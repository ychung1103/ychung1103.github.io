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comments.xml" ContentType="application/vnd.openxmlformats-officedocument.wordprocessingml.comments+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15E435" w14:textId="1D81234F" w:rsidR="008A5E4E" w:rsidRDefault="00377C98">
      <w:pPr>
        <w:pStyle w:val="p"/>
      </w:pPr>
      <w:bookmarkStart w:id="0" w:name="_GoBack"/>
      <w:bookmarkEnd w:id="0"/>
      <w:r>
        <w:rPr>
          <w:noProof/>
          <w:lang w:eastAsia="zh-TW"/>
        </w:rPr>
        <w:drawing>
          <wp:inline distT="0" distB="0" distL="0" distR="0" wp14:anchorId="08F05510" wp14:editId="4971601D">
            <wp:extent cx="1924685" cy="1637665"/>
            <wp:effectExtent l="0" t="0" r="0" b="635"/>
            <wp:docPr id="1"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4685" cy="1637665"/>
                    </a:xfrm>
                    <a:prstGeom prst="rect">
                      <a:avLst/>
                    </a:prstGeom>
                    <a:solidFill>
                      <a:srgbClr val="FFFFFF"/>
                    </a:solidFill>
                    <a:ln>
                      <a:noFill/>
                    </a:ln>
                  </pic:spPr>
                </pic:pic>
              </a:graphicData>
            </a:graphic>
          </wp:inline>
        </w:drawing>
      </w:r>
    </w:p>
    <w:p w14:paraId="06E0BF04" w14:textId="77777777" w:rsidR="008A5E4E" w:rsidRDefault="0065745B">
      <w:pPr>
        <w:pStyle w:val="pTitle"/>
      </w:pPr>
      <w:r>
        <w:t>HSA Programmer's Reference Manual: HSAIL Virtual ISA and Programming Model, Compiler Writer, and Object Format (BRIG)</w:t>
      </w:r>
    </w:p>
    <w:p w14:paraId="770CB65F" w14:textId="11B2B888" w:rsidR="00200764" w:rsidRDefault="00604E8B" w:rsidP="00636634">
      <w:pPr>
        <w:pStyle w:val="pTitle"/>
        <w:spacing w:before="1080"/>
      </w:pPr>
      <w:r>
        <w:t>Version 1.</w:t>
      </w:r>
      <w:r w:rsidR="00A93E17">
        <w:t>0</w:t>
      </w:r>
      <w:r>
        <w:t xml:space="preserve"> </w:t>
      </w:r>
      <w:r w:rsidR="00A93E17">
        <w:t>Final</w:t>
      </w:r>
      <w:r w:rsidR="00C004F0">
        <w:t xml:space="preserve"> </w:t>
      </w:r>
      <w:r w:rsidR="00240BD2">
        <w:t>Candidate</w:t>
      </w:r>
      <w:r>
        <w:t xml:space="preserve"> (</w:t>
      </w:r>
      <w:ins w:id="1" w:author="ttye" w:date="2015-02-25T20:04:00Z">
        <w:r w:rsidR="00511597">
          <w:t>25</w:t>
        </w:r>
      </w:ins>
      <w:del w:id="2" w:author="ttye" w:date="2015-02-25T20:04:00Z">
        <w:r w:rsidR="000755D8" w:rsidDel="00511597">
          <w:delText>6</w:delText>
        </w:r>
      </w:del>
      <w:r w:rsidR="00A93E17">
        <w:t>-Feb</w:t>
      </w:r>
      <w:r w:rsidR="00F52BA5">
        <w:t>-2015</w:t>
      </w:r>
      <w:r w:rsidR="00141054">
        <w:t>)</w:t>
      </w:r>
    </w:p>
    <w:p w14:paraId="57AB8CAF" w14:textId="126355CE" w:rsidR="008A5E4E" w:rsidRDefault="0065745B">
      <w:pPr>
        <w:pStyle w:val="p"/>
        <w:pageBreakBefore/>
      </w:pPr>
      <w:r>
        <w:lastRenderedPageBreak/>
        <w:t>© 201</w:t>
      </w:r>
      <w:ins w:id="3" w:author="ttye" w:date="2015-02-25T20:04:00Z">
        <w:r w:rsidR="008F0B60">
          <w:t>5</w:t>
        </w:r>
      </w:ins>
      <w:del w:id="4" w:author="ttye" w:date="2015-02-25T20:04:00Z">
        <w:r w:rsidDel="008F0B60">
          <w:delText>4</w:delText>
        </w:r>
      </w:del>
      <w:r>
        <w:t xml:space="preserve"> HSA Foundation. All rights reserved.</w:t>
      </w:r>
    </w:p>
    <w:p w14:paraId="6B410BBC" w14:textId="77777777" w:rsidR="008A5E4E" w:rsidRDefault="0065745B">
      <w:pPr>
        <w:pStyle w:val="p"/>
      </w:pPr>
      <w:r>
        <w:t>The contents of this document are provided in connection with the HSA Foundation specifications. This specification is protected by copyright laws and contains material proprietary to the HSA Foundation. It or any components may not be reproduced, republished, distributed, transmitted, displayed, broadcast or otherwise exploited in any manner without the express prior written permission of HSA Foundation. You may use this specification for implementing the functionality therein, without altering or removing any trademark, copyright or other notice from the specification, but the receipt or possession of this specification does not convey any rights to reproduce, disclose, or distribute its contents, or to manufacture, use, or sell anything that it may describe, in whole or in part.</w:t>
      </w:r>
    </w:p>
    <w:p w14:paraId="396C164C" w14:textId="77777777" w:rsidR="008A5E4E" w:rsidRDefault="0065745B">
      <w:pPr>
        <w:pStyle w:val="p"/>
      </w:pPr>
      <w:r>
        <w:t>HSA Foundation grants express permission to any current Founder, Promoter, Supporter Contributor, Academic or Associate member of HSA Foundation to copy and redistribute UNMODIFIED versions of this specification in any fashion, provided that NO CHARGE is made for the specification and the latest available update of the specification for any version of the API is used whenever possible. Such distributed specification may be re-formatted AS LONG AS the contents of the specification are not changed in any way. The specification may be incorporated into a product that is sold as long as such product includes significant independent work developed by the seller. A link to the current version of this specification on the HSA Foundation web-site should be included whenever possible with specification distributions.</w:t>
      </w:r>
    </w:p>
    <w:p w14:paraId="02A023C6" w14:textId="77777777" w:rsidR="008A5E4E" w:rsidRDefault="0065745B">
      <w:pPr>
        <w:pStyle w:val="p"/>
      </w:pPr>
      <w:r>
        <w:t>HSA Foundation makes no, and expressly disclaims any, representations or warranties, express or implied, regarding this specification, including, without limitation, any implied warranties of merchantability or fitness for a particular purpose or non-infringement of any intellectual property. HSA Foundation makes no, and expressly disclaims any, warranties, express or implied, regarding the correctness, accuracy, completeness, timeliness, and reliability of the specification. Under no circumstances will the HSA Foundation, or any of its Founders, Promoters, Supporters, Academic, Contributors, and Associates members or their respective partners, officers, directors, employees, agents or representatives be liable for any damages, whether direct, indirect, special or consequential damages for lost revenues, lost profits, or otherwise, arising from or in connection with these materials.</w:t>
      </w:r>
    </w:p>
    <w:p w14:paraId="54892551" w14:textId="77777777" w:rsidR="008A5E4E" w:rsidRDefault="0065745B">
      <w:pPr>
        <w:pStyle w:val="h1"/>
      </w:pPr>
      <w:bookmarkStart w:id="5" w:name="_Toc396034095"/>
      <w:r>
        <w:lastRenderedPageBreak/>
        <w:t>Acknowledgements</w:t>
      </w:r>
      <w:bookmarkEnd w:id="5"/>
    </w:p>
    <w:p w14:paraId="2C696BB9" w14:textId="77777777" w:rsidR="008A5E4E" w:rsidRDefault="0065745B">
      <w:pPr>
        <w:pStyle w:val="pNoPageBreakAfter"/>
      </w:pPr>
      <w:r>
        <w:t xml:space="preserve">The HSAIL specification is the result of the contributions of many people. Here is a partial list of the contributors, including the company that they represented at the time of their contribution: </w:t>
      </w:r>
    </w:p>
    <w:p w14:paraId="30B397DB" w14:textId="31DD3F15" w:rsidR="009554D8" w:rsidRDefault="00632E41">
      <w:pPr>
        <w:pStyle w:val="li"/>
        <w:numPr>
          <w:ilvl w:val="0"/>
          <w:numId w:val="1"/>
        </w:numPr>
        <w:spacing w:before="320"/>
        <w:ind w:left="600"/>
      </w:pPr>
      <w:r>
        <w:t>Michael</w:t>
      </w:r>
      <w:r w:rsidR="009554D8">
        <w:t xml:space="preserve"> Bedy, AMD</w:t>
      </w:r>
    </w:p>
    <w:p w14:paraId="635653C6" w14:textId="77777777" w:rsidR="008A5E4E" w:rsidRDefault="0065745B" w:rsidP="0048623A">
      <w:pPr>
        <w:pStyle w:val="li"/>
        <w:numPr>
          <w:ilvl w:val="0"/>
          <w:numId w:val="1"/>
        </w:numPr>
        <w:ind w:left="605" w:hanging="216"/>
      </w:pPr>
      <w:r>
        <w:t>Paul Blinzer, AMD</w:t>
      </w:r>
    </w:p>
    <w:p w14:paraId="219D0FD8" w14:textId="56CC3FFD" w:rsidR="00A4354E" w:rsidRDefault="00A4354E">
      <w:pPr>
        <w:pStyle w:val="li"/>
        <w:numPr>
          <w:ilvl w:val="0"/>
          <w:numId w:val="1"/>
        </w:numPr>
        <w:ind w:left="600"/>
      </w:pPr>
      <w:r>
        <w:t>Boleslaw Ciesielski, AMD</w:t>
      </w:r>
    </w:p>
    <w:p w14:paraId="59F48DD6" w14:textId="05B176F6" w:rsidR="00C94E5A" w:rsidRDefault="00C94E5A">
      <w:pPr>
        <w:pStyle w:val="li"/>
        <w:numPr>
          <w:ilvl w:val="0"/>
          <w:numId w:val="1"/>
        </w:numPr>
        <w:ind w:left="600"/>
      </w:pPr>
      <w:r>
        <w:t>Eric Finger, AMD</w:t>
      </w:r>
    </w:p>
    <w:p w14:paraId="01D8BC48" w14:textId="77777777" w:rsidR="008A5E4E" w:rsidRDefault="0065745B">
      <w:pPr>
        <w:pStyle w:val="li"/>
        <w:numPr>
          <w:ilvl w:val="0"/>
          <w:numId w:val="1"/>
        </w:numPr>
        <w:ind w:left="600"/>
      </w:pPr>
      <w:r>
        <w:t>Mark Fowler, AMD</w:t>
      </w:r>
    </w:p>
    <w:p w14:paraId="72BBD877" w14:textId="77777777" w:rsidR="008A5E4E" w:rsidRDefault="0065745B">
      <w:pPr>
        <w:pStyle w:val="li"/>
        <w:numPr>
          <w:ilvl w:val="0"/>
          <w:numId w:val="1"/>
        </w:numPr>
        <w:ind w:left="600"/>
      </w:pPr>
      <w:r>
        <w:t>Mike Houston, AMD</w:t>
      </w:r>
    </w:p>
    <w:p w14:paraId="2C4CE17E" w14:textId="1C73643C" w:rsidR="00051F25" w:rsidRDefault="00051F25">
      <w:pPr>
        <w:pStyle w:val="li"/>
        <w:numPr>
          <w:ilvl w:val="0"/>
          <w:numId w:val="1"/>
        </w:numPr>
        <w:ind w:left="600"/>
      </w:pPr>
      <w:r w:rsidRPr="00051F25">
        <w:t>Nikolay Haustov</w:t>
      </w:r>
      <w:r>
        <w:t>, AMD</w:t>
      </w:r>
    </w:p>
    <w:p w14:paraId="2D782EF6" w14:textId="07E59D18" w:rsidR="009554D8" w:rsidRDefault="009554D8">
      <w:pPr>
        <w:pStyle w:val="li"/>
        <w:numPr>
          <w:ilvl w:val="0"/>
          <w:numId w:val="1"/>
        </w:numPr>
        <w:ind w:left="600"/>
      </w:pPr>
      <w:r>
        <w:t>Mark Herdeg, AMD</w:t>
      </w:r>
    </w:p>
    <w:p w14:paraId="7376747F" w14:textId="77777777" w:rsidR="008A5E4E" w:rsidRDefault="0065745B">
      <w:pPr>
        <w:pStyle w:val="li"/>
        <w:numPr>
          <w:ilvl w:val="0"/>
          <w:numId w:val="1"/>
        </w:numPr>
        <w:ind w:left="600"/>
      </w:pPr>
      <w:r>
        <w:t>Bill Licea-Kane, AMD</w:t>
      </w:r>
    </w:p>
    <w:p w14:paraId="22601C15" w14:textId="77777777" w:rsidR="008A5E4E" w:rsidRDefault="0065745B">
      <w:pPr>
        <w:pStyle w:val="li"/>
        <w:numPr>
          <w:ilvl w:val="0"/>
          <w:numId w:val="1"/>
        </w:numPr>
        <w:ind w:left="600"/>
      </w:pPr>
      <w:r>
        <w:t xml:space="preserve">Leonid Lobachev, AMD </w:t>
      </w:r>
    </w:p>
    <w:p w14:paraId="5C22137D" w14:textId="77777777" w:rsidR="008A5E4E" w:rsidRDefault="0065745B">
      <w:pPr>
        <w:pStyle w:val="li"/>
        <w:numPr>
          <w:ilvl w:val="0"/>
          <w:numId w:val="1"/>
        </w:numPr>
        <w:ind w:left="600"/>
      </w:pPr>
      <w:r>
        <w:t>Mike Mantor, AMD</w:t>
      </w:r>
    </w:p>
    <w:p w14:paraId="225295A7" w14:textId="77777777" w:rsidR="008A5E4E" w:rsidRDefault="0065745B">
      <w:pPr>
        <w:pStyle w:val="li"/>
        <w:numPr>
          <w:ilvl w:val="0"/>
          <w:numId w:val="1"/>
        </w:numPr>
        <w:ind w:left="600"/>
      </w:pPr>
      <w:r>
        <w:t>Vicki Meagher, AMD</w:t>
      </w:r>
    </w:p>
    <w:p w14:paraId="0F80FD67" w14:textId="2DACCCAB" w:rsidR="009554D8" w:rsidRDefault="00877EA3">
      <w:pPr>
        <w:pStyle w:val="li"/>
        <w:numPr>
          <w:ilvl w:val="0"/>
          <w:numId w:val="1"/>
        </w:numPr>
        <w:ind w:left="600"/>
      </w:pPr>
      <w:r w:rsidRPr="00877EA3">
        <w:t xml:space="preserve">Stanislav </w:t>
      </w:r>
      <w:r w:rsidR="009554D8">
        <w:t>Mekhanoshin, AMD</w:t>
      </w:r>
    </w:p>
    <w:p w14:paraId="5543E914" w14:textId="77777777" w:rsidR="008A5E4E" w:rsidRDefault="0065745B">
      <w:pPr>
        <w:pStyle w:val="li"/>
        <w:numPr>
          <w:ilvl w:val="0"/>
          <w:numId w:val="1"/>
        </w:numPr>
        <w:ind w:left="600"/>
      </w:pPr>
      <w:r>
        <w:t>Dmitry Preobrazhensky, AMD</w:t>
      </w:r>
    </w:p>
    <w:p w14:paraId="6237A2E1" w14:textId="758DBF65" w:rsidR="00C94E5A" w:rsidRDefault="00C94E5A">
      <w:pPr>
        <w:pStyle w:val="li"/>
        <w:numPr>
          <w:ilvl w:val="0"/>
          <w:numId w:val="1"/>
        </w:numPr>
        <w:ind w:left="600"/>
      </w:pPr>
      <w:r w:rsidRPr="00C94E5A">
        <w:t>Valery Pykhtin</w:t>
      </w:r>
      <w:r>
        <w:t>, AMD</w:t>
      </w:r>
    </w:p>
    <w:p w14:paraId="0EC849E2" w14:textId="376A991F" w:rsidR="009554D8" w:rsidRDefault="009554D8">
      <w:pPr>
        <w:pStyle w:val="li"/>
        <w:numPr>
          <w:ilvl w:val="0"/>
          <w:numId w:val="1"/>
        </w:numPr>
        <w:ind w:left="600"/>
      </w:pPr>
      <w:r>
        <w:t>Chris Reeve, AMD</w:t>
      </w:r>
    </w:p>
    <w:p w14:paraId="2951940F" w14:textId="77777777" w:rsidR="008A5E4E" w:rsidRDefault="0065745B">
      <w:pPr>
        <w:pStyle w:val="li"/>
        <w:numPr>
          <w:ilvl w:val="0"/>
          <w:numId w:val="1"/>
        </w:numPr>
        <w:ind w:left="600"/>
      </w:pPr>
      <w:r>
        <w:t>Phil Rogers, AMD</w:t>
      </w:r>
    </w:p>
    <w:p w14:paraId="39A9DD97" w14:textId="77777777" w:rsidR="008A5E4E" w:rsidRDefault="0065745B">
      <w:pPr>
        <w:pStyle w:val="li"/>
        <w:numPr>
          <w:ilvl w:val="0"/>
          <w:numId w:val="1"/>
        </w:numPr>
        <w:ind w:left="600"/>
      </w:pPr>
      <w:r>
        <w:t>Norm Rubin, AMD</w:t>
      </w:r>
    </w:p>
    <w:p w14:paraId="44A6B10A" w14:textId="77777777" w:rsidR="008A5E4E" w:rsidRDefault="0065745B">
      <w:pPr>
        <w:pStyle w:val="li"/>
        <w:numPr>
          <w:ilvl w:val="0"/>
          <w:numId w:val="1"/>
        </w:numPr>
        <w:ind w:left="600"/>
      </w:pPr>
      <w:r>
        <w:t>Benjamin Sander, AMD</w:t>
      </w:r>
    </w:p>
    <w:p w14:paraId="49E2958A" w14:textId="77777777" w:rsidR="008A5E4E" w:rsidRDefault="0065745B">
      <w:pPr>
        <w:pStyle w:val="li"/>
        <w:numPr>
          <w:ilvl w:val="0"/>
          <w:numId w:val="1"/>
        </w:numPr>
        <w:ind w:left="600"/>
      </w:pPr>
      <w:r>
        <w:t>Elizabeth Sanville, AMD</w:t>
      </w:r>
    </w:p>
    <w:p w14:paraId="148F9EDC" w14:textId="77777777" w:rsidR="008A5E4E" w:rsidRDefault="0065745B">
      <w:pPr>
        <w:pStyle w:val="li"/>
        <w:numPr>
          <w:ilvl w:val="0"/>
          <w:numId w:val="1"/>
        </w:numPr>
        <w:ind w:left="600"/>
      </w:pPr>
      <w:r>
        <w:t xml:space="preserve">Oleg Semenov, AMD </w:t>
      </w:r>
    </w:p>
    <w:p w14:paraId="64CE1B96" w14:textId="77777777" w:rsidR="008A5E4E" w:rsidRDefault="0065745B">
      <w:pPr>
        <w:pStyle w:val="li"/>
        <w:numPr>
          <w:ilvl w:val="0"/>
          <w:numId w:val="1"/>
        </w:numPr>
        <w:ind w:left="600"/>
      </w:pPr>
      <w:r>
        <w:t>Brian Sumner, AMD</w:t>
      </w:r>
    </w:p>
    <w:p w14:paraId="52053623" w14:textId="77777777" w:rsidR="008A5E4E" w:rsidRDefault="0065745B">
      <w:pPr>
        <w:pStyle w:val="li"/>
        <w:numPr>
          <w:ilvl w:val="0"/>
          <w:numId w:val="1"/>
        </w:numPr>
        <w:ind w:left="600"/>
      </w:pPr>
      <w:r>
        <w:t>Yaki Tebeka, AMD</w:t>
      </w:r>
    </w:p>
    <w:p w14:paraId="2CFAC517" w14:textId="77777777" w:rsidR="008A5E4E" w:rsidRDefault="0065745B">
      <w:pPr>
        <w:pStyle w:val="li"/>
        <w:numPr>
          <w:ilvl w:val="0"/>
          <w:numId w:val="1"/>
        </w:numPr>
        <w:ind w:left="600"/>
      </w:pPr>
      <w:r>
        <w:t>Vinod Tipparaju, AMD</w:t>
      </w:r>
    </w:p>
    <w:p w14:paraId="2B67DE2C" w14:textId="77777777" w:rsidR="008A5E4E" w:rsidRDefault="0065745B">
      <w:pPr>
        <w:pStyle w:val="li"/>
        <w:numPr>
          <w:ilvl w:val="0"/>
          <w:numId w:val="1"/>
        </w:numPr>
        <w:ind w:left="600"/>
      </w:pPr>
      <w:r>
        <w:lastRenderedPageBreak/>
        <w:t>Tony Tye, AMD (Spec. Editor)</w:t>
      </w:r>
    </w:p>
    <w:p w14:paraId="4AC2F728" w14:textId="77777777" w:rsidR="008A5E4E" w:rsidRDefault="0065745B" w:rsidP="0048623A">
      <w:pPr>
        <w:pStyle w:val="li"/>
        <w:numPr>
          <w:ilvl w:val="0"/>
          <w:numId w:val="1"/>
        </w:numPr>
        <w:ind w:left="605" w:hanging="216"/>
      </w:pPr>
      <w:r>
        <w:t>Micah Villmow, AMD</w:t>
      </w:r>
    </w:p>
    <w:p w14:paraId="21FB5CDF" w14:textId="69BAFC74" w:rsidR="00807BE0" w:rsidRDefault="00807BE0">
      <w:pPr>
        <w:pStyle w:val="li"/>
        <w:numPr>
          <w:ilvl w:val="0"/>
          <w:numId w:val="1"/>
        </w:numPr>
        <w:spacing w:after="320"/>
        <w:ind w:left="600"/>
      </w:pPr>
      <w:r w:rsidRPr="00807BE0">
        <w:t xml:space="preserve">Konstantin Zhuravlyov, </w:t>
      </w:r>
      <w:r>
        <w:t>AMD</w:t>
      </w:r>
    </w:p>
    <w:p w14:paraId="349083B6" w14:textId="77777777" w:rsidR="008A5E4E" w:rsidRDefault="0065745B">
      <w:pPr>
        <w:pStyle w:val="li"/>
        <w:numPr>
          <w:ilvl w:val="0"/>
          <w:numId w:val="2"/>
        </w:numPr>
        <w:spacing w:before="320"/>
        <w:ind w:left="600"/>
      </w:pPr>
      <w:r>
        <w:t>Jem Davies, ARM</w:t>
      </w:r>
    </w:p>
    <w:p w14:paraId="2719B037" w14:textId="77777777" w:rsidR="008A5E4E" w:rsidRDefault="0065745B">
      <w:pPr>
        <w:pStyle w:val="li"/>
        <w:numPr>
          <w:ilvl w:val="0"/>
          <w:numId w:val="2"/>
        </w:numPr>
        <w:ind w:left="600"/>
      </w:pPr>
      <w:r>
        <w:t>Ian Devereux, ARM</w:t>
      </w:r>
    </w:p>
    <w:p w14:paraId="1F89F251" w14:textId="77777777" w:rsidR="008A5E4E" w:rsidRDefault="0065745B">
      <w:pPr>
        <w:pStyle w:val="li"/>
        <w:numPr>
          <w:ilvl w:val="0"/>
          <w:numId w:val="2"/>
        </w:numPr>
        <w:ind w:left="600"/>
      </w:pPr>
      <w:r>
        <w:t>Robert Elliott, ARM</w:t>
      </w:r>
    </w:p>
    <w:p w14:paraId="0A21DA15" w14:textId="77777777" w:rsidR="008A5E4E" w:rsidRDefault="0065745B">
      <w:pPr>
        <w:pStyle w:val="li"/>
        <w:numPr>
          <w:ilvl w:val="0"/>
          <w:numId w:val="2"/>
        </w:numPr>
        <w:ind w:left="600"/>
      </w:pPr>
      <w:r>
        <w:t>Alexander Galazin, ARM</w:t>
      </w:r>
    </w:p>
    <w:p w14:paraId="4FB80423" w14:textId="77777777" w:rsidR="008A5E4E" w:rsidRDefault="0065745B">
      <w:pPr>
        <w:pStyle w:val="li"/>
        <w:numPr>
          <w:ilvl w:val="0"/>
          <w:numId w:val="2"/>
        </w:numPr>
        <w:spacing w:after="320"/>
        <w:ind w:left="600"/>
      </w:pPr>
      <w:r>
        <w:t>Rune Holm, ARM</w:t>
      </w:r>
    </w:p>
    <w:p w14:paraId="61838882" w14:textId="77777777" w:rsidR="008A5E4E" w:rsidRDefault="0065745B">
      <w:pPr>
        <w:pStyle w:val="li"/>
        <w:numPr>
          <w:ilvl w:val="0"/>
          <w:numId w:val="3"/>
        </w:numPr>
        <w:spacing w:before="320" w:after="320"/>
        <w:ind w:left="600"/>
      </w:pPr>
      <w:r>
        <w:t>Kurt Shuler, Arteris</w:t>
      </w:r>
    </w:p>
    <w:p w14:paraId="0E18BC3F" w14:textId="77777777" w:rsidR="008A5E4E" w:rsidRDefault="0065745B">
      <w:pPr>
        <w:pStyle w:val="li"/>
        <w:numPr>
          <w:ilvl w:val="0"/>
          <w:numId w:val="4"/>
        </w:numPr>
        <w:spacing w:before="320" w:after="320"/>
        <w:ind w:left="600"/>
      </w:pPr>
      <w:r>
        <w:t>Andrew Richards, Codeplay</w:t>
      </w:r>
    </w:p>
    <w:p w14:paraId="41DA8DF2" w14:textId="3B86B236" w:rsidR="00260226" w:rsidRDefault="00260226" w:rsidP="0048623A">
      <w:pPr>
        <w:pStyle w:val="li"/>
        <w:numPr>
          <w:ilvl w:val="0"/>
          <w:numId w:val="5"/>
        </w:numPr>
        <w:spacing w:before="320"/>
        <w:ind w:left="605" w:hanging="216"/>
      </w:pPr>
      <w:r>
        <w:t>Paul D’Arcy, General Processor Technologies</w:t>
      </w:r>
    </w:p>
    <w:p w14:paraId="65FA6845" w14:textId="77777777" w:rsidR="008A5E4E" w:rsidRDefault="0065745B" w:rsidP="0048623A">
      <w:pPr>
        <w:pStyle w:val="li"/>
        <w:numPr>
          <w:ilvl w:val="0"/>
          <w:numId w:val="5"/>
        </w:numPr>
        <w:spacing w:after="320"/>
        <w:ind w:left="605" w:hanging="216"/>
      </w:pPr>
      <w:r>
        <w:t>John Glossner, General Processor Technologies</w:t>
      </w:r>
    </w:p>
    <w:p w14:paraId="527EFF6C" w14:textId="6100DE4F" w:rsidR="008A5E4E" w:rsidRDefault="0065745B">
      <w:pPr>
        <w:pStyle w:val="li"/>
        <w:numPr>
          <w:ilvl w:val="0"/>
          <w:numId w:val="6"/>
        </w:numPr>
        <w:spacing w:before="320" w:after="320"/>
        <w:ind w:left="600"/>
      </w:pPr>
      <w:r>
        <w:t>Greg Stoner, HSA Foundation</w:t>
      </w:r>
    </w:p>
    <w:p w14:paraId="6D19C2B3" w14:textId="77777777" w:rsidR="008A5E4E" w:rsidRDefault="0065745B">
      <w:pPr>
        <w:pStyle w:val="li"/>
        <w:numPr>
          <w:ilvl w:val="0"/>
          <w:numId w:val="7"/>
        </w:numPr>
        <w:spacing w:before="320"/>
        <w:ind w:left="600"/>
      </w:pPr>
      <w:r>
        <w:t>Theo Drane, Imagination Technologies</w:t>
      </w:r>
    </w:p>
    <w:p w14:paraId="104F3F85" w14:textId="77777777" w:rsidR="008A5E4E" w:rsidRDefault="0065745B">
      <w:pPr>
        <w:pStyle w:val="li"/>
        <w:numPr>
          <w:ilvl w:val="0"/>
          <w:numId w:val="7"/>
        </w:numPr>
        <w:ind w:left="600"/>
      </w:pPr>
      <w:r>
        <w:t>Yoong-Chert Foo, Imagination Technologies</w:t>
      </w:r>
    </w:p>
    <w:p w14:paraId="4B4499C6" w14:textId="77777777" w:rsidR="008A5E4E" w:rsidRDefault="0065745B">
      <w:pPr>
        <w:pStyle w:val="li"/>
        <w:numPr>
          <w:ilvl w:val="0"/>
          <w:numId w:val="7"/>
        </w:numPr>
        <w:ind w:left="600"/>
      </w:pPr>
      <w:r>
        <w:t>John Howson, Imagination Technologies</w:t>
      </w:r>
    </w:p>
    <w:p w14:paraId="21CC0D35" w14:textId="77777777" w:rsidR="008A5E4E" w:rsidRDefault="0065745B">
      <w:pPr>
        <w:pStyle w:val="li"/>
        <w:numPr>
          <w:ilvl w:val="0"/>
          <w:numId w:val="7"/>
        </w:numPr>
        <w:ind w:left="600"/>
      </w:pPr>
      <w:r>
        <w:t>Georg Kolling, Imagination Technologies</w:t>
      </w:r>
    </w:p>
    <w:p w14:paraId="2C2380A6" w14:textId="77777777" w:rsidR="008A5E4E" w:rsidRDefault="0065745B">
      <w:pPr>
        <w:pStyle w:val="li"/>
        <w:numPr>
          <w:ilvl w:val="0"/>
          <w:numId w:val="7"/>
        </w:numPr>
        <w:ind w:left="600"/>
      </w:pPr>
      <w:r>
        <w:t>James McCarthy, Imagination Technologies</w:t>
      </w:r>
    </w:p>
    <w:p w14:paraId="690B2456" w14:textId="77777777" w:rsidR="008A5E4E" w:rsidRDefault="0065745B">
      <w:pPr>
        <w:pStyle w:val="li"/>
        <w:numPr>
          <w:ilvl w:val="0"/>
          <w:numId w:val="7"/>
        </w:numPr>
        <w:ind w:left="600"/>
      </w:pPr>
      <w:r>
        <w:t>Jason Meridith, Imagination Technologies</w:t>
      </w:r>
    </w:p>
    <w:p w14:paraId="6B7DF4BF" w14:textId="77777777" w:rsidR="008A5E4E" w:rsidRDefault="0065745B">
      <w:pPr>
        <w:pStyle w:val="li"/>
        <w:numPr>
          <w:ilvl w:val="0"/>
          <w:numId w:val="7"/>
        </w:numPr>
        <w:spacing w:after="320"/>
        <w:ind w:left="600"/>
      </w:pPr>
      <w:r>
        <w:t>Mark Rankilor, Imagination Technologies</w:t>
      </w:r>
    </w:p>
    <w:p w14:paraId="506FB4C2" w14:textId="6299D1C1" w:rsidR="000A05AF" w:rsidRDefault="000A05AF">
      <w:pPr>
        <w:pStyle w:val="li"/>
        <w:numPr>
          <w:ilvl w:val="0"/>
          <w:numId w:val="8"/>
        </w:numPr>
        <w:spacing w:before="320"/>
        <w:ind w:left="600"/>
      </w:pPr>
      <w:r w:rsidRPr="000A05AF">
        <w:rPr>
          <w:rFonts w:ascii="Calibri" w:eastAsia="Calibri" w:hAnsi="Calibri" w:cs="Times New Roman"/>
          <w:color w:val="44546A"/>
        </w:rPr>
        <w:t>Rahul Agarwal</w:t>
      </w:r>
      <w:r>
        <w:rPr>
          <w:rFonts w:ascii="Calibri" w:eastAsia="Calibri" w:hAnsi="Calibri" w:cs="Times New Roman"/>
          <w:color w:val="44546A"/>
        </w:rPr>
        <w:t xml:space="preserve">, </w:t>
      </w:r>
      <w:r>
        <w:t>MediaTek Inc.</w:t>
      </w:r>
    </w:p>
    <w:p w14:paraId="5A2326BE" w14:textId="77777777" w:rsidR="008A5E4E" w:rsidRDefault="0065745B" w:rsidP="0048623A">
      <w:pPr>
        <w:pStyle w:val="li"/>
        <w:numPr>
          <w:ilvl w:val="0"/>
          <w:numId w:val="8"/>
        </w:numPr>
        <w:ind w:left="605" w:hanging="216"/>
      </w:pPr>
      <w:r>
        <w:t>Richard Bagley, MediaTek Inc.</w:t>
      </w:r>
    </w:p>
    <w:p w14:paraId="11921B79" w14:textId="77777777" w:rsidR="008A5E4E" w:rsidRDefault="0065745B">
      <w:pPr>
        <w:pStyle w:val="li"/>
        <w:numPr>
          <w:ilvl w:val="0"/>
          <w:numId w:val="8"/>
        </w:numPr>
        <w:ind w:left="600"/>
      </w:pPr>
      <w:r>
        <w:t>Roy Ju, MediaTek Inc.</w:t>
      </w:r>
    </w:p>
    <w:p w14:paraId="2D349945" w14:textId="77777777" w:rsidR="008A5E4E" w:rsidRDefault="0065745B">
      <w:pPr>
        <w:pStyle w:val="li"/>
        <w:numPr>
          <w:ilvl w:val="0"/>
          <w:numId w:val="8"/>
        </w:numPr>
        <w:ind w:left="600"/>
      </w:pPr>
      <w:r>
        <w:t>Trent Lo, MediaTek Inc.</w:t>
      </w:r>
    </w:p>
    <w:p w14:paraId="55E8BB44" w14:textId="77777777" w:rsidR="008A5E4E" w:rsidRDefault="0065745B">
      <w:pPr>
        <w:pStyle w:val="li"/>
        <w:numPr>
          <w:ilvl w:val="0"/>
          <w:numId w:val="8"/>
        </w:numPr>
        <w:spacing w:after="320"/>
        <w:ind w:left="600"/>
      </w:pPr>
      <w:r>
        <w:t>Chien-Ping Lu, MediaTek Inc. (Workgroup Chair)</w:t>
      </w:r>
    </w:p>
    <w:p w14:paraId="5C64F951" w14:textId="77777777" w:rsidR="008A5E4E" w:rsidRDefault="0065745B">
      <w:pPr>
        <w:pStyle w:val="li"/>
        <w:numPr>
          <w:ilvl w:val="0"/>
          <w:numId w:val="9"/>
        </w:numPr>
        <w:spacing w:before="320"/>
        <w:ind w:left="600"/>
      </w:pPr>
      <w:r>
        <w:t xml:space="preserve">Thomas Jablin, MulticoreWare Inc. </w:t>
      </w:r>
    </w:p>
    <w:p w14:paraId="28BD7B8F" w14:textId="77777777" w:rsidR="008A5E4E" w:rsidRDefault="0065745B">
      <w:pPr>
        <w:pStyle w:val="li"/>
        <w:numPr>
          <w:ilvl w:val="0"/>
          <w:numId w:val="9"/>
        </w:numPr>
        <w:spacing w:after="320"/>
        <w:ind w:left="600"/>
      </w:pPr>
      <w:r>
        <w:lastRenderedPageBreak/>
        <w:t>Chuang Na, MulticoreWare Inc.</w:t>
      </w:r>
    </w:p>
    <w:p w14:paraId="0839DC58" w14:textId="77777777" w:rsidR="008A5E4E" w:rsidRDefault="0065745B">
      <w:pPr>
        <w:pStyle w:val="li"/>
        <w:numPr>
          <w:ilvl w:val="0"/>
          <w:numId w:val="10"/>
        </w:numPr>
        <w:spacing w:before="320"/>
        <w:ind w:left="600"/>
      </w:pPr>
      <w:r>
        <w:t>Greg Bellows, Qualcomm</w:t>
      </w:r>
    </w:p>
    <w:p w14:paraId="1E073172" w14:textId="2845A93F" w:rsidR="000F24C8" w:rsidRPr="0048623A" w:rsidRDefault="000F24C8">
      <w:pPr>
        <w:pStyle w:val="li"/>
        <w:numPr>
          <w:ilvl w:val="0"/>
          <w:numId w:val="10"/>
        </w:numPr>
        <w:ind w:left="600"/>
        <w:rPr>
          <w:color w:val="auto"/>
        </w:rPr>
      </w:pPr>
      <w:r w:rsidRPr="0048623A">
        <w:rPr>
          <w:color w:val="auto"/>
        </w:rPr>
        <w:t>Lihan Bin, Qualcomm</w:t>
      </w:r>
    </w:p>
    <w:p w14:paraId="2EC6C2B5" w14:textId="77777777" w:rsidR="008A5E4E" w:rsidRDefault="0065745B">
      <w:pPr>
        <w:pStyle w:val="li"/>
        <w:numPr>
          <w:ilvl w:val="0"/>
          <w:numId w:val="10"/>
        </w:numPr>
        <w:ind w:left="600"/>
      </w:pPr>
      <w:r>
        <w:t>P.J. Bostley, Qualcomm</w:t>
      </w:r>
    </w:p>
    <w:p w14:paraId="1A287013" w14:textId="77777777" w:rsidR="008A5E4E" w:rsidRDefault="0065745B">
      <w:pPr>
        <w:pStyle w:val="li"/>
        <w:numPr>
          <w:ilvl w:val="0"/>
          <w:numId w:val="10"/>
        </w:numPr>
        <w:ind w:left="600"/>
      </w:pPr>
      <w:r>
        <w:t>Alex Bourd, Qualcomm</w:t>
      </w:r>
    </w:p>
    <w:p w14:paraId="1C6045F9" w14:textId="77777777" w:rsidR="008A5E4E" w:rsidRDefault="0065745B">
      <w:pPr>
        <w:pStyle w:val="li"/>
        <w:numPr>
          <w:ilvl w:val="0"/>
          <w:numId w:val="10"/>
        </w:numPr>
        <w:ind w:left="600"/>
      </w:pPr>
      <w:r>
        <w:t>Ken Dockser, Qualcomm</w:t>
      </w:r>
    </w:p>
    <w:p w14:paraId="3469165C" w14:textId="77777777" w:rsidR="008A5E4E" w:rsidRDefault="0065745B">
      <w:pPr>
        <w:pStyle w:val="li"/>
        <w:numPr>
          <w:ilvl w:val="0"/>
          <w:numId w:val="10"/>
        </w:numPr>
        <w:ind w:left="600"/>
      </w:pPr>
      <w:r>
        <w:t>Jamie Esliger, Qualcomm</w:t>
      </w:r>
    </w:p>
    <w:p w14:paraId="3E8B840A" w14:textId="77777777" w:rsidR="008A5E4E" w:rsidRDefault="0065745B">
      <w:pPr>
        <w:pStyle w:val="li"/>
        <w:numPr>
          <w:ilvl w:val="0"/>
          <w:numId w:val="10"/>
        </w:numPr>
        <w:ind w:left="600"/>
      </w:pPr>
      <w:r>
        <w:t xml:space="preserve">Ben Gaster, Qualcomm </w:t>
      </w:r>
    </w:p>
    <w:p w14:paraId="09554B74" w14:textId="77777777" w:rsidR="008A5E4E" w:rsidRDefault="0065745B">
      <w:pPr>
        <w:pStyle w:val="li"/>
        <w:numPr>
          <w:ilvl w:val="0"/>
          <w:numId w:val="10"/>
        </w:numPr>
        <w:ind w:left="600"/>
      </w:pPr>
      <w:r>
        <w:t>Andrew Gruber, Qualcomm</w:t>
      </w:r>
    </w:p>
    <w:p w14:paraId="3CF58A1D" w14:textId="63A34461" w:rsidR="00051F25" w:rsidRDefault="00051F25">
      <w:pPr>
        <w:pStyle w:val="li"/>
        <w:numPr>
          <w:ilvl w:val="0"/>
          <w:numId w:val="10"/>
        </w:numPr>
        <w:ind w:left="600"/>
      </w:pPr>
      <w:r>
        <w:t>Lee Howes, Qualcomm</w:t>
      </w:r>
    </w:p>
    <w:p w14:paraId="283C501F" w14:textId="77777777" w:rsidR="008A5E4E" w:rsidRDefault="0065745B">
      <w:pPr>
        <w:pStyle w:val="li"/>
        <w:numPr>
          <w:ilvl w:val="0"/>
          <w:numId w:val="10"/>
        </w:numPr>
        <w:ind w:left="600"/>
      </w:pPr>
      <w:r>
        <w:t>Wilson Kwan, Qualcomm</w:t>
      </w:r>
    </w:p>
    <w:p w14:paraId="62FF57E6" w14:textId="0DB17DBA" w:rsidR="000F24C8" w:rsidRDefault="000F24C8" w:rsidP="0048623A">
      <w:pPr>
        <w:pStyle w:val="li"/>
        <w:numPr>
          <w:ilvl w:val="0"/>
          <w:numId w:val="10"/>
        </w:numPr>
        <w:ind w:left="605" w:hanging="216"/>
      </w:pPr>
      <w:r w:rsidRPr="0048623A">
        <w:rPr>
          <w:color w:val="auto"/>
        </w:rPr>
        <w:t>Jack Liu,</w:t>
      </w:r>
      <w:r>
        <w:rPr>
          <w:color w:val="1F497D"/>
        </w:rPr>
        <w:t xml:space="preserve"> </w:t>
      </w:r>
      <w:r>
        <w:t>Qualcomm</w:t>
      </w:r>
    </w:p>
    <w:p w14:paraId="2CDA8AD5" w14:textId="0221747E" w:rsidR="008A5E4E" w:rsidRDefault="0065745B" w:rsidP="0048623A">
      <w:pPr>
        <w:pStyle w:val="li"/>
        <w:numPr>
          <w:ilvl w:val="0"/>
          <w:numId w:val="10"/>
        </w:numPr>
        <w:ind w:left="605" w:hanging="216"/>
      </w:pPr>
      <w:r>
        <w:t>Bob Rychlik, Qualcomm</w:t>
      </w:r>
    </w:p>
    <w:p w14:paraId="4D080718" w14:textId="137AA457" w:rsidR="0086773C" w:rsidRDefault="0086773C" w:rsidP="0048623A">
      <w:pPr>
        <w:pStyle w:val="li"/>
        <w:numPr>
          <w:ilvl w:val="0"/>
          <w:numId w:val="10"/>
        </w:numPr>
        <w:ind w:left="605" w:hanging="216"/>
      </w:pPr>
      <w:r w:rsidRPr="0086773C">
        <w:t xml:space="preserve">Robert </w:t>
      </w:r>
      <w:r w:rsidR="000F24C8">
        <w:t xml:space="preserve">J. </w:t>
      </w:r>
      <w:r w:rsidRPr="0086773C">
        <w:t>Simpson</w:t>
      </w:r>
      <w:r>
        <w:t>, Qualcomm</w:t>
      </w:r>
    </w:p>
    <w:p w14:paraId="093CC150" w14:textId="74E82AC5" w:rsidR="000F24C8" w:rsidRDefault="000F24C8">
      <w:pPr>
        <w:pStyle w:val="li"/>
        <w:numPr>
          <w:ilvl w:val="0"/>
          <w:numId w:val="10"/>
        </w:numPr>
        <w:spacing w:after="320"/>
        <w:ind w:left="600"/>
      </w:pPr>
      <w:r w:rsidRPr="0048623A">
        <w:rPr>
          <w:color w:val="auto"/>
        </w:rPr>
        <w:t>Sumesh Udayakumaran,</w:t>
      </w:r>
      <w:r>
        <w:rPr>
          <w:color w:val="1F497D"/>
        </w:rPr>
        <w:t xml:space="preserve"> </w:t>
      </w:r>
      <w:r>
        <w:t>Qualcomm</w:t>
      </w:r>
    </w:p>
    <w:p w14:paraId="570CD17D" w14:textId="77777777" w:rsidR="008A5E4E" w:rsidRDefault="0065745B">
      <w:pPr>
        <w:pStyle w:val="li"/>
        <w:numPr>
          <w:ilvl w:val="0"/>
          <w:numId w:val="11"/>
        </w:numPr>
        <w:spacing w:before="320"/>
        <w:ind w:left="600"/>
      </w:pPr>
      <w:r>
        <w:t>Ignacio Llamas, Samsung Electronics Co, Ltd</w:t>
      </w:r>
    </w:p>
    <w:p w14:paraId="21CD8686" w14:textId="77777777" w:rsidR="008A5E4E" w:rsidRDefault="0065745B">
      <w:pPr>
        <w:pStyle w:val="li"/>
        <w:numPr>
          <w:ilvl w:val="0"/>
          <w:numId w:val="11"/>
        </w:numPr>
        <w:spacing w:after="320"/>
        <w:ind w:left="600"/>
      </w:pPr>
      <w:r>
        <w:t>Soojung Ryu, Samsung Electronics Co, Ltd</w:t>
      </w:r>
    </w:p>
    <w:p w14:paraId="64AE7B8C" w14:textId="77777777" w:rsidR="008A5E4E" w:rsidRDefault="0065745B">
      <w:pPr>
        <w:pStyle w:val="li"/>
        <w:numPr>
          <w:ilvl w:val="0"/>
          <w:numId w:val="12"/>
        </w:numPr>
        <w:spacing w:before="320" w:after="320"/>
        <w:ind w:left="600"/>
      </w:pPr>
      <w:r>
        <w:t>Matthew Locke, Texas Instruments</w:t>
      </w:r>
    </w:p>
    <w:p w14:paraId="14C6A4E5" w14:textId="77777777" w:rsidR="008A5E4E" w:rsidRDefault="0065745B">
      <w:pPr>
        <w:pStyle w:val="li"/>
        <w:numPr>
          <w:ilvl w:val="0"/>
          <w:numId w:val="13"/>
        </w:numPr>
        <w:spacing w:before="320" w:after="320"/>
        <w:ind w:left="600"/>
      </w:pPr>
      <w:r>
        <w:t>Chelsi Odegaard, VTM Group</w:t>
      </w:r>
    </w:p>
    <w:p w14:paraId="23B0A269" w14:textId="77777777" w:rsidR="008A5E4E" w:rsidRDefault="008A5E4E">
      <w:pPr>
        <w:sectPr w:rsidR="008A5E4E">
          <w:headerReference w:type="even" r:id="rId10"/>
          <w:headerReference w:type="default" r:id="rId11"/>
          <w:footerReference w:type="even" r:id="rId12"/>
          <w:footerReference w:type="default" r:id="rId13"/>
          <w:type w:val="continuous"/>
          <w:pgSz w:w="12240" w:h="15840"/>
          <w:pgMar w:top="1455" w:right="900" w:bottom="2595" w:left="1080" w:header="540" w:footer="180" w:gutter="0"/>
          <w:pgNumType w:start="1"/>
          <w:cols w:space="720"/>
          <w:docGrid w:linePitch="360"/>
        </w:sectPr>
      </w:pPr>
    </w:p>
    <w:p w14:paraId="4A5358FB" w14:textId="77777777" w:rsidR="008A5E4E" w:rsidRDefault="0065745B">
      <w:pPr>
        <w:pStyle w:val="h1NotInContents"/>
      </w:pPr>
      <w:r>
        <w:lastRenderedPageBreak/>
        <w:t>Contents</w:t>
      </w:r>
    </w:p>
    <w:p w14:paraId="7A896FEB" w14:textId="77777777" w:rsidR="009330BC" w:rsidRPr="0065745B" w:rsidRDefault="009A76EE">
      <w:pPr>
        <w:pStyle w:val="1"/>
        <w:rPr>
          <w:rFonts w:ascii="Calibri" w:eastAsia="Times New Roman" w:hAnsi="Calibri" w:cs="Times New Roman"/>
          <w:b w:val="0"/>
          <w:bCs w:val="0"/>
          <w:noProof/>
          <w:sz w:val="22"/>
          <w:szCs w:val="22"/>
        </w:rPr>
      </w:pPr>
      <w:r>
        <w:fldChar w:fldCharType="begin"/>
      </w:r>
      <w:r w:rsidR="0065745B">
        <w:instrText xml:space="preserve"> TOC \t "h1,1,h2_NoNum,2,h1_Chpt,1,h2,2,h3,3,h4,4,h5,5,h1_Appx,1,h1_Index,1" \h \z \* MERGEFORMAT </w:instrText>
      </w:r>
      <w:r>
        <w:fldChar w:fldCharType="separate"/>
      </w:r>
      <w:hyperlink w:anchor="_Toc396034095" w:history="1">
        <w:r w:rsidR="009330BC" w:rsidRPr="000948B0">
          <w:rPr>
            <w:rStyle w:val="a8"/>
            <w:noProof/>
          </w:rPr>
          <w:t>Acknowledgements</w:t>
        </w:r>
        <w:r w:rsidR="009330BC">
          <w:rPr>
            <w:noProof/>
            <w:webHidden/>
          </w:rPr>
          <w:tab/>
        </w:r>
        <w:r>
          <w:rPr>
            <w:noProof/>
            <w:webHidden/>
          </w:rPr>
          <w:fldChar w:fldCharType="begin"/>
        </w:r>
        <w:r w:rsidR="009330BC">
          <w:rPr>
            <w:noProof/>
            <w:webHidden/>
          </w:rPr>
          <w:instrText xml:space="preserve"> PAGEREF _Toc396034095 \h </w:instrText>
        </w:r>
        <w:r>
          <w:rPr>
            <w:noProof/>
            <w:webHidden/>
          </w:rPr>
        </w:r>
        <w:r>
          <w:rPr>
            <w:noProof/>
            <w:webHidden/>
          </w:rPr>
          <w:fldChar w:fldCharType="separate"/>
        </w:r>
        <w:r w:rsidR="00533AF0">
          <w:rPr>
            <w:noProof/>
            <w:webHidden/>
          </w:rPr>
          <w:t>3</w:t>
        </w:r>
        <w:r>
          <w:rPr>
            <w:noProof/>
            <w:webHidden/>
          </w:rPr>
          <w:fldChar w:fldCharType="end"/>
        </w:r>
      </w:hyperlink>
    </w:p>
    <w:p w14:paraId="0597894E" w14:textId="77777777" w:rsidR="009330BC" w:rsidRPr="0065745B" w:rsidRDefault="002523D9">
      <w:pPr>
        <w:pStyle w:val="1"/>
        <w:rPr>
          <w:rFonts w:ascii="Calibri" w:eastAsia="Times New Roman" w:hAnsi="Calibri" w:cs="Times New Roman"/>
          <w:b w:val="0"/>
          <w:bCs w:val="0"/>
          <w:noProof/>
          <w:sz w:val="22"/>
          <w:szCs w:val="22"/>
        </w:rPr>
      </w:pPr>
      <w:hyperlink w:anchor="_Toc396034096" w:history="1">
        <w:r w:rsidR="009330BC" w:rsidRPr="000948B0">
          <w:rPr>
            <w:rStyle w:val="a8"/>
            <w:noProof/>
          </w:rPr>
          <w:t>About the HSA Progammer's Reference Manual</w:t>
        </w:r>
        <w:r w:rsidR="009330BC">
          <w:rPr>
            <w:noProof/>
            <w:webHidden/>
          </w:rPr>
          <w:tab/>
        </w:r>
        <w:r w:rsidR="009A76EE">
          <w:rPr>
            <w:noProof/>
            <w:webHidden/>
          </w:rPr>
          <w:fldChar w:fldCharType="begin"/>
        </w:r>
        <w:r w:rsidR="009330BC">
          <w:rPr>
            <w:noProof/>
            <w:webHidden/>
          </w:rPr>
          <w:instrText xml:space="preserve"> PAGEREF _Toc396034096 \h </w:instrText>
        </w:r>
        <w:r w:rsidR="009A76EE">
          <w:rPr>
            <w:noProof/>
            <w:webHidden/>
          </w:rPr>
        </w:r>
        <w:r w:rsidR="009A76EE">
          <w:rPr>
            <w:noProof/>
            <w:webHidden/>
          </w:rPr>
          <w:fldChar w:fldCharType="separate"/>
        </w:r>
        <w:r w:rsidR="00533AF0">
          <w:rPr>
            <w:noProof/>
            <w:webHidden/>
          </w:rPr>
          <w:t>23</w:t>
        </w:r>
        <w:r w:rsidR="009A76EE">
          <w:rPr>
            <w:noProof/>
            <w:webHidden/>
          </w:rPr>
          <w:fldChar w:fldCharType="end"/>
        </w:r>
      </w:hyperlink>
    </w:p>
    <w:p w14:paraId="217B1D6D" w14:textId="77777777" w:rsidR="009330BC" w:rsidRPr="0065745B" w:rsidRDefault="002523D9">
      <w:pPr>
        <w:pStyle w:val="2"/>
        <w:rPr>
          <w:rFonts w:ascii="Calibri" w:eastAsia="Times New Roman" w:hAnsi="Calibri" w:cs="Times New Roman"/>
          <w:noProof/>
          <w:sz w:val="22"/>
          <w:szCs w:val="22"/>
        </w:rPr>
      </w:pPr>
      <w:hyperlink w:anchor="_Toc396034097" w:history="1">
        <w:r w:rsidR="009330BC" w:rsidRPr="000948B0">
          <w:rPr>
            <w:rStyle w:val="a8"/>
            <w:noProof/>
          </w:rPr>
          <w:t>Audience</w:t>
        </w:r>
        <w:r w:rsidR="009330BC">
          <w:rPr>
            <w:noProof/>
            <w:webHidden/>
          </w:rPr>
          <w:tab/>
        </w:r>
        <w:r w:rsidR="009A76EE">
          <w:rPr>
            <w:noProof/>
            <w:webHidden/>
          </w:rPr>
          <w:fldChar w:fldCharType="begin"/>
        </w:r>
        <w:r w:rsidR="009330BC">
          <w:rPr>
            <w:noProof/>
            <w:webHidden/>
          </w:rPr>
          <w:instrText xml:space="preserve"> PAGEREF _Toc396034097 \h </w:instrText>
        </w:r>
        <w:r w:rsidR="009A76EE">
          <w:rPr>
            <w:noProof/>
            <w:webHidden/>
          </w:rPr>
        </w:r>
        <w:r w:rsidR="009A76EE">
          <w:rPr>
            <w:noProof/>
            <w:webHidden/>
          </w:rPr>
          <w:fldChar w:fldCharType="separate"/>
        </w:r>
        <w:r w:rsidR="00533AF0">
          <w:rPr>
            <w:noProof/>
            <w:webHidden/>
          </w:rPr>
          <w:t>23</w:t>
        </w:r>
        <w:r w:rsidR="009A76EE">
          <w:rPr>
            <w:noProof/>
            <w:webHidden/>
          </w:rPr>
          <w:fldChar w:fldCharType="end"/>
        </w:r>
      </w:hyperlink>
    </w:p>
    <w:p w14:paraId="0B2498E5" w14:textId="77777777" w:rsidR="009330BC" w:rsidRPr="0065745B" w:rsidRDefault="002523D9">
      <w:pPr>
        <w:pStyle w:val="2"/>
        <w:rPr>
          <w:rFonts w:ascii="Calibri" w:eastAsia="Times New Roman" w:hAnsi="Calibri" w:cs="Times New Roman"/>
          <w:noProof/>
          <w:sz w:val="22"/>
          <w:szCs w:val="22"/>
        </w:rPr>
      </w:pPr>
      <w:hyperlink w:anchor="_Toc396034098" w:history="1">
        <w:r w:rsidR="009330BC" w:rsidRPr="000948B0">
          <w:rPr>
            <w:rStyle w:val="a8"/>
            <w:noProof/>
          </w:rPr>
          <w:t>Document Conventions</w:t>
        </w:r>
        <w:r w:rsidR="009330BC">
          <w:rPr>
            <w:noProof/>
            <w:webHidden/>
          </w:rPr>
          <w:tab/>
        </w:r>
        <w:r w:rsidR="009A76EE">
          <w:rPr>
            <w:noProof/>
            <w:webHidden/>
          </w:rPr>
          <w:fldChar w:fldCharType="begin"/>
        </w:r>
        <w:r w:rsidR="009330BC">
          <w:rPr>
            <w:noProof/>
            <w:webHidden/>
          </w:rPr>
          <w:instrText xml:space="preserve"> PAGEREF _Toc396034098 \h </w:instrText>
        </w:r>
        <w:r w:rsidR="009A76EE">
          <w:rPr>
            <w:noProof/>
            <w:webHidden/>
          </w:rPr>
        </w:r>
        <w:r w:rsidR="009A76EE">
          <w:rPr>
            <w:noProof/>
            <w:webHidden/>
          </w:rPr>
          <w:fldChar w:fldCharType="separate"/>
        </w:r>
        <w:r w:rsidR="00533AF0">
          <w:rPr>
            <w:noProof/>
            <w:webHidden/>
          </w:rPr>
          <w:t>23</w:t>
        </w:r>
        <w:r w:rsidR="009A76EE">
          <w:rPr>
            <w:noProof/>
            <w:webHidden/>
          </w:rPr>
          <w:fldChar w:fldCharType="end"/>
        </w:r>
      </w:hyperlink>
    </w:p>
    <w:p w14:paraId="160A48CF" w14:textId="77777777" w:rsidR="009330BC" w:rsidRPr="0065745B" w:rsidRDefault="002523D9">
      <w:pPr>
        <w:pStyle w:val="2"/>
        <w:rPr>
          <w:rFonts w:ascii="Calibri" w:eastAsia="Times New Roman" w:hAnsi="Calibri" w:cs="Times New Roman"/>
          <w:noProof/>
          <w:sz w:val="22"/>
          <w:szCs w:val="22"/>
        </w:rPr>
      </w:pPr>
      <w:hyperlink w:anchor="_Toc396034099" w:history="1">
        <w:r w:rsidR="009330BC" w:rsidRPr="000948B0">
          <w:rPr>
            <w:rStyle w:val="a8"/>
            <w:noProof/>
          </w:rPr>
          <w:t>HSA Information Sources</w:t>
        </w:r>
        <w:r w:rsidR="009330BC">
          <w:rPr>
            <w:noProof/>
            <w:webHidden/>
          </w:rPr>
          <w:tab/>
        </w:r>
        <w:r w:rsidR="009A76EE">
          <w:rPr>
            <w:noProof/>
            <w:webHidden/>
          </w:rPr>
          <w:fldChar w:fldCharType="begin"/>
        </w:r>
        <w:r w:rsidR="009330BC">
          <w:rPr>
            <w:noProof/>
            <w:webHidden/>
          </w:rPr>
          <w:instrText xml:space="preserve"> PAGEREF _Toc396034099 \h </w:instrText>
        </w:r>
        <w:r w:rsidR="009A76EE">
          <w:rPr>
            <w:noProof/>
            <w:webHidden/>
          </w:rPr>
        </w:r>
        <w:r w:rsidR="009A76EE">
          <w:rPr>
            <w:noProof/>
            <w:webHidden/>
          </w:rPr>
          <w:fldChar w:fldCharType="separate"/>
        </w:r>
        <w:r w:rsidR="00533AF0">
          <w:rPr>
            <w:noProof/>
            <w:webHidden/>
          </w:rPr>
          <w:t>23</w:t>
        </w:r>
        <w:r w:rsidR="009A76EE">
          <w:rPr>
            <w:noProof/>
            <w:webHidden/>
          </w:rPr>
          <w:fldChar w:fldCharType="end"/>
        </w:r>
      </w:hyperlink>
    </w:p>
    <w:p w14:paraId="2397E8D8" w14:textId="77777777" w:rsidR="009330BC" w:rsidRPr="0065745B" w:rsidRDefault="002523D9">
      <w:pPr>
        <w:pStyle w:val="1"/>
        <w:rPr>
          <w:rFonts w:ascii="Calibri" w:eastAsia="Times New Roman" w:hAnsi="Calibri" w:cs="Times New Roman"/>
          <w:b w:val="0"/>
          <w:bCs w:val="0"/>
          <w:noProof/>
          <w:sz w:val="22"/>
          <w:szCs w:val="22"/>
        </w:rPr>
      </w:pPr>
      <w:hyperlink w:anchor="_Toc396034100" w:history="1">
        <w:r w:rsidR="009330BC" w:rsidRPr="000948B0">
          <w:rPr>
            <w:rStyle w:val="a8"/>
            <w:noProof/>
          </w:rPr>
          <w:t>Chapter 1.  Overview</w:t>
        </w:r>
        <w:r w:rsidR="009330BC">
          <w:rPr>
            <w:noProof/>
            <w:webHidden/>
          </w:rPr>
          <w:tab/>
        </w:r>
        <w:r w:rsidR="009A76EE">
          <w:rPr>
            <w:noProof/>
            <w:webHidden/>
          </w:rPr>
          <w:fldChar w:fldCharType="begin"/>
        </w:r>
        <w:r w:rsidR="009330BC">
          <w:rPr>
            <w:noProof/>
            <w:webHidden/>
          </w:rPr>
          <w:instrText xml:space="preserve"> PAGEREF _Toc396034100 \h </w:instrText>
        </w:r>
        <w:r w:rsidR="009A76EE">
          <w:rPr>
            <w:noProof/>
            <w:webHidden/>
          </w:rPr>
        </w:r>
        <w:r w:rsidR="009A76EE">
          <w:rPr>
            <w:noProof/>
            <w:webHidden/>
          </w:rPr>
          <w:fldChar w:fldCharType="separate"/>
        </w:r>
        <w:r w:rsidR="00533AF0">
          <w:rPr>
            <w:noProof/>
            <w:webHidden/>
          </w:rPr>
          <w:t>1</w:t>
        </w:r>
        <w:r w:rsidR="009A76EE">
          <w:rPr>
            <w:noProof/>
            <w:webHidden/>
          </w:rPr>
          <w:fldChar w:fldCharType="end"/>
        </w:r>
      </w:hyperlink>
    </w:p>
    <w:p w14:paraId="15CC706D" w14:textId="77777777" w:rsidR="009330BC" w:rsidRPr="0065745B" w:rsidRDefault="002523D9">
      <w:pPr>
        <w:pStyle w:val="2"/>
        <w:rPr>
          <w:rFonts w:ascii="Calibri" w:eastAsia="Times New Roman" w:hAnsi="Calibri" w:cs="Times New Roman"/>
          <w:noProof/>
          <w:sz w:val="22"/>
          <w:szCs w:val="22"/>
        </w:rPr>
      </w:pPr>
      <w:hyperlink w:anchor="_Toc396034101" w:history="1">
        <w:r w:rsidR="009330BC" w:rsidRPr="000948B0">
          <w:rPr>
            <w:rStyle w:val="a8"/>
            <w:noProof/>
          </w:rPr>
          <w:t>1.1 What Is HSAIL?</w:t>
        </w:r>
        <w:r w:rsidR="009330BC">
          <w:rPr>
            <w:noProof/>
            <w:webHidden/>
          </w:rPr>
          <w:tab/>
        </w:r>
        <w:r w:rsidR="009A76EE">
          <w:rPr>
            <w:noProof/>
            <w:webHidden/>
          </w:rPr>
          <w:fldChar w:fldCharType="begin"/>
        </w:r>
        <w:r w:rsidR="009330BC">
          <w:rPr>
            <w:noProof/>
            <w:webHidden/>
          </w:rPr>
          <w:instrText xml:space="preserve"> PAGEREF _Toc396034101 \h </w:instrText>
        </w:r>
        <w:r w:rsidR="009A76EE">
          <w:rPr>
            <w:noProof/>
            <w:webHidden/>
          </w:rPr>
        </w:r>
        <w:r w:rsidR="009A76EE">
          <w:rPr>
            <w:noProof/>
            <w:webHidden/>
          </w:rPr>
          <w:fldChar w:fldCharType="separate"/>
        </w:r>
        <w:r w:rsidR="00533AF0">
          <w:rPr>
            <w:noProof/>
            <w:webHidden/>
          </w:rPr>
          <w:t>1</w:t>
        </w:r>
        <w:r w:rsidR="009A76EE">
          <w:rPr>
            <w:noProof/>
            <w:webHidden/>
          </w:rPr>
          <w:fldChar w:fldCharType="end"/>
        </w:r>
      </w:hyperlink>
    </w:p>
    <w:p w14:paraId="5F01C3C9" w14:textId="77777777" w:rsidR="009330BC" w:rsidRPr="0065745B" w:rsidRDefault="002523D9">
      <w:pPr>
        <w:pStyle w:val="2"/>
        <w:rPr>
          <w:rFonts w:ascii="Calibri" w:eastAsia="Times New Roman" w:hAnsi="Calibri" w:cs="Times New Roman"/>
          <w:noProof/>
          <w:sz w:val="22"/>
          <w:szCs w:val="22"/>
        </w:rPr>
      </w:pPr>
      <w:hyperlink w:anchor="_Toc396034102" w:history="1">
        <w:r w:rsidR="009330BC" w:rsidRPr="000948B0">
          <w:rPr>
            <w:rStyle w:val="a8"/>
            <w:noProof/>
          </w:rPr>
          <w:t>1.2 HSAIL Virtual Language</w:t>
        </w:r>
        <w:r w:rsidR="009330BC">
          <w:rPr>
            <w:noProof/>
            <w:webHidden/>
          </w:rPr>
          <w:tab/>
        </w:r>
        <w:r w:rsidR="009A76EE">
          <w:rPr>
            <w:noProof/>
            <w:webHidden/>
          </w:rPr>
          <w:fldChar w:fldCharType="begin"/>
        </w:r>
        <w:r w:rsidR="009330BC">
          <w:rPr>
            <w:noProof/>
            <w:webHidden/>
          </w:rPr>
          <w:instrText xml:space="preserve"> PAGEREF _Toc396034102 \h </w:instrText>
        </w:r>
        <w:r w:rsidR="009A76EE">
          <w:rPr>
            <w:noProof/>
            <w:webHidden/>
          </w:rPr>
        </w:r>
        <w:r w:rsidR="009A76EE">
          <w:rPr>
            <w:noProof/>
            <w:webHidden/>
          </w:rPr>
          <w:fldChar w:fldCharType="separate"/>
        </w:r>
        <w:r w:rsidR="00533AF0">
          <w:rPr>
            <w:noProof/>
            <w:webHidden/>
          </w:rPr>
          <w:t>2</w:t>
        </w:r>
        <w:r w:rsidR="009A76EE">
          <w:rPr>
            <w:noProof/>
            <w:webHidden/>
          </w:rPr>
          <w:fldChar w:fldCharType="end"/>
        </w:r>
      </w:hyperlink>
    </w:p>
    <w:p w14:paraId="61C0ED14" w14:textId="77777777" w:rsidR="009330BC" w:rsidRPr="0065745B" w:rsidRDefault="002523D9">
      <w:pPr>
        <w:pStyle w:val="1"/>
        <w:rPr>
          <w:rFonts w:ascii="Calibri" w:eastAsia="Times New Roman" w:hAnsi="Calibri" w:cs="Times New Roman"/>
          <w:b w:val="0"/>
          <w:bCs w:val="0"/>
          <w:noProof/>
          <w:sz w:val="22"/>
          <w:szCs w:val="22"/>
        </w:rPr>
      </w:pPr>
      <w:hyperlink w:anchor="_Toc396034103" w:history="1">
        <w:r w:rsidR="009330BC" w:rsidRPr="000948B0">
          <w:rPr>
            <w:rStyle w:val="a8"/>
            <w:noProof/>
          </w:rPr>
          <w:t>Chapter 2.  HSAIL Programming Model</w:t>
        </w:r>
        <w:r w:rsidR="009330BC">
          <w:rPr>
            <w:noProof/>
            <w:webHidden/>
          </w:rPr>
          <w:tab/>
        </w:r>
        <w:r w:rsidR="009A76EE">
          <w:rPr>
            <w:noProof/>
            <w:webHidden/>
          </w:rPr>
          <w:fldChar w:fldCharType="begin"/>
        </w:r>
        <w:r w:rsidR="009330BC">
          <w:rPr>
            <w:noProof/>
            <w:webHidden/>
          </w:rPr>
          <w:instrText xml:space="preserve"> PAGEREF _Toc396034103 \h </w:instrText>
        </w:r>
        <w:r w:rsidR="009A76EE">
          <w:rPr>
            <w:noProof/>
            <w:webHidden/>
          </w:rPr>
        </w:r>
        <w:r w:rsidR="009A76EE">
          <w:rPr>
            <w:noProof/>
            <w:webHidden/>
          </w:rPr>
          <w:fldChar w:fldCharType="separate"/>
        </w:r>
        <w:r w:rsidR="00533AF0">
          <w:rPr>
            <w:noProof/>
            <w:webHidden/>
          </w:rPr>
          <w:t>5</w:t>
        </w:r>
        <w:r w:rsidR="009A76EE">
          <w:rPr>
            <w:noProof/>
            <w:webHidden/>
          </w:rPr>
          <w:fldChar w:fldCharType="end"/>
        </w:r>
      </w:hyperlink>
    </w:p>
    <w:p w14:paraId="41540A28" w14:textId="77777777" w:rsidR="009330BC" w:rsidRPr="0065745B" w:rsidRDefault="002523D9">
      <w:pPr>
        <w:pStyle w:val="2"/>
        <w:rPr>
          <w:rFonts w:ascii="Calibri" w:eastAsia="Times New Roman" w:hAnsi="Calibri" w:cs="Times New Roman"/>
          <w:noProof/>
          <w:sz w:val="22"/>
          <w:szCs w:val="22"/>
        </w:rPr>
      </w:pPr>
      <w:hyperlink w:anchor="_Toc396034104" w:history="1">
        <w:r w:rsidR="009330BC" w:rsidRPr="000948B0">
          <w:rPr>
            <w:rStyle w:val="a8"/>
            <w:noProof/>
          </w:rPr>
          <w:t>2.1 Overview of Grids, Work-Groups, and Work-Items</w:t>
        </w:r>
        <w:r w:rsidR="009330BC">
          <w:rPr>
            <w:noProof/>
            <w:webHidden/>
          </w:rPr>
          <w:tab/>
        </w:r>
        <w:r w:rsidR="009A76EE">
          <w:rPr>
            <w:noProof/>
            <w:webHidden/>
          </w:rPr>
          <w:fldChar w:fldCharType="begin"/>
        </w:r>
        <w:r w:rsidR="009330BC">
          <w:rPr>
            <w:noProof/>
            <w:webHidden/>
          </w:rPr>
          <w:instrText xml:space="preserve"> PAGEREF _Toc396034104 \h </w:instrText>
        </w:r>
        <w:r w:rsidR="009A76EE">
          <w:rPr>
            <w:noProof/>
            <w:webHidden/>
          </w:rPr>
        </w:r>
        <w:r w:rsidR="009A76EE">
          <w:rPr>
            <w:noProof/>
            <w:webHidden/>
          </w:rPr>
          <w:fldChar w:fldCharType="separate"/>
        </w:r>
        <w:r w:rsidR="00533AF0">
          <w:rPr>
            <w:noProof/>
            <w:webHidden/>
          </w:rPr>
          <w:t>5</w:t>
        </w:r>
        <w:r w:rsidR="009A76EE">
          <w:rPr>
            <w:noProof/>
            <w:webHidden/>
          </w:rPr>
          <w:fldChar w:fldCharType="end"/>
        </w:r>
      </w:hyperlink>
    </w:p>
    <w:p w14:paraId="50167DF7" w14:textId="77777777" w:rsidR="009330BC" w:rsidRPr="0065745B" w:rsidRDefault="002523D9">
      <w:pPr>
        <w:pStyle w:val="2"/>
        <w:rPr>
          <w:rFonts w:ascii="Calibri" w:eastAsia="Times New Roman" w:hAnsi="Calibri" w:cs="Times New Roman"/>
          <w:noProof/>
          <w:sz w:val="22"/>
          <w:szCs w:val="22"/>
        </w:rPr>
      </w:pPr>
      <w:hyperlink w:anchor="_Toc396034105" w:history="1">
        <w:r w:rsidR="009330BC" w:rsidRPr="000948B0">
          <w:rPr>
            <w:rStyle w:val="a8"/>
            <w:noProof/>
          </w:rPr>
          <w:t>2.2 Work-Groups</w:t>
        </w:r>
        <w:r w:rsidR="009330BC">
          <w:rPr>
            <w:noProof/>
            <w:webHidden/>
          </w:rPr>
          <w:tab/>
        </w:r>
        <w:r w:rsidR="009A76EE">
          <w:rPr>
            <w:noProof/>
            <w:webHidden/>
          </w:rPr>
          <w:fldChar w:fldCharType="begin"/>
        </w:r>
        <w:r w:rsidR="009330BC">
          <w:rPr>
            <w:noProof/>
            <w:webHidden/>
          </w:rPr>
          <w:instrText xml:space="preserve"> PAGEREF _Toc396034105 \h </w:instrText>
        </w:r>
        <w:r w:rsidR="009A76EE">
          <w:rPr>
            <w:noProof/>
            <w:webHidden/>
          </w:rPr>
        </w:r>
        <w:r w:rsidR="009A76EE">
          <w:rPr>
            <w:noProof/>
            <w:webHidden/>
          </w:rPr>
          <w:fldChar w:fldCharType="separate"/>
        </w:r>
        <w:r w:rsidR="00533AF0">
          <w:rPr>
            <w:noProof/>
            <w:webHidden/>
          </w:rPr>
          <w:t>8</w:t>
        </w:r>
        <w:r w:rsidR="009A76EE">
          <w:rPr>
            <w:noProof/>
            <w:webHidden/>
          </w:rPr>
          <w:fldChar w:fldCharType="end"/>
        </w:r>
      </w:hyperlink>
    </w:p>
    <w:p w14:paraId="09EB59FB" w14:textId="77777777" w:rsidR="009330BC" w:rsidRPr="0065745B" w:rsidRDefault="002523D9">
      <w:pPr>
        <w:pStyle w:val="3"/>
        <w:rPr>
          <w:rFonts w:ascii="Calibri" w:eastAsia="Times New Roman" w:hAnsi="Calibri" w:cs="Times New Roman"/>
          <w:noProof/>
          <w:sz w:val="22"/>
          <w:szCs w:val="22"/>
        </w:rPr>
      </w:pPr>
      <w:hyperlink w:anchor="_Toc396034106" w:history="1">
        <w:r w:rsidR="009330BC" w:rsidRPr="000948B0">
          <w:rPr>
            <w:rStyle w:val="a8"/>
            <w:noProof/>
          </w:rPr>
          <w:t>2.2.1 Work-Group ID</w:t>
        </w:r>
        <w:r w:rsidR="009330BC">
          <w:rPr>
            <w:noProof/>
            <w:webHidden/>
          </w:rPr>
          <w:tab/>
        </w:r>
        <w:r w:rsidR="009A76EE">
          <w:rPr>
            <w:noProof/>
            <w:webHidden/>
          </w:rPr>
          <w:fldChar w:fldCharType="begin"/>
        </w:r>
        <w:r w:rsidR="009330BC">
          <w:rPr>
            <w:noProof/>
            <w:webHidden/>
          </w:rPr>
          <w:instrText xml:space="preserve"> PAGEREF _Toc396034106 \h </w:instrText>
        </w:r>
        <w:r w:rsidR="009A76EE">
          <w:rPr>
            <w:noProof/>
            <w:webHidden/>
          </w:rPr>
        </w:r>
        <w:r w:rsidR="009A76EE">
          <w:rPr>
            <w:noProof/>
            <w:webHidden/>
          </w:rPr>
          <w:fldChar w:fldCharType="separate"/>
        </w:r>
        <w:r w:rsidR="00533AF0">
          <w:rPr>
            <w:noProof/>
            <w:webHidden/>
          </w:rPr>
          <w:t>8</w:t>
        </w:r>
        <w:r w:rsidR="009A76EE">
          <w:rPr>
            <w:noProof/>
            <w:webHidden/>
          </w:rPr>
          <w:fldChar w:fldCharType="end"/>
        </w:r>
      </w:hyperlink>
    </w:p>
    <w:p w14:paraId="24E79F38" w14:textId="77777777" w:rsidR="009330BC" w:rsidRPr="0065745B" w:rsidRDefault="002523D9">
      <w:pPr>
        <w:pStyle w:val="3"/>
        <w:rPr>
          <w:rFonts w:ascii="Calibri" w:eastAsia="Times New Roman" w:hAnsi="Calibri" w:cs="Times New Roman"/>
          <w:noProof/>
          <w:sz w:val="22"/>
          <w:szCs w:val="22"/>
        </w:rPr>
      </w:pPr>
      <w:hyperlink w:anchor="_Toc396034107" w:history="1">
        <w:r w:rsidR="009330BC" w:rsidRPr="000948B0">
          <w:rPr>
            <w:rStyle w:val="a8"/>
            <w:noProof/>
          </w:rPr>
          <w:t>2.2.2 Work-Group Flattened ID</w:t>
        </w:r>
        <w:r w:rsidR="009330BC">
          <w:rPr>
            <w:noProof/>
            <w:webHidden/>
          </w:rPr>
          <w:tab/>
        </w:r>
        <w:r w:rsidR="009A76EE">
          <w:rPr>
            <w:noProof/>
            <w:webHidden/>
          </w:rPr>
          <w:fldChar w:fldCharType="begin"/>
        </w:r>
        <w:r w:rsidR="009330BC">
          <w:rPr>
            <w:noProof/>
            <w:webHidden/>
          </w:rPr>
          <w:instrText xml:space="preserve"> PAGEREF _Toc396034107 \h </w:instrText>
        </w:r>
        <w:r w:rsidR="009A76EE">
          <w:rPr>
            <w:noProof/>
            <w:webHidden/>
          </w:rPr>
        </w:r>
        <w:r w:rsidR="009A76EE">
          <w:rPr>
            <w:noProof/>
            <w:webHidden/>
          </w:rPr>
          <w:fldChar w:fldCharType="separate"/>
        </w:r>
        <w:r w:rsidR="00533AF0">
          <w:rPr>
            <w:noProof/>
            <w:webHidden/>
          </w:rPr>
          <w:t>8</w:t>
        </w:r>
        <w:r w:rsidR="009A76EE">
          <w:rPr>
            <w:noProof/>
            <w:webHidden/>
          </w:rPr>
          <w:fldChar w:fldCharType="end"/>
        </w:r>
      </w:hyperlink>
    </w:p>
    <w:p w14:paraId="64D3E130" w14:textId="77777777" w:rsidR="009330BC" w:rsidRPr="0065745B" w:rsidRDefault="002523D9">
      <w:pPr>
        <w:pStyle w:val="2"/>
        <w:rPr>
          <w:rFonts w:ascii="Calibri" w:eastAsia="Times New Roman" w:hAnsi="Calibri" w:cs="Times New Roman"/>
          <w:noProof/>
          <w:sz w:val="22"/>
          <w:szCs w:val="22"/>
        </w:rPr>
      </w:pPr>
      <w:hyperlink w:anchor="_Toc396034108" w:history="1">
        <w:r w:rsidR="009330BC" w:rsidRPr="000948B0">
          <w:rPr>
            <w:rStyle w:val="a8"/>
            <w:noProof/>
          </w:rPr>
          <w:t>2.3 Work-Items</w:t>
        </w:r>
        <w:r w:rsidR="009330BC">
          <w:rPr>
            <w:noProof/>
            <w:webHidden/>
          </w:rPr>
          <w:tab/>
        </w:r>
        <w:r w:rsidR="009A76EE">
          <w:rPr>
            <w:noProof/>
            <w:webHidden/>
          </w:rPr>
          <w:fldChar w:fldCharType="begin"/>
        </w:r>
        <w:r w:rsidR="009330BC">
          <w:rPr>
            <w:noProof/>
            <w:webHidden/>
          </w:rPr>
          <w:instrText xml:space="preserve"> PAGEREF _Toc396034108 \h </w:instrText>
        </w:r>
        <w:r w:rsidR="009A76EE">
          <w:rPr>
            <w:noProof/>
            <w:webHidden/>
          </w:rPr>
        </w:r>
        <w:r w:rsidR="009A76EE">
          <w:rPr>
            <w:noProof/>
            <w:webHidden/>
          </w:rPr>
          <w:fldChar w:fldCharType="separate"/>
        </w:r>
        <w:r w:rsidR="00533AF0">
          <w:rPr>
            <w:noProof/>
            <w:webHidden/>
          </w:rPr>
          <w:t>9</w:t>
        </w:r>
        <w:r w:rsidR="009A76EE">
          <w:rPr>
            <w:noProof/>
            <w:webHidden/>
          </w:rPr>
          <w:fldChar w:fldCharType="end"/>
        </w:r>
      </w:hyperlink>
    </w:p>
    <w:p w14:paraId="2F72D0F8" w14:textId="77777777" w:rsidR="009330BC" w:rsidRPr="0065745B" w:rsidRDefault="002523D9">
      <w:pPr>
        <w:pStyle w:val="3"/>
        <w:rPr>
          <w:rFonts w:ascii="Calibri" w:eastAsia="Times New Roman" w:hAnsi="Calibri" w:cs="Times New Roman"/>
          <w:noProof/>
          <w:sz w:val="22"/>
          <w:szCs w:val="22"/>
        </w:rPr>
      </w:pPr>
      <w:hyperlink w:anchor="_Toc396034109" w:history="1">
        <w:r w:rsidR="009330BC" w:rsidRPr="000948B0">
          <w:rPr>
            <w:rStyle w:val="a8"/>
            <w:noProof/>
          </w:rPr>
          <w:t>2.3.1 Work-Item ID</w:t>
        </w:r>
        <w:r w:rsidR="009330BC">
          <w:rPr>
            <w:noProof/>
            <w:webHidden/>
          </w:rPr>
          <w:tab/>
        </w:r>
        <w:r w:rsidR="009A76EE">
          <w:rPr>
            <w:noProof/>
            <w:webHidden/>
          </w:rPr>
          <w:fldChar w:fldCharType="begin"/>
        </w:r>
        <w:r w:rsidR="009330BC">
          <w:rPr>
            <w:noProof/>
            <w:webHidden/>
          </w:rPr>
          <w:instrText xml:space="preserve"> PAGEREF _Toc396034109 \h </w:instrText>
        </w:r>
        <w:r w:rsidR="009A76EE">
          <w:rPr>
            <w:noProof/>
            <w:webHidden/>
          </w:rPr>
        </w:r>
        <w:r w:rsidR="009A76EE">
          <w:rPr>
            <w:noProof/>
            <w:webHidden/>
          </w:rPr>
          <w:fldChar w:fldCharType="separate"/>
        </w:r>
        <w:r w:rsidR="00533AF0">
          <w:rPr>
            <w:noProof/>
            <w:webHidden/>
          </w:rPr>
          <w:t>9</w:t>
        </w:r>
        <w:r w:rsidR="009A76EE">
          <w:rPr>
            <w:noProof/>
            <w:webHidden/>
          </w:rPr>
          <w:fldChar w:fldCharType="end"/>
        </w:r>
      </w:hyperlink>
    </w:p>
    <w:p w14:paraId="62C78E76" w14:textId="77777777" w:rsidR="009330BC" w:rsidRPr="0065745B" w:rsidRDefault="002523D9">
      <w:pPr>
        <w:pStyle w:val="3"/>
        <w:rPr>
          <w:rFonts w:ascii="Calibri" w:eastAsia="Times New Roman" w:hAnsi="Calibri" w:cs="Times New Roman"/>
          <w:noProof/>
          <w:sz w:val="22"/>
          <w:szCs w:val="22"/>
        </w:rPr>
      </w:pPr>
      <w:hyperlink w:anchor="_Toc396034110" w:history="1">
        <w:r w:rsidR="009330BC" w:rsidRPr="000948B0">
          <w:rPr>
            <w:rStyle w:val="a8"/>
            <w:noProof/>
          </w:rPr>
          <w:t>2.3.2 Work-Item Flattened ID</w:t>
        </w:r>
        <w:r w:rsidR="009330BC">
          <w:rPr>
            <w:noProof/>
            <w:webHidden/>
          </w:rPr>
          <w:tab/>
        </w:r>
        <w:r w:rsidR="009A76EE">
          <w:rPr>
            <w:noProof/>
            <w:webHidden/>
          </w:rPr>
          <w:fldChar w:fldCharType="begin"/>
        </w:r>
        <w:r w:rsidR="009330BC">
          <w:rPr>
            <w:noProof/>
            <w:webHidden/>
          </w:rPr>
          <w:instrText xml:space="preserve"> PAGEREF _Toc396034110 \h </w:instrText>
        </w:r>
        <w:r w:rsidR="009A76EE">
          <w:rPr>
            <w:noProof/>
            <w:webHidden/>
          </w:rPr>
        </w:r>
        <w:r w:rsidR="009A76EE">
          <w:rPr>
            <w:noProof/>
            <w:webHidden/>
          </w:rPr>
          <w:fldChar w:fldCharType="separate"/>
        </w:r>
        <w:r w:rsidR="00533AF0">
          <w:rPr>
            <w:noProof/>
            <w:webHidden/>
          </w:rPr>
          <w:t>9</w:t>
        </w:r>
        <w:r w:rsidR="009A76EE">
          <w:rPr>
            <w:noProof/>
            <w:webHidden/>
          </w:rPr>
          <w:fldChar w:fldCharType="end"/>
        </w:r>
      </w:hyperlink>
    </w:p>
    <w:p w14:paraId="1CB132F0" w14:textId="77777777" w:rsidR="009330BC" w:rsidRPr="0065745B" w:rsidRDefault="002523D9">
      <w:pPr>
        <w:pStyle w:val="3"/>
        <w:rPr>
          <w:rFonts w:ascii="Calibri" w:eastAsia="Times New Roman" w:hAnsi="Calibri" w:cs="Times New Roman"/>
          <w:noProof/>
          <w:sz w:val="22"/>
          <w:szCs w:val="22"/>
        </w:rPr>
      </w:pPr>
      <w:hyperlink w:anchor="_Toc396034111" w:history="1">
        <w:r w:rsidR="009330BC" w:rsidRPr="000948B0">
          <w:rPr>
            <w:rStyle w:val="a8"/>
            <w:noProof/>
          </w:rPr>
          <w:t>2.3.3 Work-Item Absolute ID</w:t>
        </w:r>
        <w:r w:rsidR="009330BC">
          <w:rPr>
            <w:noProof/>
            <w:webHidden/>
          </w:rPr>
          <w:tab/>
        </w:r>
        <w:r w:rsidR="009A76EE">
          <w:rPr>
            <w:noProof/>
            <w:webHidden/>
          </w:rPr>
          <w:fldChar w:fldCharType="begin"/>
        </w:r>
        <w:r w:rsidR="009330BC">
          <w:rPr>
            <w:noProof/>
            <w:webHidden/>
          </w:rPr>
          <w:instrText xml:space="preserve"> PAGEREF _Toc396034111 \h </w:instrText>
        </w:r>
        <w:r w:rsidR="009A76EE">
          <w:rPr>
            <w:noProof/>
            <w:webHidden/>
          </w:rPr>
        </w:r>
        <w:r w:rsidR="009A76EE">
          <w:rPr>
            <w:noProof/>
            <w:webHidden/>
          </w:rPr>
          <w:fldChar w:fldCharType="separate"/>
        </w:r>
        <w:r w:rsidR="00533AF0">
          <w:rPr>
            <w:noProof/>
            <w:webHidden/>
          </w:rPr>
          <w:t>10</w:t>
        </w:r>
        <w:r w:rsidR="009A76EE">
          <w:rPr>
            <w:noProof/>
            <w:webHidden/>
          </w:rPr>
          <w:fldChar w:fldCharType="end"/>
        </w:r>
      </w:hyperlink>
    </w:p>
    <w:p w14:paraId="54FBF482" w14:textId="77777777" w:rsidR="009330BC" w:rsidRPr="0065745B" w:rsidRDefault="002523D9">
      <w:pPr>
        <w:pStyle w:val="3"/>
        <w:rPr>
          <w:rFonts w:ascii="Calibri" w:eastAsia="Times New Roman" w:hAnsi="Calibri" w:cs="Times New Roman"/>
          <w:noProof/>
          <w:sz w:val="22"/>
          <w:szCs w:val="22"/>
        </w:rPr>
      </w:pPr>
      <w:hyperlink w:anchor="_Toc396034112" w:history="1">
        <w:r w:rsidR="009330BC" w:rsidRPr="000948B0">
          <w:rPr>
            <w:rStyle w:val="a8"/>
            <w:noProof/>
          </w:rPr>
          <w:t>2.3.4 Work-Item Flattened Absolute ID</w:t>
        </w:r>
        <w:r w:rsidR="009330BC">
          <w:rPr>
            <w:noProof/>
            <w:webHidden/>
          </w:rPr>
          <w:tab/>
        </w:r>
        <w:r w:rsidR="009A76EE">
          <w:rPr>
            <w:noProof/>
            <w:webHidden/>
          </w:rPr>
          <w:fldChar w:fldCharType="begin"/>
        </w:r>
        <w:r w:rsidR="009330BC">
          <w:rPr>
            <w:noProof/>
            <w:webHidden/>
          </w:rPr>
          <w:instrText xml:space="preserve"> PAGEREF _Toc396034112 \h </w:instrText>
        </w:r>
        <w:r w:rsidR="009A76EE">
          <w:rPr>
            <w:noProof/>
            <w:webHidden/>
          </w:rPr>
        </w:r>
        <w:r w:rsidR="009A76EE">
          <w:rPr>
            <w:noProof/>
            <w:webHidden/>
          </w:rPr>
          <w:fldChar w:fldCharType="separate"/>
        </w:r>
        <w:r w:rsidR="00533AF0">
          <w:rPr>
            <w:noProof/>
            <w:webHidden/>
          </w:rPr>
          <w:t>10</w:t>
        </w:r>
        <w:r w:rsidR="009A76EE">
          <w:rPr>
            <w:noProof/>
            <w:webHidden/>
          </w:rPr>
          <w:fldChar w:fldCharType="end"/>
        </w:r>
      </w:hyperlink>
    </w:p>
    <w:p w14:paraId="60DFF877" w14:textId="77777777" w:rsidR="009330BC" w:rsidRPr="0065745B" w:rsidRDefault="002523D9">
      <w:pPr>
        <w:pStyle w:val="2"/>
        <w:rPr>
          <w:rFonts w:ascii="Calibri" w:eastAsia="Times New Roman" w:hAnsi="Calibri" w:cs="Times New Roman"/>
          <w:noProof/>
          <w:sz w:val="22"/>
          <w:szCs w:val="22"/>
        </w:rPr>
      </w:pPr>
      <w:hyperlink w:anchor="_Toc396034113" w:history="1">
        <w:r w:rsidR="009330BC" w:rsidRPr="000948B0">
          <w:rPr>
            <w:rStyle w:val="a8"/>
            <w:noProof/>
          </w:rPr>
          <w:t>2.4 Scalable Data-Parallel Computing</w:t>
        </w:r>
        <w:r w:rsidR="009330BC">
          <w:rPr>
            <w:noProof/>
            <w:webHidden/>
          </w:rPr>
          <w:tab/>
        </w:r>
        <w:r w:rsidR="009A76EE">
          <w:rPr>
            <w:noProof/>
            <w:webHidden/>
          </w:rPr>
          <w:fldChar w:fldCharType="begin"/>
        </w:r>
        <w:r w:rsidR="009330BC">
          <w:rPr>
            <w:noProof/>
            <w:webHidden/>
          </w:rPr>
          <w:instrText xml:space="preserve"> PAGEREF _Toc396034113 \h </w:instrText>
        </w:r>
        <w:r w:rsidR="009A76EE">
          <w:rPr>
            <w:noProof/>
            <w:webHidden/>
          </w:rPr>
        </w:r>
        <w:r w:rsidR="009A76EE">
          <w:rPr>
            <w:noProof/>
            <w:webHidden/>
          </w:rPr>
          <w:fldChar w:fldCharType="separate"/>
        </w:r>
        <w:r w:rsidR="00533AF0">
          <w:rPr>
            <w:noProof/>
            <w:webHidden/>
          </w:rPr>
          <w:t>10</w:t>
        </w:r>
        <w:r w:rsidR="009A76EE">
          <w:rPr>
            <w:noProof/>
            <w:webHidden/>
          </w:rPr>
          <w:fldChar w:fldCharType="end"/>
        </w:r>
      </w:hyperlink>
    </w:p>
    <w:p w14:paraId="0B4BD3E3" w14:textId="77777777" w:rsidR="009330BC" w:rsidRPr="0065745B" w:rsidRDefault="002523D9">
      <w:pPr>
        <w:pStyle w:val="2"/>
        <w:rPr>
          <w:rFonts w:ascii="Calibri" w:eastAsia="Times New Roman" w:hAnsi="Calibri" w:cs="Times New Roman"/>
          <w:noProof/>
          <w:sz w:val="22"/>
          <w:szCs w:val="22"/>
        </w:rPr>
      </w:pPr>
      <w:hyperlink w:anchor="_Toc396034114" w:history="1">
        <w:r w:rsidR="009330BC" w:rsidRPr="000948B0">
          <w:rPr>
            <w:rStyle w:val="a8"/>
            <w:noProof/>
          </w:rPr>
          <w:t>2.5 Active Work-Groups and Active Work-Items</w:t>
        </w:r>
        <w:r w:rsidR="009330BC">
          <w:rPr>
            <w:noProof/>
            <w:webHidden/>
          </w:rPr>
          <w:tab/>
        </w:r>
        <w:r w:rsidR="009A76EE">
          <w:rPr>
            <w:noProof/>
            <w:webHidden/>
          </w:rPr>
          <w:fldChar w:fldCharType="begin"/>
        </w:r>
        <w:r w:rsidR="009330BC">
          <w:rPr>
            <w:noProof/>
            <w:webHidden/>
          </w:rPr>
          <w:instrText xml:space="preserve"> PAGEREF _Toc396034114 \h </w:instrText>
        </w:r>
        <w:r w:rsidR="009A76EE">
          <w:rPr>
            <w:noProof/>
            <w:webHidden/>
          </w:rPr>
        </w:r>
        <w:r w:rsidR="009A76EE">
          <w:rPr>
            <w:noProof/>
            <w:webHidden/>
          </w:rPr>
          <w:fldChar w:fldCharType="separate"/>
        </w:r>
        <w:r w:rsidR="00533AF0">
          <w:rPr>
            <w:noProof/>
            <w:webHidden/>
          </w:rPr>
          <w:t>11</w:t>
        </w:r>
        <w:r w:rsidR="009A76EE">
          <w:rPr>
            <w:noProof/>
            <w:webHidden/>
          </w:rPr>
          <w:fldChar w:fldCharType="end"/>
        </w:r>
      </w:hyperlink>
    </w:p>
    <w:p w14:paraId="770C5918" w14:textId="77777777" w:rsidR="009330BC" w:rsidRPr="0065745B" w:rsidRDefault="002523D9">
      <w:pPr>
        <w:pStyle w:val="2"/>
        <w:rPr>
          <w:rFonts w:ascii="Calibri" w:eastAsia="Times New Roman" w:hAnsi="Calibri" w:cs="Times New Roman"/>
          <w:noProof/>
          <w:sz w:val="22"/>
          <w:szCs w:val="22"/>
        </w:rPr>
      </w:pPr>
      <w:hyperlink w:anchor="_Toc396034115" w:history="1">
        <w:r w:rsidR="009330BC" w:rsidRPr="000948B0">
          <w:rPr>
            <w:rStyle w:val="a8"/>
            <w:noProof/>
          </w:rPr>
          <w:t>2.6 Wavefronts, Lanes, and Wavefront Sizes</w:t>
        </w:r>
        <w:r w:rsidR="009330BC">
          <w:rPr>
            <w:noProof/>
            <w:webHidden/>
          </w:rPr>
          <w:tab/>
        </w:r>
        <w:r w:rsidR="009A76EE">
          <w:rPr>
            <w:noProof/>
            <w:webHidden/>
          </w:rPr>
          <w:fldChar w:fldCharType="begin"/>
        </w:r>
        <w:r w:rsidR="009330BC">
          <w:rPr>
            <w:noProof/>
            <w:webHidden/>
          </w:rPr>
          <w:instrText xml:space="preserve"> PAGEREF _Toc396034115 \h </w:instrText>
        </w:r>
        <w:r w:rsidR="009A76EE">
          <w:rPr>
            <w:noProof/>
            <w:webHidden/>
          </w:rPr>
        </w:r>
        <w:r w:rsidR="009A76EE">
          <w:rPr>
            <w:noProof/>
            <w:webHidden/>
          </w:rPr>
          <w:fldChar w:fldCharType="separate"/>
        </w:r>
        <w:r w:rsidR="00533AF0">
          <w:rPr>
            <w:noProof/>
            <w:webHidden/>
          </w:rPr>
          <w:t>11</w:t>
        </w:r>
        <w:r w:rsidR="009A76EE">
          <w:rPr>
            <w:noProof/>
            <w:webHidden/>
          </w:rPr>
          <w:fldChar w:fldCharType="end"/>
        </w:r>
      </w:hyperlink>
    </w:p>
    <w:p w14:paraId="2FC2DF50" w14:textId="77777777" w:rsidR="009330BC" w:rsidRPr="0065745B" w:rsidRDefault="002523D9">
      <w:pPr>
        <w:pStyle w:val="3"/>
        <w:rPr>
          <w:rFonts w:ascii="Calibri" w:eastAsia="Times New Roman" w:hAnsi="Calibri" w:cs="Times New Roman"/>
          <w:noProof/>
          <w:sz w:val="22"/>
          <w:szCs w:val="22"/>
        </w:rPr>
      </w:pPr>
      <w:hyperlink w:anchor="_Toc396034116" w:history="1">
        <w:r w:rsidR="009330BC" w:rsidRPr="000948B0">
          <w:rPr>
            <w:rStyle w:val="a8"/>
            <w:noProof/>
          </w:rPr>
          <w:t>2.6.1 Example of Contents of a Wavefront</w:t>
        </w:r>
        <w:r w:rsidR="009330BC">
          <w:rPr>
            <w:noProof/>
            <w:webHidden/>
          </w:rPr>
          <w:tab/>
        </w:r>
        <w:r w:rsidR="009A76EE">
          <w:rPr>
            <w:noProof/>
            <w:webHidden/>
          </w:rPr>
          <w:fldChar w:fldCharType="begin"/>
        </w:r>
        <w:r w:rsidR="009330BC">
          <w:rPr>
            <w:noProof/>
            <w:webHidden/>
          </w:rPr>
          <w:instrText xml:space="preserve"> PAGEREF _Toc396034116 \h </w:instrText>
        </w:r>
        <w:r w:rsidR="009A76EE">
          <w:rPr>
            <w:noProof/>
            <w:webHidden/>
          </w:rPr>
        </w:r>
        <w:r w:rsidR="009A76EE">
          <w:rPr>
            <w:noProof/>
            <w:webHidden/>
          </w:rPr>
          <w:fldChar w:fldCharType="separate"/>
        </w:r>
        <w:r w:rsidR="00533AF0">
          <w:rPr>
            <w:noProof/>
            <w:webHidden/>
          </w:rPr>
          <w:t>12</w:t>
        </w:r>
        <w:r w:rsidR="009A76EE">
          <w:rPr>
            <w:noProof/>
            <w:webHidden/>
          </w:rPr>
          <w:fldChar w:fldCharType="end"/>
        </w:r>
      </w:hyperlink>
    </w:p>
    <w:p w14:paraId="61FDC19F" w14:textId="77777777" w:rsidR="009330BC" w:rsidRPr="0065745B" w:rsidRDefault="002523D9">
      <w:pPr>
        <w:pStyle w:val="3"/>
        <w:rPr>
          <w:rFonts w:ascii="Calibri" w:eastAsia="Times New Roman" w:hAnsi="Calibri" w:cs="Times New Roman"/>
          <w:noProof/>
          <w:sz w:val="22"/>
          <w:szCs w:val="22"/>
        </w:rPr>
      </w:pPr>
      <w:hyperlink w:anchor="_Toc396034117" w:history="1">
        <w:r w:rsidR="009330BC" w:rsidRPr="000948B0">
          <w:rPr>
            <w:rStyle w:val="a8"/>
            <w:noProof/>
          </w:rPr>
          <w:t>2.6.2 Wavefront Size</w:t>
        </w:r>
        <w:r w:rsidR="009330BC">
          <w:rPr>
            <w:noProof/>
            <w:webHidden/>
          </w:rPr>
          <w:tab/>
        </w:r>
        <w:r w:rsidR="009A76EE">
          <w:rPr>
            <w:noProof/>
            <w:webHidden/>
          </w:rPr>
          <w:fldChar w:fldCharType="begin"/>
        </w:r>
        <w:r w:rsidR="009330BC">
          <w:rPr>
            <w:noProof/>
            <w:webHidden/>
          </w:rPr>
          <w:instrText xml:space="preserve"> PAGEREF _Toc396034117 \h </w:instrText>
        </w:r>
        <w:r w:rsidR="009A76EE">
          <w:rPr>
            <w:noProof/>
            <w:webHidden/>
          </w:rPr>
        </w:r>
        <w:r w:rsidR="009A76EE">
          <w:rPr>
            <w:noProof/>
            <w:webHidden/>
          </w:rPr>
          <w:fldChar w:fldCharType="separate"/>
        </w:r>
        <w:r w:rsidR="00533AF0">
          <w:rPr>
            <w:noProof/>
            <w:webHidden/>
          </w:rPr>
          <w:t>13</w:t>
        </w:r>
        <w:r w:rsidR="009A76EE">
          <w:rPr>
            <w:noProof/>
            <w:webHidden/>
          </w:rPr>
          <w:fldChar w:fldCharType="end"/>
        </w:r>
      </w:hyperlink>
    </w:p>
    <w:p w14:paraId="5EF9EE7D" w14:textId="77777777" w:rsidR="009330BC" w:rsidRPr="0065745B" w:rsidRDefault="002523D9">
      <w:pPr>
        <w:pStyle w:val="2"/>
        <w:rPr>
          <w:rFonts w:ascii="Calibri" w:eastAsia="Times New Roman" w:hAnsi="Calibri" w:cs="Times New Roman"/>
          <w:noProof/>
          <w:sz w:val="22"/>
          <w:szCs w:val="22"/>
        </w:rPr>
      </w:pPr>
      <w:hyperlink w:anchor="_Toc396034118" w:history="1">
        <w:r w:rsidR="009330BC" w:rsidRPr="000948B0">
          <w:rPr>
            <w:rStyle w:val="a8"/>
            <w:noProof/>
          </w:rPr>
          <w:t>2.7 Types of Memory</w:t>
        </w:r>
        <w:r w:rsidR="009330BC">
          <w:rPr>
            <w:noProof/>
            <w:webHidden/>
          </w:rPr>
          <w:tab/>
        </w:r>
        <w:r w:rsidR="009A76EE">
          <w:rPr>
            <w:noProof/>
            <w:webHidden/>
          </w:rPr>
          <w:fldChar w:fldCharType="begin"/>
        </w:r>
        <w:r w:rsidR="009330BC">
          <w:rPr>
            <w:noProof/>
            <w:webHidden/>
          </w:rPr>
          <w:instrText xml:space="preserve"> PAGEREF _Toc396034118 \h </w:instrText>
        </w:r>
        <w:r w:rsidR="009A76EE">
          <w:rPr>
            <w:noProof/>
            <w:webHidden/>
          </w:rPr>
        </w:r>
        <w:r w:rsidR="009A76EE">
          <w:rPr>
            <w:noProof/>
            <w:webHidden/>
          </w:rPr>
          <w:fldChar w:fldCharType="separate"/>
        </w:r>
        <w:r w:rsidR="00533AF0">
          <w:rPr>
            <w:noProof/>
            <w:webHidden/>
          </w:rPr>
          <w:t>13</w:t>
        </w:r>
        <w:r w:rsidR="009A76EE">
          <w:rPr>
            <w:noProof/>
            <w:webHidden/>
          </w:rPr>
          <w:fldChar w:fldCharType="end"/>
        </w:r>
      </w:hyperlink>
    </w:p>
    <w:p w14:paraId="353F29AC" w14:textId="77777777" w:rsidR="009330BC" w:rsidRPr="0065745B" w:rsidRDefault="002523D9">
      <w:pPr>
        <w:pStyle w:val="2"/>
        <w:rPr>
          <w:rFonts w:ascii="Calibri" w:eastAsia="Times New Roman" w:hAnsi="Calibri" w:cs="Times New Roman"/>
          <w:noProof/>
          <w:sz w:val="22"/>
          <w:szCs w:val="22"/>
        </w:rPr>
      </w:pPr>
      <w:hyperlink w:anchor="_Toc396034119" w:history="1">
        <w:r w:rsidR="009330BC" w:rsidRPr="000948B0">
          <w:rPr>
            <w:rStyle w:val="a8"/>
            <w:noProof/>
          </w:rPr>
          <w:t>2.8 Segments</w:t>
        </w:r>
        <w:r w:rsidR="009330BC">
          <w:rPr>
            <w:noProof/>
            <w:webHidden/>
          </w:rPr>
          <w:tab/>
        </w:r>
        <w:r w:rsidR="009A76EE">
          <w:rPr>
            <w:noProof/>
            <w:webHidden/>
          </w:rPr>
          <w:fldChar w:fldCharType="begin"/>
        </w:r>
        <w:r w:rsidR="009330BC">
          <w:rPr>
            <w:noProof/>
            <w:webHidden/>
          </w:rPr>
          <w:instrText xml:space="preserve"> PAGEREF _Toc396034119 \h </w:instrText>
        </w:r>
        <w:r w:rsidR="009A76EE">
          <w:rPr>
            <w:noProof/>
            <w:webHidden/>
          </w:rPr>
        </w:r>
        <w:r w:rsidR="009A76EE">
          <w:rPr>
            <w:noProof/>
            <w:webHidden/>
          </w:rPr>
          <w:fldChar w:fldCharType="separate"/>
        </w:r>
        <w:r w:rsidR="00533AF0">
          <w:rPr>
            <w:noProof/>
            <w:webHidden/>
          </w:rPr>
          <w:t>14</w:t>
        </w:r>
        <w:r w:rsidR="009A76EE">
          <w:rPr>
            <w:noProof/>
            <w:webHidden/>
          </w:rPr>
          <w:fldChar w:fldCharType="end"/>
        </w:r>
      </w:hyperlink>
    </w:p>
    <w:p w14:paraId="532E736A" w14:textId="77777777" w:rsidR="009330BC" w:rsidRPr="0065745B" w:rsidRDefault="002523D9">
      <w:pPr>
        <w:pStyle w:val="3"/>
        <w:rPr>
          <w:rFonts w:ascii="Calibri" w:eastAsia="Times New Roman" w:hAnsi="Calibri" w:cs="Times New Roman"/>
          <w:noProof/>
          <w:sz w:val="22"/>
          <w:szCs w:val="22"/>
        </w:rPr>
      </w:pPr>
      <w:hyperlink w:anchor="_Toc396034120" w:history="1">
        <w:r w:rsidR="009330BC" w:rsidRPr="000948B0">
          <w:rPr>
            <w:rStyle w:val="a8"/>
            <w:noProof/>
          </w:rPr>
          <w:t>2.8.1 Types of Segments</w:t>
        </w:r>
        <w:r w:rsidR="009330BC">
          <w:rPr>
            <w:noProof/>
            <w:webHidden/>
          </w:rPr>
          <w:tab/>
        </w:r>
        <w:r w:rsidR="009A76EE">
          <w:rPr>
            <w:noProof/>
            <w:webHidden/>
          </w:rPr>
          <w:fldChar w:fldCharType="begin"/>
        </w:r>
        <w:r w:rsidR="009330BC">
          <w:rPr>
            <w:noProof/>
            <w:webHidden/>
          </w:rPr>
          <w:instrText xml:space="preserve"> PAGEREF _Toc396034120 \h </w:instrText>
        </w:r>
        <w:r w:rsidR="009A76EE">
          <w:rPr>
            <w:noProof/>
            <w:webHidden/>
          </w:rPr>
        </w:r>
        <w:r w:rsidR="009A76EE">
          <w:rPr>
            <w:noProof/>
            <w:webHidden/>
          </w:rPr>
          <w:fldChar w:fldCharType="separate"/>
        </w:r>
        <w:r w:rsidR="00533AF0">
          <w:rPr>
            <w:noProof/>
            <w:webHidden/>
          </w:rPr>
          <w:t>15</w:t>
        </w:r>
        <w:r w:rsidR="009A76EE">
          <w:rPr>
            <w:noProof/>
            <w:webHidden/>
          </w:rPr>
          <w:fldChar w:fldCharType="end"/>
        </w:r>
      </w:hyperlink>
    </w:p>
    <w:p w14:paraId="380E91BC" w14:textId="77777777" w:rsidR="009330BC" w:rsidRPr="0065745B" w:rsidRDefault="002523D9">
      <w:pPr>
        <w:pStyle w:val="3"/>
        <w:rPr>
          <w:rFonts w:ascii="Calibri" w:eastAsia="Times New Roman" w:hAnsi="Calibri" w:cs="Times New Roman"/>
          <w:noProof/>
          <w:sz w:val="22"/>
          <w:szCs w:val="22"/>
        </w:rPr>
      </w:pPr>
      <w:hyperlink w:anchor="_Toc396034121" w:history="1">
        <w:r w:rsidR="009330BC" w:rsidRPr="000948B0">
          <w:rPr>
            <w:rStyle w:val="a8"/>
            <w:noProof/>
          </w:rPr>
          <w:t>2.8.2 Shared Virtual Memory</w:t>
        </w:r>
        <w:r w:rsidR="009330BC">
          <w:rPr>
            <w:noProof/>
            <w:webHidden/>
          </w:rPr>
          <w:tab/>
        </w:r>
        <w:r w:rsidR="009A76EE">
          <w:rPr>
            <w:noProof/>
            <w:webHidden/>
          </w:rPr>
          <w:fldChar w:fldCharType="begin"/>
        </w:r>
        <w:r w:rsidR="009330BC">
          <w:rPr>
            <w:noProof/>
            <w:webHidden/>
          </w:rPr>
          <w:instrText xml:space="preserve"> PAGEREF _Toc396034121 \h </w:instrText>
        </w:r>
        <w:r w:rsidR="009A76EE">
          <w:rPr>
            <w:noProof/>
            <w:webHidden/>
          </w:rPr>
        </w:r>
        <w:r w:rsidR="009A76EE">
          <w:rPr>
            <w:noProof/>
            <w:webHidden/>
          </w:rPr>
          <w:fldChar w:fldCharType="separate"/>
        </w:r>
        <w:r w:rsidR="00533AF0">
          <w:rPr>
            <w:noProof/>
            <w:webHidden/>
          </w:rPr>
          <w:t>18</w:t>
        </w:r>
        <w:r w:rsidR="009A76EE">
          <w:rPr>
            <w:noProof/>
            <w:webHidden/>
          </w:rPr>
          <w:fldChar w:fldCharType="end"/>
        </w:r>
      </w:hyperlink>
    </w:p>
    <w:p w14:paraId="21F9A62D" w14:textId="77777777" w:rsidR="009330BC" w:rsidRPr="0065745B" w:rsidRDefault="002523D9">
      <w:pPr>
        <w:pStyle w:val="3"/>
        <w:rPr>
          <w:rFonts w:ascii="Calibri" w:eastAsia="Times New Roman" w:hAnsi="Calibri" w:cs="Times New Roman"/>
          <w:noProof/>
          <w:sz w:val="22"/>
          <w:szCs w:val="22"/>
        </w:rPr>
      </w:pPr>
      <w:hyperlink w:anchor="_Toc396034122" w:history="1">
        <w:r w:rsidR="009330BC" w:rsidRPr="000948B0">
          <w:rPr>
            <w:rStyle w:val="a8"/>
            <w:noProof/>
          </w:rPr>
          <w:t>2.8.3 Addressing for Segments</w:t>
        </w:r>
        <w:r w:rsidR="009330BC">
          <w:rPr>
            <w:noProof/>
            <w:webHidden/>
          </w:rPr>
          <w:tab/>
        </w:r>
        <w:r w:rsidR="009A76EE">
          <w:rPr>
            <w:noProof/>
            <w:webHidden/>
          </w:rPr>
          <w:fldChar w:fldCharType="begin"/>
        </w:r>
        <w:r w:rsidR="009330BC">
          <w:rPr>
            <w:noProof/>
            <w:webHidden/>
          </w:rPr>
          <w:instrText xml:space="preserve"> PAGEREF _Toc396034122 \h </w:instrText>
        </w:r>
        <w:r w:rsidR="009A76EE">
          <w:rPr>
            <w:noProof/>
            <w:webHidden/>
          </w:rPr>
        </w:r>
        <w:r w:rsidR="009A76EE">
          <w:rPr>
            <w:noProof/>
            <w:webHidden/>
          </w:rPr>
          <w:fldChar w:fldCharType="separate"/>
        </w:r>
        <w:r w:rsidR="00533AF0">
          <w:rPr>
            <w:noProof/>
            <w:webHidden/>
          </w:rPr>
          <w:t>19</w:t>
        </w:r>
        <w:r w:rsidR="009A76EE">
          <w:rPr>
            <w:noProof/>
            <w:webHidden/>
          </w:rPr>
          <w:fldChar w:fldCharType="end"/>
        </w:r>
      </w:hyperlink>
    </w:p>
    <w:p w14:paraId="0168CDC4" w14:textId="77777777" w:rsidR="009330BC" w:rsidRPr="0065745B" w:rsidRDefault="002523D9">
      <w:pPr>
        <w:pStyle w:val="3"/>
        <w:rPr>
          <w:rFonts w:ascii="Calibri" w:eastAsia="Times New Roman" w:hAnsi="Calibri" w:cs="Times New Roman"/>
          <w:noProof/>
          <w:sz w:val="22"/>
          <w:szCs w:val="22"/>
        </w:rPr>
      </w:pPr>
      <w:hyperlink w:anchor="_Toc396034123" w:history="1">
        <w:r w:rsidR="009330BC" w:rsidRPr="000948B0">
          <w:rPr>
            <w:rStyle w:val="a8"/>
            <w:noProof/>
          </w:rPr>
          <w:t>2.8.4 Memory Segment Access Rules</w:t>
        </w:r>
        <w:r w:rsidR="009330BC">
          <w:rPr>
            <w:noProof/>
            <w:webHidden/>
          </w:rPr>
          <w:tab/>
        </w:r>
        <w:r w:rsidR="009A76EE">
          <w:rPr>
            <w:noProof/>
            <w:webHidden/>
          </w:rPr>
          <w:fldChar w:fldCharType="begin"/>
        </w:r>
        <w:r w:rsidR="009330BC">
          <w:rPr>
            <w:noProof/>
            <w:webHidden/>
          </w:rPr>
          <w:instrText xml:space="preserve"> PAGEREF _Toc396034123 \h </w:instrText>
        </w:r>
        <w:r w:rsidR="009A76EE">
          <w:rPr>
            <w:noProof/>
            <w:webHidden/>
          </w:rPr>
        </w:r>
        <w:r w:rsidR="009A76EE">
          <w:rPr>
            <w:noProof/>
            <w:webHidden/>
          </w:rPr>
          <w:fldChar w:fldCharType="separate"/>
        </w:r>
        <w:r w:rsidR="00533AF0">
          <w:rPr>
            <w:noProof/>
            <w:webHidden/>
          </w:rPr>
          <w:t>20</w:t>
        </w:r>
        <w:r w:rsidR="009A76EE">
          <w:rPr>
            <w:noProof/>
            <w:webHidden/>
          </w:rPr>
          <w:fldChar w:fldCharType="end"/>
        </w:r>
      </w:hyperlink>
    </w:p>
    <w:p w14:paraId="2CAA7B45" w14:textId="77777777" w:rsidR="009330BC" w:rsidRPr="0065745B" w:rsidRDefault="002523D9">
      <w:pPr>
        <w:pStyle w:val="3"/>
        <w:rPr>
          <w:rFonts w:ascii="Calibri" w:eastAsia="Times New Roman" w:hAnsi="Calibri" w:cs="Times New Roman"/>
          <w:noProof/>
          <w:sz w:val="22"/>
          <w:szCs w:val="22"/>
        </w:rPr>
      </w:pPr>
      <w:hyperlink w:anchor="_Toc396034124" w:history="1">
        <w:r w:rsidR="009330BC" w:rsidRPr="000948B0">
          <w:rPr>
            <w:rStyle w:val="a8"/>
            <w:noProof/>
          </w:rPr>
          <w:t>2.8.5 Memory Segment Isolation</w:t>
        </w:r>
        <w:r w:rsidR="009330BC">
          <w:rPr>
            <w:noProof/>
            <w:webHidden/>
          </w:rPr>
          <w:tab/>
        </w:r>
        <w:r w:rsidR="009A76EE">
          <w:rPr>
            <w:noProof/>
            <w:webHidden/>
          </w:rPr>
          <w:fldChar w:fldCharType="begin"/>
        </w:r>
        <w:r w:rsidR="009330BC">
          <w:rPr>
            <w:noProof/>
            <w:webHidden/>
          </w:rPr>
          <w:instrText xml:space="preserve"> PAGEREF _Toc396034124 \h </w:instrText>
        </w:r>
        <w:r w:rsidR="009A76EE">
          <w:rPr>
            <w:noProof/>
            <w:webHidden/>
          </w:rPr>
        </w:r>
        <w:r w:rsidR="009A76EE">
          <w:rPr>
            <w:noProof/>
            <w:webHidden/>
          </w:rPr>
          <w:fldChar w:fldCharType="separate"/>
        </w:r>
        <w:r w:rsidR="00533AF0">
          <w:rPr>
            <w:noProof/>
            <w:webHidden/>
          </w:rPr>
          <w:t>22</w:t>
        </w:r>
        <w:r w:rsidR="009A76EE">
          <w:rPr>
            <w:noProof/>
            <w:webHidden/>
          </w:rPr>
          <w:fldChar w:fldCharType="end"/>
        </w:r>
      </w:hyperlink>
    </w:p>
    <w:p w14:paraId="2347E035" w14:textId="77777777" w:rsidR="009330BC" w:rsidRPr="0065745B" w:rsidRDefault="002523D9">
      <w:pPr>
        <w:pStyle w:val="2"/>
        <w:rPr>
          <w:rFonts w:ascii="Calibri" w:eastAsia="Times New Roman" w:hAnsi="Calibri" w:cs="Times New Roman"/>
          <w:noProof/>
          <w:sz w:val="22"/>
          <w:szCs w:val="22"/>
        </w:rPr>
      </w:pPr>
      <w:hyperlink w:anchor="_Toc396034125" w:history="1">
        <w:r w:rsidR="009330BC" w:rsidRPr="000948B0">
          <w:rPr>
            <w:rStyle w:val="a8"/>
            <w:noProof/>
          </w:rPr>
          <w:t>2.9 Small and Large Machine Models</w:t>
        </w:r>
        <w:r w:rsidR="009330BC">
          <w:rPr>
            <w:noProof/>
            <w:webHidden/>
          </w:rPr>
          <w:tab/>
        </w:r>
        <w:r w:rsidR="009A76EE">
          <w:rPr>
            <w:noProof/>
            <w:webHidden/>
          </w:rPr>
          <w:fldChar w:fldCharType="begin"/>
        </w:r>
        <w:r w:rsidR="009330BC">
          <w:rPr>
            <w:noProof/>
            <w:webHidden/>
          </w:rPr>
          <w:instrText xml:space="preserve"> PAGEREF _Toc396034125 \h </w:instrText>
        </w:r>
        <w:r w:rsidR="009A76EE">
          <w:rPr>
            <w:noProof/>
            <w:webHidden/>
          </w:rPr>
        </w:r>
        <w:r w:rsidR="009A76EE">
          <w:rPr>
            <w:noProof/>
            <w:webHidden/>
          </w:rPr>
          <w:fldChar w:fldCharType="separate"/>
        </w:r>
        <w:r w:rsidR="00533AF0">
          <w:rPr>
            <w:noProof/>
            <w:webHidden/>
          </w:rPr>
          <w:t>23</w:t>
        </w:r>
        <w:r w:rsidR="009A76EE">
          <w:rPr>
            <w:noProof/>
            <w:webHidden/>
          </w:rPr>
          <w:fldChar w:fldCharType="end"/>
        </w:r>
      </w:hyperlink>
    </w:p>
    <w:p w14:paraId="177123F1" w14:textId="77777777" w:rsidR="009330BC" w:rsidRPr="0065745B" w:rsidRDefault="002523D9">
      <w:pPr>
        <w:pStyle w:val="2"/>
        <w:rPr>
          <w:rFonts w:ascii="Calibri" w:eastAsia="Times New Roman" w:hAnsi="Calibri" w:cs="Times New Roman"/>
          <w:noProof/>
          <w:sz w:val="22"/>
          <w:szCs w:val="22"/>
        </w:rPr>
      </w:pPr>
      <w:hyperlink w:anchor="_Toc396034126" w:history="1">
        <w:r w:rsidR="009330BC" w:rsidRPr="000948B0">
          <w:rPr>
            <w:rStyle w:val="a8"/>
            <w:noProof/>
          </w:rPr>
          <w:t>2.10 Base and Full Profiles</w:t>
        </w:r>
        <w:r w:rsidR="009330BC">
          <w:rPr>
            <w:noProof/>
            <w:webHidden/>
          </w:rPr>
          <w:tab/>
        </w:r>
        <w:r w:rsidR="009A76EE">
          <w:rPr>
            <w:noProof/>
            <w:webHidden/>
          </w:rPr>
          <w:fldChar w:fldCharType="begin"/>
        </w:r>
        <w:r w:rsidR="009330BC">
          <w:rPr>
            <w:noProof/>
            <w:webHidden/>
          </w:rPr>
          <w:instrText xml:space="preserve"> PAGEREF _Toc396034126 \h </w:instrText>
        </w:r>
        <w:r w:rsidR="009A76EE">
          <w:rPr>
            <w:noProof/>
            <w:webHidden/>
          </w:rPr>
        </w:r>
        <w:r w:rsidR="009A76EE">
          <w:rPr>
            <w:noProof/>
            <w:webHidden/>
          </w:rPr>
          <w:fldChar w:fldCharType="separate"/>
        </w:r>
        <w:r w:rsidR="00533AF0">
          <w:rPr>
            <w:noProof/>
            <w:webHidden/>
          </w:rPr>
          <w:t>24</w:t>
        </w:r>
        <w:r w:rsidR="009A76EE">
          <w:rPr>
            <w:noProof/>
            <w:webHidden/>
          </w:rPr>
          <w:fldChar w:fldCharType="end"/>
        </w:r>
      </w:hyperlink>
    </w:p>
    <w:p w14:paraId="6A7C85BD" w14:textId="77777777" w:rsidR="009330BC" w:rsidRPr="0065745B" w:rsidRDefault="002523D9">
      <w:pPr>
        <w:pStyle w:val="2"/>
        <w:rPr>
          <w:rFonts w:ascii="Calibri" w:eastAsia="Times New Roman" w:hAnsi="Calibri" w:cs="Times New Roman"/>
          <w:noProof/>
          <w:sz w:val="22"/>
          <w:szCs w:val="22"/>
        </w:rPr>
      </w:pPr>
      <w:hyperlink w:anchor="_Toc396034127" w:history="1">
        <w:r w:rsidR="009330BC" w:rsidRPr="000948B0">
          <w:rPr>
            <w:rStyle w:val="a8"/>
            <w:noProof/>
          </w:rPr>
          <w:t>2.11 Race Conditions</w:t>
        </w:r>
        <w:r w:rsidR="009330BC">
          <w:rPr>
            <w:noProof/>
            <w:webHidden/>
          </w:rPr>
          <w:tab/>
        </w:r>
        <w:r w:rsidR="009A76EE">
          <w:rPr>
            <w:noProof/>
            <w:webHidden/>
          </w:rPr>
          <w:fldChar w:fldCharType="begin"/>
        </w:r>
        <w:r w:rsidR="009330BC">
          <w:rPr>
            <w:noProof/>
            <w:webHidden/>
          </w:rPr>
          <w:instrText xml:space="preserve"> PAGEREF _Toc396034127 \h </w:instrText>
        </w:r>
        <w:r w:rsidR="009A76EE">
          <w:rPr>
            <w:noProof/>
            <w:webHidden/>
          </w:rPr>
        </w:r>
        <w:r w:rsidR="009A76EE">
          <w:rPr>
            <w:noProof/>
            <w:webHidden/>
          </w:rPr>
          <w:fldChar w:fldCharType="separate"/>
        </w:r>
        <w:r w:rsidR="00533AF0">
          <w:rPr>
            <w:noProof/>
            <w:webHidden/>
          </w:rPr>
          <w:t>24</w:t>
        </w:r>
        <w:r w:rsidR="009A76EE">
          <w:rPr>
            <w:noProof/>
            <w:webHidden/>
          </w:rPr>
          <w:fldChar w:fldCharType="end"/>
        </w:r>
      </w:hyperlink>
    </w:p>
    <w:p w14:paraId="46239A29" w14:textId="77777777" w:rsidR="009330BC" w:rsidRPr="0065745B" w:rsidRDefault="002523D9">
      <w:pPr>
        <w:pStyle w:val="2"/>
        <w:rPr>
          <w:rFonts w:ascii="Calibri" w:eastAsia="Times New Roman" w:hAnsi="Calibri" w:cs="Times New Roman"/>
          <w:noProof/>
          <w:sz w:val="22"/>
          <w:szCs w:val="22"/>
        </w:rPr>
      </w:pPr>
      <w:hyperlink w:anchor="_Toc396034128" w:history="1">
        <w:r w:rsidR="009330BC" w:rsidRPr="000948B0">
          <w:rPr>
            <w:rStyle w:val="a8"/>
            <w:noProof/>
          </w:rPr>
          <w:t>2.12 Divergent Control Flow</w:t>
        </w:r>
        <w:r w:rsidR="009330BC">
          <w:rPr>
            <w:noProof/>
            <w:webHidden/>
          </w:rPr>
          <w:tab/>
        </w:r>
        <w:r w:rsidR="009A76EE">
          <w:rPr>
            <w:noProof/>
            <w:webHidden/>
          </w:rPr>
          <w:fldChar w:fldCharType="begin"/>
        </w:r>
        <w:r w:rsidR="009330BC">
          <w:rPr>
            <w:noProof/>
            <w:webHidden/>
          </w:rPr>
          <w:instrText xml:space="preserve"> PAGEREF _Toc396034128 \h </w:instrText>
        </w:r>
        <w:r w:rsidR="009A76EE">
          <w:rPr>
            <w:noProof/>
            <w:webHidden/>
          </w:rPr>
        </w:r>
        <w:r w:rsidR="009A76EE">
          <w:rPr>
            <w:noProof/>
            <w:webHidden/>
          </w:rPr>
          <w:fldChar w:fldCharType="separate"/>
        </w:r>
        <w:r w:rsidR="00533AF0">
          <w:rPr>
            <w:noProof/>
            <w:webHidden/>
          </w:rPr>
          <w:t>25</w:t>
        </w:r>
        <w:r w:rsidR="009A76EE">
          <w:rPr>
            <w:noProof/>
            <w:webHidden/>
          </w:rPr>
          <w:fldChar w:fldCharType="end"/>
        </w:r>
      </w:hyperlink>
    </w:p>
    <w:p w14:paraId="5EDDE7AA" w14:textId="77777777" w:rsidR="009330BC" w:rsidRPr="0065745B" w:rsidRDefault="002523D9">
      <w:pPr>
        <w:pStyle w:val="3"/>
        <w:rPr>
          <w:rFonts w:ascii="Calibri" w:eastAsia="Times New Roman" w:hAnsi="Calibri" w:cs="Times New Roman"/>
          <w:noProof/>
          <w:sz w:val="22"/>
          <w:szCs w:val="22"/>
        </w:rPr>
      </w:pPr>
      <w:hyperlink w:anchor="_Toc396034129" w:history="1">
        <w:r w:rsidR="009330BC" w:rsidRPr="000948B0">
          <w:rPr>
            <w:rStyle w:val="a8"/>
            <w:noProof/>
          </w:rPr>
          <w:t>2.12.1 Uniform Operations</w:t>
        </w:r>
        <w:r w:rsidR="009330BC">
          <w:rPr>
            <w:noProof/>
            <w:webHidden/>
          </w:rPr>
          <w:tab/>
        </w:r>
        <w:r w:rsidR="009A76EE">
          <w:rPr>
            <w:noProof/>
            <w:webHidden/>
          </w:rPr>
          <w:fldChar w:fldCharType="begin"/>
        </w:r>
        <w:r w:rsidR="009330BC">
          <w:rPr>
            <w:noProof/>
            <w:webHidden/>
          </w:rPr>
          <w:instrText xml:space="preserve"> PAGEREF _Toc396034129 \h </w:instrText>
        </w:r>
        <w:r w:rsidR="009A76EE">
          <w:rPr>
            <w:noProof/>
            <w:webHidden/>
          </w:rPr>
        </w:r>
        <w:r w:rsidR="009A76EE">
          <w:rPr>
            <w:noProof/>
            <w:webHidden/>
          </w:rPr>
          <w:fldChar w:fldCharType="separate"/>
        </w:r>
        <w:r w:rsidR="00533AF0">
          <w:rPr>
            <w:noProof/>
            <w:webHidden/>
          </w:rPr>
          <w:t>26</w:t>
        </w:r>
        <w:r w:rsidR="009A76EE">
          <w:rPr>
            <w:noProof/>
            <w:webHidden/>
          </w:rPr>
          <w:fldChar w:fldCharType="end"/>
        </w:r>
      </w:hyperlink>
    </w:p>
    <w:p w14:paraId="020D5D9F" w14:textId="77777777" w:rsidR="009330BC" w:rsidRPr="0065745B" w:rsidRDefault="002523D9">
      <w:pPr>
        <w:pStyle w:val="3"/>
        <w:rPr>
          <w:rFonts w:ascii="Calibri" w:eastAsia="Times New Roman" w:hAnsi="Calibri" w:cs="Times New Roman"/>
          <w:noProof/>
          <w:sz w:val="22"/>
          <w:szCs w:val="22"/>
        </w:rPr>
      </w:pPr>
      <w:hyperlink w:anchor="_Toc396034130" w:history="1">
        <w:r w:rsidR="009330BC" w:rsidRPr="000948B0">
          <w:rPr>
            <w:rStyle w:val="a8"/>
            <w:noProof/>
          </w:rPr>
          <w:t>2.12.2 Using the Width Modifier with Control Transfer Operations</w:t>
        </w:r>
        <w:r w:rsidR="009330BC">
          <w:rPr>
            <w:noProof/>
            <w:webHidden/>
          </w:rPr>
          <w:tab/>
        </w:r>
        <w:r w:rsidR="009A76EE">
          <w:rPr>
            <w:noProof/>
            <w:webHidden/>
          </w:rPr>
          <w:fldChar w:fldCharType="begin"/>
        </w:r>
        <w:r w:rsidR="009330BC">
          <w:rPr>
            <w:noProof/>
            <w:webHidden/>
          </w:rPr>
          <w:instrText xml:space="preserve"> PAGEREF _Toc396034130 \h </w:instrText>
        </w:r>
        <w:r w:rsidR="009A76EE">
          <w:rPr>
            <w:noProof/>
            <w:webHidden/>
          </w:rPr>
        </w:r>
        <w:r w:rsidR="009A76EE">
          <w:rPr>
            <w:noProof/>
            <w:webHidden/>
          </w:rPr>
          <w:fldChar w:fldCharType="separate"/>
        </w:r>
        <w:r w:rsidR="00533AF0">
          <w:rPr>
            <w:noProof/>
            <w:webHidden/>
          </w:rPr>
          <w:t>28</w:t>
        </w:r>
        <w:r w:rsidR="009A76EE">
          <w:rPr>
            <w:noProof/>
            <w:webHidden/>
          </w:rPr>
          <w:fldChar w:fldCharType="end"/>
        </w:r>
      </w:hyperlink>
    </w:p>
    <w:p w14:paraId="55CD4FB6" w14:textId="77777777" w:rsidR="009330BC" w:rsidRPr="0065745B" w:rsidRDefault="002523D9">
      <w:pPr>
        <w:pStyle w:val="3"/>
        <w:rPr>
          <w:rFonts w:ascii="Calibri" w:eastAsia="Times New Roman" w:hAnsi="Calibri" w:cs="Times New Roman"/>
          <w:noProof/>
          <w:sz w:val="22"/>
          <w:szCs w:val="22"/>
        </w:rPr>
      </w:pPr>
      <w:hyperlink w:anchor="_Toc396034131" w:history="1">
        <w:r w:rsidR="009330BC" w:rsidRPr="000948B0">
          <w:rPr>
            <w:rStyle w:val="a8"/>
            <w:noProof/>
          </w:rPr>
          <w:t>2.12.3 Post-Dominator and Immediate Post-Dominator</w:t>
        </w:r>
        <w:r w:rsidR="009330BC">
          <w:rPr>
            <w:noProof/>
            <w:webHidden/>
          </w:rPr>
          <w:tab/>
        </w:r>
        <w:r w:rsidR="009A76EE">
          <w:rPr>
            <w:noProof/>
            <w:webHidden/>
          </w:rPr>
          <w:fldChar w:fldCharType="begin"/>
        </w:r>
        <w:r w:rsidR="009330BC">
          <w:rPr>
            <w:noProof/>
            <w:webHidden/>
          </w:rPr>
          <w:instrText xml:space="preserve"> PAGEREF _Toc396034131 \h </w:instrText>
        </w:r>
        <w:r w:rsidR="009A76EE">
          <w:rPr>
            <w:noProof/>
            <w:webHidden/>
          </w:rPr>
        </w:r>
        <w:r w:rsidR="009A76EE">
          <w:rPr>
            <w:noProof/>
            <w:webHidden/>
          </w:rPr>
          <w:fldChar w:fldCharType="separate"/>
        </w:r>
        <w:r w:rsidR="00533AF0">
          <w:rPr>
            <w:noProof/>
            <w:webHidden/>
          </w:rPr>
          <w:t>29</w:t>
        </w:r>
        <w:r w:rsidR="009A76EE">
          <w:rPr>
            <w:noProof/>
            <w:webHidden/>
          </w:rPr>
          <w:fldChar w:fldCharType="end"/>
        </w:r>
      </w:hyperlink>
    </w:p>
    <w:p w14:paraId="4077E6BD" w14:textId="77777777" w:rsidR="009330BC" w:rsidRPr="0065745B" w:rsidRDefault="002523D9">
      <w:pPr>
        <w:pStyle w:val="1"/>
        <w:rPr>
          <w:rFonts w:ascii="Calibri" w:eastAsia="Times New Roman" w:hAnsi="Calibri" w:cs="Times New Roman"/>
          <w:b w:val="0"/>
          <w:bCs w:val="0"/>
          <w:noProof/>
          <w:sz w:val="22"/>
          <w:szCs w:val="22"/>
        </w:rPr>
      </w:pPr>
      <w:hyperlink w:anchor="_Toc396034132" w:history="1">
        <w:r w:rsidR="009330BC" w:rsidRPr="000948B0">
          <w:rPr>
            <w:rStyle w:val="a8"/>
            <w:noProof/>
          </w:rPr>
          <w:t>Chapter 3.  Examples of HSAIL Programs</w:t>
        </w:r>
        <w:r w:rsidR="009330BC">
          <w:rPr>
            <w:noProof/>
            <w:webHidden/>
          </w:rPr>
          <w:tab/>
        </w:r>
        <w:r w:rsidR="009A76EE">
          <w:rPr>
            <w:noProof/>
            <w:webHidden/>
          </w:rPr>
          <w:fldChar w:fldCharType="begin"/>
        </w:r>
        <w:r w:rsidR="009330BC">
          <w:rPr>
            <w:noProof/>
            <w:webHidden/>
          </w:rPr>
          <w:instrText xml:space="preserve"> PAGEREF _Toc396034132 \h </w:instrText>
        </w:r>
        <w:r w:rsidR="009A76EE">
          <w:rPr>
            <w:noProof/>
            <w:webHidden/>
          </w:rPr>
        </w:r>
        <w:r w:rsidR="009A76EE">
          <w:rPr>
            <w:noProof/>
            <w:webHidden/>
          </w:rPr>
          <w:fldChar w:fldCharType="separate"/>
        </w:r>
        <w:r w:rsidR="00533AF0">
          <w:rPr>
            <w:noProof/>
            <w:webHidden/>
          </w:rPr>
          <w:t>31</w:t>
        </w:r>
        <w:r w:rsidR="009A76EE">
          <w:rPr>
            <w:noProof/>
            <w:webHidden/>
          </w:rPr>
          <w:fldChar w:fldCharType="end"/>
        </w:r>
      </w:hyperlink>
    </w:p>
    <w:p w14:paraId="52DBC789" w14:textId="77777777" w:rsidR="009330BC" w:rsidRPr="0065745B" w:rsidRDefault="002523D9">
      <w:pPr>
        <w:pStyle w:val="2"/>
        <w:rPr>
          <w:rFonts w:ascii="Calibri" w:eastAsia="Times New Roman" w:hAnsi="Calibri" w:cs="Times New Roman"/>
          <w:noProof/>
          <w:sz w:val="22"/>
          <w:szCs w:val="22"/>
        </w:rPr>
      </w:pPr>
      <w:hyperlink w:anchor="_Toc396034133" w:history="1">
        <w:r w:rsidR="009330BC" w:rsidRPr="000948B0">
          <w:rPr>
            <w:rStyle w:val="a8"/>
            <w:noProof/>
          </w:rPr>
          <w:t>3.1 Vector Add Translated to HSAIL</w:t>
        </w:r>
        <w:r w:rsidR="009330BC">
          <w:rPr>
            <w:noProof/>
            <w:webHidden/>
          </w:rPr>
          <w:tab/>
        </w:r>
        <w:r w:rsidR="009A76EE">
          <w:rPr>
            <w:noProof/>
            <w:webHidden/>
          </w:rPr>
          <w:fldChar w:fldCharType="begin"/>
        </w:r>
        <w:r w:rsidR="009330BC">
          <w:rPr>
            <w:noProof/>
            <w:webHidden/>
          </w:rPr>
          <w:instrText xml:space="preserve"> PAGEREF _Toc396034133 \h </w:instrText>
        </w:r>
        <w:r w:rsidR="009A76EE">
          <w:rPr>
            <w:noProof/>
            <w:webHidden/>
          </w:rPr>
        </w:r>
        <w:r w:rsidR="009A76EE">
          <w:rPr>
            <w:noProof/>
            <w:webHidden/>
          </w:rPr>
          <w:fldChar w:fldCharType="separate"/>
        </w:r>
        <w:r w:rsidR="00533AF0">
          <w:rPr>
            <w:noProof/>
            <w:webHidden/>
          </w:rPr>
          <w:t>31</w:t>
        </w:r>
        <w:r w:rsidR="009A76EE">
          <w:rPr>
            <w:noProof/>
            <w:webHidden/>
          </w:rPr>
          <w:fldChar w:fldCharType="end"/>
        </w:r>
      </w:hyperlink>
    </w:p>
    <w:p w14:paraId="5482BBAB" w14:textId="77777777" w:rsidR="009330BC" w:rsidRPr="0065745B" w:rsidRDefault="002523D9">
      <w:pPr>
        <w:pStyle w:val="2"/>
        <w:rPr>
          <w:rFonts w:ascii="Calibri" w:eastAsia="Times New Roman" w:hAnsi="Calibri" w:cs="Times New Roman"/>
          <w:noProof/>
          <w:sz w:val="22"/>
          <w:szCs w:val="22"/>
        </w:rPr>
      </w:pPr>
      <w:hyperlink w:anchor="_Toc396034134" w:history="1">
        <w:r w:rsidR="009330BC" w:rsidRPr="000948B0">
          <w:rPr>
            <w:rStyle w:val="a8"/>
            <w:noProof/>
          </w:rPr>
          <w:t>3.2 Transpose Translated to HSAIL</w:t>
        </w:r>
        <w:r w:rsidR="009330BC">
          <w:rPr>
            <w:noProof/>
            <w:webHidden/>
          </w:rPr>
          <w:tab/>
        </w:r>
        <w:r w:rsidR="009A76EE">
          <w:rPr>
            <w:noProof/>
            <w:webHidden/>
          </w:rPr>
          <w:fldChar w:fldCharType="begin"/>
        </w:r>
        <w:r w:rsidR="009330BC">
          <w:rPr>
            <w:noProof/>
            <w:webHidden/>
          </w:rPr>
          <w:instrText xml:space="preserve"> PAGEREF _Toc396034134 \h </w:instrText>
        </w:r>
        <w:r w:rsidR="009A76EE">
          <w:rPr>
            <w:noProof/>
            <w:webHidden/>
          </w:rPr>
        </w:r>
        <w:r w:rsidR="009A76EE">
          <w:rPr>
            <w:noProof/>
            <w:webHidden/>
          </w:rPr>
          <w:fldChar w:fldCharType="separate"/>
        </w:r>
        <w:r w:rsidR="00533AF0">
          <w:rPr>
            <w:noProof/>
            <w:webHidden/>
          </w:rPr>
          <w:t>32</w:t>
        </w:r>
        <w:r w:rsidR="009A76EE">
          <w:rPr>
            <w:noProof/>
            <w:webHidden/>
          </w:rPr>
          <w:fldChar w:fldCharType="end"/>
        </w:r>
      </w:hyperlink>
    </w:p>
    <w:p w14:paraId="3666745A" w14:textId="77777777" w:rsidR="009330BC" w:rsidRPr="0065745B" w:rsidRDefault="002523D9">
      <w:pPr>
        <w:pStyle w:val="1"/>
        <w:rPr>
          <w:rFonts w:ascii="Calibri" w:eastAsia="Times New Roman" w:hAnsi="Calibri" w:cs="Times New Roman"/>
          <w:b w:val="0"/>
          <w:bCs w:val="0"/>
          <w:noProof/>
          <w:sz w:val="22"/>
          <w:szCs w:val="22"/>
        </w:rPr>
      </w:pPr>
      <w:hyperlink w:anchor="_Toc396034135" w:history="1">
        <w:r w:rsidR="009330BC" w:rsidRPr="000948B0">
          <w:rPr>
            <w:rStyle w:val="a8"/>
            <w:noProof/>
          </w:rPr>
          <w:t>Chapter 4.  HSAIL Syntax and Semantics</w:t>
        </w:r>
        <w:r w:rsidR="009330BC">
          <w:rPr>
            <w:noProof/>
            <w:webHidden/>
          </w:rPr>
          <w:tab/>
        </w:r>
        <w:r w:rsidR="009A76EE">
          <w:rPr>
            <w:noProof/>
            <w:webHidden/>
          </w:rPr>
          <w:fldChar w:fldCharType="begin"/>
        </w:r>
        <w:r w:rsidR="009330BC">
          <w:rPr>
            <w:noProof/>
            <w:webHidden/>
          </w:rPr>
          <w:instrText xml:space="preserve"> PAGEREF _Toc396034135 \h </w:instrText>
        </w:r>
        <w:r w:rsidR="009A76EE">
          <w:rPr>
            <w:noProof/>
            <w:webHidden/>
          </w:rPr>
        </w:r>
        <w:r w:rsidR="009A76EE">
          <w:rPr>
            <w:noProof/>
            <w:webHidden/>
          </w:rPr>
          <w:fldChar w:fldCharType="separate"/>
        </w:r>
        <w:r w:rsidR="00533AF0">
          <w:rPr>
            <w:noProof/>
            <w:webHidden/>
          </w:rPr>
          <w:t>33</w:t>
        </w:r>
        <w:r w:rsidR="009A76EE">
          <w:rPr>
            <w:noProof/>
            <w:webHidden/>
          </w:rPr>
          <w:fldChar w:fldCharType="end"/>
        </w:r>
      </w:hyperlink>
    </w:p>
    <w:p w14:paraId="138A6362" w14:textId="77777777" w:rsidR="009330BC" w:rsidRPr="0065745B" w:rsidRDefault="002523D9">
      <w:pPr>
        <w:pStyle w:val="2"/>
        <w:rPr>
          <w:rFonts w:ascii="Calibri" w:eastAsia="Times New Roman" w:hAnsi="Calibri" w:cs="Times New Roman"/>
          <w:noProof/>
          <w:sz w:val="22"/>
          <w:szCs w:val="22"/>
        </w:rPr>
      </w:pPr>
      <w:hyperlink w:anchor="_Toc396034136" w:history="1">
        <w:r w:rsidR="009330BC" w:rsidRPr="000948B0">
          <w:rPr>
            <w:rStyle w:val="a8"/>
            <w:noProof/>
          </w:rPr>
          <w:t>4.1 Two Formats</w:t>
        </w:r>
        <w:r w:rsidR="009330BC">
          <w:rPr>
            <w:noProof/>
            <w:webHidden/>
          </w:rPr>
          <w:tab/>
        </w:r>
        <w:r w:rsidR="009A76EE">
          <w:rPr>
            <w:noProof/>
            <w:webHidden/>
          </w:rPr>
          <w:fldChar w:fldCharType="begin"/>
        </w:r>
        <w:r w:rsidR="009330BC">
          <w:rPr>
            <w:noProof/>
            <w:webHidden/>
          </w:rPr>
          <w:instrText xml:space="preserve"> PAGEREF _Toc396034136 \h </w:instrText>
        </w:r>
        <w:r w:rsidR="009A76EE">
          <w:rPr>
            <w:noProof/>
            <w:webHidden/>
          </w:rPr>
        </w:r>
        <w:r w:rsidR="009A76EE">
          <w:rPr>
            <w:noProof/>
            <w:webHidden/>
          </w:rPr>
          <w:fldChar w:fldCharType="separate"/>
        </w:r>
        <w:r w:rsidR="00533AF0">
          <w:rPr>
            <w:noProof/>
            <w:webHidden/>
          </w:rPr>
          <w:t>33</w:t>
        </w:r>
        <w:r w:rsidR="009A76EE">
          <w:rPr>
            <w:noProof/>
            <w:webHidden/>
          </w:rPr>
          <w:fldChar w:fldCharType="end"/>
        </w:r>
      </w:hyperlink>
    </w:p>
    <w:p w14:paraId="3F137367" w14:textId="77777777" w:rsidR="009330BC" w:rsidRPr="0065745B" w:rsidRDefault="002523D9">
      <w:pPr>
        <w:pStyle w:val="2"/>
        <w:rPr>
          <w:rFonts w:ascii="Calibri" w:eastAsia="Times New Roman" w:hAnsi="Calibri" w:cs="Times New Roman"/>
          <w:noProof/>
          <w:sz w:val="22"/>
          <w:szCs w:val="22"/>
        </w:rPr>
      </w:pPr>
      <w:hyperlink w:anchor="_Toc396034137" w:history="1">
        <w:r w:rsidR="009330BC" w:rsidRPr="000948B0">
          <w:rPr>
            <w:rStyle w:val="a8"/>
            <w:noProof/>
          </w:rPr>
          <w:t>4.2 Program</w:t>
        </w:r>
        <w:r w:rsidR="009330BC">
          <w:rPr>
            <w:noProof/>
            <w:webHidden/>
          </w:rPr>
          <w:tab/>
        </w:r>
        <w:r w:rsidR="009A76EE">
          <w:rPr>
            <w:noProof/>
            <w:webHidden/>
          </w:rPr>
          <w:fldChar w:fldCharType="begin"/>
        </w:r>
        <w:r w:rsidR="009330BC">
          <w:rPr>
            <w:noProof/>
            <w:webHidden/>
          </w:rPr>
          <w:instrText xml:space="preserve"> PAGEREF _Toc396034137 \h </w:instrText>
        </w:r>
        <w:r w:rsidR="009A76EE">
          <w:rPr>
            <w:noProof/>
            <w:webHidden/>
          </w:rPr>
        </w:r>
        <w:r w:rsidR="009A76EE">
          <w:rPr>
            <w:noProof/>
            <w:webHidden/>
          </w:rPr>
          <w:fldChar w:fldCharType="separate"/>
        </w:r>
        <w:r w:rsidR="00533AF0">
          <w:rPr>
            <w:noProof/>
            <w:webHidden/>
          </w:rPr>
          <w:t>33</w:t>
        </w:r>
        <w:r w:rsidR="009A76EE">
          <w:rPr>
            <w:noProof/>
            <w:webHidden/>
          </w:rPr>
          <w:fldChar w:fldCharType="end"/>
        </w:r>
      </w:hyperlink>
    </w:p>
    <w:p w14:paraId="683F1739" w14:textId="77777777" w:rsidR="009330BC" w:rsidRPr="0065745B" w:rsidRDefault="002523D9">
      <w:pPr>
        <w:pStyle w:val="3"/>
        <w:rPr>
          <w:rFonts w:ascii="Calibri" w:eastAsia="Times New Roman" w:hAnsi="Calibri" w:cs="Times New Roman"/>
          <w:noProof/>
          <w:sz w:val="22"/>
          <w:szCs w:val="22"/>
        </w:rPr>
      </w:pPr>
      <w:hyperlink w:anchor="_Toc396034138" w:history="1">
        <w:r w:rsidR="009330BC" w:rsidRPr="000948B0">
          <w:rPr>
            <w:rStyle w:val="a8"/>
            <w:noProof/>
          </w:rPr>
          <w:t>4.2.1 Agent Id</w:t>
        </w:r>
        <w:r w:rsidR="009330BC">
          <w:rPr>
            <w:noProof/>
            <w:webHidden/>
          </w:rPr>
          <w:tab/>
        </w:r>
        <w:r w:rsidR="009A76EE">
          <w:rPr>
            <w:noProof/>
            <w:webHidden/>
          </w:rPr>
          <w:fldChar w:fldCharType="begin"/>
        </w:r>
        <w:r w:rsidR="009330BC">
          <w:rPr>
            <w:noProof/>
            <w:webHidden/>
          </w:rPr>
          <w:instrText xml:space="preserve"> PAGEREF _Toc396034138 \h </w:instrText>
        </w:r>
        <w:r w:rsidR="009A76EE">
          <w:rPr>
            <w:noProof/>
            <w:webHidden/>
          </w:rPr>
        </w:r>
        <w:r w:rsidR="009A76EE">
          <w:rPr>
            <w:noProof/>
            <w:webHidden/>
          </w:rPr>
          <w:fldChar w:fldCharType="separate"/>
        </w:r>
        <w:r w:rsidR="00533AF0">
          <w:rPr>
            <w:noProof/>
            <w:webHidden/>
          </w:rPr>
          <w:t>34</w:t>
        </w:r>
        <w:r w:rsidR="009A76EE">
          <w:rPr>
            <w:noProof/>
            <w:webHidden/>
          </w:rPr>
          <w:fldChar w:fldCharType="end"/>
        </w:r>
      </w:hyperlink>
    </w:p>
    <w:p w14:paraId="576AD99F" w14:textId="77777777" w:rsidR="009330BC" w:rsidRPr="0065745B" w:rsidRDefault="002523D9">
      <w:pPr>
        <w:pStyle w:val="3"/>
        <w:rPr>
          <w:rFonts w:ascii="Calibri" w:eastAsia="Times New Roman" w:hAnsi="Calibri" w:cs="Times New Roman"/>
          <w:noProof/>
          <w:sz w:val="22"/>
          <w:szCs w:val="22"/>
        </w:rPr>
      </w:pPr>
      <w:hyperlink w:anchor="_Toc396034139" w:history="1">
        <w:r w:rsidR="009330BC" w:rsidRPr="000948B0">
          <w:rPr>
            <w:rStyle w:val="a8"/>
            <w:noProof/>
          </w:rPr>
          <w:t>4.2.2 Call Convention Id</w:t>
        </w:r>
        <w:r w:rsidR="009330BC">
          <w:rPr>
            <w:noProof/>
            <w:webHidden/>
          </w:rPr>
          <w:tab/>
        </w:r>
        <w:r w:rsidR="009A76EE">
          <w:rPr>
            <w:noProof/>
            <w:webHidden/>
          </w:rPr>
          <w:fldChar w:fldCharType="begin"/>
        </w:r>
        <w:r w:rsidR="009330BC">
          <w:rPr>
            <w:noProof/>
            <w:webHidden/>
          </w:rPr>
          <w:instrText xml:space="preserve"> PAGEREF _Toc396034139 \h </w:instrText>
        </w:r>
        <w:r w:rsidR="009A76EE">
          <w:rPr>
            <w:noProof/>
            <w:webHidden/>
          </w:rPr>
        </w:r>
        <w:r w:rsidR="009A76EE">
          <w:rPr>
            <w:noProof/>
            <w:webHidden/>
          </w:rPr>
          <w:fldChar w:fldCharType="separate"/>
        </w:r>
        <w:r w:rsidR="00533AF0">
          <w:rPr>
            <w:noProof/>
            <w:webHidden/>
          </w:rPr>
          <w:t>34</w:t>
        </w:r>
        <w:r w:rsidR="009A76EE">
          <w:rPr>
            <w:noProof/>
            <w:webHidden/>
          </w:rPr>
          <w:fldChar w:fldCharType="end"/>
        </w:r>
      </w:hyperlink>
    </w:p>
    <w:p w14:paraId="392B8287" w14:textId="77777777" w:rsidR="009330BC" w:rsidRPr="0065745B" w:rsidRDefault="002523D9">
      <w:pPr>
        <w:pStyle w:val="3"/>
        <w:rPr>
          <w:rFonts w:ascii="Calibri" w:eastAsia="Times New Roman" w:hAnsi="Calibri" w:cs="Times New Roman"/>
          <w:noProof/>
          <w:sz w:val="22"/>
          <w:szCs w:val="22"/>
        </w:rPr>
      </w:pPr>
      <w:hyperlink w:anchor="_Toc396034140" w:history="1">
        <w:r w:rsidR="009330BC" w:rsidRPr="000948B0">
          <w:rPr>
            <w:rStyle w:val="a8"/>
            <w:noProof/>
          </w:rPr>
          <w:t>4.2.3 Finalization and Code Descriptors</w:t>
        </w:r>
        <w:r w:rsidR="009330BC">
          <w:rPr>
            <w:noProof/>
            <w:webHidden/>
          </w:rPr>
          <w:tab/>
        </w:r>
        <w:r w:rsidR="009A76EE">
          <w:rPr>
            <w:noProof/>
            <w:webHidden/>
          </w:rPr>
          <w:fldChar w:fldCharType="begin"/>
        </w:r>
        <w:r w:rsidR="009330BC">
          <w:rPr>
            <w:noProof/>
            <w:webHidden/>
          </w:rPr>
          <w:instrText xml:space="preserve"> PAGEREF _Toc396034140 \h </w:instrText>
        </w:r>
        <w:r w:rsidR="009A76EE">
          <w:rPr>
            <w:noProof/>
            <w:webHidden/>
          </w:rPr>
        </w:r>
        <w:r w:rsidR="009A76EE">
          <w:rPr>
            <w:noProof/>
            <w:webHidden/>
          </w:rPr>
          <w:fldChar w:fldCharType="separate"/>
        </w:r>
        <w:r w:rsidR="00533AF0">
          <w:rPr>
            <w:noProof/>
            <w:webHidden/>
          </w:rPr>
          <w:t>34</w:t>
        </w:r>
        <w:r w:rsidR="009A76EE">
          <w:rPr>
            <w:noProof/>
            <w:webHidden/>
          </w:rPr>
          <w:fldChar w:fldCharType="end"/>
        </w:r>
      </w:hyperlink>
    </w:p>
    <w:p w14:paraId="553B3FBF" w14:textId="77777777" w:rsidR="009330BC" w:rsidRPr="0065745B" w:rsidRDefault="002523D9">
      <w:pPr>
        <w:pStyle w:val="2"/>
        <w:rPr>
          <w:rFonts w:ascii="Calibri" w:eastAsia="Times New Roman" w:hAnsi="Calibri" w:cs="Times New Roman"/>
          <w:noProof/>
          <w:sz w:val="22"/>
          <w:szCs w:val="22"/>
        </w:rPr>
      </w:pPr>
      <w:hyperlink w:anchor="_Toc396034141" w:history="1">
        <w:r w:rsidR="009330BC" w:rsidRPr="000948B0">
          <w:rPr>
            <w:rStyle w:val="a8"/>
            <w:noProof/>
          </w:rPr>
          <w:t>4.3 Module</w:t>
        </w:r>
        <w:r w:rsidR="009330BC">
          <w:rPr>
            <w:noProof/>
            <w:webHidden/>
          </w:rPr>
          <w:tab/>
        </w:r>
        <w:r w:rsidR="009A76EE">
          <w:rPr>
            <w:noProof/>
            <w:webHidden/>
          </w:rPr>
          <w:fldChar w:fldCharType="begin"/>
        </w:r>
        <w:r w:rsidR="009330BC">
          <w:rPr>
            <w:noProof/>
            <w:webHidden/>
          </w:rPr>
          <w:instrText xml:space="preserve"> PAGEREF _Toc396034141 \h </w:instrText>
        </w:r>
        <w:r w:rsidR="009A76EE">
          <w:rPr>
            <w:noProof/>
            <w:webHidden/>
          </w:rPr>
        </w:r>
        <w:r w:rsidR="009A76EE">
          <w:rPr>
            <w:noProof/>
            <w:webHidden/>
          </w:rPr>
          <w:fldChar w:fldCharType="separate"/>
        </w:r>
        <w:r w:rsidR="00533AF0">
          <w:rPr>
            <w:noProof/>
            <w:webHidden/>
          </w:rPr>
          <w:t>37</w:t>
        </w:r>
        <w:r w:rsidR="009A76EE">
          <w:rPr>
            <w:noProof/>
            <w:webHidden/>
          </w:rPr>
          <w:fldChar w:fldCharType="end"/>
        </w:r>
      </w:hyperlink>
    </w:p>
    <w:p w14:paraId="5D095FE5" w14:textId="77777777" w:rsidR="009330BC" w:rsidRPr="0065745B" w:rsidRDefault="002523D9">
      <w:pPr>
        <w:pStyle w:val="3"/>
        <w:rPr>
          <w:rFonts w:ascii="Calibri" w:eastAsia="Times New Roman" w:hAnsi="Calibri" w:cs="Times New Roman"/>
          <w:noProof/>
          <w:sz w:val="22"/>
          <w:szCs w:val="22"/>
        </w:rPr>
      </w:pPr>
      <w:hyperlink w:anchor="_Toc396034142" w:history="1">
        <w:r w:rsidR="009330BC" w:rsidRPr="000948B0">
          <w:rPr>
            <w:rStyle w:val="a8"/>
            <w:noProof/>
          </w:rPr>
          <w:t>4.3.1 Annotations</w:t>
        </w:r>
        <w:r w:rsidR="009330BC">
          <w:rPr>
            <w:noProof/>
            <w:webHidden/>
          </w:rPr>
          <w:tab/>
        </w:r>
        <w:r w:rsidR="009A76EE">
          <w:rPr>
            <w:noProof/>
            <w:webHidden/>
          </w:rPr>
          <w:fldChar w:fldCharType="begin"/>
        </w:r>
        <w:r w:rsidR="009330BC">
          <w:rPr>
            <w:noProof/>
            <w:webHidden/>
          </w:rPr>
          <w:instrText xml:space="preserve"> PAGEREF _Toc396034142 \h </w:instrText>
        </w:r>
        <w:r w:rsidR="009A76EE">
          <w:rPr>
            <w:noProof/>
            <w:webHidden/>
          </w:rPr>
        </w:r>
        <w:r w:rsidR="009A76EE">
          <w:rPr>
            <w:noProof/>
            <w:webHidden/>
          </w:rPr>
          <w:fldChar w:fldCharType="separate"/>
        </w:r>
        <w:r w:rsidR="00533AF0">
          <w:rPr>
            <w:noProof/>
            <w:webHidden/>
          </w:rPr>
          <w:t>39</w:t>
        </w:r>
        <w:r w:rsidR="009A76EE">
          <w:rPr>
            <w:noProof/>
            <w:webHidden/>
          </w:rPr>
          <w:fldChar w:fldCharType="end"/>
        </w:r>
      </w:hyperlink>
    </w:p>
    <w:p w14:paraId="4BB0C868" w14:textId="77777777" w:rsidR="009330BC" w:rsidRPr="0065745B" w:rsidRDefault="002523D9">
      <w:pPr>
        <w:pStyle w:val="3"/>
        <w:rPr>
          <w:rFonts w:ascii="Calibri" w:eastAsia="Times New Roman" w:hAnsi="Calibri" w:cs="Times New Roman"/>
          <w:noProof/>
          <w:sz w:val="22"/>
          <w:szCs w:val="22"/>
        </w:rPr>
      </w:pPr>
      <w:hyperlink w:anchor="_Toc396034143" w:history="1">
        <w:r w:rsidR="009330BC" w:rsidRPr="000948B0">
          <w:rPr>
            <w:rStyle w:val="a8"/>
            <w:noProof/>
          </w:rPr>
          <w:t>4.3.2 Kernel</w:t>
        </w:r>
        <w:r w:rsidR="009330BC">
          <w:rPr>
            <w:noProof/>
            <w:webHidden/>
          </w:rPr>
          <w:tab/>
        </w:r>
        <w:r w:rsidR="009A76EE">
          <w:rPr>
            <w:noProof/>
            <w:webHidden/>
          </w:rPr>
          <w:fldChar w:fldCharType="begin"/>
        </w:r>
        <w:r w:rsidR="009330BC">
          <w:rPr>
            <w:noProof/>
            <w:webHidden/>
          </w:rPr>
          <w:instrText xml:space="preserve"> PAGEREF _Toc396034143 \h </w:instrText>
        </w:r>
        <w:r w:rsidR="009A76EE">
          <w:rPr>
            <w:noProof/>
            <w:webHidden/>
          </w:rPr>
        </w:r>
        <w:r w:rsidR="009A76EE">
          <w:rPr>
            <w:noProof/>
            <w:webHidden/>
          </w:rPr>
          <w:fldChar w:fldCharType="separate"/>
        </w:r>
        <w:r w:rsidR="00533AF0">
          <w:rPr>
            <w:noProof/>
            <w:webHidden/>
          </w:rPr>
          <w:t>40</w:t>
        </w:r>
        <w:r w:rsidR="009A76EE">
          <w:rPr>
            <w:noProof/>
            <w:webHidden/>
          </w:rPr>
          <w:fldChar w:fldCharType="end"/>
        </w:r>
      </w:hyperlink>
    </w:p>
    <w:p w14:paraId="58050D0E" w14:textId="77777777" w:rsidR="009330BC" w:rsidRPr="0065745B" w:rsidRDefault="002523D9">
      <w:pPr>
        <w:pStyle w:val="3"/>
        <w:rPr>
          <w:rFonts w:ascii="Calibri" w:eastAsia="Times New Roman" w:hAnsi="Calibri" w:cs="Times New Roman"/>
          <w:noProof/>
          <w:sz w:val="22"/>
          <w:szCs w:val="22"/>
        </w:rPr>
      </w:pPr>
      <w:hyperlink w:anchor="_Toc396034144" w:history="1">
        <w:r w:rsidR="009330BC" w:rsidRPr="000948B0">
          <w:rPr>
            <w:rStyle w:val="a8"/>
            <w:noProof/>
          </w:rPr>
          <w:t>4.3.3 Function</w:t>
        </w:r>
        <w:r w:rsidR="009330BC">
          <w:rPr>
            <w:noProof/>
            <w:webHidden/>
          </w:rPr>
          <w:tab/>
        </w:r>
        <w:r w:rsidR="009A76EE">
          <w:rPr>
            <w:noProof/>
            <w:webHidden/>
          </w:rPr>
          <w:fldChar w:fldCharType="begin"/>
        </w:r>
        <w:r w:rsidR="009330BC">
          <w:rPr>
            <w:noProof/>
            <w:webHidden/>
          </w:rPr>
          <w:instrText xml:space="preserve"> PAGEREF _Toc396034144 \h </w:instrText>
        </w:r>
        <w:r w:rsidR="009A76EE">
          <w:rPr>
            <w:noProof/>
            <w:webHidden/>
          </w:rPr>
        </w:r>
        <w:r w:rsidR="009A76EE">
          <w:rPr>
            <w:noProof/>
            <w:webHidden/>
          </w:rPr>
          <w:fldChar w:fldCharType="separate"/>
        </w:r>
        <w:r w:rsidR="00533AF0">
          <w:rPr>
            <w:noProof/>
            <w:webHidden/>
          </w:rPr>
          <w:t>41</w:t>
        </w:r>
        <w:r w:rsidR="009A76EE">
          <w:rPr>
            <w:noProof/>
            <w:webHidden/>
          </w:rPr>
          <w:fldChar w:fldCharType="end"/>
        </w:r>
      </w:hyperlink>
    </w:p>
    <w:p w14:paraId="54D2B2AB" w14:textId="77777777" w:rsidR="009330BC" w:rsidRPr="0065745B" w:rsidRDefault="002523D9">
      <w:pPr>
        <w:pStyle w:val="3"/>
        <w:rPr>
          <w:rFonts w:ascii="Calibri" w:eastAsia="Times New Roman" w:hAnsi="Calibri" w:cs="Times New Roman"/>
          <w:noProof/>
          <w:sz w:val="22"/>
          <w:szCs w:val="22"/>
        </w:rPr>
      </w:pPr>
      <w:hyperlink w:anchor="_Toc396034145" w:history="1">
        <w:r w:rsidR="009330BC" w:rsidRPr="000948B0">
          <w:rPr>
            <w:rStyle w:val="a8"/>
            <w:noProof/>
          </w:rPr>
          <w:t>4.3.4 Signature</w:t>
        </w:r>
        <w:r w:rsidR="009330BC">
          <w:rPr>
            <w:noProof/>
            <w:webHidden/>
          </w:rPr>
          <w:tab/>
        </w:r>
        <w:r w:rsidR="009A76EE">
          <w:rPr>
            <w:noProof/>
            <w:webHidden/>
          </w:rPr>
          <w:fldChar w:fldCharType="begin"/>
        </w:r>
        <w:r w:rsidR="009330BC">
          <w:rPr>
            <w:noProof/>
            <w:webHidden/>
          </w:rPr>
          <w:instrText xml:space="preserve"> PAGEREF _Toc396034145 \h </w:instrText>
        </w:r>
        <w:r w:rsidR="009A76EE">
          <w:rPr>
            <w:noProof/>
            <w:webHidden/>
          </w:rPr>
        </w:r>
        <w:r w:rsidR="009A76EE">
          <w:rPr>
            <w:noProof/>
            <w:webHidden/>
          </w:rPr>
          <w:fldChar w:fldCharType="separate"/>
        </w:r>
        <w:r w:rsidR="00533AF0">
          <w:rPr>
            <w:noProof/>
            <w:webHidden/>
          </w:rPr>
          <w:t>44</w:t>
        </w:r>
        <w:r w:rsidR="009A76EE">
          <w:rPr>
            <w:noProof/>
            <w:webHidden/>
          </w:rPr>
          <w:fldChar w:fldCharType="end"/>
        </w:r>
      </w:hyperlink>
    </w:p>
    <w:p w14:paraId="321D2922" w14:textId="77777777" w:rsidR="009330BC" w:rsidRPr="0065745B" w:rsidRDefault="002523D9">
      <w:pPr>
        <w:pStyle w:val="3"/>
        <w:rPr>
          <w:rFonts w:ascii="Calibri" w:eastAsia="Times New Roman" w:hAnsi="Calibri" w:cs="Times New Roman"/>
          <w:noProof/>
          <w:sz w:val="22"/>
          <w:szCs w:val="22"/>
        </w:rPr>
      </w:pPr>
      <w:hyperlink w:anchor="_Toc396034146" w:history="1">
        <w:r w:rsidR="009330BC" w:rsidRPr="000948B0">
          <w:rPr>
            <w:rStyle w:val="a8"/>
            <w:noProof/>
          </w:rPr>
          <w:t>4.3.5 Code Block</w:t>
        </w:r>
        <w:r w:rsidR="009330BC">
          <w:rPr>
            <w:noProof/>
            <w:webHidden/>
          </w:rPr>
          <w:tab/>
        </w:r>
        <w:r w:rsidR="009A76EE">
          <w:rPr>
            <w:noProof/>
            <w:webHidden/>
          </w:rPr>
          <w:fldChar w:fldCharType="begin"/>
        </w:r>
        <w:r w:rsidR="009330BC">
          <w:rPr>
            <w:noProof/>
            <w:webHidden/>
          </w:rPr>
          <w:instrText xml:space="preserve"> PAGEREF _Toc396034146 \h </w:instrText>
        </w:r>
        <w:r w:rsidR="009A76EE">
          <w:rPr>
            <w:noProof/>
            <w:webHidden/>
          </w:rPr>
        </w:r>
        <w:r w:rsidR="009A76EE">
          <w:rPr>
            <w:noProof/>
            <w:webHidden/>
          </w:rPr>
          <w:fldChar w:fldCharType="separate"/>
        </w:r>
        <w:r w:rsidR="00533AF0">
          <w:rPr>
            <w:noProof/>
            <w:webHidden/>
          </w:rPr>
          <w:t>45</w:t>
        </w:r>
        <w:r w:rsidR="009A76EE">
          <w:rPr>
            <w:noProof/>
            <w:webHidden/>
          </w:rPr>
          <w:fldChar w:fldCharType="end"/>
        </w:r>
      </w:hyperlink>
    </w:p>
    <w:p w14:paraId="23BFBD1E" w14:textId="77777777" w:rsidR="009330BC" w:rsidRPr="0065745B" w:rsidRDefault="002523D9">
      <w:pPr>
        <w:pStyle w:val="3"/>
        <w:rPr>
          <w:rFonts w:ascii="Calibri" w:eastAsia="Times New Roman" w:hAnsi="Calibri" w:cs="Times New Roman"/>
          <w:noProof/>
          <w:sz w:val="22"/>
          <w:szCs w:val="22"/>
        </w:rPr>
      </w:pPr>
      <w:hyperlink w:anchor="_Toc396034147" w:history="1">
        <w:r w:rsidR="009330BC" w:rsidRPr="000948B0">
          <w:rPr>
            <w:rStyle w:val="a8"/>
            <w:noProof/>
          </w:rPr>
          <w:t>4.3.6 Arg Block</w:t>
        </w:r>
        <w:r w:rsidR="009330BC">
          <w:rPr>
            <w:noProof/>
            <w:webHidden/>
          </w:rPr>
          <w:tab/>
        </w:r>
        <w:r w:rsidR="009A76EE">
          <w:rPr>
            <w:noProof/>
            <w:webHidden/>
          </w:rPr>
          <w:fldChar w:fldCharType="begin"/>
        </w:r>
        <w:r w:rsidR="009330BC">
          <w:rPr>
            <w:noProof/>
            <w:webHidden/>
          </w:rPr>
          <w:instrText xml:space="preserve"> PAGEREF _Toc396034147 \h </w:instrText>
        </w:r>
        <w:r w:rsidR="009A76EE">
          <w:rPr>
            <w:noProof/>
            <w:webHidden/>
          </w:rPr>
        </w:r>
        <w:r w:rsidR="009A76EE">
          <w:rPr>
            <w:noProof/>
            <w:webHidden/>
          </w:rPr>
          <w:fldChar w:fldCharType="separate"/>
        </w:r>
        <w:r w:rsidR="00533AF0">
          <w:rPr>
            <w:noProof/>
            <w:webHidden/>
          </w:rPr>
          <w:t>47</w:t>
        </w:r>
        <w:r w:rsidR="009A76EE">
          <w:rPr>
            <w:noProof/>
            <w:webHidden/>
          </w:rPr>
          <w:fldChar w:fldCharType="end"/>
        </w:r>
      </w:hyperlink>
    </w:p>
    <w:p w14:paraId="0DC6F17B" w14:textId="77777777" w:rsidR="009330BC" w:rsidRPr="0065745B" w:rsidRDefault="002523D9">
      <w:pPr>
        <w:pStyle w:val="3"/>
        <w:rPr>
          <w:rFonts w:ascii="Calibri" w:eastAsia="Times New Roman" w:hAnsi="Calibri" w:cs="Times New Roman"/>
          <w:noProof/>
          <w:sz w:val="22"/>
          <w:szCs w:val="22"/>
        </w:rPr>
      </w:pPr>
      <w:hyperlink w:anchor="_Toc396034148" w:history="1">
        <w:r w:rsidR="009330BC" w:rsidRPr="000948B0">
          <w:rPr>
            <w:rStyle w:val="a8"/>
            <w:noProof/>
          </w:rPr>
          <w:t>4.3.7 Operation</w:t>
        </w:r>
        <w:r w:rsidR="009330BC">
          <w:rPr>
            <w:noProof/>
            <w:webHidden/>
          </w:rPr>
          <w:tab/>
        </w:r>
        <w:r w:rsidR="009A76EE">
          <w:rPr>
            <w:noProof/>
            <w:webHidden/>
          </w:rPr>
          <w:fldChar w:fldCharType="begin"/>
        </w:r>
        <w:r w:rsidR="009330BC">
          <w:rPr>
            <w:noProof/>
            <w:webHidden/>
          </w:rPr>
          <w:instrText xml:space="preserve"> PAGEREF _Toc396034148 \h </w:instrText>
        </w:r>
        <w:r w:rsidR="009A76EE">
          <w:rPr>
            <w:noProof/>
            <w:webHidden/>
          </w:rPr>
        </w:r>
        <w:r w:rsidR="009A76EE">
          <w:rPr>
            <w:noProof/>
            <w:webHidden/>
          </w:rPr>
          <w:fldChar w:fldCharType="separate"/>
        </w:r>
        <w:r w:rsidR="00533AF0">
          <w:rPr>
            <w:noProof/>
            <w:webHidden/>
          </w:rPr>
          <w:t>47</w:t>
        </w:r>
        <w:r w:rsidR="009A76EE">
          <w:rPr>
            <w:noProof/>
            <w:webHidden/>
          </w:rPr>
          <w:fldChar w:fldCharType="end"/>
        </w:r>
      </w:hyperlink>
    </w:p>
    <w:p w14:paraId="242ABD66" w14:textId="77777777" w:rsidR="009330BC" w:rsidRPr="0065745B" w:rsidRDefault="002523D9">
      <w:pPr>
        <w:pStyle w:val="3"/>
        <w:rPr>
          <w:rFonts w:ascii="Calibri" w:eastAsia="Times New Roman" w:hAnsi="Calibri" w:cs="Times New Roman"/>
          <w:noProof/>
          <w:sz w:val="22"/>
          <w:szCs w:val="22"/>
        </w:rPr>
      </w:pPr>
      <w:hyperlink w:anchor="_Toc396034149" w:history="1">
        <w:r w:rsidR="009330BC" w:rsidRPr="000948B0">
          <w:rPr>
            <w:rStyle w:val="a8"/>
            <w:noProof/>
          </w:rPr>
          <w:t>4.3.8 Variable</w:t>
        </w:r>
        <w:r w:rsidR="009330BC">
          <w:rPr>
            <w:noProof/>
            <w:webHidden/>
          </w:rPr>
          <w:tab/>
        </w:r>
        <w:r w:rsidR="009A76EE">
          <w:rPr>
            <w:noProof/>
            <w:webHidden/>
          </w:rPr>
          <w:fldChar w:fldCharType="begin"/>
        </w:r>
        <w:r w:rsidR="009330BC">
          <w:rPr>
            <w:noProof/>
            <w:webHidden/>
          </w:rPr>
          <w:instrText xml:space="preserve"> PAGEREF _Toc396034149 \h </w:instrText>
        </w:r>
        <w:r w:rsidR="009A76EE">
          <w:rPr>
            <w:noProof/>
            <w:webHidden/>
          </w:rPr>
        </w:r>
        <w:r w:rsidR="009A76EE">
          <w:rPr>
            <w:noProof/>
            <w:webHidden/>
          </w:rPr>
          <w:fldChar w:fldCharType="separate"/>
        </w:r>
        <w:r w:rsidR="00533AF0">
          <w:rPr>
            <w:noProof/>
            <w:webHidden/>
          </w:rPr>
          <w:t>48</w:t>
        </w:r>
        <w:r w:rsidR="009A76EE">
          <w:rPr>
            <w:noProof/>
            <w:webHidden/>
          </w:rPr>
          <w:fldChar w:fldCharType="end"/>
        </w:r>
      </w:hyperlink>
    </w:p>
    <w:p w14:paraId="16B0B0FF" w14:textId="77777777" w:rsidR="009330BC" w:rsidRPr="0065745B" w:rsidRDefault="002523D9">
      <w:pPr>
        <w:pStyle w:val="3"/>
        <w:rPr>
          <w:rFonts w:ascii="Calibri" w:eastAsia="Times New Roman" w:hAnsi="Calibri" w:cs="Times New Roman"/>
          <w:noProof/>
          <w:sz w:val="22"/>
          <w:szCs w:val="22"/>
        </w:rPr>
      </w:pPr>
      <w:hyperlink w:anchor="_Toc396034150" w:history="1">
        <w:r w:rsidR="009330BC" w:rsidRPr="000948B0">
          <w:rPr>
            <w:rStyle w:val="a8"/>
            <w:noProof/>
          </w:rPr>
          <w:t>4.3.9 Fbarrier</w:t>
        </w:r>
        <w:r w:rsidR="009330BC">
          <w:rPr>
            <w:noProof/>
            <w:webHidden/>
          </w:rPr>
          <w:tab/>
        </w:r>
        <w:r w:rsidR="009A76EE">
          <w:rPr>
            <w:noProof/>
            <w:webHidden/>
          </w:rPr>
          <w:fldChar w:fldCharType="begin"/>
        </w:r>
        <w:r w:rsidR="009330BC">
          <w:rPr>
            <w:noProof/>
            <w:webHidden/>
          </w:rPr>
          <w:instrText xml:space="preserve"> PAGEREF _Toc396034150 \h </w:instrText>
        </w:r>
        <w:r w:rsidR="009A76EE">
          <w:rPr>
            <w:noProof/>
            <w:webHidden/>
          </w:rPr>
        </w:r>
        <w:r w:rsidR="009A76EE">
          <w:rPr>
            <w:noProof/>
            <w:webHidden/>
          </w:rPr>
          <w:fldChar w:fldCharType="separate"/>
        </w:r>
        <w:r w:rsidR="00533AF0">
          <w:rPr>
            <w:noProof/>
            <w:webHidden/>
          </w:rPr>
          <w:t>51</w:t>
        </w:r>
        <w:r w:rsidR="009A76EE">
          <w:rPr>
            <w:noProof/>
            <w:webHidden/>
          </w:rPr>
          <w:fldChar w:fldCharType="end"/>
        </w:r>
      </w:hyperlink>
    </w:p>
    <w:p w14:paraId="1382F04B" w14:textId="77777777" w:rsidR="009330BC" w:rsidRPr="0065745B" w:rsidRDefault="002523D9">
      <w:pPr>
        <w:pStyle w:val="3"/>
        <w:rPr>
          <w:rFonts w:ascii="Calibri" w:eastAsia="Times New Roman" w:hAnsi="Calibri" w:cs="Times New Roman"/>
          <w:noProof/>
          <w:sz w:val="22"/>
          <w:szCs w:val="22"/>
        </w:rPr>
      </w:pPr>
      <w:hyperlink w:anchor="_Toc396034151" w:history="1">
        <w:r w:rsidR="009330BC" w:rsidRPr="000948B0">
          <w:rPr>
            <w:rStyle w:val="a8"/>
            <w:noProof/>
          </w:rPr>
          <w:t>4.3.10 Declaration and Definition Qualifiers</w:t>
        </w:r>
        <w:r w:rsidR="009330BC">
          <w:rPr>
            <w:noProof/>
            <w:webHidden/>
          </w:rPr>
          <w:tab/>
        </w:r>
        <w:r w:rsidR="009A76EE">
          <w:rPr>
            <w:noProof/>
            <w:webHidden/>
          </w:rPr>
          <w:fldChar w:fldCharType="begin"/>
        </w:r>
        <w:r w:rsidR="009330BC">
          <w:rPr>
            <w:noProof/>
            <w:webHidden/>
          </w:rPr>
          <w:instrText xml:space="preserve"> PAGEREF _Toc396034151 \h </w:instrText>
        </w:r>
        <w:r w:rsidR="009A76EE">
          <w:rPr>
            <w:noProof/>
            <w:webHidden/>
          </w:rPr>
        </w:r>
        <w:r w:rsidR="009A76EE">
          <w:rPr>
            <w:noProof/>
            <w:webHidden/>
          </w:rPr>
          <w:fldChar w:fldCharType="separate"/>
        </w:r>
        <w:r w:rsidR="00533AF0">
          <w:rPr>
            <w:noProof/>
            <w:webHidden/>
          </w:rPr>
          <w:t>53</w:t>
        </w:r>
        <w:r w:rsidR="009A76EE">
          <w:rPr>
            <w:noProof/>
            <w:webHidden/>
          </w:rPr>
          <w:fldChar w:fldCharType="end"/>
        </w:r>
      </w:hyperlink>
    </w:p>
    <w:p w14:paraId="214935EE" w14:textId="77777777" w:rsidR="009330BC" w:rsidRPr="0065745B" w:rsidRDefault="002523D9">
      <w:pPr>
        <w:pStyle w:val="2"/>
        <w:rPr>
          <w:rFonts w:ascii="Calibri" w:eastAsia="Times New Roman" w:hAnsi="Calibri" w:cs="Times New Roman"/>
          <w:noProof/>
          <w:sz w:val="22"/>
          <w:szCs w:val="22"/>
        </w:rPr>
      </w:pPr>
      <w:hyperlink w:anchor="_Toc396034152" w:history="1">
        <w:r w:rsidR="009330BC" w:rsidRPr="000948B0">
          <w:rPr>
            <w:rStyle w:val="a8"/>
            <w:noProof/>
          </w:rPr>
          <w:t>4.4 Source Text Format</w:t>
        </w:r>
        <w:r w:rsidR="009330BC">
          <w:rPr>
            <w:noProof/>
            <w:webHidden/>
          </w:rPr>
          <w:tab/>
        </w:r>
        <w:r w:rsidR="009A76EE">
          <w:rPr>
            <w:noProof/>
            <w:webHidden/>
          </w:rPr>
          <w:fldChar w:fldCharType="begin"/>
        </w:r>
        <w:r w:rsidR="009330BC">
          <w:rPr>
            <w:noProof/>
            <w:webHidden/>
          </w:rPr>
          <w:instrText xml:space="preserve"> PAGEREF _Toc396034152 \h </w:instrText>
        </w:r>
        <w:r w:rsidR="009A76EE">
          <w:rPr>
            <w:noProof/>
            <w:webHidden/>
          </w:rPr>
        </w:r>
        <w:r w:rsidR="009A76EE">
          <w:rPr>
            <w:noProof/>
            <w:webHidden/>
          </w:rPr>
          <w:fldChar w:fldCharType="separate"/>
        </w:r>
        <w:r w:rsidR="00533AF0">
          <w:rPr>
            <w:noProof/>
            <w:webHidden/>
          </w:rPr>
          <w:t>58</w:t>
        </w:r>
        <w:r w:rsidR="009A76EE">
          <w:rPr>
            <w:noProof/>
            <w:webHidden/>
          </w:rPr>
          <w:fldChar w:fldCharType="end"/>
        </w:r>
      </w:hyperlink>
    </w:p>
    <w:p w14:paraId="10A6A648" w14:textId="77777777" w:rsidR="009330BC" w:rsidRPr="0065745B" w:rsidRDefault="002523D9">
      <w:pPr>
        <w:pStyle w:val="2"/>
        <w:rPr>
          <w:rFonts w:ascii="Calibri" w:eastAsia="Times New Roman" w:hAnsi="Calibri" w:cs="Times New Roman"/>
          <w:noProof/>
          <w:sz w:val="22"/>
          <w:szCs w:val="22"/>
        </w:rPr>
      </w:pPr>
      <w:hyperlink w:anchor="_Toc396034153" w:history="1">
        <w:r w:rsidR="009330BC" w:rsidRPr="000948B0">
          <w:rPr>
            <w:rStyle w:val="a8"/>
            <w:noProof/>
          </w:rPr>
          <w:t>4.5 Strings</w:t>
        </w:r>
        <w:r w:rsidR="009330BC">
          <w:rPr>
            <w:noProof/>
            <w:webHidden/>
          </w:rPr>
          <w:tab/>
        </w:r>
        <w:r w:rsidR="009A76EE">
          <w:rPr>
            <w:noProof/>
            <w:webHidden/>
          </w:rPr>
          <w:fldChar w:fldCharType="begin"/>
        </w:r>
        <w:r w:rsidR="009330BC">
          <w:rPr>
            <w:noProof/>
            <w:webHidden/>
          </w:rPr>
          <w:instrText xml:space="preserve"> PAGEREF _Toc396034153 \h </w:instrText>
        </w:r>
        <w:r w:rsidR="009A76EE">
          <w:rPr>
            <w:noProof/>
            <w:webHidden/>
          </w:rPr>
        </w:r>
        <w:r w:rsidR="009A76EE">
          <w:rPr>
            <w:noProof/>
            <w:webHidden/>
          </w:rPr>
          <w:fldChar w:fldCharType="separate"/>
        </w:r>
        <w:r w:rsidR="00533AF0">
          <w:rPr>
            <w:noProof/>
            <w:webHidden/>
          </w:rPr>
          <w:t>60</w:t>
        </w:r>
        <w:r w:rsidR="009A76EE">
          <w:rPr>
            <w:noProof/>
            <w:webHidden/>
          </w:rPr>
          <w:fldChar w:fldCharType="end"/>
        </w:r>
      </w:hyperlink>
    </w:p>
    <w:p w14:paraId="6445E22F" w14:textId="77777777" w:rsidR="009330BC" w:rsidRPr="0065745B" w:rsidRDefault="002523D9">
      <w:pPr>
        <w:pStyle w:val="2"/>
        <w:rPr>
          <w:rFonts w:ascii="Calibri" w:eastAsia="Times New Roman" w:hAnsi="Calibri" w:cs="Times New Roman"/>
          <w:noProof/>
          <w:sz w:val="22"/>
          <w:szCs w:val="22"/>
        </w:rPr>
      </w:pPr>
      <w:hyperlink w:anchor="_Toc396034154" w:history="1">
        <w:r w:rsidR="009330BC" w:rsidRPr="000948B0">
          <w:rPr>
            <w:rStyle w:val="a8"/>
            <w:noProof/>
          </w:rPr>
          <w:t>4.6 Identifiers</w:t>
        </w:r>
        <w:r w:rsidR="009330BC">
          <w:rPr>
            <w:noProof/>
            <w:webHidden/>
          </w:rPr>
          <w:tab/>
        </w:r>
        <w:r w:rsidR="009A76EE">
          <w:rPr>
            <w:noProof/>
            <w:webHidden/>
          </w:rPr>
          <w:fldChar w:fldCharType="begin"/>
        </w:r>
        <w:r w:rsidR="009330BC">
          <w:rPr>
            <w:noProof/>
            <w:webHidden/>
          </w:rPr>
          <w:instrText xml:space="preserve"> PAGEREF _Toc396034154 \h </w:instrText>
        </w:r>
        <w:r w:rsidR="009A76EE">
          <w:rPr>
            <w:noProof/>
            <w:webHidden/>
          </w:rPr>
        </w:r>
        <w:r w:rsidR="009A76EE">
          <w:rPr>
            <w:noProof/>
            <w:webHidden/>
          </w:rPr>
          <w:fldChar w:fldCharType="separate"/>
        </w:r>
        <w:r w:rsidR="00533AF0">
          <w:rPr>
            <w:noProof/>
            <w:webHidden/>
          </w:rPr>
          <w:t>61</w:t>
        </w:r>
        <w:r w:rsidR="009A76EE">
          <w:rPr>
            <w:noProof/>
            <w:webHidden/>
          </w:rPr>
          <w:fldChar w:fldCharType="end"/>
        </w:r>
      </w:hyperlink>
    </w:p>
    <w:p w14:paraId="68031098" w14:textId="77777777" w:rsidR="009330BC" w:rsidRPr="0065745B" w:rsidRDefault="002523D9">
      <w:pPr>
        <w:pStyle w:val="3"/>
        <w:rPr>
          <w:rFonts w:ascii="Calibri" w:eastAsia="Times New Roman" w:hAnsi="Calibri" w:cs="Times New Roman"/>
          <w:noProof/>
          <w:sz w:val="22"/>
          <w:szCs w:val="22"/>
        </w:rPr>
      </w:pPr>
      <w:hyperlink w:anchor="_Toc396034155" w:history="1">
        <w:r w:rsidR="009330BC" w:rsidRPr="000948B0">
          <w:rPr>
            <w:rStyle w:val="a8"/>
            <w:noProof/>
          </w:rPr>
          <w:t>4.6.1 Syntax</w:t>
        </w:r>
        <w:r w:rsidR="009330BC">
          <w:rPr>
            <w:noProof/>
            <w:webHidden/>
          </w:rPr>
          <w:tab/>
        </w:r>
        <w:r w:rsidR="009A76EE">
          <w:rPr>
            <w:noProof/>
            <w:webHidden/>
          </w:rPr>
          <w:fldChar w:fldCharType="begin"/>
        </w:r>
        <w:r w:rsidR="009330BC">
          <w:rPr>
            <w:noProof/>
            <w:webHidden/>
          </w:rPr>
          <w:instrText xml:space="preserve"> PAGEREF _Toc396034155 \h </w:instrText>
        </w:r>
        <w:r w:rsidR="009A76EE">
          <w:rPr>
            <w:noProof/>
            <w:webHidden/>
          </w:rPr>
        </w:r>
        <w:r w:rsidR="009A76EE">
          <w:rPr>
            <w:noProof/>
            <w:webHidden/>
          </w:rPr>
          <w:fldChar w:fldCharType="separate"/>
        </w:r>
        <w:r w:rsidR="00533AF0">
          <w:rPr>
            <w:noProof/>
            <w:webHidden/>
          </w:rPr>
          <w:t>61</w:t>
        </w:r>
        <w:r w:rsidR="009A76EE">
          <w:rPr>
            <w:noProof/>
            <w:webHidden/>
          </w:rPr>
          <w:fldChar w:fldCharType="end"/>
        </w:r>
      </w:hyperlink>
    </w:p>
    <w:p w14:paraId="58A08A28" w14:textId="77777777" w:rsidR="009330BC" w:rsidRPr="0065745B" w:rsidRDefault="002523D9">
      <w:pPr>
        <w:pStyle w:val="3"/>
        <w:rPr>
          <w:rFonts w:ascii="Calibri" w:eastAsia="Times New Roman" w:hAnsi="Calibri" w:cs="Times New Roman"/>
          <w:noProof/>
          <w:sz w:val="22"/>
          <w:szCs w:val="22"/>
        </w:rPr>
      </w:pPr>
      <w:hyperlink w:anchor="_Toc396034156" w:history="1">
        <w:r w:rsidR="009330BC" w:rsidRPr="000948B0">
          <w:rPr>
            <w:rStyle w:val="a8"/>
            <w:noProof/>
          </w:rPr>
          <w:t>4.6.2 Scope</w:t>
        </w:r>
        <w:r w:rsidR="009330BC">
          <w:rPr>
            <w:noProof/>
            <w:webHidden/>
          </w:rPr>
          <w:tab/>
        </w:r>
        <w:r w:rsidR="009A76EE">
          <w:rPr>
            <w:noProof/>
            <w:webHidden/>
          </w:rPr>
          <w:fldChar w:fldCharType="begin"/>
        </w:r>
        <w:r w:rsidR="009330BC">
          <w:rPr>
            <w:noProof/>
            <w:webHidden/>
          </w:rPr>
          <w:instrText xml:space="preserve"> PAGEREF _Toc396034156 \h </w:instrText>
        </w:r>
        <w:r w:rsidR="009A76EE">
          <w:rPr>
            <w:noProof/>
            <w:webHidden/>
          </w:rPr>
        </w:r>
        <w:r w:rsidR="009A76EE">
          <w:rPr>
            <w:noProof/>
            <w:webHidden/>
          </w:rPr>
          <w:fldChar w:fldCharType="separate"/>
        </w:r>
        <w:r w:rsidR="00533AF0">
          <w:rPr>
            <w:noProof/>
            <w:webHidden/>
          </w:rPr>
          <w:t>62</w:t>
        </w:r>
        <w:r w:rsidR="009A76EE">
          <w:rPr>
            <w:noProof/>
            <w:webHidden/>
          </w:rPr>
          <w:fldChar w:fldCharType="end"/>
        </w:r>
      </w:hyperlink>
    </w:p>
    <w:p w14:paraId="21E112CD" w14:textId="77777777" w:rsidR="009330BC" w:rsidRPr="0065745B" w:rsidRDefault="002523D9">
      <w:pPr>
        <w:pStyle w:val="2"/>
        <w:rPr>
          <w:rFonts w:ascii="Calibri" w:eastAsia="Times New Roman" w:hAnsi="Calibri" w:cs="Times New Roman"/>
          <w:noProof/>
          <w:sz w:val="22"/>
          <w:szCs w:val="22"/>
        </w:rPr>
      </w:pPr>
      <w:hyperlink w:anchor="_Toc396034157" w:history="1">
        <w:r w:rsidR="009330BC" w:rsidRPr="000948B0">
          <w:rPr>
            <w:rStyle w:val="a8"/>
            <w:noProof/>
          </w:rPr>
          <w:t>4.7 Registers</w:t>
        </w:r>
        <w:r w:rsidR="009330BC">
          <w:rPr>
            <w:noProof/>
            <w:webHidden/>
          </w:rPr>
          <w:tab/>
        </w:r>
        <w:r w:rsidR="009A76EE">
          <w:rPr>
            <w:noProof/>
            <w:webHidden/>
          </w:rPr>
          <w:fldChar w:fldCharType="begin"/>
        </w:r>
        <w:r w:rsidR="009330BC">
          <w:rPr>
            <w:noProof/>
            <w:webHidden/>
          </w:rPr>
          <w:instrText xml:space="preserve"> PAGEREF _Toc396034157 \h </w:instrText>
        </w:r>
        <w:r w:rsidR="009A76EE">
          <w:rPr>
            <w:noProof/>
            <w:webHidden/>
          </w:rPr>
        </w:r>
        <w:r w:rsidR="009A76EE">
          <w:rPr>
            <w:noProof/>
            <w:webHidden/>
          </w:rPr>
          <w:fldChar w:fldCharType="separate"/>
        </w:r>
        <w:r w:rsidR="00533AF0">
          <w:rPr>
            <w:noProof/>
            <w:webHidden/>
          </w:rPr>
          <w:t>64</w:t>
        </w:r>
        <w:r w:rsidR="009A76EE">
          <w:rPr>
            <w:noProof/>
            <w:webHidden/>
          </w:rPr>
          <w:fldChar w:fldCharType="end"/>
        </w:r>
      </w:hyperlink>
    </w:p>
    <w:p w14:paraId="529AF606" w14:textId="77777777" w:rsidR="009330BC" w:rsidRPr="0065745B" w:rsidRDefault="002523D9">
      <w:pPr>
        <w:pStyle w:val="2"/>
        <w:rPr>
          <w:rFonts w:ascii="Calibri" w:eastAsia="Times New Roman" w:hAnsi="Calibri" w:cs="Times New Roman"/>
          <w:noProof/>
          <w:sz w:val="22"/>
          <w:szCs w:val="22"/>
        </w:rPr>
      </w:pPr>
      <w:hyperlink w:anchor="_Toc396034158" w:history="1">
        <w:r w:rsidR="009330BC" w:rsidRPr="000948B0">
          <w:rPr>
            <w:rStyle w:val="a8"/>
            <w:noProof/>
          </w:rPr>
          <w:t>4.8 Constants</w:t>
        </w:r>
        <w:r w:rsidR="009330BC">
          <w:rPr>
            <w:noProof/>
            <w:webHidden/>
          </w:rPr>
          <w:tab/>
        </w:r>
        <w:r w:rsidR="009A76EE">
          <w:rPr>
            <w:noProof/>
            <w:webHidden/>
          </w:rPr>
          <w:fldChar w:fldCharType="begin"/>
        </w:r>
        <w:r w:rsidR="009330BC">
          <w:rPr>
            <w:noProof/>
            <w:webHidden/>
          </w:rPr>
          <w:instrText xml:space="preserve"> PAGEREF _Toc396034158 \h </w:instrText>
        </w:r>
        <w:r w:rsidR="009A76EE">
          <w:rPr>
            <w:noProof/>
            <w:webHidden/>
          </w:rPr>
        </w:r>
        <w:r w:rsidR="009A76EE">
          <w:rPr>
            <w:noProof/>
            <w:webHidden/>
          </w:rPr>
          <w:fldChar w:fldCharType="separate"/>
        </w:r>
        <w:r w:rsidR="00533AF0">
          <w:rPr>
            <w:noProof/>
            <w:webHidden/>
          </w:rPr>
          <w:t>66</w:t>
        </w:r>
        <w:r w:rsidR="009A76EE">
          <w:rPr>
            <w:noProof/>
            <w:webHidden/>
          </w:rPr>
          <w:fldChar w:fldCharType="end"/>
        </w:r>
      </w:hyperlink>
    </w:p>
    <w:p w14:paraId="1DDD1CD3" w14:textId="77777777" w:rsidR="009330BC" w:rsidRPr="0065745B" w:rsidRDefault="002523D9">
      <w:pPr>
        <w:pStyle w:val="3"/>
        <w:rPr>
          <w:rFonts w:ascii="Calibri" w:eastAsia="Times New Roman" w:hAnsi="Calibri" w:cs="Times New Roman"/>
          <w:noProof/>
          <w:sz w:val="22"/>
          <w:szCs w:val="22"/>
        </w:rPr>
      </w:pPr>
      <w:hyperlink w:anchor="_Toc396034159" w:history="1">
        <w:r w:rsidR="009330BC" w:rsidRPr="000948B0">
          <w:rPr>
            <w:rStyle w:val="a8"/>
            <w:noProof/>
          </w:rPr>
          <w:t>4.8.1 Integer Constants</w:t>
        </w:r>
        <w:r w:rsidR="009330BC">
          <w:rPr>
            <w:noProof/>
            <w:webHidden/>
          </w:rPr>
          <w:tab/>
        </w:r>
        <w:r w:rsidR="009A76EE">
          <w:rPr>
            <w:noProof/>
            <w:webHidden/>
          </w:rPr>
          <w:fldChar w:fldCharType="begin"/>
        </w:r>
        <w:r w:rsidR="009330BC">
          <w:rPr>
            <w:noProof/>
            <w:webHidden/>
          </w:rPr>
          <w:instrText xml:space="preserve"> PAGEREF _Toc396034159 \h </w:instrText>
        </w:r>
        <w:r w:rsidR="009A76EE">
          <w:rPr>
            <w:noProof/>
            <w:webHidden/>
          </w:rPr>
        </w:r>
        <w:r w:rsidR="009A76EE">
          <w:rPr>
            <w:noProof/>
            <w:webHidden/>
          </w:rPr>
          <w:fldChar w:fldCharType="separate"/>
        </w:r>
        <w:r w:rsidR="00533AF0">
          <w:rPr>
            <w:noProof/>
            <w:webHidden/>
          </w:rPr>
          <w:t>67</w:t>
        </w:r>
        <w:r w:rsidR="009A76EE">
          <w:rPr>
            <w:noProof/>
            <w:webHidden/>
          </w:rPr>
          <w:fldChar w:fldCharType="end"/>
        </w:r>
      </w:hyperlink>
    </w:p>
    <w:p w14:paraId="46A7798F" w14:textId="77777777" w:rsidR="009330BC" w:rsidRPr="0065745B" w:rsidRDefault="002523D9">
      <w:pPr>
        <w:pStyle w:val="3"/>
        <w:rPr>
          <w:rFonts w:ascii="Calibri" w:eastAsia="Times New Roman" w:hAnsi="Calibri" w:cs="Times New Roman"/>
          <w:noProof/>
          <w:sz w:val="22"/>
          <w:szCs w:val="22"/>
        </w:rPr>
      </w:pPr>
      <w:hyperlink w:anchor="_Toc396034160" w:history="1">
        <w:r w:rsidR="009330BC" w:rsidRPr="000948B0">
          <w:rPr>
            <w:rStyle w:val="a8"/>
            <w:noProof/>
          </w:rPr>
          <w:t>4.8.2 Floating-Point Constants</w:t>
        </w:r>
        <w:r w:rsidR="009330BC">
          <w:rPr>
            <w:noProof/>
            <w:webHidden/>
          </w:rPr>
          <w:tab/>
        </w:r>
        <w:r w:rsidR="009A76EE">
          <w:rPr>
            <w:noProof/>
            <w:webHidden/>
          </w:rPr>
          <w:fldChar w:fldCharType="begin"/>
        </w:r>
        <w:r w:rsidR="009330BC">
          <w:rPr>
            <w:noProof/>
            <w:webHidden/>
          </w:rPr>
          <w:instrText xml:space="preserve"> PAGEREF _Toc396034160 \h </w:instrText>
        </w:r>
        <w:r w:rsidR="009A76EE">
          <w:rPr>
            <w:noProof/>
            <w:webHidden/>
          </w:rPr>
        </w:r>
        <w:r w:rsidR="009A76EE">
          <w:rPr>
            <w:noProof/>
            <w:webHidden/>
          </w:rPr>
          <w:fldChar w:fldCharType="separate"/>
        </w:r>
        <w:r w:rsidR="00533AF0">
          <w:rPr>
            <w:noProof/>
            <w:webHidden/>
          </w:rPr>
          <w:t>69</w:t>
        </w:r>
        <w:r w:rsidR="009A76EE">
          <w:rPr>
            <w:noProof/>
            <w:webHidden/>
          </w:rPr>
          <w:fldChar w:fldCharType="end"/>
        </w:r>
      </w:hyperlink>
    </w:p>
    <w:p w14:paraId="21EF318D" w14:textId="77777777" w:rsidR="009330BC" w:rsidRPr="0065745B" w:rsidRDefault="002523D9">
      <w:pPr>
        <w:pStyle w:val="3"/>
        <w:rPr>
          <w:rFonts w:ascii="Calibri" w:eastAsia="Times New Roman" w:hAnsi="Calibri" w:cs="Times New Roman"/>
          <w:noProof/>
          <w:sz w:val="22"/>
          <w:szCs w:val="22"/>
        </w:rPr>
      </w:pPr>
      <w:hyperlink w:anchor="_Toc396034161" w:history="1">
        <w:r w:rsidR="009330BC" w:rsidRPr="000948B0">
          <w:rPr>
            <w:rStyle w:val="a8"/>
            <w:noProof/>
          </w:rPr>
          <w:t>4.8.3 Packed Constants</w:t>
        </w:r>
        <w:r w:rsidR="009330BC">
          <w:rPr>
            <w:noProof/>
            <w:webHidden/>
          </w:rPr>
          <w:tab/>
        </w:r>
        <w:r w:rsidR="009A76EE">
          <w:rPr>
            <w:noProof/>
            <w:webHidden/>
          </w:rPr>
          <w:fldChar w:fldCharType="begin"/>
        </w:r>
        <w:r w:rsidR="009330BC">
          <w:rPr>
            <w:noProof/>
            <w:webHidden/>
          </w:rPr>
          <w:instrText xml:space="preserve"> PAGEREF _Toc396034161 \h </w:instrText>
        </w:r>
        <w:r w:rsidR="009A76EE">
          <w:rPr>
            <w:noProof/>
            <w:webHidden/>
          </w:rPr>
        </w:r>
        <w:r w:rsidR="009A76EE">
          <w:rPr>
            <w:noProof/>
            <w:webHidden/>
          </w:rPr>
          <w:fldChar w:fldCharType="separate"/>
        </w:r>
        <w:r w:rsidR="00533AF0">
          <w:rPr>
            <w:noProof/>
            <w:webHidden/>
          </w:rPr>
          <w:t>72</w:t>
        </w:r>
        <w:r w:rsidR="009A76EE">
          <w:rPr>
            <w:noProof/>
            <w:webHidden/>
          </w:rPr>
          <w:fldChar w:fldCharType="end"/>
        </w:r>
      </w:hyperlink>
    </w:p>
    <w:p w14:paraId="704CB673" w14:textId="77777777" w:rsidR="009330BC" w:rsidRPr="0065745B" w:rsidRDefault="002523D9">
      <w:pPr>
        <w:pStyle w:val="3"/>
        <w:rPr>
          <w:rFonts w:ascii="Calibri" w:eastAsia="Times New Roman" w:hAnsi="Calibri" w:cs="Times New Roman"/>
          <w:noProof/>
          <w:sz w:val="22"/>
          <w:szCs w:val="22"/>
        </w:rPr>
      </w:pPr>
      <w:hyperlink w:anchor="_Toc396034162" w:history="1">
        <w:r w:rsidR="009330BC" w:rsidRPr="000948B0">
          <w:rPr>
            <w:rStyle w:val="a8"/>
            <w:noProof/>
          </w:rPr>
          <w:t>4.8.4 How Text Format Constants Are Converted to Bit String Constants</w:t>
        </w:r>
        <w:r w:rsidR="009330BC">
          <w:rPr>
            <w:noProof/>
            <w:webHidden/>
          </w:rPr>
          <w:tab/>
        </w:r>
        <w:r w:rsidR="009A76EE">
          <w:rPr>
            <w:noProof/>
            <w:webHidden/>
          </w:rPr>
          <w:fldChar w:fldCharType="begin"/>
        </w:r>
        <w:r w:rsidR="009330BC">
          <w:rPr>
            <w:noProof/>
            <w:webHidden/>
          </w:rPr>
          <w:instrText xml:space="preserve"> PAGEREF _Toc396034162 \h </w:instrText>
        </w:r>
        <w:r w:rsidR="009A76EE">
          <w:rPr>
            <w:noProof/>
            <w:webHidden/>
          </w:rPr>
        </w:r>
        <w:r w:rsidR="009A76EE">
          <w:rPr>
            <w:noProof/>
            <w:webHidden/>
          </w:rPr>
          <w:fldChar w:fldCharType="separate"/>
        </w:r>
        <w:r w:rsidR="00533AF0">
          <w:rPr>
            <w:noProof/>
            <w:webHidden/>
          </w:rPr>
          <w:t>72</w:t>
        </w:r>
        <w:r w:rsidR="009A76EE">
          <w:rPr>
            <w:noProof/>
            <w:webHidden/>
          </w:rPr>
          <w:fldChar w:fldCharType="end"/>
        </w:r>
      </w:hyperlink>
    </w:p>
    <w:p w14:paraId="4A005DE0" w14:textId="77777777" w:rsidR="009330BC" w:rsidRPr="0065745B" w:rsidRDefault="002523D9">
      <w:pPr>
        <w:pStyle w:val="2"/>
        <w:rPr>
          <w:rFonts w:ascii="Calibri" w:eastAsia="Times New Roman" w:hAnsi="Calibri" w:cs="Times New Roman"/>
          <w:noProof/>
          <w:sz w:val="22"/>
          <w:szCs w:val="22"/>
        </w:rPr>
      </w:pPr>
      <w:hyperlink w:anchor="_Toc396034163" w:history="1">
        <w:r w:rsidR="009330BC" w:rsidRPr="000948B0">
          <w:rPr>
            <w:rStyle w:val="a8"/>
            <w:noProof/>
          </w:rPr>
          <w:t>4.9 Labels</w:t>
        </w:r>
        <w:r w:rsidR="009330BC">
          <w:rPr>
            <w:noProof/>
            <w:webHidden/>
          </w:rPr>
          <w:tab/>
        </w:r>
        <w:r w:rsidR="009A76EE">
          <w:rPr>
            <w:noProof/>
            <w:webHidden/>
          </w:rPr>
          <w:fldChar w:fldCharType="begin"/>
        </w:r>
        <w:r w:rsidR="009330BC">
          <w:rPr>
            <w:noProof/>
            <w:webHidden/>
          </w:rPr>
          <w:instrText xml:space="preserve"> PAGEREF _Toc396034163 \h </w:instrText>
        </w:r>
        <w:r w:rsidR="009A76EE">
          <w:rPr>
            <w:noProof/>
            <w:webHidden/>
          </w:rPr>
        </w:r>
        <w:r w:rsidR="009A76EE">
          <w:rPr>
            <w:noProof/>
            <w:webHidden/>
          </w:rPr>
          <w:fldChar w:fldCharType="separate"/>
        </w:r>
        <w:r w:rsidR="00533AF0">
          <w:rPr>
            <w:noProof/>
            <w:webHidden/>
          </w:rPr>
          <w:t>73</w:t>
        </w:r>
        <w:r w:rsidR="009A76EE">
          <w:rPr>
            <w:noProof/>
            <w:webHidden/>
          </w:rPr>
          <w:fldChar w:fldCharType="end"/>
        </w:r>
      </w:hyperlink>
    </w:p>
    <w:p w14:paraId="0B1E3D35" w14:textId="77777777" w:rsidR="009330BC" w:rsidRPr="0065745B" w:rsidRDefault="002523D9">
      <w:pPr>
        <w:pStyle w:val="2"/>
        <w:rPr>
          <w:rFonts w:ascii="Calibri" w:eastAsia="Times New Roman" w:hAnsi="Calibri" w:cs="Times New Roman"/>
          <w:noProof/>
          <w:sz w:val="22"/>
          <w:szCs w:val="22"/>
        </w:rPr>
      </w:pPr>
      <w:hyperlink w:anchor="_Toc396034164" w:history="1">
        <w:r w:rsidR="009330BC" w:rsidRPr="000948B0">
          <w:rPr>
            <w:rStyle w:val="a8"/>
            <w:noProof/>
          </w:rPr>
          <w:t>4.10 Initializers and Array Declarations</w:t>
        </w:r>
        <w:r w:rsidR="009330BC">
          <w:rPr>
            <w:noProof/>
            <w:webHidden/>
          </w:rPr>
          <w:tab/>
        </w:r>
        <w:r w:rsidR="009A76EE">
          <w:rPr>
            <w:noProof/>
            <w:webHidden/>
          </w:rPr>
          <w:fldChar w:fldCharType="begin"/>
        </w:r>
        <w:r w:rsidR="009330BC">
          <w:rPr>
            <w:noProof/>
            <w:webHidden/>
          </w:rPr>
          <w:instrText xml:space="preserve"> PAGEREF _Toc396034164 \h </w:instrText>
        </w:r>
        <w:r w:rsidR="009A76EE">
          <w:rPr>
            <w:noProof/>
            <w:webHidden/>
          </w:rPr>
        </w:r>
        <w:r w:rsidR="009A76EE">
          <w:rPr>
            <w:noProof/>
            <w:webHidden/>
          </w:rPr>
          <w:fldChar w:fldCharType="separate"/>
        </w:r>
        <w:r w:rsidR="00533AF0">
          <w:rPr>
            <w:noProof/>
            <w:webHidden/>
          </w:rPr>
          <w:t>74</w:t>
        </w:r>
        <w:r w:rsidR="009A76EE">
          <w:rPr>
            <w:noProof/>
            <w:webHidden/>
          </w:rPr>
          <w:fldChar w:fldCharType="end"/>
        </w:r>
      </w:hyperlink>
    </w:p>
    <w:p w14:paraId="221EE423" w14:textId="77777777" w:rsidR="009330BC" w:rsidRPr="0065745B" w:rsidRDefault="002523D9">
      <w:pPr>
        <w:pStyle w:val="2"/>
        <w:rPr>
          <w:rFonts w:ascii="Calibri" w:eastAsia="Times New Roman" w:hAnsi="Calibri" w:cs="Times New Roman"/>
          <w:noProof/>
          <w:sz w:val="22"/>
          <w:szCs w:val="22"/>
        </w:rPr>
      </w:pPr>
      <w:hyperlink w:anchor="_Toc396034165" w:history="1">
        <w:r w:rsidR="009330BC" w:rsidRPr="000948B0">
          <w:rPr>
            <w:rStyle w:val="a8"/>
            <w:noProof/>
          </w:rPr>
          <w:t>4.11 Storage Duration</w:t>
        </w:r>
        <w:r w:rsidR="009330BC">
          <w:rPr>
            <w:noProof/>
            <w:webHidden/>
          </w:rPr>
          <w:tab/>
        </w:r>
        <w:r w:rsidR="009A76EE">
          <w:rPr>
            <w:noProof/>
            <w:webHidden/>
          </w:rPr>
          <w:fldChar w:fldCharType="begin"/>
        </w:r>
        <w:r w:rsidR="009330BC">
          <w:rPr>
            <w:noProof/>
            <w:webHidden/>
          </w:rPr>
          <w:instrText xml:space="preserve"> PAGEREF _Toc396034165 \h </w:instrText>
        </w:r>
        <w:r w:rsidR="009A76EE">
          <w:rPr>
            <w:noProof/>
            <w:webHidden/>
          </w:rPr>
        </w:r>
        <w:r w:rsidR="009A76EE">
          <w:rPr>
            <w:noProof/>
            <w:webHidden/>
          </w:rPr>
          <w:fldChar w:fldCharType="separate"/>
        </w:r>
        <w:r w:rsidR="00533AF0">
          <w:rPr>
            <w:noProof/>
            <w:webHidden/>
          </w:rPr>
          <w:t>76</w:t>
        </w:r>
        <w:r w:rsidR="009A76EE">
          <w:rPr>
            <w:noProof/>
            <w:webHidden/>
          </w:rPr>
          <w:fldChar w:fldCharType="end"/>
        </w:r>
      </w:hyperlink>
    </w:p>
    <w:p w14:paraId="1622C9F1" w14:textId="77777777" w:rsidR="009330BC" w:rsidRPr="0065745B" w:rsidRDefault="002523D9">
      <w:pPr>
        <w:pStyle w:val="2"/>
        <w:rPr>
          <w:rFonts w:ascii="Calibri" w:eastAsia="Times New Roman" w:hAnsi="Calibri" w:cs="Times New Roman"/>
          <w:noProof/>
          <w:sz w:val="22"/>
          <w:szCs w:val="22"/>
        </w:rPr>
      </w:pPr>
      <w:hyperlink w:anchor="_Toc396034166" w:history="1">
        <w:r w:rsidR="009330BC" w:rsidRPr="000948B0">
          <w:rPr>
            <w:rStyle w:val="a8"/>
            <w:noProof/>
          </w:rPr>
          <w:t>4.12 Linkage</w:t>
        </w:r>
        <w:r w:rsidR="009330BC">
          <w:rPr>
            <w:noProof/>
            <w:webHidden/>
          </w:rPr>
          <w:tab/>
        </w:r>
        <w:r w:rsidR="009A76EE">
          <w:rPr>
            <w:noProof/>
            <w:webHidden/>
          </w:rPr>
          <w:fldChar w:fldCharType="begin"/>
        </w:r>
        <w:r w:rsidR="009330BC">
          <w:rPr>
            <w:noProof/>
            <w:webHidden/>
          </w:rPr>
          <w:instrText xml:space="preserve"> PAGEREF _Toc396034166 \h </w:instrText>
        </w:r>
        <w:r w:rsidR="009A76EE">
          <w:rPr>
            <w:noProof/>
            <w:webHidden/>
          </w:rPr>
        </w:r>
        <w:r w:rsidR="009A76EE">
          <w:rPr>
            <w:noProof/>
            <w:webHidden/>
          </w:rPr>
          <w:fldChar w:fldCharType="separate"/>
        </w:r>
        <w:r w:rsidR="00533AF0">
          <w:rPr>
            <w:noProof/>
            <w:webHidden/>
          </w:rPr>
          <w:t>76</w:t>
        </w:r>
        <w:r w:rsidR="009A76EE">
          <w:rPr>
            <w:noProof/>
            <w:webHidden/>
          </w:rPr>
          <w:fldChar w:fldCharType="end"/>
        </w:r>
      </w:hyperlink>
    </w:p>
    <w:p w14:paraId="4FA9D101" w14:textId="77777777" w:rsidR="009330BC" w:rsidRPr="0065745B" w:rsidRDefault="002523D9">
      <w:pPr>
        <w:pStyle w:val="3"/>
        <w:rPr>
          <w:rFonts w:ascii="Calibri" w:eastAsia="Times New Roman" w:hAnsi="Calibri" w:cs="Times New Roman"/>
          <w:noProof/>
          <w:sz w:val="22"/>
          <w:szCs w:val="22"/>
        </w:rPr>
      </w:pPr>
      <w:hyperlink w:anchor="_Toc396034167" w:history="1">
        <w:r w:rsidR="009330BC" w:rsidRPr="000948B0">
          <w:rPr>
            <w:rStyle w:val="a8"/>
            <w:noProof/>
          </w:rPr>
          <w:t>4.12.1 Program Linkage</w:t>
        </w:r>
        <w:r w:rsidR="009330BC">
          <w:rPr>
            <w:noProof/>
            <w:webHidden/>
          </w:rPr>
          <w:tab/>
        </w:r>
        <w:r w:rsidR="009A76EE">
          <w:rPr>
            <w:noProof/>
            <w:webHidden/>
          </w:rPr>
          <w:fldChar w:fldCharType="begin"/>
        </w:r>
        <w:r w:rsidR="009330BC">
          <w:rPr>
            <w:noProof/>
            <w:webHidden/>
          </w:rPr>
          <w:instrText xml:space="preserve"> PAGEREF _Toc396034167 \h </w:instrText>
        </w:r>
        <w:r w:rsidR="009A76EE">
          <w:rPr>
            <w:noProof/>
            <w:webHidden/>
          </w:rPr>
        </w:r>
        <w:r w:rsidR="009A76EE">
          <w:rPr>
            <w:noProof/>
            <w:webHidden/>
          </w:rPr>
          <w:fldChar w:fldCharType="separate"/>
        </w:r>
        <w:r w:rsidR="00533AF0">
          <w:rPr>
            <w:noProof/>
            <w:webHidden/>
          </w:rPr>
          <w:t>77</w:t>
        </w:r>
        <w:r w:rsidR="009A76EE">
          <w:rPr>
            <w:noProof/>
            <w:webHidden/>
          </w:rPr>
          <w:fldChar w:fldCharType="end"/>
        </w:r>
      </w:hyperlink>
    </w:p>
    <w:p w14:paraId="40C404E1" w14:textId="77777777" w:rsidR="009330BC" w:rsidRPr="0065745B" w:rsidRDefault="002523D9">
      <w:pPr>
        <w:pStyle w:val="3"/>
        <w:rPr>
          <w:rFonts w:ascii="Calibri" w:eastAsia="Times New Roman" w:hAnsi="Calibri" w:cs="Times New Roman"/>
          <w:noProof/>
          <w:sz w:val="22"/>
          <w:szCs w:val="22"/>
        </w:rPr>
      </w:pPr>
      <w:hyperlink w:anchor="_Toc396034168" w:history="1">
        <w:r w:rsidR="009330BC" w:rsidRPr="000948B0">
          <w:rPr>
            <w:rStyle w:val="a8"/>
            <w:noProof/>
          </w:rPr>
          <w:t>4.12.2 Module Linkage</w:t>
        </w:r>
        <w:r w:rsidR="009330BC">
          <w:rPr>
            <w:noProof/>
            <w:webHidden/>
          </w:rPr>
          <w:tab/>
        </w:r>
        <w:r w:rsidR="009A76EE">
          <w:rPr>
            <w:noProof/>
            <w:webHidden/>
          </w:rPr>
          <w:fldChar w:fldCharType="begin"/>
        </w:r>
        <w:r w:rsidR="009330BC">
          <w:rPr>
            <w:noProof/>
            <w:webHidden/>
          </w:rPr>
          <w:instrText xml:space="preserve"> PAGEREF _Toc396034168 \h </w:instrText>
        </w:r>
        <w:r w:rsidR="009A76EE">
          <w:rPr>
            <w:noProof/>
            <w:webHidden/>
          </w:rPr>
        </w:r>
        <w:r w:rsidR="009A76EE">
          <w:rPr>
            <w:noProof/>
            <w:webHidden/>
          </w:rPr>
          <w:fldChar w:fldCharType="separate"/>
        </w:r>
        <w:r w:rsidR="00533AF0">
          <w:rPr>
            <w:noProof/>
            <w:webHidden/>
          </w:rPr>
          <w:t>77</w:t>
        </w:r>
        <w:r w:rsidR="009A76EE">
          <w:rPr>
            <w:noProof/>
            <w:webHidden/>
          </w:rPr>
          <w:fldChar w:fldCharType="end"/>
        </w:r>
      </w:hyperlink>
    </w:p>
    <w:p w14:paraId="3AFC0CB2" w14:textId="77777777" w:rsidR="009330BC" w:rsidRPr="0065745B" w:rsidRDefault="002523D9">
      <w:pPr>
        <w:pStyle w:val="3"/>
        <w:rPr>
          <w:rFonts w:ascii="Calibri" w:eastAsia="Times New Roman" w:hAnsi="Calibri" w:cs="Times New Roman"/>
          <w:noProof/>
          <w:sz w:val="22"/>
          <w:szCs w:val="22"/>
        </w:rPr>
      </w:pPr>
      <w:hyperlink w:anchor="_Toc396034169" w:history="1">
        <w:r w:rsidR="009330BC" w:rsidRPr="000948B0">
          <w:rPr>
            <w:rStyle w:val="a8"/>
            <w:noProof/>
          </w:rPr>
          <w:t>4.12.3 Function Linkage</w:t>
        </w:r>
        <w:r w:rsidR="009330BC">
          <w:rPr>
            <w:noProof/>
            <w:webHidden/>
          </w:rPr>
          <w:tab/>
        </w:r>
        <w:r w:rsidR="009A76EE">
          <w:rPr>
            <w:noProof/>
            <w:webHidden/>
          </w:rPr>
          <w:fldChar w:fldCharType="begin"/>
        </w:r>
        <w:r w:rsidR="009330BC">
          <w:rPr>
            <w:noProof/>
            <w:webHidden/>
          </w:rPr>
          <w:instrText xml:space="preserve"> PAGEREF _Toc396034169 \h </w:instrText>
        </w:r>
        <w:r w:rsidR="009A76EE">
          <w:rPr>
            <w:noProof/>
            <w:webHidden/>
          </w:rPr>
        </w:r>
        <w:r w:rsidR="009A76EE">
          <w:rPr>
            <w:noProof/>
            <w:webHidden/>
          </w:rPr>
          <w:fldChar w:fldCharType="separate"/>
        </w:r>
        <w:r w:rsidR="00533AF0">
          <w:rPr>
            <w:noProof/>
            <w:webHidden/>
          </w:rPr>
          <w:t>78</w:t>
        </w:r>
        <w:r w:rsidR="009A76EE">
          <w:rPr>
            <w:noProof/>
            <w:webHidden/>
          </w:rPr>
          <w:fldChar w:fldCharType="end"/>
        </w:r>
      </w:hyperlink>
    </w:p>
    <w:p w14:paraId="727FE426" w14:textId="77777777" w:rsidR="009330BC" w:rsidRPr="0065745B" w:rsidRDefault="002523D9">
      <w:pPr>
        <w:pStyle w:val="3"/>
        <w:rPr>
          <w:rFonts w:ascii="Calibri" w:eastAsia="Times New Roman" w:hAnsi="Calibri" w:cs="Times New Roman"/>
          <w:noProof/>
          <w:sz w:val="22"/>
          <w:szCs w:val="22"/>
        </w:rPr>
      </w:pPr>
      <w:hyperlink w:anchor="_Toc396034170" w:history="1">
        <w:r w:rsidR="009330BC" w:rsidRPr="000948B0">
          <w:rPr>
            <w:rStyle w:val="a8"/>
            <w:noProof/>
          </w:rPr>
          <w:t>4.12.4 Arg Linkage</w:t>
        </w:r>
        <w:r w:rsidR="009330BC">
          <w:rPr>
            <w:noProof/>
            <w:webHidden/>
          </w:rPr>
          <w:tab/>
        </w:r>
        <w:r w:rsidR="009A76EE">
          <w:rPr>
            <w:noProof/>
            <w:webHidden/>
          </w:rPr>
          <w:fldChar w:fldCharType="begin"/>
        </w:r>
        <w:r w:rsidR="009330BC">
          <w:rPr>
            <w:noProof/>
            <w:webHidden/>
          </w:rPr>
          <w:instrText xml:space="preserve"> PAGEREF _Toc396034170 \h </w:instrText>
        </w:r>
        <w:r w:rsidR="009A76EE">
          <w:rPr>
            <w:noProof/>
            <w:webHidden/>
          </w:rPr>
        </w:r>
        <w:r w:rsidR="009A76EE">
          <w:rPr>
            <w:noProof/>
            <w:webHidden/>
          </w:rPr>
          <w:fldChar w:fldCharType="separate"/>
        </w:r>
        <w:r w:rsidR="00533AF0">
          <w:rPr>
            <w:noProof/>
            <w:webHidden/>
          </w:rPr>
          <w:t>78</w:t>
        </w:r>
        <w:r w:rsidR="009A76EE">
          <w:rPr>
            <w:noProof/>
            <w:webHidden/>
          </w:rPr>
          <w:fldChar w:fldCharType="end"/>
        </w:r>
      </w:hyperlink>
    </w:p>
    <w:p w14:paraId="2F607DB1" w14:textId="77777777" w:rsidR="009330BC" w:rsidRPr="0065745B" w:rsidRDefault="002523D9">
      <w:pPr>
        <w:pStyle w:val="3"/>
        <w:rPr>
          <w:rFonts w:ascii="Calibri" w:eastAsia="Times New Roman" w:hAnsi="Calibri" w:cs="Times New Roman"/>
          <w:noProof/>
          <w:sz w:val="22"/>
          <w:szCs w:val="22"/>
        </w:rPr>
      </w:pPr>
      <w:hyperlink w:anchor="_Toc396034171" w:history="1">
        <w:r w:rsidR="009330BC" w:rsidRPr="000948B0">
          <w:rPr>
            <w:rStyle w:val="a8"/>
            <w:noProof/>
          </w:rPr>
          <w:t>4.12.5 None Linkage</w:t>
        </w:r>
        <w:r w:rsidR="009330BC">
          <w:rPr>
            <w:noProof/>
            <w:webHidden/>
          </w:rPr>
          <w:tab/>
        </w:r>
        <w:r w:rsidR="009A76EE">
          <w:rPr>
            <w:noProof/>
            <w:webHidden/>
          </w:rPr>
          <w:fldChar w:fldCharType="begin"/>
        </w:r>
        <w:r w:rsidR="009330BC">
          <w:rPr>
            <w:noProof/>
            <w:webHidden/>
          </w:rPr>
          <w:instrText xml:space="preserve"> PAGEREF _Toc396034171 \h </w:instrText>
        </w:r>
        <w:r w:rsidR="009A76EE">
          <w:rPr>
            <w:noProof/>
            <w:webHidden/>
          </w:rPr>
        </w:r>
        <w:r w:rsidR="009A76EE">
          <w:rPr>
            <w:noProof/>
            <w:webHidden/>
          </w:rPr>
          <w:fldChar w:fldCharType="separate"/>
        </w:r>
        <w:r w:rsidR="00533AF0">
          <w:rPr>
            <w:noProof/>
            <w:webHidden/>
          </w:rPr>
          <w:t>79</w:t>
        </w:r>
        <w:r w:rsidR="009A76EE">
          <w:rPr>
            <w:noProof/>
            <w:webHidden/>
          </w:rPr>
          <w:fldChar w:fldCharType="end"/>
        </w:r>
      </w:hyperlink>
    </w:p>
    <w:p w14:paraId="23C2BAC1" w14:textId="77777777" w:rsidR="009330BC" w:rsidRPr="0065745B" w:rsidRDefault="002523D9">
      <w:pPr>
        <w:pStyle w:val="2"/>
        <w:rPr>
          <w:rFonts w:ascii="Calibri" w:eastAsia="Times New Roman" w:hAnsi="Calibri" w:cs="Times New Roman"/>
          <w:noProof/>
          <w:sz w:val="22"/>
          <w:szCs w:val="22"/>
        </w:rPr>
      </w:pPr>
      <w:hyperlink w:anchor="_Toc396034172" w:history="1">
        <w:r w:rsidR="009330BC" w:rsidRPr="000948B0">
          <w:rPr>
            <w:rStyle w:val="a8"/>
            <w:noProof/>
          </w:rPr>
          <w:t>4.13 Data Types</w:t>
        </w:r>
        <w:r w:rsidR="009330BC">
          <w:rPr>
            <w:noProof/>
            <w:webHidden/>
          </w:rPr>
          <w:tab/>
        </w:r>
        <w:r w:rsidR="009A76EE">
          <w:rPr>
            <w:noProof/>
            <w:webHidden/>
          </w:rPr>
          <w:fldChar w:fldCharType="begin"/>
        </w:r>
        <w:r w:rsidR="009330BC">
          <w:rPr>
            <w:noProof/>
            <w:webHidden/>
          </w:rPr>
          <w:instrText xml:space="preserve"> PAGEREF _Toc396034172 \h </w:instrText>
        </w:r>
        <w:r w:rsidR="009A76EE">
          <w:rPr>
            <w:noProof/>
            <w:webHidden/>
          </w:rPr>
        </w:r>
        <w:r w:rsidR="009A76EE">
          <w:rPr>
            <w:noProof/>
            <w:webHidden/>
          </w:rPr>
          <w:fldChar w:fldCharType="separate"/>
        </w:r>
        <w:r w:rsidR="00533AF0">
          <w:rPr>
            <w:noProof/>
            <w:webHidden/>
          </w:rPr>
          <w:t>79</w:t>
        </w:r>
        <w:r w:rsidR="009A76EE">
          <w:rPr>
            <w:noProof/>
            <w:webHidden/>
          </w:rPr>
          <w:fldChar w:fldCharType="end"/>
        </w:r>
      </w:hyperlink>
    </w:p>
    <w:p w14:paraId="00835496" w14:textId="77777777" w:rsidR="009330BC" w:rsidRPr="0065745B" w:rsidRDefault="002523D9">
      <w:pPr>
        <w:pStyle w:val="3"/>
        <w:rPr>
          <w:rFonts w:ascii="Calibri" w:eastAsia="Times New Roman" w:hAnsi="Calibri" w:cs="Times New Roman"/>
          <w:noProof/>
          <w:sz w:val="22"/>
          <w:szCs w:val="22"/>
        </w:rPr>
      </w:pPr>
      <w:hyperlink w:anchor="_Toc396034173" w:history="1">
        <w:r w:rsidR="009330BC" w:rsidRPr="000948B0">
          <w:rPr>
            <w:rStyle w:val="a8"/>
            <w:noProof/>
          </w:rPr>
          <w:t>4.13.1 Base Data Types</w:t>
        </w:r>
        <w:r w:rsidR="009330BC">
          <w:rPr>
            <w:noProof/>
            <w:webHidden/>
          </w:rPr>
          <w:tab/>
        </w:r>
        <w:r w:rsidR="009A76EE">
          <w:rPr>
            <w:noProof/>
            <w:webHidden/>
          </w:rPr>
          <w:fldChar w:fldCharType="begin"/>
        </w:r>
        <w:r w:rsidR="009330BC">
          <w:rPr>
            <w:noProof/>
            <w:webHidden/>
          </w:rPr>
          <w:instrText xml:space="preserve"> PAGEREF _Toc396034173 \h </w:instrText>
        </w:r>
        <w:r w:rsidR="009A76EE">
          <w:rPr>
            <w:noProof/>
            <w:webHidden/>
          </w:rPr>
        </w:r>
        <w:r w:rsidR="009A76EE">
          <w:rPr>
            <w:noProof/>
            <w:webHidden/>
          </w:rPr>
          <w:fldChar w:fldCharType="separate"/>
        </w:r>
        <w:r w:rsidR="00533AF0">
          <w:rPr>
            <w:noProof/>
            <w:webHidden/>
          </w:rPr>
          <w:t>79</w:t>
        </w:r>
        <w:r w:rsidR="009A76EE">
          <w:rPr>
            <w:noProof/>
            <w:webHidden/>
          </w:rPr>
          <w:fldChar w:fldCharType="end"/>
        </w:r>
      </w:hyperlink>
    </w:p>
    <w:p w14:paraId="4950A322" w14:textId="77777777" w:rsidR="009330BC" w:rsidRPr="0065745B" w:rsidRDefault="002523D9">
      <w:pPr>
        <w:pStyle w:val="3"/>
        <w:rPr>
          <w:rFonts w:ascii="Calibri" w:eastAsia="Times New Roman" w:hAnsi="Calibri" w:cs="Times New Roman"/>
          <w:noProof/>
          <w:sz w:val="22"/>
          <w:szCs w:val="22"/>
        </w:rPr>
      </w:pPr>
      <w:hyperlink w:anchor="_Toc396034174" w:history="1">
        <w:r w:rsidR="009330BC" w:rsidRPr="000948B0">
          <w:rPr>
            <w:rStyle w:val="a8"/>
            <w:noProof/>
          </w:rPr>
          <w:t>4.13.2 Packed Data Types</w:t>
        </w:r>
        <w:r w:rsidR="009330BC">
          <w:rPr>
            <w:noProof/>
            <w:webHidden/>
          </w:rPr>
          <w:tab/>
        </w:r>
        <w:r w:rsidR="009A76EE">
          <w:rPr>
            <w:noProof/>
            <w:webHidden/>
          </w:rPr>
          <w:fldChar w:fldCharType="begin"/>
        </w:r>
        <w:r w:rsidR="009330BC">
          <w:rPr>
            <w:noProof/>
            <w:webHidden/>
          </w:rPr>
          <w:instrText xml:space="preserve"> PAGEREF _Toc396034174 \h </w:instrText>
        </w:r>
        <w:r w:rsidR="009A76EE">
          <w:rPr>
            <w:noProof/>
            <w:webHidden/>
          </w:rPr>
        </w:r>
        <w:r w:rsidR="009A76EE">
          <w:rPr>
            <w:noProof/>
            <w:webHidden/>
          </w:rPr>
          <w:fldChar w:fldCharType="separate"/>
        </w:r>
        <w:r w:rsidR="00533AF0">
          <w:rPr>
            <w:noProof/>
            <w:webHidden/>
          </w:rPr>
          <w:t>79</w:t>
        </w:r>
        <w:r w:rsidR="009A76EE">
          <w:rPr>
            <w:noProof/>
            <w:webHidden/>
          </w:rPr>
          <w:fldChar w:fldCharType="end"/>
        </w:r>
      </w:hyperlink>
    </w:p>
    <w:p w14:paraId="358F2260" w14:textId="77777777" w:rsidR="009330BC" w:rsidRPr="0065745B" w:rsidRDefault="002523D9">
      <w:pPr>
        <w:pStyle w:val="3"/>
        <w:rPr>
          <w:rFonts w:ascii="Calibri" w:eastAsia="Times New Roman" w:hAnsi="Calibri" w:cs="Times New Roman"/>
          <w:noProof/>
          <w:sz w:val="22"/>
          <w:szCs w:val="22"/>
        </w:rPr>
      </w:pPr>
      <w:hyperlink w:anchor="_Toc396034175" w:history="1">
        <w:r w:rsidR="009330BC" w:rsidRPr="000948B0">
          <w:rPr>
            <w:rStyle w:val="a8"/>
            <w:noProof/>
          </w:rPr>
          <w:t>4.13.3 Opaque Data Types</w:t>
        </w:r>
        <w:r w:rsidR="009330BC">
          <w:rPr>
            <w:noProof/>
            <w:webHidden/>
          </w:rPr>
          <w:tab/>
        </w:r>
        <w:r w:rsidR="009A76EE">
          <w:rPr>
            <w:noProof/>
            <w:webHidden/>
          </w:rPr>
          <w:fldChar w:fldCharType="begin"/>
        </w:r>
        <w:r w:rsidR="009330BC">
          <w:rPr>
            <w:noProof/>
            <w:webHidden/>
          </w:rPr>
          <w:instrText xml:space="preserve"> PAGEREF _Toc396034175 \h </w:instrText>
        </w:r>
        <w:r w:rsidR="009A76EE">
          <w:rPr>
            <w:noProof/>
            <w:webHidden/>
          </w:rPr>
        </w:r>
        <w:r w:rsidR="009A76EE">
          <w:rPr>
            <w:noProof/>
            <w:webHidden/>
          </w:rPr>
          <w:fldChar w:fldCharType="separate"/>
        </w:r>
        <w:r w:rsidR="00533AF0">
          <w:rPr>
            <w:noProof/>
            <w:webHidden/>
          </w:rPr>
          <w:t>80</w:t>
        </w:r>
        <w:r w:rsidR="009A76EE">
          <w:rPr>
            <w:noProof/>
            <w:webHidden/>
          </w:rPr>
          <w:fldChar w:fldCharType="end"/>
        </w:r>
      </w:hyperlink>
    </w:p>
    <w:p w14:paraId="4F2685B4" w14:textId="77777777" w:rsidR="009330BC" w:rsidRPr="0065745B" w:rsidRDefault="002523D9">
      <w:pPr>
        <w:pStyle w:val="2"/>
        <w:rPr>
          <w:rFonts w:ascii="Calibri" w:eastAsia="Times New Roman" w:hAnsi="Calibri" w:cs="Times New Roman"/>
          <w:noProof/>
          <w:sz w:val="22"/>
          <w:szCs w:val="22"/>
        </w:rPr>
      </w:pPr>
      <w:hyperlink w:anchor="_Toc396034176" w:history="1">
        <w:r w:rsidR="009330BC" w:rsidRPr="000948B0">
          <w:rPr>
            <w:rStyle w:val="a8"/>
            <w:noProof/>
          </w:rPr>
          <w:t>4.14 Packing Controls for Packed Data</w:t>
        </w:r>
        <w:r w:rsidR="009330BC">
          <w:rPr>
            <w:noProof/>
            <w:webHidden/>
          </w:rPr>
          <w:tab/>
        </w:r>
        <w:r w:rsidR="009A76EE">
          <w:rPr>
            <w:noProof/>
            <w:webHidden/>
          </w:rPr>
          <w:fldChar w:fldCharType="begin"/>
        </w:r>
        <w:r w:rsidR="009330BC">
          <w:rPr>
            <w:noProof/>
            <w:webHidden/>
          </w:rPr>
          <w:instrText xml:space="preserve"> PAGEREF _Toc396034176 \h </w:instrText>
        </w:r>
        <w:r w:rsidR="009A76EE">
          <w:rPr>
            <w:noProof/>
            <w:webHidden/>
          </w:rPr>
        </w:r>
        <w:r w:rsidR="009A76EE">
          <w:rPr>
            <w:noProof/>
            <w:webHidden/>
          </w:rPr>
          <w:fldChar w:fldCharType="separate"/>
        </w:r>
        <w:r w:rsidR="00533AF0">
          <w:rPr>
            <w:noProof/>
            <w:webHidden/>
          </w:rPr>
          <w:t>81</w:t>
        </w:r>
        <w:r w:rsidR="009A76EE">
          <w:rPr>
            <w:noProof/>
            <w:webHidden/>
          </w:rPr>
          <w:fldChar w:fldCharType="end"/>
        </w:r>
      </w:hyperlink>
    </w:p>
    <w:p w14:paraId="13E43983" w14:textId="77777777" w:rsidR="009330BC" w:rsidRPr="0065745B" w:rsidRDefault="002523D9">
      <w:pPr>
        <w:pStyle w:val="3"/>
        <w:rPr>
          <w:rFonts w:ascii="Calibri" w:eastAsia="Times New Roman" w:hAnsi="Calibri" w:cs="Times New Roman"/>
          <w:noProof/>
          <w:sz w:val="22"/>
          <w:szCs w:val="22"/>
        </w:rPr>
      </w:pPr>
      <w:hyperlink w:anchor="_Toc396034177" w:history="1">
        <w:r w:rsidR="009330BC" w:rsidRPr="000948B0">
          <w:rPr>
            <w:rStyle w:val="a8"/>
            <w:noProof/>
          </w:rPr>
          <w:t>4.14.1 Ranges</w:t>
        </w:r>
        <w:r w:rsidR="009330BC">
          <w:rPr>
            <w:noProof/>
            <w:webHidden/>
          </w:rPr>
          <w:tab/>
        </w:r>
        <w:r w:rsidR="009A76EE">
          <w:rPr>
            <w:noProof/>
            <w:webHidden/>
          </w:rPr>
          <w:fldChar w:fldCharType="begin"/>
        </w:r>
        <w:r w:rsidR="009330BC">
          <w:rPr>
            <w:noProof/>
            <w:webHidden/>
          </w:rPr>
          <w:instrText xml:space="preserve"> PAGEREF _Toc396034177 \h </w:instrText>
        </w:r>
        <w:r w:rsidR="009A76EE">
          <w:rPr>
            <w:noProof/>
            <w:webHidden/>
          </w:rPr>
        </w:r>
        <w:r w:rsidR="009A76EE">
          <w:rPr>
            <w:noProof/>
            <w:webHidden/>
          </w:rPr>
          <w:fldChar w:fldCharType="separate"/>
        </w:r>
        <w:r w:rsidR="00533AF0">
          <w:rPr>
            <w:noProof/>
            <w:webHidden/>
          </w:rPr>
          <w:t>82</w:t>
        </w:r>
        <w:r w:rsidR="009A76EE">
          <w:rPr>
            <w:noProof/>
            <w:webHidden/>
          </w:rPr>
          <w:fldChar w:fldCharType="end"/>
        </w:r>
      </w:hyperlink>
    </w:p>
    <w:p w14:paraId="357F1861" w14:textId="77777777" w:rsidR="009330BC" w:rsidRPr="0065745B" w:rsidRDefault="002523D9">
      <w:pPr>
        <w:pStyle w:val="3"/>
        <w:rPr>
          <w:rFonts w:ascii="Calibri" w:eastAsia="Times New Roman" w:hAnsi="Calibri" w:cs="Times New Roman"/>
          <w:noProof/>
          <w:sz w:val="22"/>
          <w:szCs w:val="22"/>
        </w:rPr>
      </w:pPr>
      <w:hyperlink w:anchor="_Toc396034178" w:history="1">
        <w:r w:rsidR="009330BC" w:rsidRPr="000948B0">
          <w:rPr>
            <w:rStyle w:val="a8"/>
            <w:noProof/>
          </w:rPr>
          <w:t>4.14.2 Packed Constants</w:t>
        </w:r>
        <w:r w:rsidR="009330BC">
          <w:rPr>
            <w:noProof/>
            <w:webHidden/>
          </w:rPr>
          <w:tab/>
        </w:r>
        <w:r w:rsidR="009A76EE">
          <w:rPr>
            <w:noProof/>
            <w:webHidden/>
          </w:rPr>
          <w:fldChar w:fldCharType="begin"/>
        </w:r>
        <w:r w:rsidR="009330BC">
          <w:rPr>
            <w:noProof/>
            <w:webHidden/>
          </w:rPr>
          <w:instrText xml:space="preserve"> PAGEREF _Toc396034178 \h </w:instrText>
        </w:r>
        <w:r w:rsidR="009A76EE">
          <w:rPr>
            <w:noProof/>
            <w:webHidden/>
          </w:rPr>
        </w:r>
        <w:r w:rsidR="009A76EE">
          <w:rPr>
            <w:noProof/>
            <w:webHidden/>
          </w:rPr>
          <w:fldChar w:fldCharType="separate"/>
        </w:r>
        <w:r w:rsidR="00533AF0">
          <w:rPr>
            <w:noProof/>
            <w:webHidden/>
          </w:rPr>
          <w:t>83</w:t>
        </w:r>
        <w:r w:rsidR="009A76EE">
          <w:rPr>
            <w:noProof/>
            <w:webHidden/>
          </w:rPr>
          <w:fldChar w:fldCharType="end"/>
        </w:r>
      </w:hyperlink>
    </w:p>
    <w:p w14:paraId="67D70725" w14:textId="77777777" w:rsidR="009330BC" w:rsidRPr="0065745B" w:rsidRDefault="002523D9">
      <w:pPr>
        <w:pStyle w:val="3"/>
        <w:rPr>
          <w:rFonts w:ascii="Calibri" w:eastAsia="Times New Roman" w:hAnsi="Calibri" w:cs="Times New Roman"/>
          <w:noProof/>
          <w:sz w:val="22"/>
          <w:szCs w:val="22"/>
        </w:rPr>
      </w:pPr>
      <w:hyperlink w:anchor="_Toc396034179" w:history="1">
        <w:r w:rsidR="009330BC" w:rsidRPr="000948B0">
          <w:rPr>
            <w:rStyle w:val="a8"/>
            <w:noProof/>
          </w:rPr>
          <w:t>4.14.3 Examples</w:t>
        </w:r>
        <w:r w:rsidR="009330BC">
          <w:rPr>
            <w:noProof/>
            <w:webHidden/>
          </w:rPr>
          <w:tab/>
        </w:r>
        <w:r w:rsidR="009A76EE">
          <w:rPr>
            <w:noProof/>
            <w:webHidden/>
          </w:rPr>
          <w:fldChar w:fldCharType="begin"/>
        </w:r>
        <w:r w:rsidR="009330BC">
          <w:rPr>
            <w:noProof/>
            <w:webHidden/>
          </w:rPr>
          <w:instrText xml:space="preserve"> PAGEREF _Toc396034179 \h </w:instrText>
        </w:r>
        <w:r w:rsidR="009A76EE">
          <w:rPr>
            <w:noProof/>
            <w:webHidden/>
          </w:rPr>
        </w:r>
        <w:r w:rsidR="009A76EE">
          <w:rPr>
            <w:noProof/>
            <w:webHidden/>
          </w:rPr>
          <w:fldChar w:fldCharType="separate"/>
        </w:r>
        <w:r w:rsidR="00533AF0">
          <w:rPr>
            <w:noProof/>
            <w:webHidden/>
          </w:rPr>
          <w:t>85</w:t>
        </w:r>
        <w:r w:rsidR="009A76EE">
          <w:rPr>
            <w:noProof/>
            <w:webHidden/>
          </w:rPr>
          <w:fldChar w:fldCharType="end"/>
        </w:r>
      </w:hyperlink>
    </w:p>
    <w:p w14:paraId="3F3A0257" w14:textId="77777777" w:rsidR="009330BC" w:rsidRPr="0065745B" w:rsidRDefault="002523D9">
      <w:pPr>
        <w:pStyle w:val="2"/>
        <w:rPr>
          <w:rFonts w:ascii="Calibri" w:eastAsia="Times New Roman" w:hAnsi="Calibri" w:cs="Times New Roman"/>
          <w:noProof/>
          <w:sz w:val="22"/>
          <w:szCs w:val="22"/>
        </w:rPr>
      </w:pPr>
      <w:hyperlink w:anchor="_Toc396034180" w:history="1">
        <w:r w:rsidR="009330BC" w:rsidRPr="000948B0">
          <w:rPr>
            <w:rStyle w:val="a8"/>
            <w:noProof/>
          </w:rPr>
          <w:t>4.15 Subword Sizes</w:t>
        </w:r>
        <w:r w:rsidR="009330BC">
          <w:rPr>
            <w:noProof/>
            <w:webHidden/>
          </w:rPr>
          <w:tab/>
        </w:r>
        <w:r w:rsidR="009A76EE">
          <w:rPr>
            <w:noProof/>
            <w:webHidden/>
          </w:rPr>
          <w:fldChar w:fldCharType="begin"/>
        </w:r>
        <w:r w:rsidR="009330BC">
          <w:rPr>
            <w:noProof/>
            <w:webHidden/>
          </w:rPr>
          <w:instrText xml:space="preserve"> PAGEREF _Toc396034180 \h </w:instrText>
        </w:r>
        <w:r w:rsidR="009A76EE">
          <w:rPr>
            <w:noProof/>
            <w:webHidden/>
          </w:rPr>
        </w:r>
        <w:r w:rsidR="009A76EE">
          <w:rPr>
            <w:noProof/>
            <w:webHidden/>
          </w:rPr>
          <w:fldChar w:fldCharType="separate"/>
        </w:r>
        <w:r w:rsidR="00533AF0">
          <w:rPr>
            <w:noProof/>
            <w:webHidden/>
          </w:rPr>
          <w:t>86</w:t>
        </w:r>
        <w:r w:rsidR="009A76EE">
          <w:rPr>
            <w:noProof/>
            <w:webHidden/>
          </w:rPr>
          <w:fldChar w:fldCharType="end"/>
        </w:r>
      </w:hyperlink>
    </w:p>
    <w:p w14:paraId="2F788CA9" w14:textId="77777777" w:rsidR="009330BC" w:rsidRPr="0065745B" w:rsidRDefault="002523D9">
      <w:pPr>
        <w:pStyle w:val="2"/>
        <w:rPr>
          <w:rFonts w:ascii="Calibri" w:eastAsia="Times New Roman" w:hAnsi="Calibri" w:cs="Times New Roman"/>
          <w:noProof/>
          <w:sz w:val="22"/>
          <w:szCs w:val="22"/>
        </w:rPr>
      </w:pPr>
      <w:hyperlink w:anchor="_Toc396034181" w:history="1">
        <w:r w:rsidR="009330BC" w:rsidRPr="000948B0">
          <w:rPr>
            <w:rStyle w:val="a8"/>
            <w:noProof/>
          </w:rPr>
          <w:t>4.16 Operands</w:t>
        </w:r>
        <w:r w:rsidR="009330BC">
          <w:rPr>
            <w:noProof/>
            <w:webHidden/>
          </w:rPr>
          <w:tab/>
        </w:r>
        <w:r w:rsidR="009A76EE">
          <w:rPr>
            <w:noProof/>
            <w:webHidden/>
          </w:rPr>
          <w:fldChar w:fldCharType="begin"/>
        </w:r>
        <w:r w:rsidR="009330BC">
          <w:rPr>
            <w:noProof/>
            <w:webHidden/>
          </w:rPr>
          <w:instrText xml:space="preserve"> PAGEREF _Toc396034181 \h </w:instrText>
        </w:r>
        <w:r w:rsidR="009A76EE">
          <w:rPr>
            <w:noProof/>
            <w:webHidden/>
          </w:rPr>
        </w:r>
        <w:r w:rsidR="009A76EE">
          <w:rPr>
            <w:noProof/>
            <w:webHidden/>
          </w:rPr>
          <w:fldChar w:fldCharType="separate"/>
        </w:r>
        <w:r w:rsidR="00533AF0">
          <w:rPr>
            <w:noProof/>
            <w:webHidden/>
          </w:rPr>
          <w:t>86</w:t>
        </w:r>
        <w:r w:rsidR="009A76EE">
          <w:rPr>
            <w:noProof/>
            <w:webHidden/>
          </w:rPr>
          <w:fldChar w:fldCharType="end"/>
        </w:r>
      </w:hyperlink>
    </w:p>
    <w:p w14:paraId="3EB90D0E" w14:textId="77777777" w:rsidR="009330BC" w:rsidRPr="0065745B" w:rsidRDefault="002523D9">
      <w:pPr>
        <w:pStyle w:val="3"/>
        <w:rPr>
          <w:rFonts w:ascii="Calibri" w:eastAsia="Times New Roman" w:hAnsi="Calibri" w:cs="Times New Roman"/>
          <w:noProof/>
          <w:sz w:val="22"/>
          <w:szCs w:val="22"/>
        </w:rPr>
      </w:pPr>
      <w:hyperlink w:anchor="_Toc396034182" w:history="1">
        <w:r w:rsidR="009330BC" w:rsidRPr="000948B0">
          <w:rPr>
            <w:rStyle w:val="a8"/>
            <w:noProof/>
          </w:rPr>
          <w:t>4.16.1 Operand Compound Type</w:t>
        </w:r>
        <w:r w:rsidR="009330BC">
          <w:rPr>
            <w:noProof/>
            <w:webHidden/>
          </w:rPr>
          <w:tab/>
        </w:r>
        <w:r w:rsidR="009A76EE">
          <w:rPr>
            <w:noProof/>
            <w:webHidden/>
          </w:rPr>
          <w:fldChar w:fldCharType="begin"/>
        </w:r>
        <w:r w:rsidR="009330BC">
          <w:rPr>
            <w:noProof/>
            <w:webHidden/>
          </w:rPr>
          <w:instrText xml:space="preserve"> PAGEREF _Toc396034182 \h </w:instrText>
        </w:r>
        <w:r w:rsidR="009A76EE">
          <w:rPr>
            <w:noProof/>
            <w:webHidden/>
          </w:rPr>
        </w:r>
        <w:r w:rsidR="009A76EE">
          <w:rPr>
            <w:noProof/>
            <w:webHidden/>
          </w:rPr>
          <w:fldChar w:fldCharType="separate"/>
        </w:r>
        <w:r w:rsidR="00533AF0">
          <w:rPr>
            <w:noProof/>
            <w:webHidden/>
          </w:rPr>
          <w:t>86</w:t>
        </w:r>
        <w:r w:rsidR="009A76EE">
          <w:rPr>
            <w:noProof/>
            <w:webHidden/>
          </w:rPr>
          <w:fldChar w:fldCharType="end"/>
        </w:r>
      </w:hyperlink>
    </w:p>
    <w:p w14:paraId="5C36ADDF" w14:textId="77777777" w:rsidR="009330BC" w:rsidRPr="0065745B" w:rsidRDefault="002523D9">
      <w:pPr>
        <w:pStyle w:val="3"/>
        <w:rPr>
          <w:rFonts w:ascii="Calibri" w:eastAsia="Times New Roman" w:hAnsi="Calibri" w:cs="Times New Roman"/>
          <w:noProof/>
          <w:sz w:val="22"/>
          <w:szCs w:val="22"/>
        </w:rPr>
      </w:pPr>
      <w:hyperlink w:anchor="_Toc396034183" w:history="1">
        <w:r w:rsidR="009330BC" w:rsidRPr="000948B0">
          <w:rPr>
            <w:rStyle w:val="a8"/>
            <w:noProof/>
          </w:rPr>
          <w:t>4.16.2 Rules for Operand Registers</w:t>
        </w:r>
        <w:r w:rsidR="009330BC">
          <w:rPr>
            <w:noProof/>
            <w:webHidden/>
          </w:rPr>
          <w:tab/>
        </w:r>
        <w:r w:rsidR="009A76EE">
          <w:rPr>
            <w:noProof/>
            <w:webHidden/>
          </w:rPr>
          <w:fldChar w:fldCharType="begin"/>
        </w:r>
        <w:r w:rsidR="009330BC">
          <w:rPr>
            <w:noProof/>
            <w:webHidden/>
          </w:rPr>
          <w:instrText xml:space="preserve"> PAGEREF _Toc396034183 \h </w:instrText>
        </w:r>
        <w:r w:rsidR="009A76EE">
          <w:rPr>
            <w:noProof/>
            <w:webHidden/>
          </w:rPr>
        </w:r>
        <w:r w:rsidR="009A76EE">
          <w:rPr>
            <w:noProof/>
            <w:webHidden/>
          </w:rPr>
          <w:fldChar w:fldCharType="separate"/>
        </w:r>
        <w:r w:rsidR="00533AF0">
          <w:rPr>
            <w:noProof/>
            <w:webHidden/>
          </w:rPr>
          <w:t>87</w:t>
        </w:r>
        <w:r w:rsidR="009A76EE">
          <w:rPr>
            <w:noProof/>
            <w:webHidden/>
          </w:rPr>
          <w:fldChar w:fldCharType="end"/>
        </w:r>
      </w:hyperlink>
    </w:p>
    <w:p w14:paraId="38B93168" w14:textId="77777777" w:rsidR="009330BC" w:rsidRPr="0065745B" w:rsidRDefault="002523D9">
      <w:pPr>
        <w:pStyle w:val="2"/>
        <w:rPr>
          <w:rFonts w:ascii="Calibri" w:eastAsia="Times New Roman" w:hAnsi="Calibri" w:cs="Times New Roman"/>
          <w:noProof/>
          <w:sz w:val="22"/>
          <w:szCs w:val="22"/>
        </w:rPr>
      </w:pPr>
      <w:hyperlink w:anchor="_Toc396034184" w:history="1">
        <w:r w:rsidR="009330BC" w:rsidRPr="000948B0">
          <w:rPr>
            <w:rStyle w:val="a8"/>
            <w:noProof/>
          </w:rPr>
          <w:t>4.17 Vector Operands</w:t>
        </w:r>
        <w:r w:rsidR="009330BC">
          <w:rPr>
            <w:noProof/>
            <w:webHidden/>
          </w:rPr>
          <w:tab/>
        </w:r>
        <w:r w:rsidR="009A76EE">
          <w:rPr>
            <w:noProof/>
            <w:webHidden/>
          </w:rPr>
          <w:fldChar w:fldCharType="begin"/>
        </w:r>
        <w:r w:rsidR="009330BC">
          <w:rPr>
            <w:noProof/>
            <w:webHidden/>
          </w:rPr>
          <w:instrText xml:space="preserve"> PAGEREF _Toc396034184 \h </w:instrText>
        </w:r>
        <w:r w:rsidR="009A76EE">
          <w:rPr>
            <w:noProof/>
            <w:webHidden/>
          </w:rPr>
        </w:r>
        <w:r w:rsidR="009A76EE">
          <w:rPr>
            <w:noProof/>
            <w:webHidden/>
          </w:rPr>
          <w:fldChar w:fldCharType="separate"/>
        </w:r>
        <w:r w:rsidR="00533AF0">
          <w:rPr>
            <w:noProof/>
            <w:webHidden/>
          </w:rPr>
          <w:t>88</w:t>
        </w:r>
        <w:r w:rsidR="009A76EE">
          <w:rPr>
            <w:noProof/>
            <w:webHidden/>
          </w:rPr>
          <w:fldChar w:fldCharType="end"/>
        </w:r>
      </w:hyperlink>
    </w:p>
    <w:p w14:paraId="33A9441D" w14:textId="77777777" w:rsidR="009330BC" w:rsidRPr="0065745B" w:rsidRDefault="002523D9">
      <w:pPr>
        <w:pStyle w:val="2"/>
        <w:rPr>
          <w:rFonts w:ascii="Calibri" w:eastAsia="Times New Roman" w:hAnsi="Calibri" w:cs="Times New Roman"/>
          <w:noProof/>
          <w:sz w:val="22"/>
          <w:szCs w:val="22"/>
        </w:rPr>
      </w:pPr>
      <w:hyperlink w:anchor="_Toc396034185" w:history="1">
        <w:r w:rsidR="009330BC" w:rsidRPr="000948B0">
          <w:rPr>
            <w:rStyle w:val="a8"/>
            <w:noProof/>
          </w:rPr>
          <w:t>4.18 Address Expressions</w:t>
        </w:r>
        <w:r w:rsidR="009330BC">
          <w:rPr>
            <w:noProof/>
            <w:webHidden/>
          </w:rPr>
          <w:tab/>
        </w:r>
        <w:r w:rsidR="009A76EE">
          <w:rPr>
            <w:noProof/>
            <w:webHidden/>
          </w:rPr>
          <w:fldChar w:fldCharType="begin"/>
        </w:r>
        <w:r w:rsidR="009330BC">
          <w:rPr>
            <w:noProof/>
            <w:webHidden/>
          </w:rPr>
          <w:instrText xml:space="preserve"> PAGEREF _Toc396034185 \h </w:instrText>
        </w:r>
        <w:r w:rsidR="009A76EE">
          <w:rPr>
            <w:noProof/>
            <w:webHidden/>
          </w:rPr>
        </w:r>
        <w:r w:rsidR="009A76EE">
          <w:rPr>
            <w:noProof/>
            <w:webHidden/>
          </w:rPr>
          <w:fldChar w:fldCharType="separate"/>
        </w:r>
        <w:r w:rsidR="00533AF0">
          <w:rPr>
            <w:noProof/>
            <w:webHidden/>
          </w:rPr>
          <w:t>88</w:t>
        </w:r>
        <w:r w:rsidR="009A76EE">
          <w:rPr>
            <w:noProof/>
            <w:webHidden/>
          </w:rPr>
          <w:fldChar w:fldCharType="end"/>
        </w:r>
      </w:hyperlink>
    </w:p>
    <w:p w14:paraId="7FA6E47F" w14:textId="77777777" w:rsidR="009330BC" w:rsidRPr="0065745B" w:rsidRDefault="002523D9">
      <w:pPr>
        <w:pStyle w:val="2"/>
        <w:rPr>
          <w:rFonts w:ascii="Calibri" w:eastAsia="Times New Roman" w:hAnsi="Calibri" w:cs="Times New Roman"/>
          <w:noProof/>
          <w:sz w:val="22"/>
          <w:szCs w:val="22"/>
        </w:rPr>
      </w:pPr>
      <w:hyperlink w:anchor="_Toc396034186" w:history="1">
        <w:r w:rsidR="009330BC" w:rsidRPr="000948B0">
          <w:rPr>
            <w:rStyle w:val="a8"/>
            <w:noProof/>
          </w:rPr>
          <w:t>4.19 Floating Point</w:t>
        </w:r>
        <w:r w:rsidR="009330BC">
          <w:rPr>
            <w:noProof/>
            <w:webHidden/>
          </w:rPr>
          <w:tab/>
        </w:r>
        <w:r w:rsidR="009A76EE">
          <w:rPr>
            <w:noProof/>
            <w:webHidden/>
          </w:rPr>
          <w:fldChar w:fldCharType="begin"/>
        </w:r>
        <w:r w:rsidR="009330BC">
          <w:rPr>
            <w:noProof/>
            <w:webHidden/>
          </w:rPr>
          <w:instrText xml:space="preserve"> PAGEREF _Toc396034186 \h </w:instrText>
        </w:r>
        <w:r w:rsidR="009A76EE">
          <w:rPr>
            <w:noProof/>
            <w:webHidden/>
          </w:rPr>
        </w:r>
        <w:r w:rsidR="009A76EE">
          <w:rPr>
            <w:noProof/>
            <w:webHidden/>
          </w:rPr>
          <w:fldChar w:fldCharType="separate"/>
        </w:r>
        <w:r w:rsidR="00533AF0">
          <w:rPr>
            <w:noProof/>
            <w:webHidden/>
          </w:rPr>
          <w:t>90</w:t>
        </w:r>
        <w:r w:rsidR="009A76EE">
          <w:rPr>
            <w:noProof/>
            <w:webHidden/>
          </w:rPr>
          <w:fldChar w:fldCharType="end"/>
        </w:r>
      </w:hyperlink>
    </w:p>
    <w:p w14:paraId="4098E5C8" w14:textId="77777777" w:rsidR="009330BC" w:rsidRPr="0065745B" w:rsidRDefault="002523D9">
      <w:pPr>
        <w:pStyle w:val="3"/>
        <w:rPr>
          <w:rFonts w:ascii="Calibri" w:eastAsia="Times New Roman" w:hAnsi="Calibri" w:cs="Times New Roman"/>
          <w:noProof/>
          <w:sz w:val="22"/>
          <w:szCs w:val="22"/>
        </w:rPr>
      </w:pPr>
      <w:hyperlink w:anchor="_Toc396034187" w:history="1">
        <w:r w:rsidR="009330BC" w:rsidRPr="000948B0">
          <w:rPr>
            <w:rStyle w:val="a8"/>
            <w:noProof/>
          </w:rPr>
          <w:t>4.19.1 Floating-Point Numbers</w:t>
        </w:r>
        <w:r w:rsidR="009330BC">
          <w:rPr>
            <w:noProof/>
            <w:webHidden/>
          </w:rPr>
          <w:tab/>
        </w:r>
        <w:r w:rsidR="009A76EE">
          <w:rPr>
            <w:noProof/>
            <w:webHidden/>
          </w:rPr>
          <w:fldChar w:fldCharType="begin"/>
        </w:r>
        <w:r w:rsidR="009330BC">
          <w:rPr>
            <w:noProof/>
            <w:webHidden/>
          </w:rPr>
          <w:instrText xml:space="preserve"> PAGEREF _Toc396034187 \h </w:instrText>
        </w:r>
        <w:r w:rsidR="009A76EE">
          <w:rPr>
            <w:noProof/>
            <w:webHidden/>
          </w:rPr>
        </w:r>
        <w:r w:rsidR="009A76EE">
          <w:rPr>
            <w:noProof/>
            <w:webHidden/>
          </w:rPr>
          <w:fldChar w:fldCharType="separate"/>
        </w:r>
        <w:r w:rsidR="00533AF0">
          <w:rPr>
            <w:noProof/>
            <w:webHidden/>
          </w:rPr>
          <w:t>91</w:t>
        </w:r>
        <w:r w:rsidR="009A76EE">
          <w:rPr>
            <w:noProof/>
            <w:webHidden/>
          </w:rPr>
          <w:fldChar w:fldCharType="end"/>
        </w:r>
      </w:hyperlink>
    </w:p>
    <w:p w14:paraId="44B3F70F" w14:textId="77777777" w:rsidR="009330BC" w:rsidRPr="0065745B" w:rsidRDefault="002523D9">
      <w:pPr>
        <w:pStyle w:val="3"/>
        <w:rPr>
          <w:rFonts w:ascii="Calibri" w:eastAsia="Times New Roman" w:hAnsi="Calibri" w:cs="Times New Roman"/>
          <w:noProof/>
          <w:sz w:val="22"/>
          <w:szCs w:val="22"/>
        </w:rPr>
      </w:pPr>
      <w:hyperlink w:anchor="_Toc396034188" w:history="1">
        <w:r w:rsidR="009330BC" w:rsidRPr="000948B0">
          <w:rPr>
            <w:rStyle w:val="a8"/>
            <w:noProof/>
          </w:rPr>
          <w:t>4.19.2 Rounding</w:t>
        </w:r>
        <w:r w:rsidR="009330BC">
          <w:rPr>
            <w:noProof/>
            <w:webHidden/>
          </w:rPr>
          <w:tab/>
        </w:r>
        <w:r w:rsidR="009A76EE">
          <w:rPr>
            <w:noProof/>
            <w:webHidden/>
          </w:rPr>
          <w:fldChar w:fldCharType="begin"/>
        </w:r>
        <w:r w:rsidR="009330BC">
          <w:rPr>
            <w:noProof/>
            <w:webHidden/>
          </w:rPr>
          <w:instrText xml:space="preserve"> PAGEREF _Toc396034188 \h </w:instrText>
        </w:r>
        <w:r w:rsidR="009A76EE">
          <w:rPr>
            <w:noProof/>
            <w:webHidden/>
          </w:rPr>
        </w:r>
        <w:r w:rsidR="009A76EE">
          <w:rPr>
            <w:noProof/>
            <w:webHidden/>
          </w:rPr>
          <w:fldChar w:fldCharType="separate"/>
        </w:r>
        <w:r w:rsidR="00533AF0">
          <w:rPr>
            <w:noProof/>
            <w:webHidden/>
          </w:rPr>
          <w:t>92</w:t>
        </w:r>
        <w:r w:rsidR="009A76EE">
          <w:rPr>
            <w:noProof/>
            <w:webHidden/>
          </w:rPr>
          <w:fldChar w:fldCharType="end"/>
        </w:r>
      </w:hyperlink>
    </w:p>
    <w:p w14:paraId="4719C647" w14:textId="77777777" w:rsidR="009330BC" w:rsidRPr="0065745B" w:rsidRDefault="002523D9">
      <w:pPr>
        <w:pStyle w:val="3"/>
        <w:rPr>
          <w:rFonts w:ascii="Calibri" w:eastAsia="Times New Roman" w:hAnsi="Calibri" w:cs="Times New Roman"/>
          <w:noProof/>
          <w:sz w:val="22"/>
          <w:szCs w:val="22"/>
        </w:rPr>
      </w:pPr>
      <w:hyperlink w:anchor="_Toc396034189" w:history="1">
        <w:r w:rsidR="009330BC" w:rsidRPr="000948B0">
          <w:rPr>
            <w:rStyle w:val="a8"/>
            <w:noProof/>
          </w:rPr>
          <w:t>4.19.3 Flush to Zero (ftz)</w:t>
        </w:r>
        <w:r w:rsidR="009330BC">
          <w:rPr>
            <w:noProof/>
            <w:webHidden/>
          </w:rPr>
          <w:tab/>
        </w:r>
        <w:r w:rsidR="009A76EE">
          <w:rPr>
            <w:noProof/>
            <w:webHidden/>
          </w:rPr>
          <w:fldChar w:fldCharType="begin"/>
        </w:r>
        <w:r w:rsidR="009330BC">
          <w:rPr>
            <w:noProof/>
            <w:webHidden/>
          </w:rPr>
          <w:instrText xml:space="preserve"> PAGEREF _Toc396034189 \h </w:instrText>
        </w:r>
        <w:r w:rsidR="009A76EE">
          <w:rPr>
            <w:noProof/>
            <w:webHidden/>
          </w:rPr>
        </w:r>
        <w:r w:rsidR="009A76EE">
          <w:rPr>
            <w:noProof/>
            <w:webHidden/>
          </w:rPr>
          <w:fldChar w:fldCharType="separate"/>
        </w:r>
        <w:r w:rsidR="00533AF0">
          <w:rPr>
            <w:noProof/>
            <w:webHidden/>
          </w:rPr>
          <w:t>93</w:t>
        </w:r>
        <w:r w:rsidR="009A76EE">
          <w:rPr>
            <w:noProof/>
            <w:webHidden/>
          </w:rPr>
          <w:fldChar w:fldCharType="end"/>
        </w:r>
      </w:hyperlink>
    </w:p>
    <w:p w14:paraId="42D864BD" w14:textId="77777777" w:rsidR="009330BC" w:rsidRPr="0065745B" w:rsidRDefault="002523D9">
      <w:pPr>
        <w:pStyle w:val="3"/>
        <w:rPr>
          <w:rFonts w:ascii="Calibri" w:eastAsia="Times New Roman" w:hAnsi="Calibri" w:cs="Times New Roman"/>
          <w:noProof/>
          <w:sz w:val="22"/>
          <w:szCs w:val="22"/>
        </w:rPr>
      </w:pPr>
      <w:hyperlink w:anchor="_Toc396034190" w:history="1">
        <w:r w:rsidR="009330BC" w:rsidRPr="000948B0">
          <w:rPr>
            <w:rStyle w:val="a8"/>
            <w:noProof/>
          </w:rPr>
          <w:t>4.19.4 Not A Number (NaN)</w:t>
        </w:r>
        <w:r w:rsidR="009330BC">
          <w:rPr>
            <w:noProof/>
            <w:webHidden/>
          </w:rPr>
          <w:tab/>
        </w:r>
        <w:r w:rsidR="009A76EE">
          <w:rPr>
            <w:noProof/>
            <w:webHidden/>
          </w:rPr>
          <w:fldChar w:fldCharType="begin"/>
        </w:r>
        <w:r w:rsidR="009330BC">
          <w:rPr>
            <w:noProof/>
            <w:webHidden/>
          </w:rPr>
          <w:instrText xml:space="preserve"> PAGEREF _Toc396034190 \h </w:instrText>
        </w:r>
        <w:r w:rsidR="009A76EE">
          <w:rPr>
            <w:noProof/>
            <w:webHidden/>
          </w:rPr>
        </w:r>
        <w:r w:rsidR="009A76EE">
          <w:rPr>
            <w:noProof/>
            <w:webHidden/>
          </w:rPr>
          <w:fldChar w:fldCharType="separate"/>
        </w:r>
        <w:r w:rsidR="00533AF0">
          <w:rPr>
            <w:noProof/>
            <w:webHidden/>
          </w:rPr>
          <w:t>93</w:t>
        </w:r>
        <w:r w:rsidR="009A76EE">
          <w:rPr>
            <w:noProof/>
            <w:webHidden/>
          </w:rPr>
          <w:fldChar w:fldCharType="end"/>
        </w:r>
      </w:hyperlink>
    </w:p>
    <w:p w14:paraId="029D836D" w14:textId="77777777" w:rsidR="009330BC" w:rsidRPr="0065745B" w:rsidRDefault="002523D9">
      <w:pPr>
        <w:pStyle w:val="3"/>
        <w:rPr>
          <w:rFonts w:ascii="Calibri" w:eastAsia="Times New Roman" w:hAnsi="Calibri" w:cs="Times New Roman"/>
          <w:noProof/>
          <w:sz w:val="22"/>
          <w:szCs w:val="22"/>
        </w:rPr>
      </w:pPr>
      <w:hyperlink w:anchor="_Toc396034191" w:history="1">
        <w:r w:rsidR="009330BC" w:rsidRPr="000948B0">
          <w:rPr>
            <w:rStyle w:val="a8"/>
            <w:noProof/>
          </w:rPr>
          <w:t>4.19.5 Floating Point Exceptions</w:t>
        </w:r>
        <w:r w:rsidR="009330BC">
          <w:rPr>
            <w:noProof/>
            <w:webHidden/>
          </w:rPr>
          <w:tab/>
        </w:r>
        <w:r w:rsidR="009A76EE">
          <w:rPr>
            <w:noProof/>
            <w:webHidden/>
          </w:rPr>
          <w:fldChar w:fldCharType="begin"/>
        </w:r>
        <w:r w:rsidR="009330BC">
          <w:rPr>
            <w:noProof/>
            <w:webHidden/>
          </w:rPr>
          <w:instrText xml:space="preserve"> PAGEREF _Toc396034191 \h </w:instrText>
        </w:r>
        <w:r w:rsidR="009A76EE">
          <w:rPr>
            <w:noProof/>
            <w:webHidden/>
          </w:rPr>
        </w:r>
        <w:r w:rsidR="009A76EE">
          <w:rPr>
            <w:noProof/>
            <w:webHidden/>
          </w:rPr>
          <w:fldChar w:fldCharType="separate"/>
        </w:r>
        <w:r w:rsidR="00533AF0">
          <w:rPr>
            <w:noProof/>
            <w:webHidden/>
          </w:rPr>
          <w:t>94</w:t>
        </w:r>
        <w:r w:rsidR="009A76EE">
          <w:rPr>
            <w:noProof/>
            <w:webHidden/>
          </w:rPr>
          <w:fldChar w:fldCharType="end"/>
        </w:r>
      </w:hyperlink>
    </w:p>
    <w:p w14:paraId="6FC79B20" w14:textId="77777777" w:rsidR="009330BC" w:rsidRPr="0065745B" w:rsidRDefault="002523D9">
      <w:pPr>
        <w:pStyle w:val="2"/>
        <w:rPr>
          <w:rFonts w:ascii="Calibri" w:eastAsia="Times New Roman" w:hAnsi="Calibri" w:cs="Times New Roman"/>
          <w:noProof/>
          <w:sz w:val="22"/>
          <w:szCs w:val="22"/>
        </w:rPr>
      </w:pPr>
      <w:hyperlink w:anchor="_Toc396034192" w:history="1">
        <w:r w:rsidR="009330BC" w:rsidRPr="000948B0">
          <w:rPr>
            <w:rStyle w:val="a8"/>
            <w:noProof/>
          </w:rPr>
          <w:t>4.20 Dynamic Group Memory Allocation</w:t>
        </w:r>
        <w:r w:rsidR="009330BC">
          <w:rPr>
            <w:noProof/>
            <w:webHidden/>
          </w:rPr>
          <w:tab/>
        </w:r>
        <w:r w:rsidR="009A76EE">
          <w:rPr>
            <w:noProof/>
            <w:webHidden/>
          </w:rPr>
          <w:fldChar w:fldCharType="begin"/>
        </w:r>
        <w:r w:rsidR="009330BC">
          <w:rPr>
            <w:noProof/>
            <w:webHidden/>
          </w:rPr>
          <w:instrText xml:space="preserve"> PAGEREF _Toc396034192 \h </w:instrText>
        </w:r>
        <w:r w:rsidR="009A76EE">
          <w:rPr>
            <w:noProof/>
            <w:webHidden/>
          </w:rPr>
        </w:r>
        <w:r w:rsidR="009A76EE">
          <w:rPr>
            <w:noProof/>
            <w:webHidden/>
          </w:rPr>
          <w:fldChar w:fldCharType="separate"/>
        </w:r>
        <w:r w:rsidR="00533AF0">
          <w:rPr>
            <w:noProof/>
            <w:webHidden/>
          </w:rPr>
          <w:t>95</w:t>
        </w:r>
        <w:r w:rsidR="009A76EE">
          <w:rPr>
            <w:noProof/>
            <w:webHidden/>
          </w:rPr>
          <w:fldChar w:fldCharType="end"/>
        </w:r>
      </w:hyperlink>
    </w:p>
    <w:p w14:paraId="5797131C" w14:textId="77777777" w:rsidR="009330BC" w:rsidRPr="0065745B" w:rsidRDefault="002523D9">
      <w:pPr>
        <w:pStyle w:val="2"/>
        <w:rPr>
          <w:rFonts w:ascii="Calibri" w:eastAsia="Times New Roman" w:hAnsi="Calibri" w:cs="Times New Roman"/>
          <w:noProof/>
          <w:sz w:val="22"/>
          <w:szCs w:val="22"/>
        </w:rPr>
      </w:pPr>
      <w:hyperlink w:anchor="_Toc396034193" w:history="1">
        <w:r w:rsidR="009330BC" w:rsidRPr="000948B0">
          <w:rPr>
            <w:rStyle w:val="a8"/>
            <w:noProof/>
          </w:rPr>
          <w:t>4.21 Kernarg Segment</w:t>
        </w:r>
        <w:r w:rsidR="009330BC">
          <w:rPr>
            <w:noProof/>
            <w:webHidden/>
          </w:rPr>
          <w:tab/>
        </w:r>
        <w:r w:rsidR="009A76EE">
          <w:rPr>
            <w:noProof/>
            <w:webHidden/>
          </w:rPr>
          <w:fldChar w:fldCharType="begin"/>
        </w:r>
        <w:r w:rsidR="009330BC">
          <w:rPr>
            <w:noProof/>
            <w:webHidden/>
          </w:rPr>
          <w:instrText xml:space="preserve"> PAGEREF _Toc396034193 \h </w:instrText>
        </w:r>
        <w:r w:rsidR="009A76EE">
          <w:rPr>
            <w:noProof/>
            <w:webHidden/>
          </w:rPr>
        </w:r>
        <w:r w:rsidR="009A76EE">
          <w:rPr>
            <w:noProof/>
            <w:webHidden/>
          </w:rPr>
          <w:fldChar w:fldCharType="separate"/>
        </w:r>
        <w:r w:rsidR="00533AF0">
          <w:rPr>
            <w:noProof/>
            <w:webHidden/>
          </w:rPr>
          <w:t>96</w:t>
        </w:r>
        <w:r w:rsidR="009A76EE">
          <w:rPr>
            <w:noProof/>
            <w:webHidden/>
          </w:rPr>
          <w:fldChar w:fldCharType="end"/>
        </w:r>
      </w:hyperlink>
    </w:p>
    <w:p w14:paraId="59C50D16" w14:textId="77777777" w:rsidR="009330BC" w:rsidRPr="0065745B" w:rsidRDefault="002523D9">
      <w:pPr>
        <w:pStyle w:val="1"/>
        <w:rPr>
          <w:rFonts w:ascii="Calibri" w:eastAsia="Times New Roman" w:hAnsi="Calibri" w:cs="Times New Roman"/>
          <w:b w:val="0"/>
          <w:bCs w:val="0"/>
          <w:noProof/>
          <w:sz w:val="22"/>
          <w:szCs w:val="22"/>
        </w:rPr>
      </w:pPr>
      <w:hyperlink w:anchor="_Toc396034194" w:history="1">
        <w:r w:rsidR="009330BC" w:rsidRPr="000948B0">
          <w:rPr>
            <w:rStyle w:val="a8"/>
            <w:noProof/>
          </w:rPr>
          <w:t>Chapter 5.  Arithmetic Operations</w:t>
        </w:r>
        <w:r w:rsidR="009330BC">
          <w:rPr>
            <w:noProof/>
            <w:webHidden/>
          </w:rPr>
          <w:tab/>
        </w:r>
        <w:r w:rsidR="009A76EE">
          <w:rPr>
            <w:noProof/>
            <w:webHidden/>
          </w:rPr>
          <w:fldChar w:fldCharType="begin"/>
        </w:r>
        <w:r w:rsidR="009330BC">
          <w:rPr>
            <w:noProof/>
            <w:webHidden/>
          </w:rPr>
          <w:instrText xml:space="preserve"> PAGEREF _Toc396034194 \h </w:instrText>
        </w:r>
        <w:r w:rsidR="009A76EE">
          <w:rPr>
            <w:noProof/>
            <w:webHidden/>
          </w:rPr>
        </w:r>
        <w:r w:rsidR="009A76EE">
          <w:rPr>
            <w:noProof/>
            <w:webHidden/>
          </w:rPr>
          <w:fldChar w:fldCharType="separate"/>
        </w:r>
        <w:r w:rsidR="00533AF0">
          <w:rPr>
            <w:noProof/>
            <w:webHidden/>
          </w:rPr>
          <w:t>99</w:t>
        </w:r>
        <w:r w:rsidR="009A76EE">
          <w:rPr>
            <w:noProof/>
            <w:webHidden/>
          </w:rPr>
          <w:fldChar w:fldCharType="end"/>
        </w:r>
      </w:hyperlink>
    </w:p>
    <w:p w14:paraId="7793DEC1" w14:textId="77777777" w:rsidR="009330BC" w:rsidRPr="0065745B" w:rsidRDefault="002523D9">
      <w:pPr>
        <w:pStyle w:val="2"/>
        <w:rPr>
          <w:rFonts w:ascii="Calibri" w:eastAsia="Times New Roman" w:hAnsi="Calibri" w:cs="Times New Roman"/>
          <w:noProof/>
          <w:sz w:val="22"/>
          <w:szCs w:val="22"/>
        </w:rPr>
      </w:pPr>
      <w:hyperlink w:anchor="_Toc396034195" w:history="1">
        <w:r w:rsidR="009330BC" w:rsidRPr="000948B0">
          <w:rPr>
            <w:rStyle w:val="a8"/>
            <w:noProof/>
          </w:rPr>
          <w:t>5.1 Overview of Arithmetic Operations</w:t>
        </w:r>
        <w:r w:rsidR="009330BC">
          <w:rPr>
            <w:noProof/>
            <w:webHidden/>
          </w:rPr>
          <w:tab/>
        </w:r>
        <w:r w:rsidR="009A76EE">
          <w:rPr>
            <w:noProof/>
            <w:webHidden/>
          </w:rPr>
          <w:fldChar w:fldCharType="begin"/>
        </w:r>
        <w:r w:rsidR="009330BC">
          <w:rPr>
            <w:noProof/>
            <w:webHidden/>
          </w:rPr>
          <w:instrText xml:space="preserve"> PAGEREF _Toc396034195 \h </w:instrText>
        </w:r>
        <w:r w:rsidR="009A76EE">
          <w:rPr>
            <w:noProof/>
            <w:webHidden/>
          </w:rPr>
        </w:r>
        <w:r w:rsidR="009A76EE">
          <w:rPr>
            <w:noProof/>
            <w:webHidden/>
          </w:rPr>
          <w:fldChar w:fldCharType="separate"/>
        </w:r>
        <w:r w:rsidR="00533AF0">
          <w:rPr>
            <w:noProof/>
            <w:webHidden/>
          </w:rPr>
          <w:t>99</w:t>
        </w:r>
        <w:r w:rsidR="009A76EE">
          <w:rPr>
            <w:noProof/>
            <w:webHidden/>
          </w:rPr>
          <w:fldChar w:fldCharType="end"/>
        </w:r>
      </w:hyperlink>
    </w:p>
    <w:p w14:paraId="7ED5832D" w14:textId="77777777" w:rsidR="009330BC" w:rsidRPr="0065745B" w:rsidRDefault="002523D9">
      <w:pPr>
        <w:pStyle w:val="2"/>
        <w:rPr>
          <w:rFonts w:ascii="Calibri" w:eastAsia="Times New Roman" w:hAnsi="Calibri" w:cs="Times New Roman"/>
          <w:noProof/>
          <w:sz w:val="22"/>
          <w:szCs w:val="22"/>
        </w:rPr>
      </w:pPr>
      <w:hyperlink w:anchor="_Toc396034196" w:history="1">
        <w:r w:rsidR="009330BC" w:rsidRPr="000948B0">
          <w:rPr>
            <w:rStyle w:val="a8"/>
            <w:noProof/>
          </w:rPr>
          <w:t>5.2 Integer Arithmetic Operations</w:t>
        </w:r>
        <w:r w:rsidR="009330BC">
          <w:rPr>
            <w:noProof/>
            <w:webHidden/>
          </w:rPr>
          <w:tab/>
        </w:r>
        <w:r w:rsidR="009A76EE">
          <w:rPr>
            <w:noProof/>
            <w:webHidden/>
          </w:rPr>
          <w:fldChar w:fldCharType="begin"/>
        </w:r>
        <w:r w:rsidR="009330BC">
          <w:rPr>
            <w:noProof/>
            <w:webHidden/>
          </w:rPr>
          <w:instrText xml:space="preserve"> PAGEREF _Toc396034196 \h </w:instrText>
        </w:r>
        <w:r w:rsidR="009A76EE">
          <w:rPr>
            <w:noProof/>
            <w:webHidden/>
          </w:rPr>
        </w:r>
        <w:r w:rsidR="009A76EE">
          <w:rPr>
            <w:noProof/>
            <w:webHidden/>
          </w:rPr>
          <w:fldChar w:fldCharType="separate"/>
        </w:r>
        <w:r w:rsidR="00533AF0">
          <w:rPr>
            <w:noProof/>
            <w:webHidden/>
          </w:rPr>
          <w:t>99</w:t>
        </w:r>
        <w:r w:rsidR="009A76EE">
          <w:rPr>
            <w:noProof/>
            <w:webHidden/>
          </w:rPr>
          <w:fldChar w:fldCharType="end"/>
        </w:r>
      </w:hyperlink>
    </w:p>
    <w:p w14:paraId="6016594B" w14:textId="77777777" w:rsidR="009330BC" w:rsidRPr="0065745B" w:rsidRDefault="002523D9">
      <w:pPr>
        <w:pStyle w:val="3"/>
        <w:rPr>
          <w:rFonts w:ascii="Calibri" w:eastAsia="Times New Roman" w:hAnsi="Calibri" w:cs="Times New Roman"/>
          <w:noProof/>
          <w:sz w:val="22"/>
          <w:szCs w:val="22"/>
        </w:rPr>
      </w:pPr>
      <w:hyperlink w:anchor="_Toc396034197" w:history="1">
        <w:r w:rsidR="009330BC" w:rsidRPr="000948B0">
          <w:rPr>
            <w:rStyle w:val="a8"/>
            <w:noProof/>
          </w:rPr>
          <w:t>5.2.1 Syntax</w:t>
        </w:r>
        <w:r w:rsidR="009330BC">
          <w:rPr>
            <w:noProof/>
            <w:webHidden/>
          </w:rPr>
          <w:tab/>
        </w:r>
        <w:r w:rsidR="009A76EE">
          <w:rPr>
            <w:noProof/>
            <w:webHidden/>
          </w:rPr>
          <w:fldChar w:fldCharType="begin"/>
        </w:r>
        <w:r w:rsidR="009330BC">
          <w:rPr>
            <w:noProof/>
            <w:webHidden/>
          </w:rPr>
          <w:instrText xml:space="preserve"> PAGEREF _Toc396034197 \h </w:instrText>
        </w:r>
        <w:r w:rsidR="009A76EE">
          <w:rPr>
            <w:noProof/>
            <w:webHidden/>
          </w:rPr>
        </w:r>
        <w:r w:rsidR="009A76EE">
          <w:rPr>
            <w:noProof/>
            <w:webHidden/>
          </w:rPr>
          <w:fldChar w:fldCharType="separate"/>
        </w:r>
        <w:r w:rsidR="00533AF0">
          <w:rPr>
            <w:noProof/>
            <w:webHidden/>
          </w:rPr>
          <w:t>99</w:t>
        </w:r>
        <w:r w:rsidR="009A76EE">
          <w:rPr>
            <w:noProof/>
            <w:webHidden/>
          </w:rPr>
          <w:fldChar w:fldCharType="end"/>
        </w:r>
      </w:hyperlink>
    </w:p>
    <w:p w14:paraId="546C8D81" w14:textId="77777777" w:rsidR="009330BC" w:rsidRPr="0065745B" w:rsidRDefault="002523D9">
      <w:pPr>
        <w:pStyle w:val="3"/>
        <w:rPr>
          <w:rFonts w:ascii="Calibri" w:eastAsia="Times New Roman" w:hAnsi="Calibri" w:cs="Times New Roman"/>
          <w:noProof/>
          <w:sz w:val="22"/>
          <w:szCs w:val="22"/>
        </w:rPr>
      </w:pPr>
      <w:hyperlink w:anchor="_Toc396034198" w:history="1">
        <w:r w:rsidR="009330BC" w:rsidRPr="000948B0">
          <w:rPr>
            <w:rStyle w:val="a8"/>
            <w:noProof/>
          </w:rPr>
          <w:t>5.2.2 Description</w:t>
        </w:r>
        <w:r w:rsidR="009330BC">
          <w:rPr>
            <w:noProof/>
            <w:webHidden/>
          </w:rPr>
          <w:tab/>
        </w:r>
        <w:r w:rsidR="009A76EE">
          <w:rPr>
            <w:noProof/>
            <w:webHidden/>
          </w:rPr>
          <w:fldChar w:fldCharType="begin"/>
        </w:r>
        <w:r w:rsidR="009330BC">
          <w:rPr>
            <w:noProof/>
            <w:webHidden/>
          </w:rPr>
          <w:instrText xml:space="preserve"> PAGEREF _Toc396034198 \h </w:instrText>
        </w:r>
        <w:r w:rsidR="009A76EE">
          <w:rPr>
            <w:noProof/>
            <w:webHidden/>
          </w:rPr>
        </w:r>
        <w:r w:rsidR="009A76EE">
          <w:rPr>
            <w:noProof/>
            <w:webHidden/>
          </w:rPr>
          <w:fldChar w:fldCharType="separate"/>
        </w:r>
        <w:r w:rsidR="00533AF0">
          <w:rPr>
            <w:noProof/>
            <w:webHidden/>
          </w:rPr>
          <w:t>101</w:t>
        </w:r>
        <w:r w:rsidR="009A76EE">
          <w:rPr>
            <w:noProof/>
            <w:webHidden/>
          </w:rPr>
          <w:fldChar w:fldCharType="end"/>
        </w:r>
      </w:hyperlink>
    </w:p>
    <w:p w14:paraId="637D5FFC" w14:textId="77777777" w:rsidR="009330BC" w:rsidRPr="0065745B" w:rsidRDefault="002523D9">
      <w:pPr>
        <w:pStyle w:val="2"/>
        <w:rPr>
          <w:rFonts w:ascii="Calibri" w:eastAsia="Times New Roman" w:hAnsi="Calibri" w:cs="Times New Roman"/>
          <w:noProof/>
          <w:sz w:val="22"/>
          <w:szCs w:val="22"/>
        </w:rPr>
      </w:pPr>
      <w:hyperlink w:anchor="_Toc396034199" w:history="1">
        <w:r w:rsidR="009330BC" w:rsidRPr="000948B0">
          <w:rPr>
            <w:rStyle w:val="a8"/>
            <w:noProof/>
          </w:rPr>
          <w:t>5.3 Integer Optimization Operation</w:t>
        </w:r>
        <w:r w:rsidR="009330BC">
          <w:rPr>
            <w:noProof/>
            <w:webHidden/>
          </w:rPr>
          <w:tab/>
        </w:r>
        <w:r w:rsidR="009A76EE">
          <w:rPr>
            <w:noProof/>
            <w:webHidden/>
          </w:rPr>
          <w:fldChar w:fldCharType="begin"/>
        </w:r>
        <w:r w:rsidR="009330BC">
          <w:rPr>
            <w:noProof/>
            <w:webHidden/>
          </w:rPr>
          <w:instrText xml:space="preserve"> PAGEREF _Toc396034199 \h </w:instrText>
        </w:r>
        <w:r w:rsidR="009A76EE">
          <w:rPr>
            <w:noProof/>
            <w:webHidden/>
          </w:rPr>
        </w:r>
        <w:r w:rsidR="009A76EE">
          <w:rPr>
            <w:noProof/>
            <w:webHidden/>
          </w:rPr>
          <w:fldChar w:fldCharType="separate"/>
        </w:r>
        <w:r w:rsidR="00533AF0">
          <w:rPr>
            <w:noProof/>
            <w:webHidden/>
          </w:rPr>
          <w:t>104</w:t>
        </w:r>
        <w:r w:rsidR="009A76EE">
          <w:rPr>
            <w:noProof/>
            <w:webHidden/>
          </w:rPr>
          <w:fldChar w:fldCharType="end"/>
        </w:r>
      </w:hyperlink>
    </w:p>
    <w:p w14:paraId="5BD82362" w14:textId="77777777" w:rsidR="009330BC" w:rsidRPr="0065745B" w:rsidRDefault="002523D9">
      <w:pPr>
        <w:pStyle w:val="3"/>
        <w:rPr>
          <w:rFonts w:ascii="Calibri" w:eastAsia="Times New Roman" w:hAnsi="Calibri" w:cs="Times New Roman"/>
          <w:noProof/>
          <w:sz w:val="22"/>
          <w:szCs w:val="22"/>
        </w:rPr>
      </w:pPr>
      <w:hyperlink w:anchor="_Toc396034200" w:history="1">
        <w:r w:rsidR="009330BC" w:rsidRPr="000948B0">
          <w:rPr>
            <w:rStyle w:val="a8"/>
            <w:noProof/>
          </w:rPr>
          <w:t>5.3.1 Syntax</w:t>
        </w:r>
        <w:r w:rsidR="009330BC">
          <w:rPr>
            <w:noProof/>
            <w:webHidden/>
          </w:rPr>
          <w:tab/>
        </w:r>
        <w:r w:rsidR="009A76EE">
          <w:rPr>
            <w:noProof/>
            <w:webHidden/>
          </w:rPr>
          <w:fldChar w:fldCharType="begin"/>
        </w:r>
        <w:r w:rsidR="009330BC">
          <w:rPr>
            <w:noProof/>
            <w:webHidden/>
          </w:rPr>
          <w:instrText xml:space="preserve"> PAGEREF _Toc396034200 \h </w:instrText>
        </w:r>
        <w:r w:rsidR="009A76EE">
          <w:rPr>
            <w:noProof/>
            <w:webHidden/>
          </w:rPr>
        </w:r>
        <w:r w:rsidR="009A76EE">
          <w:rPr>
            <w:noProof/>
            <w:webHidden/>
          </w:rPr>
          <w:fldChar w:fldCharType="separate"/>
        </w:r>
        <w:r w:rsidR="00533AF0">
          <w:rPr>
            <w:noProof/>
            <w:webHidden/>
          </w:rPr>
          <w:t>104</w:t>
        </w:r>
        <w:r w:rsidR="009A76EE">
          <w:rPr>
            <w:noProof/>
            <w:webHidden/>
          </w:rPr>
          <w:fldChar w:fldCharType="end"/>
        </w:r>
      </w:hyperlink>
    </w:p>
    <w:p w14:paraId="0DD24278" w14:textId="77777777" w:rsidR="009330BC" w:rsidRPr="0065745B" w:rsidRDefault="002523D9">
      <w:pPr>
        <w:pStyle w:val="3"/>
        <w:rPr>
          <w:rFonts w:ascii="Calibri" w:eastAsia="Times New Roman" w:hAnsi="Calibri" w:cs="Times New Roman"/>
          <w:noProof/>
          <w:sz w:val="22"/>
          <w:szCs w:val="22"/>
        </w:rPr>
      </w:pPr>
      <w:hyperlink w:anchor="_Toc396034201" w:history="1">
        <w:r w:rsidR="009330BC" w:rsidRPr="000948B0">
          <w:rPr>
            <w:rStyle w:val="a8"/>
            <w:noProof/>
          </w:rPr>
          <w:t>5.3.2 Description</w:t>
        </w:r>
        <w:r w:rsidR="009330BC">
          <w:rPr>
            <w:noProof/>
            <w:webHidden/>
          </w:rPr>
          <w:tab/>
        </w:r>
        <w:r w:rsidR="009A76EE">
          <w:rPr>
            <w:noProof/>
            <w:webHidden/>
          </w:rPr>
          <w:fldChar w:fldCharType="begin"/>
        </w:r>
        <w:r w:rsidR="009330BC">
          <w:rPr>
            <w:noProof/>
            <w:webHidden/>
          </w:rPr>
          <w:instrText xml:space="preserve"> PAGEREF _Toc396034201 \h </w:instrText>
        </w:r>
        <w:r w:rsidR="009A76EE">
          <w:rPr>
            <w:noProof/>
            <w:webHidden/>
          </w:rPr>
        </w:r>
        <w:r w:rsidR="009A76EE">
          <w:rPr>
            <w:noProof/>
            <w:webHidden/>
          </w:rPr>
          <w:fldChar w:fldCharType="separate"/>
        </w:r>
        <w:r w:rsidR="00533AF0">
          <w:rPr>
            <w:noProof/>
            <w:webHidden/>
          </w:rPr>
          <w:t>105</w:t>
        </w:r>
        <w:r w:rsidR="009A76EE">
          <w:rPr>
            <w:noProof/>
            <w:webHidden/>
          </w:rPr>
          <w:fldChar w:fldCharType="end"/>
        </w:r>
      </w:hyperlink>
    </w:p>
    <w:p w14:paraId="564C9D3B" w14:textId="77777777" w:rsidR="009330BC" w:rsidRPr="0065745B" w:rsidRDefault="002523D9">
      <w:pPr>
        <w:pStyle w:val="2"/>
        <w:rPr>
          <w:rFonts w:ascii="Calibri" w:eastAsia="Times New Roman" w:hAnsi="Calibri" w:cs="Times New Roman"/>
          <w:noProof/>
          <w:sz w:val="22"/>
          <w:szCs w:val="22"/>
        </w:rPr>
      </w:pPr>
      <w:hyperlink w:anchor="_Toc396034202" w:history="1">
        <w:r w:rsidR="009330BC" w:rsidRPr="000948B0">
          <w:rPr>
            <w:rStyle w:val="a8"/>
            <w:noProof/>
          </w:rPr>
          <w:t>5.4 24-Bit Integer Optimization Operations</w:t>
        </w:r>
        <w:r w:rsidR="009330BC">
          <w:rPr>
            <w:noProof/>
            <w:webHidden/>
          </w:rPr>
          <w:tab/>
        </w:r>
        <w:r w:rsidR="009A76EE">
          <w:rPr>
            <w:noProof/>
            <w:webHidden/>
          </w:rPr>
          <w:fldChar w:fldCharType="begin"/>
        </w:r>
        <w:r w:rsidR="009330BC">
          <w:rPr>
            <w:noProof/>
            <w:webHidden/>
          </w:rPr>
          <w:instrText xml:space="preserve"> PAGEREF _Toc396034202 \h </w:instrText>
        </w:r>
        <w:r w:rsidR="009A76EE">
          <w:rPr>
            <w:noProof/>
            <w:webHidden/>
          </w:rPr>
        </w:r>
        <w:r w:rsidR="009A76EE">
          <w:rPr>
            <w:noProof/>
            <w:webHidden/>
          </w:rPr>
          <w:fldChar w:fldCharType="separate"/>
        </w:r>
        <w:r w:rsidR="00533AF0">
          <w:rPr>
            <w:noProof/>
            <w:webHidden/>
          </w:rPr>
          <w:t>105</w:t>
        </w:r>
        <w:r w:rsidR="009A76EE">
          <w:rPr>
            <w:noProof/>
            <w:webHidden/>
          </w:rPr>
          <w:fldChar w:fldCharType="end"/>
        </w:r>
      </w:hyperlink>
    </w:p>
    <w:p w14:paraId="5438BDA5" w14:textId="77777777" w:rsidR="009330BC" w:rsidRPr="0065745B" w:rsidRDefault="002523D9">
      <w:pPr>
        <w:pStyle w:val="3"/>
        <w:rPr>
          <w:rFonts w:ascii="Calibri" w:eastAsia="Times New Roman" w:hAnsi="Calibri" w:cs="Times New Roman"/>
          <w:noProof/>
          <w:sz w:val="22"/>
          <w:szCs w:val="22"/>
        </w:rPr>
      </w:pPr>
      <w:hyperlink w:anchor="_Toc396034203" w:history="1">
        <w:r w:rsidR="009330BC" w:rsidRPr="000948B0">
          <w:rPr>
            <w:rStyle w:val="a8"/>
            <w:noProof/>
          </w:rPr>
          <w:t>5.4.1 Syntax</w:t>
        </w:r>
        <w:r w:rsidR="009330BC">
          <w:rPr>
            <w:noProof/>
            <w:webHidden/>
          </w:rPr>
          <w:tab/>
        </w:r>
        <w:r w:rsidR="009A76EE">
          <w:rPr>
            <w:noProof/>
            <w:webHidden/>
          </w:rPr>
          <w:fldChar w:fldCharType="begin"/>
        </w:r>
        <w:r w:rsidR="009330BC">
          <w:rPr>
            <w:noProof/>
            <w:webHidden/>
          </w:rPr>
          <w:instrText xml:space="preserve"> PAGEREF _Toc396034203 \h </w:instrText>
        </w:r>
        <w:r w:rsidR="009A76EE">
          <w:rPr>
            <w:noProof/>
            <w:webHidden/>
          </w:rPr>
        </w:r>
        <w:r w:rsidR="009A76EE">
          <w:rPr>
            <w:noProof/>
            <w:webHidden/>
          </w:rPr>
          <w:fldChar w:fldCharType="separate"/>
        </w:r>
        <w:r w:rsidR="00533AF0">
          <w:rPr>
            <w:noProof/>
            <w:webHidden/>
          </w:rPr>
          <w:t>106</w:t>
        </w:r>
        <w:r w:rsidR="009A76EE">
          <w:rPr>
            <w:noProof/>
            <w:webHidden/>
          </w:rPr>
          <w:fldChar w:fldCharType="end"/>
        </w:r>
      </w:hyperlink>
    </w:p>
    <w:p w14:paraId="1FD03B49" w14:textId="77777777" w:rsidR="009330BC" w:rsidRPr="0065745B" w:rsidRDefault="002523D9">
      <w:pPr>
        <w:pStyle w:val="3"/>
        <w:rPr>
          <w:rFonts w:ascii="Calibri" w:eastAsia="Times New Roman" w:hAnsi="Calibri" w:cs="Times New Roman"/>
          <w:noProof/>
          <w:sz w:val="22"/>
          <w:szCs w:val="22"/>
        </w:rPr>
      </w:pPr>
      <w:hyperlink w:anchor="_Toc396034204" w:history="1">
        <w:r w:rsidR="009330BC" w:rsidRPr="000948B0">
          <w:rPr>
            <w:rStyle w:val="a8"/>
            <w:noProof/>
          </w:rPr>
          <w:t>5.4.2 Description</w:t>
        </w:r>
        <w:r w:rsidR="009330BC">
          <w:rPr>
            <w:noProof/>
            <w:webHidden/>
          </w:rPr>
          <w:tab/>
        </w:r>
        <w:r w:rsidR="009A76EE">
          <w:rPr>
            <w:noProof/>
            <w:webHidden/>
          </w:rPr>
          <w:fldChar w:fldCharType="begin"/>
        </w:r>
        <w:r w:rsidR="009330BC">
          <w:rPr>
            <w:noProof/>
            <w:webHidden/>
          </w:rPr>
          <w:instrText xml:space="preserve"> PAGEREF _Toc396034204 \h </w:instrText>
        </w:r>
        <w:r w:rsidR="009A76EE">
          <w:rPr>
            <w:noProof/>
            <w:webHidden/>
          </w:rPr>
        </w:r>
        <w:r w:rsidR="009A76EE">
          <w:rPr>
            <w:noProof/>
            <w:webHidden/>
          </w:rPr>
          <w:fldChar w:fldCharType="separate"/>
        </w:r>
        <w:r w:rsidR="00533AF0">
          <w:rPr>
            <w:noProof/>
            <w:webHidden/>
          </w:rPr>
          <w:t>106</w:t>
        </w:r>
        <w:r w:rsidR="009A76EE">
          <w:rPr>
            <w:noProof/>
            <w:webHidden/>
          </w:rPr>
          <w:fldChar w:fldCharType="end"/>
        </w:r>
      </w:hyperlink>
    </w:p>
    <w:p w14:paraId="127F18EB" w14:textId="77777777" w:rsidR="009330BC" w:rsidRPr="0065745B" w:rsidRDefault="002523D9">
      <w:pPr>
        <w:pStyle w:val="2"/>
        <w:rPr>
          <w:rFonts w:ascii="Calibri" w:eastAsia="Times New Roman" w:hAnsi="Calibri" w:cs="Times New Roman"/>
          <w:noProof/>
          <w:sz w:val="22"/>
          <w:szCs w:val="22"/>
        </w:rPr>
      </w:pPr>
      <w:hyperlink w:anchor="_Toc396034205" w:history="1">
        <w:r w:rsidR="009330BC" w:rsidRPr="000948B0">
          <w:rPr>
            <w:rStyle w:val="a8"/>
            <w:noProof/>
          </w:rPr>
          <w:t>5.5 Integer Shift Operations</w:t>
        </w:r>
        <w:r w:rsidR="009330BC">
          <w:rPr>
            <w:noProof/>
            <w:webHidden/>
          </w:rPr>
          <w:tab/>
        </w:r>
        <w:r w:rsidR="009A76EE">
          <w:rPr>
            <w:noProof/>
            <w:webHidden/>
          </w:rPr>
          <w:fldChar w:fldCharType="begin"/>
        </w:r>
        <w:r w:rsidR="009330BC">
          <w:rPr>
            <w:noProof/>
            <w:webHidden/>
          </w:rPr>
          <w:instrText xml:space="preserve"> PAGEREF _Toc396034205 \h </w:instrText>
        </w:r>
        <w:r w:rsidR="009A76EE">
          <w:rPr>
            <w:noProof/>
            <w:webHidden/>
          </w:rPr>
        </w:r>
        <w:r w:rsidR="009A76EE">
          <w:rPr>
            <w:noProof/>
            <w:webHidden/>
          </w:rPr>
          <w:fldChar w:fldCharType="separate"/>
        </w:r>
        <w:r w:rsidR="00533AF0">
          <w:rPr>
            <w:noProof/>
            <w:webHidden/>
          </w:rPr>
          <w:t>107</w:t>
        </w:r>
        <w:r w:rsidR="009A76EE">
          <w:rPr>
            <w:noProof/>
            <w:webHidden/>
          </w:rPr>
          <w:fldChar w:fldCharType="end"/>
        </w:r>
      </w:hyperlink>
    </w:p>
    <w:p w14:paraId="30EBA818" w14:textId="77777777" w:rsidR="009330BC" w:rsidRPr="0065745B" w:rsidRDefault="002523D9">
      <w:pPr>
        <w:pStyle w:val="3"/>
        <w:rPr>
          <w:rFonts w:ascii="Calibri" w:eastAsia="Times New Roman" w:hAnsi="Calibri" w:cs="Times New Roman"/>
          <w:noProof/>
          <w:sz w:val="22"/>
          <w:szCs w:val="22"/>
        </w:rPr>
      </w:pPr>
      <w:hyperlink w:anchor="_Toc396034206" w:history="1">
        <w:r w:rsidR="009330BC" w:rsidRPr="000948B0">
          <w:rPr>
            <w:rStyle w:val="a8"/>
            <w:noProof/>
          </w:rPr>
          <w:t>5.5.1 Syntax</w:t>
        </w:r>
        <w:r w:rsidR="009330BC">
          <w:rPr>
            <w:noProof/>
            <w:webHidden/>
          </w:rPr>
          <w:tab/>
        </w:r>
        <w:r w:rsidR="009A76EE">
          <w:rPr>
            <w:noProof/>
            <w:webHidden/>
          </w:rPr>
          <w:fldChar w:fldCharType="begin"/>
        </w:r>
        <w:r w:rsidR="009330BC">
          <w:rPr>
            <w:noProof/>
            <w:webHidden/>
          </w:rPr>
          <w:instrText xml:space="preserve"> PAGEREF _Toc396034206 \h </w:instrText>
        </w:r>
        <w:r w:rsidR="009A76EE">
          <w:rPr>
            <w:noProof/>
            <w:webHidden/>
          </w:rPr>
        </w:r>
        <w:r w:rsidR="009A76EE">
          <w:rPr>
            <w:noProof/>
            <w:webHidden/>
          </w:rPr>
          <w:fldChar w:fldCharType="separate"/>
        </w:r>
        <w:r w:rsidR="00533AF0">
          <w:rPr>
            <w:noProof/>
            <w:webHidden/>
          </w:rPr>
          <w:t>107</w:t>
        </w:r>
        <w:r w:rsidR="009A76EE">
          <w:rPr>
            <w:noProof/>
            <w:webHidden/>
          </w:rPr>
          <w:fldChar w:fldCharType="end"/>
        </w:r>
      </w:hyperlink>
    </w:p>
    <w:p w14:paraId="5B9C6773" w14:textId="77777777" w:rsidR="009330BC" w:rsidRPr="0065745B" w:rsidRDefault="002523D9">
      <w:pPr>
        <w:pStyle w:val="3"/>
        <w:rPr>
          <w:rFonts w:ascii="Calibri" w:eastAsia="Times New Roman" w:hAnsi="Calibri" w:cs="Times New Roman"/>
          <w:noProof/>
          <w:sz w:val="22"/>
          <w:szCs w:val="22"/>
        </w:rPr>
      </w:pPr>
      <w:hyperlink w:anchor="_Toc396034207" w:history="1">
        <w:r w:rsidR="009330BC" w:rsidRPr="000948B0">
          <w:rPr>
            <w:rStyle w:val="a8"/>
            <w:noProof/>
          </w:rPr>
          <w:t>5.5.2 Description for Standard Form</w:t>
        </w:r>
        <w:r w:rsidR="009330BC">
          <w:rPr>
            <w:noProof/>
            <w:webHidden/>
          </w:rPr>
          <w:tab/>
        </w:r>
        <w:r w:rsidR="009A76EE">
          <w:rPr>
            <w:noProof/>
            <w:webHidden/>
          </w:rPr>
          <w:fldChar w:fldCharType="begin"/>
        </w:r>
        <w:r w:rsidR="009330BC">
          <w:rPr>
            <w:noProof/>
            <w:webHidden/>
          </w:rPr>
          <w:instrText xml:space="preserve"> PAGEREF _Toc396034207 \h </w:instrText>
        </w:r>
        <w:r w:rsidR="009A76EE">
          <w:rPr>
            <w:noProof/>
            <w:webHidden/>
          </w:rPr>
        </w:r>
        <w:r w:rsidR="009A76EE">
          <w:rPr>
            <w:noProof/>
            <w:webHidden/>
          </w:rPr>
          <w:fldChar w:fldCharType="separate"/>
        </w:r>
        <w:r w:rsidR="00533AF0">
          <w:rPr>
            <w:noProof/>
            <w:webHidden/>
          </w:rPr>
          <w:t>108</w:t>
        </w:r>
        <w:r w:rsidR="009A76EE">
          <w:rPr>
            <w:noProof/>
            <w:webHidden/>
          </w:rPr>
          <w:fldChar w:fldCharType="end"/>
        </w:r>
      </w:hyperlink>
    </w:p>
    <w:p w14:paraId="1A39929A" w14:textId="77777777" w:rsidR="009330BC" w:rsidRPr="0065745B" w:rsidRDefault="002523D9">
      <w:pPr>
        <w:pStyle w:val="3"/>
        <w:rPr>
          <w:rFonts w:ascii="Calibri" w:eastAsia="Times New Roman" w:hAnsi="Calibri" w:cs="Times New Roman"/>
          <w:noProof/>
          <w:sz w:val="22"/>
          <w:szCs w:val="22"/>
        </w:rPr>
      </w:pPr>
      <w:hyperlink w:anchor="_Toc396034208" w:history="1">
        <w:r w:rsidR="009330BC" w:rsidRPr="000948B0">
          <w:rPr>
            <w:rStyle w:val="a8"/>
            <w:noProof/>
          </w:rPr>
          <w:t>5.5.3 Description for Packed Form</w:t>
        </w:r>
        <w:r w:rsidR="009330BC">
          <w:rPr>
            <w:noProof/>
            <w:webHidden/>
          </w:rPr>
          <w:tab/>
        </w:r>
        <w:r w:rsidR="009A76EE">
          <w:rPr>
            <w:noProof/>
            <w:webHidden/>
          </w:rPr>
          <w:fldChar w:fldCharType="begin"/>
        </w:r>
        <w:r w:rsidR="009330BC">
          <w:rPr>
            <w:noProof/>
            <w:webHidden/>
          </w:rPr>
          <w:instrText xml:space="preserve"> PAGEREF _Toc396034208 \h </w:instrText>
        </w:r>
        <w:r w:rsidR="009A76EE">
          <w:rPr>
            <w:noProof/>
            <w:webHidden/>
          </w:rPr>
        </w:r>
        <w:r w:rsidR="009A76EE">
          <w:rPr>
            <w:noProof/>
            <w:webHidden/>
          </w:rPr>
          <w:fldChar w:fldCharType="separate"/>
        </w:r>
        <w:r w:rsidR="00533AF0">
          <w:rPr>
            <w:noProof/>
            <w:webHidden/>
          </w:rPr>
          <w:t>108</w:t>
        </w:r>
        <w:r w:rsidR="009A76EE">
          <w:rPr>
            <w:noProof/>
            <w:webHidden/>
          </w:rPr>
          <w:fldChar w:fldCharType="end"/>
        </w:r>
      </w:hyperlink>
    </w:p>
    <w:p w14:paraId="2DB9E009" w14:textId="77777777" w:rsidR="009330BC" w:rsidRPr="0065745B" w:rsidRDefault="002523D9">
      <w:pPr>
        <w:pStyle w:val="2"/>
        <w:rPr>
          <w:rFonts w:ascii="Calibri" w:eastAsia="Times New Roman" w:hAnsi="Calibri" w:cs="Times New Roman"/>
          <w:noProof/>
          <w:sz w:val="22"/>
          <w:szCs w:val="22"/>
        </w:rPr>
      </w:pPr>
      <w:hyperlink w:anchor="_Toc396034209" w:history="1">
        <w:r w:rsidR="009330BC" w:rsidRPr="000948B0">
          <w:rPr>
            <w:rStyle w:val="a8"/>
            <w:noProof/>
          </w:rPr>
          <w:t>5.6 Individual Bit Operations</w:t>
        </w:r>
        <w:r w:rsidR="009330BC">
          <w:rPr>
            <w:noProof/>
            <w:webHidden/>
          </w:rPr>
          <w:tab/>
        </w:r>
        <w:r w:rsidR="009A76EE">
          <w:rPr>
            <w:noProof/>
            <w:webHidden/>
          </w:rPr>
          <w:fldChar w:fldCharType="begin"/>
        </w:r>
        <w:r w:rsidR="009330BC">
          <w:rPr>
            <w:noProof/>
            <w:webHidden/>
          </w:rPr>
          <w:instrText xml:space="preserve"> PAGEREF _Toc396034209 \h </w:instrText>
        </w:r>
        <w:r w:rsidR="009A76EE">
          <w:rPr>
            <w:noProof/>
            <w:webHidden/>
          </w:rPr>
        </w:r>
        <w:r w:rsidR="009A76EE">
          <w:rPr>
            <w:noProof/>
            <w:webHidden/>
          </w:rPr>
          <w:fldChar w:fldCharType="separate"/>
        </w:r>
        <w:r w:rsidR="00533AF0">
          <w:rPr>
            <w:noProof/>
            <w:webHidden/>
          </w:rPr>
          <w:t>109</w:t>
        </w:r>
        <w:r w:rsidR="009A76EE">
          <w:rPr>
            <w:noProof/>
            <w:webHidden/>
          </w:rPr>
          <w:fldChar w:fldCharType="end"/>
        </w:r>
      </w:hyperlink>
    </w:p>
    <w:p w14:paraId="4ED474B0" w14:textId="77777777" w:rsidR="009330BC" w:rsidRPr="0065745B" w:rsidRDefault="002523D9">
      <w:pPr>
        <w:pStyle w:val="3"/>
        <w:rPr>
          <w:rFonts w:ascii="Calibri" w:eastAsia="Times New Roman" w:hAnsi="Calibri" w:cs="Times New Roman"/>
          <w:noProof/>
          <w:sz w:val="22"/>
          <w:szCs w:val="22"/>
        </w:rPr>
      </w:pPr>
      <w:hyperlink w:anchor="_Toc396034210" w:history="1">
        <w:r w:rsidR="009330BC" w:rsidRPr="000948B0">
          <w:rPr>
            <w:rStyle w:val="a8"/>
            <w:noProof/>
          </w:rPr>
          <w:t>5.6.1 Syntax</w:t>
        </w:r>
        <w:r w:rsidR="009330BC">
          <w:rPr>
            <w:noProof/>
            <w:webHidden/>
          </w:rPr>
          <w:tab/>
        </w:r>
        <w:r w:rsidR="009A76EE">
          <w:rPr>
            <w:noProof/>
            <w:webHidden/>
          </w:rPr>
          <w:fldChar w:fldCharType="begin"/>
        </w:r>
        <w:r w:rsidR="009330BC">
          <w:rPr>
            <w:noProof/>
            <w:webHidden/>
          </w:rPr>
          <w:instrText xml:space="preserve"> PAGEREF _Toc396034210 \h </w:instrText>
        </w:r>
        <w:r w:rsidR="009A76EE">
          <w:rPr>
            <w:noProof/>
            <w:webHidden/>
          </w:rPr>
        </w:r>
        <w:r w:rsidR="009A76EE">
          <w:rPr>
            <w:noProof/>
            <w:webHidden/>
          </w:rPr>
          <w:fldChar w:fldCharType="separate"/>
        </w:r>
        <w:r w:rsidR="00533AF0">
          <w:rPr>
            <w:noProof/>
            <w:webHidden/>
          </w:rPr>
          <w:t>109</w:t>
        </w:r>
        <w:r w:rsidR="009A76EE">
          <w:rPr>
            <w:noProof/>
            <w:webHidden/>
          </w:rPr>
          <w:fldChar w:fldCharType="end"/>
        </w:r>
      </w:hyperlink>
    </w:p>
    <w:p w14:paraId="478D5F5A" w14:textId="77777777" w:rsidR="009330BC" w:rsidRPr="0065745B" w:rsidRDefault="002523D9">
      <w:pPr>
        <w:pStyle w:val="3"/>
        <w:rPr>
          <w:rFonts w:ascii="Calibri" w:eastAsia="Times New Roman" w:hAnsi="Calibri" w:cs="Times New Roman"/>
          <w:noProof/>
          <w:sz w:val="22"/>
          <w:szCs w:val="22"/>
        </w:rPr>
      </w:pPr>
      <w:hyperlink w:anchor="_Toc396034211" w:history="1">
        <w:r w:rsidR="009330BC" w:rsidRPr="000948B0">
          <w:rPr>
            <w:rStyle w:val="a8"/>
            <w:noProof/>
          </w:rPr>
          <w:t>5.6.2 Description</w:t>
        </w:r>
        <w:r w:rsidR="009330BC">
          <w:rPr>
            <w:noProof/>
            <w:webHidden/>
          </w:rPr>
          <w:tab/>
        </w:r>
        <w:r w:rsidR="009A76EE">
          <w:rPr>
            <w:noProof/>
            <w:webHidden/>
          </w:rPr>
          <w:fldChar w:fldCharType="begin"/>
        </w:r>
        <w:r w:rsidR="009330BC">
          <w:rPr>
            <w:noProof/>
            <w:webHidden/>
          </w:rPr>
          <w:instrText xml:space="preserve"> PAGEREF _Toc396034211 \h </w:instrText>
        </w:r>
        <w:r w:rsidR="009A76EE">
          <w:rPr>
            <w:noProof/>
            <w:webHidden/>
          </w:rPr>
        </w:r>
        <w:r w:rsidR="009A76EE">
          <w:rPr>
            <w:noProof/>
            <w:webHidden/>
          </w:rPr>
          <w:fldChar w:fldCharType="separate"/>
        </w:r>
        <w:r w:rsidR="00533AF0">
          <w:rPr>
            <w:noProof/>
            <w:webHidden/>
          </w:rPr>
          <w:t>110</w:t>
        </w:r>
        <w:r w:rsidR="009A76EE">
          <w:rPr>
            <w:noProof/>
            <w:webHidden/>
          </w:rPr>
          <w:fldChar w:fldCharType="end"/>
        </w:r>
      </w:hyperlink>
    </w:p>
    <w:p w14:paraId="158FCA40" w14:textId="77777777" w:rsidR="009330BC" w:rsidRPr="0065745B" w:rsidRDefault="002523D9">
      <w:pPr>
        <w:pStyle w:val="2"/>
        <w:rPr>
          <w:rFonts w:ascii="Calibri" w:eastAsia="Times New Roman" w:hAnsi="Calibri" w:cs="Times New Roman"/>
          <w:noProof/>
          <w:sz w:val="22"/>
          <w:szCs w:val="22"/>
        </w:rPr>
      </w:pPr>
      <w:hyperlink w:anchor="_Toc396034212" w:history="1">
        <w:r w:rsidR="009330BC" w:rsidRPr="000948B0">
          <w:rPr>
            <w:rStyle w:val="a8"/>
            <w:noProof/>
          </w:rPr>
          <w:t>5.7 Bit String Operations</w:t>
        </w:r>
        <w:r w:rsidR="009330BC">
          <w:rPr>
            <w:noProof/>
            <w:webHidden/>
          </w:rPr>
          <w:tab/>
        </w:r>
        <w:r w:rsidR="009A76EE">
          <w:rPr>
            <w:noProof/>
            <w:webHidden/>
          </w:rPr>
          <w:fldChar w:fldCharType="begin"/>
        </w:r>
        <w:r w:rsidR="009330BC">
          <w:rPr>
            <w:noProof/>
            <w:webHidden/>
          </w:rPr>
          <w:instrText xml:space="preserve"> PAGEREF _Toc396034212 \h </w:instrText>
        </w:r>
        <w:r w:rsidR="009A76EE">
          <w:rPr>
            <w:noProof/>
            <w:webHidden/>
          </w:rPr>
        </w:r>
        <w:r w:rsidR="009A76EE">
          <w:rPr>
            <w:noProof/>
            <w:webHidden/>
          </w:rPr>
          <w:fldChar w:fldCharType="separate"/>
        </w:r>
        <w:r w:rsidR="00533AF0">
          <w:rPr>
            <w:noProof/>
            <w:webHidden/>
          </w:rPr>
          <w:t>111</w:t>
        </w:r>
        <w:r w:rsidR="009A76EE">
          <w:rPr>
            <w:noProof/>
            <w:webHidden/>
          </w:rPr>
          <w:fldChar w:fldCharType="end"/>
        </w:r>
      </w:hyperlink>
    </w:p>
    <w:p w14:paraId="484EC8D3" w14:textId="77777777" w:rsidR="009330BC" w:rsidRPr="0065745B" w:rsidRDefault="002523D9">
      <w:pPr>
        <w:pStyle w:val="3"/>
        <w:rPr>
          <w:rFonts w:ascii="Calibri" w:eastAsia="Times New Roman" w:hAnsi="Calibri" w:cs="Times New Roman"/>
          <w:noProof/>
          <w:sz w:val="22"/>
          <w:szCs w:val="22"/>
        </w:rPr>
      </w:pPr>
      <w:hyperlink w:anchor="_Toc396034213" w:history="1">
        <w:r w:rsidR="009330BC" w:rsidRPr="000948B0">
          <w:rPr>
            <w:rStyle w:val="a8"/>
            <w:noProof/>
          </w:rPr>
          <w:t>5.7.1 Syntax</w:t>
        </w:r>
        <w:r w:rsidR="009330BC">
          <w:rPr>
            <w:noProof/>
            <w:webHidden/>
          </w:rPr>
          <w:tab/>
        </w:r>
        <w:r w:rsidR="009A76EE">
          <w:rPr>
            <w:noProof/>
            <w:webHidden/>
          </w:rPr>
          <w:fldChar w:fldCharType="begin"/>
        </w:r>
        <w:r w:rsidR="009330BC">
          <w:rPr>
            <w:noProof/>
            <w:webHidden/>
          </w:rPr>
          <w:instrText xml:space="preserve"> PAGEREF _Toc396034213 \h </w:instrText>
        </w:r>
        <w:r w:rsidR="009A76EE">
          <w:rPr>
            <w:noProof/>
            <w:webHidden/>
          </w:rPr>
        </w:r>
        <w:r w:rsidR="009A76EE">
          <w:rPr>
            <w:noProof/>
            <w:webHidden/>
          </w:rPr>
          <w:fldChar w:fldCharType="separate"/>
        </w:r>
        <w:r w:rsidR="00533AF0">
          <w:rPr>
            <w:noProof/>
            <w:webHidden/>
          </w:rPr>
          <w:t>111</w:t>
        </w:r>
        <w:r w:rsidR="009A76EE">
          <w:rPr>
            <w:noProof/>
            <w:webHidden/>
          </w:rPr>
          <w:fldChar w:fldCharType="end"/>
        </w:r>
      </w:hyperlink>
    </w:p>
    <w:p w14:paraId="117B1CC0" w14:textId="77777777" w:rsidR="009330BC" w:rsidRPr="0065745B" w:rsidRDefault="002523D9">
      <w:pPr>
        <w:pStyle w:val="3"/>
        <w:rPr>
          <w:rFonts w:ascii="Calibri" w:eastAsia="Times New Roman" w:hAnsi="Calibri" w:cs="Times New Roman"/>
          <w:noProof/>
          <w:sz w:val="22"/>
          <w:szCs w:val="22"/>
        </w:rPr>
      </w:pPr>
      <w:hyperlink w:anchor="_Toc396034214" w:history="1">
        <w:r w:rsidR="009330BC" w:rsidRPr="000948B0">
          <w:rPr>
            <w:rStyle w:val="a8"/>
            <w:noProof/>
          </w:rPr>
          <w:t>5.7.2 Description</w:t>
        </w:r>
        <w:r w:rsidR="009330BC">
          <w:rPr>
            <w:noProof/>
            <w:webHidden/>
          </w:rPr>
          <w:tab/>
        </w:r>
        <w:r w:rsidR="009A76EE">
          <w:rPr>
            <w:noProof/>
            <w:webHidden/>
          </w:rPr>
          <w:fldChar w:fldCharType="begin"/>
        </w:r>
        <w:r w:rsidR="009330BC">
          <w:rPr>
            <w:noProof/>
            <w:webHidden/>
          </w:rPr>
          <w:instrText xml:space="preserve"> PAGEREF _Toc396034214 \h </w:instrText>
        </w:r>
        <w:r w:rsidR="009A76EE">
          <w:rPr>
            <w:noProof/>
            <w:webHidden/>
          </w:rPr>
        </w:r>
        <w:r w:rsidR="009A76EE">
          <w:rPr>
            <w:noProof/>
            <w:webHidden/>
          </w:rPr>
          <w:fldChar w:fldCharType="separate"/>
        </w:r>
        <w:r w:rsidR="00533AF0">
          <w:rPr>
            <w:noProof/>
            <w:webHidden/>
          </w:rPr>
          <w:t>112</w:t>
        </w:r>
        <w:r w:rsidR="009A76EE">
          <w:rPr>
            <w:noProof/>
            <w:webHidden/>
          </w:rPr>
          <w:fldChar w:fldCharType="end"/>
        </w:r>
      </w:hyperlink>
    </w:p>
    <w:p w14:paraId="3B0A99EA" w14:textId="77777777" w:rsidR="009330BC" w:rsidRPr="0065745B" w:rsidRDefault="002523D9">
      <w:pPr>
        <w:pStyle w:val="2"/>
        <w:rPr>
          <w:rFonts w:ascii="Calibri" w:eastAsia="Times New Roman" w:hAnsi="Calibri" w:cs="Times New Roman"/>
          <w:noProof/>
          <w:sz w:val="22"/>
          <w:szCs w:val="22"/>
        </w:rPr>
      </w:pPr>
      <w:hyperlink w:anchor="_Toc396034215" w:history="1">
        <w:r w:rsidR="009330BC" w:rsidRPr="000948B0">
          <w:rPr>
            <w:rStyle w:val="a8"/>
            <w:noProof/>
          </w:rPr>
          <w:t>5.8 Copy (Move) Operations</w:t>
        </w:r>
        <w:r w:rsidR="009330BC">
          <w:rPr>
            <w:noProof/>
            <w:webHidden/>
          </w:rPr>
          <w:tab/>
        </w:r>
        <w:r w:rsidR="009A76EE">
          <w:rPr>
            <w:noProof/>
            <w:webHidden/>
          </w:rPr>
          <w:fldChar w:fldCharType="begin"/>
        </w:r>
        <w:r w:rsidR="009330BC">
          <w:rPr>
            <w:noProof/>
            <w:webHidden/>
          </w:rPr>
          <w:instrText xml:space="preserve"> PAGEREF _Toc396034215 \h </w:instrText>
        </w:r>
        <w:r w:rsidR="009A76EE">
          <w:rPr>
            <w:noProof/>
            <w:webHidden/>
          </w:rPr>
        </w:r>
        <w:r w:rsidR="009A76EE">
          <w:rPr>
            <w:noProof/>
            <w:webHidden/>
          </w:rPr>
          <w:fldChar w:fldCharType="separate"/>
        </w:r>
        <w:r w:rsidR="00533AF0">
          <w:rPr>
            <w:noProof/>
            <w:webHidden/>
          </w:rPr>
          <w:t>115</w:t>
        </w:r>
        <w:r w:rsidR="009A76EE">
          <w:rPr>
            <w:noProof/>
            <w:webHidden/>
          </w:rPr>
          <w:fldChar w:fldCharType="end"/>
        </w:r>
      </w:hyperlink>
    </w:p>
    <w:p w14:paraId="20BF6746" w14:textId="77777777" w:rsidR="009330BC" w:rsidRPr="0065745B" w:rsidRDefault="002523D9">
      <w:pPr>
        <w:pStyle w:val="3"/>
        <w:rPr>
          <w:rFonts w:ascii="Calibri" w:eastAsia="Times New Roman" w:hAnsi="Calibri" w:cs="Times New Roman"/>
          <w:noProof/>
          <w:sz w:val="22"/>
          <w:szCs w:val="22"/>
        </w:rPr>
      </w:pPr>
      <w:hyperlink w:anchor="_Toc396034216" w:history="1">
        <w:r w:rsidR="009330BC" w:rsidRPr="000948B0">
          <w:rPr>
            <w:rStyle w:val="a8"/>
            <w:noProof/>
          </w:rPr>
          <w:t>5.8.1 Syntax</w:t>
        </w:r>
        <w:r w:rsidR="009330BC">
          <w:rPr>
            <w:noProof/>
            <w:webHidden/>
          </w:rPr>
          <w:tab/>
        </w:r>
        <w:r w:rsidR="009A76EE">
          <w:rPr>
            <w:noProof/>
            <w:webHidden/>
          </w:rPr>
          <w:fldChar w:fldCharType="begin"/>
        </w:r>
        <w:r w:rsidR="009330BC">
          <w:rPr>
            <w:noProof/>
            <w:webHidden/>
          </w:rPr>
          <w:instrText xml:space="preserve"> PAGEREF _Toc396034216 \h </w:instrText>
        </w:r>
        <w:r w:rsidR="009A76EE">
          <w:rPr>
            <w:noProof/>
            <w:webHidden/>
          </w:rPr>
        </w:r>
        <w:r w:rsidR="009A76EE">
          <w:rPr>
            <w:noProof/>
            <w:webHidden/>
          </w:rPr>
          <w:fldChar w:fldCharType="separate"/>
        </w:r>
        <w:r w:rsidR="00533AF0">
          <w:rPr>
            <w:noProof/>
            <w:webHidden/>
          </w:rPr>
          <w:t>115</w:t>
        </w:r>
        <w:r w:rsidR="009A76EE">
          <w:rPr>
            <w:noProof/>
            <w:webHidden/>
          </w:rPr>
          <w:fldChar w:fldCharType="end"/>
        </w:r>
      </w:hyperlink>
    </w:p>
    <w:p w14:paraId="69E9A3EC" w14:textId="77777777" w:rsidR="009330BC" w:rsidRPr="0065745B" w:rsidRDefault="002523D9">
      <w:pPr>
        <w:pStyle w:val="3"/>
        <w:rPr>
          <w:rFonts w:ascii="Calibri" w:eastAsia="Times New Roman" w:hAnsi="Calibri" w:cs="Times New Roman"/>
          <w:noProof/>
          <w:sz w:val="22"/>
          <w:szCs w:val="22"/>
        </w:rPr>
      </w:pPr>
      <w:hyperlink w:anchor="_Toc396034217" w:history="1">
        <w:r w:rsidR="009330BC" w:rsidRPr="000948B0">
          <w:rPr>
            <w:rStyle w:val="a8"/>
            <w:noProof/>
          </w:rPr>
          <w:t>5.8.2 Description</w:t>
        </w:r>
        <w:r w:rsidR="009330BC">
          <w:rPr>
            <w:noProof/>
            <w:webHidden/>
          </w:rPr>
          <w:tab/>
        </w:r>
        <w:r w:rsidR="009A76EE">
          <w:rPr>
            <w:noProof/>
            <w:webHidden/>
          </w:rPr>
          <w:fldChar w:fldCharType="begin"/>
        </w:r>
        <w:r w:rsidR="009330BC">
          <w:rPr>
            <w:noProof/>
            <w:webHidden/>
          </w:rPr>
          <w:instrText xml:space="preserve"> PAGEREF _Toc396034217 \h </w:instrText>
        </w:r>
        <w:r w:rsidR="009A76EE">
          <w:rPr>
            <w:noProof/>
            <w:webHidden/>
          </w:rPr>
        </w:r>
        <w:r w:rsidR="009A76EE">
          <w:rPr>
            <w:noProof/>
            <w:webHidden/>
          </w:rPr>
          <w:fldChar w:fldCharType="separate"/>
        </w:r>
        <w:r w:rsidR="00533AF0">
          <w:rPr>
            <w:noProof/>
            <w:webHidden/>
          </w:rPr>
          <w:t>116</w:t>
        </w:r>
        <w:r w:rsidR="009A76EE">
          <w:rPr>
            <w:noProof/>
            <w:webHidden/>
          </w:rPr>
          <w:fldChar w:fldCharType="end"/>
        </w:r>
      </w:hyperlink>
    </w:p>
    <w:p w14:paraId="4342771E" w14:textId="77777777" w:rsidR="009330BC" w:rsidRPr="0065745B" w:rsidRDefault="002523D9">
      <w:pPr>
        <w:pStyle w:val="3"/>
        <w:rPr>
          <w:rFonts w:ascii="Calibri" w:eastAsia="Times New Roman" w:hAnsi="Calibri" w:cs="Times New Roman"/>
          <w:noProof/>
          <w:sz w:val="22"/>
          <w:szCs w:val="22"/>
        </w:rPr>
      </w:pPr>
      <w:hyperlink w:anchor="_Toc396034218" w:history="1">
        <w:r w:rsidR="009330BC" w:rsidRPr="000948B0">
          <w:rPr>
            <w:rStyle w:val="a8"/>
            <w:noProof/>
          </w:rPr>
          <w:t>5.8.3 Additional Information About lda</w:t>
        </w:r>
        <w:r w:rsidR="009330BC">
          <w:rPr>
            <w:noProof/>
            <w:webHidden/>
          </w:rPr>
          <w:tab/>
        </w:r>
        <w:r w:rsidR="009A76EE">
          <w:rPr>
            <w:noProof/>
            <w:webHidden/>
          </w:rPr>
          <w:fldChar w:fldCharType="begin"/>
        </w:r>
        <w:r w:rsidR="009330BC">
          <w:rPr>
            <w:noProof/>
            <w:webHidden/>
          </w:rPr>
          <w:instrText xml:space="preserve"> PAGEREF _Toc396034218 \h </w:instrText>
        </w:r>
        <w:r w:rsidR="009A76EE">
          <w:rPr>
            <w:noProof/>
            <w:webHidden/>
          </w:rPr>
        </w:r>
        <w:r w:rsidR="009A76EE">
          <w:rPr>
            <w:noProof/>
            <w:webHidden/>
          </w:rPr>
          <w:fldChar w:fldCharType="separate"/>
        </w:r>
        <w:r w:rsidR="00533AF0">
          <w:rPr>
            <w:noProof/>
            <w:webHidden/>
          </w:rPr>
          <w:t>117</w:t>
        </w:r>
        <w:r w:rsidR="009A76EE">
          <w:rPr>
            <w:noProof/>
            <w:webHidden/>
          </w:rPr>
          <w:fldChar w:fldCharType="end"/>
        </w:r>
      </w:hyperlink>
    </w:p>
    <w:p w14:paraId="67E08054" w14:textId="77777777" w:rsidR="009330BC" w:rsidRPr="0065745B" w:rsidRDefault="002523D9">
      <w:pPr>
        <w:pStyle w:val="2"/>
        <w:rPr>
          <w:rFonts w:ascii="Calibri" w:eastAsia="Times New Roman" w:hAnsi="Calibri" w:cs="Times New Roman"/>
          <w:noProof/>
          <w:sz w:val="22"/>
          <w:szCs w:val="22"/>
        </w:rPr>
      </w:pPr>
      <w:hyperlink w:anchor="_Toc396034219" w:history="1">
        <w:r w:rsidR="009330BC" w:rsidRPr="000948B0">
          <w:rPr>
            <w:rStyle w:val="a8"/>
            <w:noProof/>
          </w:rPr>
          <w:t>5.9 Packed Data Operations</w:t>
        </w:r>
        <w:r w:rsidR="009330BC">
          <w:rPr>
            <w:noProof/>
            <w:webHidden/>
          </w:rPr>
          <w:tab/>
        </w:r>
        <w:r w:rsidR="009A76EE">
          <w:rPr>
            <w:noProof/>
            <w:webHidden/>
          </w:rPr>
          <w:fldChar w:fldCharType="begin"/>
        </w:r>
        <w:r w:rsidR="009330BC">
          <w:rPr>
            <w:noProof/>
            <w:webHidden/>
          </w:rPr>
          <w:instrText xml:space="preserve"> PAGEREF _Toc396034219 \h </w:instrText>
        </w:r>
        <w:r w:rsidR="009A76EE">
          <w:rPr>
            <w:noProof/>
            <w:webHidden/>
          </w:rPr>
        </w:r>
        <w:r w:rsidR="009A76EE">
          <w:rPr>
            <w:noProof/>
            <w:webHidden/>
          </w:rPr>
          <w:fldChar w:fldCharType="separate"/>
        </w:r>
        <w:r w:rsidR="00533AF0">
          <w:rPr>
            <w:noProof/>
            <w:webHidden/>
          </w:rPr>
          <w:t>118</w:t>
        </w:r>
        <w:r w:rsidR="009A76EE">
          <w:rPr>
            <w:noProof/>
            <w:webHidden/>
          </w:rPr>
          <w:fldChar w:fldCharType="end"/>
        </w:r>
      </w:hyperlink>
    </w:p>
    <w:p w14:paraId="2AA80CD4" w14:textId="77777777" w:rsidR="009330BC" w:rsidRPr="0065745B" w:rsidRDefault="002523D9">
      <w:pPr>
        <w:pStyle w:val="3"/>
        <w:rPr>
          <w:rFonts w:ascii="Calibri" w:eastAsia="Times New Roman" w:hAnsi="Calibri" w:cs="Times New Roman"/>
          <w:noProof/>
          <w:sz w:val="22"/>
          <w:szCs w:val="22"/>
        </w:rPr>
      </w:pPr>
      <w:hyperlink w:anchor="_Toc396034220" w:history="1">
        <w:r w:rsidR="009330BC" w:rsidRPr="000948B0">
          <w:rPr>
            <w:rStyle w:val="a8"/>
            <w:noProof/>
          </w:rPr>
          <w:t>5.9.1 Syntax</w:t>
        </w:r>
        <w:r w:rsidR="009330BC">
          <w:rPr>
            <w:noProof/>
            <w:webHidden/>
          </w:rPr>
          <w:tab/>
        </w:r>
        <w:r w:rsidR="009A76EE">
          <w:rPr>
            <w:noProof/>
            <w:webHidden/>
          </w:rPr>
          <w:fldChar w:fldCharType="begin"/>
        </w:r>
        <w:r w:rsidR="009330BC">
          <w:rPr>
            <w:noProof/>
            <w:webHidden/>
          </w:rPr>
          <w:instrText xml:space="preserve"> PAGEREF _Toc396034220 \h </w:instrText>
        </w:r>
        <w:r w:rsidR="009A76EE">
          <w:rPr>
            <w:noProof/>
            <w:webHidden/>
          </w:rPr>
        </w:r>
        <w:r w:rsidR="009A76EE">
          <w:rPr>
            <w:noProof/>
            <w:webHidden/>
          </w:rPr>
          <w:fldChar w:fldCharType="separate"/>
        </w:r>
        <w:r w:rsidR="00533AF0">
          <w:rPr>
            <w:noProof/>
            <w:webHidden/>
          </w:rPr>
          <w:t>119</w:t>
        </w:r>
        <w:r w:rsidR="009A76EE">
          <w:rPr>
            <w:noProof/>
            <w:webHidden/>
          </w:rPr>
          <w:fldChar w:fldCharType="end"/>
        </w:r>
      </w:hyperlink>
    </w:p>
    <w:p w14:paraId="0C00F397" w14:textId="77777777" w:rsidR="009330BC" w:rsidRPr="0065745B" w:rsidRDefault="002523D9">
      <w:pPr>
        <w:pStyle w:val="3"/>
        <w:rPr>
          <w:rFonts w:ascii="Calibri" w:eastAsia="Times New Roman" w:hAnsi="Calibri" w:cs="Times New Roman"/>
          <w:noProof/>
          <w:sz w:val="22"/>
          <w:szCs w:val="22"/>
        </w:rPr>
      </w:pPr>
      <w:hyperlink w:anchor="_Toc396034221" w:history="1">
        <w:r w:rsidR="009330BC" w:rsidRPr="000948B0">
          <w:rPr>
            <w:rStyle w:val="a8"/>
            <w:noProof/>
          </w:rPr>
          <w:t>5.9.2 Description</w:t>
        </w:r>
        <w:r w:rsidR="009330BC">
          <w:rPr>
            <w:noProof/>
            <w:webHidden/>
          </w:rPr>
          <w:tab/>
        </w:r>
        <w:r w:rsidR="009A76EE">
          <w:rPr>
            <w:noProof/>
            <w:webHidden/>
          </w:rPr>
          <w:fldChar w:fldCharType="begin"/>
        </w:r>
        <w:r w:rsidR="009330BC">
          <w:rPr>
            <w:noProof/>
            <w:webHidden/>
          </w:rPr>
          <w:instrText xml:space="preserve"> PAGEREF _Toc396034221 \h </w:instrText>
        </w:r>
        <w:r w:rsidR="009A76EE">
          <w:rPr>
            <w:noProof/>
            <w:webHidden/>
          </w:rPr>
        </w:r>
        <w:r w:rsidR="009A76EE">
          <w:rPr>
            <w:noProof/>
            <w:webHidden/>
          </w:rPr>
          <w:fldChar w:fldCharType="separate"/>
        </w:r>
        <w:r w:rsidR="00533AF0">
          <w:rPr>
            <w:noProof/>
            <w:webHidden/>
          </w:rPr>
          <w:t>120</w:t>
        </w:r>
        <w:r w:rsidR="009A76EE">
          <w:rPr>
            <w:noProof/>
            <w:webHidden/>
          </w:rPr>
          <w:fldChar w:fldCharType="end"/>
        </w:r>
      </w:hyperlink>
    </w:p>
    <w:p w14:paraId="1B8DA1C7" w14:textId="77777777" w:rsidR="009330BC" w:rsidRPr="0065745B" w:rsidRDefault="002523D9">
      <w:pPr>
        <w:pStyle w:val="3"/>
        <w:rPr>
          <w:rFonts w:ascii="Calibri" w:eastAsia="Times New Roman" w:hAnsi="Calibri" w:cs="Times New Roman"/>
          <w:noProof/>
          <w:sz w:val="22"/>
          <w:szCs w:val="22"/>
        </w:rPr>
      </w:pPr>
      <w:hyperlink w:anchor="_Toc396034222" w:history="1">
        <w:r w:rsidR="009330BC" w:rsidRPr="000948B0">
          <w:rPr>
            <w:rStyle w:val="a8"/>
            <w:noProof/>
          </w:rPr>
          <w:t>5.9.3 Controls in src2 for shuffle Operation</w:t>
        </w:r>
        <w:r w:rsidR="009330BC">
          <w:rPr>
            <w:noProof/>
            <w:webHidden/>
          </w:rPr>
          <w:tab/>
        </w:r>
        <w:r w:rsidR="009A76EE">
          <w:rPr>
            <w:noProof/>
            <w:webHidden/>
          </w:rPr>
          <w:fldChar w:fldCharType="begin"/>
        </w:r>
        <w:r w:rsidR="009330BC">
          <w:rPr>
            <w:noProof/>
            <w:webHidden/>
          </w:rPr>
          <w:instrText xml:space="preserve"> PAGEREF _Toc396034222 \h </w:instrText>
        </w:r>
        <w:r w:rsidR="009A76EE">
          <w:rPr>
            <w:noProof/>
            <w:webHidden/>
          </w:rPr>
        </w:r>
        <w:r w:rsidR="009A76EE">
          <w:rPr>
            <w:noProof/>
            <w:webHidden/>
          </w:rPr>
          <w:fldChar w:fldCharType="separate"/>
        </w:r>
        <w:r w:rsidR="00533AF0">
          <w:rPr>
            <w:noProof/>
            <w:webHidden/>
          </w:rPr>
          <w:t>122</w:t>
        </w:r>
        <w:r w:rsidR="009A76EE">
          <w:rPr>
            <w:noProof/>
            <w:webHidden/>
          </w:rPr>
          <w:fldChar w:fldCharType="end"/>
        </w:r>
      </w:hyperlink>
    </w:p>
    <w:p w14:paraId="2384126E" w14:textId="77777777" w:rsidR="009330BC" w:rsidRPr="0065745B" w:rsidRDefault="002523D9">
      <w:pPr>
        <w:pStyle w:val="3"/>
        <w:rPr>
          <w:rFonts w:ascii="Calibri" w:eastAsia="Times New Roman" w:hAnsi="Calibri" w:cs="Times New Roman"/>
          <w:noProof/>
          <w:sz w:val="22"/>
          <w:szCs w:val="22"/>
        </w:rPr>
      </w:pPr>
      <w:hyperlink w:anchor="_Toc396034223" w:history="1">
        <w:r w:rsidR="009330BC" w:rsidRPr="000948B0">
          <w:rPr>
            <w:rStyle w:val="a8"/>
            <w:noProof/>
          </w:rPr>
          <w:t>5.9.4 Common Uses for shuffle Operation</w:t>
        </w:r>
        <w:r w:rsidR="009330BC">
          <w:rPr>
            <w:noProof/>
            <w:webHidden/>
          </w:rPr>
          <w:tab/>
        </w:r>
        <w:r w:rsidR="009A76EE">
          <w:rPr>
            <w:noProof/>
            <w:webHidden/>
          </w:rPr>
          <w:fldChar w:fldCharType="begin"/>
        </w:r>
        <w:r w:rsidR="009330BC">
          <w:rPr>
            <w:noProof/>
            <w:webHidden/>
          </w:rPr>
          <w:instrText xml:space="preserve"> PAGEREF _Toc396034223 \h </w:instrText>
        </w:r>
        <w:r w:rsidR="009A76EE">
          <w:rPr>
            <w:noProof/>
            <w:webHidden/>
          </w:rPr>
        </w:r>
        <w:r w:rsidR="009A76EE">
          <w:rPr>
            <w:noProof/>
            <w:webHidden/>
          </w:rPr>
          <w:fldChar w:fldCharType="separate"/>
        </w:r>
        <w:r w:rsidR="00533AF0">
          <w:rPr>
            <w:noProof/>
            <w:webHidden/>
          </w:rPr>
          <w:t>123</w:t>
        </w:r>
        <w:r w:rsidR="009A76EE">
          <w:rPr>
            <w:noProof/>
            <w:webHidden/>
          </w:rPr>
          <w:fldChar w:fldCharType="end"/>
        </w:r>
      </w:hyperlink>
    </w:p>
    <w:p w14:paraId="1CC3D636" w14:textId="77777777" w:rsidR="009330BC" w:rsidRPr="0065745B" w:rsidRDefault="002523D9">
      <w:pPr>
        <w:pStyle w:val="3"/>
        <w:rPr>
          <w:rFonts w:ascii="Calibri" w:eastAsia="Times New Roman" w:hAnsi="Calibri" w:cs="Times New Roman"/>
          <w:noProof/>
          <w:sz w:val="22"/>
          <w:szCs w:val="22"/>
        </w:rPr>
      </w:pPr>
      <w:hyperlink w:anchor="_Toc396034224" w:history="1">
        <w:r w:rsidR="009330BC" w:rsidRPr="000948B0">
          <w:rPr>
            <w:rStyle w:val="a8"/>
            <w:noProof/>
          </w:rPr>
          <w:t>5.9.5 Examples of unpacklo and unpackhi Operations</w:t>
        </w:r>
        <w:r w:rsidR="009330BC">
          <w:rPr>
            <w:noProof/>
            <w:webHidden/>
          </w:rPr>
          <w:tab/>
        </w:r>
        <w:r w:rsidR="009A76EE">
          <w:rPr>
            <w:noProof/>
            <w:webHidden/>
          </w:rPr>
          <w:fldChar w:fldCharType="begin"/>
        </w:r>
        <w:r w:rsidR="009330BC">
          <w:rPr>
            <w:noProof/>
            <w:webHidden/>
          </w:rPr>
          <w:instrText xml:space="preserve"> PAGEREF _Toc396034224 \h </w:instrText>
        </w:r>
        <w:r w:rsidR="009A76EE">
          <w:rPr>
            <w:noProof/>
            <w:webHidden/>
          </w:rPr>
        </w:r>
        <w:r w:rsidR="009A76EE">
          <w:rPr>
            <w:noProof/>
            <w:webHidden/>
          </w:rPr>
          <w:fldChar w:fldCharType="separate"/>
        </w:r>
        <w:r w:rsidR="00533AF0">
          <w:rPr>
            <w:noProof/>
            <w:webHidden/>
          </w:rPr>
          <w:t>125</w:t>
        </w:r>
        <w:r w:rsidR="009A76EE">
          <w:rPr>
            <w:noProof/>
            <w:webHidden/>
          </w:rPr>
          <w:fldChar w:fldCharType="end"/>
        </w:r>
      </w:hyperlink>
    </w:p>
    <w:p w14:paraId="1FFD9DB3" w14:textId="77777777" w:rsidR="009330BC" w:rsidRPr="0065745B" w:rsidRDefault="002523D9">
      <w:pPr>
        <w:pStyle w:val="2"/>
        <w:rPr>
          <w:rFonts w:ascii="Calibri" w:eastAsia="Times New Roman" w:hAnsi="Calibri" w:cs="Times New Roman"/>
          <w:noProof/>
          <w:sz w:val="22"/>
          <w:szCs w:val="22"/>
        </w:rPr>
      </w:pPr>
      <w:hyperlink w:anchor="_Toc396034225" w:history="1">
        <w:r w:rsidR="009330BC" w:rsidRPr="000948B0">
          <w:rPr>
            <w:rStyle w:val="a8"/>
            <w:noProof/>
          </w:rPr>
          <w:t>5.10 Bit Conditional Move (cmov) Operation</w:t>
        </w:r>
        <w:r w:rsidR="009330BC">
          <w:rPr>
            <w:noProof/>
            <w:webHidden/>
          </w:rPr>
          <w:tab/>
        </w:r>
        <w:r w:rsidR="009A76EE">
          <w:rPr>
            <w:noProof/>
            <w:webHidden/>
          </w:rPr>
          <w:fldChar w:fldCharType="begin"/>
        </w:r>
        <w:r w:rsidR="009330BC">
          <w:rPr>
            <w:noProof/>
            <w:webHidden/>
          </w:rPr>
          <w:instrText xml:space="preserve"> PAGEREF _Toc396034225 \h </w:instrText>
        </w:r>
        <w:r w:rsidR="009A76EE">
          <w:rPr>
            <w:noProof/>
            <w:webHidden/>
          </w:rPr>
        </w:r>
        <w:r w:rsidR="009A76EE">
          <w:rPr>
            <w:noProof/>
            <w:webHidden/>
          </w:rPr>
          <w:fldChar w:fldCharType="separate"/>
        </w:r>
        <w:r w:rsidR="00533AF0">
          <w:rPr>
            <w:noProof/>
            <w:webHidden/>
          </w:rPr>
          <w:t>126</w:t>
        </w:r>
        <w:r w:rsidR="009A76EE">
          <w:rPr>
            <w:noProof/>
            <w:webHidden/>
          </w:rPr>
          <w:fldChar w:fldCharType="end"/>
        </w:r>
      </w:hyperlink>
    </w:p>
    <w:p w14:paraId="5F97ABD3" w14:textId="77777777" w:rsidR="009330BC" w:rsidRPr="0065745B" w:rsidRDefault="002523D9">
      <w:pPr>
        <w:pStyle w:val="3"/>
        <w:rPr>
          <w:rFonts w:ascii="Calibri" w:eastAsia="Times New Roman" w:hAnsi="Calibri" w:cs="Times New Roman"/>
          <w:noProof/>
          <w:sz w:val="22"/>
          <w:szCs w:val="22"/>
        </w:rPr>
      </w:pPr>
      <w:hyperlink w:anchor="_Toc396034226" w:history="1">
        <w:r w:rsidR="009330BC" w:rsidRPr="000948B0">
          <w:rPr>
            <w:rStyle w:val="a8"/>
            <w:noProof/>
          </w:rPr>
          <w:t>5.10.1 Syntax</w:t>
        </w:r>
        <w:r w:rsidR="009330BC">
          <w:rPr>
            <w:noProof/>
            <w:webHidden/>
          </w:rPr>
          <w:tab/>
        </w:r>
        <w:r w:rsidR="009A76EE">
          <w:rPr>
            <w:noProof/>
            <w:webHidden/>
          </w:rPr>
          <w:fldChar w:fldCharType="begin"/>
        </w:r>
        <w:r w:rsidR="009330BC">
          <w:rPr>
            <w:noProof/>
            <w:webHidden/>
          </w:rPr>
          <w:instrText xml:space="preserve"> PAGEREF _Toc396034226 \h </w:instrText>
        </w:r>
        <w:r w:rsidR="009A76EE">
          <w:rPr>
            <w:noProof/>
            <w:webHidden/>
          </w:rPr>
        </w:r>
        <w:r w:rsidR="009A76EE">
          <w:rPr>
            <w:noProof/>
            <w:webHidden/>
          </w:rPr>
          <w:fldChar w:fldCharType="separate"/>
        </w:r>
        <w:r w:rsidR="00533AF0">
          <w:rPr>
            <w:noProof/>
            <w:webHidden/>
          </w:rPr>
          <w:t>126</w:t>
        </w:r>
        <w:r w:rsidR="009A76EE">
          <w:rPr>
            <w:noProof/>
            <w:webHidden/>
          </w:rPr>
          <w:fldChar w:fldCharType="end"/>
        </w:r>
      </w:hyperlink>
    </w:p>
    <w:p w14:paraId="58A7A8A6" w14:textId="77777777" w:rsidR="009330BC" w:rsidRPr="0065745B" w:rsidRDefault="002523D9">
      <w:pPr>
        <w:pStyle w:val="3"/>
        <w:rPr>
          <w:rFonts w:ascii="Calibri" w:eastAsia="Times New Roman" w:hAnsi="Calibri" w:cs="Times New Roman"/>
          <w:noProof/>
          <w:sz w:val="22"/>
          <w:szCs w:val="22"/>
        </w:rPr>
      </w:pPr>
      <w:hyperlink w:anchor="_Toc396034227" w:history="1">
        <w:r w:rsidR="009330BC" w:rsidRPr="000948B0">
          <w:rPr>
            <w:rStyle w:val="a8"/>
            <w:noProof/>
          </w:rPr>
          <w:t>5.10.2 Description</w:t>
        </w:r>
        <w:r w:rsidR="009330BC">
          <w:rPr>
            <w:noProof/>
            <w:webHidden/>
          </w:rPr>
          <w:tab/>
        </w:r>
        <w:r w:rsidR="009A76EE">
          <w:rPr>
            <w:noProof/>
            <w:webHidden/>
          </w:rPr>
          <w:fldChar w:fldCharType="begin"/>
        </w:r>
        <w:r w:rsidR="009330BC">
          <w:rPr>
            <w:noProof/>
            <w:webHidden/>
          </w:rPr>
          <w:instrText xml:space="preserve"> PAGEREF _Toc396034227 \h </w:instrText>
        </w:r>
        <w:r w:rsidR="009A76EE">
          <w:rPr>
            <w:noProof/>
            <w:webHidden/>
          </w:rPr>
        </w:r>
        <w:r w:rsidR="009A76EE">
          <w:rPr>
            <w:noProof/>
            <w:webHidden/>
          </w:rPr>
          <w:fldChar w:fldCharType="separate"/>
        </w:r>
        <w:r w:rsidR="00533AF0">
          <w:rPr>
            <w:noProof/>
            <w:webHidden/>
          </w:rPr>
          <w:t>127</w:t>
        </w:r>
        <w:r w:rsidR="009A76EE">
          <w:rPr>
            <w:noProof/>
            <w:webHidden/>
          </w:rPr>
          <w:fldChar w:fldCharType="end"/>
        </w:r>
      </w:hyperlink>
    </w:p>
    <w:p w14:paraId="32FDD0D5" w14:textId="77777777" w:rsidR="009330BC" w:rsidRPr="0065745B" w:rsidRDefault="002523D9">
      <w:pPr>
        <w:pStyle w:val="2"/>
        <w:rPr>
          <w:rFonts w:ascii="Calibri" w:eastAsia="Times New Roman" w:hAnsi="Calibri" w:cs="Times New Roman"/>
          <w:noProof/>
          <w:sz w:val="22"/>
          <w:szCs w:val="22"/>
        </w:rPr>
      </w:pPr>
      <w:hyperlink w:anchor="_Toc396034228" w:history="1">
        <w:r w:rsidR="009330BC" w:rsidRPr="000948B0">
          <w:rPr>
            <w:rStyle w:val="a8"/>
            <w:noProof/>
          </w:rPr>
          <w:t>5.11 Floating-Point Arithmetic Operations</w:t>
        </w:r>
        <w:r w:rsidR="009330BC">
          <w:rPr>
            <w:noProof/>
            <w:webHidden/>
          </w:rPr>
          <w:tab/>
        </w:r>
        <w:r w:rsidR="009A76EE">
          <w:rPr>
            <w:noProof/>
            <w:webHidden/>
          </w:rPr>
          <w:fldChar w:fldCharType="begin"/>
        </w:r>
        <w:r w:rsidR="009330BC">
          <w:rPr>
            <w:noProof/>
            <w:webHidden/>
          </w:rPr>
          <w:instrText xml:space="preserve"> PAGEREF _Toc396034228 \h </w:instrText>
        </w:r>
        <w:r w:rsidR="009A76EE">
          <w:rPr>
            <w:noProof/>
            <w:webHidden/>
          </w:rPr>
        </w:r>
        <w:r w:rsidR="009A76EE">
          <w:rPr>
            <w:noProof/>
            <w:webHidden/>
          </w:rPr>
          <w:fldChar w:fldCharType="separate"/>
        </w:r>
        <w:r w:rsidR="00533AF0">
          <w:rPr>
            <w:noProof/>
            <w:webHidden/>
          </w:rPr>
          <w:t>127</w:t>
        </w:r>
        <w:r w:rsidR="009A76EE">
          <w:rPr>
            <w:noProof/>
            <w:webHidden/>
          </w:rPr>
          <w:fldChar w:fldCharType="end"/>
        </w:r>
      </w:hyperlink>
    </w:p>
    <w:p w14:paraId="4E413DC4" w14:textId="77777777" w:rsidR="009330BC" w:rsidRPr="0065745B" w:rsidRDefault="002523D9">
      <w:pPr>
        <w:pStyle w:val="3"/>
        <w:rPr>
          <w:rFonts w:ascii="Calibri" w:eastAsia="Times New Roman" w:hAnsi="Calibri" w:cs="Times New Roman"/>
          <w:noProof/>
          <w:sz w:val="22"/>
          <w:szCs w:val="22"/>
        </w:rPr>
      </w:pPr>
      <w:hyperlink w:anchor="_Toc396034229" w:history="1">
        <w:r w:rsidR="009330BC" w:rsidRPr="000948B0">
          <w:rPr>
            <w:rStyle w:val="a8"/>
            <w:noProof/>
          </w:rPr>
          <w:t>5.11.1 Syntax</w:t>
        </w:r>
        <w:r w:rsidR="009330BC">
          <w:rPr>
            <w:noProof/>
            <w:webHidden/>
          </w:rPr>
          <w:tab/>
        </w:r>
        <w:r w:rsidR="009A76EE">
          <w:rPr>
            <w:noProof/>
            <w:webHidden/>
          </w:rPr>
          <w:fldChar w:fldCharType="begin"/>
        </w:r>
        <w:r w:rsidR="009330BC">
          <w:rPr>
            <w:noProof/>
            <w:webHidden/>
          </w:rPr>
          <w:instrText xml:space="preserve"> PAGEREF _Toc396034229 \h </w:instrText>
        </w:r>
        <w:r w:rsidR="009A76EE">
          <w:rPr>
            <w:noProof/>
            <w:webHidden/>
          </w:rPr>
        </w:r>
        <w:r w:rsidR="009A76EE">
          <w:rPr>
            <w:noProof/>
            <w:webHidden/>
          </w:rPr>
          <w:fldChar w:fldCharType="separate"/>
        </w:r>
        <w:r w:rsidR="00533AF0">
          <w:rPr>
            <w:noProof/>
            <w:webHidden/>
          </w:rPr>
          <w:t>127</w:t>
        </w:r>
        <w:r w:rsidR="009A76EE">
          <w:rPr>
            <w:noProof/>
            <w:webHidden/>
          </w:rPr>
          <w:fldChar w:fldCharType="end"/>
        </w:r>
      </w:hyperlink>
    </w:p>
    <w:p w14:paraId="37EB5F7F" w14:textId="77777777" w:rsidR="009330BC" w:rsidRPr="0065745B" w:rsidRDefault="002523D9">
      <w:pPr>
        <w:pStyle w:val="3"/>
        <w:rPr>
          <w:rFonts w:ascii="Calibri" w:eastAsia="Times New Roman" w:hAnsi="Calibri" w:cs="Times New Roman"/>
          <w:noProof/>
          <w:sz w:val="22"/>
          <w:szCs w:val="22"/>
        </w:rPr>
      </w:pPr>
      <w:hyperlink w:anchor="_Toc396034230" w:history="1">
        <w:r w:rsidR="009330BC" w:rsidRPr="000948B0">
          <w:rPr>
            <w:rStyle w:val="a8"/>
            <w:noProof/>
          </w:rPr>
          <w:t>5.11.2 Description</w:t>
        </w:r>
        <w:r w:rsidR="009330BC">
          <w:rPr>
            <w:noProof/>
            <w:webHidden/>
          </w:rPr>
          <w:tab/>
        </w:r>
        <w:r w:rsidR="009A76EE">
          <w:rPr>
            <w:noProof/>
            <w:webHidden/>
          </w:rPr>
          <w:fldChar w:fldCharType="begin"/>
        </w:r>
        <w:r w:rsidR="009330BC">
          <w:rPr>
            <w:noProof/>
            <w:webHidden/>
          </w:rPr>
          <w:instrText xml:space="preserve"> PAGEREF _Toc396034230 \h </w:instrText>
        </w:r>
        <w:r w:rsidR="009A76EE">
          <w:rPr>
            <w:noProof/>
            <w:webHidden/>
          </w:rPr>
        </w:r>
        <w:r w:rsidR="009A76EE">
          <w:rPr>
            <w:noProof/>
            <w:webHidden/>
          </w:rPr>
          <w:fldChar w:fldCharType="separate"/>
        </w:r>
        <w:r w:rsidR="00533AF0">
          <w:rPr>
            <w:noProof/>
            <w:webHidden/>
          </w:rPr>
          <w:t>129</w:t>
        </w:r>
        <w:r w:rsidR="009A76EE">
          <w:rPr>
            <w:noProof/>
            <w:webHidden/>
          </w:rPr>
          <w:fldChar w:fldCharType="end"/>
        </w:r>
      </w:hyperlink>
    </w:p>
    <w:p w14:paraId="5BBB5610" w14:textId="77777777" w:rsidR="009330BC" w:rsidRPr="0065745B" w:rsidRDefault="002523D9">
      <w:pPr>
        <w:pStyle w:val="2"/>
        <w:rPr>
          <w:rFonts w:ascii="Calibri" w:eastAsia="Times New Roman" w:hAnsi="Calibri" w:cs="Times New Roman"/>
          <w:noProof/>
          <w:sz w:val="22"/>
          <w:szCs w:val="22"/>
        </w:rPr>
      </w:pPr>
      <w:hyperlink w:anchor="_Toc396034231" w:history="1">
        <w:r w:rsidR="009330BC" w:rsidRPr="000948B0">
          <w:rPr>
            <w:rStyle w:val="a8"/>
            <w:noProof/>
          </w:rPr>
          <w:t>5.12 Floating-Point Bit Operations</w:t>
        </w:r>
        <w:r w:rsidR="009330BC">
          <w:rPr>
            <w:noProof/>
            <w:webHidden/>
          </w:rPr>
          <w:tab/>
        </w:r>
        <w:r w:rsidR="009A76EE">
          <w:rPr>
            <w:noProof/>
            <w:webHidden/>
          </w:rPr>
          <w:fldChar w:fldCharType="begin"/>
        </w:r>
        <w:r w:rsidR="009330BC">
          <w:rPr>
            <w:noProof/>
            <w:webHidden/>
          </w:rPr>
          <w:instrText xml:space="preserve"> PAGEREF _Toc396034231 \h </w:instrText>
        </w:r>
        <w:r w:rsidR="009A76EE">
          <w:rPr>
            <w:noProof/>
            <w:webHidden/>
          </w:rPr>
        </w:r>
        <w:r w:rsidR="009A76EE">
          <w:rPr>
            <w:noProof/>
            <w:webHidden/>
          </w:rPr>
          <w:fldChar w:fldCharType="separate"/>
        </w:r>
        <w:r w:rsidR="00533AF0">
          <w:rPr>
            <w:noProof/>
            <w:webHidden/>
          </w:rPr>
          <w:t>132</w:t>
        </w:r>
        <w:r w:rsidR="009A76EE">
          <w:rPr>
            <w:noProof/>
            <w:webHidden/>
          </w:rPr>
          <w:fldChar w:fldCharType="end"/>
        </w:r>
      </w:hyperlink>
    </w:p>
    <w:p w14:paraId="3CE1963A" w14:textId="77777777" w:rsidR="009330BC" w:rsidRPr="0065745B" w:rsidRDefault="002523D9">
      <w:pPr>
        <w:pStyle w:val="3"/>
        <w:rPr>
          <w:rFonts w:ascii="Calibri" w:eastAsia="Times New Roman" w:hAnsi="Calibri" w:cs="Times New Roman"/>
          <w:noProof/>
          <w:sz w:val="22"/>
          <w:szCs w:val="22"/>
        </w:rPr>
      </w:pPr>
      <w:hyperlink w:anchor="_Toc396034232" w:history="1">
        <w:r w:rsidR="009330BC" w:rsidRPr="000948B0">
          <w:rPr>
            <w:rStyle w:val="a8"/>
            <w:noProof/>
          </w:rPr>
          <w:t>5.12.1 Syntax</w:t>
        </w:r>
        <w:r w:rsidR="009330BC">
          <w:rPr>
            <w:noProof/>
            <w:webHidden/>
          </w:rPr>
          <w:tab/>
        </w:r>
        <w:r w:rsidR="009A76EE">
          <w:rPr>
            <w:noProof/>
            <w:webHidden/>
          </w:rPr>
          <w:fldChar w:fldCharType="begin"/>
        </w:r>
        <w:r w:rsidR="009330BC">
          <w:rPr>
            <w:noProof/>
            <w:webHidden/>
          </w:rPr>
          <w:instrText xml:space="preserve"> PAGEREF _Toc396034232 \h </w:instrText>
        </w:r>
        <w:r w:rsidR="009A76EE">
          <w:rPr>
            <w:noProof/>
            <w:webHidden/>
          </w:rPr>
        </w:r>
        <w:r w:rsidR="009A76EE">
          <w:rPr>
            <w:noProof/>
            <w:webHidden/>
          </w:rPr>
          <w:fldChar w:fldCharType="separate"/>
        </w:r>
        <w:r w:rsidR="00533AF0">
          <w:rPr>
            <w:noProof/>
            <w:webHidden/>
          </w:rPr>
          <w:t>132</w:t>
        </w:r>
        <w:r w:rsidR="009A76EE">
          <w:rPr>
            <w:noProof/>
            <w:webHidden/>
          </w:rPr>
          <w:fldChar w:fldCharType="end"/>
        </w:r>
      </w:hyperlink>
    </w:p>
    <w:p w14:paraId="354D16EC" w14:textId="77777777" w:rsidR="009330BC" w:rsidRPr="0065745B" w:rsidRDefault="002523D9">
      <w:pPr>
        <w:pStyle w:val="3"/>
        <w:rPr>
          <w:rFonts w:ascii="Calibri" w:eastAsia="Times New Roman" w:hAnsi="Calibri" w:cs="Times New Roman"/>
          <w:noProof/>
          <w:sz w:val="22"/>
          <w:szCs w:val="22"/>
        </w:rPr>
      </w:pPr>
      <w:hyperlink w:anchor="_Toc396034233" w:history="1">
        <w:r w:rsidR="009330BC" w:rsidRPr="000948B0">
          <w:rPr>
            <w:rStyle w:val="a8"/>
            <w:noProof/>
          </w:rPr>
          <w:t>5.12.2 Description</w:t>
        </w:r>
        <w:r w:rsidR="009330BC">
          <w:rPr>
            <w:noProof/>
            <w:webHidden/>
          </w:rPr>
          <w:tab/>
        </w:r>
        <w:r w:rsidR="009A76EE">
          <w:rPr>
            <w:noProof/>
            <w:webHidden/>
          </w:rPr>
          <w:fldChar w:fldCharType="begin"/>
        </w:r>
        <w:r w:rsidR="009330BC">
          <w:rPr>
            <w:noProof/>
            <w:webHidden/>
          </w:rPr>
          <w:instrText xml:space="preserve"> PAGEREF _Toc396034233 \h </w:instrText>
        </w:r>
        <w:r w:rsidR="009A76EE">
          <w:rPr>
            <w:noProof/>
            <w:webHidden/>
          </w:rPr>
        </w:r>
        <w:r w:rsidR="009A76EE">
          <w:rPr>
            <w:noProof/>
            <w:webHidden/>
          </w:rPr>
          <w:fldChar w:fldCharType="separate"/>
        </w:r>
        <w:r w:rsidR="00533AF0">
          <w:rPr>
            <w:noProof/>
            <w:webHidden/>
          </w:rPr>
          <w:t>134</w:t>
        </w:r>
        <w:r w:rsidR="009A76EE">
          <w:rPr>
            <w:noProof/>
            <w:webHidden/>
          </w:rPr>
          <w:fldChar w:fldCharType="end"/>
        </w:r>
      </w:hyperlink>
    </w:p>
    <w:p w14:paraId="69752C21" w14:textId="77777777" w:rsidR="009330BC" w:rsidRPr="0065745B" w:rsidRDefault="002523D9">
      <w:pPr>
        <w:pStyle w:val="2"/>
        <w:rPr>
          <w:rFonts w:ascii="Calibri" w:eastAsia="Times New Roman" w:hAnsi="Calibri" w:cs="Times New Roman"/>
          <w:noProof/>
          <w:sz w:val="22"/>
          <w:szCs w:val="22"/>
        </w:rPr>
      </w:pPr>
      <w:hyperlink w:anchor="_Toc396034234" w:history="1">
        <w:r w:rsidR="009330BC" w:rsidRPr="000948B0">
          <w:rPr>
            <w:rStyle w:val="a8"/>
            <w:noProof/>
          </w:rPr>
          <w:t>5.13 Native Floating-Point Operations</w:t>
        </w:r>
        <w:r w:rsidR="009330BC">
          <w:rPr>
            <w:noProof/>
            <w:webHidden/>
          </w:rPr>
          <w:tab/>
        </w:r>
        <w:r w:rsidR="009A76EE">
          <w:rPr>
            <w:noProof/>
            <w:webHidden/>
          </w:rPr>
          <w:fldChar w:fldCharType="begin"/>
        </w:r>
        <w:r w:rsidR="009330BC">
          <w:rPr>
            <w:noProof/>
            <w:webHidden/>
          </w:rPr>
          <w:instrText xml:space="preserve"> PAGEREF _Toc396034234 \h </w:instrText>
        </w:r>
        <w:r w:rsidR="009A76EE">
          <w:rPr>
            <w:noProof/>
            <w:webHidden/>
          </w:rPr>
        </w:r>
        <w:r w:rsidR="009A76EE">
          <w:rPr>
            <w:noProof/>
            <w:webHidden/>
          </w:rPr>
          <w:fldChar w:fldCharType="separate"/>
        </w:r>
        <w:r w:rsidR="00533AF0">
          <w:rPr>
            <w:noProof/>
            <w:webHidden/>
          </w:rPr>
          <w:t>135</w:t>
        </w:r>
        <w:r w:rsidR="009A76EE">
          <w:rPr>
            <w:noProof/>
            <w:webHidden/>
          </w:rPr>
          <w:fldChar w:fldCharType="end"/>
        </w:r>
      </w:hyperlink>
    </w:p>
    <w:p w14:paraId="4F2AEA5E" w14:textId="77777777" w:rsidR="009330BC" w:rsidRPr="0065745B" w:rsidRDefault="002523D9">
      <w:pPr>
        <w:pStyle w:val="3"/>
        <w:rPr>
          <w:rFonts w:ascii="Calibri" w:eastAsia="Times New Roman" w:hAnsi="Calibri" w:cs="Times New Roman"/>
          <w:noProof/>
          <w:sz w:val="22"/>
          <w:szCs w:val="22"/>
        </w:rPr>
      </w:pPr>
      <w:hyperlink w:anchor="_Toc396034235" w:history="1">
        <w:r w:rsidR="009330BC" w:rsidRPr="000948B0">
          <w:rPr>
            <w:rStyle w:val="a8"/>
            <w:noProof/>
          </w:rPr>
          <w:t>5.13.1 Syntax</w:t>
        </w:r>
        <w:r w:rsidR="009330BC">
          <w:rPr>
            <w:noProof/>
            <w:webHidden/>
          </w:rPr>
          <w:tab/>
        </w:r>
        <w:r w:rsidR="009A76EE">
          <w:rPr>
            <w:noProof/>
            <w:webHidden/>
          </w:rPr>
          <w:fldChar w:fldCharType="begin"/>
        </w:r>
        <w:r w:rsidR="009330BC">
          <w:rPr>
            <w:noProof/>
            <w:webHidden/>
          </w:rPr>
          <w:instrText xml:space="preserve"> PAGEREF _Toc396034235 \h </w:instrText>
        </w:r>
        <w:r w:rsidR="009A76EE">
          <w:rPr>
            <w:noProof/>
            <w:webHidden/>
          </w:rPr>
        </w:r>
        <w:r w:rsidR="009A76EE">
          <w:rPr>
            <w:noProof/>
            <w:webHidden/>
          </w:rPr>
          <w:fldChar w:fldCharType="separate"/>
        </w:r>
        <w:r w:rsidR="00533AF0">
          <w:rPr>
            <w:noProof/>
            <w:webHidden/>
          </w:rPr>
          <w:t>135</w:t>
        </w:r>
        <w:r w:rsidR="009A76EE">
          <w:rPr>
            <w:noProof/>
            <w:webHidden/>
          </w:rPr>
          <w:fldChar w:fldCharType="end"/>
        </w:r>
      </w:hyperlink>
    </w:p>
    <w:p w14:paraId="3C6E0612" w14:textId="77777777" w:rsidR="009330BC" w:rsidRPr="0065745B" w:rsidRDefault="002523D9">
      <w:pPr>
        <w:pStyle w:val="3"/>
        <w:rPr>
          <w:rFonts w:ascii="Calibri" w:eastAsia="Times New Roman" w:hAnsi="Calibri" w:cs="Times New Roman"/>
          <w:noProof/>
          <w:sz w:val="22"/>
          <w:szCs w:val="22"/>
        </w:rPr>
      </w:pPr>
      <w:hyperlink w:anchor="_Toc396034236" w:history="1">
        <w:r w:rsidR="009330BC" w:rsidRPr="000948B0">
          <w:rPr>
            <w:rStyle w:val="a8"/>
            <w:noProof/>
          </w:rPr>
          <w:t>5.13.2 Description</w:t>
        </w:r>
        <w:r w:rsidR="009330BC">
          <w:rPr>
            <w:noProof/>
            <w:webHidden/>
          </w:rPr>
          <w:tab/>
        </w:r>
        <w:r w:rsidR="009A76EE">
          <w:rPr>
            <w:noProof/>
            <w:webHidden/>
          </w:rPr>
          <w:fldChar w:fldCharType="begin"/>
        </w:r>
        <w:r w:rsidR="009330BC">
          <w:rPr>
            <w:noProof/>
            <w:webHidden/>
          </w:rPr>
          <w:instrText xml:space="preserve"> PAGEREF _Toc396034236 \h </w:instrText>
        </w:r>
        <w:r w:rsidR="009A76EE">
          <w:rPr>
            <w:noProof/>
            <w:webHidden/>
          </w:rPr>
        </w:r>
        <w:r w:rsidR="009A76EE">
          <w:rPr>
            <w:noProof/>
            <w:webHidden/>
          </w:rPr>
          <w:fldChar w:fldCharType="separate"/>
        </w:r>
        <w:r w:rsidR="00533AF0">
          <w:rPr>
            <w:noProof/>
            <w:webHidden/>
          </w:rPr>
          <w:t>136</w:t>
        </w:r>
        <w:r w:rsidR="009A76EE">
          <w:rPr>
            <w:noProof/>
            <w:webHidden/>
          </w:rPr>
          <w:fldChar w:fldCharType="end"/>
        </w:r>
      </w:hyperlink>
    </w:p>
    <w:p w14:paraId="63EBA5EC" w14:textId="77777777" w:rsidR="009330BC" w:rsidRPr="0065745B" w:rsidRDefault="002523D9">
      <w:pPr>
        <w:pStyle w:val="2"/>
        <w:rPr>
          <w:rFonts w:ascii="Calibri" w:eastAsia="Times New Roman" w:hAnsi="Calibri" w:cs="Times New Roman"/>
          <w:noProof/>
          <w:sz w:val="22"/>
          <w:szCs w:val="22"/>
        </w:rPr>
      </w:pPr>
      <w:hyperlink w:anchor="_Toc396034237" w:history="1">
        <w:r w:rsidR="009330BC" w:rsidRPr="000948B0">
          <w:rPr>
            <w:rStyle w:val="a8"/>
            <w:noProof/>
          </w:rPr>
          <w:t>5.14 Multimedia Operations</w:t>
        </w:r>
        <w:r w:rsidR="009330BC">
          <w:rPr>
            <w:noProof/>
            <w:webHidden/>
          </w:rPr>
          <w:tab/>
        </w:r>
        <w:r w:rsidR="009A76EE">
          <w:rPr>
            <w:noProof/>
            <w:webHidden/>
          </w:rPr>
          <w:fldChar w:fldCharType="begin"/>
        </w:r>
        <w:r w:rsidR="009330BC">
          <w:rPr>
            <w:noProof/>
            <w:webHidden/>
          </w:rPr>
          <w:instrText xml:space="preserve"> PAGEREF _Toc396034237 \h </w:instrText>
        </w:r>
        <w:r w:rsidR="009A76EE">
          <w:rPr>
            <w:noProof/>
            <w:webHidden/>
          </w:rPr>
        </w:r>
        <w:r w:rsidR="009A76EE">
          <w:rPr>
            <w:noProof/>
            <w:webHidden/>
          </w:rPr>
          <w:fldChar w:fldCharType="separate"/>
        </w:r>
        <w:r w:rsidR="00533AF0">
          <w:rPr>
            <w:noProof/>
            <w:webHidden/>
          </w:rPr>
          <w:t>137</w:t>
        </w:r>
        <w:r w:rsidR="009A76EE">
          <w:rPr>
            <w:noProof/>
            <w:webHidden/>
          </w:rPr>
          <w:fldChar w:fldCharType="end"/>
        </w:r>
      </w:hyperlink>
    </w:p>
    <w:p w14:paraId="62493037" w14:textId="77777777" w:rsidR="009330BC" w:rsidRPr="0065745B" w:rsidRDefault="002523D9">
      <w:pPr>
        <w:pStyle w:val="3"/>
        <w:rPr>
          <w:rFonts w:ascii="Calibri" w:eastAsia="Times New Roman" w:hAnsi="Calibri" w:cs="Times New Roman"/>
          <w:noProof/>
          <w:sz w:val="22"/>
          <w:szCs w:val="22"/>
        </w:rPr>
      </w:pPr>
      <w:hyperlink w:anchor="_Toc396034238" w:history="1">
        <w:r w:rsidR="009330BC" w:rsidRPr="000948B0">
          <w:rPr>
            <w:rStyle w:val="a8"/>
            <w:noProof/>
          </w:rPr>
          <w:t>5.14.1 Syntax</w:t>
        </w:r>
        <w:r w:rsidR="009330BC">
          <w:rPr>
            <w:noProof/>
            <w:webHidden/>
          </w:rPr>
          <w:tab/>
        </w:r>
        <w:r w:rsidR="009A76EE">
          <w:rPr>
            <w:noProof/>
            <w:webHidden/>
          </w:rPr>
          <w:fldChar w:fldCharType="begin"/>
        </w:r>
        <w:r w:rsidR="009330BC">
          <w:rPr>
            <w:noProof/>
            <w:webHidden/>
          </w:rPr>
          <w:instrText xml:space="preserve"> PAGEREF _Toc396034238 \h </w:instrText>
        </w:r>
        <w:r w:rsidR="009A76EE">
          <w:rPr>
            <w:noProof/>
            <w:webHidden/>
          </w:rPr>
        </w:r>
        <w:r w:rsidR="009A76EE">
          <w:rPr>
            <w:noProof/>
            <w:webHidden/>
          </w:rPr>
          <w:fldChar w:fldCharType="separate"/>
        </w:r>
        <w:r w:rsidR="00533AF0">
          <w:rPr>
            <w:noProof/>
            <w:webHidden/>
          </w:rPr>
          <w:t>137</w:t>
        </w:r>
        <w:r w:rsidR="009A76EE">
          <w:rPr>
            <w:noProof/>
            <w:webHidden/>
          </w:rPr>
          <w:fldChar w:fldCharType="end"/>
        </w:r>
      </w:hyperlink>
    </w:p>
    <w:p w14:paraId="2CCB93E2" w14:textId="77777777" w:rsidR="009330BC" w:rsidRPr="0065745B" w:rsidRDefault="002523D9">
      <w:pPr>
        <w:pStyle w:val="3"/>
        <w:rPr>
          <w:rFonts w:ascii="Calibri" w:eastAsia="Times New Roman" w:hAnsi="Calibri" w:cs="Times New Roman"/>
          <w:noProof/>
          <w:sz w:val="22"/>
          <w:szCs w:val="22"/>
        </w:rPr>
      </w:pPr>
      <w:hyperlink w:anchor="_Toc396034239" w:history="1">
        <w:r w:rsidR="009330BC" w:rsidRPr="000948B0">
          <w:rPr>
            <w:rStyle w:val="a8"/>
            <w:noProof/>
          </w:rPr>
          <w:t>5.14.2 Description</w:t>
        </w:r>
        <w:r w:rsidR="009330BC">
          <w:rPr>
            <w:noProof/>
            <w:webHidden/>
          </w:rPr>
          <w:tab/>
        </w:r>
        <w:r w:rsidR="009A76EE">
          <w:rPr>
            <w:noProof/>
            <w:webHidden/>
          </w:rPr>
          <w:fldChar w:fldCharType="begin"/>
        </w:r>
        <w:r w:rsidR="009330BC">
          <w:rPr>
            <w:noProof/>
            <w:webHidden/>
          </w:rPr>
          <w:instrText xml:space="preserve"> PAGEREF _Toc396034239 \h </w:instrText>
        </w:r>
        <w:r w:rsidR="009A76EE">
          <w:rPr>
            <w:noProof/>
            <w:webHidden/>
          </w:rPr>
        </w:r>
        <w:r w:rsidR="009A76EE">
          <w:rPr>
            <w:noProof/>
            <w:webHidden/>
          </w:rPr>
          <w:fldChar w:fldCharType="separate"/>
        </w:r>
        <w:r w:rsidR="00533AF0">
          <w:rPr>
            <w:noProof/>
            <w:webHidden/>
          </w:rPr>
          <w:t>138</w:t>
        </w:r>
        <w:r w:rsidR="009A76EE">
          <w:rPr>
            <w:noProof/>
            <w:webHidden/>
          </w:rPr>
          <w:fldChar w:fldCharType="end"/>
        </w:r>
      </w:hyperlink>
    </w:p>
    <w:p w14:paraId="18F52024" w14:textId="77777777" w:rsidR="009330BC" w:rsidRPr="0065745B" w:rsidRDefault="002523D9">
      <w:pPr>
        <w:pStyle w:val="2"/>
        <w:rPr>
          <w:rFonts w:ascii="Calibri" w:eastAsia="Times New Roman" w:hAnsi="Calibri" w:cs="Times New Roman"/>
          <w:noProof/>
          <w:sz w:val="22"/>
          <w:szCs w:val="22"/>
        </w:rPr>
      </w:pPr>
      <w:hyperlink w:anchor="_Toc396034240" w:history="1">
        <w:r w:rsidR="009330BC" w:rsidRPr="000948B0">
          <w:rPr>
            <w:rStyle w:val="a8"/>
            <w:noProof/>
          </w:rPr>
          <w:t>5.15 Segment Checking (segmentp) Operation</w:t>
        </w:r>
        <w:r w:rsidR="009330BC">
          <w:rPr>
            <w:noProof/>
            <w:webHidden/>
          </w:rPr>
          <w:tab/>
        </w:r>
        <w:r w:rsidR="009A76EE">
          <w:rPr>
            <w:noProof/>
            <w:webHidden/>
          </w:rPr>
          <w:fldChar w:fldCharType="begin"/>
        </w:r>
        <w:r w:rsidR="009330BC">
          <w:rPr>
            <w:noProof/>
            <w:webHidden/>
          </w:rPr>
          <w:instrText xml:space="preserve"> PAGEREF _Toc396034240 \h </w:instrText>
        </w:r>
        <w:r w:rsidR="009A76EE">
          <w:rPr>
            <w:noProof/>
            <w:webHidden/>
          </w:rPr>
        </w:r>
        <w:r w:rsidR="009A76EE">
          <w:rPr>
            <w:noProof/>
            <w:webHidden/>
          </w:rPr>
          <w:fldChar w:fldCharType="separate"/>
        </w:r>
        <w:r w:rsidR="00533AF0">
          <w:rPr>
            <w:noProof/>
            <w:webHidden/>
          </w:rPr>
          <w:t>140</w:t>
        </w:r>
        <w:r w:rsidR="009A76EE">
          <w:rPr>
            <w:noProof/>
            <w:webHidden/>
          </w:rPr>
          <w:fldChar w:fldCharType="end"/>
        </w:r>
      </w:hyperlink>
    </w:p>
    <w:p w14:paraId="0EDED328" w14:textId="77777777" w:rsidR="009330BC" w:rsidRPr="0065745B" w:rsidRDefault="002523D9">
      <w:pPr>
        <w:pStyle w:val="3"/>
        <w:rPr>
          <w:rFonts w:ascii="Calibri" w:eastAsia="Times New Roman" w:hAnsi="Calibri" w:cs="Times New Roman"/>
          <w:noProof/>
          <w:sz w:val="22"/>
          <w:szCs w:val="22"/>
        </w:rPr>
      </w:pPr>
      <w:hyperlink w:anchor="_Toc396034241" w:history="1">
        <w:r w:rsidR="009330BC" w:rsidRPr="000948B0">
          <w:rPr>
            <w:rStyle w:val="a8"/>
            <w:noProof/>
          </w:rPr>
          <w:t>5.15.1 Syntax</w:t>
        </w:r>
        <w:r w:rsidR="009330BC">
          <w:rPr>
            <w:noProof/>
            <w:webHidden/>
          </w:rPr>
          <w:tab/>
        </w:r>
        <w:r w:rsidR="009A76EE">
          <w:rPr>
            <w:noProof/>
            <w:webHidden/>
          </w:rPr>
          <w:fldChar w:fldCharType="begin"/>
        </w:r>
        <w:r w:rsidR="009330BC">
          <w:rPr>
            <w:noProof/>
            <w:webHidden/>
          </w:rPr>
          <w:instrText xml:space="preserve"> PAGEREF _Toc396034241 \h </w:instrText>
        </w:r>
        <w:r w:rsidR="009A76EE">
          <w:rPr>
            <w:noProof/>
            <w:webHidden/>
          </w:rPr>
        </w:r>
        <w:r w:rsidR="009A76EE">
          <w:rPr>
            <w:noProof/>
            <w:webHidden/>
          </w:rPr>
          <w:fldChar w:fldCharType="separate"/>
        </w:r>
        <w:r w:rsidR="00533AF0">
          <w:rPr>
            <w:noProof/>
            <w:webHidden/>
          </w:rPr>
          <w:t>140</w:t>
        </w:r>
        <w:r w:rsidR="009A76EE">
          <w:rPr>
            <w:noProof/>
            <w:webHidden/>
          </w:rPr>
          <w:fldChar w:fldCharType="end"/>
        </w:r>
      </w:hyperlink>
    </w:p>
    <w:p w14:paraId="1557635A" w14:textId="77777777" w:rsidR="009330BC" w:rsidRPr="0065745B" w:rsidRDefault="002523D9">
      <w:pPr>
        <w:pStyle w:val="3"/>
        <w:rPr>
          <w:rFonts w:ascii="Calibri" w:eastAsia="Times New Roman" w:hAnsi="Calibri" w:cs="Times New Roman"/>
          <w:noProof/>
          <w:sz w:val="22"/>
          <w:szCs w:val="22"/>
        </w:rPr>
      </w:pPr>
      <w:hyperlink w:anchor="_Toc396034242" w:history="1">
        <w:r w:rsidR="009330BC" w:rsidRPr="000948B0">
          <w:rPr>
            <w:rStyle w:val="a8"/>
            <w:noProof/>
          </w:rPr>
          <w:t>5.15.2 Description</w:t>
        </w:r>
        <w:r w:rsidR="009330BC">
          <w:rPr>
            <w:noProof/>
            <w:webHidden/>
          </w:rPr>
          <w:tab/>
        </w:r>
        <w:r w:rsidR="009A76EE">
          <w:rPr>
            <w:noProof/>
            <w:webHidden/>
          </w:rPr>
          <w:fldChar w:fldCharType="begin"/>
        </w:r>
        <w:r w:rsidR="009330BC">
          <w:rPr>
            <w:noProof/>
            <w:webHidden/>
          </w:rPr>
          <w:instrText xml:space="preserve"> PAGEREF _Toc396034242 \h </w:instrText>
        </w:r>
        <w:r w:rsidR="009A76EE">
          <w:rPr>
            <w:noProof/>
            <w:webHidden/>
          </w:rPr>
        </w:r>
        <w:r w:rsidR="009A76EE">
          <w:rPr>
            <w:noProof/>
            <w:webHidden/>
          </w:rPr>
          <w:fldChar w:fldCharType="separate"/>
        </w:r>
        <w:r w:rsidR="00533AF0">
          <w:rPr>
            <w:noProof/>
            <w:webHidden/>
          </w:rPr>
          <w:t>141</w:t>
        </w:r>
        <w:r w:rsidR="009A76EE">
          <w:rPr>
            <w:noProof/>
            <w:webHidden/>
          </w:rPr>
          <w:fldChar w:fldCharType="end"/>
        </w:r>
      </w:hyperlink>
    </w:p>
    <w:p w14:paraId="548B218D" w14:textId="77777777" w:rsidR="009330BC" w:rsidRPr="0065745B" w:rsidRDefault="002523D9">
      <w:pPr>
        <w:pStyle w:val="2"/>
        <w:rPr>
          <w:rFonts w:ascii="Calibri" w:eastAsia="Times New Roman" w:hAnsi="Calibri" w:cs="Times New Roman"/>
          <w:noProof/>
          <w:sz w:val="22"/>
          <w:szCs w:val="22"/>
        </w:rPr>
      </w:pPr>
      <w:hyperlink w:anchor="_Toc396034243" w:history="1">
        <w:r w:rsidR="009330BC" w:rsidRPr="000948B0">
          <w:rPr>
            <w:rStyle w:val="a8"/>
            <w:noProof/>
          </w:rPr>
          <w:t>5.16 Segment Conversion Operations</w:t>
        </w:r>
        <w:r w:rsidR="009330BC">
          <w:rPr>
            <w:noProof/>
            <w:webHidden/>
          </w:rPr>
          <w:tab/>
        </w:r>
        <w:r w:rsidR="009A76EE">
          <w:rPr>
            <w:noProof/>
            <w:webHidden/>
          </w:rPr>
          <w:fldChar w:fldCharType="begin"/>
        </w:r>
        <w:r w:rsidR="009330BC">
          <w:rPr>
            <w:noProof/>
            <w:webHidden/>
          </w:rPr>
          <w:instrText xml:space="preserve"> PAGEREF _Toc396034243 \h </w:instrText>
        </w:r>
        <w:r w:rsidR="009A76EE">
          <w:rPr>
            <w:noProof/>
            <w:webHidden/>
          </w:rPr>
        </w:r>
        <w:r w:rsidR="009A76EE">
          <w:rPr>
            <w:noProof/>
            <w:webHidden/>
          </w:rPr>
          <w:fldChar w:fldCharType="separate"/>
        </w:r>
        <w:r w:rsidR="00533AF0">
          <w:rPr>
            <w:noProof/>
            <w:webHidden/>
          </w:rPr>
          <w:t>142</w:t>
        </w:r>
        <w:r w:rsidR="009A76EE">
          <w:rPr>
            <w:noProof/>
            <w:webHidden/>
          </w:rPr>
          <w:fldChar w:fldCharType="end"/>
        </w:r>
      </w:hyperlink>
    </w:p>
    <w:p w14:paraId="7892FE5A" w14:textId="77777777" w:rsidR="009330BC" w:rsidRPr="0065745B" w:rsidRDefault="002523D9">
      <w:pPr>
        <w:pStyle w:val="3"/>
        <w:rPr>
          <w:rFonts w:ascii="Calibri" w:eastAsia="Times New Roman" w:hAnsi="Calibri" w:cs="Times New Roman"/>
          <w:noProof/>
          <w:sz w:val="22"/>
          <w:szCs w:val="22"/>
        </w:rPr>
      </w:pPr>
      <w:hyperlink w:anchor="_Toc396034244" w:history="1">
        <w:r w:rsidR="009330BC" w:rsidRPr="000948B0">
          <w:rPr>
            <w:rStyle w:val="a8"/>
            <w:noProof/>
          </w:rPr>
          <w:t>5.16.1 Syntax</w:t>
        </w:r>
        <w:r w:rsidR="009330BC">
          <w:rPr>
            <w:noProof/>
            <w:webHidden/>
          </w:rPr>
          <w:tab/>
        </w:r>
        <w:r w:rsidR="009A76EE">
          <w:rPr>
            <w:noProof/>
            <w:webHidden/>
          </w:rPr>
          <w:fldChar w:fldCharType="begin"/>
        </w:r>
        <w:r w:rsidR="009330BC">
          <w:rPr>
            <w:noProof/>
            <w:webHidden/>
          </w:rPr>
          <w:instrText xml:space="preserve"> PAGEREF _Toc396034244 \h </w:instrText>
        </w:r>
        <w:r w:rsidR="009A76EE">
          <w:rPr>
            <w:noProof/>
            <w:webHidden/>
          </w:rPr>
        </w:r>
        <w:r w:rsidR="009A76EE">
          <w:rPr>
            <w:noProof/>
            <w:webHidden/>
          </w:rPr>
          <w:fldChar w:fldCharType="separate"/>
        </w:r>
        <w:r w:rsidR="00533AF0">
          <w:rPr>
            <w:noProof/>
            <w:webHidden/>
          </w:rPr>
          <w:t>142</w:t>
        </w:r>
        <w:r w:rsidR="009A76EE">
          <w:rPr>
            <w:noProof/>
            <w:webHidden/>
          </w:rPr>
          <w:fldChar w:fldCharType="end"/>
        </w:r>
      </w:hyperlink>
    </w:p>
    <w:p w14:paraId="3A34C49F" w14:textId="77777777" w:rsidR="009330BC" w:rsidRPr="0065745B" w:rsidRDefault="002523D9">
      <w:pPr>
        <w:pStyle w:val="3"/>
        <w:rPr>
          <w:rFonts w:ascii="Calibri" w:eastAsia="Times New Roman" w:hAnsi="Calibri" w:cs="Times New Roman"/>
          <w:noProof/>
          <w:sz w:val="22"/>
          <w:szCs w:val="22"/>
        </w:rPr>
      </w:pPr>
      <w:hyperlink w:anchor="_Toc396034245" w:history="1">
        <w:r w:rsidR="009330BC" w:rsidRPr="000948B0">
          <w:rPr>
            <w:rStyle w:val="a8"/>
            <w:noProof/>
          </w:rPr>
          <w:t>5.16.2 Description</w:t>
        </w:r>
        <w:r w:rsidR="009330BC">
          <w:rPr>
            <w:noProof/>
            <w:webHidden/>
          </w:rPr>
          <w:tab/>
        </w:r>
        <w:r w:rsidR="009A76EE">
          <w:rPr>
            <w:noProof/>
            <w:webHidden/>
          </w:rPr>
          <w:fldChar w:fldCharType="begin"/>
        </w:r>
        <w:r w:rsidR="009330BC">
          <w:rPr>
            <w:noProof/>
            <w:webHidden/>
          </w:rPr>
          <w:instrText xml:space="preserve"> PAGEREF _Toc396034245 \h </w:instrText>
        </w:r>
        <w:r w:rsidR="009A76EE">
          <w:rPr>
            <w:noProof/>
            <w:webHidden/>
          </w:rPr>
        </w:r>
        <w:r w:rsidR="009A76EE">
          <w:rPr>
            <w:noProof/>
            <w:webHidden/>
          </w:rPr>
          <w:fldChar w:fldCharType="separate"/>
        </w:r>
        <w:r w:rsidR="00533AF0">
          <w:rPr>
            <w:noProof/>
            <w:webHidden/>
          </w:rPr>
          <w:t>143</w:t>
        </w:r>
        <w:r w:rsidR="009A76EE">
          <w:rPr>
            <w:noProof/>
            <w:webHidden/>
          </w:rPr>
          <w:fldChar w:fldCharType="end"/>
        </w:r>
      </w:hyperlink>
    </w:p>
    <w:p w14:paraId="1567E068" w14:textId="77777777" w:rsidR="009330BC" w:rsidRPr="0065745B" w:rsidRDefault="002523D9">
      <w:pPr>
        <w:pStyle w:val="2"/>
        <w:rPr>
          <w:rFonts w:ascii="Calibri" w:eastAsia="Times New Roman" w:hAnsi="Calibri" w:cs="Times New Roman"/>
          <w:noProof/>
          <w:sz w:val="22"/>
          <w:szCs w:val="22"/>
        </w:rPr>
      </w:pPr>
      <w:hyperlink w:anchor="_Toc396034246" w:history="1">
        <w:r w:rsidR="009330BC" w:rsidRPr="000948B0">
          <w:rPr>
            <w:rStyle w:val="a8"/>
            <w:noProof/>
          </w:rPr>
          <w:t>5.17 Compare (cmp) Operation</w:t>
        </w:r>
        <w:r w:rsidR="009330BC">
          <w:rPr>
            <w:noProof/>
            <w:webHidden/>
          </w:rPr>
          <w:tab/>
        </w:r>
        <w:r w:rsidR="009A76EE">
          <w:rPr>
            <w:noProof/>
            <w:webHidden/>
          </w:rPr>
          <w:fldChar w:fldCharType="begin"/>
        </w:r>
        <w:r w:rsidR="009330BC">
          <w:rPr>
            <w:noProof/>
            <w:webHidden/>
          </w:rPr>
          <w:instrText xml:space="preserve"> PAGEREF _Toc396034246 \h </w:instrText>
        </w:r>
        <w:r w:rsidR="009A76EE">
          <w:rPr>
            <w:noProof/>
            <w:webHidden/>
          </w:rPr>
        </w:r>
        <w:r w:rsidR="009A76EE">
          <w:rPr>
            <w:noProof/>
            <w:webHidden/>
          </w:rPr>
          <w:fldChar w:fldCharType="separate"/>
        </w:r>
        <w:r w:rsidR="00533AF0">
          <w:rPr>
            <w:noProof/>
            <w:webHidden/>
          </w:rPr>
          <w:t>143</w:t>
        </w:r>
        <w:r w:rsidR="009A76EE">
          <w:rPr>
            <w:noProof/>
            <w:webHidden/>
          </w:rPr>
          <w:fldChar w:fldCharType="end"/>
        </w:r>
      </w:hyperlink>
    </w:p>
    <w:p w14:paraId="4D18A4B0" w14:textId="77777777" w:rsidR="009330BC" w:rsidRPr="0065745B" w:rsidRDefault="002523D9">
      <w:pPr>
        <w:pStyle w:val="3"/>
        <w:rPr>
          <w:rFonts w:ascii="Calibri" w:eastAsia="Times New Roman" w:hAnsi="Calibri" w:cs="Times New Roman"/>
          <w:noProof/>
          <w:sz w:val="22"/>
          <w:szCs w:val="22"/>
        </w:rPr>
      </w:pPr>
      <w:hyperlink w:anchor="_Toc396034247" w:history="1">
        <w:r w:rsidR="009330BC" w:rsidRPr="000948B0">
          <w:rPr>
            <w:rStyle w:val="a8"/>
            <w:noProof/>
          </w:rPr>
          <w:t>5.17.1 Syntax</w:t>
        </w:r>
        <w:r w:rsidR="009330BC">
          <w:rPr>
            <w:noProof/>
            <w:webHidden/>
          </w:rPr>
          <w:tab/>
        </w:r>
        <w:r w:rsidR="009A76EE">
          <w:rPr>
            <w:noProof/>
            <w:webHidden/>
          </w:rPr>
          <w:fldChar w:fldCharType="begin"/>
        </w:r>
        <w:r w:rsidR="009330BC">
          <w:rPr>
            <w:noProof/>
            <w:webHidden/>
          </w:rPr>
          <w:instrText xml:space="preserve"> PAGEREF _Toc396034247 \h </w:instrText>
        </w:r>
        <w:r w:rsidR="009A76EE">
          <w:rPr>
            <w:noProof/>
            <w:webHidden/>
          </w:rPr>
        </w:r>
        <w:r w:rsidR="009A76EE">
          <w:rPr>
            <w:noProof/>
            <w:webHidden/>
          </w:rPr>
          <w:fldChar w:fldCharType="separate"/>
        </w:r>
        <w:r w:rsidR="00533AF0">
          <w:rPr>
            <w:noProof/>
            <w:webHidden/>
          </w:rPr>
          <w:t>144</w:t>
        </w:r>
        <w:r w:rsidR="009A76EE">
          <w:rPr>
            <w:noProof/>
            <w:webHidden/>
          </w:rPr>
          <w:fldChar w:fldCharType="end"/>
        </w:r>
      </w:hyperlink>
    </w:p>
    <w:p w14:paraId="4572C28A" w14:textId="77777777" w:rsidR="009330BC" w:rsidRPr="0065745B" w:rsidRDefault="002523D9">
      <w:pPr>
        <w:pStyle w:val="3"/>
        <w:rPr>
          <w:rFonts w:ascii="Calibri" w:eastAsia="Times New Roman" w:hAnsi="Calibri" w:cs="Times New Roman"/>
          <w:noProof/>
          <w:sz w:val="22"/>
          <w:szCs w:val="22"/>
        </w:rPr>
      </w:pPr>
      <w:hyperlink w:anchor="_Toc396034248" w:history="1">
        <w:r w:rsidR="009330BC" w:rsidRPr="000948B0">
          <w:rPr>
            <w:rStyle w:val="a8"/>
            <w:noProof/>
          </w:rPr>
          <w:t>5.17.2 Description</w:t>
        </w:r>
        <w:r w:rsidR="009330BC">
          <w:rPr>
            <w:noProof/>
            <w:webHidden/>
          </w:rPr>
          <w:tab/>
        </w:r>
        <w:r w:rsidR="009A76EE">
          <w:rPr>
            <w:noProof/>
            <w:webHidden/>
          </w:rPr>
          <w:fldChar w:fldCharType="begin"/>
        </w:r>
        <w:r w:rsidR="009330BC">
          <w:rPr>
            <w:noProof/>
            <w:webHidden/>
          </w:rPr>
          <w:instrText xml:space="preserve"> PAGEREF _Toc396034248 \h </w:instrText>
        </w:r>
        <w:r w:rsidR="009A76EE">
          <w:rPr>
            <w:noProof/>
            <w:webHidden/>
          </w:rPr>
        </w:r>
        <w:r w:rsidR="009A76EE">
          <w:rPr>
            <w:noProof/>
            <w:webHidden/>
          </w:rPr>
          <w:fldChar w:fldCharType="separate"/>
        </w:r>
        <w:r w:rsidR="00533AF0">
          <w:rPr>
            <w:noProof/>
            <w:webHidden/>
          </w:rPr>
          <w:t>146</w:t>
        </w:r>
        <w:r w:rsidR="009A76EE">
          <w:rPr>
            <w:noProof/>
            <w:webHidden/>
          </w:rPr>
          <w:fldChar w:fldCharType="end"/>
        </w:r>
      </w:hyperlink>
    </w:p>
    <w:p w14:paraId="5E9DF05D" w14:textId="77777777" w:rsidR="009330BC" w:rsidRPr="0065745B" w:rsidRDefault="002523D9">
      <w:pPr>
        <w:pStyle w:val="2"/>
        <w:rPr>
          <w:rFonts w:ascii="Calibri" w:eastAsia="Times New Roman" w:hAnsi="Calibri" w:cs="Times New Roman"/>
          <w:noProof/>
          <w:sz w:val="22"/>
          <w:szCs w:val="22"/>
        </w:rPr>
      </w:pPr>
      <w:hyperlink w:anchor="_Toc396034249" w:history="1">
        <w:r w:rsidR="009330BC" w:rsidRPr="000948B0">
          <w:rPr>
            <w:rStyle w:val="a8"/>
            <w:noProof/>
          </w:rPr>
          <w:t>5.18 Conversion (cvt) Operation</w:t>
        </w:r>
        <w:r w:rsidR="009330BC">
          <w:rPr>
            <w:noProof/>
            <w:webHidden/>
          </w:rPr>
          <w:tab/>
        </w:r>
        <w:r w:rsidR="009A76EE">
          <w:rPr>
            <w:noProof/>
            <w:webHidden/>
          </w:rPr>
          <w:fldChar w:fldCharType="begin"/>
        </w:r>
        <w:r w:rsidR="009330BC">
          <w:rPr>
            <w:noProof/>
            <w:webHidden/>
          </w:rPr>
          <w:instrText xml:space="preserve"> PAGEREF _Toc396034249 \h </w:instrText>
        </w:r>
        <w:r w:rsidR="009A76EE">
          <w:rPr>
            <w:noProof/>
            <w:webHidden/>
          </w:rPr>
        </w:r>
        <w:r w:rsidR="009A76EE">
          <w:rPr>
            <w:noProof/>
            <w:webHidden/>
          </w:rPr>
          <w:fldChar w:fldCharType="separate"/>
        </w:r>
        <w:r w:rsidR="00533AF0">
          <w:rPr>
            <w:noProof/>
            <w:webHidden/>
          </w:rPr>
          <w:t>148</w:t>
        </w:r>
        <w:r w:rsidR="009A76EE">
          <w:rPr>
            <w:noProof/>
            <w:webHidden/>
          </w:rPr>
          <w:fldChar w:fldCharType="end"/>
        </w:r>
      </w:hyperlink>
    </w:p>
    <w:p w14:paraId="6C1AFD85" w14:textId="77777777" w:rsidR="009330BC" w:rsidRPr="0065745B" w:rsidRDefault="002523D9">
      <w:pPr>
        <w:pStyle w:val="3"/>
        <w:rPr>
          <w:rFonts w:ascii="Calibri" w:eastAsia="Times New Roman" w:hAnsi="Calibri" w:cs="Times New Roman"/>
          <w:noProof/>
          <w:sz w:val="22"/>
          <w:szCs w:val="22"/>
        </w:rPr>
      </w:pPr>
      <w:hyperlink w:anchor="_Toc396034250" w:history="1">
        <w:r w:rsidR="009330BC" w:rsidRPr="000948B0">
          <w:rPr>
            <w:rStyle w:val="a8"/>
            <w:noProof/>
          </w:rPr>
          <w:t>5.18.1 Overview</w:t>
        </w:r>
        <w:r w:rsidR="009330BC">
          <w:rPr>
            <w:noProof/>
            <w:webHidden/>
          </w:rPr>
          <w:tab/>
        </w:r>
        <w:r w:rsidR="009A76EE">
          <w:rPr>
            <w:noProof/>
            <w:webHidden/>
          </w:rPr>
          <w:fldChar w:fldCharType="begin"/>
        </w:r>
        <w:r w:rsidR="009330BC">
          <w:rPr>
            <w:noProof/>
            <w:webHidden/>
          </w:rPr>
          <w:instrText xml:space="preserve"> PAGEREF _Toc396034250 \h </w:instrText>
        </w:r>
        <w:r w:rsidR="009A76EE">
          <w:rPr>
            <w:noProof/>
            <w:webHidden/>
          </w:rPr>
        </w:r>
        <w:r w:rsidR="009A76EE">
          <w:rPr>
            <w:noProof/>
            <w:webHidden/>
          </w:rPr>
          <w:fldChar w:fldCharType="separate"/>
        </w:r>
        <w:r w:rsidR="00533AF0">
          <w:rPr>
            <w:noProof/>
            <w:webHidden/>
          </w:rPr>
          <w:t>148</w:t>
        </w:r>
        <w:r w:rsidR="009A76EE">
          <w:rPr>
            <w:noProof/>
            <w:webHidden/>
          </w:rPr>
          <w:fldChar w:fldCharType="end"/>
        </w:r>
      </w:hyperlink>
    </w:p>
    <w:p w14:paraId="627CBA12" w14:textId="77777777" w:rsidR="009330BC" w:rsidRPr="0065745B" w:rsidRDefault="002523D9">
      <w:pPr>
        <w:pStyle w:val="3"/>
        <w:rPr>
          <w:rFonts w:ascii="Calibri" w:eastAsia="Times New Roman" w:hAnsi="Calibri" w:cs="Times New Roman"/>
          <w:noProof/>
          <w:sz w:val="22"/>
          <w:szCs w:val="22"/>
        </w:rPr>
      </w:pPr>
      <w:hyperlink w:anchor="_Toc396034251" w:history="1">
        <w:r w:rsidR="009330BC" w:rsidRPr="000948B0">
          <w:rPr>
            <w:rStyle w:val="a8"/>
            <w:noProof/>
          </w:rPr>
          <w:t>5.18.2 Syntax</w:t>
        </w:r>
        <w:r w:rsidR="009330BC">
          <w:rPr>
            <w:noProof/>
            <w:webHidden/>
          </w:rPr>
          <w:tab/>
        </w:r>
        <w:r w:rsidR="009A76EE">
          <w:rPr>
            <w:noProof/>
            <w:webHidden/>
          </w:rPr>
          <w:fldChar w:fldCharType="begin"/>
        </w:r>
        <w:r w:rsidR="009330BC">
          <w:rPr>
            <w:noProof/>
            <w:webHidden/>
          </w:rPr>
          <w:instrText xml:space="preserve"> PAGEREF _Toc396034251 \h </w:instrText>
        </w:r>
        <w:r w:rsidR="009A76EE">
          <w:rPr>
            <w:noProof/>
            <w:webHidden/>
          </w:rPr>
        </w:r>
        <w:r w:rsidR="009A76EE">
          <w:rPr>
            <w:noProof/>
            <w:webHidden/>
          </w:rPr>
          <w:fldChar w:fldCharType="separate"/>
        </w:r>
        <w:r w:rsidR="00533AF0">
          <w:rPr>
            <w:noProof/>
            <w:webHidden/>
          </w:rPr>
          <w:t>150</w:t>
        </w:r>
        <w:r w:rsidR="009A76EE">
          <w:rPr>
            <w:noProof/>
            <w:webHidden/>
          </w:rPr>
          <w:fldChar w:fldCharType="end"/>
        </w:r>
      </w:hyperlink>
    </w:p>
    <w:p w14:paraId="65FB2DF6" w14:textId="77777777" w:rsidR="009330BC" w:rsidRPr="0065745B" w:rsidRDefault="002523D9">
      <w:pPr>
        <w:pStyle w:val="3"/>
        <w:rPr>
          <w:rFonts w:ascii="Calibri" w:eastAsia="Times New Roman" w:hAnsi="Calibri" w:cs="Times New Roman"/>
          <w:noProof/>
          <w:sz w:val="22"/>
          <w:szCs w:val="22"/>
        </w:rPr>
      </w:pPr>
      <w:hyperlink w:anchor="_Toc396034252" w:history="1">
        <w:r w:rsidR="009330BC" w:rsidRPr="000948B0">
          <w:rPr>
            <w:rStyle w:val="a8"/>
            <w:noProof/>
          </w:rPr>
          <w:t>5.18.3 Rules for Rounding for Conversions</w:t>
        </w:r>
        <w:r w:rsidR="009330BC">
          <w:rPr>
            <w:noProof/>
            <w:webHidden/>
          </w:rPr>
          <w:tab/>
        </w:r>
        <w:r w:rsidR="009A76EE">
          <w:rPr>
            <w:noProof/>
            <w:webHidden/>
          </w:rPr>
          <w:fldChar w:fldCharType="begin"/>
        </w:r>
        <w:r w:rsidR="009330BC">
          <w:rPr>
            <w:noProof/>
            <w:webHidden/>
          </w:rPr>
          <w:instrText xml:space="preserve"> PAGEREF _Toc396034252 \h </w:instrText>
        </w:r>
        <w:r w:rsidR="009A76EE">
          <w:rPr>
            <w:noProof/>
            <w:webHidden/>
          </w:rPr>
        </w:r>
        <w:r w:rsidR="009A76EE">
          <w:rPr>
            <w:noProof/>
            <w:webHidden/>
          </w:rPr>
          <w:fldChar w:fldCharType="separate"/>
        </w:r>
        <w:r w:rsidR="00533AF0">
          <w:rPr>
            <w:noProof/>
            <w:webHidden/>
          </w:rPr>
          <w:t>151</w:t>
        </w:r>
        <w:r w:rsidR="009A76EE">
          <w:rPr>
            <w:noProof/>
            <w:webHidden/>
          </w:rPr>
          <w:fldChar w:fldCharType="end"/>
        </w:r>
      </w:hyperlink>
    </w:p>
    <w:p w14:paraId="701F2602" w14:textId="77777777" w:rsidR="009330BC" w:rsidRPr="0065745B" w:rsidRDefault="002523D9">
      <w:pPr>
        <w:pStyle w:val="3"/>
        <w:rPr>
          <w:rFonts w:ascii="Calibri" w:eastAsia="Times New Roman" w:hAnsi="Calibri" w:cs="Times New Roman"/>
          <w:noProof/>
          <w:sz w:val="22"/>
          <w:szCs w:val="22"/>
        </w:rPr>
      </w:pPr>
      <w:hyperlink w:anchor="_Toc396034253" w:history="1">
        <w:r w:rsidR="009330BC" w:rsidRPr="000948B0">
          <w:rPr>
            <w:rStyle w:val="a8"/>
            <w:noProof/>
          </w:rPr>
          <w:t>5.18.4 Description of Integer Rounding Modes</w:t>
        </w:r>
        <w:r w:rsidR="009330BC">
          <w:rPr>
            <w:noProof/>
            <w:webHidden/>
          </w:rPr>
          <w:tab/>
        </w:r>
        <w:r w:rsidR="009A76EE">
          <w:rPr>
            <w:noProof/>
            <w:webHidden/>
          </w:rPr>
          <w:fldChar w:fldCharType="begin"/>
        </w:r>
        <w:r w:rsidR="009330BC">
          <w:rPr>
            <w:noProof/>
            <w:webHidden/>
          </w:rPr>
          <w:instrText xml:space="preserve"> PAGEREF _Toc396034253 \h </w:instrText>
        </w:r>
        <w:r w:rsidR="009A76EE">
          <w:rPr>
            <w:noProof/>
            <w:webHidden/>
          </w:rPr>
        </w:r>
        <w:r w:rsidR="009A76EE">
          <w:rPr>
            <w:noProof/>
            <w:webHidden/>
          </w:rPr>
          <w:fldChar w:fldCharType="separate"/>
        </w:r>
        <w:r w:rsidR="00533AF0">
          <w:rPr>
            <w:noProof/>
            <w:webHidden/>
          </w:rPr>
          <w:t>152</w:t>
        </w:r>
        <w:r w:rsidR="009A76EE">
          <w:rPr>
            <w:noProof/>
            <w:webHidden/>
          </w:rPr>
          <w:fldChar w:fldCharType="end"/>
        </w:r>
      </w:hyperlink>
    </w:p>
    <w:p w14:paraId="76020D4A" w14:textId="77777777" w:rsidR="009330BC" w:rsidRPr="0065745B" w:rsidRDefault="002523D9">
      <w:pPr>
        <w:pStyle w:val="3"/>
        <w:rPr>
          <w:rFonts w:ascii="Calibri" w:eastAsia="Times New Roman" w:hAnsi="Calibri" w:cs="Times New Roman"/>
          <w:noProof/>
          <w:sz w:val="22"/>
          <w:szCs w:val="22"/>
        </w:rPr>
      </w:pPr>
      <w:hyperlink w:anchor="_Toc396034254" w:history="1">
        <w:r w:rsidR="009330BC" w:rsidRPr="000948B0">
          <w:rPr>
            <w:rStyle w:val="a8"/>
            <w:noProof/>
          </w:rPr>
          <w:t>5.18.5 Description of Floating-Point Rounding Modes</w:t>
        </w:r>
        <w:r w:rsidR="009330BC">
          <w:rPr>
            <w:noProof/>
            <w:webHidden/>
          </w:rPr>
          <w:tab/>
        </w:r>
        <w:r w:rsidR="009A76EE">
          <w:rPr>
            <w:noProof/>
            <w:webHidden/>
          </w:rPr>
          <w:fldChar w:fldCharType="begin"/>
        </w:r>
        <w:r w:rsidR="009330BC">
          <w:rPr>
            <w:noProof/>
            <w:webHidden/>
          </w:rPr>
          <w:instrText xml:space="preserve"> PAGEREF _Toc396034254 \h </w:instrText>
        </w:r>
        <w:r w:rsidR="009A76EE">
          <w:rPr>
            <w:noProof/>
            <w:webHidden/>
          </w:rPr>
        </w:r>
        <w:r w:rsidR="009A76EE">
          <w:rPr>
            <w:noProof/>
            <w:webHidden/>
          </w:rPr>
          <w:fldChar w:fldCharType="separate"/>
        </w:r>
        <w:r w:rsidR="00533AF0">
          <w:rPr>
            <w:noProof/>
            <w:webHidden/>
          </w:rPr>
          <w:t>153</w:t>
        </w:r>
        <w:r w:rsidR="009A76EE">
          <w:rPr>
            <w:noProof/>
            <w:webHidden/>
          </w:rPr>
          <w:fldChar w:fldCharType="end"/>
        </w:r>
      </w:hyperlink>
    </w:p>
    <w:p w14:paraId="47C4C5BF" w14:textId="77777777" w:rsidR="009330BC" w:rsidRPr="0065745B" w:rsidRDefault="002523D9">
      <w:pPr>
        <w:pStyle w:val="1"/>
        <w:rPr>
          <w:rFonts w:ascii="Calibri" w:eastAsia="Times New Roman" w:hAnsi="Calibri" w:cs="Times New Roman"/>
          <w:b w:val="0"/>
          <w:bCs w:val="0"/>
          <w:noProof/>
          <w:sz w:val="22"/>
          <w:szCs w:val="22"/>
        </w:rPr>
      </w:pPr>
      <w:hyperlink w:anchor="_Toc396034255" w:history="1">
        <w:r w:rsidR="009330BC" w:rsidRPr="000948B0">
          <w:rPr>
            <w:rStyle w:val="a8"/>
            <w:noProof/>
          </w:rPr>
          <w:t>Chapter 6.  Memory Operations</w:t>
        </w:r>
        <w:r w:rsidR="009330BC">
          <w:rPr>
            <w:noProof/>
            <w:webHidden/>
          </w:rPr>
          <w:tab/>
        </w:r>
        <w:r w:rsidR="009A76EE">
          <w:rPr>
            <w:noProof/>
            <w:webHidden/>
          </w:rPr>
          <w:fldChar w:fldCharType="begin"/>
        </w:r>
        <w:r w:rsidR="009330BC">
          <w:rPr>
            <w:noProof/>
            <w:webHidden/>
          </w:rPr>
          <w:instrText xml:space="preserve"> PAGEREF _Toc396034255 \h </w:instrText>
        </w:r>
        <w:r w:rsidR="009A76EE">
          <w:rPr>
            <w:noProof/>
            <w:webHidden/>
          </w:rPr>
        </w:r>
        <w:r w:rsidR="009A76EE">
          <w:rPr>
            <w:noProof/>
            <w:webHidden/>
          </w:rPr>
          <w:fldChar w:fldCharType="separate"/>
        </w:r>
        <w:r w:rsidR="00533AF0">
          <w:rPr>
            <w:noProof/>
            <w:webHidden/>
          </w:rPr>
          <w:t>155</w:t>
        </w:r>
        <w:r w:rsidR="009A76EE">
          <w:rPr>
            <w:noProof/>
            <w:webHidden/>
          </w:rPr>
          <w:fldChar w:fldCharType="end"/>
        </w:r>
      </w:hyperlink>
    </w:p>
    <w:p w14:paraId="62E2FF96" w14:textId="77777777" w:rsidR="009330BC" w:rsidRPr="0065745B" w:rsidRDefault="002523D9">
      <w:pPr>
        <w:pStyle w:val="2"/>
        <w:rPr>
          <w:rFonts w:ascii="Calibri" w:eastAsia="Times New Roman" w:hAnsi="Calibri" w:cs="Times New Roman"/>
          <w:noProof/>
          <w:sz w:val="22"/>
          <w:szCs w:val="22"/>
        </w:rPr>
      </w:pPr>
      <w:hyperlink w:anchor="_Toc396034256" w:history="1">
        <w:r w:rsidR="009330BC" w:rsidRPr="000948B0">
          <w:rPr>
            <w:rStyle w:val="a8"/>
            <w:noProof/>
          </w:rPr>
          <w:t>6.1 Memory and Addressing</w:t>
        </w:r>
        <w:r w:rsidR="009330BC">
          <w:rPr>
            <w:noProof/>
            <w:webHidden/>
          </w:rPr>
          <w:tab/>
        </w:r>
        <w:r w:rsidR="009A76EE">
          <w:rPr>
            <w:noProof/>
            <w:webHidden/>
          </w:rPr>
          <w:fldChar w:fldCharType="begin"/>
        </w:r>
        <w:r w:rsidR="009330BC">
          <w:rPr>
            <w:noProof/>
            <w:webHidden/>
          </w:rPr>
          <w:instrText xml:space="preserve"> PAGEREF _Toc396034256 \h </w:instrText>
        </w:r>
        <w:r w:rsidR="009A76EE">
          <w:rPr>
            <w:noProof/>
            <w:webHidden/>
          </w:rPr>
        </w:r>
        <w:r w:rsidR="009A76EE">
          <w:rPr>
            <w:noProof/>
            <w:webHidden/>
          </w:rPr>
          <w:fldChar w:fldCharType="separate"/>
        </w:r>
        <w:r w:rsidR="00533AF0">
          <w:rPr>
            <w:noProof/>
            <w:webHidden/>
          </w:rPr>
          <w:t>155</w:t>
        </w:r>
        <w:r w:rsidR="009A76EE">
          <w:rPr>
            <w:noProof/>
            <w:webHidden/>
          </w:rPr>
          <w:fldChar w:fldCharType="end"/>
        </w:r>
      </w:hyperlink>
    </w:p>
    <w:p w14:paraId="3973F71B" w14:textId="77777777" w:rsidR="009330BC" w:rsidRPr="0065745B" w:rsidRDefault="002523D9">
      <w:pPr>
        <w:pStyle w:val="3"/>
        <w:rPr>
          <w:rFonts w:ascii="Calibri" w:eastAsia="Times New Roman" w:hAnsi="Calibri" w:cs="Times New Roman"/>
          <w:noProof/>
          <w:sz w:val="22"/>
          <w:szCs w:val="22"/>
        </w:rPr>
      </w:pPr>
      <w:hyperlink w:anchor="_Toc396034257" w:history="1">
        <w:r w:rsidR="009330BC" w:rsidRPr="000948B0">
          <w:rPr>
            <w:rStyle w:val="a8"/>
            <w:noProof/>
          </w:rPr>
          <w:t>6.1.1 How Addresses Are Formed</w:t>
        </w:r>
        <w:r w:rsidR="009330BC">
          <w:rPr>
            <w:noProof/>
            <w:webHidden/>
          </w:rPr>
          <w:tab/>
        </w:r>
        <w:r w:rsidR="009A76EE">
          <w:rPr>
            <w:noProof/>
            <w:webHidden/>
          </w:rPr>
          <w:fldChar w:fldCharType="begin"/>
        </w:r>
        <w:r w:rsidR="009330BC">
          <w:rPr>
            <w:noProof/>
            <w:webHidden/>
          </w:rPr>
          <w:instrText xml:space="preserve"> PAGEREF _Toc396034257 \h </w:instrText>
        </w:r>
        <w:r w:rsidR="009A76EE">
          <w:rPr>
            <w:noProof/>
            <w:webHidden/>
          </w:rPr>
        </w:r>
        <w:r w:rsidR="009A76EE">
          <w:rPr>
            <w:noProof/>
            <w:webHidden/>
          </w:rPr>
          <w:fldChar w:fldCharType="separate"/>
        </w:r>
        <w:r w:rsidR="00533AF0">
          <w:rPr>
            <w:noProof/>
            <w:webHidden/>
          </w:rPr>
          <w:t>155</w:t>
        </w:r>
        <w:r w:rsidR="009A76EE">
          <w:rPr>
            <w:noProof/>
            <w:webHidden/>
          </w:rPr>
          <w:fldChar w:fldCharType="end"/>
        </w:r>
      </w:hyperlink>
    </w:p>
    <w:p w14:paraId="30DBA9F1" w14:textId="77777777" w:rsidR="009330BC" w:rsidRPr="0065745B" w:rsidRDefault="002523D9">
      <w:pPr>
        <w:pStyle w:val="3"/>
        <w:rPr>
          <w:rFonts w:ascii="Calibri" w:eastAsia="Times New Roman" w:hAnsi="Calibri" w:cs="Times New Roman"/>
          <w:noProof/>
          <w:sz w:val="22"/>
          <w:szCs w:val="22"/>
        </w:rPr>
      </w:pPr>
      <w:hyperlink w:anchor="_Toc396034258" w:history="1">
        <w:r w:rsidR="009330BC" w:rsidRPr="000948B0">
          <w:rPr>
            <w:rStyle w:val="a8"/>
            <w:noProof/>
          </w:rPr>
          <w:t>6.1.2 Memory Hierarchy</w:t>
        </w:r>
        <w:r w:rsidR="009330BC">
          <w:rPr>
            <w:noProof/>
            <w:webHidden/>
          </w:rPr>
          <w:tab/>
        </w:r>
        <w:r w:rsidR="009A76EE">
          <w:rPr>
            <w:noProof/>
            <w:webHidden/>
          </w:rPr>
          <w:fldChar w:fldCharType="begin"/>
        </w:r>
        <w:r w:rsidR="009330BC">
          <w:rPr>
            <w:noProof/>
            <w:webHidden/>
          </w:rPr>
          <w:instrText xml:space="preserve"> PAGEREF _Toc396034258 \h </w:instrText>
        </w:r>
        <w:r w:rsidR="009A76EE">
          <w:rPr>
            <w:noProof/>
            <w:webHidden/>
          </w:rPr>
        </w:r>
        <w:r w:rsidR="009A76EE">
          <w:rPr>
            <w:noProof/>
            <w:webHidden/>
          </w:rPr>
          <w:fldChar w:fldCharType="separate"/>
        </w:r>
        <w:r w:rsidR="00533AF0">
          <w:rPr>
            <w:noProof/>
            <w:webHidden/>
          </w:rPr>
          <w:t>156</w:t>
        </w:r>
        <w:r w:rsidR="009A76EE">
          <w:rPr>
            <w:noProof/>
            <w:webHidden/>
          </w:rPr>
          <w:fldChar w:fldCharType="end"/>
        </w:r>
      </w:hyperlink>
    </w:p>
    <w:p w14:paraId="761341F0" w14:textId="77777777" w:rsidR="009330BC" w:rsidRPr="0065745B" w:rsidRDefault="002523D9">
      <w:pPr>
        <w:pStyle w:val="3"/>
        <w:rPr>
          <w:rFonts w:ascii="Calibri" w:eastAsia="Times New Roman" w:hAnsi="Calibri" w:cs="Times New Roman"/>
          <w:noProof/>
          <w:sz w:val="22"/>
          <w:szCs w:val="22"/>
        </w:rPr>
      </w:pPr>
      <w:hyperlink w:anchor="_Toc396034259" w:history="1">
        <w:r w:rsidR="009330BC" w:rsidRPr="000948B0">
          <w:rPr>
            <w:rStyle w:val="a8"/>
            <w:noProof/>
          </w:rPr>
          <w:t>6.1.3 Alignment</w:t>
        </w:r>
        <w:r w:rsidR="009330BC">
          <w:rPr>
            <w:noProof/>
            <w:webHidden/>
          </w:rPr>
          <w:tab/>
        </w:r>
        <w:r w:rsidR="009A76EE">
          <w:rPr>
            <w:noProof/>
            <w:webHidden/>
          </w:rPr>
          <w:fldChar w:fldCharType="begin"/>
        </w:r>
        <w:r w:rsidR="009330BC">
          <w:rPr>
            <w:noProof/>
            <w:webHidden/>
          </w:rPr>
          <w:instrText xml:space="preserve"> PAGEREF _Toc396034259 \h </w:instrText>
        </w:r>
        <w:r w:rsidR="009A76EE">
          <w:rPr>
            <w:noProof/>
            <w:webHidden/>
          </w:rPr>
        </w:r>
        <w:r w:rsidR="009A76EE">
          <w:rPr>
            <w:noProof/>
            <w:webHidden/>
          </w:rPr>
          <w:fldChar w:fldCharType="separate"/>
        </w:r>
        <w:r w:rsidR="00533AF0">
          <w:rPr>
            <w:noProof/>
            <w:webHidden/>
          </w:rPr>
          <w:t>157</w:t>
        </w:r>
        <w:r w:rsidR="009A76EE">
          <w:rPr>
            <w:noProof/>
            <w:webHidden/>
          </w:rPr>
          <w:fldChar w:fldCharType="end"/>
        </w:r>
      </w:hyperlink>
    </w:p>
    <w:p w14:paraId="5BD587A7" w14:textId="77777777" w:rsidR="009330BC" w:rsidRPr="0065745B" w:rsidRDefault="002523D9">
      <w:pPr>
        <w:pStyle w:val="3"/>
        <w:rPr>
          <w:rFonts w:ascii="Calibri" w:eastAsia="Times New Roman" w:hAnsi="Calibri" w:cs="Times New Roman"/>
          <w:noProof/>
          <w:sz w:val="22"/>
          <w:szCs w:val="22"/>
        </w:rPr>
      </w:pPr>
      <w:hyperlink w:anchor="_Toc396034260" w:history="1">
        <w:r w:rsidR="009330BC" w:rsidRPr="000948B0">
          <w:rPr>
            <w:rStyle w:val="a8"/>
            <w:noProof/>
          </w:rPr>
          <w:t>6.1.4 Equivalence Classes</w:t>
        </w:r>
        <w:r w:rsidR="009330BC">
          <w:rPr>
            <w:noProof/>
            <w:webHidden/>
          </w:rPr>
          <w:tab/>
        </w:r>
        <w:r w:rsidR="009A76EE">
          <w:rPr>
            <w:noProof/>
            <w:webHidden/>
          </w:rPr>
          <w:fldChar w:fldCharType="begin"/>
        </w:r>
        <w:r w:rsidR="009330BC">
          <w:rPr>
            <w:noProof/>
            <w:webHidden/>
          </w:rPr>
          <w:instrText xml:space="preserve"> PAGEREF _Toc396034260 \h </w:instrText>
        </w:r>
        <w:r w:rsidR="009A76EE">
          <w:rPr>
            <w:noProof/>
            <w:webHidden/>
          </w:rPr>
        </w:r>
        <w:r w:rsidR="009A76EE">
          <w:rPr>
            <w:noProof/>
            <w:webHidden/>
          </w:rPr>
          <w:fldChar w:fldCharType="separate"/>
        </w:r>
        <w:r w:rsidR="00533AF0">
          <w:rPr>
            <w:noProof/>
            <w:webHidden/>
          </w:rPr>
          <w:t>158</w:t>
        </w:r>
        <w:r w:rsidR="009A76EE">
          <w:rPr>
            <w:noProof/>
            <w:webHidden/>
          </w:rPr>
          <w:fldChar w:fldCharType="end"/>
        </w:r>
      </w:hyperlink>
    </w:p>
    <w:p w14:paraId="29C1E810" w14:textId="77777777" w:rsidR="009330BC" w:rsidRPr="0065745B" w:rsidRDefault="002523D9">
      <w:pPr>
        <w:pStyle w:val="2"/>
        <w:rPr>
          <w:rFonts w:ascii="Calibri" w:eastAsia="Times New Roman" w:hAnsi="Calibri" w:cs="Times New Roman"/>
          <w:noProof/>
          <w:sz w:val="22"/>
          <w:szCs w:val="22"/>
        </w:rPr>
      </w:pPr>
      <w:hyperlink w:anchor="_Toc396034261" w:history="1">
        <w:r w:rsidR="009330BC" w:rsidRPr="000948B0">
          <w:rPr>
            <w:rStyle w:val="a8"/>
            <w:noProof/>
          </w:rPr>
          <w:t>6.2 Memory Model</w:t>
        </w:r>
        <w:r w:rsidR="009330BC">
          <w:rPr>
            <w:noProof/>
            <w:webHidden/>
          </w:rPr>
          <w:tab/>
        </w:r>
        <w:r w:rsidR="009A76EE">
          <w:rPr>
            <w:noProof/>
            <w:webHidden/>
          </w:rPr>
          <w:fldChar w:fldCharType="begin"/>
        </w:r>
        <w:r w:rsidR="009330BC">
          <w:rPr>
            <w:noProof/>
            <w:webHidden/>
          </w:rPr>
          <w:instrText xml:space="preserve"> PAGEREF _Toc396034261 \h </w:instrText>
        </w:r>
        <w:r w:rsidR="009A76EE">
          <w:rPr>
            <w:noProof/>
            <w:webHidden/>
          </w:rPr>
        </w:r>
        <w:r w:rsidR="009A76EE">
          <w:rPr>
            <w:noProof/>
            <w:webHidden/>
          </w:rPr>
          <w:fldChar w:fldCharType="separate"/>
        </w:r>
        <w:r w:rsidR="00533AF0">
          <w:rPr>
            <w:noProof/>
            <w:webHidden/>
          </w:rPr>
          <w:t>158</w:t>
        </w:r>
        <w:r w:rsidR="009A76EE">
          <w:rPr>
            <w:noProof/>
            <w:webHidden/>
          </w:rPr>
          <w:fldChar w:fldCharType="end"/>
        </w:r>
      </w:hyperlink>
    </w:p>
    <w:p w14:paraId="0EF071DA" w14:textId="77777777" w:rsidR="009330BC" w:rsidRPr="0065745B" w:rsidRDefault="002523D9">
      <w:pPr>
        <w:pStyle w:val="3"/>
        <w:rPr>
          <w:rFonts w:ascii="Calibri" w:eastAsia="Times New Roman" w:hAnsi="Calibri" w:cs="Times New Roman"/>
          <w:noProof/>
          <w:sz w:val="22"/>
          <w:szCs w:val="22"/>
        </w:rPr>
      </w:pPr>
      <w:hyperlink w:anchor="_Toc396034262" w:history="1">
        <w:r w:rsidR="009330BC" w:rsidRPr="000948B0">
          <w:rPr>
            <w:rStyle w:val="a8"/>
            <w:noProof/>
          </w:rPr>
          <w:t>6.2.1 Memory Order</w:t>
        </w:r>
        <w:r w:rsidR="009330BC">
          <w:rPr>
            <w:noProof/>
            <w:webHidden/>
          </w:rPr>
          <w:tab/>
        </w:r>
        <w:r w:rsidR="009A76EE">
          <w:rPr>
            <w:noProof/>
            <w:webHidden/>
          </w:rPr>
          <w:fldChar w:fldCharType="begin"/>
        </w:r>
        <w:r w:rsidR="009330BC">
          <w:rPr>
            <w:noProof/>
            <w:webHidden/>
          </w:rPr>
          <w:instrText xml:space="preserve"> PAGEREF _Toc396034262 \h </w:instrText>
        </w:r>
        <w:r w:rsidR="009A76EE">
          <w:rPr>
            <w:noProof/>
            <w:webHidden/>
          </w:rPr>
        </w:r>
        <w:r w:rsidR="009A76EE">
          <w:rPr>
            <w:noProof/>
            <w:webHidden/>
          </w:rPr>
          <w:fldChar w:fldCharType="separate"/>
        </w:r>
        <w:r w:rsidR="00533AF0">
          <w:rPr>
            <w:noProof/>
            <w:webHidden/>
          </w:rPr>
          <w:t>159</w:t>
        </w:r>
        <w:r w:rsidR="009A76EE">
          <w:rPr>
            <w:noProof/>
            <w:webHidden/>
          </w:rPr>
          <w:fldChar w:fldCharType="end"/>
        </w:r>
      </w:hyperlink>
    </w:p>
    <w:p w14:paraId="394C68F9" w14:textId="77777777" w:rsidR="009330BC" w:rsidRPr="0065745B" w:rsidRDefault="002523D9">
      <w:pPr>
        <w:pStyle w:val="3"/>
        <w:rPr>
          <w:rFonts w:ascii="Calibri" w:eastAsia="Times New Roman" w:hAnsi="Calibri" w:cs="Times New Roman"/>
          <w:noProof/>
          <w:sz w:val="22"/>
          <w:szCs w:val="22"/>
        </w:rPr>
      </w:pPr>
      <w:hyperlink w:anchor="_Toc396034263" w:history="1">
        <w:r w:rsidR="009330BC" w:rsidRPr="000948B0">
          <w:rPr>
            <w:rStyle w:val="a8"/>
            <w:noProof/>
          </w:rPr>
          <w:t>6.2.2 Memory Scope</w:t>
        </w:r>
        <w:r w:rsidR="009330BC">
          <w:rPr>
            <w:noProof/>
            <w:webHidden/>
          </w:rPr>
          <w:tab/>
        </w:r>
        <w:r w:rsidR="009A76EE">
          <w:rPr>
            <w:noProof/>
            <w:webHidden/>
          </w:rPr>
          <w:fldChar w:fldCharType="begin"/>
        </w:r>
        <w:r w:rsidR="009330BC">
          <w:rPr>
            <w:noProof/>
            <w:webHidden/>
          </w:rPr>
          <w:instrText xml:space="preserve"> PAGEREF _Toc396034263 \h </w:instrText>
        </w:r>
        <w:r w:rsidR="009A76EE">
          <w:rPr>
            <w:noProof/>
            <w:webHidden/>
          </w:rPr>
        </w:r>
        <w:r w:rsidR="009A76EE">
          <w:rPr>
            <w:noProof/>
            <w:webHidden/>
          </w:rPr>
          <w:fldChar w:fldCharType="separate"/>
        </w:r>
        <w:r w:rsidR="00533AF0">
          <w:rPr>
            <w:noProof/>
            <w:webHidden/>
          </w:rPr>
          <w:t>162</w:t>
        </w:r>
        <w:r w:rsidR="009A76EE">
          <w:rPr>
            <w:noProof/>
            <w:webHidden/>
          </w:rPr>
          <w:fldChar w:fldCharType="end"/>
        </w:r>
      </w:hyperlink>
    </w:p>
    <w:p w14:paraId="4363FBD0" w14:textId="77777777" w:rsidR="009330BC" w:rsidRPr="0065745B" w:rsidRDefault="002523D9">
      <w:pPr>
        <w:pStyle w:val="3"/>
        <w:rPr>
          <w:rFonts w:ascii="Calibri" w:eastAsia="Times New Roman" w:hAnsi="Calibri" w:cs="Times New Roman"/>
          <w:noProof/>
          <w:sz w:val="22"/>
          <w:szCs w:val="22"/>
        </w:rPr>
      </w:pPr>
      <w:hyperlink w:anchor="_Toc396034264" w:history="1">
        <w:r w:rsidR="009330BC" w:rsidRPr="000948B0">
          <w:rPr>
            <w:rStyle w:val="a8"/>
            <w:noProof/>
          </w:rPr>
          <w:t>6.2.3 Memory Synchronization Segments</w:t>
        </w:r>
        <w:r w:rsidR="009330BC">
          <w:rPr>
            <w:noProof/>
            <w:webHidden/>
          </w:rPr>
          <w:tab/>
        </w:r>
        <w:r w:rsidR="009A76EE">
          <w:rPr>
            <w:noProof/>
            <w:webHidden/>
          </w:rPr>
          <w:fldChar w:fldCharType="begin"/>
        </w:r>
        <w:r w:rsidR="009330BC">
          <w:rPr>
            <w:noProof/>
            <w:webHidden/>
          </w:rPr>
          <w:instrText xml:space="preserve"> PAGEREF _Toc396034264 \h </w:instrText>
        </w:r>
        <w:r w:rsidR="009A76EE">
          <w:rPr>
            <w:noProof/>
            <w:webHidden/>
          </w:rPr>
        </w:r>
        <w:r w:rsidR="009A76EE">
          <w:rPr>
            <w:noProof/>
            <w:webHidden/>
          </w:rPr>
          <w:fldChar w:fldCharType="separate"/>
        </w:r>
        <w:r w:rsidR="00533AF0">
          <w:rPr>
            <w:noProof/>
            <w:webHidden/>
          </w:rPr>
          <w:t>164</w:t>
        </w:r>
        <w:r w:rsidR="009A76EE">
          <w:rPr>
            <w:noProof/>
            <w:webHidden/>
          </w:rPr>
          <w:fldChar w:fldCharType="end"/>
        </w:r>
      </w:hyperlink>
    </w:p>
    <w:p w14:paraId="6DC02EDB" w14:textId="77777777" w:rsidR="009330BC" w:rsidRPr="0065745B" w:rsidRDefault="002523D9">
      <w:pPr>
        <w:pStyle w:val="3"/>
        <w:rPr>
          <w:rFonts w:ascii="Calibri" w:eastAsia="Times New Roman" w:hAnsi="Calibri" w:cs="Times New Roman"/>
          <w:noProof/>
          <w:sz w:val="22"/>
          <w:szCs w:val="22"/>
        </w:rPr>
      </w:pPr>
      <w:hyperlink w:anchor="_Toc396034265" w:history="1">
        <w:r w:rsidR="009330BC" w:rsidRPr="000948B0">
          <w:rPr>
            <w:rStyle w:val="a8"/>
            <w:noProof/>
          </w:rPr>
          <w:t>6.2.4 Non-Memory Synchronization Segments</w:t>
        </w:r>
        <w:r w:rsidR="009330BC">
          <w:rPr>
            <w:noProof/>
            <w:webHidden/>
          </w:rPr>
          <w:tab/>
        </w:r>
        <w:r w:rsidR="009A76EE">
          <w:rPr>
            <w:noProof/>
            <w:webHidden/>
          </w:rPr>
          <w:fldChar w:fldCharType="begin"/>
        </w:r>
        <w:r w:rsidR="009330BC">
          <w:rPr>
            <w:noProof/>
            <w:webHidden/>
          </w:rPr>
          <w:instrText xml:space="preserve"> PAGEREF _Toc396034265 \h </w:instrText>
        </w:r>
        <w:r w:rsidR="009A76EE">
          <w:rPr>
            <w:noProof/>
            <w:webHidden/>
          </w:rPr>
        </w:r>
        <w:r w:rsidR="009A76EE">
          <w:rPr>
            <w:noProof/>
            <w:webHidden/>
          </w:rPr>
          <w:fldChar w:fldCharType="separate"/>
        </w:r>
        <w:r w:rsidR="00533AF0">
          <w:rPr>
            <w:noProof/>
            <w:webHidden/>
          </w:rPr>
          <w:t>164</w:t>
        </w:r>
        <w:r w:rsidR="009A76EE">
          <w:rPr>
            <w:noProof/>
            <w:webHidden/>
          </w:rPr>
          <w:fldChar w:fldCharType="end"/>
        </w:r>
      </w:hyperlink>
    </w:p>
    <w:p w14:paraId="00D26EAA" w14:textId="77777777" w:rsidR="009330BC" w:rsidRPr="0065745B" w:rsidRDefault="002523D9">
      <w:pPr>
        <w:pStyle w:val="3"/>
        <w:rPr>
          <w:rFonts w:ascii="Calibri" w:eastAsia="Times New Roman" w:hAnsi="Calibri" w:cs="Times New Roman"/>
          <w:noProof/>
          <w:sz w:val="22"/>
          <w:szCs w:val="22"/>
        </w:rPr>
      </w:pPr>
      <w:hyperlink w:anchor="_Toc396034266" w:history="1">
        <w:r w:rsidR="009330BC" w:rsidRPr="000948B0">
          <w:rPr>
            <w:rStyle w:val="a8"/>
            <w:noProof/>
          </w:rPr>
          <w:t>6.2.5 Agent Allocation</w:t>
        </w:r>
        <w:r w:rsidR="009330BC">
          <w:rPr>
            <w:noProof/>
            <w:webHidden/>
          </w:rPr>
          <w:tab/>
        </w:r>
        <w:r w:rsidR="009A76EE">
          <w:rPr>
            <w:noProof/>
            <w:webHidden/>
          </w:rPr>
          <w:fldChar w:fldCharType="begin"/>
        </w:r>
        <w:r w:rsidR="009330BC">
          <w:rPr>
            <w:noProof/>
            <w:webHidden/>
          </w:rPr>
          <w:instrText xml:space="preserve"> PAGEREF _Toc396034266 \h </w:instrText>
        </w:r>
        <w:r w:rsidR="009A76EE">
          <w:rPr>
            <w:noProof/>
            <w:webHidden/>
          </w:rPr>
        </w:r>
        <w:r w:rsidR="009A76EE">
          <w:rPr>
            <w:noProof/>
            <w:webHidden/>
          </w:rPr>
          <w:fldChar w:fldCharType="separate"/>
        </w:r>
        <w:r w:rsidR="00533AF0">
          <w:rPr>
            <w:noProof/>
            <w:webHidden/>
          </w:rPr>
          <w:t>165</w:t>
        </w:r>
        <w:r w:rsidR="009A76EE">
          <w:rPr>
            <w:noProof/>
            <w:webHidden/>
          </w:rPr>
          <w:fldChar w:fldCharType="end"/>
        </w:r>
      </w:hyperlink>
    </w:p>
    <w:p w14:paraId="23EC20D6" w14:textId="77777777" w:rsidR="009330BC" w:rsidRPr="0065745B" w:rsidRDefault="002523D9">
      <w:pPr>
        <w:pStyle w:val="3"/>
        <w:rPr>
          <w:rFonts w:ascii="Calibri" w:eastAsia="Times New Roman" w:hAnsi="Calibri" w:cs="Times New Roman"/>
          <w:noProof/>
          <w:sz w:val="22"/>
          <w:szCs w:val="22"/>
        </w:rPr>
      </w:pPr>
      <w:hyperlink w:anchor="_Toc396034267" w:history="1">
        <w:r w:rsidR="009330BC" w:rsidRPr="000948B0">
          <w:rPr>
            <w:rStyle w:val="a8"/>
            <w:noProof/>
          </w:rPr>
          <w:t>6.2.6 Kernel Dispatch Memory Synchronization</w:t>
        </w:r>
        <w:r w:rsidR="009330BC">
          <w:rPr>
            <w:noProof/>
            <w:webHidden/>
          </w:rPr>
          <w:tab/>
        </w:r>
        <w:r w:rsidR="009A76EE">
          <w:rPr>
            <w:noProof/>
            <w:webHidden/>
          </w:rPr>
          <w:fldChar w:fldCharType="begin"/>
        </w:r>
        <w:r w:rsidR="009330BC">
          <w:rPr>
            <w:noProof/>
            <w:webHidden/>
          </w:rPr>
          <w:instrText xml:space="preserve"> PAGEREF _Toc396034267 \h </w:instrText>
        </w:r>
        <w:r w:rsidR="009A76EE">
          <w:rPr>
            <w:noProof/>
            <w:webHidden/>
          </w:rPr>
        </w:r>
        <w:r w:rsidR="009A76EE">
          <w:rPr>
            <w:noProof/>
            <w:webHidden/>
          </w:rPr>
          <w:fldChar w:fldCharType="separate"/>
        </w:r>
        <w:r w:rsidR="00533AF0">
          <w:rPr>
            <w:noProof/>
            <w:webHidden/>
          </w:rPr>
          <w:t>165</w:t>
        </w:r>
        <w:r w:rsidR="009A76EE">
          <w:rPr>
            <w:noProof/>
            <w:webHidden/>
          </w:rPr>
          <w:fldChar w:fldCharType="end"/>
        </w:r>
      </w:hyperlink>
    </w:p>
    <w:p w14:paraId="34B48A9C" w14:textId="77777777" w:rsidR="009330BC" w:rsidRPr="0065745B" w:rsidRDefault="002523D9">
      <w:pPr>
        <w:pStyle w:val="3"/>
        <w:rPr>
          <w:rFonts w:ascii="Calibri" w:eastAsia="Times New Roman" w:hAnsi="Calibri" w:cs="Times New Roman"/>
          <w:noProof/>
          <w:sz w:val="22"/>
          <w:szCs w:val="22"/>
        </w:rPr>
      </w:pPr>
      <w:hyperlink w:anchor="_Toc396034268" w:history="1">
        <w:r w:rsidR="009330BC" w:rsidRPr="000948B0">
          <w:rPr>
            <w:rStyle w:val="a8"/>
            <w:noProof/>
          </w:rPr>
          <w:t>6.2.7 Execution Barrier</w:t>
        </w:r>
        <w:r w:rsidR="009330BC">
          <w:rPr>
            <w:noProof/>
            <w:webHidden/>
          </w:rPr>
          <w:tab/>
        </w:r>
        <w:r w:rsidR="009A76EE">
          <w:rPr>
            <w:noProof/>
            <w:webHidden/>
          </w:rPr>
          <w:fldChar w:fldCharType="begin"/>
        </w:r>
        <w:r w:rsidR="009330BC">
          <w:rPr>
            <w:noProof/>
            <w:webHidden/>
          </w:rPr>
          <w:instrText xml:space="preserve"> PAGEREF _Toc396034268 \h </w:instrText>
        </w:r>
        <w:r w:rsidR="009A76EE">
          <w:rPr>
            <w:noProof/>
            <w:webHidden/>
          </w:rPr>
        </w:r>
        <w:r w:rsidR="009A76EE">
          <w:rPr>
            <w:noProof/>
            <w:webHidden/>
          </w:rPr>
          <w:fldChar w:fldCharType="separate"/>
        </w:r>
        <w:r w:rsidR="00533AF0">
          <w:rPr>
            <w:noProof/>
            <w:webHidden/>
          </w:rPr>
          <w:t>167</w:t>
        </w:r>
        <w:r w:rsidR="009A76EE">
          <w:rPr>
            <w:noProof/>
            <w:webHidden/>
          </w:rPr>
          <w:fldChar w:fldCharType="end"/>
        </w:r>
      </w:hyperlink>
    </w:p>
    <w:p w14:paraId="0D3651FD" w14:textId="77777777" w:rsidR="009330BC" w:rsidRPr="0065745B" w:rsidRDefault="002523D9">
      <w:pPr>
        <w:pStyle w:val="3"/>
        <w:rPr>
          <w:rFonts w:ascii="Calibri" w:eastAsia="Times New Roman" w:hAnsi="Calibri" w:cs="Times New Roman"/>
          <w:noProof/>
          <w:sz w:val="22"/>
          <w:szCs w:val="22"/>
        </w:rPr>
      </w:pPr>
      <w:hyperlink w:anchor="_Toc396034269" w:history="1">
        <w:r w:rsidR="009330BC" w:rsidRPr="000948B0">
          <w:rPr>
            <w:rStyle w:val="a8"/>
            <w:noProof/>
          </w:rPr>
          <w:t>6.2.8 Flat Addresses</w:t>
        </w:r>
        <w:r w:rsidR="009330BC">
          <w:rPr>
            <w:noProof/>
            <w:webHidden/>
          </w:rPr>
          <w:tab/>
        </w:r>
        <w:r w:rsidR="009A76EE">
          <w:rPr>
            <w:noProof/>
            <w:webHidden/>
          </w:rPr>
          <w:fldChar w:fldCharType="begin"/>
        </w:r>
        <w:r w:rsidR="009330BC">
          <w:rPr>
            <w:noProof/>
            <w:webHidden/>
          </w:rPr>
          <w:instrText xml:space="preserve"> PAGEREF _Toc396034269 \h </w:instrText>
        </w:r>
        <w:r w:rsidR="009A76EE">
          <w:rPr>
            <w:noProof/>
            <w:webHidden/>
          </w:rPr>
        </w:r>
        <w:r w:rsidR="009A76EE">
          <w:rPr>
            <w:noProof/>
            <w:webHidden/>
          </w:rPr>
          <w:fldChar w:fldCharType="separate"/>
        </w:r>
        <w:r w:rsidR="00533AF0">
          <w:rPr>
            <w:noProof/>
            <w:webHidden/>
          </w:rPr>
          <w:t>167</w:t>
        </w:r>
        <w:r w:rsidR="009A76EE">
          <w:rPr>
            <w:noProof/>
            <w:webHidden/>
          </w:rPr>
          <w:fldChar w:fldCharType="end"/>
        </w:r>
      </w:hyperlink>
    </w:p>
    <w:p w14:paraId="77F4016E" w14:textId="77777777" w:rsidR="009330BC" w:rsidRPr="0065745B" w:rsidRDefault="002523D9">
      <w:pPr>
        <w:pStyle w:val="2"/>
        <w:rPr>
          <w:rFonts w:ascii="Calibri" w:eastAsia="Times New Roman" w:hAnsi="Calibri" w:cs="Times New Roman"/>
          <w:noProof/>
          <w:sz w:val="22"/>
          <w:szCs w:val="22"/>
        </w:rPr>
      </w:pPr>
      <w:hyperlink w:anchor="_Toc396034270" w:history="1">
        <w:r w:rsidR="009330BC" w:rsidRPr="000948B0">
          <w:rPr>
            <w:rStyle w:val="a8"/>
            <w:noProof/>
          </w:rPr>
          <w:t>6.3 Load (ld) Operation</w:t>
        </w:r>
        <w:r w:rsidR="009330BC">
          <w:rPr>
            <w:noProof/>
            <w:webHidden/>
          </w:rPr>
          <w:tab/>
        </w:r>
        <w:r w:rsidR="009A76EE">
          <w:rPr>
            <w:noProof/>
            <w:webHidden/>
          </w:rPr>
          <w:fldChar w:fldCharType="begin"/>
        </w:r>
        <w:r w:rsidR="009330BC">
          <w:rPr>
            <w:noProof/>
            <w:webHidden/>
          </w:rPr>
          <w:instrText xml:space="preserve"> PAGEREF _Toc396034270 \h </w:instrText>
        </w:r>
        <w:r w:rsidR="009A76EE">
          <w:rPr>
            <w:noProof/>
            <w:webHidden/>
          </w:rPr>
        </w:r>
        <w:r w:rsidR="009A76EE">
          <w:rPr>
            <w:noProof/>
            <w:webHidden/>
          </w:rPr>
          <w:fldChar w:fldCharType="separate"/>
        </w:r>
        <w:r w:rsidR="00533AF0">
          <w:rPr>
            <w:noProof/>
            <w:webHidden/>
          </w:rPr>
          <w:t>168</w:t>
        </w:r>
        <w:r w:rsidR="009A76EE">
          <w:rPr>
            <w:noProof/>
            <w:webHidden/>
          </w:rPr>
          <w:fldChar w:fldCharType="end"/>
        </w:r>
      </w:hyperlink>
    </w:p>
    <w:p w14:paraId="66E7C917" w14:textId="77777777" w:rsidR="009330BC" w:rsidRPr="0065745B" w:rsidRDefault="002523D9">
      <w:pPr>
        <w:pStyle w:val="3"/>
        <w:rPr>
          <w:rFonts w:ascii="Calibri" w:eastAsia="Times New Roman" w:hAnsi="Calibri" w:cs="Times New Roman"/>
          <w:noProof/>
          <w:sz w:val="22"/>
          <w:szCs w:val="22"/>
        </w:rPr>
      </w:pPr>
      <w:hyperlink w:anchor="_Toc396034271" w:history="1">
        <w:r w:rsidR="009330BC" w:rsidRPr="000948B0">
          <w:rPr>
            <w:rStyle w:val="a8"/>
            <w:noProof/>
          </w:rPr>
          <w:t>6.3.1 Syntax</w:t>
        </w:r>
        <w:r w:rsidR="009330BC">
          <w:rPr>
            <w:noProof/>
            <w:webHidden/>
          </w:rPr>
          <w:tab/>
        </w:r>
        <w:r w:rsidR="009A76EE">
          <w:rPr>
            <w:noProof/>
            <w:webHidden/>
          </w:rPr>
          <w:fldChar w:fldCharType="begin"/>
        </w:r>
        <w:r w:rsidR="009330BC">
          <w:rPr>
            <w:noProof/>
            <w:webHidden/>
          </w:rPr>
          <w:instrText xml:space="preserve"> PAGEREF _Toc396034271 \h </w:instrText>
        </w:r>
        <w:r w:rsidR="009A76EE">
          <w:rPr>
            <w:noProof/>
            <w:webHidden/>
          </w:rPr>
        </w:r>
        <w:r w:rsidR="009A76EE">
          <w:rPr>
            <w:noProof/>
            <w:webHidden/>
          </w:rPr>
          <w:fldChar w:fldCharType="separate"/>
        </w:r>
        <w:r w:rsidR="00533AF0">
          <w:rPr>
            <w:noProof/>
            <w:webHidden/>
          </w:rPr>
          <w:t>168</w:t>
        </w:r>
        <w:r w:rsidR="009A76EE">
          <w:rPr>
            <w:noProof/>
            <w:webHidden/>
          </w:rPr>
          <w:fldChar w:fldCharType="end"/>
        </w:r>
      </w:hyperlink>
    </w:p>
    <w:p w14:paraId="651A5DC8" w14:textId="77777777" w:rsidR="009330BC" w:rsidRPr="0065745B" w:rsidRDefault="002523D9">
      <w:pPr>
        <w:pStyle w:val="3"/>
        <w:rPr>
          <w:rFonts w:ascii="Calibri" w:eastAsia="Times New Roman" w:hAnsi="Calibri" w:cs="Times New Roman"/>
          <w:noProof/>
          <w:sz w:val="22"/>
          <w:szCs w:val="22"/>
        </w:rPr>
      </w:pPr>
      <w:hyperlink w:anchor="_Toc396034272" w:history="1">
        <w:r w:rsidR="009330BC" w:rsidRPr="000948B0">
          <w:rPr>
            <w:rStyle w:val="a8"/>
            <w:noProof/>
          </w:rPr>
          <w:t>6.3.2 Description</w:t>
        </w:r>
        <w:r w:rsidR="009330BC">
          <w:rPr>
            <w:noProof/>
            <w:webHidden/>
          </w:rPr>
          <w:tab/>
        </w:r>
        <w:r w:rsidR="009A76EE">
          <w:rPr>
            <w:noProof/>
            <w:webHidden/>
          </w:rPr>
          <w:fldChar w:fldCharType="begin"/>
        </w:r>
        <w:r w:rsidR="009330BC">
          <w:rPr>
            <w:noProof/>
            <w:webHidden/>
          </w:rPr>
          <w:instrText xml:space="preserve"> PAGEREF _Toc396034272 \h </w:instrText>
        </w:r>
        <w:r w:rsidR="009A76EE">
          <w:rPr>
            <w:noProof/>
            <w:webHidden/>
          </w:rPr>
        </w:r>
        <w:r w:rsidR="009A76EE">
          <w:rPr>
            <w:noProof/>
            <w:webHidden/>
          </w:rPr>
          <w:fldChar w:fldCharType="separate"/>
        </w:r>
        <w:r w:rsidR="00533AF0">
          <w:rPr>
            <w:noProof/>
            <w:webHidden/>
          </w:rPr>
          <w:t>169</w:t>
        </w:r>
        <w:r w:rsidR="009A76EE">
          <w:rPr>
            <w:noProof/>
            <w:webHidden/>
          </w:rPr>
          <w:fldChar w:fldCharType="end"/>
        </w:r>
      </w:hyperlink>
    </w:p>
    <w:p w14:paraId="3F8CA71C" w14:textId="77777777" w:rsidR="009330BC" w:rsidRPr="0065745B" w:rsidRDefault="002523D9">
      <w:pPr>
        <w:pStyle w:val="3"/>
        <w:rPr>
          <w:rFonts w:ascii="Calibri" w:eastAsia="Times New Roman" w:hAnsi="Calibri" w:cs="Times New Roman"/>
          <w:noProof/>
          <w:sz w:val="22"/>
          <w:szCs w:val="22"/>
        </w:rPr>
      </w:pPr>
      <w:hyperlink w:anchor="_Toc396034273" w:history="1">
        <w:r w:rsidR="009330BC" w:rsidRPr="000948B0">
          <w:rPr>
            <w:rStyle w:val="a8"/>
            <w:noProof/>
          </w:rPr>
          <w:t>6.3.3 Additional Information</w:t>
        </w:r>
        <w:r w:rsidR="009330BC">
          <w:rPr>
            <w:noProof/>
            <w:webHidden/>
          </w:rPr>
          <w:tab/>
        </w:r>
        <w:r w:rsidR="009A76EE">
          <w:rPr>
            <w:noProof/>
            <w:webHidden/>
          </w:rPr>
          <w:fldChar w:fldCharType="begin"/>
        </w:r>
        <w:r w:rsidR="009330BC">
          <w:rPr>
            <w:noProof/>
            <w:webHidden/>
          </w:rPr>
          <w:instrText xml:space="preserve"> PAGEREF _Toc396034273 \h </w:instrText>
        </w:r>
        <w:r w:rsidR="009A76EE">
          <w:rPr>
            <w:noProof/>
            <w:webHidden/>
          </w:rPr>
        </w:r>
        <w:r w:rsidR="009A76EE">
          <w:rPr>
            <w:noProof/>
            <w:webHidden/>
          </w:rPr>
          <w:fldChar w:fldCharType="separate"/>
        </w:r>
        <w:r w:rsidR="00533AF0">
          <w:rPr>
            <w:noProof/>
            <w:webHidden/>
          </w:rPr>
          <w:t>170</w:t>
        </w:r>
        <w:r w:rsidR="009A76EE">
          <w:rPr>
            <w:noProof/>
            <w:webHidden/>
          </w:rPr>
          <w:fldChar w:fldCharType="end"/>
        </w:r>
      </w:hyperlink>
    </w:p>
    <w:p w14:paraId="11F3B4C4" w14:textId="77777777" w:rsidR="009330BC" w:rsidRPr="0065745B" w:rsidRDefault="002523D9">
      <w:pPr>
        <w:pStyle w:val="2"/>
        <w:rPr>
          <w:rFonts w:ascii="Calibri" w:eastAsia="Times New Roman" w:hAnsi="Calibri" w:cs="Times New Roman"/>
          <w:noProof/>
          <w:sz w:val="22"/>
          <w:szCs w:val="22"/>
        </w:rPr>
      </w:pPr>
      <w:hyperlink w:anchor="_Toc396034274" w:history="1">
        <w:r w:rsidR="009330BC" w:rsidRPr="000948B0">
          <w:rPr>
            <w:rStyle w:val="a8"/>
            <w:noProof/>
          </w:rPr>
          <w:t>6.4 Store (st) Operation</w:t>
        </w:r>
        <w:r w:rsidR="009330BC">
          <w:rPr>
            <w:noProof/>
            <w:webHidden/>
          </w:rPr>
          <w:tab/>
        </w:r>
        <w:r w:rsidR="009A76EE">
          <w:rPr>
            <w:noProof/>
            <w:webHidden/>
          </w:rPr>
          <w:fldChar w:fldCharType="begin"/>
        </w:r>
        <w:r w:rsidR="009330BC">
          <w:rPr>
            <w:noProof/>
            <w:webHidden/>
          </w:rPr>
          <w:instrText xml:space="preserve"> PAGEREF _Toc396034274 \h </w:instrText>
        </w:r>
        <w:r w:rsidR="009A76EE">
          <w:rPr>
            <w:noProof/>
            <w:webHidden/>
          </w:rPr>
        </w:r>
        <w:r w:rsidR="009A76EE">
          <w:rPr>
            <w:noProof/>
            <w:webHidden/>
          </w:rPr>
          <w:fldChar w:fldCharType="separate"/>
        </w:r>
        <w:r w:rsidR="00533AF0">
          <w:rPr>
            <w:noProof/>
            <w:webHidden/>
          </w:rPr>
          <w:t>172</w:t>
        </w:r>
        <w:r w:rsidR="009A76EE">
          <w:rPr>
            <w:noProof/>
            <w:webHidden/>
          </w:rPr>
          <w:fldChar w:fldCharType="end"/>
        </w:r>
      </w:hyperlink>
    </w:p>
    <w:p w14:paraId="4D6A83A4" w14:textId="77777777" w:rsidR="009330BC" w:rsidRPr="0065745B" w:rsidRDefault="002523D9">
      <w:pPr>
        <w:pStyle w:val="3"/>
        <w:rPr>
          <w:rFonts w:ascii="Calibri" w:eastAsia="Times New Roman" w:hAnsi="Calibri" w:cs="Times New Roman"/>
          <w:noProof/>
          <w:sz w:val="22"/>
          <w:szCs w:val="22"/>
        </w:rPr>
      </w:pPr>
      <w:hyperlink w:anchor="_Toc396034275" w:history="1">
        <w:r w:rsidR="009330BC" w:rsidRPr="000948B0">
          <w:rPr>
            <w:rStyle w:val="a8"/>
            <w:noProof/>
          </w:rPr>
          <w:t>6.4.1 Syntax</w:t>
        </w:r>
        <w:r w:rsidR="009330BC">
          <w:rPr>
            <w:noProof/>
            <w:webHidden/>
          </w:rPr>
          <w:tab/>
        </w:r>
        <w:r w:rsidR="009A76EE">
          <w:rPr>
            <w:noProof/>
            <w:webHidden/>
          </w:rPr>
          <w:fldChar w:fldCharType="begin"/>
        </w:r>
        <w:r w:rsidR="009330BC">
          <w:rPr>
            <w:noProof/>
            <w:webHidden/>
          </w:rPr>
          <w:instrText xml:space="preserve"> PAGEREF _Toc396034275 \h </w:instrText>
        </w:r>
        <w:r w:rsidR="009A76EE">
          <w:rPr>
            <w:noProof/>
            <w:webHidden/>
          </w:rPr>
        </w:r>
        <w:r w:rsidR="009A76EE">
          <w:rPr>
            <w:noProof/>
            <w:webHidden/>
          </w:rPr>
          <w:fldChar w:fldCharType="separate"/>
        </w:r>
        <w:r w:rsidR="00533AF0">
          <w:rPr>
            <w:noProof/>
            <w:webHidden/>
          </w:rPr>
          <w:t>172</w:t>
        </w:r>
        <w:r w:rsidR="009A76EE">
          <w:rPr>
            <w:noProof/>
            <w:webHidden/>
          </w:rPr>
          <w:fldChar w:fldCharType="end"/>
        </w:r>
      </w:hyperlink>
    </w:p>
    <w:p w14:paraId="0A490C83" w14:textId="77777777" w:rsidR="009330BC" w:rsidRPr="0065745B" w:rsidRDefault="002523D9">
      <w:pPr>
        <w:pStyle w:val="3"/>
        <w:rPr>
          <w:rFonts w:ascii="Calibri" w:eastAsia="Times New Roman" w:hAnsi="Calibri" w:cs="Times New Roman"/>
          <w:noProof/>
          <w:sz w:val="22"/>
          <w:szCs w:val="22"/>
        </w:rPr>
      </w:pPr>
      <w:hyperlink w:anchor="_Toc396034276" w:history="1">
        <w:r w:rsidR="009330BC" w:rsidRPr="000948B0">
          <w:rPr>
            <w:rStyle w:val="a8"/>
            <w:noProof/>
          </w:rPr>
          <w:t>6.4.2 Description</w:t>
        </w:r>
        <w:r w:rsidR="009330BC">
          <w:rPr>
            <w:noProof/>
            <w:webHidden/>
          </w:rPr>
          <w:tab/>
        </w:r>
        <w:r w:rsidR="009A76EE">
          <w:rPr>
            <w:noProof/>
            <w:webHidden/>
          </w:rPr>
          <w:fldChar w:fldCharType="begin"/>
        </w:r>
        <w:r w:rsidR="009330BC">
          <w:rPr>
            <w:noProof/>
            <w:webHidden/>
          </w:rPr>
          <w:instrText xml:space="preserve"> PAGEREF _Toc396034276 \h </w:instrText>
        </w:r>
        <w:r w:rsidR="009A76EE">
          <w:rPr>
            <w:noProof/>
            <w:webHidden/>
          </w:rPr>
        </w:r>
        <w:r w:rsidR="009A76EE">
          <w:rPr>
            <w:noProof/>
            <w:webHidden/>
          </w:rPr>
          <w:fldChar w:fldCharType="separate"/>
        </w:r>
        <w:r w:rsidR="00533AF0">
          <w:rPr>
            <w:noProof/>
            <w:webHidden/>
          </w:rPr>
          <w:t>173</w:t>
        </w:r>
        <w:r w:rsidR="009A76EE">
          <w:rPr>
            <w:noProof/>
            <w:webHidden/>
          </w:rPr>
          <w:fldChar w:fldCharType="end"/>
        </w:r>
      </w:hyperlink>
    </w:p>
    <w:p w14:paraId="2F71C094" w14:textId="77777777" w:rsidR="009330BC" w:rsidRPr="0065745B" w:rsidRDefault="002523D9">
      <w:pPr>
        <w:pStyle w:val="3"/>
        <w:rPr>
          <w:rFonts w:ascii="Calibri" w:eastAsia="Times New Roman" w:hAnsi="Calibri" w:cs="Times New Roman"/>
          <w:noProof/>
          <w:sz w:val="22"/>
          <w:szCs w:val="22"/>
        </w:rPr>
      </w:pPr>
      <w:hyperlink w:anchor="_Toc396034277" w:history="1">
        <w:r w:rsidR="009330BC" w:rsidRPr="000948B0">
          <w:rPr>
            <w:rStyle w:val="a8"/>
            <w:noProof/>
          </w:rPr>
          <w:t>6.4.3 Additional Information</w:t>
        </w:r>
        <w:r w:rsidR="009330BC">
          <w:rPr>
            <w:noProof/>
            <w:webHidden/>
          </w:rPr>
          <w:tab/>
        </w:r>
        <w:r w:rsidR="009A76EE">
          <w:rPr>
            <w:noProof/>
            <w:webHidden/>
          </w:rPr>
          <w:fldChar w:fldCharType="begin"/>
        </w:r>
        <w:r w:rsidR="009330BC">
          <w:rPr>
            <w:noProof/>
            <w:webHidden/>
          </w:rPr>
          <w:instrText xml:space="preserve"> PAGEREF _Toc396034277 \h </w:instrText>
        </w:r>
        <w:r w:rsidR="009A76EE">
          <w:rPr>
            <w:noProof/>
            <w:webHidden/>
          </w:rPr>
        </w:r>
        <w:r w:rsidR="009A76EE">
          <w:rPr>
            <w:noProof/>
            <w:webHidden/>
          </w:rPr>
          <w:fldChar w:fldCharType="separate"/>
        </w:r>
        <w:r w:rsidR="00533AF0">
          <w:rPr>
            <w:noProof/>
            <w:webHidden/>
          </w:rPr>
          <w:t>174</w:t>
        </w:r>
        <w:r w:rsidR="009A76EE">
          <w:rPr>
            <w:noProof/>
            <w:webHidden/>
          </w:rPr>
          <w:fldChar w:fldCharType="end"/>
        </w:r>
      </w:hyperlink>
    </w:p>
    <w:p w14:paraId="39F5B014" w14:textId="77777777" w:rsidR="009330BC" w:rsidRPr="0065745B" w:rsidRDefault="002523D9">
      <w:pPr>
        <w:pStyle w:val="2"/>
        <w:rPr>
          <w:rFonts w:ascii="Calibri" w:eastAsia="Times New Roman" w:hAnsi="Calibri" w:cs="Times New Roman"/>
          <w:noProof/>
          <w:sz w:val="22"/>
          <w:szCs w:val="22"/>
        </w:rPr>
      </w:pPr>
      <w:hyperlink w:anchor="_Toc396034278" w:history="1">
        <w:r w:rsidR="009330BC" w:rsidRPr="000948B0">
          <w:rPr>
            <w:rStyle w:val="a8"/>
            <w:noProof/>
          </w:rPr>
          <w:t>6.5 Atomic Memory Operations</w:t>
        </w:r>
        <w:r w:rsidR="009330BC">
          <w:rPr>
            <w:noProof/>
            <w:webHidden/>
          </w:rPr>
          <w:tab/>
        </w:r>
        <w:r w:rsidR="009A76EE">
          <w:rPr>
            <w:noProof/>
            <w:webHidden/>
          </w:rPr>
          <w:fldChar w:fldCharType="begin"/>
        </w:r>
        <w:r w:rsidR="009330BC">
          <w:rPr>
            <w:noProof/>
            <w:webHidden/>
          </w:rPr>
          <w:instrText xml:space="preserve"> PAGEREF _Toc396034278 \h </w:instrText>
        </w:r>
        <w:r w:rsidR="009A76EE">
          <w:rPr>
            <w:noProof/>
            <w:webHidden/>
          </w:rPr>
        </w:r>
        <w:r w:rsidR="009A76EE">
          <w:rPr>
            <w:noProof/>
            <w:webHidden/>
          </w:rPr>
          <w:fldChar w:fldCharType="separate"/>
        </w:r>
        <w:r w:rsidR="00533AF0">
          <w:rPr>
            <w:noProof/>
            <w:webHidden/>
          </w:rPr>
          <w:t>175</w:t>
        </w:r>
        <w:r w:rsidR="009A76EE">
          <w:rPr>
            <w:noProof/>
            <w:webHidden/>
          </w:rPr>
          <w:fldChar w:fldCharType="end"/>
        </w:r>
      </w:hyperlink>
    </w:p>
    <w:p w14:paraId="2170BF97" w14:textId="77777777" w:rsidR="009330BC" w:rsidRPr="0065745B" w:rsidRDefault="002523D9">
      <w:pPr>
        <w:pStyle w:val="2"/>
        <w:rPr>
          <w:rFonts w:ascii="Calibri" w:eastAsia="Times New Roman" w:hAnsi="Calibri" w:cs="Times New Roman"/>
          <w:noProof/>
          <w:sz w:val="22"/>
          <w:szCs w:val="22"/>
        </w:rPr>
      </w:pPr>
      <w:hyperlink w:anchor="_Toc396034279" w:history="1">
        <w:r w:rsidR="009330BC" w:rsidRPr="000948B0">
          <w:rPr>
            <w:rStyle w:val="a8"/>
            <w:noProof/>
          </w:rPr>
          <w:t>6.6 Atomic (atomic) Operations</w:t>
        </w:r>
        <w:r w:rsidR="009330BC">
          <w:rPr>
            <w:noProof/>
            <w:webHidden/>
          </w:rPr>
          <w:tab/>
        </w:r>
        <w:r w:rsidR="009A76EE">
          <w:rPr>
            <w:noProof/>
            <w:webHidden/>
          </w:rPr>
          <w:fldChar w:fldCharType="begin"/>
        </w:r>
        <w:r w:rsidR="009330BC">
          <w:rPr>
            <w:noProof/>
            <w:webHidden/>
          </w:rPr>
          <w:instrText xml:space="preserve"> PAGEREF _Toc396034279 \h </w:instrText>
        </w:r>
        <w:r w:rsidR="009A76EE">
          <w:rPr>
            <w:noProof/>
            <w:webHidden/>
          </w:rPr>
        </w:r>
        <w:r w:rsidR="009A76EE">
          <w:rPr>
            <w:noProof/>
            <w:webHidden/>
          </w:rPr>
          <w:fldChar w:fldCharType="separate"/>
        </w:r>
        <w:r w:rsidR="00533AF0">
          <w:rPr>
            <w:noProof/>
            <w:webHidden/>
          </w:rPr>
          <w:t>176</w:t>
        </w:r>
        <w:r w:rsidR="009A76EE">
          <w:rPr>
            <w:noProof/>
            <w:webHidden/>
          </w:rPr>
          <w:fldChar w:fldCharType="end"/>
        </w:r>
      </w:hyperlink>
    </w:p>
    <w:p w14:paraId="7D72D2E7" w14:textId="77777777" w:rsidR="009330BC" w:rsidRPr="0065745B" w:rsidRDefault="002523D9">
      <w:pPr>
        <w:pStyle w:val="3"/>
        <w:rPr>
          <w:rFonts w:ascii="Calibri" w:eastAsia="Times New Roman" w:hAnsi="Calibri" w:cs="Times New Roman"/>
          <w:noProof/>
          <w:sz w:val="22"/>
          <w:szCs w:val="22"/>
        </w:rPr>
      </w:pPr>
      <w:hyperlink w:anchor="_Toc396034280" w:history="1">
        <w:r w:rsidR="009330BC" w:rsidRPr="000948B0">
          <w:rPr>
            <w:rStyle w:val="a8"/>
            <w:noProof/>
          </w:rPr>
          <w:t>6.6.1 Syntax</w:t>
        </w:r>
        <w:r w:rsidR="009330BC">
          <w:rPr>
            <w:noProof/>
            <w:webHidden/>
          </w:rPr>
          <w:tab/>
        </w:r>
        <w:r w:rsidR="009A76EE">
          <w:rPr>
            <w:noProof/>
            <w:webHidden/>
          </w:rPr>
          <w:fldChar w:fldCharType="begin"/>
        </w:r>
        <w:r w:rsidR="009330BC">
          <w:rPr>
            <w:noProof/>
            <w:webHidden/>
          </w:rPr>
          <w:instrText xml:space="preserve"> PAGEREF _Toc396034280 \h </w:instrText>
        </w:r>
        <w:r w:rsidR="009A76EE">
          <w:rPr>
            <w:noProof/>
            <w:webHidden/>
          </w:rPr>
        </w:r>
        <w:r w:rsidR="009A76EE">
          <w:rPr>
            <w:noProof/>
            <w:webHidden/>
          </w:rPr>
          <w:fldChar w:fldCharType="separate"/>
        </w:r>
        <w:r w:rsidR="00533AF0">
          <w:rPr>
            <w:noProof/>
            <w:webHidden/>
          </w:rPr>
          <w:t>176</w:t>
        </w:r>
        <w:r w:rsidR="009A76EE">
          <w:rPr>
            <w:noProof/>
            <w:webHidden/>
          </w:rPr>
          <w:fldChar w:fldCharType="end"/>
        </w:r>
      </w:hyperlink>
    </w:p>
    <w:p w14:paraId="3911D9F6" w14:textId="77777777" w:rsidR="009330BC" w:rsidRPr="0065745B" w:rsidRDefault="002523D9">
      <w:pPr>
        <w:pStyle w:val="3"/>
        <w:rPr>
          <w:rFonts w:ascii="Calibri" w:eastAsia="Times New Roman" w:hAnsi="Calibri" w:cs="Times New Roman"/>
          <w:noProof/>
          <w:sz w:val="22"/>
          <w:szCs w:val="22"/>
        </w:rPr>
      </w:pPr>
      <w:hyperlink w:anchor="_Toc396034281" w:history="1">
        <w:r w:rsidR="009330BC" w:rsidRPr="000948B0">
          <w:rPr>
            <w:rStyle w:val="a8"/>
            <w:noProof/>
          </w:rPr>
          <w:t>6.6.2 Description of Atomic and Atomic No Return Operations</w:t>
        </w:r>
        <w:r w:rsidR="009330BC">
          <w:rPr>
            <w:noProof/>
            <w:webHidden/>
          </w:rPr>
          <w:tab/>
        </w:r>
        <w:r w:rsidR="009A76EE">
          <w:rPr>
            <w:noProof/>
            <w:webHidden/>
          </w:rPr>
          <w:fldChar w:fldCharType="begin"/>
        </w:r>
        <w:r w:rsidR="009330BC">
          <w:rPr>
            <w:noProof/>
            <w:webHidden/>
          </w:rPr>
          <w:instrText xml:space="preserve"> PAGEREF _Toc396034281 \h </w:instrText>
        </w:r>
        <w:r w:rsidR="009A76EE">
          <w:rPr>
            <w:noProof/>
            <w:webHidden/>
          </w:rPr>
        </w:r>
        <w:r w:rsidR="009A76EE">
          <w:rPr>
            <w:noProof/>
            <w:webHidden/>
          </w:rPr>
          <w:fldChar w:fldCharType="separate"/>
        </w:r>
        <w:r w:rsidR="00533AF0">
          <w:rPr>
            <w:noProof/>
            <w:webHidden/>
          </w:rPr>
          <w:t>178</w:t>
        </w:r>
        <w:r w:rsidR="009A76EE">
          <w:rPr>
            <w:noProof/>
            <w:webHidden/>
          </w:rPr>
          <w:fldChar w:fldCharType="end"/>
        </w:r>
      </w:hyperlink>
    </w:p>
    <w:p w14:paraId="7CE37786" w14:textId="77777777" w:rsidR="009330BC" w:rsidRPr="0065745B" w:rsidRDefault="002523D9">
      <w:pPr>
        <w:pStyle w:val="2"/>
        <w:rPr>
          <w:rFonts w:ascii="Calibri" w:eastAsia="Times New Roman" w:hAnsi="Calibri" w:cs="Times New Roman"/>
          <w:noProof/>
          <w:sz w:val="22"/>
          <w:szCs w:val="22"/>
        </w:rPr>
      </w:pPr>
      <w:hyperlink w:anchor="_Toc396034282" w:history="1">
        <w:r w:rsidR="009330BC" w:rsidRPr="000948B0">
          <w:rPr>
            <w:rStyle w:val="a8"/>
            <w:noProof/>
          </w:rPr>
          <w:t>6.7 Atomic No Return (atomicnoret) Operations</w:t>
        </w:r>
        <w:r w:rsidR="009330BC">
          <w:rPr>
            <w:noProof/>
            <w:webHidden/>
          </w:rPr>
          <w:tab/>
        </w:r>
        <w:r w:rsidR="009A76EE">
          <w:rPr>
            <w:noProof/>
            <w:webHidden/>
          </w:rPr>
          <w:fldChar w:fldCharType="begin"/>
        </w:r>
        <w:r w:rsidR="009330BC">
          <w:rPr>
            <w:noProof/>
            <w:webHidden/>
          </w:rPr>
          <w:instrText xml:space="preserve"> PAGEREF _Toc396034282 \h </w:instrText>
        </w:r>
        <w:r w:rsidR="009A76EE">
          <w:rPr>
            <w:noProof/>
            <w:webHidden/>
          </w:rPr>
        </w:r>
        <w:r w:rsidR="009A76EE">
          <w:rPr>
            <w:noProof/>
            <w:webHidden/>
          </w:rPr>
          <w:fldChar w:fldCharType="separate"/>
        </w:r>
        <w:r w:rsidR="00533AF0">
          <w:rPr>
            <w:noProof/>
            <w:webHidden/>
          </w:rPr>
          <w:t>181</w:t>
        </w:r>
        <w:r w:rsidR="009A76EE">
          <w:rPr>
            <w:noProof/>
            <w:webHidden/>
          </w:rPr>
          <w:fldChar w:fldCharType="end"/>
        </w:r>
      </w:hyperlink>
    </w:p>
    <w:p w14:paraId="3D6D429F" w14:textId="77777777" w:rsidR="009330BC" w:rsidRPr="0065745B" w:rsidRDefault="002523D9">
      <w:pPr>
        <w:pStyle w:val="3"/>
        <w:rPr>
          <w:rFonts w:ascii="Calibri" w:eastAsia="Times New Roman" w:hAnsi="Calibri" w:cs="Times New Roman"/>
          <w:noProof/>
          <w:sz w:val="22"/>
          <w:szCs w:val="22"/>
        </w:rPr>
      </w:pPr>
      <w:hyperlink w:anchor="_Toc396034283" w:history="1">
        <w:r w:rsidR="009330BC" w:rsidRPr="000948B0">
          <w:rPr>
            <w:rStyle w:val="a8"/>
            <w:noProof/>
          </w:rPr>
          <w:t>6.7.1 Syntax</w:t>
        </w:r>
        <w:r w:rsidR="009330BC">
          <w:rPr>
            <w:noProof/>
            <w:webHidden/>
          </w:rPr>
          <w:tab/>
        </w:r>
        <w:r w:rsidR="009A76EE">
          <w:rPr>
            <w:noProof/>
            <w:webHidden/>
          </w:rPr>
          <w:fldChar w:fldCharType="begin"/>
        </w:r>
        <w:r w:rsidR="009330BC">
          <w:rPr>
            <w:noProof/>
            <w:webHidden/>
          </w:rPr>
          <w:instrText xml:space="preserve"> PAGEREF _Toc396034283 \h </w:instrText>
        </w:r>
        <w:r w:rsidR="009A76EE">
          <w:rPr>
            <w:noProof/>
            <w:webHidden/>
          </w:rPr>
        </w:r>
        <w:r w:rsidR="009A76EE">
          <w:rPr>
            <w:noProof/>
            <w:webHidden/>
          </w:rPr>
          <w:fldChar w:fldCharType="separate"/>
        </w:r>
        <w:r w:rsidR="00533AF0">
          <w:rPr>
            <w:noProof/>
            <w:webHidden/>
          </w:rPr>
          <w:t>181</w:t>
        </w:r>
        <w:r w:rsidR="009A76EE">
          <w:rPr>
            <w:noProof/>
            <w:webHidden/>
          </w:rPr>
          <w:fldChar w:fldCharType="end"/>
        </w:r>
      </w:hyperlink>
    </w:p>
    <w:p w14:paraId="23A199D1" w14:textId="77777777" w:rsidR="009330BC" w:rsidRPr="0065745B" w:rsidRDefault="002523D9">
      <w:pPr>
        <w:pStyle w:val="3"/>
        <w:rPr>
          <w:rFonts w:ascii="Calibri" w:eastAsia="Times New Roman" w:hAnsi="Calibri" w:cs="Times New Roman"/>
          <w:noProof/>
          <w:sz w:val="22"/>
          <w:szCs w:val="22"/>
        </w:rPr>
      </w:pPr>
      <w:hyperlink w:anchor="_Toc396034284" w:history="1">
        <w:r w:rsidR="009330BC" w:rsidRPr="000948B0">
          <w:rPr>
            <w:rStyle w:val="a8"/>
            <w:noProof/>
          </w:rPr>
          <w:t>6.7.2 Description</w:t>
        </w:r>
        <w:r w:rsidR="009330BC">
          <w:rPr>
            <w:noProof/>
            <w:webHidden/>
          </w:rPr>
          <w:tab/>
        </w:r>
        <w:r w:rsidR="009A76EE">
          <w:rPr>
            <w:noProof/>
            <w:webHidden/>
          </w:rPr>
          <w:fldChar w:fldCharType="begin"/>
        </w:r>
        <w:r w:rsidR="009330BC">
          <w:rPr>
            <w:noProof/>
            <w:webHidden/>
          </w:rPr>
          <w:instrText xml:space="preserve"> PAGEREF _Toc396034284 \h </w:instrText>
        </w:r>
        <w:r w:rsidR="009A76EE">
          <w:rPr>
            <w:noProof/>
            <w:webHidden/>
          </w:rPr>
        </w:r>
        <w:r w:rsidR="009A76EE">
          <w:rPr>
            <w:noProof/>
            <w:webHidden/>
          </w:rPr>
          <w:fldChar w:fldCharType="separate"/>
        </w:r>
        <w:r w:rsidR="00533AF0">
          <w:rPr>
            <w:noProof/>
            <w:webHidden/>
          </w:rPr>
          <w:t>182</w:t>
        </w:r>
        <w:r w:rsidR="009A76EE">
          <w:rPr>
            <w:noProof/>
            <w:webHidden/>
          </w:rPr>
          <w:fldChar w:fldCharType="end"/>
        </w:r>
      </w:hyperlink>
    </w:p>
    <w:p w14:paraId="0996A86B" w14:textId="77777777" w:rsidR="009330BC" w:rsidRPr="0065745B" w:rsidRDefault="002523D9">
      <w:pPr>
        <w:pStyle w:val="2"/>
        <w:rPr>
          <w:rFonts w:ascii="Calibri" w:eastAsia="Times New Roman" w:hAnsi="Calibri" w:cs="Times New Roman"/>
          <w:noProof/>
          <w:sz w:val="22"/>
          <w:szCs w:val="22"/>
        </w:rPr>
      </w:pPr>
      <w:hyperlink w:anchor="_Toc396034285" w:history="1">
        <w:r w:rsidR="009330BC" w:rsidRPr="000948B0">
          <w:rPr>
            <w:rStyle w:val="a8"/>
            <w:noProof/>
          </w:rPr>
          <w:t>6.8 Notification (signal) Operations</w:t>
        </w:r>
        <w:r w:rsidR="009330BC">
          <w:rPr>
            <w:noProof/>
            <w:webHidden/>
          </w:rPr>
          <w:tab/>
        </w:r>
        <w:r w:rsidR="009A76EE">
          <w:rPr>
            <w:noProof/>
            <w:webHidden/>
          </w:rPr>
          <w:fldChar w:fldCharType="begin"/>
        </w:r>
        <w:r w:rsidR="009330BC">
          <w:rPr>
            <w:noProof/>
            <w:webHidden/>
          </w:rPr>
          <w:instrText xml:space="preserve"> PAGEREF _Toc396034285 \h </w:instrText>
        </w:r>
        <w:r w:rsidR="009A76EE">
          <w:rPr>
            <w:noProof/>
            <w:webHidden/>
          </w:rPr>
        </w:r>
        <w:r w:rsidR="009A76EE">
          <w:rPr>
            <w:noProof/>
            <w:webHidden/>
          </w:rPr>
          <w:fldChar w:fldCharType="separate"/>
        </w:r>
        <w:r w:rsidR="00533AF0">
          <w:rPr>
            <w:noProof/>
            <w:webHidden/>
          </w:rPr>
          <w:t>183</w:t>
        </w:r>
        <w:r w:rsidR="009A76EE">
          <w:rPr>
            <w:noProof/>
            <w:webHidden/>
          </w:rPr>
          <w:fldChar w:fldCharType="end"/>
        </w:r>
      </w:hyperlink>
    </w:p>
    <w:p w14:paraId="73C7BAE7" w14:textId="77777777" w:rsidR="009330BC" w:rsidRPr="0065745B" w:rsidRDefault="002523D9">
      <w:pPr>
        <w:pStyle w:val="3"/>
        <w:rPr>
          <w:rFonts w:ascii="Calibri" w:eastAsia="Times New Roman" w:hAnsi="Calibri" w:cs="Times New Roman"/>
          <w:noProof/>
          <w:sz w:val="22"/>
          <w:szCs w:val="22"/>
        </w:rPr>
      </w:pPr>
      <w:hyperlink w:anchor="_Toc396034286" w:history="1">
        <w:r w:rsidR="009330BC" w:rsidRPr="000948B0">
          <w:rPr>
            <w:rStyle w:val="a8"/>
            <w:noProof/>
          </w:rPr>
          <w:t>6.8.1 Syntax</w:t>
        </w:r>
        <w:r w:rsidR="009330BC">
          <w:rPr>
            <w:noProof/>
            <w:webHidden/>
          </w:rPr>
          <w:tab/>
        </w:r>
        <w:r w:rsidR="009A76EE">
          <w:rPr>
            <w:noProof/>
            <w:webHidden/>
          </w:rPr>
          <w:fldChar w:fldCharType="begin"/>
        </w:r>
        <w:r w:rsidR="009330BC">
          <w:rPr>
            <w:noProof/>
            <w:webHidden/>
          </w:rPr>
          <w:instrText xml:space="preserve"> PAGEREF _Toc396034286 \h </w:instrText>
        </w:r>
        <w:r w:rsidR="009A76EE">
          <w:rPr>
            <w:noProof/>
            <w:webHidden/>
          </w:rPr>
        </w:r>
        <w:r w:rsidR="009A76EE">
          <w:rPr>
            <w:noProof/>
            <w:webHidden/>
          </w:rPr>
          <w:fldChar w:fldCharType="separate"/>
        </w:r>
        <w:r w:rsidR="00533AF0">
          <w:rPr>
            <w:noProof/>
            <w:webHidden/>
          </w:rPr>
          <w:t>184</w:t>
        </w:r>
        <w:r w:rsidR="009A76EE">
          <w:rPr>
            <w:noProof/>
            <w:webHidden/>
          </w:rPr>
          <w:fldChar w:fldCharType="end"/>
        </w:r>
      </w:hyperlink>
    </w:p>
    <w:p w14:paraId="505A2C4C" w14:textId="77777777" w:rsidR="009330BC" w:rsidRPr="0065745B" w:rsidRDefault="002523D9">
      <w:pPr>
        <w:pStyle w:val="3"/>
        <w:rPr>
          <w:rFonts w:ascii="Calibri" w:eastAsia="Times New Roman" w:hAnsi="Calibri" w:cs="Times New Roman"/>
          <w:noProof/>
          <w:sz w:val="22"/>
          <w:szCs w:val="22"/>
        </w:rPr>
      </w:pPr>
      <w:hyperlink w:anchor="_Toc396034287" w:history="1">
        <w:r w:rsidR="009330BC" w:rsidRPr="000948B0">
          <w:rPr>
            <w:rStyle w:val="a8"/>
            <w:noProof/>
          </w:rPr>
          <w:t>6.8.2 Description of Signal Operations</w:t>
        </w:r>
        <w:r w:rsidR="009330BC">
          <w:rPr>
            <w:noProof/>
            <w:webHidden/>
          </w:rPr>
          <w:tab/>
        </w:r>
        <w:r w:rsidR="009A76EE">
          <w:rPr>
            <w:noProof/>
            <w:webHidden/>
          </w:rPr>
          <w:fldChar w:fldCharType="begin"/>
        </w:r>
        <w:r w:rsidR="009330BC">
          <w:rPr>
            <w:noProof/>
            <w:webHidden/>
          </w:rPr>
          <w:instrText xml:space="preserve"> PAGEREF _Toc396034287 \h </w:instrText>
        </w:r>
        <w:r w:rsidR="009A76EE">
          <w:rPr>
            <w:noProof/>
            <w:webHidden/>
          </w:rPr>
        </w:r>
        <w:r w:rsidR="009A76EE">
          <w:rPr>
            <w:noProof/>
            <w:webHidden/>
          </w:rPr>
          <w:fldChar w:fldCharType="separate"/>
        </w:r>
        <w:r w:rsidR="00533AF0">
          <w:rPr>
            <w:noProof/>
            <w:webHidden/>
          </w:rPr>
          <w:t>185</w:t>
        </w:r>
        <w:r w:rsidR="009A76EE">
          <w:rPr>
            <w:noProof/>
            <w:webHidden/>
          </w:rPr>
          <w:fldChar w:fldCharType="end"/>
        </w:r>
      </w:hyperlink>
    </w:p>
    <w:p w14:paraId="2E624D88" w14:textId="77777777" w:rsidR="009330BC" w:rsidRPr="0065745B" w:rsidRDefault="002523D9">
      <w:pPr>
        <w:pStyle w:val="2"/>
        <w:rPr>
          <w:rFonts w:ascii="Calibri" w:eastAsia="Times New Roman" w:hAnsi="Calibri" w:cs="Times New Roman"/>
          <w:noProof/>
          <w:sz w:val="22"/>
          <w:szCs w:val="22"/>
        </w:rPr>
      </w:pPr>
      <w:hyperlink w:anchor="_Toc396034288" w:history="1">
        <w:r w:rsidR="009330BC" w:rsidRPr="000948B0">
          <w:rPr>
            <w:rStyle w:val="a8"/>
            <w:noProof/>
          </w:rPr>
          <w:t>6.9 Memory Fence (memfence) Operation</w:t>
        </w:r>
        <w:r w:rsidR="009330BC">
          <w:rPr>
            <w:noProof/>
            <w:webHidden/>
          </w:rPr>
          <w:tab/>
        </w:r>
        <w:r w:rsidR="009A76EE">
          <w:rPr>
            <w:noProof/>
            <w:webHidden/>
          </w:rPr>
          <w:fldChar w:fldCharType="begin"/>
        </w:r>
        <w:r w:rsidR="009330BC">
          <w:rPr>
            <w:noProof/>
            <w:webHidden/>
          </w:rPr>
          <w:instrText xml:space="preserve"> PAGEREF _Toc396034288 \h </w:instrText>
        </w:r>
        <w:r w:rsidR="009A76EE">
          <w:rPr>
            <w:noProof/>
            <w:webHidden/>
          </w:rPr>
        </w:r>
        <w:r w:rsidR="009A76EE">
          <w:rPr>
            <w:noProof/>
            <w:webHidden/>
          </w:rPr>
          <w:fldChar w:fldCharType="separate"/>
        </w:r>
        <w:r w:rsidR="00533AF0">
          <w:rPr>
            <w:noProof/>
            <w:webHidden/>
          </w:rPr>
          <w:t>188</w:t>
        </w:r>
        <w:r w:rsidR="009A76EE">
          <w:rPr>
            <w:noProof/>
            <w:webHidden/>
          </w:rPr>
          <w:fldChar w:fldCharType="end"/>
        </w:r>
      </w:hyperlink>
    </w:p>
    <w:p w14:paraId="0C451FCB" w14:textId="77777777" w:rsidR="009330BC" w:rsidRPr="0065745B" w:rsidRDefault="002523D9">
      <w:pPr>
        <w:pStyle w:val="3"/>
        <w:rPr>
          <w:rFonts w:ascii="Calibri" w:eastAsia="Times New Roman" w:hAnsi="Calibri" w:cs="Times New Roman"/>
          <w:noProof/>
          <w:sz w:val="22"/>
          <w:szCs w:val="22"/>
        </w:rPr>
      </w:pPr>
      <w:hyperlink w:anchor="_Toc396034289" w:history="1">
        <w:r w:rsidR="009330BC" w:rsidRPr="000948B0">
          <w:rPr>
            <w:rStyle w:val="a8"/>
            <w:noProof/>
          </w:rPr>
          <w:t>6.9.1 Syntax</w:t>
        </w:r>
        <w:r w:rsidR="009330BC">
          <w:rPr>
            <w:noProof/>
            <w:webHidden/>
          </w:rPr>
          <w:tab/>
        </w:r>
        <w:r w:rsidR="009A76EE">
          <w:rPr>
            <w:noProof/>
            <w:webHidden/>
          </w:rPr>
          <w:fldChar w:fldCharType="begin"/>
        </w:r>
        <w:r w:rsidR="009330BC">
          <w:rPr>
            <w:noProof/>
            <w:webHidden/>
          </w:rPr>
          <w:instrText xml:space="preserve"> PAGEREF _Toc396034289 \h </w:instrText>
        </w:r>
        <w:r w:rsidR="009A76EE">
          <w:rPr>
            <w:noProof/>
            <w:webHidden/>
          </w:rPr>
        </w:r>
        <w:r w:rsidR="009A76EE">
          <w:rPr>
            <w:noProof/>
            <w:webHidden/>
          </w:rPr>
          <w:fldChar w:fldCharType="separate"/>
        </w:r>
        <w:r w:rsidR="00533AF0">
          <w:rPr>
            <w:noProof/>
            <w:webHidden/>
          </w:rPr>
          <w:t>188</w:t>
        </w:r>
        <w:r w:rsidR="009A76EE">
          <w:rPr>
            <w:noProof/>
            <w:webHidden/>
          </w:rPr>
          <w:fldChar w:fldCharType="end"/>
        </w:r>
      </w:hyperlink>
    </w:p>
    <w:p w14:paraId="52E169DD" w14:textId="77777777" w:rsidR="009330BC" w:rsidRPr="0065745B" w:rsidRDefault="002523D9">
      <w:pPr>
        <w:pStyle w:val="3"/>
        <w:rPr>
          <w:rFonts w:ascii="Calibri" w:eastAsia="Times New Roman" w:hAnsi="Calibri" w:cs="Times New Roman"/>
          <w:noProof/>
          <w:sz w:val="22"/>
          <w:szCs w:val="22"/>
        </w:rPr>
      </w:pPr>
      <w:hyperlink w:anchor="_Toc396034290" w:history="1">
        <w:r w:rsidR="009330BC" w:rsidRPr="000948B0">
          <w:rPr>
            <w:rStyle w:val="a8"/>
            <w:noProof/>
          </w:rPr>
          <w:t>6.9.2 Description</w:t>
        </w:r>
        <w:r w:rsidR="009330BC">
          <w:rPr>
            <w:noProof/>
            <w:webHidden/>
          </w:rPr>
          <w:tab/>
        </w:r>
        <w:r w:rsidR="009A76EE">
          <w:rPr>
            <w:noProof/>
            <w:webHidden/>
          </w:rPr>
          <w:fldChar w:fldCharType="begin"/>
        </w:r>
        <w:r w:rsidR="009330BC">
          <w:rPr>
            <w:noProof/>
            <w:webHidden/>
          </w:rPr>
          <w:instrText xml:space="preserve"> PAGEREF _Toc396034290 \h </w:instrText>
        </w:r>
        <w:r w:rsidR="009A76EE">
          <w:rPr>
            <w:noProof/>
            <w:webHidden/>
          </w:rPr>
        </w:r>
        <w:r w:rsidR="009A76EE">
          <w:rPr>
            <w:noProof/>
            <w:webHidden/>
          </w:rPr>
          <w:fldChar w:fldCharType="separate"/>
        </w:r>
        <w:r w:rsidR="00533AF0">
          <w:rPr>
            <w:noProof/>
            <w:webHidden/>
          </w:rPr>
          <w:t>189</w:t>
        </w:r>
        <w:r w:rsidR="009A76EE">
          <w:rPr>
            <w:noProof/>
            <w:webHidden/>
          </w:rPr>
          <w:fldChar w:fldCharType="end"/>
        </w:r>
      </w:hyperlink>
    </w:p>
    <w:p w14:paraId="2CA72930" w14:textId="77777777" w:rsidR="009330BC" w:rsidRPr="0065745B" w:rsidRDefault="002523D9">
      <w:pPr>
        <w:pStyle w:val="1"/>
        <w:rPr>
          <w:rFonts w:ascii="Calibri" w:eastAsia="Times New Roman" w:hAnsi="Calibri" w:cs="Times New Roman"/>
          <w:b w:val="0"/>
          <w:bCs w:val="0"/>
          <w:noProof/>
          <w:sz w:val="22"/>
          <w:szCs w:val="22"/>
        </w:rPr>
      </w:pPr>
      <w:hyperlink w:anchor="_Toc396034291" w:history="1">
        <w:r w:rsidR="009330BC" w:rsidRPr="000948B0">
          <w:rPr>
            <w:rStyle w:val="a8"/>
            <w:noProof/>
          </w:rPr>
          <w:t>Chapter 7.  Image Operations</w:t>
        </w:r>
        <w:r w:rsidR="009330BC">
          <w:rPr>
            <w:noProof/>
            <w:webHidden/>
          </w:rPr>
          <w:tab/>
        </w:r>
        <w:r w:rsidR="009A76EE">
          <w:rPr>
            <w:noProof/>
            <w:webHidden/>
          </w:rPr>
          <w:fldChar w:fldCharType="begin"/>
        </w:r>
        <w:r w:rsidR="009330BC">
          <w:rPr>
            <w:noProof/>
            <w:webHidden/>
          </w:rPr>
          <w:instrText xml:space="preserve"> PAGEREF _Toc396034291 \h </w:instrText>
        </w:r>
        <w:r w:rsidR="009A76EE">
          <w:rPr>
            <w:noProof/>
            <w:webHidden/>
          </w:rPr>
        </w:r>
        <w:r w:rsidR="009A76EE">
          <w:rPr>
            <w:noProof/>
            <w:webHidden/>
          </w:rPr>
          <w:fldChar w:fldCharType="separate"/>
        </w:r>
        <w:r w:rsidR="00533AF0">
          <w:rPr>
            <w:noProof/>
            <w:webHidden/>
          </w:rPr>
          <w:t>191</w:t>
        </w:r>
        <w:r w:rsidR="009A76EE">
          <w:rPr>
            <w:noProof/>
            <w:webHidden/>
          </w:rPr>
          <w:fldChar w:fldCharType="end"/>
        </w:r>
      </w:hyperlink>
    </w:p>
    <w:p w14:paraId="23E3F17A" w14:textId="77777777" w:rsidR="009330BC" w:rsidRPr="0065745B" w:rsidRDefault="002523D9">
      <w:pPr>
        <w:pStyle w:val="2"/>
        <w:rPr>
          <w:rFonts w:ascii="Calibri" w:eastAsia="Times New Roman" w:hAnsi="Calibri" w:cs="Times New Roman"/>
          <w:noProof/>
          <w:sz w:val="22"/>
          <w:szCs w:val="22"/>
        </w:rPr>
      </w:pPr>
      <w:hyperlink w:anchor="_Toc396034292" w:history="1">
        <w:r w:rsidR="009330BC" w:rsidRPr="000948B0">
          <w:rPr>
            <w:rStyle w:val="a8"/>
            <w:noProof/>
          </w:rPr>
          <w:t>7.1 Images in HSAIL</w:t>
        </w:r>
        <w:r w:rsidR="009330BC">
          <w:rPr>
            <w:noProof/>
            <w:webHidden/>
          </w:rPr>
          <w:tab/>
        </w:r>
        <w:r w:rsidR="009A76EE">
          <w:rPr>
            <w:noProof/>
            <w:webHidden/>
          </w:rPr>
          <w:fldChar w:fldCharType="begin"/>
        </w:r>
        <w:r w:rsidR="009330BC">
          <w:rPr>
            <w:noProof/>
            <w:webHidden/>
          </w:rPr>
          <w:instrText xml:space="preserve"> PAGEREF _Toc396034292 \h </w:instrText>
        </w:r>
        <w:r w:rsidR="009A76EE">
          <w:rPr>
            <w:noProof/>
            <w:webHidden/>
          </w:rPr>
        </w:r>
        <w:r w:rsidR="009A76EE">
          <w:rPr>
            <w:noProof/>
            <w:webHidden/>
          </w:rPr>
          <w:fldChar w:fldCharType="separate"/>
        </w:r>
        <w:r w:rsidR="00533AF0">
          <w:rPr>
            <w:noProof/>
            <w:webHidden/>
          </w:rPr>
          <w:t>191</w:t>
        </w:r>
        <w:r w:rsidR="009A76EE">
          <w:rPr>
            <w:noProof/>
            <w:webHidden/>
          </w:rPr>
          <w:fldChar w:fldCharType="end"/>
        </w:r>
      </w:hyperlink>
    </w:p>
    <w:p w14:paraId="7AB3A364" w14:textId="77777777" w:rsidR="009330BC" w:rsidRPr="0065745B" w:rsidRDefault="002523D9">
      <w:pPr>
        <w:pStyle w:val="3"/>
        <w:rPr>
          <w:rFonts w:ascii="Calibri" w:eastAsia="Times New Roman" w:hAnsi="Calibri" w:cs="Times New Roman"/>
          <w:noProof/>
          <w:sz w:val="22"/>
          <w:szCs w:val="22"/>
        </w:rPr>
      </w:pPr>
      <w:hyperlink w:anchor="_Toc396034293" w:history="1">
        <w:r w:rsidR="009330BC" w:rsidRPr="000948B0">
          <w:rPr>
            <w:rStyle w:val="a8"/>
            <w:noProof/>
          </w:rPr>
          <w:t>7.1.1 Why Use Images?</w:t>
        </w:r>
        <w:r w:rsidR="009330BC">
          <w:rPr>
            <w:noProof/>
            <w:webHidden/>
          </w:rPr>
          <w:tab/>
        </w:r>
        <w:r w:rsidR="009A76EE">
          <w:rPr>
            <w:noProof/>
            <w:webHidden/>
          </w:rPr>
          <w:fldChar w:fldCharType="begin"/>
        </w:r>
        <w:r w:rsidR="009330BC">
          <w:rPr>
            <w:noProof/>
            <w:webHidden/>
          </w:rPr>
          <w:instrText xml:space="preserve"> PAGEREF _Toc396034293 \h </w:instrText>
        </w:r>
        <w:r w:rsidR="009A76EE">
          <w:rPr>
            <w:noProof/>
            <w:webHidden/>
          </w:rPr>
        </w:r>
        <w:r w:rsidR="009A76EE">
          <w:rPr>
            <w:noProof/>
            <w:webHidden/>
          </w:rPr>
          <w:fldChar w:fldCharType="separate"/>
        </w:r>
        <w:r w:rsidR="00533AF0">
          <w:rPr>
            <w:noProof/>
            <w:webHidden/>
          </w:rPr>
          <w:t>191</w:t>
        </w:r>
        <w:r w:rsidR="009A76EE">
          <w:rPr>
            <w:noProof/>
            <w:webHidden/>
          </w:rPr>
          <w:fldChar w:fldCharType="end"/>
        </w:r>
      </w:hyperlink>
    </w:p>
    <w:p w14:paraId="58903DDF" w14:textId="77777777" w:rsidR="009330BC" w:rsidRPr="0065745B" w:rsidRDefault="002523D9">
      <w:pPr>
        <w:pStyle w:val="3"/>
        <w:rPr>
          <w:rFonts w:ascii="Calibri" w:eastAsia="Times New Roman" w:hAnsi="Calibri" w:cs="Times New Roman"/>
          <w:noProof/>
          <w:sz w:val="22"/>
          <w:szCs w:val="22"/>
        </w:rPr>
      </w:pPr>
      <w:hyperlink w:anchor="_Toc396034294" w:history="1">
        <w:r w:rsidR="009330BC" w:rsidRPr="000948B0">
          <w:rPr>
            <w:rStyle w:val="a8"/>
            <w:noProof/>
          </w:rPr>
          <w:t>7.1.2 Image Overview</w:t>
        </w:r>
        <w:r w:rsidR="009330BC">
          <w:rPr>
            <w:noProof/>
            <w:webHidden/>
          </w:rPr>
          <w:tab/>
        </w:r>
        <w:r w:rsidR="009A76EE">
          <w:rPr>
            <w:noProof/>
            <w:webHidden/>
          </w:rPr>
          <w:fldChar w:fldCharType="begin"/>
        </w:r>
        <w:r w:rsidR="009330BC">
          <w:rPr>
            <w:noProof/>
            <w:webHidden/>
          </w:rPr>
          <w:instrText xml:space="preserve"> PAGEREF _Toc396034294 \h </w:instrText>
        </w:r>
        <w:r w:rsidR="009A76EE">
          <w:rPr>
            <w:noProof/>
            <w:webHidden/>
          </w:rPr>
        </w:r>
        <w:r w:rsidR="009A76EE">
          <w:rPr>
            <w:noProof/>
            <w:webHidden/>
          </w:rPr>
          <w:fldChar w:fldCharType="separate"/>
        </w:r>
        <w:r w:rsidR="00533AF0">
          <w:rPr>
            <w:noProof/>
            <w:webHidden/>
          </w:rPr>
          <w:t>192</w:t>
        </w:r>
        <w:r w:rsidR="009A76EE">
          <w:rPr>
            <w:noProof/>
            <w:webHidden/>
          </w:rPr>
          <w:fldChar w:fldCharType="end"/>
        </w:r>
      </w:hyperlink>
    </w:p>
    <w:p w14:paraId="30A2684F" w14:textId="77777777" w:rsidR="009330BC" w:rsidRPr="0065745B" w:rsidRDefault="002523D9">
      <w:pPr>
        <w:pStyle w:val="3"/>
        <w:rPr>
          <w:rFonts w:ascii="Calibri" w:eastAsia="Times New Roman" w:hAnsi="Calibri" w:cs="Times New Roman"/>
          <w:noProof/>
          <w:sz w:val="22"/>
          <w:szCs w:val="22"/>
        </w:rPr>
      </w:pPr>
      <w:hyperlink w:anchor="_Toc396034295" w:history="1">
        <w:r w:rsidR="009330BC" w:rsidRPr="000948B0">
          <w:rPr>
            <w:rStyle w:val="a8"/>
            <w:noProof/>
          </w:rPr>
          <w:t>7.1.3 Image Geometry</w:t>
        </w:r>
        <w:r w:rsidR="009330BC">
          <w:rPr>
            <w:noProof/>
            <w:webHidden/>
          </w:rPr>
          <w:tab/>
        </w:r>
        <w:r w:rsidR="009A76EE">
          <w:rPr>
            <w:noProof/>
            <w:webHidden/>
          </w:rPr>
          <w:fldChar w:fldCharType="begin"/>
        </w:r>
        <w:r w:rsidR="009330BC">
          <w:rPr>
            <w:noProof/>
            <w:webHidden/>
          </w:rPr>
          <w:instrText xml:space="preserve"> PAGEREF _Toc396034295 \h </w:instrText>
        </w:r>
        <w:r w:rsidR="009A76EE">
          <w:rPr>
            <w:noProof/>
            <w:webHidden/>
          </w:rPr>
        </w:r>
        <w:r w:rsidR="009A76EE">
          <w:rPr>
            <w:noProof/>
            <w:webHidden/>
          </w:rPr>
          <w:fldChar w:fldCharType="separate"/>
        </w:r>
        <w:r w:rsidR="00533AF0">
          <w:rPr>
            <w:noProof/>
            <w:webHidden/>
          </w:rPr>
          <w:t>193</w:t>
        </w:r>
        <w:r w:rsidR="009A76EE">
          <w:rPr>
            <w:noProof/>
            <w:webHidden/>
          </w:rPr>
          <w:fldChar w:fldCharType="end"/>
        </w:r>
      </w:hyperlink>
    </w:p>
    <w:p w14:paraId="61885F6F" w14:textId="77777777" w:rsidR="009330BC" w:rsidRPr="0065745B" w:rsidRDefault="002523D9">
      <w:pPr>
        <w:pStyle w:val="3"/>
        <w:rPr>
          <w:rFonts w:ascii="Calibri" w:eastAsia="Times New Roman" w:hAnsi="Calibri" w:cs="Times New Roman"/>
          <w:noProof/>
          <w:sz w:val="22"/>
          <w:szCs w:val="22"/>
        </w:rPr>
      </w:pPr>
      <w:hyperlink w:anchor="_Toc396034296" w:history="1">
        <w:r w:rsidR="009330BC" w:rsidRPr="000948B0">
          <w:rPr>
            <w:rStyle w:val="a8"/>
            <w:noProof/>
          </w:rPr>
          <w:t>7.1.4 Image Format</w:t>
        </w:r>
        <w:r w:rsidR="009330BC">
          <w:rPr>
            <w:noProof/>
            <w:webHidden/>
          </w:rPr>
          <w:tab/>
        </w:r>
        <w:r w:rsidR="009A76EE">
          <w:rPr>
            <w:noProof/>
            <w:webHidden/>
          </w:rPr>
          <w:fldChar w:fldCharType="begin"/>
        </w:r>
        <w:r w:rsidR="009330BC">
          <w:rPr>
            <w:noProof/>
            <w:webHidden/>
          </w:rPr>
          <w:instrText xml:space="preserve"> PAGEREF _Toc396034296 \h </w:instrText>
        </w:r>
        <w:r w:rsidR="009A76EE">
          <w:rPr>
            <w:noProof/>
            <w:webHidden/>
          </w:rPr>
        </w:r>
        <w:r w:rsidR="009A76EE">
          <w:rPr>
            <w:noProof/>
            <w:webHidden/>
          </w:rPr>
          <w:fldChar w:fldCharType="separate"/>
        </w:r>
        <w:r w:rsidR="00533AF0">
          <w:rPr>
            <w:noProof/>
            <w:webHidden/>
          </w:rPr>
          <w:t>195</w:t>
        </w:r>
        <w:r w:rsidR="009A76EE">
          <w:rPr>
            <w:noProof/>
            <w:webHidden/>
          </w:rPr>
          <w:fldChar w:fldCharType="end"/>
        </w:r>
      </w:hyperlink>
    </w:p>
    <w:p w14:paraId="47C22321" w14:textId="77777777" w:rsidR="009330BC" w:rsidRPr="0065745B" w:rsidRDefault="002523D9">
      <w:pPr>
        <w:pStyle w:val="4"/>
        <w:rPr>
          <w:rFonts w:ascii="Calibri" w:eastAsia="Times New Roman" w:hAnsi="Calibri" w:cs="Times New Roman"/>
          <w:noProof/>
          <w:sz w:val="22"/>
          <w:szCs w:val="22"/>
        </w:rPr>
      </w:pPr>
      <w:hyperlink w:anchor="_Toc396034297" w:history="1">
        <w:r w:rsidR="009330BC" w:rsidRPr="000948B0">
          <w:rPr>
            <w:rStyle w:val="a8"/>
            <w:noProof/>
          </w:rPr>
          <w:t>7.1.4.1 Channel Order</w:t>
        </w:r>
        <w:r w:rsidR="009330BC">
          <w:rPr>
            <w:noProof/>
            <w:webHidden/>
          </w:rPr>
          <w:tab/>
        </w:r>
        <w:r w:rsidR="009A76EE">
          <w:rPr>
            <w:noProof/>
            <w:webHidden/>
          </w:rPr>
          <w:fldChar w:fldCharType="begin"/>
        </w:r>
        <w:r w:rsidR="009330BC">
          <w:rPr>
            <w:noProof/>
            <w:webHidden/>
          </w:rPr>
          <w:instrText xml:space="preserve"> PAGEREF _Toc396034297 \h </w:instrText>
        </w:r>
        <w:r w:rsidR="009A76EE">
          <w:rPr>
            <w:noProof/>
            <w:webHidden/>
          </w:rPr>
        </w:r>
        <w:r w:rsidR="009A76EE">
          <w:rPr>
            <w:noProof/>
            <w:webHidden/>
          </w:rPr>
          <w:fldChar w:fldCharType="separate"/>
        </w:r>
        <w:r w:rsidR="00533AF0">
          <w:rPr>
            <w:noProof/>
            <w:webHidden/>
          </w:rPr>
          <w:t>195</w:t>
        </w:r>
        <w:r w:rsidR="009A76EE">
          <w:rPr>
            <w:noProof/>
            <w:webHidden/>
          </w:rPr>
          <w:fldChar w:fldCharType="end"/>
        </w:r>
      </w:hyperlink>
    </w:p>
    <w:p w14:paraId="7DCA81DA" w14:textId="77777777" w:rsidR="009330BC" w:rsidRPr="0065745B" w:rsidRDefault="002523D9">
      <w:pPr>
        <w:pStyle w:val="5"/>
        <w:rPr>
          <w:rFonts w:ascii="Calibri" w:eastAsia="Times New Roman" w:hAnsi="Calibri" w:cs="Times New Roman"/>
          <w:noProof/>
          <w:sz w:val="22"/>
          <w:szCs w:val="22"/>
        </w:rPr>
      </w:pPr>
      <w:hyperlink w:anchor="_Toc396034298" w:history="1">
        <w:r w:rsidR="009330BC" w:rsidRPr="000948B0">
          <w:rPr>
            <w:rStyle w:val="a8"/>
            <w:rFonts w:ascii="Courier New" w:hAnsi="Courier New" w:cs="Courier New"/>
            <w:noProof/>
          </w:rPr>
          <w:t>7.1.4.1.1 x</w:t>
        </w:r>
        <w:r w:rsidR="009330BC" w:rsidRPr="000948B0">
          <w:rPr>
            <w:rStyle w:val="a8"/>
            <w:noProof/>
          </w:rPr>
          <w:t>-Form Channel Orders</w:t>
        </w:r>
        <w:r w:rsidR="009330BC">
          <w:rPr>
            <w:noProof/>
            <w:webHidden/>
          </w:rPr>
          <w:tab/>
        </w:r>
        <w:r w:rsidR="009A76EE">
          <w:rPr>
            <w:noProof/>
            <w:webHidden/>
          </w:rPr>
          <w:fldChar w:fldCharType="begin"/>
        </w:r>
        <w:r w:rsidR="009330BC">
          <w:rPr>
            <w:noProof/>
            <w:webHidden/>
          </w:rPr>
          <w:instrText xml:space="preserve"> PAGEREF _Toc396034298 \h </w:instrText>
        </w:r>
        <w:r w:rsidR="009A76EE">
          <w:rPr>
            <w:noProof/>
            <w:webHidden/>
          </w:rPr>
        </w:r>
        <w:r w:rsidR="009A76EE">
          <w:rPr>
            <w:noProof/>
            <w:webHidden/>
          </w:rPr>
          <w:fldChar w:fldCharType="separate"/>
        </w:r>
        <w:r w:rsidR="00533AF0">
          <w:rPr>
            <w:noProof/>
            <w:webHidden/>
          </w:rPr>
          <w:t>196</w:t>
        </w:r>
        <w:r w:rsidR="009A76EE">
          <w:rPr>
            <w:noProof/>
            <w:webHidden/>
          </w:rPr>
          <w:fldChar w:fldCharType="end"/>
        </w:r>
      </w:hyperlink>
    </w:p>
    <w:p w14:paraId="5CE4725E" w14:textId="77777777" w:rsidR="009330BC" w:rsidRPr="0065745B" w:rsidRDefault="002523D9">
      <w:pPr>
        <w:pStyle w:val="5"/>
        <w:rPr>
          <w:rFonts w:ascii="Calibri" w:eastAsia="Times New Roman" w:hAnsi="Calibri" w:cs="Times New Roman"/>
          <w:noProof/>
          <w:sz w:val="22"/>
          <w:szCs w:val="22"/>
        </w:rPr>
      </w:pPr>
      <w:hyperlink w:anchor="_Toc396034299" w:history="1">
        <w:r w:rsidR="009330BC" w:rsidRPr="000948B0">
          <w:rPr>
            <w:rStyle w:val="a8"/>
            <w:noProof/>
          </w:rPr>
          <w:t>7.1.4.1.2 Standard RGB (</w:t>
        </w:r>
        <w:r w:rsidR="009330BC" w:rsidRPr="000948B0">
          <w:rPr>
            <w:rStyle w:val="a8"/>
            <w:rFonts w:ascii="Courier New" w:hAnsi="Courier New" w:cs="Courier New"/>
            <w:noProof/>
          </w:rPr>
          <w:t>s</w:t>
        </w:r>
        <w:r w:rsidR="009330BC" w:rsidRPr="000948B0">
          <w:rPr>
            <w:rStyle w:val="a8"/>
            <w:noProof/>
          </w:rPr>
          <w:t>-Form) Channel Orders</w:t>
        </w:r>
        <w:r w:rsidR="009330BC">
          <w:rPr>
            <w:noProof/>
            <w:webHidden/>
          </w:rPr>
          <w:tab/>
        </w:r>
        <w:r w:rsidR="009A76EE">
          <w:rPr>
            <w:noProof/>
            <w:webHidden/>
          </w:rPr>
          <w:fldChar w:fldCharType="begin"/>
        </w:r>
        <w:r w:rsidR="009330BC">
          <w:rPr>
            <w:noProof/>
            <w:webHidden/>
          </w:rPr>
          <w:instrText xml:space="preserve"> PAGEREF _Toc396034299 \h </w:instrText>
        </w:r>
        <w:r w:rsidR="009A76EE">
          <w:rPr>
            <w:noProof/>
            <w:webHidden/>
          </w:rPr>
        </w:r>
        <w:r w:rsidR="009A76EE">
          <w:rPr>
            <w:noProof/>
            <w:webHidden/>
          </w:rPr>
          <w:fldChar w:fldCharType="separate"/>
        </w:r>
        <w:r w:rsidR="00533AF0">
          <w:rPr>
            <w:noProof/>
            <w:webHidden/>
          </w:rPr>
          <w:t>197</w:t>
        </w:r>
        <w:r w:rsidR="009A76EE">
          <w:rPr>
            <w:noProof/>
            <w:webHidden/>
          </w:rPr>
          <w:fldChar w:fldCharType="end"/>
        </w:r>
      </w:hyperlink>
    </w:p>
    <w:p w14:paraId="430468D3" w14:textId="77777777" w:rsidR="009330BC" w:rsidRPr="0065745B" w:rsidRDefault="002523D9">
      <w:pPr>
        <w:pStyle w:val="4"/>
        <w:rPr>
          <w:rFonts w:ascii="Calibri" w:eastAsia="Times New Roman" w:hAnsi="Calibri" w:cs="Times New Roman"/>
          <w:noProof/>
          <w:sz w:val="22"/>
          <w:szCs w:val="22"/>
        </w:rPr>
      </w:pPr>
      <w:hyperlink w:anchor="_Toc396034300" w:history="1">
        <w:r w:rsidR="009330BC" w:rsidRPr="000948B0">
          <w:rPr>
            <w:rStyle w:val="a8"/>
            <w:noProof/>
          </w:rPr>
          <w:t>7.1.4.2 Channel Type</w:t>
        </w:r>
        <w:r w:rsidR="009330BC">
          <w:rPr>
            <w:noProof/>
            <w:webHidden/>
          </w:rPr>
          <w:tab/>
        </w:r>
        <w:r w:rsidR="009A76EE">
          <w:rPr>
            <w:noProof/>
            <w:webHidden/>
          </w:rPr>
          <w:fldChar w:fldCharType="begin"/>
        </w:r>
        <w:r w:rsidR="009330BC">
          <w:rPr>
            <w:noProof/>
            <w:webHidden/>
          </w:rPr>
          <w:instrText xml:space="preserve"> PAGEREF _Toc396034300 \h </w:instrText>
        </w:r>
        <w:r w:rsidR="009A76EE">
          <w:rPr>
            <w:noProof/>
            <w:webHidden/>
          </w:rPr>
        </w:r>
        <w:r w:rsidR="009A76EE">
          <w:rPr>
            <w:noProof/>
            <w:webHidden/>
          </w:rPr>
          <w:fldChar w:fldCharType="separate"/>
        </w:r>
        <w:r w:rsidR="00533AF0">
          <w:rPr>
            <w:noProof/>
            <w:webHidden/>
          </w:rPr>
          <w:t>197</w:t>
        </w:r>
        <w:r w:rsidR="009A76EE">
          <w:rPr>
            <w:noProof/>
            <w:webHidden/>
          </w:rPr>
          <w:fldChar w:fldCharType="end"/>
        </w:r>
      </w:hyperlink>
    </w:p>
    <w:p w14:paraId="1B3636FA" w14:textId="77777777" w:rsidR="009330BC" w:rsidRPr="0065745B" w:rsidRDefault="002523D9">
      <w:pPr>
        <w:pStyle w:val="4"/>
        <w:rPr>
          <w:rFonts w:ascii="Calibri" w:eastAsia="Times New Roman" w:hAnsi="Calibri" w:cs="Times New Roman"/>
          <w:noProof/>
          <w:sz w:val="22"/>
          <w:szCs w:val="22"/>
        </w:rPr>
      </w:pPr>
      <w:hyperlink w:anchor="_Toc396034301" w:history="1">
        <w:r w:rsidR="009330BC" w:rsidRPr="000948B0">
          <w:rPr>
            <w:rStyle w:val="a8"/>
            <w:noProof/>
          </w:rPr>
          <w:t>7.1.4.3 Bits Per Pixel (bpp)</w:t>
        </w:r>
        <w:r w:rsidR="009330BC">
          <w:rPr>
            <w:noProof/>
            <w:webHidden/>
          </w:rPr>
          <w:tab/>
        </w:r>
        <w:r w:rsidR="009A76EE">
          <w:rPr>
            <w:noProof/>
            <w:webHidden/>
          </w:rPr>
          <w:fldChar w:fldCharType="begin"/>
        </w:r>
        <w:r w:rsidR="009330BC">
          <w:rPr>
            <w:noProof/>
            <w:webHidden/>
          </w:rPr>
          <w:instrText xml:space="preserve"> PAGEREF _Toc396034301 \h </w:instrText>
        </w:r>
        <w:r w:rsidR="009A76EE">
          <w:rPr>
            <w:noProof/>
            <w:webHidden/>
          </w:rPr>
        </w:r>
        <w:r w:rsidR="009A76EE">
          <w:rPr>
            <w:noProof/>
            <w:webHidden/>
          </w:rPr>
          <w:fldChar w:fldCharType="separate"/>
        </w:r>
        <w:r w:rsidR="00533AF0">
          <w:rPr>
            <w:noProof/>
            <w:webHidden/>
          </w:rPr>
          <w:t>201</w:t>
        </w:r>
        <w:r w:rsidR="009A76EE">
          <w:rPr>
            <w:noProof/>
            <w:webHidden/>
          </w:rPr>
          <w:fldChar w:fldCharType="end"/>
        </w:r>
      </w:hyperlink>
    </w:p>
    <w:p w14:paraId="09E7E3E0" w14:textId="77777777" w:rsidR="009330BC" w:rsidRPr="0065745B" w:rsidRDefault="002523D9">
      <w:pPr>
        <w:pStyle w:val="3"/>
        <w:rPr>
          <w:rFonts w:ascii="Calibri" w:eastAsia="Times New Roman" w:hAnsi="Calibri" w:cs="Times New Roman"/>
          <w:noProof/>
          <w:sz w:val="22"/>
          <w:szCs w:val="22"/>
        </w:rPr>
      </w:pPr>
      <w:hyperlink w:anchor="_Toc396034302" w:history="1">
        <w:r w:rsidR="009330BC" w:rsidRPr="000948B0">
          <w:rPr>
            <w:rStyle w:val="a8"/>
            <w:noProof/>
          </w:rPr>
          <w:t>7.1.5 Image Access Permission</w:t>
        </w:r>
        <w:r w:rsidR="009330BC">
          <w:rPr>
            <w:noProof/>
            <w:webHidden/>
          </w:rPr>
          <w:tab/>
        </w:r>
        <w:r w:rsidR="009A76EE">
          <w:rPr>
            <w:noProof/>
            <w:webHidden/>
          </w:rPr>
          <w:fldChar w:fldCharType="begin"/>
        </w:r>
        <w:r w:rsidR="009330BC">
          <w:rPr>
            <w:noProof/>
            <w:webHidden/>
          </w:rPr>
          <w:instrText xml:space="preserve"> PAGEREF _Toc396034302 \h </w:instrText>
        </w:r>
        <w:r w:rsidR="009A76EE">
          <w:rPr>
            <w:noProof/>
            <w:webHidden/>
          </w:rPr>
        </w:r>
        <w:r w:rsidR="009A76EE">
          <w:rPr>
            <w:noProof/>
            <w:webHidden/>
          </w:rPr>
          <w:fldChar w:fldCharType="separate"/>
        </w:r>
        <w:r w:rsidR="00533AF0">
          <w:rPr>
            <w:noProof/>
            <w:webHidden/>
          </w:rPr>
          <w:t>201</w:t>
        </w:r>
        <w:r w:rsidR="009A76EE">
          <w:rPr>
            <w:noProof/>
            <w:webHidden/>
          </w:rPr>
          <w:fldChar w:fldCharType="end"/>
        </w:r>
      </w:hyperlink>
    </w:p>
    <w:p w14:paraId="201DADB1" w14:textId="77777777" w:rsidR="009330BC" w:rsidRPr="0065745B" w:rsidRDefault="002523D9">
      <w:pPr>
        <w:pStyle w:val="3"/>
        <w:rPr>
          <w:rFonts w:ascii="Calibri" w:eastAsia="Times New Roman" w:hAnsi="Calibri" w:cs="Times New Roman"/>
          <w:noProof/>
          <w:sz w:val="22"/>
          <w:szCs w:val="22"/>
        </w:rPr>
      </w:pPr>
      <w:hyperlink w:anchor="_Toc396034303" w:history="1">
        <w:r w:rsidR="009330BC" w:rsidRPr="000948B0">
          <w:rPr>
            <w:rStyle w:val="a8"/>
            <w:noProof/>
          </w:rPr>
          <w:t>7.1.6 Image Coordinate</w:t>
        </w:r>
        <w:r w:rsidR="009330BC">
          <w:rPr>
            <w:noProof/>
            <w:webHidden/>
          </w:rPr>
          <w:tab/>
        </w:r>
        <w:r w:rsidR="009A76EE">
          <w:rPr>
            <w:noProof/>
            <w:webHidden/>
          </w:rPr>
          <w:fldChar w:fldCharType="begin"/>
        </w:r>
        <w:r w:rsidR="009330BC">
          <w:rPr>
            <w:noProof/>
            <w:webHidden/>
          </w:rPr>
          <w:instrText xml:space="preserve"> PAGEREF _Toc396034303 \h </w:instrText>
        </w:r>
        <w:r w:rsidR="009A76EE">
          <w:rPr>
            <w:noProof/>
            <w:webHidden/>
          </w:rPr>
        </w:r>
        <w:r w:rsidR="009A76EE">
          <w:rPr>
            <w:noProof/>
            <w:webHidden/>
          </w:rPr>
          <w:fldChar w:fldCharType="separate"/>
        </w:r>
        <w:r w:rsidR="00533AF0">
          <w:rPr>
            <w:noProof/>
            <w:webHidden/>
          </w:rPr>
          <w:t>203</w:t>
        </w:r>
        <w:r w:rsidR="009A76EE">
          <w:rPr>
            <w:noProof/>
            <w:webHidden/>
          </w:rPr>
          <w:fldChar w:fldCharType="end"/>
        </w:r>
      </w:hyperlink>
    </w:p>
    <w:p w14:paraId="2D9D2450" w14:textId="77777777" w:rsidR="009330BC" w:rsidRPr="0065745B" w:rsidRDefault="002523D9">
      <w:pPr>
        <w:pStyle w:val="4"/>
        <w:rPr>
          <w:rFonts w:ascii="Calibri" w:eastAsia="Times New Roman" w:hAnsi="Calibri" w:cs="Times New Roman"/>
          <w:noProof/>
          <w:sz w:val="22"/>
          <w:szCs w:val="22"/>
        </w:rPr>
      </w:pPr>
      <w:hyperlink w:anchor="_Toc396034304" w:history="1">
        <w:r w:rsidR="009330BC" w:rsidRPr="000948B0">
          <w:rPr>
            <w:rStyle w:val="a8"/>
            <w:noProof/>
          </w:rPr>
          <w:t>7.1.6.1 Coordinate Normalization Mode</w:t>
        </w:r>
        <w:r w:rsidR="009330BC">
          <w:rPr>
            <w:noProof/>
            <w:webHidden/>
          </w:rPr>
          <w:tab/>
        </w:r>
        <w:r w:rsidR="009A76EE">
          <w:rPr>
            <w:noProof/>
            <w:webHidden/>
          </w:rPr>
          <w:fldChar w:fldCharType="begin"/>
        </w:r>
        <w:r w:rsidR="009330BC">
          <w:rPr>
            <w:noProof/>
            <w:webHidden/>
          </w:rPr>
          <w:instrText xml:space="preserve"> PAGEREF _Toc396034304 \h </w:instrText>
        </w:r>
        <w:r w:rsidR="009A76EE">
          <w:rPr>
            <w:noProof/>
            <w:webHidden/>
          </w:rPr>
        </w:r>
        <w:r w:rsidR="009A76EE">
          <w:rPr>
            <w:noProof/>
            <w:webHidden/>
          </w:rPr>
          <w:fldChar w:fldCharType="separate"/>
        </w:r>
        <w:r w:rsidR="00533AF0">
          <w:rPr>
            <w:noProof/>
            <w:webHidden/>
          </w:rPr>
          <w:t>203</w:t>
        </w:r>
        <w:r w:rsidR="009A76EE">
          <w:rPr>
            <w:noProof/>
            <w:webHidden/>
          </w:rPr>
          <w:fldChar w:fldCharType="end"/>
        </w:r>
      </w:hyperlink>
    </w:p>
    <w:p w14:paraId="0086CFB5" w14:textId="77777777" w:rsidR="009330BC" w:rsidRPr="0065745B" w:rsidRDefault="002523D9">
      <w:pPr>
        <w:pStyle w:val="4"/>
        <w:rPr>
          <w:rFonts w:ascii="Calibri" w:eastAsia="Times New Roman" w:hAnsi="Calibri" w:cs="Times New Roman"/>
          <w:noProof/>
          <w:sz w:val="22"/>
          <w:szCs w:val="22"/>
        </w:rPr>
      </w:pPr>
      <w:hyperlink w:anchor="_Toc396034305" w:history="1">
        <w:r w:rsidR="009330BC" w:rsidRPr="000948B0">
          <w:rPr>
            <w:rStyle w:val="a8"/>
            <w:noProof/>
          </w:rPr>
          <w:t>7.1.6.2 Addressing Mode</w:t>
        </w:r>
        <w:r w:rsidR="009330BC">
          <w:rPr>
            <w:noProof/>
            <w:webHidden/>
          </w:rPr>
          <w:tab/>
        </w:r>
        <w:r w:rsidR="009A76EE">
          <w:rPr>
            <w:noProof/>
            <w:webHidden/>
          </w:rPr>
          <w:fldChar w:fldCharType="begin"/>
        </w:r>
        <w:r w:rsidR="009330BC">
          <w:rPr>
            <w:noProof/>
            <w:webHidden/>
          </w:rPr>
          <w:instrText xml:space="preserve"> PAGEREF _Toc396034305 \h </w:instrText>
        </w:r>
        <w:r w:rsidR="009A76EE">
          <w:rPr>
            <w:noProof/>
            <w:webHidden/>
          </w:rPr>
        </w:r>
        <w:r w:rsidR="009A76EE">
          <w:rPr>
            <w:noProof/>
            <w:webHidden/>
          </w:rPr>
          <w:fldChar w:fldCharType="separate"/>
        </w:r>
        <w:r w:rsidR="00533AF0">
          <w:rPr>
            <w:noProof/>
            <w:webHidden/>
          </w:rPr>
          <w:t>204</w:t>
        </w:r>
        <w:r w:rsidR="009A76EE">
          <w:rPr>
            <w:noProof/>
            <w:webHidden/>
          </w:rPr>
          <w:fldChar w:fldCharType="end"/>
        </w:r>
      </w:hyperlink>
    </w:p>
    <w:p w14:paraId="4EDB0089" w14:textId="77777777" w:rsidR="009330BC" w:rsidRPr="0065745B" w:rsidRDefault="002523D9">
      <w:pPr>
        <w:pStyle w:val="4"/>
        <w:rPr>
          <w:rFonts w:ascii="Calibri" w:eastAsia="Times New Roman" w:hAnsi="Calibri" w:cs="Times New Roman"/>
          <w:noProof/>
          <w:sz w:val="22"/>
          <w:szCs w:val="22"/>
        </w:rPr>
      </w:pPr>
      <w:hyperlink w:anchor="_Toc396034306" w:history="1">
        <w:r w:rsidR="009330BC" w:rsidRPr="000948B0">
          <w:rPr>
            <w:rStyle w:val="a8"/>
            <w:noProof/>
          </w:rPr>
          <w:t>7.1.6.3 Filter Mode</w:t>
        </w:r>
        <w:r w:rsidR="009330BC">
          <w:rPr>
            <w:noProof/>
            <w:webHidden/>
          </w:rPr>
          <w:tab/>
        </w:r>
        <w:r w:rsidR="009A76EE">
          <w:rPr>
            <w:noProof/>
            <w:webHidden/>
          </w:rPr>
          <w:fldChar w:fldCharType="begin"/>
        </w:r>
        <w:r w:rsidR="009330BC">
          <w:rPr>
            <w:noProof/>
            <w:webHidden/>
          </w:rPr>
          <w:instrText xml:space="preserve"> PAGEREF _Toc396034306 \h </w:instrText>
        </w:r>
        <w:r w:rsidR="009A76EE">
          <w:rPr>
            <w:noProof/>
            <w:webHidden/>
          </w:rPr>
        </w:r>
        <w:r w:rsidR="009A76EE">
          <w:rPr>
            <w:noProof/>
            <w:webHidden/>
          </w:rPr>
          <w:fldChar w:fldCharType="separate"/>
        </w:r>
        <w:r w:rsidR="00533AF0">
          <w:rPr>
            <w:noProof/>
            <w:webHidden/>
          </w:rPr>
          <w:t>206</w:t>
        </w:r>
        <w:r w:rsidR="009A76EE">
          <w:rPr>
            <w:noProof/>
            <w:webHidden/>
          </w:rPr>
          <w:fldChar w:fldCharType="end"/>
        </w:r>
      </w:hyperlink>
    </w:p>
    <w:p w14:paraId="42B060EF" w14:textId="77777777" w:rsidR="009330BC" w:rsidRPr="0065745B" w:rsidRDefault="002523D9">
      <w:pPr>
        <w:pStyle w:val="3"/>
        <w:rPr>
          <w:rFonts w:ascii="Calibri" w:eastAsia="Times New Roman" w:hAnsi="Calibri" w:cs="Times New Roman"/>
          <w:noProof/>
          <w:sz w:val="22"/>
          <w:szCs w:val="22"/>
        </w:rPr>
      </w:pPr>
      <w:hyperlink w:anchor="_Toc396034307" w:history="1">
        <w:r w:rsidR="009330BC" w:rsidRPr="000948B0">
          <w:rPr>
            <w:rStyle w:val="a8"/>
            <w:noProof/>
          </w:rPr>
          <w:t>7.1.7 Image Creation and Image Handles</w:t>
        </w:r>
        <w:r w:rsidR="009330BC">
          <w:rPr>
            <w:noProof/>
            <w:webHidden/>
          </w:rPr>
          <w:tab/>
        </w:r>
        <w:r w:rsidR="009A76EE">
          <w:rPr>
            <w:noProof/>
            <w:webHidden/>
          </w:rPr>
          <w:fldChar w:fldCharType="begin"/>
        </w:r>
        <w:r w:rsidR="009330BC">
          <w:rPr>
            <w:noProof/>
            <w:webHidden/>
          </w:rPr>
          <w:instrText xml:space="preserve"> PAGEREF _Toc396034307 \h </w:instrText>
        </w:r>
        <w:r w:rsidR="009A76EE">
          <w:rPr>
            <w:noProof/>
            <w:webHidden/>
          </w:rPr>
        </w:r>
        <w:r w:rsidR="009A76EE">
          <w:rPr>
            <w:noProof/>
            <w:webHidden/>
          </w:rPr>
          <w:fldChar w:fldCharType="separate"/>
        </w:r>
        <w:r w:rsidR="00533AF0">
          <w:rPr>
            <w:noProof/>
            <w:webHidden/>
          </w:rPr>
          <w:t>208</w:t>
        </w:r>
        <w:r w:rsidR="009A76EE">
          <w:rPr>
            <w:noProof/>
            <w:webHidden/>
          </w:rPr>
          <w:fldChar w:fldCharType="end"/>
        </w:r>
      </w:hyperlink>
    </w:p>
    <w:p w14:paraId="03839BFA" w14:textId="77777777" w:rsidR="009330BC" w:rsidRPr="0065745B" w:rsidRDefault="002523D9">
      <w:pPr>
        <w:pStyle w:val="3"/>
        <w:rPr>
          <w:rFonts w:ascii="Calibri" w:eastAsia="Times New Roman" w:hAnsi="Calibri" w:cs="Times New Roman"/>
          <w:noProof/>
          <w:sz w:val="22"/>
          <w:szCs w:val="22"/>
        </w:rPr>
      </w:pPr>
      <w:hyperlink w:anchor="_Toc396034308" w:history="1">
        <w:r w:rsidR="009330BC" w:rsidRPr="000948B0">
          <w:rPr>
            <w:rStyle w:val="a8"/>
            <w:noProof/>
          </w:rPr>
          <w:t>7.1.8 Sampler Creation and Sampler Handles</w:t>
        </w:r>
        <w:r w:rsidR="009330BC">
          <w:rPr>
            <w:noProof/>
            <w:webHidden/>
          </w:rPr>
          <w:tab/>
        </w:r>
        <w:r w:rsidR="009A76EE">
          <w:rPr>
            <w:noProof/>
            <w:webHidden/>
          </w:rPr>
          <w:fldChar w:fldCharType="begin"/>
        </w:r>
        <w:r w:rsidR="009330BC">
          <w:rPr>
            <w:noProof/>
            <w:webHidden/>
          </w:rPr>
          <w:instrText xml:space="preserve"> PAGEREF _Toc396034308 \h </w:instrText>
        </w:r>
        <w:r w:rsidR="009A76EE">
          <w:rPr>
            <w:noProof/>
            <w:webHidden/>
          </w:rPr>
        </w:r>
        <w:r w:rsidR="009A76EE">
          <w:rPr>
            <w:noProof/>
            <w:webHidden/>
          </w:rPr>
          <w:fldChar w:fldCharType="separate"/>
        </w:r>
        <w:r w:rsidR="00533AF0">
          <w:rPr>
            <w:noProof/>
            <w:webHidden/>
          </w:rPr>
          <w:t>211</w:t>
        </w:r>
        <w:r w:rsidR="009A76EE">
          <w:rPr>
            <w:noProof/>
            <w:webHidden/>
          </w:rPr>
          <w:fldChar w:fldCharType="end"/>
        </w:r>
      </w:hyperlink>
    </w:p>
    <w:p w14:paraId="6B036F8E" w14:textId="77777777" w:rsidR="009330BC" w:rsidRPr="0065745B" w:rsidRDefault="002523D9">
      <w:pPr>
        <w:pStyle w:val="3"/>
        <w:rPr>
          <w:rFonts w:ascii="Calibri" w:eastAsia="Times New Roman" w:hAnsi="Calibri" w:cs="Times New Roman"/>
          <w:noProof/>
          <w:sz w:val="22"/>
          <w:szCs w:val="22"/>
        </w:rPr>
      </w:pPr>
      <w:hyperlink w:anchor="_Toc396034309" w:history="1">
        <w:r w:rsidR="009330BC" w:rsidRPr="000948B0">
          <w:rPr>
            <w:rStyle w:val="a8"/>
            <w:noProof/>
          </w:rPr>
          <w:t>7.1.9 Using Image Operations</w:t>
        </w:r>
        <w:r w:rsidR="009330BC">
          <w:rPr>
            <w:noProof/>
            <w:webHidden/>
          </w:rPr>
          <w:tab/>
        </w:r>
        <w:r w:rsidR="009A76EE">
          <w:rPr>
            <w:noProof/>
            <w:webHidden/>
          </w:rPr>
          <w:fldChar w:fldCharType="begin"/>
        </w:r>
        <w:r w:rsidR="009330BC">
          <w:rPr>
            <w:noProof/>
            <w:webHidden/>
          </w:rPr>
          <w:instrText xml:space="preserve"> PAGEREF _Toc396034309 \h </w:instrText>
        </w:r>
        <w:r w:rsidR="009A76EE">
          <w:rPr>
            <w:noProof/>
            <w:webHidden/>
          </w:rPr>
        </w:r>
        <w:r w:rsidR="009A76EE">
          <w:rPr>
            <w:noProof/>
            <w:webHidden/>
          </w:rPr>
          <w:fldChar w:fldCharType="separate"/>
        </w:r>
        <w:r w:rsidR="00533AF0">
          <w:rPr>
            <w:noProof/>
            <w:webHidden/>
          </w:rPr>
          <w:t>213</w:t>
        </w:r>
        <w:r w:rsidR="009A76EE">
          <w:rPr>
            <w:noProof/>
            <w:webHidden/>
          </w:rPr>
          <w:fldChar w:fldCharType="end"/>
        </w:r>
      </w:hyperlink>
    </w:p>
    <w:p w14:paraId="7DDB7B17" w14:textId="77777777" w:rsidR="009330BC" w:rsidRPr="0065745B" w:rsidRDefault="002523D9">
      <w:pPr>
        <w:pStyle w:val="3"/>
        <w:rPr>
          <w:rFonts w:ascii="Calibri" w:eastAsia="Times New Roman" w:hAnsi="Calibri" w:cs="Times New Roman"/>
          <w:noProof/>
          <w:sz w:val="22"/>
          <w:szCs w:val="22"/>
        </w:rPr>
      </w:pPr>
      <w:hyperlink w:anchor="_Toc396034310" w:history="1">
        <w:r w:rsidR="009330BC" w:rsidRPr="000948B0">
          <w:rPr>
            <w:rStyle w:val="a8"/>
            <w:noProof/>
          </w:rPr>
          <w:t>7.1.10 Image Memory Model</w:t>
        </w:r>
        <w:r w:rsidR="009330BC">
          <w:rPr>
            <w:noProof/>
            <w:webHidden/>
          </w:rPr>
          <w:tab/>
        </w:r>
        <w:r w:rsidR="009A76EE">
          <w:rPr>
            <w:noProof/>
            <w:webHidden/>
          </w:rPr>
          <w:fldChar w:fldCharType="begin"/>
        </w:r>
        <w:r w:rsidR="009330BC">
          <w:rPr>
            <w:noProof/>
            <w:webHidden/>
          </w:rPr>
          <w:instrText xml:space="preserve"> PAGEREF _Toc396034310 \h </w:instrText>
        </w:r>
        <w:r w:rsidR="009A76EE">
          <w:rPr>
            <w:noProof/>
            <w:webHidden/>
          </w:rPr>
        </w:r>
        <w:r w:rsidR="009A76EE">
          <w:rPr>
            <w:noProof/>
            <w:webHidden/>
          </w:rPr>
          <w:fldChar w:fldCharType="separate"/>
        </w:r>
        <w:r w:rsidR="00533AF0">
          <w:rPr>
            <w:noProof/>
            <w:webHidden/>
          </w:rPr>
          <w:t>215</w:t>
        </w:r>
        <w:r w:rsidR="009A76EE">
          <w:rPr>
            <w:noProof/>
            <w:webHidden/>
          </w:rPr>
          <w:fldChar w:fldCharType="end"/>
        </w:r>
      </w:hyperlink>
    </w:p>
    <w:p w14:paraId="680E1FC2" w14:textId="77777777" w:rsidR="009330BC" w:rsidRPr="0065745B" w:rsidRDefault="002523D9">
      <w:pPr>
        <w:pStyle w:val="2"/>
        <w:rPr>
          <w:rFonts w:ascii="Calibri" w:eastAsia="Times New Roman" w:hAnsi="Calibri" w:cs="Times New Roman"/>
          <w:noProof/>
          <w:sz w:val="22"/>
          <w:szCs w:val="22"/>
        </w:rPr>
      </w:pPr>
      <w:hyperlink w:anchor="_Toc396034311" w:history="1">
        <w:r w:rsidR="009330BC" w:rsidRPr="000948B0">
          <w:rPr>
            <w:rStyle w:val="a8"/>
            <w:noProof/>
          </w:rPr>
          <w:t>7.2 Read Image (rdimage) Operation</w:t>
        </w:r>
        <w:r w:rsidR="009330BC">
          <w:rPr>
            <w:noProof/>
            <w:webHidden/>
          </w:rPr>
          <w:tab/>
        </w:r>
        <w:r w:rsidR="009A76EE">
          <w:rPr>
            <w:noProof/>
            <w:webHidden/>
          </w:rPr>
          <w:fldChar w:fldCharType="begin"/>
        </w:r>
        <w:r w:rsidR="009330BC">
          <w:rPr>
            <w:noProof/>
            <w:webHidden/>
          </w:rPr>
          <w:instrText xml:space="preserve"> PAGEREF _Toc396034311 \h </w:instrText>
        </w:r>
        <w:r w:rsidR="009A76EE">
          <w:rPr>
            <w:noProof/>
            <w:webHidden/>
          </w:rPr>
        </w:r>
        <w:r w:rsidR="009A76EE">
          <w:rPr>
            <w:noProof/>
            <w:webHidden/>
          </w:rPr>
          <w:fldChar w:fldCharType="separate"/>
        </w:r>
        <w:r w:rsidR="00533AF0">
          <w:rPr>
            <w:noProof/>
            <w:webHidden/>
          </w:rPr>
          <w:t>216</w:t>
        </w:r>
        <w:r w:rsidR="009A76EE">
          <w:rPr>
            <w:noProof/>
            <w:webHidden/>
          </w:rPr>
          <w:fldChar w:fldCharType="end"/>
        </w:r>
      </w:hyperlink>
    </w:p>
    <w:p w14:paraId="00E53FCE" w14:textId="77777777" w:rsidR="009330BC" w:rsidRPr="0065745B" w:rsidRDefault="002523D9">
      <w:pPr>
        <w:pStyle w:val="3"/>
        <w:rPr>
          <w:rFonts w:ascii="Calibri" w:eastAsia="Times New Roman" w:hAnsi="Calibri" w:cs="Times New Roman"/>
          <w:noProof/>
          <w:sz w:val="22"/>
          <w:szCs w:val="22"/>
        </w:rPr>
      </w:pPr>
      <w:hyperlink w:anchor="_Toc396034312" w:history="1">
        <w:r w:rsidR="009330BC" w:rsidRPr="000948B0">
          <w:rPr>
            <w:rStyle w:val="a8"/>
            <w:noProof/>
          </w:rPr>
          <w:t>7.2.1 Syntax</w:t>
        </w:r>
        <w:r w:rsidR="009330BC">
          <w:rPr>
            <w:noProof/>
            <w:webHidden/>
          </w:rPr>
          <w:tab/>
        </w:r>
        <w:r w:rsidR="009A76EE">
          <w:rPr>
            <w:noProof/>
            <w:webHidden/>
          </w:rPr>
          <w:fldChar w:fldCharType="begin"/>
        </w:r>
        <w:r w:rsidR="009330BC">
          <w:rPr>
            <w:noProof/>
            <w:webHidden/>
          </w:rPr>
          <w:instrText xml:space="preserve"> PAGEREF _Toc396034312 \h </w:instrText>
        </w:r>
        <w:r w:rsidR="009A76EE">
          <w:rPr>
            <w:noProof/>
            <w:webHidden/>
          </w:rPr>
        </w:r>
        <w:r w:rsidR="009A76EE">
          <w:rPr>
            <w:noProof/>
            <w:webHidden/>
          </w:rPr>
          <w:fldChar w:fldCharType="separate"/>
        </w:r>
        <w:r w:rsidR="00533AF0">
          <w:rPr>
            <w:noProof/>
            <w:webHidden/>
          </w:rPr>
          <w:t>216</w:t>
        </w:r>
        <w:r w:rsidR="009A76EE">
          <w:rPr>
            <w:noProof/>
            <w:webHidden/>
          </w:rPr>
          <w:fldChar w:fldCharType="end"/>
        </w:r>
      </w:hyperlink>
    </w:p>
    <w:p w14:paraId="75CD6BA5" w14:textId="77777777" w:rsidR="009330BC" w:rsidRPr="0065745B" w:rsidRDefault="002523D9">
      <w:pPr>
        <w:pStyle w:val="3"/>
        <w:rPr>
          <w:rFonts w:ascii="Calibri" w:eastAsia="Times New Roman" w:hAnsi="Calibri" w:cs="Times New Roman"/>
          <w:noProof/>
          <w:sz w:val="22"/>
          <w:szCs w:val="22"/>
        </w:rPr>
      </w:pPr>
      <w:hyperlink w:anchor="_Toc396034313" w:history="1">
        <w:r w:rsidR="009330BC" w:rsidRPr="000948B0">
          <w:rPr>
            <w:rStyle w:val="a8"/>
            <w:noProof/>
          </w:rPr>
          <w:t>7.2.2 Description</w:t>
        </w:r>
        <w:r w:rsidR="009330BC">
          <w:rPr>
            <w:noProof/>
            <w:webHidden/>
          </w:rPr>
          <w:tab/>
        </w:r>
        <w:r w:rsidR="009A76EE">
          <w:rPr>
            <w:noProof/>
            <w:webHidden/>
          </w:rPr>
          <w:fldChar w:fldCharType="begin"/>
        </w:r>
        <w:r w:rsidR="009330BC">
          <w:rPr>
            <w:noProof/>
            <w:webHidden/>
          </w:rPr>
          <w:instrText xml:space="preserve"> PAGEREF _Toc396034313 \h </w:instrText>
        </w:r>
        <w:r w:rsidR="009A76EE">
          <w:rPr>
            <w:noProof/>
            <w:webHidden/>
          </w:rPr>
        </w:r>
        <w:r w:rsidR="009A76EE">
          <w:rPr>
            <w:noProof/>
            <w:webHidden/>
          </w:rPr>
          <w:fldChar w:fldCharType="separate"/>
        </w:r>
        <w:r w:rsidR="00533AF0">
          <w:rPr>
            <w:noProof/>
            <w:webHidden/>
          </w:rPr>
          <w:t>217</w:t>
        </w:r>
        <w:r w:rsidR="009A76EE">
          <w:rPr>
            <w:noProof/>
            <w:webHidden/>
          </w:rPr>
          <w:fldChar w:fldCharType="end"/>
        </w:r>
      </w:hyperlink>
    </w:p>
    <w:p w14:paraId="64A7806B" w14:textId="77777777" w:rsidR="009330BC" w:rsidRPr="0065745B" w:rsidRDefault="002523D9">
      <w:pPr>
        <w:pStyle w:val="2"/>
        <w:rPr>
          <w:rFonts w:ascii="Calibri" w:eastAsia="Times New Roman" w:hAnsi="Calibri" w:cs="Times New Roman"/>
          <w:noProof/>
          <w:sz w:val="22"/>
          <w:szCs w:val="22"/>
        </w:rPr>
      </w:pPr>
      <w:hyperlink w:anchor="_Toc396034314" w:history="1">
        <w:r w:rsidR="009330BC" w:rsidRPr="000948B0">
          <w:rPr>
            <w:rStyle w:val="a8"/>
            <w:noProof/>
          </w:rPr>
          <w:t>7.3 Load Image (ldimage) Operation</w:t>
        </w:r>
        <w:r w:rsidR="009330BC">
          <w:rPr>
            <w:noProof/>
            <w:webHidden/>
          </w:rPr>
          <w:tab/>
        </w:r>
        <w:r w:rsidR="009A76EE">
          <w:rPr>
            <w:noProof/>
            <w:webHidden/>
          </w:rPr>
          <w:fldChar w:fldCharType="begin"/>
        </w:r>
        <w:r w:rsidR="009330BC">
          <w:rPr>
            <w:noProof/>
            <w:webHidden/>
          </w:rPr>
          <w:instrText xml:space="preserve"> PAGEREF _Toc396034314 \h </w:instrText>
        </w:r>
        <w:r w:rsidR="009A76EE">
          <w:rPr>
            <w:noProof/>
            <w:webHidden/>
          </w:rPr>
        </w:r>
        <w:r w:rsidR="009A76EE">
          <w:rPr>
            <w:noProof/>
            <w:webHidden/>
          </w:rPr>
          <w:fldChar w:fldCharType="separate"/>
        </w:r>
        <w:r w:rsidR="00533AF0">
          <w:rPr>
            <w:noProof/>
            <w:webHidden/>
          </w:rPr>
          <w:t>218</w:t>
        </w:r>
        <w:r w:rsidR="009A76EE">
          <w:rPr>
            <w:noProof/>
            <w:webHidden/>
          </w:rPr>
          <w:fldChar w:fldCharType="end"/>
        </w:r>
      </w:hyperlink>
    </w:p>
    <w:p w14:paraId="08F66869" w14:textId="77777777" w:rsidR="009330BC" w:rsidRPr="0065745B" w:rsidRDefault="002523D9">
      <w:pPr>
        <w:pStyle w:val="3"/>
        <w:rPr>
          <w:rFonts w:ascii="Calibri" w:eastAsia="Times New Roman" w:hAnsi="Calibri" w:cs="Times New Roman"/>
          <w:noProof/>
          <w:sz w:val="22"/>
          <w:szCs w:val="22"/>
        </w:rPr>
      </w:pPr>
      <w:hyperlink w:anchor="_Toc396034315" w:history="1">
        <w:r w:rsidR="009330BC" w:rsidRPr="000948B0">
          <w:rPr>
            <w:rStyle w:val="a8"/>
            <w:noProof/>
          </w:rPr>
          <w:t>7.3.1 Syntax</w:t>
        </w:r>
        <w:r w:rsidR="009330BC">
          <w:rPr>
            <w:noProof/>
            <w:webHidden/>
          </w:rPr>
          <w:tab/>
        </w:r>
        <w:r w:rsidR="009A76EE">
          <w:rPr>
            <w:noProof/>
            <w:webHidden/>
          </w:rPr>
          <w:fldChar w:fldCharType="begin"/>
        </w:r>
        <w:r w:rsidR="009330BC">
          <w:rPr>
            <w:noProof/>
            <w:webHidden/>
          </w:rPr>
          <w:instrText xml:space="preserve"> PAGEREF _Toc396034315 \h </w:instrText>
        </w:r>
        <w:r w:rsidR="009A76EE">
          <w:rPr>
            <w:noProof/>
            <w:webHidden/>
          </w:rPr>
        </w:r>
        <w:r w:rsidR="009A76EE">
          <w:rPr>
            <w:noProof/>
            <w:webHidden/>
          </w:rPr>
          <w:fldChar w:fldCharType="separate"/>
        </w:r>
        <w:r w:rsidR="00533AF0">
          <w:rPr>
            <w:noProof/>
            <w:webHidden/>
          </w:rPr>
          <w:t>218</w:t>
        </w:r>
        <w:r w:rsidR="009A76EE">
          <w:rPr>
            <w:noProof/>
            <w:webHidden/>
          </w:rPr>
          <w:fldChar w:fldCharType="end"/>
        </w:r>
      </w:hyperlink>
    </w:p>
    <w:p w14:paraId="701027F5" w14:textId="77777777" w:rsidR="009330BC" w:rsidRPr="0065745B" w:rsidRDefault="002523D9">
      <w:pPr>
        <w:pStyle w:val="3"/>
        <w:rPr>
          <w:rFonts w:ascii="Calibri" w:eastAsia="Times New Roman" w:hAnsi="Calibri" w:cs="Times New Roman"/>
          <w:noProof/>
          <w:sz w:val="22"/>
          <w:szCs w:val="22"/>
        </w:rPr>
      </w:pPr>
      <w:hyperlink w:anchor="_Toc396034316" w:history="1">
        <w:r w:rsidR="009330BC" w:rsidRPr="000948B0">
          <w:rPr>
            <w:rStyle w:val="a8"/>
            <w:noProof/>
          </w:rPr>
          <w:t>7.3.2 Description</w:t>
        </w:r>
        <w:r w:rsidR="009330BC">
          <w:rPr>
            <w:noProof/>
            <w:webHidden/>
          </w:rPr>
          <w:tab/>
        </w:r>
        <w:r w:rsidR="009A76EE">
          <w:rPr>
            <w:noProof/>
            <w:webHidden/>
          </w:rPr>
          <w:fldChar w:fldCharType="begin"/>
        </w:r>
        <w:r w:rsidR="009330BC">
          <w:rPr>
            <w:noProof/>
            <w:webHidden/>
          </w:rPr>
          <w:instrText xml:space="preserve"> PAGEREF _Toc396034316 \h </w:instrText>
        </w:r>
        <w:r w:rsidR="009A76EE">
          <w:rPr>
            <w:noProof/>
            <w:webHidden/>
          </w:rPr>
        </w:r>
        <w:r w:rsidR="009A76EE">
          <w:rPr>
            <w:noProof/>
            <w:webHidden/>
          </w:rPr>
          <w:fldChar w:fldCharType="separate"/>
        </w:r>
        <w:r w:rsidR="00533AF0">
          <w:rPr>
            <w:noProof/>
            <w:webHidden/>
          </w:rPr>
          <w:t>219</w:t>
        </w:r>
        <w:r w:rsidR="009A76EE">
          <w:rPr>
            <w:noProof/>
            <w:webHidden/>
          </w:rPr>
          <w:fldChar w:fldCharType="end"/>
        </w:r>
      </w:hyperlink>
    </w:p>
    <w:p w14:paraId="36D9DB77" w14:textId="77777777" w:rsidR="009330BC" w:rsidRPr="0065745B" w:rsidRDefault="002523D9">
      <w:pPr>
        <w:pStyle w:val="2"/>
        <w:rPr>
          <w:rFonts w:ascii="Calibri" w:eastAsia="Times New Roman" w:hAnsi="Calibri" w:cs="Times New Roman"/>
          <w:noProof/>
          <w:sz w:val="22"/>
          <w:szCs w:val="22"/>
        </w:rPr>
      </w:pPr>
      <w:hyperlink w:anchor="_Toc396034317" w:history="1">
        <w:r w:rsidR="009330BC" w:rsidRPr="000948B0">
          <w:rPr>
            <w:rStyle w:val="a8"/>
            <w:noProof/>
          </w:rPr>
          <w:t>7.4 Store Image (stimage) Operation</w:t>
        </w:r>
        <w:r w:rsidR="009330BC">
          <w:rPr>
            <w:noProof/>
            <w:webHidden/>
          </w:rPr>
          <w:tab/>
        </w:r>
        <w:r w:rsidR="009A76EE">
          <w:rPr>
            <w:noProof/>
            <w:webHidden/>
          </w:rPr>
          <w:fldChar w:fldCharType="begin"/>
        </w:r>
        <w:r w:rsidR="009330BC">
          <w:rPr>
            <w:noProof/>
            <w:webHidden/>
          </w:rPr>
          <w:instrText xml:space="preserve"> PAGEREF _Toc396034317 \h </w:instrText>
        </w:r>
        <w:r w:rsidR="009A76EE">
          <w:rPr>
            <w:noProof/>
            <w:webHidden/>
          </w:rPr>
        </w:r>
        <w:r w:rsidR="009A76EE">
          <w:rPr>
            <w:noProof/>
            <w:webHidden/>
          </w:rPr>
          <w:fldChar w:fldCharType="separate"/>
        </w:r>
        <w:r w:rsidR="00533AF0">
          <w:rPr>
            <w:noProof/>
            <w:webHidden/>
          </w:rPr>
          <w:t>220</w:t>
        </w:r>
        <w:r w:rsidR="009A76EE">
          <w:rPr>
            <w:noProof/>
            <w:webHidden/>
          </w:rPr>
          <w:fldChar w:fldCharType="end"/>
        </w:r>
      </w:hyperlink>
    </w:p>
    <w:p w14:paraId="5EC528A3" w14:textId="77777777" w:rsidR="009330BC" w:rsidRPr="0065745B" w:rsidRDefault="002523D9">
      <w:pPr>
        <w:pStyle w:val="3"/>
        <w:rPr>
          <w:rFonts w:ascii="Calibri" w:eastAsia="Times New Roman" w:hAnsi="Calibri" w:cs="Times New Roman"/>
          <w:noProof/>
          <w:sz w:val="22"/>
          <w:szCs w:val="22"/>
        </w:rPr>
      </w:pPr>
      <w:hyperlink w:anchor="_Toc396034318" w:history="1">
        <w:r w:rsidR="009330BC" w:rsidRPr="000948B0">
          <w:rPr>
            <w:rStyle w:val="a8"/>
            <w:noProof/>
          </w:rPr>
          <w:t>7.4.1 Syntax</w:t>
        </w:r>
        <w:r w:rsidR="009330BC">
          <w:rPr>
            <w:noProof/>
            <w:webHidden/>
          </w:rPr>
          <w:tab/>
        </w:r>
        <w:r w:rsidR="009A76EE">
          <w:rPr>
            <w:noProof/>
            <w:webHidden/>
          </w:rPr>
          <w:fldChar w:fldCharType="begin"/>
        </w:r>
        <w:r w:rsidR="009330BC">
          <w:rPr>
            <w:noProof/>
            <w:webHidden/>
          </w:rPr>
          <w:instrText xml:space="preserve"> PAGEREF _Toc396034318 \h </w:instrText>
        </w:r>
        <w:r w:rsidR="009A76EE">
          <w:rPr>
            <w:noProof/>
            <w:webHidden/>
          </w:rPr>
        </w:r>
        <w:r w:rsidR="009A76EE">
          <w:rPr>
            <w:noProof/>
            <w:webHidden/>
          </w:rPr>
          <w:fldChar w:fldCharType="separate"/>
        </w:r>
        <w:r w:rsidR="00533AF0">
          <w:rPr>
            <w:noProof/>
            <w:webHidden/>
          </w:rPr>
          <w:t>220</w:t>
        </w:r>
        <w:r w:rsidR="009A76EE">
          <w:rPr>
            <w:noProof/>
            <w:webHidden/>
          </w:rPr>
          <w:fldChar w:fldCharType="end"/>
        </w:r>
      </w:hyperlink>
    </w:p>
    <w:p w14:paraId="4CB4EF33" w14:textId="77777777" w:rsidR="009330BC" w:rsidRPr="0065745B" w:rsidRDefault="002523D9">
      <w:pPr>
        <w:pStyle w:val="3"/>
        <w:rPr>
          <w:rFonts w:ascii="Calibri" w:eastAsia="Times New Roman" w:hAnsi="Calibri" w:cs="Times New Roman"/>
          <w:noProof/>
          <w:sz w:val="22"/>
          <w:szCs w:val="22"/>
        </w:rPr>
      </w:pPr>
      <w:hyperlink w:anchor="_Toc396034319" w:history="1">
        <w:r w:rsidR="009330BC" w:rsidRPr="000948B0">
          <w:rPr>
            <w:rStyle w:val="a8"/>
            <w:noProof/>
          </w:rPr>
          <w:t>7.4.2 Description</w:t>
        </w:r>
        <w:r w:rsidR="009330BC">
          <w:rPr>
            <w:noProof/>
            <w:webHidden/>
          </w:rPr>
          <w:tab/>
        </w:r>
        <w:r w:rsidR="009A76EE">
          <w:rPr>
            <w:noProof/>
            <w:webHidden/>
          </w:rPr>
          <w:fldChar w:fldCharType="begin"/>
        </w:r>
        <w:r w:rsidR="009330BC">
          <w:rPr>
            <w:noProof/>
            <w:webHidden/>
          </w:rPr>
          <w:instrText xml:space="preserve"> PAGEREF _Toc396034319 \h </w:instrText>
        </w:r>
        <w:r w:rsidR="009A76EE">
          <w:rPr>
            <w:noProof/>
            <w:webHidden/>
          </w:rPr>
        </w:r>
        <w:r w:rsidR="009A76EE">
          <w:rPr>
            <w:noProof/>
            <w:webHidden/>
          </w:rPr>
          <w:fldChar w:fldCharType="separate"/>
        </w:r>
        <w:r w:rsidR="00533AF0">
          <w:rPr>
            <w:noProof/>
            <w:webHidden/>
          </w:rPr>
          <w:t>221</w:t>
        </w:r>
        <w:r w:rsidR="009A76EE">
          <w:rPr>
            <w:noProof/>
            <w:webHidden/>
          </w:rPr>
          <w:fldChar w:fldCharType="end"/>
        </w:r>
      </w:hyperlink>
    </w:p>
    <w:p w14:paraId="54494647" w14:textId="77777777" w:rsidR="009330BC" w:rsidRPr="0065745B" w:rsidRDefault="002523D9">
      <w:pPr>
        <w:pStyle w:val="2"/>
        <w:rPr>
          <w:rFonts w:ascii="Calibri" w:eastAsia="Times New Roman" w:hAnsi="Calibri" w:cs="Times New Roman"/>
          <w:noProof/>
          <w:sz w:val="22"/>
          <w:szCs w:val="22"/>
        </w:rPr>
      </w:pPr>
      <w:hyperlink w:anchor="_Toc396034320" w:history="1">
        <w:r w:rsidR="009330BC" w:rsidRPr="000948B0">
          <w:rPr>
            <w:rStyle w:val="a8"/>
            <w:noProof/>
          </w:rPr>
          <w:t>7.5 Query Image and Query Sampler Operations</w:t>
        </w:r>
        <w:r w:rsidR="009330BC">
          <w:rPr>
            <w:noProof/>
            <w:webHidden/>
          </w:rPr>
          <w:tab/>
        </w:r>
        <w:r w:rsidR="009A76EE">
          <w:rPr>
            <w:noProof/>
            <w:webHidden/>
          </w:rPr>
          <w:fldChar w:fldCharType="begin"/>
        </w:r>
        <w:r w:rsidR="009330BC">
          <w:rPr>
            <w:noProof/>
            <w:webHidden/>
          </w:rPr>
          <w:instrText xml:space="preserve"> PAGEREF _Toc396034320 \h </w:instrText>
        </w:r>
        <w:r w:rsidR="009A76EE">
          <w:rPr>
            <w:noProof/>
            <w:webHidden/>
          </w:rPr>
        </w:r>
        <w:r w:rsidR="009A76EE">
          <w:rPr>
            <w:noProof/>
            <w:webHidden/>
          </w:rPr>
          <w:fldChar w:fldCharType="separate"/>
        </w:r>
        <w:r w:rsidR="00533AF0">
          <w:rPr>
            <w:noProof/>
            <w:webHidden/>
          </w:rPr>
          <w:t>221</w:t>
        </w:r>
        <w:r w:rsidR="009A76EE">
          <w:rPr>
            <w:noProof/>
            <w:webHidden/>
          </w:rPr>
          <w:fldChar w:fldCharType="end"/>
        </w:r>
      </w:hyperlink>
    </w:p>
    <w:p w14:paraId="1A19E7F7" w14:textId="77777777" w:rsidR="009330BC" w:rsidRPr="0065745B" w:rsidRDefault="002523D9">
      <w:pPr>
        <w:pStyle w:val="3"/>
        <w:rPr>
          <w:rFonts w:ascii="Calibri" w:eastAsia="Times New Roman" w:hAnsi="Calibri" w:cs="Times New Roman"/>
          <w:noProof/>
          <w:sz w:val="22"/>
          <w:szCs w:val="22"/>
        </w:rPr>
      </w:pPr>
      <w:hyperlink w:anchor="_Toc396034321" w:history="1">
        <w:r w:rsidR="009330BC" w:rsidRPr="000948B0">
          <w:rPr>
            <w:rStyle w:val="a8"/>
            <w:noProof/>
          </w:rPr>
          <w:t>7.5.1 Syntax</w:t>
        </w:r>
        <w:r w:rsidR="009330BC">
          <w:rPr>
            <w:noProof/>
            <w:webHidden/>
          </w:rPr>
          <w:tab/>
        </w:r>
        <w:r w:rsidR="009A76EE">
          <w:rPr>
            <w:noProof/>
            <w:webHidden/>
          </w:rPr>
          <w:fldChar w:fldCharType="begin"/>
        </w:r>
        <w:r w:rsidR="009330BC">
          <w:rPr>
            <w:noProof/>
            <w:webHidden/>
          </w:rPr>
          <w:instrText xml:space="preserve"> PAGEREF _Toc396034321 \h </w:instrText>
        </w:r>
        <w:r w:rsidR="009A76EE">
          <w:rPr>
            <w:noProof/>
            <w:webHidden/>
          </w:rPr>
        </w:r>
        <w:r w:rsidR="009A76EE">
          <w:rPr>
            <w:noProof/>
            <w:webHidden/>
          </w:rPr>
          <w:fldChar w:fldCharType="separate"/>
        </w:r>
        <w:r w:rsidR="00533AF0">
          <w:rPr>
            <w:noProof/>
            <w:webHidden/>
          </w:rPr>
          <w:t>221</w:t>
        </w:r>
        <w:r w:rsidR="009A76EE">
          <w:rPr>
            <w:noProof/>
            <w:webHidden/>
          </w:rPr>
          <w:fldChar w:fldCharType="end"/>
        </w:r>
      </w:hyperlink>
    </w:p>
    <w:p w14:paraId="6EE49DDC" w14:textId="77777777" w:rsidR="009330BC" w:rsidRPr="0065745B" w:rsidRDefault="002523D9">
      <w:pPr>
        <w:pStyle w:val="3"/>
        <w:rPr>
          <w:rFonts w:ascii="Calibri" w:eastAsia="Times New Roman" w:hAnsi="Calibri" w:cs="Times New Roman"/>
          <w:noProof/>
          <w:sz w:val="22"/>
          <w:szCs w:val="22"/>
        </w:rPr>
      </w:pPr>
      <w:hyperlink w:anchor="_Toc396034322" w:history="1">
        <w:r w:rsidR="009330BC" w:rsidRPr="000948B0">
          <w:rPr>
            <w:rStyle w:val="a8"/>
            <w:noProof/>
          </w:rPr>
          <w:t>7.5.2 Description</w:t>
        </w:r>
        <w:r w:rsidR="009330BC">
          <w:rPr>
            <w:noProof/>
            <w:webHidden/>
          </w:rPr>
          <w:tab/>
        </w:r>
        <w:r w:rsidR="009A76EE">
          <w:rPr>
            <w:noProof/>
            <w:webHidden/>
          </w:rPr>
          <w:fldChar w:fldCharType="begin"/>
        </w:r>
        <w:r w:rsidR="009330BC">
          <w:rPr>
            <w:noProof/>
            <w:webHidden/>
          </w:rPr>
          <w:instrText xml:space="preserve"> PAGEREF _Toc396034322 \h </w:instrText>
        </w:r>
        <w:r w:rsidR="009A76EE">
          <w:rPr>
            <w:noProof/>
            <w:webHidden/>
          </w:rPr>
        </w:r>
        <w:r w:rsidR="009A76EE">
          <w:rPr>
            <w:noProof/>
            <w:webHidden/>
          </w:rPr>
          <w:fldChar w:fldCharType="separate"/>
        </w:r>
        <w:r w:rsidR="00533AF0">
          <w:rPr>
            <w:noProof/>
            <w:webHidden/>
          </w:rPr>
          <w:t>222</w:t>
        </w:r>
        <w:r w:rsidR="009A76EE">
          <w:rPr>
            <w:noProof/>
            <w:webHidden/>
          </w:rPr>
          <w:fldChar w:fldCharType="end"/>
        </w:r>
      </w:hyperlink>
    </w:p>
    <w:p w14:paraId="5388E46D" w14:textId="77777777" w:rsidR="009330BC" w:rsidRPr="0065745B" w:rsidRDefault="002523D9">
      <w:pPr>
        <w:pStyle w:val="1"/>
        <w:rPr>
          <w:rFonts w:ascii="Calibri" w:eastAsia="Times New Roman" w:hAnsi="Calibri" w:cs="Times New Roman"/>
          <w:b w:val="0"/>
          <w:bCs w:val="0"/>
          <w:noProof/>
          <w:sz w:val="22"/>
          <w:szCs w:val="22"/>
        </w:rPr>
      </w:pPr>
      <w:hyperlink w:anchor="_Toc396034323" w:history="1">
        <w:r w:rsidR="009330BC" w:rsidRPr="000948B0">
          <w:rPr>
            <w:rStyle w:val="a8"/>
            <w:noProof/>
          </w:rPr>
          <w:t>Chapter 8.  Branch Operations</w:t>
        </w:r>
        <w:r w:rsidR="009330BC">
          <w:rPr>
            <w:noProof/>
            <w:webHidden/>
          </w:rPr>
          <w:tab/>
        </w:r>
        <w:r w:rsidR="009A76EE">
          <w:rPr>
            <w:noProof/>
            <w:webHidden/>
          </w:rPr>
          <w:fldChar w:fldCharType="begin"/>
        </w:r>
        <w:r w:rsidR="009330BC">
          <w:rPr>
            <w:noProof/>
            <w:webHidden/>
          </w:rPr>
          <w:instrText xml:space="preserve"> PAGEREF _Toc396034323 \h </w:instrText>
        </w:r>
        <w:r w:rsidR="009A76EE">
          <w:rPr>
            <w:noProof/>
            <w:webHidden/>
          </w:rPr>
        </w:r>
        <w:r w:rsidR="009A76EE">
          <w:rPr>
            <w:noProof/>
            <w:webHidden/>
          </w:rPr>
          <w:fldChar w:fldCharType="separate"/>
        </w:r>
        <w:r w:rsidR="00533AF0">
          <w:rPr>
            <w:noProof/>
            <w:webHidden/>
          </w:rPr>
          <w:t>225</w:t>
        </w:r>
        <w:r w:rsidR="009A76EE">
          <w:rPr>
            <w:noProof/>
            <w:webHidden/>
          </w:rPr>
          <w:fldChar w:fldCharType="end"/>
        </w:r>
      </w:hyperlink>
    </w:p>
    <w:p w14:paraId="45B00BD4" w14:textId="77777777" w:rsidR="009330BC" w:rsidRPr="0065745B" w:rsidRDefault="002523D9">
      <w:pPr>
        <w:pStyle w:val="2"/>
        <w:rPr>
          <w:rFonts w:ascii="Calibri" w:eastAsia="Times New Roman" w:hAnsi="Calibri" w:cs="Times New Roman"/>
          <w:noProof/>
          <w:sz w:val="22"/>
          <w:szCs w:val="22"/>
        </w:rPr>
      </w:pPr>
      <w:hyperlink w:anchor="_Toc396034324" w:history="1">
        <w:r w:rsidR="009330BC" w:rsidRPr="000948B0">
          <w:rPr>
            <w:rStyle w:val="a8"/>
            <w:noProof/>
          </w:rPr>
          <w:t>8.1 Branch Operations</w:t>
        </w:r>
        <w:r w:rsidR="009330BC">
          <w:rPr>
            <w:noProof/>
            <w:webHidden/>
          </w:rPr>
          <w:tab/>
        </w:r>
        <w:r w:rsidR="009A76EE">
          <w:rPr>
            <w:noProof/>
            <w:webHidden/>
          </w:rPr>
          <w:fldChar w:fldCharType="begin"/>
        </w:r>
        <w:r w:rsidR="009330BC">
          <w:rPr>
            <w:noProof/>
            <w:webHidden/>
          </w:rPr>
          <w:instrText xml:space="preserve"> PAGEREF _Toc396034324 \h </w:instrText>
        </w:r>
        <w:r w:rsidR="009A76EE">
          <w:rPr>
            <w:noProof/>
            <w:webHidden/>
          </w:rPr>
        </w:r>
        <w:r w:rsidR="009A76EE">
          <w:rPr>
            <w:noProof/>
            <w:webHidden/>
          </w:rPr>
          <w:fldChar w:fldCharType="separate"/>
        </w:r>
        <w:r w:rsidR="00533AF0">
          <w:rPr>
            <w:noProof/>
            <w:webHidden/>
          </w:rPr>
          <w:t>225</w:t>
        </w:r>
        <w:r w:rsidR="009A76EE">
          <w:rPr>
            <w:noProof/>
            <w:webHidden/>
          </w:rPr>
          <w:fldChar w:fldCharType="end"/>
        </w:r>
      </w:hyperlink>
    </w:p>
    <w:p w14:paraId="0DC2A2E1" w14:textId="77777777" w:rsidR="009330BC" w:rsidRPr="0065745B" w:rsidRDefault="002523D9">
      <w:pPr>
        <w:pStyle w:val="3"/>
        <w:rPr>
          <w:rFonts w:ascii="Calibri" w:eastAsia="Times New Roman" w:hAnsi="Calibri" w:cs="Times New Roman"/>
          <w:noProof/>
          <w:sz w:val="22"/>
          <w:szCs w:val="22"/>
        </w:rPr>
      </w:pPr>
      <w:hyperlink w:anchor="_Toc396034325" w:history="1">
        <w:r w:rsidR="009330BC" w:rsidRPr="000948B0">
          <w:rPr>
            <w:rStyle w:val="a8"/>
            <w:noProof/>
          </w:rPr>
          <w:t>8.1.1 Syntax</w:t>
        </w:r>
        <w:r w:rsidR="009330BC">
          <w:rPr>
            <w:noProof/>
            <w:webHidden/>
          </w:rPr>
          <w:tab/>
        </w:r>
        <w:r w:rsidR="009A76EE">
          <w:rPr>
            <w:noProof/>
            <w:webHidden/>
          </w:rPr>
          <w:fldChar w:fldCharType="begin"/>
        </w:r>
        <w:r w:rsidR="009330BC">
          <w:rPr>
            <w:noProof/>
            <w:webHidden/>
          </w:rPr>
          <w:instrText xml:space="preserve"> PAGEREF _Toc396034325 \h </w:instrText>
        </w:r>
        <w:r w:rsidR="009A76EE">
          <w:rPr>
            <w:noProof/>
            <w:webHidden/>
          </w:rPr>
        </w:r>
        <w:r w:rsidR="009A76EE">
          <w:rPr>
            <w:noProof/>
            <w:webHidden/>
          </w:rPr>
          <w:fldChar w:fldCharType="separate"/>
        </w:r>
        <w:r w:rsidR="00533AF0">
          <w:rPr>
            <w:noProof/>
            <w:webHidden/>
          </w:rPr>
          <w:t>225</w:t>
        </w:r>
        <w:r w:rsidR="009A76EE">
          <w:rPr>
            <w:noProof/>
            <w:webHidden/>
          </w:rPr>
          <w:fldChar w:fldCharType="end"/>
        </w:r>
      </w:hyperlink>
    </w:p>
    <w:p w14:paraId="7EEF4390" w14:textId="77777777" w:rsidR="009330BC" w:rsidRPr="0065745B" w:rsidRDefault="002523D9">
      <w:pPr>
        <w:pStyle w:val="3"/>
        <w:rPr>
          <w:rFonts w:ascii="Calibri" w:eastAsia="Times New Roman" w:hAnsi="Calibri" w:cs="Times New Roman"/>
          <w:noProof/>
          <w:sz w:val="22"/>
          <w:szCs w:val="22"/>
        </w:rPr>
      </w:pPr>
      <w:hyperlink w:anchor="_Toc396034326" w:history="1">
        <w:r w:rsidR="009330BC" w:rsidRPr="000948B0">
          <w:rPr>
            <w:rStyle w:val="a8"/>
            <w:noProof/>
          </w:rPr>
          <w:t>8.1.2 Description</w:t>
        </w:r>
        <w:r w:rsidR="009330BC">
          <w:rPr>
            <w:noProof/>
            <w:webHidden/>
          </w:rPr>
          <w:tab/>
        </w:r>
        <w:r w:rsidR="009A76EE">
          <w:rPr>
            <w:noProof/>
            <w:webHidden/>
          </w:rPr>
          <w:fldChar w:fldCharType="begin"/>
        </w:r>
        <w:r w:rsidR="009330BC">
          <w:rPr>
            <w:noProof/>
            <w:webHidden/>
          </w:rPr>
          <w:instrText xml:space="preserve"> PAGEREF _Toc396034326 \h </w:instrText>
        </w:r>
        <w:r w:rsidR="009A76EE">
          <w:rPr>
            <w:noProof/>
            <w:webHidden/>
          </w:rPr>
        </w:r>
        <w:r w:rsidR="009A76EE">
          <w:rPr>
            <w:noProof/>
            <w:webHidden/>
          </w:rPr>
          <w:fldChar w:fldCharType="separate"/>
        </w:r>
        <w:r w:rsidR="00533AF0">
          <w:rPr>
            <w:noProof/>
            <w:webHidden/>
          </w:rPr>
          <w:t>226</w:t>
        </w:r>
        <w:r w:rsidR="009A76EE">
          <w:rPr>
            <w:noProof/>
            <w:webHidden/>
          </w:rPr>
          <w:fldChar w:fldCharType="end"/>
        </w:r>
      </w:hyperlink>
    </w:p>
    <w:p w14:paraId="3BFFE380" w14:textId="77777777" w:rsidR="009330BC" w:rsidRPr="0065745B" w:rsidRDefault="002523D9">
      <w:pPr>
        <w:pStyle w:val="1"/>
        <w:rPr>
          <w:rFonts w:ascii="Calibri" w:eastAsia="Times New Roman" w:hAnsi="Calibri" w:cs="Times New Roman"/>
          <w:b w:val="0"/>
          <w:bCs w:val="0"/>
          <w:noProof/>
          <w:sz w:val="22"/>
          <w:szCs w:val="22"/>
        </w:rPr>
      </w:pPr>
      <w:hyperlink w:anchor="_Toc396034327" w:history="1">
        <w:r w:rsidR="009330BC" w:rsidRPr="000948B0">
          <w:rPr>
            <w:rStyle w:val="a8"/>
            <w:noProof/>
          </w:rPr>
          <w:t>Chapter 9.  Parallel Synchronization and Communication Operations</w:t>
        </w:r>
        <w:r w:rsidR="009330BC">
          <w:rPr>
            <w:noProof/>
            <w:webHidden/>
          </w:rPr>
          <w:tab/>
        </w:r>
        <w:r w:rsidR="009A76EE">
          <w:rPr>
            <w:noProof/>
            <w:webHidden/>
          </w:rPr>
          <w:fldChar w:fldCharType="begin"/>
        </w:r>
        <w:r w:rsidR="009330BC">
          <w:rPr>
            <w:noProof/>
            <w:webHidden/>
          </w:rPr>
          <w:instrText xml:space="preserve"> PAGEREF _Toc396034327 \h </w:instrText>
        </w:r>
        <w:r w:rsidR="009A76EE">
          <w:rPr>
            <w:noProof/>
            <w:webHidden/>
          </w:rPr>
        </w:r>
        <w:r w:rsidR="009A76EE">
          <w:rPr>
            <w:noProof/>
            <w:webHidden/>
          </w:rPr>
          <w:fldChar w:fldCharType="separate"/>
        </w:r>
        <w:r w:rsidR="00533AF0">
          <w:rPr>
            <w:noProof/>
            <w:webHidden/>
          </w:rPr>
          <w:t>229</w:t>
        </w:r>
        <w:r w:rsidR="009A76EE">
          <w:rPr>
            <w:noProof/>
            <w:webHidden/>
          </w:rPr>
          <w:fldChar w:fldCharType="end"/>
        </w:r>
      </w:hyperlink>
    </w:p>
    <w:p w14:paraId="62C76676" w14:textId="77777777" w:rsidR="009330BC" w:rsidRPr="0065745B" w:rsidRDefault="002523D9">
      <w:pPr>
        <w:pStyle w:val="2"/>
        <w:rPr>
          <w:rFonts w:ascii="Calibri" w:eastAsia="Times New Roman" w:hAnsi="Calibri" w:cs="Times New Roman"/>
          <w:noProof/>
          <w:sz w:val="22"/>
          <w:szCs w:val="22"/>
        </w:rPr>
      </w:pPr>
      <w:hyperlink w:anchor="_Toc396034328" w:history="1">
        <w:r w:rsidR="009330BC" w:rsidRPr="000948B0">
          <w:rPr>
            <w:rStyle w:val="a8"/>
            <w:noProof/>
          </w:rPr>
          <w:t>9.1 Barrier Operations</w:t>
        </w:r>
        <w:r w:rsidR="009330BC">
          <w:rPr>
            <w:noProof/>
            <w:webHidden/>
          </w:rPr>
          <w:tab/>
        </w:r>
        <w:r w:rsidR="009A76EE">
          <w:rPr>
            <w:noProof/>
            <w:webHidden/>
          </w:rPr>
          <w:fldChar w:fldCharType="begin"/>
        </w:r>
        <w:r w:rsidR="009330BC">
          <w:rPr>
            <w:noProof/>
            <w:webHidden/>
          </w:rPr>
          <w:instrText xml:space="preserve"> PAGEREF _Toc396034328 \h </w:instrText>
        </w:r>
        <w:r w:rsidR="009A76EE">
          <w:rPr>
            <w:noProof/>
            <w:webHidden/>
          </w:rPr>
        </w:r>
        <w:r w:rsidR="009A76EE">
          <w:rPr>
            <w:noProof/>
            <w:webHidden/>
          </w:rPr>
          <w:fldChar w:fldCharType="separate"/>
        </w:r>
        <w:r w:rsidR="00533AF0">
          <w:rPr>
            <w:noProof/>
            <w:webHidden/>
          </w:rPr>
          <w:t>229</w:t>
        </w:r>
        <w:r w:rsidR="009A76EE">
          <w:rPr>
            <w:noProof/>
            <w:webHidden/>
          </w:rPr>
          <w:fldChar w:fldCharType="end"/>
        </w:r>
      </w:hyperlink>
    </w:p>
    <w:p w14:paraId="16B2A937" w14:textId="77777777" w:rsidR="009330BC" w:rsidRPr="0065745B" w:rsidRDefault="002523D9">
      <w:pPr>
        <w:pStyle w:val="3"/>
        <w:rPr>
          <w:rFonts w:ascii="Calibri" w:eastAsia="Times New Roman" w:hAnsi="Calibri" w:cs="Times New Roman"/>
          <w:noProof/>
          <w:sz w:val="22"/>
          <w:szCs w:val="22"/>
        </w:rPr>
      </w:pPr>
      <w:hyperlink w:anchor="_Toc396034329" w:history="1">
        <w:r w:rsidR="009330BC" w:rsidRPr="000948B0">
          <w:rPr>
            <w:rStyle w:val="a8"/>
            <w:noProof/>
          </w:rPr>
          <w:t>9.1.1 Syntax</w:t>
        </w:r>
        <w:r w:rsidR="009330BC">
          <w:rPr>
            <w:noProof/>
            <w:webHidden/>
          </w:rPr>
          <w:tab/>
        </w:r>
        <w:r w:rsidR="009A76EE">
          <w:rPr>
            <w:noProof/>
            <w:webHidden/>
          </w:rPr>
          <w:fldChar w:fldCharType="begin"/>
        </w:r>
        <w:r w:rsidR="009330BC">
          <w:rPr>
            <w:noProof/>
            <w:webHidden/>
          </w:rPr>
          <w:instrText xml:space="preserve"> PAGEREF _Toc396034329 \h </w:instrText>
        </w:r>
        <w:r w:rsidR="009A76EE">
          <w:rPr>
            <w:noProof/>
            <w:webHidden/>
          </w:rPr>
        </w:r>
        <w:r w:rsidR="009A76EE">
          <w:rPr>
            <w:noProof/>
            <w:webHidden/>
          </w:rPr>
          <w:fldChar w:fldCharType="separate"/>
        </w:r>
        <w:r w:rsidR="00533AF0">
          <w:rPr>
            <w:noProof/>
            <w:webHidden/>
          </w:rPr>
          <w:t>229</w:t>
        </w:r>
        <w:r w:rsidR="009A76EE">
          <w:rPr>
            <w:noProof/>
            <w:webHidden/>
          </w:rPr>
          <w:fldChar w:fldCharType="end"/>
        </w:r>
      </w:hyperlink>
    </w:p>
    <w:p w14:paraId="5F126F7B" w14:textId="77777777" w:rsidR="009330BC" w:rsidRPr="0065745B" w:rsidRDefault="002523D9">
      <w:pPr>
        <w:pStyle w:val="3"/>
        <w:rPr>
          <w:rFonts w:ascii="Calibri" w:eastAsia="Times New Roman" w:hAnsi="Calibri" w:cs="Times New Roman"/>
          <w:noProof/>
          <w:sz w:val="22"/>
          <w:szCs w:val="22"/>
        </w:rPr>
      </w:pPr>
      <w:hyperlink w:anchor="_Toc396034330" w:history="1">
        <w:r w:rsidR="009330BC" w:rsidRPr="000948B0">
          <w:rPr>
            <w:rStyle w:val="a8"/>
            <w:noProof/>
          </w:rPr>
          <w:t>9.1.2 Description</w:t>
        </w:r>
        <w:r w:rsidR="009330BC">
          <w:rPr>
            <w:noProof/>
            <w:webHidden/>
          </w:rPr>
          <w:tab/>
        </w:r>
        <w:r w:rsidR="009A76EE">
          <w:rPr>
            <w:noProof/>
            <w:webHidden/>
          </w:rPr>
          <w:fldChar w:fldCharType="begin"/>
        </w:r>
        <w:r w:rsidR="009330BC">
          <w:rPr>
            <w:noProof/>
            <w:webHidden/>
          </w:rPr>
          <w:instrText xml:space="preserve"> PAGEREF _Toc396034330 \h </w:instrText>
        </w:r>
        <w:r w:rsidR="009A76EE">
          <w:rPr>
            <w:noProof/>
            <w:webHidden/>
          </w:rPr>
        </w:r>
        <w:r w:rsidR="009A76EE">
          <w:rPr>
            <w:noProof/>
            <w:webHidden/>
          </w:rPr>
          <w:fldChar w:fldCharType="separate"/>
        </w:r>
        <w:r w:rsidR="00533AF0">
          <w:rPr>
            <w:noProof/>
            <w:webHidden/>
          </w:rPr>
          <w:t>230</w:t>
        </w:r>
        <w:r w:rsidR="009A76EE">
          <w:rPr>
            <w:noProof/>
            <w:webHidden/>
          </w:rPr>
          <w:fldChar w:fldCharType="end"/>
        </w:r>
      </w:hyperlink>
    </w:p>
    <w:p w14:paraId="614BACFB" w14:textId="77777777" w:rsidR="009330BC" w:rsidRPr="0065745B" w:rsidRDefault="002523D9">
      <w:pPr>
        <w:pStyle w:val="2"/>
        <w:rPr>
          <w:rFonts w:ascii="Calibri" w:eastAsia="Times New Roman" w:hAnsi="Calibri" w:cs="Times New Roman"/>
          <w:noProof/>
          <w:sz w:val="22"/>
          <w:szCs w:val="22"/>
        </w:rPr>
      </w:pPr>
      <w:hyperlink w:anchor="_Toc396034331" w:history="1">
        <w:r w:rsidR="009330BC" w:rsidRPr="000948B0">
          <w:rPr>
            <w:rStyle w:val="a8"/>
            <w:noProof/>
          </w:rPr>
          <w:t>9.2 Fine-Grain Barrier (fbar) Operations</w:t>
        </w:r>
        <w:r w:rsidR="009330BC">
          <w:rPr>
            <w:noProof/>
            <w:webHidden/>
          </w:rPr>
          <w:tab/>
        </w:r>
        <w:r w:rsidR="009A76EE">
          <w:rPr>
            <w:noProof/>
            <w:webHidden/>
          </w:rPr>
          <w:fldChar w:fldCharType="begin"/>
        </w:r>
        <w:r w:rsidR="009330BC">
          <w:rPr>
            <w:noProof/>
            <w:webHidden/>
          </w:rPr>
          <w:instrText xml:space="preserve"> PAGEREF _Toc396034331 \h </w:instrText>
        </w:r>
        <w:r w:rsidR="009A76EE">
          <w:rPr>
            <w:noProof/>
            <w:webHidden/>
          </w:rPr>
        </w:r>
        <w:r w:rsidR="009A76EE">
          <w:rPr>
            <w:noProof/>
            <w:webHidden/>
          </w:rPr>
          <w:fldChar w:fldCharType="separate"/>
        </w:r>
        <w:r w:rsidR="00533AF0">
          <w:rPr>
            <w:noProof/>
            <w:webHidden/>
          </w:rPr>
          <w:t>230</w:t>
        </w:r>
        <w:r w:rsidR="009A76EE">
          <w:rPr>
            <w:noProof/>
            <w:webHidden/>
          </w:rPr>
          <w:fldChar w:fldCharType="end"/>
        </w:r>
      </w:hyperlink>
    </w:p>
    <w:p w14:paraId="2F37F738" w14:textId="77777777" w:rsidR="009330BC" w:rsidRPr="0065745B" w:rsidRDefault="002523D9">
      <w:pPr>
        <w:pStyle w:val="3"/>
        <w:rPr>
          <w:rFonts w:ascii="Calibri" w:eastAsia="Times New Roman" w:hAnsi="Calibri" w:cs="Times New Roman"/>
          <w:noProof/>
          <w:sz w:val="22"/>
          <w:szCs w:val="22"/>
        </w:rPr>
      </w:pPr>
      <w:hyperlink w:anchor="_Toc396034332" w:history="1">
        <w:r w:rsidR="009330BC" w:rsidRPr="000948B0">
          <w:rPr>
            <w:rStyle w:val="a8"/>
            <w:noProof/>
          </w:rPr>
          <w:t>9.2.1 Overview: What Is an Fbarrier?</w:t>
        </w:r>
        <w:r w:rsidR="009330BC">
          <w:rPr>
            <w:noProof/>
            <w:webHidden/>
          </w:rPr>
          <w:tab/>
        </w:r>
        <w:r w:rsidR="009A76EE">
          <w:rPr>
            <w:noProof/>
            <w:webHidden/>
          </w:rPr>
          <w:fldChar w:fldCharType="begin"/>
        </w:r>
        <w:r w:rsidR="009330BC">
          <w:rPr>
            <w:noProof/>
            <w:webHidden/>
          </w:rPr>
          <w:instrText xml:space="preserve"> PAGEREF _Toc396034332 \h </w:instrText>
        </w:r>
        <w:r w:rsidR="009A76EE">
          <w:rPr>
            <w:noProof/>
            <w:webHidden/>
          </w:rPr>
        </w:r>
        <w:r w:rsidR="009A76EE">
          <w:rPr>
            <w:noProof/>
            <w:webHidden/>
          </w:rPr>
          <w:fldChar w:fldCharType="separate"/>
        </w:r>
        <w:r w:rsidR="00533AF0">
          <w:rPr>
            <w:noProof/>
            <w:webHidden/>
          </w:rPr>
          <w:t>230</w:t>
        </w:r>
        <w:r w:rsidR="009A76EE">
          <w:rPr>
            <w:noProof/>
            <w:webHidden/>
          </w:rPr>
          <w:fldChar w:fldCharType="end"/>
        </w:r>
      </w:hyperlink>
    </w:p>
    <w:p w14:paraId="1113F79D" w14:textId="77777777" w:rsidR="009330BC" w:rsidRPr="0065745B" w:rsidRDefault="002523D9">
      <w:pPr>
        <w:pStyle w:val="3"/>
        <w:rPr>
          <w:rFonts w:ascii="Calibri" w:eastAsia="Times New Roman" w:hAnsi="Calibri" w:cs="Times New Roman"/>
          <w:noProof/>
          <w:sz w:val="22"/>
          <w:szCs w:val="22"/>
        </w:rPr>
      </w:pPr>
      <w:hyperlink w:anchor="_Toc396034333" w:history="1">
        <w:r w:rsidR="009330BC" w:rsidRPr="000948B0">
          <w:rPr>
            <w:rStyle w:val="a8"/>
            <w:noProof/>
          </w:rPr>
          <w:t>9.2.2 Syntax</w:t>
        </w:r>
        <w:r w:rsidR="009330BC">
          <w:rPr>
            <w:noProof/>
            <w:webHidden/>
          </w:rPr>
          <w:tab/>
        </w:r>
        <w:r w:rsidR="009A76EE">
          <w:rPr>
            <w:noProof/>
            <w:webHidden/>
          </w:rPr>
          <w:fldChar w:fldCharType="begin"/>
        </w:r>
        <w:r w:rsidR="009330BC">
          <w:rPr>
            <w:noProof/>
            <w:webHidden/>
          </w:rPr>
          <w:instrText xml:space="preserve"> PAGEREF _Toc396034333 \h </w:instrText>
        </w:r>
        <w:r w:rsidR="009A76EE">
          <w:rPr>
            <w:noProof/>
            <w:webHidden/>
          </w:rPr>
        </w:r>
        <w:r w:rsidR="009A76EE">
          <w:rPr>
            <w:noProof/>
            <w:webHidden/>
          </w:rPr>
          <w:fldChar w:fldCharType="separate"/>
        </w:r>
        <w:r w:rsidR="00533AF0">
          <w:rPr>
            <w:noProof/>
            <w:webHidden/>
          </w:rPr>
          <w:t>231</w:t>
        </w:r>
        <w:r w:rsidR="009A76EE">
          <w:rPr>
            <w:noProof/>
            <w:webHidden/>
          </w:rPr>
          <w:fldChar w:fldCharType="end"/>
        </w:r>
      </w:hyperlink>
    </w:p>
    <w:p w14:paraId="460EF476" w14:textId="77777777" w:rsidR="009330BC" w:rsidRPr="0065745B" w:rsidRDefault="002523D9">
      <w:pPr>
        <w:pStyle w:val="3"/>
        <w:rPr>
          <w:rFonts w:ascii="Calibri" w:eastAsia="Times New Roman" w:hAnsi="Calibri" w:cs="Times New Roman"/>
          <w:noProof/>
          <w:sz w:val="22"/>
          <w:szCs w:val="22"/>
        </w:rPr>
      </w:pPr>
      <w:hyperlink w:anchor="_Toc396034334" w:history="1">
        <w:r w:rsidR="009330BC" w:rsidRPr="000948B0">
          <w:rPr>
            <w:rStyle w:val="a8"/>
            <w:noProof/>
          </w:rPr>
          <w:t>9.2.3 Description</w:t>
        </w:r>
        <w:r w:rsidR="009330BC">
          <w:rPr>
            <w:noProof/>
            <w:webHidden/>
          </w:rPr>
          <w:tab/>
        </w:r>
        <w:r w:rsidR="009A76EE">
          <w:rPr>
            <w:noProof/>
            <w:webHidden/>
          </w:rPr>
          <w:fldChar w:fldCharType="begin"/>
        </w:r>
        <w:r w:rsidR="009330BC">
          <w:rPr>
            <w:noProof/>
            <w:webHidden/>
          </w:rPr>
          <w:instrText xml:space="preserve"> PAGEREF _Toc396034334 \h </w:instrText>
        </w:r>
        <w:r w:rsidR="009A76EE">
          <w:rPr>
            <w:noProof/>
            <w:webHidden/>
          </w:rPr>
        </w:r>
        <w:r w:rsidR="009A76EE">
          <w:rPr>
            <w:noProof/>
            <w:webHidden/>
          </w:rPr>
          <w:fldChar w:fldCharType="separate"/>
        </w:r>
        <w:r w:rsidR="00533AF0">
          <w:rPr>
            <w:noProof/>
            <w:webHidden/>
          </w:rPr>
          <w:t>232</w:t>
        </w:r>
        <w:r w:rsidR="009A76EE">
          <w:rPr>
            <w:noProof/>
            <w:webHidden/>
          </w:rPr>
          <w:fldChar w:fldCharType="end"/>
        </w:r>
      </w:hyperlink>
    </w:p>
    <w:p w14:paraId="46C53612" w14:textId="77777777" w:rsidR="009330BC" w:rsidRPr="0065745B" w:rsidRDefault="002523D9">
      <w:pPr>
        <w:pStyle w:val="3"/>
        <w:rPr>
          <w:rFonts w:ascii="Calibri" w:eastAsia="Times New Roman" w:hAnsi="Calibri" w:cs="Times New Roman"/>
          <w:noProof/>
          <w:sz w:val="22"/>
          <w:szCs w:val="22"/>
        </w:rPr>
      </w:pPr>
      <w:hyperlink w:anchor="_Toc396034335" w:history="1">
        <w:r w:rsidR="009330BC" w:rsidRPr="000948B0">
          <w:rPr>
            <w:rStyle w:val="a8"/>
            <w:noProof/>
          </w:rPr>
          <w:t>9.2.4 Additional Information About Fbarrier Operations</w:t>
        </w:r>
        <w:r w:rsidR="009330BC">
          <w:rPr>
            <w:noProof/>
            <w:webHidden/>
          </w:rPr>
          <w:tab/>
        </w:r>
        <w:r w:rsidR="009A76EE">
          <w:rPr>
            <w:noProof/>
            <w:webHidden/>
          </w:rPr>
          <w:fldChar w:fldCharType="begin"/>
        </w:r>
        <w:r w:rsidR="009330BC">
          <w:rPr>
            <w:noProof/>
            <w:webHidden/>
          </w:rPr>
          <w:instrText xml:space="preserve"> PAGEREF _Toc396034335 \h </w:instrText>
        </w:r>
        <w:r w:rsidR="009A76EE">
          <w:rPr>
            <w:noProof/>
            <w:webHidden/>
          </w:rPr>
        </w:r>
        <w:r w:rsidR="009A76EE">
          <w:rPr>
            <w:noProof/>
            <w:webHidden/>
          </w:rPr>
          <w:fldChar w:fldCharType="separate"/>
        </w:r>
        <w:r w:rsidR="00533AF0">
          <w:rPr>
            <w:noProof/>
            <w:webHidden/>
          </w:rPr>
          <w:t>235</w:t>
        </w:r>
        <w:r w:rsidR="009A76EE">
          <w:rPr>
            <w:noProof/>
            <w:webHidden/>
          </w:rPr>
          <w:fldChar w:fldCharType="end"/>
        </w:r>
      </w:hyperlink>
    </w:p>
    <w:p w14:paraId="16B83D43" w14:textId="77777777" w:rsidR="009330BC" w:rsidRPr="0065745B" w:rsidRDefault="002523D9">
      <w:pPr>
        <w:pStyle w:val="3"/>
        <w:rPr>
          <w:rFonts w:ascii="Calibri" w:eastAsia="Times New Roman" w:hAnsi="Calibri" w:cs="Times New Roman"/>
          <w:noProof/>
          <w:sz w:val="22"/>
          <w:szCs w:val="22"/>
        </w:rPr>
      </w:pPr>
      <w:hyperlink w:anchor="_Toc396034336" w:history="1">
        <w:r w:rsidR="009330BC" w:rsidRPr="000948B0">
          <w:rPr>
            <w:rStyle w:val="a8"/>
            <w:noProof/>
          </w:rPr>
          <w:t>9.2.5 Pseudocode Examples</w:t>
        </w:r>
        <w:r w:rsidR="009330BC">
          <w:rPr>
            <w:noProof/>
            <w:webHidden/>
          </w:rPr>
          <w:tab/>
        </w:r>
        <w:r w:rsidR="009A76EE">
          <w:rPr>
            <w:noProof/>
            <w:webHidden/>
          </w:rPr>
          <w:fldChar w:fldCharType="begin"/>
        </w:r>
        <w:r w:rsidR="009330BC">
          <w:rPr>
            <w:noProof/>
            <w:webHidden/>
          </w:rPr>
          <w:instrText xml:space="preserve"> PAGEREF _Toc396034336 \h </w:instrText>
        </w:r>
        <w:r w:rsidR="009A76EE">
          <w:rPr>
            <w:noProof/>
            <w:webHidden/>
          </w:rPr>
        </w:r>
        <w:r w:rsidR="009A76EE">
          <w:rPr>
            <w:noProof/>
            <w:webHidden/>
          </w:rPr>
          <w:fldChar w:fldCharType="separate"/>
        </w:r>
        <w:r w:rsidR="00533AF0">
          <w:rPr>
            <w:noProof/>
            <w:webHidden/>
          </w:rPr>
          <w:t>236</w:t>
        </w:r>
        <w:r w:rsidR="009A76EE">
          <w:rPr>
            <w:noProof/>
            <w:webHidden/>
          </w:rPr>
          <w:fldChar w:fldCharType="end"/>
        </w:r>
      </w:hyperlink>
    </w:p>
    <w:p w14:paraId="3512FC52" w14:textId="77777777" w:rsidR="009330BC" w:rsidRPr="0065745B" w:rsidRDefault="002523D9">
      <w:pPr>
        <w:pStyle w:val="2"/>
        <w:rPr>
          <w:rFonts w:ascii="Calibri" w:eastAsia="Times New Roman" w:hAnsi="Calibri" w:cs="Times New Roman"/>
          <w:noProof/>
          <w:sz w:val="22"/>
          <w:szCs w:val="22"/>
        </w:rPr>
      </w:pPr>
      <w:hyperlink w:anchor="_Toc396034337" w:history="1">
        <w:r w:rsidR="009330BC" w:rsidRPr="000948B0">
          <w:rPr>
            <w:rStyle w:val="a8"/>
            <w:noProof/>
          </w:rPr>
          <w:t>9.3 Execution Barrier</w:t>
        </w:r>
        <w:r w:rsidR="009330BC">
          <w:rPr>
            <w:noProof/>
            <w:webHidden/>
          </w:rPr>
          <w:tab/>
        </w:r>
        <w:r w:rsidR="009A76EE">
          <w:rPr>
            <w:noProof/>
            <w:webHidden/>
          </w:rPr>
          <w:fldChar w:fldCharType="begin"/>
        </w:r>
        <w:r w:rsidR="009330BC">
          <w:rPr>
            <w:noProof/>
            <w:webHidden/>
          </w:rPr>
          <w:instrText xml:space="preserve"> PAGEREF _Toc396034337 \h </w:instrText>
        </w:r>
        <w:r w:rsidR="009A76EE">
          <w:rPr>
            <w:noProof/>
            <w:webHidden/>
          </w:rPr>
        </w:r>
        <w:r w:rsidR="009A76EE">
          <w:rPr>
            <w:noProof/>
            <w:webHidden/>
          </w:rPr>
          <w:fldChar w:fldCharType="separate"/>
        </w:r>
        <w:r w:rsidR="00533AF0">
          <w:rPr>
            <w:noProof/>
            <w:webHidden/>
          </w:rPr>
          <w:t>239</w:t>
        </w:r>
        <w:r w:rsidR="009A76EE">
          <w:rPr>
            <w:noProof/>
            <w:webHidden/>
          </w:rPr>
          <w:fldChar w:fldCharType="end"/>
        </w:r>
      </w:hyperlink>
    </w:p>
    <w:p w14:paraId="3466AC7B" w14:textId="77777777" w:rsidR="009330BC" w:rsidRPr="0065745B" w:rsidRDefault="002523D9">
      <w:pPr>
        <w:pStyle w:val="2"/>
        <w:rPr>
          <w:rFonts w:ascii="Calibri" w:eastAsia="Times New Roman" w:hAnsi="Calibri" w:cs="Times New Roman"/>
          <w:noProof/>
          <w:sz w:val="22"/>
          <w:szCs w:val="22"/>
        </w:rPr>
      </w:pPr>
      <w:hyperlink w:anchor="_Toc396034338" w:history="1">
        <w:r w:rsidR="009330BC" w:rsidRPr="000948B0">
          <w:rPr>
            <w:rStyle w:val="a8"/>
            <w:noProof/>
          </w:rPr>
          <w:t>9.4 Cross-Lane Operations</w:t>
        </w:r>
        <w:r w:rsidR="009330BC">
          <w:rPr>
            <w:noProof/>
            <w:webHidden/>
          </w:rPr>
          <w:tab/>
        </w:r>
        <w:r w:rsidR="009A76EE">
          <w:rPr>
            <w:noProof/>
            <w:webHidden/>
          </w:rPr>
          <w:fldChar w:fldCharType="begin"/>
        </w:r>
        <w:r w:rsidR="009330BC">
          <w:rPr>
            <w:noProof/>
            <w:webHidden/>
          </w:rPr>
          <w:instrText xml:space="preserve"> PAGEREF _Toc396034338 \h </w:instrText>
        </w:r>
        <w:r w:rsidR="009A76EE">
          <w:rPr>
            <w:noProof/>
            <w:webHidden/>
          </w:rPr>
        </w:r>
        <w:r w:rsidR="009A76EE">
          <w:rPr>
            <w:noProof/>
            <w:webHidden/>
          </w:rPr>
          <w:fldChar w:fldCharType="separate"/>
        </w:r>
        <w:r w:rsidR="00533AF0">
          <w:rPr>
            <w:noProof/>
            <w:webHidden/>
          </w:rPr>
          <w:t>242</w:t>
        </w:r>
        <w:r w:rsidR="009A76EE">
          <w:rPr>
            <w:noProof/>
            <w:webHidden/>
          </w:rPr>
          <w:fldChar w:fldCharType="end"/>
        </w:r>
      </w:hyperlink>
    </w:p>
    <w:p w14:paraId="61F3CA97" w14:textId="77777777" w:rsidR="009330BC" w:rsidRPr="0065745B" w:rsidRDefault="002523D9">
      <w:pPr>
        <w:pStyle w:val="3"/>
        <w:rPr>
          <w:rFonts w:ascii="Calibri" w:eastAsia="Times New Roman" w:hAnsi="Calibri" w:cs="Times New Roman"/>
          <w:noProof/>
          <w:sz w:val="22"/>
          <w:szCs w:val="22"/>
        </w:rPr>
      </w:pPr>
      <w:hyperlink w:anchor="_Toc396034339" w:history="1">
        <w:r w:rsidR="009330BC" w:rsidRPr="000948B0">
          <w:rPr>
            <w:rStyle w:val="a8"/>
            <w:noProof/>
          </w:rPr>
          <w:t>9.4.1 Syntax</w:t>
        </w:r>
        <w:r w:rsidR="009330BC">
          <w:rPr>
            <w:noProof/>
            <w:webHidden/>
          </w:rPr>
          <w:tab/>
        </w:r>
        <w:r w:rsidR="009A76EE">
          <w:rPr>
            <w:noProof/>
            <w:webHidden/>
          </w:rPr>
          <w:fldChar w:fldCharType="begin"/>
        </w:r>
        <w:r w:rsidR="009330BC">
          <w:rPr>
            <w:noProof/>
            <w:webHidden/>
          </w:rPr>
          <w:instrText xml:space="preserve"> PAGEREF _Toc396034339 \h </w:instrText>
        </w:r>
        <w:r w:rsidR="009A76EE">
          <w:rPr>
            <w:noProof/>
            <w:webHidden/>
          </w:rPr>
        </w:r>
        <w:r w:rsidR="009A76EE">
          <w:rPr>
            <w:noProof/>
            <w:webHidden/>
          </w:rPr>
          <w:fldChar w:fldCharType="separate"/>
        </w:r>
        <w:r w:rsidR="00533AF0">
          <w:rPr>
            <w:noProof/>
            <w:webHidden/>
          </w:rPr>
          <w:t>242</w:t>
        </w:r>
        <w:r w:rsidR="009A76EE">
          <w:rPr>
            <w:noProof/>
            <w:webHidden/>
          </w:rPr>
          <w:fldChar w:fldCharType="end"/>
        </w:r>
      </w:hyperlink>
    </w:p>
    <w:p w14:paraId="60AFEFE0" w14:textId="77777777" w:rsidR="009330BC" w:rsidRPr="0065745B" w:rsidRDefault="002523D9">
      <w:pPr>
        <w:pStyle w:val="3"/>
        <w:rPr>
          <w:rFonts w:ascii="Calibri" w:eastAsia="Times New Roman" w:hAnsi="Calibri" w:cs="Times New Roman"/>
          <w:noProof/>
          <w:sz w:val="22"/>
          <w:szCs w:val="22"/>
        </w:rPr>
      </w:pPr>
      <w:hyperlink w:anchor="_Toc396034340" w:history="1">
        <w:r w:rsidR="009330BC" w:rsidRPr="000948B0">
          <w:rPr>
            <w:rStyle w:val="a8"/>
            <w:noProof/>
          </w:rPr>
          <w:t>9.4.2 Description</w:t>
        </w:r>
        <w:r w:rsidR="009330BC">
          <w:rPr>
            <w:noProof/>
            <w:webHidden/>
          </w:rPr>
          <w:tab/>
        </w:r>
        <w:r w:rsidR="009A76EE">
          <w:rPr>
            <w:noProof/>
            <w:webHidden/>
          </w:rPr>
          <w:fldChar w:fldCharType="begin"/>
        </w:r>
        <w:r w:rsidR="009330BC">
          <w:rPr>
            <w:noProof/>
            <w:webHidden/>
          </w:rPr>
          <w:instrText xml:space="preserve"> PAGEREF _Toc396034340 \h </w:instrText>
        </w:r>
        <w:r w:rsidR="009A76EE">
          <w:rPr>
            <w:noProof/>
            <w:webHidden/>
          </w:rPr>
        </w:r>
        <w:r w:rsidR="009A76EE">
          <w:rPr>
            <w:noProof/>
            <w:webHidden/>
          </w:rPr>
          <w:fldChar w:fldCharType="separate"/>
        </w:r>
        <w:r w:rsidR="00533AF0">
          <w:rPr>
            <w:noProof/>
            <w:webHidden/>
          </w:rPr>
          <w:t>243</w:t>
        </w:r>
        <w:r w:rsidR="009A76EE">
          <w:rPr>
            <w:noProof/>
            <w:webHidden/>
          </w:rPr>
          <w:fldChar w:fldCharType="end"/>
        </w:r>
      </w:hyperlink>
    </w:p>
    <w:p w14:paraId="5892493A" w14:textId="77777777" w:rsidR="009330BC" w:rsidRPr="0065745B" w:rsidRDefault="002523D9">
      <w:pPr>
        <w:pStyle w:val="1"/>
        <w:rPr>
          <w:rFonts w:ascii="Calibri" w:eastAsia="Times New Roman" w:hAnsi="Calibri" w:cs="Times New Roman"/>
          <w:b w:val="0"/>
          <w:bCs w:val="0"/>
          <w:noProof/>
          <w:sz w:val="22"/>
          <w:szCs w:val="22"/>
        </w:rPr>
      </w:pPr>
      <w:hyperlink w:anchor="_Toc396034341" w:history="1">
        <w:r w:rsidR="009330BC" w:rsidRPr="000948B0">
          <w:rPr>
            <w:rStyle w:val="a8"/>
            <w:noProof/>
          </w:rPr>
          <w:t>Chapter 10.  Function Operations</w:t>
        </w:r>
        <w:r w:rsidR="009330BC">
          <w:rPr>
            <w:noProof/>
            <w:webHidden/>
          </w:rPr>
          <w:tab/>
        </w:r>
        <w:r w:rsidR="009A76EE">
          <w:rPr>
            <w:noProof/>
            <w:webHidden/>
          </w:rPr>
          <w:fldChar w:fldCharType="begin"/>
        </w:r>
        <w:r w:rsidR="009330BC">
          <w:rPr>
            <w:noProof/>
            <w:webHidden/>
          </w:rPr>
          <w:instrText xml:space="preserve"> PAGEREF _Toc396034341 \h </w:instrText>
        </w:r>
        <w:r w:rsidR="009A76EE">
          <w:rPr>
            <w:noProof/>
            <w:webHidden/>
          </w:rPr>
        </w:r>
        <w:r w:rsidR="009A76EE">
          <w:rPr>
            <w:noProof/>
            <w:webHidden/>
          </w:rPr>
          <w:fldChar w:fldCharType="separate"/>
        </w:r>
        <w:r w:rsidR="00533AF0">
          <w:rPr>
            <w:noProof/>
            <w:webHidden/>
          </w:rPr>
          <w:t>245</w:t>
        </w:r>
        <w:r w:rsidR="009A76EE">
          <w:rPr>
            <w:noProof/>
            <w:webHidden/>
          </w:rPr>
          <w:fldChar w:fldCharType="end"/>
        </w:r>
      </w:hyperlink>
    </w:p>
    <w:p w14:paraId="7F1022A3" w14:textId="77777777" w:rsidR="009330BC" w:rsidRPr="0065745B" w:rsidRDefault="002523D9">
      <w:pPr>
        <w:pStyle w:val="2"/>
        <w:rPr>
          <w:rFonts w:ascii="Calibri" w:eastAsia="Times New Roman" w:hAnsi="Calibri" w:cs="Times New Roman"/>
          <w:noProof/>
          <w:sz w:val="22"/>
          <w:szCs w:val="22"/>
        </w:rPr>
      </w:pPr>
      <w:hyperlink w:anchor="_Toc396034342" w:history="1">
        <w:r w:rsidR="009330BC" w:rsidRPr="000948B0">
          <w:rPr>
            <w:rStyle w:val="a8"/>
            <w:noProof/>
          </w:rPr>
          <w:t>10.1 Functions in HSAIL</w:t>
        </w:r>
        <w:r w:rsidR="009330BC">
          <w:rPr>
            <w:noProof/>
            <w:webHidden/>
          </w:rPr>
          <w:tab/>
        </w:r>
        <w:r w:rsidR="009A76EE">
          <w:rPr>
            <w:noProof/>
            <w:webHidden/>
          </w:rPr>
          <w:fldChar w:fldCharType="begin"/>
        </w:r>
        <w:r w:rsidR="009330BC">
          <w:rPr>
            <w:noProof/>
            <w:webHidden/>
          </w:rPr>
          <w:instrText xml:space="preserve"> PAGEREF _Toc396034342 \h </w:instrText>
        </w:r>
        <w:r w:rsidR="009A76EE">
          <w:rPr>
            <w:noProof/>
            <w:webHidden/>
          </w:rPr>
        </w:r>
        <w:r w:rsidR="009A76EE">
          <w:rPr>
            <w:noProof/>
            <w:webHidden/>
          </w:rPr>
          <w:fldChar w:fldCharType="separate"/>
        </w:r>
        <w:r w:rsidR="00533AF0">
          <w:rPr>
            <w:noProof/>
            <w:webHidden/>
          </w:rPr>
          <w:t>245</w:t>
        </w:r>
        <w:r w:rsidR="009A76EE">
          <w:rPr>
            <w:noProof/>
            <w:webHidden/>
          </w:rPr>
          <w:fldChar w:fldCharType="end"/>
        </w:r>
      </w:hyperlink>
    </w:p>
    <w:p w14:paraId="290DCEFD" w14:textId="77777777" w:rsidR="009330BC" w:rsidRPr="0065745B" w:rsidRDefault="002523D9">
      <w:pPr>
        <w:pStyle w:val="3"/>
        <w:rPr>
          <w:rFonts w:ascii="Calibri" w:eastAsia="Times New Roman" w:hAnsi="Calibri" w:cs="Times New Roman"/>
          <w:noProof/>
          <w:sz w:val="22"/>
          <w:szCs w:val="22"/>
        </w:rPr>
      </w:pPr>
      <w:hyperlink w:anchor="_Toc396034343" w:history="1">
        <w:r w:rsidR="009330BC" w:rsidRPr="000948B0">
          <w:rPr>
            <w:rStyle w:val="a8"/>
            <w:noProof/>
          </w:rPr>
          <w:t>10.1.1 Example of a Simple Function</w:t>
        </w:r>
        <w:r w:rsidR="009330BC">
          <w:rPr>
            <w:noProof/>
            <w:webHidden/>
          </w:rPr>
          <w:tab/>
        </w:r>
        <w:r w:rsidR="009A76EE">
          <w:rPr>
            <w:noProof/>
            <w:webHidden/>
          </w:rPr>
          <w:fldChar w:fldCharType="begin"/>
        </w:r>
        <w:r w:rsidR="009330BC">
          <w:rPr>
            <w:noProof/>
            <w:webHidden/>
          </w:rPr>
          <w:instrText xml:space="preserve"> PAGEREF _Toc396034343 \h </w:instrText>
        </w:r>
        <w:r w:rsidR="009A76EE">
          <w:rPr>
            <w:noProof/>
            <w:webHidden/>
          </w:rPr>
        </w:r>
        <w:r w:rsidR="009A76EE">
          <w:rPr>
            <w:noProof/>
            <w:webHidden/>
          </w:rPr>
          <w:fldChar w:fldCharType="separate"/>
        </w:r>
        <w:r w:rsidR="00533AF0">
          <w:rPr>
            <w:noProof/>
            <w:webHidden/>
          </w:rPr>
          <w:t>245</w:t>
        </w:r>
        <w:r w:rsidR="009A76EE">
          <w:rPr>
            <w:noProof/>
            <w:webHidden/>
          </w:rPr>
          <w:fldChar w:fldCharType="end"/>
        </w:r>
      </w:hyperlink>
    </w:p>
    <w:p w14:paraId="11CA787C" w14:textId="77777777" w:rsidR="009330BC" w:rsidRPr="0065745B" w:rsidRDefault="002523D9">
      <w:pPr>
        <w:pStyle w:val="3"/>
        <w:rPr>
          <w:rFonts w:ascii="Calibri" w:eastAsia="Times New Roman" w:hAnsi="Calibri" w:cs="Times New Roman"/>
          <w:noProof/>
          <w:sz w:val="22"/>
          <w:szCs w:val="22"/>
        </w:rPr>
      </w:pPr>
      <w:hyperlink w:anchor="_Toc396034344" w:history="1">
        <w:r w:rsidR="009330BC" w:rsidRPr="000948B0">
          <w:rPr>
            <w:rStyle w:val="a8"/>
            <w:noProof/>
          </w:rPr>
          <w:t>10.1.2 Example of a More Complex Function</w:t>
        </w:r>
        <w:r w:rsidR="009330BC">
          <w:rPr>
            <w:noProof/>
            <w:webHidden/>
          </w:rPr>
          <w:tab/>
        </w:r>
        <w:r w:rsidR="009A76EE">
          <w:rPr>
            <w:noProof/>
            <w:webHidden/>
          </w:rPr>
          <w:fldChar w:fldCharType="begin"/>
        </w:r>
        <w:r w:rsidR="009330BC">
          <w:rPr>
            <w:noProof/>
            <w:webHidden/>
          </w:rPr>
          <w:instrText xml:space="preserve"> PAGEREF _Toc396034344 \h </w:instrText>
        </w:r>
        <w:r w:rsidR="009A76EE">
          <w:rPr>
            <w:noProof/>
            <w:webHidden/>
          </w:rPr>
        </w:r>
        <w:r w:rsidR="009A76EE">
          <w:rPr>
            <w:noProof/>
            <w:webHidden/>
          </w:rPr>
          <w:fldChar w:fldCharType="separate"/>
        </w:r>
        <w:r w:rsidR="00533AF0">
          <w:rPr>
            <w:noProof/>
            <w:webHidden/>
          </w:rPr>
          <w:t>246</w:t>
        </w:r>
        <w:r w:rsidR="009A76EE">
          <w:rPr>
            <w:noProof/>
            <w:webHidden/>
          </w:rPr>
          <w:fldChar w:fldCharType="end"/>
        </w:r>
      </w:hyperlink>
    </w:p>
    <w:p w14:paraId="1F7CE5D8" w14:textId="77777777" w:rsidR="009330BC" w:rsidRPr="0065745B" w:rsidRDefault="002523D9">
      <w:pPr>
        <w:pStyle w:val="3"/>
        <w:rPr>
          <w:rFonts w:ascii="Calibri" w:eastAsia="Times New Roman" w:hAnsi="Calibri" w:cs="Times New Roman"/>
          <w:noProof/>
          <w:sz w:val="22"/>
          <w:szCs w:val="22"/>
        </w:rPr>
      </w:pPr>
      <w:hyperlink w:anchor="_Toc396034345" w:history="1">
        <w:r w:rsidR="009330BC" w:rsidRPr="000948B0">
          <w:rPr>
            <w:rStyle w:val="a8"/>
            <w:noProof/>
          </w:rPr>
          <w:t>10.1.3 Functions That Do Not Return a Result</w:t>
        </w:r>
        <w:r w:rsidR="009330BC">
          <w:rPr>
            <w:noProof/>
            <w:webHidden/>
          </w:rPr>
          <w:tab/>
        </w:r>
        <w:r w:rsidR="009A76EE">
          <w:rPr>
            <w:noProof/>
            <w:webHidden/>
          </w:rPr>
          <w:fldChar w:fldCharType="begin"/>
        </w:r>
        <w:r w:rsidR="009330BC">
          <w:rPr>
            <w:noProof/>
            <w:webHidden/>
          </w:rPr>
          <w:instrText xml:space="preserve"> PAGEREF _Toc396034345 \h </w:instrText>
        </w:r>
        <w:r w:rsidR="009A76EE">
          <w:rPr>
            <w:noProof/>
            <w:webHidden/>
          </w:rPr>
        </w:r>
        <w:r w:rsidR="009A76EE">
          <w:rPr>
            <w:noProof/>
            <w:webHidden/>
          </w:rPr>
          <w:fldChar w:fldCharType="separate"/>
        </w:r>
        <w:r w:rsidR="00533AF0">
          <w:rPr>
            <w:noProof/>
            <w:webHidden/>
          </w:rPr>
          <w:t>246</w:t>
        </w:r>
        <w:r w:rsidR="009A76EE">
          <w:rPr>
            <w:noProof/>
            <w:webHidden/>
          </w:rPr>
          <w:fldChar w:fldCharType="end"/>
        </w:r>
      </w:hyperlink>
    </w:p>
    <w:p w14:paraId="158A5D2C" w14:textId="77777777" w:rsidR="009330BC" w:rsidRPr="0065745B" w:rsidRDefault="002523D9">
      <w:pPr>
        <w:pStyle w:val="2"/>
        <w:rPr>
          <w:rFonts w:ascii="Calibri" w:eastAsia="Times New Roman" w:hAnsi="Calibri" w:cs="Times New Roman"/>
          <w:noProof/>
          <w:sz w:val="22"/>
          <w:szCs w:val="22"/>
        </w:rPr>
      </w:pPr>
      <w:hyperlink w:anchor="_Toc396034346" w:history="1">
        <w:r w:rsidR="009330BC" w:rsidRPr="000948B0">
          <w:rPr>
            <w:rStyle w:val="a8"/>
            <w:noProof/>
          </w:rPr>
          <w:t>10.2 Function Call Argument Passing</w:t>
        </w:r>
        <w:r w:rsidR="009330BC">
          <w:rPr>
            <w:noProof/>
            <w:webHidden/>
          </w:rPr>
          <w:tab/>
        </w:r>
        <w:r w:rsidR="009A76EE">
          <w:rPr>
            <w:noProof/>
            <w:webHidden/>
          </w:rPr>
          <w:fldChar w:fldCharType="begin"/>
        </w:r>
        <w:r w:rsidR="009330BC">
          <w:rPr>
            <w:noProof/>
            <w:webHidden/>
          </w:rPr>
          <w:instrText xml:space="preserve"> PAGEREF _Toc396034346 \h </w:instrText>
        </w:r>
        <w:r w:rsidR="009A76EE">
          <w:rPr>
            <w:noProof/>
            <w:webHidden/>
          </w:rPr>
        </w:r>
        <w:r w:rsidR="009A76EE">
          <w:rPr>
            <w:noProof/>
            <w:webHidden/>
          </w:rPr>
          <w:fldChar w:fldCharType="separate"/>
        </w:r>
        <w:r w:rsidR="00533AF0">
          <w:rPr>
            <w:noProof/>
            <w:webHidden/>
          </w:rPr>
          <w:t>246</w:t>
        </w:r>
        <w:r w:rsidR="009A76EE">
          <w:rPr>
            <w:noProof/>
            <w:webHidden/>
          </w:rPr>
          <w:fldChar w:fldCharType="end"/>
        </w:r>
      </w:hyperlink>
    </w:p>
    <w:p w14:paraId="78252252" w14:textId="77777777" w:rsidR="009330BC" w:rsidRPr="0065745B" w:rsidRDefault="002523D9">
      <w:pPr>
        <w:pStyle w:val="2"/>
        <w:rPr>
          <w:rFonts w:ascii="Calibri" w:eastAsia="Times New Roman" w:hAnsi="Calibri" w:cs="Times New Roman"/>
          <w:noProof/>
          <w:sz w:val="22"/>
          <w:szCs w:val="22"/>
        </w:rPr>
      </w:pPr>
      <w:hyperlink w:anchor="_Toc396034347" w:history="1">
        <w:r w:rsidR="009330BC" w:rsidRPr="000948B0">
          <w:rPr>
            <w:rStyle w:val="a8"/>
            <w:noProof/>
          </w:rPr>
          <w:t>10.3 Function Declarations, Function Definitions, and Function Signatures</w:t>
        </w:r>
        <w:r w:rsidR="009330BC">
          <w:rPr>
            <w:noProof/>
            <w:webHidden/>
          </w:rPr>
          <w:tab/>
        </w:r>
        <w:r w:rsidR="009A76EE">
          <w:rPr>
            <w:noProof/>
            <w:webHidden/>
          </w:rPr>
          <w:fldChar w:fldCharType="begin"/>
        </w:r>
        <w:r w:rsidR="009330BC">
          <w:rPr>
            <w:noProof/>
            <w:webHidden/>
          </w:rPr>
          <w:instrText xml:space="preserve"> PAGEREF _Toc396034347 \h </w:instrText>
        </w:r>
        <w:r w:rsidR="009A76EE">
          <w:rPr>
            <w:noProof/>
            <w:webHidden/>
          </w:rPr>
        </w:r>
        <w:r w:rsidR="009A76EE">
          <w:rPr>
            <w:noProof/>
            <w:webHidden/>
          </w:rPr>
          <w:fldChar w:fldCharType="separate"/>
        </w:r>
        <w:r w:rsidR="00533AF0">
          <w:rPr>
            <w:noProof/>
            <w:webHidden/>
          </w:rPr>
          <w:t>249</w:t>
        </w:r>
        <w:r w:rsidR="009A76EE">
          <w:rPr>
            <w:noProof/>
            <w:webHidden/>
          </w:rPr>
          <w:fldChar w:fldCharType="end"/>
        </w:r>
      </w:hyperlink>
    </w:p>
    <w:p w14:paraId="43A28C9D" w14:textId="77777777" w:rsidR="009330BC" w:rsidRPr="0065745B" w:rsidRDefault="002523D9">
      <w:pPr>
        <w:pStyle w:val="3"/>
        <w:rPr>
          <w:rFonts w:ascii="Calibri" w:eastAsia="Times New Roman" w:hAnsi="Calibri" w:cs="Times New Roman"/>
          <w:noProof/>
          <w:sz w:val="22"/>
          <w:szCs w:val="22"/>
        </w:rPr>
      </w:pPr>
      <w:hyperlink w:anchor="_Toc396034348" w:history="1">
        <w:r w:rsidR="009330BC" w:rsidRPr="000948B0">
          <w:rPr>
            <w:rStyle w:val="a8"/>
            <w:noProof/>
          </w:rPr>
          <w:t>10.3.1 Function Declaration</w:t>
        </w:r>
        <w:r w:rsidR="009330BC">
          <w:rPr>
            <w:noProof/>
            <w:webHidden/>
          </w:rPr>
          <w:tab/>
        </w:r>
        <w:r w:rsidR="009A76EE">
          <w:rPr>
            <w:noProof/>
            <w:webHidden/>
          </w:rPr>
          <w:fldChar w:fldCharType="begin"/>
        </w:r>
        <w:r w:rsidR="009330BC">
          <w:rPr>
            <w:noProof/>
            <w:webHidden/>
          </w:rPr>
          <w:instrText xml:space="preserve"> PAGEREF _Toc396034348 \h </w:instrText>
        </w:r>
        <w:r w:rsidR="009A76EE">
          <w:rPr>
            <w:noProof/>
            <w:webHidden/>
          </w:rPr>
        </w:r>
        <w:r w:rsidR="009A76EE">
          <w:rPr>
            <w:noProof/>
            <w:webHidden/>
          </w:rPr>
          <w:fldChar w:fldCharType="separate"/>
        </w:r>
        <w:r w:rsidR="00533AF0">
          <w:rPr>
            <w:noProof/>
            <w:webHidden/>
          </w:rPr>
          <w:t>250</w:t>
        </w:r>
        <w:r w:rsidR="009A76EE">
          <w:rPr>
            <w:noProof/>
            <w:webHidden/>
          </w:rPr>
          <w:fldChar w:fldCharType="end"/>
        </w:r>
      </w:hyperlink>
    </w:p>
    <w:p w14:paraId="4DF9415F" w14:textId="77777777" w:rsidR="009330BC" w:rsidRPr="0065745B" w:rsidRDefault="002523D9">
      <w:pPr>
        <w:pStyle w:val="3"/>
        <w:rPr>
          <w:rFonts w:ascii="Calibri" w:eastAsia="Times New Roman" w:hAnsi="Calibri" w:cs="Times New Roman"/>
          <w:noProof/>
          <w:sz w:val="22"/>
          <w:szCs w:val="22"/>
        </w:rPr>
      </w:pPr>
      <w:hyperlink w:anchor="_Toc396034349" w:history="1">
        <w:r w:rsidR="009330BC" w:rsidRPr="000948B0">
          <w:rPr>
            <w:rStyle w:val="a8"/>
            <w:noProof/>
          </w:rPr>
          <w:t>10.3.2 Function Definition</w:t>
        </w:r>
        <w:r w:rsidR="009330BC">
          <w:rPr>
            <w:noProof/>
            <w:webHidden/>
          </w:rPr>
          <w:tab/>
        </w:r>
        <w:r w:rsidR="009A76EE">
          <w:rPr>
            <w:noProof/>
            <w:webHidden/>
          </w:rPr>
          <w:fldChar w:fldCharType="begin"/>
        </w:r>
        <w:r w:rsidR="009330BC">
          <w:rPr>
            <w:noProof/>
            <w:webHidden/>
          </w:rPr>
          <w:instrText xml:space="preserve"> PAGEREF _Toc396034349 \h </w:instrText>
        </w:r>
        <w:r w:rsidR="009A76EE">
          <w:rPr>
            <w:noProof/>
            <w:webHidden/>
          </w:rPr>
        </w:r>
        <w:r w:rsidR="009A76EE">
          <w:rPr>
            <w:noProof/>
            <w:webHidden/>
          </w:rPr>
          <w:fldChar w:fldCharType="separate"/>
        </w:r>
        <w:r w:rsidR="00533AF0">
          <w:rPr>
            <w:noProof/>
            <w:webHidden/>
          </w:rPr>
          <w:t>250</w:t>
        </w:r>
        <w:r w:rsidR="009A76EE">
          <w:rPr>
            <w:noProof/>
            <w:webHidden/>
          </w:rPr>
          <w:fldChar w:fldCharType="end"/>
        </w:r>
      </w:hyperlink>
    </w:p>
    <w:p w14:paraId="6E4DA749" w14:textId="77777777" w:rsidR="009330BC" w:rsidRPr="0065745B" w:rsidRDefault="002523D9">
      <w:pPr>
        <w:pStyle w:val="3"/>
        <w:rPr>
          <w:rFonts w:ascii="Calibri" w:eastAsia="Times New Roman" w:hAnsi="Calibri" w:cs="Times New Roman"/>
          <w:noProof/>
          <w:sz w:val="22"/>
          <w:szCs w:val="22"/>
        </w:rPr>
      </w:pPr>
      <w:hyperlink w:anchor="_Toc396034350" w:history="1">
        <w:r w:rsidR="009330BC" w:rsidRPr="000948B0">
          <w:rPr>
            <w:rStyle w:val="a8"/>
            <w:noProof/>
          </w:rPr>
          <w:t>10.3.3 Function Signature</w:t>
        </w:r>
        <w:r w:rsidR="009330BC">
          <w:rPr>
            <w:noProof/>
            <w:webHidden/>
          </w:rPr>
          <w:tab/>
        </w:r>
        <w:r w:rsidR="009A76EE">
          <w:rPr>
            <w:noProof/>
            <w:webHidden/>
          </w:rPr>
          <w:fldChar w:fldCharType="begin"/>
        </w:r>
        <w:r w:rsidR="009330BC">
          <w:rPr>
            <w:noProof/>
            <w:webHidden/>
          </w:rPr>
          <w:instrText xml:space="preserve"> PAGEREF _Toc396034350 \h </w:instrText>
        </w:r>
        <w:r w:rsidR="009A76EE">
          <w:rPr>
            <w:noProof/>
            <w:webHidden/>
          </w:rPr>
        </w:r>
        <w:r w:rsidR="009A76EE">
          <w:rPr>
            <w:noProof/>
            <w:webHidden/>
          </w:rPr>
          <w:fldChar w:fldCharType="separate"/>
        </w:r>
        <w:r w:rsidR="00533AF0">
          <w:rPr>
            <w:noProof/>
            <w:webHidden/>
          </w:rPr>
          <w:t>250</w:t>
        </w:r>
        <w:r w:rsidR="009A76EE">
          <w:rPr>
            <w:noProof/>
            <w:webHidden/>
          </w:rPr>
          <w:fldChar w:fldCharType="end"/>
        </w:r>
      </w:hyperlink>
    </w:p>
    <w:p w14:paraId="34178A31" w14:textId="77777777" w:rsidR="009330BC" w:rsidRPr="0065745B" w:rsidRDefault="002523D9">
      <w:pPr>
        <w:pStyle w:val="2"/>
        <w:rPr>
          <w:rFonts w:ascii="Calibri" w:eastAsia="Times New Roman" w:hAnsi="Calibri" w:cs="Times New Roman"/>
          <w:noProof/>
          <w:sz w:val="22"/>
          <w:szCs w:val="22"/>
        </w:rPr>
      </w:pPr>
      <w:hyperlink w:anchor="_Toc396034351" w:history="1">
        <w:r w:rsidR="009330BC" w:rsidRPr="000948B0">
          <w:rPr>
            <w:rStyle w:val="a8"/>
            <w:noProof/>
          </w:rPr>
          <w:t>10.4 Variadic Functions</w:t>
        </w:r>
        <w:r w:rsidR="009330BC">
          <w:rPr>
            <w:noProof/>
            <w:webHidden/>
          </w:rPr>
          <w:tab/>
        </w:r>
        <w:r w:rsidR="009A76EE">
          <w:rPr>
            <w:noProof/>
            <w:webHidden/>
          </w:rPr>
          <w:fldChar w:fldCharType="begin"/>
        </w:r>
        <w:r w:rsidR="009330BC">
          <w:rPr>
            <w:noProof/>
            <w:webHidden/>
          </w:rPr>
          <w:instrText xml:space="preserve"> PAGEREF _Toc396034351 \h </w:instrText>
        </w:r>
        <w:r w:rsidR="009A76EE">
          <w:rPr>
            <w:noProof/>
            <w:webHidden/>
          </w:rPr>
        </w:r>
        <w:r w:rsidR="009A76EE">
          <w:rPr>
            <w:noProof/>
            <w:webHidden/>
          </w:rPr>
          <w:fldChar w:fldCharType="separate"/>
        </w:r>
        <w:r w:rsidR="00533AF0">
          <w:rPr>
            <w:noProof/>
            <w:webHidden/>
          </w:rPr>
          <w:t>251</w:t>
        </w:r>
        <w:r w:rsidR="009A76EE">
          <w:rPr>
            <w:noProof/>
            <w:webHidden/>
          </w:rPr>
          <w:fldChar w:fldCharType="end"/>
        </w:r>
      </w:hyperlink>
    </w:p>
    <w:p w14:paraId="061D3838" w14:textId="77777777" w:rsidR="009330BC" w:rsidRPr="0065745B" w:rsidRDefault="002523D9">
      <w:pPr>
        <w:pStyle w:val="2"/>
        <w:rPr>
          <w:rFonts w:ascii="Calibri" w:eastAsia="Times New Roman" w:hAnsi="Calibri" w:cs="Times New Roman"/>
          <w:noProof/>
          <w:sz w:val="22"/>
          <w:szCs w:val="22"/>
        </w:rPr>
      </w:pPr>
      <w:hyperlink w:anchor="_Toc396034352" w:history="1">
        <w:r w:rsidR="009330BC" w:rsidRPr="000948B0">
          <w:rPr>
            <w:rStyle w:val="a8"/>
            <w:noProof/>
          </w:rPr>
          <w:t>10.5 align Qualifier</w:t>
        </w:r>
        <w:r w:rsidR="009330BC">
          <w:rPr>
            <w:noProof/>
            <w:webHidden/>
          </w:rPr>
          <w:tab/>
        </w:r>
        <w:r w:rsidR="009A76EE">
          <w:rPr>
            <w:noProof/>
            <w:webHidden/>
          </w:rPr>
          <w:fldChar w:fldCharType="begin"/>
        </w:r>
        <w:r w:rsidR="009330BC">
          <w:rPr>
            <w:noProof/>
            <w:webHidden/>
          </w:rPr>
          <w:instrText xml:space="preserve"> PAGEREF _Toc396034352 \h </w:instrText>
        </w:r>
        <w:r w:rsidR="009A76EE">
          <w:rPr>
            <w:noProof/>
            <w:webHidden/>
          </w:rPr>
        </w:r>
        <w:r w:rsidR="009A76EE">
          <w:rPr>
            <w:noProof/>
            <w:webHidden/>
          </w:rPr>
          <w:fldChar w:fldCharType="separate"/>
        </w:r>
        <w:r w:rsidR="00533AF0">
          <w:rPr>
            <w:noProof/>
            <w:webHidden/>
          </w:rPr>
          <w:t>252</w:t>
        </w:r>
        <w:r w:rsidR="009A76EE">
          <w:rPr>
            <w:noProof/>
            <w:webHidden/>
          </w:rPr>
          <w:fldChar w:fldCharType="end"/>
        </w:r>
      </w:hyperlink>
    </w:p>
    <w:p w14:paraId="2A027B96" w14:textId="77777777" w:rsidR="009330BC" w:rsidRPr="0065745B" w:rsidRDefault="002523D9">
      <w:pPr>
        <w:pStyle w:val="2"/>
        <w:rPr>
          <w:rFonts w:ascii="Calibri" w:eastAsia="Times New Roman" w:hAnsi="Calibri" w:cs="Times New Roman"/>
          <w:noProof/>
          <w:sz w:val="22"/>
          <w:szCs w:val="22"/>
        </w:rPr>
      </w:pPr>
      <w:hyperlink w:anchor="_Toc396034353" w:history="1">
        <w:r w:rsidR="009330BC" w:rsidRPr="000948B0">
          <w:rPr>
            <w:rStyle w:val="a8"/>
            <w:noProof/>
          </w:rPr>
          <w:t>10.6 Direct Call (call) Operation</w:t>
        </w:r>
        <w:r w:rsidR="009330BC">
          <w:rPr>
            <w:noProof/>
            <w:webHidden/>
          </w:rPr>
          <w:tab/>
        </w:r>
        <w:r w:rsidR="009A76EE">
          <w:rPr>
            <w:noProof/>
            <w:webHidden/>
          </w:rPr>
          <w:fldChar w:fldCharType="begin"/>
        </w:r>
        <w:r w:rsidR="009330BC">
          <w:rPr>
            <w:noProof/>
            <w:webHidden/>
          </w:rPr>
          <w:instrText xml:space="preserve"> PAGEREF _Toc396034353 \h </w:instrText>
        </w:r>
        <w:r w:rsidR="009A76EE">
          <w:rPr>
            <w:noProof/>
            <w:webHidden/>
          </w:rPr>
        </w:r>
        <w:r w:rsidR="009A76EE">
          <w:rPr>
            <w:noProof/>
            <w:webHidden/>
          </w:rPr>
          <w:fldChar w:fldCharType="separate"/>
        </w:r>
        <w:r w:rsidR="00533AF0">
          <w:rPr>
            <w:noProof/>
            <w:webHidden/>
          </w:rPr>
          <w:t>252</w:t>
        </w:r>
        <w:r w:rsidR="009A76EE">
          <w:rPr>
            <w:noProof/>
            <w:webHidden/>
          </w:rPr>
          <w:fldChar w:fldCharType="end"/>
        </w:r>
      </w:hyperlink>
    </w:p>
    <w:p w14:paraId="3C4BE8A8" w14:textId="77777777" w:rsidR="009330BC" w:rsidRPr="0065745B" w:rsidRDefault="002523D9">
      <w:pPr>
        <w:pStyle w:val="3"/>
        <w:rPr>
          <w:rFonts w:ascii="Calibri" w:eastAsia="Times New Roman" w:hAnsi="Calibri" w:cs="Times New Roman"/>
          <w:noProof/>
          <w:sz w:val="22"/>
          <w:szCs w:val="22"/>
        </w:rPr>
      </w:pPr>
      <w:hyperlink w:anchor="_Toc396034354" w:history="1">
        <w:r w:rsidR="009330BC" w:rsidRPr="000948B0">
          <w:rPr>
            <w:rStyle w:val="a8"/>
            <w:noProof/>
          </w:rPr>
          <w:t>10.6.1 Syntax</w:t>
        </w:r>
        <w:r w:rsidR="009330BC">
          <w:rPr>
            <w:noProof/>
            <w:webHidden/>
          </w:rPr>
          <w:tab/>
        </w:r>
        <w:r w:rsidR="009A76EE">
          <w:rPr>
            <w:noProof/>
            <w:webHidden/>
          </w:rPr>
          <w:fldChar w:fldCharType="begin"/>
        </w:r>
        <w:r w:rsidR="009330BC">
          <w:rPr>
            <w:noProof/>
            <w:webHidden/>
          </w:rPr>
          <w:instrText xml:space="preserve"> PAGEREF _Toc396034354 \h </w:instrText>
        </w:r>
        <w:r w:rsidR="009A76EE">
          <w:rPr>
            <w:noProof/>
            <w:webHidden/>
          </w:rPr>
        </w:r>
        <w:r w:rsidR="009A76EE">
          <w:rPr>
            <w:noProof/>
            <w:webHidden/>
          </w:rPr>
          <w:fldChar w:fldCharType="separate"/>
        </w:r>
        <w:r w:rsidR="00533AF0">
          <w:rPr>
            <w:noProof/>
            <w:webHidden/>
          </w:rPr>
          <w:t>252</w:t>
        </w:r>
        <w:r w:rsidR="009A76EE">
          <w:rPr>
            <w:noProof/>
            <w:webHidden/>
          </w:rPr>
          <w:fldChar w:fldCharType="end"/>
        </w:r>
      </w:hyperlink>
    </w:p>
    <w:p w14:paraId="47295397" w14:textId="77777777" w:rsidR="009330BC" w:rsidRPr="0065745B" w:rsidRDefault="002523D9">
      <w:pPr>
        <w:pStyle w:val="3"/>
        <w:rPr>
          <w:rFonts w:ascii="Calibri" w:eastAsia="Times New Roman" w:hAnsi="Calibri" w:cs="Times New Roman"/>
          <w:noProof/>
          <w:sz w:val="22"/>
          <w:szCs w:val="22"/>
        </w:rPr>
      </w:pPr>
      <w:hyperlink w:anchor="_Toc396034355" w:history="1">
        <w:r w:rsidR="009330BC" w:rsidRPr="000948B0">
          <w:rPr>
            <w:rStyle w:val="a8"/>
            <w:noProof/>
          </w:rPr>
          <w:t>10.6.2 Description</w:t>
        </w:r>
        <w:r w:rsidR="009330BC">
          <w:rPr>
            <w:noProof/>
            <w:webHidden/>
          </w:rPr>
          <w:tab/>
        </w:r>
        <w:r w:rsidR="009A76EE">
          <w:rPr>
            <w:noProof/>
            <w:webHidden/>
          </w:rPr>
          <w:fldChar w:fldCharType="begin"/>
        </w:r>
        <w:r w:rsidR="009330BC">
          <w:rPr>
            <w:noProof/>
            <w:webHidden/>
          </w:rPr>
          <w:instrText xml:space="preserve"> PAGEREF _Toc396034355 \h </w:instrText>
        </w:r>
        <w:r w:rsidR="009A76EE">
          <w:rPr>
            <w:noProof/>
            <w:webHidden/>
          </w:rPr>
        </w:r>
        <w:r w:rsidR="009A76EE">
          <w:rPr>
            <w:noProof/>
            <w:webHidden/>
          </w:rPr>
          <w:fldChar w:fldCharType="separate"/>
        </w:r>
        <w:r w:rsidR="00533AF0">
          <w:rPr>
            <w:noProof/>
            <w:webHidden/>
          </w:rPr>
          <w:t>253</w:t>
        </w:r>
        <w:r w:rsidR="009A76EE">
          <w:rPr>
            <w:noProof/>
            <w:webHidden/>
          </w:rPr>
          <w:fldChar w:fldCharType="end"/>
        </w:r>
      </w:hyperlink>
    </w:p>
    <w:p w14:paraId="1778AA8A" w14:textId="77777777" w:rsidR="009330BC" w:rsidRPr="0065745B" w:rsidRDefault="002523D9">
      <w:pPr>
        <w:pStyle w:val="2"/>
        <w:rPr>
          <w:rFonts w:ascii="Calibri" w:eastAsia="Times New Roman" w:hAnsi="Calibri" w:cs="Times New Roman"/>
          <w:noProof/>
          <w:sz w:val="22"/>
          <w:szCs w:val="22"/>
        </w:rPr>
      </w:pPr>
      <w:hyperlink w:anchor="_Toc396034356" w:history="1">
        <w:r w:rsidR="009330BC" w:rsidRPr="000948B0">
          <w:rPr>
            <w:rStyle w:val="a8"/>
            <w:noProof/>
          </w:rPr>
          <w:t>10.7 Switch Call (scall) Operations</w:t>
        </w:r>
        <w:r w:rsidR="009330BC">
          <w:rPr>
            <w:noProof/>
            <w:webHidden/>
          </w:rPr>
          <w:tab/>
        </w:r>
        <w:r w:rsidR="009A76EE">
          <w:rPr>
            <w:noProof/>
            <w:webHidden/>
          </w:rPr>
          <w:fldChar w:fldCharType="begin"/>
        </w:r>
        <w:r w:rsidR="009330BC">
          <w:rPr>
            <w:noProof/>
            <w:webHidden/>
          </w:rPr>
          <w:instrText xml:space="preserve"> PAGEREF _Toc396034356 \h </w:instrText>
        </w:r>
        <w:r w:rsidR="009A76EE">
          <w:rPr>
            <w:noProof/>
            <w:webHidden/>
          </w:rPr>
        </w:r>
        <w:r w:rsidR="009A76EE">
          <w:rPr>
            <w:noProof/>
            <w:webHidden/>
          </w:rPr>
          <w:fldChar w:fldCharType="separate"/>
        </w:r>
        <w:r w:rsidR="00533AF0">
          <w:rPr>
            <w:noProof/>
            <w:webHidden/>
          </w:rPr>
          <w:t>254</w:t>
        </w:r>
        <w:r w:rsidR="009A76EE">
          <w:rPr>
            <w:noProof/>
            <w:webHidden/>
          </w:rPr>
          <w:fldChar w:fldCharType="end"/>
        </w:r>
      </w:hyperlink>
    </w:p>
    <w:p w14:paraId="0B332C14" w14:textId="77777777" w:rsidR="009330BC" w:rsidRPr="0065745B" w:rsidRDefault="002523D9">
      <w:pPr>
        <w:pStyle w:val="3"/>
        <w:rPr>
          <w:rFonts w:ascii="Calibri" w:eastAsia="Times New Roman" w:hAnsi="Calibri" w:cs="Times New Roman"/>
          <w:noProof/>
          <w:sz w:val="22"/>
          <w:szCs w:val="22"/>
        </w:rPr>
      </w:pPr>
      <w:hyperlink w:anchor="_Toc396034357" w:history="1">
        <w:r w:rsidR="009330BC" w:rsidRPr="000948B0">
          <w:rPr>
            <w:rStyle w:val="a8"/>
            <w:noProof/>
          </w:rPr>
          <w:t>10.7.1 Syntax</w:t>
        </w:r>
        <w:r w:rsidR="009330BC">
          <w:rPr>
            <w:noProof/>
            <w:webHidden/>
          </w:rPr>
          <w:tab/>
        </w:r>
        <w:r w:rsidR="009A76EE">
          <w:rPr>
            <w:noProof/>
            <w:webHidden/>
          </w:rPr>
          <w:fldChar w:fldCharType="begin"/>
        </w:r>
        <w:r w:rsidR="009330BC">
          <w:rPr>
            <w:noProof/>
            <w:webHidden/>
          </w:rPr>
          <w:instrText xml:space="preserve"> PAGEREF _Toc396034357 \h </w:instrText>
        </w:r>
        <w:r w:rsidR="009A76EE">
          <w:rPr>
            <w:noProof/>
            <w:webHidden/>
          </w:rPr>
        </w:r>
        <w:r w:rsidR="009A76EE">
          <w:rPr>
            <w:noProof/>
            <w:webHidden/>
          </w:rPr>
          <w:fldChar w:fldCharType="separate"/>
        </w:r>
        <w:r w:rsidR="00533AF0">
          <w:rPr>
            <w:noProof/>
            <w:webHidden/>
          </w:rPr>
          <w:t>254</w:t>
        </w:r>
        <w:r w:rsidR="009A76EE">
          <w:rPr>
            <w:noProof/>
            <w:webHidden/>
          </w:rPr>
          <w:fldChar w:fldCharType="end"/>
        </w:r>
      </w:hyperlink>
    </w:p>
    <w:p w14:paraId="452EBABB" w14:textId="77777777" w:rsidR="009330BC" w:rsidRPr="0065745B" w:rsidRDefault="002523D9">
      <w:pPr>
        <w:pStyle w:val="3"/>
        <w:rPr>
          <w:rFonts w:ascii="Calibri" w:eastAsia="Times New Roman" w:hAnsi="Calibri" w:cs="Times New Roman"/>
          <w:noProof/>
          <w:sz w:val="22"/>
          <w:szCs w:val="22"/>
        </w:rPr>
      </w:pPr>
      <w:hyperlink w:anchor="_Toc396034358" w:history="1">
        <w:r w:rsidR="009330BC" w:rsidRPr="000948B0">
          <w:rPr>
            <w:rStyle w:val="a8"/>
            <w:noProof/>
          </w:rPr>
          <w:t>10.7.2 Description</w:t>
        </w:r>
        <w:r w:rsidR="009330BC">
          <w:rPr>
            <w:noProof/>
            <w:webHidden/>
          </w:rPr>
          <w:tab/>
        </w:r>
        <w:r w:rsidR="009A76EE">
          <w:rPr>
            <w:noProof/>
            <w:webHidden/>
          </w:rPr>
          <w:fldChar w:fldCharType="begin"/>
        </w:r>
        <w:r w:rsidR="009330BC">
          <w:rPr>
            <w:noProof/>
            <w:webHidden/>
          </w:rPr>
          <w:instrText xml:space="preserve"> PAGEREF _Toc396034358 \h </w:instrText>
        </w:r>
        <w:r w:rsidR="009A76EE">
          <w:rPr>
            <w:noProof/>
            <w:webHidden/>
          </w:rPr>
        </w:r>
        <w:r w:rsidR="009A76EE">
          <w:rPr>
            <w:noProof/>
            <w:webHidden/>
          </w:rPr>
          <w:fldChar w:fldCharType="separate"/>
        </w:r>
        <w:r w:rsidR="00533AF0">
          <w:rPr>
            <w:noProof/>
            <w:webHidden/>
          </w:rPr>
          <w:t>255</w:t>
        </w:r>
        <w:r w:rsidR="009A76EE">
          <w:rPr>
            <w:noProof/>
            <w:webHidden/>
          </w:rPr>
          <w:fldChar w:fldCharType="end"/>
        </w:r>
      </w:hyperlink>
    </w:p>
    <w:p w14:paraId="2CBE6C01" w14:textId="77777777" w:rsidR="009330BC" w:rsidRPr="0065745B" w:rsidRDefault="002523D9">
      <w:pPr>
        <w:pStyle w:val="2"/>
        <w:rPr>
          <w:rFonts w:ascii="Calibri" w:eastAsia="Times New Roman" w:hAnsi="Calibri" w:cs="Times New Roman"/>
          <w:noProof/>
          <w:sz w:val="22"/>
          <w:szCs w:val="22"/>
        </w:rPr>
      </w:pPr>
      <w:hyperlink w:anchor="_Toc396034359" w:history="1">
        <w:r w:rsidR="009330BC" w:rsidRPr="000948B0">
          <w:rPr>
            <w:rStyle w:val="a8"/>
            <w:noProof/>
          </w:rPr>
          <w:t>10.8 Indirect Call (icall, ldi) Operations</w:t>
        </w:r>
        <w:r w:rsidR="009330BC">
          <w:rPr>
            <w:noProof/>
            <w:webHidden/>
          </w:rPr>
          <w:tab/>
        </w:r>
        <w:r w:rsidR="009A76EE">
          <w:rPr>
            <w:noProof/>
            <w:webHidden/>
          </w:rPr>
          <w:fldChar w:fldCharType="begin"/>
        </w:r>
        <w:r w:rsidR="009330BC">
          <w:rPr>
            <w:noProof/>
            <w:webHidden/>
          </w:rPr>
          <w:instrText xml:space="preserve"> PAGEREF _Toc396034359 \h </w:instrText>
        </w:r>
        <w:r w:rsidR="009A76EE">
          <w:rPr>
            <w:noProof/>
            <w:webHidden/>
          </w:rPr>
        </w:r>
        <w:r w:rsidR="009A76EE">
          <w:rPr>
            <w:noProof/>
            <w:webHidden/>
          </w:rPr>
          <w:fldChar w:fldCharType="separate"/>
        </w:r>
        <w:r w:rsidR="00533AF0">
          <w:rPr>
            <w:noProof/>
            <w:webHidden/>
          </w:rPr>
          <w:t>256</w:t>
        </w:r>
        <w:r w:rsidR="009A76EE">
          <w:rPr>
            <w:noProof/>
            <w:webHidden/>
          </w:rPr>
          <w:fldChar w:fldCharType="end"/>
        </w:r>
      </w:hyperlink>
    </w:p>
    <w:p w14:paraId="20423490" w14:textId="77777777" w:rsidR="009330BC" w:rsidRPr="0065745B" w:rsidRDefault="002523D9">
      <w:pPr>
        <w:pStyle w:val="3"/>
        <w:rPr>
          <w:rFonts w:ascii="Calibri" w:eastAsia="Times New Roman" w:hAnsi="Calibri" w:cs="Times New Roman"/>
          <w:noProof/>
          <w:sz w:val="22"/>
          <w:szCs w:val="22"/>
        </w:rPr>
      </w:pPr>
      <w:hyperlink w:anchor="_Toc396034360" w:history="1">
        <w:r w:rsidR="009330BC" w:rsidRPr="000948B0">
          <w:rPr>
            <w:rStyle w:val="a8"/>
            <w:noProof/>
          </w:rPr>
          <w:t>10.8.1 Syntax</w:t>
        </w:r>
        <w:r w:rsidR="009330BC">
          <w:rPr>
            <w:noProof/>
            <w:webHidden/>
          </w:rPr>
          <w:tab/>
        </w:r>
        <w:r w:rsidR="009A76EE">
          <w:rPr>
            <w:noProof/>
            <w:webHidden/>
          </w:rPr>
          <w:fldChar w:fldCharType="begin"/>
        </w:r>
        <w:r w:rsidR="009330BC">
          <w:rPr>
            <w:noProof/>
            <w:webHidden/>
          </w:rPr>
          <w:instrText xml:space="preserve"> PAGEREF _Toc396034360 \h </w:instrText>
        </w:r>
        <w:r w:rsidR="009A76EE">
          <w:rPr>
            <w:noProof/>
            <w:webHidden/>
          </w:rPr>
        </w:r>
        <w:r w:rsidR="009A76EE">
          <w:rPr>
            <w:noProof/>
            <w:webHidden/>
          </w:rPr>
          <w:fldChar w:fldCharType="separate"/>
        </w:r>
        <w:r w:rsidR="00533AF0">
          <w:rPr>
            <w:noProof/>
            <w:webHidden/>
          </w:rPr>
          <w:t>256</w:t>
        </w:r>
        <w:r w:rsidR="009A76EE">
          <w:rPr>
            <w:noProof/>
            <w:webHidden/>
          </w:rPr>
          <w:fldChar w:fldCharType="end"/>
        </w:r>
      </w:hyperlink>
    </w:p>
    <w:p w14:paraId="26E735C1" w14:textId="77777777" w:rsidR="009330BC" w:rsidRPr="0065745B" w:rsidRDefault="002523D9">
      <w:pPr>
        <w:pStyle w:val="3"/>
        <w:rPr>
          <w:rFonts w:ascii="Calibri" w:eastAsia="Times New Roman" w:hAnsi="Calibri" w:cs="Times New Roman"/>
          <w:noProof/>
          <w:sz w:val="22"/>
          <w:szCs w:val="22"/>
        </w:rPr>
      </w:pPr>
      <w:hyperlink w:anchor="_Toc396034361" w:history="1">
        <w:r w:rsidR="009330BC" w:rsidRPr="000948B0">
          <w:rPr>
            <w:rStyle w:val="a8"/>
            <w:noProof/>
          </w:rPr>
          <w:t>10.8.2 Description</w:t>
        </w:r>
        <w:r w:rsidR="009330BC">
          <w:rPr>
            <w:noProof/>
            <w:webHidden/>
          </w:rPr>
          <w:tab/>
        </w:r>
        <w:r w:rsidR="009A76EE">
          <w:rPr>
            <w:noProof/>
            <w:webHidden/>
          </w:rPr>
          <w:fldChar w:fldCharType="begin"/>
        </w:r>
        <w:r w:rsidR="009330BC">
          <w:rPr>
            <w:noProof/>
            <w:webHidden/>
          </w:rPr>
          <w:instrText xml:space="preserve"> PAGEREF _Toc396034361 \h </w:instrText>
        </w:r>
        <w:r w:rsidR="009A76EE">
          <w:rPr>
            <w:noProof/>
            <w:webHidden/>
          </w:rPr>
        </w:r>
        <w:r w:rsidR="009A76EE">
          <w:rPr>
            <w:noProof/>
            <w:webHidden/>
          </w:rPr>
          <w:fldChar w:fldCharType="separate"/>
        </w:r>
        <w:r w:rsidR="00533AF0">
          <w:rPr>
            <w:noProof/>
            <w:webHidden/>
          </w:rPr>
          <w:t>257</w:t>
        </w:r>
        <w:r w:rsidR="009A76EE">
          <w:rPr>
            <w:noProof/>
            <w:webHidden/>
          </w:rPr>
          <w:fldChar w:fldCharType="end"/>
        </w:r>
      </w:hyperlink>
    </w:p>
    <w:p w14:paraId="0F0604DC" w14:textId="77777777" w:rsidR="009330BC" w:rsidRPr="0065745B" w:rsidRDefault="002523D9">
      <w:pPr>
        <w:pStyle w:val="2"/>
        <w:rPr>
          <w:rFonts w:ascii="Calibri" w:eastAsia="Times New Roman" w:hAnsi="Calibri" w:cs="Times New Roman"/>
          <w:noProof/>
          <w:sz w:val="22"/>
          <w:szCs w:val="22"/>
        </w:rPr>
      </w:pPr>
      <w:hyperlink w:anchor="_Toc396034362" w:history="1">
        <w:r w:rsidR="009330BC" w:rsidRPr="000948B0">
          <w:rPr>
            <w:rStyle w:val="a8"/>
            <w:noProof/>
          </w:rPr>
          <w:t>10.9 Return (ret) Operation</w:t>
        </w:r>
        <w:r w:rsidR="009330BC">
          <w:rPr>
            <w:noProof/>
            <w:webHidden/>
          </w:rPr>
          <w:tab/>
        </w:r>
        <w:r w:rsidR="009A76EE">
          <w:rPr>
            <w:noProof/>
            <w:webHidden/>
          </w:rPr>
          <w:fldChar w:fldCharType="begin"/>
        </w:r>
        <w:r w:rsidR="009330BC">
          <w:rPr>
            <w:noProof/>
            <w:webHidden/>
          </w:rPr>
          <w:instrText xml:space="preserve"> PAGEREF _Toc396034362 \h </w:instrText>
        </w:r>
        <w:r w:rsidR="009A76EE">
          <w:rPr>
            <w:noProof/>
            <w:webHidden/>
          </w:rPr>
        </w:r>
        <w:r w:rsidR="009A76EE">
          <w:rPr>
            <w:noProof/>
            <w:webHidden/>
          </w:rPr>
          <w:fldChar w:fldCharType="separate"/>
        </w:r>
        <w:r w:rsidR="00533AF0">
          <w:rPr>
            <w:noProof/>
            <w:webHidden/>
          </w:rPr>
          <w:t>259</w:t>
        </w:r>
        <w:r w:rsidR="009A76EE">
          <w:rPr>
            <w:noProof/>
            <w:webHidden/>
          </w:rPr>
          <w:fldChar w:fldCharType="end"/>
        </w:r>
      </w:hyperlink>
    </w:p>
    <w:p w14:paraId="74F513EE" w14:textId="77777777" w:rsidR="009330BC" w:rsidRPr="0065745B" w:rsidRDefault="002523D9">
      <w:pPr>
        <w:pStyle w:val="3"/>
        <w:rPr>
          <w:rFonts w:ascii="Calibri" w:eastAsia="Times New Roman" w:hAnsi="Calibri" w:cs="Times New Roman"/>
          <w:noProof/>
          <w:sz w:val="22"/>
          <w:szCs w:val="22"/>
        </w:rPr>
      </w:pPr>
      <w:hyperlink w:anchor="_Toc396034363" w:history="1">
        <w:r w:rsidR="009330BC" w:rsidRPr="000948B0">
          <w:rPr>
            <w:rStyle w:val="a8"/>
            <w:noProof/>
          </w:rPr>
          <w:t>10.9.1 Syntax</w:t>
        </w:r>
        <w:r w:rsidR="009330BC">
          <w:rPr>
            <w:noProof/>
            <w:webHidden/>
          </w:rPr>
          <w:tab/>
        </w:r>
        <w:r w:rsidR="009A76EE">
          <w:rPr>
            <w:noProof/>
            <w:webHidden/>
          </w:rPr>
          <w:fldChar w:fldCharType="begin"/>
        </w:r>
        <w:r w:rsidR="009330BC">
          <w:rPr>
            <w:noProof/>
            <w:webHidden/>
          </w:rPr>
          <w:instrText xml:space="preserve"> PAGEREF _Toc396034363 \h </w:instrText>
        </w:r>
        <w:r w:rsidR="009A76EE">
          <w:rPr>
            <w:noProof/>
            <w:webHidden/>
          </w:rPr>
        </w:r>
        <w:r w:rsidR="009A76EE">
          <w:rPr>
            <w:noProof/>
            <w:webHidden/>
          </w:rPr>
          <w:fldChar w:fldCharType="separate"/>
        </w:r>
        <w:r w:rsidR="00533AF0">
          <w:rPr>
            <w:noProof/>
            <w:webHidden/>
          </w:rPr>
          <w:t>259</w:t>
        </w:r>
        <w:r w:rsidR="009A76EE">
          <w:rPr>
            <w:noProof/>
            <w:webHidden/>
          </w:rPr>
          <w:fldChar w:fldCharType="end"/>
        </w:r>
      </w:hyperlink>
    </w:p>
    <w:p w14:paraId="790A9183" w14:textId="77777777" w:rsidR="009330BC" w:rsidRPr="0065745B" w:rsidRDefault="002523D9">
      <w:pPr>
        <w:pStyle w:val="3"/>
        <w:rPr>
          <w:rFonts w:ascii="Calibri" w:eastAsia="Times New Roman" w:hAnsi="Calibri" w:cs="Times New Roman"/>
          <w:noProof/>
          <w:sz w:val="22"/>
          <w:szCs w:val="22"/>
        </w:rPr>
      </w:pPr>
      <w:hyperlink w:anchor="_Toc396034364" w:history="1">
        <w:r w:rsidR="009330BC" w:rsidRPr="000948B0">
          <w:rPr>
            <w:rStyle w:val="a8"/>
            <w:noProof/>
          </w:rPr>
          <w:t>10.9.2 Description</w:t>
        </w:r>
        <w:r w:rsidR="009330BC">
          <w:rPr>
            <w:noProof/>
            <w:webHidden/>
          </w:rPr>
          <w:tab/>
        </w:r>
        <w:r w:rsidR="009A76EE">
          <w:rPr>
            <w:noProof/>
            <w:webHidden/>
          </w:rPr>
          <w:fldChar w:fldCharType="begin"/>
        </w:r>
        <w:r w:rsidR="009330BC">
          <w:rPr>
            <w:noProof/>
            <w:webHidden/>
          </w:rPr>
          <w:instrText xml:space="preserve"> PAGEREF _Toc396034364 \h </w:instrText>
        </w:r>
        <w:r w:rsidR="009A76EE">
          <w:rPr>
            <w:noProof/>
            <w:webHidden/>
          </w:rPr>
        </w:r>
        <w:r w:rsidR="009A76EE">
          <w:rPr>
            <w:noProof/>
            <w:webHidden/>
          </w:rPr>
          <w:fldChar w:fldCharType="separate"/>
        </w:r>
        <w:r w:rsidR="00533AF0">
          <w:rPr>
            <w:noProof/>
            <w:webHidden/>
          </w:rPr>
          <w:t>259</w:t>
        </w:r>
        <w:r w:rsidR="009A76EE">
          <w:rPr>
            <w:noProof/>
            <w:webHidden/>
          </w:rPr>
          <w:fldChar w:fldCharType="end"/>
        </w:r>
      </w:hyperlink>
    </w:p>
    <w:p w14:paraId="257D38C4" w14:textId="77777777" w:rsidR="009330BC" w:rsidRPr="0065745B" w:rsidRDefault="002523D9">
      <w:pPr>
        <w:pStyle w:val="2"/>
        <w:rPr>
          <w:rFonts w:ascii="Calibri" w:eastAsia="Times New Roman" w:hAnsi="Calibri" w:cs="Times New Roman"/>
          <w:noProof/>
          <w:sz w:val="22"/>
          <w:szCs w:val="22"/>
        </w:rPr>
      </w:pPr>
      <w:hyperlink w:anchor="_Toc396034365" w:history="1">
        <w:r w:rsidR="009330BC" w:rsidRPr="000948B0">
          <w:rPr>
            <w:rStyle w:val="a8"/>
            <w:noProof/>
          </w:rPr>
          <w:t>10.10 Allocate Memory (alloca) Operation</w:t>
        </w:r>
        <w:r w:rsidR="009330BC">
          <w:rPr>
            <w:noProof/>
            <w:webHidden/>
          </w:rPr>
          <w:tab/>
        </w:r>
        <w:r w:rsidR="009A76EE">
          <w:rPr>
            <w:noProof/>
            <w:webHidden/>
          </w:rPr>
          <w:fldChar w:fldCharType="begin"/>
        </w:r>
        <w:r w:rsidR="009330BC">
          <w:rPr>
            <w:noProof/>
            <w:webHidden/>
          </w:rPr>
          <w:instrText xml:space="preserve"> PAGEREF _Toc396034365 \h </w:instrText>
        </w:r>
        <w:r w:rsidR="009A76EE">
          <w:rPr>
            <w:noProof/>
            <w:webHidden/>
          </w:rPr>
        </w:r>
        <w:r w:rsidR="009A76EE">
          <w:rPr>
            <w:noProof/>
            <w:webHidden/>
          </w:rPr>
          <w:fldChar w:fldCharType="separate"/>
        </w:r>
        <w:r w:rsidR="00533AF0">
          <w:rPr>
            <w:noProof/>
            <w:webHidden/>
          </w:rPr>
          <w:t>260</w:t>
        </w:r>
        <w:r w:rsidR="009A76EE">
          <w:rPr>
            <w:noProof/>
            <w:webHidden/>
          </w:rPr>
          <w:fldChar w:fldCharType="end"/>
        </w:r>
      </w:hyperlink>
    </w:p>
    <w:p w14:paraId="4FF77984" w14:textId="77777777" w:rsidR="009330BC" w:rsidRPr="0065745B" w:rsidRDefault="002523D9">
      <w:pPr>
        <w:pStyle w:val="3"/>
        <w:rPr>
          <w:rFonts w:ascii="Calibri" w:eastAsia="Times New Roman" w:hAnsi="Calibri" w:cs="Times New Roman"/>
          <w:noProof/>
          <w:sz w:val="22"/>
          <w:szCs w:val="22"/>
        </w:rPr>
      </w:pPr>
      <w:hyperlink w:anchor="_Toc396034366" w:history="1">
        <w:r w:rsidR="009330BC" w:rsidRPr="000948B0">
          <w:rPr>
            <w:rStyle w:val="a8"/>
            <w:noProof/>
          </w:rPr>
          <w:t>10.10.1 Syntax</w:t>
        </w:r>
        <w:r w:rsidR="009330BC">
          <w:rPr>
            <w:noProof/>
            <w:webHidden/>
          </w:rPr>
          <w:tab/>
        </w:r>
        <w:r w:rsidR="009A76EE">
          <w:rPr>
            <w:noProof/>
            <w:webHidden/>
          </w:rPr>
          <w:fldChar w:fldCharType="begin"/>
        </w:r>
        <w:r w:rsidR="009330BC">
          <w:rPr>
            <w:noProof/>
            <w:webHidden/>
          </w:rPr>
          <w:instrText xml:space="preserve"> PAGEREF _Toc396034366 \h </w:instrText>
        </w:r>
        <w:r w:rsidR="009A76EE">
          <w:rPr>
            <w:noProof/>
            <w:webHidden/>
          </w:rPr>
        </w:r>
        <w:r w:rsidR="009A76EE">
          <w:rPr>
            <w:noProof/>
            <w:webHidden/>
          </w:rPr>
          <w:fldChar w:fldCharType="separate"/>
        </w:r>
        <w:r w:rsidR="00533AF0">
          <w:rPr>
            <w:noProof/>
            <w:webHidden/>
          </w:rPr>
          <w:t>260</w:t>
        </w:r>
        <w:r w:rsidR="009A76EE">
          <w:rPr>
            <w:noProof/>
            <w:webHidden/>
          </w:rPr>
          <w:fldChar w:fldCharType="end"/>
        </w:r>
      </w:hyperlink>
    </w:p>
    <w:p w14:paraId="63FD8D46" w14:textId="77777777" w:rsidR="009330BC" w:rsidRPr="0065745B" w:rsidRDefault="002523D9">
      <w:pPr>
        <w:pStyle w:val="3"/>
        <w:rPr>
          <w:rFonts w:ascii="Calibri" w:eastAsia="Times New Roman" w:hAnsi="Calibri" w:cs="Times New Roman"/>
          <w:noProof/>
          <w:sz w:val="22"/>
          <w:szCs w:val="22"/>
        </w:rPr>
      </w:pPr>
      <w:hyperlink w:anchor="_Toc396034367" w:history="1">
        <w:r w:rsidR="009330BC" w:rsidRPr="000948B0">
          <w:rPr>
            <w:rStyle w:val="a8"/>
            <w:noProof/>
          </w:rPr>
          <w:t>10.10.2 Description</w:t>
        </w:r>
        <w:r w:rsidR="009330BC">
          <w:rPr>
            <w:noProof/>
            <w:webHidden/>
          </w:rPr>
          <w:tab/>
        </w:r>
        <w:r w:rsidR="009A76EE">
          <w:rPr>
            <w:noProof/>
            <w:webHidden/>
          </w:rPr>
          <w:fldChar w:fldCharType="begin"/>
        </w:r>
        <w:r w:rsidR="009330BC">
          <w:rPr>
            <w:noProof/>
            <w:webHidden/>
          </w:rPr>
          <w:instrText xml:space="preserve"> PAGEREF _Toc396034367 \h </w:instrText>
        </w:r>
        <w:r w:rsidR="009A76EE">
          <w:rPr>
            <w:noProof/>
            <w:webHidden/>
          </w:rPr>
        </w:r>
        <w:r w:rsidR="009A76EE">
          <w:rPr>
            <w:noProof/>
            <w:webHidden/>
          </w:rPr>
          <w:fldChar w:fldCharType="separate"/>
        </w:r>
        <w:r w:rsidR="00533AF0">
          <w:rPr>
            <w:noProof/>
            <w:webHidden/>
          </w:rPr>
          <w:t>260</w:t>
        </w:r>
        <w:r w:rsidR="009A76EE">
          <w:rPr>
            <w:noProof/>
            <w:webHidden/>
          </w:rPr>
          <w:fldChar w:fldCharType="end"/>
        </w:r>
      </w:hyperlink>
    </w:p>
    <w:p w14:paraId="1121ABD8" w14:textId="77777777" w:rsidR="009330BC" w:rsidRPr="0065745B" w:rsidRDefault="002523D9">
      <w:pPr>
        <w:pStyle w:val="1"/>
        <w:rPr>
          <w:rFonts w:ascii="Calibri" w:eastAsia="Times New Roman" w:hAnsi="Calibri" w:cs="Times New Roman"/>
          <w:b w:val="0"/>
          <w:bCs w:val="0"/>
          <w:noProof/>
          <w:sz w:val="22"/>
          <w:szCs w:val="22"/>
        </w:rPr>
      </w:pPr>
      <w:hyperlink w:anchor="_Toc396034368" w:history="1">
        <w:r w:rsidR="009330BC" w:rsidRPr="000948B0">
          <w:rPr>
            <w:rStyle w:val="a8"/>
            <w:noProof/>
          </w:rPr>
          <w:t>Chapter 11.  Special Operations</w:t>
        </w:r>
        <w:r w:rsidR="009330BC">
          <w:rPr>
            <w:noProof/>
            <w:webHidden/>
          </w:rPr>
          <w:tab/>
        </w:r>
        <w:r w:rsidR="009A76EE">
          <w:rPr>
            <w:noProof/>
            <w:webHidden/>
          </w:rPr>
          <w:fldChar w:fldCharType="begin"/>
        </w:r>
        <w:r w:rsidR="009330BC">
          <w:rPr>
            <w:noProof/>
            <w:webHidden/>
          </w:rPr>
          <w:instrText xml:space="preserve"> PAGEREF _Toc396034368 \h </w:instrText>
        </w:r>
        <w:r w:rsidR="009A76EE">
          <w:rPr>
            <w:noProof/>
            <w:webHidden/>
          </w:rPr>
        </w:r>
        <w:r w:rsidR="009A76EE">
          <w:rPr>
            <w:noProof/>
            <w:webHidden/>
          </w:rPr>
          <w:fldChar w:fldCharType="separate"/>
        </w:r>
        <w:r w:rsidR="00533AF0">
          <w:rPr>
            <w:noProof/>
            <w:webHidden/>
          </w:rPr>
          <w:t>263</w:t>
        </w:r>
        <w:r w:rsidR="009A76EE">
          <w:rPr>
            <w:noProof/>
            <w:webHidden/>
          </w:rPr>
          <w:fldChar w:fldCharType="end"/>
        </w:r>
      </w:hyperlink>
    </w:p>
    <w:p w14:paraId="53CA4925" w14:textId="77777777" w:rsidR="009330BC" w:rsidRPr="0065745B" w:rsidRDefault="002523D9">
      <w:pPr>
        <w:pStyle w:val="2"/>
        <w:rPr>
          <w:rFonts w:ascii="Calibri" w:eastAsia="Times New Roman" w:hAnsi="Calibri" w:cs="Times New Roman"/>
          <w:noProof/>
          <w:sz w:val="22"/>
          <w:szCs w:val="22"/>
        </w:rPr>
      </w:pPr>
      <w:hyperlink w:anchor="_Toc396034369" w:history="1">
        <w:r w:rsidR="009330BC" w:rsidRPr="000948B0">
          <w:rPr>
            <w:rStyle w:val="a8"/>
            <w:noProof/>
          </w:rPr>
          <w:t>11.1 Dispatch Packet Operations</w:t>
        </w:r>
        <w:r w:rsidR="009330BC">
          <w:rPr>
            <w:noProof/>
            <w:webHidden/>
          </w:rPr>
          <w:tab/>
        </w:r>
        <w:r w:rsidR="009A76EE">
          <w:rPr>
            <w:noProof/>
            <w:webHidden/>
          </w:rPr>
          <w:fldChar w:fldCharType="begin"/>
        </w:r>
        <w:r w:rsidR="009330BC">
          <w:rPr>
            <w:noProof/>
            <w:webHidden/>
          </w:rPr>
          <w:instrText xml:space="preserve"> PAGEREF _Toc396034369 \h </w:instrText>
        </w:r>
        <w:r w:rsidR="009A76EE">
          <w:rPr>
            <w:noProof/>
            <w:webHidden/>
          </w:rPr>
        </w:r>
        <w:r w:rsidR="009A76EE">
          <w:rPr>
            <w:noProof/>
            <w:webHidden/>
          </w:rPr>
          <w:fldChar w:fldCharType="separate"/>
        </w:r>
        <w:r w:rsidR="00533AF0">
          <w:rPr>
            <w:noProof/>
            <w:webHidden/>
          </w:rPr>
          <w:t>263</w:t>
        </w:r>
        <w:r w:rsidR="009A76EE">
          <w:rPr>
            <w:noProof/>
            <w:webHidden/>
          </w:rPr>
          <w:fldChar w:fldCharType="end"/>
        </w:r>
      </w:hyperlink>
    </w:p>
    <w:p w14:paraId="1264FBD1" w14:textId="77777777" w:rsidR="009330BC" w:rsidRPr="0065745B" w:rsidRDefault="002523D9">
      <w:pPr>
        <w:pStyle w:val="3"/>
        <w:rPr>
          <w:rFonts w:ascii="Calibri" w:eastAsia="Times New Roman" w:hAnsi="Calibri" w:cs="Times New Roman"/>
          <w:noProof/>
          <w:sz w:val="22"/>
          <w:szCs w:val="22"/>
        </w:rPr>
      </w:pPr>
      <w:hyperlink w:anchor="_Toc396034370" w:history="1">
        <w:r w:rsidR="009330BC" w:rsidRPr="000948B0">
          <w:rPr>
            <w:rStyle w:val="a8"/>
            <w:noProof/>
          </w:rPr>
          <w:t>11.1.1 Syntax</w:t>
        </w:r>
        <w:r w:rsidR="009330BC">
          <w:rPr>
            <w:noProof/>
            <w:webHidden/>
          </w:rPr>
          <w:tab/>
        </w:r>
        <w:r w:rsidR="009A76EE">
          <w:rPr>
            <w:noProof/>
            <w:webHidden/>
          </w:rPr>
          <w:fldChar w:fldCharType="begin"/>
        </w:r>
        <w:r w:rsidR="009330BC">
          <w:rPr>
            <w:noProof/>
            <w:webHidden/>
          </w:rPr>
          <w:instrText xml:space="preserve"> PAGEREF _Toc396034370 \h </w:instrText>
        </w:r>
        <w:r w:rsidR="009A76EE">
          <w:rPr>
            <w:noProof/>
            <w:webHidden/>
          </w:rPr>
        </w:r>
        <w:r w:rsidR="009A76EE">
          <w:rPr>
            <w:noProof/>
            <w:webHidden/>
          </w:rPr>
          <w:fldChar w:fldCharType="separate"/>
        </w:r>
        <w:r w:rsidR="00533AF0">
          <w:rPr>
            <w:noProof/>
            <w:webHidden/>
          </w:rPr>
          <w:t>263</w:t>
        </w:r>
        <w:r w:rsidR="009A76EE">
          <w:rPr>
            <w:noProof/>
            <w:webHidden/>
          </w:rPr>
          <w:fldChar w:fldCharType="end"/>
        </w:r>
      </w:hyperlink>
    </w:p>
    <w:p w14:paraId="471D3F91" w14:textId="77777777" w:rsidR="009330BC" w:rsidRPr="0065745B" w:rsidRDefault="002523D9">
      <w:pPr>
        <w:pStyle w:val="3"/>
        <w:rPr>
          <w:rFonts w:ascii="Calibri" w:eastAsia="Times New Roman" w:hAnsi="Calibri" w:cs="Times New Roman"/>
          <w:noProof/>
          <w:sz w:val="22"/>
          <w:szCs w:val="22"/>
        </w:rPr>
      </w:pPr>
      <w:hyperlink w:anchor="_Toc396034371" w:history="1">
        <w:r w:rsidR="009330BC" w:rsidRPr="000948B0">
          <w:rPr>
            <w:rStyle w:val="a8"/>
            <w:noProof/>
          </w:rPr>
          <w:t>11.1.2 Description</w:t>
        </w:r>
        <w:r w:rsidR="009330BC">
          <w:rPr>
            <w:noProof/>
            <w:webHidden/>
          </w:rPr>
          <w:tab/>
        </w:r>
        <w:r w:rsidR="009A76EE">
          <w:rPr>
            <w:noProof/>
            <w:webHidden/>
          </w:rPr>
          <w:fldChar w:fldCharType="begin"/>
        </w:r>
        <w:r w:rsidR="009330BC">
          <w:rPr>
            <w:noProof/>
            <w:webHidden/>
          </w:rPr>
          <w:instrText xml:space="preserve"> PAGEREF _Toc396034371 \h </w:instrText>
        </w:r>
        <w:r w:rsidR="009A76EE">
          <w:rPr>
            <w:noProof/>
            <w:webHidden/>
          </w:rPr>
        </w:r>
        <w:r w:rsidR="009A76EE">
          <w:rPr>
            <w:noProof/>
            <w:webHidden/>
          </w:rPr>
          <w:fldChar w:fldCharType="separate"/>
        </w:r>
        <w:r w:rsidR="00533AF0">
          <w:rPr>
            <w:noProof/>
            <w:webHidden/>
          </w:rPr>
          <w:t>264</w:t>
        </w:r>
        <w:r w:rsidR="009A76EE">
          <w:rPr>
            <w:noProof/>
            <w:webHidden/>
          </w:rPr>
          <w:fldChar w:fldCharType="end"/>
        </w:r>
      </w:hyperlink>
    </w:p>
    <w:p w14:paraId="481C71D2" w14:textId="77777777" w:rsidR="009330BC" w:rsidRPr="0065745B" w:rsidRDefault="002523D9">
      <w:pPr>
        <w:pStyle w:val="2"/>
        <w:rPr>
          <w:rFonts w:ascii="Calibri" w:eastAsia="Times New Roman" w:hAnsi="Calibri" w:cs="Times New Roman"/>
          <w:noProof/>
          <w:sz w:val="22"/>
          <w:szCs w:val="22"/>
        </w:rPr>
      </w:pPr>
      <w:hyperlink w:anchor="_Toc396034372" w:history="1">
        <w:r w:rsidR="009330BC" w:rsidRPr="000948B0">
          <w:rPr>
            <w:rStyle w:val="a8"/>
            <w:noProof/>
          </w:rPr>
          <w:t>11.2 Exception Operations</w:t>
        </w:r>
        <w:r w:rsidR="009330BC">
          <w:rPr>
            <w:noProof/>
            <w:webHidden/>
          </w:rPr>
          <w:tab/>
        </w:r>
        <w:r w:rsidR="009A76EE">
          <w:rPr>
            <w:noProof/>
            <w:webHidden/>
          </w:rPr>
          <w:fldChar w:fldCharType="begin"/>
        </w:r>
        <w:r w:rsidR="009330BC">
          <w:rPr>
            <w:noProof/>
            <w:webHidden/>
          </w:rPr>
          <w:instrText xml:space="preserve"> PAGEREF _Toc396034372 \h </w:instrText>
        </w:r>
        <w:r w:rsidR="009A76EE">
          <w:rPr>
            <w:noProof/>
            <w:webHidden/>
          </w:rPr>
        </w:r>
        <w:r w:rsidR="009A76EE">
          <w:rPr>
            <w:noProof/>
            <w:webHidden/>
          </w:rPr>
          <w:fldChar w:fldCharType="separate"/>
        </w:r>
        <w:r w:rsidR="00533AF0">
          <w:rPr>
            <w:noProof/>
            <w:webHidden/>
          </w:rPr>
          <w:t>266</w:t>
        </w:r>
        <w:r w:rsidR="009A76EE">
          <w:rPr>
            <w:noProof/>
            <w:webHidden/>
          </w:rPr>
          <w:fldChar w:fldCharType="end"/>
        </w:r>
      </w:hyperlink>
    </w:p>
    <w:p w14:paraId="06475E75" w14:textId="77777777" w:rsidR="009330BC" w:rsidRPr="0065745B" w:rsidRDefault="002523D9">
      <w:pPr>
        <w:pStyle w:val="3"/>
        <w:rPr>
          <w:rFonts w:ascii="Calibri" w:eastAsia="Times New Roman" w:hAnsi="Calibri" w:cs="Times New Roman"/>
          <w:noProof/>
          <w:sz w:val="22"/>
          <w:szCs w:val="22"/>
        </w:rPr>
      </w:pPr>
      <w:hyperlink w:anchor="_Toc396034373" w:history="1">
        <w:r w:rsidR="009330BC" w:rsidRPr="000948B0">
          <w:rPr>
            <w:rStyle w:val="a8"/>
            <w:noProof/>
          </w:rPr>
          <w:t>11.2.1 Syntax</w:t>
        </w:r>
        <w:r w:rsidR="009330BC">
          <w:rPr>
            <w:noProof/>
            <w:webHidden/>
          </w:rPr>
          <w:tab/>
        </w:r>
        <w:r w:rsidR="009A76EE">
          <w:rPr>
            <w:noProof/>
            <w:webHidden/>
          </w:rPr>
          <w:fldChar w:fldCharType="begin"/>
        </w:r>
        <w:r w:rsidR="009330BC">
          <w:rPr>
            <w:noProof/>
            <w:webHidden/>
          </w:rPr>
          <w:instrText xml:space="preserve"> PAGEREF _Toc396034373 \h </w:instrText>
        </w:r>
        <w:r w:rsidR="009A76EE">
          <w:rPr>
            <w:noProof/>
            <w:webHidden/>
          </w:rPr>
        </w:r>
        <w:r w:rsidR="009A76EE">
          <w:rPr>
            <w:noProof/>
            <w:webHidden/>
          </w:rPr>
          <w:fldChar w:fldCharType="separate"/>
        </w:r>
        <w:r w:rsidR="00533AF0">
          <w:rPr>
            <w:noProof/>
            <w:webHidden/>
          </w:rPr>
          <w:t>266</w:t>
        </w:r>
        <w:r w:rsidR="009A76EE">
          <w:rPr>
            <w:noProof/>
            <w:webHidden/>
          </w:rPr>
          <w:fldChar w:fldCharType="end"/>
        </w:r>
      </w:hyperlink>
    </w:p>
    <w:p w14:paraId="7AFF67D2" w14:textId="77777777" w:rsidR="009330BC" w:rsidRPr="0065745B" w:rsidRDefault="002523D9">
      <w:pPr>
        <w:pStyle w:val="3"/>
        <w:rPr>
          <w:rFonts w:ascii="Calibri" w:eastAsia="Times New Roman" w:hAnsi="Calibri" w:cs="Times New Roman"/>
          <w:noProof/>
          <w:sz w:val="22"/>
          <w:szCs w:val="22"/>
        </w:rPr>
      </w:pPr>
      <w:hyperlink w:anchor="_Toc396034374" w:history="1">
        <w:r w:rsidR="009330BC" w:rsidRPr="000948B0">
          <w:rPr>
            <w:rStyle w:val="a8"/>
            <w:noProof/>
          </w:rPr>
          <w:t>11.2.2 Description</w:t>
        </w:r>
        <w:r w:rsidR="009330BC">
          <w:rPr>
            <w:noProof/>
            <w:webHidden/>
          </w:rPr>
          <w:tab/>
        </w:r>
        <w:r w:rsidR="009A76EE">
          <w:rPr>
            <w:noProof/>
            <w:webHidden/>
          </w:rPr>
          <w:fldChar w:fldCharType="begin"/>
        </w:r>
        <w:r w:rsidR="009330BC">
          <w:rPr>
            <w:noProof/>
            <w:webHidden/>
          </w:rPr>
          <w:instrText xml:space="preserve"> PAGEREF _Toc396034374 \h </w:instrText>
        </w:r>
        <w:r w:rsidR="009A76EE">
          <w:rPr>
            <w:noProof/>
            <w:webHidden/>
          </w:rPr>
        </w:r>
        <w:r w:rsidR="009A76EE">
          <w:rPr>
            <w:noProof/>
            <w:webHidden/>
          </w:rPr>
          <w:fldChar w:fldCharType="separate"/>
        </w:r>
        <w:r w:rsidR="00533AF0">
          <w:rPr>
            <w:noProof/>
            <w:webHidden/>
          </w:rPr>
          <w:t>267</w:t>
        </w:r>
        <w:r w:rsidR="009A76EE">
          <w:rPr>
            <w:noProof/>
            <w:webHidden/>
          </w:rPr>
          <w:fldChar w:fldCharType="end"/>
        </w:r>
      </w:hyperlink>
    </w:p>
    <w:p w14:paraId="333EE1C5" w14:textId="77777777" w:rsidR="009330BC" w:rsidRPr="0065745B" w:rsidRDefault="002523D9">
      <w:pPr>
        <w:pStyle w:val="3"/>
        <w:rPr>
          <w:rFonts w:ascii="Calibri" w:eastAsia="Times New Roman" w:hAnsi="Calibri" w:cs="Times New Roman"/>
          <w:noProof/>
          <w:sz w:val="22"/>
          <w:szCs w:val="22"/>
        </w:rPr>
      </w:pPr>
      <w:hyperlink w:anchor="_Toc396034375" w:history="1">
        <w:r w:rsidR="009330BC" w:rsidRPr="000948B0">
          <w:rPr>
            <w:rStyle w:val="a8"/>
            <w:noProof/>
          </w:rPr>
          <w:t>11.2.3 Additional Information</w:t>
        </w:r>
        <w:r w:rsidR="009330BC">
          <w:rPr>
            <w:noProof/>
            <w:webHidden/>
          </w:rPr>
          <w:tab/>
        </w:r>
        <w:r w:rsidR="009A76EE">
          <w:rPr>
            <w:noProof/>
            <w:webHidden/>
          </w:rPr>
          <w:fldChar w:fldCharType="begin"/>
        </w:r>
        <w:r w:rsidR="009330BC">
          <w:rPr>
            <w:noProof/>
            <w:webHidden/>
          </w:rPr>
          <w:instrText xml:space="preserve"> PAGEREF _Toc396034375 \h </w:instrText>
        </w:r>
        <w:r w:rsidR="009A76EE">
          <w:rPr>
            <w:noProof/>
            <w:webHidden/>
          </w:rPr>
        </w:r>
        <w:r w:rsidR="009A76EE">
          <w:rPr>
            <w:noProof/>
            <w:webHidden/>
          </w:rPr>
          <w:fldChar w:fldCharType="separate"/>
        </w:r>
        <w:r w:rsidR="00533AF0">
          <w:rPr>
            <w:noProof/>
            <w:webHidden/>
          </w:rPr>
          <w:t>268</w:t>
        </w:r>
        <w:r w:rsidR="009A76EE">
          <w:rPr>
            <w:noProof/>
            <w:webHidden/>
          </w:rPr>
          <w:fldChar w:fldCharType="end"/>
        </w:r>
      </w:hyperlink>
    </w:p>
    <w:p w14:paraId="0E680D6C" w14:textId="77777777" w:rsidR="009330BC" w:rsidRPr="0065745B" w:rsidRDefault="002523D9">
      <w:pPr>
        <w:pStyle w:val="2"/>
        <w:rPr>
          <w:rFonts w:ascii="Calibri" w:eastAsia="Times New Roman" w:hAnsi="Calibri" w:cs="Times New Roman"/>
          <w:noProof/>
          <w:sz w:val="22"/>
          <w:szCs w:val="22"/>
        </w:rPr>
      </w:pPr>
      <w:hyperlink w:anchor="_Toc396034376" w:history="1">
        <w:r w:rsidR="009330BC" w:rsidRPr="000948B0">
          <w:rPr>
            <w:rStyle w:val="a8"/>
            <w:noProof/>
          </w:rPr>
          <w:t>11.3 User Mode Queue Operations</w:t>
        </w:r>
        <w:r w:rsidR="009330BC">
          <w:rPr>
            <w:noProof/>
            <w:webHidden/>
          </w:rPr>
          <w:tab/>
        </w:r>
        <w:r w:rsidR="009A76EE">
          <w:rPr>
            <w:noProof/>
            <w:webHidden/>
          </w:rPr>
          <w:fldChar w:fldCharType="begin"/>
        </w:r>
        <w:r w:rsidR="009330BC">
          <w:rPr>
            <w:noProof/>
            <w:webHidden/>
          </w:rPr>
          <w:instrText xml:space="preserve"> PAGEREF _Toc396034376 \h </w:instrText>
        </w:r>
        <w:r w:rsidR="009A76EE">
          <w:rPr>
            <w:noProof/>
            <w:webHidden/>
          </w:rPr>
        </w:r>
        <w:r w:rsidR="009A76EE">
          <w:rPr>
            <w:noProof/>
            <w:webHidden/>
          </w:rPr>
          <w:fldChar w:fldCharType="separate"/>
        </w:r>
        <w:r w:rsidR="00533AF0">
          <w:rPr>
            <w:noProof/>
            <w:webHidden/>
          </w:rPr>
          <w:t>269</w:t>
        </w:r>
        <w:r w:rsidR="009A76EE">
          <w:rPr>
            <w:noProof/>
            <w:webHidden/>
          </w:rPr>
          <w:fldChar w:fldCharType="end"/>
        </w:r>
      </w:hyperlink>
    </w:p>
    <w:p w14:paraId="48D7AD51" w14:textId="77777777" w:rsidR="009330BC" w:rsidRPr="0065745B" w:rsidRDefault="002523D9">
      <w:pPr>
        <w:pStyle w:val="3"/>
        <w:rPr>
          <w:rFonts w:ascii="Calibri" w:eastAsia="Times New Roman" w:hAnsi="Calibri" w:cs="Times New Roman"/>
          <w:noProof/>
          <w:sz w:val="22"/>
          <w:szCs w:val="22"/>
        </w:rPr>
      </w:pPr>
      <w:hyperlink w:anchor="_Toc396034377" w:history="1">
        <w:r w:rsidR="009330BC" w:rsidRPr="000948B0">
          <w:rPr>
            <w:rStyle w:val="a8"/>
            <w:noProof/>
          </w:rPr>
          <w:t>11.3.1 Syntax</w:t>
        </w:r>
        <w:r w:rsidR="009330BC">
          <w:rPr>
            <w:noProof/>
            <w:webHidden/>
          </w:rPr>
          <w:tab/>
        </w:r>
        <w:r w:rsidR="009A76EE">
          <w:rPr>
            <w:noProof/>
            <w:webHidden/>
          </w:rPr>
          <w:fldChar w:fldCharType="begin"/>
        </w:r>
        <w:r w:rsidR="009330BC">
          <w:rPr>
            <w:noProof/>
            <w:webHidden/>
          </w:rPr>
          <w:instrText xml:space="preserve"> PAGEREF _Toc396034377 \h </w:instrText>
        </w:r>
        <w:r w:rsidR="009A76EE">
          <w:rPr>
            <w:noProof/>
            <w:webHidden/>
          </w:rPr>
        </w:r>
        <w:r w:rsidR="009A76EE">
          <w:rPr>
            <w:noProof/>
            <w:webHidden/>
          </w:rPr>
          <w:fldChar w:fldCharType="separate"/>
        </w:r>
        <w:r w:rsidR="00533AF0">
          <w:rPr>
            <w:noProof/>
            <w:webHidden/>
          </w:rPr>
          <w:t>269</w:t>
        </w:r>
        <w:r w:rsidR="009A76EE">
          <w:rPr>
            <w:noProof/>
            <w:webHidden/>
          </w:rPr>
          <w:fldChar w:fldCharType="end"/>
        </w:r>
      </w:hyperlink>
    </w:p>
    <w:p w14:paraId="1520E866" w14:textId="77777777" w:rsidR="009330BC" w:rsidRPr="0065745B" w:rsidRDefault="002523D9">
      <w:pPr>
        <w:pStyle w:val="3"/>
        <w:rPr>
          <w:rFonts w:ascii="Calibri" w:eastAsia="Times New Roman" w:hAnsi="Calibri" w:cs="Times New Roman"/>
          <w:noProof/>
          <w:sz w:val="22"/>
          <w:szCs w:val="22"/>
        </w:rPr>
      </w:pPr>
      <w:hyperlink w:anchor="_Toc396034378" w:history="1">
        <w:r w:rsidR="009330BC" w:rsidRPr="000948B0">
          <w:rPr>
            <w:rStyle w:val="a8"/>
            <w:noProof/>
          </w:rPr>
          <w:t>11.3.2 Description</w:t>
        </w:r>
        <w:r w:rsidR="009330BC">
          <w:rPr>
            <w:noProof/>
            <w:webHidden/>
          </w:rPr>
          <w:tab/>
        </w:r>
        <w:r w:rsidR="009A76EE">
          <w:rPr>
            <w:noProof/>
            <w:webHidden/>
          </w:rPr>
          <w:fldChar w:fldCharType="begin"/>
        </w:r>
        <w:r w:rsidR="009330BC">
          <w:rPr>
            <w:noProof/>
            <w:webHidden/>
          </w:rPr>
          <w:instrText xml:space="preserve"> PAGEREF _Toc396034378 \h </w:instrText>
        </w:r>
        <w:r w:rsidR="009A76EE">
          <w:rPr>
            <w:noProof/>
            <w:webHidden/>
          </w:rPr>
        </w:r>
        <w:r w:rsidR="009A76EE">
          <w:rPr>
            <w:noProof/>
            <w:webHidden/>
          </w:rPr>
          <w:fldChar w:fldCharType="separate"/>
        </w:r>
        <w:r w:rsidR="00533AF0">
          <w:rPr>
            <w:noProof/>
            <w:webHidden/>
          </w:rPr>
          <w:t>270</w:t>
        </w:r>
        <w:r w:rsidR="009A76EE">
          <w:rPr>
            <w:noProof/>
            <w:webHidden/>
          </w:rPr>
          <w:fldChar w:fldCharType="end"/>
        </w:r>
      </w:hyperlink>
    </w:p>
    <w:p w14:paraId="2A806114" w14:textId="77777777" w:rsidR="009330BC" w:rsidRPr="0065745B" w:rsidRDefault="002523D9">
      <w:pPr>
        <w:pStyle w:val="2"/>
        <w:rPr>
          <w:rFonts w:ascii="Calibri" w:eastAsia="Times New Roman" w:hAnsi="Calibri" w:cs="Times New Roman"/>
          <w:noProof/>
          <w:sz w:val="22"/>
          <w:szCs w:val="22"/>
        </w:rPr>
      </w:pPr>
      <w:hyperlink w:anchor="_Toc396034379" w:history="1">
        <w:r w:rsidR="009330BC" w:rsidRPr="000948B0">
          <w:rPr>
            <w:rStyle w:val="a8"/>
            <w:noProof/>
          </w:rPr>
          <w:t>11.4 Miscellaneous Operations</w:t>
        </w:r>
        <w:r w:rsidR="009330BC">
          <w:rPr>
            <w:noProof/>
            <w:webHidden/>
          </w:rPr>
          <w:tab/>
        </w:r>
        <w:r w:rsidR="009A76EE">
          <w:rPr>
            <w:noProof/>
            <w:webHidden/>
          </w:rPr>
          <w:fldChar w:fldCharType="begin"/>
        </w:r>
        <w:r w:rsidR="009330BC">
          <w:rPr>
            <w:noProof/>
            <w:webHidden/>
          </w:rPr>
          <w:instrText xml:space="preserve"> PAGEREF _Toc396034379 \h </w:instrText>
        </w:r>
        <w:r w:rsidR="009A76EE">
          <w:rPr>
            <w:noProof/>
            <w:webHidden/>
          </w:rPr>
        </w:r>
        <w:r w:rsidR="009A76EE">
          <w:rPr>
            <w:noProof/>
            <w:webHidden/>
          </w:rPr>
          <w:fldChar w:fldCharType="separate"/>
        </w:r>
        <w:r w:rsidR="00533AF0">
          <w:rPr>
            <w:noProof/>
            <w:webHidden/>
          </w:rPr>
          <w:t>272</w:t>
        </w:r>
        <w:r w:rsidR="009A76EE">
          <w:rPr>
            <w:noProof/>
            <w:webHidden/>
          </w:rPr>
          <w:fldChar w:fldCharType="end"/>
        </w:r>
      </w:hyperlink>
    </w:p>
    <w:p w14:paraId="1A1915CF" w14:textId="77777777" w:rsidR="009330BC" w:rsidRPr="0065745B" w:rsidRDefault="002523D9">
      <w:pPr>
        <w:pStyle w:val="3"/>
        <w:rPr>
          <w:rFonts w:ascii="Calibri" w:eastAsia="Times New Roman" w:hAnsi="Calibri" w:cs="Times New Roman"/>
          <w:noProof/>
          <w:sz w:val="22"/>
          <w:szCs w:val="22"/>
        </w:rPr>
      </w:pPr>
      <w:hyperlink w:anchor="_Toc396034380" w:history="1">
        <w:r w:rsidR="009330BC" w:rsidRPr="000948B0">
          <w:rPr>
            <w:rStyle w:val="a8"/>
            <w:noProof/>
          </w:rPr>
          <w:t>11.4.1 Syntax</w:t>
        </w:r>
        <w:r w:rsidR="009330BC">
          <w:rPr>
            <w:noProof/>
            <w:webHidden/>
          </w:rPr>
          <w:tab/>
        </w:r>
        <w:r w:rsidR="009A76EE">
          <w:rPr>
            <w:noProof/>
            <w:webHidden/>
          </w:rPr>
          <w:fldChar w:fldCharType="begin"/>
        </w:r>
        <w:r w:rsidR="009330BC">
          <w:rPr>
            <w:noProof/>
            <w:webHidden/>
          </w:rPr>
          <w:instrText xml:space="preserve"> PAGEREF _Toc396034380 \h </w:instrText>
        </w:r>
        <w:r w:rsidR="009A76EE">
          <w:rPr>
            <w:noProof/>
            <w:webHidden/>
          </w:rPr>
        </w:r>
        <w:r w:rsidR="009A76EE">
          <w:rPr>
            <w:noProof/>
            <w:webHidden/>
          </w:rPr>
          <w:fldChar w:fldCharType="separate"/>
        </w:r>
        <w:r w:rsidR="00533AF0">
          <w:rPr>
            <w:noProof/>
            <w:webHidden/>
          </w:rPr>
          <w:t>272</w:t>
        </w:r>
        <w:r w:rsidR="009A76EE">
          <w:rPr>
            <w:noProof/>
            <w:webHidden/>
          </w:rPr>
          <w:fldChar w:fldCharType="end"/>
        </w:r>
      </w:hyperlink>
    </w:p>
    <w:p w14:paraId="4F665BFF" w14:textId="77777777" w:rsidR="009330BC" w:rsidRPr="0065745B" w:rsidRDefault="002523D9">
      <w:pPr>
        <w:pStyle w:val="3"/>
        <w:rPr>
          <w:rFonts w:ascii="Calibri" w:eastAsia="Times New Roman" w:hAnsi="Calibri" w:cs="Times New Roman"/>
          <w:noProof/>
          <w:sz w:val="22"/>
          <w:szCs w:val="22"/>
        </w:rPr>
      </w:pPr>
      <w:hyperlink w:anchor="_Toc396034381" w:history="1">
        <w:r w:rsidR="009330BC" w:rsidRPr="000948B0">
          <w:rPr>
            <w:rStyle w:val="a8"/>
            <w:noProof/>
          </w:rPr>
          <w:t>11.4.2 Description</w:t>
        </w:r>
        <w:r w:rsidR="009330BC">
          <w:rPr>
            <w:noProof/>
            <w:webHidden/>
          </w:rPr>
          <w:tab/>
        </w:r>
        <w:r w:rsidR="009A76EE">
          <w:rPr>
            <w:noProof/>
            <w:webHidden/>
          </w:rPr>
          <w:fldChar w:fldCharType="begin"/>
        </w:r>
        <w:r w:rsidR="009330BC">
          <w:rPr>
            <w:noProof/>
            <w:webHidden/>
          </w:rPr>
          <w:instrText xml:space="preserve"> PAGEREF _Toc396034381 \h </w:instrText>
        </w:r>
        <w:r w:rsidR="009A76EE">
          <w:rPr>
            <w:noProof/>
            <w:webHidden/>
          </w:rPr>
        </w:r>
        <w:r w:rsidR="009A76EE">
          <w:rPr>
            <w:noProof/>
            <w:webHidden/>
          </w:rPr>
          <w:fldChar w:fldCharType="separate"/>
        </w:r>
        <w:r w:rsidR="00533AF0">
          <w:rPr>
            <w:noProof/>
            <w:webHidden/>
          </w:rPr>
          <w:t>273</w:t>
        </w:r>
        <w:r w:rsidR="009A76EE">
          <w:rPr>
            <w:noProof/>
            <w:webHidden/>
          </w:rPr>
          <w:fldChar w:fldCharType="end"/>
        </w:r>
      </w:hyperlink>
    </w:p>
    <w:p w14:paraId="24E42F83" w14:textId="77777777" w:rsidR="009330BC" w:rsidRPr="0065745B" w:rsidRDefault="002523D9">
      <w:pPr>
        <w:pStyle w:val="1"/>
        <w:rPr>
          <w:rFonts w:ascii="Calibri" w:eastAsia="Times New Roman" w:hAnsi="Calibri" w:cs="Times New Roman"/>
          <w:b w:val="0"/>
          <w:bCs w:val="0"/>
          <w:noProof/>
          <w:sz w:val="22"/>
          <w:szCs w:val="22"/>
        </w:rPr>
      </w:pPr>
      <w:hyperlink w:anchor="_Toc396034382" w:history="1">
        <w:r w:rsidR="009330BC" w:rsidRPr="000948B0">
          <w:rPr>
            <w:rStyle w:val="a8"/>
            <w:noProof/>
          </w:rPr>
          <w:t>Chapter 12.  Exceptions</w:t>
        </w:r>
        <w:r w:rsidR="009330BC">
          <w:rPr>
            <w:noProof/>
            <w:webHidden/>
          </w:rPr>
          <w:tab/>
        </w:r>
        <w:r w:rsidR="009A76EE">
          <w:rPr>
            <w:noProof/>
            <w:webHidden/>
          </w:rPr>
          <w:fldChar w:fldCharType="begin"/>
        </w:r>
        <w:r w:rsidR="009330BC">
          <w:rPr>
            <w:noProof/>
            <w:webHidden/>
          </w:rPr>
          <w:instrText xml:space="preserve"> PAGEREF _Toc396034382 \h </w:instrText>
        </w:r>
        <w:r w:rsidR="009A76EE">
          <w:rPr>
            <w:noProof/>
            <w:webHidden/>
          </w:rPr>
        </w:r>
        <w:r w:rsidR="009A76EE">
          <w:rPr>
            <w:noProof/>
            <w:webHidden/>
          </w:rPr>
          <w:fldChar w:fldCharType="separate"/>
        </w:r>
        <w:r w:rsidR="00533AF0">
          <w:rPr>
            <w:noProof/>
            <w:webHidden/>
          </w:rPr>
          <w:t>277</w:t>
        </w:r>
        <w:r w:rsidR="009A76EE">
          <w:rPr>
            <w:noProof/>
            <w:webHidden/>
          </w:rPr>
          <w:fldChar w:fldCharType="end"/>
        </w:r>
      </w:hyperlink>
    </w:p>
    <w:p w14:paraId="60FF8151" w14:textId="77777777" w:rsidR="009330BC" w:rsidRPr="0065745B" w:rsidRDefault="002523D9">
      <w:pPr>
        <w:pStyle w:val="2"/>
        <w:rPr>
          <w:rFonts w:ascii="Calibri" w:eastAsia="Times New Roman" w:hAnsi="Calibri" w:cs="Times New Roman"/>
          <w:noProof/>
          <w:sz w:val="22"/>
          <w:szCs w:val="22"/>
        </w:rPr>
      </w:pPr>
      <w:hyperlink w:anchor="_Toc396034383" w:history="1">
        <w:r w:rsidR="009330BC" w:rsidRPr="000948B0">
          <w:rPr>
            <w:rStyle w:val="a8"/>
            <w:noProof/>
          </w:rPr>
          <w:t>12.1 Kinds of Exceptions</w:t>
        </w:r>
        <w:r w:rsidR="009330BC">
          <w:rPr>
            <w:noProof/>
            <w:webHidden/>
          </w:rPr>
          <w:tab/>
        </w:r>
        <w:r w:rsidR="009A76EE">
          <w:rPr>
            <w:noProof/>
            <w:webHidden/>
          </w:rPr>
          <w:fldChar w:fldCharType="begin"/>
        </w:r>
        <w:r w:rsidR="009330BC">
          <w:rPr>
            <w:noProof/>
            <w:webHidden/>
          </w:rPr>
          <w:instrText xml:space="preserve"> PAGEREF _Toc396034383 \h </w:instrText>
        </w:r>
        <w:r w:rsidR="009A76EE">
          <w:rPr>
            <w:noProof/>
            <w:webHidden/>
          </w:rPr>
        </w:r>
        <w:r w:rsidR="009A76EE">
          <w:rPr>
            <w:noProof/>
            <w:webHidden/>
          </w:rPr>
          <w:fldChar w:fldCharType="separate"/>
        </w:r>
        <w:r w:rsidR="00533AF0">
          <w:rPr>
            <w:noProof/>
            <w:webHidden/>
          </w:rPr>
          <w:t>277</w:t>
        </w:r>
        <w:r w:rsidR="009A76EE">
          <w:rPr>
            <w:noProof/>
            <w:webHidden/>
          </w:rPr>
          <w:fldChar w:fldCharType="end"/>
        </w:r>
      </w:hyperlink>
    </w:p>
    <w:p w14:paraId="4510DA44" w14:textId="77777777" w:rsidR="009330BC" w:rsidRPr="0065745B" w:rsidRDefault="002523D9">
      <w:pPr>
        <w:pStyle w:val="2"/>
        <w:rPr>
          <w:rFonts w:ascii="Calibri" w:eastAsia="Times New Roman" w:hAnsi="Calibri" w:cs="Times New Roman"/>
          <w:noProof/>
          <w:sz w:val="22"/>
          <w:szCs w:val="22"/>
        </w:rPr>
      </w:pPr>
      <w:hyperlink w:anchor="_Toc396034384" w:history="1">
        <w:r w:rsidR="009330BC" w:rsidRPr="000948B0">
          <w:rPr>
            <w:rStyle w:val="a8"/>
            <w:noProof/>
          </w:rPr>
          <w:t>12.2 Hardware Exceptions</w:t>
        </w:r>
        <w:r w:rsidR="009330BC">
          <w:rPr>
            <w:noProof/>
            <w:webHidden/>
          </w:rPr>
          <w:tab/>
        </w:r>
        <w:r w:rsidR="009A76EE">
          <w:rPr>
            <w:noProof/>
            <w:webHidden/>
          </w:rPr>
          <w:fldChar w:fldCharType="begin"/>
        </w:r>
        <w:r w:rsidR="009330BC">
          <w:rPr>
            <w:noProof/>
            <w:webHidden/>
          </w:rPr>
          <w:instrText xml:space="preserve"> PAGEREF _Toc396034384 \h </w:instrText>
        </w:r>
        <w:r w:rsidR="009A76EE">
          <w:rPr>
            <w:noProof/>
            <w:webHidden/>
          </w:rPr>
        </w:r>
        <w:r w:rsidR="009A76EE">
          <w:rPr>
            <w:noProof/>
            <w:webHidden/>
          </w:rPr>
          <w:fldChar w:fldCharType="separate"/>
        </w:r>
        <w:r w:rsidR="00533AF0">
          <w:rPr>
            <w:noProof/>
            <w:webHidden/>
          </w:rPr>
          <w:t>277</w:t>
        </w:r>
        <w:r w:rsidR="009A76EE">
          <w:rPr>
            <w:noProof/>
            <w:webHidden/>
          </w:rPr>
          <w:fldChar w:fldCharType="end"/>
        </w:r>
      </w:hyperlink>
    </w:p>
    <w:p w14:paraId="32923460" w14:textId="77777777" w:rsidR="009330BC" w:rsidRPr="0065745B" w:rsidRDefault="002523D9">
      <w:pPr>
        <w:pStyle w:val="2"/>
        <w:rPr>
          <w:rFonts w:ascii="Calibri" w:eastAsia="Times New Roman" w:hAnsi="Calibri" w:cs="Times New Roman"/>
          <w:noProof/>
          <w:sz w:val="22"/>
          <w:szCs w:val="22"/>
        </w:rPr>
      </w:pPr>
      <w:hyperlink w:anchor="_Toc396034385" w:history="1">
        <w:r w:rsidR="009330BC" w:rsidRPr="000948B0">
          <w:rPr>
            <w:rStyle w:val="a8"/>
            <w:noProof/>
          </w:rPr>
          <w:t>12.3 Hardware Exception Policies</w:t>
        </w:r>
        <w:r w:rsidR="009330BC">
          <w:rPr>
            <w:noProof/>
            <w:webHidden/>
          </w:rPr>
          <w:tab/>
        </w:r>
        <w:r w:rsidR="009A76EE">
          <w:rPr>
            <w:noProof/>
            <w:webHidden/>
          </w:rPr>
          <w:fldChar w:fldCharType="begin"/>
        </w:r>
        <w:r w:rsidR="009330BC">
          <w:rPr>
            <w:noProof/>
            <w:webHidden/>
          </w:rPr>
          <w:instrText xml:space="preserve"> PAGEREF _Toc396034385 \h </w:instrText>
        </w:r>
        <w:r w:rsidR="009A76EE">
          <w:rPr>
            <w:noProof/>
            <w:webHidden/>
          </w:rPr>
        </w:r>
        <w:r w:rsidR="009A76EE">
          <w:rPr>
            <w:noProof/>
            <w:webHidden/>
          </w:rPr>
          <w:fldChar w:fldCharType="separate"/>
        </w:r>
        <w:r w:rsidR="00533AF0">
          <w:rPr>
            <w:noProof/>
            <w:webHidden/>
          </w:rPr>
          <w:t>279</w:t>
        </w:r>
        <w:r w:rsidR="009A76EE">
          <w:rPr>
            <w:noProof/>
            <w:webHidden/>
          </w:rPr>
          <w:fldChar w:fldCharType="end"/>
        </w:r>
      </w:hyperlink>
    </w:p>
    <w:p w14:paraId="2DF02044" w14:textId="77777777" w:rsidR="009330BC" w:rsidRPr="0065745B" w:rsidRDefault="002523D9">
      <w:pPr>
        <w:pStyle w:val="2"/>
        <w:rPr>
          <w:rFonts w:ascii="Calibri" w:eastAsia="Times New Roman" w:hAnsi="Calibri" w:cs="Times New Roman"/>
          <w:noProof/>
          <w:sz w:val="22"/>
          <w:szCs w:val="22"/>
        </w:rPr>
      </w:pPr>
      <w:hyperlink w:anchor="_Toc396034386" w:history="1">
        <w:r w:rsidR="009330BC" w:rsidRPr="000948B0">
          <w:rPr>
            <w:rStyle w:val="a8"/>
            <w:noProof/>
          </w:rPr>
          <w:t>12.4 Debugger Exceptions</w:t>
        </w:r>
        <w:r w:rsidR="009330BC">
          <w:rPr>
            <w:noProof/>
            <w:webHidden/>
          </w:rPr>
          <w:tab/>
        </w:r>
        <w:r w:rsidR="009A76EE">
          <w:rPr>
            <w:noProof/>
            <w:webHidden/>
          </w:rPr>
          <w:fldChar w:fldCharType="begin"/>
        </w:r>
        <w:r w:rsidR="009330BC">
          <w:rPr>
            <w:noProof/>
            <w:webHidden/>
          </w:rPr>
          <w:instrText xml:space="preserve"> PAGEREF _Toc396034386 \h </w:instrText>
        </w:r>
        <w:r w:rsidR="009A76EE">
          <w:rPr>
            <w:noProof/>
            <w:webHidden/>
          </w:rPr>
        </w:r>
        <w:r w:rsidR="009A76EE">
          <w:rPr>
            <w:noProof/>
            <w:webHidden/>
          </w:rPr>
          <w:fldChar w:fldCharType="separate"/>
        </w:r>
        <w:r w:rsidR="00533AF0">
          <w:rPr>
            <w:noProof/>
            <w:webHidden/>
          </w:rPr>
          <w:t>280</w:t>
        </w:r>
        <w:r w:rsidR="009A76EE">
          <w:rPr>
            <w:noProof/>
            <w:webHidden/>
          </w:rPr>
          <w:fldChar w:fldCharType="end"/>
        </w:r>
      </w:hyperlink>
    </w:p>
    <w:p w14:paraId="70129EED" w14:textId="77777777" w:rsidR="009330BC" w:rsidRPr="0065745B" w:rsidRDefault="002523D9">
      <w:pPr>
        <w:pStyle w:val="2"/>
        <w:rPr>
          <w:rFonts w:ascii="Calibri" w:eastAsia="Times New Roman" w:hAnsi="Calibri" w:cs="Times New Roman"/>
          <w:noProof/>
          <w:sz w:val="22"/>
          <w:szCs w:val="22"/>
        </w:rPr>
      </w:pPr>
      <w:hyperlink w:anchor="_Toc396034387" w:history="1">
        <w:r w:rsidR="009330BC" w:rsidRPr="000948B0">
          <w:rPr>
            <w:rStyle w:val="a8"/>
            <w:noProof/>
          </w:rPr>
          <w:t>12.5 Handling Signaled Exceptions</w:t>
        </w:r>
        <w:r w:rsidR="009330BC">
          <w:rPr>
            <w:noProof/>
            <w:webHidden/>
          </w:rPr>
          <w:tab/>
        </w:r>
        <w:r w:rsidR="009A76EE">
          <w:rPr>
            <w:noProof/>
            <w:webHidden/>
          </w:rPr>
          <w:fldChar w:fldCharType="begin"/>
        </w:r>
        <w:r w:rsidR="009330BC">
          <w:rPr>
            <w:noProof/>
            <w:webHidden/>
          </w:rPr>
          <w:instrText xml:space="preserve"> PAGEREF _Toc396034387 \h </w:instrText>
        </w:r>
        <w:r w:rsidR="009A76EE">
          <w:rPr>
            <w:noProof/>
            <w:webHidden/>
          </w:rPr>
        </w:r>
        <w:r w:rsidR="009A76EE">
          <w:rPr>
            <w:noProof/>
            <w:webHidden/>
          </w:rPr>
          <w:fldChar w:fldCharType="separate"/>
        </w:r>
        <w:r w:rsidR="00533AF0">
          <w:rPr>
            <w:noProof/>
            <w:webHidden/>
          </w:rPr>
          <w:t>280</w:t>
        </w:r>
        <w:r w:rsidR="009A76EE">
          <w:rPr>
            <w:noProof/>
            <w:webHidden/>
          </w:rPr>
          <w:fldChar w:fldCharType="end"/>
        </w:r>
      </w:hyperlink>
    </w:p>
    <w:p w14:paraId="1567DC37" w14:textId="77777777" w:rsidR="009330BC" w:rsidRPr="0065745B" w:rsidRDefault="002523D9">
      <w:pPr>
        <w:pStyle w:val="3"/>
        <w:rPr>
          <w:rFonts w:ascii="Calibri" w:eastAsia="Times New Roman" w:hAnsi="Calibri" w:cs="Times New Roman"/>
          <w:noProof/>
          <w:sz w:val="22"/>
          <w:szCs w:val="22"/>
        </w:rPr>
      </w:pPr>
      <w:hyperlink w:anchor="_Toc396034388" w:history="1">
        <w:r w:rsidR="009330BC" w:rsidRPr="000948B0">
          <w:rPr>
            <w:rStyle w:val="a8"/>
            <w:noProof/>
          </w:rPr>
          <w:t>12.5.1 HSA Runtime Debugger Interface Not Active</w:t>
        </w:r>
        <w:r w:rsidR="009330BC">
          <w:rPr>
            <w:noProof/>
            <w:webHidden/>
          </w:rPr>
          <w:tab/>
        </w:r>
        <w:r w:rsidR="009A76EE">
          <w:rPr>
            <w:noProof/>
            <w:webHidden/>
          </w:rPr>
          <w:fldChar w:fldCharType="begin"/>
        </w:r>
        <w:r w:rsidR="009330BC">
          <w:rPr>
            <w:noProof/>
            <w:webHidden/>
          </w:rPr>
          <w:instrText xml:space="preserve"> PAGEREF _Toc396034388 \h </w:instrText>
        </w:r>
        <w:r w:rsidR="009A76EE">
          <w:rPr>
            <w:noProof/>
            <w:webHidden/>
          </w:rPr>
        </w:r>
        <w:r w:rsidR="009A76EE">
          <w:rPr>
            <w:noProof/>
            <w:webHidden/>
          </w:rPr>
          <w:fldChar w:fldCharType="separate"/>
        </w:r>
        <w:r w:rsidR="00533AF0">
          <w:rPr>
            <w:noProof/>
            <w:webHidden/>
          </w:rPr>
          <w:t>280</w:t>
        </w:r>
        <w:r w:rsidR="009A76EE">
          <w:rPr>
            <w:noProof/>
            <w:webHidden/>
          </w:rPr>
          <w:fldChar w:fldCharType="end"/>
        </w:r>
      </w:hyperlink>
    </w:p>
    <w:p w14:paraId="4C77F608" w14:textId="77777777" w:rsidR="009330BC" w:rsidRPr="0065745B" w:rsidRDefault="002523D9">
      <w:pPr>
        <w:pStyle w:val="3"/>
        <w:rPr>
          <w:rFonts w:ascii="Calibri" w:eastAsia="Times New Roman" w:hAnsi="Calibri" w:cs="Times New Roman"/>
          <w:noProof/>
          <w:sz w:val="22"/>
          <w:szCs w:val="22"/>
        </w:rPr>
      </w:pPr>
      <w:hyperlink w:anchor="_Toc396034389" w:history="1">
        <w:r w:rsidR="009330BC" w:rsidRPr="000948B0">
          <w:rPr>
            <w:rStyle w:val="a8"/>
            <w:noProof/>
          </w:rPr>
          <w:t>12.5.2 HSA Runtime Debugger Interface Active</w:t>
        </w:r>
        <w:r w:rsidR="009330BC">
          <w:rPr>
            <w:noProof/>
            <w:webHidden/>
          </w:rPr>
          <w:tab/>
        </w:r>
        <w:r w:rsidR="009A76EE">
          <w:rPr>
            <w:noProof/>
            <w:webHidden/>
          </w:rPr>
          <w:fldChar w:fldCharType="begin"/>
        </w:r>
        <w:r w:rsidR="009330BC">
          <w:rPr>
            <w:noProof/>
            <w:webHidden/>
          </w:rPr>
          <w:instrText xml:space="preserve"> PAGEREF _Toc396034389 \h </w:instrText>
        </w:r>
        <w:r w:rsidR="009A76EE">
          <w:rPr>
            <w:noProof/>
            <w:webHidden/>
          </w:rPr>
        </w:r>
        <w:r w:rsidR="009A76EE">
          <w:rPr>
            <w:noProof/>
            <w:webHidden/>
          </w:rPr>
          <w:fldChar w:fldCharType="separate"/>
        </w:r>
        <w:r w:rsidR="00533AF0">
          <w:rPr>
            <w:noProof/>
            <w:webHidden/>
          </w:rPr>
          <w:t>281</w:t>
        </w:r>
        <w:r w:rsidR="009A76EE">
          <w:rPr>
            <w:noProof/>
            <w:webHidden/>
          </w:rPr>
          <w:fldChar w:fldCharType="end"/>
        </w:r>
      </w:hyperlink>
    </w:p>
    <w:p w14:paraId="312678C2" w14:textId="77777777" w:rsidR="009330BC" w:rsidRPr="0065745B" w:rsidRDefault="002523D9">
      <w:pPr>
        <w:pStyle w:val="1"/>
        <w:rPr>
          <w:rFonts w:ascii="Calibri" w:eastAsia="Times New Roman" w:hAnsi="Calibri" w:cs="Times New Roman"/>
          <w:b w:val="0"/>
          <w:bCs w:val="0"/>
          <w:noProof/>
          <w:sz w:val="22"/>
          <w:szCs w:val="22"/>
        </w:rPr>
      </w:pPr>
      <w:hyperlink w:anchor="_Toc396034390" w:history="1">
        <w:r w:rsidR="009330BC" w:rsidRPr="000948B0">
          <w:rPr>
            <w:rStyle w:val="a8"/>
            <w:noProof/>
          </w:rPr>
          <w:t>Chapter 13.  Directives</w:t>
        </w:r>
        <w:r w:rsidR="009330BC">
          <w:rPr>
            <w:noProof/>
            <w:webHidden/>
          </w:rPr>
          <w:tab/>
        </w:r>
        <w:r w:rsidR="009A76EE">
          <w:rPr>
            <w:noProof/>
            <w:webHidden/>
          </w:rPr>
          <w:fldChar w:fldCharType="begin"/>
        </w:r>
        <w:r w:rsidR="009330BC">
          <w:rPr>
            <w:noProof/>
            <w:webHidden/>
          </w:rPr>
          <w:instrText xml:space="preserve"> PAGEREF _Toc396034390 \h </w:instrText>
        </w:r>
        <w:r w:rsidR="009A76EE">
          <w:rPr>
            <w:noProof/>
            <w:webHidden/>
          </w:rPr>
        </w:r>
        <w:r w:rsidR="009A76EE">
          <w:rPr>
            <w:noProof/>
            <w:webHidden/>
          </w:rPr>
          <w:fldChar w:fldCharType="separate"/>
        </w:r>
        <w:r w:rsidR="00533AF0">
          <w:rPr>
            <w:noProof/>
            <w:webHidden/>
          </w:rPr>
          <w:t>283</w:t>
        </w:r>
        <w:r w:rsidR="009A76EE">
          <w:rPr>
            <w:noProof/>
            <w:webHidden/>
          </w:rPr>
          <w:fldChar w:fldCharType="end"/>
        </w:r>
      </w:hyperlink>
    </w:p>
    <w:p w14:paraId="2BF37AE0" w14:textId="77777777" w:rsidR="009330BC" w:rsidRPr="0065745B" w:rsidRDefault="002523D9">
      <w:pPr>
        <w:pStyle w:val="2"/>
        <w:rPr>
          <w:rFonts w:ascii="Calibri" w:eastAsia="Times New Roman" w:hAnsi="Calibri" w:cs="Times New Roman"/>
          <w:noProof/>
          <w:sz w:val="22"/>
          <w:szCs w:val="22"/>
        </w:rPr>
      </w:pPr>
      <w:hyperlink w:anchor="_Toc396034391" w:history="1">
        <w:r w:rsidR="009330BC" w:rsidRPr="000948B0">
          <w:rPr>
            <w:rStyle w:val="a8"/>
            <w:noProof/>
          </w:rPr>
          <w:t>13.1 extension Directive</w:t>
        </w:r>
        <w:r w:rsidR="009330BC">
          <w:rPr>
            <w:noProof/>
            <w:webHidden/>
          </w:rPr>
          <w:tab/>
        </w:r>
        <w:r w:rsidR="009A76EE">
          <w:rPr>
            <w:noProof/>
            <w:webHidden/>
          </w:rPr>
          <w:fldChar w:fldCharType="begin"/>
        </w:r>
        <w:r w:rsidR="009330BC">
          <w:rPr>
            <w:noProof/>
            <w:webHidden/>
          </w:rPr>
          <w:instrText xml:space="preserve"> PAGEREF _Toc396034391 \h </w:instrText>
        </w:r>
        <w:r w:rsidR="009A76EE">
          <w:rPr>
            <w:noProof/>
            <w:webHidden/>
          </w:rPr>
        </w:r>
        <w:r w:rsidR="009A76EE">
          <w:rPr>
            <w:noProof/>
            <w:webHidden/>
          </w:rPr>
          <w:fldChar w:fldCharType="separate"/>
        </w:r>
        <w:r w:rsidR="00533AF0">
          <w:rPr>
            <w:noProof/>
            <w:webHidden/>
          </w:rPr>
          <w:t>283</w:t>
        </w:r>
        <w:r w:rsidR="009A76EE">
          <w:rPr>
            <w:noProof/>
            <w:webHidden/>
          </w:rPr>
          <w:fldChar w:fldCharType="end"/>
        </w:r>
      </w:hyperlink>
    </w:p>
    <w:p w14:paraId="36BDB965" w14:textId="77777777" w:rsidR="009330BC" w:rsidRPr="0065745B" w:rsidRDefault="002523D9">
      <w:pPr>
        <w:pStyle w:val="3"/>
        <w:rPr>
          <w:rFonts w:ascii="Calibri" w:eastAsia="Times New Roman" w:hAnsi="Calibri" w:cs="Times New Roman"/>
          <w:noProof/>
          <w:sz w:val="22"/>
          <w:szCs w:val="22"/>
        </w:rPr>
      </w:pPr>
      <w:hyperlink w:anchor="_Toc396034392" w:history="1">
        <w:r w:rsidR="009330BC" w:rsidRPr="000948B0">
          <w:rPr>
            <w:rStyle w:val="a8"/>
            <w:noProof/>
          </w:rPr>
          <w:t>13.1.1 extension CORE</w:t>
        </w:r>
        <w:r w:rsidR="009330BC">
          <w:rPr>
            <w:noProof/>
            <w:webHidden/>
          </w:rPr>
          <w:tab/>
        </w:r>
        <w:r w:rsidR="009A76EE">
          <w:rPr>
            <w:noProof/>
            <w:webHidden/>
          </w:rPr>
          <w:fldChar w:fldCharType="begin"/>
        </w:r>
        <w:r w:rsidR="009330BC">
          <w:rPr>
            <w:noProof/>
            <w:webHidden/>
          </w:rPr>
          <w:instrText xml:space="preserve"> PAGEREF _Toc396034392 \h </w:instrText>
        </w:r>
        <w:r w:rsidR="009A76EE">
          <w:rPr>
            <w:noProof/>
            <w:webHidden/>
          </w:rPr>
        </w:r>
        <w:r w:rsidR="009A76EE">
          <w:rPr>
            <w:noProof/>
            <w:webHidden/>
          </w:rPr>
          <w:fldChar w:fldCharType="separate"/>
        </w:r>
        <w:r w:rsidR="00533AF0">
          <w:rPr>
            <w:noProof/>
            <w:webHidden/>
          </w:rPr>
          <w:t>283</w:t>
        </w:r>
        <w:r w:rsidR="009A76EE">
          <w:rPr>
            <w:noProof/>
            <w:webHidden/>
          </w:rPr>
          <w:fldChar w:fldCharType="end"/>
        </w:r>
      </w:hyperlink>
    </w:p>
    <w:p w14:paraId="277E1F40" w14:textId="77777777" w:rsidR="009330BC" w:rsidRPr="0065745B" w:rsidRDefault="002523D9">
      <w:pPr>
        <w:pStyle w:val="3"/>
        <w:rPr>
          <w:rFonts w:ascii="Calibri" w:eastAsia="Times New Roman" w:hAnsi="Calibri" w:cs="Times New Roman"/>
          <w:noProof/>
          <w:sz w:val="22"/>
          <w:szCs w:val="22"/>
        </w:rPr>
      </w:pPr>
      <w:hyperlink w:anchor="_Toc396034393" w:history="1">
        <w:r w:rsidR="009330BC" w:rsidRPr="000948B0">
          <w:rPr>
            <w:rStyle w:val="a8"/>
            <w:noProof/>
          </w:rPr>
          <w:t>13.1.2 extension IMAGE</w:t>
        </w:r>
        <w:r w:rsidR="009330BC">
          <w:rPr>
            <w:noProof/>
            <w:webHidden/>
          </w:rPr>
          <w:tab/>
        </w:r>
        <w:r w:rsidR="009A76EE">
          <w:rPr>
            <w:noProof/>
            <w:webHidden/>
          </w:rPr>
          <w:fldChar w:fldCharType="begin"/>
        </w:r>
        <w:r w:rsidR="009330BC">
          <w:rPr>
            <w:noProof/>
            <w:webHidden/>
          </w:rPr>
          <w:instrText xml:space="preserve"> PAGEREF _Toc396034393 \h </w:instrText>
        </w:r>
        <w:r w:rsidR="009A76EE">
          <w:rPr>
            <w:noProof/>
            <w:webHidden/>
          </w:rPr>
        </w:r>
        <w:r w:rsidR="009A76EE">
          <w:rPr>
            <w:noProof/>
            <w:webHidden/>
          </w:rPr>
          <w:fldChar w:fldCharType="separate"/>
        </w:r>
        <w:r w:rsidR="00533AF0">
          <w:rPr>
            <w:noProof/>
            <w:webHidden/>
          </w:rPr>
          <w:t>284</w:t>
        </w:r>
        <w:r w:rsidR="009A76EE">
          <w:rPr>
            <w:noProof/>
            <w:webHidden/>
          </w:rPr>
          <w:fldChar w:fldCharType="end"/>
        </w:r>
      </w:hyperlink>
    </w:p>
    <w:p w14:paraId="2C819FA3" w14:textId="77777777" w:rsidR="009330BC" w:rsidRPr="0065745B" w:rsidRDefault="002523D9">
      <w:pPr>
        <w:pStyle w:val="3"/>
        <w:rPr>
          <w:rFonts w:ascii="Calibri" w:eastAsia="Times New Roman" w:hAnsi="Calibri" w:cs="Times New Roman"/>
          <w:noProof/>
          <w:sz w:val="22"/>
          <w:szCs w:val="22"/>
        </w:rPr>
      </w:pPr>
      <w:hyperlink w:anchor="_Toc396034394" w:history="1">
        <w:r w:rsidR="009330BC" w:rsidRPr="000948B0">
          <w:rPr>
            <w:rStyle w:val="a8"/>
            <w:noProof/>
          </w:rPr>
          <w:t>13.1.3 How to Set Up Finalizer Extensions</w:t>
        </w:r>
        <w:r w:rsidR="009330BC">
          <w:rPr>
            <w:noProof/>
            <w:webHidden/>
          </w:rPr>
          <w:tab/>
        </w:r>
        <w:r w:rsidR="009A76EE">
          <w:rPr>
            <w:noProof/>
            <w:webHidden/>
          </w:rPr>
          <w:fldChar w:fldCharType="begin"/>
        </w:r>
        <w:r w:rsidR="009330BC">
          <w:rPr>
            <w:noProof/>
            <w:webHidden/>
          </w:rPr>
          <w:instrText xml:space="preserve"> PAGEREF _Toc396034394 \h </w:instrText>
        </w:r>
        <w:r w:rsidR="009A76EE">
          <w:rPr>
            <w:noProof/>
            <w:webHidden/>
          </w:rPr>
        </w:r>
        <w:r w:rsidR="009A76EE">
          <w:rPr>
            <w:noProof/>
            <w:webHidden/>
          </w:rPr>
          <w:fldChar w:fldCharType="separate"/>
        </w:r>
        <w:r w:rsidR="00533AF0">
          <w:rPr>
            <w:noProof/>
            <w:webHidden/>
          </w:rPr>
          <w:t>284</w:t>
        </w:r>
        <w:r w:rsidR="009A76EE">
          <w:rPr>
            <w:noProof/>
            <w:webHidden/>
          </w:rPr>
          <w:fldChar w:fldCharType="end"/>
        </w:r>
      </w:hyperlink>
    </w:p>
    <w:p w14:paraId="03D5EB56" w14:textId="77777777" w:rsidR="009330BC" w:rsidRPr="0065745B" w:rsidRDefault="002523D9">
      <w:pPr>
        <w:pStyle w:val="2"/>
        <w:rPr>
          <w:rFonts w:ascii="Calibri" w:eastAsia="Times New Roman" w:hAnsi="Calibri" w:cs="Times New Roman"/>
          <w:noProof/>
          <w:sz w:val="22"/>
          <w:szCs w:val="22"/>
        </w:rPr>
      </w:pPr>
      <w:hyperlink w:anchor="_Toc396034395" w:history="1">
        <w:r w:rsidR="009330BC" w:rsidRPr="000948B0">
          <w:rPr>
            <w:rStyle w:val="a8"/>
            <w:noProof/>
          </w:rPr>
          <w:t>13.2 loc Directive</w:t>
        </w:r>
        <w:r w:rsidR="009330BC">
          <w:rPr>
            <w:noProof/>
            <w:webHidden/>
          </w:rPr>
          <w:tab/>
        </w:r>
        <w:r w:rsidR="009A76EE">
          <w:rPr>
            <w:noProof/>
            <w:webHidden/>
          </w:rPr>
          <w:fldChar w:fldCharType="begin"/>
        </w:r>
        <w:r w:rsidR="009330BC">
          <w:rPr>
            <w:noProof/>
            <w:webHidden/>
          </w:rPr>
          <w:instrText xml:space="preserve"> PAGEREF _Toc396034395 \h </w:instrText>
        </w:r>
        <w:r w:rsidR="009A76EE">
          <w:rPr>
            <w:noProof/>
            <w:webHidden/>
          </w:rPr>
        </w:r>
        <w:r w:rsidR="009A76EE">
          <w:rPr>
            <w:noProof/>
            <w:webHidden/>
          </w:rPr>
          <w:fldChar w:fldCharType="separate"/>
        </w:r>
        <w:r w:rsidR="00533AF0">
          <w:rPr>
            <w:noProof/>
            <w:webHidden/>
          </w:rPr>
          <w:t>285</w:t>
        </w:r>
        <w:r w:rsidR="009A76EE">
          <w:rPr>
            <w:noProof/>
            <w:webHidden/>
          </w:rPr>
          <w:fldChar w:fldCharType="end"/>
        </w:r>
      </w:hyperlink>
    </w:p>
    <w:p w14:paraId="40B201C8" w14:textId="77777777" w:rsidR="009330BC" w:rsidRPr="0065745B" w:rsidRDefault="002523D9">
      <w:pPr>
        <w:pStyle w:val="2"/>
        <w:rPr>
          <w:rFonts w:ascii="Calibri" w:eastAsia="Times New Roman" w:hAnsi="Calibri" w:cs="Times New Roman"/>
          <w:noProof/>
          <w:sz w:val="22"/>
          <w:szCs w:val="22"/>
        </w:rPr>
      </w:pPr>
      <w:hyperlink w:anchor="_Toc396034396" w:history="1">
        <w:r w:rsidR="009330BC" w:rsidRPr="000948B0">
          <w:rPr>
            <w:rStyle w:val="a8"/>
            <w:noProof/>
          </w:rPr>
          <w:t>13.3 pragma Directive</w:t>
        </w:r>
        <w:r w:rsidR="009330BC">
          <w:rPr>
            <w:noProof/>
            <w:webHidden/>
          </w:rPr>
          <w:tab/>
        </w:r>
        <w:r w:rsidR="009A76EE">
          <w:rPr>
            <w:noProof/>
            <w:webHidden/>
          </w:rPr>
          <w:fldChar w:fldCharType="begin"/>
        </w:r>
        <w:r w:rsidR="009330BC">
          <w:rPr>
            <w:noProof/>
            <w:webHidden/>
          </w:rPr>
          <w:instrText xml:space="preserve"> PAGEREF _Toc396034396 \h </w:instrText>
        </w:r>
        <w:r w:rsidR="009A76EE">
          <w:rPr>
            <w:noProof/>
            <w:webHidden/>
          </w:rPr>
        </w:r>
        <w:r w:rsidR="009A76EE">
          <w:rPr>
            <w:noProof/>
            <w:webHidden/>
          </w:rPr>
          <w:fldChar w:fldCharType="separate"/>
        </w:r>
        <w:r w:rsidR="00533AF0">
          <w:rPr>
            <w:noProof/>
            <w:webHidden/>
          </w:rPr>
          <w:t>285</w:t>
        </w:r>
        <w:r w:rsidR="009A76EE">
          <w:rPr>
            <w:noProof/>
            <w:webHidden/>
          </w:rPr>
          <w:fldChar w:fldCharType="end"/>
        </w:r>
      </w:hyperlink>
    </w:p>
    <w:p w14:paraId="07FB30B3" w14:textId="77777777" w:rsidR="009330BC" w:rsidRPr="0065745B" w:rsidRDefault="002523D9">
      <w:pPr>
        <w:pStyle w:val="2"/>
        <w:rPr>
          <w:rFonts w:ascii="Calibri" w:eastAsia="Times New Roman" w:hAnsi="Calibri" w:cs="Times New Roman"/>
          <w:noProof/>
          <w:sz w:val="22"/>
          <w:szCs w:val="22"/>
        </w:rPr>
      </w:pPr>
      <w:hyperlink w:anchor="_Toc396034397" w:history="1">
        <w:r w:rsidR="009330BC" w:rsidRPr="000948B0">
          <w:rPr>
            <w:rStyle w:val="a8"/>
            <w:noProof/>
          </w:rPr>
          <w:t>13.4 Control Directives for Low-Level Performance Tuning</w:t>
        </w:r>
        <w:r w:rsidR="009330BC">
          <w:rPr>
            <w:noProof/>
            <w:webHidden/>
          </w:rPr>
          <w:tab/>
        </w:r>
        <w:r w:rsidR="009A76EE">
          <w:rPr>
            <w:noProof/>
            <w:webHidden/>
          </w:rPr>
          <w:fldChar w:fldCharType="begin"/>
        </w:r>
        <w:r w:rsidR="009330BC">
          <w:rPr>
            <w:noProof/>
            <w:webHidden/>
          </w:rPr>
          <w:instrText xml:space="preserve"> PAGEREF _Toc396034397 \h </w:instrText>
        </w:r>
        <w:r w:rsidR="009A76EE">
          <w:rPr>
            <w:noProof/>
            <w:webHidden/>
          </w:rPr>
        </w:r>
        <w:r w:rsidR="009A76EE">
          <w:rPr>
            <w:noProof/>
            <w:webHidden/>
          </w:rPr>
          <w:fldChar w:fldCharType="separate"/>
        </w:r>
        <w:r w:rsidR="00533AF0">
          <w:rPr>
            <w:noProof/>
            <w:webHidden/>
          </w:rPr>
          <w:t>286</w:t>
        </w:r>
        <w:r w:rsidR="009A76EE">
          <w:rPr>
            <w:noProof/>
            <w:webHidden/>
          </w:rPr>
          <w:fldChar w:fldCharType="end"/>
        </w:r>
      </w:hyperlink>
    </w:p>
    <w:p w14:paraId="4A87EABD" w14:textId="77777777" w:rsidR="009330BC" w:rsidRPr="0065745B" w:rsidRDefault="002523D9">
      <w:pPr>
        <w:pStyle w:val="1"/>
        <w:rPr>
          <w:rFonts w:ascii="Calibri" w:eastAsia="Times New Roman" w:hAnsi="Calibri" w:cs="Times New Roman"/>
          <w:b w:val="0"/>
          <w:bCs w:val="0"/>
          <w:noProof/>
          <w:sz w:val="22"/>
          <w:szCs w:val="22"/>
        </w:rPr>
      </w:pPr>
      <w:hyperlink w:anchor="_Toc396034398" w:history="1">
        <w:r w:rsidR="009330BC" w:rsidRPr="000948B0">
          <w:rPr>
            <w:rStyle w:val="a8"/>
            <w:noProof/>
          </w:rPr>
          <w:t>Chapter 14.  version Statement</w:t>
        </w:r>
        <w:r w:rsidR="009330BC">
          <w:rPr>
            <w:noProof/>
            <w:webHidden/>
          </w:rPr>
          <w:tab/>
        </w:r>
        <w:r w:rsidR="009A76EE">
          <w:rPr>
            <w:noProof/>
            <w:webHidden/>
          </w:rPr>
          <w:fldChar w:fldCharType="begin"/>
        </w:r>
        <w:r w:rsidR="009330BC">
          <w:rPr>
            <w:noProof/>
            <w:webHidden/>
          </w:rPr>
          <w:instrText xml:space="preserve"> PAGEREF _Toc396034398 \h </w:instrText>
        </w:r>
        <w:r w:rsidR="009A76EE">
          <w:rPr>
            <w:noProof/>
            <w:webHidden/>
          </w:rPr>
        </w:r>
        <w:r w:rsidR="009A76EE">
          <w:rPr>
            <w:noProof/>
            <w:webHidden/>
          </w:rPr>
          <w:fldChar w:fldCharType="separate"/>
        </w:r>
        <w:r w:rsidR="00533AF0">
          <w:rPr>
            <w:noProof/>
            <w:webHidden/>
          </w:rPr>
          <w:t>293</w:t>
        </w:r>
        <w:r w:rsidR="009A76EE">
          <w:rPr>
            <w:noProof/>
            <w:webHidden/>
          </w:rPr>
          <w:fldChar w:fldCharType="end"/>
        </w:r>
      </w:hyperlink>
    </w:p>
    <w:p w14:paraId="5B4538D7" w14:textId="77777777" w:rsidR="009330BC" w:rsidRPr="0065745B" w:rsidRDefault="002523D9">
      <w:pPr>
        <w:pStyle w:val="2"/>
        <w:rPr>
          <w:rFonts w:ascii="Calibri" w:eastAsia="Times New Roman" w:hAnsi="Calibri" w:cs="Times New Roman"/>
          <w:noProof/>
          <w:sz w:val="22"/>
          <w:szCs w:val="22"/>
        </w:rPr>
      </w:pPr>
      <w:hyperlink w:anchor="_Toc396034399" w:history="1">
        <w:r w:rsidR="009330BC" w:rsidRPr="000948B0">
          <w:rPr>
            <w:rStyle w:val="a8"/>
            <w:noProof/>
          </w:rPr>
          <w:t>14.1 Syntax of the version Statement</w:t>
        </w:r>
        <w:r w:rsidR="009330BC">
          <w:rPr>
            <w:noProof/>
            <w:webHidden/>
          </w:rPr>
          <w:tab/>
        </w:r>
        <w:r w:rsidR="009A76EE">
          <w:rPr>
            <w:noProof/>
            <w:webHidden/>
          </w:rPr>
          <w:fldChar w:fldCharType="begin"/>
        </w:r>
        <w:r w:rsidR="009330BC">
          <w:rPr>
            <w:noProof/>
            <w:webHidden/>
          </w:rPr>
          <w:instrText xml:space="preserve"> PAGEREF _Toc396034399 \h </w:instrText>
        </w:r>
        <w:r w:rsidR="009A76EE">
          <w:rPr>
            <w:noProof/>
            <w:webHidden/>
          </w:rPr>
        </w:r>
        <w:r w:rsidR="009A76EE">
          <w:rPr>
            <w:noProof/>
            <w:webHidden/>
          </w:rPr>
          <w:fldChar w:fldCharType="separate"/>
        </w:r>
        <w:r w:rsidR="00533AF0">
          <w:rPr>
            <w:noProof/>
            <w:webHidden/>
          </w:rPr>
          <w:t>293</w:t>
        </w:r>
        <w:r w:rsidR="009A76EE">
          <w:rPr>
            <w:noProof/>
            <w:webHidden/>
          </w:rPr>
          <w:fldChar w:fldCharType="end"/>
        </w:r>
      </w:hyperlink>
    </w:p>
    <w:p w14:paraId="09A26454" w14:textId="77777777" w:rsidR="009330BC" w:rsidRPr="0065745B" w:rsidRDefault="002523D9">
      <w:pPr>
        <w:pStyle w:val="1"/>
        <w:rPr>
          <w:rFonts w:ascii="Calibri" w:eastAsia="Times New Roman" w:hAnsi="Calibri" w:cs="Times New Roman"/>
          <w:b w:val="0"/>
          <w:bCs w:val="0"/>
          <w:noProof/>
          <w:sz w:val="22"/>
          <w:szCs w:val="22"/>
        </w:rPr>
      </w:pPr>
      <w:hyperlink w:anchor="_Toc396034400" w:history="1">
        <w:r w:rsidR="009330BC" w:rsidRPr="000948B0">
          <w:rPr>
            <w:rStyle w:val="a8"/>
            <w:noProof/>
          </w:rPr>
          <w:t>Chapter 15.  Libraries</w:t>
        </w:r>
        <w:r w:rsidR="009330BC">
          <w:rPr>
            <w:noProof/>
            <w:webHidden/>
          </w:rPr>
          <w:tab/>
        </w:r>
        <w:r w:rsidR="009A76EE">
          <w:rPr>
            <w:noProof/>
            <w:webHidden/>
          </w:rPr>
          <w:fldChar w:fldCharType="begin"/>
        </w:r>
        <w:r w:rsidR="009330BC">
          <w:rPr>
            <w:noProof/>
            <w:webHidden/>
          </w:rPr>
          <w:instrText xml:space="preserve"> PAGEREF _Toc396034400 \h </w:instrText>
        </w:r>
        <w:r w:rsidR="009A76EE">
          <w:rPr>
            <w:noProof/>
            <w:webHidden/>
          </w:rPr>
        </w:r>
        <w:r w:rsidR="009A76EE">
          <w:rPr>
            <w:noProof/>
            <w:webHidden/>
          </w:rPr>
          <w:fldChar w:fldCharType="separate"/>
        </w:r>
        <w:r w:rsidR="00533AF0">
          <w:rPr>
            <w:noProof/>
            <w:webHidden/>
          </w:rPr>
          <w:t>295</w:t>
        </w:r>
        <w:r w:rsidR="009A76EE">
          <w:rPr>
            <w:noProof/>
            <w:webHidden/>
          </w:rPr>
          <w:fldChar w:fldCharType="end"/>
        </w:r>
      </w:hyperlink>
    </w:p>
    <w:p w14:paraId="35EFA449" w14:textId="77777777" w:rsidR="009330BC" w:rsidRPr="0065745B" w:rsidRDefault="002523D9">
      <w:pPr>
        <w:pStyle w:val="2"/>
        <w:rPr>
          <w:rFonts w:ascii="Calibri" w:eastAsia="Times New Roman" w:hAnsi="Calibri" w:cs="Times New Roman"/>
          <w:noProof/>
          <w:sz w:val="22"/>
          <w:szCs w:val="22"/>
        </w:rPr>
      </w:pPr>
      <w:hyperlink w:anchor="_Toc396034401" w:history="1">
        <w:r w:rsidR="009330BC" w:rsidRPr="000948B0">
          <w:rPr>
            <w:rStyle w:val="a8"/>
            <w:noProof/>
          </w:rPr>
          <w:t>15.1 Library Restrictions</w:t>
        </w:r>
        <w:r w:rsidR="009330BC">
          <w:rPr>
            <w:noProof/>
            <w:webHidden/>
          </w:rPr>
          <w:tab/>
        </w:r>
        <w:r w:rsidR="009A76EE">
          <w:rPr>
            <w:noProof/>
            <w:webHidden/>
          </w:rPr>
          <w:fldChar w:fldCharType="begin"/>
        </w:r>
        <w:r w:rsidR="009330BC">
          <w:rPr>
            <w:noProof/>
            <w:webHidden/>
          </w:rPr>
          <w:instrText xml:space="preserve"> PAGEREF _Toc396034401 \h </w:instrText>
        </w:r>
        <w:r w:rsidR="009A76EE">
          <w:rPr>
            <w:noProof/>
            <w:webHidden/>
          </w:rPr>
        </w:r>
        <w:r w:rsidR="009A76EE">
          <w:rPr>
            <w:noProof/>
            <w:webHidden/>
          </w:rPr>
          <w:fldChar w:fldCharType="separate"/>
        </w:r>
        <w:r w:rsidR="00533AF0">
          <w:rPr>
            <w:noProof/>
            <w:webHidden/>
          </w:rPr>
          <w:t>295</w:t>
        </w:r>
        <w:r w:rsidR="009A76EE">
          <w:rPr>
            <w:noProof/>
            <w:webHidden/>
          </w:rPr>
          <w:fldChar w:fldCharType="end"/>
        </w:r>
      </w:hyperlink>
    </w:p>
    <w:p w14:paraId="457E6015" w14:textId="77777777" w:rsidR="009330BC" w:rsidRPr="0065745B" w:rsidRDefault="002523D9">
      <w:pPr>
        <w:pStyle w:val="2"/>
        <w:rPr>
          <w:rFonts w:ascii="Calibri" w:eastAsia="Times New Roman" w:hAnsi="Calibri" w:cs="Times New Roman"/>
          <w:noProof/>
          <w:sz w:val="22"/>
          <w:szCs w:val="22"/>
        </w:rPr>
      </w:pPr>
      <w:hyperlink w:anchor="_Toc396034402" w:history="1">
        <w:r w:rsidR="009330BC" w:rsidRPr="000948B0">
          <w:rPr>
            <w:rStyle w:val="a8"/>
            <w:noProof/>
          </w:rPr>
          <w:t>15.2 Library Example</w:t>
        </w:r>
        <w:r w:rsidR="009330BC">
          <w:rPr>
            <w:noProof/>
            <w:webHidden/>
          </w:rPr>
          <w:tab/>
        </w:r>
        <w:r w:rsidR="009A76EE">
          <w:rPr>
            <w:noProof/>
            <w:webHidden/>
          </w:rPr>
          <w:fldChar w:fldCharType="begin"/>
        </w:r>
        <w:r w:rsidR="009330BC">
          <w:rPr>
            <w:noProof/>
            <w:webHidden/>
          </w:rPr>
          <w:instrText xml:space="preserve"> PAGEREF _Toc396034402 \h </w:instrText>
        </w:r>
        <w:r w:rsidR="009A76EE">
          <w:rPr>
            <w:noProof/>
            <w:webHidden/>
          </w:rPr>
        </w:r>
        <w:r w:rsidR="009A76EE">
          <w:rPr>
            <w:noProof/>
            <w:webHidden/>
          </w:rPr>
          <w:fldChar w:fldCharType="separate"/>
        </w:r>
        <w:r w:rsidR="00533AF0">
          <w:rPr>
            <w:noProof/>
            <w:webHidden/>
          </w:rPr>
          <w:t>295</w:t>
        </w:r>
        <w:r w:rsidR="009A76EE">
          <w:rPr>
            <w:noProof/>
            <w:webHidden/>
          </w:rPr>
          <w:fldChar w:fldCharType="end"/>
        </w:r>
      </w:hyperlink>
    </w:p>
    <w:p w14:paraId="1C38DE1F" w14:textId="77777777" w:rsidR="009330BC" w:rsidRPr="0065745B" w:rsidRDefault="002523D9">
      <w:pPr>
        <w:pStyle w:val="1"/>
        <w:rPr>
          <w:rFonts w:ascii="Calibri" w:eastAsia="Times New Roman" w:hAnsi="Calibri" w:cs="Times New Roman"/>
          <w:b w:val="0"/>
          <w:bCs w:val="0"/>
          <w:noProof/>
          <w:sz w:val="22"/>
          <w:szCs w:val="22"/>
        </w:rPr>
      </w:pPr>
      <w:hyperlink w:anchor="_Toc396034403" w:history="1">
        <w:r w:rsidR="009330BC" w:rsidRPr="000948B0">
          <w:rPr>
            <w:rStyle w:val="a8"/>
            <w:noProof/>
          </w:rPr>
          <w:t>Chapter 16.  Profiles</w:t>
        </w:r>
        <w:r w:rsidR="009330BC">
          <w:rPr>
            <w:noProof/>
            <w:webHidden/>
          </w:rPr>
          <w:tab/>
        </w:r>
        <w:r w:rsidR="009A76EE">
          <w:rPr>
            <w:noProof/>
            <w:webHidden/>
          </w:rPr>
          <w:fldChar w:fldCharType="begin"/>
        </w:r>
        <w:r w:rsidR="009330BC">
          <w:rPr>
            <w:noProof/>
            <w:webHidden/>
          </w:rPr>
          <w:instrText xml:space="preserve"> PAGEREF _Toc396034403 \h </w:instrText>
        </w:r>
        <w:r w:rsidR="009A76EE">
          <w:rPr>
            <w:noProof/>
            <w:webHidden/>
          </w:rPr>
        </w:r>
        <w:r w:rsidR="009A76EE">
          <w:rPr>
            <w:noProof/>
            <w:webHidden/>
          </w:rPr>
          <w:fldChar w:fldCharType="separate"/>
        </w:r>
        <w:r w:rsidR="00533AF0">
          <w:rPr>
            <w:noProof/>
            <w:webHidden/>
          </w:rPr>
          <w:t>297</w:t>
        </w:r>
        <w:r w:rsidR="009A76EE">
          <w:rPr>
            <w:noProof/>
            <w:webHidden/>
          </w:rPr>
          <w:fldChar w:fldCharType="end"/>
        </w:r>
      </w:hyperlink>
    </w:p>
    <w:p w14:paraId="4CAE1298" w14:textId="77777777" w:rsidR="009330BC" w:rsidRPr="0065745B" w:rsidRDefault="002523D9">
      <w:pPr>
        <w:pStyle w:val="2"/>
        <w:rPr>
          <w:rFonts w:ascii="Calibri" w:eastAsia="Times New Roman" w:hAnsi="Calibri" w:cs="Times New Roman"/>
          <w:noProof/>
          <w:sz w:val="22"/>
          <w:szCs w:val="22"/>
        </w:rPr>
      </w:pPr>
      <w:hyperlink w:anchor="_Toc396034404" w:history="1">
        <w:r w:rsidR="009330BC" w:rsidRPr="000948B0">
          <w:rPr>
            <w:rStyle w:val="a8"/>
            <w:noProof/>
          </w:rPr>
          <w:t>16.1 What Are Profiles?</w:t>
        </w:r>
        <w:r w:rsidR="009330BC">
          <w:rPr>
            <w:noProof/>
            <w:webHidden/>
          </w:rPr>
          <w:tab/>
        </w:r>
        <w:r w:rsidR="009A76EE">
          <w:rPr>
            <w:noProof/>
            <w:webHidden/>
          </w:rPr>
          <w:fldChar w:fldCharType="begin"/>
        </w:r>
        <w:r w:rsidR="009330BC">
          <w:rPr>
            <w:noProof/>
            <w:webHidden/>
          </w:rPr>
          <w:instrText xml:space="preserve"> PAGEREF _Toc396034404 \h </w:instrText>
        </w:r>
        <w:r w:rsidR="009A76EE">
          <w:rPr>
            <w:noProof/>
            <w:webHidden/>
          </w:rPr>
        </w:r>
        <w:r w:rsidR="009A76EE">
          <w:rPr>
            <w:noProof/>
            <w:webHidden/>
          </w:rPr>
          <w:fldChar w:fldCharType="separate"/>
        </w:r>
        <w:r w:rsidR="00533AF0">
          <w:rPr>
            <w:noProof/>
            <w:webHidden/>
          </w:rPr>
          <w:t>297</w:t>
        </w:r>
        <w:r w:rsidR="009A76EE">
          <w:rPr>
            <w:noProof/>
            <w:webHidden/>
          </w:rPr>
          <w:fldChar w:fldCharType="end"/>
        </w:r>
      </w:hyperlink>
    </w:p>
    <w:p w14:paraId="4D0C280F" w14:textId="77777777" w:rsidR="009330BC" w:rsidRPr="0065745B" w:rsidRDefault="002523D9">
      <w:pPr>
        <w:pStyle w:val="2"/>
        <w:rPr>
          <w:rFonts w:ascii="Calibri" w:eastAsia="Times New Roman" w:hAnsi="Calibri" w:cs="Times New Roman"/>
          <w:noProof/>
          <w:sz w:val="22"/>
          <w:szCs w:val="22"/>
        </w:rPr>
      </w:pPr>
      <w:hyperlink w:anchor="_Toc396034405" w:history="1">
        <w:r w:rsidR="009330BC" w:rsidRPr="000948B0">
          <w:rPr>
            <w:rStyle w:val="a8"/>
            <w:noProof/>
          </w:rPr>
          <w:t>16.2 Profile-Specific Requirements</w:t>
        </w:r>
        <w:r w:rsidR="009330BC">
          <w:rPr>
            <w:noProof/>
            <w:webHidden/>
          </w:rPr>
          <w:tab/>
        </w:r>
        <w:r w:rsidR="009A76EE">
          <w:rPr>
            <w:noProof/>
            <w:webHidden/>
          </w:rPr>
          <w:fldChar w:fldCharType="begin"/>
        </w:r>
        <w:r w:rsidR="009330BC">
          <w:rPr>
            <w:noProof/>
            <w:webHidden/>
          </w:rPr>
          <w:instrText xml:space="preserve"> PAGEREF _Toc396034405 \h </w:instrText>
        </w:r>
        <w:r w:rsidR="009A76EE">
          <w:rPr>
            <w:noProof/>
            <w:webHidden/>
          </w:rPr>
        </w:r>
        <w:r w:rsidR="009A76EE">
          <w:rPr>
            <w:noProof/>
            <w:webHidden/>
          </w:rPr>
          <w:fldChar w:fldCharType="separate"/>
        </w:r>
        <w:r w:rsidR="00533AF0">
          <w:rPr>
            <w:noProof/>
            <w:webHidden/>
          </w:rPr>
          <w:t>298</w:t>
        </w:r>
        <w:r w:rsidR="009A76EE">
          <w:rPr>
            <w:noProof/>
            <w:webHidden/>
          </w:rPr>
          <w:fldChar w:fldCharType="end"/>
        </w:r>
      </w:hyperlink>
    </w:p>
    <w:p w14:paraId="6669B54B" w14:textId="77777777" w:rsidR="009330BC" w:rsidRPr="0065745B" w:rsidRDefault="002523D9">
      <w:pPr>
        <w:pStyle w:val="3"/>
        <w:rPr>
          <w:rFonts w:ascii="Calibri" w:eastAsia="Times New Roman" w:hAnsi="Calibri" w:cs="Times New Roman"/>
          <w:noProof/>
          <w:sz w:val="22"/>
          <w:szCs w:val="22"/>
        </w:rPr>
      </w:pPr>
      <w:hyperlink w:anchor="_Toc396034406" w:history="1">
        <w:r w:rsidR="009330BC" w:rsidRPr="000948B0">
          <w:rPr>
            <w:rStyle w:val="a8"/>
            <w:noProof/>
          </w:rPr>
          <w:t>16.2.1 Base Profile Requirements</w:t>
        </w:r>
        <w:r w:rsidR="009330BC">
          <w:rPr>
            <w:noProof/>
            <w:webHidden/>
          </w:rPr>
          <w:tab/>
        </w:r>
        <w:r w:rsidR="009A76EE">
          <w:rPr>
            <w:noProof/>
            <w:webHidden/>
          </w:rPr>
          <w:fldChar w:fldCharType="begin"/>
        </w:r>
        <w:r w:rsidR="009330BC">
          <w:rPr>
            <w:noProof/>
            <w:webHidden/>
          </w:rPr>
          <w:instrText xml:space="preserve"> PAGEREF _Toc396034406 \h </w:instrText>
        </w:r>
        <w:r w:rsidR="009A76EE">
          <w:rPr>
            <w:noProof/>
            <w:webHidden/>
          </w:rPr>
        </w:r>
        <w:r w:rsidR="009A76EE">
          <w:rPr>
            <w:noProof/>
            <w:webHidden/>
          </w:rPr>
          <w:fldChar w:fldCharType="separate"/>
        </w:r>
        <w:r w:rsidR="00533AF0">
          <w:rPr>
            <w:noProof/>
            <w:webHidden/>
          </w:rPr>
          <w:t>298</w:t>
        </w:r>
        <w:r w:rsidR="009A76EE">
          <w:rPr>
            <w:noProof/>
            <w:webHidden/>
          </w:rPr>
          <w:fldChar w:fldCharType="end"/>
        </w:r>
      </w:hyperlink>
    </w:p>
    <w:p w14:paraId="005CE307" w14:textId="77777777" w:rsidR="009330BC" w:rsidRPr="0065745B" w:rsidRDefault="002523D9">
      <w:pPr>
        <w:pStyle w:val="3"/>
        <w:rPr>
          <w:rFonts w:ascii="Calibri" w:eastAsia="Times New Roman" w:hAnsi="Calibri" w:cs="Times New Roman"/>
          <w:noProof/>
          <w:sz w:val="22"/>
          <w:szCs w:val="22"/>
        </w:rPr>
      </w:pPr>
      <w:hyperlink w:anchor="_Toc396034407" w:history="1">
        <w:r w:rsidR="009330BC" w:rsidRPr="000948B0">
          <w:rPr>
            <w:rStyle w:val="a8"/>
            <w:noProof/>
          </w:rPr>
          <w:t>16.2.2 Full Profile Requirements</w:t>
        </w:r>
        <w:r w:rsidR="009330BC">
          <w:rPr>
            <w:noProof/>
            <w:webHidden/>
          </w:rPr>
          <w:tab/>
        </w:r>
        <w:r w:rsidR="009A76EE">
          <w:rPr>
            <w:noProof/>
            <w:webHidden/>
          </w:rPr>
          <w:fldChar w:fldCharType="begin"/>
        </w:r>
        <w:r w:rsidR="009330BC">
          <w:rPr>
            <w:noProof/>
            <w:webHidden/>
          </w:rPr>
          <w:instrText xml:space="preserve"> PAGEREF _Toc396034407 \h </w:instrText>
        </w:r>
        <w:r w:rsidR="009A76EE">
          <w:rPr>
            <w:noProof/>
            <w:webHidden/>
          </w:rPr>
        </w:r>
        <w:r w:rsidR="009A76EE">
          <w:rPr>
            <w:noProof/>
            <w:webHidden/>
          </w:rPr>
          <w:fldChar w:fldCharType="separate"/>
        </w:r>
        <w:r w:rsidR="00533AF0">
          <w:rPr>
            <w:noProof/>
            <w:webHidden/>
          </w:rPr>
          <w:t>299</w:t>
        </w:r>
        <w:r w:rsidR="009A76EE">
          <w:rPr>
            <w:noProof/>
            <w:webHidden/>
          </w:rPr>
          <w:fldChar w:fldCharType="end"/>
        </w:r>
      </w:hyperlink>
    </w:p>
    <w:p w14:paraId="067E42C9" w14:textId="77777777" w:rsidR="009330BC" w:rsidRPr="0065745B" w:rsidRDefault="002523D9">
      <w:pPr>
        <w:pStyle w:val="1"/>
        <w:rPr>
          <w:rFonts w:ascii="Calibri" w:eastAsia="Times New Roman" w:hAnsi="Calibri" w:cs="Times New Roman"/>
          <w:b w:val="0"/>
          <w:bCs w:val="0"/>
          <w:noProof/>
          <w:sz w:val="22"/>
          <w:szCs w:val="22"/>
        </w:rPr>
      </w:pPr>
      <w:hyperlink w:anchor="_Toc396034408" w:history="1">
        <w:r w:rsidR="009330BC" w:rsidRPr="000948B0">
          <w:rPr>
            <w:rStyle w:val="a8"/>
            <w:noProof/>
          </w:rPr>
          <w:t>Chapter 17.  Guidelines for Compiler Writers</w:t>
        </w:r>
        <w:r w:rsidR="009330BC">
          <w:rPr>
            <w:noProof/>
            <w:webHidden/>
          </w:rPr>
          <w:tab/>
        </w:r>
        <w:r w:rsidR="009A76EE">
          <w:rPr>
            <w:noProof/>
            <w:webHidden/>
          </w:rPr>
          <w:fldChar w:fldCharType="begin"/>
        </w:r>
        <w:r w:rsidR="009330BC">
          <w:rPr>
            <w:noProof/>
            <w:webHidden/>
          </w:rPr>
          <w:instrText xml:space="preserve"> PAGEREF _Toc396034408 \h </w:instrText>
        </w:r>
        <w:r w:rsidR="009A76EE">
          <w:rPr>
            <w:noProof/>
            <w:webHidden/>
          </w:rPr>
        </w:r>
        <w:r w:rsidR="009A76EE">
          <w:rPr>
            <w:noProof/>
            <w:webHidden/>
          </w:rPr>
          <w:fldChar w:fldCharType="separate"/>
        </w:r>
        <w:r w:rsidR="00533AF0">
          <w:rPr>
            <w:noProof/>
            <w:webHidden/>
          </w:rPr>
          <w:t>301</w:t>
        </w:r>
        <w:r w:rsidR="009A76EE">
          <w:rPr>
            <w:noProof/>
            <w:webHidden/>
          </w:rPr>
          <w:fldChar w:fldCharType="end"/>
        </w:r>
      </w:hyperlink>
    </w:p>
    <w:p w14:paraId="34D4D830" w14:textId="77777777" w:rsidR="009330BC" w:rsidRPr="0065745B" w:rsidRDefault="002523D9">
      <w:pPr>
        <w:pStyle w:val="2"/>
        <w:rPr>
          <w:rFonts w:ascii="Calibri" w:eastAsia="Times New Roman" w:hAnsi="Calibri" w:cs="Times New Roman"/>
          <w:noProof/>
          <w:sz w:val="22"/>
          <w:szCs w:val="22"/>
        </w:rPr>
      </w:pPr>
      <w:hyperlink w:anchor="_Toc396034409" w:history="1">
        <w:r w:rsidR="009330BC" w:rsidRPr="000948B0">
          <w:rPr>
            <w:rStyle w:val="a8"/>
            <w:noProof/>
          </w:rPr>
          <w:t>17.1 Register Pressure</w:t>
        </w:r>
        <w:r w:rsidR="009330BC">
          <w:rPr>
            <w:noProof/>
            <w:webHidden/>
          </w:rPr>
          <w:tab/>
        </w:r>
        <w:r w:rsidR="009A76EE">
          <w:rPr>
            <w:noProof/>
            <w:webHidden/>
          </w:rPr>
          <w:fldChar w:fldCharType="begin"/>
        </w:r>
        <w:r w:rsidR="009330BC">
          <w:rPr>
            <w:noProof/>
            <w:webHidden/>
          </w:rPr>
          <w:instrText xml:space="preserve"> PAGEREF _Toc396034409 \h </w:instrText>
        </w:r>
        <w:r w:rsidR="009A76EE">
          <w:rPr>
            <w:noProof/>
            <w:webHidden/>
          </w:rPr>
        </w:r>
        <w:r w:rsidR="009A76EE">
          <w:rPr>
            <w:noProof/>
            <w:webHidden/>
          </w:rPr>
          <w:fldChar w:fldCharType="separate"/>
        </w:r>
        <w:r w:rsidR="00533AF0">
          <w:rPr>
            <w:noProof/>
            <w:webHidden/>
          </w:rPr>
          <w:t>301</w:t>
        </w:r>
        <w:r w:rsidR="009A76EE">
          <w:rPr>
            <w:noProof/>
            <w:webHidden/>
          </w:rPr>
          <w:fldChar w:fldCharType="end"/>
        </w:r>
      </w:hyperlink>
    </w:p>
    <w:p w14:paraId="64767001" w14:textId="77777777" w:rsidR="009330BC" w:rsidRPr="0065745B" w:rsidRDefault="002523D9">
      <w:pPr>
        <w:pStyle w:val="2"/>
        <w:rPr>
          <w:rFonts w:ascii="Calibri" w:eastAsia="Times New Roman" w:hAnsi="Calibri" w:cs="Times New Roman"/>
          <w:noProof/>
          <w:sz w:val="22"/>
          <w:szCs w:val="22"/>
        </w:rPr>
      </w:pPr>
      <w:hyperlink w:anchor="_Toc396034410" w:history="1">
        <w:r w:rsidR="009330BC" w:rsidRPr="000948B0">
          <w:rPr>
            <w:rStyle w:val="a8"/>
            <w:noProof/>
          </w:rPr>
          <w:t>17.2 Using Lower-Precision Faster Operations</w:t>
        </w:r>
        <w:r w:rsidR="009330BC">
          <w:rPr>
            <w:noProof/>
            <w:webHidden/>
          </w:rPr>
          <w:tab/>
        </w:r>
        <w:r w:rsidR="009A76EE">
          <w:rPr>
            <w:noProof/>
            <w:webHidden/>
          </w:rPr>
          <w:fldChar w:fldCharType="begin"/>
        </w:r>
        <w:r w:rsidR="009330BC">
          <w:rPr>
            <w:noProof/>
            <w:webHidden/>
          </w:rPr>
          <w:instrText xml:space="preserve"> PAGEREF _Toc396034410 \h </w:instrText>
        </w:r>
        <w:r w:rsidR="009A76EE">
          <w:rPr>
            <w:noProof/>
            <w:webHidden/>
          </w:rPr>
        </w:r>
        <w:r w:rsidR="009A76EE">
          <w:rPr>
            <w:noProof/>
            <w:webHidden/>
          </w:rPr>
          <w:fldChar w:fldCharType="separate"/>
        </w:r>
        <w:r w:rsidR="00533AF0">
          <w:rPr>
            <w:noProof/>
            <w:webHidden/>
          </w:rPr>
          <w:t>301</w:t>
        </w:r>
        <w:r w:rsidR="009A76EE">
          <w:rPr>
            <w:noProof/>
            <w:webHidden/>
          </w:rPr>
          <w:fldChar w:fldCharType="end"/>
        </w:r>
      </w:hyperlink>
    </w:p>
    <w:p w14:paraId="2EB3C3B9" w14:textId="77777777" w:rsidR="009330BC" w:rsidRPr="0065745B" w:rsidRDefault="002523D9">
      <w:pPr>
        <w:pStyle w:val="2"/>
        <w:rPr>
          <w:rFonts w:ascii="Calibri" w:eastAsia="Times New Roman" w:hAnsi="Calibri" w:cs="Times New Roman"/>
          <w:noProof/>
          <w:sz w:val="22"/>
          <w:szCs w:val="22"/>
        </w:rPr>
      </w:pPr>
      <w:hyperlink w:anchor="_Toc396034411" w:history="1">
        <w:r w:rsidR="009330BC" w:rsidRPr="000948B0">
          <w:rPr>
            <w:rStyle w:val="a8"/>
            <w:noProof/>
          </w:rPr>
          <w:t>17.3 Functions</w:t>
        </w:r>
        <w:r w:rsidR="009330BC">
          <w:rPr>
            <w:noProof/>
            <w:webHidden/>
          </w:rPr>
          <w:tab/>
        </w:r>
        <w:r w:rsidR="009A76EE">
          <w:rPr>
            <w:noProof/>
            <w:webHidden/>
          </w:rPr>
          <w:fldChar w:fldCharType="begin"/>
        </w:r>
        <w:r w:rsidR="009330BC">
          <w:rPr>
            <w:noProof/>
            <w:webHidden/>
          </w:rPr>
          <w:instrText xml:space="preserve"> PAGEREF _Toc396034411 \h </w:instrText>
        </w:r>
        <w:r w:rsidR="009A76EE">
          <w:rPr>
            <w:noProof/>
            <w:webHidden/>
          </w:rPr>
        </w:r>
        <w:r w:rsidR="009A76EE">
          <w:rPr>
            <w:noProof/>
            <w:webHidden/>
          </w:rPr>
          <w:fldChar w:fldCharType="separate"/>
        </w:r>
        <w:r w:rsidR="00533AF0">
          <w:rPr>
            <w:noProof/>
            <w:webHidden/>
          </w:rPr>
          <w:t>301</w:t>
        </w:r>
        <w:r w:rsidR="009A76EE">
          <w:rPr>
            <w:noProof/>
            <w:webHidden/>
          </w:rPr>
          <w:fldChar w:fldCharType="end"/>
        </w:r>
      </w:hyperlink>
    </w:p>
    <w:p w14:paraId="41685AD6" w14:textId="77777777" w:rsidR="009330BC" w:rsidRPr="0065745B" w:rsidRDefault="002523D9">
      <w:pPr>
        <w:pStyle w:val="2"/>
        <w:rPr>
          <w:rFonts w:ascii="Calibri" w:eastAsia="Times New Roman" w:hAnsi="Calibri" w:cs="Times New Roman"/>
          <w:noProof/>
          <w:sz w:val="22"/>
          <w:szCs w:val="22"/>
        </w:rPr>
      </w:pPr>
      <w:hyperlink w:anchor="_Toc396034412" w:history="1">
        <w:r w:rsidR="009330BC" w:rsidRPr="000948B0">
          <w:rPr>
            <w:rStyle w:val="a8"/>
            <w:noProof/>
          </w:rPr>
          <w:t>17.4 Frequent Rounding Mode Changes</w:t>
        </w:r>
        <w:r w:rsidR="009330BC">
          <w:rPr>
            <w:noProof/>
            <w:webHidden/>
          </w:rPr>
          <w:tab/>
        </w:r>
        <w:r w:rsidR="009A76EE">
          <w:rPr>
            <w:noProof/>
            <w:webHidden/>
          </w:rPr>
          <w:fldChar w:fldCharType="begin"/>
        </w:r>
        <w:r w:rsidR="009330BC">
          <w:rPr>
            <w:noProof/>
            <w:webHidden/>
          </w:rPr>
          <w:instrText xml:space="preserve"> PAGEREF _Toc396034412 \h </w:instrText>
        </w:r>
        <w:r w:rsidR="009A76EE">
          <w:rPr>
            <w:noProof/>
            <w:webHidden/>
          </w:rPr>
        </w:r>
        <w:r w:rsidR="009A76EE">
          <w:rPr>
            <w:noProof/>
            <w:webHidden/>
          </w:rPr>
          <w:fldChar w:fldCharType="separate"/>
        </w:r>
        <w:r w:rsidR="00533AF0">
          <w:rPr>
            <w:noProof/>
            <w:webHidden/>
          </w:rPr>
          <w:t>302</w:t>
        </w:r>
        <w:r w:rsidR="009A76EE">
          <w:rPr>
            <w:noProof/>
            <w:webHidden/>
          </w:rPr>
          <w:fldChar w:fldCharType="end"/>
        </w:r>
      </w:hyperlink>
    </w:p>
    <w:p w14:paraId="5B719A48" w14:textId="77777777" w:rsidR="009330BC" w:rsidRPr="0065745B" w:rsidRDefault="002523D9">
      <w:pPr>
        <w:pStyle w:val="2"/>
        <w:rPr>
          <w:rFonts w:ascii="Calibri" w:eastAsia="Times New Roman" w:hAnsi="Calibri" w:cs="Times New Roman"/>
          <w:noProof/>
          <w:sz w:val="22"/>
          <w:szCs w:val="22"/>
        </w:rPr>
      </w:pPr>
      <w:hyperlink w:anchor="_Toc396034413" w:history="1">
        <w:r w:rsidR="009330BC" w:rsidRPr="000948B0">
          <w:rPr>
            <w:rStyle w:val="a8"/>
            <w:noProof/>
          </w:rPr>
          <w:t>17.5 Wavefront Size</w:t>
        </w:r>
        <w:r w:rsidR="009330BC">
          <w:rPr>
            <w:noProof/>
            <w:webHidden/>
          </w:rPr>
          <w:tab/>
        </w:r>
        <w:r w:rsidR="009A76EE">
          <w:rPr>
            <w:noProof/>
            <w:webHidden/>
          </w:rPr>
          <w:fldChar w:fldCharType="begin"/>
        </w:r>
        <w:r w:rsidR="009330BC">
          <w:rPr>
            <w:noProof/>
            <w:webHidden/>
          </w:rPr>
          <w:instrText xml:space="preserve"> PAGEREF _Toc396034413 \h </w:instrText>
        </w:r>
        <w:r w:rsidR="009A76EE">
          <w:rPr>
            <w:noProof/>
            <w:webHidden/>
          </w:rPr>
        </w:r>
        <w:r w:rsidR="009A76EE">
          <w:rPr>
            <w:noProof/>
            <w:webHidden/>
          </w:rPr>
          <w:fldChar w:fldCharType="separate"/>
        </w:r>
        <w:r w:rsidR="00533AF0">
          <w:rPr>
            <w:noProof/>
            <w:webHidden/>
          </w:rPr>
          <w:t>302</w:t>
        </w:r>
        <w:r w:rsidR="009A76EE">
          <w:rPr>
            <w:noProof/>
            <w:webHidden/>
          </w:rPr>
          <w:fldChar w:fldCharType="end"/>
        </w:r>
      </w:hyperlink>
    </w:p>
    <w:p w14:paraId="3038B47E" w14:textId="77777777" w:rsidR="009330BC" w:rsidRPr="0065745B" w:rsidRDefault="002523D9">
      <w:pPr>
        <w:pStyle w:val="2"/>
        <w:rPr>
          <w:rFonts w:ascii="Calibri" w:eastAsia="Times New Roman" w:hAnsi="Calibri" w:cs="Times New Roman"/>
          <w:noProof/>
          <w:sz w:val="22"/>
          <w:szCs w:val="22"/>
        </w:rPr>
      </w:pPr>
      <w:hyperlink w:anchor="_Toc396034414" w:history="1">
        <w:r w:rsidR="009330BC" w:rsidRPr="000948B0">
          <w:rPr>
            <w:rStyle w:val="a8"/>
            <w:noProof/>
          </w:rPr>
          <w:t>17.6 Control Flow Optimization</w:t>
        </w:r>
        <w:r w:rsidR="009330BC">
          <w:rPr>
            <w:noProof/>
            <w:webHidden/>
          </w:rPr>
          <w:tab/>
        </w:r>
        <w:r w:rsidR="009A76EE">
          <w:rPr>
            <w:noProof/>
            <w:webHidden/>
          </w:rPr>
          <w:fldChar w:fldCharType="begin"/>
        </w:r>
        <w:r w:rsidR="009330BC">
          <w:rPr>
            <w:noProof/>
            <w:webHidden/>
          </w:rPr>
          <w:instrText xml:space="preserve"> PAGEREF _Toc396034414 \h </w:instrText>
        </w:r>
        <w:r w:rsidR="009A76EE">
          <w:rPr>
            <w:noProof/>
            <w:webHidden/>
          </w:rPr>
        </w:r>
        <w:r w:rsidR="009A76EE">
          <w:rPr>
            <w:noProof/>
            <w:webHidden/>
          </w:rPr>
          <w:fldChar w:fldCharType="separate"/>
        </w:r>
        <w:r w:rsidR="00533AF0">
          <w:rPr>
            <w:noProof/>
            <w:webHidden/>
          </w:rPr>
          <w:t>302</w:t>
        </w:r>
        <w:r w:rsidR="009A76EE">
          <w:rPr>
            <w:noProof/>
            <w:webHidden/>
          </w:rPr>
          <w:fldChar w:fldCharType="end"/>
        </w:r>
      </w:hyperlink>
    </w:p>
    <w:p w14:paraId="0A7114AD" w14:textId="77777777" w:rsidR="009330BC" w:rsidRPr="0065745B" w:rsidRDefault="002523D9">
      <w:pPr>
        <w:pStyle w:val="2"/>
        <w:rPr>
          <w:rFonts w:ascii="Calibri" w:eastAsia="Times New Roman" w:hAnsi="Calibri" w:cs="Times New Roman"/>
          <w:noProof/>
          <w:sz w:val="22"/>
          <w:szCs w:val="22"/>
        </w:rPr>
      </w:pPr>
      <w:hyperlink w:anchor="_Toc396034415" w:history="1">
        <w:r w:rsidR="009330BC" w:rsidRPr="000948B0">
          <w:rPr>
            <w:rStyle w:val="a8"/>
            <w:noProof/>
          </w:rPr>
          <w:t>17.7 Memory Access</w:t>
        </w:r>
        <w:r w:rsidR="009330BC">
          <w:rPr>
            <w:noProof/>
            <w:webHidden/>
          </w:rPr>
          <w:tab/>
        </w:r>
        <w:r w:rsidR="009A76EE">
          <w:rPr>
            <w:noProof/>
            <w:webHidden/>
          </w:rPr>
          <w:fldChar w:fldCharType="begin"/>
        </w:r>
        <w:r w:rsidR="009330BC">
          <w:rPr>
            <w:noProof/>
            <w:webHidden/>
          </w:rPr>
          <w:instrText xml:space="preserve"> PAGEREF _Toc396034415 \h </w:instrText>
        </w:r>
        <w:r w:rsidR="009A76EE">
          <w:rPr>
            <w:noProof/>
            <w:webHidden/>
          </w:rPr>
        </w:r>
        <w:r w:rsidR="009A76EE">
          <w:rPr>
            <w:noProof/>
            <w:webHidden/>
          </w:rPr>
          <w:fldChar w:fldCharType="separate"/>
        </w:r>
        <w:r w:rsidR="00533AF0">
          <w:rPr>
            <w:noProof/>
            <w:webHidden/>
          </w:rPr>
          <w:t>303</w:t>
        </w:r>
        <w:r w:rsidR="009A76EE">
          <w:rPr>
            <w:noProof/>
            <w:webHidden/>
          </w:rPr>
          <w:fldChar w:fldCharType="end"/>
        </w:r>
      </w:hyperlink>
    </w:p>
    <w:p w14:paraId="2F32EE97" w14:textId="77777777" w:rsidR="009330BC" w:rsidRPr="0065745B" w:rsidRDefault="002523D9">
      <w:pPr>
        <w:pStyle w:val="2"/>
        <w:rPr>
          <w:rFonts w:ascii="Calibri" w:eastAsia="Times New Roman" w:hAnsi="Calibri" w:cs="Times New Roman"/>
          <w:noProof/>
          <w:sz w:val="22"/>
          <w:szCs w:val="22"/>
        </w:rPr>
      </w:pPr>
      <w:hyperlink w:anchor="_Toc396034416" w:history="1">
        <w:r w:rsidR="009330BC" w:rsidRPr="000948B0">
          <w:rPr>
            <w:rStyle w:val="a8"/>
            <w:noProof/>
          </w:rPr>
          <w:t>17.8 Unaligned Access</w:t>
        </w:r>
        <w:r w:rsidR="009330BC">
          <w:rPr>
            <w:noProof/>
            <w:webHidden/>
          </w:rPr>
          <w:tab/>
        </w:r>
        <w:r w:rsidR="009A76EE">
          <w:rPr>
            <w:noProof/>
            <w:webHidden/>
          </w:rPr>
          <w:fldChar w:fldCharType="begin"/>
        </w:r>
        <w:r w:rsidR="009330BC">
          <w:rPr>
            <w:noProof/>
            <w:webHidden/>
          </w:rPr>
          <w:instrText xml:space="preserve"> PAGEREF _Toc396034416 \h </w:instrText>
        </w:r>
        <w:r w:rsidR="009A76EE">
          <w:rPr>
            <w:noProof/>
            <w:webHidden/>
          </w:rPr>
        </w:r>
        <w:r w:rsidR="009A76EE">
          <w:rPr>
            <w:noProof/>
            <w:webHidden/>
          </w:rPr>
          <w:fldChar w:fldCharType="separate"/>
        </w:r>
        <w:r w:rsidR="00533AF0">
          <w:rPr>
            <w:noProof/>
            <w:webHidden/>
          </w:rPr>
          <w:t>304</w:t>
        </w:r>
        <w:r w:rsidR="009A76EE">
          <w:rPr>
            <w:noProof/>
            <w:webHidden/>
          </w:rPr>
          <w:fldChar w:fldCharType="end"/>
        </w:r>
      </w:hyperlink>
    </w:p>
    <w:p w14:paraId="4FF7E41B" w14:textId="77777777" w:rsidR="009330BC" w:rsidRPr="0065745B" w:rsidRDefault="002523D9">
      <w:pPr>
        <w:pStyle w:val="2"/>
        <w:rPr>
          <w:rFonts w:ascii="Calibri" w:eastAsia="Times New Roman" w:hAnsi="Calibri" w:cs="Times New Roman"/>
          <w:noProof/>
          <w:sz w:val="22"/>
          <w:szCs w:val="22"/>
        </w:rPr>
      </w:pPr>
      <w:hyperlink w:anchor="_Toc396034417" w:history="1">
        <w:r w:rsidR="009330BC" w:rsidRPr="000948B0">
          <w:rPr>
            <w:rStyle w:val="a8"/>
            <w:noProof/>
          </w:rPr>
          <w:t>17.9 Constant Access</w:t>
        </w:r>
        <w:r w:rsidR="009330BC">
          <w:rPr>
            <w:noProof/>
            <w:webHidden/>
          </w:rPr>
          <w:tab/>
        </w:r>
        <w:r w:rsidR="009A76EE">
          <w:rPr>
            <w:noProof/>
            <w:webHidden/>
          </w:rPr>
          <w:fldChar w:fldCharType="begin"/>
        </w:r>
        <w:r w:rsidR="009330BC">
          <w:rPr>
            <w:noProof/>
            <w:webHidden/>
          </w:rPr>
          <w:instrText xml:space="preserve"> PAGEREF _Toc396034417 \h </w:instrText>
        </w:r>
        <w:r w:rsidR="009A76EE">
          <w:rPr>
            <w:noProof/>
            <w:webHidden/>
          </w:rPr>
        </w:r>
        <w:r w:rsidR="009A76EE">
          <w:rPr>
            <w:noProof/>
            <w:webHidden/>
          </w:rPr>
          <w:fldChar w:fldCharType="separate"/>
        </w:r>
        <w:r w:rsidR="00533AF0">
          <w:rPr>
            <w:noProof/>
            <w:webHidden/>
          </w:rPr>
          <w:t>304</w:t>
        </w:r>
        <w:r w:rsidR="009A76EE">
          <w:rPr>
            <w:noProof/>
            <w:webHidden/>
          </w:rPr>
          <w:fldChar w:fldCharType="end"/>
        </w:r>
      </w:hyperlink>
    </w:p>
    <w:p w14:paraId="73F6C40F" w14:textId="77777777" w:rsidR="009330BC" w:rsidRPr="0065745B" w:rsidRDefault="002523D9">
      <w:pPr>
        <w:pStyle w:val="2"/>
        <w:rPr>
          <w:rFonts w:ascii="Calibri" w:eastAsia="Times New Roman" w:hAnsi="Calibri" w:cs="Times New Roman"/>
          <w:noProof/>
          <w:sz w:val="22"/>
          <w:szCs w:val="22"/>
        </w:rPr>
      </w:pPr>
      <w:hyperlink w:anchor="_Toc396034418" w:history="1">
        <w:r w:rsidR="009330BC" w:rsidRPr="000948B0">
          <w:rPr>
            <w:rStyle w:val="a8"/>
            <w:noProof/>
          </w:rPr>
          <w:t>17.10 Segment Address Conversion</w:t>
        </w:r>
        <w:r w:rsidR="009330BC">
          <w:rPr>
            <w:noProof/>
            <w:webHidden/>
          </w:rPr>
          <w:tab/>
        </w:r>
        <w:r w:rsidR="009A76EE">
          <w:rPr>
            <w:noProof/>
            <w:webHidden/>
          </w:rPr>
          <w:fldChar w:fldCharType="begin"/>
        </w:r>
        <w:r w:rsidR="009330BC">
          <w:rPr>
            <w:noProof/>
            <w:webHidden/>
          </w:rPr>
          <w:instrText xml:space="preserve"> PAGEREF _Toc396034418 \h </w:instrText>
        </w:r>
        <w:r w:rsidR="009A76EE">
          <w:rPr>
            <w:noProof/>
            <w:webHidden/>
          </w:rPr>
        </w:r>
        <w:r w:rsidR="009A76EE">
          <w:rPr>
            <w:noProof/>
            <w:webHidden/>
          </w:rPr>
          <w:fldChar w:fldCharType="separate"/>
        </w:r>
        <w:r w:rsidR="00533AF0">
          <w:rPr>
            <w:noProof/>
            <w:webHidden/>
          </w:rPr>
          <w:t>305</w:t>
        </w:r>
        <w:r w:rsidR="009A76EE">
          <w:rPr>
            <w:noProof/>
            <w:webHidden/>
          </w:rPr>
          <w:fldChar w:fldCharType="end"/>
        </w:r>
      </w:hyperlink>
    </w:p>
    <w:p w14:paraId="5CCC7500" w14:textId="77777777" w:rsidR="009330BC" w:rsidRPr="0065745B" w:rsidRDefault="002523D9">
      <w:pPr>
        <w:pStyle w:val="2"/>
        <w:rPr>
          <w:rFonts w:ascii="Calibri" w:eastAsia="Times New Roman" w:hAnsi="Calibri" w:cs="Times New Roman"/>
          <w:noProof/>
          <w:sz w:val="22"/>
          <w:szCs w:val="22"/>
        </w:rPr>
      </w:pPr>
      <w:hyperlink w:anchor="_Toc396034419" w:history="1">
        <w:r w:rsidR="009330BC" w:rsidRPr="000948B0">
          <w:rPr>
            <w:rStyle w:val="a8"/>
            <w:noProof/>
          </w:rPr>
          <w:t>17.11 When to Use Flat Addressing</w:t>
        </w:r>
        <w:r w:rsidR="009330BC">
          <w:rPr>
            <w:noProof/>
            <w:webHidden/>
          </w:rPr>
          <w:tab/>
        </w:r>
        <w:r w:rsidR="009A76EE">
          <w:rPr>
            <w:noProof/>
            <w:webHidden/>
          </w:rPr>
          <w:fldChar w:fldCharType="begin"/>
        </w:r>
        <w:r w:rsidR="009330BC">
          <w:rPr>
            <w:noProof/>
            <w:webHidden/>
          </w:rPr>
          <w:instrText xml:space="preserve"> PAGEREF _Toc396034419 \h </w:instrText>
        </w:r>
        <w:r w:rsidR="009A76EE">
          <w:rPr>
            <w:noProof/>
            <w:webHidden/>
          </w:rPr>
        </w:r>
        <w:r w:rsidR="009A76EE">
          <w:rPr>
            <w:noProof/>
            <w:webHidden/>
          </w:rPr>
          <w:fldChar w:fldCharType="separate"/>
        </w:r>
        <w:r w:rsidR="00533AF0">
          <w:rPr>
            <w:noProof/>
            <w:webHidden/>
          </w:rPr>
          <w:t>305</w:t>
        </w:r>
        <w:r w:rsidR="009A76EE">
          <w:rPr>
            <w:noProof/>
            <w:webHidden/>
          </w:rPr>
          <w:fldChar w:fldCharType="end"/>
        </w:r>
      </w:hyperlink>
    </w:p>
    <w:p w14:paraId="2AB15D17" w14:textId="77777777" w:rsidR="009330BC" w:rsidRPr="0065745B" w:rsidRDefault="002523D9">
      <w:pPr>
        <w:pStyle w:val="2"/>
        <w:rPr>
          <w:rFonts w:ascii="Calibri" w:eastAsia="Times New Roman" w:hAnsi="Calibri" w:cs="Times New Roman"/>
          <w:noProof/>
          <w:sz w:val="22"/>
          <w:szCs w:val="22"/>
        </w:rPr>
      </w:pPr>
      <w:hyperlink w:anchor="_Toc396034420" w:history="1">
        <w:r w:rsidR="009330BC" w:rsidRPr="000948B0">
          <w:rPr>
            <w:rStyle w:val="a8"/>
            <w:noProof/>
          </w:rPr>
          <w:t>17.12 Arg Arguments</w:t>
        </w:r>
        <w:r w:rsidR="009330BC">
          <w:rPr>
            <w:noProof/>
            <w:webHidden/>
          </w:rPr>
          <w:tab/>
        </w:r>
        <w:r w:rsidR="009A76EE">
          <w:rPr>
            <w:noProof/>
            <w:webHidden/>
          </w:rPr>
          <w:fldChar w:fldCharType="begin"/>
        </w:r>
        <w:r w:rsidR="009330BC">
          <w:rPr>
            <w:noProof/>
            <w:webHidden/>
          </w:rPr>
          <w:instrText xml:space="preserve"> PAGEREF _Toc396034420 \h </w:instrText>
        </w:r>
        <w:r w:rsidR="009A76EE">
          <w:rPr>
            <w:noProof/>
            <w:webHidden/>
          </w:rPr>
        </w:r>
        <w:r w:rsidR="009A76EE">
          <w:rPr>
            <w:noProof/>
            <w:webHidden/>
          </w:rPr>
          <w:fldChar w:fldCharType="separate"/>
        </w:r>
        <w:r w:rsidR="00533AF0">
          <w:rPr>
            <w:noProof/>
            <w:webHidden/>
          </w:rPr>
          <w:t>305</w:t>
        </w:r>
        <w:r w:rsidR="009A76EE">
          <w:rPr>
            <w:noProof/>
            <w:webHidden/>
          </w:rPr>
          <w:fldChar w:fldCharType="end"/>
        </w:r>
      </w:hyperlink>
    </w:p>
    <w:p w14:paraId="714CF7E5" w14:textId="77777777" w:rsidR="009330BC" w:rsidRPr="0065745B" w:rsidRDefault="002523D9">
      <w:pPr>
        <w:pStyle w:val="2"/>
        <w:rPr>
          <w:rFonts w:ascii="Calibri" w:eastAsia="Times New Roman" w:hAnsi="Calibri" w:cs="Times New Roman"/>
          <w:noProof/>
          <w:sz w:val="22"/>
          <w:szCs w:val="22"/>
        </w:rPr>
      </w:pPr>
      <w:hyperlink w:anchor="_Toc396034421" w:history="1">
        <w:r w:rsidR="009330BC" w:rsidRPr="000948B0">
          <w:rPr>
            <w:rStyle w:val="a8"/>
            <w:noProof/>
          </w:rPr>
          <w:t>17.13 Exceptions</w:t>
        </w:r>
        <w:r w:rsidR="009330BC">
          <w:rPr>
            <w:noProof/>
            <w:webHidden/>
          </w:rPr>
          <w:tab/>
        </w:r>
        <w:r w:rsidR="009A76EE">
          <w:rPr>
            <w:noProof/>
            <w:webHidden/>
          </w:rPr>
          <w:fldChar w:fldCharType="begin"/>
        </w:r>
        <w:r w:rsidR="009330BC">
          <w:rPr>
            <w:noProof/>
            <w:webHidden/>
          </w:rPr>
          <w:instrText xml:space="preserve"> PAGEREF _Toc396034421 \h </w:instrText>
        </w:r>
        <w:r w:rsidR="009A76EE">
          <w:rPr>
            <w:noProof/>
            <w:webHidden/>
          </w:rPr>
        </w:r>
        <w:r w:rsidR="009A76EE">
          <w:rPr>
            <w:noProof/>
            <w:webHidden/>
          </w:rPr>
          <w:fldChar w:fldCharType="separate"/>
        </w:r>
        <w:r w:rsidR="00533AF0">
          <w:rPr>
            <w:noProof/>
            <w:webHidden/>
          </w:rPr>
          <w:t>305</w:t>
        </w:r>
        <w:r w:rsidR="009A76EE">
          <w:rPr>
            <w:noProof/>
            <w:webHidden/>
          </w:rPr>
          <w:fldChar w:fldCharType="end"/>
        </w:r>
      </w:hyperlink>
    </w:p>
    <w:p w14:paraId="30CF0367" w14:textId="77777777" w:rsidR="009330BC" w:rsidRPr="0065745B" w:rsidRDefault="002523D9">
      <w:pPr>
        <w:pStyle w:val="1"/>
        <w:rPr>
          <w:rFonts w:ascii="Calibri" w:eastAsia="Times New Roman" w:hAnsi="Calibri" w:cs="Times New Roman"/>
          <w:b w:val="0"/>
          <w:bCs w:val="0"/>
          <w:noProof/>
          <w:sz w:val="22"/>
          <w:szCs w:val="22"/>
        </w:rPr>
      </w:pPr>
      <w:hyperlink w:anchor="_Toc396034422" w:history="1">
        <w:r w:rsidR="009330BC" w:rsidRPr="000948B0">
          <w:rPr>
            <w:rStyle w:val="a8"/>
            <w:noProof/>
          </w:rPr>
          <w:t>Chapter 18.  BRIG: HSAIL Binary Format</w:t>
        </w:r>
        <w:r w:rsidR="009330BC">
          <w:rPr>
            <w:noProof/>
            <w:webHidden/>
          </w:rPr>
          <w:tab/>
        </w:r>
        <w:r w:rsidR="009A76EE">
          <w:rPr>
            <w:noProof/>
            <w:webHidden/>
          </w:rPr>
          <w:fldChar w:fldCharType="begin"/>
        </w:r>
        <w:r w:rsidR="009330BC">
          <w:rPr>
            <w:noProof/>
            <w:webHidden/>
          </w:rPr>
          <w:instrText xml:space="preserve"> PAGEREF _Toc396034422 \h </w:instrText>
        </w:r>
        <w:r w:rsidR="009A76EE">
          <w:rPr>
            <w:noProof/>
            <w:webHidden/>
          </w:rPr>
        </w:r>
        <w:r w:rsidR="009A76EE">
          <w:rPr>
            <w:noProof/>
            <w:webHidden/>
          </w:rPr>
          <w:fldChar w:fldCharType="separate"/>
        </w:r>
        <w:r w:rsidR="00533AF0">
          <w:rPr>
            <w:noProof/>
            <w:webHidden/>
          </w:rPr>
          <w:t>307</w:t>
        </w:r>
        <w:r w:rsidR="009A76EE">
          <w:rPr>
            <w:noProof/>
            <w:webHidden/>
          </w:rPr>
          <w:fldChar w:fldCharType="end"/>
        </w:r>
      </w:hyperlink>
    </w:p>
    <w:p w14:paraId="10C25FF6" w14:textId="77777777" w:rsidR="009330BC" w:rsidRPr="0065745B" w:rsidRDefault="002523D9">
      <w:pPr>
        <w:pStyle w:val="2"/>
        <w:rPr>
          <w:rFonts w:ascii="Calibri" w:eastAsia="Times New Roman" w:hAnsi="Calibri" w:cs="Times New Roman"/>
          <w:noProof/>
          <w:sz w:val="22"/>
          <w:szCs w:val="22"/>
        </w:rPr>
      </w:pPr>
      <w:hyperlink w:anchor="_Toc396034423" w:history="1">
        <w:r w:rsidR="009330BC" w:rsidRPr="000948B0">
          <w:rPr>
            <w:rStyle w:val="a8"/>
            <w:noProof/>
          </w:rPr>
          <w:t>18.1 What Is BRIG?</w:t>
        </w:r>
        <w:r w:rsidR="009330BC">
          <w:rPr>
            <w:noProof/>
            <w:webHidden/>
          </w:rPr>
          <w:tab/>
        </w:r>
        <w:r w:rsidR="009A76EE">
          <w:rPr>
            <w:noProof/>
            <w:webHidden/>
          </w:rPr>
          <w:fldChar w:fldCharType="begin"/>
        </w:r>
        <w:r w:rsidR="009330BC">
          <w:rPr>
            <w:noProof/>
            <w:webHidden/>
          </w:rPr>
          <w:instrText xml:space="preserve"> PAGEREF _Toc396034423 \h </w:instrText>
        </w:r>
        <w:r w:rsidR="009A76EE">
          <w:rPr>
            <w:noProof/>
            <w:webHidden/>
          </w:rPr>
        </w:r>
        <w:r w:rsidR="009A76EE">
          <w:rPr>
            <w:noProof/>
            <w:webHidden/>
          </w:rPr>
          <w:fldChar w:fldCharType="separate"/>
        </w:r>
        <w:r w:rsidR="00533AF0">
          <w:rPr>
            <w:noProof/>
            <w:webHidden/>
          </w:rPr>
          <w:t>307</w:t>
        </w:r>
        <w:r w:rsidR="009A76EE">
          <w:rPr>
            <w:noProof/>
            <w:webHidden/>
          </w:rPr>
          <w:fldChar w:fldCharType="end"/>
        </w:r>
      </w:hyperlink>
    </w:p>
    <w:p w14:paraId="0BE8162B" w14:textId="77777777" w:rsidR="009330BC" w:rsidRPr="0065745B" w:rsidRDefault="002523D9">
      <w:pPr>
        <w:pStyle w:val="2"/>
        <w:rPr>
          <w:rFonts w:ascii="Calibri" w:eastAsia="Times New Roman" w:hAnsi="Calibri" w:cs="Times New Roman"/>
          <w:noProof/>
          <w:sz w:val="22"/>
          <w:szCs w:val="22"/>
        </w:rPr>
      </w:pPr>
      <w:hyperlink w:anchor="_Toc396034424" w:history="1">
        <w:r w:rsidR="009330BC" w:rsidRPr="000948B0">
          <w:rPr>
            <w:rStyle w:val="a8"/>
            <w:noProof/>
          </w:rPr>
          <w:t>18.2 BrigModule</w:t>
        </w:r>
        <w:r w:rsidR="009330BC">
          <w:rPr>
            <w:noProof/>
            <w:webHidden/>
          </w:rPr>
          <w:tab/>
        </w:r>
        <w:r w:rsidR="009A76EE">
          <w:rPr>
            <w:noProof/>
            <w:webHidden/>
          </w:rPr>
          <w:fldChar w:fldCharType="begin"/>
        </w:r>
        <w:r w:rsidR="009330BC">
          <w:rPr>
            <w:noProof/>
            <w:webHidden/>
          </w:rPr>
          <w:instrText xml:space="preserve"> PAGEREF _Toc396034424 \h </w:instrText>
        </w:r>
        <w:r w:rsidR="009A76EE">
          <w:rPr>
            <w:noProof/>
            <w:webHidden/>
          </w:rPr>
        </w:r>
        <w:r w:rsidR="009A76EE">
          <w:rPr>
            <w:noProof/>
            <w:webHidden/>
          </w:rPr>
          <w:fldChar w:fldCharType="separate"/>
        </w:r>
        <w:r w:rsidR="00533AF0">
          <w:rPr>
            <w:noProof/>
            <w:webHidden/>
          </w:rPr>
          <w:t>308</w:t>
        </w:r>
        <w:r w:rsidR="009A76EE">
          <w:rPr>
            <w:noProof/>
            <w:webHidden/>
          </w:rPr>
          <w:fldChar w:fldCharType="end"/>
        </w:r>
      </w:hyperlink>
    </w:p>
    <w:p w14:paraId="61A73321" w14:textId="77777777" w:rsidR="009330BC" w:rsidRPr="0065745B" w:rsidRDefault="002523D9">
      <w:pPr>
        <w:pStyle w:val="3"/>
        <w:rPr>
          <w:rFonts w:ascii="Calibri" w:eastAsia="Times New Roman" w:hAnsi="Calibri" w:cs="Times New Roman"/>
          <w:noProof/>
          <w:sz w:val="22"/>
          <w:szCs w:val="22"/>
        </w:rPr>
      </w:pPr>
      <w:hyperlink w:anchor="_Toc396034425" w:history="1">
        <w:r w:rsidR="009330BC" w:rsidRPr="000948B0">
          <w:rPr>
            <w:rStyle w:val="a8"/>
            <w:noProof/>
          </w:rPr>
          <w:t>18.2.1 Format of Entries in the BRIG Sections</w:t>
        </w:r>
        <w:r w:rsidR="009330BC">
          <w:rPr>
            <w:noProof/>
            <w:webHidden/>
          </w:rPr>
          <w:tab/>
        </w:r>
        <w:r w:rsidR="009A76EE">
          <w:rPr>
            <w:noProof/>
            <w:webHidden/>
          </w:rPr>
          <w:fldChar w:fldCharType="begin"/>
        </w:r>
        <w:r w:rsidR="009330BC">
          <w:rPr>
            <w:noProof/>
            <w:webHidden/>
          </w:rPr>
          <w:instrText xml:space="preserve"> PAGEREF _Toc396034425 \h </w:instrText>
        </w:r>
        <w:r w:rsidR="009A76EE">
          <w:rPr>
            <w:noProof/>
            <w:webHidden/>
          </w:rPr>
        </w:r>
        <w:r w:rsidR="009A76EE">
          <w:rPr>
            <w:noProof/>
            <w:webHidden/>
          </w:rPr>
          <w:fldChar w:fldCharType="separate"/>
        </w:r>
        <w:r w:rsidR="00533AF0">
          <w:rPr>
            <w:noProof/>
            <w:webHidden/>
          </w:rPr>
          <w:t>308</w:t>
        </w:r>
        <w:r w:rsidR="009A76EE">
          <w:rPr>
            <w:noProof/>
            <w:webHidden/>
          </w:rPr>
          <w:fldChar w:fldCharType="end"/>
        </w:r>
      </w:hyperlink>
    </w:p>
    <w:p w14:paraId="66616C13" w14:textId="77777777" w:rsidR="009330BC" w:rsidRPr="0065745B" w:rsidRDefault="002523D9">
      <w:pPr>
        <w:pStyle w:val="2"/>
        <w:rPr>
          <w:rFonts w:ascii="Calibri" w:eastAsia="Times New Roman" w:hAnsi="Calibri" w:cs="Times New Roman"/>
          <w:noProof/>
          <w:sz w:val="22"/>
          <w:szCs w:val="22"/>
        </w:rPr>
      </w:pPr>
      <w:hyperlink w:anchor="_Toc396034426" w:history="1">
        <w:r w:rsidR="009330BC" w:rsidRPr="000948B0">
          <w:rPr>
            <w:rStyle w:val="a8"/>
            <w:noProof/>
          </w:rPr>
          <w:t>18.3 Support Types</w:t>
        </w:r>
        <w:r w:rsidR="009330BC">
          <w:rPr>
            <w:noProof/>
            <w:webHidden/>
          </w:rPr>
          <w:tab/>
        </w:r>
        <w:r w:rsidR="009A76EE">
          <w:rPr>
            <w:noProof/>
            <w:webHidden/>
          </w:rPr>
          <w:fldChar w:fldCharType="begin"/>
        </w:r>
        <w:r w:rsidR="009330BC">
          <w:rPr>
            <w:noProof/>
            <w:webHidden/>
          </w:rPr>
          <w:instrText xml:space="preserve"> PAGEREF _Toc396034426 \h </w:instrText>
        </w:r>
        <w:r w:rsidR="009A76EE">
          <w:rPr>
            <w:noProof/>
            <w:webHidden/>
          </w:rPr>
        </w:r>
        <w:r w:rsidR="009A76EE">
          <w:rPr>
            <w:noProof/>
            <w:webHidden/>
          </w:rPr>
          <w:fldChar w:fldCharType="separate"/>
        </w:r>
        <w:r w:rsidR="00533AF0">
          <w:rPr>
            <w:noProof/>
            <w:webHidden/>
          </w:rPr>
          <w:t>309</w:t>
        </w:r>
        <w:r w:rsidR="009A76EE">
          <w:rPr>
            <w:noProof/>
            <w:webHidden/>
          </w:rPr>
          <w:fldChar w:fldCharType="end"/>
        </w:r>
      </w:hyperlink>
    </w:p>
    <w:p w14:paraId="427C151B" w14:textId="77777777" w:rsidR="009330BC" w:rsidRPr="0065745B" w:rsidRDefault="002523D9">
      <w:pPr>
        <w:pStyle w:val="3"/>
        <w:rPr>
          <w:rFonts w:ascii="Calibri" w:eastAsia="Times New Roman" w:hAnsi="Calibri" w:cs="Times New Roman"/>
          <w:noProof/>
          <w:sz w:val="22"/>
          <w:szCs w:val="22"/>
        </w:rPr>
      </w:pPr>
      <w:hyperlink w:anchor="_Toc396034427" w:history="1">
        <w:r w:rsidR="009330BC" w:rsidRPr="000948B0">
          <w:rPr>
            <w:rStyle w:val="a8"/>
            <w:noProof/>
          </w:rPr>
          <w:t>18.3.1 Section Offsets</w:t>
        </w:r>
        <w:r w:rsidR="009330BC">
          <w:rPr>
            <w:noProof/>
            <w:webHidden/>
          </w:rPr>
          <w:tab/>
        </w:r>
        <w:r w:rsidR="009A76EE">
          <w:rPr>
            <w:noProof/>
            <w:webHidden/>
          </w:rPr>
          <w:fldChar w:fldCharType="begin"/>
        </w:r>
        <w:r w:rsidR="009330BC">
          <w:rPr>
            <w:noProof/>
            <w:webHidden/>
          </w:rPr>
          <w:instrText xml:space="preserve"> PAGEREF _Toc396034427 \h </w:instrText>
        </w:r>
        <w:r w:rsidR="009A76EE">
          <w:rPr>
            <w:noProof/>
            <w:webHidden/>
          </w:rPr>
        </w:r>
        <w:r w:rsidR="009A76EE">
          <w:rPr>
            <w:noProof/>
            <w:webHidden/>
          </w:rPr>
          <w:fldChar w:fldCharType="separate"/>
        </w:r>
        <w:r w:rsidR="00533AF0">
          <w:rPr>
            <w:noProof/>
            <w:webHidden/>
          </w:rPr>
          <w:t>309</w:t>
        </w:r>
        <w:r w:rsidR="009A76EE">
          <w:rPr>
            <w:noProof/>
            <w:webHidden/>
          </w:rPr>
          <w:fldChar w:fldCharType="end"/>
        </w:r>
      </w:hyperlink>
    </w:p>
    <w:p w14:paraId="2D427E7B" w14:textId="77777777" w:rsidR="009330BC" w:rsidRPr="0065745B" w:rsidRDefault="002523D9">
      <w:pPr>
        <w:pStyle w:val="3"/>
        <w:rPr>
          <w:rFonts w:ascii="Calibri" w:eastAsia="Times New Roman" w:hAnsi="Calibri" w:cs="Times New Roman"/>
          <w:noProof/>
          <w:sz w:val="22"/>
          <w:szCs w:val="22"/>
        </w:rPr>
      </w:pPr>
      <w:hyperlink w:anchor="_Toc396034428" w:history="1">
        <w:r w:rsidR="009330BC" w:rsidRPr="000948B0">
          <w:rPr>
            <w:rStyle w:val="a8"/>
            <w:noProof/>
          </w:rPr>
          <w:t>18.3.2 BrigAlignment</w:t>
        </w:r>
        <w:r w:rsidR="009330BC">
          <w:rPr>
            <w:noProof/>
            <w:webHidden/>
          </w:rPr>
          <w:tab/>
        </w:r>
        <w:r w:rsidR="009A76EE">
          <w:rPr>
            <w:noProof/>
            <w:webHidden/>
          </w:rPr>
          <w:fldChar w:fldCharType="begin"/>
        </w:r>
        <w:r w:rsidR="009330BC">
          <w:rPr>
            <w:noProof/>
            <w:webHidden/>
          </w:rPr>
          <w:instrText xml:space="preserve"> PAGEREF _Toc396034428 \h </w:instrText>
        </w:r>
        <w:r w:rsidR="009A76EE">
          <w:rPr>
            <w:noProof/>
            <w:webHidden/>
          </w:rPr>
        </w:r>
        <w:r w:rsidR="009A76EE">
          <w:rPr>
            <w:noProof/>
            <w:webHidden/>
          </w:rPr>
          <w:fldChar w:fldCharType="separate"/>
        </w:r>
        <w:r w:rsidR="00533AF0">
          <w:rPr>
            <w:noProof/>
            <w:webHidden/>
          </w:rPr>
          <w:t>310</w:t>
        </w:r>
        <w:r w:rsidR="009A76EE">
          <w:rPr>
            <w:noProof/>
            <w:webHidden/>
          </w:rPr>
          <w:fldChar w:fldCharType="end"/>
        </w:r>
      </w:hyperlink>
    </w:p>
    <w:p w14:paraId="6AFB0E12" w14:textId="77777777" w:rsidR="009330BC" w:rsidRPr="0065745B" w:rsidRDefault="002523D9">
      <w:pPr>
        <w:pStyle w:val="3"/>
        <w:rPr>
          <w:rFonts w:ascii="Calibri" w:eastAsia="Times New Roman" w:hAnsi="Calibri" w:cs="Times New Roman"/>
          <w:noProof/>
          <w:sz w:val="22"/>
          <w:szCs w:val="22"/>
        </w:rPr>
      </w:pPr>
      <w:hyperlink w:anchor="_Toc396034429" w:history="1">
        <w:r w:rsidR="009330BC" w:rsidRPr="000948B0">
          <w:rPr>
            <w:rStyle w:val="a8"/>
            <w:noProof/>
          </w:rPr>
          <w:t>18.3.3 BrigAllocation</w:t>
        </w:r>
        <w:r w:rsidR="009330BC">
          <w:rPr>
            <w:noProof/>
            <w:webHidden/>
          </w:rPr>
          <w:tab/>
        </w:r>
        <w:r w:rsidR="009A76EE">
          <w:rPr>
            <w:noProof/>
            <w:webHidden/>
          </w:rPr>
          <w:fldChar w:fldCharType="begin"/>
        </w:r>
        <w:r w:rsidR="009330BC">
          <w:rPr>
            <w:noProof/>
            <w:webHidden/>
          </w:rPr>
          <w:instrText xml:space="preserve"> PAGEREF _Toc396034429 \h </w:instrText>
        </w:r>
        <w:r w:rsidR="009A76EE">
          <w:rPr>
            <w:noProof/>
            <w:webHidden/>
          </w:rPr>
        </w:r>
        <w:r w:rsidR="009A76EE">
          <w:rPr>
            <w:noProof/>
            <w:webHidden/>
          </w:rPr>
          <w:fldChar w:fldCharType="separate"/>
        </w:r>
        <w:r w:rsidR="00533AF0">
          <w:rPr>
            <w:noProof/>
            <w:webHidden/>
          </w:rPr>
          <w:t>310</w:t>
        </w:r>
        <w:r w:rsidR="009A76EE">
          <w:rPr>
            <w:noProof/>
            <w:webHidden/>
          </w:rPr>
          <w:fldChar w:fldCharType="end"/>
        </w:r>
      </w:hyperlink>
    </w:p>
    <w:p w14:paraId="3C57BD21" w14:textId="77777777" w:rsidR="009330BC" w:rsidRPr="0065745B" w:rsidRDefault="002523D9">
      <w:pPr>
        <w:pStyle w:val="3"/>
        <w:rPr>
          <w:rFonts w:ascii="Calibri" w:eastAsia="Times New Roman" w:hAnsi="Calibri" w:cs="Times New Roman"/>
          <w:noProof/>
          <w:sz w:val="22"/>
          <w:szCs w:val="22"/>
        </w:rPr>
      </w:pPr>
      <w:hyperlink w:anchor="_Toc396034430" w:history="1">
        <w:r w:rsidR="009330BC" w:rsidRPr="000948B0">
          <w:rPr>
            <w:rStyle w:val="a8"/>
            <w:noProof/>
          </w:rPr>
          <w:t>18.3.4 BrigAluModifierMask</w:t>
        </w:r>
        <w:r w:rsidR="009330BC">
          <w:rPr>
            <w:noProof/>
            <w:webHidden/>
          </w:rPr>
          <w:tab/>
        </w:r>
        <w:r w:rsidR="009A76EE">
          <w:rPr>
            <w:noProof/>
            <w:webHidden/>
          </w:rPr>
          <w:fldChar w:fldCharType="begin"/>
        </w:r>
        <w:r w:rsidR="009330BC">
          <w:rPr>
            <w:noProof/>
            <w:webHidden/>
          </w:rPr>
          <w:instrText xml:space="preserve"> PAGEREF _Toc396034430 \h </w:instrText>
        </w:r>
        <w:r w:rsidR="009A76EE">
          <w:rPr>
            <w:noProof/>
            <w:webHidden/>
          </w:rPr>
        </w:r>
        <w:r w:rsidR="009A76EE">
          <w:rPr>
            <w:noProof/>
            <w:webHidden/>
          </w:rPr>
          <w:fldChar w:fldCharType="separate"/>
        </w:r>
        <w:r w:rsidR="00533AF0">
          <w:rPr>
            <w:noProof/>
            <w:webHidden/>
          </w:rPr>
          <w:t>310</w:t>
        </w:r>
        <w:r w:rsidR="009A76EE">
          <w:rPr>
            <w:noProof/>
            <w:webHidden/>
          </w:rPr>
          <w:fldChar w:fldCharType="end"/>
        </w:r>
      </w:hyperlink>
    </w:p>
    <w:p w14:paraId="0CFF66BF" w14:textId="77777777" w:rsidR="009330BC" w:rsidRPr="0065745B" w:rsidRDefault="002523D9">
      <w:pPr>
        <w:pStyle w:val="3"/>
        <w:rPr>
          <w:rFonts w:ascii="Calibri" w:eastAsia="Times New Roman" w:hAnsi="Calibri" w:cs="Times New Roman"/>
          <w:noProof/>
          <w:sz w:val="22"/>
          <w:szCs w:val="22"/>
        </w:rPr>
      </w:pPr>
      <w:hyperlink w:anchor="_Toc396034431" w:history="1">
        <w:r w:rsidR="009330BC" w:rsidRPr="000948B0">
          <w:rPr>
            <w:rStyle w:val="a8"/>
            <w:noProof/>
          </w:rPr>
          <w:t>18.3.5 BrigAtomicOperation</w:t>
        </w:r>
        <w:r w:rsidR="009330BC">
          <w:rPr>
            <w:noProof/>
            <w:webHidden/>
          </w:rPr>
          <w:tab/>
        </w:r>
        <w:r w:rsidR="009A76EE">
          <w:rPr>
            <w:noProof/>
            <w:webHidden/>
          </w:rPr>
          <w:fldChar w:fldCharType="begin"/>
        </w:r>
        <w:r w:rsidR="009330BC">
          <w:rPr>
            <w:noProof/>
            <w:webHidden/>
          </w:rPr>
          <w:instrText xml:space="preserve"> PAGEREF _Toc396034431 \h </w:instrText>
        </w:r>
        <w:r w:rsidR="009A76EE">
          <w:rPr>
            <w:noProof/>
            <w:webHidden/>
          </w:rPr>
        </w:r>
        <w:r w:rsidR="009A76EE">
          <w:rPr>
            <w:noProof/>
            <w:webHidden/>
          </w:rPr>
          <w:fldChar w:fldCharType="separate"/>
        </w:r>
        <w:r w:rsidR="00533AF0">
          <w:rPr>
            <w:noProof/>
            <w:webHidden/>
          </w:rPr>
          <w:t>311</w:t>
        </w:r>
        <w:r w:rsidR="009A76EE">
          <w:rPr>
            <w:noProof/>
            <w:webHidden/>
          </w:rPr>
          <w:fldChar w:fldCharType="end"/>
        </w:r>
      </w:hyperlink>
    </w:p>
    <w:p w14:paraId="3D155300" w14:textId="77777777" w:rsidR="009330BC" w:rsidRPr="0065745B" w:rsidRDefault="002523D9">
      <w:pPr>
        <w:pStyle w:val="3"/>
        <w:rPr>
          <w:rFonts w:ascii="Calibri" w:eastAsia="Times New Roman" w:hAnsi="Calibri" w:cs="Times New Roman"/>
          <w:noProof/>
          <w:sz w:val="22"/>
          <w:szCs w:val="22"/>
        </w:rPr>
      </w:pPr>
      <w:hyperlink w:anchor="_Toc396034432" w:history="1">
        <w:r w:rsidR="009330BC" w:rsidRPr="000948B0">
          <w:rPr>
            <w:rStyle w:val="a8"/>
            <w:noProof/>
          </w:rPr>
          <w:t>18.3.6 BrigBase</w:t>
        </w:r>
        <w:r w:rsidR="009330BC">
          <w:rPr>
            <w:noProof/>
            <w:webHidden/>
          </w:rPr>
          <w:tab/>
        </w:r>
        <w:r w:rsidR="009A76EE">
          <w:rPr>
            <w:noProof/>
            <w:webHidden/>
          </w:rPr>
          <w:fldChar w:fldCharType="begin"/>
        </w:r>
        <w:r w:rsidR="009330BC">
          <w:rPr>
            <w:noProof/>
            <w:webHidden/>
          </w:rPr>
          <w:instrText xml:space="preserve"> PAGEREF _Toc396034432 \h </w:instrText>
        </w:r>
        <w:r w:rsidR="009A76EE">
          <w:rPr>
            <w:noProof/>
            <w:webHidden/>
          </w:rPr>
        </w:r>
        <w:r w:rsidR="009A76EE">
          <w:rPr>
            <w:noProof/>
            <w:webHidden/>
          </w:rPr>
          <w:fldChar w:fldCharType="separate"/>
        </w:r>
        <w:r w:rsidR="00533AF0">
          <w:rPr>
            <w:noProof/>
            <w:webHidden/>
          </w:rPr>
          <w:t>311</w:t>
        </w:r>
        <w:r w:rsidR="009A76EE">
          <w:rPr>
            <w:noProof/>
            <w:webHidden/>
          </w:rPr>
          <w:fldChar w:fldCharType="end"/>
        </w:r>
      </w:hyperlink>
    </w:p>
    <w:p w14:paraId="761E07E1" w14:textId="77777777" w:rsidR="009330BC" w:rsidRPr="0065745B" w:rsidRDefault="002523D9">
      <w:pPr>
        <w:pStyle w:val="3"/>
        <w:rPr>
          <w:rFonts w:ascii="Calibri" w:eastAsia="Times New Roman" w:hAnsi="Calibri" w:cs="Times New Roman"/>
          <w:noProof/>
          <w:sz w:val="22"/>
          <w:szCs w:val="22"/>
        </w:rPr>
      </w:pPr>
      <w:hyperlink w:anchor="_Toc396034433" w:history="1">
        <w:r w:rsidR="009330BC" w:rsidRPr="000948B0">
          <w:rPr>
            <w:rStyle w:val="a8"/>
            <w:noProof/>
          </w:rPr>
          <w:t>18.3.7 BrigCompareOperation</w:t>
        </w:r>
        <w:r w:rsidR="009330BC">
          <w:rPr>
            <w:noProof/>
            <w:webHidden/>
          </w:rPr>
          <w:tab/>
        </w:r>
        <w:r w:rsidR="009A76EE">
          <w:rPr>
            <w:noProof/>
            <w:webHidden/>
          </w:rPr>
          <w:fldChar w:fldCharType="begin"/>
        </w:r>
        <w:r w:rsidR="009330BC">
          <w:rPr>
            <w:noProof/>
            <w:webHidden/>
          </w:rPr>
          <w:instrText xml:space="preserve"> PAGEREF _Toc396034433 \h </w:instrText>
        </w:r>
        <w:r w:rsidR="009A76EE">
          <w:rPr>
            <w:noProof/>
            <w:webHidden/>
          </w:rPr>
        </w:r>
        <w:r w:rsidR="009A76EE">
          <w:rPr>
            <w:noProof/>
            <w:webHidden/>
          </w:rPr>
          <w:fldChar w:fldCharType="separate"/>
        </w:r>
        <w:r w:rsidR="00533AF0">
          <w:rPr>
            <w:noProof/>
            <w:webHidden/>
          </w:rPr>
          <w:t>312</w:t>
        </w:r>
        <w:r w:rsidR="009A76EE">
          <w:rPr>
            <w:noProof/>
            <w:webHidden/>
          </w:rPr>
          <w:fldChar w:fldCharType="end"/>
        </w:r>
      </w:hyperlink>
    </w:p>
    <w:p w14:paraId="79213D9E" w14:textId="77777777" w:rsidR="009330BC" w:rsidRPr="0065745B" w:rsidRDefault="002523D9">
      <w:pPr>
        <w:pStyle w:val="3"/>
        <w:rPr>
          <w:rFonts w:ascii="Calibri" w:eastAsia="Times New Roman" w:hAnsi="Calibri" w:cs="Times New Roman"/>
          <w:noProof/>
          <w:sz w:val="22"/>
          <w:szCs w:val="22"/>
        </w:rPr>
      </w:pPr>
      <w:hyperlink w:anchor="_Toc396034434" w:history="1">
        <w:r w:rsidR="009330BC" w:rsidRPr="000948B0">
          <w:rPr>
            <w:rStyle w:val="a8"/>
            <w:noProof/>
          </w:rPr>
          <w:t>18.3.8 BrigControlDirective</w:t>
        </w:r>
        <w:r w:rsidR="009330BC">
          <w:rPr>
            <w:noProof/>
            <w:webHidden/>
          </w:rPr>
          <w:tab/>
        </w:r>
        <w:r w:rsidR="009A76EE">
          <w:rPr>
            <w:noProof/>
            <w:webHidden/>
          </w:rPr>
          <w:fldChar w:fldCharType="begin"/>
        </w:r>
        <w:r w:rsidR="009330BC">
          <w:rPr>
            <w:noProof/>
            <w:webHidden/>
          </w:rPr>
          <w:instrText xml:space="preserve"> PAGEREF _Toc396034434 \h </w:instrText>
        </w:r>
        <w:r w:rsidR="009A76EE">
          <w:rPr>
            <w:noProof/>
            <w:webHidden/>
          </w:rPr>
        </w:r>
        <w:r w:rsidR="009A76EE">
          <w:rPr>
            <w:noProof/>
            <w:webHidden/>
          </w:rPr>
          <w:fldChar w:fldCharType="separate"/>
        </w:r>
        <w:r w:rsidR="00533AF0">
          <w:rPr>
            <w:noProof/>
            <w:webHidden/>
          </w:rPr>
          <w:t>312</w:t>
        </w:r>
        <w:r w:rsidR="009A76EE">
          <w:rPr>
            <w:noProof/>
            <w:webHidden/>
          </w:rPr>
          <w:fldChar w:fldCharType="end"/>
        </w:r>
      </w:hyperlink>
    </w:p>
    <w:p w14:paraId="0B45D269" w14:textId="77777777" w:rsidR="009330BC" w:rsidRPr="0065745B" w:rsidRDefault="002523D9">
      <w:pPr>
        <w:pStyle w:val="3"/>
        <w:rPr>
          <w:rFonts w:ascii="Calibri" w:eastAsia="Times New Roman" w:hAnsi="Calibri" w:cs="Times New Roman"/>
          <w:noProof/>
          <w:sz w:val="22"/>
          <w:szCs w:val="22"/>
        </w:rPr>
      </w:pPr>
      <w:hyperlink w:anchor="_Toc396034435" w:history="1">
        <w:r w:rsidR="009330BC" w:rsidRPr="000948B0">
          <w:rPr>
            <w:rStyle w:val="a8"/>
            <w:noProof/>
          </w:rPr>
          <w:t>18.3.9 BrigExecutableModifierMask</w:t>
        </w:r>
        <w:r w:rsidR="009330BC">
          <w:rPr>
            <w:noProof/>
            <w:webHidden/>
          </w:rPr>
          <w:tab/>
        </w:r>
        <w:r w:rsidR="009A76EE">
          <w:rPr>
            <w:noProof/>
            <w:webHidden/>
          </w:rPr>
          <w:fldChar w:fldCharType="begin"/>
        </w:r>
        <w:r w:rsidR="009330BC">
          <w:rPr>
            <w:noProof/>
            <w:webHidden/>
          </w:rPr>
          <w:instrText xml:space="preserve"> PAGEREF _Toc396034435 \h </w:instrText>
        </w:r>
        <w:r w:rsidR="009A76EE">
          <w:rPr>
            <w:noProof/>
            <w:webHidden/>
          </w:rPr>
        </w:r>
        <w:r w:rsidR="009A76EE">
          <w:rPr>
            <w:noProof/>
            <w:webHidden/>
          </w:rPr>
          <w:fldChar w:fldCharType="separate"/>
        </w:r>
        <w:r w:rsidR="00533AF0">
          <w:rPr>
            <w:noProof/>
            <w:webHidden/>
          </w:rPr>
          <w:t>313</w:t>
        </w:r>
        <w:r w:rsidR="009A76EE">
          <w:rPr>
            <w:noProof/>
            <w:webHidden/>
          </w:rPr>
          <w:fldChar w:fldCharType="end"/>
        </w:r>
      </w:hyperlink>
    </w:p>
    <w:p w14:paraId="10A5AAF0" w14:textId="77777777" w:rsidR="009330BC" w:rsidRPr="0065745B" w:rsidRDefault="002523D9">
      <w:pPr>
        <w:pStyle w:val="3"/>
        <w:rPr>
          <w:rFonts w:ascii="Calibri" w:eastAsia="Times New Roman" w:hAnsi="Calibri" w:cs="Times New Roman"/>
          <w:noProof/>
          <w:sz w:val="22"/>
          <w:szCs w:val="22"/>
        </w:rPr>
      </w:pPr>
      <w:hyperlink w:anchor="_Toc396034436" w:history="1">
        <w:r w:rsidR="009330BC" w:rsidRPr="000948B0">
          <w:rPr>
            <w:rStyle w:val="a8"/>
            <w:noProof/>
          </w:rPr>
          <w:t>18.3.10 BrigImageChannelOrder</w:t>
        </w:r>
        <w:r w:rsidR="009330BC">
          <w:rPr>
            <w:noProof/>
            <w:webHidden/>
          </w:rPr>
          <w:tab/>
        </w:r>
        <w:r w:rsidR="009A76EE">
          <w:rPr>
            <w:noProof/>
            <w:webHidden/>
          </w:rPr>
          <w:fldChar w:fldCharType="begin"/>
        </w:r>
        <w:r w:rsidR="009330BC">
          <w:rPr>
            <w:noProof/>
            <w:webHidden/>
          </w:rPr>
          <w:instrText xml:space="preserve"> PAGEREF _Toc396034436 \h </w:instrText>
        </w:r>
        <w:r w:rsidR="009A76EE">
          <w:rPr>
            <w:noProof/>
            <w:webHidden/>
          </w:rPr>
        </w:r>
        <w:r w:rsidR="009A76EE">
          <w:rPr>
            <w:noProof/>
            <w:webHidden/>
          </w:rPr>
          <w:fldChar w:fldCharType="separate"/>
        </w:r>
        <w:r w:rsidR="00533AF0">
          <w:rPr>
            <w:noProof/>
            <w:webHidden/>
          </w:rPr>
          <w:t>313</w:t>
        </w:r>
        <w:r w:rsidR="009A76EE">
          <w:rPr>
            <w:noProof/>
            <w:webHidden/>
          </w:rPr>
          <w:fldChar w:fldCharType="end"/>
        </w:r>
      </w:hyperlink>
    </w:p>
    <w:p w14:paraId="3E9B73C8" w14:textId="77777777" w:rsidR="009330BC" w:rsidRPr="0065745B" w:rsidRDefault="002523D9">
      <w:pPr>
        <w:pStyle w:val="3"/>
        <w:rPr>
          <w:rFonts w:ascii="Calibri" w:eastAsia="Times New Roman" w:hAnsi="Calibri" w:cs="Times New Roman"/>
          <w:noProof/>
          <w:sz w:val="22"/>
          <w:szCs w:val="22"/>
        </w:rPr>
      </w:pPr>
      <w:hyperlink w:anchor="_Toc396034437" w:history="1">
        <w:r w:rsidR="009330BC" w:rsidRPr="000948B0">
          <w:rPr>
            <w:rStyle w:val="a8"/>
            <w:noProof/>
          </w:rPr>
          <w:t>18.3.11 BrigImageChannelType</w:t>
        </w:r>
        <w:r w:rsidR="009330BC">
          <w:rPr>
            <w:noProof/>
            <w:webHidden/>
          </w:rPr>
          <w:tab/>
        </w:r>
        <w:r w:rsidR="009A76EE">
          <w:rPr>
            <w:noProof/>
            <w:webHidden/>
          </w:rPr>
          <w:fldChar w:fldCharType="begin"/>
        </w:r>
        <w:r w:rsidR="009330BC">
          <w:rPr>
            <w:noProof/>
            <w:webHidden/>
          </w:rPr>
          <w:instrText xml:space="preserve"> PAGEREF _Toc396034437 \h </w:instrText>
        </w:r>
        <w:r w:rsidR="009A76EE">
          <w:rPr>
            <w:noProof/>
            <w:webHidden/>
          </w:rPr>
        </w:r>
        <w:r w:rsidR="009A76EE">
          <w:rPr>
            <w:noProof/>
            <w:webHidden/>
          </w:rPr>
          <w:fldChar w:fldCharType="separate"/>
        </w:r>
        <w:r w:rsidR="00533AF0">
          <w:rPr>
            <w:noProof/>
            <w:webHidden/>
          </w:rPr>
          <w:t>313</w:t>
        </w:r>
        <w:r w:rsidR="009A76EE">
          <w:rPr>
            <w:noProof/>
            <w:webHidden/>
          </w:rPr>
          <w:fldChar w:fldCharType="end"/>
        </w:r>
      </w:hyperlink>
    </w:p>
    <w:p w14:paraId="6CB59B24" w14:textId="77777777" w:rsidR="009330BC" w:rsidRPr="0065745B" w:rsidRDefault="002523D9">
      <w:pPr>
        <w:pStyle w:val="3"/>
        <w:rPr>
          <w:rFonts w:ascii="Calibri" w:eastAsia="Times New Roman" w:hAnsi="Calibri" w:cs="Times New Roman"/>
          <w:noProof/>
          <w:sz w:val="22"/>
          <w:szCs w:val="22"/>
        </w:rPr>
      </w:pPr>
      <w:hyperlink w:anchor="_Toc396034438" w:history="1">
        <w:r w:rsidR="009330BC" w:rsidRPr="000948B0">
          <w:rPr>
            <w:rStyle w:val="a8"/>
            <w:noProof/>
          </w:rPr>
          <w:t>18.3.12 BrigImageGeometry</w:t>
        </w:r>
        <w:r w:rsidR="009330BC">
          <w:rPr>
            <w:noProof/>
            <w:webHidden/>
          </w:rPr>
          <w:tab/>
        </w:r>
        <w:r w:rsidR="009A76EE">
          <w:rPr>
            <w:noProof/>
            <w:webHidden/>
          </w:rPr>
          <w:fldChar w:fldCharType="begin"/>
        </w:r>
        <w:r w:rsidR="009330BC">
          <w:rPr>
            <w:noProof/>
            <w:webHidden/>
          </w:rPr>
          <w:instrText xml:space="preserve"> PAGEREF _Toc396034438 \h </w:instrText>
        </w:r>
        <w:r w:rsidR="009A76EE">
          <w:rPr>
            <w:noProof/>
            <w:webHidden/>
          </w:rPr>
        </w:r>
        <w:r w:rsidR="009A76EE">
          <w:rPr>
            <w:noProof/>
            <w:webHidden/>
          </w:rPr>
          <w:fldChar w:fldCharType="separate"/>
        </w:r>
        <w:r w:rsidR="00533AF0">
          <w:rPr>
            <w:noProof/>
            <w:webHidden/>
          </w:rPr>
          <w:t>314</w:t>
        </w:r>
        <w:r w:rsidR="009A76EE">
          <w:rPr>
            <w:noProof/>
            <w:webHidden/>
          </w:rPr>
          <w:fldChar w:fldCharType="end"/>
        </w:r>
      </w:hyperlink>
    </w:p>
    <w:p w14:paraId="0E0DABF7" w14:textId="77777777" w:rsidR="009330BC" w:rsidRPr="0065745B" w:rsidRDefault="002523D9">
      <w:pPr>
        <w:pStyle w:val="3"/>
        <w:rPr>
          <w:rFonts w:ascii="Calibri" w:eastAsia="Times New Roman" w:hAnsi="Calibri" w:cs="Times New Roman"/>
          <w:noProof/>
          <w:sz w:val="22"/>
          <w:szCs w:val="22"/>
        </w:rPr>
      </w:pPr>
      <w:hyperlink w:anchor="_Toc396034439" w:history="1">
        <w:r w:rsidR="009330BC" w:rsidRPr="000948B0">
          <w:rPr>
            <w:rStyle w:val="a8"/>
            <w:noProof/>
          </w:rPr>
          <w:t>18.3.13 BrigImageQuery</w:t>
        </w:r>
        <w:r w:rsidR="009330BC">
          <w:rPr>
            <w:noProof/>
            <w:webHidden/>
          </w:rPr>
          <w:tab/>
        </w:r>
        <w:r w:rsidR="009A76EE">
          <w:rPr>
            <w:noProof/>
            <w:webHidden/>
          </w:rPr>
          <w:fldChar w:fldCharType="begin"/>
        </w:r>
        <w:r w:rsidR="009330BC">
          <w:rPr>
            <w:noProof/>
            <w:webHidden/>
          </w:rPr>
          <w:instrText xml:space="preserve"> PAGEREF _Toc396034439 \h </w:instrText>
        </w:r>
        <w:r w:rsidR="009A76EE">
          <w:rPr>
            <w:noProof/>
            <w:webHidden/>
          </w:rPr>
        </w:r>
        <w:r w:rsidR="009A76EE">
          <w:rPr>
            <w:noProof/>
            <w:webHidden/>
          </w:rPr>
          <w:fldChar w:fldCharType="separate"/>
        </w:r>
        <w:r w:rsidR="00533AF0">
          <w:rPr>
            <w:noProof/>
            <w:webHidden/>
          </w:rPr>
          <w:t>314</w:t>
        </w:r>
        <w:r w:rsidR="009A76EE">
          <w:rPr>
            <w:noProof/>
            <w:webHidden/>
          </w:rPr>
          <w:fldChar w:fldCharType="end"/>
        </w:r>
      </w:hyperlink>
    </w:p>
    <w:p w14:paraId="3D8AEE2F" w14:textId="77777777" w:rsidR="009330BC" w:rsidRPr="0065745B" w:rsidRDefault="002523D9">
      <w:pPr>
        <w:pStyle w:val="3"/>
        <w:rPr>
          <w:rFonts w:ascii="Calibri" w:eastAsia="Times New Roman" w:hAnsi="Calibri" w:cs="Times New Roman"/>
          <w:noProof/>
          <w:sz w:val="22"/>
          <w:szCs w:val="22"/>
        </w:rPr>
      </w:pPr>
      <w:hyperlink w:anchor="_Toc396034440" w:history="1">
        <w:r w:rsidR="009330BC" w:rsidRPr="000948B0">
          <w:rPr>
            <w:rStyle w:val="a8"/>
            <w:noProof/>
          </w:rPr>
          <w:t>18.3.14 BrigKind</w:t>
        </w:r>
        <w:r w:rsidR="009330BC">
          <w:rPr>
            <w:noProof/>
            <w:webHidden/>
          </w:rPr>
          <w:tab/>
        </w:r>
        <w:r w:rsidR="009A76EE">
          <w:rPr>
            <w:noProof/>
            <w:webHidden/>
          </w:rPr>
          <w:fldChar w:fldCharType="begin"/>
        </w:r>
        <w:r w:rsidR="009330BC">
          <w:rPr>
            <w:noProof/>
            <w:webHidden/>
          </w:rPr>
          <w:instrText xml:space="preserve"> PAGEREF _Toc396034440 \h </w:instrText>
        </w:r>
        <w:r w:rsidR="009A76EE">
          <w:rPr>
            <w:noProof/>
            <w:webHidden/>
          </w:rPr>
        </w:r>
        <w:r w:rsidR="009A76EE">
          <w:rPr>
            <w:noProof/>
            <w:webHidden/>
          </w:rPr>
          <w:fldChar w:fldCharType="separate"/>
        </w:r>
        <w:r w:rsidR="00533AF0">
          <w:rPr>
            <w:noProof/>
            <w:webHidden/>
          </w:rPr>
          <w:t>314</w:t>
        </w:r>
        <w:r w:rsidR="009A76EE">
          <w:rPr>
            <w:noProof/>
            <w:webHidden/>
          </w:rPr>
          <w:fldChar w:fldCharType="end"/>
        </w:r>
      </w:hyperlink>
    </w:p>
    <w:p w14:paraId="15E0578B" w14:textId="77777777" w:rsidR="009330BC" w:rsidRPr="0065745B" w:rsidRDefault="002523D9">
      <w:pPr>
        <w:pStyle w:val="3"/>
        <w:rPr>
          <w:rFonts w:ascii="Calibri" w:eastAsia="Times New Roman" w:hAnsi="Calibri" w:cs="Times New Roman"/>
          <w:noProof/>
          <w:sz w:val="22"/>
          <w:szCs w:val="22"/>
        </w:rPr>
      </w:pPr>
      <w:hyperlink w:anchor="_Toc396034441" w:history="1">
        <w:r w:rsidR="009330BC" w:rsidRPr="000948B0">
          <w:rPr>
            <w:rStyle w:val="a8"/>
            <w:noProof/>
          </w:rPr>
          <w:t>18.3.15 BrigLinkage</w:t>
        </w:r>
        <w:r w:rsidR="009330BC">
          <w:rPr>
            <w:noProof/>
            <w:webHidden/>
          </w:rPr>
          <w:tab/>
        </w:r>
        <w:r w:rsidR="009A76EE">
          <w:rPr>
            <w:noProof/>
            <w:webHidden/>
          </w:rPr>
          <w:fldChar w:fldCharType="begin"/>
        </w:r>
        <w:r w:rsidR="009330BC">
          <w:rPr>
            <w:noProof/>
            <w:webHidden/>
          </w:rPr>
          <w:instrText xml:space="preserve"> PAGEREF _Toc396034441 \h </w:instrText>
        </w:r>
        <w:r w:rsidR="009A76EE">
          <w:rPr>
            <w:noProof/>
            <w:webHidden/>
          </w:rPr>
        </w:r>
        <w:r w:rsidR="009A76EE">
          <w:rPr>
            <w:noProof/>
            <w:webHidden/>
          </w:rPr>
          <w:fldChar w:fldCharType="separate"/>
        </w:r>
        <w:r w:rsidR="00533AF0">
          <w:rPr>
            <w:noProof/>
            <w:webHidden/>
          </w:rPr>
          <w:t>315</w:t>
        </w:r>
        <w:r w:rsidR="009A76EE">
          <w:rPr>
            <w:noProof/>
            <w:webHidden/>
          </w:rPr>
          <w:fldChar w:fldCharType="end"/>
        </w:r>
      </w:hyperlink>
    </w:p>
    <w:p w14:paraId="5A8B3A7F" w14:textId="77777777" w:rsidR="009330BC" w:rsidRPr="0065745B" w:rsidRDefault="002523D9">
      <w:pPr>
        <w:pStyle w:val="3"/>
        <w:rPr>
          <w:rFonts w:ascii="Calibri" w:eastAsia="Times New Roman" w:hAnsi="Calibri" w:cs="Times New Roman"/>
          <w:noProof/>
          <w:sz w:val="22"/>
          <w:szCs w:val="22"/>
        </w:rPr>
      </w:pPr>
      <w:hyperlink w:anchor="_Toc396034442" w:history="1">
        <w:r w:rsidR="009330BC" w:rsidRPr="000948B0">
          <w:rPr>
            <w:rStyle w:val="a8"/>
            <w:noProof/>
          </w:rPr>
          <w:t>18.3.16 BrigMachineModel</w:t>
        </w:r>
        <w:r w:rsidR="009330BC">
          <w:rPr>
            <w:noProof/>
            <w:webHidden/>
          </w:rPr>
          <w:tab/>
        </w:r>
        <w:r w:rsidR="009A76EE">
          <w:rPr>
            <w:noProof/>
            <w:webHidden/>
          </w:rPr>
          <w:fldChar w:fldCharType="begin"/>
        </w:r>
        <w:r w:rsidR="009330BC">
          <w:rPr>
            <w:noProof/>
            <w:webHidden/>
          </w:rPr>
          <w:instrText xml:space="preserve"> PAGEREF _Toc396034442 \h </w:instrText>
        </w:r>
        <w:r w:rsidR="009A76EE">
          <w:rPr>
            <w:noProof/>
            <w:webHidden/>
          </w:rPr>
        </w:r>
        <w:r w:rsidR="009A76EE">
          <w:rPr>
            <w:noProof/>
            <w:webHidden/>
          </w:rPr>
          <w:fldChar w:fldCharType="separate"/>
        </w:r>
        <w:r w:rsidR="00533AF0">
          <w:rPr>
            <w:noProof/>
            <w:webHidden/>
          </w:rPr>
          <w:t>316</w:t>
        </w:r>
        <w:r w:rsidR="009A76EE">
          <w:rPr>
            <w:noProof/>
            <w:webHidden/>
          </w:rPr>
          <w:fldChar w:fldCharType="end"/>
        </w:r>
      </w:hyperlink>
    </w:p>
    <w:p w14:paraId="2A501386" w14:textId="77777777" w:rsidR="009330BC" w:rsidRPr="0065745B" w:rsidRDefault="002523D9">
      <w:pPr>
        <w:pStyle w:val="3"/>
        <w:rPr>
          <w:rFonts w:ascii="Calibri" w:eastAsia="Times New Roman" w:hAnsi="Calibri" w:cs="Times New Roman"/>
          <w:noProof/>
          <w:sz w:val="22"/>
          <w:szCs w:val="22"/>
        </w:rPr>
      </w:pPr>
      <w:hyperlink w:anchor="_Toc396034443" w:history="1">
        <w:r w:rsidR="009330BC" w:rsidRPr="000948B0">
          <w:rPr>
            <w:rStyle w:val="a8"/>
            <w:noProof/>
          </w:rPr>
          <w:t>18.3.17 BrigMemoryModifierMask</w:t>
        </w:r>
        <w:r w:rsidR="009330BC">
          <w:rPr>
            <w:noProof/>
            <w:webHidden/>
          </w:rPr>
          <w:tab/>
        </w:r>
        <w:r w:rsidR="009A76EE">
          <w:rPr>
            <w:noProof/>
            <w:webHidden/>
          </w:rPr>
          <w:fldChar w:fldCharType="begin"/>
        </w:r>
        <w:r w:rsidR="009330BC">
          <w:rPr>
            <w:noProof/>
            <w:webHidden/>
          </w:rPr>
          <w:instrText xml:space="preserve"> PAGEREF _Toc396034443 \h </w:instrText>
        </w:r>
        <w:r w:rsidR="009A76EE">
          <w:rPr>
            <w:noProof/>
            <w:webHidden/>
          </w:rPr>
        </w:r>
        <w:r w:rsidR="009A76EE">
          <w:rPr>
            <w:noProof/>
            <w:webHidden/>
          </w:rPr>
          <w:fldChar w:fldCharType="separate"/>
        </w:r>
        <w:r w:rsidR="00533AF0">
          <w:rPr>
            <w:noProof/>
            <w:webHidden/>
          </w:rPr>
          <w:t>316</w:t>
        </w:r>
        <w:r w:rsidR="009A76EE">
          <w:rPr>
            <w:noProof/>
            <w:webHidden/>
          </w:rPr>
          <w:fldChar w:fldCharType="end"/>
        </w:r>
      </w:hyperlink>
    </w:p>
    <w:p w14:paraId="5D09B90B" w14:textId="77777777" w:rsidR="009330BC" w:rsidRPr="0065745B" w:rsidRDefault="002523D9">
      <w:pPr>
        <w:pStyle w:val="3"/>
        <w:rPr>
          <w:rFonts w:ascii="Calibri" w:eastAsia="Times New Roman" w:hAnsi="Calibri" w:cs="Times New Roman"/>
          <w:noProof/>
          <w:sz w:val="22"/>
          <w:szCs w:val="22"/>
        </w:rPr>
      </w:pPr>
      <w:hyperlink w:anchor="_Toc396034444" w:history="1">
        <w:r w:rsidR="009330BC" w:rsidRPr="000948B0">
          <w:rPr>
            <w:rStyle w:val="a8"/>
            <w:noProof/>
          </w:rPr>
          <w:t>18.3.18 BrigMemoryOrder</w:t>
        </w:r>
        <w:r w:rsidR="009330BC">
          <w:rPr>
            <w:noProof/>
            <w:webHidden/>
          </w:rPr>
          <w:tab/>
        </w:r>
        <w:r w:rsidR="009A76EE">
          <w:rPr>
            <w:noProof/>
            <w:webHidden/>
          </w:rPr>
          <w:fldChar w:fldCharType="begin"/>
        </w:r>
        <w:r w:rsidR="009330BC">
          <w:rPr>
            <w:noProof/>
            <w:webHidden/>
          </w:rPr>
          <w:instrText xml:space="preserve"> PAGEREF _Toc396034444 \h </w:instrText>
        </w:r>
        <w:r w:rsidR="009A76EE">
          <w:rPr>
            <w:noProof/>
            <w:webHidden/>
          </w:rPr>
        </w:r>
        <w:r w:rsidR="009A76EE">
          <w:rPr>
            <w:noProof/>
            <w:webHidden/>
          </w:rPr>
          <w:fldChar w:fldCharType="separate"/>
        </w:r>
        <w:r w:rsidR="00533AF0">
          <w:rPr>
            <w:noProof/>
            <w:webHidden/>
          </w:rPr>
          <w:t>316</w:t>
        </w:r>
        <w:r w:rsidR="009A76EE">
          <w:rPr>
            <w:noProof/>
            <w:webHidden/>
          </w:rPr>
          <w:fldChar w:fldCharType="end"/>
        </w:r>
      </w:hyperlink>
    </w:p>
    <w:p w14:paraId="590CD222" w14:textId="77777777" w:rsidR="009330BC" w:rsidRPr="0065745B" w:rsidRDefault="002523D9">
      <w:pPr>
        <w:pStyle w:val="3"/>
        <w:rPr>
          <w:rFonts w:ascii="Calibri" w:eastAsia="Times New Roman" w:hAnsi="Calibri" w:cs="Times New Roman"/>
          <w:noProof/>
          <w:sz w:val="22"/>
          <w:szCs w:val="22"/>
        </w:rPr>
      </w:pPr>
      <w:hyperlink w:anchor="_Toc396034445" w:history="1">
        <w:r w:rsidR="009330BC" w:rsidRPr="000948B0">
          <w:rPr>
            <w:rStyle w:val="a8"/>
            <w:noProof/>
          </w:rPr>
          <w:t>18.3.19 BrigMemoryScope</w:t>
        </w:r>
        <w:r w:rsidR="009330BC">
          <w:rPr>
            <w:noProof/>
            <w:webHidden/>
          </w:rPr>
          <w:tab/>
        </w:r>
        <w:r w:rsidR="009A76EE">
          <w:rPr>
            <w:noProof/>
            <w:webHidden/>
          </w:rPr>
          <w:fldChar w:fldCharType="begin"/>
        </w:r>
        <w:r w:rsidR="009330BC">
          <w:rPr>
            <w:noProof/>
            <w:webHidden/>
          </w:rPr>
          <w:instrText xml:space="preserve"> PAGEREF _Toc396034445 \h </w:instrText>
        </w:r>
        <w:r w:rsidR="009A76EE">
          <w:rPr>
            <w:noProof/>
            <w:webHidden/>
          </w:rPr>
        </w:r>
        <w:r w:rsidR="009A76EE">
          <w:rPr>
            <w:noProof/>
            <w:webHidden/>
          </w:rPr>
          <w:fldChar w:fldCharType="separate"/>
        </w:r>
        <w:r w:rsidR="00533AF0">
          <w:rPr>
            <w:noProof/>
            <w:webHidden/>
          </w:rPr>
          <w:t>316</w:t>
        </w:r>
        <w:r w:rsidR="009A76EE">
          <w:rPr>
            <w:noProof/>
            <w:webHidden/>
          </w:rPr>
          <w:fldChar w:fldCharType="end"/>
        </w:r>
      </w:hyperlink>
    </w:p>
    <w:p w14:paraId="5BE634D9" w14:textId="77777777" w:rsidR="009330BC" w:rsidRPr="0065745B" w:rsidRDefault="002523D9">
      <w:pPr>
        <w:pStyle w:val="3"/>
        <w:rPr>
          <w:rFonts w:ascii="Calibri" w:eastAsia="Times New Roman" w:hAnsi="Calibri" w:cs="Times New Roman"/>
          <w:noProof/>
          <w:sz w:val="22"/>
          <w:szCs w:val="22"/>
        </w:rPr>
      </w:pPr>
      <w:hyperlink w:anchor="_Toc396034446" w:history="1">
        <w:r w:rsidR="009330BC" w:rsidRPr="000948B0">
          <w:rPr>
            <w:rStyle w:val="a8"/>
            <w:noProof/>
          </w:rPr>
          <w:t>18.3.20 BrigOpcode</w:t>
        </w:r>
        <w:r w:rsidR="009330BC">
          <w:rPr>
            <w:noProof/>
            <w:webHidden/>
          </w:rPr>
          <w:tab/>
        </w:r>
        <w:r w:rsidR="009A76EE">
          <w:rPr>
            <w:noProof/>
            <w:webHidden/>
          </w:rPr>
          <w:fldChar w:fldCharType="begin"/>
        </w:r>
        <w:r w:rsidR="009330BC">
          <w:rPr>
            <w:noProof/>
            <w:webHidden/>
          </w:rPr>
          <w:instrText xml:space="preserve"> PAGEREF _Toc396034446 \h </w:instrText>
        </w:r>
        <w:r w:rsidR="009A76EE">
          <w:rPr>
            <w:noProof/>
            <w:webHidden/>
          </w:rPr>
        </w:r>
        <w:r w:rsidR="009A76EE">
          <w:rPr>
            <w:noProof/>
            <w:webHidden/>
          </w:rPr>
          <w:fldChar w:fldCharType="separate"/>
        </w:r>
        <w:r w:rsidR="00533AF0">
          <w:rPr>
            <w:noProof/>
            <w:webHidden/>
          </w:rPr>
          <w:t>317</w:t>
        </w:r>
        <w:r w:rsidR="009A76EE">
          <w:rPr>
            <w:noProof/>
            <w:webHidden/>
          </w:rPr>
          <w:fldChar w:fldCharType="end"/>
        </w:r>
      </w:hyperlink>
    </w:p>
    <w:p w14:paraId="29864226" w14:textId="77777777" w:rsidR="009330BC" w:rsidRPr="0065745B" w:rsidRDefault="002523D9">
      <w:pPr>
        <w:pStyle w:val="3"/>
        <w:rPr>
          <w:rFonts w:ascii="Calibri" w:eastAsia="Times New Roman" w:hAnsi="Calibri" w:cs="Times New Roman"/>
          <w:noProof/>
          <w:sz w:val="22"/>
          <w:szCs w:val="22"/>
        </w:rPr>
      </w:pPr>
      <w:hyperlink w:anchor="_Toc396034447" w:history="1">
        <w:r w:rsidR="009330BC" w:rsidRPr="000948B0">
          <w:rPr>
            <w:rStyle w:val="a8"/>
            <w:noProof/>
          </w:rPr>
          <w:t>18.3.21 BrigPack</w:t>
        </w:r>
        <w:r w:rsidR="009330BC">
          <w:rPr>
            <w:noProof/>
            <w:webHidden/>
          </w:rPr>
          <w:tab/>
        </w:r>
        <w:r w:rsidR="009A76EE">
          <w:rPr>
            <w:noProof/>
            <w:webHidden/>
          </w:rPr>
          <w:fldChar w:fldCharType="begin"/>
        </w:r>
        <w:r w:rsidR="009330BC">
          <w:rPr>
            <w:noProof/>
            <w:webHidden/>
          </w:rPr>
          <w:instrText xml:space="preserve"> PAGEREF _Toc396034447 \h </w:instrText>
        </w:r>
        <w:r w:rsidR="009A76EE">
          <w:rPr>
            <w:noProof/>
            <w:webHidden/>
          </w:rPr>
        </w:r>
        <w:r w:rsidR="009A76EE">
          <w:rPr>
            <w:noProof/>
            <w:webHidden/>
          </w:rPr>
          <w:fldChar w:fldCharType="separate"/>
        </w:r>
        <w:r w:rsidR="00533AF0">
          <w:rPr>
            <w:noProof/>
            <w:webHidden/>
          </w:rPr>
          <w:t>319</w:t>
        </w:r>
        <w:r w:rsidR="009A76EE">
          <w:rPr>
            <w:noProof/>
            <w:webHidden/>
          </w:rPr>
          <w:fldChar w:fldCharType="end"/>
        </w:r>
      </w:hyperlink>
    </w:p>
    <w:p w14:paraId="1EA47310" w14:textId="77777777" w:rsidR="009330BC" w:rsidRPr="0065745B" w:rsidRDefault="002523D9">
      <w:pPr>
        <w:pStyle w:val="3"/>
        <w:rPr>
          <w:rFonts w:ascii="Calibri" w:eastAsia="Times New Roman" w:hAnsi="Calibri" w:cs="Times New Roman"/>
          <w:noProof/>
          <w:sz w:val="22"/>
          <w:szCs w:val="22"/>
        </w:rPr>
      </w:pPr>
      <w:hyperlink w:anchor="_Toc396034448" w:history="1">
        <w:r w:rsidR="009330BC" w:rsidRPr="000948B0">
          <w:rPr>
            <w:rStyle w:val="a8"/>
            <w:noProof/>
          </w:rPr>
          <w:t>18.3.22 BrigProfile</w:t>
        </w:r>
        <w:r w:rsidR="009330BC">
          <w:rPr>
            <w:noProof/>
            <w:webHidden/>
          </w:rPr>
          <w:tab/>
        </w:r>
        <w:r w:rsidR="009A76EE">
          <w:rPr>
            <w:noProof/>
            <w:webHidden/>
          </w:rPr>
          <w:fldChar w:fldCharType="begin"/>
        </w:r>
        <w:r w:rsidR="009330BC">
          <w:rPr>
            <w:noProof/>
            <w:webHidden/>
          </w:rPr>
          <w:instrText xml:space="preserve"> PAGEREF _Toc396034448 \h </w:instrText>
        </w:r>
        <w:r w:rsidR="009A76EE">
          <w:rPr>
            <w:noProof/>
            <w:webHidden/>
          </w:rPr>
        </w:r>
        <w:r w:rsidR="009A76EE">
          <w:rPr>
            <w:noProof/>
            <w:webHidden/>
          </w:rPr>
          <w:fldChar w:fldCharType="separate"/>
        </w:r>
        <w:r w:rsidR="00533AF0">
          <w:rPr>
            <w:noProof/>
            <w:webHidden/>
          </w:rPr>
          <w:t>319</w:t>
        </w:r>
        <w:r w:rsidR="009A76EE">
          <w:rPr>
            <w:noProof/>
            <w:webHidden/>
          </w:rPr>
          <w:fldChar w:fldCharType="end"/>
        </w:r>
      </w:hyperlink>
    </w:p>
    <w:p w14:paraId="25DEFCB0" w14:textId="77777777" w:rsidR="009330BC" w:rsidRPr="0065745B" w:rsidRDefault="002523D9">
      <w:pPr>
        <w:pStyle w:val="3"/>
        <w:rPr>
          <w:rFonts w:ascii="Calibri" w:eastAsia="Times New Roman" w:hAnsi="Calibri" w:cs="Times New Roman"/>
          <w:noProof/>
          <w:sz w:val="22"/>
          <w:szCs w:val="22"/>
        </w:rPr>
      </w:pPr>
      <w:hyperlink w:anchor="_Toc396034449" w:history="1">
        <w:r w:rsidR="009330BC" w:rsidRPr="000948B0">
          <w:rPr>
            <w:rStyle w:val="a8"/>
            <w:noProof/>
          </w:rPr>
          <w:t>18.3.23 BrigRegister</w:t>
        </w:r>
        <w:r w:rsidR="009330BC">
          <w:rPr>
            <w:noProof/>
            <w:webHidden/>
          </w:rPr>
          <w:tab/>
        </w:r>
        <w:r w:rsidR="009A76EE">
          <w:rPr>
            <w:noProof/>
            <w:webHidden/>
          </w:rPr>
          <w:fldChar w:fldCharType="begin"/>
        </w:r>
        <w:r w:rsidR="009330BC">
          <w:rPr>
            <w:noProof/>
            <w:webHidden/>
          </w:rPr>
          <w:instrText xml:space="preserve"> PAGEREF _Toc396034449 \h </w:instrText>
        </w:r>
        <w:r w:rsidR="009A76EE">
          <w:rPr>
            <w:noProof/>
            <w:webHidden/>
          </w:rPr>
        </w:r>
        <w:r w:rsidR="009A76EE">
          <w:rPr>
            <w:noProof/>
            <w:webHidden/>
          </w:rPr>
          <w:fldChar w:fldCharType="separate"/>
        </w:r>
        <w:r w:rsidR="00533AF0">
          <w:rPr>
            <w:noProof/>
            <w:webHidden/>
          </w:rPr>
          <w:t>319</w:t>
        </w:r>
        <w:r w:rsidR="009A76EE">
          <w:rPr>
            <w:noProof/>
            <w:webHidden/>
          </w:rPr>
          <w:fldChar w:fldCharType="end"/>
        </w:r>
      </w:hyperlink>
    </w:p>
    <w:p w14:paraId="7690B78A" w14:textId="77777777" w:rsidR="009330BC" w:rsidRPr="0065745B" w:rsidRDefault="002523D9">
      <w:pPr>
        <w:pStyle w:val="3"/>
        <w:rPr>
          <w:rFonts w:ascii="Calibri" w:eastAsia="Times New Roman" w:hAnsi="Calibri" w:cs="Times New Roman"/>
          <w:noProof/>
          <w:sz w:val="22"/>
          <w:szCs w:val="22"/>
        </w:rPr>
      </w:pPr>
      <w:hyperlink w:anchor="_Toc396034450" w:history="1">
        <w:r w:rsidR="009330BC" w:rsidRPr="000948B0">
          <w:rPr>
            <w:rStyle w:val="a8"/>
            <w:noProof/>
          </w:rPr>
          <w:t>18.3.24 BrigRound</w:t>
        </w:r>
        <w:r w:rsidR="009330BC">
          <w:rPr>
            <w:noProof/>
            <w:webHidden/>
          </w:rPr>
          <w:tab/>
        </w:r>
        <w:r w:rsidR="009A76EE">
          <w:rPr>
            <w:noProof/>
            <w:webHidden/>
          </w:rPr>
          <w:fldChar w:fldCharType="begin"/>
        </w:r>
        <w:r w:rsidR="009330BC">
          <w:rPr>
            <w:noProof/>
            <w:webHidden/>
          </w:rPr>
          <w:instrText xml:space="preserve"> PAGEREF _Toc396034450 \h </w:instrText>
        </w:r>
        <w:r w:rsidR="009A76EE">
          <w:rPr>
            <w:noProof/>
            <w:webHidden/>
          </w:rPr>
        </w:r>
        <w:r w:rsidR="009A76EE">
          <w:rPr>
            <w:noProof/>
            <w:webHidden/>
          </w:rPr>
          <w:fldChar w:fldCharType="separate"/>
        </w:r>
        <w:r w:rsidR="00533AF0">
          <w:rPr>
            <w:noProof/>
            <w:webHidden/>
          </w:rPr>
          <w:t>319</w:t>
        </w:r>
        <w:r w:rsidR="009A76EE">
          <w:rPr>
            <w:noProof/>
            <w:webHidden/>
          </w:rPr>
          <w:fldChar w:fldCharType="end"/>
        </w:r>
      </w:hyperlink>
    </w:p>
    <w:p w14:paraId="28DE0D8A" w14:textId="77777777" w:rsidR="009330BC" w:rsidRPr="0065745B" w:rsidRDefault="002523D9">
      <w:pPr>
        <w:pStyle w:val="3"/>
        <w:rPr>
          <w:rFonts w:ascii="Calibri" w:eastAsia="Times New Roman" w:hAnsi="Calibri" w:cs="Times New Roman"/>
          <w:noProof/>
          <w:sz w:val="22"/>
          <w:szCs w:val="22"/>
        </w:rPr>
      </w:pPr>
      <w:hyperlink w:anchor="_Toc396034451" w:history="1">
        <w:r w:rsidR="009330BC" w:rsidRPr="000948B0">
          <w:rPr>
            <w:rStyle w:val="a8"/>
            <w:noProof/>
          </w:rPr>
          <w:t>18.3.25 BrigSamplerAddressing</w:t>
        </w:r>
        <w:r w:rsidR="009330BC">
          <w:rPr>
            <w:noProof/>
            <w:webHidden/>
          </w:rPr>
          <w:tab/>
        </w:r>
        <w:r w:rsidR="009A76EE">
          <w:rPr>
            <w:noProof/>
            <w:webHidden/>
          </w:rPr>
          <w:fldChar w:fldCharType="begin"/>
        </w:r>
        <w:r w:rsidR="009330BC">
          <w:rPr>
            <w:noProof/>
            <w:webHidden/>
          </w:rPr>
          <w:instrText xml:space="preserve"> PAGEREF _Toc396034451 \h </w:instrText>
        </w:r>
        <w:r w:rsidR="009A76EE">
          <w:rPr>
            <w:noProof/>
            <w:webHidden/>
          </w:rPr>
        </w:r>
        <w:r w:rsidR="009A76EE">
          <w:rPr>
            <w:noProof/>
            <w:webHidden/>
          </w:rPr>
          <w:fldChar w:fldCharType="separate"/>
        </w:r>
        <w:r w:rsidR="00533AF0">
          <w:rPr>
            <w:noProof/>
            <w:webHidden/>
          </w:rPr>
          <w:t>320</w:t>
        </w:r>
        <w:r w:rsidR="009A76EE">
          <w:rPr>
            <w:noProof/>
            <w:webHidden/>
          </w:rPr>
          <w:fldChar w:fldCharType="end"/>
        </w:r>
      </w:hyperlink>
    </w:p>
    <w:p w14:paraId="69BA29E4" w14:textId="77777777" w:rsidR="009330BC" w:rsidRPr="0065745B" w:rsidRDefault="002523D9">
      <w:pPr>
        <w:pStyle w:val="3"/>
        <w:rPr>
          <w:rFonts w:ascii="Calibri" w:eastAsia="Times New Roman" w:hAnsi="Calibri" w:cs="Times New Roman"/>
          <w:noProof/>
          <w:sz w:val="22"/>
          <w:szCs w:val="22"/>
        </w:rPr>
      </w:pPr>
      <w:hyperlink w:anchor="_Toc396034452" w:history="1">
        <w:r w:rsidR="009330BC" w:rsidRPr="000948B0">
          <w:rPr>
            <w:rStyle w:val="a8"/>
            <w:noProof/>
          </w:rPr>
          <w:t>18.3.26 BrigSamplerCoordNormalization</w:t>
        </w:r>
        <w:r w:rsidR="009330BC">
          <w:rPr>
            <w:noProof/>
            <w:webHidden/>
          </w:rPr>
          <w:tab/>
        </w:r>
        <w:r w:rsidR="009A76EE">
          <w:rPr>
            <w:noProof/>
            <w:webHidden/>
          </w:rPr>
          <w:fldChar w:fldCharType="begin"/>
        </w:r>
        <w:r w:rsidR="009330BC">
          <w:rPr>
            <w:noProof/>
            <w:webHidden/>
          </w:rPr>
          <w:instrText xml:space="preserve"> PAGEREF _Toc396034452 \h </w:instrText>
        </w:r>
        <w:r w:rsidR="009A76EE">
          <w:rPr>
            <w:noProof/>
            <w:webHidden/>
          </w:rPr>
        </w:r>
        <w:r w:rsidR="009A76EE">
          <w:rPr>
            <w:noProof/>
            <w:webHidden/>
          </w:rPr>
          <w:fldChar w:fldCharType="separate"/>
        </w:r>
        <w:r w:rsidR="00533AF0">
          <w:rPr>
            <w:noProof/>
            <w:webHidden/>
          </w:rPr>
          <w:t>320</w:t>
        </w:r>
        <w:r w:rsidR="009A76EE">
          <w:rPr>
            <w:noProof/>
            <w:webHidden/>
          </w:rPr>
          <w:fldChar w:fldCharType="end"/>
        </w:r>
      </w:hyperlink>
    </w:p>
    <w:p w14:paraId="25E609F7" w14:textId="77777777" w:rsidR="009330BC" w:rsidRPr="0065745B" w:rsidRDefault="002523D9">
      <w:pPr>
        <w:pStyle w:val="3"/>
        <w:rPr>
          <w:rFonts w:ascii="Calibri" w:eastAsia="Times New Roman" w:hAnsi="Calibri" w:cs="Times New Roman"/>
          <w:noProof/>
          <w:sz w:val="22"/>
          <w:szCs w:val="22"/>
        </w:rPr>
      </w:pPr>
      <w:hyperlink w:anchor="_Toc396034453" w:history="1">
        <w:r w:rsidR="009330BC" w:rsidRPr="000948B0">
          <w:rPr>
            <w:rStyle w:val="a8"/>
            <w:noProof/>
          </w:rPr>
          <w:t>18.3.27 BrigSamplerFilter</w:t>
        </w:r>
        <w:r w:rsidR="009330BC">
          <w:rPr>
            <w:noProof/>
            <w:webHidden/>
          </w:rPr>
          <w:tab/>
        </w:r>
        <w:r w:rsidR="009A76EE">
          <w:rPr>
            <w:noProof/>
            <w:webHidden/>
          </w:rPr>
          <w:fldChar w:fldCharType="begin"/>
        </w:r>
        <w:r w:rsidR="009330BC">
          <w:rPr>
            <w:noProof/>
            <w:webHidden/>
          </w:rPr>
          <w:instrText xml:space="preserve"> PAGEREF _Toc396034453 \h </w:instrText>
        </w:r>
        <w:r w:rsidR="009A76EE">
          <w:rPr>
            <w:noProof/>
            <w:webHidden/>
          </w:rPr>
        </w:r>
        <w:r w:rsidR="009A76EE">
          <w:rPr>
            <w:noProof/>
            <w:webHidden/>
          </w:rPr>
          <w:fldChar w:fldCharType="separate"/>
        </w:r>
        <w:r w:rsidR="00533AF0">
          <w:rPr>
            <w:noProof/>
            <w:webHidden/>
          </w:rPr>
          <w:t>321</w:t>
        </w:r>
        <w:r w:rsidR="009A76EE">
          <w:rPr>
            <w:noProof/>
            <w:webHidden/>
          </w:rPr>
          <w:fldChar w:fldCharType="end"/>
        </w:r>
      </w:hyperlink>
    </w:p>
    <w:p w14:paraId="0518FF0F" w14:textId="77777777" w:rsidR="009330BC" w:rsidRPr="0065745B" w:rsidRDefault="002523D9">
      <w:pPr>
        <w:pStyle w:val="3"/>
        <w:rPr>
          <w:rFonts w:ascii="Calibri" w:eastAsia="Times New Roman" w:hAnsi="Calibri" w:cs="Times New Roman"/>
          <w:noProof/>
          <w:sz w:val="22"/>
          <w:szCs w:val="22"/>
        </w:rPr>
      </w:pPr>
      <w:hyperlink w:anchor="_Toc396034454" w:history="1">
        <w:r w:rsidR="009330BC" w:rsidRPr="000948B0">
          <w:rPr>
            <w:rStyle w:val="a8"/>
            <w:noProof/>
          </w:rPr>
          <w:t>18.3.28 BrigSamplerQuery</w:t>
        </w:r>
        <w:r w:rsidR="009330BC">
          <w:rPr>
            <w:noProof/>
            <w:webHidden/>
          </w:rPr>
          <w:tab/>
        </w:r>
        <w:r w:rsidR="009A76EE">
          <w:rPr>
            <w:noProof/>
            <w:webHidden/>
          </w:rPr>
          <w:fldChar w:fldCharType="begin"/>
        </w:r>
        <w:r w:rsidR="009330BC">
          <w:rPr>
            <w:noProof/>
            <w:webHidden/>
          </w:rPr>
          <w:instrText xml:space="preserve"> PAGEREF _Toc396034454 \h </w:instrText>
        </w:r>
        <w:r w:rsidR="009A76EE">
          <w:rPr>
            <w:noProof/>
            <w:webHidden/>
          </w:rPr>
        </w:r>
        <w:r w:rsidR="009A76EE">
          <w:rPr>
            <w:noProof/>
            <w:webHidden/>
          </w:rPr>
          <w:fldChar w:fldCharType="separate"/>
        </w:r>
        <w:r w:rsidR="00533AF0">
          <w:rPr>
            <w:noProof/>
            <w:webHidden/>
          </w:rPr>
          <w:t>321</w:t>
        </w:r>
        <w:r w:rsidR="009A76EE">
          <w:rPr>
            <w:noProof/>
            <w:webHidden/>
          </w:rPr>
          <w:fldChar w:fldCharType="end"/>
        </w:r>
      </w:hyperlink>
    </w:p>
    <w:p w14:paraId="2AFD8A03" w14:textId="77777777" w:rsidR="009330BC" w:rsidRPr="0065745B" w:rsidRDefault="002523D9">
      <w:pPr>
        <w:pStyle w:val="3"/>
        <w:rPr>
          <w:rFonts w:ascii="Calibri" w:eastAsia="Times New Roman" w:hAnsi="Calibri" w:cs="Times New Roman"/>
          <w:noProof/>
          <w:sz w:val="22"/>
          <w:szCs w:val="22"/>
        </w:rPr>
      </w:pPr>
      <w:hyperlink w:anchor="_Toc396034455" w:history="1">
        <w:r w:rsidR="009330BC" w:rsidRPr="000948B0">
          <w:rPr>
            <w:rStyle w:val="a8"/>
            <w:noProof/>
          </w:rPr>
          <w:t>18.3.29 BrigSectionIndex</w:t>
        </w:r>
        <w:r w:rsidR="009330BC">
          <w:rPr>
            <w:noProof/>
            <w:webHidden/>
          </w:rPr>
          <w:tab/>
        </w:r>
        <w:r w:rsidR="009A76EE">
          <w:rPr>
            <w:noProof/>
            <w:webHidden/>
          </w:rPr>
          <w:fldChar w:fldCharType="begin"/>
        </w:r>
        <w:r w:rsidR="009330BC">
          <w:rPr>
            <w:noProof/>
            <w:webHidden/>
          </w:rPr>
          <w:instrText xml:space="preserve"> PAGEREF _Toc396034455 \h </w:instrText>
        </w:r>
        <w:r w:rsidR="009A76EE">
          <w:rPr>
            <w:noProof/>
            <w:webHidden/>
          </w:rPr>
        </w:r>
        <w:r w:rsidR="009A76EE">
          <w:rPr>
            <w:noProof/>
            <w:webHidden/>
          </w:rPr>
          <w:fldChar w:fldCharType="separate"/>
        </w:r>
        <w:r w:rsidR="00533AF0">
          <w:rPr>
            <w:noProof/>
            <w:webHidden/>
          </w:rPr>
          <w:t>321</w:t>
        </w:r>
        <w:r w:rsidR="009A76EE">
          <w:rPr>
            <w:noProof/>
            <w:webHidden/>
          </w:rPr>
          <w:fldChar w:fldCharType="end"/>
        </w:r>
      </w:hyperlink>
    </w:p>
    <w:p w14:paraId="5BA46B55" w14:textId="77777777" w:rsidR="009330BC" w:rsidRPr="0065745B" w:rsidRDefault="002523D9">
      <w:pPr>
        <w:pStyle w:val="3"/>
        <w:rPr>
          <w:rFonts w:ascii="Calibri" w:eastAsia="Times New Roman" w:hAnsi="Calibri" w:cs="Times New Roman"/>
          <w:noProof/>
          <w:sz w:val="22"/>
          <w:szCs w:val="22"/>
        </w:rPr>
      </w:pPr>
      <w:hyperlink w:anchor="_Toc396034456" w:history="1">
        <w:r w:rsidR="009330BC" w:rsidRPr="000948B0">
          <w:rPr>
            <w:rStyle w:val="a8"/>
            <w:noProof/>
          </w:rPr>
          <w:t>18.3.30 BrigSectionHeader</w:t>
        </w:r>
        <w:r w:rsidR="009330BC">
          <w:rPr>
            <w:noProof/>
            <w:webHidden/>
          </w:rPr>
          <w:tab/>
        </w:r>
        <w:r w:rsidR="009A76EE">
          <w:rPr>
            <w:noProof/>
            <w:webHidden/>
          </w:rPr>
          <w:fldChar w:fldCharType="begin"/>
        </w:r>
        <w:r w:rsidR="009330BC">
          <w:rPr>
            <w:noProof/>
            <w:webHidden/>
          </w:rPr>
          <w:instrText xml:space="preserve"> PAGEREF _Toc396034456 \h </w:instrText>
        </w:r>
        <w:r w:rsidR="009A76EE">
          <w:rPr>
            <w:noProof/>
            <w:webHidden/>
          </w:rPr>
        </w:r>
        <w:r w:rsidR="009A76EE">
          <w:rPr>
            <w:noProof/>
            <w:webHidden/>
          </w:rPr>
          <w:fldChar w:fldCharType="separate"/>
        </w:r>
        <w:r w:rsidR="00533AF0">
          <w:rPr>
            <w:noProof/>
            <w:webHidden/>
          </w:rPr>
          <w:t>321</w:t>
        </w:r>
        <w:r w:rsidR="009A76EE">
          <w:rPr>
            <w:noProof/>
            <w:webHidden/>
          </w:rPr>
          <w:fldChar w:fldCharType="end"/>
        </w:r>
      </w:hyperlink>
    </w:p>
    <w:p w14:paraId="4DB67857" w14:textId="77777777" w:rsidR="009330BC" w:rsidRPr="0065745B" w:rsidRDefault="002523D9">
      <w:pPr>
        <w:pStyle w:val="3"/>
        <w:rPr>
          <w:rFonts w:ascii="Calibri" w:eastAsia="Times New Roman" w:hAnsi="Calibri" w:cs="Times New Roman"/>
          <w:noProof/>
          <w:sz w:val="22"/>
          <w:szCs w:val="22"/>
        </w:rPr>
      </w:pPr>
      <w:hyperlink w:anchor="_Toc396034457" w:history="1">
        <w:r w:rsidR="009330BC" w:rsidRPr="000948B0">
          <w:rPr>
            <w:rStyle w:val="a8"/>
            <w:noProof/>
          </w:rPr>
          <w:t>18.3.31 BrigSegCvtModifierMask</w:t>
        </w:r>
        <w:r w:rsidR="009330BC">
          <w:rPr>
            <w:noProof/>
            <w:webHidden/>
          </w:rPr>
          <w:tab/>
        </w:r>
        <w:r w:rsidR="009A76EE">
          <w:rPr>
            <w:noProof/>
            <w:webHidden/>
          </w:rPr>
          <w:fldChar w:fldCharType="begin"/>
        </w:r>
        <w:r w:rsidR="009330BC">
          <w:rPr>
            <w:noProof/>
            <w:webHidden/>
          </w:rPr>
          <w:instrText xml:space="preserve"> PAGEREF _Toc396034457 \h </w:instrText>
        </w:r>
        <w:r w:rsidR="009A76EE">
          <w:rPr>
            <w:noProof/>
            <w:webHidden/>
          </w:rPr>
        </w:r>
        <w:r w:rsidR="009A76EE">
          <w:rPr>
            <w:noProof/>
            <w:webHidden/>
          </w:rPr>
          <w:fldChar w:fldCharType="separate"/>
        </w:r>
        <w:r w:rsidR="00533AF0">
          <w:rPr>
            <w:noProof/>
            <w:webHidden/>
          </w:rPr>
          <w:t>322</w:t>
        </w:r>
        <w:r w:rsidR="009A76EE">
          <w:rPr>
            <w:noProof/>
            <w:webHidden/>
          </w:rPr>
          <w:fldChar w:fldCharType="end"/>
        </w:r>
      </w:hyperlink>
    </w:p>
    <w:p w14:paraId="6C3380FD" w14:textId="77777777" w:rsidR="009330BC" w:rsidRPr="0065745B" w:rsidRDefault="002523D9">
      <w:pPr>
        <w:pStyle w:val="3"/>
        <w:rPr>
          <w:rFonts w:ascii="Calibri" w:eastAsia="Times New Roman" w:hAnsi="Calibri" w:cs="Times New Roman"/>
          <w:noProof/>
          <w:sz w:val="22"/>
          <w:szCs w:val="22"/>
        </w:rPr>
      </w:pPr>
      <w:hyperlink w:anchor="_Toc396034458" w:history="1">
        <w:r w:rsidR="009330BC" w:rsidRPr="000948B0">
          <w:rPr>
            <w:rStyle w:val="a8"/>
            <w:noProof/>
          </w:rPr>
          <w:t>18.3.32 BrigSegment</w:t>
        </w:r>
        <w:r w:rsidR="009330BC">
          <w:rPr>
            <w:noProof/>
            <w:webHidden/>
          </w:rPr>
          <w:tab/>
        </w:r>
        <w:r w:rsidR="009A76EE">
          <w:rPr>
            <w:noProof/>
            <w:webHidden/>
          </w:rPr>
          <w:fldChar w:fldCharType="begin"/>
        </w:r>
        <w:r w:rsidR="009330BC">
          <w:rPr>
            <w:noProof/>
            <w:webHidden/>
          </w:rPr>
          <w:instrText xml:space="preserve"> PAGEREF _Toc396034458 \h </w:instrText>
        </w:r>
        <w:r w:rsidR="009A76EE">
          <w:rPr>
            <w:noProof/>
            <w:webHidden/>
          </w:rPr>
        </w:r>
        <w:r w:rsidR="009A76EE">
          <w:rPr>
            <w:noProof/>
            <w:webHidden/>
          </w:rPr>
          <w:fldChar w:fldCharType="separate"/>
        </w:r>
        <w:r w:rsidR="00533AF0">
          <w:rPr>
            <w:noProof/>
            <w:webHidden/>
          </w:rPr>
          <w:t>322</w:t>
        </w:r>
        <w:r w:rsidR="009A76EE">
          <w:rPr>
            <w:noProof/>
            <w:webHidden/>
          </w:rPr>
          <w:fldChar w:fldCharType="end"/>
        </w:r>
      </w:hyperlink>
    </w:p>
    <w:p w14:paraId="0EE84C85" w14:textId="77777777" w:rsidR="009330BC" w:rsidRPr="0065745B" w:rsidRDefault="002523D9">
      <w:pPr>
        <w:pStyle w:val="3"/>
        <w:rPr>
          <w:rFonts w:ascii="Calibri" w:eastAsia="Times New Roman" w:hAnsi="Calibri" w:cs="Times New Roman"/>
          <w:noProof/>
          <w:sz w:val="22"/>
          <w:szCs w:val="22"/>
        </w:rPr>
      </w:pPr>
      <w:hyperlink w:anchor="_Toc396034459" w:history="1">
        <w:r w:rsidR="009330BC" w:rsidRPr="000948B0">
          <w:rPr>
            <w:rStyle w:val="a8"/>
            <w:noProof/>
          </w:rPr>
          <w:t>18.3.33 BrigType</w:t>
        </w:r>
        <w:r w:rsidR="009330BC">
          <w:rPr>
            <w:noProof/>
            <w:webHidden/>
          </w:rPr>
          <w:tab/>
        </w:r>
        <w:r w:rsidR="009A76EE">
          <w:rPr>
            <w:noProof/>
            <w:webHidden/>
          </w:rPr>
          <w:fldChar w:fldCharType="begin"/>
        </w:r>
        <w:r w:rsidR="009330BC">
          <w:rPr>
            <w:noProof/>
            <w:webHidden/>
          </w:rPr>
          <w:instrText xml:space="preserve"> PAGEREF _Toc396034459 \h </w:instrText>
        </w:r>
        <w:r w:rsidR="009A76EE">
          <w:rPr>
            <w:noProof/>
            <w:webHidden/>
          </w:rPr>
        </w:r>
        <w:r w:rsidR="009A76EE">
          <w:rPr>
            <w:noProof/>
            <w:webHidden/>
          </w:rPr>
          <w:fldChar w:fldCharType="separate"/>
        </w:r>
        <w:r w:rsidR="00533AF0">
          <w:rPr>
            <w:noProof/>
            <w:webHidden/>
          </w:rPr>
          <w:t>322</w:t>
        </w:r>
        <w:r w:rsidR="009A76EE">
          <w:rPr>
            <w:noProof/>
            <w:webHidden/>
          </w:rPr>
          <w:fldChar w:fldCharType="end"/>
        </w:r>
      </w:hyperlink>
    </w:p>
    <w:p w14:paraId="00CC3F4B" w14:textId="77777777" w:rsidR="009330BC" w:rsidRPr="0065745B" w:rsidRDefault="002523D9">
      <w:pPr>
        <w:pStyle w:val="3"/>
        <w:rPr>
          <w:rFonts w:ascii="Calibri" w:eastAsia="Times New Roman" w:hAnsi="Calibri" w:cs="Times New Roman"/>
          <w:noProof/>
          <w:sz w:val="22"/>
          <w:szCs w:val="22"/>
        </w:rPr>
      </w:pPr>
      <w:hyperlink w:anchor="_Toc396034460" w:history="1">
        <w:r w:rsidR="009330BC" w:rsidRPr="000948B0">
          <w:rPr>
            <w:rStyle w:val="a8"/>
            <w:noProof/>
          </w:rPr>
          <w:t>18.3.34 BrigUint64</w:t>
        </w:r>
        <w:r w:rsidR="009330BC">
          <w:rPr>
            <w:noProof/>
            <w:webHidden/>
          </w:rPr>
          <w:tab/>
        </w:r>
        <w:r w:rsidR="009A76EE">
          <w:rPr>
            <w:noProof/>
            <w:webHidden/>
          </w:rPr>
          <w:fldChar w:fldCharType="begin"/>
        </w:r>
        <w:r w:rsidR="009330BC">
          <w:rPr>
            <w:noProof/>
            <w:webHidden/>
          </w:rPr>
          <w:instrText xml:space="preserve"> PAGEREF _Toc396034460 \h </w:instrText>
        </w:r>
        <w:r w:rsidR="009A76EE">
          <w:rPr>
            <w:noProof/>
            <w:webHidden/>
          </w:rPr>
        </w:r>
        <w:r w:rsidR="009A76EE">
          <w:rPr>
            <w:noProof/>
            <w:webHidden/>
          </w:rPr>
          <w:fldChar w:fldCharType="separate"/>
        </w:r>
        <w:r w:rsidR="00533AF0">
          <w:rPr>
            <w:noProof/>
            <w:webHidden/>
          </w:rPr>
          <w:t>324</w:t>
        </w:r>
        <w:r w:rsidR="009A76EE">
          <w:rPr>
            <w:noProof/>
            <w:webHidden/>
          </w:rPr>
          <w:fldChar w:fldCharType="end"/>
        </w:r>
      </w:hyperlink>
    </w:p>
    <w:p w14:paraId="36A4E3D5" w14:textId="77777777" w:rsidR="009330BC" w:rsidRPr="0065745B" w:rsidRDefault="002523D9">
      <w:pPr>
        <w:pStyle w:val="3"/>
        <w:rPr>
          <w:rFonts w:ascii="Calibri" w:eastAsia="Times New Roman" w:hAnsi="Calibri" w:cs="Times New Roman"/>
          <w:noProof/>
          <w:sz w:val="22"/>
          <w:szCs w:val="22"/>
        </w:rPr>
      </w:pPr>
      <w:hyperlink w:anchor="_Toc396034461" w:history="1">
        <w:r w:rsidR="009330BC" w:rsidRPr="000948B0">
          <w:rPr>
            <w:rStyle w:val="a8"/>
            <w:noProof/>
          </w:rPr>
          <w:t>18.3.35 BrigVariableModifierMask</w:t>
        </w:r>
        <w:r w:rsidR="009330BC">
          <w:rPr>
            <w:noProof/>
            <w:webHidden/>
          </w:rPr>
          <w:tab/>
        </w:r>
        <w:r w:rsidR="009A76EE">
          <w:rPr>
            <w:noProof/>
            <w:webHidden/>
          </w:rPr>
          <w:fldChar w:fldCharType="begin"/>
        </w:r>
        <w:r w:rsidR="009330BC">
          <w:rPr>
            <w:noProof/>
            <w:webHidden/>
          </w:rPr>
          <w:instrText xml:space="preserve"> PAGEREF _Toc396034461 \h </w:instrText>
        </w:r>
        <w:r w:rsidR="009A76EE">
          <w:rPr>
            <w:noProof/>
            <w:webHidden/>
          </w:rPr>
        </w:r>
        <w:r w:rsidR="009A76EE">
          <w:rPr>
            <w:noProof/>
            <w:webHidden/>
          </w:rPr>
          <w:fldChar w:fldCharType="separate"/>
        </w:r>
        <w:r w:rsidR="00533AF0">
          <w:rPr>
            <w:noProof/>
            <w:webHidden/>
          </w:rPr>
          <w:t>324</w:t>
        </w:r>
        <w:r w:rsidR="009A76EE">
          <w:rPr>
            <w:noProof/>
            <w:webHidden/>
          </w:rPr>
          <w:fldChar w:fldCharType="end"/>
        </w:r>
      </w:hyperlink>
    </w:p>
    <w:p w14:paraId="6EC53613" w14:textId="77777777" w:rsidR="009330BC" w:rsidRPr="0065745B" w:rsidRDefault="002523D9">
      <w:pPr>
        <w:pStyle w:val="3"/>
        <w:rPr>
          <w:rFonts w:ascii="Calibri" w:eastAsia="Times New Roman" w:hAnsi="Calibri" w:cs="Times New Roman"/>
          <w:noProof/>
          <w:sz w:val="22"/>
          <w:szCs w:val="22"/>
        </w:rPr>
      </w:pPr>
      <w:hyperlink w:anchor="_Toc396034462" w:history="1">
        <w:r w:rsidR="009330BC" w:rsidRPr="000948B0">
          <w:rPr>
            <w:rStyle w:val="a8"/>
            <w:noProof/>
          </w:rPr>
          <w:t>18.3.36 BrigVersion</w:t>
        </w:r>
        <w:r w:rsidR="009330BC">
          <w:rPr>
            <w:noProof/>
            <w:webHidden/>
          </w:rPr>
          <w:tab/>
        </w:r>
        <w:r w:rsidR="009A76EE">
          <w:rPr>
            <w:noProof/>
            <w:webHidden/>
          </w:rPr>
          <w:fldChar w:fldCharType="begin"/>
        </w:r>
        <w:r w:rsidR="009330BC">
          <w:rPr>
            <w:noProof/>
            <w:webHidden/>
          </w:rPr>
          <w:instrText xml:space="preserve"> PAGEREF _Toc396034462 \h </w:instrText>
        </w:r>
        <w:r w:rsidR="009A76EE">
          <w:rPr>
            <w:noProof/>
            <w:webHidden/>
          </w:rPr>
        </w:r>
        <w:r w:rsidR="009A76EE">
          <w:rPr>
            <w:noProof/>
            <w:webHidden/>
          </w:rPr>
          <w:fldChar w:fldCharType="separate"/>
        </w:r>
        <w:r w:rsidR="00533AF0">
          <w:rPr>
            <w:noProof/>
            <w:webHidden/>
          </w:rPr>
          <w:t>325</w:t>
        </w:r>
        <w:r w:rsidR="009A76EE">
          <w:rPr>
            <w:noProof/>
            <w:webHidden/>
          </w:rPr>
          <w:fldChar w:fldCharType="end"/>
        </w:r>
      </w:hyperlink>
    </w:p>
    <w:p w14:paraId="1EB85816" w14:textId="77777777" w:rsidR="009330BC" w:rsidRPr="0065745B" w:rsidRDefault="002523D9">
      <w:pPr>
        <w:pStyle w:val="3"/>
        <w:rPr>
          <w:rFonts w:ascii="Calibri" w:eastAsia="Times New Roman" w:hAnsi="Calibri" w:cs="Times New Roman"/>
          <w:noProof/>
          <w:sz w:val="22"/>
          <w:szCs w:val="22"/>
        </w:rPr>
      </w:pPr>
      <w:hyperlink w:anchor="_Toc396034463" w:history="1">
        <w:r w:rsidR="009330BC" w:rsidRPr="000948B0">
          <w:rPr>
            <w:rStyle w:val="a8"/>
            <w:noProof/>
          </w:rPr>
          <w:t>18.3.37 BrigWidth</w:t>
        </w:r>
        <w:r w:rsidR="009330BC">
          <w:rPr>
            <w:noProof/>
            <w:webHidden/>
          </w:rPr>
          <w:tab/>
        </w:r>
        <w:r w:rsidR="009A76EE">
          <w:rPr>
            <w:noProof/>
            <w:webHidden/>
          </w:rPr>
          <w:fldChar w:fldCharType="begin"/>
        </w:r>
        <w:r w:rsidR="009330BC">
          <w:rPr>
            <w:noProof/>
            <w:webHidden/>
          </w:rPr>
          <w:instrText xml:space="preserve"> PAGEREF _Toc396034463 \h </w:instrText>
        </w:r>
        <w:r w:rsidR="009A76EE">
          <w:rPr>
            <w:noProof/>
            <w:webHidden/>
          </w:rPr>
        </w:r>
        <w:r w:rsidR="009A76EE">
          <w:rPr>
            <w:noProof/>
            <w:webHidden/>
          </w:rPr>
          <w:fldChar w:fldCharType="separate"/>
        </w:r>
        <w:r w:rsidR="00533AF0">
          <w:rPr>
            <w:noProof/>
            <w:webHidden/>
          </w:rPr>
          <w:t>326</w:t>
        </w:r>
        <w:r w:rsidR="009A76EE">
          <w:rPr>
            <w:noProof/>
            <w:webHidden/>
          </w:rPr>
          <w:fldChar w:fldCharType="end"/>
        </w:r>
      </w:hyperlink>
    </w:p>
    <w:p w14:paraId="21180E19" w14:textId="77777777" w:rsidR="009330BC" w:rsidRPr="0065745B" w:rsidRDefault="002523D9">
      <w:pPr>
        <w:pStyle w:val="2"/>
        <w:rPr>
          <w:rFonts w:ascii="Calibri" w:eastAsia="Times New Roman" w:hAnsi="Calibri" w:cs="Times New Roman"/>
          <w:noProof/>
          <w:sz w:val="22"/>
          <w:szCs w:val="22"/>
        </w:rPr>
      </w:pPr>
      <w:hyperlink w:anchor="_Toc396034464" w:history="1">
        <w:r w:rsidR="009330BC" w:rsidRPr="000948B0">
          <w:rPr>
            <w:rStyle w:val="a8"/>
            <w:noProof/>
          </w:rPr>
          <w:t>18.4 hsa_data Section</w:t>
        </w:r>
        <w:r w:rsidR="009330BC">
          <w:rPr>
            <w:noProof/>
            <w:webHidden/>
          </w:rPr>
          <w:tab/>
        </w:r>
        <w:r w:rsidR="009A76EE">
          <w:rPr>
            <w:noProof/>
            <w:webHidden/>
          </w:rPr>
          <w:fldChar w:fldCharType="begin"/>
        </w:r>
        <w:r w:rsidR="009330BC">
          <w:rPr>
            <w:noProof/>
            <w:webHidden/>
          </w:rPr>
          <w:instrText xml:space="preserve"> PAGEREF _Toc396034464 \h </w:instrText>
        </w:r>
        <w:r w:rsidR="009A76EE">
          <w:rPr>
            <w:noProof/>
            <w:webHidden/>
          </w:rPr>
        </w:r>
        <w:r w:rsidR="009A76EE">
          <w:rPr>
            <w:noProof/>
            <w:webHidden/>
          </w:rPr>
          <w:fldChar w:fldCharType="separate"/>
        </w:r>
        <w:r w:rsidR="00533AF0">
          <w:rPr>
            <w:noProof/>
            <w:webHidden/>
          </w:rPr>
          <w:t>326</w:t>
        </w:r>
        <w:r w:rsidR="009A76EE">
          <w:rPr>
            <w:noProof/>
            <w:webHidden/>
          </w:rPr>
          <w:fldChar w:fldCharType="end"/>
        </w:r>
      </w:hyperlink>
    </w:p>
    <w:p w14:paraId="32E1A136" w14:textId="77777777" w:rsidR="009330BC" w:rsidRPr="0065745B" w:rsidRDefault="002523D9">
      <w:pPr>
        <w:pStyle w:val="2"/>
        <w:rPr>
          <w:rFonts w:ascii="Calibri" w:eastAsia="Times New Roman" w:hAnsi="Calibri" w:cs="Times New Roman"/>
          <w:noProof/>
          <w:sz w:val="22"/>
          <w:szCs w:val="22"/>
        </w:rPr>
      </w:pPr>
      <w:hyperlink w:anchor="_Toc396034465" w:history="1">
        <w:r w:rsidR="009330BC" w:rsidRPr="000948B0">
          <w:rPr>
            <w:rStyle w:val="a8"/>
            <w:noProof/>
          </w:rPr>
          <w:t>18.5 hsa_code Section</w:t>
        </w:r>
        <w:r w:rsidR="009330BC">
          <w:rPr>
            <w:noProof/>
            <w:webHidden/>
          </w:rPr>
          <w:tab/>
        </w:r>
        <w:r w:rsidR="009A76EE">
          <w:rPr>
            <w:noProof/>
            <w:webHidden/>
          </w:rPr>
          <w:fldChar w:fldCharType="begin"/>
        </w:r>
        <w:r w:rsidR="009330BC">
          <w:rPr>
            <w:noProof/>
            <w:webHidden/>
          </w:rPr>
          <w:instrText xml:space="preserve"> PAGEREF _Toc396034465 \h </w:instrText>
        </w:r>
        <w:r w:rsidR="009A76EE">
          <w:rPr>
            <w:noProof/>
            <w:webHidden/>
          </w:rPr>
        </w:r>
        <w:r w:rsidR="009A76EE">
          <w:rPr>
            <w:noProof/>
            <w:webHidden/>
          </w:rPr>
          <w:fldChar w:fldCharType="separate"/>
        </w:r>
        <w:r w:rsidR="00533AF0">
          <w:rPr>
            <w:noProof/>
            <w:webHidden/>
          </w:rPr>
          <w:t>327</w:t>
        </w:r>
        <w:r w:rsidR="009A76EE">
          <w:rPr>
            <w:noProof/>
            <w:webHidden/>
          </w:rPr>
          <w:fldChar w:fldCharType="end"/>
        </w:r>
      </w:hyperlink>
    </w:p>
    <w:p w14:paraId="14F25D13" w14:textId="77777777" w:rsidR="009330BC" w:rsidRPr="0065745B" w:rsidRDefault="002523D9">
      <w:pPr>
        <w:pStyle w:val="3"/>
        <w:rPr>
          <w:rFonts w:ascii="Calibri" w:eastAsia="Times New Roman" w:hAnsi="Calibri" w:cs="Times New Roman"/>
          <w:noProof/>
          <w:sz w:val="22"/>
          <w:szCs w:val="22"/>
        </w:rPr>
      </w:pPr>
      <w:hyperlink w:anchor="_Toc396034466" w:history="1">
        <w:r w:rsidR="009330BC" w:rsidRPr="000948B0">
          <w:rPr>
            <w:rStyle w:val="a8"/>
            <w:noProof/>
          </w:rPr>
          <w:t>18.5.1 Directive Entries</w:t>
        </w:r>
        <w:r w:rsidR="009330BC">
          <w:rPr>
            <w:noProof/>
            <w:webHidden/>
          </w:rPr>
          <w:tab/>
        </w:r>
        <w:r w:rsidR="009A76EE">
          <w:rPr>
            <w:noProof/>
            <w:webHidden/>
          </w:rPr>
          <w:fldChar w:fldCharType="begin"/>
        </w:r>
        <w:r w:rsidR="009330BC">
          <w:rPr>
            <w:noProof/>
            <w:webHidden/>
          </w:rPr>
          <w:instrText xml:space="preserve"> PAGEREF _Toc396034466 \h </w:instrText>
        </w:r>
        <w:r w:rsidR="009A76EE">
          <w:rPr>
            <w:noProof/>
            <w:webHidden/>
          </w:rPr>
        </w:r>
        <w:r w:rsidR="009A76EE">
          <w:rPr>
            <w:noProof/>
            <w:webHidden/>
          </w:rPr>
          <w:fldChar w:fldCharType="separate"/>
        </w:r>
        <w:r w:rsidR="00533AF0">
          <w:rPr>
            <w:noProof/>
            <w:webHidden/>
          </w:rPr>
          <w:t>328</w:t>
        </w:r>
        <w:r w:rsidR="009A76EE">
          <w:rPr>
            <w:noProof/>
            <w:webHidden/>
          </w:rPr>
          <w:fldChar w:fldCharType="end"/>
        </w:r>
      </w:hyperlink>
    </w:p>
    <w:p w14:paraId="30E96E2E" w14:textId="77777777" w:rsidR="009330BC" w:rsidRPr="0065745B" w:rsidRDefault="002523D9">
      <w:pPr>
        <w:pStyle w:val="4"/>
        <w:rPr>
          <w:rFonts w:ascii="Calibri" w:eastAsia="Times New Roman" w:hAnsi="Calibri" w:cs="Times New Roman"/>
          <w:noProof/>
          <w:sz w:val="22"/>
          <w:szCs w:val="22"/>
        </w:rPr>
      </w:pPr>
      <w:hyperlink w:anchor="_Toc396034467" w:history="1">
        <w:r w:rsidR="009330BC" w:rsidRPr="000948B0">
          <w:rPr>
            <w:rStyle w:val="a8"/>
            <w:noProof/>
          </w:rPr>
          <w:t>18.5.1.1 Declarations and Definitions in the Same Module</w:t>
        </w:r>
        <w:r w:rsidR="009330BC">
          <w:rPr>
            <w:noProof/>
            <w:webHidden/>
          </w:rPr>
          <w:tab/>
        </w:r>
        <w:r w:rsidR="009A76EE">
          <w:rPr>
            <w:noProof/>
            <w:webHidden/>
          </w:rPr>
          <w:fldChar w:fldCharType="begin"/>
        </w:r>
        <w:r w:rsidR="009330BC">
          <w:rPr>
            <w:noProof/>
            <w:webHidden/>
          </w:rPr>
          <w:instrText xml:space="preserve"> PAGEREF _Toc396034467 \h </w:instrText>
        </w:r>
        <w:r w:rsidR="009A76EE">
          <w:rPr>
            <w:noProof/>
            <w:webHidden/>
          </w:rPr>
        </w:r>
        <w:r w:rsidR="009A76EE">
          <w:rPr>
            <w:noProof/>
            <w:webHidden/>
          </w:rPr>
          <w:fldChar w:fldCharType="separate"/>
        </w:r>
        <w:r w:rsidR="00533AF0">
          <w:rPr>
            <w:noProof/>
            <w:webHidden/>
          </w:rPr>
          <w:t>329</w:t>
        </w:r>
        <w:r w:rsidR="009A76EE">
          <w:rPr>
            <w:noProof/>
            <w:webHidden/>
          </w:rPr>
          <w:fldChar w:fldCharType="end"/>
        </w:r>
      </w:hyperlink>
    </w:p>
    <w:p w14:paraId="0634B11B" w14:textId="77777777" w:rsidR="009330BC" w:rsidRPr="0065745B" w:rsidRDefault="002523D9">
      <w:pPr>
        <w:pStyle w:val="4"/>
        <w:rPr>
          <w:rFonts w:ascii="Calibri" w:eastAsia="Times New Roman" w:hAnsi="Calibri" w:cs="Times New Roman"/>
          <w:noProof/>
          <w:sz w:val="22"/>
          <w:szCs w:val="22"/>
        </w:rPr>
      </w:pPr>
      <w:hyperlink w:anchor="_Toc396034468" w:history="1">
        <w:r w:rsidR="009330BC" w:rsidRPr="000948B0">
          <w:rPr>
            <w:rStyle w:val="a8"/>
            <w:noProof/>
          </w:rPr>
          <w:t>18.5.1.2 BrigDirectiveArgBlock</w:t>
        </w:r>
        <w:r w:rsidR="009330BC">
          <w:rPr>
            <w:noProof/>
            <w:webHidden/>
          </w:rPr>
          <w:tab/>
        </w:r>
        <w:r w:rsidR="009A76EE">
          <w:rPr>
            <w:noProof/>
            <w:webHidden/>
          </w:rPr>
          <w:fldChar w:fldCharType="begin"/>
        </w:r>
        <w:r w:rsidR="009330BC">
          <w:rPr>
            <w:noProof/>
            <w:webHidden/>
          </w:rPr>
          <w:instrText xml:space="preserve"> PAGEREF _Toc396034468 \h </w:instrText>
        </w:r>
        <w:r w:rsidR="009A76EE">
          <w:rPr>
            <w:noProof/>
            <w:webHidden/>
          </w:rPr>
        </w:r>
        <w:r w:rsidR="009A76EE">
          <w:rPr>
            <w:noProof/>
            <w:webHidden/>
          </w:rPr>
          <w:fldChar w:fldCharType="separate"/>
        </w:r>
        <w:r w:rsidR="00533AF0">
          <w:rPr>
            <w:noProof/>
            <w:webHidden/>
          </w:rPr>
          <w:t>329</w:t>
        </w:r>
        <w:r w:rsidR="009A76EE">
          <w:rPr>
            <w:noProof/>
            <w:webHidden/>
          </w:rPr>
          <w:fldChar w:fldCharType="end"/>
        </w:r>
      </w:hyperlink>
    </w:p>
    <w:p w14:paraId="2E7B1CD8" w14:textId="77777777" w:rsidR="009330BC" w:rsidRPr="0065745B" w:rsidRDefault="002523D9">
      <w:pPr>
        <w:pStyle w:val="4"/>
        <w:rPr>
          <w:rFonts w:ascii="Calibri" w:eastAsia="Times New Roman" w:hAnsi="Calibri" w:cs="Times New Roman"/>
          <w:noProof/>
          <w:sz w:val="22"/>
          <w:szCs w:val="22"/>
        </w:rPr>
      </w:pPr>
      <w:hyperlink w:anchor="_Toc396034469" w:history="1">
        <w:r w:rsidR="009330BC" w:rsidRPr="000948B0">
          <w:rPr>
            <w:rStyle w:val="a8"/>
            <w:noProof/>
          </w:rPr>
          <w:t>18.5.1.3 BrigDirectiveComment</w:t>
        </w:r>
        <w:r w:rsidR="009330BC">
          <w:rPr>
            <w:noProof/>
            <w:webHidden/>
          </w:rPr>
          <w:tab/>
        </w:r>
        <w:r w:rsidR="009A76EE">
          <w:rPr>
            <w:noProof/>
            <w:webHidden/>
          </w:rPr>
          <w:fldChar w:fldCharType="begin"/>
        </w:r>
        <w:r w:rsidR="009330BC">
          <w:rPr>
            <w:noProof/>
            <w:webHidden/>
          </w:rPr>
          <w:instrText xml:space="preserve"> PAGEREF _Toc396034469 \h </w:instrText>
        </w:r>
        <w:r w:rsidR="009A76EE">
          <w:rPr>
            <w:noProof/>
            <w:webHidden/>
          </w:rPr>
        </w:r>
        <w:r w:rsidR="009A76EE">
          <w:rPr>
            <w:noProof/>
            <w:webHidden/>
          </w:rPr>
          <w:fldChar w:fldCharType="separate"/>
        </w:r>
        <w:r w:rsidR="00533AF0">
          <w:rPr>
            <w:noProof/>
            <w:webHidden/>
          </w:rPr>
          <w:t>329</w:t>
        </w:r>
        <w:r w:rsidR="009A76EE">
          <w:rPr>
            <w:noProof/>
            <w:webHidden/>
          </w:rPr>
          <w:fldChar w:fldCharType="end"/>
        </w:r>
      </w:hyperlink>
    </w:p>
    <w:p w14:paraId="440E619C" w14:textId="77777777" w:rsidR="009330BC" w:rsidRPr="0065745B" w:rsidRDefault="002523D9">
      <w:pPr>
        <w:pStyle w:val="4"/>
        <w:rPr>
          <w:rFonts w:ascii="Calibri" w:eastAsia="Times New Roman" w:hAnsi="Calibri" w:cs="Times New Roman"/>
          <w:noProof/>
          <w:sz w:val="22"/>
          <w:szCs w:val="22"/>
        </w:rPr>
      </w:pPr>
      <w:hyperlink w:anchor="_Toc396034470" w:history="1">
        <w:r w:rsidR="009330BC" w:rsidRPr="000948B0">
          <w:rPr>
            <w:rStyle w:val="a8"/>
            <w:noProof/>
          </w:rPr>
          <w:t>18.5.1.4 BrigDirectiveControl</w:t>
        </w:r>
        <w:r w:rsidR="009330BC">
          <w:rPr>
            <w:noProof/>
            <w:webHidden/>
          </w:rPr>
          <w:tab/>
        </w:r>
        <w:r w:rsidR="009A76EE">
          <w:rPr>
            <w:noProof/>
            <w:webHidden/>
          </w:rPr>
          <w:fldChar w:fldCharType="begin"/>
        </w:r>
        <w:r w:rsidR="009330BC">
          <w:rPr>
            <w:noProof/>
            <w:webHidden/>
          </w:rPr>
          <w:instrText xml:space="preserve"> PAGEREF _Toc396034470 \h </w:instrText>
        </w:r>
        <w:r w:rsidR="009A76EE">
          <w:rPr>
            <w:noProof/>
            <w:webHidden/>
          </w:rPr>
        </w:r>
        <w:r w:rsidR="009A76EE">
          <w:rPr>
            <w:noProof/>
            <w:webHidden/>
          </w:rPr>
          <w:fldChar w:fldCharType="separate"/>
        </w:r>
        <w:r w:rsidR="00533AF0">
          <w:rPr>
            <w:noProof/>
            <w:webHidden/>
          </w:rPr>
          <w:t>330</w:t>
        </w:r>
        <w:r w:rsidR="009A76EE">
          <w:rPr>
            <w:noProof/>
            <w:webHidden/>
          </w:rPr>
          <w:fldChar w:fldCharType="end"/>
        </w:r>
      </w:hyperlink>
    </w:p>
    <w:p w14:paraId="76C38106" w14:textId="77777777" w:rsidR="009330BC" w:rsidRPr="0065745B" w:rsidRDefault="002523D9">
      <w:pPr>
        <w:pStyle w:val="4"/>
        <w:rPr>
          <w:rFonts w:ascii="Calibri" w:eastAsia="Times New Roman" w:hAnsi="Calibri" w:cs="Times New Roman"/>
          <w:noProof/>
          <w:sz w:val="22"/>
          <w:szCs w:val="22"/>
        </w:rPr>
      </w:pPr>
      <w:hyperlink w:anchor="_Toc396034471" w:history="1">
        <w:r w:rsidR="009330BC" w:rsidRPr="000948B0">
          <w:rPr>
            <w:rStyle w:val="a8"/>
            <w:noProof/>
          </w:rPr>
          <w:t>18.5.1.5 BrigDirectiveExecutable</w:t>
        </w:r>
        <w:r w:rsidR="009330BC">
          <w:rPr>
            <w:noProof/>
            <w:webHidden/>
          </w:rPr>
          <w:tab/>
        </w:r>
        <w:r w:rsidR="009A76EE">
          <w:rPr>
            <w:noProof/>
            <w:webHidden/>
          </w:rPr>
          <w:fldChar w:fldCharType="begin"/>
        </w:r>
        <w:r w:rsidR="009330BC">
          <w:rPr>
            <w:noProof/>
            <w:webHidden/>
          </w:rPr>
          <w:instrText xml:space="preserve"> PAGEREF _Toc396034471 \h </w:instrText>
        </w:r>
        <w:r w:rsidR="009A76EE">
          <w:rPr>
            <w:noProof/>
            <w:webHidden/>
          </w:rPr>
        </w:r>
        <w:r w:rsidR="009A76EE">
          <w:rPr>
            <w:noProof/>
            <w:webHidden/>
          </w:rPr>
          <w:fldChar w:fldCharType="separate"/>
        </w:r>
        <w:r w:rsidR="00533AF0">
          <w:rPr>
            <w:noProof/>
            <w:webHidden/>
          </w:rPr>
          <w:t>330</w:t>
        </w:r>
        <w:r w:rsidR="009A76EE">
          <w:rPr>
            <w:noProof/>
            <w:webHidden/>
          </w:rPr>
          <w:fldChar w:fldCharType="end"/>
        </w:r>
      </w:hyperlink>
    </w:p>
    <w:p w14:paraId="4539BDD6" w14:textId="77777777" w:rsidR="009330BC" w:rsidRPr="0065745B" w:rsidRDefault="002523D9">
      <w:pPr>
        <w:pStyle w:val="4"/>
        <w:rPr>
          <w:rFonts w:ascii="Calibri" w:eastAsia="Times New Roman" w:hAnsi="Calibri" w:cs="Times New Roman"/>
          <w:noProof/>
          <w:sz w:val="22"/>
          <w:szCs w:val="22"/>
        </w:rPr>
      </w:pPr>
      <w:hyperlink w:anchor="_Toc396034472" w:history="1">
        <w:r w:rsidR="009330BC" w:rsidRPr="000948B0">
          <w:rPr>
            <w:rStyle w:val="a8"/>
            <w:noProof/>
          </w:rPr>
          <w:t>18.5.1.6 BrigDirectiveExtension</w:t>
        </w:r>
        <w:r w:rsidR="009330BC">
          <w:rPr>
            <w:noProof/>
            <w:webHidden/>
          </w:rPr>
          <w:tab/>
        </w:r>
        <w:r w:rsidR="009A76EE">
          <w:rPr>
            <w:noProof/>
            <w:webHidden/>
          </w:rPr>
          <w:fldChar w:fldCharType="begin"/>
        </w:r>
        <w:r w:rsidR="009330BC">
          <w:rPr>
            <w:noProof/>
            <w:webHidden/>
          </w:rPr>
          <w:instrText xml:space="preserve"> PAGEREF _Toc396034472 \h </w:instrText>
        </w:r>
        <w:r w:rsidR="009A76EE">
          <w:rPr>
            <w:noProof/>
            <w:webHidden/>
          </w:rPr>
        </w:r>
        <w:r w:rsidR="009A76EE">
          <w:rPr>
            <w:noProof/>
            <w:webHidden/>
          </w:rPr>
          <w:fldChar w:fldCharType="separate"/>
        </w:r>
        <w:r w:rsidR="00533AF0">
          <w:rPr>
            <w:noProof/>
            <w:webHidden/>
          </w:rPr>
          <w:t>332</w:t>
        </w:r>
        <w:r w:rsidR="009A76EE">
          <w:rPr>
            <w:noProof/>
            <w:webHidden/>
          </w:rPr>
          <w:fldChar w:fldCharType="end"/>
        </w:r>
      </w:hyperlink>
    </w:p>
    <w:p w14:paraId="5334A1EB" w14:textId="77777777" w:rsidR="009330BC" w:rsidRPr="0065745B" w:rsidRDefault="002523D9">
      <w:pPr>
        <w:pStyle w:val="4"/>
        <w:rPr>
          <w:rFonts w:ascii="Calibri" w:eastAsia="Times New Roman" w:hAnsi="Calibri" w:cs="Times New Roman"/>
          <w:noProof/>
          <w:sz w:val="22"/>
          <w:szCs w:val="22"/>
        </w:rPr>
      </w:pPr>
      <w:hyperlink w:anchor="_Toc396034473" w:history="1">
        <w:r w:rsidR="009330BC" w:rsidRPr="000948B0">
          <w:rPr>
            <w:rStyle w:val="a8"/>
            <w:noProof/>
          </w:rPr>
          <w:t>18.5.1.7 BrigDirectiveFbarrier</w:t>
        </w:r>
        <w:r w:rsidR="009330BC">
          <w:rPr>
            <w:noProof/>
            <w:webHidden/>
          </w:rPr>
          <w:tab/>
        </w:r>
        <w:r w:rsidR="009A76EE">
          <w:rPr>
            <w:noProof/>
            <w:webHidden/>
          </w:rPr>
          <w:fldChar w:fldCharType="begin"/>
        </w:r>
        <w:r w:rsidR="009330BC">
          <w:rPr>
            <w:noProof/>
            <w:webHidden/>
          </w:rPr>
          <w:instrText xml:space="preserve"> PAGEREF _Toc396034473 \h </w:instrText>
        </w:r>
        <w:r w:rsidR="009A76EE">
          <w:rPr>
            <w:noProof/>
            <w:webHidden/>
          </w:rPr>
        </w:r>
        <w:r w:rsidR="009A76EE">
          <w:rPr>
            <w:noProof/>
            <w:webHidden/>
          </w:rPr>
          <w:fldChar w:fldCharType="separate"/>
        </w:r>
        <w:r w:rsidR="00533AF0">
          <w:rPr>
            <w:noProof/>
            <w:webHidden/>
          </w:rPr>
          <w:t>332</w:t>
        </w:r>
        <w:r w:rsidR="009A76EE">
          <w:rPr>
            <w:noProof/>
            <w:webHidden/>
          </w:rPr>
          <w:fldChar w:fldCharType="end"/>
        </w:r>
      </w:hyperlink>
    </w:p>
    <w:p w14:paraId="253492C8" w14:textId="77777777" w:rsidR="009330BC" w:rsidRPr="0065745B" w:rsidRDefault="002523D9">
      <w:pPr>
        <w:pStyle w:val="4"/>
        <w:rPr>
          <w:rFonts w:ascii="Calibri" w:eastAsia="Times New Roman" w:hAnsi="Calibri" w:cs="Times New Roman"/>
          <w:noProof/>
          <w:sz w:val="22"/>
          <w:szCs w:val="22"/>
        </w:rPr>
      </w:pPr>
      <w:hyperlink w:anchor="_Toc396034474" w:history="1">
        <w:r w:rsidR="009330BC" w:rsidRPr="000948B0">
          <w:rPr>
            <w:rStyle w:val="a8"/>
            <w:noProof/>
          </w:rPr>
          <w:t>18.5.1.8 BrigDirectiveLabel</w:t>
        </w:r>
        <w:r w:rsidR="009330BC">
          <w:rPr>
            <w:noProof/>
            <w:webHidden/>
          </w:rPr>
          <w:tab/>
        </w:r>
        <w:r w:rsidR="009A76EE">
          <w:rPr>
            <w:noProof/>
            <w:webHidden/>
          </w:rPr>
          <w:fldChar w:fldCharType="begin"/>
        </w:r>
        <w:r w:rsidR="009330BC">
          <w:rPr>
            <w:noProof/>
            <w:webHidden/>
          </w:rPr>
          <w:instrText xml:space="preserve"> PAGEREF _Toc396034474 \h </w:instrText>
        </w:r>
        <w:r w:rsidR="009A76EE">
          <w:rPr>
            <w:noProof/>
            <w:webHidden/>
          </w:rPr>
        </w:r>
        <w:r w:rsidR="009A76EE">
          <w:rPr>
            <w:noProof/>
            <w:webHidden/>
          </w:rPr>
          <w:fldChar w:fldCharType="separate"/>
        </w:r>
        <w:r w:rsidR="00533AF0">
          <w:rPr>
            <w:noProof/>
            <w:webHidden/>
          </w:rPr>
          <w:t>333</w:t>
        </w:r>
        <w:r w:rsidR="009A76EE">
          <w:rPr>
            <w:noProof/>
            <w:webHidden/>
          </w:rPr>
          <w:fldChar w:fldCharType="end"/>
        </w:r>
      </w:hyperlink>
    </w:p>
    <w:p w14:paraId="6CEFD766" w14:textId="77777777" w:rsidR="009330BC" w:rsidRPr="0065745B" w:rsidRDefault="002523D9">
      <w:pPr>
        <w:pStyle w:val="4"/>
        <w:rPr>
          <w:rFonts w:ascii="Calibri" w:eastAsia="Times New Roman" w:hAnsi="Calibri" w:cs="Times New Roman"/>
          <w:noProof/>
          <w:sz w:val="22"/>
          <w:szCs w:val="22"/>
        </w:rPr>
      </w:pPr>
      <w:hyperlink w:anchor="_Toc396034475" w:history="1">
        <w:r w:rsidR="009330BC" w:rsidRPr="000948B0">
          <w:rPr>
            <w:rStyle w:val="a8"/>
            <w:noProof/>
          </w:rPr>
          <w:t>18.5.1.9 BrigDirectiveLoc</w:t>
        </w:r>
        <w:r w:rsidR="009330BC">
          <w:rPr>
            <w:noProof/>
            <w:webHidden/>
          </w:rPr>
          <w:tab/>
        </w:r>
        <w:r w:rsidR="009A76EE">
          <w:rPr>
            <w:noProof/>
            <w:webHidden/>
          </w:rPr>
          <w:fldChar w:fldCharType="begin"/>
        </w:r>
        <w:r w:rsidR="009330BC">
          <w:rPr>
            <w:noProof/>
            <w:webHidden/>
          </w:rPr>
          <w:instrText xml:space="preserve"> PAGEREF _Toc396034475 \h </w:instrText>
        </w:r>
        <w:r w:rsidR="009A76EE">
          <w:rPr>
            <w:noProof/>
            <w:webHidden/>
          </w:rPr>
        </w:r>
        <w:r w:rsidR="009A76EE">
          <w:rPr>
            <w:noProof/>
            <w:webHidden/>
          </w:rPr>
          <w:fldChar w:fldCharType="separate"/>
        </w:r>
        <w:r w:rsidR="00533AF0">
          <w:rPr>
            <w:noProof/>
            <w:webHidden/>
          </w:rPr>
          <w:t>333</w:t>
        </w:r>
        <w:r w:rsidR="009A76EE">
          <w:rPr>
            <w:noProof/>
            <w:webHidden/>
          </w:rPr>
          <w:fldChar w:fldCharType="end"/>
        </w:r>
      </w:hyperlink>
    </w:p>
    <w:p w14:paraId="48274E9A" w14:textId="77777777" w:rsidR="009330BC" w:rsidRPr="0065745B" w:rsidRDefault="002523D9">
      <w:pPr>
        <w:pStyle w:val="4"/>
        <w:rPr>
          <w:rFonts w:ascii="Calibri" w:eastAsia="Times New Roman" w:hAnsi="Calibri" w:cs="Times New Roman"/>
          <w:noProof/>
          <w:sz w:val="22"/>
          <w:szCs w:val="22"/>
        </w:rPr>
      </w:pPr>
      <w:hyperlink w:anchor="_Toc396034476" w:history="1">
        <w:r w:rsidR="009330BC" w:rsidRPr="000948B0">
          <w:rPr>
            <w:rStyle w:val="a8"/>
            <w:noProof/>
          </w:rPr>
          <w:t>18.5.1.10 BrigDirectiveNone</w:t>
        </w:r>
        <w:r w:rsidR="009330BC">
          <w:rPr>
            <w:noProof/>
            <w:webHidden/>
          </w:rPr>
          <w:tab/>
        </w:r>
        <w:r w:rsidR="009A76EE">
          <w:rPr>
            <w:noProof/>
            <w:webHidden/>
          </w:rPr>
          <w:fldChar w:fldCharType="begin"/>
        </w:r>
        <w:r w:rsidR="009330BC">
          <w:rPr>
            <w:noProof/>
            <w:webHidden/>
          </w:rPr>
          <w:instrText xml:space="preserve"> PAGEREF _Toc396034476 \h </w:instrText>
        </w:r>
        <w:r w:rsidR="009A76EE">
          <w:rPr>
            <w:noProof/>
            <w:webHidden/>
          </w:rPr>
        </w:r>
        <w:r w:rsidR="009A76EE">
          <w:rPr>
            <w:noProof/>
            <w:webHidden/>
          </w:rPr>
          <w:fldChar w:fldCharType="separate"/>
        </w:r>
        <w:r w:rsidR="00533AF0">
          <w:rPr>
            <w:noProof/>
            <w:webHidden/>
          </w:rPr>
          <w:t>334</w:t>
        </w:r>
        <w:r w:rsidR="009A76EE">
          <w:rPr>
            <w:noProof/>
            <w:webHidden/>
          </w:rPr>
          <w:fldChar w:fldCharType="end"/>
        </w:r>
      </w:hyperlink>
    </w:p>
    <w:p w14:paraId="26FF4F2D" w14:textId="77777777" w:rsidR="009330BC" w:rsidRPr="0065745B" w:rsidRDefault="002523D9">
      <w:pPr>
        <w:pStyle w:val="4"/>
        <w:rPr>
          <w:rFonts w:ascii="Calibri" w:eastAsia="Times New Roman" w:hAnsi="Calibri" w:cs="Times New Roman"/>
          <w:noProof/>
          <w:sz w:val="22"/>
          <w:szCs w:val="22"/>
        </w:rPr>
      </w:pPr>
      <w:hyperlink w:anchor="_Toc396034477" w:history="1">
        <w:r w:rsidR="009330BC" w:rsidRPr="000948B0">
          <w:rPr>
            <w:rStyle w:val="a8"/>
            <w:noProof/>
          </w:rPr>
          <w:t>18.5.1.11 BrigDirectivePragma</w:t>
        </w:r>
        <w:r w:rsidR="009330BC">
          <w:rPr>
            <w:noProof/>
            <w:webHidden/>
          </w:rPr>
          <w:tab/>
        </w:r>
        <w:r w:rsidR="009A76EE">
          <w:rPr>
            <w:noProof/>
            <w:webHidden/>
          </w:rPr>
          <w:fldChar w:fldCharType="begin"/>
        </w:r>
        <w:r w:rsidR="009330BC">
          <w:rPr>
            <w:noProof/>
            <w:webHidden/>
          </w:rPr>
          <w:instrText xml:space="preserve"> PAGEREF _Toc396034477 \h </w:instrText>
        </w:r>
        <w:r w:rsidR="009A76EE">
          <w:rPr>
            <w:noProof/>
            <w:webHidden/>
          </w:rPr>
        </w:r>
        <w:r w:rsidR="009A76EE">
          <w:rPr>
            <w:noProof/>
            <w:webHidden/>
          </w:rPr>
          <w:fldChar w:fldCharType="separate"/>
        </w:r>
        <w:r w:rsidR="00533AF0">
          <w:rPr>
            <w:noProof/>
            <w:webHidden/>
          </w:rPr>
          <w:t>334</w:t>
        </w:r>
        <w:r w:rsidR="009A76EE">
          <w:rPr>
            <w:noProof/>
            <w:webHidden/>
          </w:rPr>
          <w:fldChar w:fldCharType="end"/>
        </w:r>
      </w:hyperlink>
    </w:p>
    <w:p w14:paraId="2B8D3409" w14:textId="77777777" w:rsidR="009330BC" w:rsidRPr="0065745B" w:rsidRDefault="002523D9">
      <w:pPr>
        <w:pStyle w:val="4"/>
        <w:rPr>
          <w:rFonts w:ascii="Calibri" w:eastAsia="Times New Roman" w:hAnsi="Calibri" w:cs="Times New Roman"/>
          <w:noProof/>
          <w:sz w:val="22"/>
          <w:szCs w:val="22"/>
        </w:rPr>
      </w:pPr>
      <w:hyperlink w:anchor="_Toc396034478" w:history="1">
        <w:r w:rsidR="009330BC" w:rsidRPr="000948B0">
          <w:rPr>
            <w:rStyle w:val="a8"/>
            <w:noProof/>
          </w:rPr>
          <w:t>18.5.1.12 BrigDirectiveVariable</w:t>
        </w:r>
        <w:r w:rsidR="009330BC">
          <w:rPr>
            <w:noProof/>
            <w:webHidden/>
          </w:rPr>
          <w:tab/>
        </w:r>
        <w:r w:rsidR="009A76EE">
          <w:rPr>
            <w:noProof/>
            <w:webHidden/>
          </w:rPr>
          <w:fldChar w:fldCharType="begin"/>
        </w:r>
        <w:r w:rsidR="009330BC">
          <w:rPr>
            <w:noProof/>
            <w:webHidden/>
          </w:rPr>
          <w:instrText xml:space="preserve"> PAGEREF _Toc396034478 \h </w:instrText>
        </w:r>
        <w:r w:rsidR="009A76EE">
          <w:rPr>
            <w:noProof/>
            <w:webHidden/>
          </w:rPr>
        </w:r>
        <w:r w:rsidR="009A76EE">
          <w:rPr>
            <w:noProof/>
            <w:webHidden/>
          </w:rPr>
          <w:fldChar w:fldCharType="separate"/>
        </w:r>
        <w:r w:rsidR="00533AF0">
          <w:rPr>
            <w:noProof/>
            <w:webHidden/>
          </w:rPr>
          <w:t>335</w:t>
        </w:r>
        <w:r w:rsidR="009A76EE">
          <w:rPr>
            <w:noProof/>
            <w:webHidden/>
          </w:rPr>
          <w:fldChar w:fldCharType="end"/>
        </w:r>
      </w:hyperlink>
    </w:p>
    <w:p w14:paraId="63120A12" w14:textId="77777777" w:rsidR="009330BC" w:rsidRPr="0065745B" w:rsidRDefault="002523D9">
      <w:pPr>
        <w:pStyle w:val="4"/>
        <w:rPr>
          <w:rFonts w:ascii="Calibri" w:eastAsia="Times New Roman" w:hAnsi="Calibri" w:cs="Times New Roman"/>
          <w:noProof/>
          <w:sz w:val="22"/>
          <w:szCs w:val="22"/>
        </w:rPr>
      </w:pPr>
      <w:hyperlink w:anchor="_Toc396034479" w:history="1">
        <w:r w:rsidR="009330BC" w:rsidRPr="000948B0">
          <w:rPr>
            <w:rStyle w:val="a8"/>
            <w:noProof/>
          </w:rPr>
          <w:t>18.5.1.13 BrigDirectiveVersion</w:t>
        </w:r>
        <w:r w:rsidR="009330BC">
          <w:rPr>
            <w:noProof/>
            <w:webHidden/>
          </w:rPr>
          <w:tab/>
        </w:r>
        <w:r w:rsidR="009A76EE">
          <w:rPr>
            <w:noProof/>
            <w:webHidden/>
          </w:rPr>
          <w:fldChar w:fldCharType="begin"/>
        </w:r>
        <w:r w:rsidR="009330BC">
          <w:rPr>
            <w:noProof/>
            <w:webHidden/>
          </w:rPr>
          <w:instrText xml:space="preserve"> PAGEREF _Toc396034479 \h </w:instrText>
        </w:r>
        <w:r w:rsidR="009A76EE">
          <w:rPr>
            <w:noProof/>
            <w:webHidden/>
          </w:rPr>
        </w:r>
        <w:r w:rsidR="009A76EE">
          <w:rPr>
            <w:noProof/>
            <w:webHidden/>
          </w:rPr>
          <w:fldChar w:fldCharType="separate"/>
        </w:r>
        <w:r w:rsidR="00533AF0">
          <w:rPr>
            <w:noProof/>
            <w:webHidden/>
          </w:rPr>
          <w:t>337</w:t>
        </w:r>
        <w:r w:rsidR="009A76EE">
          <w:rPr>
            <w:noProof/>
            <w:webHidden/>
          </w:rPr>
          <w:fldChar w:fldCharType="end"/>
        </w:r>
      </w:hyperlink>
    </w:p>
    <w:p w14:paraId="46193559" w14:textId="77777777" w:rsidR="009330BC" w:rsidRPr="0065745B" w:rsidRDefault="002523D9">
      <w:pPr>
        <w:pStyle w:val="3"/>
        <w:rPr>
          <w:rFonts w:ascii="Calibri" w:eastAsia="Times New Roman" w:hAnsi="Calibri" w:cs="Times New Roman"/>
          <w:noProof/>
          <w:sz w:val="22"/>
          <w:szCs w:val="22"/>
        </w:rPr>
      </w:pPr>
      <w:hyperlink w:anchor="_Toc396034480" w:history="1">
        <w:r w:rsidR="009330BC" w:rsidRPr="000948B0">
          <w:rPr>
            <w:rStyle w:val="a8"/>
            <w:noProof/>
          </w:rPr>
          <w:t>18.5.2 Instruction Entries</w:t>
        </w:r>
        <w:r w:rsidR="009330BC">
          <w:rPr>
            <w:noProof/>
            <w:webHidden/>
          </w:rPr>
          <w:tab/>
        </w:r>
        <w:r w:rsidR="009A76EE">
          <w:rPr>
            <w:noProof/>
            <w:webHidden/>
          </w:rPr>
          <w:fldChar w:fldCharType="begin"/>
        </w:r>
        <w:r w:rsidR="009330BC">
          <w:rPr>
            <w:noProof/>
            <w:webHidden/>
          </w:rPr>
          <w:instrText xml:space="preserve"> PAGEREF _Toc396034480 \h </w:instrText>
        </w:r>
        <w:r w:rsidR="009A76EE">
          <w:rPr>
            <w:noProof/>
            <w:webHidden/>
          </w:rPr>
        </w:r>
        <w:r w:rsidR="009A76EE">
          <w:rPr>
            <w:noProof/>
            <w:webHidden/>
          </w:rPr>
          <w:fldChar w:fldCharType="separate"/>
        </w:r>
        <w:r w:rsidR="00533AF0">
          <w:rPr>
            <w:noProof/>
            <w:webHidden/>
          </w:rPr>
          <w:t>338</w:t>
        </w:r>
        <w:r w:rsidR="009A76EE">
          <w:rPr>
            <w:noProof/>
            <w:webHidden/>
          </w:rPr>
          <w:fldChar w:fldCharType="end"/>
        </w:r>
      </w:hyperlink>
    </w:p>
    <w:p w14:paraId="502064E2" w14:textId="77777777" w:rsidR="009330BC" w:rsidRPr="0065745B" w:rsidRDefault="002523D9">
      <w:pPr>
        <w:pStyle w:val="4"/>
        <w:rPr>
          <w:rFonts w:ascii="Calibri" w:eastAsia="Times New Roman" w:hAnsi="Calibri" w:cs="Times New Roman"/>
          <w:noProof/>
          <w:sz w:val="22"/>
          <w:szCs w:val="22"/>
        </w:rPr>
      </w:pPr>
      <w:hyperlink w:anchor="_Toc396034481" w:history="1">
        <w:r w:rsidR="009330BC" w:rsidRPr="000948B0">
          <w:rPr>
            <w:rStyle w:val="a8"/>
            <w:noProof/>
          </w:rPr>
          <w:t>18.5.2.1 BrigInstBase</w:t>
        </w:r>
        <w:r w:rsidR="009330BC">
          <w:rPr>
            <w:noProof/>
            <w:webHidden/>
          </w:rPr>
          <w:tab/>
        </w:r>
        <w:r w:rsidR="009A76EE">
          <w:rPr>
            <w:noProof/>
            <w:webHidden/>
          </w:rPr>
          <w:fldChar w:fldCharType="begin"/>
        </w:r>
        <w:r w:rsidR="009330BC">
          <w:rPr>
            <w:noProof/>
            <w:webHidden/>
          </w:rPr>
          <w:instrText xml:space="preserve"> PAGEREF _Toc396034481 \h </w:instrText>
        </w:r>
        <w:r w:rsidR="009A76EE">
          <w:rPr>
            <w:noProof/>
            <w:webHidden/>
          </w:rPr>
        </w:r>
        <w:r w:rsidR="009A76EE">
          <w:rPr>
            <w:noProof/>
            <w:webHidden/>
          </w:rPr>
          <w:fldChar w:fldCharType="separate"/>
        </w:r>
        <w:r w:rsidR="00533AF0">
          <w:rPr>
            <w:noProof/>
            <w:webHidden/>
          </w:rPr>
          <w:t>339</w:t>
        </w:r>
        <w:r w:rsidR="009A76EE">
          <w:rPr>
            <w:noProof/>
            <w:webHidden/>
          </w:rPr>
          <w:fldChar w:fldCharType="end"/>
        </w:r>
      </w:hyperlink>
    </w:p>
    <w:p w14:paraId="05CB0BDF" w14:textId="77777777" w:rsidR="009330BC" w:rsidRPr="0065745B" w:rsidRDefault="002523D9">
      <w:pPr>
        <w:pStyle w:val="4"/>
        <w:rPr>
          <w:rFonts w:ascii="Calibri" w:eastAsia="Times New Roman" w:hAnsi="Calibri" w:cs="Times New Roman"/>
          <w:noProof/>
          <w:sz w:val="22"/>
          <w:szCs w:val="22"/>
        </w:rPr>
      </w:pPr>
      <w:hyperlink w:anchor="_Toc396034482" w:history="1">
        <w:r w:rsidR="009330BC" w:rsidRPr="000948B0">
          <w:rPr>
            <w:rStyle w:val="a8"/>
            <w:noProof/>
          </w:rPr>
          <w:t>18.5.2.2 BrigInstAddr</w:t>
        </w:r>
        <w:r w:rsidR="009330BC">
          <w:rPr>
            <w:noProof/>
            <w:webHidden/>
          </w:rPr>
          <w:tab/>
        </w:r>
        <w:r w:rsidR="009A76EE">
          <w:rPr>
            <w:noProof/>
            <w:webHidden/>
          </w:rPr>
          <w:fldChar w:fldCharType="begin"/>
        </w:r>
        <w:r w:rsidR="009330BC">
          <w:rPr>
            <w:noProof/>
            <w:webHidden/>
          </w:rPr>
          <w:instrText xml:space="preserve"> PAGEREF _Toc396034482 \h </w:instrText>
        </w:r>
        <w:r w:rsidR="009A76EE">
          <w:rPr>
            <w:noProof/>
            <w:webHidden/>
          </w:rPr>
        </w:r>
        <w:r w:rsidR="009A76EE">
          <w:rPr>
            <w:noProof/>
            <w:webHidden/>
          </w:rPr>
          <w:fldChar w:fldCharType="separate"/>
        </w:r>
        <w:r w:rsidR="00533AF0">
          <w:rPr>
            <w:noProof/>
            <w:webHidden/>
          </w:rPr>
          <w:t>339</w:t>
        </w:r>
        <w:r w:rsidR="009A76EE">
          <w:rPr>
            <w:noProof/>
            <w:webHidden/>
          </w:rPr>
          <w:fldChar w:fldCharType="end"/>
        </w:r>
      </w:hyperlink>
    </w:p>
    <w:p w14:paraId="59930E5A" w14:textId="77777777" w:rsidR="009330BC" w:rsidRPr="0065745B" w:rsidRDefault="002523D9">
      <w:pPr>
        <w:pStyle w:val="4"/>
        <w:rPr>
          <w:rFonts w:ascii="Calibri" w:eastAsia="Times New Roman" w:hAnsi="Calibri" w:cs="Times New Roman"/>
          <w:noProof/>
          <w:sz w:val="22"/>
          <w:szCs w:val="22"/>
        </w:rPr>
      </w:pPr>
      <w:hyperlink w:anchor="_Toc396034483" w:history="1">
        <w:r w:rsidR="009330BC" w:rsidRPr="000948B0">
          <w:rPr>
            <w:rStyle w:val="a8"/>
            <w:noProof/>
          </w:rPr>
          <w:t>18.5.2.3 BrigInstAtomic</w:t>
        </w:r>
        <w:r w:rsidR="009330BC">
          <w:rPr>
            <w:noProof/>
            <w:webHidden/>
          </w:rPr>
          <w:tab/>
        </w:r>
        <w:r w:rsidR="009A76EE">
          <w:rPr>
            <w:noProof/>
            <w:webHidden/>
          </w:rPr>
          <w:fldChar w:fldCharType="begin"/>
        </w:r>
        <w:r w:rsidR="009330BC">
          <w:rPr>
            <w:noProof/>
            <w:webHidden/>
          </w:rPr>
          <w:instrText xml:space="preserve"> PAGEREF _Toc396034483 \h </w:instrText>
        </w:r>
        <w:r w:rsidR="009A76EE">
          <w:rPr>
            <w:noProof/>
            <w:webHidden/>
          </w:rPr>
        </w:r>
        <w:r w:rsidR="009A76EE">
          <w:rPr>
            <w:noProof/>
            <w:webHidden/>
          </w:rPr>
          <w:fldChar w:fldCharType="separate"/>
        </w:r>
        <w:r w:rsidR="00533AF0">
          <w:rPr>
            <w:noProof/>
            <w:webHidden/>
          </w:rPr>
          <w:t>340</w:t>
        </w:r>
        <w:r w:rsidR="009A76EE">
          <w:rPr>
            <w:noProof/>
            <w:webHidden/>
          </w:rPr>
          <w:fldChar w:fldCharType="end"/>
        </w:r>
      </w:hyperlink>
    </w:p>
    <w:p w14:paraId="799A7034" w14:textId="77777777" w:rsidR="009330BC" w:rsidRPr="0065745B" w:rsidRDefault="002523D9">
      <w:pPr>
        <w:pStyle w:val="4"/>
        <w:rPr>
          <w:rFonts w:ascii="Calibri" w:eastAsia="Times New Roman" w:hAnsi="Calibri" w:cs="Times New Roman"/>
          <w:noProof/>
          <w:sz w:val="22"/>
          <w:szCs w:val="22"/>
        </w:rPr>
      </w:pPr>
      <w:hyperlink w:anchor="_Toc396034484" w:history="1">
        <w:r w:rsidR="009330BC" w:rsidRPr="000948B0">
          <w:rPr>
            <w:rStyle w:val="a8"/>
            <w:noProof/>
          </w:rPr>
          <w:t>18.5.2.4 BrigInstBasic</w:t>
        </w:r>
        <w:r w:rsidR="009330BC">
          <w:rPr>
            <w:noProof/>
            <w:webHidden/>
          </w:rPr>
          <w:tab/>
        </w:r>
        <w:r w:rsidR="009A76EE">
          <w:rPr>
            <w:noProof/>
            <w:webHidden/>
          </w:rPr>
          <w:fldChar w:fldCharType="begin"/>
        </w:r>
        <w:r w:rsidR="009330BC">
          <w:rPr>
            <w:noProof/>
            <w:webHidden/>
          </w:rPr>
          <w:instrText xml:space="preserve"> PAGEREF _Toc396034484 \h </w:instrText>
        </w:r>
        <w:r w:rsidR="009A76EE">
          <w:rPr>
            <w:noProof/>
            <w:webHidden/>
          </w:rPr>
        </w:r>
        <w:r w:rsidR="009A76EE">
          <w:rPr>
            <w:noProof/>
            <w:webHidden/>
          </w:rPr>
          <w:fldChar w:fldCharType="separate"/>
        </w:r>
        <w:r w:rsidR="00533AF0">
          <w:rPr>
            <w:noProof/>
            <w:webHidden/>
          </w:rPr>
          <w:t>341</w:t>
        </w:r>
        <w:r w:rsidR="009A76EE">
          <w:rPr>
            <w:noProof/>
            <w:webHidden/>
          </w:rPr>
          <w:fldChar w:fldCharType="end"/>
        </w:r>
      </w:hyperlink>
    </w:p>
    <w:p w14:paraId="34CF6F1B" w14:textId="77777777" w:rsidR="009330BC" w:rsidRPr="0065745B" w:rsidRDefault="002523D9">
      <w:pPr>
        <w:pStyle w:val="4"/>
        <w:rPr>
          <w:rFonts w:ascii="Calibri" w:eastAsia="Times New Roman" w:hAnsi="Calibri" w:cs="Times New Roman"/>
          <w:noProof/>
          <w:sz w:val="22"/>
          <w:szCs w:val="22"/>
        </w:rPr>
      </w:pPr>
      <w:hyperlink w:anchor="_Toc396034485" w:history="1">
        <w:r w:rsidR="009330BC" w:rsidRPr="000948B0">
          <w:rPr>
            <w:rStyle w:val="a8"/>
            <w:noProof/>
          </w:rPr>
          <w:t>18.5.2.5 BrigInstBr</w:t>
        </w:r>
        <w:r w:rsidR="009330BC">
          <w:rPr>
            <w:noProof/>
            <w:webHidden/>
          </w:rPr>
          <w:tab/>
        </w:r>
        <w:r w:rsidR="009A76EE">
          <w:rPr>
            <w:noProof/>
            <w:webHidden/>
          </w:rPr>
          <w:fldChar w:fldCharType="begin"/>
        </w:r>
        <w:r w:rsidR="009330BC">
          <w:rPr>
            <w:noProof/>
            <w:webHidden/>
          </w:rPr>
          <w:instrText xml:space="preserve"> PAGEREF _Toc396034485 \h </w:instrText>
        </w:r>
        <w:r w:rsidR="009A76EE">
          <w:rPr>
            <w:noProof/>
            <w:webHidden/>
          </w:rPr>
        </w:r>
        <w:r w:rsidR="009A76EE">
          <w:rPr>
            <w:noProof/>
            <w:webHidden/>
          </w:rPr>
          <w:fldChar w:fldCharType="separate"/>
        </w:r>
        <w:r w:rsidR="00533AF0">
          <w:rPr>
            <w:noProof/>
            <w:webHidden/>
          </w:rPr>
          <w:t>341</w:t>
        </w:r>
        <w:r w:rsidR="009A76EE">
          <w:rPr>
            <w:noProof/>
            <w:webHidden/>
          </w:rPr>
          <w:fldChar w:fldCharType="end"/>
        </w:r>
      </w:hyperlink>
    </w:p>
    <w:p w14:paraId="14E62E29" w14:textId="77777777" w:rsidR="009330BC" w:rsidRPr="0065745B" w:rsidRDefault="002523D9">
      <w:pPr>
        <w:pStyle w:val="4"/>
        <w:rPr>
          <w:rFonts w:ascii="Calibri" w:eastAsia="Times New Roman" w:hAnsi="Calibri" w:cs="Times New Roman"/>
          <w:noProof/>
          <w:sz w:val="22"/>
          <w:szCs w:val="22"/>
        </w:rPr>
      </w:pPr>
      <w:hyperlink w:anchor="_Toc396034486" w:history="1">
        <w:r w:rsidR="009330BC" w:rsidRPr="000948B0">
          <w:rPr>
            <w:rStyle w:val="a8"/>
            <w:noProof/>
          </w:rPr>
          <w:t>18.5.2.6 BrigInstCmp</w:t>
        </w:r>
        <w:r w:rsidR="009330BC">
          <w:rPr>
            <w:noProof/>
            <w:webHidden/>
          </w:rPr>
          <w:tab/>
        </w:r>
        <w:r w:rsidR="009A76EE">
          <w:rPr>
            <w:noProof/>
            <w:webHidden/>
          </w:rPr>
          <w:fldChar w:fldCharType="begin"/>
        </w:r>
        <w:r w:rsidR="009330BC">
          <w:rPr>
            <w:noProof/>
            <w:webHidden/>
          </w:rPr>
          <w:instrText xml:space="preserve"> PAGEREF _Toc396034486 \h </w:instrText>
        </w:r>
        <w:r w:rsidR="009A76EE">
          <w:rPr>
            <w:noProof/>
            <w:webHidden/>
          </w:rPr>
        </w:r>
        <w:r w:rsidR="009A76EE">
          <w:rPr>
            <w:noProof/>
            <w:webHidden/>
          </w:rPr>
          <w:fldChar w:fldCharType="separate"/>
        </w:r>
        <w:r w:rsidR="00533AF0">
          <w:rPr>
            <w:noProof/>
            <w:webHidden/>
          </w:rPr>
          <w:t>342</w:t>
        </w:r>
        <w:r w:rsidR="009A76EE">
          <w:rPr>
            <w:noProof/>
            <w:webHidden/>
          </w:rPr>
          <w:fldChar w:fldCharType="end"/>
        </w:r>
      </w:hyperlink>
    </w:p>
    <w:p w14:paraId="5D859C15" w14:textId="77777777" w:rsidR="009330BC" w:rsidRPr="0065745B" w:rsidRDefault="002523D9">
      <w:pPr>
        <w:pStyle w:val="4"/>
        <w:rPr>
          <w:rFonts w:ascii="Calibri" w:eastAsia="Times New Roman" w:hAnsi="Calibri" w:cs="Times New Roman"/>
          <w:noProof/>
          <w:sz w:val="22"/>
          <w:szCs w:val="22"/>
        </w:rPr>
      </w:pPr>
      <w:hyperlink w:anchor="_Toc396034487" w:history="1">
        <w:r w:rsidR="009330BC" w:rsidRPr="000948B0">
          <w:rPr>
            <w:rStyle w:val="a8"/>
            <w:noProof/>
          </w:rPr>
          <w:t>18.5.2.7 BrigInstCvt</w:t>
        </w:r>
        <w:r w:rsidR="009330BC">
          <w:rPr>
            <w:noProof/>
            <w:webHidden/>
          </w:rPr>
          <w:tab/>
        </w:r>
        <w:r w:rsidR="009A76EE">
          <w:rPr>
            <w:noProof/>
            <w:webHidden/>
          </w:rPr>
          <w:fldChar w:fldCharType="begin"/>
        </w:r>
        <w:r w:rsidR="009330BC">
          <w:rPr>
            <w:noProof/>
            <w:webHidden/>
          </w:rPr>
          <w:instrText xml:space="preserve"> PAGEREF _Toc396034487 \h </w:instrText>
        </w:r>
        <w:r w:rsidR="009A76EE">
          <w:rPr>
            <w:noProof/>
            <w:webHidden/>
          </w:rPr>
        </w:r>
        <w:r w:rsidR="009A76EE">
          <w:rPr>
            <w:noProof/>
            <w:webHidden/>
          </w:rPr>
          <w:fldChar w:fldCharType="separate"/>
        </w:r>
        <w:r w:rsidR="00533AF0">
          <w:rPr>
            <w:noProof/>
            <w:webHidden/>
          </w:rPr>
          <w:t>342</w:t>
        </w:r>
        <w:r w:rsidR="009A76EE">
          <w:rPr>
            <w:noProof/>
            <w:webHidden/>
          </w:rPr>
          <w:fldChar w:fldCharType="end"/>
        </w:r>
      </w:hyperlink>
    </w:p>
    <w:p w14:paraId="69C1AC84" w14:textId="77777777" w:rsidR="009330BC" w:rsidRPr="0065745B" w:rsidRDefault="002523D9">
      <w:pPr>
        <w:pStyle w:val="4"/>
        <w:rPr>
          <w:rFonts w:ascii="Calibri" w:eastAsia="Times New Roman" w:hAnsi="Calibri" w:cs="Times New Roman"/>
          <w:noProof/>
          <w:sz w:val="22"/>
          <w:szCs w:val="22"/>
        </w:rPr>
      </w:pPr>
      <w:hyperlink w:anchor="_Toc396034488" w:history="1">
        <w:r w:rsidR="009330BC" w:rsidRPr="000948B0">
          <w:rPr>
            <w:rStyle w:val="a8"/>
            <w:noProof/>
          </w:rPr>
          <w:t>18.5.2.8 BrigInstImage</w:t>
        </w:r>
        <w:r w:rsidR="009330BC">
          <w:rPr>
            <w:noProof/>
            <w:webHidden/>
          </w:rPr>
          <w:tab/>
        </w:r>
        <w:r w:rsidR="009A76EE">
          <w:rPr>
            <w:noProof/>
            <w:webHidden/>
          </w:rPr>
          <w:fldChar w:fldCharType="begin"/>
        </w:r>
        <w:r w:rsidR="009330BC">
          <w:rPr>
            <w:noProof/>
            <w:webHidden/>
          </w:rPr>
          <w:instrText xml:space="preserve"> PAGEREF _Toc396034488 \h </w:instrText>
        </w:r>
        <w:r w:rsidR="009A76EE">
          <w:rPr>
            <w:noProof/>
            <w:webHidden/>
          </w:rPr>
        </w:r>
        <w:r w:rsidR="009A76EE">
          <w:rPr>
            <w:noProof/>
            <w:webHidden/>
          </w:rPr>
          <w:fldChar w:fldCharType="separate"/>
        </w:r>
        <w:r w:rsidR="00533AF0">
          <w:rPr>
            <w:noProof/>
            <w:webHidden/>
          </w:rPr>
          <w:t>343</w:t>
        </w:r>
        <w:r w:rsidR="009A76EE">
          <w:rPr>
            <w:noProof/>
            <w:webHidden/>
          </w:rPr>
          <w:fldChar w:fldCharType="end"/>
        </w:r>
      </w:hyperlink>
    </w:p>
    <w:p w14:paraId="46042A74" w14:textId="77777777" w:rsidR="009330BC" w:rsidRPr="0065745B" w:rsidRDefault="002523D9">
      <w:pPr>
        <w:pStyle w:val="4"/>
        <w:rPr>
          <w:rFonts w:ascii="Calibri" w:eastAsia="Times New Roman" w:hAnsi="Calibri" w:cs="Times New Roman"/>
          <w:noProof/>
          <w:sz w:val="22"/>
          <w:szCs w:val="22"/>
        </w:rPr>
      </w:pPr>
      <w:hyperlink w:anchor="_Toc396034489" w:history="1">
        <w:r w:rsidR="009330BC" w:rsidRPr="000948B0">
          <w:rPr>
            <w:rStyle w:val="a8"/>
            <w:noProof/>
          </w:rPr>
          <w:t>18.5.2.9 BrigInstLane</w:t>
        </w:r>
        <w:r w:rsidR="009330BC">
          <w:rPr>
            <w:noProof/>
            <w:webHidden/>
          </w:rPr>
          <w:tab/>
        </w:r>
        <w:r w:rsidR="009A76EE">
          <w:rPr>
            <w:noProof/>
            <w:webHidden/>
          </w:rPr>
          <w:fldChar w:fldCharType="begin"/>
        </w:r>
        <w:r w:rsidR="009330BC">
          <w:rPr>
            <w:noProof/>
            <w:webHidden/>
          </w:rPr>
          <w:instrText xml:space="preserve"> PAGEREF _Toc396034489 \h </w:instrText>
        </w:r>
        <w:r w:rsidR="009A76EE">
          <w:rPr>
            <w:noProof/>
            <w:webHidden/>
          </w:rPr>
        </w:r>
        <w:r w:rsidR="009A76EE">
          <w:rPr>
            <w:noProof/>
            <w:webHidden/>
          </w:rPr>
          <w:fldChar w:fldCharType="separate"/>
        </w:r>
        <w:r w:rsidR="00533AF0">
          <w:rPr>
            <w:noProof/>
            <w:webHidden/>
          </w:rPr>
          <w:t>343</w:t>
        </w:r>
        <w:r w:rsidR="009A76EE">
          <w:rPr>
            <w:noProof/>
            <w:webHidden/>
          </w:rPr>
          <w:fldChar w:fldCharType="end"/>
        </w:r>
      </w:hyperlink>
    </w:p>
    <w:p w14:paraId="28DD9090" w14:textId="77777777" w:rsidR="009330BC" w:rsidRPr="0065745B" w:rsidRDefault="002523D9">
      <w:pPr>
        <w:pStyle w:val="4"/>
        <w:rPr>
          <w:rFonts w:ascii="Calibri" w:eastAsia="Times New Roman" w:hAnsi="Calibri" w:cs="Times New Roman"/>
          <w:noProof/>
          <w:sz w:val="22"/>
          <w:szCs w:val="22"/>
        </w:rPr>
      </w:pPr>
      <w:hyperlink w:anchor="_Toc396034490" w:history="1">
        <w:r w:rsidR="009330BC" w:rsidRPr="000948B0">
          <w:rPr>
            <w:rStyle w:val="a8"/>
            <w:noProof/>
          </w:rPr>
          <w:t>18.5.2.10 BrigInstMem</w:t>
        </w:r>
        <w:r w:rsidR="009330BC">
          <w:rPr>
            <w:noProof/>
            <w:webHidden/>
          </w:rPr>
          <w:tab/>
        </w:r>
        <w:r w:rsidR="009A76EE">
          <w:rPr>
            <w:noProof/>
            <w:webHidden/>
          </w:rPr>
          <w:fldChar w:fldCharType="begin"/>
        </w:r>
        <w:r w:rsidR="009330BC">
          <w:rPr>
            <w:noProof/>
            <w:webHidden/>
          </w:rPr>
          <w:instrText xml:space="preserve"> PAGEREF _Toc396034490 \h </w:instrText>
        </w:r>
        <w:r w:rsidR="009A76EE">
          <w:rPr>
            <w:noProof/>
            <w:webHidden/>
          </w:rPr>
        </w:r>
        <w:r w:rsidR="009A76EE">
          <w:rPr>
            <w:noProof/>
            <w:webHidden/>
          </w:rPr>
          <w:fldChar w:fldCharType="separate"/>
        </w:r>
        <w:r w:rsidR="00533AF0">
          <w:rPr>
            <w:noProof/>
            <w:webHidden/>
          </w:rPr>
          <w:t>344</w:t>
        </w:r>
        <w:r w:rsidR="009A76EE">
          <w:rPr>
            <w:noProof/>
            <w:webHidden/>
          </w:rPr>
          <w:fldChar w:fldCharType="end"/>
        </w:r>
      </w:hyperlink>
    </w:p>
    <w:p w14:paraId="56FFB7C8" w14:textId="77777777" w:rsidR="009330BC" w:rsidRPr="0065745B" w:rsidRDefault="002523D9">
      <w:pPr>
        <w:pStyle w:val="4"/>
        <w:rPr>
          <w:rFonts w:ascii="Calibri" w:eastAsia="Times New Roman" w:hAnsi="Calibri" w:cs="Times New Roman"/>
          <w:noProof/>
          <w:sz w:val="22"/>
          <w:szCs w:val="22"/>
        </w:rPr>
      </w:pPr>
      <w:hyperlink w:anchor="_Toc396034491" w:history="1">
        <w:r w:rsidR="009330BC" w:rsidRPr="000948B0">
          <w:rPr>
            <w:rStyle w:val="a8"/>
            <w:noProof/>
          </w:rPr>
          <w:t>18.5.2.11 BrigInstMemFence</w:t>
        </w:r>
        <w:r w:rsidR="009330BC">
          <w:rPr>
            <w:noProof/>
            <w:webHidden/>
          </w:rPr>
          <w:tab/>
        </w:r>
        <w:r w:rsidR="009A76EE">
          <w:rPr>
            <w:noProof/>
            <w:webHidden/>
          </w:rPr>
          <w:fldChar w:fldCharType="begin"/>
        </w:r>
        <w:r w:rsidR="009330BC">
          <w:rPr>
            <w:noProof/>
            <w:webHidden/>
          </w:rPr>
          <w:instrText xml:space="preserve"> PAGEREF _Toc396034491 \h </w:instrText>
        </w:r>
        <w:r w:rsidR="009A76EE">
          <w:rPr>
            <w:noProof/>
            <w:webHidden/>
          </w:rPr>
        </w:r>
        <w:r w:rsidR="009A76EE">
          <w:rPr>
            <w:noProof/>
            <w:webHidden/>
          </w:rPr>
          <w:fldChar w:fldCharType="separate"/>
        </w:r>
        <w:r w:rsidR="00533AF0">
          <w:rPr>
            <w:noProof/>
            <w:webHidden/>
          </w:rPr>
          <w:t>345</w:t>
        </w:r>
        <w:r w:rsidR="009A76EE">
          <w:rPr>
            <w:noProof/>
            <w:webHidden/>
          </w:rPr>
          <w:fldChar w:fldCharType="end"/>
        </w:r>
      </w:hyperlink>
    </w:p>
    <w:p w14:paraId="2B3A5AD6" w14:textId="77777777" w:rsidR="009330BC" w:rsidRPr="0065745B" w:rsidRDefault="002523D9">
      <w:pPr>
        <w:pStyle w:val="4"/>
        <w:rPr>
          <w:rFonts w:ascii="Calibri" w:eastAsia="Times New Roman" w:hAnsi="Calibri" w:cs="Times New Roman"/>
          <w:noProof/>
          <w:sz w:val="22"/>
          <w:szCs w:val="22"/>
        </w:rPr>
      </w:pPr>
      <w:hyperlink w:anchor="_Toc396034492" w:history="1">
        <w:r w:rsidR="009330BC" w:rsidRPr="000948B0">
          <w:rPr>
            <w:rStyle w:val="a8"/>
            <w:noProof/>
          </w:rPr>
          <w:t>18.5.2.12 BrigInstMod</w:t>
        </w:r>
        <w:r w:rsidR="009330BC">
          <w:rPr>
            <w:noProof/>
            <w:webHidden/>
          </w:rPr>
          <w:tab/>
        </w:r>
        <w:r w:rsidR="009A76EE">
          <w:rPr>
            <w:noProof/>
            <w:webHidden/>
          </w:rPr>
          <w:fldChar w:fldCharType="begin"/>
        </w:r>
        <w:r w:rsidR="009330BC">
          <w:rPr>
            <w:noProof/>
            <w:webHidden/>
          </w:rPr>
          <w:instrText xml:space="preserve"> PAGEREF _Toc396034492 \h </w:instrText>
        </w:r>
        <w:r w:rsidR="009A76EE">
          <w:rPr>
            <w:noProof/>
            <w:webHidden/>
          </w:rPr>
        </w:r>
        <w:r w:rsidR="009A76EE">
          <w:rPr>
            <w:noProof/>
            <w:webHidden/>
          </w:rPr>
          <w:fldChar w:fldCharType="separate"/>
        </w:r>
        <w:r w:rsidR="00533AF0">
          <w:rPr>
            <w:noProof/>
            <w:webHidden/>
          </w:rPr>
          <w:t>346</w:t>
        </w:r>
        <w:r w:rsidR="009A76EE">
          <w:rPr>
            <w:noProof/>
            <w:webHidden/>
          </w:rPr>
          <w:fldChar w:fldCharType="end"/>
        </w:r>
      </w:hyperlink>
    </w:p>
    <w:p w14:paraId="78BB7BC9" w14:textId="77777777" w:rsidR="009330BC" w:rsidRPr="0065745B" w:rsidRDefault="002523D9">
      <w:pPr>
        <w:pStyle w:val="4"/>
        <w:rPr>
          <w:rFonts w:ascii="Calibri" w:eastAsia="Times New Roman" w:hAnsi="Calibri" w:cs="Times New Roman"/>
          <w:noProof/>
          <w:sz w:val="22"/>
          <w:szCs w:val="22"/>
        </w:rPr>
      </w:pPr>
      <w:hyperlink w:anchor="_Toc396034493" w:history="1">
        <w:r w:rsidR="009330BC" w:rsidRPr="000948B0">
          <w:rPr>
            <w:rStyle w:val="a8"/>
            <w:noProof/>
          </w:rPr>
          <w:t>18.5.2.13 BrigInstQueryImage</w:t>
        </w:r>
        <w:r w:rsidR="009330BC">
          <w:rPr>
            <w:noProof/>
            <w:webHidden/>
          </w:rPr>
          <w:tab/>
        </w:r>
        <w:r w:rsidR="009A76EE">
          <w:rPr>
            <w:noProof/>
            <w:webHidden/>
          </w:rPr>
          <w:fldChar w:fldCharType="begin"/>
        </w:r>
        <w:r w:rsidR="009330BC">
          <w:rPr>
            <w:noProof/>
            <w:webHidden/>
          </w:rPr>
          <w:instrText xml:space="preserve"> PAGEREF _Toc396034493 \h </w:instrText>
        </w:r>
        <w:r w:rsidR="009A76EE">
          <w:rPr>
            <w:noProof/>
            <w:webHidden/>
          </w:rPr>
        </w:r>
        <w:r w:rsidR="009A76EE">
          <w:rPr>
            <w:noProof/>
            <w:webHidden/>
          </w:rPr>
          <w:fldChar w:fldCharType="separate"/>
        </w:r>
        <w:r w:rsidR="00533AF0">
          <w:rPr>
            <w:noProof/>
            <w:webHidden/>
          </w:rPr>
          <w:t>346</w:t>
        </w:r>
        <w:r w:rsidR="009A76EE">
          <w:rPr>
            <w:noProof/>
            <w:webHidden/>
          </w:rPr>
          <w:fldChar w:fldCharType="end"/>
        </w:r>
      </w:hyperlink>
    </w:p>
    <w:p w14:paraId="4B88C920" w14:textId="77777777" w:rsidR="009330BC" w:rsidRPr="0065745B" w:rsidRDefault="002523D9">
      <w:pPr>
        <w:pStyle w:val="4"/>
        <w:rPr>
          <w:rFonts w:ascii="Calibri" w:eastAsia="Times New Roman" w:hAnsi="Calibri" w:cs="Times New Roman"/>
          <w:noProof/>
          <w:sz w:val="22"/>
          <w:szCs w:val="22"/>
        </w:rPr>
      </w:pPr>
      <w:hyperlink w:anchor="_Toc396034494" w:history="1">
        <w:r w:rsidR="009330BC" w:rsidRPr="000948B0">
          <w:rPr>
            <w:rStyle w:val="a8"/>
            <w:noProof/>
          </w:rPr>
          <w:t>18.5.2.14 BrigInstQuerySampler</w:t>
        </w:r>
        <w:r w:rsidR="009330BC">
          <w:rPr>
            <w:noProof/>
            <w:webHidden/>
          </w:rPr>
          <w:tab/>
        </w:r>
        <w:r w:rsidR="009A76EE">
          <w:rPr>
            <w:noProof/>
            <w:webHidden/>
          </w:rPr>
          <w:fldChar w:fldCharType="begin"/>
        </w:r>
        <w:r w:rsidR="009330BC">
          <w:rPr>
            <w:noProof/>
            <w:webHidden/>
          </w:rPr>
          <w:instrText xml:space="preserve"> PAGEREF _Toc396034494 \h </w:instrText>
        </w:r>
        <w:r w:rsidR="009A76EE">
          <w:rPr>
            <w:noProof/>
            <w:webHidden/>
          </w:rPr>
        </w:r>
        <w:r w:rsidR="009A76EE">
          <w:rPr>
            <w:noProof/>
            <w:webHidden/>
          </w:rPr>
          <w:fldChar w:fldCharType="separate"/>
        </w:r>
        <w:r w:rsidR="00533AF0">
          <w:rPr>
            <w:noProof/>
            <w:webHidden/>
          </w:rPr>
          <w:t>347</w:t>
        </w:r>
        <w:r w:rsidR="009A76EE">
          <w:rPr>
            <w:noProof/>
            <w:webHidden/>
          </w:rPr>
          <w:fldChar w:fldCharType="end"/>
        </w:r>
      </w:hyperlink>
    </w:p>
    <w:p w14:paraId="5998BB3F" w14:textId="77777777" w:rsidR="009330BC" w:rsidRPr="0065745B" w:rsidRDefault="002523D9">
      <w:pPr>
        <w:pStyle w:val="4"/>
        <w:rPr>
          <w:rFonts w:ascii="Calibri" w:eastAsia="Times New Roman" w:hAnsi="Calibri" w:cs="Times New Roman"/>
          <w:noProof/>
          <w:sz w:val="22"/>
          <w:szCs w:val="22"/>
        </w:rPr>
      </w:pPr>
      <w:hyperlink w:anchor="_Toc396034495" w:history="1">
        <w:r w:rsidR="009330BC" w:rsidRPr="000948B0">
          <w:rPr>
            <w:rStyle w:val="a8"/>
            <w:noProof/>
          </w:rPr>
          <w:t>18.5.2.15 BrigInstQueue</w:t>
        </w:r>
        <w:r w:rsidR="009330BC">
          <w:rPr>
            <w:noProof/>
            <w:webHidden/>
          </w:rPr>
          <w:tab/>
        </w:r>
        <w:r w:rsidR="009A76EE">
          <w:rPr>
            <w:noProof/>
            <w:webHidden/>
          </w:rPr>
          <w:fldChar w:fldCharType="begin"/>
        </w:r>
        <w:r w:rsidR="009330BC">
          <w:rPr>
            <w:noProof/>
            <w:webHidden/>
          </w:rPr>
          <w:instrText xml:space="preserve"> PAGEREF _Toc396034495 \h </w:instrText>
        </w:r>
        <w:r w:rsidR="009A76EE">
          <w:rPr>
            <w:noProof/>
            <w:webHidden/>
          </w:rPr>
        </w:r>
        <w:r w:rsidR="009A76EE">
          <w:rPr>
            <w:noProof/>
            <w:webHidden/>
          </w:rPr>
          <w:fldChar w:fldCharType="separate"/>
        </w:r>
        <w:r w:rsidR="00533AF0">
          <w:rPr>
            <w:noProof/>
            <w:webHidden/>
          </w:rPr>
          <w:t>347</w:t>
        </w:r>
        <w:r w:rsidR="009A76EE">
          <w:rPr>
            <w:noProof/>
            <w:webHidden/>
          </w:rPr>
          <w:fldChar w:fldCharType="end"/>
        </w:r>
      </w:hyperlink>
    </w:p>
    <w:p w14:paraId="53544BEF" w14:textId="77777777" w:rsidR="009330BC" w:rsidRPr="0065745B" w:rsidRDefault="002523D9">
      <w:pPr>
        <w:pStyle w:val="4"/>
        <w:rPr>
          <w:rFonts w:ascii="Calibri" w:eastAsia="Times New Roman" w:hAnsi="Calibri" w:cs="Times New Roman"/>
          <w:noProof/>
          <w:sz w:val="22"/>
          <w:szCs w:val="22"/>
        </w:rPr>
      </w:pPr>
      <w:hyperlink w:anchor="_Toc396034496" w:history="1">
        <w:r w:rsidR="009330BC" w:rsidRPr="000948B0">
          <w:rPr>
            <w:rStyle w:val="a8"/>
            <w:noProof/>
          </w:rPr>
          <w:t>18.5.2.16 BrigInstSeg</w:t>
        </w:r>
        <w:r w:rsidR="009330BC">
          <w:rPr>
            <w:noProof/>
            <w:webHidden/>
          </w:rPr>
          <w:tab/>
        </w:r>
        <w:r w:rsidR="009A76EE">
          <w:rPr>
            <w:noProof/>
            <w:webHidden/>
          </w:rPr>
          <w:fldChar w:fldCharType="begin"/>
        </w:r>
        <w:r w:rsidR="009330BC">
          <w:rPr>
            <w:noProof/>
            <w:webHidden/>
          </w:rPr>
          <w:instrText xml:space="preserve"> PAGEREF _Toc396034496 \h </w:instrText>
        </w:r>
        <w:r w:rsidR="009A76EE">
          <w:rPr>
            <w:noProof/>
            <w:webHidden/>
          </w:rPr>
        </w:r>
        <w:r w:rsidR="009A76EE">
          <w:rPr>
            <w:noProof/>
            <w:webHidden/>
          </w:rPr>
          <w:fldChar w:fldCharType="separate"/>
        </w:r>
        <w:r w:rsidR="00533AF0">
          <w:rPr>
            <w:noProof/>
            <w:webHidden/>
          </w:rPr>
          <w:t>347</w:t>
        </w:r>
        <w:r w:rsidR="009A76EE">
          <w:rPr>
            <w:noProof/>
            <w:webHidden/>
          </w:rPr>
          <w:fldChar w:fldCharType="end"/>
        </w:r>
      </w:hyperlink>
    </w:p>
    <w:p w14:paraId="63F1E6D0" w14:textId="77777777" w:rsidR="009330BC" w:rsidRPr="0065745B" w:rsidRDefault="002523D9">
      <w:pPr>
        <w:pStyle w:val="4"/>
        <w:rPr>
          <w:rFonts w:ascii="Calibri" w:eastAsia="Times New Roman" w:hAnsi="Calibri" w:cs="Times New Roman"/>
          <w:noProof/>
          <w:sz w:val="22"/>
          <w:szCs w:val="22"/>
        </w:rPr>
      </w:pPr>
      <w:hyperlink w:anchor="_Toc396034497" w:history="1">
        <w:r w:rsidR="009330BC" w:rsidRPr="000948B0">
          <w:rPr>
            <w:rStyle w:val="a8"/>
            <w:noProof/>
          </w:rPr>
          <w:t>18.5.2.17 BrigInstSegCvt</w:t>
        </w:r>
        <w:r w:rsidR="009330BC">
          <w:rPr>
            <w:noProof/>
            <w:webHidden/>
          </w:rPr>
          <w:tab/>
        </w:r>
        <w:r w:rsidR="009A76EE">
          <w:rPr>
            <w:noProof/>
            <w:webHidden/>
          </w:rPr>
          <w:fldChar w:fldCharType="begin"/>
        </w:r>
        <w:r w:rsidR="009330BC">
          <w:rPr>
            <w:noProof/>
            <w:webHidden/>
          </w:rPr>
          <w:instrText xml:space="preserve"> PAGEREF _Toc396034497 \h </w:instrText>
        </w:r>
        <w:r w:rsidR="009A76EE">
          <w:rPr>
            <w:noProof/>
            <w:webHidden/>
          </w:rPr>
        </w:r>
        <w:r w:rsidR="009A76EE">
          <w:rPr>
            <w:noProof/>
            <w:webHidden/>
          </w:rPr>
          <w:fldChar w:fldCharType="separate"/>
        </w:r>
        <w:r w:rsidR="00533AF0">
          <w:rPr>
            <w:noProof/>
            <w:webHidden/>
          </w:rPr>
          <w:t>348</w:t>
        </w:r>
        <w:r w:rsidR="009A76EE">
          <w:rPr>
            <w:noProof/>
            <w:webHidden/>
          </w:rPr>
          <w:fldChar w:fldCharType="end"/>
        </w:r>
      </w:hyperlink>
    </w:p>
    <w:p w14:paraId="5230B558" w14:textId="77777777" w:rsidR="009330BC" w:rsidRPr="0065745B" w:rsidRDefault="002523D9">
      <w:pPr>
        <w:pStyle w:val="4"/>
        <w:rPr>
          <w:rFonts w:ascii="Calibri" w:eastAsia="Times New Roman" w:hAnsi="Calibri" w:cs="Times New Roman"/>
          <w:noProof/>
          <w:sz w:val="22"/>
          <w:szCs w:val="22"/>
        </w:rPr>
      </w:pPr>
      <w:hyperlink w:anchor="_Toc396034498" w:history="1">
        <w:r w:rsidR="009330BC" w:rsidRPr="000948B0">
          <w:rPr>
            <w:rStyle w:val="a8"/>
            <w:noProof/>
          </w:rPr>
          <w:t>18.5.2.18 BrigInstSignal</w:t>
        </w:r>
        <w:r w:rsidR="009330BC">
          <w:rPr>
            <w:noProof/>
            <w:webHidden/>
          </w:rPr>
          <w:tab/>
        </w:r>
        <w:r w:rsidR="009A76EE">
          <w:rPr>
            <w:noProof/>
            <w:webHidden/>
          </w:rPr>
          <w:fldChar w:fldCharType="begin"/>
        </w:r>
        <w:r w:rsidR="009330BC">
          <w:rPr>
            <w:noProof/>
            <w:webHidden/>
          </w:rPr>
          <w:instrText xml:space="preserve"> PAGEREF _Toc396034498 \h </w:instrText>
        </w:r>
        <w:r w:rsidR="009A76EE">
          <w:rPr>
            <w:noProof/>
            <w:webHidden/>
          </w:rPr>
        </w:r>
        <w:r w:rsidR="009A76EE">
          <w:rPr>
            <w:noProof/>
            <w:webHidden/>
          </w:rPr>
          <w:fldChar w:fldCharType="separate"/>
        </w:r>
        <w:r w:rsidR="00533AF0">
          <w:rPr>
            <w:noProof/>
            <w:webHidden/>
          </w:rPr>
          <w:t>348</w:t>
        </w:r>
        <w:r w:rsidR="009A76EE">
          <w:rPr>
            <w:noProof/>
            <w:webHidden/>
          </w:rPr>
          <w:fldChar w:fldCharType="end"/>
        </w:r>
      </w:hyperlink>
    </w:p>
    <w:p w14:paraId="31A9CD82" w14:textId="77777777" w:rsidR="009330BC" w:rsidRPr="0065745B" w:rsidRDefault="002523D9">
      <w:pPr>
        <w:pStyle w:val="4"/>
        <w:rPr>
          <w:rFonts w:ascii="Calibri" w:eastAsia="Times New Roman" w:hAnsi="Calibri" w:cs="Times New Roman"/>
          <w:noProof/>
          <w:sz w:val="22"/>
          <w:szCs w:val="22"/>
        </w:rPr>
      </w:pPr>
      <w:hyperlink w:anchor="_Toc396034499" w:history="1">
        <w:r w:rsidR="009330BC" w:rsidRPr="000948B0">
          <w:rPr>
            <w:rStyle w:val="a8"/>
            <w:noProof/>
          </w:rPr>
          <w:t>18.5.2.19 BrigInstSourceType</w:t>
        </w:r>
        <w:r w:rsidR="009330BC">
          <w:rPr>
            <w:noProof/>
            <w:webHidden/>
          </w:rPr>
          <w:tab/>
        </w:r>
        <w:r w:rsidR="009A76EE">
          <w:rPr>
            <w:noProof/>
            <w:webHidden/>
          </w:rPr>
          <w:fldChar w:fldCharType="begin"/>
        </w:r>
        <w:r w:rsidR="009330BC">
          <w:rPr>
            <w:noProof/>
            <w:webHidden/>
          </w:rPr>
          <w:instrText xml:space="preserve"> PAGEREF _Toc396034499 \h </w:instrText>
        </w:r>
        <w:r w:rsidR="009A76EE">
          <w:rPr>
            <w:noProof/>
            <w:webHidden/>
          </w:rPr>
        </w:r>
        <w:r w:rsidR="009A76EE">
          <w:rPr>
            <w:noProof/>
            <w:webHidden/>
          </w:rPr>
          <w:fldChar w:fldCharType="separate"/>
        </w:r>
        <w:r w:rsidR="00533AF0">
          <w:rPr>
            <w:noProof/>
            <w:webHidden/>
          </w:rPr>
          <w:t>349</w:t>
        </w:r>
        <w:r w:rsidR="009A76EE">
          <w:rPr>
            <w:noProof/>
            <w:webHidden/>
          </w:rPr>
          <w:fldChar w:fldCharType="end"/>
        </w:r>
      </w:hyperlink>
    </w:p>
    <w:p w14:paraId="5A3DB437" w14:textId="77777777" w:rsidR="009330BC" w:rsidRPr="0065745B" w:rsidRDefault="002523D9">
      <w:pPr>
        <w:pStyle w:val="2"/>
        <w:rPr>
          <w:rFonts w:ascii="Calibri" w:eastAsia="Times New Roman" w:hAnsi="Calibri" w:cs="Times New Roman"/>
          <w:noProof/>
          <w:sz w:val="22"/>
          <w:szCs w:val="22"/>
        </w:rPr>
      </w:pPr>
      <w:hyperlink w:anchor="_Toc396034500" w:history="1">
        <w:r w:rsidR="009330BC" w:rsidRPr="000948B0">
          <w:rPr>
            <w:rStyle w:val="a8"/>
            <w:noProof/>
          </w:rPr>
          <w:t>18.6 hsa_operand Section</w:t>
        </w:r>
        <w:r w:rsidR="009330BC">
          <w:rPr>
            <w:noProof/>
            <w:webHidden/>
          </w:rPr>
          <w:tab/>
        </w:r>
        <w:r w:rsidR="009A76EE">
          <w:rPr>
            <w:noProof/>
            <w:webHidden/>
          </w:rPr>
          <w:fldChar w:fldCharType="begin"/>
        </w:r>
        <w:r w:rsidR="009330BC">
          <w:rPr>
            <w:noProof/>
            <w:webHidden/>
          </w:rPr>
          <w:instrText xml:space="preserve"> PAGEREF _Toc396034500 \h </w:instrText>
        </w:r>
        <w:r w:rsidR="009A76EE">
          <w:rPr>
            <w:noProof/>
            <w:webHidden/>
          </w:rPr>
        </w:r>
        <w:r w:rsidR="009A76EE">
          <w:rPr>
            <w:noProof/>
            <w:webHidden/>
          </w:rPr>
          <w:fldChar w:fldCharType="separate"/>
        </w:r>
        <w:r w:rsidR="00533AF0">
          <w:rPr>
            <w:noProof/>
            <w:webHidden/>
          </w:rPr>
          <w:t>349</w:t>
        </w:r>
        <w:r w:rsidR="009A76EE">
          <w:rPr>
            <w:noProof/>
            <w:webHidden/>
          </w:rPr>
          <w:fldChar w:fldCharType="end"/>
        </w:r>
      </w:hyperlink>
    </w:p>
    <w:p w14:paraId="0C378078" w14:textId="77777777" w:rsidR="009330BC" w:rsidRPr="0065745B" w:rsidRDefault="002523D9">
      <w:pPr>
        <w:pStyle w:val="3"/>
        <w:rPr>
          <w:rFonts w:ascii="Calibri" w:eastAsia="Times New Roman" w:hAnsi="Calibri" w:cs="Times New Roman"/>
          <w:noProof/>
          <w:sz w:val="22"/>
          <w:szCs w:val="22"/>
        </w:rPr>
      </w:pPr>
      <w:hyperlink w:anchor="_Toc396034501" w:history="1">
        <w:r w:rsidR="009330BC" w:rsidRPr="000948B0">
          <w:rPr>
            <w:rStyle w:val="a8"/>
            <w:noProof/>
          </w:rPr>
          <w:t>18.6.1 BrigOperandAddress</w:t>
        </w:r>
        <w:r w:rsidR="009330BC">
          <w:rPr>
            <w:noProof/>
            <w:webHidden/>
          </w:rPr>
          <w:tab/>
        </w:r>
        <w:r w:rsidR="009A76EE">
          <w:rPr>
            <w:noProof/>
            <w:webHidden/>
          </w:rPr>
          <w:fldChar w:fldCharType="begin"/>
        </w:r>
        <w:r w:rsidR="009330BC">
          <w:rPr>
            <w:noProof/>
            <w:webHidden/>
          </w:rPr>
          <w:instrText xml:space="preserve"> PAGEREF _Toc396034501 \h </w:instrText>
        </w:r>
        <w:r w:rsidR="009A76EE">
          <w:rPr>
            <w:noProof/>
            <w:webHidden/>
          </w:rPr>
        </w:r>
        <w:r w:rsidR="009A76EE">
          <w:rPr>
            <w:noProof/>
            <w:webHidden/>
          </w:rPr>
          <w:fldChar w:fldCharType="separate"/>
        </w:r>
        <w:r w:rsidR="00533AF0">
          <w:rPr>
            <w:noProof/>
            <w:webHidden/>
          </w:rPr>
          <w:t>350</w:t>
        </w:r>
        <w:r w:rsidR="009A76EE">
          <w:rPr>
            <w:noProof/>
            <w:webHidden/>
          </w:rPr>
          <w:fldChar w:fldCharType="end"/>
        </w:r>
      </w:hyperlink>
    </w:p>
    <w:p w14:paraId="484830F1" w14:textId="77777777" w:rsidR="009330BC" w:rsidRPr="0065745B" w:rsidRDefault="002523D9">
      <w:pPr>
        <w:pStyle w:val="3"/>
        <w:rPr>
          <w:rFonts w:ascii="Calibri" w:eastAsia="Times New Roman" w:hAnsi="Calibri" w:cs="Times New Roman"/>
          <w:noProof/>
          <w:sz w:val="22"/>
          <w:szCs w:val="22"/>
        </w:rPr>
      </w:pPr>
      <w:hyperlink w:anchor="_Toc396034502" w:history="1">
        <w:r w:rsidR="009330BC" w:rsidRPr="000948B0">
          <w:rPr>
            <w:rStyle w:val="a8"/>
            <w:noProof/>
          </w:rPr>
          <w:t>18.6.2 BrigOperandCodeList</w:t>
        </w:r>
        <w:r w:rsidR="009330BC">
          <w:rPr>
            <w:noProof/>
            <w:webHidden/>
          </w:rPr>
          <w:tab/>
        </w:r>
        <w:r w:rsidR="009A76EE">
          <w:rPr>
            <w:noProof/>
            <w:webHidden/>
          </w:rPr>
          <w:fldChar w:fldCharType="begin"/>
        </w:r>
        <w:r w:rsidR="009330BC">
          <w:rPr>
            <w:noProof/>
            <w:webHidden/>
          </w:rPr>
          <w:instrText xml:space="preserve"> PAGEREF _Toc396034502 \h </w:instrText>
        </w:r>
        <w:r w:rsidR="009A76EE">
          <w:rPr>
            <w:noProof/>
            <w:webHidden/>
          </w:rPr>
        </w:r>
        <w:r w:rsidR="009A76EE">
          <w:rPr>
            <w:noProof/>
            <w:webHidden/>
          </w:rPr>
          <w:fldChar w:fldCharType="separate"/>
        </w:r>
        <w:r w:rsidR="00533AF0">
          <w:rPr>
            <w:noProof/>
            <w:webHidden/>
          </w:rPr>
          <w:t>351</w:t>
        </w:r>
        <w:r w:rsidR="009A76EE">
          <w:rPr>
            <w:noProof/>
            <w:webHidden/>
          </w:rPr>
          <w:fldChar w:fldCharType="end"/>
        </w:r>
      </w:hyperlink>
    </w:p>
    <w:p w14:paraId="148A73FB" w14:textId="77777777" w:rsidR="009330BC" w:rsidRPr="0065745B" w:rsidRDefault="002523D9">
      <w:pPr>
        <w:pStyle w:val="3"/>
        <w:rPr>
          <w:rFonts w:ascii="Calibri" w:eastAsia="Times New Roman" w:hAnsi="Calibri" w:cs="Times New Roman"/>
          <w:noProof/>
          <w:sz w:val="22"/>
          <w:szCs w:val="22"/>
        </w:rPr>
      </w:pPr>
      <w:hyperlink w:anchor="_Toc396034503" w:history="1">
        <w:r w:rsidR="009330BC" w:rsidRPr="000948B0">
          <w:rPr>
            <w:rStyle w:val="a8"/>
            <w:noProof/>
          </w:rPr>
          <w:t>18.6.3 BrigOperandCodeRef</w:t>
        </w:r>
        <w:r w:rsidR="009330BC">
          <w:rPr>
            <w:noProof/>
            <w:webHidden/>
          </w:rPr>
          <w:tab/>
        </w:r>
        <w:r w:rsidR="009A76EE">
          <w:rPr>
            <w:noProof/>
            <w:webHidden/>
          </w:rPr>
          <w:fldChar w:fldCharType="begin"/>
        </w:r>
        <w:r w:rsidR="009330BC">
          <w:rPr>
            <w:noProof/>
            <w:webHidden/>
          </w:rPr>
          <w:instrText xml:space="preserve"> PAGEREF _Toc396034503 \h </w:instrText>
        </w:r>
        <w:r w:rsidR="009A76EE">
          <w:rPr>
            <w:noProof/>
            <w:webHidden/>
          </w:rPr>
        </w:r>
        <w:r w:rsidR="009A76EE">
          <w:rPr>
            <w:noProof/>
            <w:webHidden/>
          </w:rPr>
          <w:fldChar w:fldCharType="separate"/>
        </w:r>
        <w:r w:rsidR="00533AF0">
          <w:rPr>
            <w:noProof/>
            <w:webHidden/>
          </w:rPr>
          <w:t>351</w:t>
        </w:r>
        <w:r w:rsidR="009A76EE">
          <w:rPr>
            <w:noProof/>
            <w:webHidden/>
          </w:rPr>
          <w:fldChar w:fldCharType="end"/>
        </w:r>
      </w:hyperlink>
    </w:p>
    <w:p w14:paraId="1E902347" w14:textId="77777777" w:rsidR="009330BC" w:rsidRPr="0065745B" w:rsidRDefault="002523D9">
      <w:pPr>
        <w:pStyle w:val="3"/>
        <w:rPr>
          <w:rFonts w:ascii="Calibri" w:eastAsia="Times New Roman" w:hAnsi="Calibri" w:cs="Times New Roman"/>
          <w:noProof/>
          <w:sz w:val="22"/>
          <w:szCs w:val="22"/>
        </w:rPr>
      </w:pPr>
      <w:hyperlink w:anchor="_Toc396034504" w:history="1">
        <w:r w:rsidR="009330BC" w:rsidRPr="000948B0">
          <w:rPr>
            <w:rStyle w:val="a8"/>
            <w:noProof/>
          </w:rPr>
          <w:t>18.6.4 BrigOperandData</w:t>
        </w:r>
        <w:r w:rsidR="009330BC">
          <w:rPr>
            <w:noProof/>
            <w:webHidden/>
          </w:rPr>
          <w:tab/>
        </w:r>
        <w:r w:rsidR="009A76EE">
          <w:rPr>
            <w:noProof/>
            <w:webHidden/>
          </w:rPr>
          <w:fldChar w:fldCharType="begin"/>
        </w:r>
        <w:r w:rsidR="009330BC">
          <w:rPr>
            <w:noProof/>
            <w:webHidden/>
          </w:rPr>
          <w:instrText xml:space="preserve"> PAGEREF _Toc396034504 \h </w:instrText>
        </w:r>
        <w:r w:rsidR="009A76EE">
          <w:rPr>
            <w:noProof/>
            <w:webHidden/>
          </w:rPr>
        </w:r>
        <w:r w:rsidR="009A76EE">
          <w:rPr>
            <w:noProof/>
            <w:webHidden/>
          </w:rPr>
          <w:fldChar w:fldCharType="separate"/>
        </w:r>
        <w:r w:rsidR="00533AF0">
          <w:rPr>
            <w:noProof/>
            <w:webHidden/>
          </w:rPr>
          <w:t>352</w:t>
        </w:r>
        <w:r w:rsidR="009A76EE">
          <w:rPr>
            <w:noProof/>
            <w:webHidden/>
          </w:rPr>
          <w:fldChar w:fldCharType="end"/>
        </w:r>
      </w:hyperlink>
    </w:p>
    <w:p w14:paraId="1AA60C06" w14:textId="77777777" w:rsidR="009330BC" w:rsidRPr="0065745B" w:rsidRDefault="002523D9">
      <w:pPr>
        <w:pStyle w:val="3"/>
        <w:rPr>
          <w:rFonts w:ascii="Calibri" w:eastAsia="Times New Roman" w:hAnsi="Calibri" w:cs="Times New Roman"/>
          <w:noProof/>
          <w:sz w:val="22"/>
          <w:szCs w:val="22"/>
        </w:rPr>
      </w:pPr>
      <w:hyperlink w:anchor="_Toc396034505" w:history="1">
        <w:r w:rsidR="009330BC" w:rsidRPr="000948B0">
          <w:rPr>
            <w:rStyle w:val="a8"/>
            <w:noProof/>
          </w:rPr>
          <w:t>18.6.5 BrigOperandImageProperties</w:t>
        </w:r>
        <w:r w:rsidR="009330BC">
          <w:rPr>
            <w:noProof/>
            <w:webHidden/>
          </w:rPr>
          <w:tab/>
        </w:r>
        <w:r w:rsidR="009A76EE">
          <w:rPr>
            <w:noProof/>
            <w:webHidden/>
          </w:rPr>
          <w:fldChar w:fldCharType="begin"/>
        </w:r>
        <w:r w:rsidR="009330BC">
          <w:rPr>
            <w:noProof/>
            <w:webHidden/>
          </w:rPr>
          <w:instrText xml:space="preserve"> PAGEREF _Toc396034505 \h </w:instrText>
        </w:r>
        <w:r w:rsidR="009A76EE">
          <w:rPr>
            <w:noProof/>
            <w:webHidden/>
          </w:rPr>
        </w:r>
        <w:r w:rsidR="009A76EE">
          <w:rPr>
            <w:noProof/>
            <w:webHidden/>
          </w:rPr>
          <w:fldChar w:fldCharType="separate"/>
        </w:r>
        <w:r w:rsidR="00533AF0">
          <w:rPr>
            <w:noProof/>
            <w:webHidden/>
          </w:rPr>
          <w:t>352</w:t>
        </w:r>
        <w:r w:rsidR="009A76EE">
          <w:rPr>
            <w:noProof/>
            <w:webHidden/>
          </w:rPr>
          <w:fldChar w:fldCharType="end"/>
        </w:r>
      </w:hyperlink>
    </w:p>
    <w:p w14:paraId="6F28029E" w14:textId="77777777" w:rsidR="009330BC" w:rsidRPr="0065745B" w:rsidRDefault="002523D9">
      <w:pPr>
        <w:pStyle w:val="3"/>
        <w:rPr>
          <w:rFonts w:ascii="Calibri" w:eastAsia="Times New Roman" w:hAnsi="Calibri" w:cs="Times New Roman"/>
          <w:noProof/>
          <w:sz w:val="22"/>
          <w:szCs w:val="22"/>
        </w:rPr>
      </w:pPr>
      <w:hyperlink w:anchor="_Toc396034506" w:history="1">
        <w:r w:rsidR="009330BC" w:rsidRPr="000948B0">
          <w:rPr>
            <w:rStyle w:val="a8"/>
            <w:noProof/>
          </w:rPr>
          <w:t>18.6.6 BrigOperandOperandList</w:t>
        </w:r>
        <w:r w:rsidR="009330BC">
          <w:rPr>
            <w:noProof/>
            <w:webHidden/>
          </w:rPr>
          <w:tab/>
        </w:r>
        <w:r w:rsidR="009A76EE">
          <w:rPr>
            <w:noProof/>
            <w:webHidden/>
          </w:rPr>
          <w:fldChar w:fldCharType="begin"/>
        </w:r>
        <w:r w:rsidR="009330BC">
          <w:rPr>
            <w:noProof/>
            <w:webHidden/>
          </w:rPr>
          <w:instrText xml:space="preserve"> PAGEREF _Toc396034506 \h </w:instrText>
        </w:r>
        <w:r w:rsidR="009A76EE">
          <w:rPr>
            <w:noProof/>
            <w:webHidden/>
          </w:rPr>
        </w:r>
        <w:r w:rsidR="009A76EE">
          <w:rPr>
            <w:noProof/>
            <w:webHidden/>
          </w:rPr>
          <w:fldChar w:fldCharType="separate"/>
        </w:r>
        <w:r w:rsidR="00533AF0">
          <w:rPr>
            <w:noProof/>
            <w:webHidden/>
          </w:rPr>
          <w:t>353</w:t>
        </w:r>
        <w:r w:rsidR="009A76EE">
          <w:rPr>
            <w:noProof/>
            <w:webHidden/>
          </w:rPr>
          <w:fldChar w:fldCharType="end"/>
        </w:r>
      </w:hyperlink>
    </w:p>
    <w:p w14:paraId="6CF94954" w14:textId="77777777" w:rsidR="009330BC" w:rsidRPr="0065745B" w:rsidRDefault="002523D9">
      <w:pPr>
        <w:pStyle w:val="3"/>
        <w:rPr>
          <w:rFonts w:ascii="Calibri" w:eastAsia="Times New Roman" w:hAnsi="Calibri" w:cs="Times New Roman"/>
          <w:noProof/>
          <w:sz w:val="22"/>
          <w:szCs w:val="22"/>
        </w:rPr>
      </w:pPr>
      <w:hyperlink w:anchor="_Toc396034507" w:history="1">
        <w:r w:rsidR="009330BC" w:rsidRPr="000948B0">
          <w:rPr>
            <w:rStyle w:val="a8"/>
            <w:noProof/>
          </w:rPr>
          <w:t>18.6.7 BrigOperandReg</w:t>
        </w:r>
        <w:r w:rsidR="009330BC">
          <w:rPr>
            <w:noProof/>
            <w:webHidden/>
          </w:rPr>
          <w:tab/>
        </w:r>
        <w:r w:rsidR="009A76EE">
          <w:rPr>
            <w:noProof/>
            <w:webHidden/>
          </w:rPr>
          <w:fldChar w:fldCharType="begin"/>
        </w:r>
        <w:r w:rsidR="009330BC">
          <w:rPr>
            <w:noProof/>
            <w:webHidden/>
          </w:rPr>
          <w:instrText xml:space="preserve"> PAGEREF _Toc396034507 \h </w:instrText>
        </w:r>
        <w:r w:rsidR="009A76EE">
          <w:rPr>
            <w:noProof/>
            <w:webHidden/>
          </w:rPr>
        </w:r>
        <w:r w:rsidR="009A76EE">
          <w:rPr>
            <w:noProof/>
            <w:webHidden/>
          </w:rPr>
          <w:fldChar w:fldCharType="separate"/>
        </w:r>
        <w:r w:rsidR="00533AF0">
          <w:rPr>
            <w:noProof/>
            <w:webHidden/>
          </w:rPr>
          <w:t>354</w:t>
        </w:r>
        <w:r w:rsidR="009A76EE">
          <w:rPr>
            <w:noProof/>
            <w:webHidden/>
          </w:rPr>
          <w:fldChar w:fldCharType="end"/>
        </w:r>
      </w:hyperlink>
    </w:p>
    <w:p w14:paraId="327F04F1" w14:textId="77777777" w:rsidR="009330BC" w:rsidRPr="0065745B" w:rsidRDefault="002523D9">
      <w:pPr>
        <w:pStyle w:val="3"/>
        <w:rPr>
          <w:rFonts w:ascii="Calibri" w:eastAsia="Times New Roman" w:hAnsi="Calibri" w:cs="Times New Roman"/>
          <w:noProof/>
          <w:sz w:val="22"/>
          <w:szCs w:val="22"/>
        </w:rPr>
      </w:pPr>
      <w:hyperlink w:anchor="_Toc396034508" w:history="1">
        <w:r w:rsidR="009330BC" w:rsidRPr="000948B0">
          <w:rPr>
            <w:rStyle w:val="a8"/>
            <w:noProof/>
          </w:rPr>
          <w:t>18.6.8 BrigOperandSamplerProperties</w:t>
        </w:r>
        <w:r w:rsidR="009330BC">
          <w:rPr>
            <w:noProof/>
            <w:webHidden/>
          </w:rPr>
          <w:tab/>
        </w:r>
        <w:r w:rsidR="009A76EE">
          <w:rPr>
            <w:noProof/>
            <w:webHidden/>
          </w:rPr>
          <w:fldChar w:fldCharType="begin"/>
        </w:r>
        <w:r w:rsidR="009330BC">
          <w:rPr>
            <w:noProof/>
            <w:webHidden/>
          </w:rPr>
          <w:instrText xml:space="preserve"> PAGEREF _Toc396034508 \h </w:instrText>
        </w:r>
        <w:r w:rsidR="009A76EE">
          <w:rPr>
            <w:noProof/>
            <w:webHidden/>
          </w:rPr>
        </w:r>
        <w:r w:rsidR="009A76EE">
          <w:rPr>
            <w:noProof/>
            <w:webHidden/>
          </w:rPr>
          <w:fldChar w:fldCharType="separate"/>
        </w:r>
        <w:r w:rsidR="00533AF0">
          <w:rPr>
            <w:noProof/>
            <w:webHidden/>
          </w:rPr>
          <w:t>354</w:t>
        </w:r>
        <w:r w:rsidR="009A76EE">
          <w:rPr>
            <w:noProof/>
            <w:webHidden/>
          </w:rPr>
          <w:fldChar w:fldCharType="end"/>
        </w:r>
      </w:hyperlink>
    </w:p>
    <w:p w14:paraId="4DED5AE8" w14:textId="77777777" w:rsidR="009330BC" w:rsidRPr="0065745B" w:rsidRDefault="002523D9">
      <w:pPr>
        <w:pStyle w:val="3"/>
        <w:rPr>
          <w:rFonts w:ascii="Calibri" w:eastAsia="Times New Roman" w:hAnsi="Calibri" w:cs="Times New Roman"/>
          <w:noProof/>
          <w:sz w:val="22"/>
          <w:szCs w:val="22"/>
        </w:rPr>
      </w:pPr>
      <w:hyperlink w:anchor="_Toc396034509" w:history="1">
        <w:r w:rsidR="009330BC" w:rsidRPr="000948B0">
          <w:rPr>
            <w:rStyle w:val="a8"/>
            <w:noProof/>
          </w:rPr>
          <w:t>18.6.9 BrigOperandString</w:t>
        </w:r>
        <w:r w:rsidR="009330BC">
          <w:rPr>
            <w:noProof/>
            <w:webHidden/>
          </w:rPr>
          <w:tab/>
        </w:r>
        <w:r w:rsidR="009A76EE">
          <w:rPr>
            <w:noProof/>
            <w:webHidden/>
          </w:rPr>
          <w:fldChar w:fldCharType="begin"/>
        </w:r>
        <w:r w:rsidR="009330BC">
          <w:rPr>
            <w:noProof/>
            <w:webHidden/>
          </w:rPr>
          <w:instrText xml:space="preserve"> PAGEREF _Toc396034509 \h </w:instrText>
        </w:r>
        <w:r w:rsidR="009A76EE">
          <w:rPr>
            <w:noProof/>
            <w:webHidden/>
          </w:rPr>
        </w:r>
        <w:r w:rsidR="009A76EE">
          <w:rPr>
            <w:noProof/>
            <w:webHidden/>
          </w:rPr>
          <w:fldChar w:fldCharType="separate"/>
        </w:r>
        <w:r w:rsidR="00533AF0">
          <w:rPr>
            <w:noProof/>
            <w:webHidden/>
          </w:rPr>
          <w:t>355</w:t>
        </w:r>
        <w:r w:rsidR="009A76EE">
          <w:rPr>
            <w:noProof/>
            <w:webHidden/>
          </w:rPr>
          <w:fldChar w:fldCharType="end"/>
        </w:r>
      </w:hyperlink>
    </w:p>
    <w:p w14:paraId="25C54974" w14:textId="77777777" w:rsidR="009330BC" w:rsidRPr="0065745B" w:rsidRDefault="002523D9">
      <w:pPr>
        <w:pStyle w:val="3"/>
        <w:rPr>
          <w:rFonts w:ascii="Calibri" w:eastAsia="Times New Roman" w:hAnsi="Calibri" w:cs="Times New Roman"/>
          <w:noProof/>
          <w:sz w:val="22"/>
          <w:szCs w:val="22"/>
        </w:rPr>
      </w:pPr>
      <w:hyperlink w:anchor="_Toc396034510" w:history="1">
        <w:r w:rsidR="009330BC" w:rsidRPr="000948B0">
          <w:rPr>
            <w:rStyle w:val="a8"/>
            <w:noProof/>
          </w:rPr>
          <w:t>18.6.10 BrigOperandWavesize</w:t>
        </w:r>
        <w:r w:rsidR="009330BC">
          <w:rPr>
            <w:noProof/>
            <w:webHidden/>
          </w:rPr>
          <w:tab/>
        </w:r>
        <w:r w:rsidR="009A76EE">
          <w:rPr>
            <w:noProof/>
            <w:webHidden/>
          </w:rPr>
          <w:fldChar w:fldCharType="begin"/>
        </w:r>
        <w:r w:rsidR="009330BC">
          <w:rPr>
            <w:noProof/>
            <w:webHidden/>
          </w:rPr>
          <w:instrText xml:space="preserve"> PAGEREF _Toc396034510 \h </w:instrText>
        </w:r>
        <w:r w:rsidR="009A76EE">
          <w:rPr>
            <w:noProof/>
            <w:webHidden/>
          </w:rPr>
        </w:r>
        <w:r w:rsidR="009A76EE">
          <w:rPr>
            <w:noProof/>
            <w:webHidden/>
          </w:rPr>
          <w:fldChar w:fldCharType="separate"/>
        </w:r>
        <w:r w:rsidR="00533AF0">
          <w:rPr>
            <w:noProof/>
            <w:webHidden/>
          </w:rPr>
          <w:t>355</w:t>
        </w:r>
        <w:r w:rsidR="009A76EE">
          <w:rPr>
            <w:noProof/>
            <w:webHidden/>
          </w:rPr>
          <w:fldChar w:fldCharType="end"/>
        </w:r>
      </w:hyperlink>
    </w:p>
    <w:p w14:paraId="1C9FB272" w14:textId="77777777" w:rsidR="009330BC" w:rsidRPr="0065745B" w:rsidRDefault="002523D9">
      <w:pPr>
        <w:pStyle w:val="2"/>
        <w:rPr>
          <w:rFonts w:ascii="Calibri" w:eastAsia="Times New Roman" w:hAnsi="Calibri" w:cs="Times New Roman"/>
          <w:noProof/>
          <w:sz w:val="22"/>
          <w:szCs w:val="22"/>
        </w:rPr>
      </w:pPr>
      <w:hyperlink w:anchor="_Toc396034511" w:history="1">
        <w:r w:rsidR="009330BC" w:rsidRPr="000948B0">
          <w:rPr>
            <w:rStyle w:val="a8"/>
            <w:noProof/>
          </w:rPr>
          <w:t>18.7 BRIG Syntax for Operations</w:t>
        </w:r>
        <w:r w:rsidR="009330BC">
          <w:rPr>
            <w:noProof/>
            <w:webHidden/>
          </w:rPr>
          <w:tab/>
        </w:r>
        <w:r w:rsidR="009A76EE">
          <w:rPr>
            <w:noProof/>
            <w:webHidden/>
          </w:rPr>
          <w:fldChar w:fldCharType="begin"/>
        </w:r>
        <w:r w:rsidR="009330BC">
          <w:rPr>
            <w:noProof/>
            <w:webHidden/>
          </w:rPr>
          <w:instrText xml:space="preserve"> PAGEREF _Toc396034511 \h </w:instrText>
        </w:r>
        <w:r w:rsidR="009A76EE">
          <w:rPr>
            <w:noProof/>
            <w:webHidden/>
          </w:rPr>
        </w:r>
        <w:r w:rsidR="009A76EE">
          <w:rPr>
            <w:noProof/>
            <w:webHidden/>
          </w:rPr>
          <w:fldChar w:fldCharType="separate"/>
        </w:r>
        <w:r w:rsidR="00533AF0">
          <w:rPr>
            <w:noProof/>
            <w:webHidden/>
          </w:rPr>
          <w:t>356</w:t>
        </w:r>
        <w:r w:rsidR="009A76EE">
          <w:rPr>
            <w:noProof/>
            <w:webHidden/>
          </w:rPr>
          <w:fldChar w:fldCharType="end"/>
        </w:r>
      </w:hyperlink>
    </w:p>
    <w:p w14:paraId="358D87F2" w14:textId="77777777" w:rsidR="009330BC" w:rsidRPr="0065745B" w:rsidRDefault="002523D9">
      <w:pPr>
        <w:pStyle w:val="3"/>
        <w:rPr>
          <w:rFonts w:ascii="Calibri" w:eastAsia="Times New Roman" w:hAnsi="Calibri" w:cs="Times New Roman"/>
          <w:noProof/>
          <w:sz w:val="22"/>
          <w:szCs w:val="22"/>
        </w:rPr>
      </w:pPr>
      <w:hyperlink w:anchor="_Toc396034512" w:history="1">
        <w:r w:rsidR="009330BC" w:rsidRPr="000948B0">
          <w:rPr>
            <w:rStyle w:val="a8"/>
            <w:noProof/>
          </w:rPr>
          <w:t>18.7.1 BRIG Syntax for Arithmetic Operations</w:t>
        </w:r>
        <w:r w:rsidR="009330BC">
          <w:rPr>
            <w:noProof/>
            <w:webHidden/>
          </w:rPr>
          <w:tab/>
        </w:r>
        <w:r w:rsidR="009A76EE">
          <w:rPr>
            <w:noProof/>
            <w:webHidden/>
          </w:rPr>
          <w:fldChar w:fldCharType="begin"/>
        </w:r>
        <w:r w:rsidR="009330BC">
          <w:rPr>
            <w:noProof/>
            <w:webHidden/>
          </w:rPr>
          <w:instrText xml:space="preserve"> PAGEREF _Toc396034512 \h </w:instrText>
        </w:r>
        <w:r w:rsidR="009A76EE">
          <w:rPr>
            <w:noProof/>
            <w:webHidden/>
          </w:rPr>
        </w:r>
        <w:r w:rsidR="009A76EE">
          <w:rPr>
            <w:noProof/>
            <w:webHidden/>
          </w:rPr>
          <w:fldChar w:fldCharType="separate"/>
        </w:r>
        <w:r w:rsidR="00533AF0">
          <w:rPr>
            <w:noProof/>
            <w:webHidden/>
          </w:rPr>
          <w:t>356</w:t>
        </w:r>
        <w:r w:rsidR="009A76EE">
          <w:rPr>
            <w:noProof/>
            <w:webHidden/>
          </w:rPr>
          <w:fldChar w:fldCharType="end"/>
        </w:r>
      </w:hyperlink>
    </w:p>
    <w:p w14:paraId="11A5222A" w14:textId="77777777" w:rsidR="009330BC" w:rsidRPr="0065745B" w:rsidRDefault="002523D9">
      <w:pPr>
        <w:pStyle w:val="4"/>
        <w:rPr>
          <w:rFonts w:ascii="Calibri" w:eastAsia="Times New Roman" w:hAnsi="Calibri" w:cs="Times New Roman"/>
          <w:noProof/>
          <w:sz w:val="22"/>
          <w:szCs w:val="22"/>
        </w:rPr>
      </w:pPr>
      <w:hyperlink w:anchor="_Toc396034513" w:history="1">
        <w:r w:rsidR="009330BC" w:rsidRPr="000948B0">
          <w:rPr>
            <w:rStyle w:val="a8"/>
            <w:noProof/>
          </w:rPr>
          <w:t>18.7.1.1 BRIG Syntax for Integer Arithmetic Operations</w:t>
        </w:r>
        <w:r w:rsidR="009330BC">
          <w:rPr>
            <w:noProof/>
            <w:webHidden/>
          </w:rPr>
          <w:tab/>
        </w:r>
        <w:r w:rsidR="009A76EE">
          <w:rPr>
            <w:noProof/>
            <w:webHidden/>
          </w:rPr>
          <w:fldChar w:fldCharType="begin"/>
        </w:r>
        <w:r w:rsidR="009330BC">
          <w:rPr>
            <w:noProof/>
            <w:webHidden/>
          </w:rPr>
          <w:instrText xml:space="preserve"> PAGEREF _Toc396034513 \h </w:instrText>
        </w:r>
        <w:r w:rsidR="009A76EE">
          <w:rPr>
            <w:noProof/>
            <w:webHidden/>
          </w:rPr>
        </w:r>
        <w:r w:rsidR="009A76EE">
          <w:rPr>
            <w:noProof/>
            <w:webHidden/>
          </w:rPr>
          <w:fldChar w:fldCharType="separate"/>
        </w:r>
        <w:r w:rsidR="00533AF0">
          <w:rPr>
            <w:noProof/>
            <w:webHidden/>
          </w:rPr>
          <w:t>356</w:t>
        </w:r>
        <w:r w:rsidR="009A76EE">
          <w:rPr>
            <w:noProof/>
            <w:webHidden/>
          </w:rPr>
          <w:fldChar w:fldCharType="end"/>
        </w:r>
      </w:hyperlink>
    </w:p>
    <w:p w14:paraId="071C512B" w14:textId="77777777" w:rsidR="009330BC" w:rsidRPr="0065745B" w:rsidRDefault="002523D9">
      <w:pPr>
        <w:pStyle w:val="4"/>
        <w:rPr>
          <w:rFonts w:ascii="Calibri" w:eastAsia="Times New Roman" w:hAnsi="Calibri" w:cs="Times New Roman"/>
          <w:noProof/>
          <w:sz w:val="22"/>
          <w:szCs w:val="22"/>
        </w:rPr>
      </w:pPr>
      <w:hyperlink w:anchor="_Toc396034514" w:history="1">
        <w:r w:rsidR="009330BC" w:rsidRPr="000948B0">
          <w:rPr>
            <w:rStyle w:val="a8"/>
            <w:noProof/>
          </w:rPr>
          <w:t>18.7.1.2 BRIG Syntax for Integer Optimization Operation</w:t>
        </w:r>
        <w:r w:rsidR="009330BC">
          <w:rPr>
            <w:noProof/>
            <w:webHidden/>
          </w:rPr>
          <w:tab/>
        </w:r>
        <w:r w:rsidR="009A76EE">
          <w:rPr>
            <w:noProof/>
            <w:webHidden/>
          </w:rPr>
          <w:fldChar w:fldCharType="begin"/>
        </w:r>
        <w:r w:rsidR="009330BC">
          <w:rPr>
            <w:noProof/>
            <w:webHidden/>
          </w:rPr>
          <w:instrText xml:space="preserve"> PAGEREF _Toc396034514 \h </w:instrText>
        </w:r>
        <w:r w:rsidR="009A76EE">
          <w:rPr>
            <w:noProof/>
            <w:webHidden/>
          </w:rPr>
        </w:r>
        <w:r w:rsidR="009A76EE">
          <w:rPr>
            <w:noProof/>
            <w:webHidden/>
          </w:rPr>
          <w:fldChar w:fldCharType="separate"/>
        </w:r>
        <w:r w:rsidR="00533AF0">
          <w:rPr>
            <w:noProof/>
            <w:webHidden/>
          </w:rPr>
          <w:t>357</w:t>
        </w:r>
        <w:r w:rsidR="009A76EE">
          <w:rPr>
            <w:noProof/>
            <w:webHidden/>
          </w:rPr>
          <w:fldChar w:fldCharType="end"/>
        </w:r>
      </w:hyperlink>
    </w:p>
    <w:p w14:paraId="6462A307" w14:textId="77777777" w:rsidR="009330BC" w:rsidRPr="0065745B" w:rsidRDefault="002523D9">
      <w:pPr>
        <w:pStyle w:val="4"/>
        <w:rPr>
          <w:rFonts w:ascii="Calibri" w:eastAsia="Times New Roman" w:hAnsi="Calibri" w:cs="Times New Roman"/>
          <w:noProof/>
          <w:sz w:val="22"/>
          <w:szCs w:val="22"/>
        </w:rPr>
      </w:pPr>
      <w:hyperlink w:anchor="_Toc396034515" w:history="1">
        <w:r w:rsidR="009330BC" w:rsidRPr="000948B0">
          <w:rPr>
            <w:rStyle w:val="a8"/>
            <w:noProof/>
          </w:rPr>
          <w:t>18.7.1.3 BRIG Syntax for 24-Bit Integer Optimization Operations</w:t>
        </w:r>
        <w:r w:rsidR="009330BC">
          <w:rPr>
            <w:noProof/>
            <w:webHidden/>
          </w:rPr>
          <w:tab/>
        </w:r>
        <w:r w:rsidR="009A76EE">
          <w:rPr>
            <w:noProof/>
            <w:webHidden/>
          </w:rPr>
          <w:fldChar w:fldCharType="begin"/>
        </w:r>
        <w:r w:rsidR="009330BC">
          <w:rPr>
            <w:noProof/>
            <w:webHidden/>
          </w:rPr>
          <w:instrText xml:space="preserve"> PAGEREF _Toc396034515 \h </w:instrText>
        </w:r>
        <w:r w:rsidR="009A76EE">
          <w:rPr>
            <w:noProof/>
            <w:webHidden/>
          </w:rPr>
        </w:r>
        <w:r w:rsidR="009A76EE">
          <w:rPr>
            <w:noProof/>
            <w:webHidden/>
          </w:rPr>
          <w:fldChar w:fldCharType="separate"/>
        </w:r>
        <w:r w:rsidR="00533AF0">
          <w:rPr>
            <w:noProof/>
            <w:webHidden/>
          </w:rPr>
          <w:t>357</w:t>
        </w:r>
        <w:r w:rsidR="009A76EE">
          <w:rPr>
            <w:noProof/>
            <w:webHidden/>
          </w:rPr>
          <w:fldChar w:fldCharType="end"/>
        </w:r>
      </w:hyperlink>
    </w:p>
    <w:p w14:paraId="37153D87" w14:textId="77777777" w:rsidR="009330BC" w:rsidRPr="0065745B" w:rsidRDefault="002523D9">
      <w:pPr>
        <w:pStyle w:val="4"/>
        <w:rPr>
          <w:rFonts w:ascii="Calibri" w:eastAsia="Times New Roman" w:hAnsi="Calibri" w:cs="Times New Roman"/>
          <w:noProof/>
          <w:sz w:val="22"/>
          <w:szCs w:val="22"/>
        </w:rPr>
      </w:pPr>
      <w:hyperlink w:anchor="_Toc396034516" w:history="1">
        <w:r w:rsidR="009330BC" w:rsidRPr="000948B0">
          <w:rPr>
            <w:rStyle w:val="a8"/>
            <w:noProof/>
          </w:rPr>
          <w:t>18.7.1.4 BRIG Syntax for Integer Shift Operations</w:t>
        </w:r>
        <w:r w:rsidR="009330BC">
          <w:rPr>
            <w:noProof/>
            <w:webHidden/>
          </w:rPr>
          <w:tab/>
        </w:r>
        <w:r w:rsidR="009A76EE">
          <w:rPr>
            <w:noProof/>
            <w:webHidden/>
          </w:rPr>
          <w:fldChar w:fldCharType="begin"/>
        </w:r>
        <w:r w:rsidR="009330BC">
          <w:rPr>
            <w:noProof/>
            <w:webHidden/>
          </w:rPr>
          <w:instrText xml:space="preserve"> PAGEREF _Toc396034516 \h </w:instrText>
        </w:r>
        <w:r w:rsidR="009A76EE">
          <w:rPr>
            <w:noProof/>
            <w:webHidden/>
          </w:rPr>
        </w:r>
        <w:r w:rsidR="009A76EE">
          <w:rPr>
            <w:noProof/>
            <w:webHidden/>
          </w:rPr>
          <w:fldChar w:fldCharType="separate"/>
        </w:r>
        <w:r w:rsidR="00533AF0">
          <w:rPr>
            <w:noProof/>
            <w:webHidden/>
          </w:rPr>
          <w:t>357</w:t>
        </w:r>
        <w:r w:rsidR="009A76EE">
          <w:rPr>
            <w:noProof/>
            <w:webHidden/>
          </w:rPr>
          <w:fldChar w:fldCharType="end"/>
        </w:r>
      </w:hyperlink>
    </w:p>
    <w:p w14:paraId="44E632CB" w14:textId="77777777" w:rsidR="009330BC" w:rsidRPr="0065745B" w:rsidRDefault="002523D9">
      <w:pPr>
        <w:pStyle w:val="4"/>
        <w:rPr>
          <w:rFonts w:ascii="Calibri" w:eastAsia="Times New Roman" w:hAnsi="Calibri" w:cs="Times New Roman"/>
          <w:noProof/>
          <w:sz w:val="22"/>
          <w:szCs w:val="22"/>
        </w:rPr>
      </w:pPr>
      <w:hyperlink w:anchor="_Toc396034517" w:history="1">
        <w:r w:rsidR="009330BC" w:rsidRPr="000948B0">
          <w:rPr>
            <w:rStyle w:val="a8"/>
            <w:noProof/>
          </w:rPr>
          <w:t>18.7.1.5 BRIG Syntax for Individual Bit Operations</w:t>
        </w:r>
        <w:r w:rsidR="009330BC">
          <w:rPr>
            <w:noProof/>
            <w:webHidden/>
          </w:rPr>
          <w:tab/>
        </w:r>
        <w:r w:rsidR="009A76EE">
          <w:rPr>
            <w:noProof/>
            <w:webHidden/>
          </w:rPr>
          <w:fldChar w:fldCharType="begin"/>
        </w:r>
        <w:r w:rsidR="009330BC">
          <w:rPr>
            <w:noProof/>
            <w:webHidden/>
          </w:rPr>
          <w:instrText xml:space="preserve"> PAGEREF _Toc396034517 \h </w:instrText>
        </w:r>
        <w:r w:rsidR="009A76EE">
          <w:rPr>
            <w:noProof/>
            <w:webHidden/>
          </w:rPr>
        </w:r>
        <w:r w:rsidR="009A76EE">
          <w:rPr>
            <w:noProof/>
            <w:webHidden/>
          </w:rPr>
          <w:fldChar w:fldCharType="separate"/>
        </w:r>
        <w:r w:rsidR="00533AF0">
          <w:rPr>
            <w:noProof/>
            <w:webHidden/>
          </w:rPr>
          <w:t>358</w:t>
        </w:r>
        <w:r w:rsidR="009A76EE">
          <w:rPr>
            <w:noProof/>
            <w:webHidden/>
          </w:rPr>
          <w:fldChar w:fldCharType="end"/>
        </w:r>
      </w:hyperlink>
    </w:p>
    <w:p w14:paraId="4E376BEA" w14:textId="77777777" w:rsidR="009330BC" w:rsidRPr="0065745B" w:rsidRDefault="002523D9">
      <w:pPr>
        <w:pStyle w:val="4"/>
        <w:rPr>
          <w:rFonts w:ascii="Calibri" w:eastAsia="Times New Roman" w:hAnsi="Calibri" w:cs="Times New Roman"/>
          <w:noProof/>
          <w:sz w:val="22"/>
          <w:szCs w:val="22"/>
        </w:rPr>
      </w:pPr>
      <w:hyperlink w:anchor="_Toc396034518" w:history="1">
        <w:r w:rsidR="009330BC" w:rsidRPr="000948B0">
          <w:rPr>
            <w:rStyle w:val="a8"/>
            <w:noProof/>
          </w:rPr>
          <w:t>18.7.1.6 BRIG Syntax for Bit String Operations</w:t>
        </w:r>
        <w:r w:rsidR="009330BC">
          <w:rPr>
            <w:noProof/>
            <w:webHidden/>
          </w:rPr>
          <w:tab/>
        </w:r>
        <w:r w:rsidR="009A76EE">
          <w:rPr>
            <w:noProof/>
            <w:webHidden/>
          </w:rPr>
          <w:fldChar w:fldCharType="begin"/>
        </w:r>
        <w:r w:rsidR="009330BC">
          <w:rPr>
            <w:noProof/>
            <w:webHidden/>
          </w:rPr>
          <w:instrText xml:space="preserve"> PAGEREF _Toc396034518 \h </w:instrText>
        </w:r>
        <w:r w:rsidR="009A76EE">
          <w:rPr>
            <w:noProof/>
            <w:webHidden/>
          </w:rPr>
        </w:r>
        <w:r w:rsidR="009A76EE">
          <w:rPr>
            <w:noProof/>
            <w:webHidden/>
          </w:rPr>
          <w:fldChar w:fldCharType="separate"/>
        </w:r>
        <w:r w:rsidR="00533AF0">
          <w:rPr>
            <w:noProof/>
            <w:webHidden/>
          </w:rPr>
          <w:t>358</w:t>
        </w:r>
        <w:r w:rsidR="009A76EE">
          <w:rPr>
            <w:noProof/>
            <w:webHidden/>
          </w:rPr>
          <w:fldChar w:fldCharType="end"/>
        </w:r>
      </w:hyperlink>
    </w:p>
    <w:p w14:paraId="3F33C580" w14:textId="77777777" w:rsidR="009330BC" w:rsidRPr="0065745B" w:rsidRDefault="002523D9">
      <w:pPr>
        <w:pStyle w:val="4"/>
        <w:rPr>
          <w:rFonts w:ascii="Calibri" w:eastAsia="Times New Roman" w:hAnsi="Calibri" w:cs="Times New Roman"/>
          <w:noProof/>
          <w:sz w:val="22"/>
          <w:szCs w:val="22"/>
        </w:rPr>
      </w:pPr>
      <w:hyperlink w:anchor="_Toc396034519" w:history="1">
        <w:r w:rsidR="009330BC" w:rsidRPr="000948B0">
          <w:rPr>
            <w:rStyle w:val="a8"/>
            <w:noProof/>
          </w:rPr>
          <w:t>18.7.1.7 BRIG Syntax for Copy (Move) Operations</w:t>
        </w:r>
        <w:r w:rsidR="009330BC">
          <w:rPr>
            <w:noProof/>
            <w:webHidden/>
          </w:rPr>
          <w:tab/>
        </w:r>
        <w:r w:rsidR="009A76EE">
          <w:rPr>
            <w:noProof/>
            <w:webHidden/>
          </w:rPr>
          <w:fldChar w:fldCharType="begin"/>
        </w:r>
        <w:r w:rsidR="009330BC">
          <w:rPr>
            <w:noProof/>
            <w:webHidden/>
          </w:rPr>
          <w:instrText xml:space="preserve"> PAGEREF _Toc396034519 \h </w:instrText>
        </w:r>
        <w:r w:rsidR="009A76EE">
          <w:rPr>
            <w:noProof/>
            <w:webHidden/>
          </w:rPr>
        </w:r>
        <w:r w:rsidR="009A76EE">
          <w:rPr>
            <w:noProof/>
            <w:webHidden/>
          </w:rPr>
          <w:fldChar w:fldCharType="separate"/>
        </w:r>
        <w:r w:rsidR="00533AF0">
          <w:rPr>
            <w:noProof/>
            <w:webHidden/>
          </w:rPr>
          <w:t>359</w:t>
        </w:r>
        <w:r w:rsidR="009A76EE">
          <w:rPr>
            <w:noProof/>
            <w:webHidden/>
          </w:rPr>
          <w:fldChar w:fldCharType="end"/>
        </w:r>
      </w:hyperlink>
    </w:p>
    <w:p w14:paraId="402CA301" w14:textId="77777777" w:rsidR="009330BC" w:rsidRPr="0065745B" w:rsidRDefault="002523D9">
      <w:pPr>
        <w:pStyle w:val="4"/>
        <w:rPr>
          <w:rFonts w:ascii="Calibri" w:eastAsia="Times New Roman" w:hAnsi="Calibri" w:cs="Times New Roman"/>
          <w:noProof/>
          <w:sz w:val="22"/>
          <w:szCs w:val="22"/>
        </w:rPr>
      </w:pPr>
      <w:hyperlink w:anchor="_Toc396034520" w:history="1">
        <w:r w:rsidR="009330BC" w:rsidRPr="000948B0">
          <w:rPr>
            <w:rStyle w:val="a8"/>
            <w:noProof/>
          </w:rPr>
          <w:t>18.7.1.8 BRIG Syntax for Packed Data Operations</w:t>
        </w:r>
        <w:r w:rsidR="009330BC">
          <w:rPr>
            <w:noProof/>
            <w:webHidden/>
          </w:rPr>
          <w:tab/>
        </w:r>
        <w:r w:rsidR="009A76EE">
          <w:rPr>
            <w:noProof/>
            <w:webHidden/>
          </w:rPr>
          <w:fldChar w:fldCharType="begin"/>
        </w:r>
        <w:r w:rsidR="009330BC">
          <w:rPr>
            <w:noProof/>
            <w:webHidden/>
          </w:rPr>
          <w:instrText xml:space="preserve"> PAGEREF _Toc396034520 \h </w:instrText>
        </w:r>
        <w:r w:rsidR="009A76EE">
          <w:rPr>
            <w:noProof/>
            <w:webHidden/>
          </w:rPr>
        </w:r>
        <w:r w:rsidR="009A76EE">
          <w:rPr>
            <w:noProof/>
            <w:webHidden/>
          </w:rPr>
          <w:fldChar w:fldCharType="separate"/>
        </w:r>
        <w:r w:rsidR="00533AF0">
          <w:rPr>
            <w:noProof/>
            <w:webHidden/>
          </w:rPr>
          <w:t>359</w:t>
        </w:r>
        <w:r w:rsidR="009A76EE">
          <w:rPr>
            <w:noProof/>
            <w:webHidden/>
          </w:rPr>
          <w:fldChar w:fldCharType="end"/>
        </w:r>
      </w:hyperlink>
    </w:p>
    <w:p w14:paraId="0B763F99" w14:textId="77777777" w:rsidR="009330BC" w:rsidRPr="0065745B" w:rsidRDefault="002523D9">
      <w:pPr>
        <w:pStyle w:val="4"/>
        <w:rPr>
          <w:rFonts w:ascii="Calibri" w:eastAsia="Times New Roman" w:hAnsi="Calibri" w:cs="Times New Roman"/>
          <w:noProof/>
          <w:sz w:val="22"/>
          <w:szCs w:val="22"/>
        </w:rPr>
      </w:pPr>
      <w:hyperlink w:anchor="_Toc396034521" w:history="1">
        <w:r w:rsidR="009330BC" w:rsidRPr="000948B0">
          <w:rPr>
            <w:rStyle w:val="a8"/>
            <w:noProof/>
          </w:rPr>
          <w:t>18.7.1.9 BRIG Syntax for Bit Conditional Move (cmov) Operation</w:t>
        </w:r>
        <w:r w:rsidR="009330BC">
          <w:rPr>
            <w:noProof/>
            <w:webHidden/>
          </w:rPr>
          <w:tab/>
        </w:r>
        <w:r w:rsidR="009A76EE">
          <w:rPr>
            <w:noProof/>
            <w:webHidden/>
          </w:rPr>
          <w:fldChar w:fldCharType="begin"/>
        </w:r>
        <w:r w:rsidR="009330BC">
          <w:rPr>
            <w:noProof/>
            <w:webHidden/>
          </w:rPr>
          <w:instrText xml:space="preserve"> PAGEREF _Toc396034521 \h </w:instrText>
        </w:r>
        <w:r w:rsidR="009A76EE">
          <w:rPr>
            <w:noProof/>
            <w:webHidden/>
          </w:rPr>
        </w:r>
        <w:r w:rsidR="009A76EE">
          <w:rPr>
            <w:noProof/>
            <w:webHidden/>
          </w:rPr>
          <w:fldChar w:fldCharType="separate"/>
        </w:r>
        <w:r w:rsidR="00533AF0">
          <w:rPr>
            <w:noProof/>
            <w:webHidden/>
          </w:rPr>
          <w:t>360</w:t>
        </w:r>
        <w:r w:rsidR="009A76EE">
          <w:rPr>
            <w:noProof/>
            <w:webHidden/>
          </w:rPr>
          <w:fldChar w:fldCharType="end"/>
        </w:r>
      </w:hyperlink>
    </w:p>
    <w:p w14:paraId="52728914" w14:textId="77777777" w:rsidR="009330BC" w:rsidRPr="0065745B" w:rsidRDefault="002523D9">
      <w:pPr>
        <w:pStyle w:val="4"/>
        <w:rPr>
          <w:rFonts w:ascii="Calibri" w:eastAsia="Times New Roman" w:hAnsi="Calibri" w:cs="Times New Roman"/>
          <w:noProof/>
          <w:sz w:val="22"/>
          <w:szCs w:val="22"/>
        </w:rPr>
      </w:pPr>
      <w:hyperlink w:anchor="_Toc396034522" w:history="1">
        <w:r w:rsidR="009330BC" w:rsidRPr="000948B0">
          <w:rPr>
            <w:rStyle w:val="a8"/>
            <w:noProof/>
          </w:rPr>
          <w:t>18.7.1.10 BRIG Syntax for Floating-Point Arithmetic Operations</w:t>
        </w:r>
        <w:r w:rsidR="009330BC">
          <w:rPr>
            <w:noProof/>
            <w:webHidden/>
          </w:rPr>
          <w:tab/>
        </w:r>
        <w:r w:rsidR="009A76EE">
          <w:rPr>
            <w:noProof/>
            <w:webHidden/>
          </w:rPr>
          <w:fldChar w:fldCharType="begin"/>
        </w:r>
        <w:r w:rsidR="009330BC">
          <w:rPr>
            <w:noProof/>
            <w:webHidden/>
          </w:rPr>
          <w:instrText xml:space="preserve"> PAGEREF _Toc396034522 \h </w:instrText>
        </w:r>
        <w:r w:rsidR="009A76EE">
          <w:rPr>
            <w:noProof/>
            <w:webHidden/>
          </w:rPr>
        </w:r>
        <w:r w:rsidR="009A76EE">
          <w:rPr>
            <w:noProof/>
            <w:webHidden/>
          </w:rPr>
          <w:fldChar w:fldCharType="separate"/>
        </w:r>
        <w:r w:rsidR="00533AF0">
          <w:rPr>
            <w:noProof/>
            <w:webHidden/>
          </w:rPr>
          <w:t>360</w:t>
        </w:r>
        <w:r w:rsidR="009A76EE">
          <w:rPr>
            <w:noProof/>
            <w:webHidden/>
          </w:rPr>
          <w:fldChar w:fldCharType="end"/>
        </w:r>
      </w:hyperlink>
    </w:p>
    <w:p w14:paraId="0F019C76" w14:textId="77777777" w:rsidR="009330BC" w:rsidRPr="0065745B" w:rsidRDefault="002523D9">
      <w:pPr>
        <w:pStyle w:val="4"/>
        <w:rPr>
          <w:rFonts w:ascii="Calibri" w:eastAsia="Times New Roman" w:hAnsi="Calibri" w:cs="Times New Roman"/>
          <w:noProof/>
          <w:sz w:val="22"/>
          <w:szCs w:val="22"/>
        </w:rPr>
      </w:pPr>
      <w:hyperlink w:anchor="_Toc396034523" w:history="1">
        <w:r w:rsidR="009330BC" w:rsidRPr="000948B0">
          <w:rPr>
            <w:rStyle w:val="a8"/>
            <w:noProof/>
          </w:rPr>
          <w:t>18.7.1.11 BRIG Syntax for Floating-Point Bit Operations</w:t>
        </w:r>
        <w:r w:rsidR="009330BC">
          <w:rPr>
            <w:noProof/>
            <w:webHidden/>
          </w:rPr>
          <w:tab/>
        </w:r>
        <w:r w:rsidR="009A76EE">
          <w:rPr>
            <w:noProof/>
            <w:webHidden/>
          </w:rPr>
          <w:fldChar w:fldCharType="begin"/>
        </w:r>
        <w:r w:rsidR="009330BC">
          <w:rPr>
            <w:noProof/>
            <w:webHidden/>
          </w:rPr>
          <w:instrText xml:space="preserve"> PAGEREF _Toc396034523 \h </w:instrText>
        </w:r>
        <w:r w:rsidR="009A76EE">
          <w:rPr>
            <w:noProof/>
            <w:webHidden/>
          </w:rPr>
        </w:r>
        <w:r w:rsidR="009A76EE">
          <w:rPr>
            <w:noProof/>
            <w:webHidden/>
          </w:rPr>
          <w:fldChar w:fldCharType="separate"/>
        </w:r>
        <w:r w:rsidR="00533AF0">
          <w:rPr>
            <w:noProof/>
            <w:webHidden/>
          </w:rPr>
          <w:t>361</w:t>
        </w:r>
        <w:r w:rsidR="009A76EE">
          <w:rPr>
            <w:noProof/>
            <w:webHidden/>
          </w:rPr>
          <w:fldChar w:fldCharType="end"/>
        </w:r>
      </w:hyperlink>
    </w:p>
    <w:p w14:paraId="4BDC0653" w14:textId="77777777" w:rsidR="009330BC" w:rsidRPr="0065745B" w:rsidRDefault="002523D9">
      <w:pPr>
        <w:pStyle w:val="4"/>
        <w:rPr>
          <w:rFonts w:ascii="Calibri" w:eastAsia="Times New Roman" w:hAnsi="Calibri" w:cs="Times New Roman"/>
          <w:noProof/>
          <w:sz w:val="22"/>
          <w:szCs w:val="22"/>
        </w:rPr>
      </w:pPr>
      <w:hyperlink w:anchor="_Toc396034524" w:history="1">
        <w:r w:rsidR="009330BC" w:rsidRPr="000948B0">
          <w:rPr>
            <w:rStyle w:val="a8"/>
            <w:noProof/>
          </w:rPr>
          <w:t>18.7.1.12 BRIG Syntax for Native Floating-Point Operations</w:t>
        </w:r>
        <w:r w:rsidR="009330BC">
          <w:rPr>
            <w:noProof/>
            <w:webHidden/>
          </w:rPr>
          <w:tab/>
        </w:r>
        <w:r w:rsidR="009A76EE">
          <w:rPr>
            <w:noProof/>
            <w:webHidden/>
          </w:rPr>
          <w:fldChar w:fldCharType="begin"/>
        </w:r>
        <w:r w:rsidR="009330BC">
          <w:rPr>
            <w:noProof/>
            <w:webHidden/>
          </w:rPr>
          <w:instrText xml:space="preserve"> PAGEREF _Toc396034524 \h </w:instrText>
        </w:r>
        <w:r w:rsidR="009A76EE">
          <w:rPr>
            <w:noProof/>
            <w:webHidden/>
          </w:rPr>
        </w:r>
        <w:r w:rsidR="009A76EE">
          <w:rPr>
            <w:noProof/>
            <w:webHidden/>
          </w:rPr>
          <w:fldChar w:fldCharType="separate"/>
        </w:r>
        <w:r w:rsidR="00533AF0">
          <w:rPr>
            <w:noProof/>
            <w:webHidden/>
          </w:rPr>
          <w:t>361</w:t>
        </w:r>
        <w:r w:rsidR="009A76EE">
          <w:rPr>
            <w:noProof/>
            <w:webHidden/>
          </w:rPr>
          <w:fldChar w:fldCharType="end"/>
        </w:r>
      </w:hyperlink>
    </w:p>
    <w:p w14:paraId="52EB857A" w14:textId="77777777" w:rsidR="009330BC" w:rsidRPr="0065745B" w:rsidRDefault="002523D9">
      <w:pPr>
        <w:pStyle w:val="4"/>
        <w:rPr>
          <w:rFonts w:ascii="Calibri" w:eastAsia="Times New Roman" w:hAnsi="Calibri" w:cs="Times New Roman"/>
          <w:noProof/>
          <w:sz w:val="22"/>
          <w:szCs w:val="22"/>
        </w:rPr>
      </w:pPr>
      <w:hyperlink w:anchor="_Toc396034525" w:history="1">
        <w:r w:rsidR="009330BC" w:rsidRPr="000948B0">
          <w:rPr>
            <w:rStyle w:val="a8"/>
            <w:noProof/>
          </w:rPr>
          <w:t>18.7.1.13 BRIG Syntax for Multimedia Operations</w:t>
        </w:r>
        <w:r w:rsidR="009330BC">
          <w:rPr>
            <w:noProof/>
            <w:webHidden/>
          </w:rPr>
          <w:tab/>
        </w:r>
        <w:r w:rsidR="009A76EE">
          <w:rPr>
            <w:noProof/>
            <w:webHidden/>
          </w:rPr>
          <w:fldChar w:fldCharType="begin"/>
        </w:r>
        <w:r w:rsidR="009330BC">
          <w:rPr>
            <w:noProof/>
            <w:webHidden/>
          </w:rPr>
          <w:instrText xml:space="preserve"> PAGEREF _Toc396034525 \h </w:instrText>
        </w:r>
        <w:r w:rsidR="009A76EE">
          <w:rPr>
            <w:noProof/>
            <w:webHidden/>
          </w:rPr>
        </w:r>
        <w:r w:rsidR="009A76EE">
          <w:rPr>
            <w:noProof/>
            <w:webHidden/>
          </w:rPr>
          <w:fldChar w:fldCharType="separate"/>
        </w:r>
        <w:r w:rsidR="00533AF0">
          <w:rPr>
            <w:noProof/>
            <w:webHidden/>
          </w:rPr>
          <w:t>362</w:t>
        </w:r>
        <w:r w:rsidR="009A76EE">
          <w:rPr>
            <w:noProof/>
            <w:webHidden/>
          </w:rPr>
          <w:fldChar w:fldCharType="end"/>
        </w:r>
      </w:hyperlink>
    </w:p>
    <w:p w14:paraId="306C85AB" w14:textId="77777777" w:rsidR="009330BC" w:rsidRPr="0065745B" w:rsidRDefault="002523D9">
      <w:pPr>
        <w:pStyle w:val="4"/>
        <w:rPr>
          <w:rFonts w:ascii="Calibri" w:eastAsia="Times New Roman" w:hAnsi="Calibri" w:cs="Times New Roman"/>
          <w:noProof/>
          <w:sz w:val="22"/>
          <w:szCs w:val="22"/>
        </w:rPr>
      </w:pPr>
      <w:hyperlink w:anchor="_Toc396034526" w:history="1">
        <w:r w:rsidR="009330BC" w:rsidRPr="000948B0">
          <w:rPr>
            <w:rStyle w:val="a8"/>
            <w:noProof/>
          </w:rPr>
          <w:t>18.7.1.14 BRIG Syntax for Segment Checking (segmentp) Operation</w:t>
        </w:r>
        <w:r w:rsidR="009330BC">
          <w:rPr>
            <w:noProof/>
            <w:webHidden/>
          </w:rPr>
          <w:tab/>
        </w:r>
        <w:r w:rsidR="009A76EE">
          <w:rPr>
            <w:noProof/>
            <w:webHidden/>
          </w:rPr>
          <w:fldChar w:fldCharType="begin"/>
        </w:r>
        <w:r w:rsidR="009330BC">
          <w:rPr>
            <w:noProof/>
            <w:webHidden/>
          </w:rPr>
          <w:instrText xml:space="preserve"> PAGEREF _Toc396034526 \h </w:instrText>
        </w:r>
        <w:r w:rsidR="009A76EE">
          <w:rPr>
            <w:noProof/>
            <w:webHidden/>
          </w:rPr>
        </w:r>
        <w:r w:rsidR="009A76EE">
          <w:rPr>
            <w:noProof/>
            <w:webHidden/>
          </w:rPr>
          <w:fldChar w:fldCharType="separate"/>
        </w:r>
        <w:r w:rsidR="00533AF0">
          <w:rPr>
            <w:noProof/>
            <w:webHidden/>
          </w:rPr>
          <w:t>362</w:t>
        </w:r>
        <w:r w:rsidR="009A76EE">
          <w:rPr>
            <w:noProof/>
            <w:webHidden/>
          </w:rPr>
          <w:fldChar w:fldCharType="end"/>
        </w:r>
      </w:hyperlink>
    </w:p>
    <w:p w14:paraId="4E50BD9F" w14:textId="77777777" w:rsidR="009330BC" w:rsidRPr="0065745B" w:rsidRDefault="002523D9">
      <w:pPr>
        <w:pStyle w:val="4"/>
        <w:rPr>
          <w:rFonts w:ascii="Calibri" w:eastAsia="Times New Roman" w:hAnsi="Calibri" w:cs="Times New Roman"/>
          <w:noProof/>
          <w:sz w:val="22"/>
          <w:szCs w:val="22"/>
        </w:rPr>
      </w:pPr>
      <w:hyperlink w:anchor="_Toc396034527" w:history="1">
        <w:r w:rsidR="009330BC" w:rsidRPr="000948B0">
          <w:rPr>
            <w:rStyle w:val="a8"/>
            <w:noProof/>
          </w:rPr>
          <w:t>18.7.1.15 BRIG Syntax for Segment Conversion Operations</w:t>
        </w:r>
        <w:r w:rsidR="009330BC">
          <w:rPr>
            <w:noProof/>
            <w:webHidden/>
          </w:rPr>
          <w:tab/>
        </w:r>
        <w:r w:rsidR="009A76EE">
          <w:rPr>
            <w:noProof/>
            <w:webHidden/>
          </w:rPr>
          <w:fldChar w:fldCharType="begin"/>
        </w:r>
        <w:r w:rsidR="009330BC">
          <w:rPr>
            <w:noProof/>
            <w:webHidden/>
          </w:rPr>
          <w:instrText xml:space="preserve"> PAGEREF _Toc396034527 \h </w:instrText>
        </w:r>
        <w:r w:rsidR="009A76EE">
          <w:rPr>
            <w:noProof/>
            <w:webHidden/>
          </w:rPr>
        </w:r>
        <w:r w:rsidR="009A76EE">
          <w:rPr>
            <w:noProof/>
            <w:webHidden/>
          </w:rPr>
          <w:fldChar w:fldCharType="separate"/>
        </w:r>
        <w:r w:rsidR="00533AF0">
          <w:rPr>
            <w:noProof/>
            <w:webHidden/>
          </w:rPr>
          <w:t>362</w:t>
        </w:r>
        <w:r w:rsidR="009A76EE">
          <w:rPr>
            <w:noProof/>
            <w:webHidden/>
          </w:rPr>
          <w:fldChar w:fldCharType="end"/>
        </w:r>
      </w:hyperlink>
    </w:p>
    <w:p w14:paraId="0A876810" w14:textId="77777777" w:rsidR="009330BC" w:rsidRPr="0065745B" w:rsidRDefault="002523D9">
      <w:pPr>
        <w:pStyle w:val="4"/>
        <w:rPr>
          <w:rFonts w:ascii="Calibri" w:eastAsia="Times New Roman" w:hAnsi="Calibri" w:cs="Times New Roman"/>
          <w:noProof/>
          <w:sz w:val="22"/>
          <w:szCs w:val="22"/>
        </w:rPr>
      </w:pPr>
      <w:hyperlink w:anchor="_Toc396034528" w:history="1">
        <w:r w:rsidR="009330BC" w:rsidRPr="000948B0">
          <w:rPr>
            <w:rStyle w:val="a8"/>
            <w:noProof/>
          </w:rPr>
          <w:t>18.7.1.16 BRIG Syntax for Compare (cmp) Operation</w:t>
        </w:r>
        <w:r w:rsidR="009330BC">
          <w:rPr>
            <w:noProof/>
            <w:webHidden/>
          </w:rPr>
          <w:tab/>
        </w:r>
        <w:r w:rsidR="009A76EE">
          <w:rPr>
            <w:noProof/>
            <w:webHidden/>
          </w:rPr>
          <w:fldChar w:fldCharType="begin"/>
        </w:r>
        <w:r w:rsidR="009330BC">
          <w:rPr>
            <w:noProof/>
            <w:webHidden/>
          </w:rPr>
          <w:instrText xml:space="preserve"> PAGEREF _Toc396034528 \h </w:instrText>
        </w:r>
        <w:r w:rsidR="009A76EE">
          <w:rPr>
            <w:noProof/>
            <w:webHidden/>
          </w:rPr>
        </w:r>
        <w:r w:rsidR="009A76EE">
          <w:rPr>
            <w:noProof/>
            <w:webHidden/>
          </w:rPr>
          <w:fldChar w:fldCharType="separate"/>
        </w:r>
        <w:r w:rsidR="00533AF0">
          <w:rPr>
            <w:noProof/>
            <w:webHidden/>
          </w:rPr>
          <w:t>363</w:t>
        </w:r>
        <w:r w:rsidR="009A76EE">
          <w:rPr>
            <w:noProof/>
            <w:webHidden/>
          </w:rPr>
          <w:fldChar w:fldCharType="end"/>
        </w:r>
      </w:hyperlink>
    </w:p>
    <w:p w14:paraId="07AFE57D" w14:textId="77777777" w:rsidR="009330BC" w:rsidRPr="0065745B" w:rsidRDefault="002523D9">
      <w:pPr>
        <w:pStyle w:val="4"/>
        <w:rPr>
          <w:rFonts w:ascii="Calibri" w:eastAsia="Times New Roman" w:hAnsi="Calibri" w:cs="Times New Roman"/>
          <w:noProof/>
          <w:sz w:val="22"/>
          <w:szCs w:val="22"/>
        </w:rPr>
      </w:pPr>
      <w:hyperlink w:anchor="_Toc396034529" w:history="1">
        <w:r w:rsidR="009330BC" w:rsidRPr="000948B0">
          <w:rPr>
            <w:rStyle w:val="a8"/>
            <w:noProof/>
          </w:rPr>
          <w:t>18.7.1.17 BRIG Syntax for Conversion (cvt) Operation</w:t>
        </w:r>
        <w:r w:rsidR="009330BC">
          <w:rPr>
            <w:noProof/>
            <w:webHidden/>
          </w:rPr>
          <w:tab/>
        </w:r>
        <w:r w:rsidR="009A76EE">
          <w:rPr>
            <w:noProof/>
            <w:webHidden/>
          </w:rPr>
          <w:fldChar w:fldCharType="begin"/>
        </w:r>
        <w:r w:rsidR="009330BC">
          <w:rPr>
            <w:noProof/>
            <w:webHidden/>
          </w:rPr>
          <w:instrText xml:space="preserve"> PAGEREF _Toc396034529 \h </w:instrText>
        </w:r>
        <w:r w:rsidR="009A76EE">
          <w:rPr>
            <w:noProof/>
            <w:webHidden/>
          </w:rPr>
        </w:r>
        <w:r w:rsidR="009A76EE">
          <w:rPr>
            <w:noProof/>
            <w:webHidden/>
          </w:rPr>
          <w:fldChar w:fldCharType="separate"/>
        </w:r>
        <w:r w:rsidR="00533AF0">
          <w:rPr>
            <w:noProof/>
            <w:webHidden/>
          </w:rPr>
          <w:t>363</w:t>
        </w:r>
        <w:r w:rsidR="009A76EE">
          <w:rPr>
            <w:noProof/>
            <w:webHidden/>
          </w:rPr>
          <w:fldChar w:fldCharType="end"/>
        </w:r>
      </w:hyperlink>
    </w:p>
    <w:p w14:paraId="02039E51" w14:textId="77777777" w:rsidR="009330BC" w:rsidRPr="0065745B" w:rsidRDefault="002523D9">
      <w:pPr>
        <w:pStyle w:val="3"/>
        <w:rPr>
          <w:rFonts w:ascii="Calibri" w:eastAsia="Times New Roman" w:hAnsi="Calibri" w:cs="Times New Roman"/>
          <w:noProof/>
          <w:sz w:val="22"/>
          <w:szCs w:val="22"/>
        </w:rPr>
      </w:pPr>
      <w:hyperlink w:anchor="_Toc396034530" w:history="1">
        <w:r w:rsidR="009330BC" w:rsidRPr="000948B0">
          <w:rPr>
            <w:rStyle w:val="a8"/>
            <w:noProof/>
          </w:rPr>
          <w:t>18.7.2 BRIG Syntax for Memory Operations</w:t>
        </w:r>
        <w:r w:rsidR="009330BC">
          <w:rPr>
            <w:noProof/>
            <w:webHidden/>
          </w:rPr>
          <w:tab/>
        </w:r>
        <w:r w:rsidR="009A76EE">
          <w:rPr>
            <w:noProof/>
            <w:webHidden/>
          </w:rPr>
          <w:fldChar w:fldCharType="begin"/>
        </w:r>
        <w:r w:rsidR="009330BC">
          <w:rPr>
            <w:noProof/>
            <w:webHidden/>
          </w:rPr>
          <w:instrText xml:space="preserve"> PAGEREF _Toc396034530 \h </w:instrText>
        </w:r>
        <w:r w:rsidR="009A76EE">
          <w:rPr>
            <w:noProof/>
            <w:webHidden/>
          </w:rPr>
        </w:r>
        <w:r w:rsidR="009A76EE">
          <w:rPr>
            <w:noProof/>
            <w:webHidden/>
          </w:rPr>
          <w:fldChar w:fldCharType="separate"/>
        </w:r>
        <w:r w:rsidR="00533AF0">
          <w:rPr>
            <w:noProof/>
            <w:webHidden/>
          </w:rPr>
          <w:t>363</w:t>
        </w:r>
        <w:r w:rsidR="009A76EE">
          <w:rPr>
            <w:noProof/>
            <w:webHidden/>
          </w:rPr>
          <w:fldChar w:fldCharType="end"/>
        </w:r>
      </w:hyperlink>
    </w:p>
    <w:p w14:paraId="5FDD3BDA" w14:textId="77777777" w:rsidR="009330BC" w:rsidRPr="0065745B" w:rsidRDefault="002523D9">
      <w:pPr>
        <w:pStyle w:val="3"/>
        <w:rPr>
          <w:rFonts w:ascii="Calibri" w:eastAsia="Times New Roman" w:hAnsi="Calibri" w:cs="Times New Roman"/>
          <w:noProof/>
          <w:sz w:val="22"/>
          <w:szCs w:val="22"/>
        </w:rPr>
      </w:pPr>
      <w:hyperlink w:anchor="_Toc396034531" w:history="1">
        <w:r w:rsidR="009330BC" w:rsidRPr="000948B0">
          <w:rPr>
            <w:rStyle w:val="a8"/>
            <w:noProof/>
          </w:rPr>
          <w:t>18.7.3 BRIG Syntax for Image Operations</w:t>
        </w:r>
        <w:r w:rsidR="009330BC">
          <w:rPr>
            <w:noProof/>
            <w:webHidden/>
          </w:rPr>
          <w:tab/>
        </w:r>
        <w:r w:rsidR="009A76EE">
          <w:rPr>
            <w:noProof/>
            <w:webHidden/>
          </w:rPr>
          <w:fldChar w:fldCharType="begin"/>
        </w:r>
        <w:r w:rsidR="009330BC">
          <w:rPr>
            <w:noProof/>
            <w:webHidden/>
          </w:rPr>
          <w:instrText xml:space="preserve"> PAGEREF _Toc396034531 \h </w:instrText>
        </w:r>
        <w:r w:rsidR="009A76EE">
          <w:rPr>
            <w:noProof/>
            <w:webHidden/>
          </w:rPr>
        </w:r>
        <w:r w:rsidR="009A76EE">
          <w:rPr>
            <w:noProof/>
            <w:webHidden/>
          </w:rPr>
          <w:fldChar w:fldCharType="separate"/>
        </w:r>
        <w:r w:rsidR="00533AF0">
          <w:rPr>
            <w:noProof/>
            <w:webHidden/>
          </w:rPr>
          <w:t>364</w:t>
        </w:r>
        <w:r w:rsidR="009A76EE">
          <w:rPr>
            <w:noProof/>
            <w:webHidden/>
          </w:rPr>
          <w:fldChar w:fldCharType="end"/>
        </w:r>
      </w:hyperlink>
    </w:p>
    <w:p w14:paraId="454DFD67" w14:textId="77777777" w:rsidR="009330BC" w:rsidRPr="0065745B" w:rsidRDefault="002523D9">
      <w:pPr>
        <w:pStyle w:val="3"/>
        <w:rPr>
          <w:rFonts w:ascii="Calibri" w:eastAsia="Times New Roman" w:hAnsi="Calibri" w:cs="Times New Roman"/>
          <w:noProof/>
          <w:sz w:val="22"/>
          <w:szCs w:val="22"/>
        </w:rPr>
      </w:pPr>
      <w:hyperlink w:anchor="_Toc396034532" w:history="1">
        <w:r w:rsidR="009330BC" w:rsidRPr="000948B0">
          <w:rPr>
            <w:rStyle w:val="a8"/>
            <w:noProof/>
          </w:rPr>
          <w:t>18.7.4 BRIG Syntax for Branch Operations</w:t>
        </w:r>
        <w:r w:rsidR="009330BC">
          <w:rPr>
            <w:noProof/>
            <w:webHidden/>
          </w:rPr>
          <w:tab/>
        </w:r>
        <w:r w:rsidR="009A76EE">
          <w:rPr>
            <w:noProof/>
            <w:webHidden/>
          </w:rPr>
          <w:fldChar w:fldCharType="begin"/>
        </w:r>
        <w:r w:rsidR="009330BC">
          <w:rPr>
            <w:noProof/>
            <w:webHidden/>
          </w:rPr>
          <w:instrText xml:space="preserve"> PAGEREF _Toc396034532 \h </w:instrText>
        </w:r>
        <w:r w:rsidR="009A76EE">
          <w:rPr>
            <w:noProof/>
            <w:webHidden/>
          </w:rPr>
        </w:r>
        <w:r w:rsidR="009A76EE">
          <w:rPr>
            <w:noProof/>
            <w:webHidden/>
          </w:rPr>
          <w:fldChar w:fldCharType="separate"/>
        </w:r>
        <w:r w:rsidR="00533AF0">
          <w:rPr>
            <w:noProof/>
            <w:webHidden/>
          </w:rPr>
          <w:t>365</w:t>
        </w:r>
        <w:r w:rsidR="009A76EE">
          <w:rPr>
            <w:noProof/>
            <w:webHidden/>
          </w:rPr>
          <w:fldChar w:fldCharType="end"/>
        </w:r>
      </w:hyperlink>
    </w:p>
    <w:p w14:paraId="5BFF35C7" w14:textId="77777777" w:rsidR="009330BC" w:rsidRPr="0065745B" w:rsidRDefault="002523D9">
      <w:pPr>
        <w:pStyle w:val="3"/>
        <w:rPr>
          <w:rFonts w:ascii="Calibri" w:eastAsia="Times New Roman" w:hAnsi="Calibri" w:cs="Times New Roman"/>
          <w:noProof/>
          <w:sz w:val="22"/>
          <w:szCs w:val="22"/>
        </w:rPr>
      </w:pPr>
      <w:hyperlink w:anchor="_Toc396034533" w:history="1">
        <w:r w:rsidR="009330BC" w:rsidRPr="000948B0">
          <w:rPr>
            <w:rStyle w:val="a8"/>
            <w:noProof/>
          </w:rPr>
          <w:t>18.7.5 BRIG Syntax for Parallel Synchronization and Communication Operations</w:t>
        </w:r>
        <w:r w:rsidR="009330BC">
          <w:rPr>
            <w:noProof/>
            <w:webHidden/>
          </w:rPr>
          <w:tab/>
        </w:r>
        <w:r w:rsidR="009A76EE">
          <w:rPr>
            <w:noProof/>
            <w:webHidden/>
          </w:rPr>
          <w:fldChar w:fldCharType="begin"/>
        </w:r>
        <w:r w:rsidR="009330BC">
          <w:rPr>
            <w:noProof/>
            <w:webHidden/>
          </w:rPr>
          <w:instrText xml:space="preserve"> PAGEREF _Toc396034533 \h </w:instrText>
        </w:r>
        <w:r w:rsidR="009A76EE">
          <w:rPr>
            <w:noProof/>
            <w:webHidden/>
          </w:rPr>
        </w:r>
        <w:r w:rsidR="009A76EE">
          <w:rPr>
            <w:noProof/>
            <w:webHidden/>
          </w:rPr>
          <w:fldChar w:fldCharType="separate"/>
        </w:r>
        <w:r w:rsidR="00533AF0">
          <w:rPr>
            <w:noProof/>
            <w:webHidden/>
          </w:rPr>
          <w:t>366</w:t>
        </w:r>
        <w:r w:rsidR="009A76EE">
          <w:rPr>
            <w:noProof/>
            <w:webHidden/>
          </w:rPr>
          <w:fldChar w:fldCharType="end"/>
        </w:r>
      </w:hyperlink>
    </w:p>
    <w:p w14:paraId="68BEF991" w14:textId="77777777" w:rsidR="009330BC" w:rsidRPr="0065745B" w:rsidRDefault="002523D9">
      <w:pPr>
        <w:pStyle w:val="3"/>
        <w:rPr>
          <w:rFonts w:ascii="Calibri" w:eastAsia="Times New Roman" w:hAnsi="Calibri" w:cs="Times New Roman"/>
          <w:noProof/>
          <w:sz w:val="22"/>
          <w:szCs w:val="22"/>
        </w:rPr>
      </w:pPr>
      <w:hyperlink w:anchor="_Toc396034534" w:history="1">
        <w:r w:rsidR="009330BC" w:rsidRPr="000948B0">
          <w:rPr>
            <w:rStyle w:val="a8"/>
            <w:noProof/>
          </w:rPr>
          <w:t>18.7.6 BRIG Syntax for Function Operations</w:t>
        </w:r>
        <w:r w:rsidR="009330BC">
          <w:rPr>
            <w:noProof/>
            <w:webHidden/>
          </w:rPr>
          <w:tab/>
        </w:r>
        <w:r w:rsidR="009A76EE">
          <w:rPr>
            <w:noProof/>
            <w:webHidden/>
          </w:rPr>
          <w:fldChar w:fldCharType="begin"/>
        </w:r>
        <w:r w:rsidR="009330BC">
          <w:rPr>
            <w:noProof/>
            <w:webHidden/>
          </w:rPr>
          <w:instrText xml:space="preserve"> PAGEREF _Toc396034534 \h </w:instrText>
        </w:r>
        <w:r w:rsidR="009A76EE">
          <w:rPr>
            <w:noProof/>
            <w:webHidden/>
          </w:rPr>
        </w:r>
        <w:r w:rsidR="009A76EE">
          <w:rPr>
            <w:noProof/>
            <w:webHidden/>
          </w:rPr>
          <w:fldChar w:fldCharType="separate"/>
        </w:r>
        <w:r w:rsidR="00533AF0">
          <w:rPr>
            <w:noProof/>
            <w:webHidden/>
          </w:rPr>
          <w:t>366</w:t>
        </w:r>
        <w:r w:rsidR="009A76EE">
          <w:rPr>
            <w:noProof/>
            <w:webHidden/>
          </w:rPr>
          <w:fldChar w:fldCharType="end"/>
        </w:r>
      </w:hyperlink>
    </w:p>
    <w:p w14:paraId="01792D8F" w14:textId="77777777" w:rsidR="009330BC" w:rsidRPr="0065745B" w:rsidRDefault="002523D9">
      <w:pPr>
        <w:pStyle w:val="3"/>
        <w:rPr>
          <w:rFonts w:ascii="Calibri" w:eastAsia="Times New Roman" w:hAnsi="Calibri" w:cs="Times New Roman"/>
          <w:noProof/>
          <w:sz w:val="22"/>
          <w:szCs w:val="22"/>
        </w:rPr>
      </w:pPr>
      <w:hyperlink w:anchor="_Toc396034535" w:history="1">
        <w:r w:rsidR="009330BC" w:rsidRPr="000948B0">
          <w:rPr>
            <w:rStyle w:val="a8"/>
            <w:noProof/>
          </w:rPr>
          <w:t>18.7.7 BRIG Syntax for Special Operations</w:t>
        </w:r>
        <w:r w:rsidR="009330BC">
          <w:rPr>
            <w:noProof/>
            <w:webHidden/>
          </w:rPr>
          <w:tab/>
        </w:r>
        <w:r w:rsidR="009A76EE">
          <w:rPr>
            <w:noProof/>
            <w:webHidden/>
          </w:rPr>
          <w:fldChar w:fldCharType="begin"/>
        </w:r>
        <w:r w:rsidR="009330BC">
          <w:rPr>
            <w:noProof/>
            <w:webHidden/>
          </w:rPr>
          <w:instrText xml:space="preserve"> PAGEREF _Toc396034535 \h </w:instrText>
        </w:r>
        <w:r w:rsidR="009A76EE">
          <w:rPr>
            <w:noProof/>
            <w:webHidden/>
          </w:rPr>
        </w:r>
        <w:r w:rsidR="009A76EE">
          <w:rPr>
            <w:noProof/>
            <w:webHidden/>
          </w:rPr>
          <w:fldChar w:fldCharType="separate"/>
        </w:r>
        <w:r w:rsidR="00533AF0">
          <w:rPr>
            <w:noProof/>
            <w:webHidden/>
          </w:rPr>
          <w:t>367</w:t>
        </w:r>
        <w:r w:rsidR="009A76EE">
          <w:rPr>
            <w:noProof/>
            <w:webHidden/>
          </w:rPr>
          <w:fldChar w:fldCharType="end"/>
        </w:r>
      </w:hyperlink>
    </w:p>
    <w:p w14:paraId="20D5806C" w14:textId="77777777" w:rsidR="009330BC" w:rsidRPr="0065745B" w:rsidRDefault="002523D9">
      <w:pPr>
        <w:pStyle w:val="4"/>
        <w:rPr>
          <w:rFonts w:ascii="Calibri" w:eastAsia="Times New Roman" w:hAnsi="Calibri" w:cs="Times New Roman"/>
          <w:noProof/>
          <w:sz w:val="22"/>
          <w:szCs w:val="22"/>
        </w:rPr>
      </w:pPr>
      <w:hyperlink w:anchor="_Toc396034536" w:history="1">
        <w:r w:rsidR="009330BC" w:rsidRPr="000948B0">
          <w:rPr>
            <w:rStyle w:val="a8"/>
            <w:noProof/>
          </w:rPr>
          <w:t>18.7.7.1 BRIG Syntax for Dispatch Packet Operations</w:t>
        </w:r>
        <w:r w:rsidR="009330BC">
          <w:rPr>
            <w:noProof/>
            <w:webHidden/>
          </w:rPr>
          <w:tab/>
        </w:r>
        <w:r w:rsidR="009A76EE">
          <w:rPr>
            <w:noProof/>
            <w:webHidden/>
          </w:rPr>
          <w:fldChar w:fldCharType="begin"/>
        </w:r>
        <w:r w:rsidR="009330BC">
          <w:rPr>
            <w:noProof/>
            <w:webHidden/>
          </w:rPr>
          <w:instrText xml:space="preserve"> PAGEREF _Toc396034536 \h </w:instrText>
        </w:r>
        <w:r w:rsidR="009A76EE">
          <w:rPr>
            <w:noProof/>
            <w:webHidden/>
          </w:rPr>
        </w:r>
        <w:r w:rsidR="009A76EE">
          <w:rPr>
            <w:noProof/>
            <w:webHidden/>
          </w:rPr>
          <w:fldChar w:fldCharType="separate"/>
        </w:r>
        <w:r w:rsidR="00533AF0">
          <w:rPr>
            <w:noProof/>
            <w:webHidden/>
          </w:rPr>
          <w:t>367</w:t>
        </w:r>
        <w:r w:rsidR="009A76EE">
          <w:rPr>
            <w:noProof/>
            <w:webHidden/>
          </w:rPr>
          <w:fldChar w:fldCharType="end"/>
        </w:r>
      </w:hyperlink>
    </w:p>
    <w:p w14:paraId="39AC6EED" w14:textId="77777777" w:rsidR="009330BC" w:rsidRPr="0065745B" w:rsidRDefault="002523D9">
      <w:pPr>
        <w:pStyle w:val="4"/>
        <w:rPr>
          <w:rFonts w:ascii="Calibri" w:eastAsia="Times New Roman" w:hAnsi="Calibri" w:cs="Times New Roman"/>
          <w:noProof/>
          <w:sz w:val="22"/>
          <w:szCs w:val="22"/>
        </w:rPr>
      </w:pPr>
      <w:hyperlink w:anchor="_Toc396034537" w:history="1">
        <w:r w:rsidR="009330BC" w:rsidRPr="000948B0">
          <w:rPr>
            <w:rStyle w:val="a8"/>
            <w:noProof/>
          </w:rPr>
          <w:t>18.7.7.2 BRIG Syntax for Exception Operations</w:t>
        </w:r>
        <w:r w:rsidR="009330BC">
          <w:rPr>
            <w:noProof/>
            <w:webHidden/>
          </w:rPr>
          <w:tab/>
        </w:r>
        <w:r w:rsidR="009A76EE">
          <w:rPr>
            <w:noProof/>
            <w:webHidden/>
          </w:rPr>
          <w:fldChar w:fldCharType="begin"/>
        </w:r>
        <w:r w:rsidR="009330BC">
          <w:rPr>
            <w:noProof/>
            <w:webHidden/>
          </w:rPr>
          <w:instrText xml:space="preserve"> PAGEREF _Toc396034537 \h </w:instrText>
        </w:r>
        <w:r w:rsidR="009A76EE">
          <w:rPr>
            <w:noProof/>
            <w:webHidden/>
          </w:rPr>
        </w:r>
        <w:r w:rsidR="009A76EE">
          <w:rPr>
            <w:noProof/>
            <w:webHidden/>
          </w:rPr>
          <w:fldChar w:fldCharType="separate"/>
        </w:r>
        <w:r w:rsidR="00533AF0">
          <w:rPr>
            <w:noProof/>
            <w:webHidden/>
          </w:rPr>
          <w:t>368</w:t>
        </w:r>
        <w:r w:rsidR="009A76EE">
          <w:rPr>
            <w:noProof/>
            <w:webHidden/>
          </w:rPr>
          <w:fldChar w:fldCharType="end"/>
        </w:r>
      </w:hyperlink>
    </w:p>
    <w:p w14:paraId="27284836" w14:textId="77777777" w:rsidR="009330BC" w:rsidRPr="0065745B" w:rsidRDefault="002523D9">
      <w:pPr>
        <w:pStyle w:val="4"/>
        <w:rPr>
          <w:rFonts w:ascii="Calibri" w:eastAsia="Times New Roman" w:hAnsi="Calibri" w:cs="Times New Roman"/>
          <w:noProof/>
          <w:sz w:val="22"/>
          <w:szCs w:val="22"/>
        </w:rPr>
      </w:pPr>
      <w:hyperlink w:anchor="_Toc396034538" w:history="1">
        <w:r w:rsidR="009330BC" w:rsidRPr="000948B0">
          <w:rPr>
            <w:rStyle w:val="a8"/>
            <w:noProof/>
          </w:rPr>
          <w:t>18.7.7.3 BRIG Syntax for User Mode Queue Operations</w:t>
        </w:r>
        <w:r w:rsidR="009330BC">
          <w:rPr>
            <w:noProof/>
            <w:webHidden/>
          </w:rPr>
          <w:tab/>
        </w:r>
        <w:r w:rsidR="009A76EE">
          <w:rPr>
            <w:noProof/>
            <w:webHidden/>
          </w:rPr>
          <w:fldChar w:fldCharType="begin"/>
        </w:r>
        <w:r w:rsidR="009330BC">
          <w:rPr>
            <w:noProof/>
            <w:webHidden/>
          </w:rPr>
          <w:instrText xml:space="preserve"> PAGEREF _Toc396034538 \h </w:instrText>
        </w:r>
        <w:r w:rsidR="009A76EE">
          <w:rPr>
            <w:noProof/>
            <w:webHidden/>
          </w:rPr>
        </w:r>
        <w:r w:rsidR="009A76EE">
          <w:rPr>
            <w:noProof/>
            <w:webHidden/>
          </w:rPr>
          <w:fldChar w:fldCharType="separate"/>
        </w:r>
        <w:r w:rsidR="00533AF0">
          <w:rPr>
            <w:noProof/>
            <w:webHidden/>
          </w:rPr>
          <w:t>368</w:t>
        </w:r>
        <w:r w:rsidR="009A76EE">
          <w:rPr>
            <w:noProof/>
            <w:webHidden/>
          </w:rPr>
          <w:fldChar w:fldCharType="end"/>
        </w:r>
      </w:hyperlink>
    </w:p>
    <w:p w14:paraId="4F671423" w14:textId="77777777" w:rsidR="009330BC" w:rsidRPr="0065745B" w:rsidRDefault="002523D9">
      <w:pPr>
        <w:pStyle w:val="4"/>
        <w:rPr>
          <w:rFonts w:ascii="Calibri" w:eastAsia="Times New Roman" w:hAnsi="Calibri" w:cs="Times New Roman"/>
          <w:noProof/>
          <w:sz w:val="22"/>
          <w:szCs w:val="22"/>
        </w:rPr>
      </w:pPr>
      <w:hyperlink w:anchor="_Toc396034539" w:history="1">
        <w:r w:rsidR="009330BC" w:rsidRPr="000948B0">
          <w:rPr>
            <w:rStyle w:val="a8"/>
            <w:noProof/>
          </w:rPr>
          <w:t>18.7.7.4 BRIG Syntax for Miscellaneous Operations</w:t>
        </w:r>
        <w:r w:rsidR="009330BC">
          <w:rPr>
            <w:noProof/>
            <w:webHidden/>
          </w:rPr>
          <w:tab/>
        </w:r>
        <w:r w:rsidR="009A76EE">
          <w:rPr>
            <w:noProof/>
            <w:webHidden/>
          </w:rPr>
          <w:fldChar w:fldCharType="begin"/>
        </w:r>
        <w:r w:rsidR="009330BC">
          <w:rPr>
            <w:noProof/>
            <w:webHidden/>
          </w:rPr>
          <w:instrText xml:space="preserve"> PAGEREF _Toc396034539 \h </w:instrText>
        </w:r>
        <w:r w:rsidR="009A76EE">
          <w:rPr>
            <w:noProof/>
            <w:webHidden/>
          </w:rPr>
        </w:r>
        <w:r w:rsidR="009A76EE">
          <w:rPr>
            <w:noProof/>
            <w:webHidden/>
          </w:rPr>
          <w:fldChar w:fldCharType="separate"/>
        </w:r>
        <w:r w:rsidR="00533AF0">
          <w:rPr>
            <w:noProof/>
            <w:webHidden/>
          </w:rPr>
          <w:t>369</w:t>
        </w:r>
        <w:r w:rsidR="009A76EE">
          <w:rPr>
            <w:noProof/>
            <w:webHidden/>
          </w:rPr>
          <w:fldChar w:fldCharType="end"/>
        </w:r>
      </w:hyperlink>
    </w:p>
    <w:p w14:paraId="407C585C" w14:textId="77777777" w:rsidR="009330BC" w:rsidRPr="0065745B" w:rsidRDefault="002523D9">
      <w:pPr>
        <w:pStyle w:val="1"/>
        <w:rPr>
          <w:rFonts w:ascii="Calibri" w:eastAsia="Times New Roman" w:hAnsi="Calibri" w:cs="Times New Roman"/>
          <w:b w:val="0"/>
          <w:bCs w:val="0"/>
          <w:noProof/>
          <w:sz w:val="22"/>
          <w:szCs w:val="22"/>
        </w:rPr>
      </w:pPr>
      <w:hyperlink w:anchor="_Toc396034540" w:history="1">
        <w:r w:rsidR="009330BC" w:rsidRPr="000948B0">
          <w:rPr>
            <w:rStyle w:val="a8"/>
            <w:noProof/>
          </w:rPr>
          <w:t>Chapter 19.  HSAIL Grammar in Extended Backus-Naur Form</w:t>
        </w:r>
        <w:r w:rsidR="009330BC">
          <w:rPr>
            <w:noProof/>
            <w:webHidden/>
          </w:rPr>
          <w:tab/>
        </w:r>
        <w:r w:rsidR="009A76EE">
          <w:rPr>
            <w:noProof/>
            <w:webHidden/>
          </w:rPr>
          <w:fldChar w:fldCharType="begin"/>
        </w:r>
        <w:r w:rsidR="009330BC">
          <w:rPr>
            <w:noProof/>
            <w:webHidden/>
          </w:rPr>
          <w:instrText xml:space="preserve"> PAGEREF _Toc396034540 \h </w:instrText>
        </w:r>
        <w:r w:rsidR="009A76EE">
          <w:rPr>
            <w:noProof/>
            <w:webHidden/>
          </w:rPr>
        </w:r>
        <w:r w:rsidR="009A76EE">
          <w:rPr>
            <w:noProof/>
            <w:webHidden/>
          </w:rPr>
          <w:fldChar w:fldCharType="separate"/>
        </w:r>
        <w:r w:rsidR="00533AF0">
          <w:rPr>
            <w:noProof/>
            <w:webHidden/>
          </w:rPr>
          <w:t>371</w:t>
        </w:r>
        <w:r w:rsidR="009A76EE">
          <w:rPr>
            <w:noProof/>
            <w:webHidden/>
          </w:rPr>
          <w:fldChar w:fldCharType="end"/>
        </w:r>
      </w:hyperlink>
    </w:p>
    <w:p w14:paraId="7D568C7F" w14:textId="77777777" w:rsidR="009330BC" w:rsidRPr="0065745B" w:rsidRDefault="002523D9">
      <w:pPr>
        <w:pStyle w:val="2"/>
        <w:rPr>
          <w:rFonts w:ascii="Calibri" w:eastAsia="Times New Roman" w:hAnsi="Calibri" w:cs="Times New Roman"/>
          <w:noProof/>
          <w:sz w:val="22"/>
          <w:szCs w:val="22"/>
        </w:rPr>
      </w:pPr>
      <w:hyperlink w:anchor="_Toc396034541" w:history="1">
        <w:r w:rsidR="009330BC" w:rsidRPr="000948B0">
          <w:rPr>
            <w:rStyle w:val="a8"/>
            <w:noProof/>
          </w:rPr>
          <w:t>19.1 HSAIL Lexical Grammar in Extended Backus-Naur Form (EBNF)</w:t>
        </w:r>
        <w:r w:rsidR="009330BC">
          <w:rPr>
            <w:noProof/>
            <w:webHidden/>
          </w:rPr>
          <w:tab/>
        </w:r>
        <w:r w:rsidR="009A76EE">
          <w:rPr>
            <w:noProof/>
            <w:webHidden/>
          </w:rPr>
          <w:fldChar w:fldCharType="begin"/>
        </w:r>
        <w:r w:rsidR="009330BC">
          <w:rPr>
            <w:noProof/>
            <w:webHidden/>
          </w:rPr>
          <w:instrText xml:space="preserve"> PAGEREF _Toc396034541 \h </w:instrText>
        </w:r>
        <w:r w:rsidR="009A76EE">
          <w:rPr>
            <w:noProof/>
            <w:webHidden/>
          </w:rPr>
        </w:r>
        <w:r w:rsidR="009A76EE">
          <w:rPr>
            <w:noProof/>
            <w:webHidden/>
          </w:rPr>
          <w:fldChar w:fldCharType="separate"/>
        </w:r>
        <w:r w:rsidR="00533AF0">
          <w:rPr>
            <w:noProof/>
            <w:webHidden/>
          </w:rPr>
          <w:t>371</w:t>
        </w:r>
        <w:r w:rsidR="009A76EE">
          <w:rPr>
            <w:noProof/>
            <w:webHidden/>
          </w:rPr>
          <w:fldChar w:fldCharType="end"/>
        </w:r>
      </w:hyperlink>
    </w:p>
    <w:p w14:paraId="7C58E47C" w14:textId="77777777" w:rsidR="009330BC" w:rsidRPr="0065745B" w:rsidRDefault="002523D9">
      <w:pPr>
        <w:pStyle w:val="2"/>
        <w:rPr>
          <w:rFonts w:ascii="Calibri" w:eastAsia="Times New Roman" w:hAnsi="Calibri" w:cs="Times New Roman"/>
          <w:noProof/>
          <w:sz w:val="22"/>
          <w:szCs w:val="22"/>
        </w:rPr>
      </w:pPr>
      <w:hyperlink w:anchor="_Toc396034542" w:history="1">
        <w:r w:rsidR="009330BC" w:rsidRPr="000948B0">
          <w:rPr>
            <w:rStyle w:val="a8"/>
            <w:noProof/>
          </w:rPr>
          <w:t>19.2 HSAIL Syntax Grammar in Extended Backus-Naur Form (EBNF)</w:t>
        </w:r>
        <w:r w:rsidR="009330BC">
          <w:rPr>
            <w:noProof/>
            <w:webHidden/>
          </w:rPr>
          <w:tab/>
        </w:r>
        <w:r w:rsidR="009A76EE">
          <w:rPr>
            <w:noProof/>
            <w:webHidden/>
          </w:rPr>
          <w:fldChar w:fldCharType="begin"/>
        </w:r>
        <w:r w:rsidR="009330BC">
          <w:rPr>
            <w:noProof/>
            <w:webHidden/>
          </w:rPr>
          <w:instrText xml:space="preserve"> PAGEREF _Toc396034542 \h </w:instrText>
        </w:r>
        <w:r w:rsidR="009A76EE">
          <w:rPr>
            <w:noProof/>
            <w:webHidden/>
          </w:rPr>
        </w:r>
        <w:r w:rsidR="009A76EE">
          <w:rPr>
            <w:noProof/>
            <w:webHidden/>
          </w:rPr>
          <w:fldChar w:fldCharType="separate"/>
        </w:r>
        <w:r w:rsidR="00533AF0">
          <w:rPr>
            <w:noProof/>
            <w:webHidden/>
          </w:rPr>
          <w:t>373</w:t>
        </w:r>
        <w:r w:rsidR="009A76EE">
          <w:rPr>
            <w:noProof/>
            <w:webHidden/>
          </w:rPr>
          <w:fldChar w:fldCharType="end"/>
        </w:r>
      </w:hyperlink>
    </w:p>
    <w:p w14:paraId="79426F17" w14:textId="77777777" w:rsidR="009330BC" w:rsidRPr="0065745B" w:rsidRDefault="002523D9">
      <w:pPr>
        <w:pStyle w:val="1"/>
        <w:rPr>
          <w:rFonts w:ascii="Calibri" w:eastAsia="Times New Roman" w:hAnsi="Calibri" w:cs="Times New Roman"/>
          <w:b w:val="0"/>
          <w:bCs w:val="0"/>
          <w:noProof/>
          <w:sz w:val="22"/>
          <w:szCs w:val="22"/>
        </w:rPr>
      </w:pPr>
      <w:hyperlink w:anchor="_Toc396034543" w:history="1">
        <w:r w:rsidR="009330BC" w:rsidRPr="000948B0">
          <w:rPr>
            <w:rStyle w:val="a8"/>
            <w:noProof/>
          </w:rPr>
          <w:t>Appendix A.  Limits</w:t>
        </w:r>
        <w:r w:rsidR="009330BC">
          <w:rPr>
            <w:noProof/>
            <w:webHidden/>
          </w:rPr>
          <w:tab/>
        </w:r>
        <w:r w:rsidR="009A76EE">
          <w:rPr>
            <w:noProof/>
            <w:webHidden/>
          </w:rPr>
          <w:fldChar w:fldCharType="begin"/>
        </w:r>
        <w:r w:rsidR="009330BC">
          <w:rPr>
            <w:noProof/>
            <w:webHidden/>
          </w:rPr>
          <w:instrText xml:space="preserve"> PAGEREF _Toc396034543 \h </w:instrText>
        </w:r>
        <w:r w:rsidR="009A76EE">
          <w:rPr>
            <w:noProof/>
            <w:webHidden/>
          </w:rPr>
        </w:r>
        <w:r w:rsidR="009A76EE">
          <w:rPr>
            <w:noProof/>
            <w:webHidden/>
          </w:rPr>
          <w:fldChar w:fldCharType="separate"/>
        </w:r>
        <w:r w:rsidR="00533AF0">
          <w:rPr>
            <w:noProof/>
            <w:webHidden/>
          </w:rPr>
          <w:t>385</w:t>
        </w:r>
        <w:r w:rsidR="009A76EE">
          <w:rPr>
            <w:noProof/>
            <w:webHidden/>
          </w:rPr>
          <w:fldChar w:fldCharType="end"/>
        </w:r>
      </w:hyperlink>
    </w:p>
    <w:p w14:paraId="04ACC3EA" w14:textId="77777777" w:rsidR="009330BC" w:rsidRPr="0065745B" w:rsidRDefault="002523D9">
      <w:pPr>
        <w:pStyle w:val="1"/>
        <w:rPr>
          <w:rFonts w:ascii="Calibri" w:eastAsia="Times New Roman" w:hAnsi="Calibri" w:cs="Times New Roman"/>
          <w:b w:val="0"/>
          <w:bCs w:val="0"/>
          <w:noProof/>
          <w:sz w:val="22"/>
          <w:szCs w:val="22"/>
        </w:rPr>
      </w:pPr>
      <w:hyperlink w:anchor="_Toc396034544" w:history="1">
        <w:r w:rsidR="009330BC" w:rsidRPr="000948B0">
          <w:rPr>
            <w:rStyle w:val="a8"/>
            <w:noProof/>
          </w:rPr>
          <w:t>Appendix B.  Glossary of HSAIL Terms</w:t>
        </w:r>
        <w:r w:rsidR="009330BC">
          <w:rPr>
            <w:noProof/>
            <w:webHidden/>
          </w:rPr>
          <w:tab/>
        </w:r>
        <w:r w:rsidR="009A76EE">
          <w:rPr>
            <w:noProof/>
            <w:webHidden/>
          </w:rPr>
          <w:fldChar w:fldCharType="begin"/>
        </w:r>
        <w:r w:rsidR="009330BC">
          <w:rPr>
            <w:noProof/>
            <w:webHidden/>
          </w:rPr>
          <w:instrText xml:space="preserve"> PAGEREF _Toc396034544 \h </w:instrText>
        </w:r>
        <w:r w:rsidR="009A76EE">
          <w:rPr>
            <w:noProof/>
            <w:webHidden/>
          </w:rPr>
        </w:r>
        <w:r w:rsidR="009A76EE">
          <w:rPr>
            <w:noProof/>
            <w:webHidden/>
          </w:rPr>
          <w:fldChar w:fldCharType="separate"/>
        </w:r>
        <w:r w:rsidR="00533AF0">
          <w:rPr>
            <w:noProof/>
            <w:webHidden/>
          </w:rPr>
          <w:t>387</w:t>
        </w:r>
        <w:r w:rsidR="009A76EE">
          <w:rPr>
            <w:noProof/>
            <w:webHidden/>
          </w:rPr>
          <w:fldChar w:fldCharType="end"/>
        </w:r>
      </w:hyperlink>
    </w:p>
    <w:p w14:paraId="72E4938A" w14:textId="77777777" w:rsidR="009330BC" w:rsidRPr="0065745B" w:rsidRDefault="002523D9">
      <w:pPr>
        <w:pStyle w:val="1"/>
        <w:rPr>
          <w:rFonts w:ascii="Calibri" w:eastAsia="Times New Roman" w:hAnsi="Calibri" w:cs="Times New Roman"/>
          <w:b w:val="0"/>
          <w:bCs w:val="0"/>
          <w:noProof/>
          <w:sz w:val="22"/>
          <w:szCs w:val="22"/>
        </w:rPr>
      </w:pPr>
      <w:hyperlink w:anchor="_Toc396034545" w:history="1">
        <w:r w:rsidR="009330BC" w:rsidRPr="000948B0">
          <w:rPr>
            <w:rStyle w:val="a8"/>
            <w:noProof/>
          </w:rPr>
          <w:t>Index</w:t>
        </w:r>
        <w:r w:rsidR="009330BC">
          <w:rPr>
            <w:noProof/>
            <w:webHidden/>
          </w:rPr>
          <w:tab/>
        </w:r>
        <w:r w:rsidR="009A76EE">
          <w:rPr>
            <w:noProof/>
            <w:webHidden/>
          </w:rPr>
          <w:fldChar w:fldCharType="begin"/>
        </w:r>
        <w:r w:rsidR="009330BC">
          <w:rPr>
            <w:noProof/>
            <w:webHidden/>
          </w:rPr>
          <w:instrText xml:space="preserve"> PAGEREF _Toc396034545 \h </w:instrText>
        </w:r>
        <w:r w:rsidR="009A76EE">
          <w:rPr>
            <w:noProof/>
            <w:webHidden/>
          </w:rPr>
        </w:r>
        <w:r w:rsidR="009A76EE">
          <w:rPr>
            <w:noProof/>
            <w:webHidden/>
          </w:rPr>
          <w:fldChar w:fldCharType="separate"/>
        </w:r>
        <w:r w:rsidR="00533AF0">
          <w:rPr>
            <w:noProof/>
            <w:webHidden/>
          </w:rPr>
          <w:t>393</w:t>
        </w:r>
        <w:r w:rsidR="009A76EE">
          <w:rPr>
            <w:noProof/>
            <w:webHidden/>
          </w:rPr>
          <w:fldChar w:fldCharType="end"/>
        </w:r>
      </w:hyperlink>
    </w:p>
    <w:p w14:paraId="45FD036D" w14:textId="77777777" w:rsidR="008A5E4E" w:rsidRDefault="009A76EE">
      <w:r>
        <w:fldChar w:fldCharType="end"/>
      </w:r>
    </w:p>
    <w:p w14:paraId="167954D3" w14:textId="77777777" w:rsidR="008A5E4E" w:rsidRDefault="0065745B">
      <w:pPr>
        <w:pStyle w:val="h2NotInContents"/>
      </w:pPr>
      <w:r>
        <w:lastRenderedPageBreak/>
        <w:t>Figures</w:t>
      </w:r>
    </w:p>
    <w:p w14:paraId="47B7EF87" w14:textId="77777777" w:rsidR="008A5E4E" w:rsidRDefault="0065745B">
      <w:pPr>
        <w:pStyle w:val="pFigureTitlesListOf"/>
      </w:pPr>
      <w:r>
        <w:t xml:space="preserve">Figure 2–1 A Grid and Its Work-Groups and Work-Items </w:t>
      </w:r>
      <w:r>
        <w:tab/>
      </w:r>
      <w:r w:rsidR="009A76EE">
        <w:fldChar w:fldCharType="begin"/>
      </w:r>
      <w:r w:rsidR="008A5E4E">
        <w:instrText xml:space="preserve"> PAGEREF _ListOf1 \h \* Arabic  \* MERGEFORMAT </w:instrText>
      </w:r>
      <w:r w:rsidR="009A76EE">
        <w:fldChar w:fldCharType="separate"/>
      </w:r>
      <w:r w:rsidR="00533AF0">
        <w:rPr>
          <w:noProof/>
        </w:rPr>
        <w:t>6</w:t>
      </w:r>
      <w:r w:rsidR="009A76EE">
        <w:fldChar w:fldCharType="end"/>
      </w:r>
    </w:p>
    <w:p w14:paraId="766CF5D1" w14:textId="77777777" w:rsidR="008A5E4E" w:rsidRDefault="0065745B">
      <w:pPr>
        <w:pStyle w:val="pFigureTitlesListOf"/>
      </w:pPr>
      <w:r>
        <w:t>Figure 2–2 TOKEN_WAVESIZE Syntax Diagram</w:t>
      </w:r>
      <w:r>
        <w:tab/>
      </w:r>
      <w:r w:rsidR="009A76EE">
        <w:fldChar w:fldCharType="begin"/>
      </w:r>
      <w:r w:rsidR="008A5E4E">
        <w:instrText xml:space="preserve"> PAGEREF _ListOf2 \h \* Arabic  \* MERGEFORMAT </w:instrText>
      </w:r>
      <w:r w:rsidR="009A76EE">
        <w:fldChar w:fldCharType="separate"/>
      </w:r>
      <w:r w:rsidR="00533AF0">
        <w:rPr>
          <w:noProof/>
        </w:rPr>
        <w:t>13</w:t>
      </w:r>
      <w:r w:rsidR="009A76EE">
        <w:fldChar w:fldCharType="end"/>
      </w:r>
    </w:p>
    <w:p w14:paraId="4D1F42B8" w14:textId="77777777" w:rsidR="008A5E4E" w:rsidRDefault="0065745B">
      <w:pPr>
        <w:pStyle w:val="pFigureTitlesListOf"/>
      </w:pPr>
      <w:r>
        <w:t>Figure 4–1 module Syntax Diagram</w:t>
      </w:r>
      <w:r>
        <w:tab/>
      </w:r>
      <w:r w:rsidR="009A76EE">
        <w:fldChar w:fldCharType="begin"/>
      </w:r>
      <w:r w:rsidR="008A5E4E">
        <w:instrText xml:space="preserve"> PAGEREF _ListOf3 \h \* Arabic  \* MERGEFORMAT </w:instrText>
      </w:r>
      <w:r w:rsidR="009A76EE">
        <w:fldChar w:fldCharType="separate"/>
      </w:r>
      <w:r w:rsidR="00533AF0">
        <w:rPr>
          <w:noProof/>
        </w:rPr>
        <w:t>37</w:t>
      </w:r>
      <w:r w:rsidR="009A76EE">
        <w:fldChar w:fldCharType="end"/>
      </w:r>
    </w:p>
    <w:p w14:paraId="434F66FC" w14:textId="77777777" w:rsidR="008A5E4E" w:rsidRDefault="0065745B">
      <w:pPr>
        <w:pStyle w:val="pFigureTitlesListOf"/>
      </w:pPr>
      <w:r>
        <w:t>Figure 4–2 version Syntax Diagram</w:t>
      </w:r>
      <w:r>
        <w:tab/>
      </w:r>
      <w:r w:rsidR="009A76EE">
        <w:fldChar w:fldCharType="begin"/>
      </w:r>
      <w:r w:rsidR="008A5E4E">
        <w:instrText xml:space="preserve"> PAGEREF _ListOf4 \h \* Arabic  \* MERGEFORMAT </w:instrText>
      </w:r>
      <w:r w:rsidR="009A76EE">
        <w:fldChar w:fldCharType="separate"/>
      </w:r>
      <w:r w:rsidR="00533AF0">
        <w:rPr>
          <w:noProof/>
        </w:rPr>
        <w:t>38</w:t>
      </w:r>
      <w:r w:rsidR="009A76EE">
        <w:fldChar w:fldCharType="end"/>
      </w:r>
    </w:p>
    <w:p w14:paraId="582E98BA" w14:textId="77777777" w:rsidR="008A5E4E" w:rsidRDefault="0065745B">
      <w:pPr>
        <w:pStyle w:val="pFigureTitlesListOf"/>
      </w:pPr>
      <w:r>
        <w:t>Figure 4–3 profile Syntax Diagram</w:t>
      </w:r>
      <w:r>
        <w:tab/>
      </w:r>
      <w:r w:rsidR="009A76EE">
        <w:fldChar w:fldCharType="begin"/>
      </w:r>
      <w:r w:rsidR="008A5E4E">
        <w:instrText xml:space="preserve"> PAGEREF _ListOf5 \h \* Arabic  \* MERGEFORMAT </w:instrText>
      </w:r>
      <w:r w:rsidR="009A76EE">
        <w:fldChar w:fldCharType="separate"/>
      </w:r>
      <w:r w:rsidR="00533AF0">
        <w:rPr>
          <w:noProof/>
        </w:rPr>
        <w:t>38</w:t>
      </w:r>
      <w:r w:rsidR="009A76EE">
        <w:fldChar w:fldCharType="end"/>
      </w:r>
    </w:p>
    <w:p w14:paraId="0EA606D8" w14:textId="77777777" w:rsidR="008A5E4E" w:rsidRDefault="0065745B">
      <w:pPr>
        <w:pStyle w:val="pFigureTitlesListOf"/>
      </w:pPr>
      <w:r>
        <w:t>Figure 4–4 machineModel Syntax Diagram</w:t>
      </w:r>
      <w:r>
        <w:tab/>
      </w:r>
      <w:r w:rsidR="009A76EE">
        <w:fldChar w:fldCharType="begin"/>
      </w:r>
      <w:r w:rsidR="008A5E4E">
        <w:instrText xml:space="preserve"> PAGEREF _ListOf6 \h \* Arabic  \* MERGEFORMAT </w:instrText>
      </w:r>
      <w:r w:rsidR="009A76EE">
        <w:fldChar w:fldCharType="separate"/>
      </w:r>
      <w:r w:rsidR="00533AF0">
        <w:rPr>
          <w:noProof/>
        </w:rPr>
        <w:t>38</w:t>
      </w:r>
      <w:r w:rsidR="009A76EE">
        <w:fldChar w:fldCharType="end"/>
      </w:r>
    </w:p>
    <w:p w14:paraId="126135D5" w14:textId="77777777" w:rsidR="008A5E4E" w:rsidRDefault="0065745B">
      <w:pPr>
        <w:pStyle w:val="pFigureTitlesListOf"/>
      </w:pPr>
      <w:r>
        <w:t>Figure 4–5 moduleDirective Syntax Diagram</w:t>
      </w:r>
      <w:r>
        <w:tab/>
      </w:r>
      <w:r w:rsidR="009A76EE">
        <w:fldChar w:fldCharType="begin"/>
      </w:r>
      <w:r w:rsidR="008A5E4E">
        <w:instrText xml:space="preserve"> PAGEREF _ListOf7 \h \* Arabic  \* MERGEFORMAT </w:instrText>
      </w:r>
      <w:r w:rsidR="009A76EE">
        <w:fldChar w:fldCharType="separate"/>
      </w:r>
      <w:r w:rsidR="00533AF0">
        <w:rPr>
          <w:noProof/>
        </w:rPr>
        <w:t>38</w:t>
      </w:r>
      <w:r w:rsidR="009A76EE">
        <w:fldChar w:fldCharType="end"/>
      </w:r>
    </w:p>
    <w:p w14:paraId="365AEA0C" w14:textId="77777777" w:rsidR="008A5E4E" w:rsidRDefault="0065745B">
      <w:pPr>
        <w:pStyle w:val="pFigureTitlesListOf"/>
      </w:pPr>
      <w:r>
        <w:t>Figure 4–6 moduleStatement Syntax Diagram</w:t>
      </w:r>
      <w:r>
        <w:tab/>
      </w:r>
      <w:r w:rsidR="009A76EE">
        <w:fldChar w:fldCharType="begin"/>
      </w:r>
      <w:r w:rsidR="008A5E4E">
        <w:instrText xml:space="preserve"> PAGEREF _ListOf8 \h \* Arabic  \* MERGEFORMAT </w:instrText>
      </w:r>
      <w:r w:rsidR="009A76EE">
        <w:fldChar w:fldCharType="separate"/>
      </w:r>
      <w:r w:rsidR="00533AF0">
        <w:rPr>
          <w:noProof/>
        </w:rPr>
        <w:t>39</w:t>
      </w:r>
      <w:r w:rsidR="009A76EE">
        <w:fldChar w:fldCharType="end"/>
      </w:r>
    </w:p>
    <w:p w14:paraId="58D194A4" w14:textId="77777777" w:rsidR="008A5E4E" w:rsidRDefault="0065745B">
      <w:pPr>
        <w:pStyle w:val="pFigureTitlesListOf"/>
      </w:pPr>
      <w:r>
        <w:t>Figure 4–7 annotations Syntax Diagram</w:t>
      </w:r>
      <w:r>
        <w:tab/>
      </w:r>
      <w:r w:rsidR="009A76EE">
        <w:fldChar w:fldCharType="begin"/>
      </w:r>
      <w:r w:rsidR="008A5E4E">
        <w:instrText xml:space="preserve"> PAGEREF _ListOf9 \h \* Arabic  \* MERGEFORMAT </w:instrText>
      </w:r>
      <w:r w:rsidR="009A76EE">
        <w:fldChar w:fldCharType="separate"/>
      </w:r>
      <w:r w:rsidR="00533AF0">
        <w:rPr>
          <w:noProof/>
        </w:rPr>
        <w:t>39</w:t>
      </w:r>
      <w:r w:rsidR="009A76EE">
        <w:fldChar w:fldCharType="end"/>
      </w:r>
    </w:p>
    <w:p w14:paraId="7B403FF3" w14:textId="77777777" w:rsidR="008A5E4E" w:rsidRDefault="0065745B">
      <w:pPr>
        <w:pStyle w:val="pFigureTitlesListOf"/>
      </w:pPr>
      <w:r>
        <w:t>Figure 4–8 annotation Syntax Diagram</w:t>
      </w:r>
      <w:r>
        <w:tab/>
      </w:r>
      <w:r w:rsidR="009A76EE">
        <w:fldChar w:fldCharType="begin"/>
      </w:r>
      <w:r w:rsidR="008A5E4E">
        <w:instrText xml:space="preserve"> PAGEREF _ListOf10 \h \* Arabic  \* MERGEFORMAT </w:instrText>
      </w:r>
      <w:r w:rsidR="009A76EE">
        <w:fldChar w:fldCharType="separate"/>
      </w:r>
      <w:r w:rsidR="00533AF0">
        <w:rPr>
          <w:noProof/>
        </w:rPr>
        <w:t>39</w:t>
      </w:r>
      <w:r w:rsidR="009A76EE">
        <w:fldChar w:fldCharType="end"/>
      </w:r>
    </w:p>
    <w:p w14:paraId="6AE24E74" w14:textId="77777777" w:rsidR="008A5E4E" w:rsidRDefault="0065745B">
      <w:pPr>
        <w:pStyle w:val="pFigureTitlesListOf"/>
      </w:pPr>
      <w:r>
        <w:t>Figure 4–9 TOKEN_COMMENT Syntax Diagram</w:t>
      </w:r>
      <w:r>
        <w:tab/>
      </w:r>
      <w:r w:rsidR="009A76EE">
        <w:fldChar w:fldCharType="begin"/>
      </w:r>
      <w:r w:rsidR="008A5E4E">
        <w:instrText xml:space="preserve"> PAGEREF _ListOf11 \h \* Arabic  \* MERGEFORMAT </w:instrText>
      </w:r>
      <w:r w:rsidR="009A76EE">
        <w:fldChar w:fldCharType="separate"/>
      </w:r>
      <w:r w:rsidR="00533AF0">
        <w:rPr>
          <w:noProof/>
        </w:rPr>
        <w:t>40</w:t>
      </w:r>
      <w:r w:rsidR="009A76EE">
        <w:fldChar w:fldCharType="end"/>
      </w:r>
    </w:p>
    <w:p w14:paraId="06E897AE" w14:textId="77777777" w:rsidR="008A5E4E" w:rsidRDefault="0065745B">
      <w:pPr>
        <w:pStyle w:val="pFigureTitlesListOf"/>
      </w:pPr>
      <w:r>
        <w:t>Figure 4–10 kernel Syntax Diagram</w:t>
      </w:r>
      <w:r>
        <w:tab/>
      </w:r>
      <w:r w:rsidR="009A76EE">
        <w:fldChar w:fldCharType="begin"/>
      </w:r>
      <w:r w:rsidR="008A5E4E">
        <w:instrText xml:space="preserve"> PAGEREF _ListOf12 \h \* Arabic  \* MERGEFORMAT </w:instrText>
      </w:r>
      <w:r w:rsidR="009A76EE">
        <w:fldChar w:fldCharType="separate"/>
      </w:r>
      <w:r w:rsidR="00533AF0">
        <w:rPr>
          <w:noProof/>
        </w:rPr>
        <w:t>41</w:t>
      </w:r>
      <w:r w:rsidR="009A76EE">
        <w:fldChar w:fldCharType="end"/>
      </w:r>
    </w:p>
    <w:p w14:paraId="240F921B" w14:textId="77777777" w:rsidR="008A5E4E" w:rsidRDefault="0065745B">
      <w:pPr>
        <w:pStyle w:val="pFigureTitlesListOf"/>
      </w:pPr>
      <w:r>
        <w:t>Figure 4–11 kernelHeader Syntax Diagram</w:t>
      </w:r>
      <w:r>
        <w:tab/>
      </w:r>
      <w:r w:rsidR="009A76EE">
        <w:fldChar w:fldCharType="begin"/>
      </w:r>
      <w:r w:rsidR="008A5E4E">
        <w:instrText xml:space="preserve"> PAGEREF _ListOf13 \h \* Arabic  \* MERGEFORMAT </w:instrText>
      </w:r>
      <w:r w:rsidR="009A76EE">
        <w:fldChar w:fldCharType="separate"/>
      </w:r>
      <w:r w:rsidR="00533AF0">
        <w:rPr>
          <w:noProof/>
        </w:rPr>
        <w:t>41</w:t>
      </w:r>
      <w:r w:rsidR="009A76EE">
        <w:fldChar w:fldCharType="end"/>
      </w:r>
    </w:p>
    <w:p w14:paraId="0464C983" w14:textId="77777777" w:rsidR="008A5E4E" w:rsidRDefault="0065745B">
      <w:pPr>
        <w:pStyle w:val="pFigureTitlesListOf"/>
      </w:pPr>
      <w:r>
        <w:t>Figure 4–12 kernFormalArgumentList Syntax Diagram</w:t>
      </w:r>
      <w:r>
        <w:tab/>
      </w:r>
      <w:r w:rsidR="009A76EE">
        <w:fldChar w:fldCharType="begin"/>
      </w:r>
      <w:r w:rsidR="008A5E4E">
        <w:instrText xml:space="preserve"> PAGEREF _ListOf14 \h \* Arabic  \* MERGEFORMAT </w:instrText>
      </w:r>
      <w:r w:rsidR="009A76EE">
        <w:fldChar w:fldCharType="separate"/>
      </w:r>
      <w:r w:rsidR="00533AF0">
        <w:rPr>
          <w:noProof/>
        </w:rPr>
        <w:t>41</w:t>
      </w:r>
      <w:r w:rsidR="009A76EE">
        <w:fldChar w:fldCharType="end"/>
      </w:r>
    </w:p>
    <w:p w14:paraId="299366CE" w14:textId="77777777" w:rsidR="008A5E4E" w:rsidRDefault="0065745B">
      <w:pPr>
        <w:pStyle w:val="pFigureTitlesListOf"/>
      </w:pPr>
      <w:r>
        <w:t>Figure 4–13 kernFormalArgument Syntax Diagram</w:t>
      </w:r>
      <w:r>
        <w:tab/>
      </w:r>
      <w:r w:rsidR="009A76EE">
        <w:fldChar w:fldCharType="begin"/>
      </w:r>
      <w:r w:rsidR="008A5E4E">
        <w:instrText xml:space="preserve"> PAGEREF _ListOf15 \h \* Arabic  \* MERGEFORMAT </w:instrText>
      </w:r>
      <w:r w:rsidR="009A76EE">
        <w:fldChar w:fldCharType="separate"/>
      </w:r>
      <w:r w:rsidR="00533AF0">
        <w:rPr>
          <w:noProof/>
        </w:rPr>
        <w:t>41</w:t>
      </w:r>
      <w:r w:rsidR="009A76EE">
        <w:fldChar w:fldCharType="end"/>
      </w:r>
    </w:p>
    <w:p w14:paraId="16DBB9DD" w14:textId="77777777" w:rsidR="008A5E4E" w:rsidRDefault="0065745B">
      <w:pPr>
        <w:pStyle w:val="pFigureTitlesListOf"/>
      </w:pPr>
      <w:r>
        <w:t>Figure 4–14 function Syntax Diagram</w:t>
      </w:r>
      <w:r>
        <w:tab/>
      </w:r>
      <w:r w:rsidR="009A76EE">
        <w:fldChar w:fldCharType="begin"/>
      </w:r>
      <w:r w:rsidR="008A5E4E">
        <w:instrText xml:space="preserve"> PAGEREF _ListOf16 \h \* Arabic  \* MERGEFORMAT </w:instrText>
      </w:r>
      <w:r w:rsidR="009A76EE">
        <w:fldChar w:fldCharType="separate"/>
      </w:r>
      <w:r w:rsidR="00533AF0">
        <w:rPr>
          <w:noProof/>
        </w:rPr>
        <w:t>43</w:t>
      </w:r>
      <w:r w:rsidR="009A76EE">
        <w:fldChar w:fldCharType="end"/>
      </w:r>
    </w:p>
    <w:p w14:paraId="067622A3" w14:textId="77777777" w:rsidR="008A5E4E" w:rsidRDefault="0065745B">
      <w:pPr>
        <w:pStyle w:val="pFigureTitlesListOf"/>
      </w:pPr>
      <w:r>
        <w:t>Figure 4–15 functionHeader Syntax Diagram</w:t>
      </w:r>
      <w:r>
        <w:tab/>
      </w:r>
      <w:r w:rsidR="009A76EE">
        <w:fldChar w:fldCharType="begin"/>
      </w:r>
      <w:r w:rsidR="008A5E4E">
        <w:instrText xml:space="preserve"> PAGEREF _ListOf17 \h \* Arabic  \* MERGEFORMAT </w:instrText>
      </w:r>
      <w:r w:rsidR="009A76EE">
        <w:fldChar w:fldCharType="separate"/>
      </w:r>
      <w:r w:rsidR="00533AF0">
        <w:rPr>
          <w:noProof/>
        </w:rPr>
        <w:t>43</w:t>
      </w:r>
      <w:r w:rsidR="009A76EE">
        <w:fldChar w:fldCharType="end"/>
      </w:r>
    </w:p>
    <w:p w14:paraId="7D1B8866" w14:textId="77777777" w:rsidR="008A5E4E" w:rsidRDefault="0065745B">
      <w:pPr>
        <w:pStyle w:val="pFigureTitlesListOf"/>
      </w:pPr>
      <w:r>
        <w:t>Figure 4–16 funcOutputFormalArgumentList Syntax Diagram</w:t>
      </w:r>
      <w:r>
        <w:tab/>
      </w:r>
      <w:r w:rsidR="009A76EE">
        <w:fldChar w:fldCharType="begin"/>
      </w:r>
      <w:r w:rsidR="008A5E4E">
        <w:instrText xml:space="preserve"> PAGEREF _ListOf18 \h \* Arabic  \* MERGEFORMAT </w:instrText>
      </w:r>
      <w:r w:rsidR="009A76EE">
        <w:fldChar w:fldCharType="separate"/>
      </w:r>
      <w:r w:rsidR="00533AF0">
        <w:rPr>
          <w:noProof/>
        </w:rPr>
        <w:t>43</w:t>
      </w:r>
      <w:r w:rsidR="009A76EE">
        <w:fldChar w:fldCharType="end"/>
      </w:r>
    </w:p>
    <w:p w14:paraId="244CB24F" w14:textId="77777777" w:rsidR="008A5E4E" w:rsidRDefault="0065745B">
      <w:pPr>
        <w:pStyle w:val="pFigureTitlesListOf"/>
      </w:pPr>
      <w:r>
        <w:t>Figure 4–17 funcInputFormalArgumentList Syntax Diagram</w:t>
      </w:r>
      <w:r>
        <w:tab/>
      </w:r>
      <w:r w:rsidR="009A76EE">
        <w:fldChar w:fldCharType="begin"/>
      </w:r>
      <w:r w:rsidR="008A5E4E">
        <w:instrText xml:space="preserve"> PAGEREF _ListOf19 \h \* Arabic  \* MERGEFORMAT </w:instrText>
      </w:r>
      <w:r w:rsidR="009A76EE">
        <w:fldChar w:fldCharType="separate"/>
      </w:r>
      <w:r w:rsidR="00533AF0">
        <w:rPr>
          <w:noProof/>
        </w:rPr>
        <w:t>43</w:t>
      </w:r>
      <w:r w:rsidR="009A76EE">
        <w:fldChar w:fldCharType="end"/>
      </w:r>
    </w:p>
    <w:p w14:paraId="2D6140EA" w14:textId="77777777" w:rsidR="008A5E4E" w:rsidRDefault="0065745B">
      <w:pPr>
        <w:pStyle w:val="pFigureTitlesListOf"/>
      </w:pPr>
      <w:r>
        <w:t>Figure 4–18 funcFormalArgumentList Syntax Diagram</w:t>
      </w:r>
      <w:r>
        <w:tab/>
      </w:r>
      <w:r w:rsidR="009A76EE">
        <w:fldChar w:fldCharType="begin"/>
      </w:r>
      <w:r w:rsidR="008A5E4E">
        <w:instrText xml:space="preserve"> PAGEREF _ListOf20 \h \* Arabic  \* MERGEFORMAT </w:instrText>
      </w:r>
      <w:r w:rsidR="009A76EE">
        <w:fldChar w:fldCharType="separate"/>
      </w:r>
      <w:r w:rsidR="00533AF0">
        <w:rPr>
          <w:noProof/>
        </w:rPr>
        <w:t>43</w:t>
      </w:r>
      <w:r w:rsidR="009A76EE">
        <w:fldChar w:fldCharType="end"/>
      </w:r>
    </w:p>
    <w:p w14:paraId="07041E0A" w14:textId="77777777" w:rsidR="008A5E4E" w:rsidRDefault="0065745B">
      <w:pPr>
        <w:pStyle w:val="pFigureTitlesListOf"/>
      </w:pPr>
      <w:r>
        <w:t>Figure 4–19 funcFormalArgument Syntax Diagram</w:t>
      </w:r>
      <w:r>
        <w:tab/>
      </w:r>
      <w:r w:rsidR="009A76EE">
        <w:fldChar w:fldCharType="begin"/>
      </w:r>
      <w:r w:rsidR="008A5E4E">
        <w:instrText xml:space="preserve"> PAGEREF _ListOf21 \h \* Arabic  \* MERGEFORMAT </w:instrText>
      </w:r>
      <w:r w:rsidR="009A76EE">
        <w:fldChar w:fldCharType="separate"/>
      </w:r>
      <w:r w:rsidR="00533AF0">
        <w:rPr>
          <w:noProof/>
        </w:rPr>
        <w:t>43</w:t>
      </w:r>
      <w:r w:rsidR="009A76EE">
        <w:fldChar w:fldCharType="end"/>
      </w:r>
    </w:p>
    <w:p w14:paraId="44010E9E" w14:textId="77777777" w:rsidR="008A5E4E" w:rsidRDefault="0065745B">
      <w:pPr>
        <w:pStyle w:val="pFigureTitlesListOf"/>
      </w:pPr>
      <w:r>
        <w:t>Figure 4–20 signature Syntax Diagram</w:t>
      </w:r>
      <w:r>
        <w:tab/>
      </w:r>
      <w:r w:rsidR="009A76EE">
        <w:fldChar w:fldCharType="begin"/>
      </w:r>
      <w:r w:rsidR="008A5E4E">
        <w:instrText xml:space="preserve"> PAGEREF _ListOf22 \h \* Arabic  \* MERGEFORMAT </w:instrText>
      </w:r>
      <w:r w:rsidR="009A76EE">
        <w:fldChar w:fldCharType="separate"/>
      </w:r>
      <w:r w:rsidR="00533AF0">
        <w:rPr>
          <w:noProof/>
        </w:rPr>
        <w:t>45</w:t>
      </w:r>
      <w:r w:rsidR="009A76EE">
        <w:fldChar w:fldCharType="end"/>
      </w:r>
    </w:p>
    <w:p w14:paraId="779AAAF2" w14:textId="77777777" w:rsidR="008A5E4E" w:rsidRDefault="0065745B">
      <w:pPr>
        <w:pStyle w:val="pFigureTitlesListOf"/>
      </w:pPr>
      <w:r>
        <w:t>Figure 4–21 sigOutputFormalArgumentList</w:t>
      </w:r>
      <w:r>
        <w:tab/>
      </w:r>
      <w:r w:rsidR="009A76EE">
        <w:fldChar w:fldCharType="begin"/>
      </w:r>
      <w:r w:rsidR="008A5E4E">
        <w:instrText xml:space="preserve"> PAGEREF _ListOf23 \h \* Arabic  \* MERGEFORMAT </w:instrText>
      </w:r>
      <w:r w:rsidR="009A76EE">
        <w:fldChar w:fldCharType="separate"/>
      </w:r>
      <w:r w:rsidR="00533AF0">
        <w:rPr>
          <w:noProof/>
        </w:rPr>
        <w:t>45</w:t>
      </w:r>
      <w:r w:rsidR="009A76EE">
        <w:fldChar w:fldCharType="end"/>
      </w:r>
    </w:p>
    <w:p w14:paraId="039D072B" w14:textId="77777777" w:rsidR="008A5E4E" w:rsidRDefault="0065745B">
      <w:pPr>
        <w:pStyle w:val="pFigureTitlesListOf"/>
      </w:pPr>
      <w:r>
        <w:t>Figure 4–22 sigInputFormalArgumentList Syntax Diagram</w:t>
      </w:r>
      <w:r>
        <w:tab/>
      </w:r>
      <w:r w:rsidR="009A76EE">
        <w:fldChar w:fldCharType="begin"/>
      </w:r>
      <w:r w:rsidR="008A5E4E">
        <w:instrText xml:space="preserve"> PAGEREF _ListOf24 \h \* Arabic  \* MERGEFORMAT </w:instrText>
      </w:r>
      <w:r w:rsidR="009A76EE">
        <w:fldChar w:fldCharType="separate"/>
      </w:r>
      <w:r w:rsidR="00533AF0">
        <w:rPr>
          <w:noProof/>
        </w:rPr>
        <w:t>45</w:t>
      </w:r>
      <w:r w:rsidR="009A76EE">
        <w:fldChar w:fldCharType="end"/>
      </w:r>
    </w:p>
    <w:p w14:paraId="3A28BCD6" w14:textId="77777777" w:rsidR="008A5E4E" w:rsidRDefault="0065745B">
      <w:pPr>
        <w:pStyle w:val="pFigureTitlesListOf"/>
      </w:pPr>
      <w:r>
        <w:t>Figure 4–23 sigFormalArgumentList Syntax Diagram</w:t>
      </w:r>
      <w:r>
        <w:tab/>
      </w:r>
      <w:r w:rsidR="009A76EE">
        <w:fldChar w:fldCharType="begin"/>
      </w:r>
      <w:r w:rsidR="008A5E4E">
        <w:instrText xml:space="preserve"> PAGEREF _ListOf25 \h \* Arabic  \* MERGEFORMAT </w:instrText>
      </w:r>
      <w:r w:rsidR="009A76EE">
        <w:fldChar w:fldCharType="separate"/>
      </w:r>
      <w:r w:rsidR="00533AF0">
        <w:rPr>
          <w:noProof/>
        </w:rPr>
        <w:t>45</w:t>
      </w:r>
      <w:r w:rsidR="009A76EE">
        <w:fldChar w:fldCharType="end"/>
      </w:r>
    </w:p>
    <w:p w14:paraId="47E12AC5" w14:textId="77777777" w:rsidR="008A5E4E" w:rsidRDefault="0065745B">
      <w:pPr>
        <w:pStyle w:val="pFigureTitlesListOf"/>
      </w:pPr>
      <w:r>
        <w:t>Figure 4–24 sigFormalArgument Syntax Diagram</w:t>
      </w:r>
      <w:r>
        <w:tab/>
      </w:r>
      <w:r w:rsidR="009A76EE">
        <w:fldChar w:fldCharType="begin"/>
      </w:r>
      <w:r w:rsidR="008A5E4E">
        <w:instrText xml:space="preserve"> PAGEREF _ListOf26 \h \* Arabic  \* MERGEFORMAT </w:instrText>
      </w:r>
      <w:r w:rsidR="009A76EE">
        <w:fldChar w:fldCharType="separate"/>
      </w:r>
      <w:r w:rsidR="00533AF0">
        <w:rPr>
          <w:noProof/>
        </w:rPr>
        <w:t>45</w:t>
      </w:r>
      <w:r w:rsidR="009A76EE">
        <w:fldChar w:fldCharType="end"/>
      </w:r>
    </w:p>
    <w:p w14:paraId="243296EB" w14:textId="77777777" w:rsidR="008A5E4E" w:rsidRDefault="0065745B">
      <w:pPr>
        <w:pStyle w:val="pFigureTitlesListOf"/>
      </w:pPr>
      <w:r>
        <w:t>Figure 4–25 codeBlock Syntax Diagram</w:t>
      </w:r>
      <w:r>
        <w:tab/>
      </w:r>
      <w:r w:rsidR="009A76EE">
        <w:fldChar w:fldCharType="begin"/>
      </w:r>
      <w:r w:rsidR="008A5E4E">
        <w:instrText xml:space="preserve"> PAGEREF _ListOf27 \h \* Arabic  \* MERGEFORMAT </w:instrText>
      </w:r>
      <w:r w:rsidR="009A76EE">
        <w:fldChar w:fldCharType="separate"/>
      </w:r>
      <w:r w:rsidR="00533AF0">
        <w:rPr>
          <w:noProof/>
        </w:rPr>
        <w:t>46</w:t>
      </w:r>
      <w:r w:rsidR="009A76EE">
        <w:fldChar w:fldCharType="end"/>
      </w:r>
    </w:p>
    <w:p w14:paraId="43D4768F" w14:textId="77777777" w:rsidR="008A5E4E" w:rsidRDefault="0065745B">
      <w:pPr>
        <w:pStyle w:val="pFigureTitlesListOf"/>
      </w:pPr>
      <w:r>
        <w:t>Figure 4–26 codeBlockDirective Syntax Diagram</w:t>
      </w:r>
      <w:r>
        <w:tab/>
      </w:r>
      <w:r w:rsidR="009A76EE">
        <w:fldChar w:fldCharType="begin"/>
      </w:r>
      <w:r w:rsidR="008A5E4E">
        <w:instrText xml:space="preserve"> PAGEREF _ListOf28 \h \* Arabic  \* MERGEFORMAT </w:instrText>
      </w:r>
      <w:r w:rsidR="009A76EE">
        <w:fldChar w:fldCharType="separate"/>
      </w:r>
      <w:r w:rsidR="00533AF0">
        <w:rPr>
          <w:noProof/>
        </w:rPr>
        <w:t>46</w:t>
      </w:r>
      <w:r w:rsidR="009A76EE">
        <w:fldChar w:fldCharType="end"/>
      </w:r>
    </w:p>
    <w:p w14:paraId="48D526D6" w14:textId="77777777" w:rsidR="008A5E4E" w:rsidRDefault="0065745B">
      <w:pPr>
        <w:pStyle w:val="pFigureTitlesListOf"/>
      </w:pPr>
      <w:r>
        <w:t>Figure 4–27 codeBlockDefinition</w:t>
      </w:r>
      <w:r>
        <w:tab/>
      </w:r>
      <w:r w:rsidR="009A76EE">
        <w:fldChar w:fldCharType="begin"/>
      </w:r>
      <w:r w:rsidR="008A5E4E">
        <w:instrText xml:space="preserve"> PAGEREF _ListOf29 \h \* Arabic  \* MERGEFORMAT </w:instrText>
      </w:r>
      <w:r w:rsidR="009A76EE">
        <w:fldChar w:fldCharType="separate"/>
      </w:r>
      <w:r w:rsidR="00533AF0">
        <w:rPr>
          <w:noProof/>
        </w:rPr>
        <w:t>46</w:t>
      </w:r>
      <w:r w:rsidR="009A76EE">
        <w:fldChar w:fldCharType="end"/>
      </w:r>
    </w:p>
    <w:p w14:paraId="343FC63F" w14:textId="77777777" w:rsidR="008A5E4E" w:rsidRDefault="0065745B">
      <w:pPr>
        <w:pStyle w:val="pFigureTitlesListOf"/>
      </w:pPr>
      <w:r>
        <w:t>Figure 4–28 codeBlockStatement Syntax Diagram</w:t>
      </w:r>
      <w:r>
        <w:tab/>
      </w:r>
      <w:r w:rsidR="009A76EE">
        <w:fldChar w:fldCharType="begin"/>
      </w:r>
      <w:r w:rsidR="008A5E4E">
        <w:instrText xml:space="preserve"> PAGEREF _ListOf30 \h \* Arabic  \* MERGEFORMAT </w:instrText>
      </w:r>
      <w:r w:rsidR="009A76EE">
        <w:fldChar w:fldCharType="separate"/>
      </w:r>
      <w:r w:rsidR="00533AF0">
        <w:rPr>
          <w:noProof/>
        </w:rPr>
        <w:t>46</w:t>
      </w:r>
      <w:r w:rsidR="009A76EE">
        <w:fldChar w:fldCharType="end"/>
      </w:r>
    </w:p>
    <w:p w14:paraId="0DA524F3" w14:textId="77777777" w:rsidR="008A5E4E" w:rsidRDefault="0065745B">
      <w:pPr>
        <w:pStyle w:val="pFigureTitlesListOf"/>
      </w:pPr>
      <w:r>
        <w:t>Figure 4–29 argBlock Syntax Diagram</w:t>
      </w:r>
      <w:r>
        <w:tab/>
      </w:r>
      <w:r w:rsidR="009A76EE">
        <w:fldChar w:fldCharType="begin"/>
      </w:r>
      <w:r w:rsidR="008A5E4E">
        <w:instrText xml:space="preserve"> PAGEREF _ListOf31 \h \* Arabic  \* MERGEFORMAT </w:instrText>
      </w:r>
      <w:r w:rsidR="009A76EE">
        <w:fldChar w:fldCharType="separate"/>
      </w:r>
      <w:r w:rsidR="00533AF0">
        <w:rPr>
          <w:noProof/>
        </w:rPr>
        <w:t>47</w:t>
      </w:r>
      <w:r w:rsidR="009A76EE">
        <w:fldChar w:fldCharType="end"/>
      </w:r>
    </w:p>
    <w:p w14:paraId="13872B63" w14:textId="77777777" w:rsidR="008A5E4E" w:rsidRDefault="0065745B">
      <w:pPr>
        <w:pStyle w:val="pFigureTitlesListOf"/>
      </w:pPr>
      <w:r>
        <w:t>Figure 4–30 argBlockDefinition</w:t>
      </w:r>
      <w:r>
        <w:tab/>
      </w:r>
      <w:r w:rsidR="009A76EE">
        <w:fldChar w:fldCharType="begin"/>
      </w:r>
      <w:r w:rsidR="008A5E4E">
        <w:instrText xml:space="preserve"> PAGEREF _ListOf32 \h \* Arabic  \* MERGEFORMAT </w:instrText>
      </w:r>
      <w:r w:rsidR="009A76EE">
        <w:fldChar w:fldCharType="separate"/>
      </w:r>
      <w:r w:rsidR="00533AF0">
        <w:rPr>
          <w:noProof/>
        </w:rPr>
        <w:t>47</w:t>
      </w:r>
      <w:r w:rsidR="009A76EE">
        <w:fldChar w:fldCharType="end"/>
      </w:r>
    </w:p>
    <w:p w14:paraId="439835C7" w14:textId="77777777" w:rsidR="008A5E4E" w:rsidRDefault="0065745B">
      <w:pPr>
        <w:pStyle w:val="pFigureTitlesListOf"/>
      </w:pPr>
      <w:r>
        <w:t>Figure 4–31 argBlockStatement Syntax Diagram</w:t>
      </w:r>
      <w:r>
        <w:tab/>
      </w:r>
      <w:r w:rsidR="009A76EE">
        <w:fldChar w:fldCharType="begin"/>
      </w:r>
      <w:r w:rsidR="008A5E4E">
        <w:instrText xml:space="preserve"> PAGEREF _ListOf33 \h \* Arabic  \* MERGEFORMAT </w:instrText>
      </w:r>
      <w:r w:rsidR="009A76EE">
        <w:fldChar w:fldCharType="separate"/>
      </w:r>
      <w:r w:rsidR="00533AF0">
        <w:rPr>
          <w:noProof/>
        </w:rPr>
        <w:t>47</w:t>
      </w:r>
      <w:r w:rsidR="009A76EE">
        <w:fldChar w:fldCharType="end"/>
      </w:r>
    </w:p>
    <w:p w14:paraId="4153F1B4" w14:textId="77777777" w:rsidR="008A5E4E" w:rsidRDefault="0065745B">
      <w:pPr>
        <w:pStyle w:val="pFigureTitlesListOf"/>
      </w:pPr>
      <w:r>
        <w:t>Figure 4–32 moduleVariable Syntax Diagram</w:t>
      </w:r>
      <w:r>
        <w:tab/>
      </w:r>
      <w:r w:rsidR="009A76EE">
        <w:fldChar w:fldCharType="begin"/>
      </w:r>
      <w:r w:rsidR="008A5E4E">
        <w:instrText xml:space="preserve"> PAGEREF _ListOf34 \h \* Arabic  \* MERGEFORMAT </w:instrText>
      </w:r>
      <w:r w:rsidR="009A76EE">
        <w:fldChar w:fldCharType="separate"/>
      </w:r>
      <w:r w:rsidR="00533AF0">
        <w:rPr>
          <w:noProof/>
        </w:rPr>
        <w:t>50</w:t>
      </w:r>
      <w:r w:rsidR="009A76EE">
        <w:fldChar w:fldCharType="end"/>
      </w:r>
    </w:p>
    <w:p w14:paraId="4C6C5B22" w14:textId="77777777" w:rsidR="008A5E4E" w:rsidRDefault="0065745B">
      <w:pPr>
        <w:pStyle w:val="pFigureTitlesListOf"/>
      </w:pPr>
      <w:r>
        <w:t>Figure 4–33 codeBlockVariable Syntax Diagram</w:t>
      </w:r>
      <w:r>
        <w:tab/>
      </w:r>
      <w:r w:rsidR="009A76EE">
        <w:fldChar w:fldCharType="begin"/>
      </w:r>
      <w:r w:rsidR="008A5E4E">
        <w:instrText xml:space="preserve"> PAGEREF _ListOf35 \h \* Arabic  \* MERGEFORMAT </w:instrText>
      </w:r>
      <w:r w:rsidR="009A76EE">
        <w:fldChar w:fldCharType="separate"/>
      </w:r>
      <w:r w:rsidR="00533AF0">
        <w:rPr>
          <w:noProof/>
        </w:rPr>
        <w:t>50</w:t>
      </w:r>
      <w:r w:rsidR="009A76EE">
        <w:fldChar w:fldCharType="end"/>
      </w:r>
    </w:p>
    <w:p w14:paraId="73F111E6" w14:textId="77777777" w:rsidR="008A5E4E" w:rsidRDefault="0065745B">
      <w:pPr>
        <w:pStyle w:val="pFigureTitlesListOf"/>
      </w:pPr>
      <w:r>
        <w:t>Figure 4–34 argBlockVariable Syntax Diagram</w:t>
      </w:r>
      <w:r>
        <w:tab/>
      </w:r>
      <w:r w:rsidR="009A76EE">
        <w:fldChar w:fldCharType="begin"/>
      </w:r>
      <w:r w:rsidR="008A5E4E">
        <w:instrText xml:space="preserve"> PAGEREF _ListOf36 \h \* Arabic  \* MERGEFORMAT </w:instrText>
      </w:r>
      <w:r w:rsidR="009A76EE">
        <w:fldChar w:fldCharType="separate"/>
      </w:r>
      <w:r w:rsidR="00533AF0">
        <w:rPr>
          <w:noProof/>
        </w:rPr>
        <w:t>50</w:t>
      </w:r>
      <w:r w:rsidR="009A76EE">
        <w:fldChar w:fldCharType="end"/>
      </w:r>
    </w:p>
    <w:p w14:paraId="024889A3" w14:textId="77777777" w:rsidR="008A5E4E" w:rsidRDefault="0065745B">
      <w:pPr>
        <w:pStyle w:val="pFigureTitlesListOf"/>
      </w:pPr>
      <w:r>
        <w:t>Figure 4–35 variable Syntax Diagram</w:t>
      </w:r>
      <w:r>
        <w:tab/>
      </w:r>
      <w:r w:rsidR="009A76EE">
        <w:fldChar w:fldCharType="begin"/>
      </w:r>
      <w:r w:rsidR="008A5E4E">
        <w:instrText xml:space="preserve"> PAGEREF _ListOf37 \h \* Arabic  \* MERGEFORMAT </w:instrText>
      </w:r>
      <w:r w:rsidR="009A76EE">
        <w:fldChar w:fldCharType="separate"/>
      </w:r>
      <w:r w:rsidR="00533AF0">
        <w:rPr>
          <w:noProof/>
        </w:rPr>
        <w:t>50</w:t>
      </w:r>
      <w:r w:rsidR="009A76EE">
        <w:fldChar w:fldCharType="end"/>
      </w:r>
    </w:p>
    <w:p w14:paraId="33D4E70A" w14:textId="77777777" w:rsidR="008A5E4E" w:rsidRDefault="0065745B">
      <w:pPr>
        <w:pStyle w:val="pFigureTitlesListOf"/>
      </w:pPr>
      <w:r>
        <w:t>Figure 4–36 variableSegment Syntax Diagram</w:t>
      </w:r>
      <w:r>
        <w:tab/>
      </w:r>
      <w:r w:rsidR="009A76EE">
        <w:fldChar w:fldCharType="begin"/>
      </w:r>
      <w:r w:rsidR="008A5E4E">
        <w:instrText xml:space="preserve"> PAGEREF _ListOf38 \h \* Arabic  \* MERGEFORMAT </w:instrText>
      </w:r>
      <w:r w:rsidR="009A76EE">
        <w:fldChar w:fldCharType="separate"/>
      </w:r>
      <w:r w:rsidR="00533AF0">
        <w:rPr>
          <w:noProof/>
        </w:rPr>
        <w:t>51</w:t>
      </w:r>
      <w:r w:rsidR="009A76EE">
        <w:fldChar w:fldCharType="end"/>
      </w:r>
    </w:p>
    <w:p w14:paraId="09B046A7" w14:textId="77777777" w:rsidR="008A5E4E" w:rsidRDefault="0065745B">
      <w:pPr>
        <w:pStyle w:val="pFigureTitlesListOf"/>
      </w:pPr>
      <w:r>
        <w:t>Figure 4–37 moduleFbarrier Syntax Diagram</w:t>
      </w:r>
      <w:r>
        <w:tab/>
      </w:r>
      <w:r w:rsidR="009A76EE">
        <w:fldChar w:fldCharType="begin"/>
      </w:r>
      <w:r w:rsidR="008A5E4E">
        <w:instrText xml:space="preserve"> PAGEREF _ListOf39 \h \* Arabic  \* MERGEFORMAT </w:instrText>
      </w:r>
      <w:r w:rsidR="009A76EE">
        <w:fldChar w:fldCharType="separate"/>
      </w:r>
      <w:r w:rsidR="00533AF0">
        <w:rPr>
          <w:noProof/>
        </w:rPr>
        <w:t>52</w:t>
      </w:r>
      <w:r w:rsidR="009A76EE">
        <w:fldChar w:fldCharType="end"/>
      </w:r>
    </w:p>
    <w:p w14:paraId="4A931AE2" w14:textId="77777777" w:rsidR="008A5E4E" w:rsidRDefault="0065745B">
      <w:pPr>
        <w:pStyle w:val="pFigureTitlesListOf"/>
      </w:pPr>
      <w:r>
        <w:t>Figure 4–38 codeBlockFbarrier Syntax Diagram</w:t>
      </w:r>
      <w:r>
        <w:tab/>
      </w:r>
      <w:r w:rsidR="009A76EE">
        <w:fldChar w:fldCharType="begin"/>
      </w:r>
      <w:r w:rsidR="008A5E4E">
        <w:instrText xml:space="preserve"> PAGEREF _ListOf40 \h \* Arabic  \* MERGEFORMAT </w:instrText>
      </w:r>
      <w:r w:rsidR="009A76EE">
        <w:fldChar w:fldCharType="separate"/>
      </w:r>
      <w:r w:rsidR="00533AF0">
        <w:rPr>
          <w:noProof/>
        </w:rPr>
        <w:t>52</w:t>
      </w:r>
      <w:r w:rsidR="009A76EE">
        <w:fldChar w:fldCharType="end"/>
      </w:r>
    </w:p>
    <w:p w14:paraId="087B1C02" w14:textId="77777777" w:rsidR="008A5E4E" w:rsidRDefault="0065745B">
      <w:pPr>
        <w:pStyle w:val="pFigureTitlesListOf"/>
      </w:pPr>
      <w:r>
        <w:t>Figure 4–39 fbarrier Syntax Diagram</w:t>
      </w:r>
      <w:r>
        <w:tab/>
      </w:r>
      <w:r w:rsidR="009A76EE">
        <w:fldChar w:fldCharType="begin"/>
      </w:r>
      <w:r w:rsidR="008A5E4E">
        <w:instrText xml:space="preserve"> PAGEREF _ListOf41 \h \* Arabic  \* MERGEFORMAT </w:instrText>
      </w:r>
      <w:r w:rsidR="009A76EE">
        <w:fldChar w:fldCharType="separate"/>
      </w:r>
      <w:r w:rsidR="00533AF0">
        <w:rPr>
          <w:noProof/>
        </w:rPr>
        <w:t>52</w:t>
      </w:r>
      <w:r w:rsidR="009A76EE">
        <w:fldChar w:fldCharType="end"/>
      </w:r>
    </w:p>
    <w:p w14:paraId="75EE2C46" w14:textId="77777777" w:rsidR="008A5E4E" w:rsidRDefault="0065745B">
      <w:pPr>
        <w:pStyle w:val="pFigureTitlesListOf"/>
      </w:pPr>
      <w:r>
        <w:t>Figure 4–40 optDeclQual Syntax Diagram</w:t>
      </w:r>
      <w:r>
        <w:tab/>
      </w:r>
      <w:r w:rsidR="009A76EE">
        <w:fldChar w:fldCharType="begin"/>
      </w:r>
      <w:r w:rsidR="008A5E4E">
        <w:instrText xml:space="preserve"> PAGEREF _ListOf42 \h \* Arabic  \* MERGEFORMAT </w:instrText>
      </w:r>
      <w:r w:rsidR="009A76EE">
        <w:fldChar w:fldCharType="separate"/>
      </w:r>
      <w:r w:rsidR="00533AF0">
        <w:rPr>
          <w:noProof/>
        </w:rPr>
        <w:t>53</w:t>
      </w:r>
      <w:r w:rsidR="009A76EE">
        <w:fldChar w:fldCharType="end"/>
      </w:r>
    </w:p>
    <w:p w14:paraId="4D25786F" w14:textId="77777777" w:rsidR="008A5E4E" w:rsidRDefault="0065745B">
      <w:pPr>
        <w:pStyle w:val="pFigureTitlesListOf"/>
      </w:pPr>
      <w:r>
        <w:t>Figure 4–41 declQual Syntax Diagram</w:t>
      </w:r>
      <w:r>
        <w:tab/>
      </w:r>
      <w:r w:rsidR="009A76EE">
        <w:fldChar w:fldCharType="begin"/>
      </w:r>
      <w:r w:rsidR="008A5E4E">
        <w:instrText xml:space="preserve"> PAGEREF _ListOf43 \h \* Arabic  \* MERGEFORMAT </w:instrText>
      </w:r>
      <w:r w:rsidR="009A76EE">
        <w:fldChar w:fldCharType="separate"/>
      </w:r>
      <w:r w:rsidR="00533AF0">
        <w:rPr>
          <w:noProof/>
        </w:rPr>
        <w:t>53</w:t>
      </w:r>
      <w:r w:rsidR="009A76EE">
        <w:fldChar w:fldCharType="end"/>
      </w:r>
    </w:p>
    <w:p w14:paraId="318A0FAB" w14:textId="77777777" w:rsidR="008A5E4E" w:rsidRDefault="0065745B">
      <w:pPr>
        <w:pStyle w:val="pFigureTitlesListOf"/>
      </w:pPr>
      <w:r>
        <w:t>Figure 4–42 linkageQual Syntax Diagram</w:t>
      </w:r>
      <w:r>
        <w:tab/>
      </w:r>
      <w:r w:rsidR="009A76EE">
        <w:fldChar w:fldCharType="begin"/>
      </w:r>
      <w:r w:rsidR="008A5E4E">
        <w:instrText xml:space="preserve"> PAGEREF _ListOf44 \h \* Arabic  \* MERGEFORMAT </w:instrText>
      </w:r>
      <w:r w:rsidR="009A76EE">
        <w:fldChar w:fldCharType="separate"/>
      </w:r>
      <w:r w:rsidR="00533AF0">
        <w:rPr>
          <w:noProof/>
        </w:rPr>
        <w:t>53</w:t>
      </w:r>
      <w:r w:rsidR="009A76EE">
        <w:fldChar w:fldCharType="end"/>
      </w:r>
    </w:p>
    <w:p w14:paraId="1887E8B1" w14:textId="77777777" w:rsidR="008A5E4E" w:rsidRDefault="0065745B">
      <w:pPr>
        <w:pStyle w:val="pFigureTitlesListOf"/>
      </w:pPr>
      <w:r>
        <w:t>Figure 4–43 optAlignQual Syntax Diagram</w:t>
      </w:r>
      <w:r>
        <w:tab/>
      </w:r>
      <w:r w:rsidR="009A76EE">
        <w:fldChar w:fldCharType="begin"/>
      </w:r>
      <w:r w:rsidR="008A5E4E">
        <w:instrText xml:space="preserve"> PAGEREF _ListOf45 \h \* Arabic  \* MERGEFORMAT </w:instrText>
      </w:r>
      <w:r w:rsidR="009A76EE">
        <w:fldChar w:fldCharType="separate"/>
      </w:r>
      <w:r w:rsidR="00533AF0">
        <w:rPr>
          <w:noProof/>
        </w:rPr>
        <w:t>53</w:t>
      </w:r>
      <w:r w:rsidR="009A76EE">
        <w:fldChar w:fldCharType="end"/>
      </w:r>
    </w:p>
    <w:p w14:paraId="30F69269" w14:textId="77777777" w:rsidR="008A5E4E" w:rsidRDefault="0065745B">
      <w:pPr>
        <w:pStyle w:val="pFigureTitlesListOf"/>
      </w:pPr>
      <w:r>
        <w:t>Figure 4–44 optAllocQual Syntax Diagram</w:t>
      </w:r>
      <w:r>
        <w:tab/>
      </w:r>
      <w:r w:rsidR="009A76EE">
        <w:fldChar w:fldCharType="begin"/>
      </w:r>
      <w:r w:rsidR="008A5E4E">
        <w:instrText xml:space="preserve"> PAGEREF _ListOf46 \h \* Arabic  \* MERGEFORMAT </w:instrText>
      </w:r>
      <w:r w:rsidR="009A76EE">
        <w:fldChar w:fldCharType="separate"/>
      </w:r>
      <w:r w:rsidR="00533AF0">
        <w:rPr>
          <w:noProof/>
        </w:rPr>
        <w:t>53</w:t>
      </w:r>
      <w:r w:rsidR="009A76EE">
        <w:fldChar w:fldCharType="end"/>
      </w:r>
    </w:p>
    <w:p w14:paraId="7E5BA440" w14:textId="77777777" w:rsidR="008A5E4E" w:rsidRDefault="0065745B">
      <w:pPr>
        <w:pStyle w:val="pFigureTitlesListOf"/>
      </w:pPr>
      <w:r>
        <w:t>Figure 4–45 optConstQual Syntax Diagram</w:t>
      </w:r>
      <w:r>
        <w:tab/>
      </w:r>
      <w:r w:rsidR="009A76EE">
        <w:fldChar w:fldCharType="begin"/>
      </w:r>
      <w:r w:rsidR="008A5E4E">
        <w:instrText xml:space="preserve"> PAGEREF _ListOf47 \h \* Arabic  \* MERGEFORMAT </w:instrText>
      </w:r>
      <w:r w:rsidR="009A76EE">
        <w:fldChar w:fldCharType="separate"/>
      </w:r>
      <w:r w:rsidR="00533AF0">
        <w:rPr>
          <w:noProof/>
        </w:rPr>
        <w:t>53</w:t>
      </w:r>
      <w:r w:rsidR="009A76EE">
        <w:fldChar w:fldCharType="end"/>
      </w:r>
    </w:p>
    <w:p w14:paraId="1CB930DA" w14:textId="77777777" w:rsidR="008A5E4E" w:rsidRDefault="0065745B">
      <w:pPr>
        <w:pStyle w:val="pFigureTitlesListOf"/>
      </w:pPr>
      <w:r>
        <w:lastRenderedPageBreak/>
        <w:t>Figure 4–46 TOKEN_STRING Syntax Diagram</w:t>
      </w:r>
      <w:r>
        <w:tab/>
      </w:r>
      <w:r w:rsidR="009A76EE">
        <w:fldChar w:fldCharType="begin"/>
      </w:r>
      <w:r w:rsidR="008A5E4E">
        <w:instrText xml:space="preserve"> PAGEREF _ListOf48 \h \* Arabic  \* MERGEFORMAT </w:instrText>
      </w:r>
      <w:r w:rsidR="009A76EE">
        <w:fldChar w:fldCharType="separate"/>
      </w:r>
      <w:r w:rsidR="00533AF0">
        <w:rPr>
          <w:noProof/>
        </w:rPr>
        <w:t>60</w:t>
      </w:r>
      <w:r w:rsidR="009A76EE">
        <w:fldChar w:fldCharType="end"/>
      </w:r>
    </w:p>
    <w:p w14:paraId="0793C994" w14:textId="77777777" w:rsidR="008A5E4E" w:rsidRDefault="0065745B">
      <w:pPr>
        <w:pStyle w:val="pFigureTitlesListOf"/>
      </w:pPr>
      <w:r>
        <w:t>Figure 4–47 TOKEN_GLOBAL_IDENTIFIER Syntax Diagram</w:t>
      </w:r>
      <w:r>
        <w:tab/>
      </w:r>
      <w:r w:rsidR="009A76EE">
        <w:fldChar w:fldCharType="begin"/>
      </w:r>
      <w:r w:rsidR="008A5E4E">
        <w:instrText xml:space="preserve"> PAGEREF _ListOf49 \h \* Arabic  \* MERGEFORMAT </w:instrText>
      </w:r>
      <w:r w:rsidR="009A76EE">
        <w:fldChar w:fldCharType="separate"/>
      </w:r>
      <w:r w:rsidR="00533AF0">
        <w:rPr>
          <w:noProof/>
        </w:rPr>
        <w:t>61</w:t>
      </w:r>
      <w:r w:rsidR="009A76EE">
        <w:fldChar w:fldCharType="end"/>
      </w:r>
    </w:p>
    <w:p w14:paraId="4BA8F6F3" w14:textId="77777777" w:rsidR="008A5E4E" w:rsidRDefault="0065745B">
      <w:pPr>
        <w:pStyle w:val="pFigureTitlesListOf"/>
      </w:pPr>
      <w:r>
        <w:t>Figure 4–48 TOKEN_LOCAL_IDENTIFIER Syntax Diagram</w:t>
      </w:r>
      <w:r>
        <w:tab/>
      </w:r>
      <w:r w:rsidR="009A76EE">
        <w:fldChar w:fldCharType="begin"/>
      </w:r>
      <w:r w:rsidR="008A5E4E">
        <w:instrText xml:space="preserve"> PAGEREF _ListOf50 \h \* Arabic  \* MERGEFORMAT </w:instrText>
      </w:r>
      <w:r w:rsidR="009A76EE">
        <w:fldChar w:fldCharType="separate"/>
      </w:r>
      <w:r w:rsidR="00533AF0">
        <w:rPr>
          <w:noProof/>
        </w:rPr>
        <w:t>61</w:t>
      </w:r>
      <w:r w:rsidR="009A76EE">
        <w:fldChar w:fldCharType="end"/>
      </w:r>
    </w:p>
    <w:p w14:paraId="2C16AD5B" w14:textId="77777777" w:rsidR="008A5E4E" w:rsidRDefault="0065745B">
      <w:pPr>
        <w:pStyle w:val="pFigureTitlesListOf"/>
      </w:pPr>
      <w:r>
        <w:t>Figure 4–49 TOKEN_LABEL_IDENTIFIER Syntax Diagram</w:t>
      </w:r>
      <w:r>
        <w:tab/>
      </w:r>
      <w:r w:rsidR="009A76EE">
        <w:fldChar w:fldCharType="begin"/>
      </w:r>
      <w:r w:rsidR="008A5E4E">
        <w:instrText xml:space="preserve"> PAGEREF _ListOf51 \h \* Arabic  \* MERGEFORMAT </w:instrText>
      </w:r>
      <w:r w:rsidR="009A76EE">
        <w:fldChar w:fldCharType="separate"/>
      </w:r>
      <w:r w:rsidR="00533AF0">
        <w:rPr>
          <w:noProof/>
        </w:rPr>
        <w:t>61</w:t>
      </w:r>
      <w:r w:rsidR="009A76EE">
        <w:fldChar w:fldCharType="end"/>
      </w:r>
    </w:p>
    <w:p w14:paraId="7D05572B" w14:textId="77777777" w:rsidR="008A5E4E" w:rsidRDefault="0065745B">
      <w:pPr>
        <w:pStyle w:val="pFigureTitlesListOf"/>
      </w:pPr>
      <w:r>
        <w:t>Figure 4–50 identifier Syntax Diagram</w:t>
      </w:r>
      <w:r>
        <w:tab/>
      </w:r>
      <w:r w:rsidR="009A76EE">
        <w:fldChar w:fldCharType="begin"/>
      </w:r>
      <w:r w:rsidR="008A5E4E">
        <w:instrText xml:space="preserve"> PAGEREF _ListOf52 \h \* Arabic  \* MERGEFORMAT </w:instrText>
      </w:r>
      <w:r w:rsidR="009A76EE">
        <w:fldChar w:fldCharType="separate"/>
      </w:r>
      <w:r w:rsidR="00533AF0">
        <w:rPr>
          <w:noProof/>
        </w:rPr>
        <w:t>61</w:t>
      </w:r>
      <w:r w:rsidR="009A76EE">
        <w:fldChar w:fldCharType="end"/>
      </w:r>
    </w:p>
    <w:p w14:paraId="50EE0807" w14:textId="77777777" w:rsidR="008A5E4E" w:rsidRDefault="0065745B">
      <w:pPr>
        <w:pStyle w:val="pFigureTitlesListOf"/>
      </w:pPr>
      <w:r>
        <w:t>Figure 4–51 TOKEN_CREGISTER Syntax Diagram</w:t>
      </w:r>
      <w:r>
        <w:tab/>
      </w:r>
      <w:r w:rsidR="009A76EE">
        <w:fldChar w:fldCharType="begin"/>
      </w:r>
      <w:r w:rsidR="008A5E4E">
        <w:instrText xml:space="preserve"> PAGEREF _ListOf53 \h \* Arabic  \* MERGEFORMAT </w:instrText>
      </w:r>
      <w:r w:rsidR="009A76EE">
        <w:fldChar w:fldCharType="separate"/>
      </w:r>
      <w:r w:rsidR="00533AF0">
        <w:rPr>
          <w:noProof/>
        </w:rPr>
        <w:t>64</w:t>
      </w:r>
      <w:r w:rsidR="009A76EE">
        <w:fldChar w:fldCharType="end"/>
      </w:r>
    </w:p>
    <w:p w14:paraId="56B6D4AD" w14:textId="77777777" w:rsidR="008A5E4E" w:rsidRDefault="0065745B">
      <w:pPr>
        <w:pStyle w:val="pFigureTitlesListOf"/>
      </w:pPr>
      <w:r>
        <w:t>Figure 4–52 TOKEN_SREGISTER Syntax Diagram</w:t>
      </w:r>
      <w:r>
        <w:tab/>
      </w:r>
      <w:r w:rsidR="009A76EE">
        <w:fldChar w:fldCharType="begin"/>
      </w:r>
      <w:r w:rsidR="008A5E4E">
        <w:instrText xml:space="preserve"> PAGEREF _ListOf54 \h \* Arabic  \* MERGEFORMAT </w:instrText>
      </w:r>
      <w:r w:rsidR="009A76EE">
        <w:fldChar w:fldCharType="separate"/>
      </w:r>
      <w:r w:rsidR="00533AF0">
        <w:rPr>
          <w:noProof/>
        </w:rPr>
        <w:t>64</w:t>
      </w:r>
      <w:r w:rsidR="009A76EE">
        <w:fldChar w:fldCharType="end"/>
      </w:r>
    </w:p>
    <w:p w14:paraId="3F09CC69" w14:textId="77777777" w:rsidR="008A5E4E" w:rsidRDefault="0065745B">
      <w:pPr>
        <w:pStyle w:val="pFigureTitlesListOf"/>
      </w:pPr>
      <w:r>
        <w:t>Figure 4–53 TOKEN_DREGISTER Syntax Diagram</w:t>
      </w:r>
      <w:r>
        <w:tab/>
      </w:r>
      <w:r w:rsidR="009A76EE">
        <w:fldChar w:fldCharType="begin"/>
      </w:r>
      <w:r w:rsidR="008A5E4E">
        <w:instrText xml:space="preserve"> PAGEREF _ListOf55 \h \* Arabic  \* MERGEFORMAT </w:instrText>
      </w:r>
      <w:r w:rsidR="009A76EE">
        <w:fldChar w:fldCharType="separate"/>
      </w:r>
      <w:r w:rsidR="00533AF0">
        <w:rPr>
          <w:noProof/>
        </w:rPr>
        <w:t>64</w:t>
      </w:r>
      <w:r w:rsidR="009A76EE">
        <w:fldChar w:fldCharType="end"/>
      </w:r>
    </w:p>
    <w:p w14:paraId="75F3B0A2" w14:textId="77777777" w:rsidR="008A5E4E" w:rsidRDefault="0065745B">
      <w:pPr>
        <w:pStyle w:val="pFigureTitlesListOf"/>
      </w:pPr>
      <w:r>
        <w:t>Figure 4–54 TOKEN_QREGISTER Syntax Diagram</w:t>
      </w:r>
      <w:r>
        <w:tab/>
      </w:r>
      <w:r w:rsidR="009A76EE">
        <w:fldChar w:fldCharType="begin"/>
      </w:r>
      <w:r w:rsidR="008A5E4E">
        <w:instrText xml:space="preserve"> PAGEREF _ListOf56 \h \* Arabic  \* MERGEFORMAT </w:instrText>
      </w:r>
      <w:r w:rsidR="009A76EE">
        <w:fldChar w:fldCharType="separate"/>
      </w:r>
      <w:r w:rsidR="00533AF0">
        <w:rPr>
          <w:noProof/>
        </w:rPr>
        <w:t>64</w:t>
      </w:r>
      <w:r w:rsidR="009A76EE">
        <w:fldChar w:fldCharType="end"/>
      </w:r>
    </w:p>
    <w:p w14:paraId="20CC248C" w14:textId="77777777" w:rsidR="008A5E4E" w:rsidRDefault="0065745B">
      <w:pPr>
        <w:pStyle w:val="pFigureTitlesListOf"/>
      </w:pPr>
      <w:r>
        <w:t>Figure 4–55 registerNumber Syntax Diagram</w:t>
      </w:r>
      <w:r>
        <w:tab/>
      </w:r>
      <w:r w:rsidR="009A76EE">
        <w:fldChar w:fldCharType="begin"/>
      </w:r>
      <w:r w:rsidR="008A5E4E">
        <w:instrText xml:space="preserve"> PAGEREF _ListOf57 \h \* Arabic  \* MERGEFORMAT </w:instrText>
      </w:r>
      <w:r w:rsidR="009A76EE">
        <w:fldChar w:fldCharType="separate"/>
      </w:r>
      <w:r w:rsidR="00533AF0">
        <w:rPr>
          <w:noProof/>
        </w:rPr>
        <w:t>64</w:t>
      </w:r>
      <w:r w:rsidR="009A76EE">
        <w:fldChar w:fldCharType="end"/>
      </w:r>
    </w:p>
    <w:p w14:paraId="52A2E5B3" w14:textId="77777777" w:rsidR="008A5E4E" w:rsidRDefault="0065745B">
      <w:pPr>
        <w:pStyle w:val="pFigureTitlesListOf"/>
      </w:pPr>
      <w:r>
        <w:t>Figure 4–56 TOKEN_INTEGER_CONSTANT Syntax Diagram</w:t>
      </w:r>
      <w:r>
        <w:tab/>
      </w:r>
      <w:r w:rsidR="009A76EE">
        <w:fldChar w:fldCharType="begin"/>
      </w:r>
      <w:r w:rsidR="008A5E4E">
        <w:instrText xml:space="preserve"> PAGEREF _ListOf58 \h \* Arabic  \* MERGEFORMAT </w:instrText>
      </w:r>
      <w:r w:rsidR="009A76EE">
        <w:fldChar w:fldCharType="separate"/>
      </w:r>
      <w:r w:rsidR="00533AF0">
        <w:rPr>
          <w:noProof/>
        </w:rPr>
        <w:t>67</w:t>
      </w:r>
      <w:r w:rsidR="009A76EE">
        <w:fldChar w:fldCharType="end"/>
      </w:r>
    </w:p>
    <w:p w14:paraId="4E52F1DF" w14:textId="77777777" w:rsidR="008A5E4E" w:rsidRDefault="0065745B">
      <w:pPr>
        <w:pStyle w:val="pFigureTitlesListOf"/>
      </w:pPr>
      <w:r>
        <w:t>Figure 4–57 decimalIntegerConstant Syntax Diagram</w:t>
      </w:r>
      <w:r>
        <w:tab/>
      </w:r>
      <w:r w:rsidR="009A76EE">
        <w:fldChar w:fldCharType="begin"/>
      </w:r>
      <w:r w:rsidR="008A5E4E">
        <w:instrText xml:space="preserve"> PAGEREF _ListOf59 \h \* Arabic  \* MERGEFORMAT </w:instrText>
      </w:r>
      <w:r w:rsidR="009A76EE">
        <w:fldChar w:fldCharType="separate"/>
      </w:r>
      <w:r w:rsidR="00533AF0">
        <w:rPr>
          <w:noProof/>
        </w:rPr>
        <w:t>67</w:t>
      </w:r>
      <w:r w:rsidR="009A76EE">
        <w:fldChar w:fldCharType="end"/>
      </w:r>
    </w:p>
    <w:p w14:paraId="5F15DCCA" w14:textId="77777777" w:rsidR="008A5E4E" w:rsidRDefault="0065745B">
      <w:pPr>
        <w:pStyle w:val="pFigureTitlesListOf"/>
      </w:pPr>
      <w:r>
        <w:t>Figure 4–58 hexIntegerConstant Syntax Diagram</w:t>
      </w:r>
      <w:r>
        <w:tab/>
      </w:r>
      <w:r w:rsidR="009A76EE">
        <w:fldChar w:fldCharType="begin"/>
      </w:r>
      <w:r w:rsidR="008A5E4E">
        <w:instrText xml:space="preserve"> PAGEREF _ListOf60 \h \* Arabic  \* MERGEFORMAT </w:instrText>
      </w:r>
      <w:r w:rsidR="009A76EE">
        <w:fldChar w:fldCharType="separate"/>
      </w:r>
      <w:r w:rsidR="00533AF0">
        <w:rPr>
          <w:noProof/>
        </w:rPr>
        <w:t>67</w:t>
      </w:r>
      <w:r w:rsidR="009A76EE">
        <w:fldChar w:fldCharType="end"/>
      </w:r>
    </w:p>
    <w:p w14:paraId="64C416FC" w14:textId="77777777" w:rsidR="008A5E4E" w:rsidRDefault="0065745B">
      <w:pPr>
        <w:pStyle w:val="pFigureTitlesListOf"/>
      </w:pPr>
      <w:r>
        <w:t>Figure 4–59 octalIntegerConstant Syntax Diagram</w:t>
      </w:r>
      <w:r>
        <w:tab/>
      </w:r>
      <w:r w:rsidR="009A76EE">
        <w:fldChar w:fldCharType="begin"/>
      </w:r>
      <w:r w:rsidR="008A5E4E">
        <w:instrText xml:space="preserve"> PAGEREF _ListOf61 \h \* Arabic  \* MERGEFORMAT </w:instrText>
      </w:r>
      <w:r w:rsidR="009A76EE">
        <w:fldChar w:fldCharType="separate"/>
      </w:r>
      <w:r w:rsidR="00533AF0">
        <w:rPr>
          <w:noProof/>
        </w:rPr>
        <w:t>67</w:t>
      </w:r>
      <w:r w:rsidR="009A76EE">
        <w:fldChar w:fldCharType="end"/>
      </w:r>
    </w:p>
    <w:p w14:paraId="51B2A713" w14:textId="77777777" w:rsidR="008A5E4E" w:rsidRDefault="0065745B">
      <w:pPr>
        <w:pStyle w:val="pFigureTitlesListOf"/>
      </w:pPr>
      <w:r>
        <w:t>Figure 4–60 TOKEN_HALF_CONSTANT Syntax Diagram</w:t>
      </w:r>
      <w:r>
        <w:tab/>
      </w:r>
      <w:r w:rsidR="009A76EE">
        <w:fldChar w:fldCharType="begin"/>
      </w:r>
      <w:r w:rsidR="008A5E4E">
        <w:instrText xml:space="preserve"> PAGEREF _ListOf62 \h \* Arabic  \* MERGEFORMAT </w:instrText>
      </w:r>
      <w:r w:rsidR="009A76EE">
        <w:fldChar w:fldCharType="separate"/>
      </w:r>
      <w:r w:rsidR="00533AF0">
        <w:rPr>
          <w:noProof/>
        </w:rPr>
        <w:t>69</w:t>
      </w:r>
      <w:r w:rsidR="009A76EE">
        <w:fldChar w:fldCharType="end"/>
      </w:r>
    </w:p>
    <w:p w14:paraId="4DC06276" w14:textId="77777777" w:rsidR="008A5E4E" w:rsidRDefault="0065745B">
      <w:pPr>
        <w:pStyle w:val="pFigureTitlesListOf"/>
      </w:pPr>
      <w:r>
        <w:t>Figure 4–61 TOKEN_SINGLE_CONSTANT Syntax Diagram</w:t>
      </w:r>
      <w:r>
        <w:tab/>
      </w:r>
      <w:r w:rsidR="009A76EE">
        <w:fldChar w:fldCharType="begin"/>
      </w:r>
      <w:r w:rsidR="008A5E4E">
        <w:instrText xml:space="preserve"> PAGEREF _ListOf63 \h \* Arabic  \* MERGEFORMAT </w:instrText>
      </w:r>
      <w:r w:rsidR="009A76EE">
        <w:fldChar w:fldCharType="separate"/>
      </w:r>
      <w:r w:rsidR="00533AF0">
        <w:rPr>
          <w:noProof/>
        </w:rPr>
        <w:t>69</w:t>
      </w:r>
      <w:r w:rsidR="009A76EE">
        <w:fldChar w:fldCharType="end"/>
      </w:r>
    </w:p>
    <w:p w14:paraId="688E2B8C" w14:textId="77777777" w:rsidR="008A5E4E" w:rsidRDefault="0065745B">
      <w:pPr>
        <w:pStyle w:val="pFigureTitlesListOf"/>
      </w:pPr>
      <w:r>
        <w:t>Figure 4–62 TOKEN_DOUBLE_CONSTANT Syntax Diagram</w:t>
      </w:r>
      <w:r>
        <w:tab/>
      </w:r>
      <w:r w:rsidR="009A76EE">
        <w:fldChar w:fldCharType="begin"/>
      </w:r>
      <w:r w:rsidR="008A5E4E">
        <w:instrText xml:space="preserve"> PAGEREF _ListOf64 \h \* Arabic  \* MERGEFORMAT </w:instrText>
      </w:r>
      <w:r w:rsidR="009A76EE">
        <w:fldChar w:fldCharType="separate"/>
      </w:r>
      <w:r w:rsidR="00533AF0">
        <w:rPr>
          <w:noProof/>
        </w:rPr>
        <w:t>69</w:t>
      </w:r>
      <w:r w:rsidR="009A76EE">
        <w:fldChar w:fldCharType="end"/>
      </w:r>
    </w:p>
    <w:p w14:paraId="31297C2B" w14:textId="77777777" w:rsidR="008A5E4E" w:rsidRDefault="0065745B">
      <w:pPr>
        <w:pStyle w:val="pFigureTitlesListOf"/>
      </w:pPr>
      <w:r>
        <w:t>Figure 4–63 decimalFloatConstant Syntax Diagram</w:t>
      </w:r>
      <w:r>
        <w:tab/>
      </w:r>
      <w:r w:rsidR="009A76EE">
        <w:fldChar w:fldCharType="begin"/>
      </w:r>
      <w:r w:rsidR="008A5E4E">
        <w:instrText xml:space="preserve"> PAGEREF _ListOf65 \h \* Arabic  \* MERGEFORMAT </w:instrText>
      </w:r>
      <w:r w:rsidR="009A76EE">
        <w:fldChar w:fldCharType="separate"/>
      </w:r>
      <w:r w:rsidR="00533AF0">
        <w:rPr>
          <w:noProof/>
        </w:rPr>
        <w:t>69</w:t>
      </w:r>
      <w:r w:rsidR="009A76EE">
        <w:fldChar w:fldCharType="end"/>
      </w:r>
    </w:p>
    <w:p w14:paraId="1F8D3D16" w14:textId="77777777" w:rsidR="008A5E4E" w:rsidRDefault="0065745B">
      <w:pPr>
        <w:pStyle w:val="pFigureTitlesListOf"/>
      </w:pPr>
      <w:r>
        <w:t>Figure 4–64 hexFloatConstant Syntax Diagram</w:t>
      </w:r>
      <w:r>
        <w:tab/>
      </w:r>
      <w:r w:rsidR="009A76EE">
        <w:fldChar w:fldCharType="begin"/>
      </w:r>
      <w:r w:rsidR="008A5E4E">
        <w:instrText xml:space="preserve"> PAGEREF _ListOf66 \h \* Arabic  \* MERGEFORMAT </w:instrText>
      </w:r>
      <w:r w:rsidR="009A76EE">
        <w:fldChar w:fldCharType="separate"/>
      </w:r>
      <w:r w:rsidR="00533AF0">
        <w:rPr>
          <w:noProof/>
        </w:rPr>
        <w:t>70</w:t>
      </w:r>
      <w:r w:rsidR="009A76EE">
        <w:fldChar w:fldCharType="end"/>
      </w:r>
    </w:p>
    <w:p w14:paraId="086D4911" w14:textId="77777777" w:rsidR="008A5E4E" w:rsidRDefault="0065745B">
      <w:pPr>
        <w:pStyle w:val="pFigureTitlesListOf"/>
      </w:pPr>
      <w:r>
        <w:t>Figure 4–65 ieeeHalfConstant Syntax Diagram</w:t>
      </w:r>
      <w:r>
        <w:tab/>
      </w:r>
      <w:r w:rsidR="009A76EE">
        <w:fldChar w:fldCharType="begin"/>
      </w:r>
      <w:r w:rsidR="008A5E4E">
        <w:instrText xml:space="preserve"> PAGEREF _ListOf67 \h \* Arabic  \* MERGEFORMAT </w:instrText>
      </w:r>
      <w:r w:rsidR="009A76EE">
        <w:fldChar w:fldCharType="separate"/>
      </w:r>
      <w:r w:rsidR="00533AF0">
        <w:rPr>
          <w:noProof/>
        </w:rPr>
        <w:t>70</w:t>
      </w:r>
      <w:r w:rsidR="009A76EE">
        <w:fldChar w:fldCharType="end"/>
      </w:r>
    </w:p>
    <w:p w14:paraId="6398BD02" w14:textId="77777777" w:rsidR="008A5E4E" w:rsidRDefault="0065745B">
      <w:pPr>
        <w:pStyle w:val="pFigureTitlesListOf"/>
      </w:pPr>
      <w:r>
        <w:t>Figure 4–66 ieeeSingleConstant Syntax Diagram</w:t>
      </w:r>
      <w:r>
        <w:tab/>
      </w:r>
      <w:r w:rsidR="009A76EE">
        <w:fldChar w:fldCharType="begin"/>
      </w:r>
      <w:r w:rsidR="008A5E4E">
        <w:instrText xml:space="preserve"> PAGEREF _ListOf68 \h \* Arabic  \* MERGEFORMAT </w:instrText>
      </w:r>
      <w:r w:rsidR="009A76EE">
        <w:fldChar w:fldCharType="separate"/>
      </w:r>
      <w:r w:rsidR="00533AF0">
        <w:rPr>
          <w:noProof/>
        </w:rPr>
        <w:t>70</w:t>
      </w:r>
      <w:r w:rsidR="009A76EE">
        <w:fldChar w:fldCharType="end"/>
      </w:r>
    </w:p>
    <w:p w14:paraId="7597D987" w14:textId="77777777" w:rsidR="008A5E4E" w:rsidRDefault="0065745B">
      <w:pPr>
        <w:pStyle w:val="pFigureTitlesListOf"/>
      </w:pPr>
      <w:r>
        <w:t>Figure 4–67 ieeeDoubleConstant Syntax Diagram</w:t>
      </w:r>
      <w:r>
        <w:tab/>
      </w:r>
      <w:r w:rsidR="009A76EE">
        <w:fldChar w:fldCharType="begin"/>
      </w:r>
      <w:r w:rsidR="008A5E4E">
        <w:instrText xml:space="preserve"> PAGEREF _ListOf69 \h \* Arabic  \* MERGEFORMAT </w:instrText>
      </w:r>
      <w:r w:rsidR="009A76EE">
        <w:fldChar w:fldCharType="separate"/>
      </w:r>
      <w:r w:rsidR="00533AF0">
        <w:rPr>
          <w:noProof/>
        </w:rPr>
        <w:t>70</w:t>
      </w:r>
      <w:r w:rsidR="009A76EE">
        <w:fldChar w:fldCharType="end"/>
      </w:r>
    </w:p>
    <w:p w14:paraId="5D810E25" w14:textId="77777777" w:rsidR="008A5E4E" w:rsidRDefault="0065745B">
      <w:pPr>
        <w:pStyle w:val="pFigureTitlesListOf"/>
      </w:pPr>
      <w:r>
        <w:t>Figure 4–68 packedConstant Syntax Diagram</w:t>
      </w:r>
      <w:r>
        <w:tab/>
      </w:r>
      <w:r w:rsidR="009A76EE">
        <w:fldChar w:fldCharType="begin"/>
      </w:r>
      <w:r w:rsidR="008A5E4E">
        <w:instrText xml:space="preserve"> PAGEREF _ListOf70 \h \* Arabic  \* MERGEFORMAT </w:instrText>
      </w:r>
      <w:r w:rsidR="009A76EE">
        <w:fldChar w:fldCharType="separate"/>
      </w:r>
      <w:r w:rsidR="00533AF0">
        <w:rPr>
          <w:noProof/>
        </w:rPr>
        <w:t>83</w:t>
      </w:r>
      <w:r w:rsidR="009A76EE">
        <w:fldChar w:fldCharType="end"/>
      </w:r>
    </w:p>
    <w:p w14:paraId="3B089641" w14:textId="77777777" w:rsidR="008A5E4E" w:rsidRDefault="0065745B">
      <w:pPr>
        <w:pStyle w:val="pFigureTitlesListOf"/>
      </w:pPr>
      <w:r>
        <w:t>Figure 4–69 integerList Syntax Diagram</w:t>
      </w:r>
      <w:r>
        <w:tab/>
      </w:r>
      <w:r w:rsidR="009A76EE">
        <w:fldChar w:fldCharType="begin"/>
      </w:r>
      <w:r w:rsidR="008A5E4E">
        <w:instrText xml:space="preserve"> PAGEREF _ListOf71 \h \* Arabic  \* MERGEFORMAT </w:instrText>
      </w:r>
      <w:r w:rsidR="009A76EE">
        <w:fldChar w:fldCharType="separate"/>
      </w:r>
      <w:r w:rsidR="00533AF0">
        <w:rPr>
          <w:noProof/>
        </w:rPr>
        <w:t>83</w:t>
      </w:r>
      <w:r w:rsidR="009A76EE">
        <w:fldChar w:fldCharType="end"/>
      </w:r>
    </w:p>
    <w:p w14:paraId="53791C45" w14:textId="77777777" w:rsidR="008A5E4E" w:rsidRDefault="0065745B">
      <w:pPr>
        <w:pStyle w:val="pFigureTitlesListOf"/>
      </w:pPr>
      <w:r>
        <w:t>Figure 4–70 integerConstant Syntax Diagram</w:t>
      </w:r>
      <w:r>
        <w:tab/>
      </w:r>
      <w:r w:rsidR="009A76EE">
        <w:fldChar w:fldCharType="begin"/>
      </w:r>
      <w:r w:rsidR="008A5E4E">
        <w:instrText xml:space="preserve"> PAGEREF _ListOf72 \h \* Arabic  \* MERGEFORMAT </w:instrText>
      </w:r>
      <w:r w:rsidR="009A76EE">
        <w:fldChar w:fldCharType="separate"/>
      </w:r>
      <w:r w:rsidR="00533AF0">
        <w:rPr>
          <w:noProof/>
        </w:rPr>
        <w:t>83</w:t>
      </w:r>
      <w:r w:rsidR="009A76EE">
        <w:fldChar w:fldCharType="end"/>
      </w:r>
    </w:p>
    <w:p w14:paraId="683E690B" w14:textId="77777777" w:rsidR="008A5E4E" w:rsidRDefault="0065745B">
      <w:pPr>
        <w:pStyle w:val="pFigureTitlesListOf"/>
      </w:pPr>
      <w:r>
        <w:t>Figure 4–71 halfList Syntax Diagram</w:t>
      </w:r>
      <w:r>
        <w:tab/>
      </w:r>
      <w:r w:rsidR="009A76EE">
        <w:fldChar w:fldCharType="begin"/>
      </w:r>
      <w:r w:rsidR="008A5E4E">
        <w:instrText xml:space="preserve"> PAGEREF _ListOf73 \h \* Arabic  \* MERGEFORMAT </w:instrText>
      </w:r>
      <w:r w:rsidR="009A76EE">
        <w:fldChar w:fldCharType="separate"/>
      </w:r>
      <w:r w:rsidR="00533AF0">
        <w:rPr>
          <w:noProof/>
        </w:rPr>
        <w:t>83</w:t>
      </w:r>
      <w:r w:rsidR="009A76EE">
        <w:fldChar w:fldCharType="end"/>
      </w:r>
    </w:p>
    <w:p w14:paraId="3D50AD01" w14:textId="77777777" w:rsidR="008A5E4E" w:rsidRDefault="0065745B">
      <w:pPr>
        <w:pStyle w:val="pFigureTitlesListOf"/>
      </w:pPr>
      <w:r>
        <w:t>Figure 4–72 halfConstant Syntax Diagram</w:t>
      </w:r>
      <w:r>
        <w:tab/>
      </w:r>
      <w:r w:rsidR="009A76EE">
        <w:fldChar w:fldCharType="begin"/>
      </w:r>
      <w:r w:rsidR="008A5E4E">
        <w:instrText xml:space="preserve"> PAGEREF _ListOf74 \h \* Arabic  \* MERGEFORMAT </w:instrText>
      </w:r>
      <w:r w:rsidR="009A76EE">
        <w:fldChar w:fldCharType="separate"/>
      </w:r>
      <w:r w:rsidR="00533AF0">
        <w:rPr>
          <w:noProof/>
        </w:rPr>
        <w:t>83</w:t>
      </w:r>
      <w:r w:rsidR="009A76EE">
        <w:fldChar w:fldCharType="end"/>
      </w:r>
    </w:p>
    <w:p w14:paraId="5B09C951" w14:textId="77777777" w:rsidR="008A5E4E" w:rsidRDefault="0065745B">
      <w:pPr>
        <w:pStyle w:val="pFigureTitlesListOf"/>
      </w:pPr>
      <w:r>
        <w:t>Figure 4–73 singleList Syntax Diagram</w:t>
      </w:r>
      <w:r>
        <w:tab/>
      </w:r>
      <w:r w:rsidR="009A76EE">
        <w:fldChar w:fldCharType="begin"/>
      </w:r>
      <w:r w:rsidR="008A5E4E">
        <w:instrText xml:space="preserve"> PAGEREF _ListOf75 \h \* Arabic  \* MERGEFORMAT </w:instrText>
      </w:r>
      <w:r w:rsidR="009A76EE">
        <w:fldChar w:fldCharType="separate"/>
      </w:r>
      <w:r w:rsidR="00533AF0">
        <w:rPr>
          <w:noProof/>
        </w:rPr>
        <w:t>84</w:t>
      </w:r>
      <w:r w:rsidR="009A76EE">
        <w:fldChar w:fldCharType="end"/>
      </w:r>
    </w:p>
    <w:p w14:paraId="217D0CFB" w14:textId="77777777" w:rsidR="008A5E4E" w:rsidRDefault="0065745B">
      <w:pPr>
        <w:pStyle w:val="pFigureTitlesListOf"/>
      </w:pPr>
      <w:r>
        <w:t>Figure 4–74 singleConstant Syntax Diagram</w:t>
      </w:r>
      <w:r>
        <w:tab/>
      </w:r>
      <w:r w:rsidR="009A76EE">
        <w:fldChar w:fldCharType="begin"/>
      </w:r>
      <w:r w:rsidR="008A5E4E">
        <w:instrText xml:space="preserve"> PAGEREF _ListOf76 \h \* Arabic  \* MERGEFORMAT </w:instrText>
      </w:r>
      <w:r w:rsidR="009A76EE">
        <w:fldChar w:fldCharType="separate"/>
      </w:r>
      <w:r w:rsidR="00533AF0">
        <w:rPr>
          <w:noProof/>
        </w:rPr>
        <w:t>84</w:t>
      </w:r>
      <w:r w:rsidR="009A76EE">
        <w:fldChar w:fldCharType="end"/>
      </w:r>
    </w:p>
    <w:p w14:paraId="5567C9E1" w14:textId="77777777" w:rsidR="008A5E4E" w:rsidRDefault="0065745B">
      <w:pPr>
        <w:pStyle w:val="pFigureTitlesListOf"/>
      </w:pPr>
      <w:r>
        <w:t>Figure 4–75 doubleList Syntax Diagram</w:t>
      </w:r>
      <w:r>
        <w:tab/>
      </w:r>
      <w:r w:rsidR="009A76EE">
        <w:fldChar w:fldCharType="begin"/>
      </w:r>
      <w:r w:rsidR="008A5E4E">
        <w:instrText xml:space="preserve"> PAGEREF _ListOf77 \h \* Arabic  \* MERGEFORMAT </w:instrText>
      </w:r>
      <w:r w:rsidR="009A76EE">
        <w:fldChar w:fldCharType="separate"/>
      </w:r>
      <w:r w:rsidR="00533AF0">
        <w:rPr>
          <w:noProof/>
        </w:rPr>
        <w:t>84</w:t>
      </w:r>
      <w:r w:rsidR="009A76EE">
        <w:fldChar w:fldCharType="end"/>
      </w:r>
    </w:p>
    <w:p w14:paraId="09B8AEA2" w14:textId="77777777" w:rsidR="008A5E4E" w:rsidRDefault="0065745B">
      <w:pPr>
        <w:pStyle w:val="pFigureTitlesListOf"/>
      </w:pPr>
      <w:r>
        <w:t>Figure 4–76 doubleConstant Syntax Diagram</w:t>
      </w:r>
      <w:r>
        <w:tab/>
      </w:r>
      <w:r w:rsidR="009A76EE">
        <w:fldChar w:fldCharType="begin"/>
      </w:r>
      <w:r w:rsidR="008A5E4E">
        <w:instrText xml:space="preserve"> PAGEREF _ListOf78 \h \* Arabic  \* MERGEFORMAT </w:instrText>
      </w:r>
      <w:r w:rsidR="009A76EE">
        <w:fldChar w:fldCharType="separate"/>
      </w:r>
      <w:r w:rsidR="00533AF0">
        <w:rPr>
          <w:noProof/>
        </w:rPr>
        <w:t>84</w:t>
      </w:r>
      <w:r w:rsidR="009A76EE">
        <w:fldChar w:fldCharType="end"/>
      </w:r>
    </w:p>
    <w:p w14:paraId="0D1033ED" w14:textId="77777777" w:rsidR="008A5E4E" w:rsidRDefault="0065745B">
      <w:pPr>
        <w:pStyle w:val="pFigureTitlesListOf"/>
      </w:pPr>
      <w:r>
        <w:t>Figure 5–1 Example of Broadcast</w:t>
      </w:r>
      <w:r>
        <w:tab/>
      </w:r>
      <w:r w:rsidR="009A76EE">
        <w:fldChar w:fldCharType="begin"/>
      </w:r>
      <w:r w:rsidR="008A5E4E">
        <w:instrText xml:space="preserve"> PAGEREF _ListOf79 \h \* Arabic  \* MERGEFORMAT </w:instrText>
      </w:r>
      <w:r w:rsidR="009A76EE">
        <w:fldChar w:fldCharType="separate"/>
      </w:r>
      <w:r w:rsidR="00533AF0">
        <w:rPr>
          <w:noProof/>
        </w:rPr>
        <w:t>124</w:t>
      </w:r>
      <w:r w:rsidR="009A76EE">
        <w:fldChar w:fldCharType="end"/>
      </w:r>
    </w:p>
    <w:p w14:paraId="41A4D1FB" w14:textId="77777777" w:rsidR="008A5E4E" w:rsidRDefault="0065745B">
      <w:pPr>
        <w:pStyle w:val="pFigureTitlesListOf"/>
      </w:pPr>
      <w:r>
        <w:t>Figure 5–2 Example of Rotate</w:t>
      </w:r>
      <w:r>
        <w:tab/>
      </w:r>
      <w:r w:rsidR="009A76EE">
        <w:fldChar w:fldCharType="begin"/>
      </w:r>
      <w:r w:rsidR="008A5E4E">
        <w:instrText xml:space="preserve"> PAGEREF _ListOf80 \h \* Arabic  \* MERGEFORMAT </w:instrText>
      </w:r>
      <w:r w:rsidR="009A76EE">
        <w:fldChar w:fldCharType="separate"/>
      </w:r>
      <w:r w:rsidR="00533AF0">
        <w:rPr>
          <w:noProof/>
        </w:rPr>
        <w:t>125</w:t>
      </w:r>
      <w:r w:rsidR="009A76EE">
        <w:fldChar w:fldCharType="end"/>
      </w:r>
    </w:p>
    <w:p w14:paraId="6B185D94" w14:textId="77777777" w:rsidR="008A5E4E" w:rsidRDefault="0065745B">
      <w:pPr>
        <w:pStyle w:val="pFigureTitlesListOf"/>
      </w:pPr>
      <w:r>
        <w:t>Figure 5–3 Example of Unpack</w:t>
      </w:r>
      <w:r>
        <w:tab/>
      </w:r>
      <w:r w:rsidR="009A76EE">
        <w:fldChar w:fldCharType="begin"/>
      </w:r>
      <w:r w:rsidR="008A5E4E">
        <w:instrText xml:space="preserve"> PAGEREF _ListOf81 \h \* Arabic  \* MERGEFORMAT </w:instrText>
      </w:r>
      <w:r w:rsidR="009A76EE">
        <w:fldChar w:fldCharType="separate"/>
      </w:r>
      <w:r w:rsidR="00533AF0">
        <w:rPr>
          <w:noProof/>
        </w:rPr>
        <w:t>125</w:t>
      </w:r>
      <w:r w:rsidR="009A76EE">
        <w:fldChar w:fldCharType="end"/>
      </w:r>
    </w:p>
    <w:p w14:paraId="20CAD6FA" w14:textId="77777777" w:rsidR="008A5E4E" w:rsidRDefault="0065745B">
      <w:pPr>
        <w:pStyle w:val="pFigureTitlesListOf"/>
      </w:pPr>
      <w:r>
        <w:t>Figure 6–1 Memory Hierarchy</w:t>
      </w:r>
      <w:r>
        <w:tab/>
      </w:r>
      <w:r w:rsidR="009A76EE">
        <w:fldChar w:fldCharType="begin"/>
      </w:r>
      <w:r w:rsidR="008A5E4E">
        <w:instrText xml:space="preserve"> PAGEREF _ListOf82 \h \* Arabic  \* MERGEFORMAT </w:instrText>
      </w:r>
      <w:r w:rsidR="009A76EE">
        <w:fldChar w:fldCharType="separate"/>
      </w:r>
      <w:r w:rsidR="00533AF0">
        <w:rPr>
          <w:noProof/>
        </w:rPr>
        <w:t>157</w:t>
      </w:r>
      <w:r w:rsidR="009A76EE">
        <w:fldChar w:fldCharType="end"/>
      </w:r>
    </w:p>
    <w:p w14:paraId="20A5F0FD" w14:textId="77777777" w:rsidR="008A5E4E" w:rsidRDefault="0065745B">
      <w:pPr>
        <w:pStyle w:val="pFigureTitlesListOf"/>
      </w:pPr>
      <w:r>
        <w:t>Figure 13–1 pragma Syntax Diagram</w:t>
      </w:r>
      <w:r>
        <w:tab/>
      </w:r>
      <w:r w:rsidR="009A76EE">
        <w:fldChar w:fldCharType="begin"/>
      </w:r>
      <w:r w:rsidR="008A5E4E">
        <w:instrText xml:space="preserve"> PAGEREF _ListOf83 \h \* Arabic  \* MERGEFORMAT </w:instrText>
      </w:r>
      <w:r w:rsidR="009A76EE">
        <w:fldChar w:fldCharType="separate"/>
      </w:r>
      <w:r w:rsidR="00533AF0">
        <w:rPr>
          <w:noProof/>
        </w:rPr>
        <w:t>286</w:t>
      </w:r>
      <w:r w:rsidR="009A76EE">
        <w:fldChar w:fldCharType="end"/>
      </w:r>
    </w:p>
    <w:p w14:paraId="191AEE48" w14:textId="77777777" w:rsidR="008A5E4E" w:rsidRDefault="0065745B">
      <w:pPr>
        <w:pStyle w:val="h2NotInContents"/>
      </w:pPr>
      <w:r>
        <w:lastRenderedPageBreak/>
        <w:t>Tables</w:t>
      </w:r>
    </w:p>
    <w:p w14:paraId="393407DD" w14:textId="77777777" w:rsidR="008A5E4E" w:rsidRDefault="0065745B">
      <w:pPr>
        <w:pStyle w:val="pTableTitlesListOf"/>
      </w:pPr>
      <w:r>
        <w:t>Table 2–1 Wavefront 0 Through 6</w:t>
      </w:r>
      <w:r>
        <w:tab/>
      </w:r>
      <w:r w:rsidR="009A76EE">
        <w:fldChar w:fldCharType="begin"/>
      </w:r>
      <w:r w:rsidR="008A5E4E">
        <w:instrText xml:space="preserve"> PAGEREF _ListOf84 \h \* Arabic  \* MERGEFORMAT </w:instrText>
      </w:r>
      <w:r w:rsidR="009A76EE">
        <w:fldChar w:fldCharType="separate"/>
      </w:r>
      <w:r w:rsidR="00533AF0">
        <w:rPr>
          <w:noProof/>
        </w:rPr>
        <w:t>12</w:t>
      </w:r>
      <w:r w:rsidR="009A76EE">
        <w:fldChar w:fldCharType="end"/>
      </w:r>
    </w:p>
    <w:p w14:paraId="1C1E7C9C" w14:textId="77777777" w:rsidR="008A5E4E" w:rsidRDefault="0065745B">
      <w:pPr>
        <w:pStyle w:val="pTableTitlesListOf"/>
      </w:pPr>
      <w:r>
        <w:t>Table 2–2 Memory Segment Access Rules</w:t>
      </w:r>
      <w:r>
        <w:tab/>
      </w:r>
      <w:r w:rsidR="009A76EE">
        <w:fldChar w:fldCharType="begin"/>
      </w:r>
      <w:r w:rsidR="008A5E4E">
        <w:instrText xml:space="preserve"> PAGEREF _ListOf85 \h \* Arabic  \* MERGEFORMAT </w:instrText>
      </w:r>
      <w:r w:rsidR="009A76EE">
        <w:fldChar w:fldCharType="separate"/>
      </w:r>
      <w:r w:rsidR="00533AF0">
        <w:rPr>
          <w:noProof/>
        </w:rPr>
        <w:t>20</w:t>
      </w:r>
      <w:r w:rsidR="009A76EE">
        <w:fldChar w:fldCharType="end"/>
      </w:r>
    </w:p>
    <w:p w14:paraId="589F1F8C" w14:textId="77777777" w:rsidR="008A5E4E" w:rsidRDefault="0065745B">
      <w:pPr>
        <w:pStyle w:val="pTableTitlesListOf"/>
      </w:pPr>
      <w:r>
        <w:t>Table 2–3 Machine Model Data Sizes</w:t>
      </w:r>
      <w:r>
        <w:tab/>
      </w:r>
      <w:r w:rsidR="009A76EE">
        <w:fldChar w:fldCharType="begin"/>
      </w:r>
      <w:r w:rsidR="008A5E4E">
        <w:instrText xml:space="preserve"> PAGEREF _ListOf86 \h \* Arabic  \* MERGEFORMAT </w:instrText>
      </w:r>
      <w:r w:rsidR="009A76EE">
        <w:fldChar w:fldCharType="separate"/>
      </w:r>
      <w:r w:rsidR="00533AF0">
        <w:rPr>
          <w:noProof/>
        </w:rPr>
        <w:t>23</w:t>
      </w:r>
      <w:r w:rsidR="009A76EE">
        <w:fldChar w:fldCharType="end"/>
      </w:r>
    </w:p>
    <w:p w14:paraId="6B8A2482" w14:textId="77777777" w:rsidR="008A5E4E" w:rsidRDefault="0065745B">
      <w:pPr>
        <w:pStyle w:val="pTableTitlesListOf"/>
      </w:pPr>
      <w:r>
        <w:t>Table 4–1 Text Constants and Results of the Conversion</w:t>
      </w:r>
      <w:r>
        <w:tab/>
      </w:r>
      <w:r w:rsidR="009A76EE">
        <w:fldChar w:fldCharType="begin"/>
      </w:r>
      <w:r w:rsidR="008A5E4E">
        <w:instrText xml:space="preserve"> PAGEREF _ListOf87 \h \* Arabic  \* MERGEFORMAT </w:instrText>
      </w:r>
      <w:r w:rsidR="009A76EE">
        <w:fldChar w:fldCharType="separate"/>
      </w:r>
      <w:r w:rsidR="00533AF0">
        <w:rPr>
          <w:noProof/>
        </w:rPr>
        <w:t>72</w:t>
      </w:r>
      <w:r w:rsidR="009A76EE">
        <w:fldChar w:fldCharType="end"/>
      </w:r>
    </w:p>
    <w:p w14:paraId="2DA78996" w14:textId="77777777" w:rsidR="008A5E4E" w:rsidRDefault="0065745B">
      <w:pPr>
        <w:pStyle w:val="pTableTitlesListOf"/>
      </w:pPr>
      <w:r>
        <w:t>Table 4–2 Base Data Types</w:t>
      </w:r>
      <w:r>
        <w:tab/>
      </w:r>
      <w:r w:rsidR="009A76EE">
        <w:fldChar w:fldCharType="begin"/>
      </w:r>
      <w:r w:rsidR="008A5E4E">
        <w:instrText xml:space="preserve"> PAGEREF _ListOf88 \h \* Arabic  \* MERGEFORMAT </w:instrText>
      </w:r>
      <w:r w:rsidR="009A76EE">
        <w:fldChar w:fldCharType="separate"/>
      </w:r>
      <w:r w:rsidR="00533AF0">
        <w:rPr>
          <w:noProof/>
        </w:rPr>
        <w:t>79</w:t>
      </w:r>
      <w:r w:rsidR="009A76EE">
        <w:fldChar w:fldCharType="end"/>
      </w:r>
    </w:p>
    <w:p w14:paraId="0F560ACC" w14:textId="77777777" w:rsidR="008A5E4E" w:rsidRDefault="0065745B">
      <w:pPr>
        <w:pStyle w:val="pTableTitlesListOf"/>
      </w:pPr>
      <w:r>
        <w:t>Table 4–3 Packed Data Types and Possible Lengths</w:t>
      </w:r>
      <w:r>
        <w:tab/>
      </w:r>
      <w:r w:rsidR="009A76EE">
        <w:fldChar w:fldCharType="begin"/>
      </w:r>
      <w:r w:rsidR="008A5E4E">
        <w:instrText xml:space="preserve"> PAGEREF _ListOf89 \h \* Arabic  \* MERGEFORMAT </w:instrText>
      </w:r>
      <w:r w:rsidR="009A76EE">
        <w:fldChar w:fldCharType="separate"/>
      </w:r>
      <w:r w:rsidR="00533AF0">
        <w:rPr>
          <w:noProof/>
        </w:rPr>
        <w:t>80</w:t>
      </w:r>
      <w:r w:rsidR="009A76EE">
        <w:fldChar w:fldCharType="end"/>
      </w:r>
    </w:p>
    <w:p w14:paraId="72E8FCA3" w14:textId="77777777" w:rsidR="008A5E4E" w:rsidRDefault="0065745B">
      <w:pPr>
        <w:pStyle w:val="pTableTitlesListOf"/>
      </w:pPr>
      <w:r>
        <w:t>Table 4–4 Opaque Data Types</w:t>
      </w:r>
      <w:r>
        <w:tab/>
      </w:r>
      <w:r w:rsidR="009A76EE">
        <w:fldChar w:fldCharType="begin"/>
      </w:r>
      <w:r w:rsidR="008A5E4E">
        <w:instrText xml:space="preserve"> PAGEREF _ListOf90 \h \* Arabic  \* MERGEFORMAT </w:instrText>
      </w:r>
      <w:r w:rsidR="009A76EE">
        <w:fldChar w:fldCharType="separate"/>
      </w:r>
      <w:r w:rsidR="00533AF0">
        <w:rPr>
          <w:noProof/>
        </w:rPr>
        <w:t>80</w:t>
      </w:r>
      <w:r w:rsidR="009A76EE">
        <w:fldChar w:fldCharType="end"/>
      </w:r>
    </w:p>
    <w:p w14:paraId="6F30F2D2" w14:textId="77777777" w:rsidR="008A5E4E" w:rsidRDefault="0065745B">
      <w:pPr>
        <w:pStyle w:val="pTableTitlesListOf"/>
      </w:pPr>
      <w:r>
        <w:t>Table 4–5 Packing Controls for Operations With One Source Input</w:t>
      </w:r>
      <w:r>
        <w:tab/>
      </w:r>
      <w:r w:rsidR="009A76EE">
        <w:fldChar w:fldCharType="begin"/>
      </w:r>
      <w:r w:rsidR="008A5E4E">
        <w:instrText xml:space="preserve"> PAGEREF _ListOf91 \h \* Arabic  \* MERGEFORMAT </w:instrText>
      </w:r>
      <w:r w:rsidR="009A76EE">
        <w:fldChar w:fldCharType="separate"/>
      </w:r>
      <w:r w:rsidR="00533AF0">
        <w:rPr>
          <w:noProof/>
        </w:rPr>
        <w:t>81</w:t>
      </w:r>
      <w:r w:rsidR="009A76EE">
        <w:fldChar w:fldCharType="end"/>
      </w:r>
    </w:p>
    <w:p w14:paraId="43E05B00" w14:textId="77777777" w:rsidR="008A5E4E" w:rsidRDefault="0065745B">
      <w:pPr>
        <w:pStyle w:val="pTableTitlesListOf"/>
      </w:pPr>
      <w:r>
        <w:t>Table 4–6 Packing Controls for Operations With Two Source Inputs</w:t>
      </w:r>
      <w:r>
        <w:tab/>
      </w:r>
      <w:r w:rsidR="009A76EE">
        <w:fldChar w:fldCharType="begin"/>
      </w:r>
      <w:r w:rsidR="008A5E4E">
        <w:instrText xml:space="preserve"> PAGEREF _ListOf92 \h \* Arabic  \* MERGEFORMAT </w:instrText>
      </w:r>
      <w:r w:rsidR="009A76EE">
        <w:fldChar w:fldCharType="separate"/>
      </w:r>
      <w:r w:rsidR="00533AF0">
        <w:rPr>
          <w:noProof/>
        </w:rPr>
        <w:t>82</w:t>
      </w:r>
      <w:r w:rsidR="009A76EE">
        <w:fldChar w:fldCharType="end"/>
      </w:r>
    </w:p>
    <w:p w14:paraId="110FDA75" w14:textId="77777777" w:rsidR="008A5E4E" w:rsidRDefault="0065745B">
      <w:pPr>
        <w:pStyle w:val="pTableTitlesListOf"/>
      </w:pPr>
      <w:r>
        <w:t>Table 5–1 Syntax for Integer Arithmetic Operations</w:t>
      </w:r>
      <w:r>
        <w:tab/>
      </w:r>
      <w:r w:rsidR="009A76EE">
        <w:fldChar w:fldCharType="begin"/>
      </w:r>
      <w:r w:rsidR="008A5E4E">
        <w:instrText xml:space="preserve"> PAGEREF _ListOf93 \h \* Arabic  \* MERGEFORMAT </w:instrText>
      </w:r>
      <w:r w:rsidR="009A76EE">
        <w:fldChar w:fldCharType="separate"/>
      </w:r>
      <w:r w:rsidR="00533AF0">
        <w:rPr>
          <w:noProof/>
        </w:rPr>
        <w:t>99</w:t>
      </w:r>
      <w:r w:rsidR="009A76EE">
        <w:fldChar w:fldCharType="end"/>
      </w:r>
    </w:p>
    <w:p w14:paraId="283C6A9C" w14:textId="77777777" w:rsidR="008A5E4E" w:rsidRDefault="0065745B">
      <w:pPr>
        <w:pStyle w:val="pTableTitlesListOf"/>
      </w:pPr>
      <w:r>
        <w:t>Table 5–2 Syntax for Packed Versions of Integer ArithmeticOperations</w:t>
      </w:r>
      <w:r>
        <w:tab/>
      </w:r>
      <w:r w:rsidR="009A76EE">
        <w:fldChar w:fldCharType="begin"/>
      </w:r>
      <w:r w:rsidR="008A5E4E">
        <w:instrText xml:space="preserve"> PAGEREF _ListOf94 \h \* Arabic  \* MERGEFORMAT </w:instrText>
      </w:r>
      <w:r w:rsidR="009A76EE">
        <w:fldChar w:fldCharType="separate"/>
      </w:r>
      <w:r w:rsidR="00533AF0">
        <w:rPr>
          <w:noProof/>
        </w:rPr>
        <w:t>100</w:t>
      </w:r>
      <w:r w:rsidR="009A76EE">
        <w:fldChar w:fldCharType="end"/>
      </w:r>
    </w:p>
    <w:p w14:paraId="30D2ADAD" w14:textId="77777777" w:rsidR="008A5E4E" w:rsidRDefault="0065745B">
      <w:pPr>
        <w:pStyle w:val="pTableTitlesListOf"/>
      </w:pPr>
      <w:r>
        <w:t>Table 5–3 Syntax for Integer Optimization Operation</w:t>
      </w:r>
      <w:r>
        <w:tab/>
      </w:r>
      <w:r w:rsidR="009A76EE">
        <w:fldChar w:fldCharType="begin"/>
      </w:r>
      <w:r w:rsidR="008A5E4E">
        <w:instrText xml:space="preserve"> PAGEREF _ListOf95 \h \* Arabic  \* MERGEFORMAT </w:instrText>
      </w:r>
      <w:r w:rsidR="009A76EE">
        <w:fldChar w:fldCharType="separate"/>
      </w:r>
      <w:r w:rsidR="00533AF0">
        <w:rPr>
          <w:noProof/>
        </w:rPr>
        <w:t>104</w:t>
      </w:r>
      <w:r w:rsidR="009A76EE">
        <w:fldChar w:fldCharType="end"/>
      </w:r>
    </w:p>
    <w:p w14:paraId="1D5D98DF" w14:textId="77777777" w:rsidR="008A5E4E" w:rsidRDefault="0065745B">
      <w:pPr>
        <w:pStyle w:val="pTableTitlesListOf"/>
      </w:pPr>
      <w:r>
        <w:t>Table 5–4 Syntax for 24-Bit Integer Optimization Operations</w:t>
      </w:r>
      <w:r>
        <w:tab/>
      </w:r>
      <w:r w:rsidR="009A76EE">
        <w:fldChar w:fldCharType="begin"/>
      </w:r>
      <w:r w:rsidR="008A5E4E">
        <w:instrText xml:space="preserve"> PAGEREF _ListOf96 \h \* Arabic  \* MERGEFORMAT </w:instrText>
      </w:r>
      <w:r w:rsidR="009A76EE">
        <w:fldChar w:fldCharType="separate"/>
      </w:r>
      <w:r w:rsidR="00533AF0">
        <w:rPr>
          <w:noProof/>
        </w:rPr>
        <w:t>106</w:t>
      </w:r>
      <w:r w:rsidR="009A76EE">
        <w:fldChar w:fldCharType="end"/>
      </w:r>
    </w:p>
    <w:p w14:paraId="2ABE6061" w14:textId="77777777" w:rsidR="008A5E4E" w:rsidRDefault="0065745B">
      <w:pPr>
        <w:pStyle w:val="pTableTitlesListOf"/>
      </w:pPr>
      <w:r>
        <w:t>Table 5–5 Syntax for Integer Shift Operations</w:t>
      </w:r>
      <w:r>
        <w:tab/>
      </w:r>
      <w:r w:rsidR="009A76EE">
        <w:fldChar w:fldCharType="begin"/>
      </w:r>
      <w:r w:rsidR="008A5E4E">
        <w:instrText xml:space="preserve"> PAGEREF _ListOf97 \h \* Arabic  \* MERGEFORMAT </w:instrText>
      </w:r>
      <w:r w:rsidR="009A76EE">
        <w:fldChar w:fldCharType="separate"/>
      </w:r>
      <w:r w:rsidR="00533AF0">
        <w:rPr>
          <w:noProof/>
        </w:rPr>
        <w:t>107</w:t>
      </w:r>
      <w:r w:rsidR="009A76EE">
        <w:fldChar w:fldCharType="end"/>
      </w:r>
    </w:p>
    <w:p w14:paraId="64843A02" w14:textId="77777777" w:rsidR="008A5E4E" w:rsidRDefault="0065745B">
      <w:pPr>
        <w:pStyle w:val="pTableTitlesListOf"/>
      </w:pPr>
      <w:r>
        <w:t>Table 5–6 Syntax for Individual Bit Operations</w:t>
      </w:r>
      <w:r>
        <w:tab/>
      </w:r>
      <w:r w:rsidR="009A76EE">
        <w:fldChar w:fldCharType="begin"/>
      </w:r>
      <w:r w:rsidR="008A5E4E">
        <w:instrText xml:space="preserve"> PAGEREF _ListOf98 \h \* Arabic  \* MERGEFORMAT </w:instrText>
      </w:r>
      <w:r w:rsidR="009A76EE">
        <w:fldChar w:fldCharType="separate"/>
      </w:r>
      <w:r w:rsidR="00533AF0">
        <w:rPr>
          <w:noProof/>
        </w:rPr>
        <w:t>109</w:t>
      </w:r>
      <w:r w:rsidR="009A76EE">
        <w:fldChar w:fldCharType="end"/>
      </w:r>
    </w:p>
    <w:p w14:paraId="3FB25796" w14:textId="77777777" w:rsidR="008A5E4E" w:rsidRDefault="0065745B">
      <w:pPr>
        <w:pStyle w:val="pTableTitlesListOf"/>
      </w:pPr>
      <w:r>
        <w:t>Table 5–7 Inputs and Results for popcount Operation</w:t>
      </w:r>
      <w:r>
        <w:tab/>
      </w:r>
      <w:r w:rsidR="009A76EE">
        <w:fldChar w:fldCharType="begin"/>
      </w:r>
      <w:r w:rsidR="008A5E4E">
        <w:instrText xml:space="preserve"> PAGEREF _ListOf99 \h \* Arabic  \* MERGEFORMAT </w:instrText>
      </w:r>
      <w:r w:rsidR="009A76EE">
        <w:fldChar w:fldCharType="separate"/>
      </w:r>
      <w:r w:rsidR="00533AF0">
        <w:rPr>
          <w:noProof/>
        </w:rPr>
        <w:t>111</w:t>
      </w:r>
      <w:r w:rsidR="009A76EE">
        <w:fldChar w:fldCharType="end"/>
      </w:r>
    </w:p>
    <w:p w14:paraId="37D6EECF" w14:textId="77777777" w:rsidR="008A5E4E" w:rsidRDefault="0065745B">
      <w:pPr>
        <w:pStyle w:val="pTableTitlesListOf"/>
      </w:pPr>
      <w:r>
        <w:t>Table 5–8 Syntax for Bit String Operations</w:t>
      </w:r>
      <w:r>
        <w:tab/>
      </w:r>
      <w:r w:rsidR="009A76EE">
        <w:fldChar w:fldCharType="begin"/>
      </w:r>
      <w:r w:rsidR="008A5E4E">
        <w:instrText xml:space="preserve"> PAGEREF _ListOf100 \h \* Arabic  \* MERGEFORMAT </w:instrText>
      </w:r>
      <w:r w:rsidR="009A76EE">
        <w:fldChar w:fldCharType="separate"/>
      </w:r>
      <w:r w:rsidR="00533AF0">
        <w:rPr>
          <w:noProof/>
        </w:rPr>
        <w:t>111</w:t>
      </w:r>
      <w:r w:rsidR="009A76EE">
        <w:fldChar w:fldCharType="end"/>
      </w:r>
    </w:p>
    <w:p w14:paraId="4B944275" w14:textId="77777777" w:rsidR="008A5E4E" w:rsidRDefault="0065745B">
      <w:pPr>
        <w:pStyle w:val="pTableTitlesListOf"/>
      </w:pPr>
      <w:r>
        <w:t>Table 5–9 Inputs and Results for firstbit and lastbit Operations</w:t>
      </w:r>
      <w:r>
        <w:tab/>
      </w:r>
      <w:r w:rsidR="009A76EE">
        <w:fldChar w:fldCharType="begin"/>
      </w:r>
      <w:r w:rsidR="008A5E4E">
        <w:instrText xml:space="preserve"> PAGEREF _ListOf101 \h \* Arabic  \* MERGEFORMAT </w:instrText>
      </w:r>
      <w:r w:rsidR="009A76EE">
        <w:fldChar w:fldCharType="separate"/>
      </w:r>
      <w:r w:rsidR="00533AF0">
        <w:rPr>
          <w:noProof/>
        </w:rPr>
        <w:t>115</w:t>
      </w:r>
      <w:r w:rsidR="009A76EE">
        <w:fldChar w:fldCharType="end"/>
      </w:r>
    </w:p>
    <w:p w14:paraId="11C65261" w14:textId="77777777" w:rsidR="008A5E4E" w:rsidRDefault="0065745B">
      <w:pPr>
        <w:pStyle w:val="pTableTitlesListOf"/>
      </w:pPr>
      <w:r>
        <w:t>Table 5–10 Syntax for Copy (Move) Operations</w:t>
      </w:r>
      <w:r>
        <w:tab/>
      </w:r>
      <w:r w:rsidR="009A76EE">
        <w:fldChar w:fldCharType="begin"/>
      </w:r>
      <w:r w:rsidR="008A5E4E">
        <w:instrText xml:space="preserve"> PAGEREF _ListOf102 \h \* Arabic  \* MERGEFORMAT </w:instrText>
      </w:r>
      <w:r w:rsidR="009A76EE">
        <w:fldChar w:fldCharType="separate"/>
      </w:r>
      <w:r w:rsidR="00533AF0">
        <w:rPr>
          <w:noProof/>
        </w:rPr>
        <w:t>115</w:t>
      </w:r>
      <w:r w:rsidR="009A76EE">
        <w:fldChar w:fldCharType="end"/>
      </w:r>
    </w:p>
    <w:p w14:paraId="00531ED8" w14:textId="77777777" w:rsidR="008A5E4E" w:rsidRDefault="0065745B">
      <w:pPr>
        <w:pStyle w:val="pTableTitlesListOf"/>
      </w:pPr>
      <w:r>
        <w:t>Table 5–11 Syntax for Shuffle and Interleave Operations</w:t>
      </w:r>
      <w:r>
        <w:tab/>
      </w:r>
      <w:r w:rsidR="009A76EE">
        <w:fldChar w:fldCharType="begin"/>
      </w:r>
      <w:r w:rsidR="008A5E4E">
        <w:instrText xml:space="preserve"> PAGEREF _ListOf103 \h \* Arabic  \* MERGEFORMAT </w:instrText>
      </w:r>
      <w:r w:rsidR="009A76EE">
        <w:fldChar w:fldCharType="separate"/>
      </w:r>
      <w:r w:rsidR="00533AF0">
        <w:rPr>
          <w:noProof/>
        </w:rPr>
        <w:t>119</w:t>
      </w:r>
      <w:r w:rsidR="009A76EE">
        <w:fldChar w:fldCharType="end"/>
      </w:r>
    </w:p>
    <w:p w14:paraId="0FD30283" w14:textId="77777777" w:rsidR="008A5E4E" w:rsidRDefault="0065745B">
      <w:pPr>
        <w:pStyle w:val="pTableTitlesListOf"/>
      </w:pPr>
      <w:r>
        <w:t>Table 5–12 Syntax for Pack and Unpack Operations</w:t>
      </w:r>
      <w:r>
        <w:tab/>
      </w:r>
      <w:r w:rsidR="009A76EE">
        <w:fldChar w:fldCharType="begin"/>
      </w:r>
      <w:r w:rsidR="008A5E4E">
        <w:instrText xml:space="preserve"> PAGEREF _ListOf104 \h \* Arabic  \* MERGEFORMAT </w:instrText>
      </w:r>
      <w:r w:rsidR="009A76EE">
        <w:fldChar w:fldCharType="separate"/>
      </w:r>
      <w:r w:rsidR="00533AF0">
        <w:rPr>
          <w:noProof/>
        </w:rPr>
        <w:t>119</w:t>
      </w:r>
      <w:r w:rsidR="009A76EE">
        <w:fldChar w:fldCharType="end"/>
      </w:r>
    </w:p>
    <w:p w14:paraId="2D141E5B" w14:textId="77777777" w:rsidR="008A5E4E" w:rsidRDefault="0065745B">
      <w:pPr>
        <w:pStyle w:val="pTableTitlesListOf"/>
      </w:pPr>
      <w:r>
        <w:t>Table 5–13 Bit Selectors for shuffle Operation</w:t>
      </w:r>
      <w:r>
        <w:tab/>
      </w:r>
      <w:r w:rsidR="009A76EE">
        <w:fldChar w:fldCharType="begin"/>
      </w:r>
      <w:r w:rsidR="008A5E4E">
        <w:instrText xml:space="preserve"> PAGEREF _ListOf105 \h \* Arabic  \* MERGEFORMAT </w:instrText>
      </w:r>
      <w:r w:rsidR="009A76EE">
        <w:fldChar w:fldCharType="separate"/>
      </w:r>
      <w:r w:rsidR="00533AF0">
        <w:rPr>
          <w:noProof/>
        </w:rPr>
        <w:t>122</w:t>
      </w:r>
      <w:r w:rsidR="009A76EE">
        <w:fldChar w:fldCharType="end"/>
      </w:r>
    </w:p>
    <w:p w14:paraId="77DD44D4" w14:textId="77777777" w:rsidR="008A5E4E" w:rsidRDefault="0065745B">
      <w:pPr>
        <w:pStyle w:val="pTableTitlesListOf"/>
      </w:pPr>
      <w:r>
        <w:t>Table 5–14 Syntax for Bit Conditional Move (cmov) Operation</w:t>
      </w:r>
      <w:r>
        <w:tab/>
      </w:r>
      <w:r w:rsidR="009A76EE">
        <w:fldChar w:fldCharType="begin"/>
      </w:r>
      <w:r w:rsidR="008A5E4E">
        <w:instrText xml:space="preserve"> PAGEREF _ListOf106 \h \* Arabic  \* MERGEFORMAT </w:instrText>
      </w:r>
      <w:r w:rsidR="009A76EE">
        <w:fldChar w:fldCharType="separate"/>
      </w:r>
      <w:r w:rsidR="00533AF0">
        <w:rPr>
          <w:noProof/>
        </w:rPr>
        <w:t>126</w:t>
      </w:r>
      <w:r w:rsidR="009A76EE">
        <w:fldChar w:fldCharType="end"/>
      </w:r>
    </w:p>
    <w:p w14:paraId="7EA67F22" w14:textId="77777777" w:rsidR="008A5E4E" w:rsidRDefault="0065745B">
      <w:pPr>
        <w:pStyle w:val="pTableTitlesListOf"/>
      </w:pPr>
      <w:r>
        <w:t>Table 5–15 Syntax for Floating-Point Arithmetic Operations</w:t>
      </w:r>
      <w:r>
        <w:tab/>
      </w:r>
      <w:r w:rsidR="009A76EE">
        <w:fldChar w:fldCharType="begin"/>
      </w:r>
      <w:r w:rsidR="008A5E4E">
        <w:instrText xml:space="preserve"> PAGEREF _ListOf107 \h \* Arabic  \* MERGEFORMAT </w:instrText>
      </w:r>
      <w:r w:rsidR="009A76EE">
        <w:fldChar w:fldCharType="separate"/>
      </w:r>
      <w:r w:rsidR="00533AF0">
        <w:rPr>
          <w:noProof/>
        </w:rPr>
        <w:t>127</w:t>
      </w:r>
      <w:r w:rsidR="009A76EE">
        <w:fldChar w:fldCharType="end"/>
      </w:r>
    </w:p>
    <w:p w14:paraId="546840F3" w14:textId="77777777" w:rsidR="008A5E4E" w:rsidRDefault="0065745B">
      <w:pPr>
        <w:pStyle w:val="pTableTitlesListOf"/>
      </w:pPr>
      <w:r>
        <w:t>Table 5–16 Syntax for Packed Versions of Floating-Point Arithmetic Operations</w:t>
      </w:r>
      <w:r>
        <w:tab/>
      </w:r>
      <w:r w:rsidR="009A76EE">
        <w:fldChar w:fldCharType="begin"/>
      </w:r>
      <w:r w:rsidR="008A5E4E">
        <w:instrText xml:space="preserve"> PAGEREF _ListOf108 \h \* Arabic  \* MERGEFORMAT </w:instrText>
      </w:r>
      <w:r w:rsidR="009A76EE">
        <w:fldChar w:fldCharType="separate"/>
      </w:r>
      <w:r w:rsidR="00533AF0">
        <w:rPr>
          <w:noProof/>
        </w:rPr>
        <w:t>128</w:t>
      </w:r>
      <w:r w:rsidR="009A76EE">
        <w:fldChar w:fldCharType="end"/>
      </w:r>
    </w:p>
    <w:p w14:paraId="3E907F06" w14:textId="77777777" w:rsidR="008A5E4E" w:rsidRDefault="0065745B">
      <w:pPr>
        <w:pStyle w:val="pTableTitlesListOf"/>
      </w:pPr>
      <w:r>
        <w:t>Table 5–17 Syntax for Floating-Point Bit Operations</w:t>
      </w:r>
      <w:r>
        <w:tab/>
      </w:r>
      <w:r w:rsidR="009A76EE">
        <w:fldChar w:fldCharType="begin"/>
      </w:r>
      <w:r w:rsidR="008A5E4E">
        <w:instrText xml:space="preserve"> PAGEREF _ListOf109 \h \* Arabic  \* MERGEFORMAT </w:instrText>
      </w:r>
      <w:r w:rsidR="009A76EE">
        <w:fldChar w:fldCharType="separate"/>
      </w:r>
      <w:r w:rsidR="00533AF0">
        <w:rPr>
          <w:noProof/>
        </w:rPr>
        <w:t>132</w:t>
      </w:r>
      <w:r w:rsidR="009A76EE">
        <w:fldChar w:fldCharType="end"/>
      </w:r>
    </w:p>
    <w:p w14:paraId="4865CD5D" w14:textId="77777777" w:rsidR="008A5E4E" w:rsidRDefault="0065745B">
      <w:pPr>
        <w:pStyle w:val="pTableTitlesListOf"/>
      </w:pPr>
      <w:r>
        <w:t>Table 5–18 Class Operation Source Operand Condition Bits</w:t>
      </w:r>
      <w:r>
        <w:tab/>
      </w:r>
      <w:r w:rsidR="009A76EE">
        <w:fldChar w:fldCharType="begin"/>
      </w:r>
      <w:r w:rsidR="008A5E4E">
        <w:instrText xml:space="preserve"> PAGEREF _ListOf110 \h \* Arabic  \* MERGEFORMAT </w:instrText>
      </w:r>
      <w:r w:rsidR="009A76EE">
        <w:fldChar w:fldCharType="separate"/>
      </w:r>
      <w:r w:rsidR="00533AF0">
        <w:rPr>
          <w:noProof/>
        </w:rPr>
        <w:t>133</w:t>
      </w:r>
      <w:r w:rsidR="009A76EE">
        <w:fldChar w:fldCharType="end"/>
      </w:r>
    </w:p>
    <w:p w14:paraId="04844DDE" w14:textId="77777777" w:rsidR="008A5E4E" w:rsidRDefault="0065745B">
      <w:pPr>
        <w:pStyle w:val="pTableTitlesListOf"/>
      </w:pPr>
      <w:r>
        <w:t>Table 5–19 Syntax for Packed Versions of Floating-Point Bit Operations</w:t>
      </w:r>
      <w:r>
        <w:tab/>
      </w:r>
      <w:r w:rsidR="009A76EE">
        <w:fldChar w:fldCharType="begin"/>
      </w:r>
      <w:r w:rsidR="008A5E4E">
        <w:instrText xml:space="preserve"> PAGEREF _ListOf111 \h \* Arabic  \* MERGEFORMAT </w:instrText>
      </w:r>
      <w:r w:rsidR="009A76EE">
        <w:fldChar w:fldCharType="separate"/>
      </w:r>
      <w:r w:rsidR="00533AF0">
        <w:rPr>
          <w:noProof/>
        </w:rPr>
        <w:t>133</w:t>
      </w:r>
      <w:r w:rsidR="009A76EE">
        <w:fldChar w:fldCharType="end"/>
      </w:r>
    </w:p>
    <w:p w14:paraId="62ABF265" w14:textId="77777777" w:rsidR="008A5E4E" w:rsidRDefault="0065745B">
      <w:pPr>
        <w:pStyle w:val="pTableTitlesListOf"/>
      </w:pPr>
      <w:r>
        <w:t>Table 5–20 Syntax for Native Floating-Point Operations</w:t>
      </w:r>
      <w:r>
        <w:tab/>
      </w:r>
      <w:r w:rsidR="009A76EE">
        <w:fldChar w:fldCharType="begin"/>
      </w:r>
      <w:r w:rsidR="008A5E4E">
        <w:instrText xml:space="preserve"> PAGEREF _ListOf112 \h \* Arabic  \* MERGEFORMAT </w:instrText>
      </w:r>
      <w:r w:rsidR="009A76EE">
        <w:fldChar w:fldCharType="separate"/>
      </w:r>
      <w:r w:rsidR="00533AF0">
        <w:rPr>
          <w:noProof/>
        </w:rPr>
        <w:t>135</w:t>
      </w:r>
      <w:r w:rsidR="009A76EE">
        <w:fldChar w:fldCharType="end"/>
      </w:r>
    </w:p>
    <w:p w14:paraId="797F0818" w14:textId="77777777" w:rsidR="008A5E4E" w:rsidRDefault="0065745B">
      <w:pPr>
        <w:pStyle w:val="pTableTitlesListOf"/>
      </w:pPr>
      <w:r>
        <w:t>Table 5–21 Syntax for Multimedia Operations</w:t>
      </w:r>
      <w:r>
        <w:tab/>
      </w:r>
      <w:r w:rsidR="009A76EE">
        <w:fldChar w:fldCharType="begin"/>
      </w:r>
      <w:r w:rsidR="008A5E4E">
        <w:instrText xml:space="preserve"> PAGEREF _ListOf113 \h \* Arabic  \* MERGEFORMAT </w:instrText>
      </w:r>
      <w:r w:rsidR="009A76EE">
        <w:fldChar w:fldCharType="separate"/>
      </w:r>
      <w:r w:rsidR="00533AF0">
        <w:rPr>
          <w:noProof/>
        </w:rPr>
        <w:t>137</w:t>
      </w:r>
      <w:r w:rsidR="009A76EE">
        <w:fldChar w:fldCharType="end"/>
      </w:r>
    </w:p>
    <w:p w14:paraId="19668725" w14:textId="77777777" w:rsidR="008A5E4E" w:rsidRDefault="0065745B">
      <w:pPr>
        <w:pStyle w:val="pTableTitlesListOf"/>
      </w:pPr>
      <w:r>
        <w:t>Table 5–22 Syntax for Segment Checking (segmentp) Operation</w:t>
      </w:r>
      <w:r>
        <w:tab/>
      </w:r>
      <w:r w:rsidR="009A76EE">
        <w:fldChar w:fldCharType="begin"/>
      </w:r>
      <w:r w:rsidR="008A5E4E">
        <w:instrText xml:space="preserve"> PAGEREF _ListOf114 \h \* Arabic  \* MERGEFORMAT </w:instrText>
      </w:r>
      <w:r w:rsidR="009A76EE">
        <w:fldChar w:fldCharType="separate"/>
      </w:r>
      <w:r w:rsidR="00533AF0">
        <w:rPr>
          <w:noProof/>
        </w:rPr>
        <w:t>140</w:t>
      </w:r>
      <w:r w:rsidR="009A76EE">
        <w:fldChar w:fldCharType="end"/>
      </w:r>
    </w:p>
    <w:p w14:paraId="0D5B44D3" w14:textId="77777777" w:rsidR="008A5E4E" w:rsidRDefault="0065745B">
      <w:pPr>
        <w:pStyle w:val="pTableTitlesListOf"/>
      </w:pPr>
      <w:r>
        <w:t>Table 5–23 Syntax for Segment Conversion Operations</w:t>
      </w:r>
      <w:r>
        <w:tab/>
      </w:r>
      <w:r w:rsidR="009A76EE">
        <w:fldChar w:fldCharType="begin"/>
      </w:r>
      <w:r w:rsidR="008A5E4E">
        <w:instrText xml:space="preserve"> PAGEREF _ListOf115 \h \* Arabic  \* MERGEFORMAT </w:instrText>
      </w:r>
      <w:r w:rsidR="009A76EE">
        <w:fldChar w:fldCharType="separate"/>
      </w:r>
      <w:r w:rsidR="00533AF0">
        <w:rPr>
          <w:noProof/>
        </w:rPr>
        <w:t>142</w:t>
      </w:r>
      <w:r w:rsidR="009A76EE">
        <w:fldChar w:fldCharType="end"/>
      </w:r>
    </w:p>
    <w:p w14:paraId="016C16D7" w14:textId="77777777" w:rsidR="008A5E4E" w:rsidRDefault="0065745B">
      <w:pPr>
        <w:pStyle w:val="pTableTitlesListOf"/>
      </w:pPr>
      <w:r>
        <w:t>Table 5–24 Syntax for Compare (cmp) Operation</w:t>
      </w:r>
      <w:r>
        <w:tab/>
      </w:r>
      <w:r w:rsidR="009A76EE">
        <w:fldChar w:fldCharType="begin"/>
      </w:r>
      <w:r w:rsidR="008A5E4E">
        <w:instrText xml:space="preserve"> PAGEREF _ListOf116 \h \* Arabic  \* MERGEFORMAT </w:instrText>
      </w:r>
      <w:r w:rsidR="009A76EE">
        <w:fldChar w:fldCharType="separate"/>
      </w:r>
      <w:r w:rsidR="00533AF0">
        <w:rPr>
          <w:noProof/>
        </w:rPr>
        <w:t>144</w:t>
      </w:r>
      <w:r w:rsidR="009A76EE">
        <w:fldChar w:fldCharType="end"/>
      </w:r>
    </w:p>
    <w:p w14:paraId="2AB4F4D2" w14:textId="77777777" w:rsidR="008A5E4E" w:rsidRDefault="0065745B">
      <w:pPr>
        <w:pStyle w:val="pTableTitlesListOf"/>
      </w:pPr>
      <w:r>
        <w:t>Table 5–25 Syntax for Packed Version of Compare (cmp) Operation</w:t>
      </w:r>
      <w:r>
        <w:tab/>
      </w:r>
      <w:r w:rsidR="009A76EE">
        <w:fldChar w:fldCharType="begin"/>
      </w:r>
      <w:r w:rsidR="008A5E4E">
        <w:instrText xml:space="preserve"> PAGEREF _ListOf117 \h \* Arabic  \* MERGEFORMAT </w:instrText>
      </w:r>
      <w:r w:rsidR="009A76EE">
        <w:fldChar w:fldCharType="separate"/>
      </w:r>
      <w:r w:rsidR="00533AF0">
        <w:rPr>
          <w:noProof/>
        </w:rPr>
        <w:t>145</w:t>
      </w:r>
      <w:r w:rsidR="009A76EE">
        <w:fldChar w:fldCharType="end"/>
      </w:r>
    </w:p>
    <w:p w14:paraId="7B20F766" w14:textId="77777777" w:rsidR="008A5E4E" w:rsidRDefault="0065745B">
      <w:pPr>
        <w:pStyle w:val="pTableTitlesListOf"/>
      </w:pPr>
      <w:r>
        <w:t>Table 5–26 Floating-Point Comparisons</w:t>
      </w:r>
      <w:r>
        <w:tab/>
      </w:r>
      <w:r w:rsidR="009A76EE">
        <w:fldChar w:fldCharType="begin"/>
      </w:r>
      <w:r w:rsidR="008A5E4E">
        <w:instrText xml:space="preserve"> PAGEREF _ListOf118 \h \* Arabic  \* MERGEFORMAT </w:instrText>
      </w:r>
      <w:r w:rsidR="009A76EE">
        <w:fldChar w:fldCharType="separate"/>
      </w:r>
      <w:r w:rsidR="00533AF0">
        <w:rPr>
          <w:noProof/>
        </w:rPr>
        <w:t>147</w:t>
      </w:r>
      <w:r w:rsidR="009A76EE">
        <w:fldChar w:fldCharType="end"/>
      </w:r>
    </w:p>
    <w:p w14:paraId="3AC00AF7" w14:textId="77777777" w:rsidR="008A5E4E" w:rsidRDefault="0065745B">
      <w:pPr>
        <w:pStyle w:val="pTableTitlesListOf"/>
      </w:pPr>
      <w:r>
        <w:t>Table 5–27 Conversion Methods</w:t>
      </w:r>
      <w:r>
        <w:tab/>
      </w:r>
      <w:r w:rsidR="009A76EE">
        <w:fldChar w:fldCharType="begin"/>
      </w:r>
      <w:r w:rsidR="008A5E4E">
        <w:instrText xml:space="preserve"> PAGEREF _ListOf119 \h \* Arabic  \* MERGEFORMAT </w:instrText>
      </w:r>
      <w:r w:rsidR="009A76EE">
        <w:fldChar w:fldCharType="separate"/>
      </w:r>
      <w:r w:rsidR="00533AF0">
        <w:rPr>
          <w:noProof/>
        </w:rPr>
        <w:t>149</w:t>
      </w:r>
      <w:r w:rsidR="009A76EE">
        <w:fldChar w:fldCharType="end"/>
      </w:r>
    </w:p>
    <w:p w14:paraId="74716E2F" w14:textId="77777777" w:rsidR="008A5E4E" w:rsidRDefault="0065745B">
      <w:pPr>
        <w:pStyle w:val="pTableTitlesListOf"/>
      </w:pPr>
      <w:r>
        <w:t>Table 5–28 Notation for Conversion Methods</w:t>
      </w:r>
      <w:r>
        <w:tab/>
      </w:r>
      <w:r w:rsidR="009A76EE">
        <w:fldChar w:fldCharType="begin"/>
      </w:r>
      <w:r w:rsidR="008A5E4E">
        <w:instrText xml:space="preserve"> PAGEREF _ListOf120 \h \* Arabic  \* MERGEFORMAT </w:instrText>
      </w:r>
      <w:r w:rsidR="009A76EE">
        <w:fldChar w:fldCharType="separate"/>
      </w:r>
      <w:r w:rsidR="00533AF0">
        <w:rPr>
          <w:noProof/>
        </w:rPr>
        <w:t>149</w:t>
      </w:r>
      <w:r w:rsidR="009A76EE">
        <w:fldChar w:fldCharType="end"/>
      </w:r>
    </w:p>
    <w:p w14:paraId="3E9CF3B7" w14:textId="77777777" w:rsidR="008A5E4E" w:rsidRDefault="0065745B">
      <w:pPr>
        <w:pStyle w:val="pTableTitlesListOf"/>
      </w:pPr>
      <w:r>
        <w:t>Table 5–29 Syntax for Conversion (cvt) Operation</w:t>
      </w:r>
      <w:r>
        <w:tab/>
      </w:r>
      <w:r w:rsidR="009A76EE">
        <w:fldChar w:fldCharType="begin"/>
      </w:r>
      <w:r w:rsidR="008A5E4E">
        <w:instrText xml:space="preserve"> PAGEREF _ListOf121 \h \* Arabic  \* MERGEFORMAT </w:instrText>
      </w:r>
      <w:r w:rsidR="009A76EE">
        <w:fldChar w:fldCharType="separate"/>
      </w:r>
      <w:r w:rsidR="00533AF0">
        <w:rPr>
          <w:noProof/>
        </w:rPr>
        <w:t>150</w:t>
      </w:r>
      <w:r w:rsidR="009A76EE">
        <w:fldChar w:fldCharType="end"/>
      </w:r>
    </w:p>
    <w:p w14:paraId="263E8A06" w14:textId="77777777" w:rsidR="008A5E4E" w:rsidRDefault="0065745B">
      <w:pPr>
        <w:pStyle w:val="pTableTitlesListOf"/>
      </w:pPr>
      <w:r>
        <w:t>Table 5–30 Rules for Rounding for Conversions</w:t>
      </w:r>
      <w:r>
        <w:tab/>
      </w:r>
      <w:r w:rsidR="009A76EE">
        <w:fldChar w:fldCharType="begin"/>
      </w:r>
      <w:r w:rsidR="008A5E4E">
        <w:instrText xml:space="preserve"> PAGEREF _ListOf122 \h \* Arabic  \* MERGEFORMAT </w:instrText>
      </w:r>
      <w:r w:rsidR="009A76EE">
        <w:fldChar w:fldCharType="separate"/>
      </w:r>
      <w:r w:rsidR="00533AF0">
        <w:rPr>
          <w:noProof/>
        </w:rPr>
        <w:t>151</w:t>
      </w:r>
      <w:r w:rsidR="009A76EE">
        <w:fldChar w:fldCharType="end"/>
      </w:r>
    </w:p>
    <w:p w14:paraId="4841DA27" w14:textId="77777777" w:rsidR="008A5E4E" w:rsidRDefault="0065745B">
      <w:pPr>
        <w:pStyle w:val="pTableTitlesListOf"/>
      </w:pPr>
      <w:r>
        <w:t>Table 5–31 Integer Rounding Modes</w:t>
      </w:r>
      <w:r>
        <w:tab/>
      </w:r>
      <w:r w:rsidR="009A76EE">
        <w:fldChar w:fldCharType="begin"/>
      </w:r>
      <w:r w:rsidR="008A5E4E">
        <w:instrText xml:space="preserve"> PAGEREF _ListOf123 \h \* Arabic  \* MERGEFORMAT </w:instrText>
      </w:r>
      <w:r w:rsidR="009A76EE">
        <w:fldChar w:fldCharType="separate"/>
      </w:r>
      <w:r w:rsidR="00533AF0">
        <w:rPr>
          <w:noProof/>
        </w:rPr>
        <w:t>153</w:t>
      </w:r>
      <w:r w:rsidR="009A76EE">
        <w:fldChar w:fldCharType="end"/>
      </w:r>
    </w:p>
    <w:p w14:paraId="215AD912" w14:textId="77777777" w:rsidR="008A5E4E" w:rsidRDefault="0065745B">
      <w:pPr>
        <w:pStyle w:val="pTableTitlesListOf"/>
      </w:pPr>
      <w:r>
        <w:t>Table 6–1 Syntax for Load (ld) Operation</w:t>
      </w:r>
      <w:r>
        <w:tab/>
      </w:r>
      <w:r w:rsidR="009A76EE">
        <w:fldChar w:fldCharType="begin"/>
      </w:r>
      <w:r w:rsidR="008A5E4E">
        <w:instrText xml:space="preserve"> PAGEREF _ListOf124 \h \* Arabic  \* MERGEFORMAT </w:instrText>
      </w:r>
      <w:r w:rsidR="009A76EE">
        <w:fldChar w:fldCharType="separate"/>
      </w:r>
      <w:r w:rsidR="00533AF0">
        <w:rPr>
          <w:noProof/>
        </w:rPr>
        <w:t>168</w:t>
      </w:r>
      <w:r w:rsidR="009A76EE">
        <w:fldChar w:fldCharType="end"/>
      </w:r>
    </w:p>
    <w:p w14:paraId="35464548" w14:textId="77777777" w:rsidR="008A5E4E" w:rsidRDefault="0065745B">
      <w:pPr>
        <w:pStyle w:val="pTableTitlesListOf"/>
      </w:pPr>
      <w:r>
        <w:t>Table 6–2 Syntax for Store (st) Operation</w:t>
      </w:r>
      <w:r>
        <w:tab/>
      </w:r>
      <w:r w:rsidR="009A76EE">
        <w:fldChar w:fldCharType="begin"/>
      </w:r>
      <w:r w:rsidR="008A5E4E">
        <w:instrText xml:space="preserve"> PAGEREF _ListOf125 \h \* Arabic  \* MERGEFORMAT </w:instrText>
      </w:r>
      <w:r w:rsidR="009A76EE">
        <w:fldChar w:fldCharType="separate"/>
      </w:r>
      <w:r w:rsidR="00533AF0">
        <w:rPr>
          <w:noProof/>
        </w:rPr>
        <w:t>172</w:t>
      </w:r>
      <w:r w:rsidR="009A76EE">
        <w:fldChar w:fldCharType="end"/>
      </w:r>
    </w:p>
    <w:p w14:paraId="63DCA868" w14:textId="77777777" w:rsidR="008A5E4E" w:rsidRDefault="0065745B">
      <w:pPr>
        <w:pStyle w:val="pTableTitlesListOf"/>
      </w:pPr>
      <w:r>
        <w:t>Table 6–3 Syntax for Atomic Operations</w:t>
      </w:r>
      <w:r>
        <w:tab/>
      </w:r>
      <w:r w:rsidR="009A76EE">
        <w:fldChar w:fldCharType="begin"/>
      </w:r>
      <w:r w:rsidR="008A5E4E">
        <w:instrText xml:space="preserve"> PAGEREF _ListOf126 \h \* Arabic  \* MERGEFORMAT </w:instrText>
      </w:r>
      <w:r w:rsidR="009A76EE">
        <w:fldChar w:fldCharType="separate"/>
      </w:r>
      <w:r w:rsidR="00533AF0">
        <w:rPr>
          <w:noProof/>
        </w:rPr>
        <w:t>176</w:t>
      </w:r>
      <w:r w:rsidR="009A76EE">
        <w:fldChar w:fldCharType="end"/>
      </w:r>
    </w:p>
    <w:p w14:paraId="2335820A" w14:textId="77777777" w:rsidR="008A5E4E" w:rsidRDefault="0065745B">
      <w:pPr>
        <w:pStyle w:val="pTableTitlesListOf"/>
      </w:pPr>
      <w:r>
        <w:t>Table 6–4 Syntax for Atomic No Return Operations</w:t>
      </w:r>
      <w:r>
        <w:tab/>
      </w:r>
      <w:r w:rsidR="009A76EE">
        <w:fldChar w:fldCharType="begin"/>
      </w:r>
      <w:r w:rsidR="008A5E4E">
        <w:instrText xml:space="preserve"> PAGEREF _ListOf127 \h \* Arabic  \* MERGEFORMAT </w:instrText>
      </w:r>
      <w:r w:rsidR="009A76EE">
        <w:fldChar w:fldCharType="separate"/>
      </w:r>
      <w:r w:rsidR="00533AF0">
        <w:rPr>
          <w:noProof/>
        </w:rPr>
        <w:t>181</w:t>
      </w:r>
      <w:r w:rsidR="009A76EE">
        <w:fldChar w:fldCharType="end"/>
      </w:r>
    </w:p>
    <w:p w14:paraId="56CA6E75" w14:textId="77777777" w:rsidR="008A5E4E" w:rsidRDefault="0065745B">
      <w:pPr>
        <w:pStyle w:val="pTableTitlesListOf"/>
      </w:pPr>
      <w:r>
        <w:t>Table 6–5 Syntax for Signal Operations</w:t>
      </w:r>
      <w:r>
        <w:tab/>
      </w:r>
      <w:r w:rsidR="009A76EE">
        <w:fldChar w:fldCharType="begin"/>
      </w:r>
      <w:r w:rsidR="008A5E4E">
        <w:instrText xml:space="preserve"> PAGEREF _ListOf128 \h \* Arabic  \* MERGEFORMAT </w:instrText>
      </w:r>
      <w:r w:rsidR="009A76EE">
        <w:fldChar w:fldCharType="separate"/>
      </w:r>
      <w:r w:rsidR="00533AF0">
        <w:rPr>
          <w:noProof/>
        </w:rPr>
        <w:t>184</w:t>
      </w:r>
      <w:r w:rsidR="009A76EE">
        <w:fldChar w:fldCharType="end"/>
      </w:r>
    </w:p>
    <w:p w14:paraId="2EFC5A84" w14:textId="77777777" w:rsidR="008A5E4E" w:rsidRDefault="0065745B">
      <w:pPr>
        <w:pStyle w:val="pTableTitlesListOf"/>
      </w:pPr>
      <w:r>
        <w:t>Table 6–6 Syntax for memfence Operation</w:t>
      </w:r>
      <w:r>
        <w:tab/>
      </w:r>
      <w:r w:rsidR="009A76EE">
        <w:fldChar w:fldCharType="begin"/>
      </w:r>
      <w:r w:rsidR="008A5E4E">
        <w:instrText xml:space="preserve"> PAGEREF _ListOf129 \h \* Arabic  \* MERGEFORMAT </w:instrText>
      </w:r>
      <w:r w:rsidR="009A76EE">
        <w:fldChar w:fldCharType="separate"/>
      </w:r>
      <w:r w:rsidR="00533AF0">
        <w:rPr>
          <w:noProof/>
        </w:rPr>
        <w:t>188</w:t>
      </w:r>
      <w:r w:rsidR="009A76EE">
        <w:fldChar w:fldCharType="end"/>
      </w:r>
    </w:p>
    <w:p w14:paraId="222955E4" w14:textId="77777777" w:rsidR="008A5E4E" w:rsidRDefault="0065745B">
      <w:pPr>
        <w:pStyle w:val="pTableTitlesListOf"/>
      </w:pPr>
      <w:r>
        <w:t>Table 7–1 Image Geometry Properties</w:t>
      </w:r>
      <w:r>
        <w:tab/>
      </w:r>
      <w:r w:rsidR="009A76EE">
        <w:fldChar w:fldCharType="begin"/>
      </w:r>
      <w:r w:rsidR="008A5E4E">
        <w:instrText xml:space="preserve"> PAGEREF _ListOf130 \h \* Arabic  \* MERGEFORMAT </w:instrText>
      </w:r>
      <w:r w:rsidR="009A76EE">
        <w:fldChar w:fldCharType="separate"/>
      </w:r>
      <w:r w:rsidR="00533AF0">
        <w:rPr>
          <w:noProof/>
        </w:rPr>
        <w:t>193</w:t>
      </w:r>
      <w:r w:rsidR="009A76EE">
        <w:fldChar w:fldCharType="end"/>
      </w:r>
    </w:p>
    <w:p w14:paraId="26D0E0CC" w14:textId="77777777" w:rsidR="008A5E4E" w:rsidRDefault="0065745B">
      <w:pPr>
        <w:pStyle w:val="pTableTitlesListOf"/>
      </w:pPr>
      <w:r>
        <w:lastRenderedPageBreak/>
        <w:t>Table 7–2 Channel Order Properties</w:t>
      </w:r>
      <w:r>
        <w:tab/>
      </w:r>
      <w:r w:rsidR="009A76EE">
        <w:fldChar w:fldCharType="begin"/>
      </w:r>
      <w:r w:rsidR="008A5E4E">
        <w:instrText xml:space="preserve"> PAGEREF _ListOf131 \h \* Arabic  \* MERGEFORMAT </w:instrText>
      </w:r>
      <w:r w:rsidR="009A76EE">
        <w:fldChar w:fldCharType="separate"/>
      </w:r>
      <w:r w:rsidR="00533AF0">
        <w:rPr>
          <w:noProof/>
        </w:rPr>
        <w:t>196</w:t>
      </w:r>
      <w:r w:rsidR="009A76EE">
        <w:fldChar w:fldCharType="end"/>
      </w:r>
    </w:p>
    <w:p w14:paraId="364CCB33" w14:textId="77777777" w:rsidR="008A5E4E" w:rsidRDefault="0065745B">
      <w:pPr>
        <w:pStyle w:val="pTableTitlesListOf"/>
      </w:pPr>
      <w:r>
        <w:t>Table 7–3 Channel Type Properties</w:t>
      </w:r>
      <w:r>
        <w:tab/>
      </w:r>
      <w:r w:rsidR="009A76EE">
        <w:fldChar w:fldCharType="begin"/>
      </w:r>
      <w:r w:rsidR="008A5E4E">
        <w:instrText xml:space="preserve"> PAGEREF _ListOf132 \h \* Arabic  \* MERGEFORMAT </w:instrText>
      </w:r>
      <w:r w:rsidR="009A76EE">
        <w:fldChar w:fldCharType="separate"/>
      </w:r>
      <w:r w:rsidR="00533AF0">
        <w:rPr>
          <w:noProof/>
        </w:rPr>
        <w:t>198</w:t>
      </w:r>
      <w:r w:rsidR="009A76EE">
        <w:fldChar w:fldCharType="end"/>
      </w:r>
    </w:p>
    <w:p w14:paraId="3B1C3C3E" w14:textId="77777777" w:rsidR="008A5E4E" w:rsidRDefault="0065745B">
      <w:pPr>
        <w:pStyle w:val="pTableTitlesListOf"/>
      </w:pPr>
      <w:r>
        <w:t>Table 7–4 Channel Order, Channel Type and Image Geometry Combination</w:t>
      </w:r>
      <w:r>
        <w:tab/>
      </w:r>
      <w:r w:rsidR="009A76EE">
        <w:fldChar w:fldCharType="begin"/>
      </w:r>
      <w:r w:rsidR="008A5E4E">
        <w:instrText xml:space="preserve"> PAGEREF _ListOf133 \h \* Arabic  \* MERGEFORMAT </w:instrText>
      </w:r>
      <w:r w:rsidR="009A76EE">
        <w:fldChar w:fldCharType="separate"/>
      </w:r>
      <w:r w:rsidR="00533AF0">
        <w:rPr>
          <w:noProof/>
        </w:rPr>
        <w:t>202</w:t>
      </w:r>
      <w:r w:rsidR="009A76EE">
        <w:fldChar w:fldCharType="end"/>
      </w:r>
    </w:p>
    <w:p w14:paraId="453FF2C3" w14:textId="77777777" w:rsidR="008A5E4E" w:rsidRDefault="0065745B">
      <w:pPr>
        <w:pStyle w:val="pTableTitlesListOf"/>
      </w:pPr>
      <w:r>
        <w:t>Table 7–5 Image Handle Properties</w:t>
      </w:r>
      <w:r>
        <w:tab/>
      </w:r>
      <w:r w:rsidR="009A76EE">
        <w:fldChar w:fldCharType="begin"/>
      </w:r>
      <w:r w:rsidR="008A5E4E">
        <w:instrText xml:space="preserve"> PAGEREF _ListOf134 \h \* Arabic  \* MERGEFORMAT </w:instrText>
      </w:r>
      <w:r w:rsidR="009A76EE">
        <w:fldChar w:fldCharType="separate"/>
      </w:r>
      <w:r w:rsidR="00533AF0">
        <w:rPr>
          <w:noProof/>
        </w:rPr>
        <w:t>209</w:t>
      </w:r>
      <w:r w:rsidR="009A76EE">
        <w:fldChar w:fldCharType="end"/>
      </w:r>
    </w:p>
    <w:p w14:paraId="4150ED52" w14:textId="77777777" w:rsidR="008A5E4E" w:rsidRDefault="0065745B">
      <w:pPr>
        <w:pStyle w:val="pTableTitlesListOf"/>
      </w:pPr>
      <w:r>
        <w:t>Table 7–6 Image Operation Combinations</w:t>
      </w:r>
      <w:r>
        <w:tab/>
      </w:r>
      <w:r w:rsidR="009A76EE">
        <w:fldChar w:fldCharType="begin"/>
      </w:r>
      <w:r w:rsidR="008A5E4E">
        <w:instrText xml:space="preserve"> PAGEREF _ListOf135 \h \* Arabic  \* MERGEFORMAT </w:instrText>
      </w:r>
      <w:r w:rsidR="009A76EE">
        <w:fldChar w:fldCharType="separate"/>
      </w:r>
      <w:r w:rsidR="00533AF0">
        <w:rPr>
          <w:noProof/>
        </w:rPr>
        <w:t>213</w:t>
      </w:r>
      <w:r w:rsidR="009A76EE">
        <w:fldChar w:fldCharType="end"/>
      </w:r>
    </w:p>
    <w:p w14:paraId="58AD2B65" w14:textId="77777777" w:rsidR="008A5E4E" w:rsidRDefault="0065745B">
      <w:pPr>
        <w:pStyle w:val="pTableTitlesListOf"/>
      </w:pPr>
      <w:r>
        <w:t>Table 7–7 Syntax for Read Image Operation</w:t>
      </w:r>
      <w:r>
        <w:tab/>
      </w:r>
      <w:r w:rsidR="009A76EE">
        <w:fldChar w:fldCharType="begin"/>
      </w:r>
      <w:r w:rsidR="008A5E4E">
        <w:instrText xml:space="preserve"> PAGEREF _ListOf136 \h \* Arabic  \* MERGEFORMAT </w:instrText>
      </w:r>
      <w:r w:rsidR="009A76EE">
        <w:fldChar w:fldCharType="separate"/>
      </w:r>
      <w:r w:rsidR="00533AF0">
        <w:rPr>
          <w:noProof/>
        </w:rPr>
        <w:t>216</w:t>
      </w:r>
      <w:r w:rsidR="009A76EE">
        <w:fldChar w:fldCharType="end"/>
      </w:r>
    </w:p>
    <w:p w14:paraId="06669BE9" w14:textId="77777777" w:rsidR="008A5E4E" w:rsidRDefault="0065745B">
      <w:pPr>
        <w:pStyle w:val="pTableTitlesListOf"/>
      </w:pPr>
      <w:r>
        <w:t>Table 7–8 Syntax for Load Image Operation</w:t>
      </w:r>
      <w:r>
        <w:tab/>
      </w:r>
      <w:r w:rsidR="009A76EE">
        <w:fldChar w:fldCharType="begin"/>
      </w:r>
      <w:r w:rsidR="008A5E4E">
        <w:instrText xml:space="preserve"> PAGEREF _ListOf137 \h \* Arabic  \* MERGEFORMAT </w:instrText>
      </w:r>
      <w:r w:rsidR="009A76EE">
        <w:fldChar w:fldCharType="separate"/>
      </w:r>
      <w:r w:rsidR="00533AF0">
        <w:rPr>
          <w:noProof/>
        </w:rPr>
        <w:t>218</w:t>
      </w:r>
      <w:r w:rsidR="009A76EE">
        <w:fldChar w:fldCharType="end"/>
      </w:r>
    </w:p>
    <w:p w14:paraId="2977E16F" w14:textId="77777777" w:rsidR="008A5E4E" w:rsidRDefault="0065745B">
      <w:pPr>
        <w:pStyle w:val="pTableTitlesListOf"/>
      </w:pPr>
      <w:r>
        <w:t>Table 7–9 Syntax for Store Image Operation</w:t>
      </w:r>
      <w:r>
        <w:tab/>
      </w:r>
      <w:r w:rsidR="009A76EE">
        <w:fldChar w:fldCharType="begin"/>
      </w:r>
      <w:r w:rsidR="008A5E4E">
        <w:instrText xml:space="preserve"> PAGEREF _ListOf138 \h \* Arabic  \* MERGEFORMAT </w:instrText>
      </w:r>
      <w:r w:rsidR="009A76EE">
        <w:fldChar w:fldCharType="separate"/>
      </w:r>
      <w:r w:rsidR="00533AF0">
        <w:rPr>
          <w:noProof/>
        </w:rPr>
        <w:t>220</w:t>
      </w:r>
      <w:r w:rsidR="009A76EE">
        <w:fldChar w:fldCharType="end"/>
      </w:r>
    </w:p>
    <w:p w14:paraId="7710241B" w14:textId="77777777" w:rsidR="008A5E4E" w:rsidRDefault="0065745B">
      <w:pPr>
        <w:pStyle w:val="pTableTitlesListOf"/>
      </w:pPr>
      <w:r>
        <w:t>Table 7–10 Syntax for Query Image and Query Sampler Operations</w:t>
      </w:r>
      <w:r>
        <w:tab/>
      </w:r>
      <w:r w:rsidR="009A76EE">
        <w:fldChar w:fldCharType="begin"/>
      </w:r>
      <w:r w:rsidR="008A5E4E">
        <w:instrText xml:space="preserve"> PAGEREF _ListOf139 \h \* Arabic  \* MERGEFORMAT </w:instrText>
      </w:r>
      <w:r w:rsidR="009A76EE">
        <w:fldChar w:fldCharType="separate"/>
      </w:r>
      <w:r w:rsidR="00533AF0">
        <w:rPr>
          <w:noProof/>
        </w:rPr>
        <w:t>221</w:t>
      </w:r>
      <w:r w:rsidR="009A76EE">
        <w:fldChar w:fldCharType="end"/>
      </w:r>
    </w:p>
    <w:p w14:paraId="41461645" w14:textId="77777777" w:rsidR="008A5E4E" w:rsidRDefault="0065745B">
      <w:pPr>
        <w:pStyle w:val="pTableTitlesListOf"/>
      </w:pPr>
      <w:r>
        <w:t>Table 7–11 Query Image Properties</w:t>
      </w:r>
      <w:r>
        <w:tab/>
      </w:r>
      <w:r w:rsidR="009A76EE">
        <w:fldChar w:fldCharType="begin"/>
      </w:r>
      <w:r w:rsidR="008A5E4E">
        <w:instrText xml:space="preserve"> PAGEREF _ListOf140 \h \* Arabic  \* MERGEFORMAT </w:instrText>
      </w:r>
      <w:r w:rsidR="009A76EE">
        <w:fldChar w:fldCharType="separate"/>
      </w:r>
      <w:r w:rsidR="00533AF0">
        <w:rPr>
          <w:noProof/>
        </w:rPr>
        <w:t>222</w:t>
      </w:r>
      <w:r w:rsidR="009A76EE">
        <w:fldChar w:fldCharType="end"/>
      </w:r>
    </w:p>
    <w:p w14:paraId="38D135A6" w14:textId="77777777" w:rsidR="008A5E4E" w:rsidRDefault="0065745B">
      <w:pPr>
        <w:pStyle w:val="pTableTitlesListOf"/>
      </w:pPr>
      <w:r>
        <w:t>Table 7–12 Query Sampler Properties</w:t>
      </w:r>
      <w:r>
        <w:tab/>
      </w:r>
      <w:r w:rsidR="009A76EE">
        <w:fldChar w:fldCharType="begin"/>
      </w:r>
      <w:r w:rsidR="008A5E4E">
        <w:instrText xml:space="preserve"> PAGEREF _ListOf141 \h \* Arabic  \* MERGEFORMAT </w:instrText>
      </w:r>
      <w:r w:rsidR="009A76EE">
        <w:fldChar w:fldCharType="separate"/>
      </w:r>
      <w:r w:rsidR="00533AF0">
        <w:rPr>
          <w:noProof/>
        </w:rPr>
        <w:t>223</w:t>
      </w:r>
      <w:r w:rsidR="009A76EE">
        <w:fldChar w:fldCharType="end"/>
      </w:r>
    </w:p>
    <w:p w14:paraId="4D040050" w14:textId="77777777" w:rsidR="008A5E4E" w:rsidRDefault="0065745B">
      <w:pPr>
        <w:pStyle w:val="pTableTitlesListOf"/>
      </w:pPr>
      <w:r>
        <w:t>Table 8–1 Syntax for Branch Operations</w:t>
      </w:r>
      <w:r>
        <w:tab/>
      </w:r>
      <w:r w:rsidR="009A76EE">
        <w:fldChar w:fldCharType="begin"/>
      </w:r>
      <w:r w:rsidR="008A5E4E">
        <w:instrText xml:space="preserve"> PAGEREF _ListOf142 \h \* Arabic  \* MERGEFORMAT </w:instrText>
      </w:r>
      <w:r w:rsidR="009A76EE">
        <w:fldChar w:fldCharType="separate"/>
      </w:r>
      <w:r w:rsidR="00533AF0">
        <w:rPr>
          <w:noProof/>
        </w:rPr>
        <w:t>225</w:t>
      </w:r>
      <w:r w:rsidR="009A76EE">
        <w:fldChar w:fldCharType="end"/>
      </w:r>
    </w:p>
    <w:p w14:paraId="2D8CE331" w14:textId="77777777" w:rsidR="008A5E4E" w:rsidRDefault="0065745B">
      <w:pPr>
        <w:pStyle w:val="pTableTitlesListOf"/>
      </w:pPr>
      <w:r>
        <w:t>Table 9–1 Syntax for Barrier Operations</w:t>
      </w:r>
      <w:r>
        <w:tab/>
      </w:r>
      <w:r w:rsidR="009A76EE">
        <w:fldChar w:fldCharType="begin"/>
      </w:r>
      <w:r w:rsidR="008A5E4E">
        <w:instrText xml:space="preserve"> PAGEREF _ListOf143 \h \* Arabic  \* MERGEFORMAT </w:instrText>
      </w:r>
      <w:r w:rsidR="009A76EE">
        <w:fldChar w:fldCharType="separate"/>
      </w:r>
      <w:r w:rsidR="00533AF0">
        <w:rPr>
          <w:noProof/>
        </w:rPr>
        <w:t>229</w:t>
      </w:r>
      <w:r w:rsidR="009A76EE">
        <w:fldChar w:fldCharType="end"/>
      </w:r>
    </w:p>
    <w:p w14:paraId="10F49862" w14:textId="77777777" w:rsidR="008A5E4E" w:rsidRDefault="0065745B">
      <w:pPr>
        <w:pStyle w:val="pTableTitlesListOf"/>
      </w:pPr>
      <w:r>
        <w:t>Table 9–2 Syntax for fbar Operations</w:t>
      </w:r>
      <w:r>
        <w:tab/>
      </w:r>
      <w:r w:rsidR="009A76EE">
        <w:fldChar w:fldCharType="begin"/>
      </w:r>
      <w:r w:rsidR="008A5E4E">
        <w:instrText xml:space="preserve"> PAGEREF _ListOf144 \h \* Arabic  \* MERGEFORMAT </w:instrText>
      </w:r>
      <w:r w:rsidR="009A76EE">
        <w:fldChar w:fldCharType="separate"/>
      </w:r>
      <w:r w:rsidR="00533AF0">
        <w:rPr>
          <w:noProof/>
        </w:rPr>
        <w:t>231</w:t>
      </w:r>
      <w:r w:rsidR="009A76EE">
        <w:fldChar w:fldCharType="end"/>
      </w:r>
    </w:p>
    <w:p w14:paraId="1286A951" w14:textId="77777777" w:rsidR="008A5E4E" w:rsidRDefault="0065745B">
      <w:pPr>
        <w:pStyle w:val="pTableTitlesListOf"/>
      </w:pPr>
      <w:r>
        <w:t>Table 9–3 Syntax for Cross-Lane Operations</w:t>
      </w:r>
      <w:r>
        <w:tab/>
      </w:r>
      <w:r w:rsidR="009A76EE">
        <w:fldChar w:fldCharType="begin"/>
      </w:r>
      <w:r w:rsidR="008A5E4E">
        <w:instrText xml:space="preserve"> PAGEREF _ListOf145 \h \* Arabic  \* MERGEFORMAT </w:instrText>
      </w:r>
      <w:r w:rsidR="009A76EE">
        <w:fldChar w:fldCharType="separate"/>
      </w:r>
      <w:r w:rsidR="00533AF0">
        <w:rPr>
          <w:noProof/>
        </w:rPr>
        <w:t>242</w:t>
      </w:r>
      <w:r w:rsidR="009A76EE">
        <w:fldChar w:fldCharType="end"/>
      </w:r>
    </w:p>
    <w:p w14:paraId="531A475D" w14:textId="77777777" w:rsidR="008A5E4E" w:rsidRDefault="0065745B">
      <w:pPr>
        <w:pStyle w:val="pTableTitlesListOf"/>
      </w:pPr>
      <w:r>
        <w:t>Table 10–1 Syntax for direct call Operation</w:t>
      </w:r>
      <w:r>
        <w:tab/>
      </w:r>
      <w:r w:rsidR="009A76EE">
        <w:fldChar w:fldCharType="begin"/>
      </w:r>
      <w:r w:rsidR="008A5E4E">
        <w:instrText xml:space="preserve"> PAGEREF _ListOf146 \h \* Arabic  \* MERGEFORMAT </w:instrText>
      </w:r>
      <w:r w:rsidR="009A76EE">
        <w:fldChar w:fldCharType="separate"/>
      </w:r>
      <w:r w:rsidR="00533AF0">
        <w:rPr>
          <w:noProof/>
        </w:rPr>
        <w:t>252</w:t>
      </w:r>
      <w:r w:rsidR="009A76EE">
        <w:fldChar w:fldCharType="end"/>
      </w:r>
    </w:p>
    <w:p w14:paraId="3230AACE" w14:textId="77777777" w:rsidR="008A5E4E" w:rsidRDefault="0065745B">
      <w:pPr>
        <w:pStyle w:val="pTableTitlesListOf"/>
      </w:pPr>
      <w:r>
        <w:t>Table 10–2 Syntax for switch call Operation</w:t>
      </w:r>
      <w:r>
        <w:tab/>
      </w:r>
      <w:r w:rsidR="009A76EE">
        <w:fldChar w:fldCharType="begin"/>
      </w:r>
      <w:r w:rsidR="008A5E4E">
        <w:instrText xml:space="preserve"> PAGEREF _ListOf147 \h \* Arabic  \* MERGEFORMAT </w:instrText>
      </w:r>
      <w:r w:rsidR="009A76EE">
        <w:fldChar w:fldCharType="separate"/>
      </w:r>
      <w:r w:rsidR="00533AF0">
        <w:rPr>
          <w:noProof/>
        </w:rPr>
        <w:t>254</w:t>
      </w:r>
      <w:r w:rsidR="009A76EE">
        <w:fldChar w:fldCharType="end"/>
      </w:r>
    </w:p>
    <w:p w14:paraId="10156985" w14:textId="77777777" w:rsidR="008A5E4E" w:rsidRDefault="0065745B">
      <w:pPr>
        <w:pStyle w:val="pTableTitlesListOf"/>
      </w:pPr>
      <w:r>
        <w:t>Table 10–3 Syntax for indirect call Operations</w:t>
      </w:r>
      <w:r>
        <w:tab/>
      </w:r>
      <w:r w:rsidR="009A76EE">
        <w:fldChar w:fldCharType="begin"/>
      </w:r>
      <w:r w:rsidR="008A5E4E">
        <w:instrText xml:space="preserve"> PAGEREF _ListOf148 \h \* Arabic  \* MERGEFORMAT </w:instrText>
      </w:r>
      <w:r w:rsidR="009A76EE">
        <w:fldChar w:fldCharType="separate"/>
      </w:r>
      <w:r w:rsidR="00533AF0">
        <w:rPr>
          <w:noProof/>
        </w:rPr>
        <w:t>256</w:t>
      </w:r>
      <w:r w:rsidR="009A76EE">
        <w:fldChar w:fldCharType="end"/>
      </w:r>
    </w:p>
    <w:p w14:paraId="207DCE23" w14:textId="77777777" w:rsidR="008A5E4E" w:rsidRDefault="0065745B">
      <w:pPr>
        <w:pStyle w:val="pTableTitlesListOf"/>
      </w:pPr>
      <w:r>
        <w:t>Table 10–4 Syntax for ret Operation</w:t>
      </w:r>
      <w:r>
        <w:tab/>
      </w:r>
      <w:r w:rsidR="009A76EE">
        <w:fldChar w:fldCharType="begin"/>
      </w:r>
      <w:r w:rsidR="008A5E4E">
        <w:instrText xml:space="preserve"> PAGEREF _ListOf149 \h \* Arabic  \* MERGEFORMAT </w:instrText>
      </w:r>
      <w:r w:rsidR="009A76EE">
        <w:fldChar w:fldCharType="separate"/>
      </w:r>
      <w:r w:rsidR="00533AF0">
        <w:rPr>
          <w:noProof/>
        </w:rPr>
        <w:t>259</w:t>
      </w:r>
      <w:r w:rsidR="009A76EE">
        <w:fldChar w:fldCharType="end"/>
      </w:r>
    </w:p>
    <w:p w14:paraId="1559DEBF" w14:textId="77777777" w:rsidR="008A5E4E" w:rsidRDefault="0065745B">
      <w:pPr>
        <w:pStyle w:val="pTableTitlesListOf"/>
      </w:pPr>
      <w:r>
        <w:t>Table 10–5 Syntax for Allocate Memory (alloca) Operation</w:t>
      </w:r>
      <w:r>
        <w:tab/>
      </w:r>
      <w:r w:rsidR="009A76EE">
        <w:fldChar w:fldCharType="begin"/>
      </w:r>
      <w:r w:rsidR="008A5E4E">
        <w:instrText xml:space="preserve"> PAGEREF _ListOf150 \h \* Arabic  \* MERGEFORMAT </w:instrText>
      </w:r>
      <w:r w:rsidR="009A76EE">
        <w:fldChar w:fldCharType="separate"/>
      </w:r>
      <w:r w:rsidR="00533AF0">
        <w:rPr>
          <w:noProof/>
        </w:rPr>
        <w:t>260</w:t>
      </w:r>
      <w:r w:rsidR="009A76EE">
        <w:fldChar w:fldCharType="end"/>
      </w:r>
    </w:p>
    <w:p w14:paraId="33C30A8C" w14:textId="77777777" w:rsidR="008A5E4E" w:rsidRDefault="0065745B">
      <w:pPr>
        <w:pStyle w:val="pTableTitlesListOf"/>
      </w:pPr>
      <w:r>
        <w:t>Table 11–1 Syntax for Dispatch Packet Operations</w:t>
      </w:r>
      <w:r>
        <w:tab/>
      </w:r>
      <w:r w:rsidR="009A76EE">
        <w:fldChar w:fldCharType="begin"/>
      </w:r>
      <w:r w:rsidR="008A5E4E">
        <w:instrText xml:space="preserve"> PAGEREF _ListOf151 \h \* Arabic  \* MERGEFORMAT </w:instrText>
      </w:r>
      <w:r w:rsidR="009A76EE">
        <w:fldChar w:fldCharType="separate"/>
      </w:r>
      <w:r w:rsidR="00533AF0">
        <w:rPr>
          <w:noProof/>
        </w:rPr>
        <w:t>263</w:t>
      </w:r>
      <w:r w:rsidR="009A76EE">
        <w:fldChar w:fldCharType="end"/>
      </w:r>
    </w:p>
    <w:p w14:paraId="5C78696F" w14:textId="77777777" w:rsidR="008A5E4E" w:rsidRDefault="0065745B">
      <w:pPr>
        <w:pStyle w:val="pTableTitlesListOf"/>
      </w:pPr>
      <w:r>
        <w:t>Table 11–2 Syntax for Exception Operations</w:t>
      </w:r>
      <w:r>
        <w:tab/>
      </w:r>
      <w:r w:rsidR="009A76EE">
        <w:fldChar w:fldCharType="begin"/>
      </w:r>
      <w:r w:rsidR="008A5E4E">
        <w:instrText xml:space="preserve"> PAGEREF _ListOf152 \h \* Arabic  \* MERGEFORMAT </w:instrText>
      </w:r>
      <w:r w:rsidR="009A76EE">
        <w:fldChar w:fldCharType="separate"/>
      </w:r>
      <w:r w:rsidR="00533AF0">
        <w:rPr>
          <w:noProof/>
        </w:rPr>
        <w:t>267</w:t>
      </w:r>
      <w:r w:rsidR="009A76EE">
        <w:fldChar w:fldCharType="end"/>
      </w:r>
    </w:p>
    <w:p w14:paraId="1271B998" w14:textId="77777777" w:rsidR="008A5E4E" w:rsidRDefault="0065745B">
      <w:pPr>
        <w:pStyle w:val="pTableTitlesListOf"/>
      </w:pPr>
      <w:r>
        <w:t>Table 11–3 Syntax for Exception Operations</w:t>
      </w:r>
      <w:r>
        <w:tab/>
      </w:r>
      <w:r w:rsidR="009A76EE">
        <w:fldChar w:fldCharType="begin"/>
      </w:r>
      <w:r w:rsidR="008A5E4E">
        <w:instrText xml:space="preserve"> PAGEREF _ListOf153 \h \* Arabic  \* MERGEFORMAT </w:instrText>
      </w:r>
      <w:r w:rsidR="009A76EE">
        <w:fldChar w:fldCharType="separate"/>
      </w:r>
      <w:r w:rsidR="00533AF0">
        <w:rPr>
          <w:noProof/>
        </w:rPr>
        <w:t>269</w:t>
      </w:r>
      <w:r w:rsidR="009A76EE">
        <w:fldChar w:fldCharType="end"/>
      </w:r>
    </w:p>
    <w:p w14:paraId="2FE9AFC5" w14:textId="77777777" w:rsidR="008A5E4E" w:rsidRDefault="0065745B">
      <w:pPr>
        <w:pStyle w:val="pTableTitlesListOf"/>
      </w:pPr>
      <w:r>
        <w:t>Table 11–4 Syntax for Miscellaneous Operations</w:t>
      </w:r>
      <w:r>
        <w:tab/>
      </w:r>
      <w:r w:rsidR="009A76EE">
        <w:fldChar w:fldCharType="begin"/>
      </w:r>
      <w:r w:rsidR="008A5E4E">
        <w:instrText xml:space="preserve"> PAGEREF _ListOf154 \h \* Arabic  \* MERGEFORMAT </w:instrText>
      </w:r>
      <w:r w:rsidR="009A76EE">
        <w:fldChar w:fldCharType="separate"/>
      </w:r>
      <w:r w:rsidR="00533AF0">
        <w:rPr>
          <w:noProof/>
        </w:rPr>
        <w:t>272</w:t>
      </w:r>
      <w:r w:rsidR="009A76EE">
        <w:fldChar w:fldCharType="end"/>
      </w:r>
    </w:p>
    <w:p w14:paraId="3308F135" w14:textId="77777777" w:rsidR="008A5E4E" w:rsidRDefault="0065745B">
      <w:pPr>
        <w:pStyle w:val="pTableTitlesListOf"/>
      </w:pPr>
      <w:r>
        <w:t>Table 13–1 Control Directives for Low-Level Performance Tuning</w:t>
      </w:r>
      <w:r>
        <w:tab/>
      </w:r>
      <w:r w:rsidR="009A76EE">
        <w:fldChar w:fldCharType="begin"/>
      </w:r>
      <w:r w:rsidR="008A5E4E">
        <w:instrText xml:space="preserve"> PAGEREF _ListOf155 \h \* Arabic  \* MERGEFORMAT </w:instrText>
      </w:r>
      <w:r w:rsidR="009A76EE">
        <w:fldChar w:fldCharType="separate"/>
      </w:r>
      <w:r w:rsidR="00533AF0">
        <w:rPr>
          <w:noProof/>
        </w:rPr>
        <w:t>287</w:t>
      </w:r>
      <w:r w:rsidR="009A76EE">
        <w:fldChar w:fldCharType="end"/>
      </w:r>
    </w:p>
    <w:p w14:paraId="791A5385" w14:textId="77777777" w:rsidR="008A5E4E" w:rsidRDefault="0065745B">
      <w:pPr>
        <w:pStyle w:val="pTableTitlesListOf"/>
      </w:pPr>
      <w:r>
        <w:t>Table 18–1 Formats of Directives in the hsa_code Section</w:t>
      </w:r>
      <w:r>
        <w:tab/>
      </w:r>
      <w:r w:rsidR="009A76EE">
        <w:fldChar w:fldCharType="begin"/>
      </w:r>
      <w:r w:rsidR="008A5E4E">
        <w:instrText xml:space="preserve"> PAGEREF _ListOf156 \h \* Arabic  \* MERGEFORMAT </w:instrText>
      </w:r>
      <w:r w:rsidR="009A76EE">
        <w:fldChar w:fldCharType="separate"/>
      </w:r>
      <w:r w:rsidR="00533AF0">
        <w:rPr>
          <w:noProof/>
        </w:rPr>
        <w:t>328</w:t>
      </w:r>
      <w:r w:rsidR="009A76EE">
        <w:fldChar w:fldCharType="end"/>
      </w:r>
    </w:p>
    <w:p w14:paraId="02030A49" w14:textId="77777777" w:rsidR="008A5E4E" w:rsidRDefault="0065745B">
      <w:pPr>
        <w:pStyle w:val="pTableTitlesListOf"/>
      </w:pPr>
      <w:r>
        <w:t>Table 18–2 Formats of Instructions in the hsa_code Section</w:t>
      </w:r>
      <w:r>
        <w:tab/>
      </w:r>
      <w:r w:rsidR="009A76EE">
        <w:fldChar w:fldCharType="begin"/>
      </w:r>
      <w:r w:rsidR="008A5E4E">
        <w:instrText xml:space="preserve"> PAGEREF _ListOf157 \h \* Arabic  \* MERGEFORMAT </w:instrText>
      </w:r>
      <w:r w:rsidR="009A76EE">
        <w:fldChar w:fldCharType="separate"/>
      </w:r>
      <w:r w:rsidR="00533AF0">
        <w:rPr>
          <w:noProof/>
        </w:rPr>
        <w:t>338</w:t>
      </w:r>
      <w:r w:rsidR="009A76EE">
        <w:fldChar w:fldCharType="end"/>
      </w:r>
    </w:p>
    <w:p w14:paraId="49AE3476" w14:textId="77777777" w:rsidR="008A5E4E" w:rsidRDefault="0065745B">
      <w:pPr>
        <w:pStyle w:val="pTableTitlesListOf"/>
      </w:pPr>
      <w:r>
        <w:t>Table 18–3 Formats of Operands in the hsa_operand Section</w:t>
      </w:r>
      <w:r>
        <w:tab/>
      </w:r>
      <w:r w:rsidR="009A76EE">
        <w:fldChar w:fldCharType="begin"/>
      </w:r>
      <w:r w:rsidR="008A5E4E">
        <w:instrText xml:space="preserve"> PAGEREF _ListOf158 \h \* Arabic  \* MERGEFORMAT </w:instrText>
      </w:r>
      <w:r w:rsidR="009A76EE">
        <w:fldChar w:fldCharType="separate"/>
      </w:r>
      <w:r w:rsidR="00533AF0">
        <w:rPr>
          <w:noProof/>
        </w:rPr>
        <w:t>350</w:t>
      </w:r>
      <w:r w:rsidR="009A76EE">
        <w:fldChar w:fldCharType="end"/>
      </w:r>
    </w:p>
    <w:p w14:paraId="3B1F7793" w14:textId="77777777" w:rsidR="008A5E4E" w:rsidRDefault="0065745B">
      <w:pPr>
        <w:pStyle w:val="pTableTitlesListOf"/>
      </w:pPr>
      <w:r>
        <w:t>Table 18–4 BRIG Syntax for Integer Arithmetic Operations</w:t>
      </w:r>
      <w:r>
        <w:tab/>
      </w:r>
      <w:r w:rsidR="009A76EE">
        <w:fldChar w:fldCharType="begin"/>
      </w:r>
      <w:r w:rsidR="008A5E4E">
        <w:instrText xml:space="preserve"> PAGEREF _ListOf159 \h \* Arabic  \* MERGEFORMAT </w:instrText>
      </w:r>
      <w:r w:rsidR="009A76EE">
        <w:fldChar w:fldCharType="separate"/>
      </w:r>
      <w:r w:rsidR="00533AF0">
        <w:rPr>
          <w:noProof/>
        </w:rPr>
        <w:t>356</w:t>
      </w:r>
      <w:r w:rsidR="009A76EE">
        <w:fldChar w:fldCharType="end"/>
      </w:r>
    </w:p>
    <w:p w14:paraId="413B11AD" w14:textId="77777777" w:rsidR="008A5E4E" w:rsidRDefault="0065745B">
      <w:pPr>
        <w:pStyle w:val="pTableTitlesListOf"/>
      </w:pPr>
      <w:r>
        <w:t>Table 18–5 BRIG Syntax for Integer Optimization Operation</w:t>
      </w:r>
      <w:r>
        <w:tab/>
      </w:r>
      <w:r w:rsidR="009A76EE">
        <w:fldChar w:fldCharType="begin"/>
      </w:r>
      <w:r w:rsidR="008A5E4E">
        <w:instrText xml:space="preserve"> PAGEREF _ListOf160 \h \* Arabic  \* MERGEFORMAT </w:instrText>
      </w:r>
      <w:r w:rsidR="009A76EE">
        <w:fldChar w:fldCharType="separate"/>
      </w:r>
      <w:r w:rsidR="00533AF0">
        <w:rPr>
          <w:noProof/>
        </w:rPr>
        <w:t>357</w:t>
      </w:r>
      <w:r w:rsidR="009A76EE">
        <w:fldChar w:fldCharType="end"/>
      </w:r>
    </w:p>
    <w:p w14:paraId="1221FA6F" w14:textId="77777777" w:rsidR="008A5E4E" w:rsidRDefault="0065745B">
      <w:pPr>
        <w:pStyle w:val="pTableTitlesListOf"/>
      </w:pPr>
      <w:r>
        <w:t>Table 18–6 BRIG Syntax for 24-Bit Integer Optimization Operations</w:t>
      </w:r>
      <w:r>
        <w:tab/>
      </w:r>
      <w:r w:rsidR="009A76EE">
        <w:fldChar w:fldCharType="begin"/>
      </w:r>
      <w:r w:rsidR="008A5E4E">
        <w:instrText xml:space="preserve"> PAGEREF _ListOf161 \h \* Arabic  \* MERGEFORMAT </w:instrText>
      </w:r>
      <w:r w:rsidR="009A76EE">
        <w:fldChar w:fldCharType="separate"/>
      </w:r>
      <w:r w:rsidR="00533AF0">
        <w:rPr>
          <w:noProof/>
        </w:rPr>
        <w:t>357</w:t>
      </w:r>
      <w:r w:rsidR="009A76EE">
        <w:fldChar w:fldCharType="end"/>
      </w:r>
    </w:p>
    <w:p w14:paraId="3C912CF8" w14:textId="77777777" w:rsidR="008A5E4E" w:rsidRDefault="0065745B">
      <w:pPr>
        <w:pStyle w:val="pTableTitlesListOf"/>
      </w:pPr>
      <w:r>
        <w:t>Table 18–7 BRIG Syntax for Integer Optimization Operation</w:t>
      </w:r>
      <w:r>
        <w:tab/>
      </w:r>
      <w:r w:rsidR="009A76EE">
        <w:fldChar w:fldCharType="begin"/>
      </w:r>
      <w:r w:rsidR="008A5E4E">
        <w:instrText xml:space="preserve"> PAGEREF _ListOf162 \h \* Arabic  \* MERGEFORMAT </w:instrText>
      </w:r>
      <w:r w:rsidR="009A76EE">
        <w:fldChar w:fldCharType="separate"/>
      </w:r>
      <w:r w:rsidR="00533AF0">
        <w:rPr>
          <w:noProof/>
        </w:rPr>
        <w:t>357</w:t>
      </w:r>
      <w:r w:rsidR="009A76EE">
        <w:fldChar w:fldCharType="end"/>
      </w:r>
    </w:p>
    <w:p w14:paraId="28770C39" w14:textId="77777777" w:rsidR="008A5E4E" w:rsidRDefault="0065745B">
      <w:pPr>
        <w:pStyle w:val="pTableTitlesListOf"/>
      </w:pPr>
      <w:r>
        <w:t>Table 18–8 BRIG Syntax for Individual Bit Operations</w:t>
      </w:r>
      <w:r>
        <w:tab/>
      </w:r>
      <w:r w:rsidR="009A76EE">
        <w:fldChar w:fldCharType="begin"/>
      </w:r>
      <w:r w:rsidR="008A5E4E">
        <w:instrText xml:space="preserve"> PAGEREF _ListOf163 \h \* Arabic  \* MERGEFORMAT </w:instrText>
      </w:r>
      <w:r w:rsidR="009A76EE">
        <w:fldChar w:fldCharType="separate"/>
      </w:r>
      <w:r w:rsidR="00533AF0">
        <w:rPr>
          <w:noProof/>
        </w:rPr>
        <w:t>358</w:t>
      </w:r>
      <w:r w:rsidR="009A76EE">
        <w:fldChar w:fldCharType="end"/>
      </w:r>
    </w:p>
    <w:p w14:paraId="7A1CB049" w14:textId="77777777" w:rsidR="008A5E4E" w:rsidRDefault="0065745B">
      <w:pPr>
        <w:pStyle w:val="pTableTitlesListOf"/>
      </w:pPr>
      <w:r>
        <w:t>Table 18–9 BRIG Syntax for Bit String Operations</w:t>
      </w:r>
      <w:r>
        <w:tab/>
      </w:r>
      <w:r w:rsidR="009A76EE">
        <w:fldChar w:fldCharType="begin"/>
      </w:r>
      <w:r w:rsidR="008A5E4E">
        <w:instrText xml:space="preserve"> PAGEREF _ListOf164 \h \* Arabic  \* MERGEFORMAT </w:instrText>
      </w:r>
      <w:r w:rsidR="009A76EE">
        <w:fldChar w:fldCharType="separate"/>
      </w:r>
      <w:r w:rsidR="00533AF0">
        <w:rPr>
          <w:noProof/>
        </w:rPr>
        <w:t>358</w:t>
      </w:r>
      <w:r w:rsidR="009A76EE">
        <w:fldChar w:fldCharType="end"/>
      </w:r>
    </w:p>
    <w:p w14:paraId="39A3C898" w14:textId="77777777" w:rsidR="008A5E4E" w:rsidRDefault="0065745B">
      <w:pPr>
        <w:pStyle w:val="pTableTitlesListOf"/>
      </w:pPr>
      <w:r>
        <w:t>Table 18–10 BRIG Syntax for Copy (Move) Operations</w:t>
      </w:r>
      <w:r>
        <w:tab/>
      </w:r>
      <w:r w:rsidR="009A76EE">
        <w:fldChar w:fldCharType="begin"/>
      </w:r>
      <w:r w:rsidR="008A5E4E">
        <w:instrText xml:space="preserve"> PAGEREF _ListOf165 \h \* Arabic  \* MERGEFORMAT </w:instrText>
      </w:r>
      <w:r w:rsidR="009A76EE">
        <w:fldChar w:fldCharType="separate"/>
      </w:r>
      <w:r w:rsidR="00533AF0">
        <w:rPr>
          <w:noProof/>
        </w:rPr>
        <w:t>359</w:t>
      </w:r>
      <w:r w:rsidR="009A76EE">
        <w:fldChar w:fldCharType="end"/>
      </w:r>
    </w:p>
    <w:p w14:paraId="5B535498" w14:textId="77777777" w:rsidR="008A5E4E" w:rsidRDefault="0065745B">
      <w:pPr>
        <w:pStyle w:val="pTableTitlesListOf"/>
      </w:pPr>
      <w:r>
        <w:t xml:space="preserve">Table 18–11 BRIG Syntax for Packed Data Operations </w:t>
      </w:r>
      <w:r>
        <w:tab/>
      </w:r>
      <w:r w:rsidR="009A76EE">
        <w:fldChar w:fldCharType="begin"/>
      </w:r>
      <w:r w:rsidR="008A5E4E">
        <w:instrText xml:space="preserve"> PAGEREF _ListOf166 \h \* Arabic  \* MERGEFORMAT </w:instrText>
      </w:r>
      <w:r w:rsidR="009A76EE">
        <w:fldChar w:fldCharType="separate"/>
      </w:r>
      <w:r w:rsidR="00533AF0">
        <w:rPr>
          <w:noProof/>
        </w:rPr>
        <w:t>359</w:t>
      </w:r>
      <w:r w:rsidR="009A76EE">
        <w:fldChar w:fldCharType="end"/>
      </w:r>
    </w:p>
    <w:p w14:paraId="26E14235" w14:textId="77777777" w:rsidR="008A5E4E" w:rsidRDefault="0065745B">
      <w:pPr>
        <w:pStyle w:val="pTableTitlesListOf"/>
      </w:pPr>
      <w:r>
        <w:t>Table 18–12 BRIG Syntax for Bit Conditional Move (cmov) Operation</w:t>
      </w:r>
      <w:r>
        <w:tab/>
      </w:r>
      <w:r w:rsidR="009A76EE">
        <w:fldChar w:fldCharType="begin"/>
      </w:r>
      <w:r w:rsidR="008A5E4E">
        <w:instrText xml:space="preserve"> PAGEREF _ListOf167 \h \* Arabic  \* MERGEFORMAT </w:instrText>
      </w:r>
      <w:r w:rsidR="009A76EE">
        <w:fldChar w:fldCharType="separate"/>
      </w:r>
      <w:r w:rsidR="00533AF0">
        <w:rPr>
          <w:noProof/>
        </w:rPr>
        <w:t>360</w:t>
      </w:r>
      <w:r w:rsidR="009A76EE">
        <w:fldChar w:fldCharType="end"/>
      </w:r>
    </w:p>
    <w:p w14:paraId="2AB5AFD1" w14:textId="77777777" w:rsidR="008A5E4E" w:rsidRDefault="0065745B">
      <w:pPr>
        <w:pStyle w:val="pTableTitlesListOf"/>
      </w:pPr>
      <w:r>
        <w:t>Table 18–13 BRIG Syntax for Floating-Point Arithmetic Operations</w:t>
      </w:r>
      <w:r>
        <w:tab/>
      </w:r>
      <w:r w:rsidR="009A76EE">
        <w:fldChar w:fldCharType="begin"/>
      </w:r>
      <w:r w:rsidR="008A5E4E">
        <w:instrText xml:space="preserve"> PAGEREF _ListOf168 \h \* Arabic  \* MERGEFORMAT </w:instrText>
      </w:r>
      <w:r w:rsidR="009A76EE">
        <w:fldChar w:fldCharType="separate"/>
      </w:r>
      <w:r w:rsidR="00533AF0">
        <w:rPr>
          <w:noProof/>
        </w:rPr>
        <w:t>360</w:t>
      </w:r>
      <w:r w:rsidR="009A76EE">
        <w:fldChar w:fldCharType="end"/>
      </w:r>
    </w:p>
    <w:p w14:paraId="1726A01F" w14:textId="77777777" w:rsidR="008A5E4E" w:rsidRDefault="0065745B">
      <w:pPr>
        <w:pStyle w:val="pTableTitlesListOf"/>
      </w:pPr>
      <w:r>
        <w:t>Table 18–14 BRIG Syntax for Floating-Point Classify (class) Operation</w:t>
      </w:r>
      <w:r>
        <w:tab/>
      </w:r>
      <w:r w:rsidR="009A76EE">
        <w:fldChar w:fldCharType="begin"/>
      </w:r>
      <w:r w:rsidR="008A5E4E">
        <w:instrText xml:space="preserve"> PAGEREF _ListOf169 \h \* Arabic  \* MERGEFORMAT </w:instrText>
      </w:r>
      <w:r w:rsidR="009A76EE">
        <w:fldChar w:fldCharType="separate"/>
      </w:r>
      <w:r w:rsidR="00533AF0">
        <w:rPr>
          <w:noProof/>
        </w:rPr>
        <w:t>361</w:t>
      </w:r>
      <w:r w:rsidR="009A76EE">
        <w:fldChar w:fldCharType="end"/>
      </w:r>
    </w:p>
    <w:p w14:paraId="3FD98BC5" w14:textId="77777777" w:rsidR="008A5E4E" w:rsidRDefault="0065745B">
      <w:pPr>
        <w:pStyle w:val="pTableTitlesListOf"/>
      </w:pPr>
      <w:r>
        <w:t>Table 18–15 BRIG Syntax for Native Floating-Point Operations</w:t>
      </w:r>
      <w:r>
        <w:tab/>
      </w:r>
      <w:r w:rsidR="009A76EE">
        <w:fldChar w:fldCharType="begin"/>
      </w:r>
      <w:r w:rsidR="008A5E4E">
        <w:instrText xml:space="preserve"> PAGEREF _ListOf170 \h \* Arabic  \* MERGEFORMAT </w:instrText>
      </w:r>
      <w:r w:rsidR="009A76EE">
        <w:fldChar w:fldCharType="separate"/>
      </w:r>
      <w:r w:rsidR="00533AF0">
        <w:rPr>
          <w:noProof/>
        </w:rPr>
        <w:t>361</w:t>
      </w:r>
      <w:r w:rsidR="009A76EE">
        <w:fldChar w:fldCharType="end"/>
      </w:r>
    </w:p>
    <w:p w14:paraId="17D3DB7C" w14:textId="77777777" w:rsidR="008A5E4E" w:rsidRDefault="0065745B">
      <w:pPr>
        <w:pStyle w:val="pTableTitlesListOf"/>
      </w:pPr>
      <w:r>
        <w:t>Table 18–16 BRIG Syntax for Multimedia Operations</w:t>
      </w:r>
      <w:r>
        <w:tab/>
      </w:r>
      <w:r w:rsidR="009A76EE">
        <w:fldChar w:fldCharType="begin"/>
      </w:r>
      <w:r w:rsidR="008A5E4E">
        <w:instrText xml:space="preserve"> PAGEREF _ListOf171 \h \* Arabic  \* MERGEFORMAT </w:instrText>
      </w:r>
      <w:r w:rsidR="009A76EE">
        <w:fldChar w:fldCharType="separate"/>
      </w:r>
      <w:r w:rsidR="00533AF0">
        <w:rPr>
          <w:noProof/>
        </w:rPr>
        <w:t>362</w:t>
      </w:r>
      <w:r w:rsidR="009A76EE">
        <w:fldChar w:fldCharType="end"/>
      </w:r>
    </w:p>
    <w:p w14:paraId="3597F27F" w14:textId="77777777" w:rsidR="008A5E4E" w:rsidRDefault="0065745B">
      <w:pPr>
        <w:pStyle w:val="pTableTitlesListOf"/>
      </w:pPr>
      <w:r>
        <w:t>Table 18–17 BRIG Syntax for Segment Checking (segmentp) Operation</w:t>
      </w:r>
      <w:r>
        <w:tab/>
      </w:r>
      <w:r w:rsidR="009A76EE">
        <w:fldChar w:fldCharType="begin"/>
      </w:r>
      <w:r w:rsidR="008A5E4E">
        <w:instrText xml:space="preserve"> PAGEREF _ListOf172 \h \* Arabic  \* MERGEFORMAT </w:instrText>
      </w:r>
      <w:r w:rsidR="009A76EE">
        <w:fldChar w:fldCharType="separate"/>
      </w:r>
      <w:r w:rsidR="00533AF0">
        <w:rPr>
          <w:noProof/>
        </w:rPr>
        <w:t>362</w:t>
      </w:r>
      <w:r w:rsidR="009A76EE">
        <w:fldChar w:fldCharType="end"/>
      </w:r>
    </w:p>
    <w:p w14:paraId="213ED2CC" w14:textId="77777777" w:rsidR="008A5E4E" w:rsidRDefault="0065745B">
      <w:pPr>
        <w:pStyle w:val="pTableTitlesListOf"/>
      </w:pPr>
      <w:r>
        <w:t>Table 18–18 BRIG Syntax for Segment Conversion Operations</w:t>
      </w:r>
      <w:r>
        <w:tab/>
      </w:r>
      <w:r w:rsidR="009A76EE">
        <w:fldChar w:fldCharType="begin"/>
      </w:r>
      <w:r w:rsidR="008A5E4E">
        <w:instrText xml:space="preserve"> PAGEREF _ListOf173 \h \* Arabic  \* MERGEFORMAT </w:instrText>
      </w:r>
      <w:r w:rsidR="009A76EE">
        <w:fldChar w:fldCharType="separate"/>
      </w:r>
      <w:r w:rsidR="00533AF0">
        <w:rPr>
          <w:noProof/>
        </w:rPr>
        <w:t>362</w:t>
      </w:r>
      <w:r w:rsidR="009A76EE">
        <w:fldChar w:fldCharType="end"/>
      </w:r>
    </w:p>
    <w:p w14:paraId="02299BBA" w14:textId="77777777" w:rsidR="008A5E4E" w:rsidRDefault="0065745B">
      <w:pPr>
        <w:pStyle w:val="pTableTitlesListOf"/>
      </w:pPr>
      <w:r>
        <w:t>Table 18–19 BRIG Syntax for Compare (cmp) Operation</w:t>
      </w:r>
      <w:r>
        <w:tab/>
      </w:r>
      <w:r w:rsidR="009A76EE">
        <w:fldChar w:fldCharType="begin"/>
      </w:r>
      <w:r w:rsidR="008A5E4E">
        <w:instrText xml:space="preserve"> PAGEREF _ListOf174 \h \* Arabic  \* MERGEFORMAT </w:instrText>
      </w:r>
      <w:r w:rsidR="009A76EE">
        <w:fldChar w:fldCharType="separate"/>
      </w:r>
      <w:r w:rsidR="00533AF0">
        <w:rPr>
          <w:noProof/>
        </w:rPr>
        <w:t>363</w:t>
      </w:r>
      <w:r w:rsidR="009A76EE">
        <w:fldChar w:fldCharType="end"/>
      </w:r>
    </w:p>
    <w:p w14:paraId="1147EA37" w14:textId="77777777" w:rsidR="008A5E4E" w:rsidRDefault="0065745B">
      <w:pPr>
        <w:pStyle w:val="pTableTitlesListOf"/>
      </w:pPr>
      <w:r>
        <w:t>Table 18–20 BRIG Syntax for Conversion (cvt) Operation</w:t>
      </w:r>
      <w:r>
        <w:tab/>
      </w:r>
      <w:r w:rsidR="009A76EE">
        <w:fldChar w:fldCharType="begin"/>
      </w:r>
      <w:r w:rsidR="008A5E4E">
        <w:instrText xml:space="preserve"> PAGEREF _ListOf175 \h \* Arabic  \* MERGEFORMAT </w:instrText>
      </w:r>
      <w:r w:rsidR="009A76EE">
        <w:fldChar w:fldCharType="separate"/>
      </w:r>
      <w:r w:rsidR="00533AF0">
        <w:rPr>
          <w:noProof/>
        </w:rPr>
        <w:t>363</w:t>
      </w:r>
      <w:r w:rsidR="009A76EE">
        <w:fldChar w:fldCharType="end"/>
      </w:r>
    </w:p>
    <w:p w14:paraId="0EF109F1" w14:textId="77777777" w:rsidR="008A5E4E" w:rsidRDefault="0065745B">
      <w:pPr>
        <w:pStyle w:val="pTableTitlesListOf"/>
      </w:pPr>
      <w:r>
        <w:t>Table 18–21 BRIG Syntax for Memory Operations</w:t>
      </w:r>
      <w:r>
        <w:tab/>
      </w:r>
      <w:r w:rsidR="009A76EE">
        <w:fldChar w:fldCharType="begin"/>
      </w:r>
      <w:r w:rsidR="008A5E4E">
        <w:instrText xml:space="preserve"> PAGEREF _ListOf176 \h \* Arabic  \* MERGEFORMAT </w:instrText>
      </w:r>
      <w:r w:rsidR="009A76EE">
        <w:fldChar w:fldCharType="separate"/>
      </w:r>
      <w:r w:rsidR="00533AF0">
        <w:rPr>
          <w:noProof/>
        </w:rPr>
        <w:t>363</w:t>
      </w:r>
      <w:r w:rsidR="009A76EE">
        <w:fldChar w:fldCharType="end"/>
      </w:r>
    </w:p>
    <w:p w14:paraId="50171161" w14:textId="77777777" w:rsidR="008A5E4E" w:rsidRDefault="0065745B">
      <w:pPr>
        <w:pStyle w:val="pTableTitlesListOf"/>
      </w:pPr>
      <w:r>
        <w:t xml:space="preserve">Table 18–22 BRIG Syntax for Image Operations </w:t>
      </w:r>
      <w:r>
        <w:tab/>
      </w:r>
      <w:r w:rsidR="009A76EE">
        <w:fldChar w:fldCharType="begin"/>
      </w:r>
      <w:r w:rsidR="008A5E4E">
        <w:instrText xml:space="preserve"> PAGEREF _ListOf177 \h \* Arabic  \* MERGEFORMAT </w:instrText>
      </w:r>
      <w:r w:rsidR="009A76EE">
        <w:fldChar w:fldCharType="separate"/>
      </w:r>
      <w:r w:rsidR="00533AF0">
        <w:rPr>
          <w:noProof/>
        </w:rPr>
        <w:t>364</w:t>
      </w:r>
      <w:r w:rsidR="009A76EE">
        <w:fldChar w:fldCharType="end"/>
      </w:r>
    </w:p>
    <w:p w14:paraId="2002A43C" w14:textId="77777777" w:rsidR="008A5E4E" w:rsidRDefault="0065745B">
      <w:pPr>
        <w:pStyle w:val="pTableTitlesListOf"/>
      </w:pPr>
      <w:r>
        <w:t>Table 18–23 BRIG Syntax for Branch Operations</w:t>
      </w:r>
      <w:r>
        <w:tab/>
      </w:r>
      <w:r w:rsidR="009A76EE">
        <w:fldChar w:fldCharType="begin"/>
      </w:r>
      <w:r w:rsidR="008A5E4E">
        <w:instrText xml:space="preserve"> PAGEREF _ListOf178 \h \* Arabic  \* MERGEFORMAT </w:instrText>
      </w:r>
      <w:r w:rsidR="009A76EE">
        <w:fldChar w:fldCharType="separate"/>
      </w:r>
      <w:r w:rsidR="00533AF0">
        <w:rPr>
          <w:noProof/>
        </w:rPr>
        <w:t>365</w:t>
      </w:r>
      <w:r w:rsidR="009A76EE">
        <w:fldChar w:fldCharType="end"/>
      </w:r>
    </w:p>
    <w:p w14:paraId="20635E27" w14:textId="77777777" w:rsidR="008A5E4E" w:rsidRDefault="0065745B">
      <w:pPr>
        <w:pStyle w:val="pTableTitlesListOf"/>
      </w:pPr>
      <w:r>
        <w:t>Table 18–24 BRIG Syntax for Parallel Synchronization and Communication Operations</w:t>
      </w:r>
      <w:r>
        <w:tab/>
      </w:r>
      <w:r w:rsidR="009A76EE">
        <w:fldChar w:fldCharType="begin"/>
      </w:r>
      <w:r w:rsidR="008A5E4E">
        <w:instrText xml:space="preserve"> PAGEREF _ListOf179 \h \* Arabic  \* MERGEFORMAT </w:instrText>
      </w:r>
      <w:r w:rsidR="009A76EE">
        <w:fldChar w:fldCharType="separate"/>
      </w:r>
      <w:r w:rsidR="00533AF0">
        <w:rPr>
          <w:noProof/>
        </w:rPr>
        <w:t>366</w:t>
      </w:r>
      <w:r w:rsidR="009A76EE">
        <w:fldChar w:fldCharType="end"/>
      </w:r>
    </w:p>
    <w:p w14:paraId="1F1FB52B" w14:textId="77777777" w:rsidR="008A5E4E" w:rsidRDefault="0065745B">
      <w:pPr>
        <w:pStyle w:val="pTableTitlesListOf"/>
      </w:pPr>
      <w:r>
        <w:t>Table 18–25 BRIG Syntax for Operations Related to Functions</w:t>
      </w:r>
      <w:r>
        <w:tab/>
      </w:r>
      <w:r w:rsidR="009A76EE">
        <w:fldChar w:fldCharType="begin"/>
      </w:r>
      <w:r w:rsidR="008A5E4E">
        <w:instrText xml:space="preserve"> PAGEREF _ListOf180 \h \* Arabic  \* MERGEFORMAT </w:instrText>
      </w:r>
      <w:r w:rsidR="009A76EE">
        <w:fldChar w:fldCharType="separate"/>
      </w:r>
      <w:r w:rsidR="00533AF0">
        <w:rPr>
          <w:noProof/>
        </w:rPr>
        <w:t>366</w:t>
      </w:r>
      <w:r w:rsidR="009A76EE">
        <w:fldChar w:fldCharType="end"/>
      </w:r>
    </w:p>
    <w:p w14:paraId="1E75F28A" w14:textId="77777777" w:rsidR="008A5E4E" w:rsidRDefault="0065745B">
      <w:pPr>
        <w:pStyle w:val="pTableTitlesListOf"/>
      </w:pPr>
      <w:r>
        <w:t>Table 18–26 BRIG Syntax for Dispatch Packet Operations</w:t>
      </w:r>
      <w:r>
        <w:tab/>
      </w:r>
      <w:r w:rsidR="009A76EE">
        <w:fldChar w:fldCharType="begin"/>
      </w:r>
      <w:r w:rsidR="008A5E4E">
        <w:instrText xml:space="preserve"> PAGEREF _ListOf181 \h \* Arabic  \* MERGEFORMAT </w:instrText>
      </w:r>
      <w:r w:rsidR="009A76EE">
        <w:fldChar w:fldCharType="separate"/>
      </w:r>
      <w:r w:rsidR="00533AF0">
        <w:rPr>
          <w:noProof/>
        </w:rPr>
        <w:t>367</w:t>
      </w:r>
      <w:r w:rsidR="009A76EE">
        <w:fldChar w:fldCharType="end"/>
      </w:r>
    </w:p>
    <w:p w14:paraId="2DE6494A" w14:textId="77777777" w:rsidR="008A5E4E" w:rsidRDefault="0065745B">
      <w:pPr>
        <w:pStyle w:val="pTableTitlesListOf"/>
      </w:pPr>
      <w:r>
        <w:lastRenderedPageBreak/>
        <w:t>Table 18–27 BRIG Syntax for Exception Operations</w:t>
      </w:r>
      <w:r>
        <w:tab/>
      </w:r>
      <w:r w:rsidR="009A76EE">
        <w:fldChar w:fldCharType="begin"/>
      </w:r>
      <w:r w:rsidR="008A5E4E">
        <w:instrText xml:space="preserve"> PAGEREF _ListOf182 \h \* Arabic  \* MERGEFORMAT </w:instrText>
      </w:r>
      <w:r w:rsidR="009A76EE">
        <w:fldChar w:fldCharType="separate"/>
      </w:r>
      <w:r w:rsidR="00533AF0">
        <w:rPr>
          <w:noProof/>
        </w:rPr>
        <w:t>368</w:t>
      </w:r>
      <w:r w:rsidR="009A76EE">
        <w:fldChar w:fldCharType="end"/>
      </w:r>
    </w:p>
    <w:p w14:paraId="7696555A" w14:textId="77777777" w:rsidR="008A5E4E" w:rsidRDefault="0065745B">
      <w:pPr>
        <w:pStyle w:val="pTableTitlesListOf"/>
      </w:pPr>
      <w:r>
        <w:t>Table 18–28 BRIG Syntax for User Mode Queue Operations</w:t>
      </w:r>
      <w:r>
        <w:tab/>
      </w:r>
      <w:r w:rsidR="009A76EE">
        <w:fldChar w:fldCharType="begin"/>
      </w:r>
      <w:r w:rsidR="008A5E4E">
        <w:instrText xml:space="preserve"> PAGEREF _ListOf183 \h \* Arabic  \* MERGEFORMAT </w:instrText>
      </w:r>
      <w:r w:rsidR="009A76EE">
        <w:fldChar w:fldCharType="separate"/>
      </w:r>
      <w:r w:rsidR="00533AF0">
        <w:rPr>
          <w:noProof/>
        </w:rPr>
        <w:t>368</w:t>
      </w:r>
      <w:r w:rsidR="009A76EE">
        <w:fldChar w:fldCharType="end"/>
      </w:r>
    </w:p>
    <w:p w14:paraId="005543C0" w14:textId="77777777" w:rsidR="008A5E4E" w:rsidRDefault="0065745B">
      <w:pPr>
        <w:pStyle w:val="pTableTitlesListOf"/>
      </w:pPr>
      <w:r>
        <w:t>Table 18–29 BRIG Syntax for Miscellaneous Operations</w:t>
      </w:r>
      <w:r>
        <w:tab/>
      </w:r>
      <w:r w:rsidR="009A76EE">
        <w:fldChar w:fldCharType="begin"/>
      </w:r>
      <w:r w:rsidR="008A5E4E">
        <w:instrText xml:space="preserve"> PAGEREF _ListOf184 \h \* Arabic  \* MERGEFORMAT </w:instrText>
      </w:r>
      <w:r w:rsidR="009A76EE">
        <w:fldChar w:fldCharType="separate"/>
      </w:r>
      <w:r w:rsidR="00533AF0">
        <w:rPr>
          <w:noProof/>
        </w:rPr>
        <w:t>369</w:t>
      </w:r>
      <w:r w:rsidR="009A76EE">
        <w:fldChar w:fldCharType="end"/>
      </w:r>
    </w:p>
    <w:p w14:paraId="6214DF82" w14:textId="77777777" w:rsidR="008A5E4E" w:rsidRDefault="008A5E4E">
      <w:pPr>
        <w:sectPr w:rsidR="008A5E4E">
          <w:headerReference w:type="even" r:id="rId14"/>
          <w:headerReference w:type="default" r:id="rId15"/>
          <w:footerReference w:type="even" r:id="rId16"/>
          <w:footerReference w:type="default" r:id="rId17"/>
          <w:type w:val="oddPage"/>
          <w:pgSz w:w="12240" w:h="15840"/>
          <w:pgMar w:top="1620" w:right="900" w:bottom="1260" w:left="2340" w:header="540" w:footer="180" w:gutter="0"/>
          <w:cols w:space="720"/>
        </w:sectPr>
      </w:pPr>
    </w:p>
    <w:p w14:paraId="55CF785C" w14:textId="77777777" w:rsidR="008A5E4E" w:rsidRDefault="0065745B">
      <w:pPr>
        <w:pStyle w:val="h1"/>
      </w:pPr>
      <w:bookmarkStart w:id="6" w:name="_Toc396034096"/>
      <w:r>
        <w:lastRenderedPageBreak/>
        <w:t>About the HSA Progammer's Reference Manual</w:t>
      </w:r>
      <w:bookmarkEnd w:id="6"/>
    </w:p>
    <w:p w14:paraId="13494C7F" w14:textId="77777777" w:rsidR="008A5E4E" w:rsidRDefault="0065745B">
      <w:pPr>
        <w:pStyle w:val="p"/>
      </w:pPr>
      <w:r>
        <w:t xml:space="preserve"> This document describes the Heterogeneous System Architecture Intermediate Language (HSAIL), which is a virtual machine and an intermediate language. </w:t>
      </w:r>
    </w:p>
    <w:p w14:paraId="7E086D43" w14:textId="77777777" w:rsidR="008A5E4E" w:rsidRDefault="0065745B">
      <w:pPr>
        <w:pStyle w:val="p"/>
      </w:pPr>
      <w:r>
        <w:t xml:space="preserve">This document serves as the specification for the HSAIL language for HSA implementers. Note that there are a wide variety of methods for implementing these requirements. </w:t>
      </w:r>
    </w:p>
    <w:p w14:paraId="2454AE55" w14:textId="77777777" w:rsidR="008A5E4E" w:rsidRDefault="0065745B">
      <w:pPr>
        <w:pStyle w:val="h2NoNum"/>
      </w:pPr>
      <w:bookmarkStart w:id="7" w:name="_Toc396034097"/>
      <w:r>
        <w:t>Audience</w:t>
      </w:r>
      <w:bookmarkEnd w:id="7"/>
    </w:p>
    <w:p w14:paraId="5FB0CA9E" w14:textId="77777777" w:rsidR="008A5E4E" w:rsidRDefault="0065745B">
      <w:pPr>
        <w:pStyle w:val="p"/>
      </w:pPr>
      <w:r>
        <w:t xml:space="preserve">This document is written for developers involved in developing an HSA implementation. </w:t>
      </w:r>
    </w:p>
    <w:p w14:paraId="1C5A0424" w14:textId="77777777" w:rsidR="008A5E4E" w:rsidRDefault="0065745B">
      <w:pPr>
        <w:pStyle w:val="h2NoNum"/>
      </w:pPr>
      <w:bookmarkStart w:id="8" w:name="_Toc396034098"/>
      <w:r>
        <w:t>Document Conventions</w:t>
      </w:r>
      <w:bookmarkEnd w:id="8"/>
    </w:p>
    <w:p w14:paraId="445D8C6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269"/>
        <w:gridCol w:w="7851"/>
      </w:tblGrid>
      <w:tr w:rsidR="008A5E4E" w14:paraId="3C4149F8"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3E03584" w14:textId="77777777" w:rsidR="008A5E4E" w:rsidRDefault="0065745B">
            <w:pPr>
              <w:pStyle w:val="thTableStyle-TablestyleAltRows-HeadE-Column-Header1"/>
              <w:shd w:val="clear" w:color="auto" w:fill="D3D3D3"/>
            </w:pPr>
            <w:r>
              <w:rPr>
                <w:shd w:val="clear" w:color="auto" w:fill="D3D3D3"/>
              </w:rPr>
              <w:t>Convention</w:t>
            </w:r>
          </w:p>
        </w:tc>
        <w:tc>
          <w:tcPr>
            <w:tcW w:w="0" w:type="auto"/>
            <w:tcBorders>
              <w:bottom w:val="double" w:sz="3" w:space="0" w:color="000000"/>
            </w:tcBorders>
            <w:shd w:val="clear" w:color="auto" w:fill="D3D3D3"/>
            <w:tcMar>
              <w:top w:w="45" w:type="dxa"/>
              <w:left w:w="45" w:type="dxa"/>
              <w:bottom w:w="45" w:type="dxa"/>
              <w:right w:w="45" w:type="dxa"/>
            </w:tcMar>
          </w:tcPr>
          <w:p w14:paraId="5B71EA95" w14:textId="77777777" w:rsidR="008A5E4E" w:rsidRDefault="0065745B">
            <w:pPr>
              <w:pStyle w:val="thTableStyle-TablestyleAltRows-HeadD-Column-Header1"/>
              <w:shd w:val="clear" w:color="auto" w:fill="D3D3D3"/>
            </w:pPr>
            <w:r>
              <w:rPr>
                <w:shd w:val="clear" w:color="auto" w:fill="D3D3D3"/>
              </w:rPr>
              <w:t>Description</w:t>
            </w:r>
          </w:p>
        </w:tc>
      </w:tr>
      <w:tr w:rsidR="008A5E4E" w14:paraId="12C5A1CF"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2FBF81E4" w14:textId="77777777" w:rsidR="008A5E4E" w:rsidRDefault="0065745B">
            <w:pPr>
              <w:pStyle w:val="tdTableStyle-TablestyleAltRows-BodyE-Column-Body1"/>
            </w:pPr>
            <w:r>
              <w:rPr>
                <w:rStyle w:val="b"/>
              </w:rPr>
              <w:t>Boldface</w:t>
            </w:r>
          </w:p>
        </w:tc>
        <w:tc>
          <w:tcPr>
            <w:tcW w:w="0" w:type="auto"/>
            <w:tcBorders>
              <w:bottom w:val="single" w:sz="6" w:space="0" w:color="000000"/>
            </w:tcBorders>
            <w:tcMar>
              <w:top w:w="45" w:type="dxa"/>
              <w:left w:w="45" w:type="dxa"/>
              <w:bottom w:w="45" w:type="dxa"/>
              <w:right w:w="45" w:type="dxa"/>
            </w:tcMar>
          </w:tcPr>
          <w:p w14:paraId="60E6D6A7" w14:textId="77777777" w:rsidR="008A5E4E" w:rsidRDefault="0065745B">
            <w:pPr>
              <w:pStyle w:val="tdTableStyle-TablestyleAltRows-BodyD-Column-Body1"/>
            </w:pPr>
            <w:r>
              <w:t>In syntax tables, indicates a required item.</w:t>
            </w:r>
          </w:p>
        </w:tc>
      </w:tr>
      <w:tr w:rsidR="008A5E4E" w14:paraId="6622AD0F"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2DD2D35" w14:textId="77777777" w:rsidR="008A5E4E" w:rsidRDefault="0065745B">
            <w:pPr>
              <w:pStyle w:val="tdTableStyle-TablestyleAltRows-BodyE-Column-Body2"/>
              <w:shd w:val="clear" w:color="auto" w:fill="D3D3D3"/>
            </w:pPr>
            <w:r>
              <w:rPr>
                <w:rStyle w:val="em"/>
                <w:shd w:val="clear" w:color="auto" w:fill="D3D3D3"/>
              </w:rPr>
              <w:t>Italics</w:t>
            </w:r>
          </w:p>
        </w:tc>
        <w:tc>
          <w:tcPr>
            <w:tcW w:w="0" w:type="auto"/>
            <w:tcBorders>
              <w:bottom w:val="single" w:sz="6" w:space="0" w:color="000000"/>
            </w:tcBorders>
            <w:shd w:val="clear" w:color="auto" w:fill="D3D3D3"/>
            <w:tcMar>
              <w:top w:w="45" w:type="dxa"/>
              <w:left w:w="45" w:type="dxa"/>
              <w:bottom w:w="45" w:type="dxa"/>
              <w:right w:w="45" w:type="dxa"/>
            </w:tcMar>
          </w:tcPr>
          <w:p w14:paraId="3A1C2E22" w14:textId="77777777" w:rsidR="008A5E4E" w:rsidRDefault="0065745B">
            <w:pPr>
              <w:pStyle w:val="tdTableStyle-TablestyleAltRows-BodyD-Column-Body2"/>
              <w:shd w:val="clear" w:color="auto" w:fill="D3D3D3"/>
            </w:pPr>
            <w:r>
              <w:rPr>
                <w:shd w:val="clear" w:color="auto" w:fill="D3D3D3"/>
              </w:rPr>
              <w:t xml:space="preserve">In text, indicates the name of a document or a new term that is described in the </w:t>
            </w:r>
            <w:r>
              <w:rPr>
                <w:rStyle w:val="xref"/>
                <w:shd w:val="clear" w:color="auto" w:fill="D3D3D3"/>
              </w:rPr>
              <w:t>Appendix B. Glossary of HSAIL Terms (</w:t>
            </w:r>
            <w:r w:rsidR="009A76EE" w:rsidRPr="008A5E4E">
              <w:fldChar w:fldCharType="begin"/>
            </w:r>
            <w:r w:rsidR="008A5E4E">
              <w:instrText xml:space="preserve"> PAGEREF _Ref-790734347 \p \h  \* MERGEFORMAT </w:instrText>
            </w:r>
            <w:r w:rsidR="009A76EE" w:rsidRPr="008A5E4E">
              <w:fldChar w:fldCharType="separate"/>
            </w:r>
            <w:r w:rsidR="00533AF0" w:rsidRPr="00533AF0">
              <w:rPr>
                <w:rStyle w:val="xref"/>
                <w:noProof/>
              </w:rPr>
              <w:t>on</w:t>
            </w:r>
            <w:r w:rsidR="00533AF0">
              <w:rPr>
                <w:noProof/>
              </w:rPr>
              <w:t xml:space="preserve"> page 387</w:t>
            </w:r>
            <w:r w:rsidR="009A76EE" w:rsidRPr="008A5E4E">
              <w:rPr>
                <w:rStyle w:val="xref"/>
              </w:rPr>
              <w:fldChar w:fldCharType="end"/>
            </w:r>
            <w:r>
              <w:rPr>
                <w:rStyle w:val="xref"/>
                <w:shd w:val="clear" w:color="auto" w:fill="D3D3D3"/>
              </w:rPr>
              <w:t>)</w:t>
            </w:r>
            <w:r>
              <w:rPr>
                <w:shd w:val="clear" w:color="auto" w:fill="D3D3D3"/>
              </w:rPr>
              <w:t xml:space="preserve">. In syntax tables, indicates a variable representation of a modifier or operand. </w:t>
            </w:r>
          </w:p>
        </w:tc>
      </w:tr>
      <w:tr w:rsidR="008A5E4E" w14:paraId="2B0429BD"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B560911" w14:textId="77777777" w:rsidR="008A5E4E" w:rsidRDefault="0065745B">
            <w:pPr>
              <w:pStyle w:val="tdTableStyle-TablestyleAltRows-BodyE-Column-Body1"/>
            </w:pPr>
            <w:r>
              <w:rPr>
                <w:rStyle w:val="code"/>
              </w:rPr>
              <w:t>Monospace text</w:t>
            </w:r>
          </w:p>
        </w:tc>
        <w:tc>
          <w:tcPr>
            <w:tcW w:w="0" w:type="auto"/>
            <w:tcBorders>
              <w:bottom w:val="single" w:sz="6" w:space="0" w:color="000000"/>
            </w:tcBorders>
            <w:tcMar>
              <w:top w:w="45" w:type="dxa"/>
              <w:left w:w="45" w:type="dxa"/>
              <w:bottom w:w="45" w:type="dxa"/>
              <w:right w:w="45" w:type="dxa"/>
            </w:tcMar>
          </w:tcPr>
          <w:p w14:paraId="0EA6AB3E" w14:textId="77777777" w:rsidR="008A5E4E" w:rsidRDefault="0065745B">
            <w:pPr>
              <w:pStyle w:val="tdTableStyle-TablestyleAltRows-BodyD-Column-Body1"/>
            </w:pPr>
            <w:r>
              <w:t xml:space="preserve">Indicates actual syntax. </w:t>
            </w:r>
          </w:p>
        </w:tc>
      </w:tr>
      <w:tr w:rsidR="008A5E4E" w14:paraId="7B970F11"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59C204AF" w14:textId="77777777" w:rsidR="008A5E4E" w:rsidRDefault="0065745B">
            <w:pPr>
              <w:pStyle w:val="tdTableStyle-TablestyleAltRows-BodyB-Column-Body2"/>
              <w:shd w:val="clear" w:color="auto" w:fill="D3D3D3"/>
            </w:pPr>
            <w:r>
              <w:rPr>
                <w:rStyle w:val="em"/>
                <w:shd w:val="clear" w:color="auto" w:fill="D3D3D3"/>
              </w:rPr>
              <w:t>n</w:t>
            </w:r>
          </w:p>
        </w:tc>
        <w:tc>
          <w:tcPr>
            <w:tcW w:w="0" w:type="auto"/>
            <w:shd w:val="clear" w:color="auto" w:fill="D3D3D3"/>
            <w:tcMar>
              <w:top w:w="45" w:type="dxa"/>
              <w:left w:w="45" w:type="dxa"/>
              <w:bottom w:w="45" w:type="dxa"/>
              <w:right w:w="45" w:type="dxa"/>
            </w:tcMar>
          </w:tcPr>
          <w:p w14:paraId="033AA34A" w14:textId="77777777" w:rsidR="008A5E4E" w:rsidRDefault="0065745B">
            <w:pPr>
              <w:pStyle w:val="tdTableStyle-TablestyleAltRows-BodyA-Column-Body2"/>
              <w:shd w:val="clear" w:color="auto" w:fill="D3D3D3"/>
            </w:pPr>
            <w:r>
              <w:rPr>
                <w:shd w:val="clear" w:color="auto" w:fill="D3D3D3"/>
              </w:rPr>
              <w:t>Indicates the generic use of a number.</w:t>
            </w:r>
          </w:p>
        </w:tc>
      </w:tr>
    </w:tbl>
    <w:p w14:paraId="6D2A006D" w14:textId="77777777" w:rsidR="008A5E4E" w:rsidRDefault="008A5E4E">
      <w:pPr>
        <w:spacing w:after="240"/>
      </w:pPr>
    </w:p>
    <w:p w14:paraId="7F5F5319" w14:textId="77777777" w:rsidR="008A5E4E" w:rsidRDefault="0065745B">
      <w:pPr>
        <w:pStyle w:val="h2NoNum"/>
      </w:pPr>
      <w:bookmarkStart w:id="9" w:name="_Toc396034099"/>
      <w:r>
        <w:t>HSA Information Sources</w:t>
      </w:r>
      <w:bookmarkEnd w:id="9"/>
    </w:p>
    <w:p w14:paraId="0703EFE1" w14:textId="1E46ACDF" w:rsidR="008A5E4E" w:rsidRDefault="0065745B">
      <w:pPr>
        <w:pStyle w:val="li"/>
        <w:numPr>
          <w:ilvl w:val="0"/>
          <w:numId w:val="14"/>
        </w:numPr>
        <w:spacing w:before="320"/>
        <w:ind w:left="600"/>
      </w:pPr>
      <w:r>
        <w:rPr>
          <w:rStyle w:val="spanBookTitle"/>
        </w:rPr>
        <w:t>HSA Platform System Architecture Specification</w:t>
      </w:r>
      <w:r w:rsidR="00847C24">
        <w:rPr>
          <w:rStyle w:val="spanBookTitle"/>
        </w:rPr>
        <w:t xml:space="preserve"> Version 1.0</w:t>
      </w:r>
      <w:r>
        <w:t xml:space="preserve"> describes the HSA system architecture.</w:t>
      </w:r>
    </w:p>
    <w:p w14:paraId="3D163FB7" w14:textId="49617465" w:rsidR="008A5E4E" w:rsidRDefault="00847C24">
      <w:pPr>
        <w:pStyle w:val="li"/>
        <w:numPr>
          <w:ilvl w:val="0"/>
          <w:numId w:val="14"/>
        </w:numPr>
        <w:ind w:left="600"/>
      </w:pPr>
      <w:r w:rsidRPr="00DB2896">
        <w:rPr>
          <w:i/>
        </w:rPr>
        <w:t>HSA Runtime Programmer’s Reference Manual Version 1.0</w:t>
      </w:r>
      <w:r w:rsidR="0065745B">
        <w:t xml:space="preserve"> describes the HSA runtime.</w:t>
      </w:r>
    </w:p>
    <w:p w14:paraId="19971312" w14:textId="0575B8B4" w:rsidR="008A5E4E" w:rsidRPr="0048623A" w:rsidRDefault="00847C24" w:rsidP="0048623A">
      <w:pPr>
        <w:pStyle w:val="li"/>
        <w:numPr>
          <w:ilvl w:val="0"/>
          <w:numId w:val="14"/>
        </w:numPr>
        <w:ind w:left="605" w:hanging="216"/>
        <w:rPr>
          <w:rStyle w:val="a8"/>
          <w:color w:val="000000"/>
          <w:u w:val="none"/>
        </w:rPr>
      </w:pPr>
      <w:r>
        <w:rPr>
          <w:rStyle w:val="spanBookTitle"/>
        </w:rPr>
        <w:t xml:space="preserve">The OpenCL Specification Version 2.0 </w:t>
      </w:r>
      <w:r>
        <w:t xml:space="preserve"> describes t</w:t>
      </w:r>
      <w:r w:rsidR="0065745B">
        <w:t xml:space="preserve">he OpenCL </w:t>
      </w:r>
      <w:r>
        <w:t>C language and runtime API</w:t>
      </w:r>
      <w:r w:rsidR="0065745B">
        <w:t xml:space="preserve">: </w:t>
      </w:r>
      <w:hyperlink r:id="rId18" w:history="1">
        <w:r w:rsidR="00AB1C81" w:rsidRPr="00AB1C81">
          <w:rPr>
            <w:rStyle w:val="a8"/>
          </w:rPr>
          <w:t>http://www.khronos.org/registry/cl/specs/opencl-</w:t>
        </w:r>
        <w:r w:rsidR="00AB1C81" w:rsidRPr="002B1A85">
          <w:rPr>
            <w:rStyle w:val="a8"/>
          </w:rPr>
          <w:t>2.0.pdf</w:t>
        </w:r>
      </w:hyperlink>
    </w:p>
    <w:p w14:paraId="2044E315" w14:textId="255ADF45" w:rsidR="001E0900" w:rsidRDefault="001E0900" w:rsidP="00240BD2">
      <w:pPr>
        <w:pStyle w:val="li"/>
        <w:numPr>
          <w:ilvl w:val="0"/>
          <w:numId w:val="14"/>
        </w:numPr>
        <w:ind w:left="605" w:hanging="216"/>
      </w:pPr>
      <w:r w:rsidRPr="002A653C">
        <w:rPr>
          <w:i/>
        </w:rPr>
        <w:t>IEEE Standard for Floating-Point Arithmetic</w:t>
      </w:r>
      <w:r>
        <w:rPr>
          <w:i/>
        </w:rPr>
        <w:t xml:space="preserve"> Version</w:t>
      </w:r>
      <w:r w:rsidRPr="001E0900">
        <w:rPr>
          <w:i/>
        </w:rPr>
        <w:t xml:space="preserve"> </w:t>
      </w:r>
      <w:r w:rsidRPr="002A653C">
        <w:rPr>
          <w:i/>
        </w:rPr>
        <w:t>IEEE/ANSI Standard 754-2008</w:t>
      </w:r>
      <w:r>
        <w:t xml:space="preserve"> describes the </w:t>
      </w:r>
      <w:r w:rsidR="00C86FE6" w:rsidRPr="002A653C">
        <w:t>IEEE/ANSI Standard 754-2008</w:t>
      </w:r>
      <w:r w:rsidR="00C86FE6">
        <w:t xml:space="preserve"> floating-point standard</w:t>
      </w:r>
      <w:r>
        <w:t>.</w:t>
      </w:r>
    </w:p>
    <w:p w14:paraId="53C346DF" w14:textId="68787C57" w:rsidR="008A5E4E" w:rsidRDefault="00936A8F" w:rsidP="00240BD2">
      <w:pPr>
        <w:pStyle w:val="li"/>
        <w:numPr>
          <w:ilvl w:val="0"/>
          <w:numId w:val="14"/>
        </w:numPr>
        <w:spacing w:after="320"/>
        <w:ind w:left="600"/>
        <w:sectPr w:rsidR="008A5E4E">
          <w:headerReference w:type="even" r:id="rId19"/>
          <w:headerReference w:type="default" r:id="rId20"/>
          <w:footerReference w:type="even" r:id="rId21"/>
          <w:footerReference w:type="default" r:id="rId22"/>
          <w:type w:val="oddPage"/>
          <w:pgSz w:w="12240" w:h="15840"/>
          <w:pgMar w:top="1620" w:right="900" w:bottom="1260" w:left="2340" w:header="540" w:footer="180" w:gutter="0"/>
          <w:cols w:space="720"/>
        </w:sectPr>
      </w:pPr>
      <w:r>
        <w:t>Jean-Michel Muller</w:t>
      </w:r>
      <w:r w:rsidRPr="00240BD2">
        <w:rPr>
          <w:i/>
        </w:rPr>
        <w:t>. On the definition of ulp(x).</w:t>
      </w:r>
      <w:r>
        <w:t xml:space="preserve"> RR-5504, 2005, pp.16.:</w:t>
      </w:r>
      <w:r>
        <w:br/>
      </w:r>
      <w:hyperlink r:id="rId23" w:history="1">
        <w:r w:rsidRPr="00F41F04">
          <w:rPr>
            <w:rStyle w:val="a8"/>
          </w:rPr>
          <w:t>https://hal.inria.fr/inria-00070503</w:t>
        </w:r>
      </w:hyperlink>
    </w:p>
    <w:p w14:paraId="0582AEBC" w14:textId="77777777" w:rsidR="008643DC" w:rsidRDefault="008643DC" w:rsidP="008643DC">
      <w:pPr>
        <w:pStyle w:val="h1"/>
      </w:pPr>
      <w:bookmarkStart w:id="10" w:name="_Toc396034100"/>
      <w:r>
        <w:lastRenderedPageBreak/>
        <w:t>Changes to the HSA Progammer's Reference Manual</w:t>
      </w:r>
    </w:p>
    <w:p w14:paraId="6EFD8DFD" w14:textId="306C44A4" w:rsidR="00447D0D" w:rsidRDefault="00A93E17" w:rsidP="00447D0D">
      <w:pPr>
        <w:pStyle w:val="h2NoNum"/>
      </w:pPr>
      <w:r>
        <w:t>Changes to Version 1.0</w:t>
      </w:r>
      <w:r w:rsidR="00447D0D">
        <w:t xml:space="preserve"> </w:t>
      </w:r>
      <w:r>
        <w:t>Final</w:t>
      </w:r>
      <w:r w:rsidR="00447D0D">
        <w:t xml:space="preserve"> Draft</w:t>
      </w:r>
    </w:p>
    <w:p w14:paraId="3A4CF4B9" w14:textId="77777777" w:rsidR="00A93E17" w:rsidRPr="00636634" w:rsidRDefault="00A93E17" w:rsidP="00A93E17">
      <w:pPr>
        <w:pStyle w:val="p"/>
        <w:rPr>
          <w:b/>
        </w:rPr>
      </w:pPr>
      <w:r w:rsidRPr="00636634">
        <w:rPr>
          <w:b/>
        </w:rPr>
        <w:t xml:space="preserve">5 June 2014: </w:t>
      </w:r>
    </w:p>
    <w:p w14:paraId="35553AB8" w14:textId="77777777" w:rsidR="00A93E17" w:rsidRDefault="00A93E17" w:rsidP="00A93E17">
      <w:pPr>
        <w:pStyle w:val="li"/>
        <w:numPr>
          <w:ilvl w:val="0"/>
          <w:numId w:val="14"/>
        </w:numPr>
        <w:spacing w:before="320"/>
        <w:ind w:left="600"/>
      </w:pPr>
      <w:r>
        <w:t>Published Version 1.0 Provisional.</w:t>
      </w:r>
    </w:p>
    <w:p w14:paraId="21BA72B2" w14:textId="77777777" w:rsidR="00A93E17" w:rsidRPr="00636634" w:rsidRDefault="00A93E17" w:rsidP="00A93E17">
      <w:pPr>
        <w:pStyle w:val="p"/>
        <w:rPr>
          <w:b/>
        </w:rPr>
      </w:pPr>
      <w:r w:rsidRPr="00636634">
        <w:rPr>
          <w:b/>
        </w:rPr>
        <w:t>5 November 2014:</w:t>
      </w:r>
    </w:p>
    <w:p w14:paraId="08CEE5F1" w14:textId="77777777" w:rsidR="00A93E17" w:rsidRDefault="00A93E17" w:rsidP="00A93E17">
      <w:pPr>
        <w:pStyle w:val="li"/>
        <w:numPr>
          <w:ilvl w:val="0"/>
          <w:numId w:val="14"/>
        </w:numPr>
        <w:spacing w:before="320"/>
        <w:ind w:left="600"/>
      </w:pPr>
      <w:r>
        <w:t xml:space="preserve">Remove </w:t>
      </w:r>
      <w:r w:rsidRPr="001C258D">
        <w:rPr>
          <w:rFonts w:ascii="Courier New" w:hAnsi="Courier New" w:cs="Courier New"/>
        </w:rPr>
        <w:t>atomicnoret</w:t>
      </w:r>
      <w:r>
        <w:t xml:space="preserve"> and </w:t>
      </w:r>
      <w:r w:rsidRPr="001C258D">
        <w:rPr>
          <w:rFonts w:ascii="Courier New" w:hAnsi="Courier New" w:cs="Courier New"/>
        </w:rPr>
        <w:t>signalnoret</w:t>
      </w:r>
      <w:r>
        <w:t xml:space="preserve"> versions of </w:t>
      </w:r>
      <w:r w:rsidRPr="001C258D">
        <w:rPr>
          <w:rFonts w:ascii="Courier New" w:hAnsi="Courier New" w:cs="Courier New"/>
        </w:rPr>
        <w:t>cas</w:t>
      </w:r>
      <w:r>
        <w:t xml:space="preserve"> as they are not usable. [Bugzilla 37]</w:t>
      </w:r>
    </w:p>
    <w:p w14:paraId="045808C6" w14:textId="77777777" w:rsidR="00A93E17" w:rsidRDefault="00A93E17" w:rsidP="00A93E17">
      <w:pPr>
        <w:pStyle w:val="li"/>
        <w:numPr>
          <w:ilvl w:val="0"/>
          <w:numId w:val="14"/>
        </w:numPr>
        <w:spacing w:before="320"/>
        <w:ind w:left="600"/>
      </w:pPr>
      <w:r>
        <w:t xml:space="preserve">Rename </w:t>
      </w:r>
      <w:r w:rsidRPr="00894DAB">
        <w:rPr>
          <w:rFonts w:ascii="Courier New" w:hAnsi="Courier New" w:cs="Courier New"/>
        </w:rPr>
        <w:t>activelaneshuffle</w:t>
      </w:r>
      <w:r>
        <w:t xml:space="preserve"> to </w:t>
      </w:r>
      <w:r w:rsidRPr="00894DAB">
        <w:rPr>
          <w:rFonts w:ascii="Courier New" w:hAnsi="Courier New" w:cs="Courier New"/>
        </w:rPr>
        <w:t>activelanepermute</w:t>
      </w:r>
      <w:r>
        <w:t>. [Bugzilla 128]</w:t>
      </w:r>
    </w:p>
    <w:p w14:paraId="40554C93" w14:textId="77777777" w:rsidR="00A93E17" w:rsidRDefault="00A93E17" w:rsidP="00A93E17">
      <w:pPr>
        <w:pStyle w:val="li"/>
        <w:numPr>
          <w:ilvl w:val="0"/>
          <w:numId w:val="14"/>
        </w:numPr>
        <w:spacing w:before="320"/>
        <w:ind w:left="600"/>
      </w:pPr>
      <w:r>
        <w:t xml:space="preserve">Clarify definition of packed form of </w:t>
      </w:r>
      <w:r w:rsidRPr="00636634">
        <w:rPr>
          <w:rFonts w:ascii="Courier New" w:hAnsi="Courier New" w:cs="Courier New"/>
        </w:rPr>
        <w:t>cmov</w:t>
      </w:r>
      <w:r>
        <w:t xml:space="preserve"> operation to check </w:t>
      </w:r>
      <w:r w:rsidRPr="00636634">
        <w:rPr>
          <w:i/>
        </w:rPr>
        <w:t>src0</w:t>
      </w:r>
      <w:r>
        <w:t xml:space="preserve">  as 0 and non-0 rather than all-0 and all-1. [Bugzilla 197]</w:t>
      </w:r>
    </w:p>
    <w:p w14:paraId="23678988" w14:textId="77777777" w:rsidR="00A93E17" w:rsidRDefault="00A93E17" w:rsidP="00A93E17">
      <w:pPr>
        <w:pStyle w:val="li"/>
        <w:numPr>
          <w:ilvl w:val="0"/>
          <w:numId w:val="14"/>
        </w:numPr>
        <w:spacing w:before="320"/>
        <w:ind w:left="600"/>
      </w:pPr>
      <w:r>
        <w:t>Update "</w:t>
      </w:r>
      <w:r w:rsidRPr="00F24BCB">
        <w:t>Wavefronts, Lanes, and Wavefront Sizes</w:t>
      </w:r>
      <w:r>
        <w:t>” section to reflect that wave fronts can be up to 256 lanes. [Bugzilla 225]</w:t>
      </w:r>
    </w:p>
    <w:p w14:paraId="5613EFFC" w14:textId="77777777" w:rsidR="00A93E17" w:rsidRDefault="00A93E17" w:rsidP="00A93E17">
      <w:pPr>
        <w:pStyle w:val="li"/>
        <w:numPr>
          <w:ilvl w:val="0"/>
          <w:numId w:val="14"/>
        </w:numPr>
        <w:spacing w:before="320"/>
        <w:ind w:left="600"/>
      </w:pPr>
      <w:r>
        <w:t xml:space="preserve">Remove </w:t>
      </w:r>
      <w:r w:rsidRPr="00636634">
        <w:rPr>
          <w:rFonts w:ascii="Courier New" w:hAnsi="Courier New" w:cs="Courier New"/>
        </w:rPr>
        <w:t>queueptr</w:t>
      </w:r>
      <w:r>
        <w:t xml:space="preserve"> operation. [Bugzilla 227]</w:t>
      </w:r>
    </w:p>
    <w:p w14:paraId="55EA7E9F" w14:textId="77777777" w:rsidR="00A93E17" w:rsidRDefault="00A93E17" w:rsidP="00A93E17">
      <w:pPr>
        <w:pStyle w:val="li"/>
        <w:numPr>
          <w:ilvl w:val="0"/>
          <w:numId w:val="14"/>
        </w:numPr>
        <w:spacing w:before="320"/>
        <w:ind w:left="600"/>
      </w:pPr>
      <w:r>
        <w:t xml:space="preserve">Change </w:t>
      </w:r>
      <w:r w:rsidRPr="00636634">
        <w:rPr>
          <w:rFonts w:ascii="Courier New" w:hAnsi="Courier New" w:cs="Courier New"/>
        </w:rPr>
        <w:t>queueid</w:t>
      </w:r>
      <w:r>
        <w:t xml:space="preserve"> to return a 64 bit process unique value. [Bugzilla 273]</w:t>
      </w:r>
    </w:p>
    <w:p w14:paraId="20087F11" w14:textId="77777777" w:rsidR="00A93E17" w:rsidRDefault="00A93E17" w:rsidP="00A93E17">
      <w:pPr>
        <w:pStyle w:val="li"/>
        <w:numPr>
          <w:ilvl w:val="0"/>
          <w:numId w:val="14"/>
        </w:numPr>
        <w:spacing w:before="320"/>
        <w:ind w:left="600"/>
      </w:pPr>
      <w:r>
        <w:t xml:space="preserve">Change occurences of </w:t>
      </w:r>
      <w:r w:rsidRPr="00636634">
        <w:rPr>
          <w:i/>
        </w:rPr>
        <w:t>version directive</w:t>
      </w:r>
      <w:r>
        <w:t xml:space="preserve"> to </w:t>
      </w:r>
      <w:r w:rsidRPr="00636634">
        <w:rPr>
          <w:i/>
        </w:rPr>
        <w:t>version statement</w:t>
      </w:r>
      <w:r>
        <w:t xml:space="preserve"> to be consistent</w:t>
      </w:r>
      <w:r w:rsidRPr="00CE2277">
        <w:t>.</w:t>
      </w:r>
      <w:r>
        <w:t xml:space="preserve"> [Bugzilla 259]</w:t>
      </w:r>
    </w:p>
    <w:p w14:paraId="00FF78D6" w14:textId="77777777" w:rsidR="00A93E17" w:rsidRDefault="00A93E17" w:rsidP="00A93E17">
      <w:pPr>
        <w:pStyle w:val="li"/>
        <w:numPr>
          <w:ilvl w:val="0"/>
          <w:numId w:val="14"/>
        </w:numPr>
        <w:spacing w:before="320"/>
        <w:ind w:left="600"/>
      </w:pPr>
      <w:r>
        <w:t xml:space="preserve">Change </w:t>
      </w:r>
      <w:r w:rsidRPr="00636634">
        <w:rPr>
          <w:rFonts w:ascii="Courier New" w:hAnsi="Courier New" w:cs="Courier New"/>
        </w:rPr>
        <w:t>gridsize</w:t>
      </w:r>
      <w:r>
        <w:t xml:space="preserve"> to allow u64. [Bugzilla 263]</w:t>
      </w:r>
    </w:p>
    <w:p w14:paraId="63CB4C0F" w14:textId="77777777" w:rsidR="00A93E17" w:rsidRDefault="00A93E17" w:rsidP="00A93E17">
      <w:pPr>
        <w:pStyle w:val="li"/>
        <w:numPr>
          <w:ilvl w:val="0"/>
          <w:numId w:val="14"/>
        </w:numPr>
        <w:spacing w:before="320"/>
        <w:ind w:left="600"/>
      </w:pPr>
      <w:r>
        <w:t>Correct BRIG typos in description for deprecated BrigDirectiveOffset32_t and BrigStringOffset32_t. Correct BrigKinds16_t [Bugzilla 256]</w:t>
      </w:r>
    </w:p>
    <w:p w14:paraId="0931BCA3" w14:textId="77777777" w:rsidR="00A93E17" w:rsidRDefault="00A93E17" w:rsidP="00A93E17">
      <w:pPr>
        <w:pStyle w:val="li"/>
        <w:numPr>
          <w:ilvl w:val="0"/>
          <w:numId w:val="14"/>
        </w:numPr>
        <w:spacing w:before="320"/>
        <w:ind w:left="600"/>
      </w:pPr>
      <w:r>
        <w:t>Change DETECT and BREAK policy to be optional in base profile. [Bugzilla 142]</w:t>
      </w:r>
    </w:p>
    <w:p w14:paraId="541E6858" w14:textId="77777777" w:rsidR="00A93E17" w:rsidRDefault="00A93E17" w:rsidP="00A93E17">
      <w:pPr>
        <w:pStyle w:val="li"/>
        <w:numPr>
          <w:ilvl w:val="0"/>
          <w:numId w:val="14"/>
        </w:numPr>
        <w:spacing w:before="320"/>
        <w:ind w:left="600"/>
      </w:pPr>
      <w:r>
        <w:t>Correct BRIG enumeration name for UNORM_INT_101010. [Bugzilla 222]</w:t>
      </w:r>
    </w:p>
    <w:p w14:paraId="2D95DB7A" w14:textId="77777777" w:rsidR="00A93E17" w:rsidRDefault="00A93E17" w:rsidP="00A93E17">
      <w:pPr>
        <w:pStyle w:val="li"/>
        <w:numPr>
          <w:ilvl w:val="0"/>
          <w:numId w:val="14"/>
        </w:numPr>
        <w:spacing w:before="320"/>
        <w:ind w:left="600"/>
      </w:pPr>
      <w:r>
        <w:t xml:space="preserve">Correct BRIG struct name for </w:t>
      </w:r>
      <w:r w:rsidRPr="00020CB8">
        <w:t>BrigOperandString</w:t>
      </w:r>
      <w:r>
        <w:t>. [Bugzilla 238]</w:t>
      </w:r>
    </w:p>
    <w:p w14:paraId="69119330" w14:textId="77777777" w:rsidR="00A93E17" w:rsidRDefault="00A93E17" w:rsidP="00A93E17">
      <w:pPr>
        <w:pStyle w:val="li"/>
        <w:numPr>
          <w:ilvl w:val="0"/>
          <w:numId w:val="14"/>
        </w:numPr>
        <w:spacing w:before="320"/>
        <w:ind w:left="600"/>
      </w:pPr>
      <w:r>
        <w:lastRenderedPageBreak/>
        <w:t>Clarify rules for required definitions for finalization. Add that program linkage global and readonly segment variables can be defined by the HSA runtime. [Bugzilla 247]</w:t>
      </w:r>
    </w:p>
    <w:p w14:paraId="6248774C" w14:textId="77777777" w:rsidR="00A93E17" w:rsidRDefault="00A93E17" w:rsidP="00A93E17">
      <w:pPr>
        <w:pStyle w:val="li"/>
        <w:numPr>
          <w:ilvl w:val="0"/>
          <w:numId w:val="14"/>
        </w:numPr>
        <w:spacing w:before="320"/>
        <w:ind w:left="600"/>
      </w:pPr>
      <w:r>
        <w:t>Add that a module linkage symbol declarations must have a definition in the same module. [Bugzilla 269]</w:t>
      </w:r>
    </w:p>
    <w:p w14:paraId="111576CE" w14:textId="77777777" w:rsidR="00A93E17" w:rsidRDefault="00A93E17" w:rsidP="00A93E17">
      <w:pPr>
        <w:pStyle w:val="li"/>
        <w:numPr>
          <w:ilvl w:val="0"/>
          <w:numId w:val="14"/>
        </w:numPr>
        <w:spacing w:before="320"/>
        <w:ind w:left="600"/>
      </w:pPr>
      <w:r>
        <w:t xml:space="preserve">Change definition of  </w:t>
      </w:r>
      <w:r w:rsidRPr="00636634">
        <w:rPr>
          <w:rFonts w:ascii="Courier New" w:hAnsi="Courier New" w:cs="Courier New"/>
        </w:rPr>
        <w:t>activelan</w:t>
      </w:r>
      <w:r>
        <w:rPr>
          <w:rFonts w:ascii="Courier New" w:hAnsi="Courier New" w:cs="Courier New"/>
        </w:rPr>
        <w:t>epermute</w:t>
      </w:r>
      <w:r>
        <w:t xml:space="preserve"> to define lane used to be  lane mod WAVESIZE. Clarify definition of uniform operations for partial work-groups and slices larger than the work-group size. Define that execution uniform ignores partial wavefront lanes. Define that reconvergence cannot occur earlier than the immediate post-dominator or later than the immediate dominator in the case of cross lane operations. Add additional examples to control flow optimization section. [Bugzilla 128, 268]</w:t>
      </w:r>
    </w:p>
    <w:p w14:paraId="7F7B684A" w14:textId="77777777" w:rsidR="00A93E17" w:rsidRDefault="00A93E17" w:rsidP="00A93E17">
      <w:pPr>
        <w:pStyle w:val="li"/>
        <w:numPr>
          <w:ilvl w:val="0"/>
          <w:numId w:val="14"/>
        </w:numPr>
        <w:spacing w:before="320"/>
        <w:ind w:left="600"/>
      </w:pPr>
      <w:r>
        <w:t>Clarify that compiler optimizations cannot introduce ordinary memory store operations that will result in a data race in programs that do not already have a data race.</w:t>
      </w:r>
    </w:p>
    <w:p w14:paraId="3C5CEC93" w14:textId="77777777" w:rsidR="00A93E17" w:rsidRDefault="00A93E17" w:rsidP="00A93E17">
      <w:pPr>
        <w:pStyle w:val="li"/>
        <w:numPr>
          <w:ilvl w:val="0"/>
          <w:numId w:val="14"/>
        </w:numPr>
        <w:spacing w:before="320"/>
        <w:ind w:left="600"/>
      </w:pPr>
      <w:r>
        <w:t>Change "program scope" to "program linkage" in “program” glossary entry.</w:t>
      </w:r>
    </w:p>
    <w:p w14:paraId="53EC8976" w14:textId="77777777" w:rsidR="00A93E17" w:rsidRDefault="00A93E17" w:rsidP="00A93E17">
      <w:pPr>
        <w:pStyle w:val="li"/>
        <w:numPr>
          <w:ilvl w:val="0"/>
          <w:numId w:val="14"/>
        </w:numPr>
        <w:spacing w:before="320"/>
        <w:ind w:left="600"/>
      </w:pPr>
      <w:r w:rsidRPr="009540DA">
        <w:t xml:space="preserve">Clarify </w:t>
      </w:r>
      <w:r>
        <w:t xml:space="preserve">in the EBNF </w:t>
      </w:r>
      <w:r w:rsidRPr="009540DA">
        <w:t xml:space="preserve">that </w:t>
      </w:r>
      <w:r w:rsidRPr="00636634">
        <w:rPr>
          <w:rFonts w:ascii="Courier New" w:hAnsi="Courier New" w:cs="Courier New"/>
        </w:rPr>
        <w:t>min</w:t>
      </w:r>
      <w:r>
        <w:t xml:space="preserve">, </w:t>
      </w:r>
      <w:r w:rsidRPr="00636634">
        <w:rPr>
          <w:rFonts w:ascii="Courier New" w:hAnsi="Courier New" w:cs="Courier New"/>
        </w:rPr>
        <w:t>max</w:t>
      </w:r>
      <w:r>
        <w:t xml:space="preserve">, </w:t>
      </w:r>
      <w:r w:rsidRPr="00636634">
        <w:rPr>
          <w:rFonts w:ascii="Courier New" w:hAnsi="Courier New" w:cs="Courier New"/>
        </w:rPr>
        <w:t>wrapinc</w:t>
      </w:r>
      <w:r>
        <w:t xml:space="preserve"> and </w:t>
      </w:r>
      <w:r w:rsidRPr="00636634">
        <w:rPr>
          <w:rFonts w:ascii="Courier New" w:hAnsi="Courier New" w:cs="Courier New"/>
        </w:rPr>
        <w:t>wrapdec</w:t>
      </w:r>
      <w:r w:rsidRPr="009540DA">
        <w:t xml:space="preserve"> not allowed for signal operations. </w:t>
      </w:r>
      <w:r>
        <w:t>[Bugzilla 274]</w:t>
      </w:r>
    </w:p>
    <w:p w14:paraId="34624757" w14:textId="77777777" w:rsidR="00A93E17" w:rsidRDefault="00A93E17" w:rsidP="00A93E17">
      <w:pPr>
        <w:pStyle w:val="li"/>
        <w:numPr>
          <w:ilvl w:val="0"/>
          <w:numId w:val="14"/>
        </w:numPr>
        <w:spacing w:before="320"/>
        <w:ind w:left="600"/>
      </w:pPr>
      <w:r>
        <w:t xml:space="preserve">Define that a code descriptor records if a dynamic call stack is required when </w:t>
      </w:r>
      <w:r w:rsidRPr="00636634">
        <w:rPr>
          <w:rFonts w:ascii="Courier New" w:hAnsi="Courier New" w:cs="Courier New"/>
        </w:rPr>
        <w:t>alloca</w:t>
      </w:r>
      <w:r>
        <w:t xml:space="preserve">, indirect function calls using </w:t>
      </w:r>
      <w:r w:rsidRPr="00636634">
        <w:rPr>
          <w:rFonts w:ascii="Courier New" w:hAnsi="Courier New" w:cs="Courier New"/>
        </w:rPr>
        <w:t>icall</w:t>
      </w:r>
      <w:r>
        <w:t>, or recursive function calls are used. The private segment size reported in a code descriptor does not include the size of the dynamic call stack. [Bugzilla 189]</w:t>
      </w:r>
    </w:p>
    <w:p w14:paraId="3957956B" w14:textId="77777777" w:rsidR="00A93E17" w:rsidRDefault="00A93E17" w:rsidP="00A93E17">
      <w:pPr>
        <w:pStyle w:val="li"/>
        <w:numPr>
          <w:ilvl w:val="0"/>
          <w:numId w:val="14"/>
        </w:numPr>
        <w:spacing w:before="320"/>
        <w:ind w:left="600"/>
      </w:pPr>
      <w:r>
        <w:t xml:space="preserve">Change definition of </w:t>
      </w:r>
      <w:r w:rsidRPr="00636634">
        <w:rPr>
          <w:rFonts w:ascii="Courier New" w:hAnsi="Courier New" w:cs="Courier New"/>
        </w:rPr>
        <w:t>f16</w:t>
      </w:r>
      <w:r>
        <w:t xml:space="preserve"> type to require the IEEE/ANSI Standard 754-2008 binary interchange format encoding in </w:t>
      </w:r>
      <w:r w:rsidRPr="00636634">
        <w:rPr>
          <w:rFonts w:ascii="Courier New" w:hAnsi="Courier New" w:cs="Courier New"/>
        </w:rPr>
        <w:t>s</w:t>
      </w:r>
      <w:r>
        <w:t xml:space="preserve"> registers with the upper 16 bits undefined. [Bugzilla 32]</w:t>
      </w:r>
    </w:p>
    <w:p w14:paraId="700C0847" w14:textId="77777777" w:rsidR="00A93E17" w:rsidRDefault="00A93E17" w:rsidP="00A93E17">
      <w:pPr>
        <w:pStyle w:val="li"/>
        <w:numPr>
          <w:ilvl w:val="0"/>
          <w:numId w:val="14"/>
        </w:numPr>
        <w:spacing w:before="320"/>
        <w:ind w:left="600"/>
      </w:pPr>
      <w:r>
        <w:t xml:space="preserve">Added </w:t>
      </w:r>
      <w:r w:rsidRPr="00636634">
        <w:rPr>
          <w:rFonts w:ascii="Courier New" w:hAnsi="Courier New" w:cs="Courier New"/>
        </w:rPr>
        <w:t>BrigExceptionsMask</w:t>
      </w:r>
      <w:r>
        <w:t xml:space="preserve"> to define encoding for a set of execeptions. [Bugzilla 284]</w:t>
      </w:r>
      <w:r w:rsidRPr="008501E3">
        <w:t xml:space="preserve"> </w:t>
      </w:r>
    </w:p>
    <w:p w14:paraId="18A686E7" w14:textId="77777777" w:rsidR="00A93E17" w:rsidRPr="005956C6" w:rsidRDefault="00A93E17" w:rsidP="00A93E17">
      <w:pPr>
        <w:pStyle w:val="p"/>
        <w:rPr>
          <w:b/>
        </w:rPr>
      </w:pPr>
      <w:r>
        <w:rPr>
          <w:b/>
        </w:rPr>
        <w:t>13</w:t>
      </w:r>
      <w:r w:rsidRPr="005956C6">
        <w:rPr>
          <w:b/>
        </w:rPr>
        <w:t xml:space="preserve"> November 2014:</w:t>
      </w:r>
    </w:p>
    <w:p w14:paraId="4792102D" w14:textId="77777777" w:rsidR="00A93E17" w:rsidRDefault="00A93E17" w:rsidP="00A93E17">
      <w:pPr>
        <w:pStyle w:val="li"/>
        <w:numPr>
          <w:ilvl w:val="0"/>
          <w:numId w:val="14"/>
        </w:numPr>
        <w:spacing w:before="320"/>
        <w:ind w:left="600"/>
      </w:pPr>
      <w:r>
        <w:t>Change BREAK policy to be optional in full profile. Centralized description of exception policies supported by an HSA component in the profile section which corrected several inconsistencies. [Bugzilla 142]</w:t>
      </w:r>
    </w:p>
    <w:p w14:paraId="49837A65" w14:textId="77777777" w:rsidR="00A93E17" w:rsidRDefault="00A93E17" w:rsidP="00A93E17">
      <w:pPr>
        <w:pStyle w:val="li"/>
        <w:numPr>
          <w:ilvl w:val="0"/>
          <w:numId w:val="14"/>
        </w:numPr>
        <w:spacing w:before="320"/>
        <w:ind w:left="600"/>
      </w:pPr>
      <w:r>
        <w:t>Change DETECT policy exception special operations to operate at wavefront granularity rather than work-group granularity. [Bugzilla 277]</w:t>
      </w:r>
    </w:p>
    <w:p w14:paraId="53FB4BAF" w14:textId="77777777" w:rsidR="00A93E17" w:rsidRDefault="00A93E17" w:rsidP="00A93E17">
      <w:pPr>
        <w:pStyle w:val="li"/>
        <w:numPr>
          <w:ilvl w:val="0"/>
          <w:numId w:val="14"/>
        </w:numPr>
        <w:spacing w:before="320"/>
        <w:ind w:left="600"/>
      </w:pPr>
      <w:r>
        <w:t xml:space="preserve">Add floating-point </w:t>
      </w:r>
      <w:r w:rsidRPr="00636634">
        <w:rPr>
          <w:rFonts w:ascii="Courier New" w:hAnsi="Courier New" w:cs="Courier New"/>
        </w:rPr>
        <w:t>mad</w:t>
      </w:r>
      <w:r>
        <w:t>. [Bugzilla 280]</w:t>
      </w:r>
    </w:p>
    <w:p w14:paraId="6A934DFD" w14:textId="77777777" w:rsidR="00A93E17" w:rsidRDefault="00A93E17" w:rsidP="00A93E17">
      <w:pPr>
        <w:pStyle w:val="li"/>
        <w:numPr>
          <w:ilvl w:val="0"/>
          <w:numId w:val="14"/>
        </w:numPr>
        <w:spacing w:before="320"/>
        <w:ind w:left="600"/>
      </w:pPr>
      <w:r>
        <w:t xml:space="preserve">Change </w:t>
      </w:r>
      <w:r w:rsidRPr="00636634">
        <w:rPr>
          <w:rFonts w:ascii="Courier New" w:hAnsi="Courier New" w:cs="Courier New"/>
        </w:rPr>
        <w:t>optFtz</w:t>
      </w:r>
      <w:r>
        <w:t xml:space="preserve"> to </w:t>
      </w:r>
      <w:r w:rsidRPr="00636634">
        <w:rPr>
          <w:rFonts w:ascii="Courier New" w:hAnsi="Courier New" w:cs="Courier New"/>
        </w:rPr>
        <w:t>optFtzMod</w:t>
      </w:r>
      <w:r>
        <w:t xml:space="preserve"> in the EBNF to match the other modifier rule names.</w:t>
      </w:r>
    </w:p>
    <w:p w14:paraId="3023E5D0" w14:textId="77777777" w:rsidR="00A93E17" w:rsidRDefault="00A93E17" w:rsidP="00A93E17">
      <w:pPr>
        <w:pStyle w:val="li"/>
        <w:numPr>
          <w:ilvl w:val="0"/>
          <w:numId w:val="14"/>
        </w:numPr>
        <w:spacing w:before="320"/>
        <w:ind w:left="600"/>
      </w:pPr>
      <w:r>
        <w:t xml:space="preserve">Add concept of default floating-point rounding mode which can either be </w:t>
      </w:r>
      <w:r w:rsidRPr="00636634">
        <w:rPr>
          <w:rFonts w:ascii="Courier New" w:hAnsi="Courier New" w:cs="Courier New"/>
        </w:rPr>
        <w:t>near</w:t>
      </w:r>
      <w:r>
        <w:t xml:space="preserve"> or </w:t>
      </w:r>
      <w:r w:rsidRPr="00636634">
        <w:rPr>
          <w:rFonts w:ascii="Courier New" w:hAnsi="Courier New" w:cs="Courier New"/>
        </w:rPr>
        <w:t>zero</w:t>
      </w:r>
      <w:r>
        <w:t xml:space="preserve">. Change version statement to specify required default floating-point rounding mode. All </w:t>
      </w:r>
      <w:r>
        <w:lastRenderedPageBreak/>
        <w:t xml:space="preserve">modules in an HSAIL program are required to have the same default floating-point rounding mode. Change definition of all floating-point operations to use default floating-point rounding mode if omitted. Require that rounding mode is omitted from floating-point opeartions in Base profile. Change Base profile to require default rounding mode. Change Base profile to allow </w:t>
      </w:r>
      <w:r w:rsidRPr="00636634">
        <w:rPr>
          <w:rFonts w:ascii="Courier New" w:hAnsi="Courier New" w:cs="Courier New"/>
        </w:rPr>
        <w:t>zero</w:t>
      </w:r>
      <w:r>
        <w:t xml:space="preserve">, </w:t>
      </w:r>
      <w:r w:rsidRPr="00636634">
        <w:rPr>
          <w:rFonts w:ascii="Courier New" w:hAnsi="Courier New" w:cs="Courier New"/>
        </w:rPr>
        <w:t>near</w:t>
      </w:r>
      <w:r>
        <w:t xml:space="preserve"> or both. Clarify that signaling form of </w:t>
      </w:r>
      <w:r w:rsidRPr="00636634">
        <w:rPr>
          <w:rFonts w:ascii="Courier New" w:hAnsi="Courier New" w:cs="Courier New"/>
        </w:rPr>
        <w:t>izero</w:t>
      </w:r>
      <w:r>
        <w:t xml:space="preserve"> and </w:t>
      </w:r>
      <w:r w:rsidRPr="00636634">
        <w:rPr>
          <w:rFonts w:ascii="Courier New" w:hAnsi="Courier New" w:cs="Courier New"/>
        </w:rPr>
        <w:t>izero_sat</w:t>
      </w:r>
      <w:r>
        <w:t xml:space="preserve"> is allowed in Base profile to matches the </w:t>
      </w:r>
      <w:r w:rsidRPr="00636634">
        <w:rPr>
          <w:rFonts w:ascii="Courier New" w:hAnsi="Courier New" w:cs="Courier New"/>
        </w:rPr>
        <w:t>cvt</w:t>
      </w:r>
      <w:r>
        <w:t xml:space="preserve"> operation text. [Bugzilla 234]</w:t>
      </w:r>
      <w:r w:rsidRPr="008501E3">
        <w:t xml:space="preserve"> </w:t>
      </w:r>
    </w:p>
    <w:p w14:paraId="6C341C8D" w14:textId="77777777" w:rsidR="00A93E17" w:rsidRPr="005956C6" w:rsidRDefault="00A93E17" w:rsidP="00A93E17">
      <w:pPr>
        <w:pStyle w:val="p"/>
        <w:rPr>
          <w:b/>
        </w:rPr>
      </w:pPr>
      <w:r>
        <w:rPr>
          <w:b/>
        </w:rPr>
        <w:t xml:space="preserve">14 </w:t>
      </w:r>
      <w:r w:rsidRPr="005956C6">
        <w:rPr>
          <w:b/>
        </w:rPr>
        <w:t>November 2014:</w:t>
      </w:r>
    </w:p>
    <w:p w14:paraId="26382BB6" w14:textId="77777777" w:rsidR="00A93E17" w:rsidRDefault="00A93E17" w:rsidP="00A93E17">
      <w:pPr>
        <w:pStyle w:val="li"/>
        <w:numPr>
          <w:ilvl w:val="0"/>
          <w:numId w:val="14"/>
        </w:numPr>
        <w:spacing w:before="320"/>
        <w:ind w:left="600"/>
      </w:pPr>
      <w:r>
        <w:t xml:space="preserve">Increase HSAIL shared </w:t>
      </w:r>
      <w:r w:rsidRPr="00636634">
        <w:rPr>
          <w:rFonts w:ascii="Courier New" w:hAnsi="Courier New" w:cs="Courier New"/>
        </w:rPr>
        <w:t>s</w:t>
      </w:r>
      <w:r>
        <w:t xml:space="preserve">, </w:t>
      </w:r>
      <w:r w:rsidRPr="00636634">
        <w:rPr>
          <w:rFonts w:ascii="Courier New" w:hAnsi="Courier New" w:cs="Courier New"/>
        </w:rPr>
        <w:t>d</w:t>
      </w:r>
      <w:r>
        <w:t xml:space="preserve">*2 and </w:t>
      </w:r>
      <w:r w:rsidRPr="00636634">
        <w:rPr>
          <w:rFonts w:ascii="Courier New" w:hAnsi="Courier New" w:cs="Courier New"/>
        </w:rPr>
        <w:t>q</w:t>
      </w:r>
      <w:r>
        <w:t xml:space="preserve">*4 register limit from 128 to 2048. Increase </w:t>
      </w:r>
      <w:r w:rsidRPr="00636634">
        <w:rPr>
          <w:rFonts w:ascii="Courier New" w:hAnsi="Courier New" w:cs="Courier New"/>
        </w:rPr>
        <w:t>c</w:t>
      </w:r>
      <w:r>
        <w:t xml:space="preserve"> register limit by same factor from 8 to 128. Add register limits to Appendix A. Limits. [Bugzilla 288]</w:t>
      </w:r>
    </w:p>
    <w:p w14:paraId="53F19A8A" w14:textId="77777777" w:rsidR="00A93E17" w:rsidRDefault="00A93E17" w:rsidP="00A93E17">
      <w:pPr>
        <w:pStyle w:val="li"/>
        <w:numPr>
          <w:ilvl w:val="0"/>
          <w:numId w:val="14"/>
        </w:numPr>
        <w:spacing w:before="320"/>
        <w:ind w:left="600"/>
      </w:pPr>
      <w:r>
        <w:t xml:space="preserve">Remove </w:t>
      </w:r>
      <w:r w:rsidRPr="00636634">
        <w:rPr>
          <w:rFonts w:ascii="Courier New" w:hAnsi="Courier New" w:cs="Courier New"/>
        </w:rPr>
        <w:t>requestedworkgroupspercu</w:t>
      </w:r>
      <w:r>
        <w:t xml:space="preserve"> control directive as equivalent functionality can be achieved using the HSA runtime queries on the call convention properties of an agent. [Bugzilla 54]</w:t>
      </w:r>
    </w:p>
    <w:p w14:paraId="76C28D86" w14:textId="77777777" w:rsidR="00A93E17" w:rsidRDefault="00A93E17" w:rsidP="00A93E17">
      <w:pPr>
        <w:pStyle w:val="li"/>
        <w:numPr>
          <w:ilvl w:val="0"/>
          <w:numId w:val="14"/>
        </w:numPr>
        <w:spacing w:before="320"/>
        <w:ind w:left="600"/>
      </w:pPr>
      <w:r>
        <w:t>Add a 512 bit hash field to a BrigModule to assist in implementing isa code caching. [Bugzilla 297]</w:t>
      </w:r>
    </w:p>
    <w:p w14:paraId="20BC5561" w14:textId="77777777" w:rsidR="00A93E17" w:rsidRDefault="00A93E17" w:rsidP="00A93E17">
      <w:pPr>
        <w:pStyle w:val="li"/>
        <w:numPr>
          <w:ilvl w:val="0"/>
          <w:numId w:val="14"/>
        </w:numPr>
        <w:spacing w:before="320"/>
        <w:ind w:left="600"/>
      </w:pPr>
      <w:r>
        <w:t>Clarify that an application can have multiple HSAIL programs with different profiles. [Bugzilla 305]</w:t>
      </w:r>
    </w:p>
    <w:p w14:paraId="74241BEA" w14:textId="77777777" w:rsidR="00A93E17" w:rsidRPr="005956C6" w:rsidRDefault="00A93E17" w:rsidP="00A93E17">
      <w:pPr>
        <w:pStyle w:val="p"/>
        <w:ind w:left="-210"/>
        <w:rPr>
          <w:b/>
        </w:rPr>
      </w:pPr>
      <w:r>
        <w:rPr>
          <w:b/>
        </w:rPr>
        <w:t xml:space="preserve">22 </w:t>
      </w:r>
      <w:r w:rsidRPr="005956C6">
        <w:rPr>
          <w:b/>
        </w:rPr>
        <w:t>November 2014:</w:t>
      </w:r>
    </w:p>
    <w:p w14:paraId="284FCA42" w14:textId="77777777" w:rsidR="00A93E17" w:rsidRDefault="00A93E17" w:rsidP="00A93E17">
      <w:pPr>
        <w:pStyle w:val="li"/>
        <w:numPr>
          <w:ilvl w:val="0"/>
          <w:numId w:val="14"/>
        </w:numPr>
        <w:spacing w:before="320"/>
        <w:ind w:left="600"/>
      </w:pPr>
      <w:r>
        <w:t xml:space="preserve">Updated memory model related text to remove all detailed description and instead reference the </w:t>
      </w:r>
      <w:r>
        <w:rPr>
          <w:rStyle w:val="spanBookTitle"/>
        </w:rPr>
        <w:t>HSA Platform System Architecture Specification</w:t>
      </w:r>
      <w:r>
        <w:t xml:space="preserve"> which now has a complete definition. Update text to reflect changes to the memory model: changed description of kernel dispatch synchronization as both acquire and release fences are now supported on all packets; updated description of agent allocation, clarify how agent allocation memory can be allocated and that the resulting address can be used as a segment address; updated description of </w:t>
      </w:r>
      <w:r w:rsidRPr="00636634">
        <w:rPr>
          <w:rFonts w:ascii="Courier New" w:hAnsi="Courier New" w:cs="Courier New"/>
        </w:rPr>
        <w:t>sys</w:t>
      </w:r>
      <w:r>
        <w:t xml:space="preserve"> scope support; clarified description of agent allocation, including usage for </w:t>
      </w:r>
      <w:r w:rsidRPr="00636634">
        <w:rPr>
          <w:rFonts w:ascii="Courier New" w:hAnsi="Courier New" w:cs="Courier New"/>
        </w:rPr>
        <w:t>readonly</w:t>
      </w:r>
      <w:r>
        <w:t xml:space="preserve"> segment; added description of coarse grain allocation; added requirement that Base profile must use HSA runtime to allocate memory that supports </w:t>
      </w:r>
      <w:r w:rsidRPr="005A7BC4">
        <w:rPr>
          <w:rFonts w:ascii="Courier New" w:hAnsi="Courier New" w:cs="Courier New"/>
        </w:rPr>
        <w:t>sys</w:t>
      </w:r>
      <w:r>
        <w:t xml:space="preserve"> scope. [Bugzilla 190, 195, 204, 231, 293]</w:t>
      </w:r>
      <w:r w:rsidRPr="00120C08">
        <w:t xml:space="preserve"> </w:t>
      </w:r>
    </w:p>
    <w:p w14:paraId="180F0F2F" w14:textId="77777777" w:rsidR="00A93E17" w:rsidRPr="005956C6" w:rsidRDefault="00A93E17" w:rsidP="00A93E17">
      <w:pPr>
        <w:pStyle w:val="p"/>
        <w:rPr>
          <w:b/>
        </w:rPr>
      </w:pPr>
      <w:r>
        <w:rPr>
          <w:b/>
        </w:rPr>
        <w:t xml:space="preserve">23 </w:t>
      </w:r>
      <w:r w:rsidRPr="005956C6">
        <w:rPr>
          <w:b/>
        </w:rPr>
        <w:t>November 2014:</w:t>
      </w:r>
    </w:p>
    <w:p w14:paraId="14C64350" w14:textId="77777777" w:rsidR="00A93E17" w:rsidRDefault="00A93E17" w:rsidP="00A93E17">
      <w:pPr>
        <w:pStyle w:val="li"/>
        <w:numPr>
          <w:ilvl w:val="0"/>
          <w:numId w:val="14"/>
        </w:numPr>
        <w:spacing w:before="320"/>
        <w:ind w:left="600"/>
      </w:pPr>
      <w:r>
        <w:t xml:space="preserve">Change all operations that allow integer constants to also accept </w:t>
      </w:r>
      <w:r w:rsidRPr="00636634">
        <w:rPr>
          <w:rFonts w:ascii="Courier New" w:hAnsi="Courier New" w:cs="Courier New"/>
        </w:rPr>
        <w:t>WAVESIZE</w:t>
      </w:r>
      <w:r>
        <w:t xml:space="preserve">. Clarify the immediate operand types </w:t>
      </w:r>
      <w:r w:rsidRPr="00636634">
        <w:rPr>
          <w:rFonts w:ascii="Courier New" w:hAnsi="Courier New" w:cs="Courier New"/>
        </w:rPr>
        <w:t>WAVESIZE</w:t>
      </w:r>
      <w:r>
        <w:t xml:space="preserve"> can be used. Change the definition of an integer constant for the </w:t>
      </w:r>
      <w:r w:rsidRPr="00636634">
        <w:rPr>
          <w:rFonts w:ascii="Courier New" w:hAnsi="Courier New" w:cs="Courier New"/>
        </w:rPr>
        <w:t>b1</w:t>
      </w:r>
      <w:r>
        <w:t xml:space="preserve"> type to only use the least significant bit rather than as 0 and non-0. [Bugzilla 27]</w:t>
      </w:r>
    </w:p>
    <w:p w14:paraId="1511013F" w14:textId="77777777" w:rsidR="00A93E17" w:rsidRPr="005956C6" w:rsidRDefault="00A93E17" w:rsidP="00A93E17">
      <w:pPr>
        <w:pStyle w:val="p"/>
        <w:rPr>
          <w:b/>
        </w:rPr>
      </w:pPr>
      <w:r>
        <w:rPr>
          <w:b/>
        </w:rPr>
        <w:t xml:space="preserve">24 </w:t>
      </w:r>
      <w:r w:rsidRPr="005956C6">
        <w:rPr>
          <w:b/>
        </w:rPr>
        <w:t>November 2014:</w:t>
      </w:r>
    </w:p>
    <w:p w14:paraId="486995AB" w14:textId="77777777" w:rsidR="00A93E17" w:rsidRDefault="00A93E17" w:rsidP="00A93E17">
      <w:pPr>
        <w:pStyle w:val="li"/>
        <w:numPr>
          <w:ilvl w:val="0"/>
          <w:numId w:val="14"/>
        </w:numPr>
        <w:spacing w:before="320"/>
        <w:ind w:left="600"/>
      </w:pPr>
      <w:r>
        <w:t>Add enumerations to indicate start of user specified extensions to BRIG. [Bugzilla 210]</w:t>
      </w:r>
    </w:p>
    <w:p w14:paraId="159F9B6A" w14:textId="77777777" w:rsidR="00A93E17" w:rsidRDefault="00A93E17" w:rsidP="00A93E17">
      <w:pPr>
        <w:pStyle w:val="li"/>
        <w:numPr>
          <w:ilvl w:val="0"/>
          <w:numId w:val="14"/>
        </w:numPr>
        <w:spacing w:before="320"/>
        <w:ind w:left="600"/>
      </w:pPr>
      <w:r>
        <w:t>Update BRIG version to 1.0.</w:t>
      </w:r>
      <w:r w:rsidRPr="00AF266C">
        <w:t xml:space="preserve"> </w:t>
      </w:r>
    </w:p>
    <w:p w14:paraId="2719E044" w14:textId="77777777" w:rsidR="00A93E17" w:rsidRPr="005956C6" w:rsidRDefault="00A93E17" w:rsidP="00A93E17">
      <w:pPr>
        <w:pStyle w:val="p"/>
        <w:rPr>
          <w:b/>
        </w:rPr>
      </w:pPr>
      <w:r>
        <w:rPr>
          <w:b/>
        </w:rPr>
        <w:lastRenderedPageBreak/>
        <w:t xml:space="preserve">25 </w:t>
      </w:r>
      <w:r w:rsidRPr="005956C6">
        <w:rPr>
          <w:b/>
        </w:rPr>
        <w:t>November 2014:</w:t>
      </w:r>
    </w:p>
    <w:p w14:paraId="26BD515E" w14:textId="77777777" w:rsidR="00A93E17" w:rsidRDefault="00A93E17" w:rsidP="00A93E17">
      <w:pPr>
        <w:pStyle w:val="li"/>
        <w:numPr>
          <w:ilvl w:val="0"/>
          <w:numId w:val="14"/>
        </w:numPr>
        <w:spacing w:before="320"/>
        <w:ind w:left="600"/>
      </w:pPr>
      <w:r>
        <w:t xml:space="preserve">Changes to support revised HSA runtime finalizer and loader api to better support offline finalization. Change </w:t>
      </w:r>
      <w:r w:rsidRPr="003A65FB">
        <w:rPr>
          <w:rFonts w:ascii="Courier New" w:hAnsi="Courier New" w:cs="Courier New"/>
        </w:rPr>
        <w:t>version</w:t>
      </w:r>
      <w:r>
        <w:t xml:space="preserve"> statement to </w:t>
      </w:r>
      <w:r w:rsidRPr="003A65FB">
        <w:rPr>
          <w:rFonts w:ascii="Courier New" w:hAnsi="Courier New" w:cs="Courier New"/>
        </w:rPr>
        <w:t>module</w:t>
      </w:r>
      <w:r>
        <w:t xml:space="preserve"> header that has a name. Remove </w:t>
      </w:r>
      <w:r w:rsidRPr="003A65FB">
        <w:rPr>
          <w:rFonts w:ascii="Courier New" w:hAnsi="Courier New" w:cs="Courier New"/>
        </w:rPr>
        <w:t>ldk</w:t>
      </w:r>
      <w:r>
        <w:t xml:space="preserve">, </w:t>
      </w:r>
      <w:r w:rsidRPr="003A65FB">
        <w:rPr>
          <w:rFonts w:ascii="Courier New" w:hAnsi="Courier New" w:cs="Courier New"/>
        </w:rPr>
        <w:t>ldi</w:t>
      </w:r>
      <w:r>
        <w:t xml:space="preserve">, </w:t>
      </w:r>
      <w:r w:rsidRPr="003A65FB">
        <w:rPr>
          <w:rFonts w:ascii="Courier New" w:hAnsi="Courier New" w:cs="Courier New"/>
        </w:rPr>
        <w:t>agentid</w:t>
      </w:r>
      <w:r>
        <w:t xml:space="preserve">, </w:t>
      </w:r>
      <w:r w:rsidRPr="003A65FB">
        <w:rPr>
          <w:rFonts w:ascii="Courier New" w:hAnsi="Courier New" w:cs="Courier New"/>
        </w:rPr>
        <w:t>agentcount</w:t>
      </w:r>
      <w:r>
        <w:t xml:space="preserve"> and remove code descriptor tables for kernels and indirect functions. Change </w:t>
      </w:r>
      <w:r w:rsidRPr="003A65FB">
        <w:rPr>
          <w:rFonts w:ascii="Courier New" w:hAnsi="Courier New" w:cs="Courier New"/>
        </w:rPr>
        <w:t>icall</w:t>
      </w:r>
      <w:r>
        <w:t xml:space="preserve"> to take an indirect function code handle that is the address size. Update description of how HSAIL modules are finalized, loaded and executed. Define code object and executable. Update Chapter 15. Libraries to reflect that only HSAIL libraries are currently supported. [Bugzilla 310]</w:t>
      </w:r>
    </w:p>
    <w:p w14:paraId="47E7539F" w14:textId="77777777" w:rsidR="00A93E17" w:rsidRDefault="00A93E17" w:rsidP="00A93E17">
      <w:pPr>
        <w:pStyle w:val="li"/>
        <w:numPr>
          <w:ilvl w:val="0"/>
          <w:numId w:val="14"/>
        </w:numPr>
        <w:spacing w:before="320"/>
        <w:ind w:left="600"/>
      </w:pPr>
      <w:r>
        <w:t xml:space="preserve">Change Base profile to not support </w:t>
      </w:r>
      <w:r w:rsidRPr="003A65FB">
        <w:rPr>
          <w:rFonts w:ascii="Courier New" w:hAnsi="Courier New" w:cs="Courier New"/>
        </w:rPr>
        <w:t>icall</w:t>
      </w:r>
      <w:r>
        <w:t>. [Bugzilla 308]</w:t>
      </w:r>
    </w:p>
    <w:p w14:paraId="107FD7C0" w14:textId="77777777" w:rsidR="00A93E17" w:rsidRDefault="00A93E17" w:rsidP="00A93E17">
      <w:pPr>
        <w:pStyle w:val="li"/>
        <w:numPr>
          <w:ilvl w:val="0"/>
          <w:numId w:val="14"/>
        </w:numPr>
        <w:spacing w:before="320"/>
        <w:ind w:left="600"/>
      </w:pPr>
      <w:r>
        <w:t>Removed glossary term for serial order as it is not used. The memory model uses different terminology now.</w:t>
      </w:r>
    </w:p>
    <w:p w14:paraId="1384A430" w14:textId="77777777" w:rsidR="00A93E17" w:rsidRDefault="00A93E17" w:rsidP="00A93E17">
      <w:pPr>
        <w:pStyle w:val="li"/>
        <w:numPr>
          <w:ilvl w:val="0"/>
          <w:numId w:val="14"/>
        </w:numPr>
        <w:spacing w:before="320"/>
        <w:ind w:left="600"/>
      </w:pPr>
      <w:r>
        <w:t>Remove mention in the HSA runtime glossary term that a queue that can be used for agent dispatch is provided. This is no longer the case.</w:t>
      </w:r>
      <w:r w:rsidRPr="00AF266C">
        <w:t xml:space="preserve"> </w:t>
      </w:r>
    </w:p>
    <w:p w14:paraId="629B8B32" w14:textId="77777777" w:rsidR="00A93E17" w:rsidRPr="005956C6" w:rsidRDefault="00A93E17" w:rsidP="00A93E17">
      <w:pPr>
        <w:pStyle w:val="p"/>
        <w:rPr>
          <w:b/>
        </w:rPr>
      </w:pPr>
      <w:r>
        <w:rPr>
          <w:b/>
        </w:rPr>
        <w:t>1 Decem</w:t>
      </w:r>
      <w:r w:rsidRPr="005956C6">
        <w:rPr>
          <w:b/>
        </w:rPr>
        <w:t>ber 2014:</w:t>
      </w:r>
    </w:p>
    <w:p w14:paraId="0437DB21" w14:textId="77777777" w:rsidR="00A93E17" w:rsidRDefault="00A93E17" w:rsidP="00A93E17">
      <w:pPr>
        <w:pStyle w:val="li"/>
        <w:numPr>
          <w:ilvl w:val="0"/>
          <w:numId w:val="14"/>
        </w:numPr>
        <w:spacing w:before="320"/>
        <w:ind w:left="600"/>
      </w:pPr>
      <w:r>
        <w:t>Change definition of HSAIL program to require modules to added in same order to be the same. This is more conservative and allows greater flexibility in the implementation of the HSA runtime code object loading. This could be relaxed in the future when more implementation experience is available.</w:t>
      </w:r>
    </w:p>
    <w:p w14:paraId="6DDE2BEB" w14:textId="77777777" w:rsidR="00A93E17" w:rsidRDefault="00A93E17" w:rsidP="00A93E17">
      <w:pPr>
        <w:pStyle w:val="li"/>
        <w:numPr>
          <w:ilvl w:val="0"/>
          <w:numId w:val="14"/>
        </w:numPr>
        <w:spacing w:before="320"/>
        <w:ind w:left="600"/>
      </w:pPr>
      <w:r>
        <w:t>Added missing updates for changes for finalization: corrected when variables are allocated. [Bugzilla 310]</w:t>
      </w:r>
      <w:r w:rsidRPr="00AF266C">
        <w:t xml:space="preserve"> </w:t>
      </w:r>
    </w:p>
    <w:p w14:paraId="7F47D9A4" w14:textId="77777777" w:rsidR="00A93E17" w:rsidRPr="005956C6" w:rsidRDefault="00A93E17" w:rsidP="00A93E17">
      <w:pPr>
        <w:pStyle w:val="p"/>
        <w:rPr>
          <w:b/>
        </w:rPr>
      </w:pPr>
      <w:r>
        <w:rPr>
          <w:b/>
        </w:rPr>
        <w:t>5 Decem</w:t>
      </w:r>
      <w:r w:rsidRPr="005956C6">
        <w:rPr>
          <w:b/>
        </w:rPr>
        <w:t>ber 2014:</w:t>
      </w:r>
    </w:p>
    <w:p w14:paraId="027571C7" w14:textId="77777777" w:rsidR="00A93E17" w:rsidRDefault="00A93E17" w:rsidP="00A93E17">
      <w:pPr>
        <w:pStyle w:val="li"/>
        <w:numPr>
          <w:ilvl w:val="0"/>
          <w:numId w:val="14"/>
        </w:numPr>
        <w:spacing w:before="320"/>
        <w:ind w:left="600"/>
      </w:pPr>
      <w:r>
        <w:t>Minor corrections to HSA runtime finalization to remove mentions of code descriptors that no longer exist.</w:t>
      </w:r>
    </w:p>
    <w:p w14:paraId="6E9A82E2" w14:textId="77777777" w:rsidR="00A93E17" w:rsidRDefault="00A93E17" w:rsidP="00A93E17">
      <w:pPr>
        <w:pStyle w:val="li"/>
        <w:numPr>
          <w:ilvl w:val="0"/>
          <w:numId w:val="14"/>
        </w:numPr>
        <w:spacing w:before="320"/>
        <w:ind w:left="600"/>
      </w:pPr>
      <w:r>
        <w:t>Add typed constants for all data types except bit types. Add aggregate constants and define in terms of no padding. Allow typed constants in an immediate operand. Change syntax for packed, image and sampler constants by removing leading “_”. Require that variable initializer match the size of the variable: zero filling is no longer allowed. [Bugzilla 154]</w:t>
      </w:r>
    </w:p>
    <w:p w14:paraId="389BFCA9" w14:textId="77777777" w:rsidR="00A93E17" w:rsidRDefault="00A93E17" w:rsidP="00A93E17">
      <w:pPr>
        <w:pStyle w:val="li"/>
        <w:numPr>
          <w:ilvl w:val="0"/>
          <w:numId w:val="14"/>
        </w:numPr>
        <w:spacing w:before="320"/>
        <w:ind w:left="600"/>
      </w:pPr>
      <w:r>
        <w:t>Define that BRIG represents data constants using little endian format. [Bugzilla 205]</w:t>
      </w:r>
    </w:p>
    <w:p w14:paraId="5338A0A8" w14:textId="77777777" w:rsidR="00A93E17" w:rsidRDefault="00A93E17" w:rsidP="00A93E17">
      <w:pPr>
        <w:pStyle w:val="li"/>
        <w:numPr>
          <w:ilvl w:val="0"/>
          <w:numId w:val="14"/>
        </w:numPr>
        <w:spacing w:before="320"/>
        <w:ind w:left="600"/>
      </w:pPr>
      <w:r>
        <w:t xml:space="preserve">Update memory model section to match </w:t>
      </w:r>
      <w:r>
        <w:rPr>
          <w:rStyle w:val="spanBookTitle"/>
        </w:rPr>
        <w:t>HSA Platform System Architecture Specification</w:t>
      </w:r>
      <w:r>
        <w:t xml:space="preserve"> chapter 3 </w:t>
      </w:r>
      <w:r>
        <w:rPr>
          <w:rStyle w:val="spanBookTitle"/>
        </w:rPr>
        <w:t>HSA Memory Consistency Model</w:t>
      </w:r>
      <w:r>
        <w:t xml:space="preserve"> which has been changed to match HSAIL syntax for memory order.</w:t>
      </w:r>
    </w:p>
    <w:p w14:paraId="3E782EE3" w14:textId="77777777" w:rsidR="00A93E17" w:rsidRPr="005956C6" w:rsidRDefault="00A93E17" w:rsidP="00A93E17">
      <w:pPr>
        <w:pStyle w:val="p"/>
        <w:rPr>
          <w:b/>
        </w:rPr>
      </w:pPr>
      <w:r>
        <w:rPr>
          <w:b/>
        </w:rPr>
        <w:t>6 Decem</w:t>
      </w:r>
      <w:r w:rsidRPr="005956C6">
        <w:rPr>
          <w:b/>
        </w:rPr>
        <w:t>ber 2014:</w:t>
      </w:r>
    </w:p>
    <w:p w14:paraId="23AB9CD9" w14:textId="77777777" w:rsidR="00A93E17" w:rsidRDefault="00A93E17" w:rsidP="00A93E17">
      <w:pPr>
        <w:pStyle w:val="li"/>
        <w:numPr>
          <w:ilvl w:val="0"/>
          <w:numId w:val="14"/>
        </w:numPr>
        <w:spacing w:before="320"/>
        <w:ind w:left="600"/>
      </w:pPr>
      <w:r>
        <w:lastRenderedPageBreak/>
        <w:t xml:space="preserve">Define that a global segment addres value is the same as a flat address to the same location, and that the same null pointer value is used for a flat address and global segment address. Remove global segment from </w:t>
      </w:r>
      <w:r w:rsidRPr="00636634">
        <w:rPr>
          <w:rFonts w:ascii="Courier New" w:hAnsi="Courier New" w:cs="Courier New"/>
        </w:rPr>
        <w:t>stof</w:t>
      </w:r>
      <w:r>
        <w:t xml:space="preserve">, </w:t>
      </w:r>
      <w:r w:rsidRPr="00636634">
        <w:rPr>
          <w:rFonts w:ascii="Courier New" w:hAnsi="Courier New" w:cs="Courier New"/>
        </w:rPr>
        <w:t>ftos</w:t>
      </w:r>
      <w:r>
        <w:t xml:space="preserve"> and </w:t>
      </w:r>
      <w:r w:rsidRPr="00636634">
        <w:rPr>
          <w:rFonts w:ascii="Courier New" w:hAnsi="Courier New" w:cs="Courier New"/>
        </w:rPr>
        <w:t>nullptr</w:t>
      </w:r>
      <w:r>
        <w:t>. Clarify that using global segment memory operations is in general faster than flat memory operations. [Bugzilla 315]</w:t>
      </w:r>
      <w:r w:rsidRPr="00B7385C">
        <w:t xml:space="preserve"> </w:t>
      </w:r>
    </w:p>
    <w:p w14:paraId="09ACF745" w14:textId="77777777" w:rsidR="00A93E17" w:rsidRPr="005956C6" w:rsidRDefault="00A93E17" w:rsidP="00A93E17">
      <w:pPr>
        <w:pStyle w:val="p"/>
        <w:rPr>
          <w:b/>
        </w:rPr>
      </w:pPr>
      <w:r>
        <w:rPr>
          <w:b/>
        </w:rPr>
        <w:t>7 January 2015</w:t>
      </w:r>
      <w:r w:rsidRPr="005956C6">
        <w:rPr>
          <w:b/>
        </w:rPr>
        <w:t>:</w:t>
      </w:r>
    </w:p>
    <w:p w14:paraId="4B96BBA7" w14:textId="77777777" w:rsidR="00A93E17" w:rsidRDefault="00A93E17" w:rsidP="00A93E17">
      <w:pPr>
        <w:pStyle w:val="li"/>
        <w:numPr>
          <w:ilvl w:val="0"/>
          <w:numId w:val="14"/>
        </w:numPr>
        <w:spacing w:before="320"/>
        <w:ind w:left="600"/>
      </w:pPr>
      <w:r>
        <w:t>Changes to address most of the issued raised in AMD review and HAS Foundation Tech Writer reviews. [Bugzilla 213, 298]</w:t>
      </w:r>
    </w:p>
    <w:p w14:paraId="70A9C83C" w14:textId="77777777" w:rsidR="00A93E17" w:rsidRDefault="00A93E17" w:rsidP="00A93E17">
      <w:pPr>
        <w:pStyle w:val="li1"/>
        <w:numPr>
          <w:ilvl w:val="1"/>
          <w:numId w:val="14"/>
        </w:numPr>
      </w:pPr>
      <w:r>
        <w:t>Many typographical corrections.</w:t>
      </w:r>
    </w:p>
    <w:p w14:paraId="3C73AC72" w14:textId="77777777" w:rsidR="00A93E17" w:rsidRDefault="00A93E17" w:rsidP="00A93E17">
      <w:pPr>
        <w:pStyle w:val="li1"/>
        <w:numPr>
          <w:ilvl w:val="1"/>
          <w:numId w:val="14"/>
        </w:numPr>
      </w:pPr>
      <w:r>
        <w:t>Many corrections of the HSAIL syntax of examples.</w:t>
      </w:r>
    </w:p>
    <w:p w14:paraId="3CAB54A0" w14:textId="77777777" w:rsidR="00A93E17" w:rsidRPr="009D42E9" w:rsidRDefault="00A93E17" w:rsidP="00A93E17">
      <w:pPr>
        <w:pStyle w:val="li1"/>
        <w:numPr>
          <w:ilvl w:val="1"/>
          <w:numId w:val="14"/>
        </w:numPr>
      </w:pPr>
      <w:r w:rsidRPr="00865283">
        <w:t xml:space="preserve">Update overview descriptions of HSA and HSAIL to reflect recent changes in HSA runtime finalization api. Updated and added associated </w:t>
      </w:r>
      <w:r w:rsidRPr="003C6450">
        <w:t>gloss</w:t>
      </w:r>
      <w:r w:rsidRPr="009D42E9">
        <w:t>ary terms.</w:t>
      </w:r>
    </w:p>
    <w:p w14:paraId="13DA5558" w14:textId="77777777" w:rsidR="00A93E17" w:rsidRPr="00C44BB7" w:rsidRDefault="00A93E17" w:rsidP="00A93E17">
      <w:pPr>
        <w:pStyle w:val="li1"/>
        <w:numPr>
          <w:ilvl w:val="1"/>
          <w:numId w:val="14"/>
        </w:numPr>
      </w:pPr>
      <w:r w:rsidRPr="00457133">
        <w:t xml:space="preserve">Make text consistent when </w:t>
      </w:r>
      <w:r w:rsidRPr="005D3BE7">
        <w:t xml:space="preserve">referring to User Mode Queues and kernel dispatch packets. The </w:t>
      </w:r>
      <w:r w:rsidRPr="00733F8C">
        <w:t>HSA</w:t>
      </w:r>
      <w:r w:rsidRPr="009C3A00">
        <w:t xml:space="preserve"> System Architecture renamed “dispatch packet” to “kernel dispatch packet</w:t>
      </w:r>
      <w:r w:rsidRPr="008438CD">
        <w:t>”</w:t>
      </w:r>
      <w:r w:rsidRPr="00615F79">
        <w:t xml:space="preserve"> as there is also an “</w:t>
      </w:r>
      <w:r w:rsidRPr="004F144D">
        <w:t>agent dispatch packet”</w:t>
      </w:r>
      <w:r w:rsidRPr="00C44BB7">
        <w:t>.</w:t>
      </w:r>
    </w:p>
    <w:p w14:paraId="3A08D4EE" w14:textId="77777777" w:rsidR="00A93E17" w:rsidRDefault="00A93E17" w:rsidP="00A93E17">
      <w:pPr>
        <w:pStyle w:val="li1"/>
        <w:numPr>
          <w:ilvl w:val="1"/>
          <w:numId w:val="14"/>
        </w:numPr>
      </w:pPr>
      <w:r w:rsidRPr="00322837">
        <w:t>Clarif</w:t>
      </w:r>
      <w:r>
        <w:t xml:space="preserve">y and correct the description of the default floating-point rounding mode. Describe the rules for the HSA program, finalizer, HSA executable, loader. Add represenatation for default floating-point rounding mode to BRIG, use in operations and the module header, and remove </w:t>
      </w:r>
      <w:r w:rsidRPr="00A272C0">
        <w:rPr>
          <w:rFonts w:ascii="Courier New" w:hAnsi="Courier New" w:cs="Courier New"/>
        </w:rPr>
        <w:t>near</w:t>
      </w:r>
      <w:r>
        <w:t xml:space="preserve"> from list of default modifiers that are are not preserved between the textual HSAIL form and BRIG.</w:t>
      </w:r>
    </w:p>
    <w:p w14:paraId="7FDD7EA1" w14:textId="77777777" w:rsidR="00A93E17" w:rsidRDefault="00A93E17" w:rsidP="00A93E17">
      <w:pPr>
        <w:pStyle w:val="li1"/>
        <w:numPr>
          <w:ilvl w:val="1"/>
          <w:numId w:val="14"/>
        </w:numPr>
      </w:pPr>
      <w:r>
        <w:t>Update module syntax picture.</w:t>
      </w:r>
    </w:p>
    <w:p w14:paraId="6F4FF453" w14:textId="77777777" w:rsidR="00A93E17" w:rsidRDefault="00A93E17" w:rsidP="00A93E17">
      <w:pPr>
        <w:pStyle w:val="li1"/>
        <w:numPr>
          <w:ilvl w:val="1"/>
          <w:numId w:val="14"/>
        </w:numPr>
      </w:pPr>
      <w:r>
        <w:t xml:space="preserve">Remove obsolete mention of </w:t>
      </w:r>
      <w:r w:rsidRPr="00A272C0">
        <w:rPr>
          <w:rFonts w:ascii="Courier New" w:hAnsi="Courier New" w:cs="Courier New"/>
        </w:rPr>
        <w:t>ldi</w:t>
      </w:r>
      <w:r w:rsidRPr="009D75CC">
        <w:t xml:space="preserve"> </w:t>
      </w:r>
      <w:r>
        <w:t xml:space="preserve">and </w:t>
      </w:r>
      <w:r>
        <w:rPr>
          <w:rFonts w:ascii="Courier New" w:hAnsi="Courier New" w:cs="Courier New"/>
        </w:rPr>
        <w:t>ldk</w:t>
      </w:r>
      <w:r>
        <w:t xml:space="preserve"> operations.</w:t>
      </w:r>
    </w:p>
    <w:p w14:paraId="695D0E82" w14:textId="77777777" w:rsidR="00A93E17" w:rsidRDefault="00A93E17" w:rsidP="00A93E17">
      <w:pPr>
        <w:pStyle w:val="li1"/>
        <w:numPr>
          <w:ilvl w:val="1"/>
          <w:numId w:val="14"/>
        </w:numPr>
      </w:pPr>
      <w:r>
        <w:t>Clarify that an arg block must contain at least one statement as it must have exactly one call operation.</w:t>
      </w:r>
    </w:p>
    <w:p w14:paraId="320282E5" w14:textId="77777777" w:rsidR="00A93E17" w:rsidRDefault="00A93E17" w:rsidP="00A93E17">
      <w:pPr>
        <w:pStyle w:val="li1"/>
        <w:numPr>
          <w:ilvl w:val="1"/>
          <w:numId w:val="14"/>
        </w:numPr>
      </w:pPr>
      <w:r>
        <w:t>Change allocation of kernel, function and signature formal arguments to be automatic. This reflects how they are allocated and is more consistent with other variables.</w:t>
      </w:r>
    </w:p>
    <w:p w14:paraId="256453B9" w14:textId="77777777" w:rsidR="00A93E17" w:rsidRDefault="00A93E17" w:rsidP="00A93E17">
      <w:pPr>
        <w:pStyle w:val="li1"/>
        <w:numPr>
          <w:ilvl w:val="1"/>
          <w:numId w:val="14"/>
        </w:numPr>
      </w:pPr>
      <w:r>
        <w:t>Clarify that white space is required between lexical tokens that end/start with alphanumeric characters.</w:t>
      </w:r>
    </w:p>
    <w:p w14:paraId="14ECB375" w14:textId="77777777" w:rsidR="00A93E17" w:rsidRDefault="00A93E17" w:rsidP="00A93E17">
      <w:pPr>
        <w:pStyle w:val="li1"/>
        <w:numPr>
          <w:ilvl w:val="1"/>
          <w:numId w:val="14"/>
        </w:numPr>
      </w:pPr>
      <w:r>
        <w:t>Clarify how integer and floating-point constants are represented in BRIG. Specify that address offsets are always stored as 64-bit values even for 32-bit addresses.</w:t>
      </w:r>
    </w:p>
    <w:p w14:paraId="57AD3B69" w14:textId="77777777" w:rsidR="00A93E17" w:rsidRDefault="00A93E17" w:rsidP="00A93E17">
      <w:pPr>
        <w:pStyle w:val="li1"/>
        <w:numPr>
          <w:ilvl w:val="1"/>
          <w:numId w:val="14"/>
        </w:numPr>
      </w:pPr>
      <w:r>
        <w:t>Clarify description of aggregate constants.</w:t>
      </w:r>
    </w:p>
    <w:p w14:paraId="2BCD15EB" w14:textId="77777777" w:rsidR="00A93E17" w:rsidRDefault="00A93E17" w:rsidP="00A93E17">
      <w:pPr>
        <w:pStyle w:val="li1"/>
        <w:numPr>
          <w:ilvl w:val="1"/>
          <w:numId w:val="14"/>
        </w:numPr>
      </w:pPr>
      <w:r>
        <w:t>Changed to require typed constants to match both type and size of target type except for bit types which just have to match size. This makes them consistent with packed constants which are also typed constants, and keeps them consistent with integer and float constants.</w:t>
      </w:r>
    </w:p>
    <w:p w14:paraId="75CEABFD" w14:textId="77777777" w:rsidR="00A93E17" w:rsidRDefault="00A93E17" w:rsidP="00A93E17">
      <w:pPr>
        <w:pStyle w:val="li1"/>
        <w:numPr>
          <w:ilvl w:val="1"/>
          <w:numId w:val="14"/>
        </w:numPr>
      </w:pPr>
      <w:r>
        <w:t>Add ability to use aggregate constants for operands provided they do not contain image or sampler typed constants. This then makes all constants strongly typed (except for bit types), and provides aggregate constants as the means to provide untyped raw byte values.</w:t>
      </w:r>
    </w:p>
    <w:p w14:paraId="14A8FE07" w14:textId="77777777" w:rsidR="00A93E17" w:rsidRDefault="00A93E17" w:rsidP="00A93E17">
      <w:pPr>
        <w:pStyle w:val="li1"/>
        <w:numPr>
          <w:ilvl w:val="1"/>
          <w:numId w:val="14"/>
        </w:numPr>
      </w:pPr>
      <w:r>
        <w:lastRenderedPageBreak/>
        <w:t>Remove allowing an integer constant to be used to provide the value for a packed type. This makes integer constants consistent with float constants. This functionality can now be achieved using aggregate constants.</w:t>
      </w:r>
    </w:p>
    <w:p w14:paraId="3226026C" w14:textId="77777777" w:rsidR="00A93E17" w:rsidRDefault="00A93E17" w:rsidP="00A93E17">
      <w:pPr>
        <w:pStyle w:val="li1"/>
        <w:numPr>
          <w:ilvl w:val="1"/>
          <w:numId w:val="14"/>
        </w:numPr>
      </w:pPr>
      <w:r>
        <w:t>Correct description of image and sampler initializers to match rules of aggregate and typed constants. The initializer size must match the variable size.</w:t>
      </w:r>
    </w:p>
    <w:p w14:paraId="7737C5B1" w14:textId="77777777" w:rsidR="00A93E17" w:rsidRDefault="00A93E17" w:rsidP="00A93E17">
      <w:pPr>
        <w:pStyle w:val="li1"/>
        <w:numPr>
          <w:ilvl w:val="1"/>
          <w:numId w:val="14"/>
        </w:numPr>
      </w:pPr>
      <w:r>
        <w:t xml:space="preserve">Removed left over obsolete mention of </w:t>
      </w:r>
      <w:r w:rsidRPr="00A272C0">
        <w:rPr>
          <w:rFonts w:ascii="Courier New" w:hAnsi="Courier New" w:cs="Courier New"/>
        </w:rPr>
        <w:t>f16</w:t>
      </w:r>
      <w:r>
        <w:t xml:space="preserve"> register format as the register representation of </w:t>
      </w:r>
      <w:r w:rsidRPr="00A272C0">
        <w:rPr>
          <w:rFonts w:ascii="Courier New" w:hAnsi="Courier New" w:cs="Courier New"/>
        </w:rPr>
        <w:t>f16</w:t>
      </w:r>
      <w:r>
        <w:t xml:space="preserve"> is now defined.</w:t>
      </w:r>
    </w:p>
    <w:p w14:paraId="31A81D0D" w14:textId="77777777" w:rsidR="00A93E17" w:rsidRDefault="00A93E17" w:rsidP="00A93E17">
      <w:pPr>
        <w:pStyle w:val="li1"/>
        <w:numPr>
          <w:ilvl w:val="1"/>
          <w:numId w:val="14"/>
        </w:numPr>
      </w:pPr>
      <w:r>
        <w:t xml:space="preserve">Specify exact definition of fract for </w:t>
      </w:r>
      <w:r w:rsidRPr="00A272C0">
        <w:rPr>
          <w:rFonts w:ascii="Courier New" w:hAnsi="Courier New" w:cs="Courier New"/>
        </w:rPr>
        <w:t>f16</w:t>
      </w:r>
      <w:r>
        <w:t xml:space="preserve"> since </w:t>
      </w:r>
      <w:r w:rsidRPr="00A272C0">
        <w:rPr>
          <w:rFonts w:ascii="Courier New" w:hAnsi="Courier New" w:cs="Courier New"/>
        </w:rPr>
        <w:t>f16</w:t>
      </w:r>
      <w:r>
        <w:t xml:space="preserve"> now has a defined precision.</w:t>
      </w:r>
    </w:p>
    <w:p w14:paraId="196F380B" w14:textId="77777777" w:rsidR="00A93E17" w:rsidRDefault="00A93E17" w:rsidP="00A93E17">
      <w:pPr>
        <w:pStyle w:val="li1"/>
        <w:numPr>
          <w:ilvl w:val="1"/>
          <w:numId w:val="14"/>
        </w:numPr>
      </w:pPr>
      <w:r>
        <w:t>Clarify memory model text on sequential consistency.</w:t>
      </w:r>
    </w:p>
    <w:p w14:paraId="5AC5B9F0" w14:textId="77777777" w:rsidR="00A93E17" w:rsidRDefault="00A93E17" w:rsidP="00A93E17">
      <w:pPr>
        <w:pStyle w:val="li1"/>
        <w:numPr>
          <w:ilvl w:val="1"/>
          <w:numId w:val="14"/>
        </w:numPr>
      </w:pPr>
      <w:r>
        <w:t xml:space="preserve">Corrected the </w:t>
      </w:r>
      <w:r w:rsidRPr="00A272C0">
        <w:rPr>
          <w:rFonts w:ascii="Courier New" w:hAnsi="Courier New" w:cs="Courier New"/>
        </w:rPr>
        <w:t>ld</w:t>
      </w:r>
      <w:r>
        <w:t xml:space="preserve"> </w:t>
      </w:r>
      <w:r w:rsidRPr="00A272C0">
        <w:rPr>
          <w:rFonts w:ascii="Courier New" w:hAnsi="Courier New" w:cs="Courier New"/>
        </w:rPr>
        <w:t>const</w:t>
      </w:r>
      <w:r>
        <w:t xml:space="preserve"> modifier syntax description: it can also be used with readonly segment.</w:t>
      </w:r>
    </w:p>
    <w:p w14:paraId="6E7B1203" w14:textId="77777777" w:rsidR="00A93E17" w:rsidRDefault="00A93E17" w:rsidP="00A93E17">
      <w:pPr>
        <w:pStyle w:val="li1"/>
        <w:numPr>
          <w:ilvl w:val="1"/>
          <w:numId w:val="14"/>
        </w:numPr>
      </w:pPr>
      <w:r>
        <w:t>Clarify signal initializer syntax.</w:t>
      </w:r>
    </w:p>
    <w:p w14:paraId="026EF787" w14:textId="77777777" w:rsidR="00A93E17" w:rsidRDefault="00A93E17" w:rsidP="00A93E17">
      <w:pPr>
        <w:pStyle w:val="li1"/>
        <w:numPr>
          <w:ilvl w:val="1"/>
          <w:numId w:val="14"/>
        </w:numPr>
      </w:pPr>
      <w:r>
        <w:t>Numerous minor clarifications on images.</w:t>
      </w:r>
    </w:p>
    <w:p w14:paraId="761AA1E0" w14:textId="77777777" w:rsidR="00A93E17" w:rsidRDefault="00A93E17" w:rsidP="00A93E17">
      <w:pPr>
        <w:pStyle w:val="li1"/>
        <w:numPr>
          <w:ilvl w:val="1"/>
          <w:numId w:val="14"/>
        </w:numPr>
      </w:pPr>
      <w:r>
        <w:t xml:space="preserve">Clarify that </w:t>
      </w:r>
      <w:r w:rsidRPr="00A272C0">
        <w:rPr>
          <w:rFonts w:ascii="Courier New" w:hAnsi="Courier New" w:cs="Courier New"/>
        </w:rPr>
        <w:t>ret</w:t>
      </w:r>
      <w:r>
        <w:t xml:space="preserve"> is not allowed in an arg block.</w:t>
      </w:r>
    </w:p>
    <w:p w14:paraId="76C0F22E" w14:textId="77777777" w:rsidR="00A93E17" w:rsidRDefault="00A93E17" w:rsidP="00A93E17">
      <w:pPr>
        <w:pStyle w:val="li1"/>
        <w:numPr>
          <w:ilvl w:val="1"/>
          <w:numId w:val="14"/>
        </w:numPr>
      </w:pPr>
      <w:r>
        <w:t>Minor clarifications on argument passing.</w:t>
      </w:r>
    </w:p>
    <w:p w14:paraId="6317BD61" w14:textId="77777777" w:rsidR="00A93E17" w:rsidRDefault="00A93E17" w:rsidP="00A93E17">
      <w:pPr>
        <w:pStyle w:val="li1"/>
        <w:numPr>
          <w:ilvl w:val="1"/>
          <w:numId w:val="14"/>
        </w:numPr>
      </w:pPr>
      <w:r>
        <w:t xml:space="preserve">Make it an error if formal arguments are not accessed only by </w:t>
      </w:r>
      <w:r w:rsidRPr="00A272C0">
        <w:rPr>
          <w:rFonts w:ascii="Courier New" w:hAnsi="Courier New" w:cs="Courier New"/>
        </w:rPr>
        <w:t>ld</w:t>
      </w:r>
      <w:r>
        <w:t xml:space="preserve"> and </w:t>
      </w:r>
      <w:r w:rsidRPr="00A272C0">
        <w:rPr>
          <w:rFonts w:ascii="Courier New" w:hAnsi="Courier New" w:cs="Courier New"/>
        </w:rPr>
        <w:t>st</w:t>
      </w:r>
      <w:r>
        <w:t xml:space="preserve">. This is now possible as </w:t>
      </w:r>
      <w:r w:rsidRPr="00A272C0">
        <w:rPr>
          <w:rFonts w:ascii="Courier New" w:hAnsi="Courier New" w:cs="Courier New"/>
        </w:rPr>
        <w:t>lda</w:t>
      </w:r>
      <w:r>
        <w:t xml:space="preserve"> is no longer allowed on arg segment variables.</w:t>
      </w:r>
    </w:p>
    <w:p w14:paraId="20C91705" w14:textId="77777777" w:rsidR="00A93E17" w:rsidRDefault="00A93E17" w:rsidP="00A93E17">
      <w:pPr>
        <w:pStyle w:val="li1"/>
        <w:numPr>
          <w:ilvl w:val="1"/>
          <w:numId w:val="14"/>
        </w:numPr>
      </w:pPr>
      <w:r>
        <w:t>Correct description of how to set up finalizer extensions as the BRIG opcode is 16 bits. Add BRIG_OPCODE_FIRST_USER_DEFINED.</w:t>
      </w:r>
    </w:p>
    <w:p w14:paraId="5D84DA0E" w14:textId="77777777" w:rsidR="00A93E17" w:rsidRDefault="00A93E17" w:rsidP="00A93E17">
      <w:pPr>
        <w:pStyle w:val="li1"/>
        <w:numPr>
          <w:ilvl w:val="1"/>
          <w:numId w:val="14"/>
        </w:numPr>
      </w:pPr>
      <w:r>
        <w:t>Changed pragma to accept any immediate operand since now have typed constants and aggregate constants. Correct pragma EBNF to allow labels.</w:t>
      </w:r>
    </w:p>
    <w:p w14:paraId="4CAE309D" w14:textId="77777777" w:rsidR="00A93E17" w:rsidRDefault="00A93E17" w:rsidP="00A93E17">
      <w:pPr>
        <w:pStyle w:val="li1"/>
        <w:numPr>
          <w:ilvl w:val="1"/>
          <w:numId w:val="14"/>
        </w:numPr>
      </w:pPr>
      <w:r>
        <w:t xml:space="preserve">Added missing </w:t>
      </w:r>
      <w:r w:rsidRPr="00E52DD1">
        <w:t>BRIG_REGISTER_CONTROL</w:t>
      </w:r>
      <w:r>
        <w:t xml:space="preserve"> to BrigRegisterKind</w:t>
      </w:r>
      <w:r w:rsidRPr="00E52DD1">
        <w:t>,</w:t>
      </w:r>
    </w:p>
    <w:p w14:paraId="518BD598" w14:textId="77777777" w:rsidR="00A93E17" w:rsidRDefault="00A93E17" w:rsidP="00A93E17">
      <w:pPr>
        <w:pStyle w:val="li1"/>
        <w:numPr>
          <w:ilvl w:val="1"/>
          <w:numId w:val="14"/>
        </w:numPr>
      </w:pPr>
      <w:r>
        <w:t>Renamed BRIG_SYMBOL_*_to BRIG_VARIABLE_* to match enumeration type name.</w:t>
      </w:r>
    </w:p>
    <w:p w14:paraId="7C8E0AE5" w14:textId="77777777" w:rsidR="00A93E17" w:rsidRDefault="00A93E17" w:rsidP="00A93E17">
      <w:pPr>
        <w:pStyle w:val="li1"/>
        <w:numPr>
          <w:ilvl w:val="1"/>
          <w:numId w:val="14"/>
        </w:numPr>
      </w:pPr>
      <w:r>
        <w:t xml:space="preserve">Change BrigDirectiveFbarrier modifier from BrigExecutableModifier8_t to </w:t>
      </w:r>
      <w:r w:rsidRPr="004408EE">
        <w:t xml:space="preserve">BrigVariableModifier8_t </w:t>
      </w:r>
      <w:r>
        <w:t>since fbarriers are more like variables than functions.</w:t>
      </w:r>
    </w:p>
    <w:p w14:paraId="7044FBDC" w14:textId="77777777" w:rsidR="00A93E17" w:rsidRDefault="00A93E17" w:rsidP="00A93E17">
      <w:pPr>
        <w:pStyle w:val="li1"/>
        <w:numPr>
          <w:ilvl w:val="1"/>
          <w:numId w:val="14"/>
        </w:numPr>
      </w:pPr>
      <w:r>
        <w:t xml:space="preserve">Make spelling onsistent: “signalling” changed to “signaling” including </w:t>
      </w:r>
      <w:r w:rsidRPr="00EB3BD9">
        <w:t>BRIG_ROUND_INTEGER_SIGNALLING_</w:t>
      </w:r>
      <w:r>
        <w:t>* to BRIG_ROUND_INTEGER_SIGNA</w:t>
      </w:r>
      <w:r w:rsidRPr="00EB3BD9">
        <w:t>LING_</w:t>
      </w:r>
      <w:r>
        <w:t>*; “implementation-defined” to “implementation defined”.</w:t>
      </w:r>
    </w:p>
    <w:p w14:paraId="217F0CC0" w14:textId="77777777" w:rsidR="00A93E17" w:rsidRDefault="00A93E17" w:rsidP="00A93E17">
      <w:pPr>
        <w:pStyle w:val="li1"/>
        <w:numPr>
          <w:ilvl w:val="1"/>
          <w:numId w:val="14"/>
        </w:numPr>
      </w:pPr>
      <w:r>
        <w:t>Clarify that kernels and indirect functions do not have to have a definition in the HAS program if they are no referenced by kernels and indirect functions that do have a definition.</w:t>
      </w:r>
    </w:p>
    <w:p w14:paraId="2218F5E6" w14:textId="77777777" w:rsidR="00A93E17" w:rsidRDefault="00A93E17" w:rsidP="00A93E17">
      <w:pPr>
        <w:pStyle w:val="li1"/>
        <w:numPr>
          <w:ilvl w:val="1"/>
          <w:numId w:val="14"/>
        </w:numPr>
      </w:pPr>
      <w:r>
        <w:t xml:space="preserve">Clarified description of </w:t>
      </w:r>
      <w:r w:rsidRPr="00A272C0">
        <w:rPr>
          <w:rFonts w:ascii="Courier New" w:hAnsi="Courier New" w:cs="Courier New"/>
        </w:rPr>
        <w:t>lerp</w:t>
      </w:r>
      <w:r>
        <w:t>.</w:t>
      </w:r>
    </w:p>
    <w:p w14:paraId="329E2B5B" w14:textId="77777777" w:rsidR="00A93E17" w:rsidRDefault="00A93E17" w:rsidP="00A93E17">
      <w:pPr>
        <w:pStyle w:val="li1"/>
        <w:numPr>
          <w:ilvl w:val="1"/>
          <w:numId w:val="14"/>
        </w:numPr>
      </w:pPr>
      <w:r>
        <w:t xml:space="preserve">Clarified description of </w:t>
      </w:r>
      <w:r w:rsidRPr="00A272C0">
        <w:rPr>
          <w:rFonts w:ascii="Courier New" w:hAnsi="Courier New" w:cs="Courier New"/>
        </w:rPr>
        <w:t>equiv</w:t>
      </w:r>
      <w:r>
        <w:t xml:space="preserve"> modifier.</w:t>
      </w:r>
    </w:p>
    <w:p w14:paraId="78F221BD" w14:textId="77777777" w:rsidR="00A93E17" w:rsidRDefault="00A93E17" w:rsidP="00A93E17">
      <w:pPr>
        <w:pStyle w:val="li1"/>
        <w:numPr>
          <w:ilvl w:val="1"/>
          <w:numId w:val="14"/>
        </w:numPr>
      </w:pPr>
      <w:r>
        <w:t>Clarified that HSAIL supports all the core graphics features of OpenCL 2.0.</w:t>
      </w:r>
    </w:p>
    <w:p w14:paraId="7C054E23" w14:textId="77777777" w:rsidR="00A93E17" w:rsidRDefault="00A93E17" w:rsidP="00A93E17">
      <w:pPr>
        <w:pStyle w:val="li1"/>
        <w:numPr>
          <w:ilvl w:val="1"/>
          <w:numId w:val="14"/>
        </w:numPr>
      </w:pPr>
      <w:r>
        <w:t>Changed use of SRGB to sRGB to be consistent. Corrected mention of “sRGB channel type” to “sRGB channel order” since sRGB is a property of the channel order not the channel type.</w:t>
      </w:r>
    </w:p>
    <w:p w14:paraId="729385EE" w14:textId="77777777" w:rsidR="00A93E17" w:rsidRDefault="00A93E17" w:rsidP="00A93E17">
      <w:pPr>
        <w:pStyle w:val="li1"/>
        <w:numPr>
          <w:ilvl w:val="1"/>
          <w:numId w:val="14"/>
        </w:numPr>
      </w:pPr>
      <w:r>
        <w:lastRenderedPageBreak/>
        <w:t>Clarified description of BRIG bit mask enumerations.</w:t>
      </w:r>
    </w:p>
    <w:p w14:paraId="2085E6FC" w14:textId="77777777" w:rsidR="00A93E17" w:rsidRDefault="00A93E17" w:rsidP="00A93E17">
      <w:pPr>
        <w:pStyle w:val="li1"/>
        <w:numPr>
          <w:ilvl w:val="1"/>
          <w:numId w:val="14"/>
        </w:numPr>
      </w:pPr>
      <w:r>
        <w:t>Clarify some sections that flat is not a segment, it is a kind of memory address.</w:t>
      </w:r>
    </w:p>
    <w:p w14:paraId="4BFB1E33" w14:textId="77777777" w:rsidR="00A93E17" w:rsidRDefault="00A93E17" w:rsidP="00A93E17">
      <w:pPr>
        <w:pStyle w:val="li1"/>
        <w:numPr>
          <w:ilvl w:val="1"/>
          <w:numId w:val="14"/>
        </w:numPr>
      </w:pPr>
      <w:r>
        <w:t>Changed 64-bit size fields of BrigOperandImageProperties to be BrigUInt64 to meet 32-bit alignment restriction.</w:t>
      </w:r>
    </w:p>
    <w:p w14:paraId="7BC25D65" w14:textId="77777777" w:rsidR="00A93E17" w:rsidRDefault="00A93E17" w:rsidP="00A93E17">
      <w:pPr>
        <w:pStyle w:val="li1"/>
        <w:numPr>
          <w:ilvl w:val="1"/>
          <w:numId w:val="14"/>
        </w:numPr>
      </w:pPr>
      <w:r>
        <w:t xml:space="preserve">The bit field size for rounding in BrigAluModifierMask is no longer large enough as there are now more values. Move rounding out of BrigAluModifierMask so that it can be the full size, and it is not required for the </w:t>
      </w:r>
      <w:r w:rsidRPr="00A272C0">
        <w:rPr>
          <w:rFonts w:ascii="Courier New" w:hAnsi="Courier New" w:cs="Courier New"/>
          <w:sz w:val="20"/>
          <w:szCs w:val="20"/>
        </w:rPr>
        <w:t>cmp</w:t>
      </w:r>
      <w:r>
        <w:t xml:space="preserve"> operation. BrigAluModifierMask now only has the FTZ bit.</w:t>
      </w:r>
    </w:p>
    <w:p w14:paraId="6A85E7D8" w14:textId="77777777" w:rsidR="00A93E17" w:rsidRDefault="00A93E17" w:rsidP="00A93E17">
      <w:pPr>
        <w:pStyle w:val="li1"/>
        <w:numPr>
          <w:ilvl w:val="1"/>
          <w:numId w:val="14"/>
        </w:numPr>
      </w:pPr>
      <w:r>
        <w:t xml:space="preserve">Removed </w:t>
      </w:r>
      <w:r>
        <w:rPr>
          <w:rStyle w:val="code1"/>
        </w:rPr>
        <w:t>codeBlockEntryCount</w:t>
      </w:r>
      <w:r>
        <w:t xml:space="preserve"> from </w:t>
      </w:r>
      <w:r>
        <w:rPr>
          <w:rStyle w:val="code1"/>
        </w:rPr>
        <w:t>BrigDirectiveExecutable</w:t>
      </w:r>
      <w:r w:rsidRPr="00992123">
        <w:t xml:space="preserve"> </w:t>
      </w:r>
      <w:r>
        <w:t>as it is not useful and takes effort to maintain. It used to be used to determine if a function was a declaration or definition. But now a function definition can have an empty code block, and the BrigExecutableModifierMask was added to specify this.</w:t>
      </w:r>
    </w:p>
    <w:p w14:paraId="2E1C48EC" w14:textId="77777777" w:rsidR="00A93E17" w:rsidRDefault="00A93E17" w:rsidP="00A93E17">
      <w:pPr>
        <w:pStyle w:val="li1"/>
        <w:numPr>
          <w:ilvl w:val="1"/>
          <w:numId w:val="14"/>
        </w:numPr>
      </w:pPr>
      <w:r>
        <w:t>Add requirements of BrigDirectivePragma’s use of BrigOperandOperandList.</w:t>
      </w:r>
    </w:p>
    <w:p w14:paraId="0E265E74" w14:textId="77777777" w:rsidR="00A93E17" w:rsidRDefault="00A93E17" w:rsidP="00A93E17">
      <w:pPr>
        <w:pStyle w:val="li1"/>
        <w:numPr>
          <w:ilvl w:val="1"/>
          <w:numId w:val="14"/>
        </w:numPr>
      </w:pPr>
      <w:r>
        <w:t>Clarify definition of a partial work-group.</w:t>
      </w:r>
    </w:p>
    <w:p w14:paraId="71023E03" w14:textId="77777777" w:rsidR="00A93E17" w:rsidRDefault="00A93E17" w:rsidP="00A93E17">
      <w:pPr>
        <w:pStyle w:val="li1"/>
        <w:numPr>
          <w:ilvl w:val="1"/>
          <w:numId w:val="14"/>
        </w:numPr>
      </w:pPr>
      <w:r>
        <w:t xml:space="preserve">Changed BRIG representation of </w:t>
      </w:r>
      <w:r w:rsidRPr="00A272C0">
        <w:rPr>
          <w:rFonts w:ascii="Courier New" w:hAnsi="Courier New" w:cs="Courier New"/>
          <w:sz w:val="20"/>
          <w:szCs w:val="20"/>
        </w:rPr>
        <w:t>u32</w:t>
      </w:r>
      <w:r>
        <w:t xml:space="preserve"> address expressions to require that the hi value is 0. This is consistent with the treatment of other truncated constants.</w:t>
      </w:r>
    </w:p>
    <w:p w14:paraId="7E11E9EE" w14:textId="77777777" w:rsidR="00A93E17" w:rsidRDefault="00A93E17" w:rsidP="00A93E17">
      <w:pPr>
        <w:pStyle w:val="li"/>
        <w:numPr>
          <w:ilvl w:val="0"/>
          <w:numId w:val="14"/>
        </w:numPr>
        <w:spacing w:before="320"/>
        <w:ind w:left="600"/>
      </w:pPr>
      <w:r>
        <w:t xml:space="preserve">Correct and clarify </w:t>
      </w:r>
      <w:r w:rsidRPr="00A272C0">
        <w:rPr>
          <w:rFonts w:ascii="Courier New" w:hAnsi="Courier New" w:cs="Courier New"/>
          <w:sz w:val="20"/>
          <w:szCs w:val="20"/>
        </w:rPr>
        <w:t>hsa_code</w:t>
      </w:r>
      <w:r>
        <w:t xml:space="preserve"> section description. [Bugzilla 338]</w:t>
      </w:r>
    </w:p>
    <w:p w14:paraId="10483E6F" w14:textId="77777777" w:rsidR="00A93E17" w:rsidRDefault="00A93E17" w:rsidP="00A93E17">
      <w:pPr>
        <w:pStyle w:val="li"/>
        <w:numPr>
          <w:ilvl w:val="0"/>
          <w:numId w:val="14"/>
        </w:numPr>
        <w:spacing w:before="320"/>
        <w:ind w:left="600"/>
      </w:pPr>
      <w:r>
        <w:t xml:space="preserve">Remove </w:t>
      </w:r>
      <w:r w:rsidRPr="00A272C0">
        <w:rPr>
          <w:rFonts w:ascii="Courier New" w:hAnsi="Courier New" w:cs="Courier New"/>
        </w:rPr>
        <w:t>queueid</w:t>
      </w:r>
      <w:r>
        <w:t xml:space="preserve"> operation. [Bugzilla 287]</w:t>
      </w:r>
    </w:p>
    <w:p w14:paraId="3E8FDC40" w14:textId="77777777" w:rsidR="00A93E17" w:rsidRDefault="00A93E17" w:rsidP="00A93E17">
      <w:pPr>
        <w:pStyle w:val="li"/>
        <w:numPr>
          <w:ilvl w:val="0"/>
          <w:numId w:val="14"/>
        </w:numPr>
        <w:spacing w:before="320"/>
        <w:ind w:left="600"/>
      </w:pPr>
      <w:r>
        <w:t xml:space="preserve">Make the border color of the </w:t>
      </w:r>
      <w:r w:rsidRPr="00A272C0">
        <w:rPr>
          <w:rFonts w:ascii="Courier New" w:hAnsi="Courier New" w:cs="Courier New"/>
          <w:sz w:val="20"/>
          <w:szCs w:val="20"/>
        </w:rPr>
        <w:t>depth</w:t>
      </w:r>
      <w:r>
        <w:t xml:space="preserve"> and </w:t>
      </w:r>
      <w:r w:rsidRPr="00A272C0">
        <w:rPr>
          <w:rFonts w:ascii="Courier New" w:hAnsi="Courier New" w:cs="Courier New"/>
          <w:sz w:val="20"/>
          <w:szCs w:val="20"/>
        </w:rPr>
        <w:t>depth_stencil</w:t>
      </w:r>
      <w:r>
        <w:t xml:space="preserve"> image channel orders be implementation defined whether it is (0) or (1). [Bugzilla 307]</w:t>
      </w:r>
    </w:p>
    <w:p w14:paraId="3001585F" w14:textId="77777777" w:rsidR="00A93E17" w:rsidRDefault="00A93E17" w:rsidP="00A93E17">
      <w:pPr>
        <w:pStyle w:val="li"/>
        <w:numPr>
          <w:ilvl w:val="0"/>
          <w:numId w:val="14"/>
        </w:numPr>
        <w:spacing w:before="320"/>
        <w:ind w:left="600"/>
      </w:pPr>
      <w:r>
        <w:t xml:space="preserve">Change </w:t>
      </w:r>
      <w:r w:rsidRPr="00A272C0">
        <w:rPr>
          <w:rFonts w:ascii="Courier New" w:hAnsi="Courier New" w:cs="Courier New"/>
          <w:sz w:val="20"/>
          <w:szCs w:val="20"/>
        </w:rPr>
        <w:t>nullptr</w:t>
      </w:r>
      <w:r>
        <w:t xml:space="preserve"> operation to remove the ability to specify the readonly segment. Define that the null address value used for the readonly segment is the same null value as used for the global segment and flat address.[Bugzilla 329]</w:t>
      </w:r>
    </w:p>
    <w:p w14:paraId="3EA7F52D" w14:textId="77777777" w:rsidR="00A93E17" w:rsidRDefault="00A93E17" w:rsidP="00A93E17">
      <w:pPr>
        <w:pStyle w:val="li"/>
        <w:numPr>
          <w:ilvl w:val="0"/>
          <w:numId w:val="14"/>
        </w:numPr>
        <w:spacing w:before="320"/>
        <w:ind w:left="600"/>
      </w:pPr>
      <w:r>
        <w:t>Change BRIG to be a single contiguous chunk of memory. Add a magic number and BRIG module size at the BrigModule. Move the BRIG version number from the BrigDirectiveModule to the BrigModule. Make the section index be 64-bit offsets from the start of the BRIG module instead of pointers, and use an offset to get to the section index base so it is extensible in the future. Change the BRIG section size field to be 64-bits since sections can be non-HSA defined. [Bugzilla 328]</w:t>
      </w:r>
    </w:p>
    <w:p w14:paraId="4C758FD2" w14:textId="77777777" w:rsidR="00A93E17" w:rsidRDefault="00A93E17" w:rsidP="00A93E17">
      <w:pPr>
        <w:pStyle w:val="li"/>
        <w:numPr>
          <w:ilvl w:val="0"/>
          <w:numId w:val="14"/>
        </w:numPr>
        <w:spacing w:before="320"/>
        <w:ind w:left="600"/>
      </w:pPr>
      <w:r>
        <w:t>Clarified that BRIG uses little endian for all fields and data. [Bugzilla 342]</w:t>
      </w:r>
    </w:p>
    <w:p w14:paraId="551B4846" w14:textId="77777777" w:rsidR="00A93E17" w:rsidRDefault="00A93E17" w:rsidP="00A93E17">
      <w:pPr>
        <w:pStyle w:val="li"/>
        <w:numPr>
          <w:ilvl w:val="0"/>
          <w:numId w:val="14"/>
        </w:numPr>
        <w:spacing w:before="320"/>
        <w:ind w:left="600"/>
      </w:pPr>
      <w:r>
        <w:t>Clarify that the HSA runtime only provides a query to return the default floating-point rounding modes supported if the Base profile is specified. [Bugzilla 330]</w:t>
      </w:r>
    </w:p>
    <w:p w14:paraId="12B08F3B" w14:textId="77777777" w:rsidR="00A93E17" w:rsidRDefault="00A93E17" w:rsidP="00A93E17">
      <w:pPr>
        <w:pStyle w:val="li"/>
        <w:numPr>
          <w:ilvl w:val="0"/>
          <w:numId w:val="14"/>
        </w:numPr>
        <w:spacing w:before="320"/>
        <w:ind w:left="600"/>
      </w:pPr>
      <w:r>
        <w:t xml:space="preserve">Changed the image coordinate addressing mode used by the </w:t>
      </w:r>
      <w:r>
        <w:rPr>
          <w:rStyle w:val="code1"/>
        </w:rPr>
        <w:t>ldimage</w:t>
      </w:r>
      <w:r>
        <w:t xml:space="preserve"> image operation </w:t>
      </w:r>
      <w:r w:rsidRPr="00D13CC3">
        <w:t>for an array index coordinate</w:t>
      </w:r>
      <w:r>
        <w:t xml:space="preserve"> to be implementation defined whether it is always </w:t>
      </w:r>
      <w:r>
        <w:rPr>
          <w:rStyle w:val="code1"/>
        </w:rPr>
        <w:t>undefined</w:t>
      </w:r>
      <w:r>
        <w:t xml:space="preserve"> or </w:t>
      </w:r>
      <w:r>
        <w:rPr>
          <w:rStyle w:val="code1"/>
        </w:rPr>
        <w:t>clamp_to_edge</w:t>
      </w:r>
      <w:r w:rsidRPr="00D13CC3">
        <w:t>.</w:t>
      </w:r>
      <w:r>
        <w:t xml:space="preserve"> [Bugzilla 152]</w:t>
      </w:r>
    </w:p>
    <w:p w14:paraId="1A739032" w14:textId="77777777" w:rsidR="00A93E17" w:rsidRDefault="00A93E17" w:rsidP="00A93E17">
      <w:pPr>
        <w:pStyle w:val="li"/>
        <w:numPr>
          <w:ilvl w:val="0"/>
          <w:numId w:val="14"/>
        </w:numPr>
        <w:spacing w:before="320"/>
        <w:ind w:left="600"/>
      </w:pPr>
      <w:r>
        <w:lastRenderedPageBreak/>
        <w:t>Allow the “.” character after the second character of an identifier. Include required limit on identifier length in the Limits appendix. [Bugzilla 324]</w:t>
      </w:r>
    </w:p>
    <w:p w14:paraId="5E6F85C2" w14:textId="77777777" w:rsidR="00A93E17" w:rsidRDefault="00A93E17" w:rsidP="00A93E17">
      <w:pPr>
        <w:pStyle w:val="li"/>
        <w:numPr>
          <w:ilvl w:val="0"/>
          <w:numId w:val="14"/>
        </w:numPr>
        <w:spacing w:before="320"/>
        <w:ind w:left="600"/>
      </w:pPr>
      <w:r>
        <w:t>Change the definition of barriers to require the use of memory fences to ensure visibility of memory operations between the participating work-items. This ensures that the way barrier operations interact with the memory model are expressible in terms of the HSA memory model. [Bugzilla 304]</w:t>
      </w:r>
    </w:p>
    <w:p w14:paraId="776B5B22" w14:textId="77777777" w:rsidR="00A93E17" w:rsidRPr="00B40BE0" w:rsidRDefault="00A93E17" w:rsidP="00A93E17">
      <w:pPr>
        <w:pStyle w:val="p"/>
        <w:rPr>
          <w:b/>
        </w:rPr>
      </w:pPr>
      <w:r>
        <w:rPr>
          <w:b/>
        </w:rPr>
        <w:t>13 January 2015</w:t>
      </w:r>
      <w:r w:rsidRPr="005956C6">
        <w:rPr>
          <w:b/>
        </w:rPr>
        <w:t>:</w:t>
      </w:r>
    </w:p>
    <w:p w14:paraId="6C942AA0" w14:textId="77777777" w:rsidR="00A93E17" w:rsidRDefault="00A93E17" w:rsidP="00A93E17">
      <w:pPr>
        <w:pStyle w:val="li"/>
        <w:numPr>
          <w:ilvl w:val="0"/>
          <w:numId w:val="14"/>
        </w:numPr>
        <w:spacing w:before="320"/>
        <w:ind w:left="600"/>
      </w:pPr>
      <w:r>
        <w:t>Corrected EBNF for control directives so that they only allow integer constants and not general immediate operands or signed integer constants to be consistent with all other non instruction arguments other than the pragma directive.</w:t>
      </w:r>
    </w:p>
    <w:p w14:paraId="0B341EF5" w14:textId="77777777" w:rsidR="00A93E17" w:rsidRDefault="00A93E17" w:rsidP="00A93E17">
      <w:pPr>
        <w:pStyle w:val="li"/>
        <w:numPr>
          <w:ilvl w:val="0"/>
          <w:numId w:val="14"/>
        </w:numPr>
        <w:spacing w:before="320"/>
        <w:ind w:left="600"/>
      </w:pPr>
      <w:r>
        <w:t xml:space="preserve">Correct BRIG for image operations which also allow constants and </w:t>
      </w:r>
      <w:r w:rsidRPr="00B40BE0">
        <w:rPr>
          <w:rFonts w:ascii="Courier New" w:hAnsi="Courier New" w:cs="Courier New"/>
          <w:sz w:val="20"/>
          <w:szCs w:val="20"/>
        </w:rPr>
        <w:t>WAVESIZE</w:t>
      </w:r>
      <w:r>
        <w:t xml:space="preserve"> for the coordinate operands.</w:t>
      </w:r>
    </w:p>
    <w:p w14:paraId="699466F5" w14:textId="77777777" w:rsidR="00A93E17" w:rsidRDefault="00A93E17" w:rsidP="00A93E17">
      <w:pPr>
        <w:pStyle w:val="li"/>
        <w:numPr>
          <w:ilvl w:val="0"/>
          <w:numId w:val="14"/>
        </w:numPr>
        <w:spacing w:before="320"/>
        <w:ind w:left="600"/>
      </w:pPr>
      <w:r>
        <w:t xml:space="preserve">Add </w:t>
      </w:r>
      <w:r w:rsidRPr="002641E4">
        <w:rPr>
          <w:rFonts w:ascii="Courier New" w:hAnsi="Courier New" w:cs="Courier New"/>
          <w:sz w:val="18"/>
          <w:szCs w:val="18"/>
        </w:rPr>
        <w:t>BRIG_KIND_OPERAND_RESERVED</w:t>
      </w:r>
      <w:r>
        <w:t xml:space="preserve"> to </w:t>
      </w:r>
      <w:r w:rsidRPr="002641E4">
        <w:rPr>
          <w:rFonts w:ascii="Courier New" w:hAnsi="Courier New" w:cs="Courier New"/>
          <w:sz w:val="18"/>
          <w:szCs w:val="18"/>
        </w:rPr>
        <w:t>BrigKind</w:t>
      </w:r>
      <w:r>
        <w:t xml:space="preserve"> for </w:t>
      </w:r>
      <w:r w:rsidRPr="002641E4">
        <w:rPr>
          <w:rFonts w:ascii="Courier New" w:hAnsi="Courier New" w:cs="Courier New"/>
          <w:sz w:val="18"/>
          <w:szCs w:val="18"/>
        </w:rPr>
        <w:t>BRIG_KIND_OPERAND_EXPRESSION</w:t>
      </w:r>
      <w:r>
        <w:t xml:space="preserve"> needed to support constant symbolic expressions in post-1.0 PRM. [Bugzilla 154]</w:t>
      </w:r>
    </w:p>
    <w:p w14:paraId="7D3EA98E" w14:textId="77777777" w:rsidR="00A93E17" w:rsidRDefault="00A93E17" w:rsidP="00A93E17">
      <w:pPr>
        <w:pStyle w:val="li"/>
        <w:numPr>
          <w:ilvl w:val="0"/>
          <w:numId w:val="14"/>
        </w:numPr>
        <w:spacing w:before="320"/>
        <w:ind w:left="600"/>
      </w:pPr>
      <w:r>
        <w:t xml:space="preserve">Add array type and associated array typed constant syntax. Change BRIG related to constants so that </w:t>
      </w:r>
      <w:r w:rsidRPr="00B40BE0">
        <w:rPr>
          <w:rFonts w:ascii="Courier New" w:hAnsi="Courier New" w:cs="Courier New"/>
          <w:sz w:val="20"/>
          <w:szCs w:val="20"/>
        </w:rPr>
        <w:t>BRIG_</w:t>
      </w:r>
      <w:r>
        <w:rPr>
          <w:rFonts w:ascii="Courier New" w:hAnsi="Courier New" w:cs="Courier New"/>
          <w:sz w:val="20"/>
          <w:szCs w:val="20"/>
        </w:rPr>
        <w:t>KIND_</w:t>
      </w:r>
      <w:r w:rsidRPr="00B40BE0">
        <w:rPr>
          <w:rFonts w:ascii="Courier New" w:hAnsi="Courier New" w:cs="Courier New"/>
          <w:sz w:val="20"/>
          <w:szCs w:val="20"/>
        </w:rPr>
        <w:t>OPERAND_CONSTANT_BYTES</w:t>
      </w:r>
      <w:r>
        <w:t xml:space="preserve"> or </w:t>
      </w:r>
      <w:r>
        <w:rPr>
          <w:rFonts w:ascii="Courier New" w:hAnsi="Courier New" w:cs="Courier New"/>
          <w:sz w:val="20"/>
          <w:szCs w:val="20"/>
        </w:rPr>
        <w:t>BRIG_KIND_OPERAND_CONSTANT_OPERAND_LIST</w:t>
      </w:r>
      <w:r>
        <w:t xml:space="preserve"> is now used for all constants including typed constants and aggregate constants. [Bugzilla 343]</w:t>
      </w:r>
    </w:p>
    <w:p w14:paraId="67FBA3A5" w14:textId="77777777" w:rsidR="00A93E17" w:rsidRDefault="00A93E17" w:rsidP="00A93E17">
      <w:pPr>
        <w:pStyle w:val="li"/>
        <w:numPr>
          <w:ilvl w:val="0"/>
          <w:numId w:val="14"/>
        </w:numPr>
        <w:spacing w:before="320"/>
        <w:ind w:left="600"/>
      </w:pPr>
      <w:r>
        <w:t>Correct formatting of signal operation examples.</w:t>
      </w:r>
    </w:p>
    <w:p w14:paraId="3BC1E2E8" w14:textId="77777777" w:rsidR="00A93E17" w:rsidRDefault="00A93E17" w:rsidP="00A93E17">
      <w:pPr>
        <w:pStyle w:val="li"/>
        <w:numPr>
          <w:ilvl w:val="0"/>
          <w:numId w:val="14"/>
        </w:numPr>
        <w:spacing w:before="320"/>
        <w:ind w:left="600"/>
      </w:pPr>
      <w:r>
        <w:t xml:space="preserve">Correct syntax table for </w:t>
      </w:r>
      <w:r w:rsidRPr="00B40BE0">
        <w:rPr>
          <w:rFonts w:ascii="Courier New" w:hAnsi="Courier New" w:cs="Courier New"/>
          <w:sz w:val="20"/>
          <w:szCs w:val="20"/>
        </w:rPr>
        <w:t>memfence</w:t>
      </w:r>
      <w:r>
        <w:t xml:space="preserve"> to indicate that the segment modifies are optional.</w:t>
      </w:r>
    </w:p>
    <w:p w14:paraId="182AC2B0" w14:textId="77777777" w:rsidR="00A93E17" w:rsidRDefault="00A93E17" w:rsidP="00A93E17">
      <w:pPr>
        <w:pStyle w:val="li"/>
        <w:numPr>
          <w:ilvl w:val="0"/>
          <w:numId w:val="14"/>
        </w:numPr>
        <w:spacing w:before="320"/>
        <w:ind w:left="600"/>
      </w:pPr>
      <w:r>
        <w:t>Clarified that debugtrap will always generate an exception even when optional HSA runtime debug interface is not active. This allows it to be used to terminate a kernel as it puts the User Mode Queue into the error state. Also clarify that the value of the source operand is user defined. [Bugzilla 341]</w:t>
      </w:r>
    </w:p>
    <w:p w14:paraId="3B7B9CB3" w14:textId="77777777" w:rsidR="00A93E17" w:rsidRDefault="00A93E17" w:rsidP="00A93E17">
      <w:pPr>
        <w:pStyle w:val="li"/>
        <w:numPr>
          <w:ilvl w:val="0"/>
          <w:numId w:val="14"/>
        </w:numPr>
        <w:spacing w:before="320"/>
        <w:ind w:left="600"/>
      </w:pPr>
      <w:r>
        <w:t>Clarify that the HSA runtime debug interface is optional and that the HSA runtime 1.0 does not define a standard debug interface. [Bugzilla 336]</w:t>
      </w:r>
    </w:p>
    <w:p w14:paraId="103752CD" w14:textId="77777777" w:rsidR="00A93E17" w:rsidRDefault="00A93E17" w:rsidP="00A93E17">
      <w:pPr>
        <w:pStyle w:val="li"/>
        <w:numPr>
          <w:ilvl w:val="0"/>
          <w:numId w:val="14"/>
        </w:numPr>
        <w:spacing w:before="320"/>
        <w:ind w:left="600"/>
      </w:pPr>
      <w:r>
        <w:t>Correct external document names to match actual names of the documents.</w:t>
      </w:r>
    </w:p>
    <w:p w14:paraId="357038CC" w14:textId="77777777" w:rsidR="00A93E17" w:rsidRDefault="00A93E17" w:rsidP="00A93E17">
      <w:pPr>
        <w:pStyle w:val="li"/>
        <w:numPr>
          <w:ilvl w:val="0"/>
          <w:numId w:val="14"/>
        </w:numPr>
        <w:spacing w:before="320"/>
        <w:ind w:left="600"/>
      </w:pPr>
      <w:r>
        <w:t xml:space="preserve">Add definition of current work-item flattened ID and add </w:t>
      </w:r>
      <w:r w:rsidRPr="00B40BE0">
        <w:rPr>
          <w:rFonts w:ascii="Courier New" w:hAnsi="Courier New" w:cs="Courier New"/>
          <w:sz w:val="20"/>
          <w:szCs w:val="20"/>
        </w:rPr>
        <w:t>currentworkitemflatid</w:t>
      </w:r>
      <w:r>
        <w:t xml:space="preserve"> special operation. Use current work-item flattened ID to correct definition of: the assignment of work-items to wavefronts; the assignment of work-items to lane ID. [Bugzilla 358]</w:t>
      </w:r>
    </w:p>
    <w:p w14:paraId="2D3FB809" w14:textId="77777777" w:rsidR="00A93E17" w:rsidRDefault="00A93E17" w:rsidP="00A93E17">
      <w:pPr>
        <w:pStyle w:val="li"/>
        <w:numPr>
          <w:ilvl w:val="0"/>
          <w:numId w:val="14"/>
        </w:numPr>
        <w:spacing w:before="320"/>
        <w:ind w:left="600"/>
      </w:pPr>
      <w:r>
        <w:t xml:space="preserve">Changed names used for memory scopes: </w:t>
      </w:r>
      <w:r w:rsidRPr="00B40BE0">
        <w:rPr>
          <w:rFonts w:ascii="Courier New" w:hAnsi="Courier New" w:cs="Courier New"/>
          <w:sz w:val="20"/>
          <w:szCs w:val="20"/>
        </w:rPr>
        <w:t>wv</w:t>
      </w:r>
      <w:r>
        <w:t xml:space="preserve"> changed to </w:t>
      </w:r>
      <w:r w:rsidRPr="00B40BE0">
        <w:rPr>
          <w:rFonts w:ascii="Courier New" w:hAnsi="Courier New" w:cs="Courier New"/>
          <w:sz w:val="20"/>
          <w:szCs w:val="20"/>
        </w:rPr>
        <w:t>wave</w:t>
      </w:r>
      <w:r>
        <w:t xml:space="preserve">; </w:t>
      </w:r>
      <w:r w:rsidRPr="00B40BE0">
        <w:rPr>
          <w:rFonts w:ascii="Courier New" w:hAnsi="Courier New" w:cs="Courier New"/>
          <w:sz w:val="20"/>
          <w:szCs w:val="20"/>
        </w:rPr>
        <w:t>cmp</w:t>
      </w:r>
      <w:r>
        <w:t xml:space="preserve"> changed to </w:t>
      </w:r>
      <w:r w:rsidRPr="00B40BE0">
        <w:rPr>
          <w:rFonts w:ascii="Courier New" w:hAnsi="Courier New" w:cs="Courier New"/>
          <w:sz w:val="20"/>
          <w:szCs w:val="20"/>
        </w:rPr>
        <w:t>agent</w:t>
      </w:r>
      <w:r>
        <w:t xml:space="preserve">; and </w:t>
      </w:r>
      <w:r w:rsidRPr="00B40BE0">
        <w:rPr>
          <w:rFonts w:ascii="Courier New" w:hAnsi="Courier New" w:cs="Courier New"/>
          <w:sz w:val="20"/>
          <w:szCs w:val="20"/>
        </w:rPr>
        <w:t>sys</w:t>
      </w:r>
      <w:r>
        <w:t xml:space="preserve"> changed to </w:t>
      </w:r>
      <w:r w:rsidRPr="00B40BE0">
        <w:rPr>
          <w:rFonts w:ascii="Courier New" w:hAnsi="Courier New" w:cs="Courier New"/>
          <w:sz w:val="20"/>
          <w:szCs w:val="20"/>
        </w:rPr>
        <w:t>system</w:t>
      </w:r>
      <w:r>
        <w:t>. [Bugzilla 367]</w:t>
      </w:r>
    </w:p>
    <w:p w14:paraId="00840784" w14:textId="77777777" w:rsidR="00A93E17" w:rsidRDefault="00A93E17" w:rsidP="00A93E17">
      <w:pPr>
        <w:pStyle w:val="li"/>
        <w:numPr>
          <w:ilvl w:val="0"/>
          <w:numId w:val="14"/>
        </w:numPr>
        <w:spacing w:before="320"/>
        <w:ind w:left="600"/>
      </w:pPr>
      <w:r>
        <w:lastRenderedPageBreak/>
        <w:t xml:space="preserve">Remove segment/scope modifies from </w:t>
      </w:r>
      <w:r w:rsidRPr="00B40BE0">
        <w:rPr>
          <w:rFonts w:ascii="Courier New" w:hAnsi="Courier New" w:cs="Courier New"/>
          <w:sz w:val="20"/>
          <w:szCs w:val="20"/>
        </w:rPr>
        <w:t>memfence</w:t>
      </w:r>
      <w:r>
        <w:t xml:space="preserve"> operation and replace with a memory scope modifier. Change </w:t>
      </w:r>
      <w:r w:rsidRPr="00ED74A1">
        <w:rPr>
          <w:rFonts w:ascii="Courier New" w:hAnsi="Courier New" w:cs="Courier New"/>
          <w:sz w:val="20"/>
          <w:szCs w:val="20"/>
        </w:rPr>
        <w:t>memfence</w:t>
      </w:r>
      <w:r>
        <w:t xml:space="preserve"> to only operate on global and group segments. Change memory model description to no longer treat the global and group segments independently: now a release and acquire applies to both global and group segment. Add </w:t>
      </w:r>
      <w:r w:rsidRPr="00ED74A1">
        <w:rPr>
          <w:rFonts w:ascii="Courier New" w:hAnsi="Courier New" w:cs="Courier New"/>
          <w:sz w:val="20"/>
          <w:szCs w:val="20"/>
        </w:rPr>
        <w:t>imagefence</w:t>
      </w:r>
      <w:r>
        <w:t xml:space="preserve"> operation that operates on the image data segment. Add that </w:t>
      </w:r>
      <w:r w:rsidRPr="00ED74A1">
        <w:rPr>
          <w:rFonts w:ascii="Courier New" w:hAnsi="Courier New" w:cs="Courier New"/>
          <w:sz w:val="20"/>
          <w:szCs w:val="20"/>
        </w:rPr>
        <w:t>imagefence</w:t>
      </w:r>
      <w:r>
        <w:t xml:space="preserve"> operation cannot be reordered with an execution barrier. [Bugzilla 344]</w:t>
      </w:r>
    </w:p>
    <w:p w14:paraId="6421090D" w14:textId="77777777" w:rsidR="00A93E17" w:rsidRDefault="00A93E17" w:rsidP="00A93E17">
      <w:pPr>
        <w:pStyle w:val="li"/>
        <w:numPr>
          <w:ilvl w:val="0"/>
          <w:numId w:val="14"/>
        </w:numPr>
        <w:spacing w:before="320"/>
        <w:ind w:left="600"/>
      </w:pPr>
      <w:r>
        <w:t>Renamed “HSA component” to “kernel agent”. [Bugzila 352]</w:t>
      </w:r>
    </w:p>
    <w:p w14:paraId="6265171B" w14:textId="77777777" w:rsidR="00A93E17" w:rsidRPr="00C668D0" w:rsidRDefault="00A93E17" w:rsidP="00A93E17">
      <w:pPr>
        <w:pStyle w:val="p"/>
        <w:rPr>
          <w:b/>
        </w:rPr>
      </w:pPr>
      <w:r>
        <w:rPr>
          <w:b/>
        </w:rPr>
        <w:t>14 January 2015</w:t>
      </w:r>
      <w:r w:rsidRPr="005956C6">
        <w:rPr>
          <w:b/>
        </w:rPr>
        <w:t>:</w:t>
      </w:r>
    </w:p>
    <w:p w14:paraId="5B3454E0" w14:textId="77777777" w:rsidR="00A93E17" w:rsidRDefault="00A93E17" w:rsidP="00A93E17">
      <w:pPr>
        <w:pStyle w:val="li"/>
        <w:numPr>
          <w:ilvl w:val="0"/>
          <w:numId w:val="14"/>
        </w:numPr>
        <w:spacing w:before="320"/>
        <w:ind w:left="600"/>
      </w:pPr>
      <w:r>
        <w:t xml:space="preserve">Changed BRIG for sampler and image constants to have a </w:t>
      </w:r>
      <w:r w:rsidRPr="00B40BE0">
        <w:rPr>
          <w:rFonts w:ascii="Courier New" w:hAnsi="Courier New" w:cs="Courier New"/>
          <w:sz w:val="20"/>
          <w:szCs w:val="20"/>
        </w:rPr>
        <w:t>type</w:t>
      </w:r>
      <w:r>
        <w:t xml:space="preserve"> field so they can be used directly as an operand of an aggregate constant. Renamed to </w:t>
      </w:r>
      <w:r w:rsidRPr="00B40BE0">
        <w:rPr>
          <w:rFonts w:ascii="Courier New" w:hAnsi="Courier New" w:cs="Courier New"/>
          <w:sz w:val="20"/>
          <w:szCs w:val="20"/>
        </w:rPr>
        <w:t>BrigOperandConstantImage</w:t>
      </w:r>
      <w:r>
        <w:t xml:space="preserve"> and </w:t>
      </w:r>
      <w:r w:rsidRPr="00B40BE0">
        <w:rPr>
          <w:rFonts w:ascii="Courier New" w:hAnsi="Courier New" w:cs="Courier New"/>
          <w:sz w:val="20"/>
          <w:szCs w:val="20"/>
        </w:rPr>
        <w:t>BrigOperandConstantSampler</w:t>
      </w:r>
      <w:r>
        <w:t xml:space="preserve"> to match other structures used for constants. Changed rules for constants to be less permissive: only allow aggregate constants for bit type array initialization; do not allow opaque types for bit types. Incoporated review feedback from Dmitry that included many small corrections. [Bugzilla 343]</w:t>
      </w:r>
    </w:p>
    <w:p w14:paraId="01A90F10" w14:textId="77777777" w:rsidR="00A93E17" w:rsidRDefault="00A93E17" w:rsidP="00A93E17">
      <w:pPr>
        <w:pStyle w:val="li"/>
        <w:numPr>
          <w:ilvl w:val="0"/>
          <w:numId w:val="14"/>
        </w:numPr>
        <w:spacing w:before="320"/>
        <w:ind w:left="600"/>
      </w:pPr>
      <w:r>
        <w:t xml:space="preserve">Change </w:t>
      </w:r>
      <w:r w:rsidRPr="00B40BE0">
        <w:rPr>
          <w:rFonts w:ascii="Courier New" w:hAnsi="Courier New" w:cs="Courier New"/>
          <w:sz w:val="20"/>
          <w:szCs w:val="20"/>
        </w:rPr>
        <w:t>imagefence</w:t>
      </w:r>
      <w:r>
        <w:t xml:space="preserve"> to have no scope. Update image memory model to define interaction with barriers and </w:t>
      </w:r>
      <w:r w:rsidRPr="00B40BE0">
        <w:rPr>
          <w:rFonts w:ascii="Courier New" w:hAnsi="Courier New" w:cs="Courier New"/>
          <w:sz w:val="20"/>
          <w:szCs w:val="20"/>
        </w:rPr>
        <w:t>memfence</w:t>
      </w:r>
      <w:r>
        <w:t>. [Bugzilla 344]</w:t>
      </w:r>
    </w:p>
    <w:p w14:paraId="4DB38BB0" w14:textId="77777777" w:rsidR="00A93E17" w:rsidRPr="00C668D0" w:rsidRDefault="00A93E17" w:rsidP="00A93E17">
      <w:pPr>
        <w:pStyle w:val="p"/>
        <w:rPr>
          <w:b/>
        </w:rPr>
      </w:pPr>
      <w:r>
        <w:rPr>
          <w:b/>
        </w:rPr>
        <w:t>16 January 2015</w:t>
      </w:r>
      <w:r w:rsidRPr="005956C6">
        <w:rPr>
          <w:b/>
        </w:rPr>
        <w:t>:</w:t>
      </w:r>
    </w:p>
    <w:p w14:paraId="7C02C596" w14:textId="77777777" w:rsidR="00A93E17" w:rsidRDefault="00A93E17" w:rsidP="00A93E17">
      <w:pPr>
        <w:pStyle w:val="li"/>
        <w:numPr>
          <w:ilvl w:val="0"/>
          <w:numId w:val="14"/>
        </w:numPr>
        <w:spacing w:before="320"/>
        <w:ind w:left="600"/>
      </w:pPr>
      <w:r>
        <w:t>Change image memory model to not support fbarrier for synchronization. [Bugzilla 344]</w:t>
      </w:r>
    </w:p>
    <w:p w14:paraId="11631151" w14:textId="77777777" w:rsidR="00A93E17" w:rsidRDefault="00A93E17" w:rsidP="00A93E17">
      <w:pPr>
        <w:pStyle w:val="li"/>
        <w:numPr>
          <w:ilvl w:val="0"/>
          <w:numId w:val="14"/>
        </w:numPr>
        <w:spacing w:before="320"/>
        <w:ind w:left="600"/>
      </w:pPr>
      <w:r>
        <w:t>Incorporated review feedback from Dmitry that included many small corrections. [Bugzilla 343]</w:t>
      </w:r>
    </w:p>
    <w:p w14:paraId="209C13A4" w14:textId="77777777" w:rsidR="00A93E17" w:rsidRDefault="00A93E17" w:rsidP="00A93E17">
      <w:pPr>
        <w:pStyle w:val="li"/>
        <w:numPr>
          <w:ilvl w:val="0"/>
          <w:numId w:val="14"/>
        </w:numPr>
        <w:spacing w:before="320"/>
        <w:ind w:left="600"/>
      </w:pPr>
      <w:r>
        <w:t>Incorporated the 30 review feedback issues from the Tech Writer. [Bugzilla 389]</w:t>
      </w:r>
    </w:p>
    <w:p w14:paraId="1EAA2B6F" w14:textId="77777777" w:rsidR="00A93E17" w:rsidRDefault="00A93E17" w:rsidP="00A93E17">
      <w:pPr>
        <w:pStyle w:val="li"/>
        <w:numPr>
          <w:ilvl w:val="0"/>
          <w:numId w:val="14"/>
        </w:numPr>
        <w:spacing w:before="320"/>
        <w:ind w:left="600"/>
      </w:pPr>
      <w:r>
        <w:t>Change rules for modules that can be added to an HSA program: allow modules with default floating point rounding mode to be loaded into an HSA program created with any value of default floating-point rounding. Change rules for HSA code objects that can be loaded into an HSA executable: HSA executable is no longer created with a machine model or default floating-point rounding mode, and allows any code object to be loaded provided the agent supports the default floating-point rounding mode it uses. [Bugzilla 330, 379]</w:t>
      </w:r>
      <w:r w:rsidRPr="006B7E2D">
        <w:t xml:space="preserve"> </w:t>
      </w:r>
    </w:p>
    <w:p w14:paraId="0151054A" w14:textId="77777777" w:rsidR="00A93E17" w:rsidRPr="00C668D0" w:rsidRDefault="00A93E17" w:rsidP="00A93E17">
      <w:pPr>
        <w:pStyle w:val="p"/>
        <w:rPr>
          <w:b/>
        </w:rPr>
      </w:pPr>
      <w:r>
        <w:rPr>
          <w:b/>
        </w:rPr>
        <w:t>16 January 2015 part 2</w:t>
      </w:r>
      <w:r w:rsidRPr="005956C6">
        <w:rPr>
          <w:b/>
        </w:rPr>
        <w:t>:</w:t>
      </w:r>
    </w:p>
    <w:p w14:paraId="1C4491B2" w14:textId="77777777" w:rsidR="00A93E17" w:rsidRDefault="00A93E17" w:rsidP="00A93E17">
      <w:pPr>
        <w:pStyle w:val="li"/>
        <w:numPr>
          <w:ilvl w:val="0"/>
          <w:numId w:val="14"/>
        </w:numPr>
        <w:spacing w:before="320"/>
        <w:ind w:left="600"/>
      </w:pPr>
      <w:r>
        <w:t xml:space="preserve">Removed statement that all </w:t>
      </w:r>
      <w:r w:rsidRPr="006B7E2D">
        <w:t>code objects for a sing</w:t>
      </w:r>
      <w:r>
        <w:t>le</w:t>
      </w:r>
      <w:r w:rsidRPr="006B7E2D">
        <w:t xml:space="preserve"> kernel agent will have the same default floating-point rounding mode</w:t>
      </w:r>
      <w:r>
        <w:t xml:space="preserve"> as the meaning of isa_t is not completely clear and may result in mixing of code objects that could violate this statement.</w:t>
      </w:r>
    </w:p>
    <w:p w14:paraId="0D961AC8" w14:textId="77777777" w:rsidR="00A93E17" w:rsidRPr="00C668D0" w:rsidRDefault="00A93E17" w:rsidP="00A93E17">
      <w:pPr>
        <w:pStyle w:val="p"/>
        <w:rPr>
          <w:b/>
        </w:rPr>
      </w:pPr>
      <w:r>
        <w:rPr>
          <w:b/>
        </w:rPr>
        <w:t>16 January 2015 part 3</w:t>
      </w:r>
      <w:r w:rsidRPr="005956C6">
        <w:rPr>
          <w:b/>
        </w:rPr>
        <w:t>:</w:t>
      </w:r>
    </w:p>
    <w:p w14:paraId="528E23B7" w14:textId="77777777" w:rsidR="00A93E17" w:rsidRDefault="00A93E17" w:rsidP="00A93E17">
      <w:pPr>
        <w:pStyle w:val="li"/>
        <w:numPr>
          <w:ilvl w:val="0"/>
          <w:numId w:val="14"/>
        </w:numPr>
        <w:spacing w:before="320"/>
        <w:ind w:left="600"/>
      </w:pPr>
      <w:r>
        <w:t>Minor change to description of native floating-point operations. [Bugzilla 392]</w:t>
      </w:r>
    </w:p>
    <w:p w14:paraId="31FCF664" w14:textId="77777777" w:rsidR="00A93E17" w:rsidRDefault="00A93E17" w:rsidP="00A93E17">
      <w:pPr>
        <w:pStyle w:val="li"/>
        <w:numPr>
          <w:ilvl w:val="0"/>
          <w:numId w:val="14"/>
        </w:numPr>
        <w:spacing w:before="320"/>
        <w:ind w:left="600"/>
      </w:pPr>
      <w:r>
        <w:lastRenderedPageBreak/>
        <w:t>Define BRIG rules for constants to simplify consumers of BRIG.</w:t>
      </w:r>
    </w:p>
    <w:p w14:paraId="50852076" w14:textId="77777777" w:rsidR="00A93E17" w:rsidRPr="00C668D0" w:rsidRDefault="00A93E17" w:rsidP="00A93E17">
      <w:pPr>
        <w:pStyle w:val="p"/>
        <w:rPr>
          <w:b/>
        </w:rPr>
      </w:pPr>
      <w:r>
        <w:rPr>
          <w:b/>
        </w:rPr>
        <w:t>17 January 2015</w:t>
      </w:r>
      <w:r w:rsidRPr="005956C6">
        <w:rPr>
          <w:b/>
        </w:rPr>
        <w:t>:</w:t>
      </w:r>
    </w:p>
    <w:p w14:paraId="1E3B294F" w14:textId="77777777" w:rsidR="00A93E17" w:rsidRDefault="00A93E17" w:rsidP="00A93E17">
      <w:pPr>
        <w:pStyle w:val="li"/>
        <w:numPr>
          <w:ilvl w:val="0"/>
          <w:numId w:val="14"/>
        </w:numPr>
        <w:spacing w:before="320"/>
        <w:ind w:left="600"/>
      </w:pPr>
      <w:r>
        <w:t>Accepted all tracked changes to make the document easier to review.</w:t>
      </w:r>
    </w:p>
    <w:p w14:paraId="5EAC7864" w14:textId="77777777" w:rsidR="00A93E17" w:rsidRDefault="00A93E17" w:rsidP="00A93E17">
      <w:pPr>
        <w:pStyle w:val="li"/>
        <w:numPr>
          <w:ilvl w:val="0"/>
          <w:numId w:val="14"/>
        </w:numPr>
        <w:spacing w:before="320"/>
        <w:ind w:left="600"/>
      </w:pPr>
      <w:r>
        <w:t>Deleted comments only intended for tech writer editor updating process.</w:t>
      </w:r>
    </w:p>
    <w:p w14:paraId="1993731D" w14:textId="77777777" w:rsidR="00A93E17" w:rsidRDefault="00A93E17" w:rsidP="00A93E17">
      <w:pPr>
        <w:pStyle w:val="li"/>
        <w:numPr>
          <w:ilvl w:val="0"/>
          <w:numId w:val="14"/>
        </w:numPr>
        <w:spacing w:before="320"/>
        <w:ind w:left="600"/>
      </w:pPr>
      <w:r>
        <w:t>Added comments to acknowledge the known formatting errors, known figure numbering errors and known errors in cross reference text due to section and figure numbering and name changes. The master copy does not have these errors.</w:t>
      </w:r>
    </w:p>
    <w:p w14:paraId="48B3F0C2" w14:textId="77777777" w:rsidR="00A93E17" w:rsidRDefault="00A93E17" w:rsidP="00A93E17">
      <w:pPr>
        <w:pStyle w:val="li"/>
        <w:numPr>
          <w:ilvl w:val="0"/>
          <w:numId w:val="14"/>
        </w:numPr>
        <w:spacing w:before="320"/>
        <w:ind w:left="600"/>
      </w:pPr>
      <w:r>
        <w:t>This version is the 1.0 Final Candidate v1.</w:t>
      </w:r>
    </w:p>
    <w:p w14:paraId="1953FD1A" w14:textId="77777777" w:rsidR="00A93E17" w:rsidRPr="00C668D0" w:rsidRDefault="00A93E17" w:rsidP="00A93E17">
      <w:pPr>
        <w:pStyle w:val="p"/>
        <w:rPr>
          <w:b/>
        </w:rPr>
      </w:pPr>
      <w:r>
        <w:rPr>
          <w:b/>
        </w:rPr>
        <w:t>23 January 2015</w:t>
      </w:r>
      <w:r w:rsidRPr="005956C6">
        <w:rPr>
          <w:b/>
        </w:rPr>
        <w:t>:</w:t>
      </w:r>
    </w:p>
    <w:p w14:paraId="46217BC7" w14:textId="77777777" w:rsidR="00A93E17" w:rsidRDefault="00A93E17" w:rsidP="00A93E17">
      <w:pPr>
        <w:pStyle w:val="li"/>
        <w:numPr>
          <w:ilvl w:val="0"/>
          <w:numId w:val="14"/>
        </w:numPr>
        <w:spacing w:before="320"/>
        <w:ind w:left="600"/>
      </w:pPr>
      <w:r>
        <w:t xml:space="preserve">Moved </w:t>
      </w:r>
      <w:r w:rsidRPr="003C3719">
        <w:rPr>
          <w:rFonts w:ascii="Courier New" w:hAnsi="Courier New" w:cs="Courier New"/>
          <w:sz w:val="20"/>
          <w:szCs w:val="20"/>
        </w:rPr>
        <w:t>BrigOperandConstantSampler</w:t>
      </w:r>
      <w:r>
        <w:t xml:space="preserve"> section into correct order.</w:t>
      </w:r>
    </w:p>
    <w:p w14:paraId="0D965704" w14:textId="77777777" w:rsidR="00A93E17" w:rsidRDefault="00A93E17" w:rsidP="00A93E17">
      <w:pPr>
        <w:pStyle w:val="li"/>
        <w:numPr>
          <w:ilvl w:val="0"/>
          <w:numId w:val="14"/>
        </w:numPr>
        <w:spacing w:before="320"/>
        <w:ind w:left="600"/>
      </w:pPr>
      <w:r>
        <w:t>Update contributors list.</w:t>
      </w:r>
    </w:p>
    <w:p w14:paraId="5B94E023" w14:textId="77777777" w:rsidR="00A93E17" w:rsidRDefault="00A93E17" w:rsidP="00A93E17">
      <w:pPr>
        <w:pStyle w:val="li"/>
        <w:numPr>
          <w:ilvl w:val="0"/>
          <w:numId w:val="14"/>
        </w:numPr>
        <w:spacing w:before="320"/>
        <w:ind w:left="600"/>
      </w:pPr>
      <w:r>
        <w:t>Update glossary terms for agent, HSA implementation, invalid address, kernel agent, packet ID, and packet processor to match HSA System Architecture Specification. [Bugzilla 396]</w:t>
      </w:r>
    </w:p>
    <w:p w14:paraId="79677494" w14:textId="77777777" w:rsidR="00A93E17" w:rsidRDefault="00A93E17" w:rsidP="00A93E17">
      <w:pPr>
        <w:pStyle w:val="li"/>
        <w:numPr>
          <w:ilvl w:val="0"/>
          <w:numId w:val="14"/>
        </w:numPr>
        <w:spacing w:before="320"/>
        <w:ind w:left="600"/>
      </w:pPr>
      <w:r>
        <w:t xml:space="preserve">Added </w:t>
      </w:r>
      <w:r w:rsidRPr="002A653C">
        <w:t>IEEE/ANSI Standard 754-2008</w:t>
      </w:r>
      <w:r>
        <w:t xml:space="preserve"> floating-point standard to list of HSA information sources.</w:t>
      </w:r>
    </w:p>
    <w:p w14:paraId="10F0581E" w14:textId="77777777" w:rsidR="00A93E17" w:rsidRDefault="00A93E17" w:rsidP="00A93E17">
      <w:pPr>
        <w:pStyle w:val="li"/>
        <w:numPr>
          <w:ilvl w:val="0"/>
          <w:numId w:val="14"/>
        </w:numPr>
        <w:spacing w:before="320"/>
        <w:ind w:left="600"/>
      </w:pPr>
      <w:r>
        <w:t>Corrected description of rounding mode for float-point to integer conversions: an omitted rounding mode defaults to the floating-point rounding mode specified by the module header, and must be omitted for the Base profile. [Bugzilla 402]</w:t>
      </w:r>
    </w:p>
    <w:p w14:paraId="6F711E3C" w14:textId="77777777" w:rsidR="00A93E17" w:rsidRDefault="00A93E17" w:rsidP="00A93E17">
      <w:pPr>
        <w:pStyle w:val="li"/>
        <w:numPr>
          <w:ilvl w:val="0"/>
          <w:numId w:val="14"/>
        </w:numPr>
        <w:spacing w:before="320"/>
        <w:ind w:left="600"/>
      </w:pPr>
      <w:r>
        <w:t>Added mention that HSAIL supports saturating forms of floating-point to integer conversions to the list of differences between IEEE/ANSI Standard 754-2008 and HSAIL.</w:t>
      </w:r>
    </w:p>
    <w:p w14:paraId="61A1CB7F" w14:textId="77777777" w:rsidR="00A93E17" w:rsidRPr="00C668D0" w:rsidRDefault="00A93E17" w:rsidP="00A93E17">
      <w:pPr>
        <w:pStyle w:val="p"/>
        <w:rPr>
          <w:b/>
        </w:rPr>
      </w:pPr>
      <w:r>
        <w:rPr>
          <w:b/>
        </w:rPr>
        <w:t>28 January 2015</w:t>
      </w:r>
      <w:r w:rsidRPr="005956C6">
        <w:rPr>
          <w:b/>
        </w:rPr>
        <w:t>:</w:t>
      </w:r>
    </w:p>
    <w:p w14:paraId="1708AFF7" w14:textId="77777777" w:rsidR="00A93E17" w:rsidRDefault="00A93E17" w:rsidP="00A93E17">
      <w:pPr>
        <w:pStyle w:val="li"/>
        <w:numPr>
          <w:ilvl w:val="0"/>
          <w:numId w:val="14"/>
        </w:numPr>
        <w:spacing w:before="320"/>
        <w:ind w:left="600"/>
      </w:pPr>
      <w:r>
        <w:t xml:space="preserve">Corrected description of </w:t>
      </w:r>
      <w:r w:rsidRPr="009C7467">
        <w:rPr>
          <w:rFonts w:ascii="Courier New" w:hAnsi="Courier New" w:cs="Courier New"/>
          <w:sz w:val="20"/>
          <w:szCs w:val="20"/>
        </w:rPr>
        <w:t>type</w:t>
      </w:r>
      <w:r>
        <w:t xml:space="preserve"> field of </w:t>
      </w:r>
      <w:r w:rsidRPr="009C7467">
        <w:rPr>
          <w:rFonts w:ascii="Courier New" w:hAnsi="Courier New" w:cs="Courier New"/>
          <w:sz w:val="20"/>
          <w:szCs w:val="20"/>
        </w:rPr>
        <w:t>BrigInstQueryImage</w:t>
      </w:r>
      <w:r>
        <w:t xml:space="preserve"> which had incorrect enumeration names for the image types. [Bugzilla 406]</w:t>
      </w:r>
    </w:p>
    <w:p w14:paraId="43534EA1" w14:textId="77777777" w:rsidR="00A93E17" w:rsidRDefault="00A93E17" w:rsidP="00A93E17">
      <w:pPr>
        <w:pStyle w:val="li"/>
        <w:numPr>
          <w:ilvl w:val="0"/>
          <w:numId w:val="14"/>
        </w:numPr>
        <w:spacing w:before="320"/>
        <w:ind w:left="600"/>
      </w:pPr>
      <w:r>
        <w:t>Update contributors list for MediaTek.</w:t>
      </w:r>
    </w:p>
    <w:p w14:paraId="6DFC3D4B" w14:textId="77777777" w:rsidR="00A93E17" w:rsidRPr="00C668D0" w:rsidRDefault="00A93E17" w:rsidP="00A93E17">
      <w:pPr>
        <w:pStyle w:val="p"/>
        <w:rPr>
          <w:b/>
        </w:rPr>
      </w:pPr>
      <w:r>
        <w:rPr>
          <w:b/>
        </w:rPr>
        <w:t>31 January 2015</w:t>
      </w:r>
      <w:r w:rsidRPr="005956C6">
        <w:rPr>
          <w:b/>
        </w:rPr>
        <w:t>:</w:t>
      </w:r>
    </w:p>
    <w:p w14:paraId="00C8590A" w14:textId="77777777" w:rsidR="00A93E17" w:rsidRDefault="00A93E17" w:rsidP="00A93E17">
      <w:pPr>
        <w:pStyle w:val="li"/>
        <w:numPr>
          <w:ilvl w:val="0"/>
          <w:numId w:val="14"/>
        </w:numPr>
        <w:spacing w:before="320"/>
        <w:ind w:left="600"/>
      </w:pPr>
      <w:r>
        <w:t xml:space="preserve">Corrected description of register enumerations for </w:t>
      </w:r>
      <w:r w:rsidRPr="009C7467">
        <w:rPr>
          <w:rFonts w:ascii="Courier New" w:hAnsi="Courier New" w:cs="Courier New"/>
          <w:sz w:val="20"/>
          <w:szCs w:val="20"/>
        </w:rPr>
        <w:t>BrigOperandReg</w:t>
      </w:r>
      <w:r>
        <w:t xml:space="preserve">. To be consistent with other naming conventions, renamed </w:t>
      </w:r>
      <w:r w:rsidRPr="009C7467">
        <w:rPr>
          <w:rFonts w:ascii="Courier New" w:hAnsi="Courier New" w:cs="Courier New"/>
          <w:sz w:val="20"/>
          <w:szCs w:val="20"/>
        </w:rPr>
        <w:t>BrigOperandReg</w:t>
      </w:r>
      <w:r>
        <w:t xml:space="preserve"> to </w:t>
      </w:r>
      <w:r w:rsidRPr="009C7467">
        <w:rPr>
          <w:rFonts w:ascii="Courier New" w:hAnsi="Courier New" w:cs="Courier New"/>
          <w:sz w:val="20"/>
          <w:szCs w:val="20"/>
        </w:rPr>
        <w:t>BrigOperandRegister</w:t>
      </w:r>
      <w:r>
        <w:t xml:space="preserve">, </w:t>
      </w:r>
      <w:r w:rsidRPr="009C7467">
        <w:rPr>
          <w:rFonts w:ascii="Courier New" w:hAnsi="Courier New" w:cs="Courier New"/>
          <w:sz w:val="20"/>
          <w:szCs w:val="20"/>
        </w:rPr>
        <w:t>BRIG_KIND_OPERAND_REG</w:t>
      </w:r>
      <w:r>
        <w:t xml:space="preserve"> to </w:t>
      </w:r>
      <w:r w:rsidRPr="009C7467">
        <w:rPr>
          <w:rFonts w:ascii="Courier New" w:hAnsi="Courier New" w:cs="Courier New"/>
          <w:sz w:val="20"/>
          <w:szCs w:val="20"/>
        </w:rPr>
        <w:t>BRIG_KIND_OPERAND_REGISTER</w:t>
      </w:r>
      <w:r>
        <w:t xml:space="preserve">, </w:t>
      </w:r>
      <w:r w:rsidRPr="009C7467">
        <w:rPr>
          <w:rFonts w:ascii="Courier New" w:hAnsi="Courier New" w:cs="Courier New"/>
          <w:sz w:val="20"/>
          <w:szCs w:val="20"/>
        </w:rPr>
        <w:t>BRIG_REGISTER_*</w:t>
      </w:r>
      <w:r>
        <w:t xml:space="preserve"> to </w:t>
      </w:r>
      <w:r w:rsidRPr="009C7467">
        <w:rPr>
          <w:rFonts w:ascii="Courier New" w:hAnsi="Courier New" w:cs="Courier New"/>
          <w:sz w:val="20"/>
          <w:szCs w:val="20"/>
        </w:rPr>
        <w:t>BRIG_REGISTER_KIND_*</w:t>
      </w:r>
      <w:r>
        <w:t>.  [Bugzilla 409]</w:t>
      </w:r>
    </w:p>
    <w:p w14:paraId="210C929A" w14:textId="77777777" w:rsidR="00A93E17" w:rsidRDefault="00A93E17" w:rsidP="00A93E17">
      <w:pPr>
        <w:pStyle w:val="li"/>
        <w:numPr>
          <w:ilvl w:val="0"/>
          <w:numId w:val="14"/>
        </w:numPr>
        <w:spacing w:before="320"/>
        <w:ind w:left="600"/>
      </w:pPr>
      <w:r>
        <w:lastRenderedPageBreak/>
        <w:t xml:space="preserve">Changed mention of </w:t>
      </w:r>
      <w:r w:rsidRPr="00966704">
        <w:t>“within</w:t>
      </w:r>
      <w:r w:rsidRPr="009C7467">
        <w:t>”</w:t>
      </w:r>
      <w:r>
        <w:t xml:space="preserve"> to “</w:t>
      </w:r>
      <w:r w:rsidRPr="00966704">
        <w:t>less than or equal</w:t>
      </w:r>
      <w:r>
        <w:t>” when referring to ULP. Changed “</w:t>
      </w:r>
      <w:r w:rsidRPr="00966704">
        <w:t>ulp</w:t>
      </w:r>
      <w:r>
        <w:t>” to “</w:t>
      </w:r>
      <w:r w:rsidRPr="00966704">
        <w:t>ULP</w:t>
      </w:r>
      <w:r>
        <w:t>”. [Bugzilla 408]</w:t>
      </w:r>
    </w:p>
    <w:p w14:paraId="7A60D9BC" w14:textId="77777777" w:rsidR="00A93E17" w:rsidRPr="00C668D0" w:rsidRDefault="00A93E17" w:rsidP="00A93E17">
      <w:pPr>
        <w:pStyle w:val="p"/>
        <w:rPr>
          <w:b/>
        </w:rPr>
      </w:pPr>
      <w:r>
        <w:rPr>
          <w:b/>
        </w:rPr>
        <w:t>1 February 2015</w:t>
      </w:r>
      <w:r w:rsidRPr="005956C6">
        <w:rPr>
          <w:b/>
        </w:rPr>
        <w:t>:</w:t>
      </w:r>
    </w:p>
    <w:p w14:paraId="708E0B0D" w14:textId="77777777" w:rsidR="00A93E17" w:rsidRDefault="00A93E17" w:rsidP="00A93E17">
      <w:pPr>
        <w:pStyle w:val="li"/>
        <w:numPr>
          <w:ilvl w:val="0"/>
          <w:numId w:val="14"/>
        </w:numPr>
        <w:spacing w:before="320"/>
        <w:ind w:left="600"/>
      </w:pPr>
      <w:r>
        <w:t xml:space="preserve">Deleted EBNF syntax that related to old  </w:t>
      </w:r>
      <w:r w:rsidRPr="009C7467">
        <w:rPr>
          <w:rFonts w:ascii="Courier New" w:hAnsi="Courier New" w:cs="Courier New"/>
          <w:sz w:val="20"/>
          <w:szCs w:val="20"/>
        </w:rPr>
        <w:t>memfence</w:t>
      </w:r>
      <w:r>
        <w:t xml:space="preserve"> syntax that is no longer used. [Bugzilla 410]</w:t>
      </w:r>
    </w:p>
    <w:p w14:paraId="144ADCA6" w14:textId="77777777" w:rsidR="00A93E17" w:rsidRDefault="00A93E17" w:rsidP="00A93E17">
      <w:pPr>
        <w:pStyle w:val="li"/>
        <w:numPr>
          <w:ilvl w:val="0"/>
          <w:numId w:val="14"/>
        </w:numPr>
        <w:spacing w:before="320"/>
        <w:ind w:left="600"/>
      </w:pPr>
      <w:r>
        <w:t>Corrected variable initializer description for non-array variables: aggregate constants are not allowed, and only  non-array typed constants are allowed.</w:t>
      </w:r>
      <w:r w:rsidRPr="00B71AAC">
        <w:t xml:space="preserve"> </w:t>
      </w:r>
      <w:r>
        <w:t>Corrected variable initializer examples: only bit array types can have an aggregate initializers. [Bugzilla 410]</w:t>
      </w:r>
    </w:p>
    <w:p w14:paraId="16FF8793" w14:textId="77777777" w:rsidR="00A93E17" w:rsidRDefault="00A93E17" w:rsidP="00A93E17">
      <w:pPr>
        <w:pStyle w:val="li"/>
        <w:numPr>
          <w:ilvl w:val="0"/>
          <w:numId w:val="14"/>
        </w:numPr>
        <w:spacing w:before="320"/>
        <w:ind w:left="600"/>
      </w:pPr>
      <w:r>
        <w:t xml:space="preserve">BRIG corrections. Corrected struct name for </w:t>
      </w:r>
      <w:r w:rsidRPr="00F70A22">
        <w:rPr>
          <w:rFonts w:ascii="Courier New" w:hAnsi="Courier New" w:cs="Courier New"/>
          <w:sz w:val="20"/>
          <w:szCs w:val="20"/>
        </w:rPr>
        <w:t>BrigOperandAlign</w:t>
      </w:r>
      <w:r>
        <w:t xml:space="preserve">. Changed </w:t>
      </w:r>
      <w:r w:rsidRPr="00F70A22">
        <w:rPr>
          <w:rFonts w:ascii="Courier New" w:hAnsi="Courier New" w:cs="Courier New"/>
          <w:sz w:val="20"/>
          <w:szCs w:val="20"/>
        </w:rPr>
        <w:t>operands</w:t>
      </w:r>
      <w:r>
        <w:t xml:space="preserve"> field of </w:t>
      </w:r>
      <w:r w:rsidRPr="009C7467">
        <w:rPr>
          <w:rFonts w:ascii="Courier New" w:hAnsi="Courier New" w:cs="Courier New"/>
          <w:sz w:val="20"/>
          <w:szCs w:val="20"/>
        </w:rPr>
        <w:t>BrigOperandConstantOperandList</w:t>
      </w:r>
      <w:r>
        <w:t xml:space="preserve"> to </w:t>
      </w:r>
      <w:r w:rsidRPr="009C7467">
        <w:rPr>
          <w:rFonts w:ascii="Courier New" w:hAnsi="Courier New" w:cs="Courier New"/>
          <w:sz w:val="20"/>
          <w:szCs w:val="20"/>
        </w:rPr>
        <w:t>elements</w:t>
      </w:r>
      <w:r>
        <w:t xml:space="preserve"> to reflect how it is used and match </w:t>
      </w:r>
      <w:r w:rsidRPr="009C7467">
        <w:rPr>
          <w:rFonts w:ascii="Courier New" w:hAnsi="Courier New" w:cs="Courier New"/>
          <w:sz w:val="20"/>
          <w:szCs w:val="20"/>
        </w:rPr>
        <w:t>BrigOperandOperandList</w:t>
      </w:r>
      <w:r>
        <w:t>.</w:t>
      </w:r>
      <w:r w:rsidRPr="00E2366E">
        <w:t xml:space="preserve"> </w:t>
      </w:r>
      <w:r>
        <w:t xml:space="preserve">Add missing “;” to </w:t>
      </w:r>
      <w:r w:rsidRPr="009C7467">
        <w:rPr>
          <w:rFonts w:ascii="Courier New" w:hAnsi="Courier New" w:cs="Courier New"/>
          <w:sz w:val="20"/>
          <w:szCs w:val="20"/>
        </w:rPr>
        <w:t>BrigOperandConstantImage</w:t>
      </w:r>
      <w:r>
        <w:t xml:space="preserve">. Correct </w:t>
      </w:r>
      <w:r w:rsidRPr="00D7547A">
        <w:t>BRIG_EXCEPTIONS_INVALID_OPERATION</w:t>
      </w:r>
      <w:r>
        <w:t xml:space="preserve"> enumeration that had space instead of “_”. Corrected </w:t>
      </w:r>
      <w:r w:rsidRPr="009C7467">
        <w:rPr>
          <w:rFonts w:ascii="Courier New" w:hAnsi="Courier New" w:cs="Courier New"/>
          <w:sz w:val="20"/>
          <w:szCs w:val="20"/>
        </w:rPr>
        <w:t>byteCount</w:t>
      </w:r>
      <w:r>
        <w:t xml:space="preserve"> field of </w:t>
      </w:r>
      <w:r w:rsidRPr="009C7467">
        <w:rPr>
          <w:rFonts w:ascii="Courier New" w:hAnsi="Courier New" w:cs="Courier New"/>
          <w:sz w:val="20"/>
          <w:szCs w:val="20"/>
        </w:rPr>
        <w:t>BrigModuleHeader</w:t>
      </w:r>
      <w:r>
        <w:t xml:space="preserve"> from </w:t>
      </w:r>
      <w:r w:rsidRPr="009C7467">
        <w:rPr>
          <w:rFonts w:ascii="Courier New" w:hAnsi="Courier New" w:cs="Courier New"/>
          <w:sz w:val="20"/>
          <w:szCs w:val="20"/>
        </w:rPr>
        <w:t>int64_t</w:t>
      </w:r>
      <w:r>
        <w:t xml:space="preserve"> to </w:t>
      </w:r>
      <w:r w:rsidRPr="009C7467">
        <w:rPr>
          <w:rFonts w:ascii="Courier New" w:hAnsi="Courier New" w:cs="Courier New"/>
          <w:sz w:val="20"/>
          <w:szCs w:val="20"/>
        </w:rPr>
        <w:t>uint64_t</w:t>
      </w:r>
      <w:r>
        <w:t xml:space="preserve">. Corrected value of </w:t>
      </w:r>
      <w:r w:rsidRPr="009C7467">
        <w:rPr>
          <w:rFonts w:ascii="Courier New" w:hAnsi="Courier New" w:cs="Courier New"/>
          <w:sz w:val="20"/>
          <w:szCs w:val="20"/>
        </w:rPr>
        <w:t>BRIG_ADDRESSING_FIRST_USER_DEFINED</w:t>
      </w:r>
      <w:r>
        <w:t xml:space="preserve"> enumeration to 128. Removed extraneous “)” and changed n-dash to minus for </w:t>
      </w:r>
      <w:r w:rsidRPr="009C7467">
        <w:rPr>
          <w:rFonts w:ascii="Courier New" w:hAnsi="Courier New" w:cs="Courier New"/>
          <w:sz w:val="20"/>
          <w:szCs w:val="20"/>
        </w:rPr>
        <w:t>BRIG_TYPE_BASE_MASK</w:t>
      </w:r>
      <w:r>
        <w:t>. [Bugzilla 410]</w:t>
      </w:r>
    </w:p>
    <w:p w14:paraId="10362724" w14:textId="77777777" w:rsidR="00827131" w:rsidRDefault="00827131" w:rsidP="00827131">
      <w:pPr>
        <w:pStyle w:val="p"/>
        <w:spacing w:before="240"/>
        <w:rPr>
          <w:b/>
        </w:rPr>
      </w:pPr>
      <w:r>
        <w:rPr>
          <w:b/>
        </w:rPr>
        <w:t>4 February 2015:</w:t>
      </w:r>
    </w:p>
    <w:p w14:paraId="0888497A" w14:textId="253C2618" w:rsidR="00827131" w:rsidRDefault="00205B3D" w:rsidP="00827131">
      <w:pPr>
        <w:pStyle w:val="li"/>
        <w:numPr>
          <w:ilvl w:val="0"/>
          <w:numId w:val="355"/>
        </w:numPr>
        <w:spacing w:before="320"/>
        <w:ind w:left="600"/>
      </w:pPr>
      <w:r>
        <w:t xml:space="preserve">Add rounding modifier to the </w:t>
      </w:r>
      <w:r w:rsidRPr="00240BD2">
        <w:rPr>
          <w:rFonts w:ascii="Courier New" w:hAnsi="Courier New" w:cs="Courier New"/>
          <w:sz w:val="20"/>
          <w:szCs w:val="20"/>
        </w:rPr>
        <w:t>fract</w:t>
      </w:r>
      <w:r>
        <w:t xml:space="preserve"> operation. Define the boundary cases for the </w:t>
      </w:r>
      <w:r w:rsidRPr="00240BD2">
        <w:rPr>
          <w:rFonts w:ascii="Courier New" w:hAnsi="Courier New" w:cs="Courier New"/>
          <w:sz w:val="20"/>
          <w:szCs w:val="20"/>
        </w:rPr>
        <w:t>fract</w:t>
      </w:r>
      <w:r>
        <w:t xml:space="preserve"> operation to match OpenCL 2.0. Require that the </w:t>
      </w:r>
      <w:r w:rsidRPr="00240BD2">
        <w:rPr>
          <w:rFonts w:ascii="Courier New" w:hAnsi="Courier New" w:cs="Courier New"/>
          <w:sz w:val="20"/>
          <w:szCs w:val="20"/>
        </w:rPr>
        <w:t>fract</w:t>
      </w:r>
      <w:r>
        <w:t xml:space="preserve"> operation produce a correctly rounded result in both Base and Full profile. [Bugzilla </w:t>
      </w:r>
      <w:r w:rsidR="000D1E1C">
        <w:t>404, 407</w:t>
      </w:r>
      <w:r>
        <w:t>]</w:t>
      </w:r>
    </w:p>
    <w:p w14:paraId="03B414C9" w14:textId="27A1A2CA" w:rsidR="00565EF7" w:rsidRDefault="00565EF7" w:rsidP="00240BD2">
      <w:pPr>
        <w:pStyle w:val="li"/>
        <w:numPr>
          <w:ilvl w:val="0"/>
          <w:numId w:val="355"/>
        </w:numPr>
        <w:ind w:left="605" w:hanging="216"/>
      </w:pPr>
      <w:r>
        <w:t xml:space="preserve">Clarify BRIG operand kinds allowed for </w:t>
      </w:r>
      <w:r w:rsidRPr="00240BD2">
        <w:rPr>
          <w:rFonts w:ascii="Courier New" w:hAnsi="Courier New" w:cs="Courier New"/>
          <w:sz w:val="20"/>
          <w:szCs w:val="20"/>
        </w:rPr>
        <w:t>BrigOperandConstantOperandList</w:t>
      </w:r>
      <w:r>
        <w:t>. [Bugzilla 411]</w:t>
      </w:r>
    </w:p>
    <w:p w14:paraId="2AF47424" w14:textId="216E09A6" w:rsidR="005458F5" w:rsidRDefault="005458F5" w:rsidP="00240BD2">
      <w:pPr>
        <w:pStyle w:val="li"/>
        <w:numPr>
          <w:ilvl w:val="0"/>
          <w:numId w:val="355"/>
        </w:numPr>
        <w:ind w:left="605" w:hanging="216"/>
      </w:pPr>
      <w:r>
        <w:t>Define units of least precision (ULP) the same as OpenCL 2.0. Add glossary term for ULP. Reference the definition in the sections that use ULP</w:t>
      </w:r>
      <w:r w:rsidR="00AB2CC0">
        <w:t xml:space="preserve">. Add citation for Jean-Michel Muller definition of </w:t>
      </w:r>
      <w:r w:rsidR="00AB2CC0" w:rsidRPr="00240BD2">
        <w:rPr>
          <w:i/>
        </w:rPr>
        <w:t>ulp(x)</w:t>
      </w:r>
      <w:r>
        <w:t xml:space="preserve">. [Bugzilla </w:t>
      </w:r>
      <w:r w:rsidR="008F50E8">
        <w:t>408</w:t>
      </w:r>
      <w:r>
        <w:t>]</w:t>
      </w:r>
    </w:p>
    <w:p w14:paraId="5A46B5FB" w14:textId="58B6097E" w:rsidR="00096EA9" w:rsidRDefault="004F7C95" w:rsidP="00096EA9">
      <w:pPr>
        <w:pStyle w:val="li"/>
        <w:numPr>
          <w:ilvl w:val="0"/>
          <w:numId w:val="14"/>
        </w:numPr>
        <w:spacing w:before="320"/>
        <w:ind w:left="600"/>
      </w:pPr>
      <w:r>
        <w:t>Clarify definition of floating-point to integer conversions. Define that the exceptions, if any, generated by saturating floating-point to integer conversions are implementation defined, and may be further specified in a future ve</w:t>
      </w:r>
      <w:r w:rsidR="005A6323">
        <w:t>r</w:t>
      </w:r>
      <w:r>
        <w:t xml:space="preserve">sion. </w:t>
      </w:r>
      <w:r w:rsidR="004A7AEA">
        <w:t>[Bugzilla 4</w:t>
      </w:r>
      <w:r>
        <w:t>0</w:t>
      </w:r>
      <w:r w:rsidR="004A7AEA">
        <w:t>1</w:t>
      </w:r>
      <w:r>
        <w:t>]</w:t>
      </w:r>
    </w:p>
    <w:p w14:paraId="65C04BBA" w14:textId="70BCB926" w:rsidR="00096EA9" w:rsidRDefault="00096EA9" w:rsidP="00096EA9">
      <w:pPr>
        <w:pStyle w:val="p"/>
        <w:spacing w:before="240"/>
        <w:rPr>
          <w:b/>
        </w:rPr>
      </w:pPr>
      <w:r>
        <w:rPr>
          <w:b/>
        </w:rPr>
        <w:t>5 February 2015:</w:t>
      </w:r>
    </w:p>
    <w:p w14:paraId="0680C2DD" w14:textId="7C14F68E" w:rsidR="006027E7" w:rsidRDefault="00096EA9" w:rsidP="006027E7">
      <w:pPr>
        <w:pStyle w:val="li"/>
        <w:numPr>
          <w:ilvl w:val="0"/>
          <w:numId w:val="14"/>
        </w:numPr>
        <w:spacing w:before="320"/>
        <w:ind w:left="600"/>
      </w:pPr>
      <w:r>
        <w:t>Minor typos in BRIG descriptions. [Bugzilla 413]</w:t>
      </w:r>
    </w:p>
    <w:p w14:paraId="14C048B1" w14:textId="6780B2D6" w:rsidR="006027E7" w:rsidRDefault="000755D8" w:rsidP="006027E7">
      <w:pPr>
        <w:pStyle w:val="p"/>
        <w:spacing w:before="240"/>
        <w:rPr>
          <w:b/>
        </w:rPr>
      </w:pPr>
      <w:r>
        <w:rPr>
          <w:b/>
        </w:rPr>
        <w:t>6</w:t>
      </w:r>
      <w:r w:rsidR="006027E7">
        <w:rPr>
          <w:b/>
        </w:rPr>
        <w:t xml:space="preserve"> February 2015:</w:t>
      </w:r>
    </w:p>
    <w:p w14:paraId="0BA0C789" w14:textId="360FB33B" w:rsidR="004F7C95" w:rsidRDefault="001E71AF" w:rsidP="00240BD2">
      <w:pPr>
        <w:pStyle w:val="li"/>
        <w:numPr>
          <w:ilvl w:val="0"/>
          <w:numId w:val="355"/>
        </w:numPr>
        <w:ind w:left="605" w:hanging="216"/>
      </w:pPr>
      <w:r>
        <w:t>Corrected definition of ULP relative error which incorrectly had &lt; instead of ≤.</w:t>
      </w:r>
      <w:r w:rsidR="00A00D2E">
        <w:t xml:space="preserve"> [Bugzilla 408]</w:t>
      </w:r>
    </w:p>
    <w:p w14:paraId="6C13D34D" w14:textId="779D7049" w:rsidR="008F45FE" w:rsidRDefault="00B732D1" w:rsidP="00240BD2">
      <w:pPr>
        <w:pStyle w:val="li"/>
        <w:numPr>
          <w:ilvl w:val="0"/>
          <w:numId w:val="355"/>
        </w:numPr>
        <w:ind w:left="605" w:hanging="216"/>
      </w:pPr>
      <w:r>
        <w:t xml:space="preserve">Clarified that the operand kinds allowed for the </w:t>
      </w:r>
      <w:r w:rsidRPr="00240BD2">
        <w:rPr>
          <w:rFonts w:ascii="Courier New" w:hAnsi="Courier New" w:cs="Courier New"/>
          <w:sz w:val="20"/>
          <w:szCs w:val="20"/>
        </w:rPr>
        <w:t>operands</w:t>
      </w:r>
      <w:r>
        <w:t xml:space="preserve"> field of </w:t>
      </w:r>
      <w:r w:rsidRPr="00240BD2">
        <w:rPr>
          <w:rFonts w:ascii="Courier New" w:hAnsi="Courier New" w:cs="Courier New"/>
          <w:sz w:val="20"/>
          <w:szCs w:val="20"/>
        </w:rPr>
        <w:t>BrigInstBase</w:t>
      </w:r>
      <w:r>
        <w:t xml:space="preserve"> are defined in section </w:t>
      </w:r>
      <w:r>
        <w:rPr>
          <w:rStyle w:val="xref1"/>
        </w:rPr>
        <w:t>18.7. BRIG Syntax for Operations (</w:t>
      </w:r>
      <w:r>
        <w:fldChar w:fldCharType="begin"/>
      </w:r>
      <w:r>
        <w:instrText xml:space="preserve"> PAGEREF  brig_syntax_for_operations \h \p  \* MERGEFORMAT </w:instrText>
      </w:r>
      <w:r>
        <w:fldChar w:fldCharType="separate"/>
      </w:r>
      <w:r>
        <w:rPr>
          <w:noProof/>
        </w:rPr>
        <w:t>on page 383</w:t>
      </w:r>
      <w:r>
        <w:fldChar w:fldCharType="end"/>
      </w:r>
      <w:r>
        <w:rPr>
          <w:rStyle w:val="xref1"/>
        </w:rPr>
        <w:t>)</w:t>
      </w:r>
      <w:r>
        <w:t>.</w:t>
      </w:r>
      <w:r w:rsidR="00A00D2E">
        <w:t xml:space="preserve"> [Bugzilla 413]</w:t>
      </w:r>
    </w:p>
    <w:p w14:paraId="6DD1C2CA" w14:textId="6D0B40A3" w:rsidR="00C17ECC" w:rsidRDefault="005867DD">
      <w:pPr>
        <w:pStyle w:val="p"/>
        <w:ind w:left="-210"/>
        <w:rPr>
          <w:ins w:id="11" w:author="ttye" w:date="2015-02-25T18:10:00Z"/>
          <w:b/>
        </w:rPr>
        <w:pPrChange w:id="12" w:author="ttye" w:date="2015-02-25T18:10:00Z">
          <w:pPr>
            <w:pStyle w:val="p"/>
            <w:numPr>
              <w:numId w:val="355"/>
            </w:numPr>
            <w:tabs>
              <w:tab w:val="num" w:pos="0"/>
            </w:tabs>
            <w:ind w:hanging="210"/>
          </w:pPr>
        </w:pPrChange>
      </w:pPr>
      <w:ins w:id="13" w:author="ttye" w:date="2015-02-25T18:10:00Z">
        <w:r>
          <w:rPr>
            <w:b/>
          </w:rPr>
          <w:t>2</w:t>
        </w:r>
      </w:ins>
      <w:ins w:id="14" w:author="ttye" w:date="2015-02-25T20:04:00Z">
        <w:r>
          <w:rPr>
            <w:b/>
          </w:rPr>
          <w:t>5</w:t>
        </w:r>
      </w:ins>
      <w:ins w:id="15" w:author="ttye" w:date="2015-02-25T18:10:00Z">
        <w:r w:rsidR="00C17ECC">
          <w:rPr>
            <w:b/>
          </w:rPr>
          <w:t xml:space="preserve"> February 2015:</w:t>
        </w:r>
      </w:ins>
    </w:p>
    <w:p w14:paraId="2395E698" w14:textId="782101E8" w:rsidR="00580BEB" w:rsidRDefault="00C17ECC">
      <w:pPr>
        <w:pStyle w:val="li"/>
        <w:numPr>
          <w:ilvl w:val="0"/>
          <w:numId w:val="355"/>
        </w:numPr>
        <w:ind w:left="605" w:hanging="216"/>
        <w:rPr>
          <w:ins w:id="16" w:author="ttye" w:date="2015-02-25T18:21:00Z"/>
        </w:rPr>
        <w:pPrChange w:id="17" w:author="ttye" w:date="2015-02-25T18:11:00Z">
          <w:pPr>
            <w:pStyle w:val="li"/>
            <w:numPr>
              <w:numId w:val="355"/>
            </w:numPr>
            <w:tabs>
              <w:tab w:val="num" w:pos="0"/>
            </w:tabs>
            <w:ind w:left="0" w:hanging="210"/>
          </w:pPr>
        </w:pPrChange>
      </w:pPr>
      <w:ins w:id="18" w:author="ttye" w:date="2015-02-25T18:16:00Z">
        <w:r>
          <w:lastRenderedPageBreak/>
          <w:t xml:space="preserve">Corrected description of </w:t>
        </w:r>
        <w:r w:rsidRPr="009C7467">
          <w:rPr>
            <w:rFonts w:ascii="Courier New" w:hAnsi="Courier New" w:cs="Courier New"/>
            <w:sz w:val="20"/>
            <w:szCs w:val="20"/>
          </w:rPr>
          <w:t>type</w:t>
        </w:r>
        <w:r>
          <w:t xml:space="preserve"> field of </w:t>
        </w:r>
        <w:r w:rsidRPr="009C7467">
          <w:rPr>
            <w:rFonts w:ascii="Courier New" w:hAnsi="Courier New" w:cs="Courier New"/>
            <w:sz w:val="20"/>
            <w:szCs w:val="20"/>
          </w:rPr>
          <w:t>BrigInstImage</w:t>
        </w:r>
        <w:r>
          <w:t xml:space="preserve"> which had incorrect enumeration names for the image types. </w:t>
        </w:r>
      </w:ins>
      <w:ins w:id="19" w:author="ttye" w:date="2015-02-25T18:14:00Z">
        <w:r>
          <w:t>[Bugzilla 415]</w:t>
        </w:r>
      </w:ins>
    </w:p>
    <w:p w14:paraId="4D82D483" w14:textId="78FCA20F" w:rsidR="00404771" w:rsidRDefault="00404771">
      <w:pPr>
        <w:pStyle w:val="li"/>
        <w:numPr>
          <w:ilvl w:val="0"/>
          <w:numId w:val="355"/>
        </w:numPr>
        <w:ind w:left="605" w:hanging="216"/>
        <w:rPr>
          <w:ins w:id="20" w:author="ttye" w:date="2015-02-25T18:39:00Z"/>
        </w:rPr>
        <w:pPrChange w:id="21" w:author="ttye" w:date="2015-02-25T18:11:00Z">
          <w:pPr>
            <w:pStyle w:val="li"/>
            <w:numPr>
              <w:numId w:val="355"/>
            </w:numPr>
            <w:tabs>
              <w:tab w:val="num" w:pos="0"/>
            </w:tabs>
            <w:ind w:left="0" w:hanging="210"/>
          </w:pPr>
        </w:pPrChange>
      </w:pPr>
      <w:ins w:id="22" w:author="ttye" w:date="2015-02-25T18:22:00Z">
        <w:r>
          <w:t xml:space="preserve">Added missing </w:t>
        </w:r>
      </w:ins>
      <w:ins w:id="23" w:author="ttye" w:date="2015-02-25T18:21:00Z">
        <w:r w:rsidRPr="00404771">
          <w:rPr>
            <w:rFonts w:ascii="Courier New" w:hAnsi="Courier New" w:cs="Courier New"/>
            <w:sz w:val="20"/>
            <w:szCs w:val="20"/>
            <w:rPrChange w:id="24" w:author="ttye" w:date="2015-02-25T18:21:00Z">
              <w:rPr/>
            </w:rPrChange>
          </w:rPr>
          <w:t>BRIG_OPCODE_IMAGEFENCE</w:t>
        </w:r>
        <w:r w:rsidRPr="00404771">
          <w:t xml:space="preserve"> </w:t>
        </w:r>
      </w:ins>
      <w:ins w:id="25" w:author="ttye" w:date="2015-02-25T18:23:00Z">
        <w:r>
          <w:t>to</w:t>
        </w:r>
      </w:ins>
      <w:ins w:id="26" w:author="ttye" w:date="2015-02-25T18:21:00Z">
        <w:r>
          <w:t xml:space="preserve"> the </w:t>
        </w:r>
        <w:r w:rsidRPr="00404771">
          <w:rPr>
            <w:rFonts w:ascii="Courier New" w:hAnsi="Courier New" w:cs="Courier New"/>
            <w:sz w:val="20"/>
            <w:szCs w:val="20"/>
            <w:rPrChange w:id="27" w:author="ttye" w:date="2015-02-25T18:21:00Z">
              <w:rPr/>
            </w:rPrChange>
          </w:rPr>
          <w:t>BrigOpcode</w:t>
        </w:r>
        <w:r w:rsidRPr="00404771">
          <w:t xml:space="preserve"> enum</w:t>
        </w:r>
        <w:r>
          <w:t>eration type</w:t>
        </w:r>
      </w:ins>
      <w:ins w:id="28" w:author="ttye" w:date="2015-02-25T18:23:00Z">
        <w:r>
          <w:t xml:space="preserve"> and renumbered following enumerations</w:t>
        </w:r>
      </w:ins>
      <w:ins w:id="29" w:author="ttye" w:date="2015-02-25T18:21:00Z">
        <w:r w:rsidRPr="00404771">
          <w:t>.</w:t>
        </w:r>
      </w:ins>
      <w:ins w:id="30" w:author="ttye" w:date="2015-02-25T18:22:00Z">
        <w:r>
          <w:t xml:space="preserve"> [Bugzilla 416]</w:t>
        </w:r>
      </w:ins>
    </w:p>
    <w:p w14:paraId="32B49EE8" w14:textId="488691F0" w:rsidR="006416C6" w:rsidRDefault="006416C6">
      <w:pPr>
        <w:pStyle w:val="li"/>
        <w:numPr>
          <w:ilvl w:val="0"/>
          <w:numId w:val="355"/>
        </w:numPr>
        <w:ind w:left="605" w:hanging="216"/>
        <w:rPr>
          <w:ins w:id="31" w:author="ttye" w:date="2015-02-25T18:41:00Z"/>
        </w:rPr>
        <w:pPrChange w:id="32" w:author="ttye" w:date="2015-02-25T18:11:00Z">
          <w:pPr>
            <w:pStyle w:val="li"/>
            <w:numPr>
              <w:numId w:val="355"/>
            </w:numPr>
            <w:tabs>
              <w:tab w:val="num" w:pos="0"/>
            </w:tabs>
            <w:ind w:left="0" w:hanging="210"/>
          </w:pPr>
        </w:pPrChange>
      </w:pPr>
      <w:ins w:id="33" w:author="ttye" w:date="2015-02-25T18:39:00Z">
        <w:r>
          <w:t>Clarify that an aggregate constant cannot consist  of only alignment request elements. [Bugzilla 419]</w:t>
        </w:r>
      </w:ins>
    </w:p>
    <w:p w14:paraId="207D1534" w14:textId="1072E88C" w:rsidR="002D0824" w:rsidRDefault="002D0824">
      <w:pPr>
        <w:pStyle w:val="li"/>
        <w:numPr>
          <w:ilvl w:val="0"/>
          <w:numId w:val="355"/>
        </w:numPr>
        <w:ind w:left="605" w:hanging="216"/>
        <w:rPr>
          <w:ins w:id="34" w:author="ttye" w:date="2015-02-25T18:48:00Z"/>
        </w:rPr>
        <w:pPrChange w:id="35" w:author="ttye" w:date="2015-02-25T18:11:00Z">
          <w:pPr>
            <w:pStyle w:val="li"/>
            <w:numPr>
              <w:numId w:val="355"/>
            </w:numPr>
            <w:tabs>
              <w:tab w:val="num" w:pos="0"/>
            </w:tabs>
            <w:ind w:left="0" w:hanging="210"/>
          </w:pPr>
        </w:pPrChange>
      </w:pPr>
      <w:ins w:id="36" w:author="ttye" w:date="2015-02-25T18:41:00Z">
        <w:r>
          <w:t>Clarify that an array dimension</w:t>
        </w:r>
      </w:ins>
      <w:ins w:id="37" w:author="ttye" w:date="2015-02-25T18:43:00Z">
        <w:r>
          <w:t xml:space="preserve"> can </w:t>
        </w:r>
      </w:ins>
      <w:ins w:id="38" w:author="ttye" w:date="2015-02-25T20:12:00Z">
        <w:r w:rsidR="00B267E5">
          <w:t xml:space="preserve">also </w:t>
        </w:r>
      </w:ins>
      <w:ins w:id="39" w:author="ttye" w:date="2015-02-25T18:43:00Z">
        <w:r>
          <w:t xml:space="preserve">be left empty for </w:t>
        </w:r>
      </w:ins>
      <w:ins w:id="40" w:author="ttye" w:date="2015-02-25T20:12:00Z">
        <w:r w:rsidR="00B267E5">
          <w:t>a group or private segment</w:t>
        </w:r>
      </w:ins>
      <w:ins w:id="41" w:author="ttye" w:date="2015-02-25T18:43:00Z">
        <w:r>
          <w:t xml:space="preserve"> variable declaration, in which case the </w:t>
        </w:r>
      </w:ins>
      <w:ins w:id="42" w:author="ttye" w:date="2015-02-25T18:44:00Z">
        <w:r>
          <w:t>size</w:t>
        </w:r>
      </w:ins>
      <w:ins w:id="43" w:author="ttye" w:date="2015-02-25T18:43:00Z">
        <w:r>
          <w:t xml:space="preserve"> is specified by the </w:t>
        </w:r>
      </w:ins>
      <w:ins w:id="44" w:author="ttye" w:date="2015-02-25T18:44:00Z">
        <w:r>
          <w:t xml:space="preserve">array </w:t>
        </w:r>
      </w:ins>
      <w:ins w:id="45" w:author="ttye" w:date="2015-02-25T18:43:00Z">
        <w:r>
          <w:t>variable</w:t>
        </w:r>
      </w:ins>
      <w:ins w:id="46" w:author="ttye" w:date="2015-02-25T18:44:00Z">
        <w:r>
          <w:t>’s</w:t>
        </w:r>
      </w:ins>
      <w:ins w:id="47" w:author="ttye" w:date="2015-02-25T18:43:00Z">
        <w:r>
          <w:t xml:space="preserve"> definition. [Bugzilla 420]</w:t>
        </w:r>
      </w:ins>
    </w:p>
    <w:p w14:paraId="5E8674B8" w14:textId="4352C43C" w:rsidR="00E45A85" w:rsidRDefault="00E45A85">
      <w:pPr>
        <w:pStyle w:val="li"/>
        <w:numPr>
          <w:ilvl w:val="0"/>
          <w:numId w:val="355"/>
        </w:numPr>
        <w:ind w:left="605" w:hanging="216"/>
        <w:rPr>
          <w:ins w:id="48" w:author="ttye" w:date="2015-02-25T19:04:00Z"/>
        </w:rPr>
        <w:pPrChange w:id="49" w:author="ttye" w:date="2015-02-25T18:11:00Z">
          <w:pPr>
            <w:pStyle w:val="li"/>
            <w:numPr>
              <w:numId w:val="355"/>
            </w:numPr>
            <w:tabs>
              <w:tab w:val="num" w:pos="0"/>
            </w:tabs>
            <w:ind w:left="0" w:hanging="210"/>
          </w:pPr>
        </w:pPrChange>
      </w:pPr>
      <w:ins w:id="50" w:author="ttye" w:date="2015-02-25T18:48:00Z">
        <w:r>
          <w:t xml:space="preserve">Correct cross reference for </w:t>
        </w:r>
        <w:r w:rsidRPr="0010593D">
          <w:rPr>
            <w:rFonts w:ascii="Courier New" w:hAnsi="Courier New" w:cs="Courier New"/>
            <w:sz w:val="20"/>
            <w:szCs w:val="20"/>
            <w:rPrChange w:id="51" w:author="ttye" w:date="2015-02-25T18:49:00Z">
              <w:rPr/>
            </w:rPrChange>
          </w:rPr>
          <w:t>TOKEN_SINGLE_CONSTANT</w:t>
        </w:r>
        <w:r>
          <w:t xml:space="preserve"> and </w:t>
        </w:r>
        <w:r w:rsidRPr="0010593D">
          <w:rPr>
            <w:rFonts w:ascii="Courier New" w:hAnsi="Courier New" w:cs="Courier New"/>
            <w:sz w:val="20"/>
            <w:szCs w:val="20"/>
            <w:rPrChange w:id="52" w:author="ttye" w:date="2015-02-25T18:50:00Z">
              <w:rPr/>
            </w:rPrChange>
          </w:rPr>
          <w:t>TOKEN_DOUBLE_CONSTANT</w:t>
        </w:r>
        <w:r>
          <w:t xml:space="preserve"> in </w:t>
        </w:r>
        <w:r w:rsidRPr="0010593D">
          <w:rPr>
            <w:i/>
            <w:rPrChange w:id="53" w:author="ttye" w:date="2015-02-25T18:50:00Z">
              <w:rPr/>
            </w:rPrChange>
          </w:rPr>
          <w:t>Source Text Format</w:t>
        </w:r>
        <w:r>
          <w:t xml:space="preserve"> section to </w:t>
        </w:r>
      </w:ins>
      <w:ins w:id="54" w:author="ttye" w:date="2015-02-25T18:49:00Z">
        <w:r w:rsidR="0010593D">
          <w:t xml:space="preserve">specify the </w:t>
        </w:r>
        <w:r w:rsidR="0010593D" w:rsidRPr="0010593D">
          <w:rPr>
            <w:i/>
            <w:rPrChange w:id="55" w:author="ttye" w:date="2015-02-25T18:50:00Z">
              <w:rPr/>
            </w:rPrChange>
          </w:rPr>
          <w:t>Floating-Point</w:t>
        </w:r>
      </w:ins>
      <w:ins w:id="56" w:author="ttye" w:date="2015-02-25T18:50:00Z">
        <w:r w:rsidR="0010593D" w:rsidRPr="0010593D">
          <w:rPr>
            <w:i/>
            <w:rPrChange w:id="57" w:author="ttye" w:date="2015-02-25T18:50:00Z">
              <w:rPr/>
            </w:rPrChange>
          </w:rPr>
          <w:t xml:space="preserve"> Constant</w:t>
        </w:r>
      </w:ins>
      <w:ins w:id="58" w:author="ttye" w:date="2015-02-25T18:51:00Z">
        <w:r w:rsidR="007230BD">
          <w:rPr>
            <w:i/>
          </w:rPr>
          <w:t>s</w:t>
        </w:r>
      </w:ins>
      <w:ins w:id="59" w:author="ttye" w:date="2015-02-25T18:49:00Z">
        <w:r w:rsidR="0010593D">
          <w:t xml:space="preserve"> section. [Bugzilla 421]</w:t>
        </w:r>
      </w:ins>
    </w:p>
    <w:p w14:paraId="107BEE84" w14:textId="4972232B" w:rsidR="00186D7D" w:rsidRDefault="00186D7D">
      <w:pPr>
        <w:pStyle w:val="li"/>
        <w:numPr>
          <w:ilvl w:val="0"/>
          <w:numId w:val="355"/>
        </w:numPr>
        <w:ind w:left="605" w:hanging="216"/>
        <w:rPr>
          <w:ins w:id="60" w:author="ttye" w:date="2015-02-25T19:28:00Z"/>
        </w:rPr>
        <w:pPrChange w:id="61" w:author="ttye" w:date="2015-02-25T18:11:00Z">
          <w:pPr>
            <w:pStyle w:val="li"/>
            <w:numPr>
              <w:numId w:val="355"/>
            </w:numPr>
            <w:tabs>
              <w:tab w:val="num" w:pos="0"/>
            </w:tabs>
            <w:ind w:left="0" w:hanging="210"/>
          </w:pPr>
        </w:pPrChange>
      </w:pPr>
      <w:ins w:id="62" w:author="ttye" w:date="2015-02-25T19:04:00Z">
        <w:r>
          <w:t>Clarify that image and sampler typed const</w:t>
        </w:r>
      </w:ins>
      <w:ins w:id="63" w:author="ttye" w:date="2015-02-25T19:05:00Z">
        <w:r>
          <w:t>a</w:t>
        </w:r>
      </w:ins>
      <w:ins w:id="64" w:author="ttye" w:date="2015-02-25T19:04:00Z">
        <w:r>
          <w:t>nts can also be used as the operand of a pragma directive. [Bugzilla 422]</w:t>
        </w:r>
      </w:ins>
    </w:p>
    <w:p w14:paraId="0D4F13CC" w14:textId="2ED0143D" w:rsidR="00D62F35" w:rsidRDefault="00D62F35">
      <w:pPr>
        <w:pStyle w:val="li"/>
        <w:numPr>
          <w:ilvl w:val="0"/>
          <w:numId w:val="355"/>
        </w:numPr>
        <w:ind w:left="605" w:hanging="216"/>
        <w:rPr>
          <w:ins w:id="65" w:author="ttye" w:date="2015-02-25T19:09:00Z"/>
        </w:rPr>
        <w:pPrChange w:id="66" w:author="ttye" w:date="2015-02-25T18:11:00Z">
          <w:pPr>
            <w:pStyle w:val="li"/>
            <w:numPr>
              <w:numId w:val="355"/>
            </w:numPr>
            <w:tabs>
              <w:tab w:val="num" w:pos="0"/>
            </w:tabs>
            <w:ind w:left="0" w:hanging="210"/>
          </w:pPr>
        </w:pPrChange>
      </w:pPr>
      <w:ins w:id="67" w:author="ttye" w:date="2015-02-25T19:28:00Z">
        <w:r>
          <w:t xml:space="preserve">Clarify that an array dimension of 0 is not allowed. </w:t>
        </w:r>
      </w:ins>
      <w:ins w:id="68" w:author="ttye" w:date="2015-02-25T19:29:00Z">
        <w:r w:rsidR="00DD4FBE">
          <w:t>Consequently</w:t>
        </w:r>
      </w:ins>
      <w:ins w:id="69" w:author="ttye" w:date="2015-02-25T20:02:00Z">
        <w:r w:rsidR="00F80CD3">
          <w:t>,</w:t>
        </w:r>
      </w:ins>
      <w:ins w:id="70" w:author="ttye" w:date="2015-02-25T19:29:00Z">
        <w:r w:rsidR="00DD4FBE">
          <w:t xml:space="preserve"> remove </w:t>
        </w:r>
        <w:r w:rsidR="00DD4FBE" w:rsidRPr="00DD4FBE">
          <w:rPr>
            <w:rFonts w:ascii="Courier New" w:hAnsi="Courier New" w:cs="Courier New"/>
            <w:sz w:val="20"/>
            <w:szCs w:val="20"/>
            <w:rPrChange w:id="71" w:author="ttye" w:date="2015-02-25T19:30:00Z">
              <w:rPr/>
            </w:rPrChange>
          </w:rPr>
          <w:t>BRIG_VARIABLE_FLEX_ARRAY</w:t>
        </w:r>
        <w:r w:rsidR="00DD4FBE">
          <w:t xml:space="preserve"> and define that</w:t>
        </w:r>
      </w:ins>
      <w:ins w:id="72" w:author="ttye" w:date="2015-02-25T19:30:00Z">
        <w:r w:rsidR="00575182">
          <w:t xml:space="preserve"> a</w:t>
        </w:r>
      </w:ins>
      <w:ins w:id="73" w:author="ttye" w:date="2015-02-25T19:32:00Z">
        <w:r w:rsidR="00575182">
          <w:t>n array variable that does not specify a dimension</w:t>
        </w:r>
      </w:ins>
      <w:ins w:id="74" w:author="ttye" w:date="2015-02-25T20:03:00Z">
        <w:r w:rsidR="00F80CD3">
          <w:t xml:space="preserve"> and does not have an initializer</w:t>
        </w:r>
      </w:ins>
      <w:ins w:id="75" w:author="ttye" w:date="2015-02-25T19:32:00Z">
        <w:r w:rsidR="00F80CD3">
          <w:t xml:space="preserve"> is represented in BRIG with a</w:t>
        </w:r>
        <w:r w:rsidR="00575182">
          <w:t xml:space="preserve"> </w:t>
        </w:r>
      </w:ins>
      <w:ins w:id="76" w:author="ttye" w:date="2015-02-25T20:03:00Z">
        <w:r w:rsidR="00F80CD3">
          <w:rPr>
            <w:i/>
          </w:rPr>
          <w:t>dim</w:t>
        </w:r>
        <w:r w:rsidR="00F80CD3">
          <w:t xml:space="preserve"> field of 0</w:t>
        </w:r>
      </w:ins>
      <w:ins w:id="77" w:author="ttye" w:date="2015-02-25T19:32:00Z">
        <w:r w:rsidR="00575182">
          <w:t>.</w:t>
        </w:r>
      </w:ins>
      <w:ins w:id="78" w:author="ttye" w:date="2015-02-25T19:29:00Z">
        <w:r w:rsidR="00DD4FBE">
          <w:t xml:space="preserve"> </w:t>
        </w:r>
      </w:ins>
      <w:ins w:id="79" w:author="ttye" w:date="2015-02-25T19:28:00Z">
        <w:r>
          <w:t>[Bugzilla 423]</w:t>
        </w:r>
      </w:ins>
    </w:p>
    <w:p w14:paraId="1610AFFC" w14:textId="674B1669" w:rsidR="003F0AD1" w:rsidRDefault="005D18C7">
      <w:pPr>
        <w:pStyle w:val="li"/>
        <w:numPr>
          <w:ilvl w:val="0"/>
          <w:numId w:val="355"/>
        </w:numPr>
        <w:ind w:left="605" w:hanging="216"/>
        <w:rPr>
          <w:ins w:id="80" w:author="ttye" w:date="2015-02-25T19:21:00Z"/>
        </w:rPr>
        <w:pPrChange w:id="81" w:author="ttye" w:date="2015-02-25T18:11:00Z">
          <w:pPr>
            <w:pStyle w:val="li"/>
            <w:numPr>
              <w:numId w:val="355"/>
            </w:numPr>
            <w:tabs>
              <w:tab w:val="num" w:pos="0"/>
            </w:tabs>
            <w:ind w:left="0" w:hanging="210"/>
          </w:pPr>
        </w:pPrChange>
      </w:pPr>
      <w:ins w:id="82" w:author="ttye" w:date="2015-02-25T19:12:00Z">
        <w:r>
          <w:t>I</w:t>
        </w:r>
      </w:ins>
      <w:ins w:id="83" w:author="ttye" w:date="2015-02-25T19:09:00Z">
        <w:r w:rsidR="003F0AD1">
          <w:t xml:space="preserve">n table </w:t>
        </w:r>
        <w:r w:rsidR="003F0AD1" w:rsidRPr="003F0AD1">
          <w:rPr>
            <w:i/>
            <w:rPrChange w:id="84" w:author="ttye" w:date="2015-02-25T19:10:00Z">
              <w:rPr/>
            </w:rPrChange>
          </w:rPr>
          <w:t>Channel Order, Channel Type and Image Geometry Combination</w:t>
        </w:r>
        <w:r w:rsidR="003F0AD1">
          <w:t xml:space="preserve"> </w:t>
        </w:r>
      </w:ins>
      <w:ins w:id="85" w:author="ttye" w:date="2015-02-25T19:12:00Z">
        <w:r>
          <w:t xml:space="preserve">correct image geometry </w:t>
        </w:r>
      </w:ins>
      <w:ins w:id="86" w:author="ttye" w:date="2015-02-25T19:09:00Z">
        <w:r w:rsidR="003F0AD1">
          <w:t xml:space="preserve">from </w:t>
        </w:r>
        <w:r w:rsidR="003F0AD1" w:rsidRPr="003F0AD1">
          <w:rPr>
            <w:rFonts w:ascii="Courier New" w:hAnsi="Courier New" w:cs="Courier New"/>
            <w:sz w:val="20"/>
            <w:szCs w:val="20"/>
            <w:rPrChange w:id="87" w:author="ttye" w:date="2015-02-25T19:10:00Z">
              <w:rPr/>
            </w:rPrChange>
          </w:rPr>
          <w:t>2D2</w:t>
        </w:r>
        <w:r w:rsidR="003F0AD1">
          <w:t xml:space="preserve"> to </w:t>
        </w:r>
        <w:r w:rsidR="003F0AD1" w:rsidRPr="003F0AD1">
          <w:rPr>
            <w:rFonts w:ascii="Courier New" w:hAnsi="Courier New" w:cs="Courier New"/>
            <w:sz w:val="20"/>
            <w:szCs w:val="20"/>
            <w:rPrChange w:id="88" w:author="ttye" w:date="2015-02-25T19:10:00Z">
              <w:rPr/>
            </w:rPrChange>
          </w:rPr>
          <w:t>2DA</w:t>
        </w:r>
      </w:ins>
      <w:ins w:id="89" w:author="ttye" w:date="2015-02-25T19:13:00Z">
        <w:r>
          <w:t>. Also correct bits 5</w:t>
        </w:r>
      </w:ins>
      <w:ins w:id="90" w:author="ttye" w:date="2015-02-25T19:14:00Z">
        <w:r>
          <w:t>, 6, 5, 1 to 5, 6, 5 and 5, 5, 5 to 5, 5, 5, 1.</w:t>
        </w:r>
      </w:ins>
      <w:ins w:id="91" w:author="ttye" w:date="2015-02-25T19:13:00Z">
        <w:r>
          <w:t xml:space="preserve"> </w:t>
        </w:r>
      </w:ins>
      <w:ins w:id="92" w:author="ttye" w:date="2015-02-25T19:09:00Z">
        <w:r w:rsidR="003F0AD1">
          <w:t xml:space="preserve"> [Bugzilla </w:t>
        </w:r>
      </w:ins>
      <w:ins w:id="93" w:author="ttye" w:date="2015-02-25T19:10:00Z">
        <w:r w:rsidR="003F0AD1">
          <w:t>426</w:t>
        </w:r>
      </w:ins>
      <w:ins w:id="94" w:author="ttye" w:date="2015-02-25T19:09:00Z">
        <w:r w:rsidR="003F0AD1">
          <w:t>]</w:t>
        </w:r>
      </w:ins>
    </w:p>
    <w:p w14:paraId="30E1B354" w14:textId="488898EA" w:rsidR="00031A3D" w:rsidRDefault="00031A3D">
      <w:pPr>
        <w:pStyle w:val="li"/>
        <w:numPr>
          <w:ilvl w:val="0"/>
          <w:numId w:val="355"/>
        </w:numPr>
        <w:ind w:left="605" w:hanging="216"/>
        <w:rPr>
          <w:ins w:id="95" w:author="ttye" w:date="2015-02-25T19:16:00Z"/>
        </w:rPr>
        <w:pPrChange w:id="96" w:author="ttye" w:date="2015-02-25T18:11:00Z">
          <w:pPr>
            <w:pStyle w:val="li"/>
            <w:numPr>
              <w:numId w:val="355"/>
            </w:numPr>
            <w:tabs>
              <w:tab w:val="num" w:pos="0"/>
            </w:tabs>
            <w:ind w:left="0" w:hanging="210"/>
          </w:pPr>
        </w:pPrChange>
      </w:pPr>
      <w:ins w:id="97" w:author="ttye" w:date="2015-02-25T19:21:00Z">
        <w:r>
          <w:t xml:space="preserve">Clarify that WAVESIZE is allowed as a pragma directive operand. [Bugzilla </w:t>
        </w:r>
      </w:ins>
      <w:ins w:id="98" w:author="ttye" w:date="2015-02-25T19:23:00Z">
        <w:r>
          <w:t>435</w:t>
        </w:r>
      </w:ins>
      <w:ins w:id="99" w:author="ttye" w:date="2015-02-25T19:21:00Z">
        <w:r>
          <w:t>]</w:t>
        </w:r>
      </w:ins>
    </w:p>
    <w:p w14:paraId="6A91AEA0" w14:textId="6138ED42" w:rsidR="0029318C" w:rsidRDefault="0029318C">
      <w:pPr>
        <w:pStyle w:val="li"/>
        <w:numPr>
          <w:ilvl w:val="0"/>
          <w:numId w:val="355"/>
        </w:numPr>
        <w:ind w:left="605" w:hanging="216"/>
        <w:rPr>
          <w:ins w:id="100" w:author="ttye" w:date="2015-02-25T20:05:00Z"/>
        </w:rPr>
        <w:pPrChange w:id="101" w:author="ttye" w:date="2015-02-25T18:11:00Z">
          <w:pPr>
            <w:pStyle w:val="li"/>
            <w:numPr>
              <w:numId w:val="355"/>
            </w:numPr>
            <w:tabs>
              <w:tab w:val="num" w:pos="0"/>
            </w:tabs>
            <w:ind w:left="0" w:hanging="210"/>
          </w:pPr>
        </w:pPrChange>
      </w:pPr>
      <w:ins w:id="102" w:author="ttye" w:date="2015-02-25T19:16:00Z">
        <w:r>
          <w:t xml:space="preserve">Add missing type modifier to </w:t>
        </w:r>
        <w:r w:rsidRPr="0029318C">
          <w:rPr>
            <w:rFonts w:ascii="Courier New" w:hAnsi="Courier New" w:cs="Courier New"/>
            <w:sz w:val="20"/>
            <w:szCs w:val="20"/>
            <w:rPrChange w:id="103" w:author="ttye" w:date="2015-02-25T19:17:00Z">
              <w:rPr/>
            </w:rPrChange>
          </w:rPr>
          <w:t>mad24</w:t>
        </w:r>
        <w:r w:rsidR="00016223">
          <w:t xml:space="preserve"> defin</w:t>
        </w:r>
      </w:ins>
      <w:ins w:id="104" w:author="ttye" w:date="2015-02-25T19:19:00Z">
        <w:r w:rsidR="00016223">
          <w:t>i</w:t>
        </w:r>
      </w:ins>
      <w:ins w:id="105" w:author="ttye" w:date="2015-02-25T19:16:00Z">
        <w:r w:rsidR="00016223">
          <w:t>tion. [Bugzilla 4</w:t>
        </w:r>
      </w:ins>
      <w:ins w:id="106" w:author="ttye" w:date="2015-02-25T19:19:00Z">
        <w:r w:rsidR="00016223">
          <w:t>3</w:t>
        </w:r>
      </w:ins>
      <w:ins w:id="107" w:author="ttye" w:date="2015-02-25T19:16:00Z">
        <w:r>
          <w:t>7]</w:t>
        </w:r>
      </w:ins>
    </w:p>
    <w:p w14:paraId="07DF818D" w14:textId="2479BD2A" w:rsidR="008F0B60" w:rsidRDefault="008F0B60">
      <w:pPr>
        <w:pStyle w:val="li"/>
        <w:numPr>
          <w:ilvl w:val="0"/>
          <w:numId w:val="355"/>
        </w:numPr>
        <w:ind w:left="605" w:hanging="216"/>
        <w:pPrChange w:id="108" w:author="ttye" w:date="2015-02-25T18:11:00Z">
          <w:pPr>
            <w:pStyle w:val="li"/>
            <w:numPr>
              <w:numId w:val="355"/>
            </w:numPr>
            <w:tabs>
              <w:tab w:val="num" w:pos="0"/>
            </w:tabs>
            <w:ind w:left="0" w:hanging="210"/>
          </w:pPr>
        </w:pPrChange>
      </w:pPr>
      <w:ins w:id="109" w:author="ttye" w:date="2015-02-25T20:05:00Z">
        <w:r>
          <w:t>Update copyright year to 2015.</w:t>
        </w:r>
      </w:ins>
    </w:p>
    <w:p w14:paraId="096A6AE3" w14:textId="77777777" w:rsidR="008A5E4E" w:rsidRDefault="0065745B">
      <w:pPr>
        <w:pStyle w:val="h1Chpt"/>
      </w:pPr>
      <w:r>
        <w:lastRenderedPageBreak/>
        <w:t xml:space="preserve">Chapter 1. </w:t>
      </w:r>
      <w:r>
        <w:br/>
        <w:t>Overview</w:t>
      </w:r>
      <w:bookmarkEnd w:id="10"/>
    </w:p>
    <w:p w14:paraId="52934CAC" w14:textId="77777777" w:rsidR="008A5E4E" w:rsidRDefault="0065745B">
      <w:pPr>
        <w:pStyle w:val="p"/>
      </w:pPr>
      <w:r>
        <w:t>This chapter provides an overview of Heterogeneous System Architecture Intermediate Language (HSAIL).</w:t>
      </w:r>
    </w:p>
    <w:p w14:paraId="77F143E3" w14:textId="77777777" w:rsidR="008A5E4E" w:rsidRDefault="0065745B">
      <w:pPr>
        <w:pStyle w:val="h2"/>
      </w:pPr>
      <w:bookmarkStart w:id="110" w:name="_Toc396034101"/>
      <w:r>
        <w:t xml:space="preserve">1.1 </w:t>
      </w:r>
      <w:bookmarkStart w:id="111" w:name="_Ref-2004090069"/>
      <w:r>
        <w:t>What Is HSAIL?</w:t>
      </w:r>
      <w:bookmarkEnd w:id="110"/>
      <w:bookmarkEnd w:id="111"/>
    </w:p>
    <w:p w14:paraId="7DC660C2" w14:textId="77777777" w:rsidR="008A5E4E" w:rsidRDefault="0065745B">
      <w:pPr>
        <w:pStyle w:val="p"/>
      </w:pPr>
      <w:r>
        <w:t xml:space="preserve">The Heterogeneous System Architecture (HSA) is designed to efficiently support a wide assortment of data-parallel and task-parallel programming models. A single HSA system can support multiple instruction sets based on CPU(s), GPU(s), and specialized processor(s). </w:t>
      </w:r>
    </w:p>
    <w:p w14:paraId="3E7AF813" w14:textId="77777777" w:rsidR="008A5E4E" w:rsidRDefault="0065745B">
      <w:pPr>
        <w:pStyle w:val="p"/>
      </w:pPr>
      <w:r>
        <w:t xml:space="preserve">HSA supports two machine models: large mode (64-bit address space) and small mode (32-bit address space). </w:t>
      </w:r>
    </w:p>
    <w:p w14:paraId="0E8BC5A6" w14:textId="77777777" w:rsidR="008A5E4E" w:rsidRDefault="0065745B">
      <w:pPr>
        <w:pStyle w:val="p"/>
      </w:pPr>
      <w:r>
        <w:t>Programmers normally build code for HSA in a virtual machine and intermediate language called HSAIL (Heterogeneous System Architecture Intermediate Language). Using HSAIL allows a single program to execute on a wide range of platforms, because the native instruction set has been abstracted away.</w:t>
      </w:r>
    </w:p>
    <w:p w14:paraId="232A357E" w14:textId="77777777" w:rsidR="008A5E4E" w:rsidRDefault="0065745B">
      <w:pPr>
        <w:pStyle w:val="p"/>
      </w:pPr>
      <w:r>
        <w:t xml:space="preserve">HSAIL is required for parallel computing on an HSA platform. </w:t>
      </w:r>
    </w:p>
    <w:p w14:paraId="2552E17E" w14:textId="77777777" w:rsidR="008A5E4E" w:rsidRDefault="0065745B">
      <w:pPr>
        <w:pStyle w:val="p"/>
      </w:pPr>
      <w:r>
        <w:t xml:space="preserve">This manual describes the HSAIL virtual machine and the HSAIL intermediate language. </w:t>
      </w:r>
    </w:p>
    <w:p w14:paraId="77A15385" w14:textId="77777777" w:rsidR="008A5E4E" w:rsidRDefault="0065745B">
      <w:pPr>
        <w:pStyle w:val="p"/>
      </w:pPr>
      <w:r>
        <w:t xml:space="preserve">An </w:t>
      </w:r>
      <w:r>
        <w:rPr>
          <w:rStyle w:val="spanBookTitle"/>
        </w:rPr>
        <w:t>HSA implementation</w:t>
      </w:r>
      <w:r>
        <w:t xml:space="preserve"> consists of:</w:t>
      </w:r>
    </w:p>
    <w:p w14:paraId="030E10BA" w14:textId="77777777" w:rsidR="008A5E4E" w:rsidRDefault="0065745B">
      <w:pPr>
        <w:pStyle w:val="li"/>
        <w:numPr>
          <w:ilvl w:val="0"/>
          <w:numId w:val="15"/>
        </w:numPr>
        <w:spacing w:before="320"/>
        <w:ind w:left="600"/>
      </w:pPr>
      <w:r>
        <w:t xml:space="preserve">Hardware components that execute one or more machine instruction set architectures (ISAs). Supporting multiple ISAs is a key component of HSA. </w:t>
      </w:r>
    </w:p>
    <w:p w14:paraId="4DA46957" w14:textId="305D4DAB" w:rsidR="008A5E4E" w:rsidRDefault="00926BF1">
      <w:pPr>
        <w:pStyle w:val="li"/>
        <w:numPr>
          <w:ilvl w:val="0"/>
          <w:numId w:val="15"/>
        </w:numPr>
        <w:ind w:left="600"/>
      </w:pPr>
      <w:r>
        <w:t>An HSA runtime that is a library of services that supports the execution of HSAIL programs including a finalizer and a loader</w:t>
      </w:r>
      <w:r w:rsidR="001A603F">
        <w:t>:</w:t>
      </w:r>
    </w:p>
    <w:p w14:paraId="376A0A2C" w14:textId="067973DE" w:rsidR="008A5E4E" w:rsidRDefault="0065745B" w:rsidP="00A272C0">
      <w:pPr>
        <w:pStyle w:val="li1"/>
      </w:pPr>
      <w:r>
        <w:t xml:space="preserve">A </w:t>
      </w:r>
      <w:r>
        <w:rPr>
          <w:rStyle w:val="spanBookTitle"/>
        </w:rPr>
        <w:t>finalizer</w:t>
      </w:r>
      <w:r>
        <w:t xml:space="preserve"> translates HSAIL code into the appropriate native ISA if the hardware components cannot support HSAIL natively. </w:t>
      </w:r>
    </w:p>
    <w:p w14:paraId="16EA5B9F" w14:textId="7C5EAE7D" w:rsidR="001A360C" w:rsidRDefault="00926BF1" w:rsidP="00A272C0">
      <w:pPr>
        <w:pStyle w:val="li1"/>
      </w:pPr>
      <w:r>
        <w:t xml:space="preserve">A </w:t>
      </w:r>
      <w:r w:rsidRPr="00A272C0">
        <w:rPr>
          <w:i/>
        </w:rPr>
        <w:t>loader</w:t>
      </w:r>
      <w:r>
        <w:t xml:space="preserve"> load</w:t>
      </w:r>
      <w:r w:rsidR="001A603F">
        <w:t>s native ISA onto hardware components</w:t>
      </w:r>
      <w:r>
        <w:t>.</w:t>
      </w:r>
    </w:p>
    <w:p w14:paraId="1325542B" w14:textId="77777777" w:rsidR="008A5E4E" w:rsidRDefault="0065745B">
      <w:pPr>
        <w:pStyle w:val="p"/>
      </w:pPr>
      <w:r>
        <w:t xml:space="preserve"> Each implementation is able to execute the same HSAIL virtual machine and language, though different implementations might run at different speeds. </w:t>
      </w:r>
    </w:p>
    <w:p w14:paraId="1A1AA700" w14:textId="77777777" w:rsidR="008A5E4E" w:rsidRDefault="0065745B">
      <w:pPr>
        <w:pStyle w:val="p"/>
      </w:pPr>
      <w:r>
        <w:t xml:space="preserve">A device that participates in the HSA memory model is called an </w:t>
      </w:r>
      <w:r>
        <w:rPr>
          <w:rStyle w:val="spanBookTitle"/>
        </w:rPr>
        <w:t>agent</w:t>
      </w:r>
      <w:r>
        <w:t xml:space="preserve">. </w:t>
      </w:r>
    </w:p>
    <w:p w14:paraId="0B857961" w14:textId="103B79C8" w:rsidR="008A5E4E" w:rsidRDefault="0065745B">
      <w:pPr>
        <w:pStyle w:val="p"/>
      </w:pPr>
      <w:r>
        <w:t xml:space="preserve">An HSAIL virtual machine consists of multiple agents including at least one host CPU and one </w:t>
      </w:r>
      <w:r w:rsidR="0023395C">
        <w:t>kernel agent</w:t>
      </w:r>
      <w:r>
        <w:t xml:space="preserve">: </w:t>
      </w:r>
    </w:p>
    <w:p w14:paraId="1A8E3191" w14:textId="6BCE505F" w:rsidR="008A5E4E" w:rsidRDefault="0065745B">
      <w:pPr>
        <w:pStyle w:val="li"/>
        <w:numPr>
          <w:ilvl w:val="0"/>
          <w:numId w:val="16"/>
        </w:numPr>
        <w:spacing w:before="320"/>
        <w:ind w:left="600"/>
      </w:pPr>
      <w:r>
        <w:t xml:space="preserve"> A </w:t>
      </w:r>
      <w:r>
        <w:rPr>
          <w:rStyle w:val="spanBookTitle"/>
        </w:rPr>
        <w:t>host CPU</w:t>
      </w:r>
      <w:r>
        <w:t xml:space="preserve"> is an agent that also supports the native CPU instruction set and runs the host operating system and the HSA runtime. As an agent, the host CPU can dispatch commands to </w:t>
      </w:r>
      <w:r w:rsidR="0023395C">
        <w:t>a kernel agent</w:t>
      </w:r>
      <w:r>
        <w:t xml:space="preserve"> using memory operations to construct and enqueue </w:t>
      </w:r>
      <w:r w:rsidR="003A77A0" w:rsidRPr="00A272C0">
        <w:rPr>
          <w:i/>
        </w:rPr>
        <w:t>Architected Queuing Language</w:t>
      </w:r>
      <w:r w:rsidR="003A77A0">
        <w:rPr>
          <w:rStyle w:val="spanBookTitle"/>
        </w:rPr>
        <w:t xml:space="preserve"> (</w:t>
      </w:r>
      <w:r>
        <w:rPr>
          <w:rStyle w:val="spanBookTitle"/>
        </w:rPr>
        <w:t>AQL</w:t>
      </w:r>
      <w:r w:rsidR="003A77A0">
        <w:rPr>
          <w:rStyle w:val="spanBookTitle"/>
        </w:rPr>
        <w:t>)</w:t>
      </w:r>
      <w:r>
        <w:t xml:space="preserve"> packets</w:t>
      </w:r>
      <w:r w:rsidR="003A77A0">
        <w:t xml:space="preserve"> on </w:t>
      </w:r>
      <w:r w:rsidR="003A77A0" w:rsidRPr="00A272C0">
        <w:rPr>
          <w:i/>
        </w:rPr>
        <w:t>User Mode Queues</w:t>
      </w:r>
      <w:r w:rsidR="00495E2A">
        <w:t xml:space="preserve"> associated with the </w:t>
      </w:r>
      <w:r w:rsidR="0023395C">
        <w:t>kernel agent</w:t>
      </w:r>
      <w:r>
        <w:t xml:space="preserve">. In some </w:t>
      </w:r>
      <w:r>
        <w:lastRenderedPageBreak/>
        <w:t xml:space="preserve">systems, a host CPU can also act as </w:t>
      </w:r>
      <w:r w:rsidR="0023395C">
        <w:t>a kernel agent</w:t>
      </w:r>
      <w:r>
        <w:t xml:space="preserve"> (with appropriate HSAIL finalizer and AQL mechanisms).</w:t>
      </w:r>
    </w:p>
    <w:p w14:paraId="5C104B69" w14:textId="73985F2F" w:rsidR="008A5E4E" w:rsidRDefault="0023395C">
      <w:pPr>
        <w:pStyle w:val="li"/>
        <w:numPr>
          <w:ilvl w:val="0"/>
          <w:numId w:val="16"/>
        </w:numPr>
        <w:ind w:left="600"/>
      </w:pPr>
      <w:r>
        <w:t>A kernel agent</w:t>
      </w:r>
      <w:r w:rsidR="0065745B">
        <w:t xml:space="preserve"> is an agent that supports the HSAIL instruction set and </w:t>
      </w:r>
      <w:r w:rsidR="004F27CA">
        <w:t xml:space="preserve">includes a packet processor that supports </w:t>
      </w:r>
      <w:r w:rsidR="0065745B">
        <w:t>the AQL packet format</w:t>
      </w:r>
      <w:r>
        <w:t xml:space="preserve"> including the kernel dispatch packet</w:t>
      </w:r>
      <w:r w:rsidR="0065745B">
        <w:t xml:space="preserve">. As an agent, </w:t>
      </w:r>
      <w:r>
        <w:t>a kernel agent</w:t>
      </w:r>
      <w:r w:rsidR="0065745B">
        <w:t xml:space="preserve"> can dispatch commands to any </w:t>
      </w:r>
      <w:r>
        <w:t>kernel agent</w:t>
      </w:r>
      <w:r w:rsidR="0065745B">
        <w:t xml:space="preserve"> (including itself) using memory operations to construct and enqueue AQL packets</w:t>
      </w:r>
      <w:r w:rsidR="00664DFB">
        <w:t xml:space="preserve"> on User Mode Queues associated with the </w:t>
      </w:r>
      <w:r>
        <w:t>kernel agent</w:t>
      </w:r>
      <w:r w:rsidR="0065745B">
        <w:t>.</w:t>
      </w:r>
    </w:p>
    <w:p w14:paraId="7829DCC6" w14:textId="77777777" w:rsidR="008A5E4E" w:rsidRDefault="0065745B">
      <w:pPr>
        <w:pStyle w:val="li"/>
        <w:numPr>
          <w:ilvl w:val="0"/>
          <w:numId w:val="16"/>
        </w:numPr>
        <w:spacing w:after="320"/>
        <w:ind w:left="600"/>
      </w:pPr>
      <w:r>
        <w:t>Other agents that can participate in the HSA memory model. These include dedicated hardware to perform specialized tasks such as video encoding and decoding.</w:t>
      </w:r>
    </w:p>
    <w:p w14:paraId="79078BC4" w14:textId="37887600" w:rsidR="008A5E4E" w:rsidRDefault="0023395C">
      <w:pPr>
        <w:pStyle w:val="p"/>
      </w:pPr>
      <w:r>
        <w:t>A kernel agent</w:t>
      </w:r>
      <w:r w:rsidR="0065745B">
        <w:t xml:space="preserve"> does not need to execute HSAIL code directly: it can execute ISA generated from HSAIL code by a finalizer provided by the runtime. Different implementations can choose to invoke the finalizer at various times: statically at the same time the application is built, when the application is installed, when it is loaded, or even during execution.</w:t>
      </w:r>
    </w:p>
    <w:p w14:paraId="3189D783" w14:textId="77777777" w:rsidR="008A5E4E" w:rsidRDefault="0065745B">
      <w:pPr>
        <w:pStyle w:val="p"/>
      </w:pPr>
      <w:r>
        <w:t xml:space="preserve">An HSA-enabled application is an amalgam of both of the following: </w:t>
      </w:r>
    </w:p>
    <w:p w14:paraId="101D996E" w14:textId="77777777" w:rsidR="008A5E4E" w:rsidRDefault="0065745B">
      <w:pPr>
        <w:pStyle w:val="li"/>
        <w:numPr>
          <w:ilvl w:val="0"/>
          <w:numId w:val="17"/>
        </w:numPr>
        <w:spacing w:before="320"/>
        <w:ind w:left="600"/>
      </w:pPr>
      <w:r>
        <w:t>Code that can execute only on host CPUs</w:t>
      </w:r>
    </w:p>
    <w:p w14:paraId="5A93C675" w14:textId="0923B572" w:rsidR="008A5E4E" w:rsidRDefault="0065745B">
      <w:pPr>
        <w:pStyle w:val="li"/>
        <w:numPr>
          <w:ilvl w:val="0"/>
          <w:numId w:val="17"/>
        </w:numPr>
        <w:spacing w:after="320"/>
        <w:ind w:left="600"/>
      </w:pPr>
      <w:r>
        <w:t xml:space="preserve">HSAIL code, which can execute only on </w:t>
      </w:r>
      <w:r w:rsidR="0023395C">
        <w:t>kernel agent</w:t>
      </w:r>
      <w:r>
        <w:t>s</w:t>
      </w:r>
    </w:p>
    <w:p w14:paraId="72316ADD" w14:textId="39F488EB" w:rsidR="008A5E4E" w:rsidRDefault="0065745B">
      <w:pPr>
        <w:pStyle w:val="p"/>
      </w:pPr>
      <w:r>
        <w:t xml:space="preserve">Certain sections of code, called </w:t>
      </w:r>
      <w:r>
        <w:rPr>
          <w:rStyle w:val="spanBookTitle"/>
        </w:rPr>
        <w:t>kernels</w:t>
      </w:r>
      <w:r>
        <w:t xml:space="preserve">, are executed in a data-parallel way by </w:t>
      </w:r>
      <w:r w:rsidR="0023395C">
        <w:t>kernel agent</w:t>
      </w:r>
      <w:r>
        <w:t xml:space="preserve">s. Kernels are written in HSAIL and then separately translated (statically, at install time, at load time, or dynamically) by a finalizer to the target instruction set. </w:t>
      </w:r>
    </w:p>
    <w:p w14:paraId="6CDDA3DB" w14:textId="77777777" w:rsidR="008A5E4E" w:rsidRDefault="0065745B">
      <w:pPr>
        <w:pStyle w:val="p"/>
      </w:pPr>
      <w:r>
        <w:t>A kernel does not return a value.</w:t>
      </w:r>
    </w:p>
    <w:p w14:paraId="0DE40744" w14:textId="77777777" w:rsidR="008A5E4E" w:rsidRDefault="0065745B">
      <w:pPr>
        <w:pStyle w:val="p"/>
      </w:pPr>
      <w:r>
        <w:t>HSAIL supports two machine models:</w:t>
      </w:r>
    </w:p>
    <w:p w14:paraId="7FF7752B" w14:textId="77777777" w:rsidR="008A5E4E" w:rsidRDefault="0065745B">
      <w:pPr>
        <w:pStyle w:val="li"/>
        <w:numPr>
          <w:ilvl w:val="0"/>
          <w:numId w:val="18"/>
        </w:numPr>
        <w:spacing w:before="320"/>
        <w:ind w:left="600"/>
      </w:pPr>
      <w:r>
        <w:t>Large mode (global addresses are 64 bits)</w:t>
      </w:r>
    </w:p>
    <w:p w14:paraId="5356FF09" w14:textId="77777777" w:rsidR="008A5E4E" w:rsidRDefault="0065745B">
      <w:pPr>
        <w:pStyle w:val="li"/>
        <w:numPr>
          <w:ilvl w:val="0"/>
          <w:numId w:val="18"/>
        </w:numPr>
        <w:spacing w:after="320"/>
        <w:ind w:left="600"/>
      </w:pPr>
      <w:r>
        <w:t>Small mode (global addresses are 32 bits)</w:t>
      </w:r>
    </w:p>
    <w:p w14:paraId="4B82E565" w14:textId="77777777" w:rsidR="008A5E4E" w:rsidRDefault="0065745B">
      <w:pPr>
        <w:pStyle w:val="p"/>
      </w:pPr>
      <w:r>
        <w:t xml:space="preserve">For more information, see </w:t>
      </w:r>
      <w:r>
        <w:rPr>
          <w:rStyle w:val="xref1"/>
        </w:rPr>
        <w:t>2.9. Small and Large Machine Models (</w:t>
      </w:r>
      <w:r w:rsidR="009A76EE" w:rsidRPr="008A5E4E">
        <w:fldChar w:fldCharType="begin"/>
      </w:r>
      <w:r w:rsidR="008A5E4E">
        <w:instrText xml:space="preserve"> PAGEREF _Ref780378917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w:t>
      </w:r>
    </w:p>
    <w:p w14:paraId="77A72775" w14:textId="77777777" w:rsidR="008A5E4E" w:rsidRDefault="0065745B">
      <w:pPr>
        <w:pStyle w:val="h2"/>
      </w:pPr>
      <w:bookmarkStart w:id="112" w:name="_Toc396034102"/>
      <w:r>
        <w:t xml:space="preserve">1.2 </w:t>
      </w:r>
      <w:bookmarkStart w:id="113" w:name="_Ref-182139112"/>
      <w:r>
        <w:t>HSAIL Virtual Language</w:t>
      </w:r>
      <w:bookmarkEnd w:id="112"/>
      <w:bookmarkEnd w:id="113"/>
    </w:p>
    <w:p w14:paraId="62A1B68D" w14:textId="54806079" w:rsidR="008A5E4E" w:rsidRDefault="0065745B">
      <w:pPr>
        <w:pStyle w:val="p"/>
      </w:pPr>
      <w:r>
        <w:t>HSAIL is</w:t>
      </w:r>
      <w:r w:rsidR="00387C80">
        <w:t xml:space="preserve"> </w:t>
      </w:r>
      <w:r>
        <w:t>designed for parallel processing</w:t>
      </w:r>
      <w:r w:rsidR="00387C80">
        <w:t>.</w:t>
      </w:r>
      <w:r>
        <w:t xml:space="preserve"> </w:t>
      </w:r>
      <w:r w:rsidR="00387C80">
        <w:t xml:space="preserve">The HSAIL virtual instruction set </w:t>
      </w:r>
      <w:r>
        <w:t xml:space="preserve">can be translated into many native instruction sets. Internally, each implementation of HSA might be quite different, yet all implementations will run any program written in HSAIL, provided it supports the profile used. See </w:t>
      </w:r>
      <w:r>
        <w:rPr>
          <w:rStyle w:val="xref1"/>
        </w:rPr>
        <w:t>Chapter 16. Profiles (</w:t>
      </w:r>
      <w:r w:rsidR="009A76EE" w:rsidRPr="008A5E4E">
        <w:fldChar w:fldCharType="begin"/>
      </w:r>
      <w:r w:rsidR="008A5E4E">
        <w:instrText xml:space="preserve"> PAGEREF _Ref-680049201 \p \h  \* MERGEFORMAT </w:instrText>
      </w:r>
      <w:r w:rsidR="009A76EE" w:rsidRPr="008A5E4E">
        <w:fldChar w:fldCharType="separate"/>
      </w:r>
      <w:r w:rsidR="00533AF0" w:rsidRPr="00533AF0">
        <w:rPr>
          <w:rStyle w:val="xref1"/>
          <w:noProof/>
        </w:rPr>
        <w:t>on</w:t>
      </w:r>
      <w:r w:rsidR="00533AF0">
        <w:rPr>
          <w:noProof/>
        </w:rPr>
        <w:t xml:space="preserve"> page 297</w:t>
      </w:r>
      <w:r w:rsidR="009A76EE" w:rsidRPr="008A5E4E">
        <w:rPr>
          <w:rStyle w:val="xref1"/>
        </w:rPr>
        <w:fldChar w:fldCharType="end"/>
      </w:r>
      <w:r>
        <w:rPr>
          <w:rStyle w:val="xref1"/>
        </w:rPr>
        <w:t>)</w:t>
      </w:r>
      <w:r>
        <w:t>. HSAIL has no explicit parallel constructs; instead, each kernel contains operations for a single work-item.</w:t>
      </w:r>
    </w:p>
    <w:p w14:paraId="70E53395" w14:textId="77777777" w:rsidR="008A5E4E" w:rsidRDefault="0065745B">
      <w:pPr>
        <w:pStyle w:val="p"/>
      </w:pPr>
      <w:r>
        <w:t xml:space="preserve">When the kernel starts, a multidimensional cube-shaped </w:t>
      </w:r>
      <w:r>
        <w:rPr>
          <w:rStyle w:val="spanBookTitle"/>
        </w:rPr>
        <w:t>grid</w:t>
      </w:r>
      <w:r>
        <w:t xml:space="preserve"> is defined and one </w:t>
      </w:r>
      <w:r>
        <w:rPr>
          <w:rStyle w:val="spanBookTitle"/>
        </w:rPr>
        <w:t>work-item</w:t>
      </w:r>
      <w:r>
        <w:t xml:space="preserve"> is launched for each point in the grid. A typical grid will be large, so a single kernel might launch thousands of work-items. Each launched work-item executes the same kernel code, but might take different control flow paths. Execution of the kernel is complete when all work-items of the grid have been launched and have completed their execution.</w:t>
      </w:r>
    </w:p>
    <w:p w14:paraId="23F8DEB4" w14:textId="3A076A87" w:rsidR="008A5E4E" w:rsidRDefault="0065745B">
      <w:pPr>
        <w:pStyle w:val="p"/>
      </w:pPr>
      <w:r>
        <w:lastRenderedPageBreak/>
        <w:t>Work-items are extremely lightweight</w:t>
      </w:r>
      <w:r w:rsidR="00CC79BC">
        <w:t>:</w:t>
      </w:r>
      <w:r w:rsidR="00020FAE">
        <w:t xml:space="preserve"> </w:t>
      </w:r>
      <w:r>
        <w:t xml:space="preserve">the overhead of context switching among work-items is </w:t>
      </w:r>
      <w:r w:rsidR="00020FAE">
        <w:t>low</w:t>
      </w:r>
      <w:r>
        <w:t>.</w:t>
      </w:r>
    </w:p>
    <w:p w14:paraId="1D8477BC" w14:textId="77777777" w:rsidR="008A5E4E" w:rsidRDefault="0065745B">
      <w:pPr>
        <w:pStyle w:val="p"/>
      </w:pPr>
      <w:r>
        <w:t>An HSAIL program looks like a simple assembly language program for a RISC machine, with text written as a sequence of characters.</w:t>
      </w:r>
    </w:p>
    <w:p w14:paraId="7DF220B0" w14:textId="77777777" w:rsidR="008A5E4E" w:rsidRDefault="0065745B">
      <w:pPr>
        <w:pStyle w:val="p"/>
      </w:pPr>
      <w:r>
        <w:t xml:space="preserve">See </w:t>
      </w:r>
      <w:r>
        <w:rPr>
          <w:rStyle w:val="xref1"/>
        </w:rPr>
        <w:t>Chapter 3. Examples of HSAIL Programs (</w:t>
      </w:r>
      <w:r w:rsidR="009A76EE" w:rsidRPr="008A5E4E">
        <w:fldChar w:fldCharType="begin"/>
      </w:r>
      <w:r w:rsidR="008A5E4E">
        <w:instrText xml:space="preserve"> PAGEREF _Ref1959321819 \p \h  \* MERGEFORMAT </w:instrText>
      </w:r>
      <w:r w:rsidR="009A76EE" w:rsidRPr="008A5E4E">
        <w:fldChar w:fldCharType="separate"/>
      </w:r>
      <w:r w:rsidR="00533AF0" w:rsidRPr="00533AF0">
        <w:rPr>
          <w:rStyle w:val="xref1"/>
          <w:noProof/>
        </w:rPr>
        <w:t>on</w:t>
      </w:r>
      <w:r w:rsidR="00533AF0">
        <w:rPr>
          <w:noProof/>
        </w:rPr>
        <w:t xml:space="preserve"> page 31</w:t>
      </w:r>
      <w:r w:rsidR="009A76EE" w:rsidRPr="008A5E4E">
        <w:rPr>
          <w:rStyle w:val="xref1"/>
        </w:rPr>
        <w:fldChar w:fldCharType="end"/>
      </w:r>
      <w:r>
        <w:rPr>
          <w:rStyle w:val="xref1"/>
        </w:rPr>
        <w:t>)</w:t>
      </w:r>
      <w:r>
        <w:t>.</w:t>
      </w:r>
    </w:p>
    <w:p w14:paraId="4CDD0562" w14:textId="77777777" w:rsidR="008A5E4E" w:rsidRDefault="0065745B">
      <w:pPr>
        <w:pStyle w:val="p"/>
      </w:pPr>
      <w:r>
        <w:t xml:space="preserve">Most lines of source text contain operations made up of an opcode with a set of suffixes specifying data type, length, and other attributes. Operations in HSAIL are simple three-operand, RISC-like constructs. There are also assorted pseudo-operations used to declare variables. </w:t>
      </w:r>
    </w:p>
    <w:p w14:paraId="56246DC5" w14:textId="77777777" w:rsidR="008A5E4E" w:rsidRDefault="0065745B">
      <w:pPr>
        <w:pStyle w:val="p"/>
      </w:pPr>
      <w:r>
        <w:t>All mathematical operations are register-to-register only. For example, to multiply two numbers, the values are loaded into registers and one of the multiply operations (</w:t>
      </w:r>
      <w:r>
        <w:rPr>
          <w:rStyle w:val="code1"/>
        </w:rPr>
        <w:t>mul_s32</w:t>
      </w:r>
      <w:r>
        <w:t xml:space="preserve">, </w:t>
      </w:r>
      <w:r>
        <w:rPr>
          <w:rStyle w:val="code1"/>
        </w:rPr>
        <w:t>mul_u32</w:t>
      </w:r>
      <w:r>
        <w:t xml:space="preserve">, </w:t>
      </w:r>
      <w:r>
        <w:rPr>
          <w:rStyle w:val="code1"/>
        </w:rPr>
        <w:t>mul_s64</w:t>
      </w:r>
      <w:r>
        <w:t xml:space="preserve">, </w:t>
      </w:r>
      <w:r>
        <w:rPr>
          <w:rStyle w:val="code1"/>
        </w:rPr>
        <w:t>mul_u64</w:t>
      </w:r>
      <w:r>
        <w:t xml:space="preserve">, </w:t>
      </w:r>
      <w:r>
        <w:rPr>
          <w:rStyle w:val="code1"/>
        </w:rPr>
        <w:t>mul_f32</w:t>
      </w:r>
      <w:r>
        <w:t xml:space="preserve">, or </w:t>
      </w:r>
      <w:r>
        <w:rPr>
          <w:rStyle w:val="code1"/>
        </w:rPr>
        <w:t>mul_f64</w:t>
      </w:r>
      <w:r>
        <w:t xml:space="preserve">) is used. </w:t>
      </w:r>
    </w:p>
    <w:p w14:paraId="4E94115B" w14:textId="77777777" w:rsidR="008A5E4E" w:rsidRDefault="0065745B">
      <w:pPr>
        <w:pStyle w:val="p"/>
      </w:pPr>
      <w:r>
        <w:t>Each HSAIL program has its own set of resources. For example, each work-item has a private set of registers.</w:t>
      </w:r>
    </w:p>
    <w:p w14:paraId="216AB464" w14:textId="7535632E" w:rsidR="008A5E4E" w:rsidRDefault="0065745B">
      <w:pPr>
        <w:pStyle w:val="p"/>
      </w:pPr>
      <w:r>
        <w:t xml:space="preserve">HSA has a unified memory model, where all HSAIL work-items and agents can use the same pointers, and a pointer can address any kind of HSA memory. Programmers are relieved of much of the burden of memory management. The HSA system determines if a load or store address should be visible to all agents in the system (global memory), visible only to work-items in a group (group memory), or private to a work-item (private memory). The same pointer can be used by all agents in the system including all host CPUs and all </w:t>
      </w:r>
      <w:r w:rsidR="0023395C">
        <w:t>kernel agent</w:t>
      </w:r>
      <w:r>
        <w:t xml:space="preserve">s. Global memory (but not group memory or private memory) is coherent between all agents. </w:t>
      </w:r>
    </w:p>
    <w:p w14:paraId="15971C20" w14:textId="77777777" w:rsidR="008A5E4E" w:rsidRDefault="008A5E4E">
      <w:pPr>
        <w:sectPr w:rsidR="008A5E4E">
          <w:headerReference w:type="even" r:id="rId24"/>
          <w:headerReference w:type="default" r:id="rId25"/>
          <w:footerReference w:type="even" r:id="rId26"/>
          <w:footerReference w:type="default" r:id="rId27"/>
          <w:type w:val="oddPage"/>
          <w:pgSz w:w="12240" w:h="15840"/>
          <w:pgMar w:top="1620" w:right="900" w:bottom="1260" w:left="2340" w:header="540" w:footer="180" w:gutter="0"/>
          <w:pgNumType w:start="1"/>
          <w:cols w:space="720"/>
        </w:sectPr>
      </w:pPr>
    </w:p>
    <w:p w14:paraId="611EA927" w14:textId="77777777" w:rsidR="008A5E4E" w:rsidRDefault="0065745B">
      <w:pPr>
        <w:pStyle w:val="h1Chpt"/>
      </w:pPr>
      <w:bookmarkStart w:id="114" w:name="_Toc396034103"/>
      <w:r>
        <w:lastRenderedPageBreak/>
        <w:t xml:space="preserve">Chapter 2. </w:t>
      </w:r>
      <w:r>
        <w:br/>
        <w:t>HSAIL Programming Model</w:t>
      </w:r>
      <w:bookmarkEnd w:id="114"/>
    </w:p>
    <w:p w14:paraId="704C197A" w14:textId="77777777" w:rsidR="008A5E4E" w:rsidRDefault="0065745B">
      <w:pPr>
        <w:pStyle w:val="p"/>
      </w:pPr>
      <w:r>
        <w:t>This chapter describes the HSAIL programming model.</w:t>
      </w:r>
    </w:p>
    <w:p w14:paraId="327A5522" w14:textId="77777777" w:rsidR="008A5E4E" w:rsidRDefault="0065745B">
      <w:pPr>
        <w:pStyle w:val="h2"/>
      </w:pPr>
      <w:bookmarkStart w:id="115" w:name="_Toc396034104"/>
      <w:r>
        <w:t xml:space="preserve">2.1 </w:t>
      </w:r>
      <w:bookmarkStart w:id="116" w:name="_Ref-1445067478"/>
      <w:r>
        <w:t>Overview of Grids, Work-Groups, and Work-Items</w:t>
      </w:r>
      <w:bookmarkEnd w:id="115"/>
      <w:bookmarkEnd w:id="116"/>
    </w:p>
    <w:p w14:paraId="1A20BDEA" w14:textId="77777777" w:rsidR="008A5E4E" w:rsidRDefault="0065745B">
      <w:pPr>
        <w:pStyle w:val="p"/>
      </w:pPr>
      <w:r>
        <w:t>The figure below shows a graphical view of the concepts that affect an HSAIL implementation.</w:t>
      </w:r>
    </w:p>
    <w:p w14:paraId="75227533" w14:textId="77777777" w:rsidR="008A5E4E" w:rsidRDefault="0065745B">
      <w:pPr>
        <w:pStyle w:val="pFigureTitle"/>
      </w:pPr>
      <w:bookmarkStart w:id="117" w:name="_ListOf1"/>
      <w:r>
        <w:lastRenderedPageBreak/>
        <w:t xml:space="preserve">Figure 2–1 A Grid and Its Work-Groups and Work-Items </w:t>
      </w:r>
    </w:p>
    <w:bookmarkEnd w:id="117"/>
    <w:p w14:paraId="45F71266" w14:textId="5A374DDB" w:rsidR="008A5E4E" w:rsidRDefault="00377C98">
      <w:pPr>
        <w:pStyle w:val="pFigure"/>
      </w:pPr>
      <w:r>
        <w:rPr>
          <w:noProof/>
          <w:lang w:eastAsia="zh-TW"/>
        </w:rPr>
        <w:drawing>
          <wp:inline distT="0" distB="0" distL="0" distR="0" wp14:anchorId="06FBEDB4" wp14:editId="71FEE22A">
            <wp:extent cx="5730875" cy="4859020"/>
            <wp:effectExtent l="0" t="0" r="3175" b="0"/>
            <wp:docPr id="2"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875" cy="4859020"/>
                    </a:xfrm>
                    <a:prstGeom prst="rect">
                      <a:avLst/>
                    </a:prstGeom>
                    <a:solidFill>
                      <a:srgbClr val="FFFFFF"/>
                    </a:solidFill>
                    <a:ln>
                      <a:noFill/>
                    </a:ln>
                  </pic:spPr>
                </pic:pic>
              </a:graphicData>
            </a:graphic>
          </wp:inline>
        </w:drawing>
      </w:r>
    </w:p>
    <w:p w14:paraId="3289AA0C" w14:textId="77777777" w:rsidR="008A5E4E" w:rsidRDefault="0065745B">
      <w:pPr>
        <w:pStyle w:val="p"/>
      </w:pPr>
      <w:r>
        <w:t>Programmers, compilers, and tools identify a portion of an application that is executed many times, but independently on different data. They can structure that code into a kernel that will be executed by many different work-items.</w:t>
      </w:r>
    </w:p>
    <w:p w14:paraId="2335638A" w14:textId="2FB9FA6B" w:rsidR="00A6574B" w:rsidRDefault="0065745B">
      <w:pPr>
        <w:pStyle w:val="p"/>
      </w:pPr>
      <w:r>
        <w:t xml:space="preserve">The kernel language runtime can be used to invoke the kernel language compiler that will produce HSAIL. The HSA runtime can then be used by the language runtime to execute the finalizer for the </w:t>
      </w:r>
      <w:r w:rsidR="0023395C">
        <w:t>kernel agent</w:t>
      </w:r>
      <w:r>
        <w:t xml:space="preserve"> that will execute the kernel. The finalizer takes the HSAIL </w:t>
      </w:r>
      <w:r w:rsidR="001D6C73">
        <w:t xml:space="preserve">represented in the binary BRIG format </w:t>
      </w:r>
      <w:r>
        <w:t xml:space="preserve">and produces </w:t>
      </w:r>
      <w:r w:rsidR="001D6C73">
        <w:t xml:space="preserve">an HSA code object that contains the </w:t>
      </w:r>
      <w:r>
        <w:t xml:space="preserve">kernel </w:t>
      </w:r>
      <w:r w:rsidR="001D6C73">
        <w:t xml:space="preserve">native </w:t>
      </w:r>
      <w:r>
        <w:t xml:space="preserve">ISA that will execute on that </w:t>
      </w:r>
      <w:r w:rsidR="0023395C">
        <w:t>kernel agent</w:t>
      </w:r>
      <w:r>
        <w:t xml:space="preserve">. </w:t>
      </w:r>
      <w:r w:rsidR="00A6574B">
        <w:t xml:space="preserve">The finalizer can either be executed </w:t>
      </w:r>
      <w:r w:rsidR="005B4C5C">
        <w:t>“</w:t>
      </w:r>
      <w:r w:rsidR="00381F49">
        <w:t>on</w:t>
      </w:r>
      <w:r w:rsidR="005B4C5C">
        <w:t xml:space="preserve">line” </w:t>
      </w:r>
      <w:r w:rsidR="00A6574B">
        <w:t xml:space="preserve">as part of the application that will execute the kernel, or as part of an </w:t>
      </w:r>
      <w:r w:rsidR="005B4C5C">
        <w:t>“</w:t>
      </w:r>
      <w:r w:rsidR="00381F49">
        <w:t>off</w:t>
      </w:r>
      <w:r w:rsidR="00A6574B">
        <w:t>line</w:t>
      </w:r>
      <w:r w:rsidR="005B4C5C">
        <w:t>”</w:t>
      </w:r>
      <w:r w:rsidR="00A6574B">
        <w:t xml:space="preserve"> tool that saves the HSA code objects for later </w:t>
      </w:r>
      <w:r w:rsidR="00B34E18">
        <w:t>execution</w:t>
      </w:r>
      <w:r w:rsidR="00A6574B">
        <w:t xml:space="preserve"> by </w:t>
      </w:r>
      <w:r w:rsidR="00B34E18">
        <w:t xml:space="preserve">other </w:t>
      </w:r>
      <w:r w:rsidR="005B4C5C">
        <w:t>applications.</w:t>
      </w:r>
    </w:p>
    <w:p w14:paraId="664D63C7" w14:textId="09C9A74D" w:rsidR="008A5E4E" w:rsidRDefault="0065745B">
      <w:pPr>
        <w:pStyle w:val="p"/>
      </w:pPr>
      <w:r>
        <w:t xml:space="preserve">If the HSAIL requires more resources than are available on the </w:t>
      </w:r>
      <w:r w:rsidR="0023395C">
        <w:t>kernel agent</w:t>
      </w:r>
      <w:r>
        <w:t xml:space="preserve">, </w:t>
      </w:r>
      <w:r w:rsidR="00BE002E">
        <w:t>the finalizer</w:t>
      </w:r>
      <w:r>
        <w:t xml:space="preserve"> will return a failure result. For example, the kernel might require more group memory, or more fbarriers than are available on the </w:t>
      </w:r>
      <w:r w:rsidR="0023395C">
        <w:t>kernel agent</w:t>
      </w:r>
      <w:r>
        <w:t>.</w:t>
      </w:r>
    </w:p>
    <w:p w14:paraId="33EA0A99" w14:textId="1823FD82" w:rsidR="00B7510E" w:rsidRDefault="00B7510E" w:rsidP="00B7510E">
      <w:pPr>
        <w:pStyle w:val="p"/>
      </w:pPr>
      <w:r>
        <w:t xml:space="preserve">The kernel language runtime can use the HSA runtime loader to load HSA code objects onto </w:t>
      </w:r>
      <w:r w:rsidR="0023395C">
        <w:t>kernel agent</w:t>
      </w:r>
      <w:r>
        <w:t xml:space="preserve">s </w:t>
      </w:r>
      <w:r w:rsidR="00973C3B">
        <w:t>that have</w:t>
      </w:r>
      <w:r>
        <w:t xml:space="preserve"> a matching native ISA. The loader can be used to obtain the information required to create AQL kernel dispatch packets </w:t>
      </w:r>
      <w:r w:rsidR="00A05BFB">
        <w:t xml:space="preserve">used </w:t>
      </w:r>
      <w:r w:rsidR="007C3FEE">
        <w:t>to execute</w:t>
      </w:r>
      <w:r>
        <w:t xml:space="preserve"> the kernels contained in the loaded HSA code objects.</w:t>
      </w:r>
    </w:p>
    <w:p w14:paraId="41F9A5D4" w14:textId="37C1111C" w:rsidR="008A5E4E" w:rsidRDefault="0023395C">
      <w:pPr>
        <w:pStyle w:val="p"/>
      </w:pPr>
      <w:r>
        <w:lastRenderedPageBreak/>
        <w:t>A kernel agent</w:t>
      </w:r>
      <w:r w:rsidR="0065745B">
        <w:t xml:space="preserve"> can have multiple </w:t>
      </w:r>
      <w:r w:rsidR="00B34E18">
        <w:t>User Mode Q</w:t>
      </w:r>
      <w:r w:rsidR="0065745B">
        <w:t xml:space="preserve">ueues associated with it. Each </w:t>
      </w:r>
      <w:r w:rsidR="002B41DB">
        <w:t>User Mode Q</w:t>
      </w:r>
      <w:r w:rsidR="0065745B">
        <w:t xml:space="preserve">ueue has a </w:t>
      </w:r>
      <w:r w:rsidR="0065745B">
        <w:rPr>
          <w:rStyle w:val="spanBookTitle"/>
        </w:rPr>
        <w:t>queue ID</w:t>
      </w:r>
      <w:r w:rsidR="0065745B">
        <w:t xml:space="preserve">, which is unique across all the </w:t>
      </w:r>
      <w:r w:rsidR="002B41DB">
        <w:t>User Mode Q</w:t>
      </w:r>
      <w:r w:rsidR="0065745B">
        <w:t xml:space="preserve">ueues created by the process executing the </w:t>
      </w:r>
      <w:r w:rsidR="002B41DB">
        <w:t>application</w:t>
      </w:r>
      <w:r w:rsidR="0065745B">
        <w:t xml:space="preserve">. </w:t>
      </w:r>
    </w:p>
    <w:p w14:paraId="215B9C5F" w14:textId="04BA3172" w:rsidR="008A5E4E" w:rsidRDefault="0065745B">
      <w:pPr>
        <w:pStyle w:val="p"/>
      </w:pPr>
      <w:r>
        <w:t xml:space="preserve">A request to execute a kernel is made by appending an AQL </w:t>
      </w:r>
      <w:r w:rsidR="00B34E18">
        <w:t xml:space="preserve">kernel </w:t>
      </w:r>
      <w:r>
        <w:t xml:space="preserve">dispatch packet on a </w:t>
      </w:r>
      <w:r w:rsidR="00B34E18">
        <w:t>User Mode Q</w:t>
      </w:r>
      <w:r>
        <w:t xml:space="preserve">ueue associated with </w:t>
      </w:r>
      <w:r w:rsidR="0023395C">
        <w:t>a kernel agent</w:t>
      </w:r>
      <w:r>
        <w:t xml:space="preserve">. Each </w:t>
      </w:r>
      <w:r w:rsidR="00B34E18">
        <w:t xml:space="preserve">AQL </w:t>
      </w:r>
      <w:r>
        <w:t xml:space="preserve">packet is assigned a </w:t>
      </w:r>
      <w:r w:rsidR="00B34E18">
        <w:rPr>
          <w:rStyle w:val="spanBookTitle"/>
        </w:rPr>
        <w:t xml:space="preserve">packet </w:t>
      </w:r>
      <w:r>
        <w:rPr>
          <w:rStyle w:val="spanBookTitle"/>
        </w:rPr>
        <w:t>ID</w:t>
      </w:r>
      <w:r>
        <w:t xml:space="preserve"> that is unique for each </w:t>
      </w:r>
      <w:r w:rsidR="00B34E18">
        <w:t>User Mode Q</w:t>
      </w:r>
      <w:r>
        <w:t xml:space="preserve">ueue. </w:t>
      </w:r>
    </w:p>
    <w:p w14:paraId="134655CD" w14:textId="7607A6D2" w:rsidR="00F71AA4" w:rsidRDefault="0065745B">
      <w:pPr>
        <w:pStyle w:val="p"/>
      </w:pPr>
      <w:r>
        <w:t xml:space="preserve">An HSA implementation ensures that all </w:t>
      </w:r>
      <w:r w:rsidR="002B41DB">
        <w:t>User Mode Q</w:t>
      </w:r>
      <w:r>
        <w:t xml:space="preserve">ueues are serviced and dispatches the kernel ISA associated with the queued </w:t>
      </w:r>
      <w:r w:rsidR="002B41DB">
        <w:t xml:space="preserve">kernel </w:t>
      </w:r>
      <w:r>
        <w:t xml:space="preserve">dispatch packets on the </w:t>
      </w:r>
      <w:r w:rsidR="0023395C">
        <w:t>kernel agent</w:t>
      </w:r>
      <w:r>
        <w:t xml:space="preserve"> with which the </w:t>
      </w:r>
      <w:r w:rsidR="00326E6A">
        <w:t>User Mode Q</w:t>
      </w:r>
      <w:r>
        <w:t>ueue is associated, causing the kernel to be executed.</w:t>
      </w:r>
    </w:p>
    <w:p w14:paraId="528AA0A2" w14:textId="1E97C046" w:rsidR="008A5E4E" w:rsidRDefault="0065745B">
      <w:pPr>
        <w:pStyle w:val="p"/>
      </w:pPr>
      <w:r>
        <w:t xml:space="preserve">If the </w:t>
      </w:r>
      <w:r w:rsidR="0023395C">
        <w:t>kernel agent</w:t>
      </w:r>
      <w:r>
        <w:t xml:space="preserve"> has insufficient resources to execute at least one work-group</w:t>
      </w:r>
      <w:r w:rsidR="00F71AA4">
        <w:t xml:space="preserve"> of a kernel dispatch</w:t>
      </w:r>
      <w:r>
        <w:t xml:space="preserve">, then the dispatch fails, </w:t>
      </w:r>
      <w:r w:rsidR="00F71AA4">
        <w:t xml:space="preserve">and the HSA runtime </w:t>
      </w:r>
      <w:r w:rsidR="00B7002D">
        <w:t>transition</w:t>
      </w:r>
      <w:r w:rsidR="00F71AA4">
        <w:t>s the User Mode Queue</w:t>
      </w:r>
      <w:r w:rsidR="00B7002D">
        <w:t xml:space="preserve"> </w:t>
      </w:r>
      <w:r w:rsidR="00F71AA4">
        <w:t>in</w:t>
      </w:r>
      <w:r w:rsidR="00B7002D">
        <w:t>to</w:t>
      </w:r>
      <w:r w:rsidR="00F71AA4">
        <w:t xml:space="preserve"> the</w:t>
      </w:r>
      <w:r w:rsidR="00B7002D">
        <w:t xml:space="preserve"> error state, </w:t>
      </w:r>
      <w:r>
        <w:t xml:space="preserve">. </w:t>
      </w:r>
      <w:r w:rsidR="00D207BA">
        <w:t xml:space="preserve">No kernel execution occurs, and the kernel dispatch packet completion signal is not updated, </w:t>
      </w:r>
      <w:r>
        <w:t xml:space="preserve">For example, the dispatch might request more dynamic group memory than is available. A dispatch may, but is not required to, fail if the dispatch arguments are not compatible with any control directives specified when the kernel was finalized. For example, the dispatch work-group size might not match the values specified by a </w:t>
      </w:r>
      <w:r>
        <w:rPr>
          <w:rStyle w:val="code1"/>
        </w:rPr>
        <w:t>requiredworkgroupsize</w:t>
      </w:r>
      <w:r>
        <w:t xml:space="preserve"> control directive.</w:t>
      </w:r>
    </w:p>
    <w:p w14:paraId="2B414291" w14:textId="72528B3B" w:rsidR="008A5E4E" w:rsidRDefault="0065745B">
      <w:pPr>
        <w:pStyle w:val="p"/>
      </w:pPr>
      <w:r>
        <w:t xml:space="preserve">The combination of the </w:t>
      </w:r>
      <w:r w:rsidR="00D60E4E">
        <w:t xml:space="preserve">packet </w:t>
      </w:r>
      <w:r>
        <w:t xml:space="preserve">ID and the queue ID can be used to identify a kernel dispatch within the application. </w:t>
      </w:r>
      <w:r w:rsidR="002642D4">
        <w:t>A</w:t>
      </w:r>
      <w:r>
        <w:t xml:space="preserve"> kernel can access these IDs by means of the </w:t>
      </w:r>
      <w:r>
        <w:rPr>
          <w:rStyle w:val="code1"/>
        </w:rPr>
        <w:t>packetid</w:t>
      </w:r>
      <w:r>
        <w:t xml:space="preserve"> </w:t>
      </w:r>
      <w:r w:rsidR="00934FA8">
        <w:t xml:space="preserve">special operation </w:t>
      </w:r>
      <w:r>
        <w:t>and</w:t>
      </w:r>
      <w:r w:rsidR="00934FA8">
        <w:t xml:space="preserve"> </w:t>
      </w:r>
      <w:r w:rsidR="002642D4">
        <w:t xml:space="preserve">by using memory operations to </w:t>
      </w:r>
      <w:r w:rsidR="00401D4E">
        <w:t xml:space="preserve">access </w:t>
      </w:r>
      <w:r w:rsidR="00934FA8">
        <w:t>the</w:t>
      </w:r>
      <w:r>
        <w:t xml:space="preserve"> </w:t>
      </w:r>
      <w:r>
        <w:rPr>
          <w:rStyle w:val="code1"/>
        </w:rPr>
        <w:t>id</w:t>
      </w:r>
      <w:r>
        <w:t xml:space="preserve"> </w:t>
      </w:r>
      <w:r w:rsidR="00934FA8">
        <w:t xml:space="preserve">field of the User Mode Queue </w:t>
      </w:r>
      <w:r w:rsidR="00BC2F16">
        <w:t xml:space="preserve">memory </w:t>
      </w:r>
      <w:r w:rsidR="00934FA8">
        <w:t>structure</w:t>
      </w:r>
      <w:r>
        <w:t xml:space="preserve">. See </w:t>
      </w:r>
      <w:r>
        <w:rPr>
          <w:rStyle w:val="xref1"/>
        </w:rPr>
        <w:t>11.1. Dispatch Packet Operations (</w:t>
      </w:r>
      <w:r w:rsidR="009A76EE" w:rsidRPr="008A5E4E">
        <w:fldChar w:fldCharType="begin"/>
      </w:r>
      <w:r w:rsidR="008A5E4E">
        <w:instrText xml:space="preserve"> PAGEREF _Ref-1369308159 \p \h  \* MERGEFORMAT </w:instrText>
      </w:r>
      <w:r w:rsidR="009A76EE" w:rsidRPr="008A5E4E">
        <w:fldChar w:fldCharType="separate"/>
      </w:r>
      <w:r w:rsidR="00533AF0" w:rsidRPr="00533AF0">
        <w:rPr>
          <w:rStyle w:val="xref1"/>
          <w:noProof/>
        </w:rPr>
        <w:t>on</w:t>
      </w:r>
      <w:r w:rsidR="00533AF0">
        <w:rPr>
          <w:noProof/>
        </w:rPr>
        <w:t xml:space="preserve"> page 263</w:t>
      </w:r>
      <w:r w:rsidR="009A76EE" w:rsidRPr="008A5E4E">
        <w:rPr>
          <w:rStyle w:val="xref1"/>
        </w:rPr>
        <w:fldChar w:fldCharType="end"/>
      </w:r>
      <w:r>
        <w:rPr>
          <w:rStyle w:val="xref1"/>
        </w:rPr>
        <w:t>)</w:t>
      </w:r>
      <w:r>
        <w:t xml:space="preserve"> and </w:t>
      </w:r>
      <w:r w:rsidR="00BC2F16">
        <w:t xml:space="preserve">the </w:t>
      </w:r>
      <w:r w:rsidR="00BC2F16">
        <w:rPr>
          <w:rStyle w:val="spanBookTitle"/>
        </w:rPr>
        <w:t>HSA Platform System Architecture Specification</w:t>
      </w:r>
      <w:r w:rsidR="00017A2F">
        <w:rPr>
          <w:rStyle w:val="spanBookTitle"/>
        </w:rPr>
        <w:t xml:space="preserve"> Version 1.0</w:t>
      </w:r>
      <w:r w:rsidR="000F7B02">
        <w:t xml:space="preserve"> section </w:t>
      </w:r>
      <w:r w:rsidR="000F7B02">
        <w:rPr>
          <w:i/>
        </w:rPr>
        <w:t>2.8 Requirement: User Mode Queuing</w:t>
      </w:r>
      <w:r>
        <w:t>.</w:t>
      </w:r>
    </w:p>
    <w:p w14:paraId="01A374BE" w14:textId="77777777" w:rsidR="008A5E4E" w:rsidRDefault="0065745B">
      <w:pPr>
        <w:pStyle w:val="p"/>
      </w:pPr>
      <w:r>
        <w:t xml:space="preserve">The dispatch forms a </w:t>
      </w:r>
      <w:r>
        <w:rPr>
          <w:rStyle w:val="spanBookTitle"/>
        </w:rPr>
        <w:t>grid</w:t>
      </w:r>
      <w:r>
        <w:t xml:space="preserve">. The grid can be composed of one, two, or three dimensions. The dimension components are referred to as X, Y, and Z. If the grid has one dimension, then it has only an X component, if it has two dimensions, then it has X and Y components, and if it has three dimensions, then it has X, Y, and Z components. </w:t>
      </w:r>
    </w:p>
    <w:p w14:paraId="76C25C1C" w14:textId="77777777" w:rsidR="008A5E4E" w:rsidRDefault="0065745B">
      <w:pPr>
        <w:pStyle w:val="p"/>
      </w:pPr>
      <w:r>
        <w:t xml:space="preserve">A grid is a collection of </w:t>
      </w:r>
      <w:r>
        <w:rPr>
          <w:rStyle w:val="spanBookTitle"/>
        </w:rPr>
        <w:t>work-items</w:t>
      </w:r>
      <w:r>
        <w:t xml:space="preserve">. See </w:t>
      </w:r>
      <w:r>
        <w:rPr>
          <w:rStyle w:val="xref1"/>
        </w:rPr>
        <w:t>2.3. Work-Items (</w:t>
      </w:r>
      <w:r w:rsidR="009A76EE" w:rsidRPr="008A5E4E">
        <w:fldChar w:fldCharType="begin"/>
      </w:r>
      <w:r w:rsidR="008A5E4E">
        <w:instrText xml:space="preserve"> PAGEREF _Ref1639061421 \p \h  \* MERGEFORMAT </w:instrText>
      </w:r>
      <w:r w:rsidR="009A76EE" w:rsidRPr="008A5E4E">
        <w:fldChar w:fldCharType="separate"/>
      </w:r>
      <w:r w:rsidR="00533AF0" w:rsidRPr="00533AF0">
        <w:rPr>
          <w:rStyle w:val="xref1"/>
          <w:noProof/>
        </w:rPr>
        <w:t>on</w:t>
      </w:r>
      <w:r w:rsidR="00533AF0">
        <w:rPr>
          <w:noProof/>
        </w:rPr>
        <w:t xml:space="preserve"> page 9</w:t>
      </w:r>
      <w:r w:rsidR="009A76EE" w:rsidRPr="008A5E4E">
        <w:rPr>
          <w:rStyle w:val="xref1"/>
        </w:rPr>
        <w:fldChar w:fldCharType="end"/>
      </w:r>
      <w:r>
        <w:rPr>
          <w:rStyle w:val="xref1"/>
        </w:rPr>
        <w:t>)</w:t>
      </w:r>
      <w:r>
        <w:t>.</w:t>
      </w:r>
    </w:p>
    <w:p w14:paraId="19549C21" w14:textId="77777777" w:rsidR="008A5E4E" w:rsidRDefault="0065745B">
      <w:pPr>
        <w:pStyle w:val="p"/>
      </w:pPr>
      <w:r>
        <w:t xml:space="preserve">The work-items in the grid are partitioned into </w:t>
      </w:r>
      <w:r>
        <w:rPr>
          <w:rStyle w:val="spanBookTitle"/>
        </w:rPr>
        <w:t>work-groups</w:t>
      </w:r>
      <w:r>
        <w:t xml:space="preserve"> that have the same number of dimensions as the grid. See </w:t>
      </w:r>
      <w:r>
        <w:rPr>
          <w:rStyle w:val="xref1"/>
        </w:rPr>
        <w:t>2.2. Work-Groups (</w:t>
      </w:r>
      <w:r w:rsidR="009A76EE" w:rsidRPr="008A5E4E">
        <w:fldChar w:fldCharType="begin"/>
      </w:r>
      <w:r w:rsidR="008A5E4E">
        <w:instrText xml:space="preserve"> PAGEREF _Ref-2056864254 \p \h  \* MERGEFORMAT </w:instrText>
      </w:r>
      <w:r w:rsidR="009A76EE" w:rsidRPr="008A5E4E">
        <w:fldChar w:fldCharType="separate"/>
      </w:r>
      <w:r w:rsidR="00533AF0" w:rsidRPr="00533AF0">
        <w:rPr>
          <w:rStyle w:val="xref1"/>
          <w:noProof/>
        </w:rPr>
        <w:t>on</w:t>
      </w:r>
      <w:r w:rsidR="00533AF0">
        <w:rPr>
          <w:noProof/>
        </w:rPr>
        <w:t xml:space="preserve"> page 8</w:t>
      </w:r>
      <w:r w:rsidR="009A76EE" w:rsidRPr="008A5E4E">
        <w:rPr>
          <w:rStyle w:val="xref1"/>
        </w:rPr>
        <w:fldChar w:fldCharType="end"/>
      </w:r>
      <w:r>
        <w:rPr>
          <w:rStyle w:val="xref1"/>
        </w:rPr>
        <w:t>)</w:t>
      </w:r>
      <w:r>
        <w:t>.</w:t>
      </w:r>
    </w:p>
    <w:p w14:paraId="5DF66A0A" w14:textId="141F8E6C" w:rsidR="008A5E4E" w:rsidRDefault="0065745B">
      <w:pPr>
        <w:pStyle w:val="p"/>
      </w:pPr>
      <w:r>
        <w:t xml:space="preserve">A work-group is an instance of execution on the </w:t>
      </w:r>
      <w:r w:rsidR="0023395C">
        <w:t>kernel agent</w:t>
      </w:r>
      <w:r>
        <w:t xml:space="preserve">. Execution is performed by a compute unit. </w:t>
      </w:r>
      <w:r w:rsidR="0023395C">
        <w:t>A kernel agent</w:t>
      </w:r>
      <w:r>
        <w:t xml:space="preserve"> can have one or more compute units.</w:t>
      </w:r>
    </w:p>
    <w:p w14:paraId="514EE97C" w14:textId="77777777" w:rsidR="008A5E4E" w:rsidRDefault="0065745B">
      <w:pPr>
        <w:pStyle w:val="p"/>
      </w:pPr>
      <w:r>
        <w:t>When a kernel is dispatched, the number of dimensions of the grid (which is also the number of dimensions of the work-group), the size of each grid dimension, the size of each work-group dimension, and the kernel argument values must be specified. If the number of dimensions specified for a kernel dispatch is 1, then the Y and Z components for the grid and work-group size must be specified as 1; if the number of dimensions specified for a kernel dispatch is 2, then the Z component for the grid and work-group size must be specified as 1; all other grid and work-group size components must be non-0.</w:t>
      </w:r>
    </w:p>
    <w:p w14:paraId="5B600A72" w14:textId="77777777" w:rsidR="008A5E4E" w:rsidRDefault="0065745B">
      <w:pPr>
        <w:pStyle w:val="p"/>
      </w:pPr>
      <w:r>
        <w:t xml:space="preserve">As execution proceeds, the work-groups in the grid are distributed to compute units. All work-items of a work-group are executed on the same compute unit at the same time, each work-item running the kernel. Execution can be either concurrent, or through some form of scheduling. See </w:t>
      </w:r>
      <w:r>
        <w:rPr>
          <w:rStyle w:val="xref1"/>
        </w:rPr>
        <w:t>2.6. Wavefronts, Lanes, and Wavefront Sizes (</w:t>
      </w:r>
      <w:r w:rsidR="009A76EE" w:rsidRPr="008A5E4E">
        <w:fldChar w:fldCharType="begin"/>
      </w:r>
      <w:r w:rsidR="008A5E4E">
        <w:instrText xml:space="preserve"> PAGEREF _Ref807619763 \p \h  \* MERGEFORMAT </w:instrText>
      </w:r>
      <w:r w:rsidR="009A76EE" w:rsidRPr="008A5E4E">
        <w:fldChar w:fldCharType="separate"/>
      </w:r>
      <w:r w:rsidR="00533AF0" w:rsidRPr="00533AF0">
        <w:rPr>
          <w:rStyle w:val="xref1"/>
          <w:noProof/>
        </w:rPr>
        <w:t>on</w:t>
      </w:r>
      <w:r w:rsidR="00533AF0">
        <w:rPr>
          <w:noProof/>
        </w:rPr>
        <w:t xml:space="preserve"> page 11</w:t>
      </w:r>
      <w:r w:rsidR="009A76EE" w:rsidRPr="008A5E4E">
        <w:rPr>
          <w:rStyle w:val="xref1"/>
        </w:rPr>
        <w:fldChar w:fldCharType="end"/>
      </w:r>
      <w:r>
        <w:rPr>
          <w:rStyle w:val="xref1"/>
        </w:rPr>
        <w:t>)</w:t>
      </w:r>
      <w:r>
        <w:t>.</w:t>
      </w:r>
    </w:p>
    <w:p w14:paraId="0E7D8D6F" w14:textId="78BE3B72" w:rsidR="008A5E4E" w:rsidRDefault="0065745B">
      <w:pPr>
        <w:pStyle w:val="p"/>
      </w:pPr>
      <w:r>
        <w:t xml:space="preserve">The </w:t>
      </w:r>
      <w:r w:rsidR="00D558C8">
        <w:t xml:space="preserve">size of each </w:t>
      </w:r>
      <w:r>
        <w:t xml:space="preserve">grid </w:t>
      </w:r>
      <w:r w:rsidR="00D558C8">
        <w:t xml:space="preserve">dimension </w:t>
      </w:r>
      <w:r>
        <w:t xml:space="preserve">is not required to be an integral multiple of the </w:t>
      </w:r>
      <w:r w:rsidR="00D558C8">
        <w:t xml:space="preserve">size of the corresponding </w:t>
      </w:r>
      <w:r>
        <w:t xml:space="preserve">work-group </w:t>
      </w:r>
      <w:r w:rsidR="00D558C8">
        <w:t>dimension</w:t>
      </w:r>
      <w:r>
        <w:t xml:space="preserve">, so the grid might contain partial work-groups. In a </w:t>
      </w:r>
      <w:r>
        <w:lastRenderedPageBreak/>
        <w:t>partial work-group, only some of the work-items are valid. The compute unit will only execute the valid work-items in a partial work-group.</w:t>
      </w:r>
    </w:p>
    <w:p w14:paraId="01A7A2E3" w14:textId="19A77DBC" w:rsidR="008A5E4E" w:rsidRDefault="0065745B">
      <w:pPr>
        <w:pStyle w:val="p"/>
      </w:pPr>
      <w:r>
        <w:t xml:space="preserve">A compute unit may execute multiple work-groups at the same time. The resources used by a work-group (such as group memory, barrier and fbarrier resources, and number of wavefronts that can be scheduled) and work-items within the work-group (such as registers) may limit the number of work-groups that a compute unit can execute at the same time. However, a compute unit must be able to execute at least one work-group. If </w:t>
      </w:r>
      <w:r w:rsidR="0023395C">
        <w:t>a kernel agent</w:t>
      </w:r>
      <w:r>
        <w:t xml:space="preserve"> has more than one compute unit, different work-groups may execute on different compute units.</w:t>
      </w:r>
    </w:p>
    <w:p w14:paraId="17207D7D" w14:textId="77777777" w:rsidR="008A5E4E" w:rsidRDefault="0065745B">
      <w:pPr>
        <w:pStyle w:val="p"/>
      </w:pPr>
      <w:r>
        <w:t>In the figure, the grid is composed of 24 work-groups. (Dimension X = 2, dimension Y = 4, and dimension Z = 3.)</w:t>
      </w:r>
    </w:p>
    <w:p w14:paraId="547ADF87" w14:textId="77777777" w:rsidR="008A5E4E" w:rsidRDefault="0065745B">
      <w:pPr>
        <w:pStyle w:val="p"/>
      </w:pPr>
      <w:r>
        <w:t xml:space="preserve">In the figure, each work-group is a three-dimensional work-group, and each work-group is composed of 105 work-items. (Dimension X = 7, dimension Y = 5, and dimension Z = 3.) </w:t>
      </w:r>
    </w:p>
    <w:p w14:paraId="08DE2F73" w14:textId="77777777" w:rsidR="008A5E4E" w:rsidRDefault="0065745B">
      <w:pPr>
        <w:pStyle w:val="p"/>
      </w:pPr>
      <w:r>
        <w:t xml:space="preserve">For information about wavefronts, see </w:t>
      </w:r>
      <w:r>
        <w:rPr>
          <w:rStyle w:val="xref1"/>
        </w:rPr>
        <w:t>2.6. Wavefronts, Lanes, and Wavefront Sizes (</w:t>
      </w:r>
      <w:r w:rsidR="009A76EE" w:rsidRPr="008A5E4E">
        <w:fldChar w:fldCharType="begin"/>
      </w:r>
      <w:r w:rsidR="008A5E4E">
        <w:instrText xml:space="preserve"> PAGEREF _Ref807619763 \p \h  \* MERGEFORMAT </w:instrText>
      </w:r>
      <w:r w:rsidR="009A76EE" w:rsidRPr="008A5E4E">
        <w:fldChar w:fldCharType="separate"/>
      </w:r>
      <w:r w:rsidR="00533AF0" w:rsidRPr="00533AF0">
        <w:rPr>
          <w:rStyle w:val="xref1"/>
          <w:noProof/>
        </w:rPr>
        <w:t>on</w:t>
      </w:r>
      <w:r w:rsidR="00533AF0">
        <w:rPr>
          <w:noProof/>
        </w:rPr>
        <w:t xml:space="preserve"> page 11</w:t>
      </w:r>
      <w:r w:rsidR="009A76EE" w:rsidRPr="008A5E4E">
        <w:rPr>
          <w:rStyle w:val="xref1"/>
        </w:rPr>
        <w:fldChar w:fldCharType="end"/>
      </w:r>
      <w:r>
        <w:rPr>
          <w:rStyle w:val="xref1"/>
        </w:rPr>
        <w:t>)</w:t>
      </w:r>
      <w:r>
        <w:t>.</w:t>
      </w:r>
    </w:p>
    <w:p w14:paraId="4ECF1210" w14:textId="77777777" w:rsidR="008A5E4E" w:rsidRDefault="0065745B">
      <w:pPr>
        <w:pStyle w:val="h2"/>
      </w:pPr>
      <w:bookmarkStart w:id="118" w:name="_Toc396034105"/>
      <w:r>
        <w:t xml:space="preserve">2.2 </w:t>
      </w:r>
      <w:r w:rsidR="009A76EE">
        <w:fldChar w:fldCharType="begin"/>
      </w:r>
      <w:r>
        <w:instrText xml:space="preserve"> XE "work-group" </w:instrText>
      </w:r>
      <w:r w:rsidR="009A76EE">
        <w:fldChar w:fldCharType="end"/>
      </w:r>
      <w:bookmarkStart w:id="119" w:name="_Ref-2056864254"/>
      <w:bookmarkStart w:id="120" w:name="_Ref-302828661"/>
      <w:r>
        <w:t>Work-Groups</w:t>
      </w:r>
      <w:bookmarkEnd w:id="118"/>
      <w:bookmarkEnd w:id="119"/>
      <w:bookmarkEnd w:id="120"/>
    </w:p>
    <w:p w14:paraId="78F4CDFF" w14:textId="77777777" w:rsidR="008A5E4E" w:rsidRDefault="0065745B">
      <w:pPr>
        <w:pStyle w:val="p"/>
      </w:pPr>
      <w:r>
        <w:t xml:space="preserve">A </w:t>
      </w:r>
      <w:r>
        <w:rPr>
          <w:rStyle w:val="spanBookTitle"/>
        </w:rPr>
        <w:t>work-group</w:t>
      </w:r>
      <w:r>
        <w:t xml:space="preserve"> is an instance of execution in a compute unit. A compute unit must have enough resources to execute at least one work-group at a time. Thus, it is not possible for a compute unit to be too small.</w:t>
      </w:r>
    </w:p>
    <w:p w14:paraId="628F95D6" w14:textId="77777777" w:rsidR="008A5E4E" w:rsidRDefault="0065745B">
      <w:pPr>
        <w:pStyle w:val="p"/>
      </w:pPr>
      <w:r>
        <w:t>Assorted synchronization operations can be used to control communication within a work-group. For example, it is possible to mark barrier synchronization points where work-items wait until other work-items in the work-group have arrived.</w:t>
      </w:r>
    </w:p>
    <w:p w14:paraId="397429A7" w14:textId="77777777" w:rsidR="008A5E4E" w:rsidRDefault="0065745B">
      <w:pPr>
        <w:pStyle w:val="p"/>
      </w:pPr>
      <w:r>
        <w:t>All implementations can execute at least the number of work-items in a work-group such that they are all guaranteed to make forward progress in the presence of work-group barriers.</w:t>
      </w:r>
    </w:p>
    <w:p w14:paraId="386ECFA0" w14:textId="77777777" w:rsidR="008A5E4E" w:rsidRDefault="0065745B">
      <w:pPr>
        <w:pStyle w:val="p"/>
      </w:pPr>
      <w:r>
        <w:t>Implementations that provide multiple compute units or more capable compute units can execute multiple work-groups simultaneously.</w:t>
      </w:r>
    </w:p>
    <w:p w14:paraId="0E1FEC71" w14:textId="77777777" w:rsidR="008A5E4E" w:rsidRDefault="0065745B">
      <w:pPr>
        <w:pStyle w:val="h3"/>
      </w:pPr>
      <w:bookmarkStart w:id="121" w:name="_Toc396034106"/>
      <w:r>
        <w:t xml:space="preserve">2.2.1 </w:t>
      </w:r>
      <w:r w:rsidR="009A76EE">
        <w:fldChar w:fldCharType="begin"/>
      </w:r>
      <w:r>
        <w:instrText xml:space="preserve"> XE "work-group ID" </w:instrText>
      </w:r>
      <w:r w:rsidR="009A76EE">
        <w:fldChar w:fldCharType="end"/>
      </w:r>
      <w:bookmarkStart w:id="122" w:name="_Ref1827558573"/>
      <w:r>
        <w:t>Work-Group ID</w:t>
      </w:r>
      <w:bookmarkEnd w:id="121"/>
      <w:bookmarkEnd w:id="122"/>
    </w:p>
    <w:p w14:paraId="79BE712E" w14:textId="77777777" w:rsidR="008A5E4E" w:rsidRDefault="0065745B">
      <w:pPr>
        <w:pStyle w:val="p"/>
      </w:pPr>
      <w:r>
        <w:t xml:space="preserve">Every work-group has a multidimensional identifier containing up to three integer values (for the three dimensions) called the </w:t>
      </w:r>
      <w:r>
        <w:rPr>
          <w:rStyle w:val="spanBookTitle"/>
        </w:rPr>
        <w:t>work-group ID</w:t>
      </w:r>
      <w:r>
        <w:t xml:space="preserve">. The work-group ID is calculated by dividing each component of the work-item absolute ID by the corresponding work-group size component and ignoring the remainder. See </w:t>
      </w:r>
      <w:r>
        <w:rPr>
          <w:rStyle w:val="xref1"/>
        </w:rPr>
        <w:t>2.3.3. Work-Item Absolute ID (</w:t>
      </w:r>
      <w:r w:rsidR="009A76EE" w:rsidRPr="008A5E4E">
        <w:fldChar w:fldCharType="begin"/>
      </w:r>
      <w:r w:rsidR="008A5E4E">
        <w:instrText xml:space="preserve"> PAGEREF _Ref977423258 \p \h  \* MERGEFORMAT </w:instrText>
      </w:r>
      <w:r w:rsidR="009A76EE" w:rsidRPr="008A5E4E">
        <w:fldChar w:fldCharType="separate"/>
      </w:r>
      <w:r w:rsidR="00533AF0" w:rsidRPr="00533AF0">
        <w:rPr>
          <w:rStyle w:val="xref1"/>
          <w:noProof/>
        </w:rPr>
        <w:t>on</w:t>
      </w:r>
      <w:r w:rsidR="00533AF0">
        <w:rPr>
          <w:noProof/>
        </w:rPr>
        <w:t xml:space="preserve"> page 10</w:t>
      </w:r>
      <w:r w:rsidR="009A76EE" w:rsidRPr="008A5E4E">
        <w:rPr>
          <w:rStyle w:val="xref1"/>
        </w:rPr>
        <w:fldChar w:fldCharType="end"/>
      </w:r>
      <w:r>
        <w:rPr>
          <w:rStyle w:val="xref1"/>
        </w:rPr>
        <w:t>)</w:t>
      </w:r>
      <w:r>
        <w:t>.</w:t>
      </w:r>
    </w:p>
    <w:p w14:paraId="1A08F284" w14:textId="77777777" w:rsidR="008A5E4E" w:rsidRDefault="0065745B">
      <w:pPr>
        <w:pStyle w:val="p"/>
      </w:pPr>
      <w:r>
        <w:t>Work-group size is the product of the three dimensions:</w:t>
      </w:r>
    </w:p>
    <w:p w14:paraId="644C6EB8" w14:textId="77777777" w:rsidR="008A5E4E" w:rsidRDefault="0065745B">
      <w:pPr>
        <w:pStyle w:val="pre"/>
      </w:pPr>
      <w:r>
        <w:t>work-group size = workgroupsize</w:t>
      </w:r>
      <w:r>
        <w:rPr>
          <w:rStyle w:val="sub"/>
        </w:rPr>
        <w:t>0</w:t>
      </w:r>
      <w:r>
        <w:t xml:space="preserve"> * workgroupsize</w:t>
      </w:r>
      <w:r>
        <w:rPr>
          <w:rStyle w:val="sub"/>
        </w:rPr>
        <w:t>1</w:t>
      </w:r>
      <w:r>
        <w:t xml:space="preserve"> * workgroupsize</w:t>
      </w:r>
      <w:r>
        <w:rPr>
          <w:rStyle w:val="sub"/>
        </w:rPr>
        <w:t>2</w:t>
      </w:r>
    </w:p>
    <w:p w14:paraId="63406E98" w14:textId="77777777" w:rsidR="008A5E4E" w:rsidRDefault="0065745B">
      <w:pPr>
        <w:pStyle w:val="p"/>
      </w:pPr>
      <w:r>
        <w:t xml:space="preserve">Each work-group can access assorted predefined read-only values such as work-group ID, work-group size, and so forth through the use of dispatch packet operations. See </w:t>
      </w:r>
      <w:r>
        <w:rPr>
          <w:rStyle w:val="xref1"/>
        </w:rPr>
        <w:t>11.1. Dispatch Packet Operations (</w:t>
      </w:r>
      <w:r w:rsidR="009A76EE" w:rsidRPr="008A5E4E">
        <w:fldChar w:fldCharType="begin"/>
      </w:r>
      <w:r w:rsidR="008A5E4E">
        <w:instrText xml:space="preserve"> PAGEREF _Ref-1369308159 \p \h  \* MERGEFORMAT </w:instrText>
      </w:r>
      <w:r w:rsidR="009A76EE" w:rsidRPr="008A5E4E">
        <w:fldChar w:fldCharType="separate"/>
      </w:r>
      <w:r w:rsidR="00533AF0" w:rsidRPr="00533AF0">
        <w:rPr>
          <w:rStyle w:val="xref1"/>
          <w:noProof/>
        </w:rPr>
        <w:t>on</w:t>
      </w:r>
      <w:r w:rsidR="00533AF0">
        <w:rPr>
          <w:noProof/>
        </w:rPr>
        <w:t xml:space="preserve"> page 263</w:t>
      </w:r>
      <w:r w:rsidR="009A76EE" w:rsidRPr="008A5E4E">
        <w:rPr>
          <w:rStyle w:val="xref1"/>
        </w:rPr>
        <w:fldChar w:fldCharType="end"/>
      </w:r>
      <w:r>
        <w:rPr>
          <w:rStyle w:val="xref1"/>
        </w:rPr>
        <w:t>)</w:t>
      </w:r>
      <w:r>
        <w:t>.</w:t>
      </w:r>
    </w:p>
    <w:p w14:paraId="39DFB0AF" w14:textId="77777777" w:rsidR="008A5E4E" w:rsidRDefault="0065745B">
      <w:pPr>
        <w:pStyle w:val="p"/>
      </w:pPr>
      <w:r>
        <w:t xml:space="preserve">The value of the work-group ID is returned by the </w:t>
      </w:r>
      <w:r>
        <w:rPr>
          <w:rStyle w:val="code1"/>
        </w:rPr>
        <w:t>workgroupid</w:t>
      </w:r>
      <w:r>
        <w:t xml:space="preserve"> operation. </w:t>
      </w:r>
    </w:p>
    <w:p w14:paraId="5589FFE4" w14:textId="77777777" w:rsidR="008A5E4E" w:rsidRDefault="0065745B">
      <w:pPr>
        <w:pStyle w:val="p"/>
      </w:pPr>
      <w:r>
        <w:t xml:space="preserve">The size of the work-group specified when the kernel was dispatched is returned by the </w:t>
      </w:r>
      <w:r>
        <w:rPr>
          <w:rStyle w:val="code1"/>
        </w:rPr>
        <w:t>workgroupsize</w:t>
      </w:r>
      <w:r>
        <w:t xml:space="preserve"> operation.</w:t>
      </w:r>
    </w:p>
    <w:p w14:paraId="2A2AB142" w14:textId="34FB8E82" w:rsidR="008A5E4E" w:rsidRDefault="0065745B">
      <w:pPr>
        <w:pStyle w:val="p"/>
      </w:pPr>
      <w:r>
        <w:lastRenderedPageBreak/>
        <w:t xml:space="preserve">Because the </w:t>
      </w:r>
      <w:r w:rsidR="003978D7">
        <w:t xml:space="preserve">size of each </w:t>
      </w:r>
      <w:r>
        <w:t xml:space="preserve">grid </w:t>
      </w:r>
      <w:r w:rsidR="003978D7">
        <w:t xml:space="preserve">dimension </w:t>
      </w:r>
      <w:r>
        <w:t xml:space="preserve">is not required to be an integral multiple of the </w:t>
      </w:r>
      <w:r w:rsidR="003978D7">
        <w:t xml:space="preserve">size of the corresponding </w:t>
      </w:r>
      <w:r>
        <w:t xml:space="preserve">work-group </w:t>
      </w:r>
      <w:r w:rsidR="003978D7">
        <w:t>dimension</w:t>
      </w:r>
      <w:r>
        <w:t xml:space="preserve">, there can be partial work-groups. The </w:t>
      </w:r>
      <w:r>
        <w:rPr>
          <w:rStyle w:val="code1"/>
        </w:rPr>
        <w:t>currentworkgroupsize</w:t>
      </w:r>
      <w:r>
        <w:t xml:space="preserve"> operation returns the work-group size that the current work-item belongs to. The value returned by this operation will only be different from that returned by </w:t>
      </w:r>
      <w:r>
        <w:rPr>
          <w:rStyle w:val="code1"/>
        </w:rPr>
        <w:t>workgroupsize</w:t>
      </w:r>
      <w:r>
        <w:t xml:space="preserve"> operation if the current work-item belongs to a partial work-group. </w:t>
      </w:r>
    </w:p>
    <w:p w14:paraId="42DF0C3D" w14:textId="77777777" w:rsidR="008A5E4E" w:rsidRDefault="0065745B">
      <w:pPr>
        <w:pStyle w:val="h3"/>
      </w:pPr>
      <w:bookmarkStart w:id="123" w:name="_Toc396034107"/>
      <w:r>
        <w:t xml:space="preserve">2.2.2 </w:t>
      </w:r>
      <w:r w:rsidR="009A76EE">
        <w:fldChar w:fldCharType="begin"/>
      </w:r>
      <w:r>
        <w:instrText xml:space="preserve"> XE "work-group flattened ID" </w:instrText>
      </w:r>
      <w:r w:rsidR="009A76EE">
        <w:fldChar w:fldCharType="end"/>
      </w:r>
      <w:bookmarkStart w:id="124" w:name="_Ref-71149498"/>
      <w:r>
        <w:t>Work-Group Flattened ID</w:t>
      </w:r>
      <w:bookmarkEnd w:id="123"/>
      <w:bookmarkEnd w:id="124"/>
    </w:p>
    <w:p w14:paraId="01E56325" w14:textId="77777777" w:rsidR="008A5E4E" w:rsidRDefault="0065745B">
      <w:pPr>
        <w:pStyle w:val="p"/>
      </w:pPr>
      <w:r>
        <w:t xml:space="preserve">Each work-group has a </w:t>
      </w:r>
      <w:r>
        <w:rPr>
          <w:rStyle w:val="spanBookTitle"/>
        </w:rPr>
        <w:t>work-group flattened ID</w:t>
      </w:r>
      <w:r>
        <w:t>.</w:t>
      </w:r>
    </w:p>
    <w:p w14:paraId="581933E5" w14:textId="77777777" w:rsidR="008A5E4E" w:rsidRDefault="0065745B">
      <w:pPr>
        <w:pStyle w:val="p"/>
      </w:pPr>
      <w:r>
        <w:t xml:space="preserve">The work-group flattened ID is defined as: </w:t>
      </w:r>
    </w:p>
    <w:p w14:paraId="59E8AD89" w14:textId="77777777" w:rsidR="008A5E4E" w:rsidRDefault="0065745B">
      <w:pPr>
        <w:pStyle w:val="pre"/>
      </w:pPr>
      <w:r>
        <w:t>work-group flattened ID = workgroupid</w:t>
      </w:r>
      <w:r>
        <w:rPr>
          <w:rStyle w:val="sub"/>
        </w:rPr>
        <w:t>0</w:t>
      </w:r>
      <w:r>
        <w:t xml:space="preserve"> + </w:t>
      </w:r>
      <w:r>
        <w:br/>
        <w:t xml:space="preserve">                           workgroupid</w:t>
      </w:r>
      <w:r>
        <w:rPr>
          <w:rStyle w:val="sub"/>
        </w:rPr>
        <w:t>1</w:t>
      </w:r>
      <w:r>
        <w:t xml:space="preserve"> * workgroupsize</w:t>
      </w:r>
      <w:r>
        <w:rPr>
          <w:rStyle w:val="sub"/>
        </w:rPr>
        <w:t>0</w:t>
      </w:r>
      <w:r>
        <w:t xml:space="preserve"> +</w:t>
      </w:r>
      <w:r>
        <w:br/>
        <w:t xml:space="preserve">                           workgroupid</w:t>
      </w:r>
      <w:r>
        <w:rPr>
          <w:rStyle w:val="sub"/>
        </w:rPr>
        <w:t>2</w:t>
      </w:r>
      <w:r>
        <w:t xml:space="preserve"> * workgroupsize</w:t>
      </w:r>
      <w:r>
        <w:rPr>
          <w:rStyle w:val="sub"/>
        </w:rPr>
        <w:t>0</w:t>
      </w:r>
      <w:r>
        <w:t xml:space="preserve"> * workgroupsize</w:t>
      </w:r>
      <w:r>
        <w:rPr>
          <w:rStyle w:val="sub"/>
        </w:rPr>
        <w:t>1</w:t>
      </w:r>
    </w:p>
    <w:p w14:paraId="4E564D57" w14:textId="77777777" w:rsidR="008A5E4E" w:rsidRDefault="0065745B">
      <w:pPr>
        <w:pStyle w:val="p"/>
      </w:pPr>
      <w:r>
        <w:t>HSAIL implementations need to ensure forward progress. That is, any program can count on one-way communication and later work-groups (in work-group flattened ID order) can wait for values written by earlier work-groups without deadlock.</w:t>
      </w:r>
    </w:p>
    <w:p w14:paraId="5FE1E403" w14:textId="77777777" w:rsidR="008A5E4E" w:rsidRDefault="0065745B">
      <w:pPr>
        <w:pStyle w:val="h2"/>
      </w:pPr>
      <w:bookmarkStart w:id="125" w:name="_Toc396034108"/>
      <w:r>
        <w:t xml:space="preserve">2.3 </w:t>
      </w:r>
      <w:r w:rsidR="009A76EE">
        <w:fldChar w:fldCharType="begin"/>
      </w:r>
      <w:r>
        <w:instrText xml:space="preserve"> XE "work-item" </w:instrText>
      </w:r>
      <w:r w:rsidR="009A76EE">
        <w:fldChar w:fldCharType="end"/>
      </w:r>
      <w:bookmarkStart w:id="126" w:name="_Ref1639061421"/>
      <w:bookmarkStart w:id="127" w:name="_Ref-882238317"/>
      <w:r>
        <w:t>Work-Items</w:t>
      </w:r>
      <w:bookmarkEnd w:id="125"/>
      <w:bookmarkEnd w:id="126"/>
      <w:bookmarkEnd w:id="127"/>
    </w:p>
    <w:p w14:paraId="77F52605" w14:textId="77777777" w:rsidR="008A5E4E" w:rsidRDefault="0065745B">
      <w:pPr>
        <w:pStyle w:val="p"/>
      </w:pPr>
      <w:r>
        <w:t xml:space="preserve">Each work-item has its own set of registers, has private memory, and can access assorted predefined read-only values such as work-item ID, work-group ID, and so forth through the use of special operations. See </w:t>
      </w:r>
      <w:r>
        <w:rPr>
          <w:rStyle w:val="xref1"/>
        </w:rPr>
        <w:t>Chapter 11. Special Operations (</w:t>
      </w:r>
      <w:r w:rsidR="009A76EE" w:rsidRPr="008A5E4E">
        <w:fldChar w:fldCharType="begin"/>
      </w:r>
      <w:r w:rsidR="008A5E4E">
        <w:instrText xml:space="preserve"> PAGEREF _Ref2028453670 \p \h  \* MERGEFORMAT </w:instrText>
      </w:r>
      <w:r w:rsidR="009A76EE" w:rsidRPr="008A5E4E">
        <w:fldChar w:fldCharType="separate"/>
      </w:r>
      <w:r w:rsidR="00533AF0" w:rsidRPr="00533AF0">
        <w:rPr>
          <w:rStyle w:val="xref1"/>
          <w:noProof/>
        </w:rPr>
        <w:t>on</w:t>
      </w:r>
      <w:r w:rsidR="00533AF0">
        <w:rPr>
          <w:noProof/>
        </w:rPr>
        <w:t xml:space="preserve"> page 263</w:t>
      </w:r>
      <w:r w:rsidR="009A76EE" w:rsidRPr="008A5E4E">
        <w:rPr>
          <w:rStyle w:val="xref1"/>
        </w:rPr>
        <w:fldChar w:fldCharType="end"/>
      </w:r>
      <w:r>
        <w:rPr>
          <w:rStyle w:val="xref1"/>
        </w:rPr>
        <w:t>)</w:t>
      </w:r>
      <w:r>
        <w:t>.</w:t>
      </w:r>
    </w:p>
    <w:p w14:paraId="12C09357" w14:textId="77777777" w:rsidR="008A5E4E" w:rsidRDefault="0065745B">
      <w:pPr>
        <w:pStyle w:val="p"/>
      </w:pPr>
      <w:r>
        <w:t>To access private memory, work-items use regular loads and stores, and the HSA hardware will examine addresses and detect the ranges that are private to the work-item. One of the system-generated values tells the work-item the address range for private data.</w:t>
      </w:r>
    </w:p>
    <w:p w14:paraId="00E13E76" w14:textId="77777777" w:rsidR="008A5E4E" w:rsidRDefault="0065745B">
      <w:pPr>
        <w:pStyle w:val="p"/>
      </w:pPr>
      <w:r>
        <w:t xml:space="preserve">Work-items are able to share data with other work-items in the same work-group through a memory segment called the </w:t>
      </w:r>
      <w:r>
        <w:rPr>
          <w:rStyle w:val="spanBookTitle"/>
        </w:rPr>
        <w:t>group segment</w:t>
      </w:r>
      <w:r>
        <w:t xml:space="preserve">. Memory in a group segment is accessed using loads and stores. This memory is not accessible outside its associated work-group (that is, it is not seen by other work-groups or agents). See </w:t>
      </w:r>
      <w:r>
        <w:rPr>
          <w:rStyle w:val="xref1"/>
        </w:rPr>
        <w:t>2.8. Segments (</w:t>
      </w:r>
      <w:r w:rsidR="009A76EE" w:rsidRPr="008A5E4E">
        <w:fldChar w:fldCharType="begin"/>
      </w:r>
      <w:r w:rsidR="008A5E4E">
        <w:instrText xml:space="preserve"> PAGEREF _Ref-1602345248 \p \h  \* MERGEFORMAT </w:instrText>
      </w:r>
      <w:r w:rsidR="009A76EE" w:rsidRPr="008A5E4E">
        <w:fldChar w:fldCharType="separate"/>
      </w:r>
      <w:r w:rsidR="00533AF0" w:rsidRPr="00533AF0">
        <w:rPr>
          <w:rStyle w:val="xref1"/>
          <w:noProof/>
        </w:rPr>
        <w:t>on</w:t>
      </w:r>
      <w:r w:rsidR="00533AF0">
        <w:rPr>
          <w:noProof/>
        </w:rPr>
        <w:t xml:space="preserve"> page 14</w:t>
      </w:r>
      <w:r w:rsidR="009A76EE" w:rsidRPr="008A5E4E">
        <w:rPr>
          <w:rStyle w:val="xref1"/>
        </w:rPr>
        <w:fldChar w:fldCharType="end"/>
      </w:r>
      <w:r>
        <w:rPr>
          <w:rStyle w:val="xref1"/>
        </w:rPr>
        <w:t>)</w:t>
      </w:r>
      <w:r>
        <w:t>.</w:t>
      </w:r>
    </w:p>
    <w:p w14:paraId="5C25DDC7" w14:textId="77777777" w:rsidR="008A5E4E" w:rsidRDefault="0065745B">
      <w:pPr>
        <w:pStyle w:val="h3"/>
      </w:pPr>
      <w:bookmarkStart w:id="128" w:name="_Toc396034109"/>
      <w:r>
        <w:t xml:space="preserve">2.3.1 </w:t>
      </w:r>
      <w:r w:rsidR="009A76EE">
        <w:fldChar w:fldCharType="begin"/>
      </w:r>
      <w:r>
        <w:instrText xml:space="preserve"> XE "work-item ID" </w:instrText>
      </w:r>
      <w:r w:rsidR="009A76EE">
        <w:fldChar w:fldCharType="end"/>
      </w:r>
      <w:bookmarkStart w:id="129" w:name="_Ref666449469"/>
      <w:r>
        <w:t>Work-Item ID</w:t>
      </w:r>
      <w:bookmarkEnd w:id="128"/>
      <w:bookmarkEnd w:id="129"/>
    </w:p>
    <w:p w14:paraId="33B9FBE1" w14:textId="77777777" w:rsidR="008A5E4E" w:rsidRDefault="0065745B">
      <w:pPr>
        <w:pStyle w:val="p"/>
      </w:pPr>
      <w:r>
        <w:t xml:space="preserve">Each work-item has a multidimensional identifier containing up to three integer values (for the three dimensions) within the work-group called the </w:t>
      </w:r>
      <w:r>
        <w:rPr>
          <w:rStyle w:val="spanBookTitle"/>
        </w:rPr>
        <w:t>work-item ID</w:t>
      </w:r>
      <w:r>
        <w:t xml:space="preserve">. </w:t>
      </w:r>
    </w:p>
    <w:p w14:paraId="0100AADA" w14:textId="77777777" w:rsidR="008A5E4E" w:rsidRDefault="0065745B">
      <w:pPr>
        <w:pStyle w:val="p"/>
      </w:pPr>
      <w:r>
        <w:rPr>
          <w:rStyle w:val="code1"/>
        </w:rPr>
        <w:t>max</w:t>
      </w:r>
      <w:r>
        <w:t xml:space="preserve"> is the size of the work-group or 1. </w:t>
      </w:r>
    </w:p>
    <w:p w14:paraId="11A724F2" w14:textId="77777777" w:rsidR="008A5E4E" w:rsidRDefault="0065745B">
      <w:pPr>
        <w:pStyle w:val="p"/>
      </w:pPr>
      <w:r>
        <w:t xml:space="preserve">For each dimension </w:t>
      </w:r>
      <w:r>
        <w:rPr>
          <w:rStyle w:val="spanBookTitle"/>
        </w:rPr>
        <w:t>i</w:t>
      </w:r>
      <w:r>
        <w:t>, the set of values of ID</w:t>
      </w:r>
      <w:r>
        <w:rPr>
          <w:rStyle w:val="sub1"/>
        </w:rPr>
        <w:t>i</w:t>
      </w:r>
      <w:r>
        <w:t xml:space="preserve"> is the dense set </w:t>
      </w:r>
      <w:r>
        <w:rPr>
          <w:rStyle w:val="code1"/>
        </w:rPr>
        <w:t>[0, 1, 2, ... max</w:t>
      </w:r>
      <w:r>
        <w:rPr>
          <w:rStyle w:val="sub2"/>
        </w:rPr>
        <w:t>i</w:t>
      </w:r>
      <w:r>
        <w:rPr>
          <w:rStyle w:val="code1"/>
        </w:rPr>
        <w:t xml:space="preserve"> − 1]</w:t>
      </w:r>
      <w:r>
        <w:t xml:space="preserve">. </w:t>
      </w:r>
    </w:p>
    <w:p w14:paraId="544110C9" w14:textId="77777777" w:rsidR="008A5E4E" w:rsidRDefault="0065745B">
      <w:pPr>
        <w:pStyle w:val="p"/>
      </w:pPr>
      <w:r>
        <w:t xml:space="preserve">The value of </w:t>
      </w:r>
      <w:r>
        <w:rPr>
          <w:rStyle w:val="spanBookTitle"/>
        </w:rPr>
        <w:t>max</w:t>
      </w:r>
      <w:r>
        <w:rPr>
          <w:rStyle w:val="sub1"/>
        </w:rPr>
        <w:t>i</w:t>
      </w:r>
      <w:r>
        <w:t xml:space="preserve"> can be accessed by means of the special operation </w:t>
      </w:r>
      <w:r>
        <w:rPr>
          <w:rStyle w:val="code1"/>
        </w:rPr>
        <w:t>workgroupsize</w:t>
      </w:r>
      <w:r>
        <w:t xml:space="preserve">. </w:t>
      </w:r>
    </w:p>
    <w:p w14:paraId="5F2DCF30" w14:textId="77777777" w:rsidR="008A5E4E" w:rsidRDefault="0065745B">
      <w:pPr>
        <w:pStyle w:val="p"/>
      </w:pPr>
      <w:r>
        <w:t xml:space="preserve">The work-item ID can be accessed by means of the special operation </w:t>
      </w:r>
      <w:r>
        <w:rPr>
          <w:rStyle w:val="code1"/>
        </w:rPr>
        <w:t>workitemid</w:t>
      </w:r>
      <w:r>
        <w:t>.</w:t>
      </w:r>
    </w:p>
    <w:p w14:paraId="7B7256A0" w14:textId="418344D2" w:rsidR="008A5E4E" w:rsidRDefault="0065745B">
      <w:pPr>
        <w:pStyle w:val="h3"/>
      </w:pPr>
      <w:bookmarkStart w:id="130" w:name="_Toc396034110"/>
      <w:r>
        <w:t xml:space="preserve">2.3.2 </w:t>
      </w:r>
      <w:bookmarkStart w:id="131" w:name="work_item_flattened_id"/>
      <w:bookmarkEnd w:id="131"/>
      <w:r w:rsidR="009A76EE">
        <w:fldChar w:fldCharType="begin"/>
      </w:r>
      <w:r>
        <w:instrText xml:space="preserve"> XE "work-item flattened ID" </w:instrText>
      </w:r>
      <w:r w:rsidR="009A76EE">
        <w:fldChar w:fldCharType="end"/>
      </w:r>
      <w:bookmarkStart w:id="132" w:name="_Ref1834566779"/>
      <w:bookmarkStart w:id="133" w:name="_Ref-713481282"/>
      <w:r>
        <w:t>Work-Item Flattened ID</w:t>
      </w:r>
      <w:bookmarkEnd w:id="130"/>
      <w:bookmarkEnd w:id="132"/>
      <w:bookmarkEnd w:id="133"/>
      <w:r w:rsidR="00EE2114" w:rsidRPr="00EE2114">
        <w:t xml:space="preserve"> </w:t>
      </w:r>
      <w:r w:rsidR="00EE2114">
        <w:t>and Current Work-Item Flattened ID</w:t>
      </w:r>
    </w:p>
    <w:p w14:paraId="6C72316E" w14:textId="77777777" w:rsidR="008A5E4E" w:rsidRDefault="0065745B">
      <w:pPr>
        <w:pStyle w:val="p"/>
      </w:pPr>
      <w:r>
        <w:t xml:space="preserve">The work-item ID can be flattened into one dimension, which is relative to the containing work-group. This is called the </w:t>
      </w:r>
      <w:r>
        <w:rPr>
          <w:rStyle w:val="spanBookTitle"/>
        </w:rPr>
        <w:t>work-item flattened ID</w:t>
      </w:r>
      <w:r>
        <w:t>.</w:t>
      </w:r>
    </w:p>
    <w:p w14:paraId="73DF4C28" w14:textId="77777777" w:rsidR="008A5E4E" w:rsidRDefault="0065745B">
      <w:pPr>
        <w:pStyle w:val="p"/>
      </w:pPr>
      <w:r>
        <w:t xml:space="preserve">The work-item flattened ID is defined as: </w:t>
      </w:r>
    </w:p>
    <w:p w14:paraId="58799CD5" w14:textId="77777777" w:rsidR="008A5E4E" w:rsidRDefault="0065745B">
      <w:pPr>
        <w:pStyle w:val="pre"/>
      </w:pPr>
      <w:r>
        <w:lastRenderedPageBreak/>
        <w:t>work-item flattened ID = ID</w:t>
      </w:r>
      <w:r>
        <w:rPr>
          <w:rStyle w:val="sub"/>
        </w:rPr>
        <w:t>0</w:t>
      </w:r>
      <w:r>
        <w:t xml:space="preserve"> + ID</w:t>
      </w:r>
      <w:r>
        <w:rPr>
          <w:rStyle w:val="sub"/>
        </w:rPr>
        <w:t>1</w:t>
      </w:r>
      <w:r>
        <w:t xml:space="preserve"> * max</w:t>
      </w:r>
      <w:r>
        <w:rPr>
          <w:rStyle w:val="sub"/>
        </w:rPr>
        <w:t>0</w:t>
      </w:r>
      <w:r>
        <w:t xml:space="preserve"> + ID</w:t>
      </w:r>
      <w:r>
        <w:rPr>
          <w:rStyle w:val="sub"/>
        </w:rPr>
        <w:t>2</w:t>
      </w:r>
      <w:r>
        <w:t xml:space="preserve"> * max</w:t>
      </w:r>
      <w:r>
        <w:rPr>
          <w:rStyle w:val="sub"/>
        </w:rPr>
        <w:t>0</w:t>
      </w:r>
      <w:r>
        <w:t xml:space="preserve"> * max</w:t>
      </w:r>
      <w:r>
        <w:rPr>
          <w:rStyle w:val="sub"/>
        </w:rPr>
        <w:t>1</w:t>
      </w:r>
    </w:p>
    <w:p w14:paraId="4C826C6C" w14:textId="77777777" w:rsidR="008A5E4E" w:rsidRDefault="0065745B">
      <w:pPr>
        <w:pStyle w:val="p"/>
      </w:pPr>
      <w:r>
        <w:t>where:</w:t>
      </w:r>
    </w:p>
    <w:p w14:paraId="42864B4B" w14:textId="77777777" w:rsidR="008A5E4E" w:rsidRDefault="0065745B">
      <w:pPr>
        <w:pStyle w:val="pre"/>
      </w:pPr>
      <w:r>
        <w:t>ID</w:t>
      </w:r>
      <w:r>
        <w:rPr>
          <w:rStyle w:val="sub"/>
        </w:rPr>
        <w:t>0</w:t>
      </w:r>
      <w:r>
        <w:t xml:space="preserve"> = workitemid (dimension 0)</w:t>
      </w:r>
      <w:r>
        <w:br/>
        <w:t xml:space="preserve"> ID</w:t>
      </w:r>
      <w:r>
        <w:rPr>
          <w:rStyle w:val="sub"/>
        </w:rPr>
        <w:t>1</w:t>
      </w:r>
      <w:r>
        <w:t xml:space="preserve"> = workitemid (dimension 1)</w:t>
      </w:r>
      <w:r>
        <w:br/>
        <w:t xml:space="preserve"> ID</w:t>
      </w:r>
      <w:r>
        <w:rPr>
          <w:rStyle w:val="sub"/>
        </w:rPr>
        <w:t>2</w:t>
      </w:r>
      <w:r>
        <w:t xml:space="preserve"> = workitemid (dimension 2)</w:t>
      </w:r>
      <w:r>
        <w:br/>
        <w:t xml:space="preserve"> max</w:t>
      </w:r>
      <w:r>
        <w:rPr>
          <w:rStyle w:val="sub"/>
        </w:rPr>
        <w:t>0</w:t>
      </w:r>
      <w:r>
        <w:t xml:space="preserve"> = workgroupsize (dimension 0)</w:t>
      </w:r>
      <w:r>
        <w:br/>
        <w:t xml:space="preserve"> max</w:t>
      </w:r>
      <w:r>
        <w:rPr>
          <w:rStyle w:val="sub"/>
        </w:rPr>
        <w:t>1</w:t>
      </w:r>
      <w:r>
        <w:t xml:space="preserve"> = workgroupsize (dimension 1)</w:t>
      </w:r>
    </w:p>
    <w:p w14:paraId="350350D7" w14:textId="69796829" w:rsidR="008A5E4E" w:rsidRDefault="0065745B">
      <w:pPr>
        <w:pStyle w:val="p"/>
      </w:pPr>
      <w:r>
        <w:t xml:space="preserve">The work-item flattened ID can be accessed by means of the special operation </w:t>
      </w:r>
      <w:r>
        <w:rPr>
          <w:rStyle w:val="code1"/>
        </w:rPr>
        <w:t>workitemflatid</w:t>
      </w:r>
      <w:r>
        <w:t xml:space="preserve">. </w:t>
      </w:r>
    </w:p>
    <w:p w14:paraId="1FAB4CD5" w14:textId="049F3720" w:rsidR="00296905" w:rsidRDefault="00296905" w:rsidP="00296905">
      <w:pPr>
        <w:pStyle w:val="p"/>
      </w:pPr>
      <w:bookmarkStart w:id="134" w:name="_Toc396034111"/>
      <w:r>
        <w:t xml:space="preserve">Note that the set of values produced by work-item flattened ID for each work-item of a partial work-group (see </w:t>
      </w:r>
      <w:r w:rsidR="00A73D7F">
        <w:rPr>
          <w:rStyle w:val="xref1"/>
        </w:rPr>
        <w:t>2.1. Overview of Grids, Work-Groups, and Work-Items (</w:t>
      </w:r>
      <w:r w:rsidR="00A73D7F" w:rsidRPr="008A5E4E">
        <w:fldChar w:fldCharType="begin"/>
      </w:r>
      <w:r w:rsidR="00A73D7F">
        <w:instrText xml:space="preserve"> PAGEREF _Ref-1445067478 \p \h  \* MERGEFORMAT </w:instrText>
      </w:r>
      <w:r w:rsidR="00A73D7F" w:rsidRPr="008A5E4E">
        <w:fldChar w:fldCharType="separate"/>
      </w:r>
      <w:r w:rsidR="00A73D7F" w:rsidRPr="00533AF0">
        <w:rPr>
          <w:rStyle w:val="xref1"/>
          <w:noProof/>
        </w:rPr>
        <w:t>on</w:t>
      </w:r>
      <w:r w:rsidR="00A73D7F">
        <w:rPr>
          <w:noProof/>
        </w:rPr>
        <w:t xml:space="preserve"> page 5</w:t>
      </w:r>
      <w:r w:rsidR="00A73D7F" w:rsidRPr="008A5E4E">
        <w:rPr>
          <w:rStyle w:val="xref1"/>
        </w:rPr>
        <w:fldChar w:fldCharType="end"/>
      </w:r>
      <w:r w:rsidR="00A73D7F">
        <w:rPr>
          <w:rStyle w:val="xref1"/>
        </w:rPr>
        <w:t>)</w:t>
      </w:r>
      <w:r>
        <w:t xml:space="preserve">) is not dense since it is computed using </w:t>
      </w:r>
      <w:r>
        <w:rPr>
          <w:rStyle w:val="code1"/>
        </w:rPr>
        <w:t>workgroupsize</w:t>
      </w:r>
      <w:r>
        <w:t xml:space="preserve"> which only applies to non-partial work-groups.</w:t>
      </w:r>
    </w:p>
    <w:p w14:paraId="09AF3D8E" w14:textId="77777777" w:rsidR="00296905" w:rsidRDefault="00296905" w:rsidP="00296905">
      <w:pPr>
        <w:pStyle w:val="p"/>
      </w:pPr>
      <w:r>
        <w:t xml:space="preserve">However, the work-item ID can also be flattened into one dimension using </w:t>
      </w:r>
      <w:r>
        <w:rPr>
          <w:rStyle w:val="code1"/>
        </w:rPr>
        <w:t>currentworkgroupsize</w:t>
      </w:r>
      <w:r>
        <w:t>.</w:t>
      </w:r>
    </w:p>
    <w:p w14:paraId="22D93094" w14:textId="77777777" w:rsidR="00296905" w:rsidRDefault="00296905" w:rsidP="00296905">
      <w:pPr>
        <w:pStyle w:val="p"/>
      </w:pPr>
      <w:r>
        <w:t xml:space="preserve">The current work-item flattened ID is defined as: </w:t>
      </w:r>
    </w:p>
    <w:p w14:paraId="012955E4" w14:textId="77777777" w:rsidR="00296905" w:rsidRDefault="00296905" w:rsidP="00296905">
      <w:pPr>
        <w:pStyle w:val="pre"/>
      </w:pPr>
      <w:r>
        <w:t xml:space="preserve"> current work-item flattened ID = ID</w:t>
      </w:r>
      <w:r>
        <w:rPr>
          <w:rStyle w:val="sub"/>
        </w:rPr>
        <w:t>0</w:t>
      </w:r>
      <w:r>
        <w:t xml:space="preserve"> + ID</w:t>
      </w:r>
      <w:r>
        <w:rPr>
          <w:rStyle w:val="sub"/>
        </w:rPr>
        <w:t>1</w:t>
      </w:r>
      <w:r>
        <w:t xml:space="preserve"> * current_max</w:t>
      </w:r>
      <w:r>
        <w:rPr>
          <w:rStyle w:val="sub"/>
        </w:rPr>
        <w:t>0</w:t>
      </w:r>
      <w:r>
        <w:t xml:space="preserve"> + ID</w:t>
      </w:r>
      <w:r>
        <w:rPr>
          <w:rStyle w:val="sub"/>
        </w:rPr>
        <w:t>2</w:t>
      </w:r>
      <w:r>
        <w:t xml:space="preserve"> * current_max</w:t>
      </w:r>
      <w:r>
        <w:rPr>
          <w:rStyle w:val="sub"/>
        </w:rPr>
        <w:t>0</w:t>
      </w:r>
      <w:r>
        <w:t xml:space="preserve"> * current_max</w:t>
      </w:r>
      <w:r>
        <w:rPr>
          <w:rStyle w:val="sub"/>
        </w:rPr>
        <w:t>1</w:t>
      </w:r>
    </w:p>
    <w:p w14:paraId="29D0C12E" w14:textId="77777777" w:rsidR="00296905" w:rsidRDefault="00296905" w:rsidP="00296905">
      <w:pPr>
        <w:pStyle w:val="p"/>
      </w:pPr>
      <w:r>
        <w:t>where:</w:t>
      </w:r>
    </w:p>
    <w:p w14:paraId="488FC1C7" w14:textId="77777777" w:rsidR="00296905" w:rsidRDefault="00296905" w:rsidP="00296905">
      <w:pPr>
        <w:pStyle w:val="pre"/>
      </w:pPr>
      <w:r>
        <w:t xml:space="preserve"> ID</w:t>
      </w:r>
      <w:r>
        <w:rPr>
          <w:rStyle w:val="sub"/>
        </w:rPr>
        <w:t>0</w:t>
      </w:r>
      <w:r>
        <w:t xml:space="preserve"> = workitemid (dimension 0)</w:t>
      </w:r>
      <w:r>
        <w:br/>
        <w:t xml:space="preserve"> ID</w:t>
      </w:r>
      <w:r>
        <w:rPr>
          <w:rStyle w:val="sub"/>
        </w:rPr>
        <w:t>1</w:t>
      </w:r>
      <w:r>
        <w:t xml:space="preserve"> = workitemid (dimension 1)</w:t>
      </w:r>
      <w:r>
        <w:br/>
        <w:t xml:space="preserve"> ID</w:t>
      </w:r>
      <w:r>
        <w:rPr>
          <w:rStyle w:val="sub"/>
        </w:rPr>
        <w:t>2</w:t>
      </w:r>
      <w:r>
        <w:t xml:space="preserve"> = workitemid (dimension 2)</w:t>
      </w:r>
      <w:r>
        <w:br/>
        <w:t xml:space="preserve"> current_max</w:t>
      </w:r>
      <w:r>
        <w:rPr>
          <w:rStyle w:val="sub"/>
        </w:rPr>
        <w:t>0</w:t>
      </w:r>
      <w:r>
        <w:t xml:space="preserve"> = currentworkgroupsize (dimension 0)</w:t>
      </w:r>
      <w:r>
        <w:br/>
        <w:t xml:space="preserve"> current_max</w:t>
      </w:r>
      <w:r>
        <w:rPr>
          <w:rStyle w:val="sub"/>
        </w:rPr>
        <w:t>1</w:t>
      </w:r>
      <w:r>
        <w:t xml:space="preserve"> = currentworkgroupsize (dimension 1)</w:t>
      </w:r>
    </w:p>
    <w:p w14:paraId="4E09B9E2" w14:textId="6664F5E2" w:rsidR="00296905" w:rsidRDefault="00296905" w:rsidP="00296905">
      <w:pPr>
        <w:pStyle w:val="p"/>
      </w:pPr>
      <w:r>
        <w:t>Note that the set of values produced by current work-item flattened ID for each work-item of a work-group is always dense, even when it is a partial work-group.</w:t>
      </w:r>
    </w:p>
    <w:p w14:paraId="662CF94D" w14:textId="4A39C30E" w:rsidR="00296905" w:rsidRDefault="00296905" w:rsidP="00296905">
      <w:pPr>
        <w:pStyle w:val="p"/>
      </w:pPr>
      <w:r>
        <w:t xml:space="preserve">The current work-item flattened ID can be accessed by means of the special operation </w:t>
      </w:r>
      <w:r>
        <w:rPr>
          <w:rStyle w:val="code1"/>
        </w:rPr>
        <w:t>currentworkitemflatid</w:t>
      </w:r>
      <w:r>
        <w:t xml:space="preserve">. The value returned by this operation will only be different from that returned by the </w:t>
      </w:r>
      <w:r>
        <w:rPr>
          <w:rStyle w:val="code1"/>
        </w:rPr>
        <w:t>workitemflatid</w:t>
      </w:r>
      <w:r>
        <w:t xml:space="preserve"> operation if the current work-item belongs to a partial work-group.</w:t>
      </w:r>
    </w:p>
    <w:p w14:paraId="5B4124B7" w14:textId="77777777" w:rsidR="008A5E4E" w:rsidRDefault="0065745B">
      <w:pPr>
        <w:pStyle w:val="h3"/>
      </w:pPr>
      <w:r>
        <w:t xml:space="preserve">2.3.3 </w:t>
      </w:r>
      <w:r w:rsidR="009A76EE">
        <w:fldChar w:fldCharType="begin"/>
      </w:r>
      <w:r>
        <w:instrText xml:space="preserve"> XE "work-item absolute ID" </w:instrText>
      </w:r>
      <w:r w:rsidR="009A76EE">
        <w:fldChar w:fldCharType="end"/>
      </w:r>
      <w:bookmarkStart w:id="135" w:name="_Ref977423258"/>
      <w:bookmarkStart w:id="136" w:name="_Ref-557383143"/>
      <w:r>
        <w:t>Work-Item Absolute ID</w:t>
      </w:r>
      <w:bookmarkEnd w:id="134"/>
      <w:bookmarkEnd w:id="135"/>
      <w:bookmarkEnd w:id="136"/>
    </w:p>
    <w:p w14:paraId="6D2A6DCC" w14:textId="77777777" w:rsidR="008A5E4E" w:rsidRDefault="0065745B">
      <w:pPr>
        <w:pStyle w:val="p"/>
      </w:pPr>
      <w:r>
        <w:t xml:space="preserve">Each work-item has a unique multidimensional identifier containing up to three integer values (for the three dimensions) called the </w:t>
      </w:r>
      <w:r>
        <w:rPr>
          <w:rStyle w:val="spanBookTitle"/>
        </w:rPr>
        <w:t>work-item absolute ID</w:t>
      </w:r>
      <w:r>
        <w:t>. The work-item absolute ID is unique within the grid.</w:t>
      </w:r>
    </w:p>
    <w:p w14:paraId="0FC32BD7" w14:textId="77777777" w:rsidR="008A5E4E" w:rsidRDefault="0065745B">
      <w:pPr>
        <w:pStyle w:val="p"/>
      </w:pPr>
      <w:r>
        <w:t>Programs can use the work-item absolute IDs to partition data input and work across the work-items.</w:t>
      </w:r>
    </w:p>
    <w:p w14:paraId="4D758CFA" w14:textId="77777777" w:rsidR="008A5E4E" w:rsidRDefault="0065745B">
      <w:pPr>
        <w:pStyle w:val="p"/>
      </w:pPr>
      <w:r>
        <w:t xml:space="preserve">For each dimension </w:t>
      </w:r>
      <w:r>
        <w:rPr>
          <w:rStyle w:val="spanBookTitle"/>
        </w:rPr>
        <w:t>i</w:t>
      </w:r>
      <w:r>
        <w:t>, the set of values of absolute ID</w:t>
      </w:r>
      <w:r>
        <w:rPr>
          <w:rStyle w:val="sub1"/>
        </w:rPr>
        <w:t>i</w:t>
      </w:r>
      <w:r>
        <w:t xml:space="preserve"> are the dense set </w:t>
      </w:r>
      <w:r>
        <w:rPr>
          <w:rStyle w:val="code1"/>
        </w:rPr>
        <w:t>[0, 1, 2, ... max</w:t>
      </w:r>
      <w:r>
        <w:rPr>
          <w:rStyle w:val="sub2"/>
        </w:rPr>
        <w:t>i</w:t>
      </w:r>
      <w:r>
        <w:rPr>
          <w:rStyle w:val="code1"/>
        </w:rPr>
        <w:t xml:space="preserve"> − 1]</w:t>
      </w:r>
      <w:r>
        <w:t>.</w:t>
      </w:r>
    </w:p>
    <w:p w14:paraId="31AE43AA" w14:textId="77777777" w:rsidR="008A5E4E" w:rsidRDefault="0065745B">
      <w:pPr>
        <w:pStyle w:val="p"/>
      </w:pPr>
      <w:r>
        <w:t xml:space="preserve"> The value of </w:t>
      </w:r>
      <w:r>
        <w:rPr>
          <w:rStyle w:val="spanBookTitle"/>
        </w:rPr>
        <w:t>max</w:t>
      </w:r>
      <w:r>
        <w:rPr>
          <w:rStyle w:val="sub1"/>
        </w:rPr>
        <w:t>i</w:t>
      </w:r>
      <w:r>
        <w:t xml:space="preserve"> can be accessed by means of the special operation </w:t>
      </w:r>
      <w:r>
        <w:rPr>
          <w:rStyle w:val="code1"/>
        </w:rPr>
        <w:t>gridsize</w:t>
      </w:r>
      <w:r>
        <w:t xml:space="preserve">. </w:t>
      </w:r>
    </w:p>
    <w:p w14:paraId="0566995E" w14:textId="77777777" w:rsidR="008A5E4E" w:rsidRDefault="0065745B">
      <w:pPr>
        <w:pStyle w:val="p"/>
      </w:pPr>
      <w:r>
        <w:t xml:space="preserve"> The work-item absolute ID can be accessed by means of the special operation </w:t>
      </w:r>
      <w:r>
        <w:rPr>
          <w:rStyle w:val="code1"/>
        </w:rPr>
        <w:t>workitemabsid</w:t>
      </w:r>
      <w:r>
        <w:t>.</w:t>
      </w:r>
    </w:p>
    <w:p w14:paraId="4C165F00" w14:textId="77777777" w:rsidR="008A5E4E" w:rsidRDefault="0065745B">
      <w:pPr>
        <w:pStyle w:val="h3"/>
      </w:pPr>
      <w:bookmarkStart w:id="137" w:name="_Toc396034112"/>
      <w:r>
        <w:lastRenderedPageBreak/>
        <w:t xml:space="preserve">2.3.4 </w:t>
      </w:r>
      <w:r w:rsidR="009A76EE">
        <w:fldChar w:fldCharType="begin"/>
      </w:r>
      <w:r>
        <w:instrText xml:space="preserve"> XE "work-item flattened absolute ID" </w:instrText>
      </w:r>
      <w:r w:rsidR="009A76EE">
        <w:fldChar w:fldCharType="end"/>
      </w:r>
      <w:bookmarkStart w:id="138" w:name="_Ref-1254546201"/>
      <w:bookmarkStart w:id="139" w:name="_Ref-141277828"/>
      <w:r>
        <w:t>Work-Item Flattened Absolute ID</w:t>
      </w:r>
      <w:bookmarkEnd w:id="137"/>
      <w:bookmarkEnd w:id="138"/>
      <w:bookmarkEnd w:id="139"/>
    </w:p>
    <w:p w14:paraId="11475127" w14:textId="77777777" w:rsidR="008A5E4E" w:rsidRDefault="0065745B">
      <w:pPr>
        <w:pStyle w:val="p"/>
      </w:pPr>
      <w:r>
        <w:t xml:space="preserve">The work-item absolute ID can be flattened into one dimension into an identifier called the </w:t>
      </w:r>
      <w:r>
        <w:rPr>
          <w:rStyle w:val="spanBookTitle"/>
        </w:rPr>
        <w:t>work-item flattened absolute ID</w:t>
      </w:r>
      <w:r>
        <w:t xml:space="preserve">. The work-item flattened absolute ID enumerates all the work-items in a grid. </w:t>
      </w:r>
    </w:p>
    <w:p w14:paraId="780109F3" w14:textId="77777777" w:rsidR="008A5E4E" w:rsidRDefault="0065745B">
      <w:pPr>
        <w:pStyle w:val="p"/>
      </w:pPr>
      <w:r>
        <w:t xml:space="preserve">The work-item flattened absolute ID is defined as: </w:t>
      </w:r>
    </w:p>
    <w:p w14:paraId="5AE7A5BD" w14:textId="77777777" w:rsidR="008A5E4E" w:rsidRDefault="0065745B">
      <w:pPr>
        <w:pStyle w:val="pre"/>
      </w:pPr>
      <w:r>
        <w:t>work-item flattened absolute ID = ID</w:t>
      </w:r>
      <w:r>
        <w:rPr>
          <w:rStyle w:val="sub"/>
        </w:rPr>
        <w:t>0</w:t>
      </w:r>
      <w:r>
        <w:t xml:space="preserve"> + ID</w:t>
      </w:r>
      <w:r>
        <w:rPr>
          <w:rStyle w:val="sub"/>
        </w:rPr>
        <w:t>1</w:t>
      </w:r>
      <w:r>
        <w:t xml:space="preserve"> * max</w:t>
      </w:r>
      <w:r>
        <w:rPr>
          <w:rStyle w:val="sub"/>
        </w:rPr>
        <w:t>0</w:t>
      </w:r>
      <w:r>
        <w:t xml:space="preserve"> + ID</w:t>
      </w:r>
      <w:r>
        <w:rPr>
          <w:rStyle w:val="sub"/>
        </w:rPr>
        <w:t>2</w:t>
      </w:r>
      <w:r>
        <w:t xml:space="preserve"> * max</w:t>
      </w:r>
      <w:r>
        <w:rPr>
          <w:rStyle w:val="sub"/>
        </w:rPr>
        <w:t>0</w:t>
      </w:r>
      <w:r>
        <w:t xml:space="preserve"> * max</w:t>
      </w:r>
      <w:r>
        <w:rPr>
          <w:rStyle w:val="sub"/>
        </w:rPr>
        <w:t>1</w:t>
      </w:r>
    </w:p>
    <w:p w14:paraId="03CE243F" w14:textId="77777777" w:rsidR="008A5E4E" w:rsidRDefault="0065745B">
      <w:pPr>
        <w:pStyle w:val="p"/>
      </w:pPr>
      <w:r>
        <w:t>where:</w:t>
      </w:r>
    </w:p>
    <w:p w14:paraId="16513D89" w14:textId="77777777" w:rsidR="008A5E4E" w:rsidRDefault="0065745B">
      <w:pPr>
        <w:pStyle w:val="pre"/>
      </w:pPr>
      <w:r>
        <w:t>ID</w:t>
      </w:r>
      <w:r>
        <w:rPr>
          <w:rStyle w:val="sub"/>
        </w:rPr>
        <w:t>0</w:t>
      </w:r>
      <w:r>
        <w:t xml:space="preserve"> = workitemabsid (dimension 0)</w:t>
      </w:r>
      <w:r>
        <w:br/>
        <w:t xml:space="preserve"> ID</w:t>
      </w:r>
      <w:r>
        <w:rPr>
          <w:rStyle w:val="sub"/>
        </w:rPr>
        <w:t>1</w:t>
      </w:r>
      <w:r>
        <w:t xml:space="preserve"> = workitemabsid (dimension 1)</w:t>
      </w:r>
      <w:r>
        <w:br/>
        <w:t xml:space="preserve"> ID</w:t>
      </w:r>
      <w:r>
        <w:rPr>
          <w:rStyle w:val="sub"/>
        </w:rPr>
        <w:t>2</w:t>
      </w:r>
      <w:r>
        <w:t xml:space="preserve"> = workitemabsid (dimension 2)</w:t>
      </w:r>
      <w:r>
        <w:br/>
        <w:t xml:space="preserve"> max</w:t>
      </w:r>
      <w:r>
        <w:rPr>
          <w:rStyle w:val="sub"/>
        </w:rPr>
        <w:t>0</w:t>
      </w:r>
      <w:r>
        <w:t xml:space="preserve"> = gridsize (dimension 0)</w:t>
      </w:r>
      <w:r>
        <w:br/>
        <w:t xml:space="preserve"> max</w:t>
      </w:r>
      <w:r>
        <w:rPr>
          <w:rStyle w:val="sub"/>
        </w:rPr>
        <w:t>1</w:t>
      </w:r>
      <w:r>
        <w:t xml:space="preserve"> = gridsize (dimension 1)</w:t>
      </w:r>
    </w:p>
    <w:p w14:paraId="45B27089" w14:textId="77777777" w:rsidR="008A5E4E" w:rsidRDefault="0065745B">
      <w:pPr>
        <w:pStyle w:val="p"/>
      </w:pPr>
      <w:r>
        <w:t xml:space="preserve">The work-item flattened absolute ID can be accessed by means of the special operation </w:t>
      </w:r>
      <w:r>
        <w:rPr>
          <w:rStyle w:val="code1"/>
        </w:rPr>
        <w:t>workitemflatabsid</w:t>
      </w:r>
      <w:r>
        <w:t xml:space="preserve">. </w:t>
      </w:r>
    </w:p>
    <w:p w14:paraId="69940159" w14:textId="77777777" w:rsidR="008A5E4E" w:rsidRDefault="0065745B">
      <w:pPr>
        <w:pStyle w:val="h2"/>
      </w:pPr>
      <w:bookmarkStart w:id="140" w:name="_Toc396034113"/>
      <w:r>
        <w:t>2.4 Scalable Data-Parallel Computing</w:t>
      </w:r>
      <w:bookmarkEnd w:id="140"/>
    </w:p>
    <w:p w14:paraId="6E049B68" w14:textId="77777777" w:rsidR="008A5E4E" w:rsidRDefault="0065745B">
      <w:pPr>
        <w:pStyle w:val="p"/>
      </w:pPr>
      <w:r>
        <w:t>For CPU developers, the idea of work-items and work-groups might seem odd, because one level of threads has traditionally been enough.</w:t>
      </w:r>
    </w:p>
    <w:p w14:paraId="41CACA16" w14:textId="77777777" w:rsidR="008A5E4E" w:rsidRDefault="0065745B">
      <w:pPr>
        <w:pStyle w:val="p"/>
      </w:pPr>
      <w:r>
        <w:t>Work-items are similar in some ways to traditional CPU threads, because they have local data and a program counter. But they differ in a couple of important ways:</w:t>
      </w:r>
    </w:p>
    <w:p w14:paraId="1BB777A6" w14:textId="77777777" w:rsidR="008A5E4E" w:rsidRDefault="0065745B">
      <w:pPr>
        <w:pStyle w:val="li"/>
        <w:numPr>
          <w:ilvl w:val="0"/>
          <w:numId w:val="19"/>
        </w:numPr>
        <w:spacing w:before="320"/>
        <w:ind w:left="600"/>
      </w:pPr>
      <w:r>
        <w:t>Work-items can be gang-scheduled while CPU threads are scheduled separately.</w:t>
      </w:r>
    </w:p>
    <w:p w14:paraId="6875E3FC" w14:textId="77777777" w:rsidR="008A5E4E" w:rsidRDefault="0065745B">
      <w:pPr>
        <w:pStyle w:val="li"/>
        <w:numPr>
          <w:ilvl w:val="0"/>
          <w:numId w:val="19"/>
        </w:numPr>
        <w:spacing w:after="320"/>
        <w:ind w:left="600"/>
      </w:pPr>
      <w:r>
        <w:t>Work-items are extremely lightweight. Thus, a context change between two work-items is not a costly operation.</w:t>
      </w:r>
    </w:p>
    <w:p w14:paraId="0DB81BBB" w14:textId="77777777" w:rsidR="008A5E4E" w:rsidRDefault="0065745B">
      <w:pPr>
        <w:pStyle w:val="p"/>
      </w:pPr>
      <w:r>
        <w:t>The number of work-groups that can be processed at once is dependent on the amount of hardware resources. Adding work-groups makes it possible to abstract away this concept so that developers can apply a kernel to a large grid without worrying about fixed resources. If hardware has few resources, it executes the work-groups sequentially. But if it has a large number of compute units, it can process them in parallel.</w:t>
      </w:r>
    </w:p>
    <w:p w14:paraId="6B0C9EF6" w14:textId="77777777" w:rsidR="008A5E4E" w:rsidRDefault="0065745B">
      <w:pPr>
        <w:pStyle w:val="h2"/>
      </w:pPr>
      <w:bookmarkStart w:id="141" w:name="_Toc396034114"/>
      <w:r>
        <w:t xml:space="preserve">2.5 </w:t>
      </w:r>
      <w:bookmarkStart w:id="142" w:name="_Ref677376621"/>
      <w:r>
        <w:t>Active Work-Groups and Active Work-Items</w:t>
      </w:r>
      <w:bookmarkEnd w:id="141"/>
      <w:bookmarkEnd w:id="142"/>
    </w:p>
    <w:p w14:paraId="5E3B2EE3" w14:textId="77777777" w:rsidR="008A5E4E" w:rsidRDefault="0065745B">
      <w:pPr>
        <w:pStyle w:val="p"/>
      </w:pPr>
      <w:r>
        <w:t xml:space="preserve">At any instance of time, the work-groups executing in compute units are called the </w:t>
      </w:r>
      <w:r>
        <w:rPr>
          <w:rStyle w:val="spanBookTitle"/>
        </w:rPr>
        <w:t>active work-groups</w:t>
      </w:r>
      <w:r>
        <w:t xml:space="preserve">. When a work-group finishes execution, it stops being active and another work-group can start. The work-items in the active work-groups are called </w:t>
      </w:r>
      <w:r>
        <w:rPr>
          <w:rStyle w:val="spanBookTitle"/>
        </w:rPr>
        <w:t>active work-items</w:t>
      </w:r>
      <w:r>
        <w:t>. Resource limits, including group memory, can constrain the number of active work-groups.</w:t>
      </w:r>
    </w:p>
    <w:p w14:paraId="1F82AD7B" w14:textId="77777777" w:rsidR="008A5E4E" w:rsidRDefault="0065745B">
      <w:pPr>
        <w:pStyle w:val="p"/>
      </w:pPr>
      <w:r>
        <w:t>An active work-item at an operation is one that executes the current operation. For example:</w:t>
      </w:r>
    </w:p>
    <w:p w14:paraId="73461A8D" w14:textId="77777777" w:rsidR="008A5E4E" w:rsidRDefault="0065745B">
      <w:pPr>
        <w:pStyle w:val="pre"/>
      </w:pPr>
      <w:r>
        <w:t>if (</w:t>
      </w:r>
      <w:r>
        <w:rPr>
          <w:rStyle w:val="em"/>
        </w:rPr>
        <w:t>condition</w:t>
      </w:r>
      <w:r>
        <w:t>) {</w:t>
      </w:r>
      <w:r>
        <w:br/>
        <w:t xml:space="preserve">     </w:t>
      </w:r>
      <w:r>
        <w:rPr>
          <w:rStyle w:val="em"/>
        </w:rPr>
        <w:t>operation</w:t>
      </w:r>
      <w:r>
        <w:t>;</w:t>
      </w:r>
      <w:r>
        <w:br/>
        <w:t xml:space="preserve"> }</w:t>
      </w:r>
    </w:p>
    <w:p w14:paraId="63758F61" w14:textId="77777777" w:rsidR="008A5E4E" w:rsidRDefault="0065745B">
      <w:pPr>
        <w:pStyle w:val="p"/>
      </w:pPr>
      <w:r>
        <w:t xml:space="preserve">The active work-items at this </w:t>
      </w:r>
      <w:r>
        <w:rPr>
          <w:rStyle w:val="i"/>
        </w:rPr>
        <w:t>operation</w:t>
      </w:r>
      <w:r>
        <w:t xml:space="preserve"> are the work-items where </w:t>
      </w:r>
      <w:r>
        <w:rPr>
          <w:rStyle w:val="i"/>
        </w:rPr>
        <w:t>condition</w:t>
      </w:r>
      <w:r>
        <w:t xml:space="preserve"> was true. </w:t>
      </w:r>
    </w:p>
    <w:p w14:paraId="300A5554" w14:textId="77777777" w:rsidR="008A5E4E" w:rsidRDefault="0065745B">
      <w:pPr>
        <w:pStyle w:val="p"/>
      </w:pPr>
      <w:r>
        <w:lastRenderedPageBreak/>
        <w:t xml:space="preserve">Resource limits might constrain the number of active work-items. However, every HSAIL implementation must be able to support enough active work-items to be able to execute at least one maximum-size work-group. Resources such as private memory and registers are not persistent over work-items, so implementations are allowed to reuse resources. When a work-group finishes, it and all its work-items stop being active and the resources they used (private memory, registers, group memory, hardware resources used to implement barriers, and so forth) might be reassigned. </w:t>
      </w:r>
    </w:p>
    <w:p w14:paraId="1778503C" w14:textId="77777777" w:rsidR="008A5E4E" w:rsidRDefault="0065745B">
      <w:pPr>
        <w:pStyle w:val="p"/>
      </w:pPr>
      <w:r>
        <w:t>Work-group (</w:t>
      </w:r>
      <w:r>
        <w:rPr>
          <w:rStyle w:val="spanBookTitle"/>
        </w:rPr>
        <w:t>i +j</w:t>
      </w:r>
      <w:r>
        <w:t>) might start after work-group (</w:t>
      </w:r>
      <w:r>
        <w:rPr>
          <w:rStyle w:val="spanBookTitle"/>
        </w:rPr>
        <w:t>i</w:t>
      </w:r>
      <w:r>
        <w:t>) finishes, so it is not valid for a work-group to wait on an operation performed by a later work-group.</w:t>
      </w:r>
    </w:p>
    <w:p w14:paraId="7DAAC3AB" w14:textId="77777777" w:rsidR="008A5E4E" w:rsidRDefault="0065745B">
      <w:pPr>
        <w:pStyle w:val="p"/>
      </w:pPr>
      <w:r>
        <w:t>When a work-group finishes, the associated resources become free so that another work-group can start.</w:t>
      </w:r>
    </w:p>
    <w:p w14:paraId="1B2167F7" w14:textId="77777777" w:rsidR="008A5E4E" w:rsidRDefault="0065745B">
      <w:pPr>
        <w:pStyle w:val="h2"/>
      </w:pPr>
      <w:bookmarkStart w:id="143" w:name="_Toc396034115"/>
      <w:r>
        <w:t xml:space="preserve">2.6 </w:t>
      </w:r>
      <w:bookmarkStart w:id="144" w:name="_Ref807619763"/>
      <w:bookmarkStart w:id="145" w:name="_Ref-959477899"/>
      <w:bookmarkStart w:id="146" w:name="_Ref158698822"/>
      <w:r>
        <w:t>Wavefronts, Lanes, and Wavefront Sizes</w:t>
      </w:r>
      <w:bookmarkEnd w:id="143"/>
      <w:bookmarkEnd w:id="144"/>
      <w:bookmarkEnd w:id="145"/>
      <w:bookmarkEnd w:id="146"/>
    </w:p>
    <w:p w14:paraId="6B9E377C" w14:textId="77777777" w:rsidR="008A5E4E" w:rsidRDefault="0065745B">
      <w:pPr>
        <w:pStyle w:val="p"/>
      </w:pPr>
      <w:r>
        <w:t xml:space="preserve">Work-items within a work-group can be executed in an extended SIMD (single instruction, multiple data) style. That is, work-items are gang-scheduled in chunks called </w:t>
      </w:r>
      <w:r>
        <w:rPr>
          <w:rStyle w:val="spanBookTitle"/>
        </w:rPr>
        <w:t>wavefronts</w:t>
      </w:r>
      <w:r>
        <w:t xml:space="preserve">. Executing work-items in wavefronts can allow implementations to improve computational density. </w:t>
      </w:r>
    </w:p>
    <w:p w14:paraId="2FC37833" w14:textId="343DFC5E" w:rsidR="008A5E4E" w:rsidRDefault="0065745B">
      <w:pPr>
        <w:pStyle w:val="p"/>
      </w:pPr>
      <w:r>
        <w:t xml:space="preserve">Work-items </w:t>
      </w:r>
      <w:r w:rsidR="00AA204E">
        <w:t xml:space="preserve">in a work-group </w:t>
      </w:r>
      <w:r>
        <w:t xml:space="preserve">are assigned to wavefronts </w:t>
      </w:r>
      <w:r w:rsidR="00AA204E">
        <w:t xml:space="preserve">consecutively </w:t>
      </w:r>
      <w:r>
        <w:t xml:space="preserve">in </w:t>
      </w:r>
      <w:r w:rsidR="00AA204E">
        <w:t xml:space="preserve">current </w:t>
      </w:r>
      <w:r>
        <w:t xml:space="preserve">work-item flattened ID order. This can be useful to expert programmers. See </w:t>
      </w:r>
      <w:r w:rsidR="00AA204E">
        <w:rPr>
          <w:rStyle w:val="xref1"/>
        </w:rPr>
        <w:t>2.3.2. Work-Item Flattened ID</w:t>
      </w:r>
      <w:r w:rsidR="00AA204E" w:rsidRPr="00FD0D81">
        <w:rPr>
          <w:rStyle w:val="xref1"/>
        </w:rPr>
        <w:t xml:space="preserve"> </w:t>
      </w:r>
      <w:r w:rsidR="00AA204E">
        <w:rPr>
          <w:rStyle w:val="xref1"/>
        </w:rPr>
        <w:t>and Current Work-Item Flattened ID (</w:t>
      </w:r>
      <w:r w:rsidR="00AA204E" w:rsidRPr="008A5E4E">
        <w:fldChar w:fldCharType="begin"/>
      </w:r>
      <w:r w:rsidR="00AA204E">
        <w:instrText xml:space="preserve"> PAGEREF _Ref-713481282 \p \h  \* MERGEFORMAT </w:instrText>
      </w:r>
      <w:r w:rsidR="00AA204E" w:rsidRPr="008A5E4E">
        <w:fldChar w:fldCharType="separate"/>
      </w:r>
      <w:r w:rsidR="00AA204E" w:rsidRPr="00533AF0">
        <w:rPr>
          <w:rStyle w:val="xref1"/>
          <w:noProof/>
        </w:rPr>
        <w:t>on</w:t>
      </w:r>
      <w:r w:rsidR="00AA204E">
        <w:rPr>
          <w:noProof/>
        </w:rPr>
        <w:t xml:space="preserve"> page 9</w:t>
      </w:r>
      <w:r w:rsidR="00AA204E" w:rsidRPr="008A5E4E">
        <w:rPr>
          <w:rStyle w:val="xref1"/>
        </w:rPr>
        <w:fldChar w:fldCharType="end"/>
      </w:r>
      <w:r w:rsidR="00AA204E">
        <w:rPr>
          <w:rStyle w:val="xref1"/>
        </w:rPr>
        <w:t>)</w:t>
      </w:r>
      <w:r>
        <w:t>.</w:t>
      </w:r>
    </w:p>
    <w:p w14:paraId="78E70295" w14:textId="3196E213" w:rsidR="008A5E4E" w:rsidRDefault="0065745B">
      <w:pPr>
        <w:pStyle w:val="p"/>
      </w:pPr>
      <w:r>
        <w:t xml:space="preserve">A </w:t>
      </w:r>
      <w:r>
        <w:rPr>
          <w:rStyle w:val="spanBookTitle"/>
        </w:rPr>
        <w:t>lane</w:t>
      </w:r>
      <w:r>
        <w:t xml:space="preserve"> is an element of a wavefront. The </w:t>
      </w:r>
      <w:r>
        <w:rPr>
          <w:rStyle w:val="spanBookTitle"/>
        </w:rPr>
        <w:t>wavefront size</w:t>
      </w:r>
      <w:r>
        <w:t xml:space="preserve"> is the number of lanes in a wavefront. Wavefront size is an implementation</w:t>
      </w:r>
      <w:r w:rsidR="00D84E15">
        <w:t xml:space="preserve"> </w:t>
      </w:r>
      <w:r>
        <w:t xml:space="preserve">defined constant, and must be a power of 2 in the range from 1 to </w:t>
      </w:r>
      <w:r w:rsidR="00BD4277">
        <w:t>256</w:t>
      </w:r>
      <w:r>
        <w:t xml:space="preserve"> inclusive. Thus, a wavefront with a wavefront size of 64 has 64 lanes. </w:t>
      </w:r>
    </w:p>
    <w:p w14:paraId="44163D06" w14:textId="2CE89F6C" w:rsidR="00AA204E" w:rsidRDefault="00AA204E" w:rsidP="00AA204E">
      <w:pPr>
        <w:pStyle w:val="p"/>
      </w:pPr>
      <w:r>
        <w:t xml:space="preserve">A lane has an identifier unique within the wavefront which can be accessed by means of the </w:t>
      </w:r>
      <w:r w:rsidRPr="004B54ED">
        <w:rPr>
          <w:rFonts w:ascii="Courier New" w:hAnsi="Courier New" w:cs="Courier New"/>
          <w:sz w:val="20"/>
          <w:szCs w:val="20"/>
        </w:rPr>
        <w:t>laneid</w:t>
      </w:r>
      <w:r>
        <w:t xml:space="preserve"> operation which is defined as:</w:t>
      </w:r>
    </w:p>
    <w:p w14:paraId="242FE68C" w14:textId="77777777" w:rsidR="00AA204E" w:rsidRPr="004B54ED" w:rsidRDefault="00AA204E" w:rsidP="00AA204E">
      <w:pPr>
        <w:pStyle w:val="p"/>
        <w:rPr>
          <w:rFonts w:ascii="Courier New" w:hAnsi="Courier New" w:cs="Courier New"/>
          <w:sz w:val="16"/>
          <w:szCs w:val="16"/>
        </w:rPr>
      </w:pPr>
      <w:r w:rsidRPr="004B54ED">
        <w:rPr>
          <w:rFonts w:ascii="Courier New" w:hAnsi="Courier New" w:cs="Courier New"/>
          <w:sz w:val="16"/>
          <w:szCs w:val="16"/>
        </w:rPr>
        <w:t xml:space="preserve"> current work-item flattened ID % wavefront size</w:t>
      </w:r>
    </w:p>
    <w:p w14:paraId="515B07F6" w14:textId="4907802F" w:rsidR="008A5E4E" w:rsidRDefault="0065745B">
      <w:pPr>
        <w:pStyle w:val="p"/>
      </w:pPr>
      <w:r>
        <w:t xml:space="preserve">If the </w:t>
      </w:r>
      <w:r w:rsidR="00C65C15">
        <w:t xml:space="preserve">current </w:t>
      </w:r>
      <w:r>
        <w:t xml:space="preserve">work-group size is not a multiple of the wavefront size, the last wavefront will have </w:t>
      </w:r>
      <w:r w:rsidR="00C65C15">
        <w:t xml:space="preserve">trailing </w:t>
      </w:r>
      <w:r>
        <w:t xml:space="preserve">lanes that do not contribute to the computation. </w:t>
      </w:r>
    </w:p>
    <w:p w14:paraId="4E0D9AC0" w14:textId="7DD01AB2" w:rsidR="00C65C15" w:rsidRDefault="00C65C15" w:rsidP="00C65C15">
      <w:pPr>
        <w:pStyle w:val="p"/>
      </w:pPr>
      <w:r>
        <w:t xml:space="preserve">Note that partial work-groups may have fewer wavefronts than non-partial work-groups. See </w:t>
      </w:r>
      <w:r w:rsidR="00A73D7F">
        <w:rPr>
          <w:rStyle w:val="xref1"/>
        </w:rPr>
        <w:t>2.1. Overview of Grids, Work-Groups, and Work-Items (</w:t>
      </w:r>
      <w:r w:rsidR="00A73D7F" w:rsidRPr="008A5E4E">
        <w:fldChar w:fldCharType="begin"/>
      </w:r>
      <w:r w:rsidR="00A73D7F">
        <w:instrText xml:space="preserve"> PAGEREF _Ref-1445067478 \p \h  \* MERGEFORMAT </w:instrText>
      </w:r>
      <w:r w:rsidR="00A73D7F" w:rsidRPr="008A5E4E">
        <w:fldChar w:fldCharType="separate"/>
      </w:r>
      <w:r w:rsidR="00A73D7F" w:rsidRPr="00533AF0">
        <w:rPr>
          <w:rStyle w:val="xref1"/>
          <w:noProof/>
        </w:rPr>
        <w:t>on</w:t>
      </w:r>
      <w:r w:rsidR="00A73D7F">
        <w:rPr>
          <w:noProof/>
        </w:rPr>
        <w:t xml:space="preserve"> page 5</w:t>
      </w:r>
      <w:r w:rsidR="00A73D7F" w:rsidRPr="008A5E4E">
        <w:rPr>
          <w:rStyle w:val="xref1"/>
        </w:rPr>
        <w:fldChar w:fldCharType="end"/>
      </w:r>
      <w:r w:rsidR="00A73D7F">
        <w:rPr>
          <w:rStyle w:val="xref1"/>
        </w:rPr>
        <w:t>)</w:t>
      </w:r>
      <w:r w:rsidR="00A73D7F">
        <w:t>.</w:t>
      </w:r>
    </w:p>
    <w:p w14:paraId="2C4D4FB2" w14:textId="3FCD6357" w:rsidR="008A5E4E" w:rsidRDefault="0065745B">
      <w:pPr>
        <w:pStyle w:val="p"/>
      </w:pPr>
      <w:r>
        <w:t xml:space="preserve">Two work-items in the same work-group will be in the same wavefront if the floor of </w:t>
      </w:r>
      <w:r w:rsidR="006F6275">
        <w:rPr>
          <w:rStyle w:val="code1"/>
        </w:rPr>
        <w:t>current w</w:t>
      </w:r>
      <w:r>
        <w:rPr>
          <w:rStyle w:val="code1"/>
        </w:rPr>
        <w:t>ork-item flattened ID / wavefront size</w:t>
      </w:r>
      <w:r>
        <w:t xml:space="preserve"> is the same. </w:t>
      </w:r>
    </w:p>
    <w:p w14:paraId="2CF725A6" w14:textId="77777777" w:rsidR="008A5E4E" w:rsidRDefault="0065745B">
      <w:pPr>
        <w:pStyle w:val="h3"/>
      </w:pPr>
      <w:bookmarkStart w:id="147" w:name="_Toc396034116"/>
      <w:r>
        <w:t>2.6.1 Example of Contents of a Wavefront</w:t>
      </w:r>
      <w:bookmarkEnd w:id="147"/>
    </w:p>
    <w:p w14:paraId="206C1DCF" w14:textId="77777777" w:rsidR="008A5E4E" w:rsidRDefault="0065745B">
      <w:pPr>
        <w:pStyle w:val="p"/>
      </w:pPr>
      <w:r>
        <w:t xml:space="preserve">Assume that the work-group size is 13 (X dimension) by 3 (Y dimension) by 11 (Z dimension) and the wavefront size is 64. Thus, a work-group would need 13 * 3 * 11 = 429 work-items. The number of work-items divided by 64 = 6 with a remainder of 45. </w:t>
      </w:r>
    </w:p>
    <w:p w14:paraId="6EC05321" w14:textId="77777777" w:rsidR="008A5E4E" w:rsidRDefault="0065745B">
      <w:pPr>
        <w:pStyle w:val="p"/>
      </w:pPr>
      <w:r>
        <w:t>Six wavefronts (wavefronts 0, 1, 2, 3, 4, and 5) would hold 384 work-items. The remaining 45 work-items would be in the seventh wavefront (wavefront 6), which would be partially filled.</w:t>
      </w:r>
    </w:p>
    <w:p w14:paraId="63421D62" w14:textId="77777777" w:rsidR="008A5E4E" w:rsidRDefault="0065745B">
      <w:pPr>
        <w:pStyle w:val="p"/>
      </w:pPr>
      <w:r>
        <w:t>See the tables below.</w:t>
      </w:r>
    </w:p>
    <w:p w14:paraId="7A6E374D" w14:textId="77777777" w:rsidR="008A5E4E" w:rsidRDefault="0065745B">
      <w:pPr>
        <w:pStyle w:val="pTableTitle"/>
      </w:pPr>
      <w:bookmarkStart w:id="148" w:name="_ListOf84"/>
      <w:r>
        <w:lastRenderedPageBreak/>
        <w:t>Table 2–1 Wavefront 0 Through 6</w:t>
      </w:r>
    </w:p>
    <w:bookmarkEnd w:id="148"/>
    <w:p w14:paraId="714C8B1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661"/>
        <w:gridCol w:w="738"/>
        <w:gridCol w:w="773"/>
        <w:gridCol w:w="738"/>
        <w:gridCol w:w="738"/>
        <w:gridCol w:w="773"/>
      </w:tblGrid>
      <w:tr w:rsidR="009330BC" w14:paraId="0E8EC363" w14:textId="77777777" w:rsidTr="009330BC">
        <w:trPr>
          <w:tblHeader/>
          <w:tblCellSpacing w:w="0" w:type="dxa"/>
        </w:trPr>
        <w:tc>
          <w:tcPr>
            <w:tcW w:w="0" w:type="auto"/>
            <w:gridSpan w:val="6"/>
            <w:tcBorders>
              <w:bottom w:val="double" w:sz="3" w:space="0" w:color="000000"/>
            </w:tcBorders>
            <w:shd w:val="clear" w:color="auto" w:fill="D3D3D3"/>
            <w:tcMar>
              <w:top w:w="45" w:type="dxa"/>
              <w:left w:w="45" w:type="dxa"/>
              <w:bottom w:w="45" w:type="dxa"/>
              <w:right w:w="45" w:type="dxa"/>
            </w:tcMar>
          </w:tcPr>
          <w:p w14:paraId="2080F6F4" w14:textId="77777777" w:rsidR="008A5E4E" w:rsidRDefault="0065745B">
            <w:pPr>
              <w:pStyle w:val="thTableStyle-TablestyleAltRows-HeadD-Sidehead-Header1"/>
              <w:shd w:val="clear" w:color="auto" w:fill="D3D3D3"/>
            </w:pPr>
            <w:r>
              <w:rPr>
                <w:shd w:val="clear" w:color="auto" w:fill="D3D3D3"/>
              </w:rPr>
              <w:t>Wavefront 0</w:t>
            </w:r>
          </w:p>
        </w:tc>
      </w:tr>
      <w:tr w:rsidR="008A5E4E" w14:paraId="1BDAA5C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5EA7127" w14:textId="77777777" w:rsidR="008A5E4E" w:rsidRDefault="0065745B">
            <w:pPr>
              <w:pStyle w:val="tdTableStyle-TablestyleAltRows-BodyE-Sidehead-Body1"/>
              <w:shd w:val="clear" w:color="auto" w:fill="DCDCDC"/>
            </w:pPr>
            <w:r>
              <w:rPr>
                <w:shd w:val="clear" w:color="auto" w:fill="DCDCDC"/>
              </w:rPr>
              <w:t xml:space="preserve">Dimensions X, Y, Z </w:t>
            </w:r>
          </w:p>
        </w:tc>
        <w:tc>
          <w:tcPr>
            <w:tcW w:w="0" w:type="auto"/>
            <w:tcBorders>
              <w:bottom w:val="single" w:sz="6" w:space="0" w:color="000000"/>
              <w:right w:val="single" w:sz="6" w:space="0" w:color="000000"/>
            </w:tcBorders>
            <w:tcMar>
              <w:top w:w="45" w:type="dxa"/>
              <w:left w:w="45" w:type="dxa"/>
              <w:bottom w:w="45" w:type="dxa"/>
              <w:right w:w="45" w:type="dxa"/>
            </w:tcMar>
          </w:tcPr>
          <w:p w14:paraId="5E03A3E2" w14:textId="77777777" w:rsidR="008A5E4E" w:rsidRDefault="0065745B">
            <w:pPr>
              <w:pStyle w:val="tdTableStyle-TablestyleAltRows-BodyE-Column-Body1"/>
            </w:pPr>
            <w:r>
              <w:t>0-12, 0, 0</w:t>
            </w:r>
          </w:p>
        </w:tc>
        <w:tc>
          <w:tcPr>
            <w:tcW w:w="0" w:type="auto"/>
            <w:tcBorders>
              <w:bottom w:val="single" w:sz="6" w:space="0" w:color="000000"/>
              <w:right w:val="single" w:sz="6" w:space="0" w:color="000000"/>
            </w:tcBorders>
            <w:tcMar>
              <w:top w:w="45" w:type="dxa"/>
              <w:left w:w="45" w:type="dxa"/>
              <w:bottom w:w="45" w:type="dxa"/>
              <w:right w:w="45" w:type="dxa"/>
            </w:tcMar>
          </w:tcPr>
          <w:p w14:paraId="4CB2F037" w14:textId="77777777" w:rsidR="008A5E4E" w:rsidRDefault="0065745B">
            <w:pPr>
              <w:pStyle w:val="tdTableStyle-TablestyleAltRows-BodyE-Column-Body1"/>
            </w:pPr>
            <w:r>
              <w:t xml:space="preserve"> 0-12, 1, 0</w:t>
            </w:r>
          </w:p>
        </w:tc>
        <w:tc>
          <w:tcPr>
            <w:tcW w:w="0" w:type="auto"/>
            <w:tcBorders>
              <w:bottom w:val="single" w:sz="6" w:space="0" w:color="000000"/>
              <w:right w:val="single" w:sz="6" w:space="0" w:color="000000"/>
            </w:tcBorders>
            <w:tcMar>
              <w:top w:w="45" w:type="dxa"/>
              <w:left w:w="45" w:type="dxa"/>
              <w:bottom w:w="45" w:type="dxa"/>
              <w:right w:w="45" w:type="dxa"/>
            </w:tcMar>
          </w:tcPr>
          <w:p w14:paraId="07B64307" w14:textId="77777777" w:rsidR="008A5E4E" w:rsidRDefault="0065745B">
            <w:pPr>
              <w:pStyle w:val="tdTableStyle-TablestyleAltRows-BodyE-Column-Body1"/>
            </w:pPr>
            <w:r>
              <w:t>0-12, 2, 0</w:t>
            </w:r>
          </w:p>
        </w:tc>
        <w:tc>
          <w:tcPr>
            <w:tcW w:w="0" w:type="auto"/>
            <w:tcBorders>
              <w:bottom w:val="single" w:sz="6" w:space="0" w:color="000000"/>
              <w:right w:val="single" w:sz="6" w:space="0" w:color="000000"/>
            </w:tcBorders>
            <w:tcMar>
              <w:top w:w="45" w:type="dxa"/>
              <w:left w:w="45" w:type="dxa"/>
              <w:bottom w:w="45" w:type="dxa"/>
              <w:right w:w="45" w:type="dxa"/>
            </w:tcMar>
          </w:tcPr>
          <w:p w14:paraId="76361D3C" w14:textId="77777777" w:rsidR="008A5E4E" w:rsidRDefault="0065745B">
            <w:pPr>
              <w:pStyle w:val="tdTableStyle-TablestyleAltRows-BodyE-Column-Body1"/>
            </w:pPr>
            <w:r>
              <w:t>0-12, 0, 1</w:t>
            </w:r>
          </w:p>
        </w:tc>
        <w:tc>
          <w:tcPr>
            <w:tcW w:w="0" w:type="auto"/>
            <w:tcBorders>
              <w:bottom w:val="single" w:sz="6" w:space="0" w:color="000000"/>
            </w:tcBorders>
            <w:tcMar>
              <w:top w:w="45" w:type="dxa"/>
              <w:left w:w="45" w:type="dxa"/>
              <w:bottom w:w="45" w:type="dxa"/>
              <w:right w:w="45" w:type="dxa"/>
            </w:tcMar>
          </w:tcPr>
          <w:p w14:paraId="150C81C2" w14:textId="77777777" w:rsidR="008A5E4E" w:rsidRDefault="0065745B">
            <w:pPr>
              <w:pStyle w:val="tdTableStyle-TablestyleAltRows-BodyD-Column-Body1"/>
            </w:pPr>
            <w:r>
              <w:t xml:space="preserve"> 0-11, 1, 1</w:t>
            </w:r>
          </w:p>
        </w:tc>
      </w:tr>
      <w:tr w:rsidR="008A5E4E" w14:paraId="3BC2EC6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E177766" w14:textId="77777777" w:rsidR="008A5E4E" w:rsidRDefault="0065745B">
            <w:pPr>
              <w:pStyle w:val="tdTableStyle-TablestyleAltRows-BodyE-Sidehead-Body2"/>
              <w:shd w:val="clear" w:color="auto" w:fill="DCDCDC"/>
            </w:pPr>
            <w:r>
              <w:rPr>
                <w:shd w:val="clear" w:color="auto" w:fill="DCDCDC"/>
              </w:rPr>
              <w:t>Work-Item Absolute Flattened IDs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54C5A4C" w14:textId="77777777" w:rsidR="008A5E4E" w:rsidRDefault="0065745B">
            <w:pPr>
              <w:pStyle w:val="tdTableStyle-TablestyleAltRows-BodyE-Column-Body2"/>
              <w:shd w:val="clear" w:color="auto" w:fill="D3D3D3"/>
            </w:pPr>
            <w:r>
              <w:rPr>
                <w:shd w:val="clear" w:color="auto" w:fill="D3D3D3"/>
              </w:rPr>
              <w:t>0-12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D30F212" w14:textId="77777777" w:rsidR="008A5E4E" w:rsidRDefault="0065745B">
            <w:pPr>
              <w:pStyle w:val="tdTableStyle-TablestyleAltRows-BodyE-Column-Body2"/>
              <w:shd w:val="clear" w:color="auto" w:fill="D3D3D3"/>
            </w:pPr>
            <w:r>
              <w:rPr>
                <w:shd w:val="clear" w:color="auto" w:fill="D3D3D3"/>
              </w:rPr>
              <w:t>13-25</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9C37BED" w14:textId="77777777" w:rsidR="008A5E4E" w:rsidRDefault="0065745B">
            <w:pPr>
              <w:pStyle w:val="tdTableStyle-TablestyleAltRows-BodyE-Column-Body2"/>
              <w:shd w:val="clear" w:color="auto" w:fill="D3D3D3"/>
            </w:pPr>
            <w:r>
              <w:rPr>
                <w:shd w:val="clear" w:color="auto" w:fill="D3D3D3"/>
              </w:rPr>
              <w:t>26-38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B75EF6B" w14:textId="77777777" w:rsidR="008A5E4E" w:rsidRDefault="0065745B">
            <w:pPr>
              <w:pStyle w:val="tdTableStyle-TablestyleAltRows-BodyE-Column-Body2"/>
              <w:shd w:val="clear" w:color="auto" w:fill="D3D3D3"/>
            </w:pPr>
            <w:r>
              <w:rPr>
                <w:shd w:val="clear" w:color="auto" w:fill="D3D3D3"/>
              </w:rPr>
              <w:t>39-51</w:t>
            </w:r>
          </w:p>
        </w:tc>
        <w:tc>
          <w:tcPr>
            <w:tcW w:w="0" w:type="auto"/>
            <w:tcBorders>
              <w:bottom w:val="single" w:sz="6" w:space="0" w:color="000000"/>
            </w:tcBorders>
            <w:shd w:val="clear" w:color="auto" w:fill="D3D3D3"/>
            <w:tcMar>
              <w:top w:w="45" w:type="dxa"/>
              <w:left w:w="45" w:type="dxa"/>
              <w:bottom w:w="45" w:type="dxa"/>
              <w:right w:w="45" w:type="dxa"/>
            </w:tcMar>
          </w:tcPr>
          <w:p w14:paraId="666E97D0" w14:textId="77777777" w:rsidR="008A5E4E" w:rsidRDefault="0065745B">
            <w:pPr>
              <w:pStyle w:val="tdTableStyle-TablestyleAltRows-BodyD-Column-Body2"/>
              <w:shd w:val="clear" w:color="auto" w:fill="D3D3D3"/>
            </w:pPr>
            <w:r>
              <w:rPr>
                <w:shd w:val="clear" w:color="auto" w:fill="D3D3D3"/>
              </w:rPr>
              <w:t>52-63</w:t>
            </w:r>
          </w:p>
        </w:tc>
      </w:tr>
      <w:tr w:rsidR="008A5E4E" w14:paraId="0078728E"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FF38C66" w14:textId="77777777" w:rsidR="008A5E4E" w:rsidRDefault="0065745B">
            <w:pPr>
              <w:pStyle w:val="tdTableStyle-TablestyleAltRows-BodyB-Sidehead-Body1"/>
              <w:shd w:val="clear" w:color="auto" w:fill="DCDCDC"/>
            </w:pPr>
            <w:r>
              <w:rPr>
                <w:shd w:val="clear" w:color="auto" w:fill="DCDCDC"/>
              </w:rPr>
              <w:t>Lane IDs</w:t>
            </w:r>
          </w:p>
        </w:tc>
        <w:tc>
          <w:tcPr>
            <w:tcW w:w="0" w:type="auto"/>
            <w:tcBorders>
              <w:right w:val="single" w:sz="6" w:space="0" w:color="000000"/>
            </w:tcBorders>
            <w:tcMar>
              <w:top w:w="45" w:type="dxa"/>
              <w:left w:w="45" w:type="dxa"/>
              <w:bottom w:w="45" w:type="dxa"/>
              <w:right w:w="45" w:type="dxa"/>
            </w:tcMar>
          </w:tcPr>
          <w:p w14:paraId="7D5DF73F" w14:textId="77777777" w:rsidR="008A5E4E" w:rsidRDefault="0065745B">
            <w:pPr>
              <w:pStyle w:val="tdTableStyle-TablestyleAltRows-BodyB-Column-Body1"/>
            </w:pPr>
            <w:r>
              <w:t>0-12</w:t>
            </w:r>
          </w:p>
        </w:tc>
        <w:tc>
          <w:tcPr>
            <w:tcW w:w="0" w:type="auto"/>
            <w:tcBorders>
              <w:right w:val="single" w:sz="6" w:space="0" w:color="000000"/>
            </w:tcBorders>
            <w:tcMar>
              <w:top w:w="45" w:type="dxa"/>
              <w:left w:w="45" w:type="dxa"/>
              <w:bottom w:w="45" w:type="dxa"/>
              <w:right w:w="45" w:type="dxa"/>
            </w:tcMar>
          </w:tcPr>
          <w:p w14:paraId="18E3360F" w14:textId="77777777" w:rsidR="008A5E4E" w:rsidRDefault="0065745B">
            <w:pPr>
              <w:pStyle w:val="tdTableStyle-TablestyleAltRows-BodyB-Column-Body1"/>
            </w:pPr>
            <w:r>
              <w:t>13-25</w:t>
            </w:r>
          </w:p>
        </w:tc>
        <w:tc>
          <w:tcPr>
            <w:tcW w:w="0" w:type="auto"/>
            <w:tcBorders>
              <w:right w:val="single" w:sz="6" w:space="0" w:color="000000"/>
            </w:tcBorders>
            <w:tcMar>
              <w:top w:w="45" w:type="dxa"/>
              <w:left w:w="45" w:type="dxa"/>
              <w:bottom w:w="45" w:type="dxa"/>
              <w:right w:w="45" w:type="dxa"/>
            </w:tcMar>
          </w:tcPr>
          <w:p w14:paraId="5F9D8ED3" w14:textId="77777777" w:rsidR="008A5E4E" w:rsidRDefault="0065745B">
            <w:pPr>
              <w:pStyle w:val="tdTableStyle-TablestyleAltRows-BodyB-Column-Body1"/>
            </w:pPr>
            <w:r>
              <w:t>26-38</w:t>
            </w:r>
          </w:p>
        </w:tc>
        <w:tc>
          <w:tcPr>
            <w:tcW w:w="0" w:type="auto"/>
            <w:tcBorders>
              <w:right w:val="single" w:sz="6" w:space="0" w:color="000000"/>
            </w:tcBorders>
            <w:tcMar>
              <w:top w:w="45" w:type="dxa"/>
              <w:left w:w="45" w:type="dxa"/>
              <w:bottom w:w="45" w:type="dxa"/>
              <w:right w:w="45" w:type="dxa"/>
            </w:tcMar>
          </w:tcPr>
          <w:p w14:paraId="3A7D2964" w14:textId="77777777" w:rsidR="008A5E4E" w:rsidRDefault="0065745B">
            <w:pPr>
              <w:pStyle w:val="tdTableStyle-TablestyleAltRows-BodyB-Column-Body1"/>
            </w:pPr>
            <w:r>
              <w:t>39-51</w:t>
            </w:r>
          </w:p>
        </w:tc>
        <w:tc>
          <w:tcPr>
            <w:tcW w:w="0" w:type="auto"/>
            <w:tcMar>
              <w:top w:w="45" w:type="dxa"/>
              <w:left w:w="45" w:type="dxa"/>
              <w:bottom w:w="45" w:type="dxa"/>
              <w:right w:w="45" w:type="dxa"/>
            </w:tcMar>
          </w:tcPr>
          <w:p w14:paraId="6EA9BB04" w14:textId="77777777" w:rsidR="008A5E4E" w:rsidRDefault="0065745B">
            <w:pPr>
              <w:pStyle w:val="tdTableStyle-TablestyleAltRows-BodyA-Column-Body1"/>
            </w:pPr>
            <w:r>
              <w:t>52-63</w:t>
            </w:r>
          </w:p>
        </w:tc>
      </w:tr>
    </w:tbl>
    <w:p w14:paraId="27CF6CDB" w14:textId="77777777" w:rsidR="008A5E4E" w:rsidRDefault="008A5E4E">
      <w:pPr>
        <w:spacing w:after="240"/>
      </w:pPr>
    </w:p>
    <w:p w14:paraId="5B8FDB09"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661"/>
        <w:gridCol w:w="596"/>
        <w:gridCol w:w="773"/>
        <w:gridCol w:w="738"/>
        <w:gridCol w:w="738"/>
        <w:gridCol w:w="773"/>
        <w:gridCol w:w="738"/>
      </w:tblGrid>
      <w:tr w:rsidR="009330BC" w14:paraId="09188631" w14:textId="77777777" w:rsidTr="009330BC">
        <w:trPr>
          <w:tblHeader/>
          <w:tblCellSpacing w:w="0" w:type="dxa"/>
        </w:trPr>
        <w:tc>
          <w:tcPr>
            <w:tcW w:w="0" w:type="auto"/>
            <w:gridSpan w:val="7"/>
            <w:tcBorders>
              <w:bottom w:val="double" w:sz="3" w:space="0" w:color="000000"/>
            </w:tcBorders>
            <w:shd w:val="clear" w:color="auto" w:fill="D3D3D3"/>
            <w:tcMar>
              <w:top w:w="45" w:type="dxa"/>
              <w:left w:w="45" w:type="dxa"/>
              <w:bottom w:w="45" w:type="dxa"/>
              <w:right w:w="45" w:type="dxa"/>
            </w:tcMar>
          </w:tcPr>
          <w:p w14:paraId="38D2C691" w14:textId="77777777" w:rsidR="008A5E4E" w:rsidRDefault="0065745B">
            <w:pPr>
              <w:pStyle w:val="thTableStyle-TablestyleAltRows-HeadD-Sidehead-Header1"/>
              <w:shd w:val="clear" w:color="auto" w:fill="D3D3D3"/>
            </w:pPr>
            <w:r>
              <w:rPr>
                <w:shd w:val="clear" w:color="auto" w:fill="D3D3D3"/>
              </w:rPr>
              <w:t>Wavefront 1</w:t>
            </w:r>
          </w:p>
        </w:tc>
      </w:tr>
      <w:tr w:rsidR="008A5E4E" w14:paraId="5A40358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CE0AD4B" w14:textId="77777777" w:rsidR="008A5E4E" w:rsidRDefault="0065745B">
            <w:pPr>
              <w:pStyle w:val="tdTableStyle-TablestyleAltRows-BodyE-Sidehead-Body1"/>
              <w:shd w:val="clear" w:color="auto" w:fill="DCDCDC"/>
            </w:pPr>
            <w:r>
              <w:rPr>
                <w:shd w:val="clear" w:color="auto" w:fill="DCDCDC"/>
              </w:rPr>
              <w:t xml:space="preserve">Dimensions X, Y, Z </w:t>
            </w:r>
          </w:p>
        </w:tc>
        <w:tc>
          <w:tcPr>
            <w:tcW w:w="0" w:type="auto"/>
            <w:tcBorders>
              <w:bottom w:val="single" w:sz="6" w:space="0" w:color="000000"/>
              <w:right w:val="single" w:sz="6" w:space="0" w:color="000000"/>
            </w:tcBorders>
            <w:tcMar>
              <w:top w:w="45" w:type="dxa"/>
              <w:left w:w="45" w:type="dxa"/>
              <w:bottom w:w="45" w:type="dxa"/>
              <w:right w:w="45" w:type="dxa"/>
            </w:tcMar>
          </w:tcPr>
          <w:p w14:paraId="2264BF29" w14:textId="77777777" w:rsidR="008A5E4E" w:rsidRDefault="0065745B">
            <w:pPr>
              <w:pStyle w:val="tdTableStyle-TablestyleAltRows-BodyE-Column-Body1"/>
            </w:pPr>
            <w:r>
              <w:t>12, 1, 1</w:t>
            </w:r>
          </w:p>
        </w:tc>
        <w:tc>
          <w:tcPr>
            <w:tcW w:w="0" w:type="auto"/>
            <w:tcBorders>
              <w:bottom w:val="single" w:sz="6" w:space="0" w:color="000000"/>
              <w:right w:val="single" w:sz="6" w:space="0" w:color="000000"/>
            </w:tcBorders>
            <w:tcMar>
              <w:top w:w="45" w:type="dxa"/>
              <w:left w:w="45" w:type="dxa"/>
              <w:bottom w:w="45" w:type="dxa"/>
              <w:right w:w="45" w:type="dxa"/>
            </w:tcMar>
          </w:tcPr>
          <w:p w14:paraId="0E06421E" w14:textId="77777777" w:rsidR="008A5E4E" w:rsidRDefault="0065745B">
            <w:pPr>
              <w:pStyle w:val="tdTableStyle-TablestyleAltRows-BodyE-Column-Body1"/>
            </w:pPr>
            <w:r>
              <w:t xml:space="preserve"> 0-12, 2, 1</w:t>
            </w:r>
          </w:p>
        </w:tc>
        <w:tc>
          <w:tcPr>
            <w:tcW w:w="0" w:type="auto"/>
            <w:tcBorders>
              <w:bottom w:val="single" w:sz="6" w:space="0" w:color="000000"/>
              <w:right w:val="single" w:sz="6" w:space="0" w:color="000000"/>
            </w:tcBorders>
            <w:tcMar>
              <w:top w:w="45" w:type="dxa"/>
              <w:left w:w="45" w:type="dxa"/>
              <w:bottom w:w="45" w:type="dxa"/>
              <w:right w:w="45" w:type="dxa"/>
            </w:tcMar>
          </w:tcPr>
          <w:p w14:paraId="2123318C" w14:textId="77777777" w:rsidR="008A5E4E" w:rsidRDefault="0065745B">
            <w:pPr>
              <w:pStyle w:val="tdTableStyle-TablestyleAltRows-BodyE-Column-Body1"/>
            </w:pPr>
            <w:r>
              <w:t>0-12, 0, 2</w:t>
            </w:r>
          </w:p>
        </w:tc>
        <w:tc>
          <w:tcPr>
            <w:tcW w:w="0" w:type="auto"/>
            <w:tcBorders>
              <w:bottom w:val="single" w:sz="6" w:space="0" w:color="000000"/>
              <w:right w:val="single" w:sz="6" w:space="0" w:color="000000"/>
            </w:tcBorders>
            <w:tcMar>
              <w:top w:w="45" w:type="dxa"/>
              <w:left w:w="45" w:type="dxa"/>
              <w:bottom w:w="45" w:type="dxa"/>
              <w:right w:w="45" w:type="dxa"/>
            </w:tcMar>
          </w:tcPr>
          <w:p w14:paraId="5E30879F" w14:textId="77777777" w:rsidR="008A5E4E" w:rsidRDefault="0065745B">
            <w:pPr>
              <w:pStyle w:val="tdTableStyle-TablestyleAltRows-BodyE-Column-Body1"/>
            </w:pPr>
            <w:r>
              <w:t>0-12, 1, 2</w:t>
            </w:r>
          </w:p>
        </w:tc>
        <w:tc>
          <w:tcPr>
            <w:tcW w:w="0" w:type="auto"/>
            <w:tcBorders>
              <w:bottom w:val="single" w:sz="6" w:space="0" w:color="000000"/>
              <w:right w:val="single" w:sz="6" w:space="0" w:color="000000"/>
            </w:tcBorders>
            <w:tcMar>
              <w:top w:w="45" w:type="dxa"/>
              <w:left w:w="45" w:type="dxa"/>
              <w:bottom w:w="45" w:type="dxa"/>
              <w:right w:w="45" w:type="dxa"/>
            </w:tcMar>
          </w:tcPr>
          <w:p w14:paraId="06CFCEB5" w14:textId="77777777" w:rsidR="008A5E4E" w:rsidRDefault="0065745B">
            <w:pPr>
              <w:pStyle w:val="tdTableStyle-TablestyleAltRows-BodyE-Column-Body1"/>
            </w:pPr>
            <w:r>
              <w:t xml:space="preserve"> 0-12, 2, 2</w:t>
            </w:r>
          </w:p>
        </w:tc>
        <w:tc>
          <w:tcPr>
            <w:tcW w:w="0" w:type="auto"/>
            <w:tcBorders>
              <w:bottom w:val="single" w:sz="6" w:space="0" w:color="000000"/>
            </w:tcBorders>
            <w:tcMar>
              <w:top w:w="45" w:type="dxa"/>
              <w:left w:w="45" w:type="dxa"/>
              <w:bottom w:w="45" w:type="dxa"/>
              <w:right w:w="45" w:type="dxa"/>
            </w:tcMar>
          </w:tcPr>
          <w:p w14:paraId="6D39B777" w14:textId="77777777" w:rsidR="008A5E4E" w:rsidRDefault="0065745B">
            <w:pPr>
              <w:pStyle w:val="tdTableStyle-TablestyleAltRows-BodyD-Column-Body1"/>
            </w:pPr>
            <w:r>
              <w:t>0-10, 0, 3</w:t>
            </w:r>
          </w:p>
        </w:tc>
      </w:tr>
      <w:tr w:rsidR="008A5E4E" w14:paraId="427846A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C52926C" w14:textId="77777777" w:rsidR="008A5E4E" w:rsidRDefault="0065745B">
            <w:pPr>
              <w:pStyle w:val="tdTableStyle-TablestyleAltRows-BodyE-Sidehead-Body2"/>
              <w:shd w:val="clear" w:color="auto" w:fill="DCDCDC"/>
            </w:pPr>
            <w:r>
              <w:rPr>
                <w:shd w:val="clear" w:color="auto" w:fill="DCDCDC"/>
              </w:rPr>
              <w:t>Work-Item Absolute Flattened IDs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6C82847" w14:textId="77777777" w:rsidR="008A5E4E" w:rsidRDefault="0065745B">
            <w:pPr>
              <w:pStyle w:val="tdTableStyle-TablestyleAltRows-BodyE-Column-Body2"/>
              <w:shd w:val="clear" w:color="auto" w:fill="D3D3D3"/>
            </w:pPr>
            <w:r>
              <w:rPr>
                <w:shd w:val="clear" w:color="auto" w:fill="D3D3D3"/>
              </w:rPr>
              <w:t>64</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7BE0D20" w14:textId="77777777" w:rsidR="008A5E4E" w:rsidRDefault="0065745B">
            <w:pPr>
              <w:pStyle w:val="tdTableStyle-TablestyleAltRows-BodyE-Column-Body2"/>
              <w:shd w:val="clear" w:color="auto" w:fill="D3D3D3"/>
            </w:pPr>
            <w:r>
              <w:rPr>
                <w:shd w:val="clear" w:color="auto" w:fill="D3D3D3"/>
              </w:rPr>
              <w:t>65-77</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10A5C98" w14:textId="77777777" w:rsidR="008A5E4E" w:rsidRDefault="0065745B">
            <w:pPr>
              <w:pStyle w:val="tdTableStyle-TablestyleAltRows-BodyE-Column-Body2"/>
              <w:shd w:val="clear" w:color="auto" w:fill="D3D3D3"/>
            </w:pPr>
            <w:r>
              <w:rPr>
                <w:shd w:val="clear" w:color="auto" w:fill="D3D3D3"/>
              </w:rPr>
              <w:t>78-90</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58EF022" w14:textId="77777777" w:rsidR="008A5E4E" w:rsidRDefault="0065745B">
            <w:pPr>
              <w:pStyle w:val="tdTableStyle-TablestyleAltRows-BodyE-Column-Body2"/>
              <w:shd w:val="clear" w:color="auto" w:fill="D3D3D3"/>
            </w:pPr>
            <w:r>
              <w:rPr>
                <w:shd w:val="clear" w:color="auto" w:fill="D3D3D3"/>
              </w:rPr>
              <w:t>91-103</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79F3C0A" w14:textId="77777777" w:rsidR="008A5E4E" w:rsidRDefault="0065745B">
            <w:pPr>
              <w:pStyle w:val="tdTableStyle-TablestyleAltRows-BodyE-Column-Body2"/>
              <w:shd w:val="clear" w:color="auto" w:fill="D3D3D3"/>
            </w:pPr>
            <w:r>
              <w:rPr>
                <w:shd w:val="clear" w:color="auto" w:fill="D3D3D3"/>
              </w:rPr>
              <w:t>104-116</w:t>
            </w:r>
          </w:p>
        </w:tc>
        <w:tc>
          <w:tcPr>
            <w:tcW w:w="0" w:type="auto"/>
            <w:tcBorders>
              <w:bottom w:val="single" w:sz="6" w:space="0" w:color="000000"/>
            </w:tcBorders>
            <w:shd w:val="clear" w:color="auto" w:fill="D3D3D3"/>
            <w:tcMar>
              <w:top w:w="45" w:type="dxa"/>
              <w:left w:w="45" w:type="dxa"/>
              <w:bottom w:w="45" w:type="dxa"/>
              <w:right w:w="45" w:type="dxa"/>
            </w:tcMar>
          </w:tcPr>
          <w:p w14:paraId="62CF36DA" w14:textId="77777777" w:rsidR="008A5E4E" w:rsidRDefault="0065745B">
            <w:pPr>
              <w:pStyle w:val="tdTableStyle-TablestyleAltRows-BodyD-Column-Body2"/>
              <w:shd w:val="clear" w:color="auto" w:fill="D3D3D3"/>
            </w:pPr>
            <w:r>
              <w:rPr>
                <w:shd w:val="clear" w:color="auto" w:fill="D3D3D3"/>
              </w:rPr>
              <w:t>117-127</w:t>
            </w:r>
          </w:p>
        </w:tc>
      </w:tr>
      <w:tr w:rsidR="008A5E4E" w14:paraId="12A7C70E"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1B3A4484" w14:textId="77777777" w:rsidR="008A5E4E" w:rsidRDefault="0065745B">
            <w:pPr>
              <w:pStyle w:val="tdTableStyle-TablestyleAltRows-BodyB-Sidehead-Body1"/>
              <w:shd w:val="clear" w:color="auto" w:fill="DCDCDC"/>
            </w:pPr>
            <w:r>
              <w:rPr>
                <w:shd w:val="clear" w:color="auto" w:fill="DCDCDC"/>
              </w:rPr>
              <w:t>Lane IDs</w:t>
            </w:r>
          </w:p>
        </w:tc>
        <w:tc>
          <w:tcPr>
            <w:tcW w:w="0" w:type="auto"/>
            <w:tcBorders>
              <w:right w:val="single" w:sz="6" w:space="0" w:color="000000"/>
            </w:tcBorders>
            <w:tcMar>
              <w:top w:w="45" w:type="dxa"/>
              <w:left w:w="45" w:type="dxa"/>
              <w:bottom w:w="45" w:type="dxa"/>
              <w:right w:w="45" w:type="dxa"/>
            </w:tcMar>
          </w:tcPr>
          <w:p w14:paraId="25632E02" w14:textId="77777777" w:rsidR="008A5E4E" w:rsidRDefault="0065745B">
            <w:pPr>
              <w:pStyle w:val="tdTableStyle-TablestyleAltRows-BodyB-Column-Body1"/>
            </w:pPr>
            <w:r>
              <w:t>0</w:t>
            </w:r>
          </w:p>
        </w:tc>
        <w:tc>
          <w:tcPr>
            <w:tcW w:w="0" w:type="auto"/>
            <w:tcBorders>
              <w:right w:val="single" w:sz="6" w:space="0" w:color="000000"/>
            </w:tcBorders>
            <w:tcMar>
              <w:top w:w="45" w:type="dxa"/>
              <w:left w:w="45" w:type="dxa"/>
              <w:bottom w:w="45" w:type="dxa"/>
              <w:right w:w="45" w:type="dxa"/>
            </w:tcMar>
          </w:tcPr>
          <w:p w14:paraId="68E8C316" w14:textId="77777777" w:rsidR="008A5E4E" w:rsidRDefault="0065745B">
            <w:pPr>
              <w:pStyle w:val="tdTableStyle-TablestyleAltRows-BodyB-Column-Body1"/>
            </w:pPr>
            <w:r>
              <w:t>1-13</w:t>
            </w:r>
          </w:p>
        </w:tc>
        <w:tc>
          <w:tcPr>
            <w:tcW w:w="0" w:type="auto"/>
            <w:tcBorders>
              <w:right w:val="single" w:sz="6" w:space="0" w:color="000000"/>
            </w:tcBorders>
            <w:tcMar>
              <w:top w:w="45" w:type="dxa"/>
              <w:left w:w="45" w:type="dxa"/>
              <w:bottom w:w="45" w:type="dxa"/>
              <w:right w:w="45" w:type="dxa"/>
            </w:tcMar>
          </w:tcPr>
          <w:p w14:paraId="44912452" w14:textId="77777777" w:rsidR="008A5E4E" w:rsidRDefault="0065745B">
            <w:pPr>
              <w:pStyle w:val="tdTableStyle-TablestyleAltRows-BodyB-Column-Body1"/>
            </w:pPr>
            <w:r>
              <w:t>14-26</w:t>
            </w:r>
          </w:p>
        </w:tc>
        <w:tc>
          <w:tcPr>
            <w:tcW w:w="0" w:type="auto"/>
            <w:tcBorders>
              <w:right w:val="single" w:sz="6" w:space="0" w:color="000000"/>
            </w:tcBorders>
            <w:tcMar>
              <w:top w:w="45" w:type="dxa"/>
              <w:left w:w="45" w:type="dxa"/>
              <w:bottom w:w="45" w:type="dxa"/>
              <w:right w:w="45" w:type="dxa"/>
            </w:tcMar>
          </w:tcPr>
          <w:p w14:paraId="0F2B24E6" w14:textId="77777777" w:rsidR="008A5E4E" w:rsidRDefault="0065745B">
            <w:pPr>
              <w:pStyle w:val="tdTableStyle-TablestyleAltRows-BodyB-Column-Body1"/>
            </w:pPr>
            <w:r>
              <w:t>27-39</w:t>
            </w:r>
          </w:p>
        </w:tc>
        <w:tc>
          <w:tcPr>
            <w:tcW w:w="0" w:type="auto"/>
            <w:tcBorders>
              <w:right w:val="single" w:sz="6" w:space="0" w:color="000000"/>
            </w:tcBorders>
            <w:tcMar>
              <w:top w:w="45" w:type="dxa"/>
              <w:left w:w="45" w:type="dxa"/>
              <w:bottom w:w="45" w:type="dxa"/>
              <w:right w:w="45" w:type="dxa"/>
            </w:tcMar>
          </w:tcPr>
          <w:p w14:paraId="05334D7F" w14:textId="77777777" w:rsidR="008A5E4E" w:rsidRDefault="0065745B">
            <w:pPr>
              <w:pStyle w:val="tdTableStyle-TablestyleAltRows-BodyB-Column-Body1"/>
            </w:pPr>
            <w:r>
              <w:t>40-52</w:t>
            </w:r>
          </w:p>
        </w:tc>
        <w:tc>
          <w:tcPr>
            <w:tcW w:w="0" w:type="auto"/>
            <w:tcMar>
              <w:top w:w="45" w:type="dxa"/>
              <w:left w:w="45" w:type="dxa"/>
              <w:bottom w:w="45" w:type="dxa"/>
              <w:right w:w="45" w:type="dxa"/>
            </w:tcMar>
          </w:tcPr>
          <w:p w14:paraId="1C30AE9F" w14:textId="77777777" w:rsidR="008A5E4E" w:rsidRDefault="0065745B">
            <w:pPr>
              <w:pStyle w:val="tdTableStyle-TablestyleAltRows-BodyA-Column-Body1"/>
            </w:pPr>
            <w:r>
              <w:t>53-63</w:t>
            </w:r>
          </w:p>
        </w:tc>
      </w:tr>
    </w:tbl>
    <w:p w14:paraId="498C2DE4" w14:textId="77777777" w:rsidR="008A5E4E" w:rsidRDefault="008A5E4E">
      <w:pPr>
        <w:spacing w:after="240"/>
      </w:pPr>
    </w:p>
    <w:p w14:paraId="21C95A7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661"/>
        <w:gridCol w:w="826"/>
        <w:gridCol w:w="773"/>
        <w:gridCol w:w="738"/>
        <w:gridCol w:w="738"/>
        <w:gridCol w:w="773"/>
        <w:gridCol w:w="690"/>
      </w:tblGrid>
      <w:tr w:rsidR="009330BC" w14:paraId="3AD78DD6" w14:textId="77777777" w:rsidTr="009330BC">
        <w:trPr>
          <w:tblHeader/>
          <w:tblCellSpacing w:w="0" w:type="dxa"/>
        </w:trPr>
        <w:tc>
          <w:tcPr>
            <w:tcW w:w="0" w:type="auto"/>
            <w:gridSpan w:val="7"/>
            <w:tcBorders>
              <w:bottom w:val="double" w:sz="3" w:space="0" w:color="000000"/>
            </w:tcBorders>
            <w:shd w:val="clear" w:color="auto" w:fill="D3D3D3"/>
            <w:tcMar>
              <w:top w:w="45" w:type="dxa"/>
              <w:left w:w="45" w:type="dxa"/>
              <w:bottom w:w="45" w:type="dxa"/>
              <w:right w:w="45" w:type="dxa"/>
            </w:tcMar>
          </w:tcPr>
          <w:p w14:paraId="449FA05B" w14:textId="77777777" w:rsidR="008A5E4E" w:rsidRDefault="0065745B">
            <w:pPr>
              <w:pStyle w:val="thTableStyle-TablestyleAltRows-HeadD-Sidehead-Header1"/>
              <w:shd w:val="clear" w:color="auto" w:fill="D3D3D3"/>
            </w:pPr>
            <w:r>
              <w:rPr>
                <w:shd w:val="clear" w:color="auto" w:fill="D3D3D3"/>
              </w:rPr>
              <w:t>Wavefront 2</w:t>
            </w:r>
          </w:p>
        </w:tc>
      </w:tr>
      <w:tr w:rsidR="008A5E4E" w14:paraId="27A4B41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A692F38" w14:textId="77777777" w:rsidR="008A5E4E" w:rsidRDefault="0065745B">
            <w:pPr>
              <w:pStyle w:val="tdTableStyle-TablestyleAltRows-BodyE-Sidehead-Body1"/>
              <w:shd w:val="clear" w:color="auto" w:fill="DCDCDC"/>
            </w:pPr>
            <w:r>
              <w:rPr>
                <w:shd w:val="clear" w:color="auto" w:fill="DCDCDC"/>
              </w:rPr>
              <w:t xml:space="preserve">Dimensions X, Y, Z </w:t>
            </w:r>
          </w:p>
        </w:tc>
        <w:tc>
          <w:tcPr>
            <w:tcW w:w="0" w:type="auto"/>
            <w:tcBorders>
              <w:bottom w:val="single" w:sz="6" w:space="0" w:color="000000"/>
              <w:right w:val="single" w:sz="6" w:space="0" w:color="000000"/>
            </w:tcBorders>
            <w:tcMar>
              <w:top w:w="45" w:type="dxa"/>
              <w:left w:w="45" w:type="dxa"/>
              <w:bottom w:w="45" w:type="dxa"/>
              <w:right w:w="45" w:type="dxa"/>
            </w:tcMar>
          </w:tcPr>
          <w:p w14:paraId="30456770" w14:textId="77777777" w:rsidR="008A5E4E" w:rsidRDefault="0065745B">
            <w:pPr>
              <w:pStyle w:val="tdTableStyle-TablestyleAltRows-BodyE-Column-Body1"/>
            </w:pPr>
            <w:r>
              <w:t>11-12, 0, 3</w:t>
            </w:r>
          </w:p>
        </w:tc>
        <w:tc>
          <w:tcPr>
            <w:tcW w:w="0" w:type="auto"/>
            <w:tcBorders>
              <w:bottom w:val="single" w:sz="6" w:space="0" w:color="000000"/>
              <w:right w:val="single" w:sz="6" w:space="0" w:color="000000"/>
            </w:tcBorders>
            <w:tcMar>
              <w:top w:w="45" w:type="dxa"/>
              <w:left w:w="45" w:type="dxa"/>
              <w:bottom w:w="45" w:type="dxa"/>
              <w:right w:w="45" w:type="dxa"/>
            </w:tcMar>
          </w:tcPr>
          <w:p w14:paraId="719E0355" w14:textId="77777777" w:rsidR="008A5E4E" w:rsidRDefault="0065745B">
            <w:pPr>
              <w:pStyle w:val="tdTableStyle-TablestyleAltRows-BodyE-Column-Body1"/>
            </w:pPr>
            <w:r>
              <w:t xml:space="preserve"> 0-12, 1, 3</w:t>
            </w:r>
          </w:p>
        </w:tc>
        <w:tc>
          <w:tcPr>
            <w:tcW w:w="0" w:type="auto"/>
            <w:tcBorders>
              <w:bottom w:val="single" w:sz="6" w:space="0" w:color="000000"/>
              <w:right w:val="single" w:sz="6" w:space="0" w:color="000000"/>
            </w:tcBorders>
            <w:tcMar>
              <w:top w:w="45" w:type="dxa"/>
              <w:left w:w="45" w:type="dxa"/>
              <w:bottom w:w="45" w:type="dxa"/>
              <w:right w:w="45" w:type="dxa"/>
            </w:tcMar>
          </w:tcPr>
          <w:p w14:paraId="55F2D74D" w14:textId="77777777" w:rsidR="008A5E4E" w:rsidRDefault="0065745B">
            <w:pPr>
              <w:pStyle w:val="tdTableStyle-TablestyleAltRows-BodyE-Column-Body1"/>
            </w:pPr>
            <w:r>
              <w:t>0-12, 2, 3</w:t>
            </w:r>
          </w:p>
        </w:tc>
        <w:tc>
          <w:tcPr>
            <w:tcW w:w="0" w:type="auto"/>
            <w:tcBorders>
              <w:bottom w:val="single" w:sz="6" w:space="0" w:color="000000"/>
              <w:right w:val="single" w:sz="6" w:space="0" w:color="000000"/>
            </w:tcBorders>
            <w:tcMar>
              <w:top w:w="45" w:type="dxa"/>
              <w:left w:w="45" w:type="dxa"/>
              <w:bottom w:w="45" w:type="dxa"/>
              <w:right w:w="45" w:type="dxa"/>
            </w:tcMar>
          </w:tcPr>
          <w:p w14:paraId="603A95E3" w14:textId="77777777" w:rsidR="008A5E4E" w:rsidRDefault="0065745B">
            <w:pPr>
              <w:pStyle w:val="tdTableStyle-TablestyleAltRows-BodyE-Column-Body1"/>
            </w:pPr>
            <w:r>
              <w:t>0-12, 0, 4</w:t>
            </w:r>
          </w:p>
        </w:tc>
        <w:tc>
          <w:tcPr>
            <w:tcW w:w="0" w:type="auto"/>
            <w:tcBorders>
              <w:bottom w:val="single" w:sz="6" w:space="0" w:color="000000"/>
              <w:right w:val="single" w:sz="6" w:space="0" w:color="000000"/>
            </w:tcBorders>
            <w:tcMar>
              <w:top w:w="45" w:type="dxa"/>
              <w:left w:w="45" w:type="dxa"/>
              <w:bottom w:w="45" w:type="dxa"/>
              <w:right w:w="45" w:type="dxa"/>
            </w:tcMar>
          </w:tcPr>
          <w:p w14:paraId="42951B67" w14:textId="77777777" w:rsidR="008A5E4E" w:rsidRDefault="0065745B">
            <w:pPr>
              <w:pStyle w:val="tdTableStyle-TablestyleAltRows-BodyE-Column-Body1"/>
            </w:pPr>
            <w:r>
              <w:t xml:space="preserve"> 0-12, 1, 4</w:t>
            </w:r>
          </w:p>
        </w:tc>
        <w:tc>
          <w:tcPr>
            <w:tcW w:w="0" w:type="auto"/>
            <w:tcBorders>
              <w:bottom w:val="single" w:sz="6" w:space="0" w:color="000000"/>
            </w:tcBorders>
            <w:tcMar>
              <w:top w:w="45" w:type="dxa"/>
              <w:left w:w="45" w:type="dxa"/>
              <w:bottom w:w="45" w:type="dxa"/>
              <w:right w:w="45" w:type="dxa"/>
            </w:tcMar>
          </w:tcPr>
          <w:p w14:paraId="6D491482" w14:textId="77777777" w:rsidR="008A5E4E" w:rsidRDefault="0065745B">
            <w:pPr>
              <w:pStyle w:val="tdTableStyle-TablestyleAltRows-BodyD-Column-Body1"/>
            </w:pPr>
            <w:r>
              <w:t>0-9, 2, 4</w:t>
            </w:r>
          </w:p>
        </w:tc>
      </w:tr>
      <w:tr w:rsidR="008A5E4E" w14:paraId="6F6AF30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49EA428" w14:textId="77777777" w:rsidR="008A5E4E" w:rsidRDefault="0065745B">
            <w:pPr>
              <w:pStyle w:val="tdTableStyle-TablestyleAltRows-BodyE-Sidehead-Body2"/>
              <w:shd w:val="clear" w:color="auto" w:fill="DCDCDC"/>
            </w:pPr>
            <w:r>
              <w:rPr>
                <w:shd w:val="clear" w:color="auto" w:fill="DCDCDC"/>
              </w:rPr>
              <w:t>Work-Item Absolute Flattened IDs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50C9AC1" w14:textId="77777777" w:rsidR="008A5E4E" w:rsidRDefault="0065745B">
            <w:pPr>
              <w:pStyle w:val="tdTableStyle-TablestyleAltRows-BodyE-Column-Body2"/>
              <w:shd w:val="clear" w:color="auto" w:fill="D3D3D3"/>
            </w:pPr>
            <w:r>
              <w:rPr>
                <w:shd w:val="clear" w:color="auto" w:fill="D3D3D3"/>
              </w:rPr>
              <w:t>128-129</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F999A48" w14:textId="77777777" w:rsidR="008A5E4E" w:rsidRDefault="0065745B">
            <w:pPr>
              <w:pStyle w:val="tdTableStyle-TablestyleAltRows-BodyE-Column-Body2"/>
              <w:shd w:val="clear" w:color="auto" w:fill="D3D3D3"/>
            </w:pPr>
            <w:r>
              <w:rPr>
                <w:shd w:val="clear" w:color="auto" w:fill="D3D3D3"/>
              </w:rPr>
              <w:t>130-142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2C09086" w14:textId="77777777" w:rsidR="008A5E4E" w:rsidRDefault="0065745B">
            <w:pPr>
              <w:pStyle w:val="tdTableStyle-TablestyleAltRows-BodyE-Column-Body2"/>
              <w:shd w:val="clear" w:color="auto" w:fill="D3D3D3"/>
            </w:pPr>
            <w:r>
              <w:rPr>
                <w:shd w:val="clear" w:color="auto" w:fill="D3D3D3"/>
              </w:rPr>
              <w:t>143-155</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07552C0" w14:textId="77777777" w:rsidR="008A5E4E" w:rsidRDefault="0065745B">
            <w:pPr>
              <w:pStyle w:val="tdTableStyle-TablestyleAltRows-BodyE-Column-Body2"/>
              <w:shd w:val="clear" w:color="auto" w:fill="D3D3D3"/>
            </w:pPr>
            <w:r>
              <w:rPr>
                <w:shd w:val="clear" w:color="auto" w:fill="D3D3D3"/>
              </w:rPr>
              <w:t>156-168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FF46311" w14:textId="77777777" w:rsidR="008A5E4E" w:rsidRDefault="0065745B">
            <w:pPr>
              <w:pStyle w:val="tdTableStyle-TablestyleAltRows-BodyE-Column-Body2"/>
              <w:shd w:val="clear" w:color="auto" w:fill="D3D3D3"/>
            </w:pPr>
            <w:r>
              <w:rPr>
                <w:shd w:val="clear" w:color="auto" w:fill="D3D3D3"/>
              </w:rPr>
              <w:t>169-181</w:t>
            </w:r>
          </w:p>
        </w:tc>
        <w:tc>
          <w:tcPr>
            <w:tcW w:w="0" w:type="auto"/>
            <w:tcBorders>
              <w:bottom w:val="single" w:sz="6" w:space="0" w:color="000000"/>
            </w:tcBorders>
            <w:shd w:val="clear" w:color="auto" w:fill="D3D3D3"/>
            <w:tcMar>
              <w:top w:w="45" w:type="dxa"/>
              <w:left w:w="45" w:type="dxa"/>
              <w:bottom w:w="45" w:type="dxa"/>
              <w:right w:w="45" w:type="dxa"/>
            </w:tcMar>
          </w:tcPr>
          <w:p w14:paraId="0D8982C8" w14:textId="77777777" w:rsidR="008A5E4E" w:rsidRDefault="0065745B">
            <w:pPr>
              <w:pStyle w:val="tdTableStyle-TablestyleAltRows-BodyD-Column-Body2"/>
              <w:shd w:val="clear" w:color="auto" w:fill="D3D3D3"/>
            </w:pPr>
            <w:r>
              <w:rPr>
                <w:shd w:val="clear" w:color="auto" w:fill="D3D3D3"/>
              </w:rPr>
              <w:t>182-191</w:t>
            </w:r>
          </w:p>
        </w:tc>
      </w:tr>
      <w:tr w:rsidR="008A5E4E" w14:paraId="5D84C223"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4F9E1C7" w14:textId="77777777" w:rsidR="008A5E4E" w:rsidRDefault="0065745B">
            <w:pPr>
              <w:pStyle w:val="tdTableStyle-TablestyleAltRows-BodyB-Sidehead-Body1"/>
              <w:shd w:val="clear" w:color="auto" w:fill="DCDCDC"/>
            </w:pPr>
            <w:r>
              <w:rPr>
                <w:shd w:val="clear" w:color="auto" w:fill="DCDCDC"/>
              </w:rPr>
              <w:t>Lane IDs</w:t>
            </w:r>
          </w:p>
        </w:tc>
        <w:tc>
          <w:tcPr>
            <w:tcW w:w="0" w:type="auto"/>
            <w:tcBorders>
              <w:right w:val="single" w:sz="6" w:space="0" w:color="000000"/>
            </w:tcBorders>
            <w:tcMar>
              <w:top w:w="45" w:type="dxa"/>
              <w:left w:w="45" w:type="dxa"/>
              <w:bottom w:w="45" w:type="dxa"/>
              <w:right w:w="45" w:type="dxa"/>
            </w:tcMar>
          </w:tcPr>
          <w:p w14:paraId="31577CEA" w14:textId="77777777" w:rsidR="008A5E4E" w:rsidRDefault="0065745B">
            <w:pPr>
              <w:pStyle w:val="tdTableStyle-TablestyleAltRows-BodyB-Column-Body1"/>
            </w:pPr>
            <w:r>
              <w:t>0-1</w:t>
            </w:r>
          </w:p>
        </w:tc>
        <w:tc>
          <w:tcPr>
            <w:tcW w:w="0" w:type="auto"/>
            <w:tcBorders>
              <w:right w:val="single" w:sz="6" w:space="0" w:color="000000"/>
            </w:tcBorders>
            <w:tcMar>
              <w:top w:w="45" w:type="dxa"/>
              <w:left w:w="45" w:type="dxa"/>
              <w:bottom w:w="45" w:type="dxa"/>
              <w:right w:w="45" w:type="dxa"/>
            </w:tcMar>
          </w:tcPr>
          <w:p w14:paraId="045FECF6" w14:textId="77777777" w:rsidR="008A5E4E" w:rsidRDefault="0065745B">
            <w:pPr>
              <w:pStyle w:val="tdTableStyle-TablestyleAltRows-BodyB-Column-Body1"/>
            </w:pPr>
            <w:r>
              <w:t>2-14</w:t>
            </w:r>
          </w:p>
        </w:tc>
        <w:tc>
          <w:tcPr>
            <w:tcW w:w="0" w:type="auto"/>
            <w:tcBorders>
              <w:right w:val="single" w:sz="6" w:space="0" w:color="000000"/>
            </w:tcBorders>
            <w:tcMar>
              <w:top w:w="45" w:type="dxa"/>
              <w:left w:w="45" w:type="dxa"/>
              <w:bottom w:w="45" w:type="dxa"/>
              <w:right w:w="45" w:type="dxa"/>
            </w:tcMar>
          </w:tcPr>
          <w:p w14:paraId="6F124593" w14:textId="77777777" w:rsidR="008A5E4E" w:rsidRDefault="0065745B">
            <w:pPr>
              <w:pStyle w:val="tdTableStyle-TablestyleAltRows-BodyB-Column-Body1"/>
            </w:pPr>
            <w:r>
              <w:t>15-27</w:t>
            </w:r>
          </w:p>
        </w:tc>
        <w:tc>
          <w:tcPr>
            <w:tcW w:w="0" w:type="auto"/>
            <w:tcBorders>
              <w:right w:val="single" w:sz="6" w:space="0" w:color="000000"/>
            </w:tcBorders>
            <w:tcMar>
              <w:top w:w="45" w:type="dxa"/>
              <w:left w:w="45" w:type="dxa"/>
              <w:bottom w:w="45" w:type="dxa"/>
              <w:right w:w="45" w:type="dxa"/>
            </w:tcMar>
          </w:tcPr>
          <w:p w14:paraId="2B03F8B0" w14:textId="77777777" w:rsidR="008A5E4E" w:rsidRDefault="0065745B">
            <w:pPr>
              <w:pStyle w:val="tdTableStyle-TablestyleAltRows-BodyB-Column-Body1"/>
            </w:pPr>
            <w:r>
              <w:t>28-40</w:t>
            </w:r>
          </w:p>
        </w:tc>
        <w:tc>
          <w:tcPr>
            <w:tcW w:w="0" w:type="auto"/>
            <w:tcBorders>
              <w:right w:val="single" w:sz="6" w:space="0" w:color="000000"/>
            </w:tcBorders>
            <w:tcMar>
              <w:top w:w="45" w:type="dxa"/>
              <w:left w:w="45" w:type="dxa"/>
              <w:bottom w:w="45" w:type="dxa"/>
              <w:right w:w="45" w:type="dxa"/>
            </w:tcMar>
          </w:tcPr>
          <w:p w14:paraId="52683B26" w14:textId="77777777" w:rsidR="008A5E4E" w:rsidRDefault="0065745B">
            <w:pPr>
              <w:pStyle w:val="tdTableStyle-TablestyleAltRows-BodyB-Column-Body1"/>
            </w:pPr>
            <w:r>
              <w:t>41-53</w:t>
            </w:r>
          </w:p>
        </w:tc>
        <w:tc>
          <w:tcPr>
            <w:tcW w:w="0" w:type="auto"/>
            <w:tcMar>
              <w:top w:w="45" w:type="dxa"/>
              <w:left w:w="45" w:type="dxa"/>
              <w:bottom w:w="45" w:type="dxa"/>
              <w:right w:w="45" w:type="dxa"/>
            </w:tcMar>
          </w:tcPr>
          <w:p w14:paraId="03B1F806" w14:textId="77777777" w:rsidR="008A5E4E" w:rsidRDefault="0065745B">
            <w:pPr>
              <w:pStyle w:val="tdTableStyle-TablestyleAltRows-BodyA-Column-Body1"/>
            </w:pPr>
            <w:r>
              <w:t>54-63</w:t>
            </w:r>
          </w:p>
        </w:tc>
      </w:tr>
    </w:tbl>
    <w:p w14:paraId="4918AF40" w14:textId="77777777" w:rsidR="008A5E4E" w:rsidRDefault="008A5E4E">
      <w:pPr>
        <w:spacing w:after="240"/>
      </w:pPr>
    </w:p>
    <w:p w14:paraId="530811B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661"/>
        <w:gridCol w:w="826"/>
        <w:gridCol w:w="773"/>
        <w:gridCol w:w="738"/>
        <w:gridCol w:w="738"/>
        <w:gridCol w:w="773"/>
        <w:gridCol w:w="690"/>
      </w:tblGrid>
      <w:tr w:rsidR="009330BC" w14:paraId="585D0608" w14:textId="77777777" w:rsidTr="009330BC">
        <w:trPr>
          <w:tblHeader/>
          <w:tblCellSpacing w:w="0" w:type="dxa"/>
        </w:trPr>
        <w:tc>
          <w:tcPr>
            <w:tcW w:w="0" w:type="auto"/>
            <w:gridSpan w:val="7"/>
            <w:tcBorders>
              <w:bottom w:val="double" w:sz="3" w:space="0" w:color="000000"/>
            </w:tcBorders>
            <w:shd w:val="clear" w:color="auto" w:fill="D3D3D3"/>
            <w:tcMar>
              <w:top w:w="45" w:type="dxa"/>
              <w:left w:w="45" w:type="dxa"/>
              <w:bottom w:w="45" w:type="dxa"/>
              <w:right w:w="45" w:type="dxa"/>
            </w:tcMar>
          </w:tcPr>
          <w:p w14:paraId="779CE07D" w14:textId="77777777" w:rsidR="008A5E4E" w:rsidRDefault="0065745B">
            <w:pPr>
              <w:pStyle w:val="thTableStyle-TablestyleAltRows-HeadD-Sidehead-Header1"/>
              <w:shd w:val="clear" w:color="auto" w:fill="D3D3D3"/>
            </w:pPr>
            <w:r>
              <w:rPr>
                <w:shd w:val="clear" w:color="auto" w:fill="D3D3D3"/>
              </w:rPr>
              <w:t>Wavefront 3</w:t>
            </w:r>
          </w:p>
        </w:tc>
      </w:tr>
      <w:tr w:rsidR="008A5E4E" w14:paraId="0F07C15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3BD4D08" w14:textId="77777777" w:rsidR="008A5E4E" w:rsidRDefault="0065745B">
            <w:pPr>
              <w:pStyle w:val="tdTableStyle-TablestyleAltRows-BodyE-Sidehead-Body1"/>
              <w:shd w:val="clear" w:color="auto" w:fill="DCDCDC"/>
            </w:pPr>
            <w:r>
              <w:rPr>
                <w:shd w:val="clear" w:color="auto" w:fill="DCDCDC"/>
              </w:rPr>
              <w:t xml:space="preserve">Dimensions X, Y, Z </w:t>
            </w:r>
          </w:p>
        </w:tc>
        <w:tc>
          <w:tcPr>
            <w:tcW w:w="0" w:type="auto"/>
            <w:tcBorders>
              <w:bottom w:val="single" w:sz="6" w:space="0" w:color="000000"/>
              <w:right w:val="single" w:sz="6" w:space="0" w:color="000000"/>
            </w:tcBorders>
            <w:tcMar>
              <w:top w:w="45" w:type="dxa"/>
              <w:left w:w="45" w:type="dxa"/>
              <w:bottom w:w="45" w:type="dxa"/>
              <w:right w:w="45" w:type="dxa"/>
            </w:tcMar>
          </w:tcPr>
          <w:p w14:paraId="1040E382" w14:textId="77777777" w:rsidR="008A5E4E" w:rsidRDefault="0065745B">
            <w:pPr>
              <w:pStyle w:val="tdTableStyle-TablestyleAltRows-BodyE-Column-Body1"/>
            </w:pPr>
            <w:r>
              <w:t>10-12, 2, 4</w:t>
            </w:r>
          </w:p>
        </w:tc>
        <w:tc>
          <w:tcPr>
            <w:tcW w:w="0" w:type="auto"/>
            <w:tcBorders>
              <w:bottom w:val="single" w:sz="6" w:space="0" w:color="000000"/>
              <w:right w:val="single" w:sz="6" w:space="0" w:color="000000"/>
            </w:tcBorders>
            <w:tcMar>
              <w:top w:w="45" w:type="dxa"/>
              <w:left w:w="45" w:type="dxa"/>
              <w:bottom w:w="45" w:type="dxa"/>
              <w:right w:w="45" w:type="dxa"/>
            </w:tcMar>
          </w:tcPr>
          <w:p w14:paraId="24649D2A" w14:textId="77777777" w:rsidR="008A5E4E" w:rsidRDefault="0065745B">
            <w:pPr>
              <w:pStyle w:val="tdTableStyle-TablestyleAltRows-BodyE-Column-Body1"/>
            </w:pPr>
            <w:r>
              <w:t xml:space="preserve"> 0-12, 0, 5</w:t>
            </w:r>
          </w:p>
        </w:tc>
        <w:tc>
          <w:tcPr>
            <w:tcW w:w="0" w:type="auto"/>
            <w:tcBorders>
              <w:bottom w:val="single" w:sz="6" w:space="0" w:color="000000"/>
              <w:right w:val="single" w:sz="6" w:space="0" w:color="000000"/>
            </w:tcBorders>
            <w:tcMar>
              <w:top w:w="45" w:type="dxa"/>
              <w:left w:w="45" w:type="dxa"/>
              <w:bottom w:w="45" w:type="dxa"/>
              <w:right w:w="45" w:type="dxa"/>
            </w:tcMar>
          </w:tcPr>
          <w:p w14:paraId="42EE0ACE" w14:textId="77777777" w:rsidR="008A5E4E" w:rsidRDefault="0065745B">
            <w:pPr>
              <w:pStyle w:val="tdTableStyle-TablestyleAltRows-BodyE-Column-Body1"/>
            </w:pPr>
            <w:r>
              <w:t>0-12, 1, 5</w:t>
            </w:r>
          </w:p>
        </w:tc>
        <w:tc>
          <w:tcPr>
            <w:tcW w:w="0" w:type="auto"/>
            <w:tcBorders>
              <w:bottom w:val="single" w:sz="6" w:space="0" w:color="000000"/>
              <w:right w:val="single" w:sz="6" w:space="0" w:color="000000"/>
            </w:tcBorders>
            <w:tcMar>
              <w:top w:w="45" w:type="dxa"/>
              <w:left w:w="45" w:type="dxa"/>
              <w:bottom w:w="45" w:type="dxa"/>
              <w:right w:w="45" w:type="dxa"/>
            </w:tcMar>
          </w:tcPr>
          <w:p w14:paraId="412163AB" w14:textId="77777777" w:rsidR="008A5E4E" w:rsidRDefault="0065745B">
            <w:pPr>
              <w:pStyle w:val="tdTableStyle-TablestyleAltRows-BodyE-Column-Body1"/>
            </w:pPr>
            <w:r>
              <w:t>0-12, 2, 5</w:t>
            </w:r>
          </w:p>
        </w:tc>
        <w:tc>
          <w:tcPr>
            <w:tcW w:w="0" w:type="auto"/>
            <w:tcBorders>
              <w:bottom w:val="single" w:sz="6" w:space="0" w:color="000000"/>
              <w:right w:val="single" w:sz="6" w:space="0" w:color="000000"/>
            </w:tcBorders>
            <w:tcMar>
              <w:top w:w="45" w:type="dxa"/>
              <w:left w:w="45" w:type="dxa"/>
              <w:bottom w:w="45" w:type="dxa"/>
              <w:right w:w="45" w:type="dxa"/>
            </w:tcMar>
          </w:tcPr>
          <w:p w14:paraId="38F96100" w14:textId="77777777" w:rsidR="008A5E4E" w:rsidRDefault="0065745B">
            <w:pPr>
              <w:pStyle w:val="tdTableStyle-TablestyleAltRows-BodyE-Column-Body1"/>
            </w:pPr>
            <w:r>
              <w:t xml:space="preserve"> 0-12, 0, 6</w:t>
            </w:r>
          </w:p>
        </w:tc>
        <w:tc>
          <w:tcPr>
            <w:tcW w:w="0" w:type="auto"/>
            <w:tcBorders>
              <w:bottom w:val="single" w:sz="6" w:space="0" w:color="000000"/>
            </w:tcBorders>
            <w:tcMar>
              <w:top w:w="45" w:type="dxa"/>
              <w:left w:w="45" w:type="dxa"/>
              <w:bottom w:w="45" w:type="dxa"/>
              <w:right w:w="45" w:type="dxa"/>
            </w:tcMar>
          </w:tcPr>
          <w:p w14:paraId="520B1A96" w14:textId="77777777" w:rsidR="008A5E4E" w:rsidRDefault="0065745B">
            <w:pPr>
              <w:pStyle w:val="tdTableStyle-TablestyleAltRows-BodyD-Column-Body1"/>
            </w:pPr>
            <w:r>
              <w:t>0-8, 2, 4</w:t>
            </w:r>
          </w:p>
        </w:tc>
      </w:tr>
      <w:tr w:rsidR="008A5E4E" w14:paraId="4F88D32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78FE537" w14:textId="77777777" w:rsidR="008A5E4E" w:rsidRDefault="0065745B">
            <w:pPr>
              <w:pStyle w:val="tdTableStyle-TablestyleAltRows-BodyE-Sidehead-Body2"/>
              <w:shd w:val="clear" w:color="auto" w:fill="DCDCDC"/>
            </w:pPr>
            <w:r>
              <w:rPr>
                <w:shd w:val="clear" w:color="auto" w:fill="DCDCDC"/>
              </w:rPr>
              <w:t>Work-Item Absolute Flattened IDs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6594FF1" w14:textId="77777777" w:rsidR="008A5E4E" w:rsidRDefault="0065745B">
            <w:pPr>
              <w:pStyle w:val="tdTableStyle-TablestyleAltRows-BodyE-Column-Body2"/>
              <w:shd w:val="clear" w:color="auto" w:fill="D3D3D3"/>
            </w:pPr>
            <w:r>
              <w:rPr>
                <w:shd w:val="clear" w:color="auto" w:fill="D3D3D3"/>
              </w:rPr>
              <w:t>192-194</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B5C85AD" w14:textId="77777777" w:rsidR="008A5E4E" w:rsidRDefault="0065745B">
            <w:pPr>
              <w:pStyle w:val="tdTableStyle-TablestyleAltRows-BodyE-Column-Body2"/>
              <w:shd w:val="clear" w:color="auto" w:fill="D3D3D3"/>
            </w:pPr>
            <w:r>
              <w:rPr>
                <w:shd w:val="clear" w:color="auto" w:fill="D3D3D3"/>
              </w:rPr>
              <w:t>195-207</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7810F5F" w14:textId="77777777" w:rsidR="008A5E4E" w:rsidRDefault="0065745B">
            <w:pPr>
              <w:pStyle w:val="tdTableStyle-TablestyleAltRows-BodyE-Column-Body2"/>
              <w:shd w:val="clear" w:color="auto" w:fill="D3D3D3"/>
            </w:pPr>
            <w:r>
              <w:rPr>
                <w:shd w:val="clear" w:color="auto" w:fill="D3D3D3"/>
              </w:rPr>
              <w:t>208-220</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D377AF6" w14:textId="77777777" w:rsidR="008A5E4E" w:rsidRDefault="0065745B">
            <w:pPr>
              <w:pStyle w:val="tdTableStyle-TablestyleAltRows-BodyE-Column-Body2"/>
              <w:shd w:val="clear" w:color="auto" w:fill="D3D3D3"/>
            </w:pPr>
            <w:r>
              <w:rPr>
                <w:shd w:val="clear" w:color="auto" w:fill="D3D3D3"/>
              </w:rPr>
              <w:t>221-233</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4752C34" w14:textId="77777777" w:rsidR="008A5E4E" w:rsidRDefault="0065745B">
            <w:pPr>
              <w:pStyle w:val="tdTableStyle-TablestyleAltRows-BodyE-Column-Body2"/>
              <w:shd w:val="clear" w:color="auto" w:fill="D3D3D3"/>
            </w:pPr>
            <w:r>
              <w:rPr>
                <w:shd w:val="clear" w:color="auto" w:fill="D3D3D3"/>
              </w:rPr>
              <w:t>234-246</w:t>
            </w:r>
          </w:p>
        </w:tc>
        <w:tc>
          <w:tcPr>
            <w:tcW w:w="0" w:type="auto"/>
            <w:tcBorders>
              <w:bottom w:val="single" w:sz="6" w:space="0" w:color="000000"/>
            </w:tcBorders>
            <w:shd w:val="clear" w:color="auto" w:fill="D3D3D3"/>
            <w:tcMar>
              <w:top w:w="45" w:type="dxa"/>
              <w:left w:w="45" w:type="dxa"/>
              <w:bottom w:w="45" w:type="dxa"/>
              <w:right w:w="45" w:type="dxa"/>
            </w:tcMar>
          </w:tcPr>
          <w:p w14:paraId="1E2D6BAF" w14:textId="77777777" w:rsidR="008A5E4E" w:rsidRDefault="0065745B">
            <w:pPr>
              <w:pStyle w:val="tdTableStyle-TablestyleAltRows-BodyD-Column-Body2"/>
              <w:shd w:val="clear" w:color="auto" w:fill="D3D3D3"/>
            </w:pPr>
            <w:r>
              <w:rPr>
                <w:shd w:val="clear" w:color="auto" w:fill="D3D3D3"/>
              </w:rPr>
              <w:t>247-255</w:t>
            </w:r>
          </w:p>
        </w:tc>
      </w:tr>
      <w:tr w:rsidR="008A5E4E" w14:paraId="6D3C5764"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4F19F41C" w14:textId="77777777" w:rsidR="008A5E4E" w:rsidRDefault="0065745B">
            <w:pPr>
              <w:pStyle w:val="tdTableStyle-TablestyleAltRows-BodyB-Sidehead-Body1"/>
              <w:shd w:val="clear" w:color="auto" w:fill="DCDCDC"/>
            </w:pPr>
            <w:r>
              <w:rPr>
                <w:shd w:val="clear" w:color="auto" w:fill="DCDCDC"/>
              </w:rPr>
              <w:t>Lane IDs</w:t>
            </w:r>
          </w:p>
        </w:tc>
        <w:tc>
          <w:tcPr>
            <w:tcW w:w="0" w:type="auto"/>
            <w:tcBorders>
              <w:right w:val="single" w:sz="6" w:space="0" w:color="000000"/>
            </w:tcBorders>
            <w:tcMar>
              <w:top w:w="45" w:type="dxa"/>
              <w:left w:w="45" w:type="dxa"/>
              <w:bottom w:w="45" w:type="dxa"/>
              <w:right w:w="45" w:type="dxa"/>
            </w:tcMar>
          </w:tcPr>
          <w:p w14:paraId="31B6A7B2" w14:textId="77777777" w:rsidR="008A5E4E" w:rsidRDefault="0065745B">
            <w:pPr>
              <w:pStyle w:val="tdTableStyle-TablestyleAltRows-BodyB-Column-Body1"/>
            </w:pPr>
            <w:r>
              <w:t>0-2</w:t>
            </w:r>
          </w:p>
        </w:tc>
        <w:tc>
          <w:tcPr>
            <w:tcW w:w="0" w:type="auto"/>
            <w:tcBorders>
              <w:right w:val="single" w:sz="6" w:space="0" w:color="000000"/>
            </w:tcBorders>
            <w:tcMar>
              <w:top w:w="45" w:type="dxa"/>
              <w:left w:w="45" w:type="dxa"/>
              <w:bottom w:w="45" w:type="dxa"/>
              <w:right w:w="45" w:type="dxa"/>
            </w:tcMar>
          </w:tcPr>
          <w:p w14:paraId="474C231E" w14:textId="77777777" w:rsidR="008A5E4E" w:rsidRDefault="0065745B">
            <w:pPr>
              <w:pStyle w:val="tdTableStyle-TablestyleAltRows-BodyB-Column-Body1"/>
            </w:pPr>
            <w:r>
              <w:t>3-15</w:t>
            </w:r>
          </w:p>
        </w:tc>
        <w:tc>
          <w:tcPr>
            <w:tcW w:w="0" w:type="auto"/>
            <w:tcBorders>
              <w:right w:val="single" w:sz="6" w:space="0" w:color="000000"/>
            </w:tcBorders>
            <w:tcMar>
              <w:top w:w="45" w:type="dxa"/>
              <w:left w:w="45" w:type="dxa"/>
              <w:bottom w:w="45" w:type="dxa"/>
              <w:right w:w="45" w:type="dxa"/>
            </w:tcMar>
          </w:tcPr>
          <w:p w14:paraId="4EEC0C5D" w14:textId="77777777" w:rsidR="008A5E4E" w:rsidRDefault="0065745B">
            <w:pPr>
              <w:pStyle w:val="tdTableStyle-TablestyleAltRows-BodyB-Column-Body1"/>
            </w:pPr>
            <w:r>
              <w:t>16-28</w:t>
            </w:r>
          </w:p>
        </w:tc>
        <w:tc>
          <w:tcPr>
            <w:tcW w:w="0" w:type="auto"/>
            <w:tcBorders>
              <w:right w:val="single" w:sz="6" w:space="0" w:color="000000"/>
            </w:tcBorders>
            <w:tcMar>
              <w:top w:w="45" w:type="dxa"/>
              <w:left w:w="45" w:type="dxa"/>
              <w:bottom w:w="45" w:type="dxa"/>
              <w:right w:w="45" w:type="dxa"/>
            </w:tcMar>
          </w:tcPr>
          <w:p w14:paraId="50A33D27" w14:textId="77777777" w:rsidR="008A5E4E" w:rsidRDefault="0065745B">
            <w:pPr>
              <w:pStyle w:val="tdTableStyle-TablestyleAltRows-BodyB-Column-Body1"/>
            </w:pPr>
            <w:r>
              <w:t>29-41</w:t>
            </w:r>
          </w:p>
        </w:tc>
        <w:tc>
          <w:tcPr>
            <w:tcW w:w="0" w:type="auto"/>
            <w:tcBorders>
              <w:right w:val="single" w:sz="6" w:space="0" w:color="000000"/>
            </w:tcBorders>
            <w:tcMar>
              <w:top w:w="45" w:type="dxa"/>
              <w:left w:w="45" w:type="dxa"/>
              <w:bottom w:w="45" w:type="dxa"/>
              <w:right w:w="45" w:type="dxa"/>
            </w:tcMar>
          </w:tcPr>
          <w:p w14:paraId="216DD431" w14:textId="77777777" w:rsidR="008A5E4E" w:rsidRDefault="0065745B">
            <w:pPr>
              <w:pStyle w:val="tdTableStyle-TablestyleAltRows-BodyB-Column-Body1"/>
            </w:pPr>
            <w:r>
              <w:t>42-54</w:t>
            </w:r>
          </w:p>
        </w:tc>
        <w:tc>
          <w:tcPr>
            <w:tcW w:w="0" w:type="auto"/>
            <w:tcMar>
              <w:top w:w="45" w:type="dxa"/>
              <w:left w:w="45" w:type="dxa"/>
              <w:bottom w:w="45" w:type="dxa"/>
              <w:right w:w="45" w:type="dxa"/>
            </w:tcMar>
          </w:tcPr>
          <w:p w14:paraId="0D72192C" w14:textId="77777777" w:rsidR="008A5E4E" w:rsidRDefault="0065745B">
            <w:pPr>
              <w:pStyle w:val="tdTableStyle-TablestyleAltRows-BodyA-Column-Body1"/>
            </w:pPr>
            <w:r>
              <w:t>55-63</w:t>
            </w:r>
          </w:p>
        </w:tc>
      </w:tr>
    </w:tbl>
    <w:p w14:paraId="3EF19030" w14:textId="77777777" w:rsidR="008A5E4E" w:rsidRDefault="008A5E4E">
      <w:pPr>
        <w:spacing w:after="240"/>
      </w:pPr>
    </w:p>
    <w:p w14:paraId="54355AD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661"/>
        <w:gridCol w:w="738"/>
        <w:gridCol w:w="773"/>
        <w:gridCol w:w="738"/>
        <w:gridCol w:w="738"/>
        <w:gridCol w:w="773"/>
        <w:gridCol w:w="690"/>
      </w:tblGrid>
      <w:tr w:rsidR="009330BC" w14:paraId="3F6F2747" w14:textId="77777777" w:rsidTr="009330BC">
        <w:trPr>
          <w:tblHeader/>
          <w:tblCellSpacing w:w="0" w:type="dxa"/>
        </w:trPr>
        <w:tc>
          <w:tcPr>
            <w:tcW w:w="0" w:type="auto"/>
            <w:gridSpan w:val="7"/>
            <w:tcBorders>
              <w:bottom w:val="double" w:sz="3" w:space="0" w:color="000000"/>
            </w:tcBorders>
            <w:shd w:val="clear" w:color="auto" w:fill="D3D3D3"/>
            <w:tcMar>
              <w:top w:w="45" w:type="dxa"/>
              <w:left w:w="45" w:type="dxa"/>
              <w:bottom w:w="45" w:type="dxa"/>
              <w:right w:w="45" w:type="dxa"/>
            </w:tcMar>
          </w:tcPr>
          <w:p w14:paraId="1DEA453E" w14:textId="77777777" w:rsidR="008A5E4E" w:rsidRDefault="0065745B">
            <w:pPr>
              <w:pStyle w:val="thTableStyle-TablestyleAltRows-HeadD-Sidehead-Header1"/>
              <w:shd w:val="clear" w:color="auto" w:fill="D3D3D3"/>
            </w:pPr>
            <w:r>
              <w:rPr>
                <w:shd w:val="clear" w:color="auto" w:fill="D3D3D3"/>
              </w:rPr>
              <w:t>Wavefront 4</w:t>
            </w:r>
          </w:p>
        </w:tc>
      </w:tr>
      <w:tr w:rsidR="008A5E4E" w14:paraId="1420E9C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6429AC6" w14:textId="77777777" w:rsidR="008A5E4E" w:rsidRDefault="0065745B">
            <w:pPr>
              <w:pStyle w:val="tdTableStyle-TablestyleAltRows-BodyE-Sidehead-Body1"/>
              <w:shd w:val="clear" w:color="auto" w:fill="DCDCDC"/>
            </w:pPr>
            <w:r>
              <w:rPr>
                <w:shd w:val="clear" w:color="auto" w:fill="DCDCDC"/>
              </w:rPr>
              <w:t xml:space="preserve">Dimensions X, Y, Z </w:t>
            </w:r>
          </w:p>
        </w:tc>
        <w:tc>
          <w:tcPr>
            <w:tcW w:w="0" w:type="auto"/>
            <w:tcBorders>
              <w:bottom w:val="single" w:sz="6" w:space="0" w:color="000000"/>
              <w:right w:val="single" w:sz="6" w:space="0" w:color="000000"/>
            </w:tcBorders>
            <w:tcMar>
              <w:top w:w="45" w:type="dxa"/>
              <w:left w:w="45" w:type="dxa"/>
              <w:bottom w:w="45" w:type="dxa"/>
              <w:right w:w="45" w:type="dxa"/>
            </w:tcMar>
          </w:tcPr>
          <w:p w14:paraId="64385872" w14:textId="77777777" w:rsidR="008A5E4E" w:rsidRDefault="0065745B">
            <w:pPr>
              <w:pStyle w:val="tdTableStyle-TablestyleAltRows-BodyE-Column-Body1"/>
            </w:pPr>
            <w:r>
              <w:t>9-12, 1, 6</w:t>
            </w:r>
          </w:p>
        </w:tc>
        <w:tc>
          <w:tcPr>
            <w:tcW w:w="0" w:type="auto"/>
            <w:tcBorders>
              <w:bottom w:val="single" w:sz="6" w:space="0" w:color="000000"/>
              <w:right w:val="single" w:sz="6" w:space="0" w:color="000000"/>
            </w:tcBorders>
            <w:tcMar>
              <w:top w:w="45" w:type="dxa"/>
              <w:left w:w="45" w:type="dxa"/>
              <w:bottom w:w="45" w:type="dxa"/>
              <w:right w:w="45" w:type="dxa"/>
            </w:tcMar>
          </w:tcPr>
          <w:p w14:paraId="60A6084B" w14:textId="77777777" w:rsidR="008A5E4E" w:rsidRDefault="0065745B">
            <w:pPr>
              <w:pStyle w:val="tdTableStyle-TablestyleAltRows-BodyE-Column-Body1"/>
            </w:pPr>
            <w:r>
              <w:t xml:space="preserve"> 0-12, 2, 6</w:t>
            </w:r>
          </w:p>
        </w:tc>
        <w:tc>
          <w:tcPr>
            <w:tcW w:w="0" w:type="auto"/>
            <w:tcBorders>
              <w:bottom w:val="single" w:sz="6" w:space="0" w:color="000000"/>
              <w:right w:val="single" w:sz="6" w:space="0" w:color="000000"/>
            </w:tcBorders>
            <w:tcMar>
              <w:top w:w="45" w:type="dxa"/>
              <w:left w:w="45" w:type="dxa"/>
              <w:bottom w:w="45" w:type="dxa"/>
              <w:right w:w="45" w:type="dxa"/>
            </w:tcMar>
          </w:tcPr>
          <w:p w14:paraId="5C992140" w14:textId="77777777" w:rsidR="008A5E4E" w:rsidRDefault="0065745B">
            <w:pPr>
              <w:pStyle w:val="tdTableStyle-TablestyleAltRows-BodyE-Column-Body1"/>
            </w:pPr>
            <w:r>
              <w:t>0-12, 0, 7</w:t>
            </w:r>
          </w:p>
        </w:tc>
        <w:tc>
          <w:tcPr>
            <w:tcW w:w="0" w:type="auto"/>
            <w:tcBorders>
              <w:bottom w:val="single" w:sz="6" w:space="0" w:color="000000"/>
              <w:right w:val="single" w:sz="6" w:space="0" w:color="000000"/>
            </w:tcBorders>
            <w:tcMar>
              <w:top w:w="45" w:type="dxa"/>
              <w:left w:w="45" w:type="dxa"/>
              <w:bottom w:w="45" w:type="dxa"/>
              <w:right w:w="45" w:type="dxa"/>
            </w:tcMar>
          </w:tcPr>
          <w:p w14:paraId="799D85B0" w14:textId="77777777" w:rsidR="008A5E4E" w:rsidRDefault="0065745B">
            <w:pPr>
              <w:pStyle w:val="tdTableStyle-TablestyleAltRows-BodyE-Column-Body1"/>
            </w:pPr>
            <w:r>
              <w:t>0-12, 1, 7</w:t>
            </w:r>
          </w:p>
        </w:tc>
        <w:tc>
          <w:tcPr>
            <w:tcW w:w="0" w:type="auto"/>
            <w:tcBorders>
              <w:bottom w:val="single" w:sz="6" w:space="0" w:color="000000"/>
              <w:right w:val="single" w:sz="6" w:space="0" w:color="000000"/>
            </w:tcBorders>
            <w:tcMar>
              <w:top w:w="45" w:type="dxa"/>
              <w:left w:w="45" w:type="dxa"/>
              <w:bottom w:w="45" w:type="dxa"/>
              <w:right w:w="45" w:type="dxa"/>
            </w:tcMar>
          </w:tcPr>
          <w:p w14:paraId="2B1EB14B" w14:textId="77777777" w:rsidR="008A5E4E" w:rsidRDefault="0065745B">
            <w:pPr>
              <w:pStyle w:val="tdTableStyle-TablestyleAltRows-BodyE-Column-Body1"/>
            </w:pPr>
            <w:r>
              <w:t xml:space="preserve"> 0-12, 2, 7</w:t>
            </w:r>
          </w:p>
        </w:tc>
        <w:tc>
          <w:tcPr>
            <w:tcW w:w="0" w:type="auto"/>
            <w:tcBorders>
              <w:bottom w:val="single" w:sz="6" w:space="0" w:color="000000"/>
            </w:tcBorders>
            <w:tcMar>
              <w:top w:w="45" w:type="dxa"/>
              <w:left w:w="45" w:type="dxa"/>
              <w:bottom w:w="45" w:type="dxa"/>
              <w:right w:w="45" w:type="dxa"/>
            </w:tcMar>
          </w:tcPr>
          <w:p w14:paraId="53844391" w14:textId="77777777" w:rsidR="008A5E4E" w:rsidRDefault="0065745B">
            <w:pPr>
              <w:pStyle w:val="tdTableStyle-TablestyleAltRows-BodyD-Column-Body1"/>
            </w:pPr>
            <w:r>
              <w:t>0-7, 0, 8</w:t>
            </w:r>
          </w:p>
        </w:tc>
      </w:tr>
      <w:tr w:rsidR="008A5E4E" w14:paraId="0A019D1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DB5DB99" w14:textId="77777777" w:rsidR="008A5E4E" w:rsidRDefault="0065745B">
            <w:pPr>
              <w:pStyle w:val="tdTableStyle-TablestyleAltRows-BodyE-Sidehead-Body2"/>
              <w:shd w:val="clear" w:color="auto" w:fill="DCDCDC"/>
            </w:pPr>
            <w:r>
              <w:rPr>
                <w:shd w:val="clear" w:color="auto" w:fill="DCDCDC"/>
              </w:rPr>
              <w:t>Work-Item Absolute Flattened IDs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4B66807" w14:textId="77777777" w:rsidR="008A5E4E" w:rsidRDefault="0065745B">
            <w:pPr>
              <w:pStyle w:val="tdTableStyle-TablestyleAltRows-BodyE-Column-Body2"/>
              <w:shd w:val="clear" w:color="auto" w:fill="D3D3D3"/>
            </w:pPr>
            <w:r>
              <w:rPr>
                <w:shd w:val="clear" w:color="auto" w:fill="D3D3D3"/>
              </w:rPr>
              <w:t>256-259</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4C1C083" w14:textId="77777777" w:rsidR="008A5E4E" w:rsidRDefault="0065745B">
            <w:pPr>
              <w:pStyle w:val="tdTableStyle-TablestyleAltRows-BodyE-Column-Body2"/>
              <w:shd w:val="clear" w:color="auto" w:fill="D3D3D3"/>
            </w:pPr>
            <w:r>
              <w:rPr>
                <w:shd w:val="clear" w:color="auto" w:fill="D3D3D3"/>
              </w:rPr>
              <w:t>260-272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80357FA" w14:textId="77777777" w:rsidR="008A5E4E" w:rsidRDefault="0065745B">
            <w:pPr>
              <w:pStyle w:val="tdTableStyle-TablestyleAltRows-BodyE-Column-Body2"/>
              <w:shd w:val="clear" w:color="auto" w:fill="D3D3D3"/>
            </w:pPr>
            <w:r>
              <w:rPr>
                <w:shd w:val="clear" w:color="auto" w:fill="D3D3D3"/>
              </w:rPr>
              <w:t>273-285</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352EB5C" w14:textId="77777777" w:rsidR="008A5E4E" w:rsidRDefault="0065745B">
            <w:pPr>
              <w:pStyle w:val="tdTableStyle-TablestyleAltRows-BodyE-Column-Body2"/>
              <w:shd w:val="clear" w:color="auto" w:fill="D3D3D3"/>
            </w:pPr>
            <w:r>
              <w:rPr>
                <w:shd w:val="clear" w:color="auto" w:fill="D3D3D3"/>
              </w:rPr>
              <w:t>286-298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F1C0495" w14:textId="77777777" w:rsidR="008A5E4E" w:rsidRDefault="0065745B">
            <w:pPr>
              <w:pStyle w:val="tdTableStyle-TablestyleAltRows-BodyE-Column-Body2"/>
              <w:shd w:val="clear" w:color="auto" w:fill="D3D3D3"/>
            </w:pPr>
            <w:r>
              <w:rPr>
                <w:shd w:val="clear" w:color="auto" w:fill="D3D3D3"/>
              </w:rPr>
              <w:t>299-311</w:t>
            </w:r>
          </w:p>
        </w:tc>
        <w:tc>
          <w:tcPr>
            <w:tcW w:w="0" w:type="auto"/>
            <w:tcBorders>
              <w:bottom w:val="single" w:sz="6" w:space="0" w:color="000000"/>
            </w:tcBorders>
            <w:shd w:val="clear" w:color="auto" w:fill="D3D3D3"/>
            <w:tcMar>
              <w:top w:w="45" w:type="dxa"/>
              <w:left w:w="45" w:type="dxa"/>
              <w:bottom w:w="45" w:type="dxa"/>
              <w:right w:w="45" w:type="dxa"/>
            </w:tcMar>
          </w:tcPr>
          <w:p w14:paraId="50E8B200" w14:textId="77777777" w:rsidR="008A5E4E" w:rsidRDefault="0065745B">
            <w:pPr>
              <w:pStyle w:val="tdTableStyle-TablestyleAltRows-BodyD-Column-Body2"/>
              <w:shd w:val="clear" w:color="auto" w:fill="D3D3D3"/>
            </w:pPr>
            <w:r>
              <w:rPr>
                <w:shd w:val="clear" w:color="auto" w:fill="D3D3D3"/>
              </w:rPr>
              <w:t>312-319</w:t>
            </w:r>
          </w:p>
        </w:tc>
      </w:tr>
      <w:tr w:rsidR="008A5E4E" w14:paraId="02121E53"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AF45531" w14:textId="77777777" w:rsidR="008A5E4E" w:rsidRDefault="0065745B">
            <w:pPr>
              <w:pStyle w:val="tdTableStyle-TablestyleAltRows-BodyB-Sidehead-Body1"/>
              <w:shd w:val="clear" w:color="auto" w:fill="DCDCDC"/>
            </w:pPr>
            <w:r>
              <w:rPr>
                <w:shd w:val="clear" w:color="auto" w:fill="DCDCDC"/>
              </w:rPr>
              <w:t>Lane IDs</w:t>
            </w:r>
          </w:p>
        </w:tc>
        <w:tc>
          <w:tcPr>
            <w:tcW w:w="0" w:type="auto"/>
            <w:tcBorders>
              <w:right w:val="single" w:sz="6" w:space="0" w:color="000000"/>
            </w:tcBorders>
            <w:tcMar>
              <w:top w:w="45" w:type="dxa"/>
              <w:left w:w="45" w:type="dxa"/>
              <w:bottom w:w="45" w:type="dxa"/>
              <w:right w:w="45" w:type="dxa"/>
            </w:tcMar>
          </w:tcPr>
          <w:p w14:paraId="0A7530D7" w14:textId="77777777" w:rsidR="008A5E4E" w:rsidRDefault="0065745B">
            <w:pPr>
              <w:pStyle w:val="tdTableStyle-TablestyleAltRows-BodyB-Column-Body1"/>
            </w:pPr>
            <w:r>
              <w:t>0-3</w:t>
            </w:r>
          </w:p>
        </w:tc>
        <w:tc>
          <w:tcPr>
            <w:tcW w:w="0" w:type="auto"/>
            <w:tcBorders>
              <w:right w:val="single" w:sz="6" w:space="0" w:color="000000"/>
            </w:tcBorders>
            <w:tcMar>
              <w:top w:w="45" w:type="dxa"/>
              <w:left w:w="45" w:type="dxa"/>
              <w:bottom w:w="45" w:type="dxa"/>
              <w:right w:w="45" w:type="dxa"/>
            </w:tcMar>
          </w:tcPr>
          <w:p w14:paraId="4CDF5B48" w14:textId="77777777" w:rsidR="008A5E4E" w:rsidRDefault="0065745B">
            <w:pPr>
              <w:pStyle w:val="tdTableStyle-TablestyleAltRows-BodyB-Column-Body1"/>
            </w:pPr>
            <w:r>
              <w:t>4-16</w:t>
            </w:r>
          </w:p>
        </w:tc>
        <w:tc>
          <w:tcPr>
            <w:tcW w:w="0" w:type="auto"/>
            <w:tcBorders>
              <w:right w:val="single" w:sz="6" w:space="0" w:color="000000"/>
            </w:tcBorders>
            <w:tcMar>
              <w:top w:w="45" w:type="dxa"/>
              <w:left w:w="45" w:type="dxa"/>
              <w:bottom w:w="45" w:type="dxa"/>
              <w:right w:w="45" w:type="dxa"/>
            </w:tcMar>
          </w:tcPr>
          <w:p w14:paraId="2FBDB552" w14:textId="77777777" w:rsidR="008A5E4E" w:rsidRDefault="0065745B">
            <w:pPr>
              <w:pStyle w:val="tdTableStyle-TablestyleAltRows-BodyB-Column-Body1"/>
            </w:pPr>
            <w:r>
              <w:t>17-29</w:t>
            </w:r>
          </w:p>
        </w:tc>
        <w:tc>
          <w:tcPr>
            <w:tcW w:w="0" w:type="auto"/>
            <w:tcBorders>
              <w:right w:val="single" w:sz="6" w:space="0" w:color="000000"/>
            </w:tcBorders>
            <w:tcMar>
              <w:top w:w="45" w:type="dxa"/>
              <w:left w:w="45" w:type="dxa"/>
              <w:bottom w:w="45" w:type="dxa"/>
              <w:right w:w="45" w:type="dxa"/>
            </w:tcMar>
          </w:tcPr>
          <w:p w14:paraId="1BE1CE4D" w14:textId="77777777" w:rsidR="008A5E4E" w:rsidRDefault="0065745B">
            <w:pPr>
              <w:pStyle w:val="tdTableStyle-TablestyleAltRows-BodyB-Column-Body1"/>
            </w:pPr>
            <w:r>
              <w:t>30-42</w:t>
            </w:r>
          </w:p>
        </w:tc>
        <w:tc>
          <w:tcPr>
            <w:tcW w:w="0" w:type="auto"/>
            <w:tcBorders>
              <w:right w:val="single" w:sz="6" w:space="0" w:color="000000"/>
            </w:tcBorders>
            <w:tcMar>
              <w:top w:w="45" w:type="dxa"/>
              <w:left w:w="45" w:type="dxa"/>
              <w:bottom w:w="45" w:type="dxa"/>
              <w:right w:w="45" w:type="dxa"/>
            </w:tcMar>
          </w:tcPr>
          <w:p w14:paraId="40B42CB3" w14:textId="77777777" w:rsidR="008A5E4E" w:rsidRDefault="0065745B">
            <w:pPr>
              <w:pStyle w:val="tdTableStyle-TablestyleAltRows-BodyB-Column-Body1"/>
            </w:pPr>
            <w:r>
              <w:t>43-55</w:t>
            </w:r>
          </w:p>
        </w:tc>
        <w:tc>
          <w:tcPr>
            <w:tcW w:w="0" w:type="auto"/>
            <w:tcMar>
              <w:top w:w="45" w:type="dxa"/>
              <w:left w:w="45" w:type="dxa"/>
              <w:bottom w:w="45" w:type="dxa"/>
              <w:right w:w="45" w:type="dxa"/>
            </w:tcMar>
          </w:tcPr>
          <w:p w14:paraId="5B23A8DD" w14:textId="77777777" w:rsidR="008A5E4E" w:rsidRDefault="0065745B">
            <w:pPr>
              <w:pStyle w:val="tdTableStyle-TablestyleAltRows-BodyA-Column-Body1"/>
            </w:pPr>
            <w:r>
              <w:t>56-63</w:t>
            </w:r>
          </w:p>
        </w:tc>
      </w:tr>
    </w:tbl>
    <w:p w14:paraId="0C22092F" w14:textId="77777777" w:rsidR="008A5E4E" w:rsidRDefault="008A5E4E">
      <w:pPr>
        <w:spacing w:after="240"/>
      </w:pPr>
    </w:p>
    <w:p w14:paraId="10C6F7F1"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661"/>
        <w:gridCol w:w="738"/>
        <w:gridCol w:w="773"/>
        <w:gridCol w:w="738"/>
        <w:gridCol w:w="738"/>
        <w:gridCol w:w="773"/>
        <w:gridCol w:w="690"/>
      </w:tblGrid>
      <w:tr w:rsidR="009330BC" w14:paraId="15B86EDA" w14:textId="77777777" w:rsidTr="009330BC">
        <w:trPr>
          <w:tblHeader/>
          <w:tblCellSpacing w:w="0" w:type="dxa"/>
        </w:trPr>
        <w:tc>
          <w:tcPr>
            <w:tcW w:w="0" w:type="auto"/>
            <w:gridSpan w:val="7"/>
            <w:tcBorders>
              <w:bottom w:val="double" w:sz="3" w:space="0" w:color="000000"/>
            </w:tcBorders>
            <w:shd w:val="clear" w:color="auto" w:fill="D3D3D3"/>
            <w:tcMar>
              <w:top w:w="45" w:type="dxa"/>
              <w:left w:w="45" w:type="dxa"/>
              <w:bottom w:w="45" w:type="dxa"/>
              <w:right w:w="45" w:type="dxa"/>
            </w:tcMar>
          </w:tcPr>
          <w:p w14:paraId="3C2294EF" w14:textId="77777777" w:rsidR="008A5E4E" w:rsidRDefault="0065745B">
            <w:pPr>
              <w:pStyle w:val="thTableStyle-TablestyleAltRows-HeadD-Sidehead-Header1"/>
              <w:shd w:val="clear" w:color="auto" w:fill="D3D3D3"/>
            </w:pPr>
            <w:r>
              <w:rPr>
                <w:shd w:val="clear" w:color="auto" w:fill="D3D3D3"/>
              </w:rPr>
              <w:t>Wavefront 5</w:t>
            </w:r>
          </w:p>
        </w:tc>
      </w:tr>
      <w:tr w:rsidR="008A5E4E" w14:paraId="7771E90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F817111" w14:textId="77777777" w:rsidR="008A5E4E" w:rsidRDefault="0065745B">
            <w:pPr>
              <w:pStyle w:val="tdTableStyle-TablestyleAltRows-BodyE-Sidehead-Body1"/>
              <w:shd w:val="clear" w:color="auto" w:fill="DCDCDC"/>
            </w:pPr>
            <w:r>
              <w:rPr>
                <w:shd w:val="clear" w:color="auto" w:fill="DCDCDC"/>
              </w:rPr>
              <w:t xml:space="preserve">Dimensions X, Y, Z </w:t>
            </w:r>
          </w:p>
        </w:tc>
        <w:tc>
          <w:tcPr>
            <w:tcW w:w="0" w:type="auto"/>
            <w:tcBorders>
              <w:bottom w:val="single" w:sz="6" w:space="0" w:color="000000"/>
              <w:right w:val="single" w:sz="6" w:space="0" w:color="000000"/>
            </w:tcBorders>
            <w:tcMar>
              <w:top w:w="45" w:type="dxa"/>
              <w:left w:w="45" w:type="dxa"/>
              <w:bottom w:w="45" w:type="dxa"/>
              <w:right w:w="45" w:type="dxa"/>
            </w:tcMar>
          </w:tcPr>
          <w:p w14:paraId="03DB8B25" w14:textId="77777777" w:rsidR="008A5E4E" w:rsidRDefault="0065745B">
            <w:pPr>
              <w:pStyle w:val="tdTableStyle-TablestyleAltRows-BodyE-Column-Body1"/>
            </w:pPr>
            <w:r>
              <w:t>8-12, 0, 8</w:t>
            </w:r>
          </w:p>
        </w:tc>
        <w:tc>
          <w:tcPr>
            <w:tcW w:w="0" w:type="auto"/>
            <w:tcBorders>
              <w:bottom w:val="single" w:sz="6" w:space="0" w:color="000000"/>
              <w:right w:val="single" w:sz="6" w:space="0" w:color="000000"/>
            </w:tcBorders>
            <w:tcMar>
              <w:top w:w="45" w:type="dxa"/>
              <w:left w:w="45" w:type="dxa"/>
              <w:bottom w:w="45" w:type="dxa"/>
              <w:right w:w="45" w:type="dxa"/>
            </w:tcMar>
          </w:tcPr>
          <w:p w14:paraId="1875C87C" w14:textId="77777777" w:rsidR="008A5E4E" w:rsidRDefault="0065745B">
            <w:pPr>
              <w:pStyle w:val="tdTableStyle-TablestyleAltRows-BodyE-Column-Body1"/>
            </w:pPr>
            <w:r>
              <w:t xml:space="preserve"> 0-12, 1, 8</w:t>
            </w:r>
          </w:p>
        </w:tc>
        <w:tc>
          <w:tcPr>
            <w:tcW w:w="0" w:type="auto"/>
            <w:tcBorders>
              <w:bottom w:val="single" w:sz="6" w:space="0" w:color="000000"/>
              <w:right w:val="single" w:sz="6" w:space="0" w:color="000000"/>
            </w:tcBorders>
            <w:tcMar>
              <w:top w:w="45" w:type="dxa"/>
              <w:left w:w="45" w:type="dxa"/>
              <w:bottom w:w="45" w:type="dxa"/>
              <w:right w:w="45" w:type="dxa"/>
            </w:tcMar>
          </w:tcPr>
          <w:p w14:paraId="7998FFCE" w14:textId="77777777" w:rsidR="008A5E4E" w:rsidRDefault="0065745B">
            <w:pPr>
              <w:pStyle w:val="tdTableStyle-TablestyleAltRows-BodyE-Column-Body1"/>
            </w:pPr>
            <w:r>
              <w:t>0-12, 2, 8</w:t>
            </w:r>
          </w:p>
        </w:tc>
        <w:tc>
          <w:tcPr>
            <w:tcW w:w="0" w:type="auto"/>
            <w:tcBorders>
              <w:bottom w:val="single" w:sz="6" w:space="0" w:color="000000"/>
              <w:right w:val="single" w:sz="6" w:space="0" w:color="000000"/>
            </w:tcBorders>
            <w:tcMar>
              <w:top w:w="45" w:type="dxa"/>
              <w:left w:w="45" w:type="dxa"/>
              <w:bottom w:w="45" w:type="dxa"/>
              <w:right w:w="45" w:type="dxa"/>
            </w:tcMar>
          </w:tcPr>
          <w:p w14:paraId="7D9A7BF7" w14:textId="77777777" w:rsidR="008A5E4E" w:rsidRDefault="0065745B">
            <w:pPr>
              <w:pStyle w:val="tdTableStyle-TablestyleAltRows-BodyE-Column-Body1"/>
            </w:pPr>
            <w:r>
              <w:t>0-12, 0, 9</w:t>
            </w:r>
          </w:p>
        </w:tc>
        <w:tc>
          <w:tcPr>
            <w:tcW w:w="0" w:type="auto"/>
            <w:tcBorders>
              <w:bottom w:val="single" w:sz="6" w:space="0" w:color="000000"/>
              <w:right w:val="single" w:sz="6" w:space="0" w:color="000000"/>
            </w:tcBorders>
            <w:tcMar>
              <w:top w:w="45" w:type="dxa"/>
              <w:left w:w="45" w:type="dxa"/>
              <w:bottom w:w="45" w:type="dxa"/>
              <w:right w:w="45" w:type="dxa"/>
            </w:tcMar>
          </w:tcPr>
          <w:p w14:paraId="2A92B5EE" w14:textId="77777777" w:rsidR="008A5E4E" w:rsidRDefault="0065745B">
            <w:pPr>
              <w:pStyle w:val="tdTableStyle-TablestyleAltRows-BodyE-Column-Body1"/>
            </w:pPr>
            <w:r>
              <w:t xml:space="preserve"> 0-12, 1, 9</w:t>
            </w:r>
          </w:p>
        </w:tc>
        <w:tc>
          <w:tcPr>
            <w:tcW w:w="0" w:type="auto"/>
            <w:tcBorders>
              <w:bottom w:val="single" w:sz="6" w:space="0" w:color="000000"/>
            </w:tcBorders>
            <w:tcMar>
              <w:top w:w="45" w:type="dxa"/>
              <w:left w:w="45" w:type="dxa"/>
              <w:bottom w:w="45" w:type="dxa"/>
              <w:right w:w="45" w:type="dxa"/>
            </w:tcMar>
          </w:tcPr>
          <w:p w14:paraId="595A4766" w14:textId="77777777" w:rsidR="008A5E4E" w:rsidRDefault="0065745B">
            <w:pPr>
              <w:pStyle w:val="tdTableStyle-TablestyleAltRows-BodyD-Column-Body1"/>
            </w:pPr>
            <w:r>
              <w:t>0-6, 2, 9</w:t>
            </w:r>
          </w:p>
        </w:tc>
      </w:tr>
      <w:tr w:rsidR="008A5E4E" w14:paraId="688600B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8056444" w14:textId="77777777" w:rsidR="008A5E4E" w:rsidRDefault="0065745B">
            <w:pPr>
              <w:pStyle w:val="tdTableStyle-TablestyleAltRows-BodyE-Sidehead-Body2"/>
              <w:shd w:val="clear" w:color="auto" w:fill="DCDCDC"/>
            </w:pPr>
            <w:r>
              <w:rPr>
                <w:shd w:val="clear" w:color="auto" w:fill="DCDCDC"/>
              </w:rPr>
              <w:t>Work-Item Absolute Flattened IDs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1E483DC" w14:textId="77777777" w:rsidR="008A5E4E" w:rsidRDefault="0065745B">
            <w:pPr>
              <w:pStyle w:val="tdTableStyle-TablestyleAltRows-BodyE-Column-Body2"/>
              <w:shd w:val="clear" w:color="auto" w:fill="D3D3D3"/>
            </w:pPr>
            <w:r>
              <w:rPr>
                <w:shd w:val="clear" w:color="auto" w:fill="D3D3D3"/>
              </w:rPr>
              <w:t>320-324</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6A34BC4" w14:textId="77777777" w:rsidR="008A5E4E" w:rsidRDefault="0065745B">
            <w:pPr>
              <w:pStyle w:val="tdTableStyle-TablestyleAltRows-BodyE-Column-Body2"/>
              <w:shd w:val="clear" w:color="auto" w:fill="D3D3D3"/>
            </w:pPr>
            <w:r>
              <w:rPr>
                <w:shd w:val="clear" w:color="auto" w:fill="D3D3D3"/>
              </w:rPr>
              <w:t>325-337</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19E648F" w14:textId="77777777" w:rsidR="008A5E4E" w:rsidRDefault="0065745B">
            <w:pPr>
              <w:pStyle w:val="tdTableStyle-TablestyleAltRows-BodyE-Column-Body2"/>
              <w:shd w:val="clear" w:color="auto" w:fill="D3D3D3"/>
            </w:pPr>
            <w:r>
              <w:rPr>
                <w:shd w:val="clear" w:color="auto" w:fill="D3D3D3"/>
              </w:rPr>
              <w:t>338-350</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484B14C" w14:textId="77777777" w:rsidR="008A5E4E" w:rsidRDefault="0065745B">
            <w:pPr>
              <w:pStyle w:val="tdTableStyle-TablestyleAltRows-BodyE-Column-Body2"/>
              <w:shd w:val="clear" w:color="auto" w:fill="D3D3D3"/>
            </w:pPr>
            <w:r>
              <w:rPr>
                <w:shd w:val="clear" w:color="auto" w:fill="D3D3D3"/>
              </w:rPr>
              <w:t>351-363</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19260F0" w14:textId="77777777" w:rsidR="008A5E4E" w:rsidRDefault="0065745B">
            <w:pPr>
              <w:pStyle w:val="tdTableStyle-TablestyleAltRows-BodyE-Column-Body2"/>
              <w:shd w:val="clear" w:color="auto" w:fill="D3D3D3"/>
            </w:pPr>
            <w:r>
              <w:rPr>
                <w:shd w:val="clear" w:color="auto" w:fill="D3D3D3"/>
              </w:rPr>
              <w:t>364-376</w:t>
            </w:r>
          </w:p>
        </w:tc>
        <w:tc>
          <w:tcPr>
            <w:tcW w:w="0" w:type="auto"/>
            <w:tcBorders>
              <w:bottom w:val="single" w:sz="6" w:space="0" w:color="000000"/>
            </w:tcBorders>
            <w:shd w:val="clear" w:color="auto" w:fill="D3D3D3"/>
            <w:tcMar>
              <w:top w:w="45" w:type="dxa"/>
              <w:left w:w="45" w:type="dxa"/>
              <w:bottom w:w="45" w:type="dxa"/>
              <w:right w:w="45" w:type="dxa"/>
            </w:tcMar>
          </w:tcPr>
          <w:p w14:paraId="279DB719" w14:textId="77777777" w:rsidR="008A5E4E" w:rsidRDefault="0065745B">
            <w:pPr>
              <w:pStyle w:val="tdTableStyle-TablestyleAltRows-BodyD-Column-Body2"/>
              <w:shd w:val="clear" w:color="auto" w:fill="D3D3D3"/>
            </w:pPr>
            <w:r>
              <w:rPr>
                <w:shd w:val="clear" w:color="auto" w:fill="D3D3D3"/>
              </w:rPr>
              <w:t>377-383</w:t>
            </w:r>
          </w:p>
        </w:tc>
      </w:tr>
      <w:tr w:rsidR="008A5E4E" w14:paraId="37B8E282"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7D73783" w14:textId="77777777" w:rsidR="008A5E4E" w:rsidRDefault="0065745B">
            <w:pPr>
              <w:pStyle w:val="tdTableStyle-TablestyleAltRows-BodyB-Sidehead-Body1"/>
              <w:shd w:val="clear" w:color="auto" w:fill="DCDCDC"/>
            </w:pPr>
            <w:r>
              <w:rPr>
                <w:shd w:val="clear" w:color="auto" w:fill="DCDCDC"/>
              </w:rPr>
              <w:t>Lane IDs</w:t>
            </w:r>
          </w:p>
        </w:tc>
        <w:tc>
          <w:tcPr>
            <w:tcW w:w="0" w:type="auto"/>
            <w:tcBorders>
              <w:right w:val="single" w:sz="6" w:space="0" w:color="000000"/>
            </w:tcBorders>
            <w:tcMar>
              <w:top w:w="45" w:type="dxa"/>
              <w:left w:w="45" w:type="dxa"/>
              <w:bottom w:w="45" w:type="dxa"/>
              <w:right w:w="45" w:type="dxa"/>
            </w:tcMar>
          </w:tcPr>
          <w:p w14:paraId="1679892A" w14:textId="77777777" w:rsidR="008A5E4E" w:rsidRDefault="0065745B">
            <w:pPr>
              <w:pStyle w:val="tdTableStyle-TablestyleAltRows-BodyB-Column-Body1"/>
            </w:pPr>
            <w:r>
              <w:t>0-4</w:t>
            </w:r>
          </w:p>
        </w:tc>
        <w:tc>
          <w:tcPr>
            <w:tcW w:w="0" w:type="auto"/>
            <w:tcBorders>
              <w:right w:val="single" w:sz="6" w:space="0" w:color="000000"/>
            </w:tcBorders>
            <w:tcMar>
              <w:top w:w="45" w:type="dxa"/>
              <w:left w:w="45" w:type="dxa"/>
              <w:bottom w:w="45" w:type="dxa"/>
              <w:right w:w="45" w:type="dxa"/>
            </w:tcMar>
          </w:tcPr>
          <w:p w14:paraId="4F8FCB60" w14:textId="77777777" w:rsidR="008A5E4E" w:rsidRDefault="0065745B">
            <w:pPr>
              <w:pStyle w:val="tdTableStyle-TablestyleAltRows-BodyB-Column-Body1"/>
            </w:pPr>
            <w:r>
              <w:t>5-17</w:t>
            </w:r>
          </w:p>
        </w:tc>
        <w:tc>
          <w:tcPr>
            <w:tcW w:w="0" w:type="auto"/>
            <w:tcBorders>
              <w:right w:val="single" w:sz="6" w:space="0" w:color="000000"/>
            </w:tcBorders>
            <w:tcMar>
              <w:top w:w="45" w:type="dxa"/>
              <w:left w:w="45" w:type="dxa"/>
              <w:bottom w:w="45" w:type="dxa"/>
              <w:right w:w="45" w:type="dxa"/>
            </w:tcMar>
          </w:tcPr>
          <w:p w14:paraId="5A7A07C7" w14:textId="77777777" w:rsidR="008A5E4E" w:rsidRDefault="0065745B">
            <w:pPr>
              <w:pStyle w:val="tdTableStyle-TablestyleAltRows-BodyB-Column-Body1"/>
            </w:pPr>
            <w:r>
              <w:t>18-30</w:t>
            </w:r>
          </w:p>
        </w:tc>
        <w:tc>
          <w:tcPr>
            <w:tcW w:w="0" w:type="auto"/>
            <w:tcBorders>
              <w:right w:val="single" w:sz="6" w:space="0" w:color="000000"/>
            </w:tcBorders>
            <w:tcMar>
              <w:top w:w="45" w:type="dxa"/>
              <w:left w:w="45" w:type="dxa"/>
              <w:bottom w:w="45" w:type="dxa"/>
              <w:right w:w="45" w:type="dxa"/>
            </w:tcMar>
          </w:tcPr>
          <w:p w14:paraId="16893855" w14:textId="77777777" w:rsidR="008A5E4E" w:rsidRDefault="0065745B">
            <w:pPr>
              <w:pStyle w:val="tdTableStyle-TablestyleAltRows-BodyB-Column-Body1"/>
            </w:pPr>
            <w:r>
              <w:t>31-43</w:t>
            </w:r>
          </w:p>
        </w:tc>
        <w:tc>
          <w:tcPr>
            <w:tcW w:w="0" w:type="auto"/>
            <w:tcBorders>
              <w:right w:val="single" w:sz="6" w:space="0" w:color="000000"/>
            </w:tcBorders>
            <w:tcMar>
              <w:top w:w="45" w:type="dxa"/>
              <w:left w:w="45" w:type="dxa"/>
              <w:bottom w:w="45" w:type="dxa"/>
              <w:right w:w="45" w:type="dxa"/>
            </w:tcMar>
          </w:tcPr>
          <w:p w14:paraId="2942E2F5" w14:textId="77777777" w:rsidR="008A5E4E" w:rsidRDefault="0065745B">
            <w:pPr>
              <w:pStyle w:val="tdTableStyle-TablestyleAltRows-BodyB-Column-Body1"/>
            </w:pPr>
            <w:r>
              <w:t>44-56</w:t>
            </w:r>
          </w:p>
        </w:tc>
        <w:tc>
          <w:tcPr>
            <w:tcW w:w="0" w:type="auto"/>
            <w:tcMar>
              <w:top w:w="45" w:type="dxa"/>
              <w:left w:w="45" w:type="dxa"/>
              <w:bottom w:w="45" w:type="dxa"/>
              <w:right w:w="45" w:type="dxa"/>
            </w:tcMar>
          </w:tcPr>
          <w:p w14:paraId="06098ED3" w14:textId="77777777" w:rsidR="008A5E4E" w:rsidRDefault="0065745B">
            <w:pPr>
              <w:pStyle w:val="tdTableStyle-TablestyleAltRows-BodyA-Column-Body1"/>
            </w:pPr>
            <w:r>
              <w:t>57-63</w:t>
            </w:r>
          </w:p>
        </w:tc>
      </w:tr>
    </w:tbl>
    <w:p w14:paraId="4AD6755C" w14:textId="77777777" w:rsidR="008A5E4E" w:rsidRDefault="008A5E4E">
      <w:pPr>
        <w:spacing w:after="240"/>
      </w:pPr>
    </w:p>
    <w:p w14:paraId="206125F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661"/>
        <w:gridCol w:w="738"/>
        <w:gridCol w:w="862"/>
        <w:gridCol w:w="826"/>
        <w:gridCol w:w="826"/>
      </w:tblGrid>
      <w:tr w:rsidR="009330BC" w14:paraId="3F2FFFF7" w14:textId="77777777" w:rsidTr="009330BC">
        <w:trPr>
          <w:tblHeader/>
          <w:tblCellSpacing w:w="0" w:type="dxa"/>
        </w:trPr>
        <w:tc>
          <w:tcPr>
            <w:tcW w:w="0" w:type="auto"/>
            <w:gridSpan w:val="5"/>
            <w:tcBorders>
              <w:bottom w:val="double" w:sz="3" w:space="0" w:color="000000"/>
            </w:tcBorders>
            <w:shd w:val="clear" w:color="auto" w:fill="D3D3D3"/>
            <w:tcMar>
              <w:top w:w="45" w:type="dxa"/>
              <w:left w:w="45" w:type="dxa"/>
              <w:bottom w:w="45" w:type="dxa"/>
              <w:right w:w="45" w:type="dxa"/>
            </w:tcMar>
          </w:tcPr>
          <w:p w14:paraId="49FB0D09" w14:textId="77777777" w:rsidR="008A5E4E" w:rsidRDefault="0065745B">
            <w:pPr>
              <w:pStyle w:val="thTableStyle-TablestyleAltRows-HeadD-Sidehead-Header1"/>
              <w:shd w:val="clear" w:color="auto" w:fill="D3D3D3"/>
            </w:pPr>
            <w:r>
              <w:rPr>
                <w:shd w:val="clear" w:color="auto" w:fill="D3D3D3"/>
              </w:rPr>
              <w:lastRenderedPageBreak/>
              <w:t>Wavefront 6</w:t>
            </w:r>
          </w:p>
        </w:tc>
      </w:tr>
      <w:tr w:rsidR="008A5E4E" w14:paraId="2A5EBFE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F7B7D93" w14:textId="77777777" w:rsidR="008A5E4E" w:rsidRDefault="0065745B">
            <w:pPr>
              <w:pStyle w:val="tdTableStyle-TablestyleAltRows-BodyE-Sidehead-Body1"/>
              <w:shd w:val="clear" w:color="auto" w:fill="DCDCDC"/>
            </w:pPr>
            <w:r>
              <w:rPr>
                <w:shd w:val="clear" w:color="auto" w:fill="DCDCDC"/>
              </w:rPr>
              <w:t xml:space="preserve">Dimensions X, Y, Z </w:t>
            </w:r>
          </w:p>
        </w:tc>
        <w:tc>
          <w:tcPr>
            <w:tcW w:w="0" w:type="auto"/>
            <w:tcBorders>
              <w:bottom w:val="single" w:sz="6" w:space="0" w:color="000000"/>
              <w:right w:val="single" w:sz="6" w:space="0" w:color="000000"/>
            </w:tcBorders>
            <w:tcMar>
              <w:top w:w="45" w:type="dxa"/>
              <w:left w:w="45" w:type="dxa"/>
              <w:bottom w:w="45" w:type="dxa"/>
              <w:right w:w="45" w:type="dxa"/>
            </w:tcMar>
          </w:tcPr>
          <w:p w14:paraId="2F8D37E3" w14:textId="77777777" w:rsidR="008A5E4E" w:rsidRDefault="0065745B">
            <w:pPr>
              <w:pStyle w:val="tdTableStyle-TablestyleAltRows-BodyE-Column-Body1"/>
            </w:pPr>
            <w:r>
              <w:t>7-12, 2, 9</w:t>
            </w:r>
          </w:p>
        </w:tc>
        <w:tc>
          <w:tcPr>
            <w:tcW w:w="0" w:type="auto"/>
            <w:tcBorders>
              <w:bottom w:val="single" w:sz="6" w:space="0" w:color="000000"/>
              <w:right w:val="single" w:sz="6" w:space="0" w:color="000000"/>
            </w:tcBorders>
            <w:tcMar>
              <w:top w:w="45" w:type="dxa"/>
              <w:left w:w="45" w:type="dxa"/>
              <w:bottom w:w="45" w:type="dxa"/>
              <w:right w:w="45" w:type="dxa"/>
            </w:tcMar>
          </w:tcPr>
          <w:p w14:paraId="57A5BDE1" w14:textId="77777777" w:rsidR="008A5E4E" w:rsidRDefault="0065745B">
            <w:pPr>
              <w:pStyle w:val="tdTableStyle-TablestyleAltRows-BodyE-Column-Body1"/>
            </w:pPr>
            <w:r>
              <w:t xml:space="preserve"> 0-12, 0, 10</w:t>
            </w:r>
          </w:p>
        </w:tc>
        <w:tc>
          <w:tcPr>
            <w:tcW w:w="0" w:type="auto"/>
            <w:tcBorders>
              <w:bottom w:val="single" w:sz="6" w:space="0" w:color="000000"/>
              <w:right w:val="single" w:sz="6" w:space="0" w:color="000000"/>
            </w:tcBorders>
            <w:tcMar>
              <w:top w:w="45" w:type="dxa"/>
              <w:left w:w="45" w:type="dxa"/>
              <w:bottom w:w="45" w:type="dxa"/>
              <w:right w:w="45" w:type="dxa"/>
            </w:tcMar>
          </w:tcPr>
          <w:p w14:paraId="0C724658" w14:textId="77777777" w:rsidR="008A5E4E" w:rsidRDefault="0065745B">
            <w:pPr>
              <w:pStyle w:val="tdTableStyle-TablestyleAltRows-BodyE-Column-Body1"/>
            </w:pPr>
            <w:r>
              <w:t>0-12, 1, 10</w:t>
            </w:r>
          </w:p>
        </w:tc>
        <w:tc>
          <w:tcPr>
            <w:tcW w:w="0" w:type="auto"/>
            <w:tcBorders>
              <w:bottom w:val="single" w:sz="6" w:space="0" w:color="000000"/>
            </w:tcBorders>
            <w:tcMar>
              <w:top w:w="45" w:type="dxa"/>
              <w:left w:w="45" w:type="dxa"/>
              <w:bottom w:w="45" w:type="dxa"/>
              <w:right w:w="45" w:type="dxa"/>
            </w:tcMar>
          </w:tcPr>
          <w:p w14:paraId="17015D23" w14:textId="77777777" w:rsidR="008A5E4E" w:rsidRDefault="0065745B">
            <w:pPr>
              <w:pStyle w:val="tdTableStyle-TablestyleAltRows-BodyD-Column-Body1"/>
            </w:pPr>
            <w:r>
              <w:t>0-12, 2, 10</w:t>
            </w:r>
          </w:p>
        </w:tc>
      </w:tr>
      <w:tr w:rsidR="008A5E4E" w14:paraId="5DBB69C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FF53054" w14:textId="77777777" w:rsidR="008A5E4E" w:rsidRDefault="0065745B">
            <w:pPr>
              <w:pStyle w:val="tdTableStyle-TablestyleAltRows-BodyE-Sidehead-Body2"/>
              <w:shd w:val="clear" w:color="auto" w:fill="DCDCDC"/>
            </w:pPr>
            <w:r>
              <w:rPr>
                <w:shd w:val="clear" w:color="auto" w:fill="DCDCDC"/>
              </w:rPr>
              <w:t>Work-Item Absolute Flattened IDs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C4BC275" w14:textId="77777777" w:rsidR="008A5E4E" w:rsidRDefault="0065745B">
            <w:pPr>
              <w:pStyle w:val="tdTableStyle-TablestyleAltRows-BodyE-Column-Body2"/>
              <w:shd w:val="clear" w:color="auto" w:fill="D3D3D3"/>
            </w:pPr>
            <w:r>
              <w:rPr>
                <w:shd w:val="clear" w:color="auto" w:fill="D3D3D3"/>
              </w:rPr>
              <w:t>384-389</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16FE856" w14:textId="77777777" w:rsidR="008A5E4E" w:rsidRDefault="0065745B">
            <w:pPr>
              <w:pStyle w:val="tdTableStyle-TablestyleAltRows-BodyE-Column-Body2"/>
              <w:shd w:val="clear" w:color="auto" w:fill="D3D3D3"/>
            </w:pPr>
            <w:r>
              <w:rPr>
                <w:shd w:val="clear" w:color="auto" w:fill="D3D3D3"/>
              </w:rPr>
              <w:t>390-402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D30D8F4" w14:textId="77777777" w:rsidR="008A5E4E" w:rsidRDefault="0065745B">
            <w:pPr>
              <w:pStyle w:val="tdTableStyle-TablestyleAltRows-BodyE-Column-Body2"/>
              <w:shd w:val="clear" w:color="auto" w:fill="D3D3D3"/>
            </w:pPr>
            <w:r>
              <w:rPr>
                <w:shd w:val="clear" w:color="auto" w:fill="D3D3D3"/>
              </w:rPr>
              <w:t>403-415</w:t>
            </w:r>
          </w:p>
        </w:tc>
        <w:tc>
          <w:tcPr>
            <w:tcW w:w="0" w:type="auto"/>
            <w:tcBorders>
              <w:bottom w:val="single" w:sz="6" w:space="0" w:color="000000"/>
            </w:tcBorders>
            <w:shd w:val="clear" w:color="auto" w:fill="D3D3D3"/>
            <w:tcMar>
              <w:top w:w="45" w:type="dxa"/>
              <w:left w:w="45" w:type="dxa"/>
              <w:bottom w:w="45" w:type="dxa"/>
              <w:right w:w="45" w:type="dxa"/>
            </w:tcMar>
          </w:tcPr>
          <w:p w14:paraId="25FFB47A" w14:textId="77777777" w:rsidR="008A5E4E" w:rsidRDefault="0065745B">
            <w:pPr>
              <w:pStyle w:val="tdTableStyle-TablestyleAltRows-BodyD-Column-Body2"/>
              <w:shd w:val="clear" w:color="auto" w:fill="D3D3D3"/>
            </w:pPr>
            <w:r>
              <w:rPr>
                <w:shd w:val="clear" w:color="auto" w:fill="D3D3D3"/>
              </w:rPr>
              <w:t>416-428</w:t>
            </w:r>
          </w:p>
        </w:tc>
      </w:tr>
      <w:tr w:rsidR="008A5E4E" w14:paraId="5E519830"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9D53594" w14:textId="77777777" w:rsidR="008A5E4E" w:rsidRDefault="0065745B">
            <w:pPr>
              <w:pStyle w:val="tdTableStyle-TablestyleAltRows-BodyB-Sidehead-Body1"/>
              <w:shd w:val="clear" w:color="auto" w:fill="DCDCDC"/>
            </w:pPr>
            <w:r>
              <w:rPr>
                <w:shd w:val="clear" w:color="auto" w:fill="DCDCDC"/>
              </w:rPr>
              <w:t>Lane IDs</w:t>
            </w:r>
          </w:p>
        </w:tc>
        <w:tc>
          <w:tcPr>
            <w:tcW w:w="0" w:type="auto"/>
            <w:tcBorders>
              <w:right w:val="single" w:sz="6" w:space="0" w:color="000000"/>
            </w:tcBorders>
            <w:tcMar>
              <w:top w:w="45" w:type="dxa"/>
              <w:left w:w="45" w:type="dxa"/>
              <w:bottom w:w="45" w:type="dxa"/>
              <w:right w:w="45" w:type="dxa"/>
            </w:tcMar>
          </w:tcPr>
          <w:p w14:paraId="03756382" w14:textId="77777777" w:rsidR="008A5E4E" w:rsidRDefault="0065745B">
            <w:pPr>
              <w:pStyle w:val="tdTableStyle-TablestyleAltRows-BodyB-Column-Body1"/>
            </w:pPr>
            <w:r>
              <w:t>0-5</w:t>
            </w:r>
          </w:p>
        </w:tc>
        <w:tc>
          <w:tcPr>
            <w:tcW w:w="0" w:type="auto"/>
            <w:tcBorders>
              <w:right w:val="single" w:sz="6" w:space="0" w:color="000000"/>
            </w:tcBorders>
            <w:tcMar>
              <w:top w:w="45" w:type="dxa"/>
              <w:left w:w="45" w:type="dxa"/>
              <w:bottom w:w="45" w:type="dxa"/>
              <w:right w:w="45" w:type="dxa"/>
            </w:tcMar>
          </w:tcPr>
          <w:p w14:paraId="497725B4" w14:textId="77777777" w:rsidR="008A5E4E" w:rsidRDefault="0065745B">
            <w:pPr>
              <w:pStyle w:val="tdTableStyle-TablestyleAltRows-BodyB-Column-Body1"/>
            </w:pPr>
            <w:r>
              <w:t>6-18</w:t>
            </w:r>
          </w:p>
        </w:tc>
        <w:tc>
          <w:tcPr>
            <w:tcW w:w="0" w:type="auto"/>
            <w:tcBorders>
              <w:right w:val="single" w:sz="6" w:space="0" w:color="000000"/>
            </w:tcBorders>
            <w:tcMar>
              <w:top w:w="45" w:type="dxa"/>
              <w:left w:w="45" w:type="dxa"/>
              <w:bottom w:w="45" w:type="dxa"/>
              <w:right w:w="45" w:type="dxa"/>
            </w:tcMar>
          </w:tcPr>
          <w:p w14:paraId="7AEE3C0F" w14:textId="77777777" w:rsidR="008A5E4E" w:rsidRDefault="0065745B">
            <w:pPr>
              <w:pStyle w:val="tdTableStyle-TablestyleAltRows-BodyB-Column-Body1"/>
            </w:pPr>
            <w:r>
              <w:t>19-31</w:t>
            </w:r>
          </w:p>
        </w:tc>
        <w:tc>
          <w:tcPr>
            <w:tcW w:w="0" w:type="auto"/>
            <w:tcMar>
              <w:top w:w="45" w:type="dxa"/>
              <w:left w:w="45" w:type="dxa"/>
              <w:bottom w:w="45" w:type="dxa"/>
              <w:right w:w="45" w:type="dxa"/>
            </w:tcMar>
          </w:tcPr>
          <w:p w14:paraId="20830B34" w14:textId="77777777" w:rsidR="008A5E4E" w:rsidRDefault="0065745B">
            <w:pPr>
              <w:pStyle w:val="tdTableStyle-TablestyleAltRows-BodyA-Column-Body1"/>
            </w:pPr>
            <w:r>
              <w:t>32-44</w:t>
            </w:r>
          </w:p>
        </w:tc>
      </w:tr>
    </w:tbl>
    <w:p w14:paraId="7B486285" w14:textId="77777777" w:rsidR="008A5E4E" w:rsidRDefault="008A5E4E">
      <w:pPr>
        <w:spacing w:after="240"/>
      </w:pPr>
    </w:p>
    <w:p w14:paraId="22F8768A" w14:textId="77777777" w:rsidR="008A5E4E" w:rsidRDefault="0065745B">
      <w:pPr>
        <w:pStyle w:val="p"/>
      </w:pPr>
      <w:r>
        <w:t>The rest of wavefront 6 is unused.</w:t>
      </w:r>
    </w:p>
    <w:p w14:paraId="30E8471A" w14:textId="77777777" w:rsidR="008A5E4E" w:rsidRDefault="0065745B">
      <w:pPr>
        <w:pStyle w:val="h3"/>
      </w:pPr>
      <w:bookmarkStart w:id="149" w:name="_Toc396034117"/>
      <w:r>
        <w:t xml:space="preserve">2.6.2 </w:t>
      </w:r>
      <w:bookmarkStart w:id="150" w:name="_Ref-248432818"/>
      <w:r>
        <w:t>Wavefront Size</w:t>
      </w:r>
      <w:bookmarkEnd w:id="149"/>
      <w:bookmarkEnd w:id="150"/>
    </w:p>
    <w:p w14:paraId="59FC8869" w14:textId="77777777" w:rsidR="008A5E4E" w:rsidRDefault="0065745B">
      <w:pPr>
        <w:pStyle w:val="pFigureTitle"/>
      </w:pPr>
      <w:bookmarkStart w:id="151" w:name="_ListOf2"/>
      <w:r>
        <w:t>Figure 2–2 TOKEN_WAVESIZE Syntax Diagram</w:t>
      </w:r>
    </w:p>
    <w:bookmarkEnd w:id="151"/>
    <w:p w14:paraId="480A076D" w14:textId="53ED0C00" w:rsidR="008A5E4E" w:rsidRDefault="00377C98">
      <w:pPr>
        <w:pStyle w:val="pFigure"/>
      </w:pPr>
      <w:r>
        <w:rPr>
          <w:noProof/>
          <w:lang w:eastAsia="zh-TW"/>
        </w:rPr>
        <w:drawing>
          <wp:inline distT="0" distB="0" distL="0" distR="0" wp14:anchorId="09DAD049" wp14:editId="4590828C">
            <wp:extent cx="1924685" cy="861060"/>
            <wp:effectExtent l="0" t="0" r="0" b="0"/>
            <wp:docPr id="3"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24685" cy="861060"/>
                    </a:xfrm>
                    <a:prstGeom prst="rect">
                      <a:avLst/>
                    </a:prstGeom>
                    <a:solidFill>
                      <a:srgbClr val="FFFFFF"/>
                    </a:solidFill>
                    <a:ln>
                      <a:noFill/>
                    </a:ln>
                  </pic:spPr>
                </pic:pic>
              </a:graphicData>
            </a:graphic>
          </wp:inline>
        </w:drawing>
      </w:r>
    </w:p>
    <w:p w14:paraId="43CBADEC" w14:textId="2024BDB5" w:rsidR="008A5E4E" w:rsidRDefault="009A76EE">
      <w:pPr>
        <w:pStyle w:val="p"/>
      </w:pPr>
      <w:r>
        <w:fldChar w:fldCharType="begin"/>
      </w:r>
      <w:r w:rsidR="0065745B">
        <w:instrText xml:space="preserve"> XE "compile-time macro" </w:instrText>
      </w:r>
      <w:r>
        <w:fldChar w:fldCharType="end"/>
      </w:r>
      <w:r w:rsidR="0065745B">
        <w:t xml:space="preserve">On some implementations, a kernel might be more efficient if it is written with knowledge of the wavefront size. Thus, HSAIL includes a compile-time macro, </w:t>
      </w:r>
      <w:r w:rsidR="0065745B">
        <w:rPr>
          <w:rStyle w:val="code1"/>
        </w:rPr>
        <w:t>WAVESIZE</w:t>
      </w:r>
      <w:r w:rsidR="0065745B">
        <w:t>. This can be used in any operation operand where an integer</w:t>
      </w:r>
      <w:r w:rsidR="006413A6">
        <w:t>,</w:t>
      </w:r>
      <w:r w:rsidR="0065745B">
        <w:t xml:space="preserve"> bit</w:t>
      </w:r>
      <w:r w:rsidR="006413A6">
        <w:t>, or packed</w:t>
      </w:r>
      <w:r w:rsidR="0065745B">
        <w:t xml:space="preserve"> immediate value</w:t>
      </w:r>
      <w:r w:rsidR="006413A6">
        <w:t xml:space="preserve"> </w:t>
      </w:r>
      <w:r w:rsidR="00C45EF8">
        <w:t>less than or equal</w:t>
      </w:r>
      <w:r w:rsidR="006413A6">
        <w:t xml:space="preserve"> to 64 bits</w:t>
      </w:r>
      <w:r w:rsidR="0065745B">
        <w:t xml:space="preserve"> is allowed, and as the argument to the width modifier. It is not supported for directive operands unless indicated otherwise. See </w:t>
      </w:r>
      <w:r w:rsidR="0065745B">
        <w:rPr>
          <w:rStyle w:val="xref1"/>
        </w:rPr>
        <w:t>2.12. Divergent Control Flow (</w:t>
      </w:r>
      <w:r w:rsidRPr="008A5E4E">
        <w:fldChar w:fldCharType="begin"/>
      </w:r>
      <w:r w:rsidR="008A5E4E">
        <w:instrText xml:space="preserve"> PAGEREF _Ref-1586832512 \p \h  \* MERGEFORMAT </w:instrText>
      </w:r>
      <w:r w:rsidRPr="008A5E4E">
        <w:fldChar w:fldCharType="separate"/>
      </w:r>
      <w:r w:rsidR="00533AF0" w:rsidRPr="00533AF0">
        <w:rPr>
          <w:rStyle w:val="xref1"/>
          <w:noProof/>
        </w:rPr>
        <w:t>on</w:t>
      </w:r>
      <w:r w:rsidR="00533AF0">
        <w:rPr>
          <w:noProof/>
        </w:rPr>
        <w:t xml:space="preserve"> page 25</w:t>
      </w:r>
      <w:r w:rsidRPr="008A5E4E">
        <w:rPr>
          <w:rStyle w:val="xref1"/>
        </w:rPr>
        <w:fldChar w:fldCharType="end"/>
      </w:r>
      <w:r w:rsidR="0065745B">
        <w:rPr>
          <w:rStyle w:val="xref1"/>
        </w:rPr>
        <w:t>)</w:t>
      </w:r>
      <w:r w:rsidR="0065745B">
        <w:t>.</w:t>
      </w:r>
    </w:p>
    <w:p w14:paraId="77DC21F4" w14:textId="77777777" w:rsidR="008A5E4E" w:rsidRDefault="0065745B">
      <w:pPr>
        <w:pStyle w:val="p"/>
      </w:pPr>
      <w:r>
        <w:rPr>
          <w:rStyle w:val="code1"/>
        </w:rPr>
        <w:t>WAVESIZE</w:t>
      </w:r>
      <w:r>
        <w:t xml:space="preserve"> is only available inside the HSAIL code.</w:t>
      </w:r>
    </w:p>
    <w:p w14:paraId="530F8B12" w14:textId="77777777" w:rsidR="008A5E4E" w:rsidRDefault="0065745B">
      <w:pPr>
        <w:pStyle w:val="p"/>
      </w:pPr>
      <w:r>
        <w:t xml:space="preserve">In Extended Backus-Naur Form, </w:t>
      </w:r>
      <w:r>
        <w:rPr>
          <w:rStyle w:val="code1"/>
        </w:rPr>
        <w:t>WAVESIZE</w:t>
      </w:r>
      <w:r>
        <w:t xml:space="preserve"> is called </w:t>
      </w:r>
      <w:r>
        <w:rPr>
          <w:rStyle w:val="code1"/>
        </w:rPr>
        <w:t>TOKEN_WAVESIZE</w:t>
      </w:r>
      <w:r>
        <w:t>.</w:t>
      </w:r>
    </w:p>
    <w:p w14:paraId="16570E14" w14:textId="77777777" w:rsidR="008A5E4E" w:rsidRDefault="0065745B">
      <w:pPr>
        <w:pStyle w:val="p"/>
      </w:pPr>
      <w:r>
        <w:t xml:space="preserve">Developers need to be careful about wavefront size assumptions, because programs coded for a single wavefront size could generate wrong answers or deadlock if the code is executed on implementations with a different wavefront size. </w:t>
      </w:r>
    </w:p>
    <w:p w14:paraId="24C3D542" w14:textId="77777777" w:rsidR="008A5E4E" w:rsidRDefault="0065745B">
      <w:pPr>
        <w:pStyle w:val="p"/>
      </w:pPr>
      <w:r>
        <w:t>The grid size does not need to be an integral multiple of the wavefront size.</w:t>
      </w:r>
    </w:p>
    <w:p w14:paraId="07D8FD1A" w14:textId="77777777" w:rsidR="008A5E4E" w:rsidRDefault="0065745B">
      <w:pPr>
        <w:pStyle w:val="h2"/>
      </w:pPr>
      <w:bookmarkStart w:id="152" w:name="_Toc396034118"/>
      <w:r>
        <w:t>2.7 Types of Memory</w:t>
      </w:r>
      <w:bookmarkEnd w:id="152"/>
    </w:p>
    <w:p w14:paraId="2A7283CC" w14:textId="77777777" w:rsidR="008A5E4E" w:rsidRDefault="0065745B">
      <w:pPr>
        <w:pStyle w:val="p"/>
      </w:pPr>
      <w:r>
        <w:t>HSAIL memory is organized into three types:</w:t>
      </w:r>
    </w:p>
    <w:p w14:paraId="0636E92D" w14:textId="77777777" w:rsidR="008A5E4E" w:rsidRDefault="0065745B">
      <w:pPr>
        <w:pStyle w:val="li"/>
        <w:numPr>
          <w:ilvl w:val="0"/>
          <w:numId w:val="20"/>
        </w:numPr>
        <w:spacing w:before="320"/>
        <w:ind w:left="600"/>
      </w:pPr>
      <w:r>
        <w:t>Flat memory</w:t>
      </w:r>
    </w:p>
    <w:p w14:paraId="039C2271" w14:textId="77777777" w:rsidR="008A5E4E" w:rsidRDefault="0065745B">
      <w:pPr>
        <w:pStyle w:val="p1"/>
      </w:pPr>
      <w:r>
        <w:t xml:space="preserve">Flat memory is a simple interface using byte addresses. Loads and stores can be used to reference any visible location in the flat memory. </w:t>
      </w:r>
    </w:p>
    <w:p w14:paraId="17E1FA48" w14:textId="77777777" w:rsidR="008A5E4E" w:rsidRDefault="0065745B">
      <w:pPr>
        <w:pStyle w:val="p1"/>
      </w:pPr>
      <w:r>
        <w:t xml:space="preserve">For more information, see </w:t>
      </w:r>
      <w:r>
        <w:rPr>
          <w:rStyle w:val="xref1"/>
        </w:rPr>
        <w:t>2.8. Segments (</w:t>
      </w:r>
      <w:r w:rsidR="009A76EE" w:rsidRPr="008A5E4E">
        <w:fldChar w:fldCharType="begin"/>
      </w:r>
      <w:r w:rsidR="008A5E4E">
        <w:instrText xml:space="preserve"> PAGEREF _Ref-1602345248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 xml:space="preserve">. </w:t>
      </w:r>
    </w:p>
    <w:p w14:paraId="534B5C98" w14:textId="77777777" w:rsidR="008A5E4E" w:rsidRDefault="0065745B">
      <w:pPr>
        <w:pStyle w:val="li"/>
        <w:numPr>
          <w:ilvl w:val="0"/>
          <w:numId w:val="20"/>
        </w:numPr>
        <w:ind w:left="600"/>
      </w:pPr>
      <w:r>
        <w:t>Registers</w:t>
      </w:r>
    </w:p>
    <w:p w14:paraId="0D2C1527" w14:textId="77777777" w:rsidR="008A5E4E" w:rsidRDefault="0065745B">
      <w:pPr>
        <w:pStyle w:val="p1"/>
      </w:pPr>
      <w:r>
        <w:t xml:space="preserve">There are four register sizes: </w:t>
      </w:r>
    </w:p>
    <w:p w14:paraId="6F343C27" w14:textId="77777777" w:rsidR="008A5E4E" w:rsidRDefault="0065745B">
      <w:pPr>
        <w:pStyle w:val="li1"/>
        <w:numPr>
          <w:ilvl w:val="1"/>
          <w:numId w:val="21"/>
        </w:numPr>
        <w:ind w:left="1200"/>
      </w:pPr>
      <w:r>
        <w:t>1-bit</w:t>
      </w:r>
    </w:p>
    <w:p w14:paraId="41F48CD8" w14:textId="77777777" w:rsidR="008A5E4E" w:rsidRDefault="0065745B">
      <w:pPr>
        <w:pStyle w:val="li1"/>
        <w:numPr>
          <w:ilvl w:val="1"/>
          <w:numId w:val="21"/>
        </w:numPr>
        <w:ind w:left="1200"/>
      </w:pPr>
      <w:r>
        <w:t>32-bit</w:t>
      </w:r>
    </w:p>
    <w:p w14:paraId="5DCC0ADE" w14:textId="77777777" w:rsidR="008A5E4E" w:rsidRDefault="0065745B">
      <w:pPr>
        <w:pStyle w:val="li1"/>
        <w:numPr>
          <w:ilvl w:val="1"/>
          <w:numId w:val="21"/>
        </w:numPr>
        <w:ind w:left="1200"/>
      </w:pPr>
      <w:r>
        <w:t>64-bit</w:t>
      </w:r>
    </w:p>
    <w:p w14:paraId="77C9BCAA" w14:textId="77777777" w:rsidR="008A5E4E" w:rsidRDefault="0065745B">
      <w:pPr>
        <w:pStyle w:val="li1"/>
        <w:numPr>
          <w:ilvl w:val="1"/>
          <w:numId w:val="21"/>
        </w:numPr>
        <w:ind w:left="1200"/>
      </w:pPr>
      <w:r>
        <w:lastRenderedPageBreak/>
        <w:t>128-bit</w:t>
      </w:r>
    </w:p>
    <w:p w14:paraId="1157B3AE" w14:textId="77777777" w:rsidR="008A5E4E" w:rsidRDefault="0065745B">
      <w:pPr>
        <w:pStyle w:val="p1"/>
      </w:pPr>
      <w:r>
        <w:t xml:space="preserve"> Registers are untyped. </w:t>
      </w:r>
    </w:p>
    <w:p w14:paraId="6C94DFAB" w14:textId="77777777" w:rsidR="008A5E4E" w:rsidRDefault="0065745B">
      <w:pPr>
        <w:pStyle w:val="p1"/>
      </w:pPr>
      <w:r>
        <w:t xml:space="preserve">For more information, see </w:t>
      </w:r>
      <w:r>
        <w:rPr>
          <w:rStyle w:val="xref1"/>
        </w:rPr>
        <w:t>4.7. Registers (</w:t>
      </w:r>
      <w:r w:rsidR="009A76EE" w:rsidRPr="008A5E4E">
        <w:fldChar w:fldCharType="begin"/>
      </w:r>
      <w:r w:rsidR="008A5E4E">
        <w:instrText xml:space="preserve"> PAGEREF _Ref665219042 \p \h  \* MERGEFORMAT </w:instrText>
      </w:r>
      <w:r w:rsidR="009A76EE" w:rsidRPr="008A5E4E">
        <w:fldChar w:fldCharType="separate"/>
      </w:r>
      <w:r w:rsidR="00533AF0" w:rsidRPr="00533AF0">
        <w:rPr>
          <w:rStyle w:val="xref1"/>
          <w:noProof/>
        </w:rPr>
        <w:t>on</w:t>
      </w:r>
      <w:r w:rsidR="00533AF0">
        <w:rPr>
          <w:noProof/>
        </w:rPr>
        <w:t xml:space="preserve"> page 64</w:t>
      </w:r>
      <w:r w:rsidR="009A76EE" w:rsidRPr="008A5E4E">
        <w:rPr>
          <w:rStyle w:val="xref1"/>
        </w:rPr>
        <w:fldChar w:fldCharType="end"/>
      </w:r>
      <w:r>
        <w:rPr>
          <w:rStyle w:val="xref1"/>
        </w:rPr>
        <w:t>)</w:t>
      </w:r>
      <w:r>
        <w:t xml:space="preserve">. </w:t>
      </w:r>
    </w:p>
    <w:p w14:paraId="26558B93" w14:textId="77777777" w:rsidR="008A5E4E" w:rsidRDefault="0065745B">
      <w:pPr>
        <w:pStyle w:val="li"/>
        <w:numPr>
          <w:ilvl w:val="0"/>
          <w:numId w:val="20"/>
        </w:numPr>
        <w:ind w:left="600"/>
      </w:pPr>
      <w:r>
        <w:t>Image memory</w:t>
      </w:r>
    </w:p>
    <w:p w14:paraId="3AD841F9" w14:textId="77777777" w:rsidR="008A5E4E" w:rsidRDefault="0065745B">
      <w:pPr>
        <w:pStyle w:val="p1"/>
      </w:pPr>
      <w:r>
        <w:t>Image memory is a special kind of memory access that can make use of dedicated hardware often provided for graphics. Only programmers seeking extreme performance need to understand image memory.</w:t>
      </w:r>
    </w:p>
    <w:p w14:paraId="1567B072" w14:textId="77777777" w:rsidR="008A5E4E" w:rsidRDefault="0065745B">
      <w:pPr>
        <w:pStyle w:val="p1"/>
        <w:spacing w:after="320"/>
      </w:pPr>
      <w:r>
        <w:t xml:space="preserve">For more information, see </w:t>
      </w:r>
      <w:r>
        <w:rPr>
          <w:rStyle w:val="xref1"/>
        </w:rPr>
        <w:t>Chapter 7. Image Operations (</w:t>
      </w:r>
      <w:r w:rsidR="009A76EE" w:rsidRPr="008A5E4E">
        <w:fldChar w:fldCharType="begin"/>
      </w:r>
      <w:r w:rsidR="008A5E4E">
        <w:instrText xml:space="preserve"> PAGEREF _Ref1790096365 \p \h  \* MERGEFORMAT </w:instrText>
      </w:r>
      <w:r w:rsidR="009A76EE" w:rsidRPr="008A5E4E">
        <w:fldChar w:fldCharType="separate"/>
      </w:r>
      <w:r w:rsidR="00533AF0" w:rsidRPr="00533AF0">
        <w:rPr>
          <w:rStyle w:val="xref1"/>
          <w:noProof/>
        </w:rPr>
        <w:t>on</w:t>
      </w:r>
      <w:r w:rsidR="00533AF0">
        <w:rPr>
          <w:noProof/>
        </w:rPr>
        <w:t xml:space="preserve"> page 191</w:t>
      </w:r>
      <w:r w:rsidR="009A76EE" w:rsidRPr="008A5E4E">
        <w:rPr>
          <w:rStyle w:val="xref1"/>
        </w:rPr>
        <w:fldChar w:fldCharType="end"/>
      </w:r>
      <w:r>
        <w:rPr>
          <w:rStyle w:val="xref1"/>
        </w:rPr>
        <w:t>)</w:t>
      </w:r>
      <w:r>
        <w:t>.</w:t>
      </w:r>
    </w:p>
    <w:p w14:paraId="45E8C7BA" w14:textId="77777777" w:rsidR="008A5E4E" w:rsidRDefault="0065745B">
      <w:pPr>
        <w:pStyle w:val="p"/>
      </w:pPr>
      <w:r>
        <w:t>All HSAIL implementations support all three types of memory.</w:t>
      </w:r>
    </w:p>
    <w:p w14:paraId="0E42FAE6" w14:textId="77777777" w:rsidR="008A5E4E" w:rsidRDefault="0065745B">
      <w:pPr>
        <w:pStyle w:val="h2"/>
      </w:pPr>
      <w:bookmarkStart w:id="153" w:name="_Toc396034119"/>
      <w:r>
        <w:t xml:space="preserve">2.8 </w:t>
      </w:r>
      <w:bookmarkStart w:id="154" w:name="_Ref-1602345248"/>
      <w:bookmarkStart w:id="155" w:name="_Ref1928489301"/>
      <w:r>
        <w:t>Segments</w:t>
      </w:r>
      <w:bookmarkEnd w:id="153"/>
      <w:bookmarkEnd w:id="154"/>
      <w:bookmarkEnd w:id="155"/>
    </w:p>
    <w:p w14:paraId="3A9FF23E" w14:textId="77777777" w:rsidR="008A5E4E" w:rsidRDefault="0065745B">
      <w:pPr>
        <w:pStyle w:val="p"/>
      </w:pPr>
      <w:r>
        <w:t xml:space="preserve"> Flat memory is divided into segments based on:</w:t>
      </w:r>
    </w:p>
    <w:p w14:paraId="251D0034" w14:textId="77777777" w:rsidR="008A5E4E" w:rsidRDefault="0065745B">
      <w:pPr>
        <w:pStyle w:val="li"/>
        <w:numPr>
          <w:ilvl w:val="0"/>
          <w:numId w:val="22"/>
        </w:numPr>
        <w:spacing w:before="320"/>
        <w:ind w:left="600"/>
      </w:pPr>
      <w:r>
        <w:t>The way data can be shared</w:t>
      </w:r>
    </w:p>
    <w:p w14:paraId="649D8FE6" w14:textId="77777777" w:rsidR="008A5E4E" w:rsidRDefault="0065745B">
      <w:pPr>
        <w:pStyle w:val="li"/>
        <w:numPr>
          <w:ilvl w:val="0"/>
          <w:numId w:val="22"/>
        </w:numPr>
        <w:spacing w:after="320"/>
        <w:ind w:left="600"/>
      </w:pPr>
      <w:r>
        <w:t>The intended usage</w:t>
      </w:r>
    </w:p>
    <w:p w14:paraId="0BA64F90" w14:textId="4568D965" w:rsidR="008A5E4E" w:rsidRDefault="0065745B">
      <w:pPr>
        <w:pStyle w:val="p"/>
      </w:pPr>
      <w:r>
        <w:t xml:space="preserve">A </w:t>
      </w:r>
      <w:r>
        <w:rPr>
          <w:rStyle w:val="spanBookTitle"/>
        </w:rPr>
        <w:t>segment</w:t>
      </w:r>
      <w:r>
        <w:t xml:space="preserve"> is a block of memory. The characteristics of a segment space include its size, addressability, access speed, access rights, and level of sharing between both work-items executed by </w:t>
      </w:r>
      <w:r w:rsidR="0023395C">
        <w:t>kernel agent</w:t>
      </w:r>
      <w:r>
        <w:t xml:space="preserve">s and threads executed by other agents. </w:t>
      </w:r>
    </w:p>
    <w:p w14:paraId="0646F519" w14:textId="77777777" w:rsidR="008A5E4E" w:rsidRDefault="0065745B">
      <w:pPr>
        <w:pStyle w:val="p"/>
      </w:pPr>
      <w:r>
        <w:t>The segment determines the part of memory that will hold the object, how long the storage allocation exists, and the properties of the memory. The finalizer uses the segment to determine the intended usage of the memory.</w:t>
      </w:r>
    </w:p>
    <w:p w14:paraId="6B3572E2" w14:textId="77777777" w:rsidR="008A5E4E" w:rsidRDefault="0065745B">
      <w:pPr>
        <w:pStyle w:val="p"/>
      </w:pPr>
      <w:r>
        <w:t>No access protection between segments is provided. That is, the behavior is undefined when memory operations generate addresses that are outside the bounds of a segment.</w:t>
      </w:r>
    </w:p>
    <w:p w14:paraId="7C8527C8" w14:textId="77777777" w:rsidR="008A5E4E" w:rsidRDefault="0065745B">
      <w:pPr>
        <w:pStyle w:val="p"/>
      </w:pPr>
      <w:r>
        <w:t xml:space="preserve">No isolation guarantee between segments is provided. See </w:t>
      </w:r>
      <w:r>
        <w:rPr>
          <w:rStyle w:val="xref1"/>
        </w:rPr>
        <w:t>2.8.5. Memory Segment Isolation (</w:t>
      </w:r>
      <w:r w:rsidR="009A76EE" w:rsidRPr="008A5E4E">
        <w:fldChar w:fldCharType="begin"/>
      </w:r>
      <w:r w:rsidR="008A5E4E">
        <w:instrText xml:space="preserve"> PAGEREF _Ref300596714 \p \h  \* MERGEFORMAT </w:instrText>
      </w:r>
      <w:r w:rsidR="009A76EE" w:rsidRPr="008A5E4E">
        <w:fldChar w:fldCharType="separate"/>
      </w:r>
      <w:r w:rsidR="00533AF0" w:rsidRPr="00533AF0">
        <w:rPr>
          <w:rStyle w:val="xref1"/>
          <w:noProof/>
        </w:rPr>
        <w:t>on</w:t>
      </w:r>
      <w:r w:rsidR="00533AF0">
        <w:rPr>
          <w:noProof/>
        </w:rPr>
        <w:t xml:space="preserve"> page 22</w:t>
      </w:r>
      <w:r w:rsidR="009A76EE" w:rsidRPr="008A5E4E">
        <w:rPr>
          <w:rStyle w:val="xref1"/>
        </w:rPr>
        <w:fldChar w:fldCharType="end"/>
      </w:r>
      <w:r>
        <w:rPr>
          <w:rStyle w:val="xref1"/>
        </w:rPr>
        <w:t>)</w:t>
      </w:r>
      <w:r>
        <w:t>.</w:t>
      </w:r>
    </w:p>
    <w:p w14:paraId="1B542236" w14:textId="77777777" w:rsidR="008A5E4E" w:rsidRDefault="0065745B">
      <w:pPr>
        <w:pStyle w:val="h3"/>
      </w:pPr>
      <w:bookmarkStart w:id="156" w:name="_Toc396034120"/>
      <w:r>
        <w:t xml:space="preserve">2.8.1 </w:t>
      </w:r>
      <w:bookmarkStart w:id="157" w:name="_Ref-914710080"/>
      <w:r>
        <w:t>Types of Segments</w:t>
      </w:r>
      <w:bookmarkEnd w:id="156"/>
      <w:bookmarkEnd w:id="157"/>
    </w:p>
    <w:p w14:paraId="05B14385" w14:textId="77777777" w:rsidR="008A5E4E" w:rsidRDefault="0065745B">
      <w:pPr>
        <w:pStyle w:val="pNoPageBreakAfter"/>
      </w:pPr>
      <w:r>
        <w:t xml:space="preserve"> There are seven types of segments:</w:t>
      </w:r>
    </w:p>
    <w:p w14:paraId="7C77E6E2" w14:textId="77777777" w:rsidR="008A5E4E" w:rsidRDefault="0065745B">
      <w:pPr>
        <w:pStyle w:val="li"/>
        <w:numPr>
          <w:ilvl w:val="0"/>
          <w:numId w:val="23"/>
        </w:numPr>
        <w:spacing w:before="320"/>
        <w:ind w:left="600"/>
      </w:pPr>
      <w:r>
        <w:t>Global</w:t>
      </w:r>
    </w:p>
    <w:p w14:paraId="1EE15454" w14:textId="77777777" w:rsidR="008A5E4E" w:rsidRDefault="0065745B">
      <w:pPr>
        <w:pStyle w:val="p1"/>
      </w:pPr>
      <w:r>
        <w:t xml:space="preserve">The </w:t>
      </w:r>
      <w:r>
        <w:rPr>
          <w:rStyle w:val="spanBookTitle"/>
        </w:rPr>
        <w:t>global segment</w:t>
      </w:r>
      <w:r>
        <w:t xml:space="preserve"> can be used to hold variables that are shared by all agents.</w:t>
      </w:r>
    </w:p>
    <w:p w14:paraId="456CE778" w14:textId="77777777" w:rsidR="008A5E4E" w:rsidRDefault="0065745B">
      <w:pPr>
        <w:pStyle w:val="p1"/>
      </w:pPr>
      <w:r>
        <w:t xml:space="preserve">Global segment variables can either have program or agent allocation. See the </w:t>
      </w:r>
      <w:r>
        <w:rPr>
          <w:rStyle w:val="code1"/>
        </w:rPr>
        <w:t>alloc</w:t>
      </w:r>
      <w:r>
        <w:t xml:space="preserve"> qualifier description in </w:t>
      </w:r>
      <w:r>
        <w:rPr>
          <w:rStyle w:val="xref1"/>
        </w:rPr>
        <w:t>4.3.10. Declaration and Definition Qualifiers (</w:t>
      </w:r>
      <w:r w:rsidR="009A76EE" w:rsidRPr="008A5E4E">
        <w:fldChar w:fldCharType="begin"/>
      </w:r>
      <w:r w:rsidR="008A5E4E">
        <w:instrText xml:space="preserve"> PAGEREF _Ref-58043071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7DF8AEF9" w14:textId="6BA26FE9" w:rsidR="008A5E4E" w:rsidRDefault="0065745B">
      <w:pPr>
        <w:pStyle w:val="li1"/>
        <w:numPr>
          <w:ilvl w:val="1"/>
          <w:numId w:val="24"/>
        </w:numPr>
        <w:ind w:left="1200"/>
      </w:pPr>
      <w:r>
        <w:t>Global memory variables with program allocation ha</w:t>
      </w:r>
      <w:r w:rsidR="001C6A04">
        <w:t>ve</w:t>
      </w:r>
      <w:r>
        <w:t xml:space="preserve"> a single allocation for the variable which is visible to all agents, including all </w:t>
      </w:r>
      <w:r w:rsidR="0023395C">
        <w:t>kernel agent</w:t>
      </w:r>
      <w:r>
        <w:t xml:space="preserve">s executing an application. The address of the variable allocation in global memory can be read and written by any agent, including any work-item of any kernel dispatch executed by any </w:t>
      </w:r>
      <w:r w:rsidR="0023395C">
        <w:t>kernel agent</w:t>
      </w:r>
      <w:r>
        <w:t>.</w:t>
      </w:r>
    </w:p>
    <w:p w14:paraId="485D7221" w14:textId="1B314F00" w:rsidR="008A5E4E" w:rsidRDefault="0065745B">
      <w:pPr>
        <w:pStyle w:val="li1"/>
        <w:numPr>
          <w:ilvl w:val="1"/>
          <w:numId w:val="24"/>
        </w:numPr>
        <w:ind w:left="1200"/>
      </w:pPr>
      <w:r>
        <w:lastRenderedPageBreak/>
        <w:t xml:space="preserve">Global memory variables with agent allocation have multiple allocations, one for each </w:t>
      </w:r>
      <w:r w:rsidR="0023395C">
        <w:t>kernel agent</w:t>
      </w:r>
      <w:r>
        <w:t xml:space="preserve"> </w:t>
      </w:r>
      <w:r w:rsidR="00E9238A">
        <w:t>on which code is loaded that accesses the variable</w:t>
      </w:r>
      <w:r>
        <w:t xml:space="preserve">. Each allocation has a distinct global segment address and is only visible to the associated </w:t>
      </w:r>
      <w:r w:rsidR="0023395C">
        <w:t>kernel agent</w:t>
      </w:r>
      <w:r>
        <w:t xml:space="preserve">. The address of each variable allocation in global memory can only be read and written by work-items of any kernel dispatch executed by the associated </w:t>
      </w:r>
      <w:r w:rsidR="0023395C">
        <w:t>kernel agent</w:t>
      </w:r>
      <w:r>
        <w:t xml:space="preserve">. In addition, the host CPU agent can access all allocations by using the HSA runtime and specifying the </w:t>
      </w:r>
      <w:r w:rsidR="0023395C">
        <w:t>kernel agent</w:t>
      </w:r>
      <w:r>
        <w:t>.</w:t>
      </w:r>
    </w:p>
    <w:p w14:paraId="43F03694" w14:textId="61FB4A31" w:rsidR="008A5E4E" w:rsidRDefault="0065745B">
      <w:pPr>
        <w:pStyle w:val="p1"/>
      </w:pPr>
      <w:r>
        <w:t xml:space="preserve">The visibility of global memory is further constrained by the memory model (see </w:t>
      </w:r>
      <w:r>
        <w:rPr>
          <w:rStyle w:val="xref1"/>
        </w:rPr>
        <w:t>6.2. Memory Model (</w:t>
      </w:r>
      <w:r w:rsidR="009A76EE" w:rsidRPr="008A5E4E">
        <w:fldChar w:fldCharType="begin"/>
      </w:r>
      <w:r w:rsidR="008A5E4E">
        <w:instrText xml:space="preserve"> PAGEREF _Ref677832502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 xml:space="preserve">). For a description of the visibility of variable initializers, see </w:t>
      </w:r>
      <w:r>
        <w:rPr>
          <w:rStyle w:val="xref1"/>
        </w:rPr>
        <w:t xml:space="preserve">4.10. </w:t>
      </w:r>
      <w:r w:rsidR="0069042B">
        <w:rPr>
          <w:rStyle w:val="xref1"/>
        </w:rPr>
        <w:t xml:space="preserve">Variable </w:t>
      </w:r>
      <w:r>
        <w:rPr>
          <w:rStyle w:val="xref1"/>
        </w:rPr>
        <w:t>Initializers (</w:t>
      </w:r>
      <w:r w:rsidR="009A76EE" w:rsidRPr="008A5E4E">
        <w:fldChar w:fldCharType="begin"/>
      </w:r>
      <w:r w:rsidR="008A5E4E">
        <w:instrText xml:space="preserve"> PAGEREF _Ref-927866903 \p \h  \* MERGEFORMAT </w:instrText>
      </w:r>
      <w:r w:rsidR="009A76EE" w:rsidRPr="008A5E4E">
        <w:fldChar w:fldCharType="separate"/>
      </w:r>
      <w:r w:rsidR="00533AF0" w:rsidRPr="00533AF0">
        <w:rPr>
          <w:rStyle w:val="xref1"/>
          <w:noProof/>
        </w:rPr>
        <w:t>on</w:t>
      </w:r>
      <w:r w:rsidR="00533AF0">
        <w:rPr>
          <w:noProof/>
        </w:rPr>
        <w:t xml:space="preserve"> page 74</w:t>
      </w:r>
      <w:r w:rsidR="009A76EE" w:rsidRPr="008A5E4E">
        <w:rPr>
          <w:rStyle w:val="xref1"/>
        </w:rPr>
        <w:fldChar w:fldCharType="end"/>
      </w:r>
      <w:r>
        <w:rPr>
          <w:rStyle w:val="xref1"/>
        </w:rPr>
        <w:t>)</w:t>
      </w:r>
      <w:r>
        <w:t>.</w:t>
      </w:r>
    </w:p>
    <w:p w14:paraId="716A9664" w14:textId="77777777" w:rsidR="008A5E4E" w:rsidRDefault="0065745B">
      <w:pPr>
        <w:pStyle w:val="p1"/>
      </w:pPr>
      <w:r>
        <w:t>All global memory is persistent across the application execution.</w:t>
      </w:r>
    </w:p>
    <w:p w14:paraId="2118773C" w14:textId="77777777" w:rsidR="008A5E4E" w:rsidRDefault="0065745B">
      <w:pPr>
        <w:pStyle w:val="p1"/>
      </w:pPr>
      <w:r>
        <w:t>Global memory can be set before the execution of a kernel dispatch, either explicitly by HSAIL variable definition initializers, by the HSA runtime variable definition API, by the execution of other kernel dispatches, by the application executing on a host CPU agent, or by other agents.</w:t>
      </w:r>
    </w:p>
    <w:p w14:paraId="42A30AD8" w14:textId="77777777" w:rsidR="008A5E4E" w:rsidRDefault="0065745B">
      <w:pPr>
        <w:pStyle w:val="p1"/>
      </w:pPr>
      <w:r>
        <w:t xml:space="preserve">Global segment variables can be marked </w:t>
      </w:r>
      <w:r>
        <w:rPr>
          <w:rStyle w:val="code1"/>
        </w:rPr>
        <w:t>const</w:t>
      </w:r>
      <w:r>
        <w:t xml:space="preserve"> in which case their value must not be changed for their storage duration after they have been allocated and initialized. A </w:t>
      </w:r>
      <w:r>
        <w:rPr>
          <w:rStyle w:val="code1"/>
        </w:rPr>
        <w:t>const</w:t>
      </w:r>
      <w:r>
        <w:t xml:space="preserve"> variable HSAIL definition must have an initializer. A non-</w:t>
      </w:r>
      <w:r>
        <w:rPr>
          <w:rStyle w:val="code1"/>
        </w:rPr>
        <w:t>const</w:t>
      </w:r>
      <w:r>
        <w:t xml:space="preserve"> HSAIL variable definition can optionally have an initializer. See </w:t>
      </w:r>
      <w:r>
        <w:rPr>
          <w:rStyle w:val="xref1"/>
        </w:rPr>
        <w:t>4.3.10. Declaration and Definition Qualifiers (</w:t>
      </w:r>
      <w:r w:rsidR="009A76EE" w:rsidRPr="008A5E4E">
        <w:fldChar w:fldCharType="begin"/>
      </w:r>
      <w:r w:rsidR="008A5E4E">
        <w:instrText xml:space="preserve"> PAGEREF _Ref-58043071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03E3D657" w14:textId="4DB0723D" w:rsidR="008A5E4E" w:rsidRDefault="0065745B">
      <w:pPr>
        <w:pStyle w:val="p1"/>
      </w:pPr>
      <w:r>
        <w:t xml:space="preserve"> Standard page protections (for example, read-only, read-write, and protected) apply to global memory. See the </w:t>
      </w:r>
      <w:r>
        <w:rPr>
          <w:rStyle w:val="spanBookTitle"/>
        </w:rPr>
        <w:t>HSA Platform System Architecture Specification</w:t>
      </w:r>
      <w:r w:rsidR="00017A2F">
        <w:rPr>
          <w:rStyle w:val="spanBookTitle"/>
        </w:rPr>
        <w:t xml:space="preserve"> Version 1.0</w:t>
      </w:r>
      <w:r>
        <w:t xml:space="preserve"> </w:t>
      </w:r>
      <w:r w:rsidR="00017A2F">
        <w:t xml:space="preserve">section </w:t>
      </w:r>
      <w:r w:rsidR="00017A2F">
        <w:rPr>
          <w:i/>
        </w:rPr>
        <w:t>2.1 Requirement: Shared Virtual Memory</w:t>
      </w:r>
      <w:r>
        <w:t>.</w:t>
      </w:r>
    </w:p>
    <w:p w14:paraId="56A28139" w14:textId="77777777" w:rsidR="008A5E4E" w:rsidRDefault="0065745B">
      <w:pPr>
        <w:pStyle w:val="p1"/>
      </w:pPr>
      <w:r>
        <w:t>Global memory can be accessed using a flat address that is not in the range reserved for the group or private memory.</w:t>
      </w:r>
    </w:p>
    <w:p w14:paraId="33445BB2" w14:textId="77777777" w:rsidR="008A5E4E" w:rsidRDefault="0065745B">
      <w:pPr>
        <w:pStyle w:val="li"/>
        <w:numPr>
          <w:ilvl w:val="0"/>
          <w:numId w:val="23"/>
        </w:numPr>
        <w:ind w:left="600"/>
      </w:pPr>
      <w:r>
        <w:t>Group</w:t>
      </w:r>
    </w:p>
    <w:p w14:paraId="607E9C65" w14:textId="77777777" w:rsidR="008A5E4E" w:rsidRDefault="0065745B">
      <w:pPr>
        <w:pStyle w:val="p1"/>
      </w:pPr>
      <w:r>
        <w:t xml:space="preserve">The </w:t>
      </w:r>
      <w:r>
        <w:rPr>
          <w:rStyle w:val="spanBookTitle"/>
        </w:rPr>
        <w:t>group segment</w:t>
      </w:r>
      <w:r>
        <w:t xml:space="preserve"> is used to hold variables that are shared by the work-items of a work-group. </w:t>
      </w:r>
    </w:p>
    <w:p w14:paraId="7442BBA2" w14:textId="77777777" w:rsidR="008A5E4E" w:rsidRDefault="0065745B">
      <w:pPr>
        <w:pStyle w:val="p1"/>
      </w:pPr>
      <w:r>
        <w:t xml:space="preserve">Group memory is visible to the work-items of a single work-group of a kernel dispatch. An address of a variable in group memory can be read and written by any work-item in the work-group with which it is associated, but not by work-items in other work-groups or by other agents. Visibility of group memory is further constrained by the memory model. See </w:t>
      </w:r>
      <w:r>
        <w:rPr>
          <w:rStyle w:val="xref1"/>
        </w:rPr>
        <w:t>6.2. Memory Model (</w:t>
      </w:r>
      <w:r w:rsidR="009A76EE" w:rsidRPr="008A5E4E">
        <w:fldChar w:fldCharType="begin"/>
      </w:r>
      <w:r w:rsidR="008A5E4E">
        <w:instrText xml:space="preserve"> PAGEREF _Ref677832502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3F253A1A" w14:textId="77777777" w:rsidR="008A5E4E" w:rsidRDefault="0065745B">
      <w:pPr>
        <w:pStyle w:val="p1"/>
      </w:pPr>
      <w:r>
        <w:t xml:space="preserve">Group memory is persistent across the execution of the work-items in the work-group of the kernel dispatch with which it is associated. </w:t>
      </w:r>
    </w:p>
    <w:p w14:paraId="1232C1DA" w14:textId="77777777" w:rsidR="008A5E4E" w:rsidRDefault="0065745B">
      <w:pPr>
        <w:pStyle w:val="p1"/>
      </w:pPr>
      <w:r>
        <w:t>Group memory is uninitialized when the work-group starts execution.</w:t>
      </w:r>
    </w:p>
    <w:p w14:paraId="404389D5" w14:textId="046BCC5F" w:rsidR="008A5E4E" w:rsidRDefault="0065745B">
      <w:pPr>
        <w:pStyle w:val="p1"/>
      </w:pPr>
      <w:r>
        <w:t>One specific implementation</w:t>
      </w:r>
      <w:r w:rsidR="00D84E15">
        <w:t xml:space="preserve"> </w:t>
      </w:r>
      <w:r>
        <w:t xml:space="preserve">defined range of flat addresses is reserved for group memory. See </w:t>
      </w:r>
      <w:r>
        <w:rPr>
          <w:rStyle w:val="xref1"/>
        </w:rPr>
        <w:t>2.8.3. Addressing for Segments (</w:t>
      </w:r>
      <w:r w:rsidR="009A76EE" w:rsidRPr="008A5E4E">
        <w:fldChar w:fldCharType="begin"/>
      </w:r>
      <w:r w:rsidR="008A5E4E">
        <w:instrText xml:space="preserve"> PAGEREF _Ref-1518501605 \p \h  \* MERGEFORMAT </w:instrText>
      </w:r>
      <w:r w:rsidR="009A76EE" w:rsidRPr="008A5E4E">
        <w:fldChar w:fldCharType="separate"/>
      </w:r>
      <w:r w:rsidR="00533AF0" w:rsidRPr="00533AF0">
        <w:rPr>
          <w:rStyle w:val="xref1"/>
          <w:noProof/>
        </w:rPr>
        <w:t>on</w:t>
      </w:r>
      <w:r w:rsidR="00533AF0">
        <w:rPr>
          <w:noProof/>
        </w:rPr>
        <w:t xml:space="preserve"> page 19</w:t>
      </w:r>
      <w:r w:rsidR="009A76EE" w:rsidRPr="008A5E4E">
        <w:rPr>
          <w:rStyle w:val="xref1"/>
        </w:rPr>
        <w:fldChar w:fldCharType="end"/>
      </w:r>
      <w:r>
        <w:rPr>
          <w:rStyle w:val="xref1"/>
        </w:rPr>
        <w:t>)</w:t>
      </w:r>
      <w:r>
        <w:t>.</w:t>
      </w:r>
    </w:p>
    <w:p w14:paraId="7A0B8EB6" w14:textId="77777777" w:rsidR="008A5E4E" w:rsidRDefault="0065745B">
      <w:pPr>
        <w:pStyle w:val="li"/>
        <w:numPr>
          <w:ilvl w:val="0"/>
          <w:numId w:val="23"/>
        </w:numPr>
        <w:ind w:left="600"/>
      </w:pPr>
      <w:r>
        <w:t>Private</w:t>
      </w:r>
    </w:p>
    <w:p w14:paraId="286ED042" w14:textId="77777777" w:rsidR="008A5E4E" w:rsidRDefault="0065745B">
      <w:pPr>
        <w:pStyle w:val="p1"/>
      </w:pPr>
      <w:r>
        <w:t xml:space="preserve">The </w:t>
      </w:r>
      <w:r>
        <w:rPr>
          <w:rStyle w:val="spanBookTitle"/>
        </w:rPr>
        <w:t>private segment</w:t>
      </w:r>
      <w:r>
        <w:t xml:space="preserve"> can be used to hold variables that are local to a single work-item. </w:t>
      </w:r>
    </w:p>
    <w:p w14:paraId="3E383C6F" w14:textId="77777777" w:rsidR="008A5E4E" w:rsidRDefault="0065745B">
      <w:pPr>
        <w:pStyle w:val="p1"/>
      </w:pPr>
      <w:r>
        <w:lastRenderedPageBreak/>
        <w:t xml:space="preserve"> Private memory is visible only to a single work-item of a kernel dispatch. An address of a variable in private memory can be read and written only by the work-item with which it is associated, but not by any other work-items or other agents. </w:t>
      </w:r>
    </w:p>
    <w:p w14:paraId="0E733A9B" w14:textId="77777777" w:rsidR="008A5E4E" w:rsidRDefault="0065745B">
      <w:pPr>
        <w:pStyle w:val="p1"/>
      </w:pPr>
      <w:r>
        <w:t xml:space="preserve"> Private memory is persistent across the execution of the work-item with which it is associated.</w:t>
      </w:r>
    </w:p>
    <w:p w14:paraId="759BFC56" w14:textId="77777777" w:rsidR="008A5E4E" w:rsidRDefault="0065745B">
      <w:pPr>
        <w:pStyle w:val="p1"/>
      </w:pPr>
      <w:r>
        <w:t xml:space="preserve">Private memory is uninitialized when the work-item starts. </w:t>
      </w:r>
    </w:p>
    <w:p w14:paraId="7C2C59A3" w14:textId="368C0758" w:rsidR="008A5E4E" w:rsidRDefault="0065745B">
      <w:pPr>
        <w:pStyle w:val="p1"/>
      </w:pPr>
      <w:r>
        <w:t>One specific implementation</w:t>
      </w:r>
      <w:r w:rsidR="00D84E15">
        <w:t xml:space="preserve"> </w:t>
      </w:r>
      <w:r>
        <w:t xml:space="preserve">defined range of flat addresses is reserved for private memory. See </w:t>
      </w:r>
      <w:r>
        <w:rPr>
          <w:rStyle w:val="xref1"/>
        </w:rPr>
        <w:t>2.8.3. Addressing for Segments (</w:t>
      </w:r>
      <w:r w:rsidR="009A76EE" w:rsidRPr="008A5E4E">
        <w:fldChar w:fldCharType="begin"/>
      </w:r>
      <w:r w:rsidR="008A5E4E">
        <w:instrText xml:space="preserve"> PAGEREF _Ref-1518501605 \p \h  \* MERGEFORMAT </w:instrText>
      </w:r>
      <w:r w:rsidR="009A76EE" w:rsidRPr="008A5E4E">
        <w:fldChar w:fldCharType="separate"/>
      </w:r>
      <w:r w:rsidR="00533AF0" w:rsidRPr="00533AF0">
        <w:rPr>
          <w:rStyle w:val="xref1"/>
          <w:noProof/>
        </w:rPr>
        <w:t>on</w:t>
      </w:r>
      <w:r w:rsidR="00533AF0">
        <w:rPr>
          <w:noProof/>
        </w:rPr>
        <w:t xml:space="preserve"> page 19</w:t>
      </w:r>
      <w:r w:rsidR="009A76EE" w:rsidRPr="008A5E4E">
        <w:rPr>
          <w:rStyle w:val="xref1"/>
        </w:rPr>
        <w:fldChar w:fldCharType="end"/>
      </w:r>
      <w:r>
        <w:rPr>
          <w:rStyle w:val="xref1"/>
        </w:rPr>
        <w:t>)</w:t>
      </w:r>
      <w:r>
        <w:t>.</w:t>
      </w:r>
    </w:p>
    <w:p w14:paraId="4C77BFB8" w14:textId="77777777" w:rsidR="008A5E4E" w:rsidRDefault="0065745B">
      <w:pPr>
        <w:pStyle w:val="li"/>
        <w:numPr>
          <w:ilvl w:val="0"/>
          <w:numId w:val="23"/>
        </w:numPr>
        <w:ind w:left="600"/>
      </w:pPr>
      <w:r>
        <w:t>Kernarg</w:t>
      </w:r>
    </w:p>
    <w:p w14:paraId="2902D946" w14:textId="77777777" w:rsidR="008A5E4E" w:rsidRDefault="0065745B">
      <w:pPr>
        <w:pStyle w:val="p1"/>
      </w:pPr>
      <w:r>
        <w:t xml:space="preserve">Read-only memory is used to pass arguments into a kernel. </w:t>
      </w:r>
    </w:p>
    <w:p w14:paraId="6D562DB1" w14:textId="77777777" w:rsidR="008A5E4E" w:rsidRDefault="0065745B">
      <w:pPr>
        <w:pStyle w:val="p1"/>
      </w:pPr>
      <w:r>
        <w:t>Kernarg memory is visible to all work-items of the kernel dispatch with which it is associated. An address of a variable in kernarg memory can be read by any work-item in the kernel dispatch with which it is associated, but not by work-items in other kernel dispatches. Other agents must not modify the kernarg memory while the kernel dispatch it is associated with is executing.</w:t>
      </w:r>
    </w:p>
    <w:p w14:paraId="1E23C249" w14:textId="77777777" w:rsidR="008A5E4E" w:rsidRDefault="0065745B">
      <w:pPr>
        <w:pStyle w:val="p1"/>
      </w:pPr>
      <w:r>
        <w:t xml:space="preserve">Kernarg memory is persistent across the execution of the kernel dispatch with which it is associated. </w:t>
      </w:r>
    </w:p>
    <w:p w14:paraId="5CE11C0C" w14:textId="77777777" w:rsidR="008A5E4E" w:rsidRDefault="0065745B">
      <w:pPr>
        <w:pStyle w:val="p1"/>
      </w:pPr>
      <w:r>
        <w:t xml:space="preserve">Kernarg memory is initialized to the values specified by the agent that dispatches the kernel. </w:t>
      </w:r>
    </w:p>
    <w:p w14:paraId="42FDD4AC" w14:textId="77777777" w:rsidR="008A5E4E" w:rsidRDefault="0065745B">
      <w:pPr>
        <w:pStyle w:val="p1"/>
      </w:pPr>
      <w:r>
        <w:t>Kernarg memory cannot be accessed using a flat address.</w:t>
      </w:r>
    </w:p>
    <w:p w14:paraId="1ED49BEF" w14:textId="77777777" w:rsidR="008A5E4E" w:rsidRDefault="0065745B">
      <w:pPr>
        <w:pStyle w:val="li"/>
        <w:numPr>
          <w:ilvl w:val="0"/>
          <w:numId w:val="23"/>
        </w:numPr>
        <w:ind w:left="600"/>
      </w:pPr>
      <w:r>
        <w:t>Readonly</w:t>
      </w:r>
    </w:p>
    <w:p w14:paraId="5D6EE44F" w14:textId="77777777" w:rsidR="008A5E4E" w:rsidRDefault="0065745B">
      <w:pPr>
        <w:pStyle w:val="p1"/>
      </w:pPr>
      <w:r>
        <w:t xml:space="preserve">The </w:t>
      </w:r>
      <w:r>
        <w:rPr>
          <w:rStyle w:val="spanBookTitle"/>
        </w:rPr>
        <w:t>readonly segment</w:t>
      </w:r>
      <w:r>
        <w:t xml:space="preserve"> can be used to hold variables that remain constant during the execution of a kernel dispatch. However, the values can be changed from one kernel dispatch execution to another by the host CPU agent using the HSA runtime. Accesses to the readonly segment might perform better than accesses to global memory on some implementations.</w:t>
      </w:r>
    </w:p>
    <w:p w14:paraId="0239854B" w14:textId="051B73B1" w:rsidR="008A5E4E" w:rsidRDefault="0023395C">
      <w:pPr>
        <w:pStyle w:val="p1"/>
      </w:pPr>
      <w:r>
        <w:t>kernel agent</w:t>
      </w:r>
      <w:r w:rsidR="0065745B">
        <w:t xml:space="preserve">s are only permitted to perform read operations on the addresses of variables that reside in readonly memory. </w:t>
      </w:r>
    </w:p>
    <w:p w14:paraId="73BB3282" w14:textId="77777777" w:rsidR="008A5E4E" w:rsidRDefault="0065745B">
      <w:pPr>
        <w:pStyle w:val="p1"/>
      </w:pPr>
      <w:r>
        <w:t>All readonly memory is persistent across the application.</w:t>
      </w:r>
    </w:p>
    <w:p w14:paraId="6F8DA222" w14:textId="1377233C" w:rsidR="008A5E4E" w:rsidRDefault="0065745B">
      <w:pPr>
        <w:pStyle w:val="p1"/>
      </w:pPr>
      <w:r>
        <w:t xml:space="preserve">Readonly segment variables have agent allocation. Each variable has multiple allocations, one for each </w:t>
      </w:r>
      <w:r w:rsidR="0023395C">
        <w:t>kernel agent</w:t>
      </w:r>
      <w:r>
        <w:t xml:space="preserve"> </w:t>
      </w:r>
      <w:r w:rsidR="006E29B4">
        <w:t>on which code is loaded that accesses the variable</w:t>
      </w:r>
      <w:r>
        <w:t xml:space="preserve">, each allocation with a distinct address. Each </w:t>
      </w:r>
      <w:r w:rsidR="0023395C">
        <w:t>kernel agent</w:t>
      </w:r>
      <w:r>
        <w:t xml:space="preserve"> can only access its associated allocation. The host CPU agent can access all allocations by using the HSA runtime and specifying the </w:t>
      </w:r>
      <w:r w:rsidR="0023395C">
        <w:t>kernel agent</w:t>
      </w:r>
      <w:r>
        <w:t xml:space="preserve">. See the </w:t>
      </w:r>
      <w:r>
        <w:rPr>
          <w:rStyle w:val="code1"/>
        </w:rPr>
        <w:t>alloc</w:t>
      </w:r>
      <w:r>
        <w:t xml:space="preserve"> qualifier description in section </w:t>
      </w:r>
      <w:r>
        <w:rPr>
          <w:rStyle w:val="xref1"/>
        </w:rPr>
        <w:t>4.3.10. Declaration and Definition Qualifiers (</w:t>
      </w:r>
      <w:r w:rsidR="009A76EE" w:rsidRPr="008A5E4E">
        <w:fldChar w:fldCharType="begin"/>
      </w:r>
      <w:r w:rsidR="008A5E4E">
        <w:instrText xml:space="preserve"> PAGEREF _Ref-58043071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2791DB54" w14:textId="066C026A" w:rsidR="008A5E4E" w:rsidRDefault="0065745B">
      <w:pPr>
        <w:pStyle w:val="p1"/>
      </w:pPr>
      <w:r>
        <w:t xml:space="preserve">Readonly memory can be set and made visible before the execution of a kernel dispatch, either explicitly by HSAIL variable definition initializers, by the HSA runtime variable definition API, or by the application executing on a host CPU agent using the HSA runtime. However, it is undefined if a readonly variable allocation value for </w:t>
      </w:r>
      <w:r w:rsidR="0023395C">
        <w:t>a kernel agent</w:t>
      </w:r>
      <w:r>
        <w:t xml:space="preserve"> is changed while a kernel dispatch that uses that variable is executing on that </w:t>
      </w:r>
      <w:r w:rsidR="0023395C">
        <w:t>kernel agent</w:t>
      </w:r>
      <w:r>
        <w:t xml:space="preserve">. See </w:t>
      </w:r>
      <w:r>
        <w:rPr>
          <w:rStyle w:val="xref1"/>
        </w:rPr>
        <w:t xml:space="preserve">4.10. </w:t>
      </w:r>
      <w:r w:rsidR="0069042B">
        <w:rPr>
          <w:rStyle w:val="xref1"/>
        </w:rPr>
        <w:t xml:space="preserve">Variable </w:t>
      </w:r>
      <w:r>
        <w:rPr>
          <w:rStyle w:val="xref1"/>
        </w:rPr>
        <w:t>Initializers (</w:t>
      </w:r>
      <w:r w:rsidR="009A76EE" w:rsidRPr="008A5E4E">
        <w:fldChar w:fldCharType="begin"/>
      </w:r>
      <w:r w:rsidR="008A5E4E">
        <w:instrText xml:space="preserve"> PAGEREF _Ref-927866903 \p \h  \* MERGEFORMAT </w:instrText>
      </w:r>
      <w:r w:rsidR="009A76EE" w:rsidRPr="008A5E4E">
        <w:fldChar w:fldCharType="separate"/>
      </w:r>
      <w:r w:rsidR="00533AF0" w:rsidRPr="00533AF0">
        <w:rPr>
          <w:rStyle w:val="xref1"/>
          <w:noProof/>
        </w:rPr>
        <w:t>on</w:t>
      </w:r>
      <w:r w:rsidR="00533AF0">
        <w:rPr>
          <w:noProof/>
        </w:rPr>
        <w:t xml:space="preserve"> page 74</w:t>
      </w:r>
      <w:r w:rsidR="009A76EE" w:rsidRPr="008A5E4E">
        <w:rPr>
          <w:rStyle w:val="xref1"/>
        </w:rPr>
        <w:fldChar w:fldCharType="end"/>
      </w:r>
      <w:r>
        <w:rPr>
          <w:rStyle w:val="xref1"/>
        </w:rPr>
        <w:t>)</w:t>
      </w:r>
      <w:r>
        <w:t>.</w:t>
      </w:r>
    </w:p>
    <w:p w14:paraId="2197EB6D" w14:textId="77777777" w:rsidR="008A5E4E" w:rsidRDefault="0065745B">
      <w:pPr>
        <w:pStyle w:val="p1"/>
      </w:pPr>
      <w:r>
        <w:lastRenderedPageBreak/>
        <w:t xml:space="preserve">Readonly segment variables can be marked </w:t>
      </w:r>
      <w:r>
        <w:rPr>
          <w:rStyle w:val="code1"/>
        </w:rPr>
        <w:t>const</w:t>
      </w:r>
      <w:r>
        <w:t xml:space="preserve"> in which case their value must not be changed for their storage duration after they have been allocated and initialized. A </w:t>
      </w:r>
      <w:r>
        <w:rPr>
          <w:rStyle w:val="code1"/>
        </w:rPr>
        <w:t>const</w:t>
      </w:r>
      <w:r>
        <w:t xml:space="preserve"> variable HSAIL definition must have an initializer. A non-</w:t>
      </w:r>
      <w:r>
        <w:rPr>
          <w:rStyle w:val="code1"/>
        </w:rPr>
        <w:t>const</w:t>
      </w:r>
      <w:r>
        <w:t xml:space="preserve"> HSAIL variable definition can optionally have an initializer. See </w:t>
      </w:r>
      <w:r>
        <w:rPr>
          <w:rStyle w:val="xref1"/>
        </w:rPr>
        <w:t>4.3.10. Declaration and Definition Qualifiers (</w:t>
      </w:r>
      <w:r w:rsidR="009A76EE" w:rsidRPr="008A5E4E">
        <w:fldChar w:fldCharType="begin"/>
      </w:r>
      <w:r w:rsidR="008A5E4E">
        <w:instrText xml:space="preserve"> PAGEREF _Ref-58043071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5C2F7A21" w14:textId="77777777" w:rsidR="008A5E4E" w:rsidRDefault="0065745B">
      <w:pPr>
        <w:pStyle w:val="p1"/>
      </w:pPr>
      <w:r>
        <w:t>Readonly memory cannot be accessed using a flat address.</w:t>
      </w:r>
    </w:p>
    <w:p w14:paraId="246D3369" w14:textId="3502829A" w:rsidR="008A5E4E" w:rsidRDefault="0065745B">
      <w:pPr>
        <w:pStyle w:val="p1"/>
      </w:pPr>
      <w:r>
        <w:t>It is implementation</w:t>
      </w:r>
      <w:r w:rsidR="00D84E15">
        <w:t xml:space="preserve"> </w:t>
      </w:r>
      <w:r>
        <w:t>defined whether read-only memory protections are applied to the readonly segment variables while a kernel dispatch is executing.</w:t>
      </w:r>
    </w:p>
    <w:p w14:paraId="0C59FA72" w14:textId="77777777" w:rsidR="008A5E4E" w:rsidRDefault="0065745B">
      <w:pPr>
        <w:pStyle w:val="li"/>
        <w:numPr>
          <w:ilvl w:val="0"/>
          <w:numId w:val="23"/>
        </w:numPr>
        <w:ind w:left="600"/>
      </w:pPr>
      <w:r>
        <w:t>Spill</w:t>
      </w:r>
    </w:p>
    <w:p w14:paraId="72E99CD6" w14:textId="77777777" w:rsidR="008A5E4E" w:rsidRDefault="0065745B">
      <w:pPr>
        <w:pStyle w:val="p1"/>
      </w:pPr>
      <w:r>
        <w:t xml:space="preserve">HSAIL has a fixed number of registers, and the </w:t>
      </w:r>
      <w:r>
        <w:rPr>
          <w:rStyle w:val="spanBookTitle"/>
        </w:rPr>
        <w:t>spill segment</w:t>
      </w:r>
      <w:r>
        <w:t xml:space="preserve"> can be used to load or store register spills. This also serves as a hint to the finalizer, which might be able to generate better code by promoting spills into available ISA registers.</w:t>
      </w:r>
    </w:p>
    <w:p w14:paraId="0732AB24" w14:textId="77777777" w:rsidR="008A5E4E" w:rsidRDefault="0065745B">
      <w:pPr>
        <w:pStyle w:val="p1"/>
      </w:pPr>
      <w:r>
        <w:t xml:space="preserve">Spill memory is visible only to a single work-item of a kernel dispatch. A spill segment variable can be read and written only by the work-item with which it is associated, but not by any other work-items or other agents. </w:t>
      </w:r>
    </w:p>
    <w:p w14:paraId="3DDC3F0C" w14:textId="77777777" w:rsidR="008A5E4E" w:rsidRDefault="0065745B">
      <w:pPr>
        <w:pStyle w:val="p1"/>
      </w:pPr>
      <w:r>
        <w:t xml:space="preserve">Spill segment variables can only be defined in a kernel or function code block, not outside a kernel or function. The address of a spill segment variable cannot be taken with an </w:t>
      </w:r>
      <w:r>
        <w:rPr>
          <w:rStyle w:val="code1"/>
        </w:rPr>
        <w:t>lda</w:t>
      </w:r>
      <w:r>
        <w:t xml:space="preserve"> operation. These restrictions make it easier for a finalizer to promote spill segment variables to ISA registers.</w:t>
      </w:r>
    </w:p>
    <w:p w14:paraId="456B8753" w14:textId="77777777" w:rsidR="008A5E4E" w:rsidRDefault="0065745B">
      <w:pPr>
        <w:pStyle w:val="p1"/>
      </w:pPr>
      <w:r>
        <w:t>If temporary variables for a single work-item are required that do require their address to be taken, then they can be defined in the private segment. Such variables would not be easy for a finalizer to promote into ISA registers.</w:t>
      </w:r>
    </w:p>
    <w:p w14:paraId="49335E6F" w14:textId="77777777" w:rsidR="008A5E4E" w:rsidRDefault="0065745B">
      <w:pPr>
        <w:pStyle w:val="p1"/>
      </w:pPr>
      <w:r>
        <w:t>Spill memory is persistent across the execution of the work-item with which it is associated.</w:t>
      </w:r>
    </w:p>
    <w:p w14:paraId="52BA95A6" w14:textId="77777777" w:rsidR="008A5E4E" w:rsidRDefault="0065745B">
      <w:pPr>
        <w:pStyle w:val="p1"/>
      </w:pPr>
      <w:r>
        <w:t xml:space="preserve">Spill memory is uninitialized when the work-item starts. </w:t>
      </w:r>
    </w:p>
    <w:p w14:paraId="5B0BEC87" w14:textId="77777777" w:rsidR="008A5E4E" w:rsidRDefault="0065745B">
      <w:pPr>
        <w:pStyle w:val="p1"/>
      </w:pPr>
      <w:r>
        <w:t>Spill memory cannot be accessed using a flat address.</w:t>
      </w:r>
    </w:p>
    <w:p w14:paraId="737DCE1B" w14:textId="77777777" w:rsidR="008A5E4E" w:rsidRDefault="0065745B">
      <w:pPr>
        <w:pStyle w:val="li"/>
        <w:numPr>
          <w:ilvl w:val="0"/>
          <w:numId w:val="23"/>
        </w:numPr>
        <w:ind w:left="600"/>
      </w:pPr>
      <w:r>
        <w:t>Arg</w:t>
      </w:r>
    </w:p>
    <w:p w14:paraId="3C58E48F" w14:textId="77777777" w:rsidR="008A5E4E" w:rsidRDefault="0065745B">
      <w:pPr>
        <w:pStyle w:val="p1"/>
      </w:pPr>
      <w:r>
        <w:t xml:space="preserve">The </w:t>
      </w:r>
      <w:r>
        <w:rPr>
          <w:rStyle w:val="spanBookTitle"/>
        </w:rPr>
        <w:t>arg segment</w:t>
      </w:r>
      <w:r>
        <w:t xml:space="preserve"> is used to pass arguments into and out of functions. </w:t>
      </w:r>
    </w:p>
    <w:p w14:paraId="39451A71" w14:textId="77777777" w:rsidR="008A5E4E" w:rsidRDefault="0065745B">
      <w:pPr>
        <w:pStyle w:val="p1"/>
      </w:pPr>
      <w:r>
        <w:t>Arg memory is visible only to a single work-item of a kernel dispatch while it executes an arg block and the corresponding function call. An arg segment variable defined in an arg block can be accessed only by the work-item with which it is associated, but not by any other work-items or other agents. In an arg block it can be written if it corresponds to a call input actual argument, and read if it corresponds to a call output actual argument; in the called function the input formal arguments can only be read and the called function output formal argument can only be written.</w:t>
      </w:r>
    </w:p>
    <w:p w14:paraId="2B142862" w14:textId="77777777" w:rsidR="008A5E4E" w:rsidRDefault="0065745B">
      <w:pPr>
        <w:pStyle w:val="p1"/>
      </w:pPr>
      <w:r>
        <w:t xml:space="preserve">The address of an arg segment variable cannot be taken with an </w:t>
      </w:r>
      <w:r>
        <w:rPr>
          <w:rStyle w:val="code1"/>
        </w:rPr>
        <w:t>lda</w:t>
      </w:r>
      <w:r>
        <w:t xml:space="preserve"> operation. This makes it easier for a finalizer to allocate arg segment variables to ISA registers.</w:t>
      </w:r>
    </w:p>
    <w:p w14:paraId="3F5E0E72" w14:textId="77777777" w:rsidR="008A5E4E" w:rsidRDefault="0065745B">
      <w:pPr>
        <w:pStyle w:val="p1"/>
      </w:pPr>
      <w:r>
        <w:t>Arg memory is persistent across the execution of an arg block and associated called function of a work-item of a kernel dispatch with which it is associated.</w:t>
      </w:r>
    </w:p>
    <w:p w14:paraId="165CF2E6" w14:textId="77777777" w:rsidR="008A5E4E" w:rsidRDefault="0065745B">
      <w:pPr>
        <w:pStyle w:val="p1"/>
      </w:pPr>
      <w:r>
        <w:t>Arg memory is uninitialized when the work-item starts execution of an arg block.</w:t>
      </w:r>
    </w:p>
    <w:p w14:paraId="06DF1FF9" w14:textId="77777777" w:rsidR="008A5E4E" w:rsidRDefault="0065745B">
      <w:pPr>
        <w:pStyle w:val="p1"/>
      </w:pPr>
      <w:r>
        <w:t>Arg memory cannot be accessed using a flat address.</w:t>
      </w:r>
    </w:p>
    <w:p w14:paraId="38DA52B3" w14:textId="77777777" w:rsidR="008A5E4E" w:rsidRDefault="0065745B">
      <w:pPr>
        <w:pStyle w:val="p1"/>
        <w:spacing w:after="320"/>
      </w:pPr>
      <w:r>
        <w:lastRenderedPageBreak/>
        <w:t xml:space="preserve">For more information, see </w:t>
      </w:r>
      <w:r>
        <w:rPr>
          <w:rStyle w:val="xref1"/>
        </w:rPr>
        <w:t>10.2. Function Call Argument Passing (</w:t>
      </w:r>
      <w:r w:rsidR="009A76EE" w:rsidRPr="008A5E4E">
        <w:fldChar w:fldCharType="begin"/>
      </w:r>
      <w:r w:rsidR="008A5E4E">
        <w:instrText xml:space="preserve"> PAGEREF _Ref849298476 \p \h  \* MERGEFORMAT </w:instrText>
      </w:r>
      <w:r w:rsidR="009A76EE" w:rsidRPr="008A5E4E">
        <w:fldChar w:fldCharType="separate"/>
      </w:r>
      <w:r w:rsidR="00533AF0" w:rsidRPr="00533AF0">
        <w:rPr>
          <w:rStyle w:val="xref1"/>
          <w:noProof/>
        </w:rPr>
        <w:t>on</w:t>
      </w:r>
      <w:r w:rsidR="00533AF0">
        <w:rPr>
          <w:noProof/>
        </w:rPr>
        <w:t xml:space="preserve"> page 246</w:t>
      </w:r>
      <w:r w:rsidR="009A76EE" w:rsidRPr="008A5E4E">
        <w:rPr>
          <w:rStyle w:val="xref1"/>
        </w:rPr>
        <w:fldChar w:fldCharType="end"/>
      </w:r>
      <w:r>
        <w:rPr>
          <w:rStyle w:val="xref1"/>
        </w:rPr>
        <w:t>)</w:t>
      </w:r>
      <w:r>
        <w:t>.</w:t>
      </w:r>
    </w:p>
    <w:p w14:paraId="2AA35C32" w14:textId="77777777" w:rsidR="008A5E4E" w:rsidRDefault="0065745B">
      <w:pPr>
        <w:pStyle w:val="p"/>
      </w:pPr>
      <w:r>
        <w:t>Also see:</w:t>
      </w:r>
    </w:p>
    <w:p w14:paraId="5814A25C" w14:textId="77777777" w:rsidR="008A5E4E" w:rsidRDefault="0065745B">
      <w:pPr>
        <w:pStyle w:val="li"/>
        <w:numPr>
          <w:ilvl w:val="0"/>
          <w:numId w:val="25"/>
        </w:numPr>
        <w:spacing w:before="320"/>
        <w:ind w:left="600"/>
      </w:pPr>
      <w:r>
        <w:rPr>
          <w:rStyle w:val="xref1"/>
        </w:rPr>
        <w:t>4.6.2. Scope (</w:t>
      </w:r>
      <w:r w:rsidR="009A76EE" w:rsidRPr="008A5E4E">
        <w:fldChar w:fldCharType="begin"/>
      </w:r>
      <w:r w:rsidR="008A5E4E">
        <w:instrText xml:space="preserve"> PAGEREF _Ref-126376936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p>
    <w:p w14:paraId="2AA5861B" w14:textId="77777777" w:rsidR="008A5E4E" w:rsidRDefault="0065745B">
      <w:pPr>
        <w:pStyle w:val="li"/>
        <w:numPr>
          <w:ilvl w:val="0"/>
          <w:numId w:val="25"/>
        </w:numPr>
        <w:ind w:left="600"/>
      </w:pPr>
      <w:r>
        <w:rPr>
          <w:rStyle w:val="xref1"/>
        </w:rPr>
        <w:t>4.11. Storage Duration (</w:t>
      </w:r>
      <w:r w:rsidR="009A76EE" w:rsidRPr="008A5E4E">
        <w:fldChar w:fldCharType="begin"/>
      </w:r>
      <w:r w:rsidR="008A5E4E">
        <w:instrText xml:space="preserve"> PAGEREF _Ref1633476501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p>
    <w:p w14:paraId="2B1675C1" w14:textId="77777777" w:rsidR="008A5E4E" w:rsidRDefault="0065745B">
      <w:pPr>
        <w:pStyle w:val="li"/>
        <w:numPr>
          <w:ilvl w:val="0"/>
          <w:numId w:val="25"/>
        </w:numPr>
        <w:spacing w:after="320"/>
        <w:ind w:left="600"/>
      </w:pPr>
      <w:r>
        <w:rPr>
          <w:rStyle w:val="xref1"/>
        </w:rPr>
        <w:t>4.3.10. Declaration and Definition Qualifiers (</w:t>
      </w:r>
      <w:r w:rsidR="009A76EE" w:rsidRPr="008A5E4E">
        <w:fldChar w:fldCharType="begin"/>
      </w:r>
      <w:r w:rsidR="008A5E4E">
        <w:instrText xml:space="preserve"> PAGEREF _Ref-58043071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p>
    <w:p w14:paraId="17B02C95" w14:textId="77777777" w:rsidR="008A5E4E" w:rsidRDefault="0065745B">
      <w:pPr>
        <w:pStyle w:val="h3"/>
      </w:pPr>
      <w:bookmarkStart w:id="158" w:name="_Toc396034121"/>
      <w:r>
        <w:t>2.8.2 Shared Virtual Memory</w:t>
      </w:r>
      <w:bookmarkEnd w:id="158"/>
    </w:p>
    <w:p w14:paraId="5CAAFDD5" w14:textId="77777777" w:rsidR="008A5E4E" w:rsidRDefault="0065745B">
      <w:pPr>
        <w:pStyle w:val="p"/>
      </w:pPr>
      <w:r>
        <w:t xml:space="preserve"> Shared virtual memory is a basis of HSA. It means:</w:t>
      </w:r>
    </w:p>
    <w:p w14:paraId="26D8CCF1" w14:textId="77777777" w:rsidR="008A5E4E" w:rsidRDefault="0065745B">
      <w:pPr>
        <w:pStyle w:val="li"/>
        <w:numPr>
          <w:ilvl w:val="0"/>
          <w:numId w:val="26"/>
        </w:numPr>
        <w:spacing w:before="320"/>
        <w:ind w:left="600"/>
      </w:pPr>
      <w:r>
        <w:t>A single work-item sees a flat address space.</w:t>
      </w:r>
    </w:p>
    <w:p w14:paraId="663AF6FD" w14:textId="77777777" w:rsidR="008A5E4E" w:rsidRDefault="0065745B">
      <w:pPr>
        <w:pStyle w:val="p1"/>
      </w:pPr>
      <w:r>
        <w:t>Within that address space, certain address ranges are group memory, other ranges are private, and so on. Implementations use the address to determine the kind of memory. Consequently, compilers need not generate special forms of loads and stores for each type of memory. Pointers to memory can be freely cast to integer and back without problems.</w:t>
      </w:r>
    </w:p>
    <w:p w14:paraId="7F224603" w14:textId="77777777" w:rsidR="008A5E4E" w:rsidRDefault="0065745B">
      <w:pPr>
        <w:pStyle w:val="li"/>
        <w:numPr>
          <w:ilvl w:val="0"/>
          <w:numId w:val="26"/>
        </w:numPr>
        <w:ind w:left="600"/>
      </w:pPr>
      <w:r>
        <w:t>Non-shared objects are hidden.</w:t>
      </w:r>
    </w:p>
    <w:p w14:paraId="60E4D5D4" w14:textId="77777777" w:rsidR="008A5E4E" w:rsidRDefault="0065745B">
      <w:pPr>
        <w:pStyle w:val="p1"/>
      </w:pPr>
      <w:r>
        <w:t xml:space="preserve">This means that each object is declared to be in one of four sharing levels: shared over all work-items (global), shared over all work-items of a single dispatch (kernarg), shared over the work-group (group), or never shared (private). </w:t>
      </w:r>
    </w:p>
    <w:p w14:paraId="45EBFFDB" w14:textId="77777777" w:rsidR="008A5E4E" w:rsidRDefault="0065745B">
      <w:pPr>
        <w:pStyle w:val="p1"/>
      </w:pPr>
      <w:r>
        <w:t xml:space="preserve">The private segments for each work-item overlay. Overlaying means that reads and writes to address </w:t>
      </w:r>
      <w:r>
        <w:rPr>
          <w:rStyle w:val="i"/>
        </w:rPr>
        <w:t>X</w:t>
      </w:r>
      <w:r>
        <w:t xml:space="preserve"> in work-item 1 access work-item 1's private data, while reads and writes to the same address </w:t>
      </w:r>
      <w:r>
        <w:rPr>
          <w:rStyle w:val="i"/>
        </w:rPr>
        <w:t>X</w:t>
      </w:r>
      <w:r>
        <w:t xml:space="preserve"> in work-item 2 access different storage. Thus, if work-item 1 declares a private variable at address </w:t>
      </w:r>
      <w:r>
        <w:rPr>
          <w:rStyle w:val="i"/>
        </w:rPr>
        <w:t>X</w:t>
      </w:r>
      <w:r>
        <w:t>, then work-item 2 cannot read or write the variable.</w:t>
      </w:r>
    </w:p>
    <w:p w14:paraId="09C3463C" w14:textId="77777777" w:rsidR="008A5E4E" w:rsidRDefault="0065745B">
      <w:pPr>
        <w:pStyle w:val="p1"/>
      </w:pPr>
      <w:r>
        <w:t xml:space="preserve">Similarly, every work-group sees only its own group segment, which is shared by the work-items within the work-group, so no work-group can access the group memory of another work-group. </w:t>
      </w:r>
    </w:p>
    <w:p w14:paraId="236A1ED3" w14:textId="77777777" w:rsidR="008A5E4E" w:rsidRDefault="0065745B">
      <w:pPr>
        <w:pStyle w:val="p1"/>
      </w:pPr>
      <w:r>
        <w:t xml:space="preserve">Likewise, every dispatch sees only its own kernarg segment, which is shared by the work-items within the dispatch grid, so no dispatch can access the kernarg memory of another dispatch. </w:t>
      </w:r>
    </w:p>
    <w:p w14:paraId="392D52E1" w14:textId="77777777" w:rsidR="008A5E4E" w:rsidRDefault="0065745B">
      <w:pPr>
        <w:pStyle w:val="p1"/>
        <w:spacing w:after="320"/>
      </w:pPr>
      <w:r>
        <w:t xml:space="preserve">Every work-item and agent sees the same global memory. </w:t>
      </w:r>
    </w:p>
    <w:p w14:paraId="1AD14D7E" w14:textId="77777777" w:rsidR="008A5E4E" w:rsidRDefault="0065745B">
      <w:pPr>
        <w:pStyle w:val="h3"/>
      </w:pPr>
      <w:bookmarkStart w:id="159" w:name="_Toc396034122"/>
      <w:r>
        <w:t xml:space="preserve">2.8.3 </w:t>
      </w:r>
      <w:bookmarkStart w:id="160" w:name="_Ref-1518501605"/>
      <w:bookmarkStart w:id="161" w:name="_Ref-281916011"/>
      <w:r>
        <w:t>Addressing for Segments</w:t>
      </w:r>
      <w:bookmarkEnd w:id="159"/>
      <w:bookmarkEnd w:id="160"/>
      <w:bookmarkEnd w:id="161"/>
    </w:p>
    <w:p w14:paraId="6A96A6C0" w14:textId="77777777" w:rsidR="008A5E4E" w:rsidRDefault="0065745B">
      <w:pPr>
        <w:pStyle w:val="p"/>
      </w:pPr>
      <w:r>
        <w:t xml:space="preserve">Memory operations can use a flat address or specify the particular segment used. </w:t>
      </w:r>
    </w:p>
    <w:p w14:paraId="3087F4A2" w14:textId="77777777" w:rsidR="008A5E4E" w:rsidRDefault="0065745B">
      <w:pPr>
        <w:pStyle w:val="p"/>
      </w:pPr>
      <w:r>
        <w:t xml:space="preserve">If they use flat addresses, implementations will recognize when an address is within a particular segment. </w:t>
      </w:r>
    </w:p>
    <w:p w14:paraId="6AC0BF5E" w14:textId="77777777" w:rsidR="008A5E4E" w:rsidRDefault="0065745B">
      <w:pPr>
        <w:pStyle w:val="p"/>
      </w:pPr>
      <w:r>
        <w:t>If they specify the particular segment used, the address is relative to the start of the segment.</w:t>
      </w:r>
    </w:p>
    <w:p w14:paraId="393017A2" w14:textId="05077819" w:rsidR="001F766E" w:rsidRDefault="001F766E">
      <w:pPr>
        <w:pStyle w:val="p"/>
      </w:pPr>
      <w:r>
        <w:lastRenderedPageBreak/>
        <w:t>The address of a location in the global segment is the same value as a flat address to the same global segment location. In addition, the same value is used for the null pointer value in both the global segment and in a flat address. Therefore, no conversion is required to or from a flat address that references the global segment and a global segment address.</w:t>
      </w:r>
    </w:p>
    <w:p w14:paraId="7F7A7527" w14:textId="77777777" w:rsidR="008A5E4E" w:rsidRDefault="0065745B">
      <w:pPr>
        <w:pStyle w:val="p"/>
      </w:pPr>
      <w:r>
        <w:t>If an address in group memory for work-group A is stored in global memory and then is accessed by a different work-group B, the results are undefined.</w:t>
      </w:r>
    </w:p>
    <w:p w14:paraId="17ED4A9D" w14:textId="77777777" w:rsidR="008A5E4E" w:rsidRDefault="0065745B">
      <w:pPr>
        <w:pStyle w:val="p"/>
      </w:pPr>
      <w:r>
        <w:t xml:space="preserve"> When a flat memory operation addresses location P, the address P is translated to an effective address Q as follows:</w:t>
      </w:r>
    </w:p>
    <w:p w14:paraId="05541CD1" w14:textId="4152B2F8" w:rsidR="008A5E4E" w:rsidRDefault="0065745B">
      <w:pPr>
        <w:pStyle w:val="li"/>
        <w:numPr>
          <w:ilvl w:val="0"/>
          <w:numId w:val="27"/>
        </w:numPr>
        <w:spacing w:before="320"/>
        <w:ind w:left="600"/>
      </w:pPr>
      <w:r>
        <w:t>If P is inside the flat address bounds of the private segment, then Q is set to an implementation</w:t>
      </w:r>
      <w:r w:rsidR="00D84E15">
        <w:t xml:space="preserve"> </w:t>
      </w:r>
      <w:r>
        <w:t>defined function of (P − start of the segment) and the work-item absolute ID. The implementation</w:t>
      </w:r>
      <w:r w:rsidR="00D84E15">
        <w:t xml:space="preserve"> </w:t>
      </w:r>
      <w:r>
        <w:t>defined function is intended to enable optimized memory layouts such as interleaving the memory locations accessible by each work-item to improve the memory access pattern of the gang-scheduled execution of work-items in wavefronts.</w:t>
      </w:r>
    </w:p>
    <w:p w14:paraId="06E21EC0" w14:textId="1CA8BA60" w:rsidR="008A5E4E" w:rsidRDefault="0065745B">
      <w:pPr>
        <w:pStyle w:val="li"/>
        <w:numPr>
          <w:ilvl w:val="0"/>
          <w:numId w:val="27"/>
        </w:numPr>
        <w:ind w:left="600"/>
      </w:pPr>
      <w:r>
        <w:t>If P is inside the flat address bounds of the group memory segment, then Q is set to an implementation</w:t>
      </w:r>
      <w:r w:rsidR="00D84E15">
        <w:t xml:space="preserve"> </w:t>
      </w:r>
      <w:r>
        <w:t>defined function of (P − start of the group segment) and the work-group absolute ID.</w:t>
      </w:r>
    </w:p>
    <w:p w14:paraId="2BC24E4B" w14:textId="50A83A60" w:rsidR="008A5E4E" w:rsidRDefault="0065745B">
      <w:pPr>
        <w:pStyle w:val="li"/>
        <w:numPr>
          <w:ilvl w:val="0"/>
          <w:numId w:val="27"/>
        </w:numPr>
        <w:spacing w:after="320"/>
        <w:ind w:left="600"/>
      </w:pPr>
      <w:r>
        <w:t>If P is not inside the flat address bounds of the private or group memory segments, then Q is set to an implementation</w:t>
      </w:r>
      <w:r w:rsidR="00D84E15">
        <w:t xml:space="preserve"> </w:t>
      </w:r>
      <w:r>
        <w:t>defined function of P. The implementation</w:t>
      </w:r>
      <w:r w:rsidR="00D84E15">
        <w:t xml:space="preserve"> </w:t>
      </w:r>
      <w:r>
        <w:t>defined function is intended to enable optimized memory layouts such as interleaving or tiling.</w:t>
      </w:r>
    </w:p>
    <w:p w14:paraId="584262F8" w14:textId="77777777" w:rsidR="008A5E4E" w:rsidRDefault="0065745B">
      <w:pPr>
        <w:pStyle w:val="p"/>
      </w:pPr>
      <w:r>
        <w:t xml:space="preserve">Implementations can provide special hardware to accelerate this translation. </w:t>
      </w:r>
    </w:p>
    <w:p w14:paraId="05DBA820" w14:textId="77777777" w:rsidR="008A5E4E" w:rsidRDefault="0065745B">
      <w:pPr>
        <w:pStyle w:val="p"/>
      </w:pPr>
      <w:r>
        <w:t>If two work-items try to reference the same address in private memory, step 1 above will ensure that the effective addresses are different. This guarantees that private really is private, and allows programs to address private memory without complex addressing.</w:t>
      </w:r>
    </w:p>
    <w:p w14:paraId="56CD99E8" w14:textId="77777777" w:rsidR="008A5E4E" w:rsidRDefault="0065745B">
      <w:pPr>
        <w:pStyle w:val="p"/>
      </w:pPr>
      <w:r>
        <w:t>For example, if the private segment started at address 1000 and ended at 2000, then the private segment for work-group A might be from 1000 to 1255, while work-group B might use 1256 to 1511, and so forth.</w:t>
      </w:r>
    </w:p>
    <w:p w14:paraId="289641A8" w14:textId="77777777" w:rsidR="008A5E4E" w:rsidRDefault="0065745B">
      <w:pPr>
        <w:pStyle w:val="p"/>
      </w:pPr>
      <w:r>
        <w:t xml:space="preserve"> If work-item 0 in work-group A used segment-relative address 100, it would address 1100, while if work-item 0 in work-group B used the same relative address 100, it would address 1356. </w:t>
      </w:r>
    </w:p>
    <w:p w14:paraId="2761A4D9" w14:textId="77777777" w:rsidR="008A5E4E" w:rsidRDefault="0065745B">
      <w:pPr>
        <w:pStyle w:val="p"/>
      </w:pPr>
      <w:r>
        <w:t>A memory operation can be marked with a segment. In that case, the address in the operation is treated as segment-relative.</w:t>
      </w:r>
    </w:p>
    <w:p w14:paraId="67FDD200" w14:textId="77777777" w:rsidR="008A5E4E" w:rsidRDefault="0065745B">
      <w:pPr>
        <w:pStyle w:val="p"/>
      </w:pPr>
      <w:r>
        <w:t xml:space="preserve">For more information, see </w:t>
      </w:r>
      <w:r>
        <w:rPr>
          <w:rStyle w:val="xref1"/>
        </w:rPr>
        <w:t>6.1. Memory and Addressing (</w:t>
      </w:r>
      <w:r w:rsidR="009A76EE" w:rsidRPr="008A5E4E">
        <w:fldChar w:fldCharType="begin"/>
      </w:r>
      <w:r w:rsidR="008A5E4E">
        <w:instrText xml:space="preserve"> PAGEREF _Ref2127097320 \p \h  \* MERGEFORMAT </w:instrText>
      </w:r>
      <w:r w:rsidR="009A76EE" w:rsidRPr="008A5E4E">
        <w:fldChar w:fldCharType="separate"/>
      </w:r>
      <w:r w:rsidR="00533AF0" w:rsidRPr="00533AF0">
        <w:rPr>
          <w:rStyle w:val="xref1"/>
          <w:noProof/>
        </w:rPr>
        <w:t>on</w:t>
      </w:r>
      <w:r w:rsidR="00533AF0">
        <w:rPr>
          <w:noProof/>
        </w:rPr>
        <w:t xml:space="preserve"> page 155</w:t>
      </w:r>
      <w:r w:rsidR="009A76EE" w:rsidRPr="008A5E4E">
        <w:rPr>
          <w:rStyle w:val="xref1"/>
        </w:rPr>
        <w:fldChar w:fldCharType="end"/>
      </w:r>
      <w:r>
        <w:rPr>
          <w:rStyle w:val="xref1"/>
        </w:rPr>
        <w:t>)</w:t>
      </w:r>
      <w:r>
        <w:t>.</w:t>
      </w:r>
    </w:p>
    <w:p w14:paraId="0F6E3A8C" w14:textId="77777777" w:rsidR="008A5E4E" w:rsidRDefault="0065745B">
      <w:pPr>
        <w:pStyle w:val="p"/>
      </w:pPr>
      <w:r>
        <w:t xml:space="preserve">See also: </w:t>
      </w:r>
    </w:p>
    <w:p w14:paraId="12C8B998" w14:textId="77777777" w:rsidR="008A5E4E" w:rsidRDefault="0065745B">
      <w:pPr>
        <w:pStyle w:val="li"/>
        <w:numPr>
          <w:ilvl w:val="0"/>
          <w:numId w:val="28"/>
        </w:numPr>
        <w:spacing w:before="320"/>
        <w:ind w:left="600"/>
      </w:pPr>
      <w:r>
        <w:rPr>
          <w:rStyle w:val="xref1"/>
        </w:rPr>
        <w:t>5.15. Segment Checking (segmentp) Operation (</w:t>
      </w:r>
      <w:r w:rsidR="009A76EE" w:rsidRPr="008A5E4E">
        <w:fldChar w:fldCharType="begin"/>
      </w:r>
      <w:r w:rsidR="008A5E4E">
        <w:instrText xml:space="preserve"> PAGEREF _Ref1306621231 \p \h  \* MERGEFORMAT </w:instrText>
      </w:r>
      <w:r w:rsidR="009A76EE" w:rsidRPr="008A5E4E">
        <w:fldChar w:fldCharType="separate"/>
      </w:r>
      <w:r w:rsidR="00533AF0" w:rsidRPr="00533AF0">
        <w:rPr>
          <w:rStyle w:val="xref1"/>
          <w:noProof/>
        </w:rPr>
        <w:t>on</w:t>
      </w:r>
      <w:r w:rsidR="00533AF0">
        <w:rPr>
          <w:noProof/>
        </w:rPr>
        <w:t xml:space="preserve"> page 140</w:t>
      </w:r>
      <w:r w:rsidR="009A76EE" w:rsidRPr="008A5E4E">
        <w:rPr>
          <w:rStyle w:val="xref1"/>
        </w:rPr>
        <w:fldChar w:fldCharType="end"/>
      </w:r>
      <w:r>
        <w:rPr>
          <w:rStyle w:val="xref1"/>
        </w:rPr>
        <w:t>)</w:t>
      </w:r>
    </w:p>
    <w:p w14:paraId="3984C08E" w14:textId="77777777" w:rsidR="008A5E4E" w:rsidRDefault="0065745B">
      <w:pPr>
        <w:pStyle w:val="li"/>
        <w:numPr>
          <w:ilvl w:val="0"/>
          <w:numId w:val="28"/>
        </w:numPr>
        <w:spacing w:after="320"/>
        <w:ind w:left="600"/>
      </w:pPr>
      <w:r>
        <w:rPr>
          <w:rStyle w:val="xref1"/>
        </w:rPr>
        <w:t>5.16. Segment Conversion Operations (</w:t>
      </w:r>
      <w:r w:rsidR="009A76EE" w:rsidRPr="008A5E4E">
        <w:fldChar w:fldCharType="begin"/>
      </w:r>
      <w:r w:rsidR="008A5E4E">
        <w:instrText xml:space="preserve"> PAGEREF _Ref-459154242 \p \h  \* MERGEFORMAT </w:instrText>
      </w:r>
      <w:r w:rsidR="009A76EE" w:rsidRPr="008A5E4E">
        <w:fldChar w:fldCharType="separate"/>
      </w:r>
      <w:r w:rsidR="00533AF0" w:rsidRPr="00533AF0">
        <w:rPr>
          <w:rStyle w:val="xref1"/>
          <w:noProof/>
        </w:rPr>
        <w:t>on</w:t>
      </w:r>
      <w:r w:rsidR="00533AF0">
        <w:rPr>
          <w:noProof/>
        </w:rPr>
        <w:t xml:space="preserve"> page 142</w:t>
      </w:r>
      <w:r w:rsidR="009A76EE" w:rsidRPr="008A5E4E">
        <w:rPr>
          <w:rStyle w:val="xref1"/>
        </w:rPr>
        <w:fldChar w:fldCharType="end"/>
      </w:r>
      <w:r>
        <w:rPr>
          <w:rStyle w:val="xref1"/>
        </w:rPr>
        <w:t>)</w:t>
      </w:r>
    </w:p>
    <w:p w14:paraId="34DBD43D" w14:textId="77777777" w:rsidR="008A5E4E" w:rsidRDefault="0065745B">
      <w:pPr>
        <w:pStyle w:val="h3"/>
      </w:pPr>
      <w:bookmarkStart w:id="162" w:name="_Toc396034123"/>
      <w:r>
        <w:lastRenderedPageBreak/>
        <w:t xml:space="preserve">2.8.4 </w:t>
      </w:r>
      <w:bookmarkStart w:id="163" w:name="_Ref-340444701"/>
      <w:r>
        <w:t>Memory Segment Access Rules</w:t>
      </w:r>
      <w:bookmarkEnd w:id="162"/>
      <w:bookmarkEnd w:id="163"/>
    </w:p>
    <w:p w14:paraId="7069FB07" w14:textId="77777777" w:rsidR="008A5E4E" w:rsidRDefault="0065745B">
      <w:pPr>
        <w:pStyle w:val="p"/>
      </w:pPr>
      <w:r>
        <w:t xml:space="preserve">The persistence of a memory segment specifies how stores in the segment can be seen by other loads. See </w:t>
      </w:r>
      <w:r>
        <w:rPr>
          <w:rStyle w:val="xref1"/>
        </w:rPr>
        <w:t>Table 2–2 (</w:t>
      </w:r>
      <w:r w:rsidR="009A76EE" w:rsidRPr="008A5E4E">
        <w:fldChar w:fldCharType="begin"/>
      </w:r>
      <w:r w:rsidR="008A5E4E">
        <w:instrText xml:space="preserve"> PAGEREF 1381403630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w:t>
      </w:r>
    </w:p>
    <w:p w14:paraId="2CD037B3" w14:textId="77777777" w:rsidR="008A5E4E" w:rsidRDefault="0065745B">
      <w:pPr>
        <w:pStyle w:val="pTableTitle"/>
      </w:pPr>
      <w:bookmarkStart w:id="164" w:name="_ListOf85"/>
      <w:bookmarkStart w:id="165" w:name="1381403630"/>
      <w:r>
        <w:t>Table 2–2 Memory Segment Access Rules</w:t>
      </w:r>
    </w:p>
    <w:bookmarkEnd w:id="164"/>
    <w:bookmarkEnd w:id="165"/>
    <w:p w14:paraId="4AF5A71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832"/>
        <w:gridCol w:w="1730"/>
        <w:gridCol w:w="1424"/>
        <w:gridCol w:w="1066"/>
        <w:gridCol w:w="965"/>
        <w:gridCol w:w="1175"/>
        <w:gridCol w:w="1000"/>
        <w:gridCol w:w="928"/>
      </w:tblGrid>
      <w:tr w:rsidR="008A5E4E" w14:paraId="48311F52"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D19029D" w14:textId="77777777" w:rsidR="008A5E4E" w:rsidRDefault="0065745B">
            <w:pPr>
              <w:pStyle w:val="thTableStyle-TablestyleAltRows-HeadE-Column-Header1"/>
              <w:shd w:val="clear" w:color="auto" w:fill="D3D3D3"/>
            </w:pPr>
            <w:r>
              <w:rPr>
                <w:shd w:val="clear" w:color="auto" w:fill="D3D3D3"/>
              </w:rPr>
              <w:t>Segment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3861D45" w14:textId="77777777" w:rsidR="008A5E4E" w:rsidRDefault="0065745B">
            <w:pPr>
              <w:pStyle w:val="thTableStyle-TablestyleAltRows-HeadE-Column-Header1"/>
              <w:shd w:val="clear" w:color="auto" w:fill="D3D3D3"/>
            </w:pPr>
            <w:r>
              <w:rPr>
                <w:shd w:val="clear" w:color="auto" w:fill="D3D3D3"/>
              </w:rPr>
              <w:t>HSA Component interaction (HSAIL)</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B1DD0E8" w14:textId="77777777" w:rsidR="008A5E4E" w:rsidRDefault="0065745B">
            <w:pPr>
              <w:pStyle w:val="thTableStyle-TablestyleAltRows-HeadE-Column-Header1"/>
              <w:shd w:val="clear" w:color="auto" w:fill="D3D3D3"/>
            </w:pPr>
            <w:r>
              <w:rPr>
                <w:shd w:val="clear" w:color="auto" w:fill="D3D3D3"/>
              </w:rPr>
              <w:t>Non-HSA Component Agent interaction</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1E44341" w14:textId="77777777" w:rsidR="008A5E4E" w:rsidRDefault="0065745B">
            <w:pPr>
              <w:pStyle w:val="thTableStyle-TablestyleAltRows-HeadE-Column-Header1"/>
              <w:shd w:val="clear" w:color="auto" w:fill="D3D3D3"/>
            </w:pPr>
            <w:r>
              <w:rPr>
                <w:shd w:val="clear" w:color="auto" w:fill="D3D3D3"/>
              </w:rPr>
              <w:t>Persistence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CF4C877" w14:textId="77777777" w:rsidR="008A5E4E" w:rsidRDefault="0065745B">
            <w:pPr>
              <w:pStyle w:val="thTableStyle-TablestyleAltRows-HeadE-Column-Header1"/>
              <w:shd w:val="clear" w:color="auto" w:fill="D3D3D3"/>
            </w:pPr>
            <w:r>
              <w:rPr>
                <w:shd w:val="clear" w:color="auto" w:fill="D3D3D3"/>
              </w:rPr>
              <w:t>Allocation</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5BB4B61" w14:textId="77777777" w:rsidR="008A5E4E" w:rsidRDefault="0065745B">
            <w:pPr>
              <w:pStyle w:val="thTableStyle-TablestyleAltRows-HeadE-Column-Header1"/>
              <w:shd w:val="clear" w:color="auto" w:fill="D3D3D3"/>
            </w:pPr>
            <w:r>
              <w:rPr>
                <w:shd w:val="clear" w:color="auto" w:fill="D3D3D3"/>
              </w:rPr>
              <w:t>Definition can be initialized?</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D47B362" w14:textId="77777777" w:rsidR="008A5E4E" w:rsidRDefault="0065745B">
            <w:pPr>
              <w:pStyle w:val="thTableStyle-TablestyleAltRows-HeadE-Column-Header1"/>
              <w:shd w:val="clear" w:color="auto" w:fill="D3D3D3"/>
            </w:pPr>
            <w:r>
              <w:rPr>
                <w:shd w:val="clear" w:color="auto" w:fill="D3D3D3"/>
              </w:rPr>
              <w:t>Where can variables be defined?</w:t>
            </w:r>
          </w:p>
        </w:tc>
        <w:tc>
          <w:tcPr>
            <w:tcW w:w="0" w:type="auto"/>
            <w:tcBorders>
              <w:bottom w:val="double" w:sz="3" w:space="0" w:color="000000"/>
            </w:tcBorders>
            <w:shd w:val="clear" w:color="auto" w:fill="D3D3D3"/>
            <w:tcMar>
              <w:top w:w="45" w:type="dxa"/>
              <w:left w:w="45" w:type="dxa"/>
              <w:bottom w:w="45" w:type="dxa"/>
              <w:right w:w="45" w:type="dxa"/>
            </w:tcMar>
          </w:tcPr>
          <w:p w14:paraId="22B9AD11" w14:textId="77777777" w:rsidR="008A5E4E" w:rsidRDefault="0065745B">
            <w:pPr>
              <w:pStyle w:val="thTableStyle-TablestyleAltRows-HeadD-Column-Header1"/>
              <w:shd w:val="clear" w:color="auto" w:fill="D3D3D3"/>
            </w:pPr>
            <w:r>
              <w:rPr>
                <w:shd w:val="clear" w:color="auto" w:fill="D3D3D3"/>
              </w:rPr>
              <w:t>Can be accessed by a flat address?</w:t>
            </w:r>
          </w:p>
        </w:tc>
      </w:tr>
      <w:tr w:rsidR="008A5E4E" w14:paraId="47919C88"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F8B64D5" w14:textId="77777777" w:rsidR="008A5E4E" w:rsidRDefault="0065745B">
            <w:pPr>
              <w:pStyle w:val="tdTableStyle-TablestyleAltRows-BodyE-Column-Body1"/>
            </w:pPr>
            <w:r>
              <w:t>Global</w:t>
            </w:r>
          </w:p>
        </w:tc>
        <w:tc>
          <w:tcPr>
            <w:tcW w:w="0" w:type="auto"/>
            <w:tcBorders>
              <w:bottom w:val="single" w:sz="6" w:space="0" w:color="000000"/>
              <w:right w:val="single" w:sz="6" w:space="0" w:color="000000"/>
            </w:tcBorders>
            <w:tcMar>
              <w:top w:w="45" w:type="dxa"/>
              <w:left w:w="45" w:type="dxa"/>
              <w:bottom w:w="45" w:type="dxa"/>
              <w:right w:w="45" w:type="dxa"/>
            </w:tcMar>
          </w:tcPr>
          <w:p w14:paraId="41A80344" w14:textId="77777777" w:rsidR="008A5E4E" w:rsidRDefault="0065745B">
            <w:pPr>
              <w:pStyle w:val="tdTableStyle-TablestyleAltRows-BodyE-Column-Body1"/>
            </w:pPr>
            <w:r>
              <w:t>General global space; non-</w:t>
            </w:r>
            <w:r>
              <w:rPr>
                <w:rStyle w:val="code"/>
              </w:rPr>
              <w:t>const</w:t>
            </w:r>
            <w:r>
              <w:t xml:space="preserve"> variables read-write; </w:t>
            </w:r>
            <w:r>
              <w:rPr>
                <w:rStyle w:val="code"/>
              </w:rPr>
              <w:t>const</w:t>
            </w:r>
            <w:r>
              <w:t xml:space="preserve"> variables read-only and value must not change during storage duration of variable.</w:t>
            </w:r>
          </w:p>
        </w:tc>
        <w:tc>
          <w:tcPr>
            <w:tcW w:w="0" w:type="auto"/>
            <w:tcBorders>
              <w:bottom w:val="single" w:sz="6" w:space="0" w:color="000000"/>
              <w:right w:val="single" w:sz="6" w:space="0" w:color="000000"/>
            </w:tcBorders>
            <w:tcMar>
              <w:top w:w="45" w:type="dxa"/>
              <w:left w:w="45" w:type="dxa"/>
              <w:bottom w:w="45" w:type="dxa"/>
              <w:right w:w="45" w:type="dxa"/>
            </w:tcMar>
          </w:tcPr>
          <w:p w14:paraId="659210E8" w14:textId="77777777" w:rsidR="008A5E4E" w:rsidRDefault="0065745B">
            <w:pPr>
              <w:pStyle w:val="tdTableStyle-TablestyleAltRows-BodyE-Column-Body1"/>
            </w:pPr>
            <w:r>
              <w:t>Read-write by all agents.</w:t>
            </w:r>
          </w:p>
        </w:tc>
        <w:tc>
          <w:tcPr>
            <w:tcW w:w="0" w:type="auto"/>
            <w:tcBorders>
              <w:bottom w:val="single" w:sz="6" w:space="0" w:color="000000"/>
              <w:right w:val="single" w:sz="6" w:space="0" w:color="000000"/>
            </w:tcBorders>
            <w:tcMar>
              <w:top w:w="45" w:type="dxa"/>
              <w:left w:w="45" w:type="dxa"/>
              <w:bottom w:w="45" w:type="dxa"/>
              <w:right w:w="45" w:type="dxa"/>
            </w:tcMar>
          </w:tcPr>
          <w:p w14:paraId="2F9F7FE1" w14:textId="77777777" w:rsidR="008A5E4E" w:rsidRDefault="0065745B">
            <w:pPr>
              <w:pStyle w:val="tdTableStyle-TablestyleAltRows-BodyE-Column-Body1"/>
            </w:pPr>
            <w:r>
              <w:t>Application</w:t>
            </w:r>
          </w:p>
        </w:tc>
        <w:tc>
          <w:tcPr>
            <w:tcW w:w="0" w:type="auto"/>
            <w:tcBorders>
              <w:bottom w:val="single" w:sz="6" w:space="0" w:color="000000"/>
              <w:right w:val="single" w:sz="6" w:space="0" w:color="000000"/>
            </w:tcBorders>
            <w:tcMar>
              <w:top w:w="45" w:type="dxa"/>
              <w:left w:w="45" w:type="dxa"/>
              <w:bottom w:w="45" w:type="dxa"/>
              <w:right w:w="45" w:type="dxa"/>
            </w:tcMar>
          </w:tcPr>
          <w:p w14:paraId="14F9AE49" w14:textId="77777777" w:rsidR="008A5E4E" w:rsidRDefault="0065745B">
            <w:pPr>
              <w:pStyle w:val="tdTableStyle-TablestyleAltRows-BodyE-Column-Body1"/>
            </w:pPr>
            <w:r>
              <w:t>Program or agent</w:t>
            </w:r>
          </w:p>
        </w:tc>
        <w:tc>
          <w:tcPr>
            <w:tcW w:w="0" w:type="auto"/>
            <w:tcBorders>
              <w:bottom w:val="single" w:sz="6" w:space="0" w:color="000000"/>
              <w:right w:val="single" w:sz="6" w:space="0" w:color="000000"/>
            </w:tcBorders>
            <w:tcMar>
              <w:top w:w="45" w:type="dxa"/>
              <w:left w:w="45" w:type="dxa"/>
              <w:bottom w:w="45" w:type="dxa"/>
              <w:right w:w="45" w:type="dxa"/>
            </w:tcMar>
          </w:tcPr>
          <w:p w14:paraId="499FEE4D" w14:textId="77777777" w:rsidR="008A5E4E" w:rsidRDefault="0065745B">
            <w:pPr>
              <w:pStyle w:val="tdTableStyle-TablestyleAltRows-BodyE-Column-Body1"/>
            </w:pPr>
            <w:r>
              <w:t>Optional for non-</w:t>
            </w:r>
            <w:r>
              <w:rPr>
                <w:rStyle w:val="code"/>
              </w:rPr>
              <w:t>const</w:t>
            </w:r>
            <w:r>
              <w:t xml:space="preserve"> variables; required for </w:t>
            </w:r>
            <w:r>
              <w:rPr>
                <w:rStyle w:val="code"/>
              </w:rPr>
              <w:t>const</w:t>
            </w:r>
            <w:r>
              <w:t xml:space="preserve"> variables</w:t>
            </w:r>
          </w:p>
        </w:tc>
        <w:tc>
          <w:tcPr>
            <w:tcW w:w="0" w:type="auto"/>
            <w:tcBorders>
              <w:bottom w:val="single" w:sz="6" w:space="0" w:color="000000"/>
              <w:right w:val="single" w:sz="6" w:space="0" w:color="000000"/>
            </w:tcBorders>
            <w:tcMar>
              <w:top w:w="45" w:type="dxa"/>
              <w:left w:w="45" w:type="dxa"/>
              <w:bottom w:w="45" w:type="dxa"/>
              <w:right w:w="45" w:type="dxa"/>
            </w:tcMar>
          </w:tcPr>
          <w:p w14:paraId="1785DA44" w14:textId="77777777" w:rsidR="008A5E4E" w:rsidRDefault="0065745B">
            <w:pPr>
              <w:pStyle w:val="tdTableStyle-TablestyleAltRows-BodyE-Column-Body1"/>
            </w:pPr>
            <w:r>
              <w:t>module; kernel or function code block</w:t>
            </w:r>
          </w:p>
        </w:tc>
        <w:tc>
          <w:tcPr>
            <w:tcW w:w="0" w:type="auto"/>
            <w:tcBorders>
              <w:bottom w:val="single" w:sz="6" w:space="0" w:color="000000"/>
            </w:tcBorders>
            <w:tcMar>
              <w:top w:w="45" w:type="dxa"/>
              <w:left w:w="45" w:type="dxa"/>
              <w:bottom w:w="45" w:type="dxa"/>
              <w:right w:w="45" w:type="dxa"/>
            </w:tcMar>
          </w:tcPr>
          <w:p w14:paraId="05131176" w14:textId="77777777" w:rsidR="008A5E4E" w:rsidRDefault="0065745B">
            <w:pPr>
              <w:pStyle w:val="tdTableStyle-TablestyleAltRows-BodyD-Column-Body1"/>
            </w:pPr>
            <w:r>
              <w:t>Yes</w:t>
            </w:r>
          </w:p>
        </w:tc>
      </w:tr>
      <w:tr w:rsidR="008A5E4E" w14:paraId="7DD2FDAF"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82EDDE1" w14:textId="77777777" w:rsidR="008A5E4E" w:rsidRDefault="0065745B">
            <w:pPr>
              <w:pStyle w:val="tdTableStyle-TablestyleAltRows-BodyE-Column-Body2"/>
              <w:shd w:val="clear" w:color="auto" w:fill="D3D3D3"/>
            </w:pPr>
            <w:r>
              <w:rPr>
                <w:shd w:val="clear" w:color="auto" w:fill="D3D3D3"/>
              </w:rPr>
              <w:t>Readonly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902DDB9" w14:textId="77777777" w:rsidR="008A5E4E" w:rsidRDefault="0065745B">
            <w:pPr>
              <w:pStyle w:val="tdTableStyle-TablestyleAltRows-BodyE-Column-Body2"/>
              <w:shd w:val="clear" w:color="auto" w:fill="D3D3D3"/>
            </w:pPr>
            <w:r>
              <w:rPr>
                <w:shd w:val="clear" w:color="auto" w:fill="D3D3D3"/>
              </w:rPr>
              <w:t>Read-only; value must not change during execution of kernel dispatch.</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E00EC01" w14:textId="77777777" w:rsidR="008A5E4E" w:rsidRDefault="0065745B">
            <w:pPr>
              <w:pStyle w:val="tdTableStyle-TablestyleAltRows-BodyE-Column-Body2"/>
              <w:shd w:val="clear" w:color="auto" w:fill="D3D3D3"/>
            </w:pPr>
            <w:r>
              <w:rPr>
                <w:shd w:val="clear" w:color="auto" w:fill="D3D3D3"/>
              </w:rPr>
              <w:t>Can be written by host CPU agent using HSA runtime, provided no kernel dispatch is executing that is using variable.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46ACE7D" w14:textId="77777777" w:rsidR="008A5E4E" w:rsidRDefault="0065745B">
            <w:pPr>
              <w:pStyle w:val="tdTableStyle-TablestyleAltRows-BodyE-Column-Body2"/>
              <w:shd w:val="clear" w:color="auto" w:fill="D3D3D3"/>
            </w:pPr>
            <w:r>
              <w:rPr>
                <w:shd w:val="clear" w:color="auto" w:fill="D3D3D3"/>
              </w:rPr>
              <w:t>Application</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0804916" w14:textId="77777777" w:rsidR="008A5E4E" w:rsidRDefault="0065745B">
            <w:pPr>
              <w:pStyle w:val="tdTableStyle-TablestyleAltRows-BodyE-Column-Body2"/>
              <w:shd w:val="clear" w:color="auto" w:fill="D3D3D3"/>
            </w:pPr>
            <w:r>
              <w:rPr>
                <w:shd w:val="clear" w:color="auto" w:fill="D3D3D3"/>
              </w:rPr>
              <w:t>Agent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48082E5" w14:textId="77777777" w:rsidR="008A5E4E" w:rsidRDefault="0065745B">
            <w:pPr>
              <w:pStyle w:val="tdTableStyle-TablestyleAltRows-BodyE-Column-Body2"/>
              <w:shd w:val="clear" w:color="auto" w:fill="D3D3D3"/>
            </w:pPr>
            <w:r>
              <w:rPr>
                <w:shd w:val="clear" w:color="auto" w:fill="D3D3D3"/>
              </w:rPr>
              <w:t>Optional</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12A63FB" w14:textId="77777777" w:rsidR="008A5E4E" w:rsidRDefault="0065745B">
            <w:pPr>
              <w:pStyle w:val="tdTableStyle-TablestyleAltRows-BodyE-Column-Body2"/>
              <w:shd w:val="clear" w:color="auto" w:fill="D3D3D3"/>
            </w:pPr>
            <w:r>
              <w:rPr>
                <w:shd w:val="clear" w:color="auto" w:fill="D3D3D3"/>
              </w:rPr>
              <w:t>module; kernel or function code block</w:t>
            </w:r>
          </w:p>
        </w:tc>
        <w:tc>
          <w:tcPr>
            <w:tcW w:w="0" w:type="auto"/>
            <w:tcBorders>
              <w:bottom w:val="single" w:sz="6" w:space="0" w:color="000000"/>
            </w:tcBorders>
            <w:shd w:val="clear" w:color="auto" w:fill="D3D3D3"/>
            <w:tcMar>
              <w:top w:w="45" w:type="dxa"/>
              <w:left w:w="45" w:type="dxa"/>
              <w:bottom w:w="45" w:type="dxa"/>
              <w:right w:w="45" w:type="dxa"/>
            </w:tcMar>
          </w:tcPr>
          <w:p w14:paraId="024A7765" w14:textId="77777777" w:rsidR="008A5E4E" w:rsidRDefault="0065745B">
            <w:pPr>
              <w:pStyle w:val="tdTableStyle-TablestyleAltRows-BodyD-Column-Body2"/>
              <w:shd w:val="clear" w:color="auto" w:fill="D3D3D3"/>
            </w:pPr>
            <w:r>
              <w:rPr>
                <w:shd w:val="clear" w:color="auto" w:fill="D3D3D3"/>
              </w:rPr>
              <w:t>No</w:t>
            </w:r>
          </w:p>
        </w:tc>
      </w:tr>
      <w:tr w:rsidR="008A5E4E" w14:paraId="0AB13FCA"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225B11EC" w14:textId="77777777" w:rsidR="008A5E4E" w:rsidRDefault="0065745B">
            <w:pPr>
              <w:pStyle w:val="tdTableStyle-TablestyleAltRows-BodyE-Column-Body1"/>
            </w:pPr>
            <w:r>
              <w:t>Kernarg</w:t>
            </w:r>
          </w:p>
        </w:tc>
        <w:tc>
          <w:tcPr>
            <w:tcW w:w="0" w:type="auto"/>
            <w:tcBorders>
              <w:bottom w:val="single" w:sz="6" w:space="0" w:color="000000"/>
              <w:right w:val="single" w:sz="6" w:space="0" w:color="000000"/>
            </w:tcBorders>
            <w:tcMar>
              <w:top w:w="45" w:type="dxa"/>
              <w:left w:w="45" w:type="dxa"/>
              <w:bottom w:w="45" w:type="dxa"/>
              <w:right w:w="45" w:type="dxa"/>
            </w:tcMar>
          </w:tcPr>
          <w:p w14:paraId="1ACB5225" w14:textId="77777777" w:rsidR="008A5E4E" w:rsidRDefault="0065745B">
            <w:pPr>
              <w:pStyle w:val="tdTableStyle-TablestyleAltRows-BodyE-Column-Body1"/>
            </w:pPr>
            <w:r>
              <w:t>Holds kernel arguments; read-only; value must not change during execution of kernel dispatch.</w:t>
            </w:r>
          </w:p>
        </w:tc>
        <w:tc>
          <w:tcPr>
            <w:tcW w:w="0" w:type="auto"/>
            <w:tcBorders>
              <w:bottom w:val="single" w:sz="6" w:space="0" w:color="000000"/>
              <w:right w:val="single" w:sz="6" w:space="0" w:color="000000"/>
            </w:tcBorders>
            <w:tcMar>
              <w:top w:w="45" w:type="dxa"/>
              <w:left w:w="45" w:type="dxa"/>
              <w:bottom w:w="45" w:type="dxa"/>
              <w:right w:w="45" w:type="dxa"/>
            </w:tcMar>
          </w:tcPr>
          <w:p w14:paraId="051B0CE4" w14:textId="77777777" w:rsidR="008A5E4E" w:rsidRDefault="0065745B">
            <w:pPr>
              <w:pStyle w:val="tdTableStyle-TablestyleAltRows-BodyE-Column-Body1"/>
            </w:pPr>
            <w:r>
              <w:t>Initial values provided by the agent when the kernel dispatch is queued. Initial values must not be changed while kernel dispatch is executing.</w:t>
            </w:r>
          </w:p>
        </w:tc>
        <w:tc>
          <w:tcPr>
            <w:tcW w:w="0" w:type="auto"/>
            <w:tcBorders>
              <w:bottom w:val="single" w:sz="6" w:space="0" w:color="000000"/>
              <w:right w:val="single" w:sz="6" w:space="0" w:color="000000"/>
            </w:tcBorders>
            <w:tcMar>
              <w:top w:w="45" w:type="dxa"/>
              <w:left w:w="45" w:type="dxa"/>
              <w:bottom w:w="45" w:type="dxa"/>
              <w:right w:w="45" w:type="dxa"/>
            </w:tcMar>
          </w:tcPr>
          <w:p w14:paraId="79CA4A2F" w14:textId="77777777" w:rsidR="008A5E4E" w:rsidRDefault="0065745B">
            <w:pPr>
              <w:pStyle w:val="tdTableStyle-TablestyleAltRows-BodyE-Column-Body1"/>
            </w:pPr>
            <w:r>
              <w:t>Kernel</w:t>
            </w:r>
          </w:p>
        </w:tc>
        <w:tc>
          <w:tcPr>
            <w:tcW w:w="0" w:type="auto"/>
            <w:tcBorders>
              <w:bottom w:val="single" w:sz="6" w:space="0" w:color="000000"/>
              <w:right w:val="single" w:sz="6" w:space="0" w:color="000000"/>
            </w:tcBorders>
            <w:tcMar>
              <w:top w:w="45" w:type="dxa"/>
              <w:left w:w="45" w:type="dxa"/>
              <w:bottom w:w="45" w:type="dxa"/>
              <w:right w:w="45" w:type="dxa"/>
            </w:tcMar>
          </w:tcPr>
          <w:p w14:paraId="608CF897" w14:textId="77777777" w:rsidR="008A5E4E" w:rsidRDefault="0065745B">
            <w:pPr>
              <w:pStyle w:val="tdTableStyle-TablestyleAltRows-BodyE-Column-Body1"/>
            </w:pPr>
            <w:r>
              <w:t>Automatic</w:t>
            </w:r>
          </w:p>
        </w:tc>
        <w:tc>
          <w:tcPr>
            <w:tcW w:w="0" w:type="auto"/>
            <w:tcBorders>
              <w:bottom w:val="single" w:sz="6" w:space="0" w:color="000000"/>
              <w:right w:val="single" w:sz="6" w:space="0" w:color="000000"/>
            </w:tcBorders>
            <w:tcMar>
              <w:top w:w="45" w:type="dxa"/>
              <w:left w:w="45" w:type="dxa"/>
              <w:bottom w:w="45" w:type="dxa"/>
              <w:right w:w="45" w:type="dxa"/>
            </w:tcMar>
          </w:tcPr>
          <w:p w14:paraId="1B299B17" w14:textId="77777777" w:rsidR="008A5E4E" w:rsidRDefault="0065745B">
            <w:pPr>
              <w:pStyle w:val="tdTableStyle-TablestyleAltRows-BodyE-Column-Body1"/>
            </w:pPr>
            <w:r>
              <w:t>No</w:t>
            </w:r>
          </w:p>
        </w:tc>
        <w:tc>
          <w:tcPr>
            <w:tcW w:w="0" w:type="auto"/>
            <w:tcBorders>
              <w:bottom w:val="single" w:sz="6" w:space="0" w:color="000000"/>
              <w:right w:val="single" w:sz="6" w:space="0" w:color="000000"/>
            </w:tcBorders>
            <w:tcMar>
              <w:top w:w="45" w:type="dxa"/>
              <w:left w:w="45" w:type="dxa"/>
              <w:bottom w:w="45" w:type="dxa"/>
              <w:right w:w="45" w:type="dxa"/>
            </w:tcMar>
          </w:tcPr>
          <w:p w14:paraId="262F79DA" w14:textId="77777777" w:rsidR="008A5E4E" w:rsidRDefault="0065745B">
            <w:pPr>
              <w:pStyle w:val="tdTableStyle-TablestyleAltRows-BodyE-Column-Body1"/>
            </w:pPr>
            <w:r>
              <w:t>kernel formal argument list</w:t>
            </w:r>
          </w:p>
        </w:tc>
        <w:tc>
          <w:tcPr>
            <w:tcW w:w="0" w:type="auto"/>
            <w:tcBorders>
              <w:bottom w:val="single" w:sz="6" w:space="0" w:color="000000"/>
            </w:tcBorders>
            <w:tcMar>
              <w:top w:w="45" w:type="dxa"/>
              <w:left w:w="45" w:type="dxa"/>
              <w:bottom w:w="45" w:type="dxa"/>
              <w:right w:w="45" w:type="dxa"/>
            </w:tcMar>
          </w:tcPr>
          <w:p w14:paraId="06627864" w14:textId="77777777" w:rsidR="008A5E4E" w:rsidRDefault="0065745B">
            <w:pPr>
              <w:pStyle w:val="tdTableStyle-TablestyleAltRows-BodyD-Column-Body1"/>
            </w:pPr>
            <w:r>
              <w:t>No</w:t>
            </w:r>
          </w:p>
        </w:tc>
      </w:tr>
      <w:tr w:rsidR="008A5E4E" w14:paraId="7DEB1FA5"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CE8E958" w14:textId="77777777" w:rsidR="008A5E4E" w:rsidRDefault="0065745B">
            <w:pPr>
              <w:pStyle w:val="tdTableStyle-TablestyleAltRows-BodyE-Column-Body2"/>
              <w:shd w:val="clear" w:color="auto" w:fill="D3D3D3"/>
            </w:pPr>
            <w:r>
              <w:rPr>
                <w:shd w:val="clear" w:color="auto" w:fill="D3D3D3"/>
              </w:rPr>
              <w:t>Group</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E4CC151" w14:textId="77777777" w:rsidR="008A5E4E" w:rsidRDefault="0065745B">
            <w:pPr>
              <w:pStyle w:val="tdTableStyle-TablestyleAltRows-BodyE-Column-Body2"/>
              <w:shd w:val="clear" w:color="auto" w:fill="D3D3D3"/>
            </w:pPr>
            <w:r>
              <w:rPr>
                <w:shd w:val="clear" w:color="auto" w:fill="D3D3D3"/>
              </w:rPr>
              <w:t>Read-write.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1A10CEF" w14:textId="77777777" w:rsidR="008A5E4E" w:rsidRDefault="0065745B">
            <w:pPr>
              <w:pStyle w:val="tdTableStyle-TablestyleAltRows-BodyE-Column-Body2"/>
              <w:shd w:val="clear" w:color="auto" w:fill="D3D3D3"/>
            </w:pPr>
            <w:r>
              <w:rPr>
                <w:shd w:val="clear" w:color="auto" w:fill="D3D3D3"/>
              </w:rPr>
              <w:t>Inaccessible.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A79CB66" w14:textId="77777777" w:rsidR="008A5E4E" w:rsidRDefault="0065745B">
            <w:pPr>
              <w:pStyle w:val="tdTableStyle-TablestyleAltRows-BodyE-Column-Body2"/>
              <w:shd w:val="clear" w:color="auto" w:fill="D3D3D3"/>
            </w:pPr>
            <w:r>
              <w:rPr>
                <w:shd w:val="clear" w:color="auto" w:fill="D3D3D3"/>
              </w:rPr>
              <w:t>Work-group</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D7CBFBA" w14:textId="77777777" w:rsidR="008A5E4E" w:rsidRDefault="0065745B">
            <w:pPr>
              <w:pStyle w:val="tdTableStyle-TablestyleAltRows-BodyE-Column-Body2"/>
              <w:shd w:val="clear" w:color="auto" w:fill="D3D3D3"/>
            </w:pPr>
            <w:r>
              <w:rPr>
                <w:shd w:val="clear" w:color="auto" w:fill="D3D3D3"/>
              </w:rPr>
              <w:t>Automatic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5D42656" w14:textId="77777777" w:rsidR="008A5E4E" w:rsidRDefault="0065745B">
            <w:pPr>
              <w:pStyle w:val="tdTableStyle-TablestyleAltRows-BodyE-Column-Body2"/>
              <w:shd w:val="clear" w:color="auto" w:fill="D3D3D3"/>
            </w:pPr>
            <w:r>
              <w:rPr>
                <w:shd w:val="clear" w:color="auto" w:fill="D3D3D3"/>
              </w:rPr>
              <w:t>No</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6CF98A4" w14:textId="77777777" w:rsidR="008A5E4E" w:rsidRDefault="0065745B">
            <w:pPr>
              <w:pStyle w:val="tdTableStyle-TablestyleAltRows-BodyE-Column-Body2"/>
              <w:shd w:val="clear" w:color="auto" w:fill="D3D3D3"/>
            </w:pPr>
            <w:r>
              <w:rPr>
                <w:shd w:val="clear" w:color="auto" w:fill="D3D3D3"/>
              </w:rPr>
              <w:t>module; kernel or function code block</w:t>
            </w:r>
          </w:p>
        </w:tc>
        <w:tc>
          <w:tcPr>
            <w:tcW w:w="0" w:type="auto"/>
            <w:tcBorders>
              <w:bottom w:val="single" w:sz="6" w:space="0" w:color="000000"/>
            </w:tcBorders>
            <w:shd w:val="clear" w:color="auto" w:fill="D3D3D3"/>
            <w:tcMar>
              <w:top w:w="45" w:type="dxa"/>
              <w:left w:w="45" w:type="dxa"/>
              <w:bottom w:w="45" w:type="dxa"/>
              <w:right w:w="45" w:type="dxa"/>
            </w:tcMar>
          </w:tcPr>
          <w:p w14:paraId="151FBEE5" w14:textId="77777777" w:rsidR="008A5E4E" w:rsidRDefault="0065745B">
            <w:pPr>
              <w:pStyle w:val="tdTableStyle-TablestyleAltRows-BodyD-Column-Body2"/>
              <w:shd w:val="clear" w:color="auto" w:fill="D3D3D3"/>
            </w:pPr>
            <w:r>
              <w:rPr>
                <w:shd w:val="clear" w:color="auto" w:fill="D3D3D3"/>
              </w:rPr>
              <w:t>Yes</w:t>
            </w:r>
          </w:p>
        </w:tc>
      </w:tr>
      <w:tr w:rsidR="008A5E4E" w14:paraId="7DA15AE4"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4029EF95" w14:textId="77777777" w:rsidR="008A5E4E" w:rsidRDefault="0065745B">
            <w:pPr>
              <w:pStyle w:val="tdTableStyle-TablestyleAltRows-BodyE-Column-Body1"/>
            </w:pPr>
            <w:r>
              <w:t>Arg</w:t>
            </w:r>
          </w:p>
        </w:tc>
        <w:tc>
          <w:tcPr>
            <w:tcW w:w="0" w:type="auto"/>
            <w:tcBorders>
              <w:bottom w:val="single" w:sz="6" w:space="0" w:color="000000"/>
              <w:right w:val="single" w:sz="6" w:space="0" w:color="000000"/>
            </w:tcBorders>
            <w:tcMar>
              <w:top w:w="45" w:type="dxa"/>
              <w:left w:w="45" w:type="dxa"/>
              <w:bottom w:w="45" w:type="dxa"/>
              <w:right w:w="45" w:type="dxa"/>
            </w:tcMar>
          </w:tcPr>
          <w:p w14:paraId="23D8FDAC" w14:textId="77777777" w:rsidR="008A5E4E" w:rsidRDefault="0065745B">
            <w:pPr>
              <w:pStyle w:val="tdTableStyle-TablestyleAltRows-BodyE-Column-Body1"/>
            </w:pPr>
            <w:r>
              <w:t xml:space="preserve">Holds function input and output arguments; actual input arguments can be written, actual output argument can be read, formal input arguments can be read and formal output argument can be written; cannot have address taken with </w:t>
            </w:r>
            <w:r>
              <w:rPr>
                <w:rStyle w:val="code"/>
              </w:rPr>
              <w:t>lda</w:t>
            </w:r>
            <w:r>
              <w:t xml:space="preserve"> operation.</w:t>
            </w:r>
          </w:p>
        </w:tc>
        <w:tc>
          <w:tcPr>
            <w:tcW w:w="0" w:type="auto"/>
            <w:tcBorders>
              <w:bottom w:val="single" w:sz="6" w:space="0" w:color="000000"/>
              <w:right w:val="single" w:sz="6" w:space="0" w:color="000000"/>
            </w:tcBorders>
            <w:tcMar>
              <w:top w:w="45" w:type="dxa"/>
              <w:left w:w="45" w:type="dxa"/>
              <w:bottom w:w="45" w:type="dxa"/>
              <w:right w:w="45" w:type="dxa"/>
            </w:tcMar>
          </w:tcPr>
          <w:p w14:paraId="56888174" w14:textId="77777777" w:rsidR="008A5E4E" w:rsidRDefault="0065745B">
            <w:pPr>
              <w:pStyle w:val="tdTableStyle-TablestyleAltRows-BodyE-Column-Body1"/>
            </w:pPr>
            <w:r>
              <w:t>Inaccessible.</w:t>
            </w:r>
          </w:p>
        </w:tc>
        <w:tc>
          <w:tcPr>
            <w:tcW w:w="0" w:type="auto"/>
            <w:tcBorders>
              <w:bottom w:val="single" w:sz="6" w:space="0" w:color="000000"/>
              <w:right w:val="single" w:sz="6" w:space="0" w:color="000000"/>
            </w:tcBorders>
            <w:tcMar>
              <w:top w:w="45" w:type="dxa"/>
              <w:left w:w="45" w:type="dxa"/>
              <w:bottom w:w="45" w:type="dxa"/>
              <w:right w:w="45" w:type="dxa"/>
            </w:tcMar>
          </w:tcPr>
          <w:p w14:paraId="4DDB3467" w14:textId="77777777" w:rsidR="008A5E4E" w:rsidRDefault="0065745B">
            <w:pPr>
              <w:pStyle w:val="tdTableStyle-TablestyleAltRows-BodyE-Column-Body1"/>
            </w:pPr>
            <w:r>
              <w:t>Work-item</w:t>
            </w:r>
          </w:p>
        </w:tc>
        <w:tc>
          <w:tcPr>
            <w:tcW w:w="0" w:type="auto"/>
            <w:tcBorders>
              <w:bottom w:val="single" w:sz="6" w:space="0" w:color="000000"/>
              <w:right w:val="single" w:sz="6" w:space="0" w:color="000000"/>
            </w:tcBorders>
            <w:tcMar>
              <w:top w:w="45" w:type="dxa"/>
              <w:left w:w="45" w:type="dxa"/>
              <w:bottom w:w="45" w:type="dxa"/>
              <w:right w:w="45" w:type="dxa"/>
            </w:tcMar>
          </w:tcPr>
          <w:p w14:paraId="6D763785" w14:textId="77777777" w:rsidR="008A5E4E" w:rsidRDefault="0065745B">
            <w:pPr>
              <w:pStyle w:val="tdTableStyle-TablestyleAltRows-BodyE-Column-Body1"/>
            </w:pPr>
            <w:r>
              <w:t>Automatic</w:t>
            </w:r>
          </w:p>
        </w:tc>
        <w:tc>
          <w:tcPr>
            <w:tcW w:w="0" w:type="auto"/>
            <w:tcBorders>
              <w:bottom w:val="single" w:sz="6" w:space="0" w:color="000000"/>
              <w:right w:val="single" w:sz="6" w:space="0" w:color="000000"/>
            </w:tcBorders>
            <w:tcMar>
              <w:top w:w="45" w:type="dxa"/>
              <w:left w:w="45" w:type="dxa"/>
              <w:bottom w:w="45" w:type="dxa"/>
              <w:right w:w="45" w:type="dxa"/>
            </w:tcMar>
          </w:tcPr>
          <w:p w14:paraId="6B3CDCEE" w14:textId="77777777" w:rsidR="008A5E4E" w:rsidRDefault="0065745B">
            <w:pPr>
              <w:pStyle w:val="tdTableStyle-TablestyleAltRows-BodyE-Column-Body1"/>
            </w:pPr>
            <w:r>
              <w:t>No</w:t>
            </w:r>
          </w:p>
        </w:tc>
        <w:tc>
          <w:tcPr>
            <w:tcW w:w="0" w:type="auto"/>
            <w:tcBorders>
              <w:bottom w:val="single" w:sz="6" w:space="0" w:color="000000"/>
              <w:right w:val="single" w:sz="6" w:space="0" w:color="000000"/>
            </w:tcBorders>
            <w:tcMar>
              <w:top w:w="45" w:type="dxa"/>
              <w:left w:w="45" w:type="dxa"/>
              <w:bottom w:w="45" w:type="dxa"/>
              <w:right w:w="45" w:type="dxa"/>
            </w:tcMar>
          </w:tcPr>
          <w:p w14:paraId="18F47ACB" w14:textId="77777777" w:rsidR="008A5E4E" w:rsidRDefault="0065745B">
            <w:pPr>
              <w:pStyle w:val="tdTableStyle-TablestyleAltRows-BodyE-Column-Body1"/>
            </w:pPr>
            <w:r>
              <w:t>kernel or function arg block; function formal arguments</w:t>
            </w:r>
          </w:p>
        </w:tc>
        <w:tc>
          <w:tcPr>
            <w:tcW w:w="0" w:type="auto"/>
            <w:tcBorders>
              <w:bottom w:val="single" w:sz="6" w:space="0" w:color="000000"/>
            </w:tcBorders>
            <w:tcMar>
              <w:top w:w="45" w:type="dxa"/>
              <w:left w:w="45" w:type="dxa"/>
              <w:bottom w:w="45" w:type="dxa"/>
              <w:right w:w="45" w:type="dxa"/>
            </w:tcMar>
          </w:tcPr>
          <w:p w14:paraId="7617799C" w14:textId="77777777" w:rsidR="008A5E4E" w:rsidRDefault="0065745B">
            <w:pPr>
              <w:pStyle w:val="tdTableStyle-TablestyleAltRows-BodyD-Column-Body1"/>
            </w:pPr>
            <w:r>
              <w:t>No</w:t>
            </w:r>
          </w:p>
        </w:tc>
      </w:tr>
      <w:tr w:rsidR="008A5E4E" w14:paraId="27D7FF2A"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228DB88" w14:textId="77777777" w:rsidR="008A5E4E" w:rsidRDefault="0065745B">
            <w:pPr>
              <w:pStyle w:val="tdTableStyle-TablestyleAltRows-BodyE-Column-Body2"/>
              <w:shd w:val="clear" w:color="auto" w:fill="D3D3D3"/>
            </w:pPr>
            <w:r>
              <w:rPr>
                <w:shd w:val="clear" w:color="auto" w:fill="D3D3D3"/>
              </w:rPr>
              <w:t>Private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47AD03D" w14:textId="77777777" w:rsidR="008A5E4E" w:rsidRDefault="0065745B">
            <w:pPr>
              <w:pStyle w:val="tdTableStyle-TablestyleAltRows-BodyE-Column-Body2"/>
              <w:shd w:val="clear" w:color="auto" w:fill="D3D3D3"/>
            </w:pPr>
            <w:r>
              <w:rPr>
                <w:shd w:val="clear" w:color="auto" w:fill="D3D3D3"/>
              </w:rPr>
              <w:t>Holds work-item local variables; read-write.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6939A36" w14:textId="77777777" w:rsidR="008A5E4E" w:rsidRDefault="0065745B">
            <w:pPr>
              <w:pStyle w:val="tdTableStyle-TablestyleAltRows-BodyE-Column-Body2"/>
              <w:shd w:val="clear" w:color="auto" w:fill="D3D3D3"/>
            </w:pPr>
            <w:r>
              <w:rPr>
                <w:shd w:val="clear" w:color="auto" w:fill="D3D3D3"/>
              </w:rPr>
              <w:t>Inaccessible.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78FF297" w14:textId="77777777" w:rsidR="008A5E4E" w:rsidRDefault="0065745B">
            <w:pPr>
              <w:pStyle w:val="tdTableStyle-TablestyleAltRows-BodyE-Column-Body2"/>
              <w:shd w:val="clear" w:color="auto" w:fill="D3D3D3"/>
            </w:pPr>
            <w:r>
              <w:rPr>
                <w:shd w:val="clear" w:color="auto" w:fill="D3D3D3"/>
              </w:rPr>
              <w:t>Work-item</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85A770D" w14:textId="77777777" w:rsidR="008A5E4E" w:rsidRDefault="0065745B">
            <w:pPr>
              <w:pStyle w:val="tdTableStyle-TablestyleAltRows-BodyE-Column-Body2"/>
              <w:shd w:val="clear" w:color="auto" w:fill="D3D3D3"/>
            </w:pPr>
            <w:r>
              <w:rPr>
                <w:shd w:val="clear" w:color="auto" w:fill="D3D3D3"/>
              </w:rPr>
              <w:t>Automatic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19612A6" w14:textId="77777777" w:rsidR="008A5E4E" w:rsidRDefault="0065745B">
            <w:pPr>
              <w:pStyle w:val="tdTableStyle-TablestyleAltRows-BodyE-Column-Body2"/>
              <w:shd w:val="clear" w:color="auto" w:fill="D3D3D3"/>
            </w:pPr>
            <w:r>
              <w:rPr>
                <w:shd w:val="clear" w:color="auto" w:fill="D3D3D3"/>
              </w:rPr>
              <w:t>No</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5565DD9" w14:textId="77777777" w:rsidR="008A5E4E" w:rsidRDefault="0065745B">
            <w:pPr>
              <w:pStyle w:val="tdTableStyle-TablestyleAltRows-BodyE-Column-Body2"/>
              <w:shd w:val="clear" w:color="auto" w:fill="D3D3D3"/>
            </w:pPr>
            <w:r>
              <w:rPr>
                <w:shd w:val="clear" w:color="auto" w:fill="D3D3D3"/>
              </w:rPr>
              <w:t>module; kernel or function code block</w:t>
            </w:r>
          </w:p>
        </w:tc>
        <w:tc>
          <w:tcPr>
            <w:tcW w:w="0" w:type="auto"/>
            <w:tcBorders>
              <w:bottom w:val="single" w:sz="6" w:space="0" w:color="000000"/>
            </w:tcBorders>
            <w:shd w:val="clear" w:color="auto" w:fill="D3D3D3"/>
            <w:tcMar>
              <w:top w:w="45" w:type="dxa"/>
              <w:left w:w="45" w:type="dxa"/>
              <w:bottom w:w="45" w:type="dxa"/>
              <w:right w:w="45" w:type="dxa"/>
            </w:tcMar>
          </w:tcPr>
          <w:p w14:paraId="7D5B04E7" w14:textId="77777777" w:rsidR="008A5E4E" w:rsidRDefault="0065745B">
            <w:pPr>
              <w:pStyle w:val="tdTableStyle-TablestyleAltRows-BodyD-Column-Body2"/>
              <w:shd w:val="clear" w:color="auto" w:fill="D3D3D3"/>
            </w:pPr>
            <w:r>
              <w:rPr>
                <w:shd w:val="clear" w:color="auto" w:fill="D3D3D3"/>
              </w:rPr>
              <w:t>Yes</w:t>
            </w:r>
          </w:p>
        </w:tc>
      </w:tr>
      <w:tr w:rsidR="008A5E4E" w14:paraId="73774D20" w14:textId="77777777">
        <w:trPr>
          <w:tblCellSpacing w:w="0" w:type="dxa"/>
        </w:trPr>
        <w:tc>
          <w:tcPr>
            <w:tcW w:w="0" w:type="auto"/>
            <w:tcBorders>
              <w:right w:val="single" w:sz="6" w:space="0" w:color="000000"/>
            </w:tcBorders>
            <w:tcMar>
              <w:top w:w="45" w:type="dxa"/>
              <w:left w:w="45" w:type="dxa"/>
              <w:bottom w:w="45" w:type="dxa"/>
              <w:right w:w="45" w:type="dxa"/>
            </w:tcMar>
          </w:tcPr>
          <w:p w14:paraId="2464C1CE" w14:textId="77777777" w:rsidR="008A5E4E" w:rsidRDefault="0065745B">
            <w:pPr>
              <w:pStyle w:val="tdTableStyle-TablestyleAltRows-BodyB-Column-Body1"/>
            </w:pPr>
            <w:r>
              <w:t>Spill</w:t>
            </w:r>
          </w:p>
        </w:tc>
        <w:tc>
          <w:tcPr>
            <w:tcW w:w="0" w:type="auto"/>
            <w:tcBorders>
              <w:right w:val="single" w:sz="6" w:space="0" w:color="000000"/>
            </w:tcBorders>
            <w:tcMar>
              <w:top w:w="45" w:type="dxa"/>
              <w:left w:w="45" w:type="dxa"/>
              <w:bottom w:w="45" w:type="dxa"/>
              <w:right w:w="45" w:type="dxa"/>
            </w:tcMar>
          </w:tcPr>
          <w:p w14:paraId="486BC39E" w14:textId="77777777" w:rsidR="008A5E4E" w:rsidRDefault="0065745B">
            <w:pPr>
              <w:pStyle w:val="tdTableStyle-TablestyleAltRows-BodyB-Column-Body1"/>
            </w:pPr>
            <w:r>
              <w:t xml:space="preserve">Holds spilled register values; read-write; cannot have address taken with </w:t>
            </w:r>
            <w:r>
              <w:rPr>
                <w:rStyle w:val="code"/>
              </w:rPr>
              <w:t>lda</w:t>
            </w:r>
            <w:r>
              <w:t xml:space="preserve"> operation.</w:t>
            </w:r>
          </w:p>
        </w:tc>
        <w:tc>
          <w:tcPr>
            <w:tcW w:w="0" w:type="auto"/>
            <w:tcBorders>
              <w:right w:val="single" w:sz="6" w:space="0" w:color="000000"/>
            </w:tcBorders>
            <w:tcMar>
              <w:top w:w="45" w:type="dxa"/>
              <w:left w:w="45" w:type="dxa"/>
              <w:bottom w:w="45" w:type="dxa"/>
              <w:right w:w="45" w:type="dxa"/>
            </w:tcMar>
          </w:tcPr>
          <w:p w14:paraId="693C5EAF" w14:textId="77777777" w:rsidR="008A5E4E" w:rsidRDefault="0065745B">
            <w:pPr>
              <w:pStyle w:val="tdTableStyle-TablestyleAltRows-BodyB-Column-Body1"/>
            </w:pPr>
            <w:r>
              <w:t>Inaccessible.</w:t>
            </w:r>
          </w:p>
        </w:tc>
        <w:tc>
          <w:tcPr>
            <w:tcW w:w="0" w:type="auto"/>
            <w:tcBorders>
              <w:right w:val="single" w:sz="6" w:space="0" w:color="000000"/>
            </w:tcBorders>
            <w:tcMar>
              <w:top w:w="45" w:type="dxa"/>
              <w:left w:w="45" w:type="dxa"/>
              <w:bottom w:w="45" w:type="dxa"/>
              <w:right w:w="45" w:type="dxa"/>
            </w:tcMar>
          </w:tcPr>
          <w:p w14:paraId="4C095B0E" w14:textId="77777777" w:rsidR="008A5E4E" w:rsidRDefault="0065745B">
            <w:pPr>
              <w:pStyle w:val="tdTableStyle-TablestyleAltRows-BodyB-Column-Body1"/>
            </w:pPr>
            <w:r>
              <w:t>Work-item</w:t>
            </w:r>
          </w:p>
        </w:tc>
        <w:tc>
          <w:tcPr>
            <w:tcW w:w="0" w:type="auto"/>
            <w:tcBorders>
              <w:right w:val="single" w:sz="6" w:space="0" w:color="000000"/>
            </w:tcBorders>
            <w:tcMar>
              <w:top w:w="45" w:type="dxa"/>
              <w:left w:w="45" w:type="dxa"/>
              <w:bottom w:w="45" w:type="dxa"/>
              <w:right w:w="45" w:type="dxa"/>
            </w:tcMar>
          </w:tcPr>
          <w:p w14:paraId="1DF70F1D" w14:textId="77777777" w:rsidR="008A5E4E" w:rsidRDefault="0065745B">
            <w:pPr>
              <w:pStyle w:val="tdTableStyle-TablestyleAltRows-BodyB-Column-Body1"/>
            </w:pPr>
            <w:r>
              <w:t>Automatic</w:t>
            </w:r>
          </w:p>
        </w:tc>
        <w:tc>
          <w:tcPr>
            <w:tcW w:w="0" w:type="auto"/>
            <w:tcBorders>
              <w:right w:val="single" w:sz="6" w:space="0" w:color="000000"/>
            </w:tcBorders>
            <w:tcMar>
              <w:top w:w="45" w:type="dxa"/>
              <w:left w:w="45" w:type="dxa"/>
              <w:bottom w:w="45" w:type="dxa"/>
              <w:right w:w="45" w:type="dxa"/>
            </w:tcMar>
          </w:tcPr>
          <w:p w14:paraId="2A0B9C03" w14:textId="77777777" w:rsidR="008A5E4E" w:rsidRDefault="0065745B">
            <w:pPr>
              <w:pStyle w:val="tdTableStyle-TablestyleAltRows-BodyB-Column-Body1"/>
            </w:pPr>
            <w:r>
              <w:t>No</w:t>
            </w:r>
          </w:p>
        </w:tc>
        <w:tc>
          <w:tcPr>
            <w:tcW w:w="0" w:type="auto"/>
            <w:tcBorders>
              <w:right w:val="single" w:sz="6" w:space="0" w:color="000000"/>
            </w:tcBorders>
            <w:tcMar>
              <w:top w:w="45" w:type="dxa"/>
              <w:left w:w="45" w:type="dxa"/>
              <w:bottom w:w="45" w:type="dxa"/>
              <w:right w:w="45" w:type="dxa"/>
            </w:tcMar>
          </w:tcPr>
          <w:p w14:paraId="1A6CD5B7" w14:textId="77777777" w:rsidR="008A5E4E" w:rsidRDefault="0065745B">
            <w:pPr>
              <w:pStyle w:val="tdTableStyle-TablestyleAltRows-BodyB-Column-Body1"/>
            </w:pPr>
            <w:r>
              <w:t>kernel or function code block</w:t>
            </w:r>
          </w:p>
        </w:tc>
        <w:tc>
          <w:tcPr>
            <w:tcW w:w="0" w:type="auto"/>
            <w:tcMar>
              <w:top w:w="45" w:type="dxa"/>
              <w:left w:w="45" w:type="dxa"/>
              <w:bottom w:w="45" w:type="dxa"/>
              <w:right w:w="45" w:type="dxa"/>
            </w:tcMar>
          </w:tcPr>
          <w:p w14:paraId="5C4F90EA" w14:textId="77777777" w:rsidR="008A5E4E" w:rsidRDefault="0065745B">
            <w:pPr>
              <w:pStyle w:val="tdTableStyle-TablestyleAltRows-BodyA-Column-Body1"/>
            </w:pPr>
            <w:r>
              <w:t>No</w:t>
            </w:r>
          </w:p>
        </w:tc>
      </w:tr>
    </w:tbl>
    <w:p w14:paraId="42D6C8F3" w14:textId="77777777" w:rsidR="008A5E4E" w:rsidRDefault="008A5E4E">
      <w:pPr>
        <w:spacing w:after="240"/>
      </w:pPr>
    </w:p>
    <w:p w14:paraId="44E7E3B9" w14:textId="77777777" w:rsidR="008A5E4E" w:rsidRDefault="0065745B">
      <w:pPr>
        <w:pStyle w:val="p"/>
      </w:pPr>
      <w:r>
        <w:t>Each segment has one of the following persistence values:</w:t>
      </w:r>
    </w:p>
    <w:p w14:paraId="0F181B0F" w14:textId="4430B6EA" w:rsidR="008A5E4E" w:rsidRDefault="0065745B">
      <w:pPr>
        <w:pStyle w:val="li"/>
        <w:numPr>
          <w:ilvl w:val="0"/>
          <w:numId w:val="29"/>
        </w:numPr>
        <w:spacing w:before="320"/>
        <w:ind w:left="600"/>
      </w:pPr>
      <w:r>
        <w:t xml:space="preserve">Application: If the allocation is program, then stores in one kernel dispatch or agent thread can be seen by loads of another kernel dispatch or agent thread in the same application execution. If the allocation is agent, then stores in one kernel dispatch execution, or performed by the host CPU agent using the HSA runtime and specifying the </w:t>
      </w:r>
      <w:r w:rsidR="0023395C">
        <w:t>kernel agent</w:t>
      </w:r>
      <w:r>
        <w:t xml:space="preserve">, can be seen by any kernel dispatch executing on the same </w:t>
      </w:r>
      <w:r w:rsidR="0023395C">
        <w:t>kernel agent</w:t>
      </w:r>
      <w:r>
        <w:t xml:space="preserve"> in the same application execution. Note, the readonly segment variables for </w:t>
      </w:r>
      <w:r w:rsidR="0023395C">
        <w:t>a kernel agent</w:t>
      </w:r>
      <w:r>
        <w:t xml:space="preserve"> cannot be changed while a kernel dispatch that access the variables is executing on that </w:t>
      </w:r>
      <w:r w:rsidR="0023395C">
        <w:t>kernel agent</w:t>
      </w:r>
      <w:r>
        <w:t>.</w:t>
      </w:r>
    </w:p>
    <w:p w14:paraId="2AD2C2AD" w14:textId="77777777" w:rsidR="008A5E4E" w:rsidRDefault="0065745B">
      <w:pPr>
        <w:pStyle w:val="li"/>
        <w:numPr>
          <w:ilvl w:val="0"/>
          <w:numId w:val="29"/>
        </w:numPr>
        <w:ind w:left="600"/>
      </w:pPr>
      <w:r>
        <w:t>Kernel: stores in one kernel dispatch execution can be seen by loads in the same kernel dispatch execution. Note, the kernarg segment values cannot be changed while kernel dispatch is executing.</w:t>
      </w:r>
    </w:p>
    <w:p w14:paraId="72833179" w14:textId="77777777" w:rsidR="008A5E4E" w:rsidRDefault="0065745B">
      <w:pPr>
        <w:pStyle w:val="li"/>
        <w:numPr>
          <w:ilvl w:val="0"/>
          <w:numId w:val="29"/>
        </w:numPr>
        <w:ind w:left="600"/>
      </w:pPr>
      <w:r>
        <w:t xml:space="preserve"> Work-group: stores in work-items in one work-group can only be seen by loads in work-items in the same work-group. </w:t>
      </w:r>
    </w:p>
    <w:p w14:paraId="2E0DEBDD" w14:textId="77777777" w:rsidR="008A5E4E" w:rsidRDefault="0065745B">
      <w:pPr>
        <w:pStyle w:val="li"/>
        <w:numPr>
          <w:ilvl w:val="0"/>
          <w:numId w:val="29"/>
        </w:numPr>
        <w:spacing w:after="320"/>
        <w:ind w:left="600"/>
      </w:pPr>
      <w:r>
        <w:t xml:space="preserve"> Work-item: stores in one work-item can only be seen by loads in the same work-item.</w:t>
      </w:r>
    </w:p>
    <w:p w14:paraId="671E4F54" w14:textId="77777777" w:rsidR="008A5E4E" w:rsidRDefault="0065745B">
      <w:pPr>
        <w:pStyle w:val="p"/>
      </w:pPr>
      <w:r>
        <w:t xml:space="preserve">In addition, the scope of the declaration can further restrict if its value can be accessed. Private and spill variables declared in a function, and the function argument list arg variables, can only be accessed while the function is being executed by the work-item. Arg variables declared in an argument scope can only be accessed while the containing argument scope is being executed by the work-item. See </w:t>
      </w:r>
      <w:r>
        <w:rPr>
          <w:rStyle w:val="xref1"/>
        </w:rPr>
        <w:t>4.6.2. Scope (</w:t>
      </w:r>
      <w:r w:rsidR="009A76EE" w:rsidRPr="008A5E4E">
        <w:fldChar w:fldCharType="begin"/>
      </w:r>
      <w:r w:rsidR="008A5E4E">
        <w:instrText xml:space="preserve"> PAGEREF _Ref-126376936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 xml:space="preserve"> and </w:t>
      </w:r>
      <w:r>
        <w:rPr>
          <w:rStyle w:val="xref1"/>
        </w:rPr>
        <w:t>4.11. Storage Duration (</w:t>
      </w:r>
      <w:r w:rsidR="009A76EE" w:rsidRPr="008A5E4E">
        <w:fldChar w:fldCharType="begin"/>
      </w:r>
      <w:r w:rsidR="008A5E4E">
        <w:instrText xml:space="preserve"> PAGEREF _Ref1633476501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w:t>
      </w:r>
    </w:p>
    <w:p w14:paraId="10D645C0" w14:textId="77777777" w:rsidR="008A5E4E" w:rsidRDefault="0065745B">
      <w:pPr>
        <w:pStyle w:val="p"/>
      </w:pPr>
      <w:r>
        <w:t>The persistence also specifies if it is defined whether a segment address can be used in a memory access. It can only be used in the same persistence entity that created it. For example, if the persistence is application, then the address can be used to access the memory value in any work item in any kernel dispatched by the application or other agent thread executed by the application. If the persistence is work-item, then only the work-item that created the address can access it.</w:t>
      </w:r>
    </w:p>
    <w:p w14:paraId="073E9060" w14:textId="77777777" w:rsidR="008A5E4E" w:rsidRDefault="0065745B">
      <w:pPr>
        <w:pStyle w:val="p"/>
      </w:pPr>
      <w:r>
        <w:t>The variable referenced by a segment address is only defined if the value it references is defined. For example, it is not defined if a group segment address created in a work-item of one work-group will access the same named variable in a work-item of another work-group.</w:t>
      </w:r>
    </w:p>
    <w:p w14:paraId="06355A24" w14:textId="77777777" w:rsidR="008A5E4E" w:rsidRDefault="0065745B">
      <w:pPr>
        <w:pStyle w:val="p"/>
      </w:pPr>
      <w:r>
        <w:t xml:space="preserve"> If a segment address is converted to a flat address, it is only defined to convert the flat address back to a segment address of the original segment kind. This allows a </w:t>
      </w:r>
      <w:r>
        <w:rPr>
          <w:rStyle w:val="code1"/>
        </w:rPr>
        <w:t>segmentp</w:t>
      </w:r>
      <w:r>
        <w:t xml:space="preserve"> operation to be used to determine a valid segment address to which the flat address can be converted. This can then be used to perform segment address accesses, which might perform better on some implementations than flat address accesses. See </w:t>
      </w:r>
      <w:r>
        <w:rPr>
          <w:rStyle w:val="xref1"/>
        </w:rPr>
        <w:t>5.15. Segment Checking (segmentp) Operation (</w:t>
      </w:r>
      <w:r w:rsidR="009A76EE" w:rsidRPr="008A5E4E">
        <w:fldChar w:fldCharType="begin"/>
      </w:r>
      <w:r w:rsidR="008A5E4E">
        <w:instrText xml:space="preserve"> PAGEREF _Ref1306621231 \p \h  \* MERGEFORMAT </w:instrText>
      </w:r>
      <w:r w:rsidR="009A76EE" w:rsidRPr="008A5E4E">
        <w:fldChar w:fldCharType="separate"/>
      </w:r>
      <w:r w:rsidR="00533AF0" w:rsidRPr="00533AF0">
        <w:rPr>
          <w:rStyle w:val="xref1"/>
          <w:noProof/>
        </w:rPr>
        <w:t>on</w:t>
      </w:r>
      <w:r w:rsidR="00533AF0">
        <w:rPr>
          <w:noProof/>
        </w:rPr>
        <w:t xml:space="preserve"> page 140</w:t>
      </w:r>
      <w:r w:rsidR="009A76EE" w:rsidRPr="008A5E4E">
        <w:rPr>
          <w:rStyle w:val="xref1"/>
        </w:rPr>
        <w:fldChar w:fldCharType="end"/>
      </w:r>
      <w:r>
        <w:rPr>
          <w:rStyle w:val="xref1"/>
        </w:rPr>
        <w:t>)</w:t>
      </w:r>
      <w:r>
        <w:t>.</w:t>
      </w:r>
    </w:p>
    <w:p w14:paraId="47CFD172" w14:textId="77777777" w:rsidR="008A5E4E" w:rsidRDefault="0065745B">
      <w:pPr>
        <w:pStyle w:val="p"/>
      </w:pPr>
      <w:r>
        <w:t>The persistence rules also apply to flat addresses. A flat address memory access is only defined if the memory access is defined for the original segment address.</w:t>
      </w:r>
    </w:p>
    <w:p w14:paraId="0AA2EF5D" w14:textId="77777777" w:rsidR="008A5E4E" w:rsidRDefault="0065745B">
      <w:pPr>
        <w:pStyle w:val="p"/>
      </w:pPr>
      <w:r>
        <w:t xml:space="preserve">It is only defined to convert a flat address to a segment address if the value accessed by the flat address is defined. For example, it is not defined to convert a private segment address into a flat address in one work-item, and then convert the flat address back to a private segment address </w:t>
      </w:r>
      <w:r>
        <w:lastRenderedPageBreak/>
        <w:t>in another work-item. It is not defined to access the private value in the first work-item, nor is it defined to access the value of the same named variable in the second work-item.</w:t>
      </w:r>
    </w:p>
    <w:p w14:paraId="27C57A4F" w14:textId="77777777" w:rsidR="008A5E4E" w:rsidRDefault="0065745B">
      <w:pPr>
        <w:pStyle w:val="p"/>
      </w:pPr>
      <w:r>
        <w:t>For further information on:</w:t>
      </w:r>
    </w:p>
    <w:p w14:paraId="5DF1F307" w14:textId="77777777" w:rsidR="008A5E4E" w:rsidRDefault="0065745B">
      <w:pPr>
        <w:pStyle w:val="li"/>
        <w:numPr>
          <w:ilvl w:val="0"/>
          <w:numId w:val="30"/>
        </w:numPr>
        <w:spacing w:before="320"/>
        <w:ind w:left="600"/>
      </w:pPr>
      <w:r>
        <w:t xml:space="preserve">Allocation, see the </w:t>
      </w:r>
      <w:r>
        <w:rPr>
          <w:rStyle w:val="code1"/>
        </w:rPr>
        <w:t>alloc</w:t>
      </w:r>
      <w:r>
        <w:t xml:space="preserve"> qualifier description in section </w:t>
      </w:r>
      <w:r>
        <w:rPr>
          <w:rStyle w:val="xref1"/>
        </w:rPr>
        <w:t>4.3.10. Declaration and Definition Qualifiers (</w:t>
      </w:r>
      <w:r w:rsidR="009A76EE" w:rsidRPr="008A5E4E">
        <w:fldChar w:fldCharType="begin"/>
      </w:r>
      <w:r w:rsidR="008A5E4E">
        <w:instrText xml:space="preserve"> PAGEREF _Ref-58043071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26053494" w14:textId="6FD59387" w:rsidR="008A5E4E" w:rsidRDefault="0065745B">
      <w:pPr>
        <w:pStyle w:val="li"/>
        <w:numPr>
          <w:ilvl w:val="0"/>
          <w:numId w:val="30"/>
        </w:numPr>
        <w:spacing w:after="320"/>
        <w:ind w:left="600"/>
      </w:pPr>
      <w:r>
        <w:t xml:space="preserve">Initializers, see </w:t>
      </w:r>
      <w:r>
        <w:rPr>
          <w:rStyle w:val="xref1"/>
        </w:rPr>
        <w:t xml:space="preserve">4.10. </w:t>
      </w:r>
      <w:r w:rsidR="0069042B">
        <w:rPr>
          <w:rStyle w:val="xref1"/>
        </w:rPr>
        <w:t xml:space="preserve">Variable </w:t>
      </w:r>
      <w:r>
        <w:rPr>
          <w:rStyle w:val="xref1"/>
        </w:rPr>
        <w:t>Initializers (</w:t>
      </w:r>
      <w:r w:rsidR="009A76EE" w:rsidRPr="008A5E4E">
        <w:fldChar w:fldCharType="begin"/>
      </w:r>
      <w:r w:rsidR="008A5E4E">
        <w:instrText xml:space="preserve"> PAGEREF _Ref-927866903 \p \h  \* MERGEFORMAT </w:instrText>
      </w:r>
      <w:r w:rsidR="009A76EE" w:rsidRPr="008A5E4E">
        <w:fldChar w:fldCharType="separate"/>
      </w:r>
      <w:r w:rsidR="00533AF0" w:rsidRPr="00533AF0">
        <w:rPr>
          <w:rStyle w:val="xref1"/>
          <w:noProof/>
        </w:rPr>
        <w:t>on</w:t>
      </w:r>
      <w:r w:rsidR="00533AF0">
        <w:rPr>
          <w:noProof/>
        </w:rPr>
        <w:t xml:space="preserve"> page 74</w:t>
      </w:r>
      <w:r w:rsidR="009A76EE" w:rsidRPr="008A5E4E">
        <w:rPr>
          <w:rStyle w:val="xref1"/>
        </w:rPr>
        <w:fldChar w:fldCharType="end"/>
      </w:r>
      <w:r>
        <w:rPr>
          <w:rStyle w:val="xref1"/>
        </w:rPr>
        <w:t>)</w:t>
      </w:r>
      <w:r>
        <w:t xml:space="preserve">. </w:t>
      </w:r>
    </w:p>
    <w:p w14:paraId="30BECDDC" w14:textId="77777777" w:rsidR="008A5E4E" w:rsidRDefault="0065745B">
      <w:pPr>
        <w:pStyle w:val="h3"/>
      </w:pPr>
      <w:bookmarkStart w:id="166" w:name="_Toc396034124"/>
      <w:r>
        <w:t xml:space="preserve">2.8.5 </w:t>
      </w:r>
      <w:bookmarkStart w:id="167" w:name="_Ref300596714"/>
      <w:r>
        <w:t>Memory Segment Isolation</w:t>
      </w:r>
      <w:bookmarkEnd w:id="166"/>
      <w:bookmarkEnd w:id="167"/>
    </w:p>
    <w:p w14:paraId="22EC3E53" w14:textId="77777777" w:rsidR="008A5E4E" w:rsidRDefault="0065745B">
      <w:pPr>
        <w:pStyle w:val="p"/>
      </w:pPr>
      <w:r>
        <w:t xml:space="preserve"> An implementation is not required to isolate the memory for each segment. This means it may be possible to access the memory of one segment using addresses in another segment. This may permit work-items or other agents to use the aliased addresses to access variables in segments that are defined as being inaccessible. </w:t>
      </w:r>
    </w:p>
    <w:p w14:paraId="5C1FC1FA" w14:textId="77777777" w:rsidR="008A5E4E" w:rsidRDefault="0065745B">
      <w:pPr>
        <w:pStyle w:val="p"/>
      </w:pPr>
      <w:r>
        <w:t xml:space="preserve">However, while the kernel dispatch executes, results are undefined if a variable allocated in one segment is accessed in another segment: </w:t>
      </w:r>
    </w:p>
    <w:p w14:paraId="49618D21" w14:textId="63F3D2BC" w:rsidR="008A5E4E" w:rsidRDefault="00DB6C52">
      <w:pPr>
        <w:pStyle w:val="li"/>
        <w:numPr>
          <w:ilvl w:val="0"/>
          <w:numId w:val="31"/>
        </w:numPr>
        <w:spacing w:before="320"/>
        <w:ind w:left="600"/>
      </w:pPr>
      <w:r>
        <w:t>even if</w:t>
      </w:r>
      <w:r w:rsidR="0065745B">
        <w:t xml:space="preserve"> the variable is defined explicitly in HSAIL or is allocated dynamically by any agent including a host CPU</w:t>
      </w:r>
      <w:r>
        <w:t>;</w:t>
      </w:r>
    </w:p>
    <w:p w14:paraId="3E7007C0" w14:textId="3B90724A" w:rsidR="008A5E4E" w:rsidRDefault="00DB6C52">
      <w:pPr>
        <w:pStyle w:val="li"/>
        <w:numPr>
          <w:ilvl w:val="0"/>
          <w:numId w:val="31"/>
        </w:numPr>
        <w:ind w:left="600"/>
      </w:pPr>
      <w:r>
        <w:t>even if</w:t>
      </w:r>
      <w:r w:rsidR="0065745B">
        <w:t xml:space="preserve"> the variable is accessed using a segment address or a corresponding flat address</w:t>
      </w:r>
      <w:r>
        <w:t>;</w:t>
      </w:r>
      <w:r w:rsidR="0065745B">
        <w:t xml:space="preserve"> </w:t>
      </w:r>
      <w:r>
        <w:t>and</w:t>
      </w:r>
    </w:p>
    <w:p w14:paraId="6AE625A4" w14:textId="2F7D6570" w:rsidR="008A5E4E" w:rsidRDefault="00DB6C52">
      <w:pPr>
        <w:pStyle w:val="li"/>
        <w:numPr>
          <w:ilvl w:val="0"/>
          <w:numId w:val="31"/>
        </w:numPr>
        <w:ind w:left="600"/>
      </w:pPr>
      <w:r>
        <w:t>even if</w:t>
      </w:r>
      <w:r w:rsidR="0065745B">
        <w:t xml:space="preserve"> the access is done by another work-item in the same kernel dispatch, the work-items in other kernel dispatches, or by other agents, including a host CPU. </w:t>
      </w:r>
    </w:p>
    <w:p w14:paraId="1A3EFD11" w14:textId="78A94A62" w:rsidR="008A5E4E" w:rsidRDefault="0065745B" w:rsidP="00B40BE0">
      <w:pPr>
        <w:pStyle w:val="li"/>
        <w:ind w:left="0"/>
      </w:pPr>
      <w:r>
        <w:t xml:space="preserve">An implementation is not required to detect or generate an exception if such an access occurs. </w:t>
      </w:r>
    </w:p>
    <w:p w14:paraId="7D7F2BA5" w14:textId="77777777" w:rsidR="008A5E4E" w:rsidRDefault="0065745B">
      <w:pPr>
        <w:pStyle w:val="p"/>
      </w:pPr>
      <w:r>
        <w:t xml:space="preserve">This allows an implementation considerable freedom in how it can implement segments: </w:t>
      </w:r>
    </w:p>
    <w:p w14:paraId="12BA5B2B" w14:textId="77777777" w:rsidR="008A5E4E" w:rsidRDefault="0065745B">
      <w:pPr>
        <w:pStyle w:val="li"/>
        <w:numPr>
          <w:ilvl w:val="0"/>
          <w:numId w:val="32"/>
        </w:numPr>
        <w:spacing w:before="320"/>
        <w:ind w:left="600"/>
      </w:pPr>
      <w:r>
        <w:t xml:space="preserve">An implementation could use special dedicated hardware: </w:t>
      </w:r>
    </w:p>
    <w:p w14:paraId="12484EC6" w14:textId="77777777" w:rsidR="008A5E4E" w:rsidRDefault="0065745B">
      <w:pPr>
        <w:pStyle w:val="li1"/>
        <w:numPr>
          <w:ilvl w:val="1"/>
          <w:numId w:val="33"/>
        </w:numPr>
        <w:ind w:left="1200"/>
      </w:pPr>
      <w:r>
        <w:t xml:space="preserve">Readonly and/or kernarg variables could be allocated in a specialized read-only cache. </w:t>
      </w:r>
    </w:p>
    <w:p w14:paraId="7B02C6B6" w14:textId="77777777" w:rsidR="008A5E4E" w:rsidRDefault="0065745B">
      <w:pPr>
        <w:pStyle w:val="li1"/>
        <w:numPr>
          <w:ilvl w:val="1"/>
          <w:numId w:val="33"/>
        </w:numPr>
        <w:ind w:left="1200"/>
      </w:pPr>
      <w:r>
        <w:t xml:space="preserve"> Special hardware could be used to accelerate arg and spill memory. For example, by promoting them to ISA registers.</w:t>
      </w:r>
    </w:p>
    <w:p w14:paraId="348E2A94" w14:textId="1197837F" w:rsidR="008A5E4E" w:rsidRDefault="0065745B">
      <w:pPr>
        <w:pStyle w:val="li1"/>
        <w:numPr>
          <w:ilvl w:val="1"/>
          <w:numId w:val="33"/>
        </w:numPr>
        <w:ind w:left="1200"/>
      </w:pPr>
      <w:r>
        <w:t xml:space="preserve"> Group addresses could be mapped to special scratch-pad memory allocated for each </w:t>
      </w:r>
      <w:r w:rsidR="0023395C">
        <w:t>kernel agent</w:t>
      </w:r>
      <w:r>
        <w:t xml:space="preserve"> compute unit. </w:t>
      </w:r>
    </w:p>
    <w:p w14:paraId="4D045059" w14:textId="77777777" w:rsidR="008A5E4E" w:rsidRDefault="0065745B">
      <w:pPr>
        <w:pStyle w:val="li"/>
        <w:numPr>
          <w:ilvl w:val="0"/>
          <w:numId w:val="32"/>
        </w:numPr>
        <w:ind w:left="600"/>
      </w:pPr>
      <w:r>
        <w:t xml:space="preserve"> An implementation could use addresses in global memory: </w:t>
      </w:r>
    </w:p>
    <w:p w14:paraId="398B4558" w14:textId="77777777" w:rsidR="008A5E4E" w:rsidRDefault="0065745B">
      <w:pPr>
        <w:pStyle w:val="li1"/>
        <w:numPr>
          <w:ilvl w:val="1"/>
          <w:numId w:val="34"/>
        </w:numPr>
        <w:ind w:left="1200"/>
      </w:pPr>
      <w:r>
        <w:t xml:space="preserve"> If used to implement group memory, the implementation must adjust the group segment and flat addresses used by work-items in one work-group so that accesses by work-items in a different work-group access different memory locations for the same address.</w:t>
      </w:r>
    </w:p>
    <w:p w14:paraId="2EF000BC" w14:textId="77777777" w:rsidR="008A5E4E" w:rsidRDefault="0065745B">
      <w:pPr>
        <w:pStyle w:val="li1"/>
        <w:numPr>
          <w:ilvl w:val="1"/>
          <w:numId w:val="34"/>
        </w:numPr>
        <w:ind w:left="1200"/>
      </w:pPr>
      <w:r>
        <w:t xml:space="preserve"> If used to implement private memory, the implementation must adjust the segment or flat addresses used by each work-item so that different work-items access different memory locations for the same private segment address. For example, this could be done: </w:t>
      </w:r>
    </w:p>
    <w:p w14:paraId="4858F5E0" w14:textId="77777777" w:rsidR="008A5E4E" w:rsidRDefault="0065745B">
      <w:pPr>
        <w:pStyle w:val="li2"/>
        <w:numPr>
          <w:ilvl w:val="2"/>
          <w:numId w:val="35"/>
        </w:numPr>
        <w:ind w:left="1800"/>
      </w:pPr>
      <w:r>
        <w:lastRenderedPageBreak/>
        <w:t xml:space="preserve">By using separate contiguous memory areas for each work-item. </w:t>
      </w:r>
    </w:p>
    <w:p w14:paraId="17DD7A74" w14:textId="77777777" w:rsidR="008A5E4E" w:rsidRDefault="0065745B">
      <w:pPr>
        <w:pStyle w:val="li2"/>
        <w:numPr>
          <w:ilvl w:val="2"/>
          <w:numId w:val="35"/>
        </w:numPr>
        <w:spacing w:after="320"/>
        <w:ind w:left="1800"/>
      </w:pPr>
      <w:r>
        <w:t>By expanding the segment or flat address into multiple interleaved addresses, one for every work-item in a wavefront. This could be implemented by special hardware.</w:t>
      </w:r>
    </w:p>
    <w:p w14:paraId="26AF7315" w14:textId="77777777" w:rsidR="008A5E4E" w:rsidRDefault="0065745B">
      <w:pPr>
        <w:pStyle w:val="h2"/>
      </w:pPr>
      <w:bookmarkStart w:id="168" w:name="_Toc396034125"/>
      <w:r>
        <w:t xml:space="preserve">2.9 </w:t>
      </w:r>
      <w:bookmarkStart w:id="169" w:name="_Ref780378917"/>
      <w:bookmarkStart w:id="170" w:name="_Ref1075441836"/>
      <w:r>
        <w:t>Small and Large Machine Models</w:t>
      </w:r>
      <w:bookmarkEnd w:id="168"/>
      <w:bookmarkEnd w:id="169"/>
      <w:bookmarkEnd w:id="170"/>
    </w:p>
    <w:p w14:paraId="33DEB649" w14:textId="77777777" w:rsidR="008A5E4E" w:rsidRDefault="0065745B">
      <w:pPr>
        <w:pStyle w:val="p"/>
      </w:pPr>
      <w:r>
        <w:t xml:space="preserve">HSAIL supports two machine models. Machine models determine the size of certain data values and are not compatible. </w:t>
      </w:r>
      <w:r>
        <w:rPr>
          <w:rStyle w:val="xref1"/>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 xml:space="preserve"> shows the sizes used for the two models supported by HSAIL. </w:t>
      </w:r>
    </w:p>
    <w:p w14:paraId="0203D734" w14:textId="7C9C5635" w:rsidR="008A5E4E" w:rsidRDefault="0065745B">
      <w:pPr>
        <w:pStyle w:val="p"/>
      </w:pPr>
      <w:r>
        <w:t xml:space="preserve">The machine model of the HSAIL code executed by </w:t>
      </w:r>
      <w:r w:rsidR="0023395C">
        <w:t>a kernel agent</w:t>
      </w:r>
      <w:r>
        <w:t xml:space="preserve"> must match the address space size of the process that owns the </w:t>
      </w:r>
      <w:r w:rsidR="00326E6A">
        <w:t>User Mode Q</w:t>
      </w:r>
      <w:r>
        <w:t xml:space="preserve">ueue on which the kernel was dispatched. A process executing with a 32-bit address space size requires the HSAIL code to have the small machine model. A process executing with a 64-bit address space requires the HSAIL code to have the large machine model. </w:t>
      </w:r>
    </w:p>
    <w:p w14:paraId="6863A0B5" w14:textId="77777777" w:rsidR="008A5E4E" w:rsidRDefault="0065745B">
      <w:pPr>
        <w:pStyle w:val="p"/>
      </w:pPr>
      <w:r>
        <w:t>The small model might be appropriate for a legacy CPU 32-bit application that wants to use program data-parallel sections.</w:t>
      </w:r>
    </w:p>
    <w:p w14:paraId="51193026" w14:textId="695151AE" w:rsidR="008A5E4E" w:rsidRDefault="0065745B">
      <w:pPr>
        <w:pStyle w:val="p"/>
      </w:pPr>
      <w:r>
        <w:t xml:space="preserve">The model must be specified using the </w:t>
      </w:r>
      <w:r w:rsidR="00B31C6F">
        <w:rPr>
          <w:rStyle w:val="code1"/>
        </w:rPr>
        <w:t>module</w:t>
      </w:r>
      <w:r>
        <w:t xml:space="preserve"> </w:t>
      </w:r>
      <w:r w:rsidR="00BC421C">
        <w:t>header</w:t>
      </w:r>
      <w:r>
        <w:t xml:space="preserve">. See </w:t>
      </w:r>
      <w:r w:rsidR="002C01DF">
        <w:rPr>
          <w:rStyle w:val="xref1"/>
        </w:rPr>
        <w:t xml:space="preserve">Chapter 14. </w:t>
      </w:r>
      <w:r w:rsidR="00B31C6F">
        <w:rPr>
          <w:rStyle w:val="xref1"/>
        </w:rPr>
        <w:t>module</w:t>
      </w:r>
      <w:r w:rsidR="002C01DF">
        <w:rPr>
          <w:rStyle w:val="xref1"/>
        </w:rPr>
        <w:t xml:space="preserve"> </w:t>
      </w:r>
      <w:r w:rsidR="00BC421C">
        <w:rPr>
          <w:rStyle w:val="xref1"/>
        </w:rPr>
        <w:t>Header</w:t>
      </w:r>
      <w:r w:rsidR="002C01DF">
        <w:rPr>
          <w:rStyle w:val="xref1"/>
        </w:rPr>
        <w:t xml:space="preserve"> (</w:t>
      </w:r>
      <w:r w:rsidR="002C01DF">
        <w:rPr>
          <w:rStyle w:val="xref1"/>
        </w:rPr>
        <w:fldChar w:fldCharType="begin"/>
      </w:r>
      <w:r w:rsidR="002C01DF">
        <w:rPr>
          <w:rStyle w:val="xref1"/>
        </w:rPr>
        <w:instrText xml:space="preserve"> PAGEREF version_statement \p \h </w:instrText>
      </w:r>
      <w:r w:rsidR="002C01DF">
        <w:rPr>
          <w:rStyle w:val="xref1"/>
        </w:rPr>
      </w:r>
      <w:r w:rsidR="002C01DF">
        <w:rPr>
          <w:rStyle w:val="xref1"/>
        </w:rPr>
        <w:fldChar w:fldCharType="separate"/>
      </w:r>
      <w:r w:rsidR="002C01DF">
        <w:rPr>
          <w:rStyle w:val="xref1"/>
          <w:noProof/>
        </w:rPr>
        <w:t>on page 297</w:t>
      </w:r>
      <w:r w:rsidR="002C01DF">
        <w:rPr>
          <w:rStyle w:val="xref1"/>
        </w:rPr>
        <w:fldChar w:fldCharType="end"/>
      </w:r>
      <w:r w:rsidR="002C01DF">
        <w:rPr>
          <w:rStyle w:val="xref1"/>
        </w:rPr>
        <w:t>)</w:t>
      </w:r>
      <w:r>
        <w:t>.</w:t>
      </w:r>
    </w:p>
    <w:p w14:paraId="4E58FDF7" w14:textId="77777777" w:rsidR="008A5E4E" w:rsidRDefault="0065745B">
      <w:pPr>
        <w:pStyle w:val="pTableTitle"/>
      </w:pPr>
      <w:bookmarkStart w:id="171" w:name="_ListOf86"/>
      <w:bookmarkStart w:id="172" w:name="284920191"/>
      <w:r>
        <w:t>Table 2–3 Machine Model Data Sizes</w:t>
      </w:r>
    </w:p>
    <w:bookmarkEnd w:id="171"/>
    <w:bookmarkEnd w:id="172"/>
    <w:p w14:paraId="4713D69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162"/>
        <w:gridCol w:w="565"/>
        <w:gridCol w:w="1119"/>
      </w:tblGrid>
      <w:tr w:rsidR="008A5E4E" w14:paraId="72123301"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F1CC509" w14:textId="77777777" w:rsidR="008A5E4E" w:rsidRDefault="0065745B">
            <w:pPr>
              <w:pStyle w:val="thTableStyle-TablestyleAltRows-HeadE-Column-Header1"/>
              <w:shd w:val="clear" w:color="auto" w:fill="D3D3D3"/>
            </w:pPr>
            <w:r>
              <w:rPr>
                <w:shd w:val="clear" w:color="auto" w:fill="D3D3D3"/>
              </w:rPr>
              <w:t> </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DBFC41B" w14:textId="77777777" w:rsidR="008A5E4E" w:rsidRDefault="0065745B">
            <w:pPr>
              <w:pStyle w:val="thTableStyle-TablestyleAltRows-HeadE-Column-Header1"/>
              <w:shd w:val="clear" w:color="auto" w:fill="D3D3D3"/>
            </w:pPr>
            <w:r>
              <w:rPr>
                <w:shd w:val="clear" w:color="auto" w:fill="D3D3D3"/>
              </w:rPr>
              <w:t>Small</w:t>
            </w:r>
          </w:p>
        </w:tc>
        <w:tc>
          <w:tcPr>
            <w:tcW w:w="0" w:type="auto"/>
            <w:tcBorders>
              <w:bottom w:val="double" w:sz="3" w:space="0" w:color="000000"/>
            </w:tcBorders>
            <w:shd w:val="clear" w:color="auto" w:fill="D3D3D3"/>
            <w:tcMar>
              <w:top w:w="45" w:type="dxa"/>
              <w:left w:w="45" w:type="dxa"/>
              <w:bottom w:w="45" w:type="dxa"/>
              <w:right w:w="45" w:type="dxa"/>
            </w:tcMar>
          </w:tcPr>
          <w:p w14:paraId="70D337D7" w14:textId="77777777" w:rsidR="008A5E4E" w:rsidRDefault="0065745B">
            <w:pPr>
              <w:pStyle w:val="thTableStyle-TablestyleAltRows-HeadD-Column-Header1"/>
              <w:shd w:val="clear" w:color="auto" w:fill="D3D3D3"/>
            </w:pPr>
            <w:r>
              <w:rPr>
                <w:shd w:val="clear" w:color="auto" w:fill="D3D3D3"/>
              </w:rPr>
              <w:t xml:space="preserve">Large </w:t>
            </w:r>
          </w:p>
        </w:tc>
      </w:tr>
      <w:tr w:rsidR="008A5E4E" w14:paraId="644457F6"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3F3BAFF7" w14:textId="77777777" w:rsidR="008A5E4E" w:rsidRDefault="0065745B">
            <w:pPr>
              <w:pStyle w:val="tdTableStyle-TablestyleAltRows-BodyE-Column-Body1"/>
            </w:pPr>
            <w:r>
              <w:t>Flat address</w:t>
            </w:r>
          </w:p>
        </w:tc>
        <w:tc>
          <w:tcPr>
            <w:tcW w:w="0" w:type="auto"/>
            <w:tcBorders>
              <w:bottom w:val="single" w:sz="6" w:space="0" w:color="000000"/>
              <w:right w:val="single" w:sz="6" w:space="0" w:color="000000"/>
            </w:tcBorders>
            <w:tcMar>
              <w:top w:w="45" w:type="dxa"/>
              <w:left w:w="45" w:type="dxa"/>
              <w:bottom w:w="45" w:type="dxa"/>
              <w:right w:w="45" w:type="dxa"/>
            </w:tcMar>
          </w:tcPr>
          <w:p w14:paraId="6FDA6148" w14:textId="77777777" w:rsidR="008A5E4E" w:rsidRDefault="0065745B">
            <w:pPr>
              <w:pStyle w:val="tdTableStyle-TablestyleAltRows-BodyE-Column-Body1"/>
            </w:pPr>
            <w:r>
              <w:t xml:space="preserve">32-bit </w:t>
            </w:r>
          </w:p>
        </w:tc>
        <w:tc>
          <w:tcPr>
            <w:tcW w:w="0" w:type="auto"/>
            <w:tcBorders>
              <w:bottom w:val="single" w:sz="6" w:space="0" w:color="000000"/>
            </w:tcBorders>
            <w:tcMar>
              <w:top w:w="45" w:type="dxa"/>
              <w:left w:w="45" w:type="dxa"/>
              <w:bottom w:w="45" w:type="dxa"/>
              <w:right w:w="45" w:type="dxa"/>
            </w:tcMar>
          </w:tcPr>
          <w:p w14:paraId="27D2FD18" w14:textId="77777777" w:rsidR="008A5E4E" w:rsidRDefault="0065745B">
            <w:pPr>
              <w:pStyle w:val="tdTableStyle-TablestyleAltRows-BodyD-Column-Body1"/>
            </w:pPr>
            <w:r>
              <w:t>64-bit</w:t>
            </w:r>
          </w:p>
        </w:tc>
      </w:tr>
      <w:tr w:rsidR="008A5E4E" w14:paraId="603135BB"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CEF54D5" w14:textId="77777777" w:rsidR="008A5E4E" w:rsidRDefault="0065745B">
            <w:pPr>
              <w:pStyle w:val="tdTableStyle-TablestyleAltRows-BodyE-Column-Body2"/>
              <w:shd w:val="clear" w:color="auto" w:fill="D3D3D3"/>
            </w:pPr>
            <w:r>
              <w:rPr>
                <w:shd w:val="clear" w:color="auto" w:fill="D3D3D3"/>
              </w:rPr>
              <w:t>Global segment address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4962865" w14:textId="77777777" w:rsidR="008A5E4E" w:rsidRDefault="0065745B">
            <w:pPr>
              <w:pStyle w:val="tdTableStyle-TablestyleAltRows-BodyE-Column-Body2"/>
              <w:shd w:val="clear" w:color="auto" w:fill="D3D3D3"/>
            </w:pPr>
            <w:r>
              <w:rPr>
                <w:shd w:val="clear" w:color="auto" w:fill="D3D3D3"/>
              </w:rPr>
              <w:t>32-bit</w:t>
            </w:r>
          </w:p>
        </w:tc>
        <w:tc>
          <w:tcPr>
            <w:tcW w:w="0" w:type="auto"/>
            <w:tcBorders>
              <w:bottom w:val="single" w:sz="6" w:space="0" w:color="000000"/>
            </w:tcBorders>
            <w:shd w:val="clear" w:color="auto" w:fill="D3D3D3"/>
            <w:tcMar>
              <w:top w:w="45" w:type="dxa"/>
              <w:left w:w="45" w:type="dxa"/>
              <w:bottom w:w="45" w:type="dxa"/>
              <w:right w:w="45" w:type="dxa"/>
            </w:tcMar>
          </w:tcPr>
          <w:p w14:paraId="3F98B3A9" w14:textId="77777777" w:rsidR="008A5E4E" w:rsidRDefault="0065745B">
            <w:pPr>
              <w:pStyle w:val="tdTableStyle-TablestyleAltRows-BodyD-Column-Body2"/>
              <w:shd w:val="clear" w:color="auto" w:fill="D3D3D3"/>
            </w:pPr>
            <w:r>
              <w:rPr>
                <w:shd w:val="clear" w:color="auto" w:fill="D3D3D3"/>
              </w:rPr>
              <w:t>64-bit</w:t>
            </w:r>
          </w:p>
        </w:tc>
      </w:tr>
      <w:tr w:rsidR="008A5E4E" w14:paraId="3E94EB10"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AE730E2" w14:textId="77777777" w:rsidR="008A5E4E" w:rsidRDefault="0065745B">
            <w:pPr>
              <w:pStyle w:val="tdTableStyle-TablestyleAltRows-BodyE-Column-Body1"/>
            </w:pPr>
            <w:r>
              <w:t>Readonly segment address</w:t>
            </w:r>
          </w:p>
        </w:tc>
        <w:tc>
          <w:tcPr>
            <w:tcW w:w="0" w:type="auto"/>
            <w:tcBorders>
              <w:bottom w:val="single" w:sz="6" w:space="0" w:color="000000"/>
              <w:right w:val="single" w:sz="6" w:space="0" w:color="000000"/>
            </w:tcBorders>
            <w:tcMar>
              <w:top w:w="45" w:type="dxa"/>
              <w:left w:w="45" w:type="dxa"/>
              <w:bottom w:w="45" w:type="dxa"/>
              <w:right w:w="45" w:type="dxa"/>
            </w:tcMar>
          </w:tcPr>
          <w:p w14:paraId="724B21CB" w14:textId="77777777" w:rsidR="008A5E4E" w:rsidRDefault="0065745B">
            <w:pPr>
              <w:pStyle w:val="tdTableStyle-TablestyleAltRows-BodyE-Column-Body1"/>
            </w:pPr>
            <w:r>
              <w:t>32-bit</w:t>
            </w:r>
          </w:p>
        </w:tc>
        <w:tc>
          <w:tcPr>
            <w:tcW w:w="0" w:type="auto"/>
            <w:tcBorders>
              <w:bottom w:val="single" w:sz="6" w:space="0" w:color="000000"/>
            </w:tcBorders>
            <w:tcMar>
              <w:top w:w="45" w:type="dxa"/>
              <w:left w:w="45" w:type="dxa"/>
              <w:bottom w:w="45" w:type="dxa"/>
              <w:right w:w="45" w:type="dxa"/>
            </w:tcMar>
          </w:tcPr>
          <w:p w14:paraId="475C64D4" w14:textId="77777777" w:rsidR="008A5E4E" w:rsidRDefault="0065745B">
            <w:pPr>
              <w:pStyle w:val="tdTableStyle-TablestyleAltRows-BodyD-Column-Body1"/>
            </w:pPr>
            <w:r>
              <w:t>64-bit</w:t>
            </w:r>
          </w:p>
        </w:tc>
      </w:tr>
      <w:tr w:rsidR="008A5E4E" w14:paraId="453011FC"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20A9AAD" w14:textId="77777777" w:rsidR="008A5E4E" w:rsidRDefault="0065745B">
            <w:pPr>
              <w:pStyle w:val="tdTableStyle-TablestyleAltRows-BodyE-Column-Body2"/>
              <w:shd w:val="clear" w:color="auto" w:fill="D3D3D3"/>
            </w:pPr>
            <w:r>
              <w:rPr>
                <w:shd w:val="clear" w:color="auto" w:fill="D3D3D3"/>
              </w:rPr>
              <w:t>Kernarg segment address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BDCE532" w14:textId="77777777" w:rsidR="008A5E4E" w:rsidRDefault="0065745B">
            <w:pPr>
              <w:pStyle w:val="tdTableStyle-TablestyleAltRows-BodyE-Column-Body2"/>
              <w:shd w:val="clear" w:color="auto" w:fill="D3D3D3"/>
            </w:pPr>
            <w:r>
              <w:rPr>
                <w:shd w:val="clear" w:color="auto" w:fill="D3D3D3"/>
              </w:rPr>
              <w:t>32-bit</w:t>
            </w:r>
          </w:p>
        </w:tc>
        <w:tc>
          <w:tcPr>
            <w:tcW w:w="0" w:type="auto"/>
            <w:tcBorders>
              <w:bottom w:val="single" w:sz="6" w:space="0" w:color="000000"/>
            </w:tcBorders>
            <w:shd w:val="clear" w:color="auto" w:fill="D3D3D3"/>
            <w:tcMar>
              <w:top w:w="45" w:type="dxa"/>
              <w:left w:w="45" w:type="dxa"/>
              <w:bottom w:w="45" w:type="dxa"/>
              <w:right w:w="45" w:type="dxa"/>
            </w:tcMar>
          </w:tcPr>
          <w:p w14:paraId="04517CDE" w14:textId="77777777" w:rsidR="008A5E4E" w:rsidRDefault="0065745B">
            <w:pPr>
              <w:pStyle w:val="tdTableStyle-TablestyleAltRows-BodyD-Column-Body2"/>
              <w:shd w:val="clear" w:color="auto" w:fill="D3D3D3"/>
            </w:pPr>
            <w:r>
              <w:rPr>
                <w:shd w:val="clear" w:color="auto" w:fill="D3D3D3"/>
              </w:rPr>
              <w:t>64-bit</w:t>
            </w:r>
          </w:p>
        </w:tc>
      </w:tr>
      <w:tr w:rsidR="008A5E4E" w14:paraId="4C6C3017"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02ED95F" w14:textId="77777777" w:rsidR="008A5E4E" w:rsidRDefault="0065745B">
            <w:pPr>
              <w:pStyle w:val="tdTableStyle-TablestyleAltRows-BodyE-Column-Body1"/>
            </w:pPr>
            <w:r>
              <w:t>Group segment address</w:t>
            </w:r>
          </w:p>
        </w:tc>
        <w:tc>
          <w:tcPr>
            <w:tcW w:w="0" w:type="auto"/>
            <w:tcBorders>
              <w:bottom w:val="single" w:sz="6" w:space="0" w:color="000000"/>
              <w:right w:val="single" w:sz="6" w:space="0" w:color="000000"/>
            </w:tcBorders>
            <w:tcMar>
              <w:top w:w="45" w:type="dxa"/>
              <w:left w:w="45" w:type="dxa"/>
              <w:bottom w:w="45" w:type="dxa"/>
              <w:right w:w="45" w:type="dxa"/>
            </w:tcMar>
          </w:tcPr>
          <w:p w14:paraId="0055EFC7" w14:textId="77777777" w:rsidR="008A5E4E" w:rsidRDefault="0065745B">
            <w:pPr>
              <w:pStyle w:val="tdTableStyle-TablestyleAltRows-BodyE-Column-Body1"/>
            </w:pPr>
            <w:r>
              <w:t>32-bit</w:t>
            </w:r>
          </w:p>
        </w:tc>
        <w:tc>
          <w:tcPr>
            <w:tcW w:w="0" w:type="auto"/>
            <w:tcBorders>
              <w:bottom w:val="single" w:sz="6" w:space="0" w:color="000000"/>
            </w:tcBorders>
            <w:tcMar>
              <w:top w:w="45" w:type="dxa"/>
              <w:left w:w="45" w:type="dxa"/>
              <w:bottom w:w="45" w:type="dxa"/>
              <w:right w:w="45" w:type="dxa"/>
            </w:tcMar>
          </w:tcPr>
          <w:p w14:paraId="7BDC45BC" w14:textId="77777777" w:rsidR="008A5E4E" w:rsidRDefault="0065745B">
            <w:pPr>
              <w:pStyle w:val="tdTableStyle-TablestyleAltRows-BodyD-Column-Body1"/>
            </w:pPr>
            <w:r>
              <w:t>32-bit</w:t>
            </w:r>
          </w:p>
        </w:tc>
      </w:tr>
      <w:tr w:rsidR="008A5E4E" w14:paraId="583C53D2"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D7DAEB4" w14:textId="77777777" w:rsidR="008A5E4E" w:rsidRDefault="0065745B">
            <w:pPr>
              <w:pStyle w:val="tdTableStyle-TablestyleAltRows-BodyE-Column-Body2"/>
              <w:shd w:val="clear" w:color="auto" w:fill="D3D3D3"/>
            </w:pPr>
            <w:r>
              <w:rPr>
                <w:shd w:val="clear" w:color="auto" w:fill="D3D3D3"/>
              </w:rPr>
              <w:t>Arg segment address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9A4331E" w14:textId="77777777" w:rsidR="008A5E4E" w:rsidRDefault="0065745B">
            <w:pPr>
              <w:pStyle w:val="tdTableStyle-TablestyleAltRows-BodyE-Column-Body2"/>
              <w:shd w:val="clear" w:color="auto" w:fill="D3D3D3"/>
            </w:pPr>
            <w:r>
              <w:rPr>
                <w:shd w:val="clear" w:color="auto" w:fill="D3D3D3"/>
              </w:rPr>
              <w:t>32-bit</w:t>
            </w:r>
          </w:p>
        </w:tc>
        <w:tc>
          <w:tcPr>
            <w:tcW w:w="0" w:type="auto"/>
            <w:tcBorders>
              <w:bottom w:val="single" w:sz="6" w:space="0" w:color="000000"/>
            </w:tcBorders>
            <w:shd w:val="clear" w:color="auto" w:fill="D3D3D3"/>
            <w:tcMar>
              <w:top w:w="45" w:type="dxa"/>
              <w:left w:w="45" w:type="dxa"/>
              <w:bottom w:w="45" w:type="dxa"/>
              <w:right w:w="45" w:type="dxa"/>
            </w:tcMar>
          </w:tcPr>
          <w:p w14:paraId="7B49C5F5" w14:textId="77777777" w:rsidR="008A5E4E" w:rsidRDefault="0065745B">
            <w:pPr>
              <w:pStyle w:val="tdTableStyle-TablestyleAltRows-BodyD-Column-Body2"/>
              <w:shd w:val="clear" w:color="auto" w:fill="D3D3D3"/>
            </w:pPr>
            <w:r>
              <w:rPr>
                <w:shd w:val="clear" w:color="auto" w:fill="D3D3D3"/>
              </w:rPr>
              <w:t>32-bit</w:t>
            </w:r>
          </w:p>
        </w:tc>
      </w:tr>
      <w:tr w:rsidR="008A5E4E" w14:paraId="0DB39B92"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D687708" w14:textId="77777777" w:rsidR="008A5E4E" w:rsidRDefault="0065745B">
            <w:pPr>
              <w:pStyle w:val="tdTableStyle-TablestyleAltRows-BodyE-Column-Body1"/>
            </w:pPr>
            <w:r>
              <w:t>Private segment address</w:t>
            </w:r>
          </w:p>
        </w:tc>
        <w:tc>
          <w:tcPr>
            <w:tcW w:w="0" w:type="auto"/>
            <w:tcBorders>
              <w:bottom w:val="single" w:sz="6" w:space="0" w:color="000000"/>
              <w:right w:val="single" w:sz="6" w:space="0" w:color="000000"/>
            </w:tcBorders>
            <w:tcMar>
              <w:top w:w="45" w:type="dxa"/>
              <w:left w:w="45" w:type="dxa"/>
              <w:bottom w:w="45" w:type="dxa"/>
              <w:right w:w="45" w:type="dxa"/>
            </w:tcMar>
          </w:tcPr>
          <w:p w14:paraId="4BAB3C48" w14:textId="77777777" w:rsidR="008A5E4E" w:rsidRDefault="0065745B">
            <w:pPr>
              <w:pStyle w:val="tdTableStyle-TablestyleAltRows-BodyE-Column-Body1"/>
            </w:pPr>
            <w:r>
              <w:t>32-bit</w:t>
            </w:r>
          </w:p>
        </w:tc>
        <w:tc>
          <w:tcPr>
            <w:tcW w:w="0" w:type="auto"/>
            <w:tcBorders>
              <w:bottom w:val="single" w:sz="6" w:space="0" w:color="000000"/>
            </w:tcBorders>
            <w:tcMar>
              <w:top w:w="45" w:type="dxa"/>
              <w:left w:w="45" w:type="dxa"/>
              <w:bottom w:w="45" w:type="dxa"/>
              <w:right w:w="45" w:type="dxa"/>
            </w:tcMar>
          </w:tcPr>
          <w:p w14:paraId="03346FD9" w14:textId="77777777" w:rsidR="008A5E4E" w:rsidRDefault="0065745B">
            <w:pPr>
              <w:pStyle w:val="tdTableStyle-TablestyleAltRows-BodyD-Column-Body1"/>
            </w:pPr>
            <w:r>
              <w:t>32-bit</w:t>
            </w:r>
          </w:p>
        </w:tc>
      </w:tr>
      <w:tr w:rsidR="008A5E4E" w14:paraId="631D5EB3"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E63EB4F" w14:textId="77777777" w:rsidR="008A5E4E" w:rsidRDefault="0065745B">
            <w:pPr>
              <w:pStyle w:val="tdTableStyle-TablestyleAltRows-BodyE-Column-Body2"/>
              <w:shd w:val="clear" w:color="auto" w:fill="D3D3D3"/>
            </w:pPr>
            <w:r>
              <w:rPr>
                <w:shd w:val="clear" w:color="auto" w:fill="D3D3D3"/>
              </w:rPr>
              <w:t>Spill segment address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A471A2E" w14:textId="77777777" w:rsidR="008A5E4E" w:rsidRDefault="0065745B">
            <w:pPr>
              <w:pStyle w:val="tdTableStyle-TablestyleAltRows-BodyE-Column-Body2"/>
              <w:shd w:val="clear" w:color="auto" w:fill="D3D3D3"/>
            </w:pPr>
            <w:r>
              <w:rPr>
                <w:shd w:val="clear" w:color="auto" w:fill="D3D3D3"/>
              </w:rPr>
              <w:t>32-bit</w:t>
            </w:r>
          </w:p>
        </w:tc>
        <w:tc>
          <w:tcPr>
            <w:tcW w:w="0" w:type="auto"/>
            <w:tcBorders>
              <w:bottom w:val="single" w:sz="6" w:space="0" w:color="000000"/>
            </w:tcBorders>
            <w:shd w:val="clear" w:color="auto" w:fill="D3D3D3"/>
            <w:tcMar>
              <w:top w:w="45" w:type="dxa"/>
              <w:left w:w="45" w:type="dxa"/>
              <w:bottom w:w="45" w:type="dxa"/>
              <w:right w:w="45" w:type="dxa"/>
            </w:tcMar>
          </w:tcPr>
          <w:p w14:paraId="34C42071" w14:textId="77777777" w:rsidR="008A5E4E" w:rsidRDefault="0065745B">
            <w:pPr>
              <w:pStyle w:val="tdTableStyle-TablestyleAltRows-BodyD-Column-Body2"/>
              <w:shd w:val="clear" w:color="auto" w:fill="D3D3D3"/>
            </w:pPr>
            <w:r>
              <w:rPr>
                <w:shd w:val="clear" w:color="auto" w:fill="D3D3D3"/>
              </w:rPr>
              <w:t>32-bit</w:t>
            </w:r>
          </w:p>
        </w:tc>
      </w:tr>
      <w:tr w:rsidR="008A5E4E" w14:paraId="499B229A"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78C6D616" w14:textId="77777777" w:rsidR="008A5E4E" w:rsidRDefault="0065745B">
            <w:pPr>
              <w:pStyle w:val="tdTableStyle-TablestyleAltRows-BodyE-Column-Body1"/>
            </w:pPr>
            <w:r>
              <w:t>Fbarrier address</w:t>
            </w:r>
          </w:p>
        </w:tc>
        <w:tc>
          <w:tcPr>
            <w:tcW w:w="0" w:type="auto"/>
            <w:tcBorders>
              <w:bottom w:val="single" w:sz="6" w:space="0" w:color="000000"/>
              <w:right w:val="single" w:sz="6" w:space="0" w:color="000000"/>
            </w:tcBorders>
            <w:tcMar>
              <w:top w:w="45" w:type="dxa"/>
              <w:left w:w="45" w:type="dxa"/>
              <w:bottom w:w="45" w:type="dxa"/>
              <w:right w:w="45" w:type="dxa"/>
            </w:tcMar>
          </w:tcPr>
          <w:p w14:paraId="7F0FFAC1" w14:textId="77777777" w:rsidR="008A5E4E" w:rsidRDefault="0065745B">
            <w:pPr>
              <w:pStyle w:val="tdTableStyle-TablestyleAltRows-BodyE-Column-Body1"/>
            </w:pPr>
            <w:r>
              <w:t>32-bit</w:t>
            </w:r>
          </w:p>
        </w:tc>
        <w:tc>
          <w:tcPr>
            <w:tcW w:w="0" w:type="auto"/>
            <w:tcBorders>
              <w:bottom w:val="single" w:sz="6" w:space="0" w:color="000000"/>
            </w:tcBorders>
            <w:tcMar>
              <w:top w:w="45" w:type="dxa"/>
              <w:left w:w="45" w:type="dxa"/>
              <w:bottom w:w="45" w:type="dxa"/>
              <w:right w:w="45" w:type="dxa"/>
            </w:tcMar>
          </w:tcPr>
          <w:p w14:paraId="2313CC8E" w14:textId="77777777" w:rsidR="008A5E4E" w:rsidRDefault="0065745B">
            <w:pPr>
              <w:pStyle w:val="tdTableStyle-TablestyleAltRows-BodyD-Column-Body1"/>
            </w:pPr>
            <w:r>
              <w:t>32-bit</w:t>
            </w:r>
          </w:p>
        </w:tc>
      </w:tr>
      <w:tr w:rsidR="008A5E4E" w14:paraId="04FB21BD"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F8B3E91" w14:textId="77777777" w:rsidR="008A5E4E" w:rsidRDefault="0065745B">
            <w:pPr>
              <w:pStyle w:val="tdTableStyle-TablestyleAltRows-BodyE-Column-Body2"/>
              <w:shd w:val="clear" w:color="auto" w:fill="D3D3D3"/>
            </w:pPr>
            <w:r>
              <w:rPr>
                <w:shd w:val="clear" w:color="auto" w:fill="D3D3D3"/>
              </w:rPr>
              <w:t>Address expression offset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BEC2B98" w14:textId="77777777" w:rsidR="008A5E4E" w:rsidRDefault="0065745B">
            <w:pPr>
              <w:pStyle w:val="tdTableStyle-TablestyleAltRows-BodyE-Column-Body2"/>
              <w:shd w:val="clear" w:color="auto" w:fill="D3D3D3"/>
            </w:pPr>
            <w:r>
              <w:rPr>
                <w:shd w:val="clear" w:color="auto" w:fill="D3D3D3"/>
              </w:rPr>
              <w:t>32-bit</w:t>
            </w:r>
          </w:p>
        </w:tc>
        <w:tc>
          <w:tcPr>
            <w:tcW w:w="0" w:type="auto"/>
            <w:tcBorders>
              <w:bottom w:val="single" w:sz="6" w:space="0" w:color="000000"/>
            </w:tcBorders>
            <w:shd w:val="clear" w:color="auto" w:fill="D3D3D3"/>
            <w:tcMar>
              <w:top w:w="45" w:type="dxa"/>
              <w:left w:w="45" w:type="dxa"/>
              <w:bottom w:w="45" w:type="dxa"/>
              <w:right w:w="45" w:type="dxa"/>
            </w:tcMar>
          </w:tcPr>
          <w:p w14:paraId="2E516E24" w14:textId="77777777" w:rsidR="008A5E4E" w:rsidRDefault="0065745B">
            <w:pPr>
              <w:pStyle w:val="tdTableStyle-TablestyleAltRows-BodyD-Column-Body2"/>
              <w:shd w:val="clear" w:color="auto" w:fill="D3D3D3"/>
            </w:pPr>
            <w:r>
              <w:rPr>
                <w:shd w:val="clear" w:color="auto" w:fill="D3D3D3"/>
              </w:rPr>
              <w:t>64-bit</w:t>
            </w:r>
          </w:p>
        </w:tc>
      </w:tr>
      <w:tr w:rsidR="008A5E4E" w14:paraId="3DBDB118"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314A0E27" w14:textId="77777777" w:rsidR="008A5E4E" w:rsidRDefault="0065745B">
            <w:pPr>
              <w:pStyle w:val="tdTableStyle-TablestyleAltRows-BodyE-Column-Body1"/>
            </w:pPr>
            <w:r>
              <w:t>Atomic value</w:t>
            </w:r>
          </w:p>
        </w:tc>
        <w:tc>
          <w:tcPr>
            <w:tcW w:w="0" w:type="auto"/>
            <w:tcBorders>
              <w:bottom w:val="single" w:sz="6" w:space="0" w:color="000000"/>
              <w:right w:val="single" w:sz="6" w:space="0" w:color="000000"/>
            </w:tcBorders>
            <w:tcMar>
              <w:top w:w="45" w:type="dxa"/>
              <w:left w:w="45" w:type="dxa"/>
              <w:bottom w:w="45" w:type="dxa"/>
              <w:right w:w="45" w:type="dxa"/>
            </w:tcMar>
          </w:tcPr>
          <w:p w14:paraId="010DB461" w14:textId="77777777" w:rsidR="008A5E4E" w:rsidRDefault="0065745B">
            <w:pPr>
              <w:pStyle w:val="tdTableStyle-TablestyleAltRows-BodyE-Column-Body1"/>
            </w:pPr>
            <w:r>
              <w:t>32-bit</w:t>
            </w:r>
          </w:p>
        </w:tc>
        <w:tc>
          <w:tcPr>
            <w:tcW w:w="0" w:type="auto"/>
            <w:tcBorders>
              <w:bottom w:val="single" w:sz="6" w:space="0" w:color="000000"/>
            </w:tcBorders>
            <w:tcMar>
              <w:top w:w="45" w:type="dxa"/>
              <w:left w:w="45" w:type="dxa"/>
              <w:bottom w:w="45" w:type="dxa"/>
              <w:right w:w="45" w:type="dxa"/>
            </w:tcMar>
          </w:tcPr>
          <w:p w14:paraId="05CDA849" w14:textId="77777777" w:rsidR="008A5E4E" w:rsidRDefault="0065745B">
            <w:pPr>
              <w:pStyle w:val="tdTableStyle-TablestyleAltRows-BodyD-Column-Body1"/>
            </w:pPr>
            <w:r>
              <w:t>32-bit &amp; 64-bit</w:t>
            </w:r>
          </w:p>
        </w:tc>
      </w:tr>
      <w:tr w:rsidR="008A5E4E" w14:paraId="76FDDB53"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313FAA03" w14:textId="77777777" w:rsidR="008A5E4E" w:rsidRDefault="0065745B">
            <w:pPr>
              <w:pStyle w:val="tdTableStyle-TablestyleAltRows-BodyB-Column-Body2"/>
              <w:shd w:val="clear" w:color="auto" w:fill="D3D3D3"/>
            </w:pPr>
            <w:r>
              <w:rPr>
                <w:shd w:val="clear" w:color="auto" w:fill="D3D3D3"/>
              </w:rPr>
              <w:t>Signal value</w:t>
            </w:r>
          </w:p>
        </w:tc>
        <w:tc>
          <w:tcPr>
            <w:tcW w:w="0" w:type="auto"/>
            <w:tcBorders>
              <w:right w:val="single" w:sz="6" w:space="0" w:color="000000"/>
            </w:tcBorders>
            <w:shd w:val="clear" w:color="auto" w:fill="D3D3D3"/>
            <w:tcMar>
              <w:top w:w="45" w:type="dxa"/>
              <w:left w:w="45" w:type="dxa"/>
              <w:bottom w:w="45" w:type="dxa"/>
              <w:right w:w="45" w:type="dxa"/>
            </w:tcMar>
          </w:tcPr>
          <w:p w14:paraId="726A09D5" w14:textId="77777777" w:rsidR="008A5E4E" w:rsidRDefault="0065745B">
            <w:pPr>
              <w:pStyle w:val="tdTableStyle-TablestyleAltRows-BodyB-Column-Body2"/>
              <w:shd w:val="clear" w:color="auto" w:fill="D3D3D3"/>
            </w:pPr>
            <w:r>
              <w:rPr>
                <w:shd w:val="clear" w:color="auto" w:fill="D3D3D3"/>
              </w:rPr>
              <w:t>32-bit</w:t>
            </w:r>
          </w:p>
        </w:tc>
        <w:tc>
          <w:tcPr>
            <w:tcW w:w="0" w:type="auto"/>
            <w:shd w:val="clear" w:color="auto" w:fill="D3D3D3"/>
            <w:tcMar>
              <w:top w:w="45" w:type="dxa"/>
              <w:left w:w="45" w:type="dxa"/>
              <w:bottom w:w="45" w:type="dxa"/>
              <w:right w:w="45" w:type="dxa"/>
            </w:tcMar>
          </w:tcPr>
          <w:p w14:paraId="69081AED" w14:textId="77777777" w:rsidR="008A5E4E" w:rsidRDefault="0065745B">
            <w:pPr>
              <w:pStyle w:val="tdTableStyle-TablestyleAltRows-BodyA-Column-Body2"/>
              <w:shd w:val="clear" w:color="auto" w:fill="D3D3D3"/>
            </w:pPr>
            <w:r>
              <w:rPr>
                <w:shd w:val="clear" w:color="auto" w:fill="D3D3D3"/>
              </w:rPr>
              <w:t>64-bit</w:t>
            </w:r>
          </w:p>
        </w:tc>
      </w:tr>
      <w:tr w:rsidR="00B31C6F" w14:paraId="264155A8"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03D3E835" w14:textId="77777777" w:rsidR="00B31C6F" w:rsidRDefault="00B31C6F">
            <w:pPr>
              <w:pStyle w:val="tdTableStyle-TablestyleAltRows-BodyB-Column-Body2"/>
              <w:shd w:val="clear" w:color="auto" w:fill="D3D3D3"/>
              <w:rPr>
                <w:shd w:val="clear" w:color="auto" w:fill="D3D3D3"/>
              </w:rPr>
            </w:pPr>
            <w:r>
              <w:rPr>
                <w:shd w:val="clear" w:color="auto" w:fill="D3D3D3"/>
              </w:rPr>
              <w:t>Kernel code handle</w:t>
            </w:r>
          </w:p>
        </w:tc>
        <w:tc>
          <w:tcPr>
            <w:tcW w:w="0" w:type="auto"/>
            <w:tcBorders>
              <w:right w:val="single" w:sz="6" w:space="0" w:color="000000"/>
            </w:tcBorders>
            <w:shd w:val="clear" w:color="auto" w:fill="D3D3D3"/>
            <w:tcMar>
              <w:top w:w="45" w:type="dxa"/>
              <w:left w:w="45" w:type="dxa"/>
              <w:bottom w:w="45" w:type="dxa"/>
              <w:right w:w="45" w:type="dxa"/>
            </w:tcMar>
          </w:tcPr>
          <w:p w14:paraId="737FDFD7" w14:textId="77777777" w:rsidR="00B31C6F" w:rsidRDefault="00B31C6F">
            <w:pPr>
              <w:pStyle w:val="tdTableStyle-TablestyleAltRows-BodyB-Column-Body2"/>
              <w:shd w:val="clear" w:color="auto" w:fill="D3D3D3"/>
              <w:rPr>
                <w:shd w:val="clear" w:color="auto" w:fill="D3D3D3"/>
              </w:rPr>
            </w:pPr>
            <w:r>
              <w:rPr>
                <w:shd w:val="clear" w:color="auto" w:fill="D3D3D3"/>
              </w:rPr>
              <w:t>64-bit</w:t>
            </w:r>
          </w:p>
        </w:tc>
        <w:tc>
          <w:tcPr>
            <w:tcW w:w="0" w:type="auto"/>
            <w:shd w:val="clear" w:color="auto" w:fill="D3D3D3"/>
            <w:tcMar>
              <w:top w:w="45" w:type="dxa"/>
              <w:left w:w="45" w:type="dxa"/>
              <w:bottom w:w="45" w:type="dxa"/>
              <w:right w:w="45" w:type="dxa"/>
            </w:tcMar>
          </w:tcPr>
          <w:p w14:paraId="0BBB29DA" w14:textId="77777777" w:rsidR="00B31C6F" w:rsidRDefault="00B31C6F">
            <w:pPr>
              <w:pStyle w:val="tdTableStyle-TablestyleAltRows-BodyA-Column-Body2"/>
              <w:shd w:val="clear" w:color="auto" w:fill="D3D3D3"/>
              <w:rPr>
                <w:shd w:val="clear" w:color="auto" w:fill="D3D3D3"/>
              </w:rPr>
            </w:pPr>
            <w:r>
              <w:rPr>
                <w:shd w:val="clear" w:color="auto" w:fill="D3D3D3"/>
              </w:rPr>
              <w:t>64-bit</w:t>
            </w:r>
          </w:p>
        </w:tc>
      </w:tr>
      <w:tr w:rsidR="00B31C6F" w14:paraId="4020AAAE"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337FD01E" w14:textId="77777777" w:rsidR="00B31C6F" w:rsidRDefault="00B31C6F">
            <w:pPr>
              <w:pStyle w:val="tdTableStyle-TablestyleAltRows-BodyB-Column-Body2"/>
              <w:shd w:val="clear" w:color="auto" w:fill="D3D3D3"/>
              <w:rPr>
                <w:shd w:val="clear" w:color="auto" w:fill="D3D3D3"/>
              </w:rPr>
            </w:pPr>
            <w:r>
              <w:rPr>
                <w:shd w:val="clear" w:color="auto" w:fill="D3D3D3"/>
              </w:rPr>
              <w:t>Indirect function  code handle</w:t>
            </w:r>
          </w:p>
        </w:tc>
        <w:tc>
          <w:tcPr>
            <w:tcW w:w="0" w:type="auto"/>
            <w:tcBorders>
              <w:right w:val="single" w:sz="6" w:space="0" w:color="000000"/>
            </w:tcBorders>
            <w:shd w:val="clear" w:color="auto" w:fill="D3D3D3"/>
            <w:tcMar>
              <w:top w:w="45" w:type="dxa"/>
              <w:left w:w="45" w:type="dxa"/>
              <w:bottom w:w="45" w:type="dxa"/>
              <w:right w:w="45" w:type="dxa"/>
            </w:tcMar>
          </w:tcPr>
          <w:p w14:paraId="495FF0AE" w14:textId="77777777" w:rsidR="00B31C6F" w:rsidRDefault="00B31C6F">
            <w:pPr>
              <w:pStyle w:val="tdTableStyle-TablestyleAltRows-BodyB-Column-Body2"/>
              <w:shd w:val="clear" w:color="auto" w:fill="D3D3D3"/>
              <w:rPr>
                <w:shd w:val="clear" w:color="auto" w:fill="D3D3D3"/>
              </w:rPr>
            </w:pPr>
            <w:r>
              <w:rPr>
                <w:shd w:val="clear" w:color="auto" w:fill="D3D3D3"/>
              </w:rPr>
              <w:t>32-bit</w:t>
            </w:r>
          </w:p>
        </w:tc>
        <w:tc>
          <w:tcPr>
            <w:tcW w:w="0" w:type="auto"/>
            <w:shd w:val="clear" w:color="auto" w:fill="D3D3D3"/>
            <w:tcMar>
              <w:top w:w="45" w:type="dxa"/>
              <w:left w:w="45" w:type="dxa"/>
              <w:bottom w:w="45" w:type="dxa"/>
              <w:right w:w="45" w:type="dxa"/>
            </w:tcMar>
          </w:tcPr>
          <w:p w14:paraId="00A11EA1" w14:textId="77777777" w:rsidR="00B31C6F" w:rsidRDefault="00B31C6F">
            <w:pPr>
              <w:pStyle w:val="tdTableStyle-TablestyleAltRows-BodyA-Column-Body2"/>
              <w:shd w:val="clear" w:color="auto" w:fill="D3D3D3"/>
              <w:rPr>
                <w:shd w:val="clear" w:color="auto" w:fill="D3D3D3"/>
              </w:rPr>
            </w:pPr>
            <w:r>
              <w:rPr>
                <w:shd w:val="clear" w:color="auto" w:fill="D3D3D3"/>
              </w:rPr>
              <w:t>64-bit</w:t>
            </w:r>
          </w:p>
        </w:tc>
      </w:tr>
    </w:tbl>
    <w:p w14:paraId="4040A4C9" w14:textId="77777777" w:rsidR="008A5E4E" w:rsidRDefault="008A5E4E">
      <w:pPr>
        <w:spacing w:after="240"/>
      </w:pPr>
    </w:p>
    <w:p w14:paraId="0AFE9494" w14:textId="77777777" w:rsidR="008A5E4E" w:rsidRDefault="0065745B">
      <w:pPr>
        <w:pStyle w:val="p"/>
      </w:pPr>
      <w:r>
        <w:t xml:space="preserve">The small machine model has these constraints: </w:t>
      </w:r>
    </w:p>
    <w:p w14:paraId="6396B845" w14:textId="77777777" w:rsidR="008A5E4E" w:rsidRDefault="0065745B">
      <w:pPr>
        <w:pStyle w:val="li"/>
        <w:numPr>
          <w:ilvl w:val="0"/>
          <w:numId w:val="36"/>
        </w:numPr>
        <w:spacing w:before="320"/>
        <w:ind w:left="600"/>
      </w:pPr>
      <w:r>
        <w:t>64-bit atomic operations are not supported.</w:t>
      </w:r>
    </w:p>
    <w:p w14:paraId="28282C59" w14:textId="77777777" w:rsidR="008A5E4E" w:rsidRDefault="0065745B">
      <w:pPr>
        <w:pStyle w:val="li"/>
        <w:numPr>
          <w:ilvl w:val="0"/>
          <w:numId w:val="36"/>
        </w:numPr>
        <w:ind w:left="600"/>
      </w:pPr>
      <w:r>
        <w:t>64-bit signal value operations are not supported.</w:t>
      </w:r>
    </w:p>
    <w:p w14:paraId="283A20C9" w14:textId="77777777" w:rsidR="008A5E4E" w:rsidRDefault="0065745B">
      <w:pPr>
        <w:pStyle w:val="li"/>
        <w:numPr>
          <w:ilvl w:val="0"/>
          <w:numId w:val="36"/>
        </w:numPr>
        <w:spacing w:after="320"/>
        <w:ind w:left="600"/>
      </w:pPr>
      <w:r>
        <w:lastRenderedPageBreak/>
        <w:t>For register plus offset addressing, the offset is truncated to 32 bits.</w:t>
      </w:r>
    </w:p>
    <w:p w14:paraId="59087950" w14:textId="77777777" w:rsidR="008A5E4E" w:rsidRDefault="0065745B">
      <w:pPr>
        <w:pStyle w:val="p"/>
      </w:pPr>
      <w:r>
        <w:t xml:space="preserve">The large machine model has these constraints: </w:t>
      </w:r>
    </w:p>
    <w:p w14:paraId="3522D80A" w14:textId="77777777" w:rsidR="008A5E4E" w:rsidRDefault="0065745B">
      <w:pPr>
        <w:pStyle w:val="li"/>
        <w:numPr>
          <w:ilvl w:val="0"/>
          <w:numId w:val="37"/>
        </w:numPr>
        <w:spacing w:before="320" w:after="320"/>
        <w:ind w:left="600"/>
      </w:pPr>
      <w:r>
        <w:t>32-bit signal value operations are not supported.</w:t>
      </w:r>
    </w:p>
    <w:p w14:paraId="14C6D9A4" w14:textId="77777777" w:rsidR="008A5E4E" w:rsidRDefault="0065745B">
      <w:pPr>
        <w:pStyle w:val="h2"/>
      </w:pPr>
      <w:bookmarkStart w:id="173" w:name="_Toc396034126"/>
      <w:r>
        <w:t>2.10 Base and Full Profiles</w:t>
      </w:r>
      <w:bookmarkEnd w:id="173"/>
    </w:p>
    <w:p w14:paraId="2B983289" w14:textId="77777777" w:rsidR="008A5E4E" w:rsidRDefault="0065745B">
      <w:pPr>
        <w:pStyle w:val="p"/>
      </w:pPr>
      <w:r>
        <w:t xml:space="preserve"> HSAIL provides two kinds of profiles:</w:t>
      </w:r>
    </w:p>
    <w:p w14:paraId="08D76FF7" w14:textId="77777777" w:rsidR="008A5E4E" w:rsidRDefault="0065745B">
      <w:pPr>
        <w:pStyle w:val="li"/>
        <w:numPr>
          <w:ilvl w:val="0"/>
          <w:numId w:val="38"/>
        </w:numPr>
        <w:spacing w:before="320"/>
        <w:ind w:left="600"/>
      </w:pPr>
      <w:r>
        <w:t xml:space="preserve">Base </w:t>
      </w:r>
    </w:p>
    <w:p w14:paraId="4BEF0111" w14:textId="77777777" w:rsidR="008A5E4E" w:rsidRDefault="0065745B">
      <w:pPr>
        <w:pStyle w:val="li"/>
        <w:numPr>
          <w:ilvl w:val="0"/>
          <w:numId w:val="38"/>
        </w:numPr>
        <w:spacing w:after="320"/>
        <w:ind w:left="600"/>
      </w:pPr>
      <w:r>
        <w:t>Full</w:t>
      </w:r>
    </w:p>
    <w:p w14:paraId="2B08B4B5" w14:textId="77777777" w:rsidR="008A5E4E" w:rsidRDefault="0065745B">
      <w:pPr>
        <w:pStyle w:val="p"/>
      </w:pPr>
      <w:r>
        <w:t>HSAIL profiles are provided to guarantee that the implementation supports a required feature set and meets a given set of program limits. The strictly defined set of HSAIL profile requirements provides portability assurance to users that a certain level of support is present.</w:t>
      </w:r>
    </w:p>
    <w:p w14:paraId="08093AD4" w14:textId="6B7C49D7" w:rsidR="008A5E4E" w:rsidRDefault="0065745B">
      <w:pPr>
        <w:pStyle w:val="p"/>
      </w:pPr>
      <w:r>
        <w:t xml:space="preserve">The profile must be specified using the </w:t>
      </w:r>
      <w:r w:rsidR="00B55B31">
        <w:rPr>
          <w:rStyle w:val="code1"/>
        </w:rPr>
        <w:t>module</w:t>
      </w:r>
      <w:r>
        <w:t xml:space="preserve"> statement. See </w:t>
      </w:r>
      <w:r w:rsidR="002C01DF">
        <w:rPr>
          <w:rStyle w:val="xref1"/>
        </w:rPr>
        <w:t xml:space="preserve">Chapter </w:t>
      </w:r>
      <w:r>
        <w:rPr>
          <w:rStyle w:val="xref1"/>
        </w:rPr>
        <w:t xml:space="preserve">14. </w:t>
      </w:r>
      <w:r w:rsidR="00B55B31">
        <w:rPr>
          <w:rStyle w:val="xref1"/>
        </w:rPr>
        <w:t>module</w:t>
      </w:r>
      <w:r>
        <w:rPr>
          <w:rStyle w:val="xref1"/>
        </w:rPr>
        <w:t xml:space="preserve"> Statement (</w:t>
      </w:r>
      <w:r w:rsidR="002C01DF">
        <w:rPr>
          <w:rStyle w:val="xref1"/>
        </w:rPr>
        <w:fldChar w:fldCharType="begin"/>
      </w:r>
      <w:r w:rsidR="002C01DF">
        <w:rPr>
          <w:rStyle w:val="xref1"/>
        </w:rPr>
        <w:instrText xml:space="preserve"> PAGEREF version_statement \p \h </w:instrText>
      </w:r>
      <w:r w:rsidR="002C01DF">
        <w:rPr>
          <w:rStyle w:val="xref1"/>
        </w:rPr>
      </w:r>
      <w:r w:rsidR="002C01DF">
        <w:rPr>
          <w:rStyle w:val="xref1"/>
        </w:rPr>
        <w:fldChar w:fldCharType="separate"/>
      </w:r>
      <w:r w:rsidR="002C01DF">
        <w:rPr>
          <w:rStyle w:val="xref1"/>
          <w:noProof/>
        </w:rPr>
        <w:t>on page 297</w:t>
      </w:r>
      <w:r w:rsidR="002C01DF">
        <w:rPr>
          <w:rStyle w:val="xref1"/>
        </w:rPr>
        <w:fldChar w:fldCharType="end"/>
      </w:r>
      <w:r>
        <w:rPr>
          <w:rStyle w:val="xref1"/>
        </w:rPr>
        <w:t>)</w:t>
      </w:r>
      <w:r>
        <w:t>.</w:t>
      </w:r>
    </w:p>
    <w:p w14:paraId="65229DE5" w14:textId="77777777" w:rsidR="008A5E4E" w:rsidRDefault="0065745B">
      <w:pPr>
        <w:pStyle w:val="p"/>
      </w:pPr>
      <w:r>
        <w:t xml:space="preserve">For more information, see </w:t>
      </w:r>
      <w:r>
        <w:rPr>
          <w:rStyle w:val="xref1"/>
        </w:rPr>
        <w:t>Chapter 16. Profiles (</w:t>
      </w:r>
      <w:r w:rsidR="009A76EE" w:rsidRPr="008A5E4E">
        <w:fldChar w:fldCharType="begin"/>
      </w:r>
      <w:r w:rsidR="008A5E4E">
        <w:instrText xml:space="preserve"> PAGEREF _Ref-680049201 \p \h  \* MERGEFORMAT </w:instrText>
      </w:r>
      <w:r w:rsidR="009A76EE" w:rsidRPr="008A5E4E">
        <w:fldChar w:fldCharType="separate"/>
      </w:r>
      <w:r w:rsidR="00533AF0" w:rsidRPr="00533AF0">
        <w:rPr>
          <w:rStyle w:val="xref1"/>
          <w:noProof/>
        </w:rPr>
        <w:t>on</w:t>
      </w:r>
      <w:r w:rsidR="00533AF0">
        <w:rPr>
          <w:noProof/>
        </w:rPr>
        <w:t xml:space="preserve"> page 297</w:t>
      </w:r>
      <w:r w:rsidR="009A76EE" w:rsidRPr="008A5E4E">
        <w:rPr>
          <w:rStyle w:val="xref1"/>
        </w:rPr>
        <w:fldChar w:fldCharType="end"/>
      </w:r>
      <w:r>
        <w:rPr>
          <w:rStyle w:val="xref1"/>
        </w:rPr>
        <w:t>)</w:t>
      </w:r>
      <w:r>
        <w:t>.</w:t>
      </w:r>
    </w:p>
    <w:p w14:paraId="7C1053F2" w14:textId="77777777" w:rsidR="008A5E4E" w:rsidRDefault="0065745B">
      <w:pPr>
        <w:pStyle w:val="h2"/>
      </w:pPr>
      <w:bookmarkStart w:id="174" w:name="_Toc396034127"/>
      <w:r>
        <w:t>2.11 Race Conditions</w:t>
      </w:r>
      <w:bookmarkEnd w:id="174"/>
    </w:p>
    <w:p w14:paraId="1971717D" w14:textId="77777777" w:rsidR="008A5E4E" w:rsidRDefault="0065745B">
      <w:pPr>
        <w:pStyle w:val="p"/>
      </w:pPr>
      <w:r>
        <w:t>If multiple work-items access the same addresses in group or global memory and one of the accesses is a store, then it is possible to have a race condition.</w:t>
      </w:r>
    </w:p>
    <w:p w14:paraId="301B8494" w14:textId="77777777" w:rsidR="008A5E4E" w:rsidRDefault="0065745B">
      <w:pPr>
        <w:pStyle w:val="p"/>
      </w:pPr>
      <w:r>
        <w:t xml:space="preserve">In general, programs should add synchronization to avoid race conditions. See </w:t>
      </w:r>
      <w:r>
        <w:rPr>
          <w:rStyle w:val="xref1"/>
        </w:rPr>
        <w:t>6.2.1. Memory Order (</w:t>
      </w:r>
      <w:r w:rsidR="009A76EE" w:rsidRPr="008A5E4E">
        <w:fldChar w:fldCharType="begin"/>
      </w:r>
      <w:r w:rsidR="008A5E4E">
        <w:instrText xml:space="preserve"> PAGEREF _Ref147785803 \p \h  \* MERGEFORMAT </w:instrText>
      </w:r>
      <w:r w:rsidR="009A76EE" w:rsidRPr="008A5E4E">
        <w:fldChar w:fldCharType="separate"/>
      </w:r>
      <w:r w:rsidR="00533AF0" w:rsidRPr="00533AF0">
        <w:rPr>
          <w:rStyle w:val="xref1"/>
          <w:noProof/>
        </w:rPr>
        <w:t>on</w:t>
      </w:r>
      <w:r w:rsidR="00533AF0">
        <w:rPr>
          <w:noProof/>
        </w:rPr>
        <w:t xml:space="preserve"> page 159</w:t>
      </w:r>
      <w:r w:rsidR="009A76EE" w:rsidRPr="008A5E4E">
        <w:rPr>
          <w:rStyle w:val="xref1"/>
        </w:rPr>
        <w:fldChar w:fldCharType="end"/>
      </w:r>
      <w:r>
        <w:rPr>
          <w:rStyle w:val="xref1"/>
        </w:rPr>
        <w:t>)</w:t>
      </w:r>
      <w:r>
        <w:t>.</w:t>
      </w:r>
    </w:p>
    <w:p w14:paraId="2AB9F623" w14:textId="77777777" w:rsidR="008A5E4E" w:rsidRDefault="0065745B">
      <w:pPr>
        <w:pStyle w:val="h2"/>
      </w:pPr>
      <w:bookmarkStart w:id="175" w:name="_Toc396034128"/>
      <w:r>
        <w:t xml:space="preserve">2.12 </w:t>
      </w:r>
      <w:r w:rsidR="009A76EE">
        <w:fldChar w:fldCharType="begin"/>
      </w:r>
      <w:r>
        <w:instrText xml:space="preserve"> XE "divergent control flow" </w:instrText>
      </w:r>
      <w:r w:rsidR="009A76EE">
        <w:fldChar w:fldCharType="end"/>
      </w:r>
      <w:bookmarkStart w:id="176" w:name="_Ref-1586832512"/>
      <w:bookmarkStart w:id="177" w:name="_Ref-1929817231"/>
      <w:r>
        <w:t>Divergent Control Flow</w:t>
      </w:r>
      <w:bookmarkEnd w:id="175"/>
      <w:bookmarkEnd w:id="176"/>
      <w:bookmarkEnd w:id="177"/>
    </w:p>
    <w:p w14:paraId="3B24646C" w14:textId="14A41C81" w:rsidR="008A5E4E" w:rsidRDefault="0065745B">
      <w:pPr>
        <w:pStyle w:val="p"/>
      </w:pPr>
      <w:r>
        <w:t xml:space="preserve">On </w:t>
      </w:r>
      <w:r w:rsidR="0023395C">
        <w:t>kernel agent</w:t>
      </w:r>
      <w:r>
        <w:t xml:space="preserve">s with a wavefront size greater than 1, control flow operations can introduce a performance issue called </w:t>
      </w:r>
      <w:r>
        <w:rPr>
          <w:rStyle w:val="spanBookTitle"/>
        </w:rPr>
        <w:t>divergent control flow</w:t>
      </w:r>
      <w:r>
        <w:t>.</w:t>
      </w:r>
    </w:p>
    <w:p w14:paraId="7E2D568D" w14:textId="77777777" w:rsidR="008A5E4E" w:rsidRDefault="0065745B">
      <w:pPr>
        <w:pStyle w:val="p"/>
      </w:pPr>
      <w:r>
        <w:t xml:space="preserve">When a wavefront executes a branch that can transfer to multiple targets (namely a conditional branch </w:t>
      </w:r>
      <w:r>
        <w:rPr>
          <w:rStyle w:val="code1"/>
        </w:rPr>
        <w:t>cbr</w:t>
      </w:r>
      <w:r>
        <w:t xml:space="preserve"> or switch branch </w:t>
      </w:r>
      <w:r>
        <w:rPr>
          <w:rStyle w:val="code1"/>
        </w:rPr>
        <w:t>sbr</w:t>
      </w:r>
      <w:r>
        <w:t xml:space="preserve">, see </w:t>
      </w:r>
      <w:r>
        <w:rPr>
          <w:rStyle w:val="xref1"/>
        </w:rPr>
        <w:t>Chapter 8. Branch Operations (</w:t>
      </w:r>
      <w:r w:rsidR="009A76EE" w:rsidRPr="008A5E4E">
        <w:fldChar w:fldCharType="begin"/>
      </w:r>
      <w:r w:rsidR="008A5E4E">
        <w:instrText xml:space="preserve"> PAGEREF _Ref9443285 \p \h  \* MERGEFORMAT </w:instrText>
      </w:r>
      <w:r w:rsidR="009A76EE" w:rsidRPr="008A5E4E">
        <w:fldChar w:fldCharType="separate"/>
      </w:r>
      <w:r w:rsidR="00533AF0" w:rsidRPr="00533AF0">
        <w:rPr>
          <w:rStyle w:val="xref1"/>
          <w:noProof/>
        </w:rPr>
        <w:t>on</w:t>
      </w:r>
      <w:r w:rsidR="00533AF0">
        <w:rPr>
          <w:noProof/>
        </w:rPr>
        <w:t xml:space="preserve"> page 225</w:t>
      </w:r>
      <w:r w:rsidR="009A76EE" w:rsidRPr="008A5E4E">
        <w:rPr>
          <w:rStyle w:val="xref1"/>
        </w:rPr>
        <w:fldChar w:fldCharType="end"/>
      </w:r>
      <w:r>
        <w:rPr>
          <w:rStyle w:val="xref1"/>
        </w:rPr>
        <w:t>)</w:t>
      </w:r>
      <w:r>
        <w:t xml:space="preserve">), or a function call that can invoke multiple functions (namely a switch call </w:t>
      </w:r>
      <w:r>
        <w:rPr>
          <w:rStyle w:val="code1"/>
        </w:rPr>
        <w:t>scall</w:t>
      </w:r>
      <w:r>
        <w:t xml:space="preserve"> or indirect call </w:t>
      </w:r>
      <w:r>
        <w:rPr>
          <w:rStyle w:val="code1"/>
        </w:rPr>
        <w:t>icall</w:t>
      </w:r>
      <w:r>
        <w:t xml:space="preserve">, see </w:t>
      </w:r>
      <w:r>
        <w:rPr>
          <w:rStyle w:val="xref1"/>
        </w:rPr>
        <w:t>Chapter 10. Function Operations (</w:t>
      </w:r>
      <w:r w:rsidR="009A76EE" w:rsidRPr="008A5E4E">
        <w:fldChar w:fldCharType="begin"/>
      </w:r>
      <w:r w:rsidR="008A5E4E">
        <w:instrText xml:space="preserve"> PAGEREF _Ref157771107 \p \h  \* MERGEFORMAT </w:instrText>
      </w:r>
      <w:r w:rsidR="009A76EE" w:rsidRPr="008A5E4E">
        <w:fldChar w:fldCharType="separate"/>
      </w:r>
      <w:r w:rsidR="00533AF0" w:rsidRPr="00533AF0">
        <w:rPr>
          <w:rStyle w:val="xref1"/>
          <w:noProof/>
        </w:rPr>
        <w:t>on</w:t>
      </w:r>
      <w:r w:rsidR="00533AF0">
        <w:rPr>
          <w:noProof/>
        </w:rPr>
        <w:t xml:space="preserve"> page 245</w:t>
      </w:r>
      <w:r w:rsidR="009A76EE" w:rsidRPr="008A5E4E">
        <w:rPr>
          <w:rStyle w:val="xref1"/>
        </w:rPr>
        <w:fldChar w:fldCharType="end"/>
      </w:r>
      <w:r>
        <w:rPr>
          <w:rStyle w:val="xref1"/>
        </w:rPr>
        <w:t>)</w:t>
      </w:r>
      <w:r>
        <w:t xml:space="preserve">), it is possible that the work-items in the wavefront take different paths. This causes the wavefront to enter divergent control flow. </w:t>
      </w:r>
    </w:p>
    <w:p w14:paraId="2C5E5ED4" w14:textId="77777777" w:rsidR="008A5E4E" w:rsidRDefault="0065745B">
      <w:pPr>
        <w:pStyle w:val="p"/>
      </w:pPr>
      <w:r>
        <w:t xml:space="preserve">For example, a single </w:t>
      </w:r>
      <w:r>
        <w:rPr>
          <w:rStyle w:val="code1"/>
        </w:rPr>
        <w:t>cbr</w:t>
      </w:r>
      <w:r>
        <w:t xml:space="preserve"> operation will transfer control to the label for work-items where the source condition is true and to the operation after the </w:t>
      </w:r>
      <w:r>
        <w:rPr>
          <w:rStyle w:val="code1"/>
        </w:rPr>
        <w:t>cbr</w:t>
      </w:r>
      <w:r>
        <w:t xml:space="preserve"> for work-items where the source condition is false. Similarly, a </w:t>
      </w:r>
      <w:r>
        <w:rPr>
          <w:rStyle w:val="code1"/>
        </w:rPr>
        <w:t>sbr</w:t>
      </w:r>
      <w:r>
        <w:t xml:space="preserve"> or </w:t>
      </w:r>
      <w:r>
        <w:rPr>
          <w:rStyle w:val="code1"/>
        </w:rPr>
        <w:t>scall</w:t>
      </w:r>
      <w:r>
        <w:t xml:space="preserve"> operation might transfer to different labels or functions respectively for work-items which have different values for the source index. Finally, an </w:t>
      </w:r>
      <w:r>
        <w:rPr>
          <w:rStyle w:val="code1"/>
        </w:rPr>
        <w:t>icall</w:t>
      </w:r>
      <w:r>
        <w:t xml:space="preserve"> operation could transfer to different functions for work-items that have different values for the indirect function descriptor. In these cases, the wavefront is said to diverge, and the code is inside divergent control flow. </w:t>
      </w:r>
    </w:p>
    <w:p w14:paraId="3B68AB61" w14:textId="77777777" w:rsidR="008A5E4E" w:rsidRDefault="0065745B">
      <w:pPr>
        <w:pStyle w:val="p"/>
      </w:pPr>
      <w:r>
        <w:lastRenderedPageBreak/>
        <w:t>Because SIMD implementations cannot execute different instructions in the same cycle, executing in divergent control flow might be less efficient. An implementation can improve performance in divergent control flow by reconverging the work-items. For example, given an IF/THEN/ELSE/ENDIF, the wavefront could diverge at the IF and reconverge at the ENDIF.</w:t>
      </w:r>
    </w:p>
    <w:p w14:paraId="39838334" w14:textId="77777777" w:rsidR="008A5E4E" w:rsidRDefault="0065745B">
      <w:pPr>
        <w:pStyle w:val="p"/>
      </w:pPr>
      <w:r>
        <w:t>For example, in divergent control flow, an implementation may execute all the work-items that transfer to the same target up to a reconvergence point, with the other work-items waiting, followed by execution of the all the work-items that transfer to the next target, and so forth until all the possible targets are processed. Then execution can continue by all work-items from the reconvergence point.</w:t>
      </w:r>
    </w:p>
    <w:p w14:paraId="054D2900" w14:textId="77777777" w:rsidR="008A5E4E" w:rsidRDefault="0065745B">
      <w:pPr>
        <w:pStyle w:val="pNoPageBreakAfter"/>
      </w:pPr>
      <w:r>
        <w:t xml:space="preserve">In the case of a </w:t>
      </w:r>
      <w:r>
        <w:rPr>
          <w:rStyle w:val="code1"/>
        </w:rPr>
        <w:t>cbr</w:t>
      </w:r>
      <w:r>
        <w:t xml:space="preserve"> there can only be up to two possible targets, but an </w:t>
      </w:r>
      <w:r>
        <w:rPr>
          <w:rStyle w:val="code1"/>
        </w:rPr>
        <w:t>sbr</w:t>
      </w:r>
      <w:r>
        <w:t xml:space="preserve">, </w:t>
      </w:r>
      <w:r>
        <w:rPr>
          <w:rStyle w:val="code1"/>
        </w:rPr>
        <w:t>scall</w:t>
      </w:r>
      <w:r>
        <w:t xml:space="preserve"> and </w:t>
      </w:r>
      <w:r>
        <w:rPr>
          <w:rStyle w:val="code1"/>
        </w:rPr>
        <w:t>icall</w:t>
      </w:r>
      <w:r>
        <w:t xml:space="preserve"> could potentially have many more. For example, a conditional branch could be written in pseudocode as:</w:t>
      </w:r>
    </w:p>
    <w:p w14:paraId="7C2AA6EF" w14:textId="77777777" w:rsidR="008A5E4E" w:rsidRDefault="0065745B">
      <w:pPr>
        <w:pStyle w:val="pre"/>
      </w:pPr>
      <w:r>
        <w:t xml:space="preserve">if (condition) { </w:t>
      </w:r>
      <w:r>
        <w:br/>
        <w:t xml:space="preserve">    // then statements </w:t>
      </w:r>
      <w:r>
        <w:br/>
        <w:t xml:space="preserve"> } else { </w:t>
      </w:r>
      <w:r>
        <w:br/>
        <w:t xml:space="preserve">    // else statements </w:t>
      </w:r>
      <w:r>
        <w:br/>
        <w:t xml:space="preserve"> }</w:t>
      </w:r>
    </w:p>
    <w:p w14:paraId="0B531909" w14:textId="77777777" w:rsidR="008A5E4E" w:rsidRDefault="0065745B">
      <w:pPr>
        <w:pStyle w:val="pNoPageBreakAfter"/>
      </w:pPr>
      <w:r>
        <w:t xml:space="preserve"> and might be translated into HSAIL as:</w:t>
      </w:r>
    </w:p>
    <w:p w14:paraId="0DF42BA4" w14:textId="77777777" w:rsidR="008A5E4E" w:rsidRDefault="0065745B">
      <w:pPr>
        <w:pStyle w:val="pre"/>
      </w:pPr>
      <w:r>
        <w:t>// compute the condition into $c0</w:t>
      </w:r>
      <w:r>
        <w:br/>
        <w:t xml:space="preserve"> cbr_b1 $c0, @k1; </w:t>
      </w:r>
      <w:r>
        <w:br/>
        <w:t xml:space="preserve"> // code for the else statements </w:t>
      </w:r>
      <w:r>
        <w:br/>
        <w:t xml:space="preserve"> br @join;</w:t>
      </w:r>
      <w:r>
        <w:br/>
        <w:t xml:space="preserve"> @k1: </w:t>
      </w:r>
      <w:r>
        <w:br/>
        <w:t xml:space="preserve"> // code the then statements </w:t>
      </w:r>
      <w:r>
        <w:br/>
        <w:t xml:space="preserve"> @join:</w:t>
      </w:r>
    </w:p>
    <w:p w14:paraId="6B3ADCFC" w14:textId="77777777" w:rsidR="008A5E4E" w:rsidRDefault="0065745B">
      <w:pPr>
        <w:pStyle w:val="p"/>
      </w:pPr>
      <w:r>
        <w:t xml:space="preserve">The time to execute this would be the sum of the time it takes to execute the THEN block plus the time it takes to execute the ELSE block, if the </w:t>
      </w:r>
      <w:r>
        <w:rPr>
          <w:rStyle w:val="code1"/>
        </w:rPr>
        <w:t>cbr</w:t>
      </w:r>
      <w:r>
        <w:t xml:space="preserve"> diverged. If the </w:t>
      </w:r>
      <w:r>
        <w:rPr>
          <w:rStyle w:val="code1"/>
        </w:rPr>
        <w:t>cbr</w:t>
      </w:r>
      <w:r>
        <w:t xml:space="preserve"> does not diverge, then the time to execute the example would only be the time it takes for the non-divergent path to execute. That is, either the THEN block or the ELSE block but not both.</w:t>
      </w:r>
    </w:p>
    <w:p w14:paraId="4C3CA868" w14:textId="4D7B9B04" w:rsidR="00A8520A" w:rsidRDefault="0065745B" w:rsidP="00A8520A">
      <w:pPr>
        <w:pStyle w:val="p"/>
      </w:pPr>
      <w:r>
        <w:t xml:space="preserve">HSAIL requires that implementations reconverge control flow </w:t>
      </w:r>
      <w:r w:rsidR="002519BE">
        <w:t xml:space="preserve">involving communication </w:t>
      </w:r>
      <w:r w:rsidR="00ED7AA1">
        <w:t>operations</w:t>
      </w:r>
      <w:r w:rsidR="00B22CD6">
        <w:t xml:space="preserve"> </w:t>
      </w:r>
      <w:r>
        <w:t>no later than the immediate post-dominator (</w:t>
      </w:r>
      <w:r w:rsidR="002519BE">
        <w:t>see</w:t>
      </w:r>
      <w:r>
        <w:t xml:space="preserve"> </w:t>
      </w:r>
      <w:r>
        <w:rPr>
          <w:rStyle w:val="xref1"/>
        </w:rPr>
        <w:t xml:space="preserve">2.12.3. </w:t>
      </w:r>
      <w:r w:rsidR="00A8520A">
        <w:rPr>
          <w:rStyle w:val="xref1"/>
        </w:rPr>
        <w:t>(</w:t>
      </w:r>
      <w:r>
        <w:rPr>
          <w:rStyle w:val="xref1"/>
        </w:rPr>
        <w:t>Post</w:t>
      </w:r>
      <w:r w:rsidR="00A8520A">
        <w:rPr>
          <w:rStyle w:val="xref1"/>
        </w:rPr>
        <w:t>)</w:t>
      </w:r>
      <w:r>
        <w:rPr>
          <w:rStyle w:val="xref1"/>
        </w:rPr>
        <w:t xml:space="preserve">-Dominator and Immediate </w:t>
      </w:r>
      <w:r w:rsidR="00A8520A">
        <w:rPr>
          <w:rStyle w:val="xref1"/>
        </w:rPr>
        <w:t>(</w:t>
      </w:r>
      <w:r>
        <w:rPr>
          <w:rStyle w:val="xref1"/>
        </w:rPr>
        <w:t>Post</w:t>
      </w:r>
      <w:r w:rsidR="00A8520A">
        <w:rPr>
          <w:rStyle w:val="xref1"/>
        </w:rPr>
        <w:t>)</w:t>
      </w:r>
      <w:r>
        <w:rPr>
          <w:rStyle w:val="xref1"/>
        </w:rPr>
        <w:t>-Dominator (</w:t>
      </w:r>
      <w:r w:rsidR="009A76EE" w:rsidRPr="008A5E4E">
        <w:fldChar w:fldCharType="begin"/>
      </w:r>
      <w:r w:rsidR="008A5E4E">
        <w:instrText xml:space="preserve"> PAGEREF _Ref682161062 \p \h  \* MERGEFORMAT </w:instrText>
      </w:r>
      <w:r w:rsidR="009A76EE" w:rsidRPr="008A5E4E">
        <w:fldChar w:fldCharType="separate"/>
      </w:r>
      <w:r w:rsidR="00533AF0" w:rsidRPr="00533AF0">
        <w:rPr>
          <w:rStyle w:val="xref1"/>
          <w:noProof/>
        </w:rPr>
        <w:t>on</w:t>
      </w:r>
      <w:r w:rsidR="00533AF0">
        <w:rPr>
          <w:noProof/>
        </w:rPr>
        <w:t xml:space="preserve"> page 29</w:t>
      </w:r>
      <w:r w:rsidR="009A76EE" w:rsidRPr="008A5E4E">
        <w:rPr>
          <w:rStyle w:val="xref1"/>
        </w:rPr>
        <w:fldChar w:fldCharType="end"/>
      </w:r>
      <w:r>
        <w:rPr>
          <w:rStyle w:val="xref1"/>
        </w:rPr>
        <w:t>)</w:t>
      </w:r>
      <w:r>
        <w:t>).</w:t>
      </w:r>
      <w:r w:rsidR="00A8520A">
        <w:t xml:space="preserve"> Communication operations comprise:</w:t>
      </w:r>
    </w:p>
    <w:p w14:paraId="4E15772C" w14:textId="77777777" w:rsidR="00A8520A" w:rsidRDefault="00A8520A" w:rsidP="00A8520A">
      <w:pPr>
        <w:pStyle w:val="li"/>
        <w:numPr>
          <w:ilvl w:val="0"/>
          <w:numId w:val="233"/>
        </w:numPr>
        <w:spacing w:before="320"/>
        <w:ind w:left="600"/>
      </w:pPr>
      <w:r>
        <w:t xml:space="preserve">atomic memory (see </w:t>
      </w:r>
      <w:r>
        <w:rPr>
          <w:rStyle w:val="xref1"/>
        </w:rPr>
        <w:t>6.5. Atomic Memory Operations (</w:t>
      </w:r>
      <w:r w:rsidRPr="008A5E4E">
        <w:fldChar w:fldCharType="begin"/>
      </w:r>
      <w:r>
        <w:instrText xml:space="preserve"> PAGEREF _Ref-1060726607 \p \h  \* MERGEFORMAT </w:instrText>
      </w:r>
      <w:r w:rsidRPr="008A5E4E">
        <w:fldChar w:fldCharType="separate"/>
      </w:r>
      <w:r w:rsidRPr="00533AF0">
        <w:rPr>
          <w:rStyle w:val="xref1"/>
          <w:noProof/>
        </w:rPr>
        <w:t>on</w:t>
      </w:r>
      <w:r>
        <w:rPr>
          <w:noProof/>
        </w:rPr>
        <w:t xml:space="preserve"> page 175</w:t>
      </w:r>
      <w:r w:rsidRPr="008A5E4E">
        <w:rPr>
          <w:rStyle w:val="xref1"/>
        </w:rPr>
        <w:fldChar w:fldCharType="end"/>
      </w:r>
      <w:r>
        <w:rPr>
          <w:rStyle w:val="xref1"/>
        </w:rPr>
        <w:t>)</w:t>
      </w:r>
      <w:r>
        <w:t>)</w:t>
      </w:r>
    </w:p>
    <w:p w14:paraId="2889A136" w14:textId="77777777" w:rsidR="00A8520A" w:rsidRDefault="00A8520A" w:rsidP="00A8520A">
      <w:pPr>
        <w:pStyle w:val="li"/>
        <w:numPr>
          <w:ilvl w:val="0"/>
          <w:numId w:val="233"/>
        </w:numPr>
        <w:ind w:left="600"/>
      </w:pPr>
      <w:r>
        <w:rPr>
          <w:rStyle w:val="code1"/>
        </w:rPr>
        <w:t>memfence</w:t>
      </w:r>
      <w:r>
        <w:t xml:space="preserve"> (see </w:t>
      </w:r>
      <w:r>
        <w:rPr>
          <w:rStyle w:val="xref1"/>
        </w:rPr>
        <w:t>6.9. Memory Fence (memfence) Operation (</w:t>
      </w:r>
      <w:r w:rsidRPr="008A5E4E">
        <w:fldChar w:fldCharType="begin"/>
      </w:r>
      <w:r>
        <w:instrText xml:space="preserve"> PAGEREF _Ref-463055698 \p \h  \* MERGEFORMAT </w:instrText>
      </w:r>
      <w:r w:rsidRPr="008A5E4E">
        <w:fldChar w:fldCharType="separate"/>
      </w:r>
      <w:r w:rsidRPr="00533AF0">
        <w:rPr>
          <w:rStyle w:val="xref1"/>
          <w:noProof/>
        </w:rPr>
        <w:t>on</w:t>
      </w:r>
      <w:r>
        <w:rPr>
          <w:noProof/>
        </w:rPr>
        <w:t xml:space="preserve"> page 188</w:t>
      </w:r>
      <w:r w:rsidRPr="008A5E4E">
        <w:rPr>
          <w:rStyle w:val="xref1"/>
        </w:rPr>
        <w:fldChar w:fldCharType="end"/>
      </w:r>
      <w:r>
        <w:rPr>
          <w:rStyle w:val="xref1"/>
        </w:rPr>
        <w:t>)</w:t>
      </w:r>
      <w:r>
        <w:t>)</w:t>
      </w:r>
    </w:p>
    <w:p w14:paraId="42FA605F" w14:textId="77777777" w:rsidR="00A8520A" w:rsidRDefault="00A8520A" w:rsidP="00A8520A">
      <w:pPr>
        <w:pStyle w:val="li"/>
        <w:numPr>
          <w:ilvl w:val="0"/>
          <w:numId w:val="233"/>
        </w:numPr>
        <w:ind w:left="600"/>
      </w:pPr>
      <w:r>
        <w:t xml:space="preserve">signals (see </w:t>
      </w:r>
      <w:r>
        <w:rPr>
          <w:rStyle w:val="xref1"/>
        </w:rPr>
        <w:t>6.8. Notification (signal) Operations (</w:t>
      </w:r>
      <w:r w:rsidRPr="008A5E4E">
        <w:fldChar w:fldCharType="begin"/>
      </w:r>
      <w:r>
        <w:instrText xml:space="preserve"> PAGEREF _Ref459167947 \p \h  \* MERGEFORMAT </w:instrText>
      </w:r>
      <w:r w:rsidRPr="008A5E4E">
        <w:fldChar w:fldCharType="separate"/>
      </w:r>
      <w:r w:rsidRPr="00533AF0">
        <w:rPr>
          <w:rStyle w:val="xref1"/>
          <w:noProof/>
        </w:rPr>
        <w:t>on</w:t>
      </w:r>
      <w:r>
        <w:rPr>
          <w:noProof/>
        </w:rPr>
        <w:t xml:space="preserve"> page 183</w:t>
      </w:r>
      <w:r w:rsidRPr="008A5E4E">
        <w:rPr>
          <w:rStyle w:val="xref1"/>
        </w:rPr>
        <w:fldChar w:fldCharType="end"/>
      </w:r>
      <w:r>
        <w:rPr>
          <w:rStyle w:val="xref1"/>
        </w:rPr>
        <w:t>)</w:t>
      </w:r>
      <w:r>
        <w:t>)</w:t>
      </w:r>
    </w:p>
    <w:p w14:paraId="14A7044E" w14:textId="1707A2AA" w:rsidR="000D2A4B" w:rsidRDefault="000D2A4B" w:rsidP="000D2A4B">
      <w:pPr>
        <w:pStyle w:val="li"/>
        <w:numPr>
          <w:ilvl w:val="0"/>
          <w:numId w:val="233"/>
        </w:numPr>
        <w:ind w:left="600"/>
      </w:pPr>
      <w:r>
        <w:rPr>
          <w:rStyle w:val="code1"/>
        </w:rPr>
        <w:t>imagefence</w:t>
      </w:r>
      <w:r>
        <w:t xml:space="preserve"> (see </w:t>
      </w:r>
      <w:r>
        <w:rPr>
          <w:rStyle w:val="xref1"/>
        </w:rPr>
        <w:t>6.9. Image Fence (imagefence) Operation (</w:t>
      </w:r>
      <w:r w:rsidRPr="008A5E4E">
        <w:fldChar w:fldCharType="begin"/>
      </w:r>
      <w:r>
        <w:instrText xml:space="preserve"> PAGEREF _Ref-463055698 \p \h  \* MERGEFORMAT </w:instrText>
      </w:r>
      <w:r w:rsidRPr="008A5E4E">
        <w:fldChar w:fldCharType="separate"/>
      </w:r>
      <w:r w:rsidRPr="00533AF0">
        <w:rPr>
          <w:rStyle w:val="xref1"/>
          <w:noProof/>
        </w:rPr>
        <w:t>on</w:t>
      </w:r>
      <w:r>
        <w:rPr>
          <w:noProof/>
        </w:rPr>
        <w:t xml:space="preserve"> page 188</w:t>
      </w:r>
      <w:r w:rsidRPr="008A5E4E">
        <w:rPr>
          <w:rStyle w:val="xref1"/>
        </w:rPr>
        <w:fldChar w:fldCharType="end"/>
      </w:r>
      <w:r>
        <w:rPr>
          <w:rStyle w:val="xref1"/>
        </w:rPr>
        <w:t>)</w:t>
      </w:r>
      <w:r>
        <w:t>)</w:t>
      </w:r>
    </w:p>
    <w:p w14:paraId="1A4FE87E" w14:textId="1F01E1BD" w:rsidR="00A8520A" w:rsidRDefault="00A8520A" w:rsidP="00A8520A">
      <w:pPr>
        <w:pStyle w:val="li"/>
        <w:numPr>
          <w:ilvl w:val="0"/>
          <w:numId w:val="233"/>
        </w:numPr>
        <w:ind w:left="600"/>
      </w:pPr>
      <w:r>
        <w:t xml:space="preserve">cross-lane (see </w:t>
      </w:r>
      <w:r>
        <w:rPr>
          <w:rStyle w:val="xref1"/>
        </w:rPr>
        <w:t>9. 4 Cross-Lane Operations (</w:t>
      </w:r>
      <w:r>
        <w:fldChar w:fldCharType="begin"/>
      </w:r>
      <w:r>
        <w:instrText xml:space="preserve"> PAGEREF  cross_lane_operations \h \p  \* MERGEFORMAT </w:instrText>
      </w:r>
      <w:r>
        <w:fldChar w:fldCharType="separate"/>
      </w:r>
      <w:r>
        <w:rPr>
          <w:noProof/>
        </w:rPr>
        <w:t>on page 243</w:t>
      </w:r>
      <w:r>
        <w:fldChar w:fldCharType="end"/>
      </w:r>
      <w:r>
        <w:rPr>
          <w:rStyle w:val="xref1"/>
        </w:rPr>
        <w:t>)</w:t>
      </w:r>
      <w:r>
        <w:t>)</w:t>
      </w:r>
    </w:p>
    <w:p w14:paraId="0696E44C" w14:textId="77777777" w:rsidR="00A8520A" w:rsidRDefault="00A8520A" w:rsidP="00A8520A">
      <w:pPr>
        <w:pStyle w:val="li"/>
        <w:numPr>
          <w:ilvl w:val="0"/>
          <w:numId w:val="233"/>
        </w:numPr>
        <w:ind w:left="600"/>
      </w:pPr>
      <w:r>
        <w:rPr>
          <w:rStyle w:val="code1"/>
        </w:rPr>
        <w:t>barrier</w:t>
      </w:r>
      <w:r>
        <w:t xml:space="preserve"> and </w:t>
      </w:r>
      <w:r>
        <w:rPr>
          <w:rStyle w:val="code1"/>
        </w:rPr>
        <w:t>wavebarrier</w:t>
      </w:r>
      <w:r>
        <w:t xml:space="preserve"> (see </w:t>
      </w:r>
      <w:r>
        <w:rPr>
          <w:rStyle w:val="xref1"/>
        </w:rPr>
        <w:t>9.1. Barrier Operations (</w:t>
      </w:r>
      <w:r w:rsidRPr="008A5E4E">
        <w:fldChar w:fldCharType="begin"/>
      </w:r>
      <w:r>
        <w:instrText xml:space="preserve"> PAGEREF _Ref398931272 \p \h  \* MERGEFORMAT </w:instrText>
      </w:r>
      <w:r w:rsidRPr="008A5E4E">
        <w:fldChar w:fldCharType="separate"/>
      </w:r>
      <w:r w:rsidRPr="00533AF0">
        <w:rPr>
          <w:rStyle w:val="xref1"/>
          <w:noProof/>
        </w:rPr>
        <w:t>on</w:t>
      </w:r>
      <w:r>
        <w:rPr>
          <w:noProof/>
        </w:rPr>
        <w:t xml:space="preserve"> page 229</w:t>
      </w:r>
      <w:r w:rsidRPr="008A5E4E">
        <w:rPr>
          <w:rStyle w:val="xref1"/>
        </w:rPr>
        <w:fldChar w:fldCharType="end"/>
      </w:r>
      <w:r>
        <w:rPr>
          <w:rStyle w:val="xref1"/>
        </w:rPr>
        <w:t>)</w:t>
      </w:r>
      <w:r>
        <w:t>)</w:t>
      </w:r>
    </w:p>
    <w:p w14:paraId="65C0E5C3" w14:textId="77777777" w:rsidR="00A8520A" w:rsidRDefault="00A8520A" w:rsidP="00A8520A">
      <w:pPr>
        <w:pStyle w:val="li"/>
        <w:numPr>
          <w:ilvl w:val="0"/>
          <w:numId w:val="233"/>
        </w:numPr>
        <w:ind w:left="600"/>
      </w:pPr>
      <w:r>
        <w:t xml:space="preserve">fbarriers (see </w:t>
      </w:r>
      <w:r>
        <w:rPr>
          <w:rStyle w:val="xref1"/>
        </w:rPr>
        <w:t>9.2. Fine-Grain Barrier (fbar) Operations (</w:t>
      </w:r>
      <w:r w:rsidRPr="008A5E4E">
        <w:fldChar w:fldCharType="begin"/>
      </w:r>
      <w:r>
        <w:instrText xml:space="preserve"> PAGEREF _Ref-1753432683 \p \h  \* MERGEFORMAT </w:instrText>
      </w:r>
      <w:r w:rsidRPr="008A5E4E">
        <w:fldChar w:fldCharType="separate"/>
      </w:r>
      <w:r w:rsidRPr="00533AF0">
        <w:rPr>
          <w:rStyle w:val="xref1"/>
          <w:noProof/>
        </w:rPr>
        <w:t>on</w:t>
      </w:r>
      <w:r>
        <w:rPr>
          <w:noProof/>
        </w:rPr>
        <w:t xml:space="preserve"> page 230</w:t>
      </w:r>
      <w:r w:rsidRPr="008A5E4E">
        <w:rPr>
          <w:rStyle w:val="xref1"/>
        </w:rPr>
        <w:fldChar w:fldCharType="end"/>
      </w:r>
      <w:r>
        <w:rPr>
          <w:rStyle w:val="xref1"/>
        </w:rPr>
        <w:t>)</w:t>
      </w:r>
      <w:r>
        <w:t>)</w:t>
      </w:r>
    </w:p>
    <w:p w14:paraId="343B65D9" w14:textId="77777777" w:rsidR="00A8520A" w:rsidRDefault="00A8520A" w:rsidP="00A8520A">
      <w:pPr>
        <w:pStyle w:val="li"/>
        <w:numPr>
          <w:ilvl w:val="0"/>
          <w:numId w:val="233"/>
        </w:numPr>
        <w:ind w:left="600"/>
      </w:pPr>
      <w:r>
        <w:rPr>
          <w:rStyle w:val="code1"/>
        </w:rPr>
        <w:t>clock</w:t>
      </w:r>
      <w:r>
        <w:t xml:space="preserve"> (see </w:t>
      </w:r>
      <w:r>
        <w:rPr>
          <w:rStyle w:val="xref1"/>
        </w:rPr>
        <w:t>11.4. Miscellaneous Operations (</w:t>
      </w:r>
      <w:r w:rsidRPr="008A5E4E">
        <w:fldChar w:fldCharType="begin"/>
      </w:r>
      <w:r>
        <w:instrText xml:space="preserve"> PAGEREF _Ref-1140330907 \p \h  \* MERGEFORMAT </w:instrText>
      </w:r>
      <w:r w:rsidRPr="008A5E4E">
        <w:fldChar w:fldCharType="separate"/>
      </w:r>
      <w:r w:rsidRPr="00533AF0">
        <w:rPr>
          <w:rStyle w:val="xref1"/>
          <w:noProof/>
        </w:rPr>
        <w:t>on</w:t>
      </w:r>
      <w:r>
        <w:rPr>
          <w:noProof/>
        </w:rPr>
        <w:t xml:space="preserve"> page 272</w:t>
      </w:r>
      <w:r w:rsidRPr="008A5E4E">
        <w:rPr>
          <w:rStyle w:val="xref1"/>
        </w:rPr>
        <w:fldChar w:fldCharType="end"/>
      </w:r>
      <w:r>
        <w:rPr>
          <w:rStyle w:val="xref1"/>
        </w:rPr>
        <w:t>)</w:t>
      </w:r>
      <w:r>
        <w:t>)</w:t>
      </w:r>
    </w:p>
    <w:p w14:paraId="65BF00E9" w14:textId="77777777" w:rsidR="00A8520A" w:rsidRDefault="00A8520A" w:rsidP="00A8520A">
      <w:pPr>
        <w:pStyle w:val="li"/>
        <w:numPr>
          <w:ilvl w:val="0"/>
          <w:numId w:val="233"/>
        </w:numPr>
        <w:ind w:left="600"/>
      </w:pPr>
      <w:r>
        <w:rPr>
          <w:rStyle w:val="code1"/>
        </w:rPr>
        <w:t>cleardetectexcept</w:t>
      </w:r>
      <w:r>
        <w:t xml:space="preserve">, </w:t>
      </w:r>
      <w:r>
        <w:rPr>
          <w:rStyle w:val="code1"/>
        </w:rPr>
        <w:t>getdetectexcept</w:t>
      </w:r>
      <w:r>
        <w:t xml:space="preserve"> and </w:t>
      </w:r>
      <w:r>
        <w:rPr>
          <w:rStyle w:val="code1"/>
        </w:rPr>
        <w:t>setdetectexcept</w:t>
      </w:r>
      <w:r>
        <w:t xml:space="preserve"> (see </w:t>
      </w:r>
      <w:r>
        <w:rPr>
          <w:rStyle w:val="xref1"/>
        </w:rPr>
        <w:t>11.2. Exception Operations (</w:t>
      </w:r>
      <w:r w:rsidRPr="008A5E4E">
        <w:fldChar w:fldCharType="begin"/>
      </w:r>
      <w:r>
        <w:instrText xml:space="preserve"> PAGEREF _Ref85557310 \p \h  \* MERGEFORMAT </w:instrText>
      </w:r>
      <w:r w:rsidRPr="008A5E4E">
        <w:fldChar w:fldCharType="separate"/>
      </w:r>
      <w:r w:rsidRPr="00533AF0">
        <w:rPr>
          <w:rStyle w:val="xref1"/>
          <w:noProof/>
        </w:rPr>
        <w:t>on</w:t>
      </w:r>
      <w:r>
        <w:rPr>
          <w:noProof/>
        </w:rPr>
        <w:t xml:space="preserve"> page 266</w:t>
      </w:r>
      <w:r w:rsidRPr="008A5E4E">
        <w:rPr>
          <w:rStyle w:val="xref1"/>
        </w:rPr>
        <w:fldChar w:fldCharType="end"/>
      </w:r>
      <w:r>
        <w:rPr>
          <w:rStyle w:val="xref1"/>
        </w:rPr>
        <w:t>)</w:t>
      </w:r>
      <w:r>
        <w:t>)</w:t>
      </w:r>
    </w:p>
    <w:p w14:paraId="6B92C4A2" w14:textId="77777777" w:rsidR="00A8520A" w:rsidRDefault="00A8520A" w:rsidP="00A8520A">
      <w:pPr>
        <w:pStyle w:val="li"/>
        <w:numPr>
          <w:ilvl w:val="0"/>
          <w:numId w:val="233"/>
        </w:numPr>
        <w:spacing w:after="320"/>
        <w:ind w:left="600"/>
      </w:pPr>
      <w:r>
        <w:lastRenderedPageBreak/>
        <w:t xml:space="preserve">or calls to functions that contain any of these (see </w:t>
      </w:r>
      <w:r>
        <w:rPr>
          <w:rStyle w:val="xref1"/>
        </w:rPr>
        <w:t>Chapter 10. Function Operations (</w:t>
      </w:r>
      <w:r w:rsidRPr="008A5E4E">
        <w:fldChar w:fldCharType="begin"/>
      </w:r>
      <w:r>
        <w:instrText xml:space="preserve"> PAGEREF _Ref-1896797187 \p \h  \* MERGEFORMAT </w:instrText>
      </w:r>
      <w:r w:rsidRPr="008A5E4E">
        <w:fldChar w:fldCharType="separate"/>
      </w:r>
      <w:r w:rsidRPr="00533AF0">
        <w:rPr>
          <w:rStyle w:val="xref1"/>
          <w:noProof/>
        </w:rPr>
        <w:t>on</w:t>
      </w:r>
      <w:r>
        <w:rPr>
          <w:noProof/>
        </w:rPr>
        <w:t xml:space="preserve"> page 245</w:t>
      </w:r>
      <w:r w:rsidRPr="008A5E4E">
        <w:rPr>
          <w:rStyle w:val="xref1"/>
        </w:rPr>
        <w:fldChar w:fldCharType="end"/>
      </w:r>
      <w:r>
        <w:rPr>
          <w:rStyle w:val="xref1"/>
        </w:rPr>
        <w:t>)</w:t>
      </w:r>
      <w:r>
        <w:t>).</w:t>
      </w:r>
    </w:p>
    <w:p w14:paraId="788E5A75" w14:textId="19F6C6DE" w:rsidR="00B73926" w:rsidRDefault="00511876" w:rsidP="00A8520A">
      <w:pPr>
        <w:pStyle w:val="p"/>
      </w:pPr>
      <w:r>
        <w:t xml:space="preserve">In addition, control flow involving cross-lane operations (see </w:t>
      </w:r>
      <w:r>
        <w:rPr>
          <w:rStyle w:val="xref1"/>
        </w:rPr>
        <w:t>9. 4 Cross-Lane Operations (</w:t>
      </w:r>
      <w:r>
        <w:fldChar w:fldCharType="begin"/>
      </w:r>
      <w:r>
        <w:instrText xml:space="preserve"> PAGEREF  cross_lane_operations \h \p  \* MERGEFORMAT </w:instrText>
      </w:r>
      <w:r>
        <w:fldChar w:fldCharType="separate"/>
      </w:r>
      <w:r>
        <w:rPr>
          <w:noProof/>
        </w:rPr>
        <w:t>on page 243</w:t>
      </w:r>
      <w:r>
        <w:fldChar w:fldCharType="end"/>
      </w:r>
      <w:r>
        <w:rPr>
          <w:rStyle w:val="xref1"/>
        </w:rPr>
        <w:t>)</w:t>
      </w:r>
      <w:r>
        <w:t>) must diverge no later than the immediate dominator and reconverge no earlier than the immediate post-dominator</w:t>
      </w:r>
    </w:p>
    <w:p w14:paraId="62589280" w14:textId="19C0B418" w:rsidR="008A5E4E" w:rsidRDefault="0065745B">
      <w:pPr>
        <w:pStyle w:val="p"/>
      </w:pPr>
      <w:r>
        <w:t>Th</w:t>
      </w:r>
      <w:r w:rsidR="00075F39">
        <w:t>e</w:t>
      </w:r>
      <w:r>
        <w:t>s</w:t>
      </w:r>
      <w:r w:rsidR="00075F39">
        <w:t>e</w:t>
      </w:r>
      <w:r>
        <w:t xml:space="preserve"> requirement</w:t>
      </w:r>
      <w:r w:rsidR="00B73926">
        <w:t>s</w:t>
      </w:r>
      <w:r>
        <w:t xml:space="preserve"> can limit certain optimizations that involve </w:t>
      </w:r>
      <w:r w:rsidR="00712FD9">
        <w:t xml:space="preserve">code hoisting and </w:t>
      </w:r>
      <w:r>
        <w:t xml:space="preserve">cloning control flow (see </w:t>
      </w:r>
      <w:r>
        <w:rPr>
          <w:rStyle w:val="xref1"/>
        </w:rPr>
        <w:t>17.6. Control Flow Optimization (</w:t>
      </w:r>
      <w:r w:rsidR="009A76EE" w:rsidRPr="008A5E4E">
        <w:fldChar w:fldCharType="begin"/>
      </w:r>
      <w:r w:rsidR="008A5E4E">
        <w:instrText xml:space="preserve"> PAGEREF _Ref481627895 \p \h  \* MERGEFORMAT </w:instrText>
      </w:r>
      <w:r w:rsidR="009A76EE" w:rsidRPr="008A5E4E">
        <w:fldChar w:fldCharType="separate"/>
      </w:r>
      <w:r w:rsidR="00533AF0" w:rsidRPr="00533AF0">
        <w:rPr>
          <w:rStyle w:val="xref1"/>
          <w:noProof/>
        </w:rPr>
        <w:t>on</w:t>
      </w:r>
      <w:r w:rsidR="00533AF0">
        <w:rPr>
          <w:noProof/>
        </w:rPr>
        <w:t xml:space="preserve"> page 302</w:t>
      </w:r>
      <w:r w:rsidR="009A76EE" w:rsidRPr="008A5E4E">
        <w:rPr>
          <w:rStyle w:val="xref1"/>
        </w:rPr>
        <w:fldChar w:fldCharType="end"/>
      </w:r>
      <w:r>
        <w:rPr>
          <w:rStyle w:val="xref1"/>
        </w:rPr>
        <w:t>)</w:t>
      </w:r>
      <w:r>
        <w:t>).Divergent control flow can also occur within control flow that is already divergent. In this case there are the same issues and requirements, except they only apply to the work-items that are active in the parent divergent path being executed.</w:t>
      </w:r>
    </w:p>
    <w:p w14:paraId="7AF92A8A" w14:textId="77777777" w:rsidR="008A5E4E" w:rsidRDefault="0065745B">
      <w:pPr>
        <w:pStyle w:val="p"/>
      </w:pPr>
      <w:r>
        <w:t>Because implementations are allowed to execute the work-items in a wavefront in lockstep, it is illegal for a work-item in a wavefront to spin wait for a value written by a second work-item in the same wavefront.</w:t>
      </w:r>
    </w:p>
    <w:p w14:paraId="43E1DB81" w14:textId="77777777" w:rsidR="008A5E4E" w:rsidRDefault="0065745B">
      <w:pPr>
        <w:pStyle w:val="p"/>
      </w:pPr>
      <w:r>
        <w:t xml:space="preserve">Reliable communication between work-items requires synchronization. If one work-item writes into a location and a different work-item reads back the same location without using synchronization, the result is undefined. See </w:t>
      </w:r>
      <w:r>
        <w:rPr>
          <w:rStyle w:val="xref1"/>
        </w:rPr>
        <w:t>6.2.1. Memory Order (</w:t>
      </w:r>
      <w:r w:rsidR="009A76EE" w:rsidRPr="008A5E4E">
        <w:fldChar w:fldCharType="begin"/>
      </w:r>
      <w:r w:rsidR="008A5E4E">
        <w:instrText xml:space="preserve"> PAGEREF _Ref147785803 \p \h  \* MERGEFORMAT </w:instrText>
      </w:r>
      <w:r w:rsidR="009A76EE" w:rsidRPr="008A5E4E">
        <w:fldChar w:fldCharType="separate"/>
      </w:r>
      <w:r w:rsidR="00533AF0" w:rsidRPr="00533AF0">
        <w:rPr>
          <w:rStyle w:val="xref1"/>
          <w:noProof/>
        </w:rPr>
        <w:t>on</w:t>
      </w:r>
      <w:r w:rsidR="00533AF0">
        <w:rPr>
          <w:noProof/>
        </w:rPr>
        <w:t xml:space="preserve"> page 159</w:t>
      </w:r>
      <w:r w:rsidR="009A76EE" w:rsidRPr="008A5E4E">
        <w:rPr>
          <w:rStyle w:val="xref1"/>
        </w:rPr>
        <w:fldChar w:fldCharType="end"/>
      </w:r>
      <w:r>
        <w:rPr>
          <w:rStyle w:val="xref1"/>
        </w:rPr>
        <w:t>)</w:t>
      </w:r>
      <w:r>
        <w:t>.</w:t>
      </w:r>
    </w:p>
    <w:p w14:paraId="4AAEC8F1" w14:textId="77777777" w:rsidR="008A5E4E" w:rsidRDefault="0065745B">
      <w:pPr>
        <w:pStyle w:val="h3"/>
      </w:pPr>
      <w:bookmarkStart w:id="178" w:name="_Toc396034129"/>
      <w:r>
        <w:t>2.12.1 Uniform Operations</w:t>
      </w:r>
      <w:bookmarkEnd w:id="178"/>
    </w:p>
    <w:p w14:paraId="2E5FA0AA" w14:textId="77777777" w:rsidR="008A5E4E" w:rsidRDefault="0065745B">
      <w:pPr>
        <w:pStyle w:val="p"/>
      </w:pPr>
      <w:r>
        <w:t xml:space="preserve">If the set of work-items that make up the dispatch grid can be partitioned into a set of slices, and if for each independent slice an operation behaves the same for each work-item in the slice each time it is evaluated for a particular evaluation property, then the operation is termed a </w:t>
      </w:r>
      <w:r>
        <w:rPr>
          <w:rStyle w:val="spanBookTitle"/>
        </w:rPr>
        <w:t>uniform operation</w:t>
      </w:r>
      <w:r>
        <w:t xml:space="preserve"> with respect to the slice and evaluation property. Note that the operation does not have to behave the same for the work-items of different slices, and does not have to behave the same each time the same operation is evaluated. The operation only has to behave the same for the work-items in a single slice for a single evaluation of the operation.</w:t>
      </w:r>
    </w:p>
    <w:p w14:paraId="25A36ECE" w14:textId="77777777" w:rsidR="008A5E4E" w:rsidRDefault="0065745B">
      <w:pPr>
        <w:pStyle w:val="p"/>
      </w:pPr>
      <w:r>
        <w:t>Certain HSAIL memory, image, control flow, function and parallel synchronization and communication operations allow the uniformity of the operation to be specified by an optional width modifier. These operations specify the evaluation property and default slice algorithm that will be used if the width modifier is omitted. In addition, some special operations are required to be uniform.</w:t>
      </w:r>
    </w:p>
    <w:p w14:paraId="09DE8E89" w14:textId="77777777" w:rsidR="008A5E4E" w:rsidRDefault="0065745B">
      <w:pPr>
        <w:pStyle w:val="pNoPageBreakAfter"/>
      </w:pPr>
      <w:r>
        <w:t>There are three kinds of uniform evaluation properties:</w:t>
      </w:r>
    </w:p>
    <w:p w14:paraId="3A0ECC00" w14:textId="77777777" w:rsidR="008A5E4E" w:rsidRDefault="0065745B">
      <w:pPr>
        <w:pStyle w:val="pDefinitionTerm"/>
      </w:pPr>
      <w:r>
        <w:rPr>
          <w:rStyle w:val="spanBookTitle"/>
        </w:rPr>
        <w:t>result uniform</w:t>
      </w:r>
    </w:p>
    <w:p w14:paraId="64B4F89C" w14:textId="77777777" w:rsidR="008A5E4E" w:rsidRDefault="0065745B">
      <w:pPr>
        <w:pStyle w:val="p1"/>
      </w:pPr>
      <w:r>
        <w:t>Specifies that all active work-items in the slice will produce the same result value. Note that the operation may be in divergent code and only some of the work-items in the slice may be active. Only the active work-items are required to produce the same result value, the inactive work-items are not executing the operation and so do not use the result of the operation even if it is result uniform.</w:t>
      </w:r>
    </w:p>
    <w:p w14:paraId="0DB265FF" w14:textId="77777777" w:rsidR="008A5E4E" w:rsidRDefault="0065745B">
      <w:pPr>
        <w:pStyle w:val="p1"/>
      </w:pPr>
      <w:r>
        <w:t>For example, a load operation is result uniform if all active work-items in the slice will load the same value, independent of each work-item's source operand address. This may allow a finalizer to generate more efficient code by executing the load once and broadcasting the result to all active work-items in the slice.</w:t>
      </w:r>
    </w:p>
    <w:p w14:paraId="0FFF9BA4" w14:textId="77777777" w:rsidR="008A5E4E" w:rsidRDefault="0065745B">
      <w:pPr>
        <w:pStyle w:val="p1"/>
      </w:pPr>
      <w:r>
        <w:t xml:space="preserve">For another example, a conditional branch operation is result uniform if all work-items in the slice either take the branch or do not take the branch. Conceptually the result value of </w:t>
      </w:r>
      <w:r>
        <w:lastRenderedPageBreak/>
        <w:t xml:space="preserve">the conditional branch is the code address of the next instruction. This may allow a finalizer to deduce that operations in divergent code are execution uniform if the control flow is reducible and all conditional control flow in the control flow nest is result uniform. See also </w:t>
      </w:r>
      <w:r>
        <w:rPr>
          <w:rStyle w:val="xref1"/>
        </w:rPr>
        <w:t>2.12.2. Using the Width Modifier with Control Transfer Operations (</w:t>
      </w:r>
      <w:r w:rsidR="009A76EE" w:rsidRPr="008A5E4E">
        <w:fldChar w:fldCharType="begin"/>
      </w:r>
      <w:r w:rsidR="008A5E4E">
        <w:instrText xml:space="preserve"> PAGEREF _Ref593062444 \p \h  \* MERGEFORMAT </w:instrText>
      </w:r>
      <w:r w:rsidR="009A76EE" w:rsidRPr="008A5E4E">
        <w:fldChar w:fldCharType="separate"/>
      </w:r>
      <w:r w:rsidR="00533AF0" w:rsidRPr="00533AF0">
        <w:rPr>
          <w:rStyle w:val="xref1"/>
          <w:noProof/>
        </w:rPr>
        <w:t>on</w:t>
      </w:r>
      <w:r w:rsidR="00533AF0">
        <w:rPr>
          <w:noProof/>
        </w:rPr>
        <w:t xml:space="preserve"> page 28</w:t>
      </w:r>
      <w:r w:rsidR="009A76EE" w:rsidRPr="008A5E4E">
        <w:rPr>
          <w:rStyle w:val="xref1"/>
        </w:rPr>
        <w:fldChar w:fldCharType="end"/>
      </w:r>
      <w:r>
        <w:rPr>
          <w:rStyle w:val="xref1"/>
        </w:rPr>
        <w:t>)</w:t>
      </w:r>
      <w:r>
        <w:t>.</w:t>
      </w:r>
    </w:p>
    <w:p w14:paraId="5C02984D" w14:textId="77777777" w:rsidR="008A5E4E" w:rsidRDefault="0065745B">
      <w:pPr>
        <w:pStyle w:val="pDefinitionTerm"/>
      </w:pPr>
      <w:r>
        <w:rPr>
          <w:rStyle w:val="spanBookTitle"/>
        </w:rPr>
        <w:t>execution uniform</w:t>
      </w:r>
    </w:p>
    <w:p w14:paraId="6A99A4E0" w14:textId="77777777" w:rsidR="008A5E4E" w:rsidRDefault="0065745B">
      <w:pPr>
        <w:pStyle w:val="p1"/>
      </w:pPr>
      <w:r>
        <w:t>Specifies that all work-items in the slice will either be active or inactive. It will never be the case that some are active and some are inactive. Therefore, if the operation is executed, it will be executed by all work-items in the slice. Note, execution uniform does not specify that each work-item in the same slice will have the same values for the source operands, and produce the same values when the operation is executed.</w:t>
      </w:r>
    </w:p>
    <w:p w14:paraId="23571C97" w14:textId="77777777" w:rsidR="008A5E4E" w:rsidRDefault="0065745B">
      <w:pPr>
        <w:pStyle w:val="p1"/>
      </w:pPr>
      <w:r>
        <w:t>For example, a cross-lane operation is execution uniform if all work-items in the slice will execute it. This may allow a finalizer to use special ISA instructions.</w:t>
      </w:r>
    </w:p>
    <w:p w14:paraId="5FF07FF4" w14:textId="77777777" w:rsidR="008A5E4E" w:rsidRDefault="0065745B">
      <w:pPr>
        <w:pStyle w:val="pDefinitionTerm"/>
      </w:pPr>
      <w:r>
        <w:rPr>
          <w:rStyle w:val="spanBookTitle"/>
        </w:rPr>
        <w:t>communication uniform</w:t>
      </w:r>
    </w:p>
    <w:p w14:paraId="2869AF33" w14:textId="77777777" w:rsidR="008A5E4E" w:rsidRDefault="0065745B">
      <w:pPr>
        <w:pStyle w:val="p1"/>
      </w:pPr>
      <w:r>
        <w:t>Specifies that all active work-items in the slice will only communicate with other active work-items in the slice. No communication will happen between work-items that are in different slices. Communication between work-items can be accomplished by using atomic memory operations (to both the global and group segments)</w:t>
      </w:r>
      <w:r w:rsidR="00B422EC">
        <w:t>, memory fences</w:t>
      </w:r>
      <w:r>
        <w:t xml:space="preserve">, signal operations, the </w:t>
      </w:r>
      <w:r w:rsidRPr="00636634">
        <w:rPr>
          <w:rFonts w:ascii="Courier New" w:hAnsi="Courier New" w:cs="Courier New"/>
        </w:rPr>
        <w:t>clock</w:t>
      </w:r>
      <w:r>
        <w:t xml:space="preserve"> operation, </w:t>
      </w:r>
      <w:r w:rsidR="006A39C6">
        <w:t xml:space="preserve">cross-lane operations, </w:t>
      </w:r>
      <w:r>
        <w:t xml:space="preserve">the DETECT exception special operations, and the execution synchronization operations (barrier and fbarrier). </w:t>
      </w:r>
    </w:p>
    <w:p w14:paraId="7972FF28" w14:textId="77777777" w:rsidR="008A5E4E" w:rsidRDefault="0065745B">
      <w:pPr>
        <w:pStyle w:val="p1"/>
      </w:pPr>
      <w:r>
        <w:t xml:space="preserve">For example, a </w:t>
      </w:r>
      <w:r>
        <w:rPr>
          <w:rStyle w:val="code1"/>
        </w:rPr>
        <w:t>barrier_width(</w:t>
      </w:r>
      <w:r>
        <w:rPr>
          <w:rStyle w:val="i"/>
        </w:rPr>
        <w:t>n</w:t>
      </w:r>
      <w:r>
        <w:rPr>
          <w:rStyle w:val="code1"/>
        </w:rPr>
        <w:t>)</w:t>
      </w:r>
      <w:r>
        <w:t xml:space="preserve"> indicates that only the work-items in a work-group's slice are participating in some form of communication. If an implementation has a wavefront size that is greater than or equal to </w:t>
      </w:r>
      <w:r>
        <w:rPr>
          <w:rStyle w:val="i"/>
        </w:rPr>
        <w:t>n</w:t>
      </w:r>
      <w:r>
        <w:t>, it is free to optimize the ISA generated for the barrier because the gang-scheduled execution of work-items in wavefronts will ensure execution synchronization of the communicating work-items.</w:t>
      </w:r>
    </w:p>
    <w:p w14:paraId="4BB3943F" w14:textId="77777777" w:rsidR="008A5E4E" w:rsidRDefault="0065745B">
      <w:pPr>
        <w:pStyle w:val="pNoPageBreakAfter"/>
      </w:pPr>
      <w:r>
        <w:t>The uniform slice algorithm can be specified by the width modifier:</w:t>
      </w:r>
    </w:p>
    <w:p w14:paraId="434B1253" w14:textId="77777777" w:rsidR="008A5E4E" w:rsidRDefault="0065745B">
      <w:pPr>
        <w:pStyle w:val="pDefinitionTerm"/>
      </w:pPr>
      <w:r>
        <w:rPr>
          <w:rStyle w:val="code1"/>
        </w:rPr>
        <w:t>width(all)</w:t>
      </w:r>
    </w:p>
    <w:p w14:paraId="320AC109" w14:textId="77777777" w:rsidR="008A5E4E" w:rsidRDefault="0065745B">
      <w:pPr>
        <w:pStyle w:val="p1"/>
      </w:pPr>
      <w:r>
        <w:t>Each slice is comprised of all the work-items of a single work-group.</w:t>
      </w:r>
    </w:p>
    <w:p w14:paraId="619C49AA" w14:textId="77777777" w:rsidR="008A5E4E" w:rsidRDefault="0065745B">
      <w:pPr>
        <w:pStyle w:val="pDefinitionTerm"/>
      </w:pPr>
      <w:r>
        <w:rPr>
          <w:rStyle w:val="code1"/>
        </w:rPr>
        <w:t>width(</w:t>
      </w:r>
      <w:r>
        <w:rPr>
          <w:rStyle w:val="i"/>
        </w:rPr>
        <w:t>n</w:t>
      </w:r>
      <w:r>
        <w:rPr>
          <w:rStyle w:val="code1"/>
        </w:rPr>
        <w:t>)</w:t>
      </w:r>
    </w:p>
    <w:p w14:paraId="43C2DEF7" w14:textId="549763BE" w:rsidR="008A5E4E" w:rsidRDefault="0065745B">
      <w:pPr>
        <w:pStyle w:val="p1"/>
      </w:pPr>
      <w:r>
        <w:t xml:space="preserve">The value of </w:t>
      </w:r>
      <w:r>
        <w:rPr>
          <w:rStyle w:val="i"/>
        </w:rPr>
        <w:t>n</w:t>
      </w:r>
      <w:r>
        <w:t xml:space="preserve"> must be a power of 2 between 1 and 2</w:t>
      </w:r>
      <w:r>
        <w:rPr>
          <w:rStyle w:val="sup"/>
        </w:rPr>
        <w:t>31</w:t>
      </w:r>
      <w:r>
        <w:t xml:space="preserve"> inclusive. Work-items are in the same slice if they are in the same work-group and if the integral part of the work-items' flattened ID (see </w:t>
      </w:r>
      <w:r>
        <w:rPr>
          <w:rStyle w:val="xref1"/>
        </w:rPr>
        <w:t>2.3.2. Work-Item Flattened ID</w:t>
      </w:r>
      <w:r w:rsidR="00FD0D81" w:rsidRPr="00FD0D81">
        <w:rPr>
          <w:rStyle w:val="xref1"/>
        </w:rPr>
        <w:t xml:space="preserve"> </w:t>
      </w:r>
      <w:r w:rsidR="00FD0D81">
        <w:rPr>
          <w:rStyle w:val="xref1"/>
        </w:rPr>
        <w:t>and Current Work-Item Flattened ID</w:t>
      </w:r>
      <w:r>
        <w:rPr>
          <w:rStyle w:val="xref1"/>
        </w:rPr>
        <w:t xml:space="preserve"> (</w:t>
      </w:r>
      <w:r w:rsidR="009A76EE" w:rsidRPr="008A5E4E">
        <w:fldChar w:fldCharType="begin"/>
      </w:r>
      <w:r w:rsidR="008A5E4E">
        <w:instrText xml:space="preserve"> PAGEREF _Ref-713481282 \p \h  \* MERGEFORMAT </w:instrText>
      </w:r>
      <w:r w:rsidR="009A76EE" w:rsidRPr="008A5E4E">
        <w:fldChar w:fldCharType="separate"/>
      </w:r>
      <w:r w:rsidR="00533AF0" w:rsidRPr="00533AF0">
        <w:rPr>
          <w:rStyle w:val="xref1"/>
          <w:noProof/>
        </w:rPr>
        <w:t>on</w:t>
      </w:r>
      <w:r w:rsidR="00533AF0">
        <w:rPr>
          <w:noProof/>
        </w:rPr>
        <w:t xml:space="preserve"> page 9</w:t>
      </w:r>
      <w:r w:rsidR="009A76EE" w:rsidRPr="008A5E4E">
        <w:rPr>
          <w:rStyle w:val="xref1"/>
        </w:rPr>
        <w:fldChar w:fldCharType="end"/>
      </w:r>
      <w:r>
        <w:rPr>
          <w:rStyle w:val="xref1"/>
        </w:rPr>
        <w:t>)</w:t>
      </w:r>
      <w:r>
        <w:t xml:space="preserve">) divided by </w:t>
      </w:r>
      <w:r>
        <w:rPr>
          <w:rStyle w:val="i"/>
        </w:rPr>
        <w:t>n</w:t>
      </w:r>
      <w:r>
        <w:t xml:space="preserve"> are the same. Note that all slices will not be of size </w:t>
      </w:r>
      <w:r>
        <w:rPr>
          <w:rStyle w:val="i"/>
        </w:rPr>
        <w:t>n</w:t>
      </w:r>
      <w:r>
        <w:t xml:space="preserve"> if the size of all work-groups is not a multiple of </w:t>
      </w:r>
      <w:r>
        <w:rPr>
          <w:rStyle w:val="i"/>
        </w:rPr>
        <w:t>n</w:t>
      </w:r>
      <w:r>
        <w:t>.</w:t>
      </w:r>
    </w:p>
    <w:p w14:paraId="25F08C43" w14:textId="77777777" w:rsidR="008A5E4E" w:rsidRDefault="0065745B">
      <w:pPr>
        <w:pStyle w:val="pDefinitionTerm"/>
      </w:pPr>
      <w:r>
        <w:rPr>
          <w:rStyle w:val="code1"/>
        </w:rPr>
        <w:t>width (WAVESIZE)</w:t>
      </w:r>
    </w:p>
    <w:p w14:paraId="1841BAB6" w14:textId="263DCE3A" w:rsidR="008A5E4E" w:rsidRDefault="0065745B">
      <w:pPr>
        <w:pStyle w:val="p1"/>
      </w:pPr>
      <w:r>
        <w:t xml:space="preserve">Same as </w:t>
      </w:r>
      <w:r>
        <w:rPr>
          <w:rStyle w:val="code1"/>
        </w:rPr>
        <w:t>width(</w:t>
      </w:r>
      <w:r>
        <w:rPr>
          <w:rStyle w:val="i"/>
        </w:rPr>
        <w:t>n</w:t>
      </w:r>
      <w:r>
        <w:rPr>
          <w:rStyle w:val="code1"/>
        </w:rPr>
        <w:t>)</w:t>
      </w:r>
      <w:r>
        <w:t xml:space="preserve"> where </w:t>
      </w:r>
      <w:r>
        <w:rPr>
          <w:rStyle w:val="i"/>
        </w:rPr>
        <w:t>n</w:t>
      </w:r>
      <w:r>
        <w:t xml:space="preserve"> is set to the implementation</w:t>
      </w:r>
      <w:r w:rsidR="00D84E15">
        <w:t xml:space="preserve"> </w:t>
      </w:r>
      <w:r>
        <w:t xml:space="preserve">defined number of work-items in a wavefront (see </w:t>
      </w:r>
      <w:r>
        <w:rPr>
          <w:rStyle w:val="xref1"/>
        </w:rPr>
        <w:t>2.6. Wavefronts, Lanes, and Wavefront Sizes (</w:t>
      </w:r>
      <w:r w:rsidR="009A76EE" w:rsidRPr="008A5E4E">
        <w:fldChar w:fldCharType="begin"/>
      </w:r>
      <w:r w:rsidR="008A5E4E">
        <w:instrText xml:space="preserve"> PAGEREF _Ref158698822 \p \h  \* MERGEFORMAT </w:instrText>
      </w:r>
      <w:r w:rsidR="009A76EE" w:rsidRPr="008A5E4E">
        <w:fldChar w:fldCharType="separate"/>
      </w:r>
      <w:r w:rsidR="00533AF0" w:rsidRPr="00533AF0">
        <w:rPr>
          <w:rStyle w:val="xref1"/>
          <w:noProof/>
        </w:rPr>
        <w:t>on</w:t>
      </w:r>
      <w:r w:rsidR="00533AF0">
        <w:rPr>
          <w:noProof/>
        </w:rPr>
        <w:t xml:space="preserve"> page 11</w:t>
      </w:r>
      <w:r w:rsidR="009A76EE" w:rsidRPr="008A5E4E">
        <w:rPr>
          <w:rStyle w:val="xref1"/>
        </w:rPr>
        <w:fldChar w:fldCharType="end"/>
      </w:r>
      <w:r>
        <w:rPr>
          <w:rStyle w:val="xref1"/>
        </w:rPr>
        <w:t>)</w:t>
      </w:r>
      <w:r>
        <w:t>).</w:t>
      </w:r>
    </w:p>
    <w:p w14:paraId="2CA49FD3" w14:textId="77777777" w:rsidR="008A5E4E" w:rsidRDefault="0065745B">
      <w:pPr>
        <w:pStyle w:val="p"/>
      </w:pPr>
      <w:r>
        <w:t xml:space="preserve">Note that the width modifier does not cause the finalizer to group work-items into wavefronts in a different way. The assignment of work-items to wavefronts is fixed. See </w:t>
      </w:r>
      <w:r>
        <w:rPr>
          <w:rStyle w:val="xref1"/>
        </w:rPr>
        <w:t>2.6. Wavefronts, Lanes, and Wavefront Sizes (</w:t>
      </w:r>
      <w:r w:rsidR="009A76EE" w:rsidRPr="008A5E4E">
        <w:fldChar w:fldCharType="begin"/>
      </w:r>
      <w:r w:rsidR="008A5E4E">
        <w:instrText xml:space="preserve"> PAGEREF _Ref158698822 \p \h  \* MERGEFORMAT </w:instrText>
      </w:r>
      <w:r w:rsidR="009A76EE" w:rsidRPr="008A5E4E">
        <w:fldChar w:fldCharType="separate"/>
      </w:r>
      <w:r w:rsidR="00533AF0" w:rsidRPr="00533AF0">
        <w:rPr>
          <w:rStyle w:val="xref1"/>
          <w:noProof/>
        </w:rPr>
        <w:t>on</w:t>
      </w:r>
      <w:r w:rsidR="00533AF0">
        <w:rPr>
          <w:noProof/>
        </w:rPr>
        <w:t xml:space="preserve"> page 11</w:t>
      </w:r>
      <w:r w:rsidR="009A76EE" w:rsidRPr="008A5E4E">
        <w:rPr>
          <w:rStyle w:val="xref1"/>
        </w:rPr>
        <w:fldChar w:fldCharType="end"/>
      </w:r>
      <w:r>
        <w:rPr>
          <w:rStyle w:val="xref1"/>
        </w:rPr>
        <w:t>)</w:t>
      </w:r>
      <w:r>
        <w:t>.</w:t>
      </w:r>
    </w:p>
    <w:p w14:paraId="429434F9" w14:textId="2C5F7705" w:rsidR="008A5E4E" w:rsidRDefault="0065745B">
      <w:pPr>
        <w:pStyle w:val="p"/>
      </w:pPr>
      <w:r>
        <w:t xml:space="preserve">If </w:t>
      </w:r>
      <w:r w:rsidR="005045E3">
        <w:t xml:space="preserve">the number of work-items in a work-group </w:t>
      </w:r>
      <w:r>
        <w:t xml:space="preserve">is not a multiple of </w:t>
      </w:r>
      <w:r>
        <w:rPr>
          <w:rStyle w:val="code1"/>
        </w:rPr>
        <w:t>WAVESIZE</w:t>
      </w:r>
      <w:r>
        <w:t xml:space="preserve">, then the last wavefront of the </w:t>
      </w:r>
      <w:r w:rsidR="005045E3">
        <w:t xml:space="preserve">work-group </w:t>
      </w:r>
      <w:r>
        <w:t xml:space="preserve">is </w:t>
      </w:r>
      <w:r w:rsidR="00503236">
        <w:t>termed a</w:t>
      </w:r>
      <w:r w:rsidR="00503236" w:rsidRPr="00636634">
        <w:rPr>
          <w:i/>
        </w:rPr>
        <w:t xml:space="preserve"> </w:t>
      </w:r>
      <w:r w:rsidRPr="00636634">
        <w:rPr>
          <w:i/>
        </w:rPr>
        <w:t>partial</w:t>
      </w:r>
      <w:r w:rsidR="00503236" w:rsidRPr="00636634">
        <w:rPr>
          <w:i/>
        </w:rPr>
        <w:t xml:space="preserve"> wavefront</w:t>
      </w:r>
      <w:r>
        <w:t xml:space="preserve">. Any lanes </w:t>
      </w:r>
      <w:r w:rsidR="005045E3">
        <w:t xml:space="preserve">in a partial wavefront </w:t>
      </w:r>
      <w:r>
        <w:t xml:space="preserve">that do not correspond to work-items </w:t>
      </w:r>
      <w:r w:rsidR="005045E3">
        <w:t xml:space="preserve">of the work-group </w:t>
      </w:r>
      <w:r>
        <w:t xml:space="preserve">are </w:t>
      </w:r>
      <w:r w:rsidR="00503236">
        <w:t xml:space="preserve">termed </w:t>
      </w:r>
      <w:r w:rsidR="00503236" w:rsidRPr="00636634">
        <w:rPr>
          <w:i/>
        </w:rPr>
        <w:t>partial lanes</w:t>
      </w:r>
      <w:r w:rsidR="00503236">
        <w:t xml:space="preserve">, and are </w:t>
      </w:r>
      <w:r>
        <w:t xml:space="preserve">treated as </w:t>
      </w:r>
      <w:r>
        <w:lastRenderedPageBreak/>
        <w:t>inactive</w:t>
      </w:r>
      <w:r w:rsidR="005045E3">
        <w:t>.</w:t>
      </w:r>
      <w:r w:rsidR="004311E1">
        <w:t xml:space="preserve"> For execution uniform, partial lanes are ignored, and only the non-partial lanes have to all be active or all be inactive.</w:t>
      </w:r>
    </w:p>
    <w:p w14:paraId="4AC10DB2" w14:textId="77777777" w:rsidR="00346DA8" w:rsidRDefault="00346DA8">
      <w:pPr>
        <w:pStyle w:val="p"/>
      </w:pPr>
      <w:r>
        <w:t xml:space="preserve">If the slice size is larger than the work-group size, then it is treated the same as if </w:t>
      </w:r>
      <w:r w:rsidRPr="000F4CE1">
        <w:rPr>
          <w:rFonts w:ascii="Courier New" w:hAnsi="Courier New" w:cs="Courier New"/>
        </w:rPr>
        <w:t>width(all)</w:t>
      </w:r>
      <w:r>
        <w:t xml:space="preserve"> was specified.</w:t>
      </w:r>
    </w:p>
    <w:p w14:paraId="6B374C50" w14:textId="77777777" w:rsidR="008A5E4E" w:rsidRDefault="0065745B">
      <w:pPr>
        <w:pStyle w:val="p"/>
      </w:pPr>
      <w:r>
        <w:t xml:space="preserve">The default for the width modifier if it is omitted depends on the operation, and can either be </w:t>
      </w:r>
      <w:r>
        <w:rPr>
          <w:rStyle w:val="code1"/>
        </w:rPr>
        <w:t>width(1)</w:t>
      </w:r>
      <w:r>
        <w:t xml:space="preserve">, </w:t>
      </w:r>
      <w:r>
        <w:rPr>
          <w:rStyle w:val="code1"/>
        </w:rPr>
        <w:t>width(WAVESIZE)</w:t>
      </w:r>
      <w:r>
        <w:t xml:space="preserve">, or </w:t>
      </w:r>
      <w:r>
        <w:rPr>
          <w:rStyle w:val="code1"/>
        </w:rPr>
        <w:t>width(all)</w:t>
      </w:r>
      <w:r>
        <w:t>.</w:t>
      </w:r>
    </w:p>
    <w:p w14:paraId="4377936C" w14:textId="77777777" w:rsidR="008A5E4E" w:rsidRDefault="0065745B">
      <w:pPr>
        <w:pStyle w:val="p"/>
      </w:pPr>
      <w:r>
        <w:t>The width modifier is only a performance hint, and can be ignored by an implementation.</w:t>
      </w:r>
    </w:p>
    <w:p w14:paraId="5D5F6189" w14:textId="77777777" w:rsidR="008A5E4E" w:rsidRDefault="0065745B">
      <w:pPr>
        <w:pStyle w:val="h3"/>
      </w:pPr>
      <w:bookmarkStart w:id="179" w:name="_Toc396034130"/>
      <w:r>
        <w:t xml:space="preserve">2.12.2 </w:t>
      </w:r>
      <w:bookmarkStart w:id="180" w:name="_Ref593062444"/>
      <w:bookmarkStart w:id="181" w:name="_Ref415619808"/>
      <w:r>
        <w:t>Using the Width Modifier with Control Transfer Operations</w:t>
      </w:r>
      <w:bookmarkEnd w:id="179"/>
      <w:bookmarkEnd w:id="180"/>
      <w:bookmarkEnd w:id="181"/>
    </w:p>
    <w:p w14:paraId="2F2DB3AA" w14:textId="77777777" w:rsidR="008A5E4E" w:rsidRDefault="0065745B">
      <w:pPr>
        <w:pStyle w:val="p"/>
      </w:pPr>
      <w:r>
        <w:t>Sometimes a finalizer can generate more efficient code if it knows details about how divergent control flow might be.</w:t>
      </w:r>
    </w:p>
    <w:p w14:paraId="07525402" w14:textId="77777777" w:rsidR="008A5E4E" w:rsidRDefault="0065745B">
      <w:pPr>
        <w:pStyle w:val="p"/>
      </w:pPr>
      <w:r>
        <w:t xml:space="preserve">Sometimes it is possible to know that a subset of the work-items will transfer to the same target, even when all the work-items will not. HSAIL uses the width modifier to specify the result uniformity of the target of conditional and switch branches. All active work-items in the same slice are guaranteed to branch to the same target. </w:t>
      </w:r>
    </w:p>
    <w:p w14:paraId="7C6D7CA2" w14:textId="77777777" w:rsidR="008A5E4E" w:rsidRDefault="0065745B">
      <w:pPr>
        <w:pStyle w:val="p"/>
      </w:pPr>
      <w:r>
        <w:t xml:space="preserve">If the width modifier is omitted for control transfer operations, it defaults to </w:t>
      </w:r>
      <w:r>
        <w:rPr>
          <w:rStyle w:val="code1"/>
        </w:rPr>
        <w:t>width(1)</w:t>
      </w:r>
      <w:r>
        <w:t>, indicating each active work-item can transfer to a target independently.</w:t>
      </w:r>
    </w:p>
    <w:p w14:paraId="0F533DA1" w14:textId="77777777" w:rsidR="008A5E4E" w:rsidRDefault="0065745B">
      <w:pPr>
        <w:pStyle w:val="p"/>
      </w:pPr>
      <w:r>
        <w:t>If active work-items specified by the width modifier do not transfer to the same target, the behavior is undefined.</w:t>
      </w:r>
    </w:p>
    <w:p w14:paraId="076FF6D3" w14:textId="77777777" w:rsidR="008A5E4E" w:rsidRDefault="0065745B">
      <w:pPr>
        <w:pStyle w:val="p"/>
      </w:pPr>
      <w:r>
        <w:t xml:space="preserve">If a width modifier is used, then: </w:t>
      </w:r>
    </w:p>
    <w:p w14:paraId="6D5CAC01" w14:textId="77777777" w:rsidR="008A5E4E" w:rsidRDefault="0065745B">
      <w:pPr>
        <w:pStyle w:val="li"/>
        <w:numPr>
          <w:ilvl w:val="0"/>
          <w:numId w:val="39"/>
        </w:numPr>
        <w:spacing w:before="320"/>
        <w:ind w:left="600"/>
      </w:pPr>
      <w:r>
        <w:t>If a conditional branch (</w:t>
      </w:r>
      <w:r>
        <w:rPr>
          <w:rStyle w:val="code1"/>
        </w:rPr>
        <w:t>cbr</w:t>
      </w:r>
      <w:r>
        <w:t xml:space="preserve">), then the value in </w:t>
      </w:r>
      <w:r>
        <w:rPr>
          <w:rStyle w:val="i"/>
        </w:rPr>
        <w:t>src</w:t>
      </w:r>
      <w:r>
        <w:t xml:space="preserve"> must be the same for all active work-items in the same slice as it is used to determine the target of the branch.</w:t>
      </w:r>
    </w:p>
    <w:p w14:paraId="173F9AC7" w14:textId="77777777" w:rsidR="008A5E4E" w:rsidRDefault="0065745B">
      <w:pPr>
        <w:pStyle w:val="li"/>
        <w:numPr>
          <w:ilvl w:val="0"/>
          <w:numId w:val="39"/>
        </w:numPr>
        <w:ind w:left="600"/>
      </w:pPr>
      <w:r>
        <w:t>If a switch branch (</w:t>
      </w:r>
      <w:r>
        <w:rPr>
          <w:rStyle w:val="code1"/>
        </w:rPr>
        <w:t>sbr</w:t>
      </w:r>
      <w:r>
        <w:t>) or switch call (</w:t>
      </w:r>
      <w:r>
        <w:rPr>
          <w:rStyle w:val="code1"/>
        </w:rPr>
        <w:t>scall</w:t>
      </w:r>
      <w:r>
        <w:t xml:space="preserve">), then the index value in </w:t>
      </w:r>
      <w:r>
        <w:rPr>
          <w:rStyle w:val="i"/>
        </w:rPr>
        <w:t>src</w:t>
      </w:r>
      <w:r>
        <w:t xml:space="preserve"> does not have to be the same for all active work-items in the same slice, but the label or function selected by those index values must be the same for all active work-items in the same slice. It is the target that must be uniform, not the index value.</w:t>
      </w:r>
    </w:p>
    <w:p w14:paraId="7E2173DE" w14:textId="77777777" w:rsidR="008A5E4E" w:rsidRDefault="0065745B">
      <w:pPr>
        <w:pStyle w:val="li"/>
        <w:numPr>
          <w:ilvl w:val="0"/>
          <w:numId w:val="39"/>
        </w:numPr>
        <w:spacing w:after="320"/>
        <w:ind w:left="600"/>
      </w:pPr>
      <w:r>
        <w:t>If an indirect call (</w:t>
      </w:r>
      <w:r>
        <w:rPr>
          <w:rStyle w:val="code1"/>
        </w:rPr>
        <w:t>icall</w:t>
      </w:r>
      <w:r>
        <w:t xml:space="preserve">), then the value in </w:t>
      </w:r>
      <w:r>
        <w:rPr>
          <w:rStyle w:val="i"/>
        </w:rPr>
        <w:t>src</w:t>
      </w:r>
      <w:r>
        <w:t xml:space="preserve"> must be the same for all active work-items in the same slice as it is used to determine the indirect function being called. </w:t>
      </w:r>
    </w:p>
    <w:p w14:paraId="646718F6" w14:textId="77777777" w:rsidR="008A5E4E" w:rsidRDefault="0065745B">
      <w:pPr>
        <w:pStyle w:val="p"/>
      </w:pPr>
      <w:r>
        <w:t>For example, see the following pseudocode (part of a reduction):</w:t>
      </w:r>
    </w:p>
    <w:p w14:paraId="62358562" w14:textId="77777777" w:rsidR="008A5E4E" w:rsidRDefault="0065745B">
      <w:pPr>
        <w:pStyle w:val="pre"/>
      </w:pPr>
      <w:r>
        <w:t xml:space="preserve">for (unsigned int s = 512; s&gt;=64; s&gt;&gt;=1) { </w:t>
      </w:r>
      <w:r>
        <w:br/>
        <w:t xml:space="preserve">    int id = workitemid(0);</w:t>
      </w:r>
      <w:r>
        <w:br/>
        <w:t xml:space="preserve">    if (id &lt; s) {</w:t>
      </w:r>
      <w:r>
        <w:br/>
        <w:t xml:space="preserve">       sdata[id] += sdata[id + s];</w:t>
      </w:r>
      <w:r>
        <w:br/>
        <w:t xml:space="preserve">    } </w:t>
      </w:r>
      <w:r>
        <w:br/>
        <w:t xml:space="preserve">    barrier; </w:t>
      </w:r>
      <w:r>
        <w:br/>
        <w:t xml:space="preserve"> }</w:t>
      </w:r>
    </w:p>
    <w:p w14:paraId="3A4AEFA5" w14:textId="77777777" w:rsidR="008A5E4E" w:rsidRDefault="0065745B">
      <w:pPr>
        <w:pStyle w:val="p"/>
      </w:pPr>
      <w:r>
        <w:rPr>
          <w:rStyle w:val="code1"/>
        </w:rPr>
        <w:t>s</w:t>
      </w:r>
      <w:r>
        <w:t xml:space="preserve"> will have the values 512, 256, 128, 64, and consecutive work-items in groups of 64 will always go the same way.</w:t>
      </w:r>
    </w:p>
    <w:p w14:paraId="67D86E1F" w14:textId="77777777" w:rsidR="008A5E4E" w:rsidRDefault="0065745B">
      <w:pPr>
        <w:pStyle w:val="p"/>
      </w:pPr>
      <w:r>
        <w:t xml:space="preserve">For best performance, the </w:t>
      </w:r>
      <w:r>
        <w:rPr>
          <w:rStyle w:val="code1"/>
        </w:rPr>
        <w:t>if</w:t>
      </w:r>
      <w:r>
        <w:t xml:space="preserve"> should be coded with a width modifier of </w:t>
      </w:r>
      <w:r>
        <w:rPr>
          <w:rStyle w:val="code1"/>
        </w:rPr>
        <w:t>width(64)</w:t>
      </w:r>
      <w:r>
        <w:t>.</w:t>
      </w:r>
    </w:p>
    <w:p w14:paraId="75058BA7" w14:textId="77777777" w:rsidR="008A5E4E" w:rsidRDefault="0065745B">
      <w:pPr>
        <w:pStyle w:val="p"/>
      </w:pPr>
      <w:r>
        <w:rPr>
          <w:rStyle w:val="code1"/>
        </w:rPr>
        <w:t>width(all)</w:t>
      </w:r>
      <w:r>
        <w:t xml:space="preserve"> indicates that all work-items in the work-group will transfer to the same target. If a developer knows, or a compiler can determine, that the condition in the example above was </w:t>
      </w:r>
      <w:r>
        <w:lastRenderedPageBreak/>
        <w:t xml:space="preserve">independent of the work-item ID, then a possibly more efficient way to code the example would be to use the </w:t>
      </w:r>
      <w:r>
        <w:rPr>
          <w:rStyle w:val="code1"/>
        </w:rPr>
        <w:t>width(all)</w:t>
      </w:r>
      <w:r>
        <w:t xml:space="preserve"> modifier which specifies that either all active work-items will go to the target label or none of them will. </w:t>
      </w:r>
    </w:p>
    <w:p w14:paraId="70CB7130" w14:textId="76E62E0B" w:rsidR="008A5E4E" w:rsidRDefault="0065745B">
      <w:pPr>
        <w:pStyle w:val="p"/>
      </w:pPr>
      <w:r>
        <w:rPr>
          <w:rStyle w:val="code1"/>
        </w:rPr>
        <w:t>width(WAVESIZE)</w:t>
      </w:r>
      <w:r>
        <w:t xml:space="preserve"> can be used to indicate that all work-items in the implementation</w:t>
      </w:r>
      <w:r w:rsidR="00D84E15">
        <w:t xml:space="preserve"> </w:t>
      </w:r>
      <w:r>
        <w:t xml:space="preserve">defined wavefront size will transfer to the same target. This requires that the kernel algorithm has been explicitly written to use </w:t>
      </w:r>
      <w:r>
        <w:rPr>
          <w:rStyle w:val="code1"/>
        </w:rPr>
        <w:t>WAVESIZE</w:t>
      </w:r>
      <w:r>
        <w:t xml:space="preserve"> appropriately. This in turn may require that the kernel is dispatched using values dependent on the wavefront size. For example, the algorithm may require that the work-group size and dynamic group memory allocation be a function of the wavefront size. The wavefront size for a particular </w:t>
      </w:r>
      <w:r w:rsidR="0023395C">
        <w:t>kernel agent</w:t>
      </w:r>
      <w:r>
        <w:t xml:space="preserve"> can be obtained by a</w:t>
      </w:r>
      <w:r w:rsidR="00200924">
        <w:t>n</w:t>
      </w:r>
      <w:r>
        <w:t xml:space="preserve"> </w:t>
      </w:r>
      <w:r w:rsidR="00200924">
        <w:t xml:space="preserve">HSA </w:t>
      </w:r>
      <w:r>
        <w:t xml:space="preserve">runtime query. Using </w:t>
      </w:r>
      <w:r>
        <w:rPr>
          <w:rStyle w:val="code1"/>
        </w:rPr>
        <w:t>width(WAVESIZE)</w:t>
      </w:r>
      <w:r>
        <w:t xml:space="preserve"> may allow the finalizer to optimize. </w:t>
      </w:r>
    </w:p>
    <w:p w14:paraId="47C23174" w14:textId="77777777" w:rsidR="008A5E4E" w:rsidRDefault="0065745B">
      <w:pPr>
        <w:pStyle w:val="h3"/>
      </w:pPr>
      <w:bookmarkStart w:id="182" w:name="_Toc396034131"/>
      <w:r>
        <w:t xml:space="preserve">2.12.3 </w:t>
      </w:r>
      <w:bookmarkStart w:id="183" w:name="_Ref682161062"/>
      <w:bookmarkStart w:id="184" w:name="_Ref1745615316"/>
      <w:r w:rsidR="00694053">
        <w:t>(</w:t>
      </w:r>
      <w:r>
        <w:t>Post-</w:t>
      </w:r>
      <w:r w:rsidR="00694053">
        <w:t>)</w:t>
      </w:r>
      <w:r>
        <w:t xml:space="preserve">Dominator and Immediate </w:t>
      </w:r>
      <w:r w:rsidR="00694053">
        <w:t>(</w:t>
      </w:r>
      <w:r>
        <w:t>Post-</w:t>
      </w:r>
      <w:r w:rsidR="00694053">
        <w:t>)</w:t>
      </w:r>
      <w:r>
        <w:t>Dominator</w:t>
      </w:r>
      <w:bookmarkEnd w:id="182"/>
      <w:bookmarkEnd w:id="183"/>
      <w:bookmarkEnd w:id="184"/>
    </w:p>
    <w:p w14:paraId="7FF00215" w14:textId="77777777" w:rsidR="00C94723" w:rsidRDefault="00C94723" w:rsidP="00C94723">
      <w:pPr>
        <w:pStyle w:val="p"/>
      </w:pPr>
      <w:r>
        <w:t xml:space="preserve">The dominator of an operation </w:t>
      </w:r>
      <w:r>
        <w:rPr>
          <w:rStyle w:val="spanBookTitle"/>
        </w:rPr>
        <w:t>o</w:t>
      </w:r>
      <w:r>
        <w:t xml:space="preserve"> is defined as a point </w:t>
      </w:r>
      <w:r>
        <w:rPr>
          <w:rStyle w:val="spanBookTitle"/>
        </w:rPr>
        <w:t>p</w:t>
      </w:r>
      <w:r>
        <w:t xml:space="preserve"> in the program such that every path from the start of the function or kernel that reaches </w:t>
      </w:r>
      <w:r w:rsidRPr="000F4CE1">
        <w:rPr>
          <w:i/>
        </w:rPr>
        <w:t>o</w:t>
      </w:r>
      <w:r>
        <w:t xml:space="preserve"> must go through </w:t>
      </w:r>
      <w:r>
        <w:rPr>
          <w:rStyle w:val="spanBookTitle"/>
        </w:rPr>
        <w:t>p</w:t>
      </w:r>
      <w:r>
        <w:t xml:space="preserve">. No matter which path is taken from the start of the function or kernel to reach </w:t>
      </w:r>
      <w:r>
        <w:rPr>
          <w:rStyle w:val="spanBookTitle"/>
        </w:rPr>
        <w:t>o</w:t>
      </w:r>
      <w:r>
        <w:t xml:space="preserve">, control will always pass through </w:t>
      </w:r>
      <w:r>
        <w:rPr>
          <w:rStyle w:val="spanBookTitle"/>
        </w:rPr>
        <w:t>p</w:t>
      </w:r>
      <w:r>
        <w:t xml:space="preserve">. The immediate dominator is the unique point that does not dominate any other dominator of </w:t>
      </w:r>
      <w:r>
        <w:rPr>
          <w:rStyle w:val="spanBookTitle"/>
        </w:rPr>
        <w:t>o</w:t>
      </w:r>
      <w:r>
        <w:t xml:space="preserve">. </w:t>
      </w:r>
    </w:p>
    <w:p w14:paraId="358CE2C1" w14:textId="77777777" w:rsidR="008A5E4E" w:rsidRDefault="0065745B">
      <w:pPr>
        <w:pStyle w:val="p"/>
      </w:pPr>
      <w:r>
        <w:t xml:space="preserve">The post-dominator of a branch operation </w:t>
      </w:r>
      <w:r>
        <w:rPr>
          <w:rStyle w:val="spanBookTitle"/>
        </w:rPr>
        <w:t>b</w:t>
      </w:r>
      <w:r>
        <w:t xml:space="preserve"> is defined as a point </w:t>
      </w:r>
      <w:r>
        <w:rPr>
          <w:rStyle w:val="spanBookTitle"/>
        </w:rPr>
        <w:t>p</w:t>
      </w:r>
      <w:r>
        <w:t xml:space="preserve"> in the program such that every path from the operation </w:t>
      </w:r>
      <w:r>
        <w:rPr>
          <w:rStyle w:val="spanBookTitle"/>
        </w:rPr>
        <w:t>b</w:t>
      </w:r>
      <w:r>
        <w:t xml:space="preserve"> that reaches the end of the function or kernel must go through </w:t>
      </w:r>
      <w:r>
        <w:rPr>
          <w:rStyle w:val="spanBookTitle"/>
        </w:rPr>
        <w:t>p</w:t>
      </w:r>
      <w:r>
        <w:t xml:space="preserve">. No matter which path is taken out of </w:t>
      </w:r>
      <w:r>
        <w:rPr>
          <w:rStyle w:val="spanBookTitle"/>
        </w:rPr>
        <w:t>b</w:t>
      </w:r>
      <w:r>
        <w:t xml:space="preserve">, control will eventually reach </w:t>
      </w:r>
      <w:r>
        <w:rPr>
          <w:rStyle w:val="spanBookTitle"/>
        </w:rPr>
        <w:t>p</w:t>
      </w:r>
      <w:r>
        <w:t xml:space="preserve">. The immediate post-dominator is the unique point that does not post-dominate any other post-dominator of </w:t>
      </w:r>
      <w:r>
        <w:rPr>
          <w:rStyle w:val="spanBookTitle"/>
        </w:rPr>
        <w:t>b</w:t>
      </w:r>
      <w:r>
        <w:t xml:space="preserve">. </w:t>
      </w:r>
    </w:p>
    <w:p w14:paraId="78E3DB27" w14:textId="77777777" w:rsidR="008A5E4E" w:rsidRDefault="0065745B">
      <w:pPr>
        <w:pStyle w:val="p"/>
      </w:pPr>
      <w:r>
        <w:t>For example:</w:t>
      </w:r>
    </w:p>
    <w:p w14:paraId="585B6D97" w14:textId="77777777" w:rsidR="008A5E4E" w:rsidRDefault="0065745B">
      <w:pPr>
        <w:pStyle w:val="pre"/>
      </w:pPr>
      <w:r>
        <w:t>cbr_b1 $c1, @x; // a conditional branch</w:t>
      </w:r>
      <w:r>
        <w:br/>
        <w:t xml:space="preserve"> // ...</w:t>
      </w:r>
      <w:r>
        <w:br/>
        <w:t xml:space="preserve"> @x:             // all code that leaves the cbr must eventually reach @x</w:t>
      </w:r>
      <w:r>
        <w:br/>
        <w:t xml:space="preserve"> // ...</w:t>
      </w:r>
      <w:r>
        <w:br/>
        <w:t xml:space="preserve"> @y:             // and that code must reach @y</w:t>
      </w:r>
    </w:p>
    <w:p w14:paraId="46880E99" w14:textId="77777777" w:rsidR="00B9636C" w:rsidRDefault="0065745B">
      <w:pPr>
        <w:pStyle w:val="p"/>
      </w:pPr>
      <w:r>
        <w:t xml:space="preserve">In this example, both </w:t>
      </w:r>
      <w:r>
        <w:rPr>
          <w:rStyle w:val="code1"/>
        </w:rPr>
        <w:t>@x</w:t>
      </w:r>
      <w:r>
        <w:t xml:space="preserve"> and </w:t>
      </w:r>
      <w:r>
        <w:rPr>
          <w:rStyle w:val="code1"/>
        </w:rPr>
        <w:t>@y</w:t>
      </w:r>
      <w:r>
        <w:t xml:space="preserve"> are post-dominators of the branch, but only </w:t>
      </w:r>
      <w:r>
        <w:rPr>
          <w:rStyle w:val="code1"/>
        </w:rPr>
        <w:t>x</w:t>
      </w:r>
      <w:r>
        <w:t xml:space="preserve"> is the immediate post-dominator. </w:t>
      </w:r>
    </w:p>
    <w:p w14:paraId="6CA4EE21" w14:textId="77777777" w:rsidR="008A5E4E" w:rsidRDefault="008A5E4E">
      <w:pPr>
        <w:sectPr w:rsidR="008A5E4E">
          <w:headerReference w:type="even" r:id="rId30"/>
          <w:headerReference w:type="default" r:id="rId31"/>
          <w:footerReference w:type="even" r:id="rId32"/>
          <w:footerReference w:type="default" r:id="rId33"/>
          <w:type w:val="oddPage"/>
          <w:pgSz w:w="12240" w:h="15840"/>
          <w:pgMar w:top="1620" w:right="900" w:bottom="1260" w:left="2340" w:header="540" w:footer="180" w:gutter="0"/>
          <w:cols w:space="720"/>
        </w:sectPr>
      </w:pPr>
    </w:p>
    <w:p w14:paraId="0E504D12" w14:textId="77777777" w:rsidR="008A5E4E" w:rsidRDefault="0065745B">
      <w:pPr>
        <w:pStyle w:val="h1Chpt"/>
      </w:pPr>
      <w:bookmarkStart w:id="185" w:name="_Toc396034132"/>
      <w:r>
        <w:lastRenderedPageBreak/>
        <w:t xml:space="preserve">Chapter 3. </w:t>
      </w:r>
      <w:r>
        <w:br/>
      </w:r>
      <w:bookmarkStart w:id="186" w:name="_Ref1959321819"/>
      <w:r>
        <w:t>Examples of HSAIL Programs</w:t>
      </w:r>
      <w:bookmarkEnd w:id="185"/>
      <w:bookmarkEnd w:id="186"/>
    </w:p>
    <w:p w14:paraId="39A9605D" w14:textId="77777777" w:rsidR="008A5E4E" w:rsidRDefault="0065745B">
      <w:pPr>
        <w:pStyle w:val="p"/>
      </w:pPr>
      <w:r>
        <w:t>This chapter provides examples of HSAIL programs.</w:t>
      </w:r>
    </w:p>
    <w:p w14:paraId="31E2ABCC" w14:textId="7C35D22B" w:rsidR="008A5E4E" w:rsidRDefault="0065745B">
      <w:pPr>
        <w:pStyle w:val="p"/>
      </w:pPr>
      <w:r>
        <w:t xml:space="preserve">The syntax and semantics </w:t>
      </w:r>
      <w:r w:rsidR="00BE7DE2">
        <w:t xml:space="preserve">of </w:t>
      </w:r>
      <w:r w:rsidR="00B13A5B">
        <w:t xml:space="preserve">HSAIL </w:t>
      </w:r>
      <w:r>
        <w:t>operations are explained in subsequent chapters. These examples are provided early in this manual so you can see what an HSAIL program looks like.</w:t>
      </w:r>
    </w:p>
    <w:p w14:paraId="5FE58D0B" w14:textId="77777777" w:rsidR="008A5E4E" w:rsidRDefault="0065745B">
      <w:pPr>
        <w:pStyle w:val="h2"/>
      </w:pPr>
      <w:bookmarkStart w:id="187" w:name="_Toc396034133"/>
      <w:r>
        <w:t>3.1 Vector Add Translated to HSAIL</w:t>
      </w:r>
      <w:bookmarkEnd w:id="187"/>
    </w:p>
    <w:p w14:paraId="0460DA55" w14:textId="77777777" w:rsidR="008A5E4E" w:rsidRDefault="0065745B">
      <w:pPr>
        <w:pStyle w:val="p"/>
      </w:pPr>
      <w:r>
        <w:t>The “hello world” of data parallel processing is a vector add.</w:t>
      </w:r>
    </w:p>
    <w:p w14:paraId="12A4A19C" w14:textId="77777777" w:rsidR="008A5E4E" w:rsidRDefault="0065745B">
      <w:pPr>
        <w:pStyle w:val="pNoPageBreakAfter"/>
      </w:pPr>
      <w:r>
        <w:t xml:space="preserve">Suppose the high-level compiler has identified a section of code containing a vector add operation, as shown below: </w:t>
      </w:r>
    </w:p>
    <w:p w14:paraId="50D89006" w14:textId="77777777" w:rsidR="008A5E4E" w:rsidRDefault="0065745B">
      <w:pPr>
        <w:pStyle w:val="pre"/>
      </w:pPr>
      <w:r>
        <w:t>__kernel void vec_add(__global const float *a,</w:t>
      </w:r>
      <w:r>
        <w:br/>
        <w:t xml:space="preserve">                       __global const float *b,</w:t>
      </w:r>
      <w:r>
        <w:br/>
        <w:t xml:space="preserve">                       __global       float *c,</w:t>
      </w:r>
      <w:r>
        <w:br/>
        <w:t xml:space="preserve"> </w:t>
      </w:r>
      <w:r>
        <w:tab/>
      </w:r>
      <w:r>
        <w:tab/>
        <w:t xml:space="preserve">              const unsigned int n)</w:t>
      </w:r>
      <w:r>
        <w:br/>
        <w:t xml:space="preserve"> {</w:t>
      </w:r>
      <w:r>
        <w:br/>
        <w:t xml:space="preserve">   // Get our global thread ID</w:t>
      </w:r>
      <w:r>
        <w:tab/>
      </w:r>
      <w:r>
        <w:br/>
        <w:t xml:space="preserve">   int id = get_global_id(0);</w:t>
      </w:r>
      <w:r>
        <w:br/>
        <w:t xml:space="preserve">   </w:t>
      </w:r>
      <w:r>
        <w:br/>
        <w:t xml:space="preserve">   // Make sure we do not go out of bounds</w:t>
      </w:r>
      <w:r>
        <w:br/>
        <w:t xml:space="preserve">   if (id &lt; n)</w:t>
      </w:r>
      <w:r>
        <w:br/>
        <w:t xml:space="preserve">     c[id] = a[id] + b[id];</w:t>
      </w:r>
      <w:r>
        <w:br/>
        <w:t xml:space="preserve"> }</w:t>
      </w:r>
    </w:p>
    <w:p w14:paraId="1F1A126B" w14:textId="77777777" w:rsidR="008A5E4E" w:rsidRDefault="0065745B">
      <w:pPr>
        <w:pStyle w:val="pNoPageBreakAfter"/>
      </w:pPr>
      <w:r>
        <w:t xml:space="preserve"> The code below shows one possible translation to HSAIL: </w:t>
      </w:r>
    </w:p>
    <w:p w14:paraId="46415D5A" w14:textId="0B5D4815" w:rsidR="008A5E4E" w:rsidRDefault="00D7409A">
      <w:pPr>
        <w:pStyle w:val="pre"/>
      </w:pPr>
      <w:r>
        <w:t>module</w:t>
      </w:r>
      <w:r w:rsidR="0065745B">
        <w:t xml:space="preserve"> </w:t>
      </w:r>
      <w:r>
        <w:t>&amp;VectorAdd:</w:t>
      </w:r>
      <w:r w:rsidR="0065745B">
        <w:t>1:0:$full:$small</w:t>
      </w:r>
      <w:r w:rsidR="00AA04A2">
        <w:t>:$default</w:t>
      </w:r>
      <w:r w:rsidR="0065745B">
        <w:t>;</w:t>
      </w:r>
      <w:r w:rsidR="0065745B">
        <w:br/>
        <w:t xml:space="preserve">                         </w:t>
      </w:r>
      <w:r w:rsidR="0065745B">
        <w:br/>
        <w:t xml:space="preserve"> kernel &amp;__OpenCL_vec_add_kernel(</w:t>
      </w:r>
      <w:r w:rsidR="0065745B">
        <w:br/>
        <w:t xml:space="preserve">   kernarg_u32 %arg_val0,</w:t>
      </w:r>
      <w:r w:rsidR="0065745B">
        <w:br/>
        <w:t xml:space="preserve">   kernarg_u32 %arg_val1,</w:t>
      </w:r>
      <w:r w:rsidR="0065745B">
        <w:br/>
        <w:t xml:space="preserve">   kernarg_u32 %arg_val2,</w:t>
      </w:r>
      <w:r w:rsidR="0065745B">
        <w:br/>
        <w:t xml:space="preserve">   kernarg_u32 %arg_val3)</w:t>
      </w:r>
      <w:r w:rsidR="0065745B">
        <w:br/>
        <w:t xml:space="preserve"> {</w:t>
      </w:r>
      <w:r w:rsidR="0065745B">
        <w:br/>
        <w:t xml:space="preserve"> @__OpenCL_vec_add_kernel_entry:</w:t>
      </w:r>
      <w:r w:rsidR="0065745B">
        <w:br/>
        <w:t xml:space="preserve"> // BB#0:                                // %entry</w:t>
      </w:r>
      <w:r w:rsidR="0065745B">
        <w:br/>
        <w:t xml:space="preserve">   ld_kernarg_u32    $s0, [%arg_val3];</w:t>
      </w:r>
      <w:r w:rsidR="0065745B">
        <w:br/>
        <w:t xml:space="preserve">   workitemabsid_u32 $s1, 0;</w:t>
      </w:r>
      <w:r w:rsidR="0065745B">
        <w:br/>
        <w:t xml:space="preserve">   cmp_lt_b1_u32     $c0, $s1, $s0;</w:t>
      </w:r>
      <w:r w:rsidR="0065745B">
        <w:br/>
        <w:t xml:space="preserve">   ld_kernarg_u32    $s0, [%arg_val2];</w:t>
      </w:r>
      <w:r w:rsidR="0065745B">
        <w:br/>
        <w:t xml:space="preserve">   ld_kernarg_u32    $s2, [%arg_val1];</w:t>
      </w:r>
      <w:r w:rsidR="0065745B">
        <w:br/>
        <w:t xml:space="preserve">   ld_kernarg_u32    $s3, [%arg_val0];</w:t>
      </w:r>
      <w:r w:rsidR="0065745B">
        <w:br/>
        <w:t xml:space="preserve">   cbr_b1            $c0, @BB0_2;</w:t>
      </w:r>
      <w:r w:rsidR="0065745B">
        <w:br/>
        <w:t xml:space="preserve">   br                @BB0_1;</w:t>
      </w:r>
      <w:r w:rsidR="0065745B">
        <w:br/>
        <w:t xml:space="preserve"> @BB0_1:                                 // %if.end</w:t>
      </w:r>
      <w:r w:rsidR="0065745B">
        <w:br/>
        <w:t xml:space="preserve">   ret;</w:t>
      </w:r>
      <w:r w:rsidR="0065745B">
        <w:br/>
        <w:t xml:space="preserve"> @BB0_2:                                 // %if.then</w:t>
      </w:r>
      <w:r w:rsidR="0065745B">
        <w:br/>
        <w:t xml:space="preserve">   shl_u32           $s1, $s1, 2;</w:t>
      </w:r>
      <w:r w:rsidR="0065745B">
        <w:br/>
        <w:t xml:space="preserve">   add_u32           $s2, $s2, $s1;</w:t>
      </w:r>
      <w:r w:rsidR="0065745B">
        <w:br/>
        <w:t xml:space="preserve">   ld_global_f32     $s2, [$s2];</w:t>
      </w:r>
      <w:r w:rsidR="0065745B">
        <w:br/>
        <w:t xml:space="preserve">   add_u32           $s3, $s3, $s1;</w:t>
      </w:r>
      <w:r w:rsidR="0065745B">
        <w:br/>
        <w:t xml:space="preserve">   ld_global_f32     $s3, [$s3];</w:t>
      </w:r>
      <w:r w:rsidR="0065745B">
        <w:br/>
        <w:t xml:space="preserve">   add_f32           $s2, $s3, $s2;</w:t>
      </w:r>
      <w:r w:rsidR="0065745B">
        <w:br/>
      </w:r>
      <w:r w:rsidR="0065745B">
        <w:lastRenderedPageBreak/>
        <w:t xml:space="preserve">   add_u32           $s0, $s0, $s1;</w:t>
      </w:r>
      <w:r w:rsidR="0065745B">
        <w:br/>
        <w:t xml:space="preserve">   st_global_f32     $s2, [$s0];</w:t>
      </w:r>
      <w:r w:rsidR="0065745B">
        <w:br/>
        <w:t xml:space="preserve">   br                @BB0_1;</w:t>
      </w:r>
      <w:r w:rsidR="0065745B">
        <w:br/>
        <w:t xml:space="preserve"> };</w:t>
      </w:r>
    </w:p>
    <w:p w14:paraId="54A70E4D" w14:textId="77777777" w:rsidR="008A5E4E" w:rsidRDefault="0065745B">
      <w:pPr>
        <w:pStyle w:val="h2"/>
      </w:pPr>
      <w:bookmarkStart w:id="188" w:name="_Toc396034134"/>
      <w:r>
        <w:t>3.2 Transpose Translated to HSAIL</w:t>
      </w:r>
      <w:bookmarkEnd w:id="188"/>
    </w:p>
    <w:p w14:paraId="27DC7A30" w14:textId="77777777" w:rsidR="008A5E4E" w:rsidRDefault="0065745B">
      <w:pPr>
        <w:pStyle w:val="pNoPageBreakAfter"/>
      </w:pPr>
      <w:r>
        <w:t>The code below shows one way to write a transpose.</w:t>
      </w:r>
    </w:p>
    <w:p w14:paraId="50485196" w14:textId="14A30262" w:rsidR="008A5E4E" w:rsidRDefault="00F552A6">
      <w:pPr>
        <w:pStyle w:val="pre"/>
      </w:pPr>
      <w:r>
        <w:t>module</w:t>
      </w:r>
      <w:r w:rsidR="0065745B">
        <w:t xml:space="preserve"> </w:t>
      </w:r>
      <w:r>
        <w:t>&amp;Transpose:</w:t>
      </w:r>
      <w:r w:rsidR="0065745B">
        <w:t>1:0:$full:$small</w:t>
      </w:r>
      <w:r w:rsidR="006D5055">
        <w:t>:$default</w:t>
      </w:r>
      <w:r w:rsidR="0065745B">
        <w:t>;</w:t>
      </w:r>
      <w:r w:rsidR="0065745B">
        <w:br/>
        <w:t xml:space="preserve"> </w:t>
      </w:r>
      <w:r w:rsidR="0065745B">
        <w:br/>
        <w:t xml:space="preserve"> kernel &amp;__OpenCL_matrixTranspose_kernel(</w:t>
      </w:r>
      <w:r w:rsidR="0065745B">
        <w:br/>
        <w:t xml:space="preserve">   kernarg_u32 %arg_val0,</w:t>
      </w:r>
      <w:r w:rsidR="0065745B">
        <w:br/>
        <w:t xml:space="preserve">   kernarg_u32 %arg_val1,</w:t>
      </w:r>
      <w:r w:rsidR="0065745B">
        <w:br/>
        <w:t xml:space="preserve">   kernarg_u32 %arg_val2,</w:t>
      </w:r>
      <w:r w:rsidR="0065745B">
        <w:br/>
        <w:t xml:space="preserve">   kernarg_u32 %arg_val3,</w:t>
      </w:r>
      <w:r w:rsidR="0065745B">
        <w:br/>
        <w:t xml:space="preserve">   kernarg_u32 %arg_val4,</w:t>
      </w:r>
      <w:r w:rsidR="0065745B">
        <w:br/>
        <w:t xml:space="preserve">   kernarg_u32 %arg_val5)</w:t>
      </w:r>
      <w:r w:rsidR="0065745B">
        <w:br/>
        <w:t xml:space="preserve"> {</w:t>
      </w:r>
      <w:r w:rsidR="0065745B">
        <w:br/>
        <w:t xml:space="preserve"> @__OpenCL_matrixTranspose_kernel_entry:</w:t>
      </w:r>
      <w:r w:rsidR="0065745B">
        <w:br/>
        <w:t xml:space="preserve"> // BB#0:                                // %entry</w:t>
      </w:r>
      <w:r w:rsidR="0065745B">
        <w:br/>
        <w:t xml:space="preserve">   workitemabsid_u32   $s0, 0;</w:t>
      </w:r>
      <w:r w:rsidR="0065745B">
        <w:br/>
        <w:t xml:space="preserve">   workitemabsid_u32   $s1, 1;</w:t>
      </w:r>
      <w:r w:rsidR="0065745B">
        <w:br/>
        <w:t xml:space="preserve">   ld_kernarg_u32      $s2, [%arg_val5];</w:t>
      </w:r>
      <w:r w:rsidR="0065745B">
        <w:br/>
        <w:t xml:space="preserve">   workitemid_u32      $s3, 0;</w:t>
      </w:r>
      <w:r w:rsidR="0065745B">
        <w:br/>
        <w:t xml:space="preserve">   workitemid_u32      $s4, 1;</w:t>
      </w:r>
      <w:r w:rsidR="0065745B">
        <w:br/>
        <w:t xml:space="preserve">   mad_u32             $s5, $s4, $s2, $s3;</w:t>
      </w:r>
      <w:r w:rsidR="0065745B">
        <w:br/>
        <w:t xml:space="preserve">   shl_u32             $s5, $s5, 2;</w:t>
      </w:r>
      <w:r w:rsidR="0065745B">
        <w:br/>
        <w:t xml:space="preserve">   ld_kernarg_u32      $s6, [%arg_val2];</w:t>
      </w:r>
      <w:r w:rsidR="0065745B">
        <w:br/>
        <w:t xml:space="preserve">   add_u32             $s5, $s6, $s5;</w:t>
      </w:r>
      <w:r w:rsidR="0065745B">
        <w:br/>
        <w:t xml:space="preserve">   ld_kernarg_u32      $s6, [%arg_val3];</w:t>
      </w:r>
      <w:r w:rsidR="0065745B">
        <w:br/>
        <w:t xml:space="preserve">   mad_u32             $s0, $s1, $s6, $s0;</w:t>
      </w:r>
      <w:r w:rsidR="0065745B">
        <w:br/>
        <w:t xml:space="preserve">   shl_u32             $s0, $s0, 2;</w:t>
      </w:r>
      <w:r w:rsidR="0065745B">
        <w:br/>
        <w:t xml:space="preserve">   ld_kernarg_u32      $s1, [%arg_val1];</w:t>
      </w:r>
      <w:r w:rsidR="0065745B">
        <w:br/>
        <w:t xml:space="preserve">   add_u32             $s0, $s1, $s0;</w:t>
      </w:r>
      <w:r w:rsidR="0065745B">
        <w:br/>
        <w:t xml:space="preserve">   ld_global_f32       $s0, [$s0];</w:t>
      </w:r>
      <w:r w:rsidR="0065745B">
        <w:br/>
        <w:t xml:space="preserve">   st_group_f32        $s0, [$s5];</w:t>
      </w:r>
      <w:r w:rsidR="0065745B">
        <w:br/>
        <w:t xml:space="preserve">   barrier;</w:t>
      </w:r>
      <w:r w:rsidR="0065745B">
        <w:br/>
        <w:t xml:space="preserve">   workgroupid_u32     $s0, 0;</w:t>
      </w:r>
      <w:r w:rsidR="0065745B">
        <w:br/>
        <w:t xml:space="preserve">   mad_u32             $s0, $s0, $s2, $s3;</w:t>
      </w:r>
      <w:r w:rsidR="0065745B">
        <w:br/>
        <w:t xml:space="preserve">   workgroupid_u32     $s1, 1;</w:t>
      </w:r>
      <w:r w:rsidR="0065745B">
        <w:br/>
        <w:t xml:space="preserve">   mad_u32             $s1, $s1, $s2, $s4;</w:t>
      </w:r>
      <w:r w:rsidR="0065745B">
        <w:br/>
        <w:t xml:space="preserve">   ld_kernarg_u32      $s2, [%arg_val4];</w:t>
      </w:r>
      <w:r w:rsidR="0065745B">
        <w:br/>
        <w:t xml:space="preserve">   mad_u32             $s0, $s0, $s2, $s1;</w:t>
      </w:r>
      <w:r w:rsidR="0065745B">
        <w:br/>
        <w:t xml:space="preserve">   shl_u32             $s0, $s0, 2;</w:t>
      </w:r>
      <w:r w:rsidR="0065745B">
        <w:br/>
        <w:t xml:space="preserve">   ld_kernarg_u32      $s1, [%arg_val0];</w:t>
      </w:r>
      <w:r w:rsidR="0065745B">
        <w:br/>
        <w:t xml:space="preserve">   add_u32             $s0, $s1, $s0;</w:t>
      </w:r>
      <w:r w:rsidR="0065745B">
        <w:br/>
        <w:t xml:space="preserve">   ld_group_f32        $s1, [$s5];</w:t>
      </w:r>
      <w:r w:rsidR="0065745B">
        <w:br/>
        <w:t xml:space="preserve">   st_global_f32       $s1, [$s0];</w:t>
      </w:r>
      <w:r w:rsidR="0065745B">
        <w:br/>
        <w:t xml:space="preserve">   ret;</w:t>
      </w:r>
      <w:r w:rsidR="0065745B">
        <w:br/>
        <w:t xml:space="preserve"> };</w:t>
      </w:r>
    </w:p>
    <w:p w14:paraId="016ED2A5" w14:textId="77777777" w:rsidR="008A5E4E" w:rsidRDefault="008A5E4E">
      <w:pPr>
        <w:sectPr w:rsidR="008A5E4E">
          <w:headerReference w:type="even" r:id="rId34"/>
          <w:headerReference w:type="default" r:id="rId35"/>
          <w:footerReference w:type="even" r:id="rId36"/>
          <w:footerReference w:type="default" r:id="rId37"/>
          <w:type w:val="oddPage"/>
          <w:pgSz w:w="12240" w:h="15840"/>
          <w:pgMar w:top="1620" w:right="900" w:bottom="1260" w:left="2340" w:header="540" w:footer="180" w:gutter="0"/>
          <w:cols w:space="720"/>
        </w:sectPr>
      </w:pPr>
    </w:p>
    <w:p w14:paraId="1393ADAE" w14:textId="77777777" w:rsidR="008A5E4E" w:rsidRDefault="0065745B">
      <w:pPr>
        <w:pStyle w:val="h1Chpt"/>
      </w:pPr>
      <w:bookmarkStart w:id="189" w:name="_Toc396034135"/>
      <w:r>
        <w:lastRenderedPageBreak/>
        <w:t xml:space="preserve">Chapter 4. </w:t>
      </w:r>
      <w:r>
        <w:br/>
        <w:t>HSAIL Syntax and Semantics</w:t>
      </w:r>
      <w:bookmarkEnd w:id="189"/>
    </w:p>
    <w:p w14:paraId="237AA65C" w14:textId="77777777" w:rsidR="008A5E4E" w:rsidRDefault="0065745B">
      <w:pPr>
        <w:pStyle w:val="p"/>
      </w:pPr>
      <w:r>
        <w:t>This chapter describes the HSAIL syntax and semantics.</w:t>
      </w:r>
    </w:p>
    <w:p w14:paraId="334CD49A" w14:textId="77777777" w:rsidR="008A5E4E" w:rsidRDefault="0065745B">
      <w:pPr>
        <w:pStyle w:val="h2"/>
      </w:pPr>
      <w:bookmarkStart w:id="190" w:name="_Toc396034136"/>
      <w:r>
        <w:t>4.1 Two Formats</w:t>
      </w:r>
      <w:bookmarkEnd w:id="190"/>
      <w:r>
        <w:t xml:space="preserve"> </w:t>
      </w:r>
    </w:p>
    <w:p w14:paraId="2584EA7B" w14:textId="77777777" w:rsidR="008A5E4E" w:rsidRDefault="0065745B">
      <w:pPr>
        <w:pStyle w:val="pNoPageBreakAfter"/>
      </w:pPr>
      <w:r>
        <w:t xml:space="preserve"> HSAIL modules can be represented in either of two formats: </w:t>
      </w:r>
    </w:p>
    <w:p w14:paraId="77243A4C" w14:textId="77777777" w:rsidR="008A5E4E" w:rsidRDefault="0065745B">
      <w:pPr>
        <w:pStyle w:val="li"/>
        <w:numPr>
          <w:ilvl w:val="0"/>
          <w:numId w:val="40"/>
        </w:numPr>
        <w:spacing w:before="320"/>
        <w:ind w:left="600"/>
      </w:pPr>
      <w:r>
        <w:t>Text format</w:t>
      </w:r>
    </w:p>
    <w:p w14:paraId="43DD745A" w14:textId="77777777" w:rsidR="008A5E4E" w:rsidRDefault="0065745B">
      <w:pPr>
        <w:pStyle w:val="li"/>
        <w:numPr>
          <w:ilvl w:val="0"/>
          <w:numId w:val="40"/>
        </w:numPr>
        <w:spacing w:after="320"/>
        <w:ind w:left="600"/>
      </w:pPr>
      <w:r>
        <w:t>Binary format (BRIG)</w:t>
      </w:r>
    </w:p>
    <w:p w14:paraId="21C570CC" w14:textId="77777777" w:rsidR="008A5E4E" w:rsidRDefault="0065745B">
      <w:pPr>
        <w:pStyle w:val="p"/>
      </w:pPr>
      <w:r>
        <w:t xml:space="preserve">This chapter describes the text format. </w:t>
      </w:r>
    </w:p>
    <w:p w14:paraId="2E84FC41" w14:textId="77777777" w:rsidR="008A5E4E" w:rsidRDefault="0065745B">
      <w:pPr>
        <w:pStyle w:val="p"/>
      </w:pPr>
      <w:r>
        <w:t>The chapters describing HSAIL operations show syntax for the text format.</w:t>
      </w:r>
    </w:p>
    <w:p w14:paraId="3ECE21A8" w14:textId="77777777" w:rsidR="008A5E4E" w:rsidRDefault="0065745B">
      <w:pPr>
        <w:pStyle w:val="p"/>
      </w:pPr>
      <w:r>
        <w:t xml:space="preserve">For more information about BRIG, see </w:t>
      </w:r>
      <w:r>
        <w:rPr>
          <w:rStyle w:val="xref1"/>
        </w:rPr>
        <w:t>Chapter 18. BRIG: HSAIL Binary Format (</w:t>
      </w:r>
      <w:r w:rsidR="009A76EE" w:rsidRPr="008A5E4E">
        <w:fldChar w:fldCharType="begin"/>
      </w:r>
      <w:r w:rsidR="008A5E4E">
        <w:instrText xml:space="preserve"> PAGEREF _Ref1611460440 \p \h  \* MERGEFORMAT </w:instrText>
      </w:r>
      <w:r w:rsidR="009A76EE" w:rsidRPr="008A5E4E">
        <w:fldChar w:fldCharType="separate"/>
      </w:r>
      <w:r w:rsidR="00533AF0" w:rsidRPr="00533AF0">
        <w:rPr>
          <w:rStyle w:val="xref1"/>
          <w:noProof/>
        </w:rPr>
        <w:t>on</w:t>
      </w:r>
      <w:r w:rsidR="00533AF0">
        <w:rPr>
          <w:noProof/>
        </w:rPr>
        <w:t xml:space="preserve"> page 307</w:t>
      </w:r>
      <w:r w:rsidR="009A76EE" w:rsidRPr="008A5E4E">
        <w:rPr>
          <w:rStyle w:val="xref1"/>
        </w:rPr>
        <w:fldChar w:fldCharType="end"/>
      </w:r>
      <w:r>
        <w:rPr>
          <w:rStyle w:val="xref1"/>
        </w:rPr>
        <w:t>)</w:t>
      </w:r>
      <w:r>
        <w:t>.</w:t>
      </w:r>
    </w:p>
    <w:p w14:paraId="04EDEDEC" w14:textId="77777777" w:rsidR="008A5E4E" w:rsidRDefault="0065745B">
      <w:pPr>
        <w:pStyle w:val="p"/>
      </w:pPr>
      <w:r>
        <w:t>The HSA runtime finalizer operates on the BRIG format.</w:t>
      </w:r>
    </w:p>
    <w:p w14:paraId="36CD1994" w14:textId="77777777" w:rsidR="008A5E4E" w:rsidRDefault="0065745B">
      <w:pPr>
        <w:pStyle w:val="h2"/>
      </w:pPr>
      <w:bookmarkStart w:id="191" w:name="_Toc396034137"/>
      <w:r>
        <w:t xml:space="preserve">4.2 </w:t>
      </w:r>
      <w:bookmarkStart w:id="192" w:name="program"/>
      <w:bookmarkStart w:id="193" w:name="_Ref-654951805"/>
      <w:bookmarkStart w:id="194" w:name="_Ref-2117975438"/>
      <w:bookmarkEnd w:id="192"/>
      <w:r>
        <w:t>Program</w:t>
      </w:r>
      <w:bookmarkStart w:id="195" w:name="hsail_life_cycle"/>
      <w:bookmarkEnd w:id="191"/>
      <w:bookmarkEnd w:id="193"/>
      <w:bookmarkEnd w:id="194"/>
      <w:bookmarkEnd w:id="195"/>
      <w:r w:rsidR="007203E3">
        <w:t>, Code Object and Executable</w:t>
      </w:r>
    </w:p>
    <w:p w14:paraId="755B07FF" w14:textId="77814A23" w:rsidR="008E79D5" w:rsidRDefault="001C6D45" w:rsidP="008E79D5">
      <w:pPr>
        <w:pStyle w:val="p"/>
      </w:pPr>
      <w:r>
        <w:t>An application can use t</w:t>
      </w:r>
      <w:r w:rsidR="007125CC">
        <w:t>he HSA runtime to generate code f</w:t>
      </w:r>
      <w:r w:rsidR="00CF4761">
        <w:t>rom HSAIL that can be executed o</w:t>
      </w:r>
      <w:r w:rsidR="007125CC">
        <w:t xml:space="preserve">n </w:t>
      </w:r>
      <w:r w:rsidR="0023395C">
        <w:t>kernel agent</w:t>
      </w:r>
      <w:r w:rsidR="007125CC">
        <w:t>s.</w:t>
      </w:r>
      <w:r w:rsidR="005957BC">
        <w:t xml:space="preserve"> </w:t>
      </w:r>
      <w:r w:rsidR="008E79D5">
        <w:t>The life cycle is split in to three stages:</w:t>
      </w:r>
    </w:p>
    <w:p w14:paraId="404EBB8C" w14:textId="36062184" w:rsidR="008E79D5" w:rsidRDefault="008E79D5" w:rsidP="008E79D5">
      <w:pPr>
        <w:pStyle w:val="p"/>
        <w:numPr>
          <w:ilvl w:val="0"/>
          <w:numId w:val="324"/>
        </w:numPr>
      </w:pPr>
      <w:r>
        <w:t xml:space="preserve">Finalization: Creates code for a specific </w:t>
      </w:r>
      <w:r w:rsidR="0023395C">
        <w:t>kernel agent</w:t>
      </w:r>
      <w:r>
        <w:t xml:space="preserve"> instruction set architecture.</w:t>
      </w:r>
    </w:p>
    <w:p w14:paraId="277DB1B8" w14:textId="2440A816" w:rsidR="008E79D5" w:rsidRDefault="008E79D5" w:rsidP="008E79D5">
      <w:pPr>
        <w:pStyle w:val="p"/>
        <w:numPr>
          <w:ilvl w:val="0"/>
          <w:numId w:val="324"/>
        </w:numPr>
      </w:pPr>
      <w:r>
        <w:t xml:space="preserve">Loading: Manages the allocation of global and readonly segment variables and installing of the finalized code onto specific </w:t>
      </w:r>
      <w:r w:rsidR="0023395C">
        <w:t>kernel agent</w:t>
      </w:r>
      <w:r>
        <w:t>s.</w:t>
      </w:r>
    </w:p>
    <w:p w14:paraId="1C179ABD" w14:textId="5F7D1361" w:rsidR="008E79D5" w:rsidRDefault="008E79D5" w:rsidP="00636634">
      <w:pPr>
        <w:pStyle w:val="p"/>
        <w:numPr>
          <w:ilvl w:val="0"/>
          <w:numId w:val="324"/>
        </w:numPr>
      </w:pPr>
      <w:r>
        <w:t xml:space="preserve">Execution: Creates dispatch packets that are executed on </w:t>
      </w:r>
      <w:r w:rsidR="0023395C">
        <w:t>a kernel agent</w:t>
      </w:r>
      <w:r>
        <w:t>.</w:t>
      </w:r>
    </w:p>
    <w:p w14:paraId="509815A8" w14:textId="77777777" w:rsidR="008E79D5" w:rsidRDefault="003F163D" w:rsidP="008E79D5">
      <w:pPr>
        <w:pStyle w:val="p"/>
      </w:pPr>
      <w:r>
        <w:t>T</w:t>
      </w:r>
      <w:r w:rsidR="008E79D5">
        <w:t xml:space="preserve">he </w:t>
      </w:r>
      <w:r w:rsidR="00AF2880">
        <w:t xml:space="preserve">HSA runtime objects and operations on them that support the </w:t>
      </w:r>
      <w:r w:rsidR="008E79D5">
        <w:t xml:space="preserve">first two stages </w:t>
      </w:r>
      <w:r w:rsidR="00851FB8">
        <w:t>are</w:t>
      </w:r>
      <w:r w:rsidR="008E79D5">
        <w:t xml:space="preserve"> illustrated in Figure</w:t>
      </w:r>
      <w:r w:rsidR="008E18CD">
        <w:t xml:space="preserve"> 4</w:t>
      </w:r>
      <w:r w:rsidR="008E79D5">
        <w:t>-1 (</w:t>
      </w:r>
      <w:r w:rsidR="008E79D5">
        <w:fldChar w:fldCharType="begin"/>
      </w:r>
      <w:r w:rsidR="008E79D5">
        <w:instrText xml:space="preserve"> PAGEREF hsail_life_cycle \p \h </w:instrText>
      </w:r>
      <w:r w:rsidR="008E79D5">
        <w:fldChar w:fldCharType="separate"/>
      </w:r>
      <w:r w:rsidR="008E79D5">
        <w:rPr>
          <w:noProof/>
        </w:rPr>
        <w:t>on page 38</w:t>
      </w:r>
      <w:r w:rsidR="008E79D5">
        <w:fldChar w:fldCharType="end"/>
      </w:r>
      <w:r w:rsidR="008E79D5">
        <w:t>).</w:t>
      </w:r>
    </w:p>
    <w:p w14:paraId="7583B56E" w14:textId="77777777" w:rsidR="008E79D5" w:rsidRDefault="008E79D5" w:rsidP="008E79D5">
      <w:pPr>
        <w:pStyle w:val="p"/>
      </w:pPr>
    </w:p>
    <w:p w14:paraId="58D43046" w14:textId="77777777" w:rsidR="008E79D5" w:rsidRDefault="008E79D5">
      <w:pPr>
        <w:pStyle w:val="p"/>
      </w:pPr>
    </w:p>
    <w:p w14:paraId="5F4CDC3F" w14:textId="77777777" w:rsidR="007125CC" w:rsidRDefault="007125CC" w:rsidP="007125CC">
      <w:pPr>
        <w:pStyle w:val="pFigureTitle"/>
      </w:pPr>
      <w:r>
        <w:lastRenderedPageBreak/>
        <w:t xml:space="preserve">Figure 4–1 </w:t>
      </w:r>
      <w:r w:rsidR="00CF4761">
        <w:t>HS</w:t>
      </w:r>
      <w:r w:rsidR="00CC469E">
        <w:t>A Runtime Support for HS</w:t>
      </w:r>
      <w:r w:rsidR="00CF4761">
        <w:t>AIL</w:t>
      </w:r>
      <w:r>
        <w:t xml:space="preserve"> Life Cycle</w:t>
      </w:r>
    </w:p>
    <w:p w14:paraId="22AA4F87" w14:textId="05C6C6B6" w:rsidR="007125CC" w:rsidRDefault="00566EE5" w:rsidP="007125CC">
      <w:pPr>
        <w:pStyle w:val="pFigure"/>
      </w:pPr>
      <w:r>
        <w:object w:dxaOrig="12865" w:dyaOrig="10930" w14:anchorId="4BCA3B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4pt;height:381.75pt" o:ole="">
            <v:imagedata r:id="rId38" o:title=""/>
          </v:shape>
          <o:OLEObject Type="Embed" ProgID="Visio.Drawing.11" ShapeID="_x0000_i1025" DrawAspect="Content" ObjectID="_1486467469" r:id="rId39"/>
        </w:object>
      </w:r>
    </w:p>
    <w:p w14:paraId="7AB9C46F" w14:textId="77777777" w:rsidR="0054680B" w:rsidRDefault="00E73357">
      <w:pPr>
        <w:pStyle w:val="p"/>
      </w:pPr>
      <w:r>
        <w:t xml:space="preserve">Finalization and loading </w:t>
      </w:r>
      <w:r w:rsidR="0054680B">
        <w:t>can be performed within the same application, or can be done by independent applications by using the HSA runtime serialize a</w:t>
      </w:r>
      <w:r w:rsidR="004C1A83">
        <w:t>nd deserialize operations to sav</w:t>
      </w:r>
      <w:r w:rsidR="0054680B">
        <w:t>e and restore the finalized code.</w:t>
      </w:r>
      <w:r w:rsidR="004C1A83">
        <w:t xml:space="preserve"> This supports both online and offline finalization paths, and also provides the ability to implement application install time finalization and persistent disk caching to reduce online finalization.</w:t>
      </w:r>
    </w:p>
    <w:p w14:paraId="43B1C0B9" w14:textId="77777777" w:rsidR="00235FB6" w:rsidRDefault="00235FB6" w:rsidP="00235FB6">
      <w:pPr>
        <w:pStyle w:val="h3"/>
      </w:pPr>
      <w:r>
        <w:t xml:space="preserve">4.2.1 </w:t>
      </w:r>
      <w:bookmarkStart w:id="196" w:name="finalization"/>
      <w:bookmarkEnd w:id="196"/>
      <w:r>
        <w:t>Finalization</w:t>
      </w:r>
    </w:p>
    <w:p w14:paraId="153B505A" w14:textId="77777777" w:rsidR="00C24D1D" w:rsidRDefault="0065745B">
      <w:pPr>
        <w:pStyle w:val="p"/>
      </w:pPr>
      <w:r>
        <w:t>An application can use the HSA runtime to create zero or more HSAIL programs, to which it can add zero or more HSAIL modules.</w:t>
      </w:r>
    </w:p>
    <w:p w14:paraId="4DB8A652" w14:textId="573F18E5" w:rsidR="00867C80" w:rsidRDefault="001D1BCA" w:rsidP="00C42595">
      <w:pPr>
        <w:pStyle w:val="p"/>
      </w:pPr>
      <w:r>
        <w:t xml:space="preserve">When an HSAIL program is created the machine model (see </w:t>
      </w:r>
      <w:r>
        <w:rPr>
          <w:rStyle w:val="xref1"/>
        </w:rPr>
        <w:t>2.9. Small and Large Machine Models (</w:t>
      </w:r>
      <w:r w:rsidRPr="008A5E4E">
        <w:fldChar w:fldCharType="begin"/>
      </w:r>
      <w:r>
        <w:instrText xml:space="preserve"> PAGEREF _Ref1075441836 \p \h  \* MERGEFORMAT </w:instrText>
      </w:r>
      <w:r w:rsidRPr="008A5E4E">
        <w:fldChar w:fldCharType="separate"/>
      </w:r>
      <w:r w:rsidRPr="00533AF0">
        <w:rPr>
          <w:rStyle w:val="xref1"/>
          <w:noProof/>
        </w:rPr>
        <w:t>on</w:t>
      </w:r>
      <w:r>
        <w:rPr>
          <w:noProof/>
        </w:rPr>
        <w:t xml:space="preserve"> page 23</w:t>
      </w:r>
      <w:r w:rsidRPr="008A5E4E">
        <w:rPr>
          <w:rStyle w:val="xref1"/>
        </w:rPr>
        <w:fldChar w:fldCharType="end"/>
      </w:r>
      <w:r>
        <w:rPr>
          <w:rStyle w:val="xref1"/>
        </w:rPr>
        <w:t>)</w:t>
      </w:r>
      <w:r>
        <w:t xml:space="preserve">), profile (see </w:t>
      </w:r>
      <w:r>
        <w:rPr>
          <w:rStyle w:val="xref1"/>
        </w:rPr>
        <w:t>Chapter 16. Profiles (</w:t>
      </w:r>
      <w:r w:rsidRPr="008A5E4E">
        <w:fldChar w:fldCharType="begin"/>
      </w:r>
      <w:r>
        <w:instrText xml:space="preserve"> PAGEREF _Ref-680049201 \p \h  \* MERGEFORMAT </w:instrText>
      </w:r>
      <w:r w:rsidRPr="008A5E4E">
        <w:fldChar w:fldCharType="separate"/>
      </w:r>
      <w:r w:rsidRPr="00533AF0">
        <w:rPr>
          <w:rStyle w:val="xref1"/>
          <w:noProof/>
        </w:rPr>
        <w:t>on</w:t>
      </w:r>
      <w:r>
        <w:rPr>
          <w:noProof/>
        </w:rPr>
        <w:t xml:space="preserve"> page 297</w:t>
      </w:r>
      <w:r w:rsidRPr="008A5E4E">
        <w:rPr>
          <w:rStyle w:val="xref1"/>
        </w:rPr>
        <w:fldChar w:fldCharType="end"/>
      </w:r>
      <w:r>
        <w:rPr>
          <w:rStyle w:val="xref1"/>
        </w:rPr>
        <w:t>)</w:t>
      </w:r>
      <w:r>
        <w:t xml:space="preserve">) and default </w:t>
      </w:r>
      <w:r w:rsidR="00DD1E1A">
        <w:t xml:space="preserve">floating-point </w:t>
      </w:r>
      <w:r>
        <w:t xml:space="preserve">rounding mode (see 4.19.2 </w:t>
      </w:r>
      <w:r w:rsidR="00DD1E1A">
        <w:t xml:space="preserve">Floating-Point </w:t>
      </w:r>
      <w:r>
        <w:t>Rounding (</w:t>
      </w:r>
      <w:r>
        <w:fldChar w:fldCharType="begin"/>
      </w:r>
      <w:r>
        <w:instrText xml:space="preserve"> PAGEREF rounding \p \h </w:instrText>
      </w:r>
      <w:r>
        <w:fldChar w:fldCharType="separate"/>
      </w:r>
      <w:r>
        <w:rPr>
          <w:noProof/>
        </w:rPr>
        <w:t>on page 94</w:t>
      </w:r>
      <w:r>
        <w:fldChar w:fldCharType="end"/>
      </w:r>
      <w:r>
        <w:t xml:space="preserve">)) must be specified. All </w:t>
      </w:r>
      <w:r w:rsidR="00854613">
        <w:t xml:space="preserve">HSAIL </w:t>
      </w:r>
      <w:r>
        <w:t xml:space="preserve">modules have </w:t>
      </w:r>
      <w:r w:rsidR="00854613">
        <w:t xml:space="preserve">a module header </w:t>
      </w:r>
      <w:r w:rsidR="00F2347F">
        <w:t xml:space="preserve">(see </w:t>
      </w:r>
      <w:r w:rsidR="00F2347F">
        <w:rPr>
          <w:rStyle w:val="xref1"/>
        </w:rPr>
        <w:t>Chapter 14. module Header (</w:t>
      </w:r>
      <w:r w:rsidR="00F2347F" w:rsidRPr="008A5E4E">
        <w:fldChar w:fldCharType="begin"/>
      </w:r>
      <w:r w:rsidR="00F2347F">
        <w:instrText xml:space="preserve"> PAGEREF _Ref1418808185 \p \h  \* MERGEFORMAT </w:instrText>
      </w:r>
      <w:r w:rsidR="00F2347F" w:rsidRPr="008A5E4E">
        <w:fldChar w:fldCharType="separate"/>
      </w:r>
      <w:r w:rsidR="00F2347F" w:rsidRPr="00533AF0">
        <w:rPr>
          <w:rStyle w:val="xref1"/>
          <w:noProof/>
        </w:rPr>
        <w:t>on</w:t>
      </w:r>
      <w:r w:rsidR="00F2347F">
        <w:rPr>
          <w:noProof/>
        </w:rPr>
        <w:t xml:space="preserve"> page 293</w:t>
      </w:r>
      <w:r w:rsidR="00F2347F" w:rsidRPr="008A5E4E">
        <w:rPr>
          <w:rStyle w:val="xref1"/>
        </w:rPr>
        <w:fldChar w:fldCharType="end"/>
      </w:r>
      <w:r w:rsidR="00F2347F">
        <w:rPr>
          <w:rStyle w:val="xref1"/>
        </w:rPr>
        <w:t>)</w:t>
      </w:r>
      <w:r w:rsidR="00F2347F">
        <w:t xml:space="preserve">) </w:t>
      </w:r>
      <w:r w:rsidR="00854613">
        <w:t xml:space="preserve">that specifies </w:t>
      </w:r>
      <w:r>
        <w:t xml:space="preserve">the </w:t>
      </w:r>
      <w:r w:rsidR="004F65F6">
        <w:t xml:space="preserve">HSAIL version, </w:t>
      </w:r>
      <w:r>
        <w:t xml:space="preserve">machine model, profile and default </w:t>
      </w:r>
      <w:r w:rsidR="00DD1E1A">
        <w:t xml:space="preserve">floating-point </w:t>
      </w:r>
      <w:r>
        <w:t>rounding mode</w:t>
      </w:r>
      <w:r w:rsidR="00D11567">
        <w:t xml:space="preserve"> of the module</w:t>
      </w:r>
      <w:r>
        <w:t xml:space="preserve">. </w:t>
      </w:r>
      <w:r w:rsidR="00867C80">
        <w:t xml:space="preserve">All HSAIL modules </w:t>
      </w:r>
      <w:r w:rsidR="00D11567">
        <w:t>added to the program must</w:t>
      </w:r>
      <w:r w:rsidR="00867C80">
        <w:t>:</w:t>
      </w:r>
    </w:p>
    <w:p w14:paraId="4175D2A4" w14:textId="685665C4" w:rsidR="004F65F6" w:rsidRDefault="004F65F6" w:rsidP="00B40BE0">
      <w:pPr>
        <w:pStyle w:val="p"/>
        <w:numPr>
          <w:ilvl w:val="0"/>
          <w:numId w:val="350"/>
        </w:numPr>
      </w:pPr>
      <w:r>
        <w:lastRenderedPageBreak/>
        <w:t>Must have an HSAIL version that the HSA runtime supports.</w:t>
      </w:r>
    </w:p>
    <w:p w14:paraId="0ADC728D" w14:textId="705EA4E6" w:rsidR="00D11567" w:rsidRDefault="00867C80" w:rsidP="00B40BE0">
      <w:pPr>
        <w:pStyle w:val="p"/>
        <w:numPr>
          <w:ilvl w:val="0"/>
          <w:numId w:val="350"/>
        </w:numPr>
      </w:pPr>
      <w:r>
        <w:t>Must have the same machine model as the HSAIL program.</w:t>
      </w:r>
    </w:p>
    <w:p w14:paraId="7EC314CA" w14:textId="7A7AF9FB" w:rsidR="00867C80" w:rsidRDefault="00867C80" w:rsidP="00B40BE0">
      <w:pPr>
        <w:pStyle w:val="p"/>
        <w:numPr>
          <w:ilvl w:val="0"/>
          <w:numId w:val="350"/>
        </w:numPr>
      </w:pPr>
      <w:r>
        <w:t>Must have the same profile as the HSAIL program.</w:t>
      </w:r>
    </w:p>
    <w:p w14:paraId="5FD1482F" w14:textId="508D7186" w:rsidR="00867C80" w:rsidRDefault="00867C80" w:rsidP="00B40BE0">
      <w:pPr>
        <w:pStyle w:val="p"/>
        <w:numPr>
          <w:ilvl w:val="0"/>
          <w:numId w:val="350"/>
        </w:numPr>
      </w:pPr>
      <w:r>
        <w:t>Must have either the default floating-point rounding mode or the same default floating-point rounding mode as the HSAIL program.</w:t>
      </w:r>
    </w:p>
    <w:p w14:paraId="1F8649B0" w14:textId="46233A5A" w:rsidR="00C42595" w:rsidRDefault="00C42595" w:rsidP="00C42595">
      <w:pPr>
        <w:pStyle w:val="p"/>
      </w:pPr>
      <w:r>
        <w:t xml:space="preserve">The </w:t>
      </w:r>
      <w:r w:rsidR="00854613">
        <w:t xml:space="preserve">HSAIL </w:t>
      </w:r>
      <w:r>
        <w:t>modules added to a program must not be destroyed until the program is destroyed.</w:t>
      </w:r>
    </w:p>
    <w:p w14:paraId="7DC5B93A" w14:textId="77777777" w:rsidR="000654DB" w:rsidRDefault="0065745B">
      <w:pPr>
        <w:pStyle w:val="p"/>
      </w:pPr>
      <w:r>
        <w:t xml:space="preserve">The HSAIL module is the unit of HSAIL generation, and can contain multiple symbol declarations and definitions. </w:t>
      </w:r>
      <w:r w:rsidR="00C24D1D">
        <w:t xml:space="preserve">A </w:t>
      </w:r>
      <w:r w:rsidR="00B67F96">
        <w:t xml:space="preserve">module can be added to zero or more </w:t>
      </w:r>
      <w:r w:rsidR="005957BC">
        <w:t>programs</w:t>
      </w:r>
      <w:r w:rsidR="00B67F96">
        <w:t xml:space="preserve">. </w:t>
      </w:r>
      <w:r w:rsidR="00C24D1D">
        <w:t xml:space="preserve">A module has a name (see </w:t>
      </w:r>
      <w:r w:rsidR="00C24D1D">
        <w:rPr>
          <w:rStyle w:val="xref1"/>
        </w:rPr>
        <w:t>Chapter 14. module Header (</w:t>
      </w:r>
      <w:r w:rsidR="00C24D1D" w:rsidRPr="008A5E4E">
        <w:fldChar w:fldCharType="begin"/>
      </w:r>
      <w:r w:rsidR="00C24D1D">
        <w:instrText xml:space="preserve"> PAGEREF _Ref1418808185 \p \h  \* MERGEFORMAT </w:instrText>
      </w:r>
      <w:r w:rsidR="00C24D1D" w:rsidRPr="008A5E4E">
        <w:fldChar w:fldCharType="separate"/>
      </w:r>
      <w:r w:rsidR="00C24D1D" w:rsidRPr="00533AF0">
        <w:rPr>
          <w:rStyle w:val="xref1"/>
          <w:noProof/>
        </w:rPr>
        <w:t>on</w:t>
      </w:r>
      <w:r w:rsidR="00C24D1D">
        <w:rPr>
          <w:noProof/>
        </w:rPr>
        <w:t xml:space="preserve"> page 293</w:t>
      </w:r>
      <w:r w:rsidR="00C24D1D" w:rsidRPr="008A5E4E">
        <w:rPr>
          <w:rStyle w:val="xref1"/>
        </w:rPr>
        <w:fldChar w:fldCharType="end"/>
      </w:r>
      <w:r w:rsidR="00C24D1D">
        <w:rPr>
          <w:rStyle w:val="xref1"/>
        </w:rPr>
        <w:t>)</w:t>
      </w:r>
      <w:r w:rsidR="00C24D1D">
        <w:t xml:space="preserve">). Every module added to a program must have a unique name. </w:t>
      </w:r>
      <w:r>
        <w:t xml:space="preserve">Linking of symbol declarations to symbol definitions between modules is done within the context of the HSAIL program (see </w:t>
      </w:r>
      <w:r>
        <w:rPr>
          <w:rStyle w:val="xref1"/>
        </w:rPr>
        <w:t>4.12. Linkage (</w:t>
      </w:r>
      <w:r w:rsidR="009A76EE" w:rsidRPr="008A5E4E">
        <w:fldChar w:fldCharType="begin"/>
      </w:r>
      <w:r w:rsidR="008A5E4E">
        <w:instrText xml:space="preserve"> PAGEREF _Ref-2142638245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 xml:space="preserve">). </w:t>
      </w:r>
    </w:p>
    <w:p w14:paraId="255FF389" w14:textId="37CCC14B" w:rsidR="00CF42FD" w:rsidRDefault="00A8313B" w:rsidP="00636634">
      <w:pPr>
        <w:pStyle w:val="p"/>
      </w:pPr>
      <w:r>
        <w:t xml:space="preserve">The HSA runtime finalizer can be used to generate </w:t>
      </w:r>
      <w:r w:rsidR="00B458F9">
        <w:t>a</w:t>
      </w:r>
      <w:r w:rsidR="00750FC0">
        <w:t>n HSA</w:t>
      </w:r>
      <w:r w:rsidR="00B458F9">
        <w:t xml:space="preserve"> </w:t>
      </w:r>
      <w:r>
        <w:t>code</w:t>
      </w:r>
      <w:r w:rsidR="00B458F9">
        <w:t xml:space="preserve"> object that contains the code</w:t>
      </w:r>
      <w:r>
        <w:t xml:space="preserve"> for all the kernels and indirect functions </w:t>
      </w:r>
      <w:r w:rsidR="00CF42FD">
        <w:t xml:space="preserve">defined in </w:t>
      </w:r>
      <w:r w:rsidR="00E11B03">
        <w:t xml:space="preserve">the modules added to </w:t>
      </w:r>
      <w:r>
        <w:t xml:space="preserve">a specific </w:t>
      </w:r>
      <w:r w:rsidR="00583FAE">
        <w:t>program</w:t>
      </w:r>
      <w:r>
        <w:t xml:space="preserve"> for a specific instruction set architectute.</w:t>
      </w:r>
      <w:r w:rsidR="00CF42FD">
        <w:t xml:space="preserve"> All variables, fbarriers, and functions must be defined amongst the modules that have been added to the program if they are referenced by operations in the code block of:</w:t>
      </w:r>
    </w:p>
    <w:p w14:paraId="6D0EA635" w14:textId="77777777" w:rsidR="00CF42FD" w:rsidRDefault="00CF42FD" w:rsidP="00CF42FD">
      <w:pPr>
        <w:pStyle w:val="li"/>
        <w:numPr>
          <w:ilvl w:val="0"/>
          <w:numId w:val="41"/>
        </w:numPr>
        <w:spacing w:before="320"/>
        <w:ind w:left="600"/>
      </w:pPr>
      <w:r>
        <w:t xml:space="preserve">The kernels and indirect functions </w:t>
      </w:r>
      <w:r w:rsidR="00E11B03">
        <w:t xml:space="preserve">defined in </w:t>
      </w:r>
      <w:r>
        <w:t xml:space="preserve">the </w:t>
      </w:r>
      <w:r w:rsidR="002110D4">
        <w:t xml:space="preserve">modules added to the </w:t>
      </w:r>
      <w:r>
        <w:t>program.</w:t>
      </w:r>
    </w:p>
    <w:p w14:paraId="660B3E7B" w14:textId="6A7403E8" w:rsidR="00CF42FD" w:rsidRDefault="00CF42FD" w:rsidP="00CF42FD">
      <w:pPr>
        <w:pStyle w:val="li"/>
        <w:numPr>
          <w:ilvl w:val="0"/>
          <w:numId w:val="41"/>
        </w:numPr>
        <w:spacing w:after="320"/>
        <w:ind w:left="600"/>
      </w:pPr>
      <w:r>
        <w:t xml:space="preserve">The transitive closure of all functions specified by </w:t>
      </w:r>
      <w:r>
        <w:rPr>
          <w:rStyle w:val="code1"/>
        </w:rPr>
        <w:t>call</w:t>
      </w:r>
      <w:r>
        <w:t xml:space="preserve"> or </w:t>
      </w:r>
      <w:r>
        <w:rPr>
          <w:rStyle w:val="code1"/>
        </w:rPr>
        <w:t>scall</w:t>
      </w:r>
      <w:r>
        <w:t xml:space="preserve"> operations starting with the kernel and indirect functions </w:t>
      </w:r>
      <w:r w:rsidR="00E11B03">
        <w:t xml:space="preserve">defined </w:t>
      </w:r>
      <w:r w:rsidR="002110D4">
        <w:t>in the modules added to</w:t>
      </w:r>
      <w:r>
        <w:t xml:space="preserve"> the program. See </w:t>
      </w:r>
      <w:r>
        <w:rPr>
          <w:rStyle w:val="xref1"/>
        </w:rPr>
        <w:t>Chapter 10. Function Operations (</w:t>
      </w:r>
      <w:r w:rsidRPr="008A5E4E">
        <w:fldChar w:fldCharType="begin"/>
      </w:r>
      <w:r>
        <w:instrText xml:space="preserve"> PAGEREF _Ref157771107 \p \h  \* MERGEFORMAT </w:instrText>
      </w:r>
      <w:r w:rsidRPr="008A5E4E">
        <w:fldChar w:fldCharType="separate"/>
      </w:r>
      <w:r w:rsidRPr="00533AF0">
        <w:rPr>
          <w:rStyle w:val="xref1"/>
          <w:noProof/>
        </w:rPr>
        <w:t>on</w:t>
      </w:r>
      <w:r>
        <w:rPr>
          <w:noProof/>
        </w:rPr>
        <w:t xml:space="preserve"> page 245</w:t>
      </w:r>
      <w:r w:rsidRPr="008A5E4E">
        <w:rPr>
          <w:rStyle w:val="xref1"/>
        </w:rPr>
        <w:fldChar w:fldCharType="end"/>
      </w:r>
      <w:r>
        <w:rPr>
          <w:rStyle w:val="xref1"/>
        </w:rPr>
        <w:t>)</w:t>
      </w:r>
      <w:r>
        <w:t>.</w:t>
      </w:r>
    </w:p>
    <w:p w14:paraId="5868DF01" w14:textId="77777777" w:rsidR="00CF42FD" w:rsidRDefault="002110D4" w:rsidP="00750FC0">
      <w:pPr>
        <w:pStyle w:val="p"/>
      </w:pPr>
      <w:r>
        <w:t xml:space="preserve">The exception is that global and readonly segment variables with program linkage do not have to be defined. </w:t>
      </w:r>
      <w:r w:rsidR="00390B74">
        <w:t>For example, t</w:t>
      </w:r>
      <w:r>
        <w:t>his allows a host CPU allocated variable to act as the definition of an HSAIL variable.</w:t>
      </w:r>
    </w:p>
    <w:p w14:paraId="0FE537C8" w14:textId="03CD93B0" w:rsidR="00083671" w:rsidRDefault="00083671" w:rsidP="00750FC0">
      <w:pPr>
        <w:pStyle w:val="p"/>
      </w:pPr>
      <w:r>
        <w:t xml:space="preserve">It is allowed for </w:t>
      </w:r>
      <w:r w:rsidR="00CA720E">
        <w:t xml:space="preserve">a </w:t>
      </w:r>
      <w:r>
        <w:t xml:space="preserve">kernels </w:t>
      </w:r>
      <w:r w:rsidR="00620B81">
        <w:t>and</w:t>
      </w:r>
      <w:r w:rsidR="00CA720E">
        <w:t xml:space="preserve"> </w:t>
      </w:r>
      <w:r w:rsidR="00620B81">
        <w:t xml:space="preserve">unreferenced </w:t>
      </w:r>
      <w:r w:rsidR="00CA720E">
        <w:t>indirect function</w:t>
      </w:r>
      <w:r w:rsidR="00620B81">
        <w:t>s</w:t>
      </w:r>
      <w:r w:rsidR="00CA720E">
        <w:t xml:space="preserve"> to </w:t>
      </w:r>
      <w:r w:rsidR="00620B81">
        <w:t>have no</w:t>
      </w:r>
      <w:r w:rsidR="00CA720E">
        <w:t xml:space="preserve"> definition </w:t>
      </w:r>
      <w:r w:rsidR="00620B81">
        <w:t>in a program being finalized</w:t>
      </w:r>
      <w:r w:rsidR="00CA720E">
        <w:t xml:space="preserve">. </w:t>
      </w:r>
      <w:r w:rsidR="00620B81">
        <w:t>Such kernels and indirect functions will not be part of the generated code object.</w:t>
      </w:r>
    </w:p>
    <w:p w14:paraId="34432EF2" w14:textId="4BC76267" w:rsidR="007B7D3A" w:rsidRDefault="00DD1E1A" w:rsidP="00750FC0">
      <w:pPr>
        <w:pStyle w:val="p"/>
      </w:pPr>
      <w:r>
        <w:t xml:space="preserve">If the program specifies the default floating-point rounding mode as </w:t>
      </w:r>
      <w:r w:rsidRPr="00A272C0">
        <w:rPr>
          <w:rFonts w:ascii="Courier New" w:hAnsi="Courier New" w:cs="Courier New"/>
          <w:sz w:val="20"/>
          <w:szCs w:val="20"/>
        </w:rPr>
        <w:t>default</w:t>
      </w:r>
      <w:r>
        <w:t xml:space="preserve">, then the finalizer will use the default floating-point rounding mode of the </w:t>
      </w:r>
      <w:r w:rsidR="0023395C">
        <w:t>kernel agent</w:t>
      </w:r>
      <w:r>
        <w:t xml:space="preserve"> for which it is generating code. If the program specifies the default floating-point rounding mode as </w:t>
      </w:r>
      <w:r w:rsidRPr="00A272C0">
        <w:rPr>
          <w:rFonts w:ascii="Courier New" w:hAnsi="Courier New" w:cs="Courier New"/>
        </w:rPr>
        <w:t>zero</w:t>
      </w:r>
      <w:r>
        <w:t xml:space="preserve"> or </w:t>
      </w:r>
      <w:r w:rsidRPr="00A272C0">
        <w:rPr>
          <w:rFonts w:ascii="Courier New" w:hAnsi="Courier New" w:cs="Courier New"/>
        </w:rPr>
        <w:t>near</w:t>
      </w:r>
      <w:r>
        <w:t xml:space="preserve"> then finalizer will report an error if the </w:t>
      </w:r>
      <w:r w:rsidR="0023395C">
        <w:t>kernel agent</w:t>
      </w:r>
      <w:r>
        <w:t xml:space="preserve"> does not support that </w:t>
      </w:r>
      <w:r w:rsidR="00C52BA7">
        <w:t xml:space="preserve">default </w:t>
      </w:r>
      <w:r>
        <w:t>floating-point rounding mode.</w:t>
      </w:r>
      <w:r w:rsidR="006B31D3">
        <w:t xml:space="preserve"> Otherwise, the finalizer will use </w:t>
      </w:r>
      <w:r w:rsidR="00253537">
        <w:t xml:space="preserve">the </w:t>
      </w:r>
      <w:r w:rsidR="006B31D3">
        <w:t>default floating-point rounding mode</w:t>
      </w:r>
      <w:r w:rsidR="00253537">
        <w:t xml:space="preserve"> of the program</w:t>
      </w:r>
      <w:r w:rsidR="006B31D3">
        <w:t xml:space="preserve">. </w:t>
      </w:r>
      <w:r w:rsidR="005F50C0">
        <w:t>Note that:</w:t>
      </w:r>
    </w:p>
    <w:p w14:paraId="4373E080" w14:textId="649E327B" w:rsidR="005F50C0" w:rsidRDefault="005F50C0" w:rsidP="00B40BE0">
      <w:pPr>
        <w:pStyle w:val="p"/>
        <w:numPr>
          <w:ilvl w:val="0"/>
          <w:numId w:val="351"/>
        </w:numPr>
      </w:pPr>
      <w:r>
        <w:t>T</w:t>
      </w:r>
      <w:r w:rsidR="007A6581">
        <w:t xml:space="preserve">he finalizer uses the default floating-point rounding mode of the program, not that specified by the modules added to the program. In particular, if a module specifies a default floating-point rounding mode of </w:t>
      </w:r>
      <w:r w:rsidR="007A6581" w:rsidRPr="00A272C0">
        <w:rPr>
          <w:rFonts w:ascii="Courier New" w:hAnsi="Courier New" w:cs="Courier New"/>
          <w:sz w:val="20"/>
          <w:szCs w:val="20"/>
        </w:rPr>
        <w:t>default</w:t>
      </w:r>
      <w:r w:rsidR="007A6581">
        <w:t xml:space="preserve"> and the program it is added to has a default floating-point rounding mode of </w:t>
      </w:r>
      <w:r w:rsidR="007A6581" w:rsidRPr="00666525">
        <w:rPr>
          <w:rFonts w:ascii="Courier New" w:hAnsi="Courier New" w:cs="Courier New"/>
        </w:rPr>
        <w:t>zero</w:t>
      </w:r>
      <w:r w:rsidR="007A6581">
        <w:t xml:space="preserve"> or </w:t>
      </w:r>
      <w:r w:rsidR="007A6581" w:rsidRPr="00666525">
        <w:rPr>
          <w:rFonts w:ascii="Courier New" w:hAnsi="Courier New" w:cs="Courier New"/>
        </w:rPr>
        <w:t>near</w:t>
      </w:r>
      <w:r w:rsidR="007A6581">
        <w:t>, then the module will behave as if its module header was specified with the same floating-point rounding mode as the program.</w:t>
      </w:r>
    </w:p>
    <w:p w14:paraId="61121553" w14:textId="754327C7" w:rsidR="00EF1582" w:rsidRDefault="005F50C0" w:rsidP="00B40BE0">
      <w:pPr>
        <w:pStyle w:val="p"/>
        <w:numPr>
          <w:ilvl w:val="0"/>
          <w:numId w:val="351"/>
        </w:numPr>
      </w:pPr>
      <w:r>
        <w:t>T</w:t>
      </w:r>
      <w:r w:rsidR="006B31D3">
        <w:t xml:space="preserve">he code object produced by the finalizer always has a default floating-point rounding mode of </w:t>
      </w:r>
      <w:r w:rsidR="006B31D3" w:rsidRPr="00666525">
        <w:rPr>
          <w:rFonts w:ascii="Courier New" w:hAnsi="Courier New" w:cs="Courier New"/>
        </w:rPr>
        <w:t>zero</w:t>
      </w:r>
      <w:r w:rsidR="006B31D3">
        <w:t xml:space="preserve"> or </w:t>
      </w:r>
      <w:r w:rsidR="006B31D3" w:rsidRPr="00666525">
        <w:rPr>
          <w:rFonts w:ascii="Courier New" w:hAnsi="Courier New" w:cs="Courier New"/>
        </w:rPr>
        <w:t>near</w:t>
      </w:r>
      <w:r w:rsidR="00C52BA7">
        <w:t xml:space="preserve">, even if the default floating-point rounding mode of the program being finalized is </w:t>
      </w:r>
      <w:r w:rsidR="00C52BA7" w:rsidRPr="00DB1F80">
        <w:rPr>
          <w:rFonts w:ascii="Courier New" w:hAnsi="Courier New" w:cs="Courier New"/>
          <w:sz w:val="20"/>
          <w:szCs w:val="20"/>
        </w:rPr>
        <w:t>default</w:t>
      </w:r>
      <w:r w:rsidR="00C52BA7">
        <w:t>.</w:t>
      </w:r>
      <w:r w:rsidR="007B7D3A">
        <w:t xml:space="preserve"> </w:t>
      </w:r>
    </w:p>
    <w:p w14:paraId="76AF9E9C" w14:textId="6DFA45AA" w:rsidR="00DD1E1A" w:rsidRDefault="00EF1582" w:rsidP="00B40BE0">
      <w:pPr>
        <w:pStyle w:val="p"/>
        <w:numPr>
          <w:ilvl w:val="0"/>
          <w:numId w:val="351"/>
        </w:numPr>
      </w:pPr>
      <w:r>
        <w:lastRenderedPageBreak/>
        <w:t xml:space="preserve">In the case of a program with a default floating-point rounding mode of </w:t>
      </w:r>
      <w:r w:rsidRPr="00A272C0">
        <w:rPr>
          <w:rFonts w:ascii="Courier New" w:hAnsi="Courier New" w:cs="Courier New"/>
          <w:sz w:val="20"/>
          <w:szCs w:val="20"/>
        </w:rPr>
        <w:t>default</w:t>
      </w:r>
      <w:r>
        <w:t>, i</w:t>
      </w:r>
      <w:r w:rsidR="005F50C0">
        <w:t>t is not until the</w:t>
      </w:r>
      <w:r w:rsidR="007B7D3A">
        <w:t xml:space="preserve"> program is finalized for a specific kernel agent that the actual floating-point rounding mode used as the default, by that kernel agent, can be determined and </w:t>
      </w:r>
      <w:r>
        <w:t>used in the generation of the</w:t>
      </w:r>
      <w:r w:rsidR="007B7D3A">
        <w:t xml:space="preserve"> code object.</w:t>
      </w:r>
    </w:p>
    <w:p w14:paraId="4A401FE6" w14:textId="77777777" w:rsidR="00750FC0" w:rsidRDefault="00750FC0" w:rsidP="00750FC0">
      <w:pPr>
        <w:pStyle w:val="p"/>
      </w:pPr>
      <w:r>
        <w:t>Each instruction set architectute can support one or more call conventions. For example, different call conventions may  use a different number of isa registers to allow different numbers of wavefronts to execute on a compute unit. An HSA runtime query is available to determine the number of call conventions supported by an instruction set architectute, and to determine properties of each call convention such as maximum number of wavefronts per compute unit. When finalizing, the specific call convention required can be specified, or the finalizer can be requested to choose the best call convention based on the kernels. The call convention used is recorded in the code object produced by the finalizer.</w:t>
      </w:r>
    </w:p>
    <w:p w14:paraId="1914A209" w14:textId="77777777" w:rsidR="00AA2CBF" w:rsidRDefault="00AA2CBF" w:rsidP="00750FC0">
      <w:pPr>
        <w:pStyle w:val="p"/>
      </w:pPr>
      <w:r>
        <w:t>An HSA program can be be finalized for the same instruction set architectute with different call conventions.</w:t>
      </w:r>
    </w:p>
    <w:p w14:paraId="4798E0D3" w14:textId="74A28267" w:rsidR="003665AD" w:rsidRDefault="003665AD" w:rsidP="00A8313B">
      <w:pPr>
        <w:pStyle w:val="p"/>
      </w:pPr>
      <w:r>
        <w:t xml:space="preserve">Once the </w:t>
      </w:r>
      <w:r w:rsidR="0013316A">
        <w:t xml:space="preserve">HSA </w:t>
      </w:r>
      <w:r>
        <w:t>code objects for the required instruction set architectutes have been created</w:t>
      </w:r>
      <w:r w:rsidR="009D7890">
        <w:t>,</w:t>
      </w:r>
      <w:r>
        <w:t xml:space="preserve"> the </w:t>
      </w:r>
      <w:r w:rsidR="007437DB">
        <w:t>HSA runtime can be used to destroy the HSAIL program</w:t>
      </w:r>
      <w:r>
        <w:t>. The code objects are independent of the program</w:t>
      </w:r>
      <w:r w:rsidR="00224F64">
        <w:t xml:space="preserve"> and modules</w:t>
      </w:r>
      <w:r>
        <w:t>.</w:t>
      </w:r>
    </w:p>
    <w:p w14:paraId="4EF5E946" w14:textId="77777777" w:rsidR="00C85348" w:rsidRDefault="00C85348" w:rsidP="00A8313B">
      <w:pPr>
        <w:pStyle w:val="p"/>
      </w:pPr>
      <w:r>
        <w:t>The HSA runtime can be used to serialize an HSA code object to a memory blob so it can be saved to disk. This could be used to support offline finalization, or caching of finalized results.</w:t>
      </w:r>
    </w:p>
    <w:p w14:paraId="4B030E7A" w14:textId="77777777" w:rsidR="00D552CD" w:rsidRDefault="00D552CD" w:rsidP="00D552CD">
      <w:pPr>
        <w:pStyle w:val="h3"/>
      </w:pPr>
      <w:r>
        <w:t>4.2.</w:t>
      </w:r>
      <w:r w:rsidR="00D34BC6">
        <w:t>2</w:t>
      </w:r>
      <w:r>
        <w:t xml:space="preserve"> Loading</w:t>
      </w:r>
    </w:p>
    <w:p w14:paraId="4F4F3550" w14:textId="77777777" w:rsidR="00C85348" w:rsidRDefault="00C85348">
      <w:pPr>
        <w:pStyle w:val="p"/>
      </w:pPr>
      <w:r>
        <w:t>A code object can either be created directly using the HSA runtime finalizer, or by deserializing a previously serialized code object.</w:t>
      </w:r>
    </w:p>
    <w:p w14:paraId="0681D275" w14:textId="2C59F302" w:rsidR="007C765F" w:rsidRDefault="00C85348" w:rsidP="00C85348">
      <w:pPr>
        <w:pStyle w:val="p"/>
      </w:pPr>
      <w:r>
        <w:t>To execute code in a code object it must be loaded. An application can use the HSA runt</w:t>
      </w:r>
      <w:r w:rsidR="00E42DC2">
        <w:t>ime to create zero or more HSA</w:t>
      </w:r>
      <w:r>
        <w:t xml:space="preserve"> executables</w:t>
      </w:r>
      <w:r w:rsidR="00E42DC2">
        <w:t xml:space="preserve"> </w:t>
      </w:r>
      <w:r>
        <w:t>to which it can load zero or more code o</w:t>
      </w:r>
      <w:r w:rsidR="007C765F">
        <w:t>b</w:t>
      </w:r>
      <w:r>
        <w:t>jects</w:t>
      </w:r>
      <w:r w:rsidR="00E42DC2">
        <w:t xml:space="preserve"> into specified </w:t>
      </w:r>
      <w:r w:rsidR="0023395C">
        <w:t>kernel agent</w:t>
      </w:r>
      <w:r w:rsidR="00E42DC2">
        <w:t>s</w:t>
      </w:r>
      <w:r>
        <w:t>.</w:t>
      </w:r>
      <w:r w:rsidR="00E42DC2">
        <w:t xml:space="preserve"> </w:t>
      </w:r>
    </w:p>
    <w:p w14:paraId="74AE2DD8" w14:textId="11CC54FE" w:rsidR="00613171" w:rsidRDefault="00613171" w:rsidP="00C85348">
      <w:pPr>
        <w:pStyle w:val="p"/>
      </w:pPr>
      <w:r>
        <w:t>When an HSA executable is created the profile must be specified.</w:t>
      </w:r>
    </w:p>
    <w:p w14:paraId="579DDF54" w14:textId="66E54FC4" w:rsidR="007C765F" w:rsidRDefault="00E42DC2" w:rsidP="00C85348">
      <w:pPr>
        <w:pStyle w:val="p"/>
      </w:pPr>
      <w:r>
        <w:t xml:space="preserve">The instruction set architecture of the code object must be compatible with the instruction set architecture of the </w:t>
      </w:r>
      <w:r w:rsidR="0023395C">
        <w:t>kernel agent</w:t>
      </w:r>
      <w:r>
        <w:t>.</w:t>
      </w:r>
    </w:p>
    <w:p w14:paraId="47F82148" w14:textId="2D3B1EA2" w:rsidR="00C64ACF" w:rsidRDefault="00C64ACF" w:rsidP="00C64ACF">
      <w:pPr>
        <w:pStyle w:val="p"/>
      </w:pPr>
      <w:r>
        <w:t>The version of the code object must be supported by the HSA runtime.</w:t>
      </w:r>
    </w:p>
    <w:p w14:paraId="5F99378C" w14:textId="03959D87" w:rsidR="007C765F" w:rsidRDefault="00D801AE" w:rsidP="00C85348">
      <w:pPr>
        <w:pStyle w:val="p"/>
      </w:pPr>
      <w:r>
        <w:t xml:space="preserve">The machine model of the code object </w:t>
      </w:r>
      <w:r w:rsidR="00E16D25">
        <w:t xml:space="preserve">must match the address size used by the application (see </w:t>
      </w:r>
      <w:r w:rsidR="00E16D25">
        <w:rPr>
          <w:rStyle w:val="xref1"/>
        </w:rPr>
        <w:t>Table 2–3 (</w:t>
      </w:r>
      <w:r w:rsidR="00E16D25" w:rsidRPr="008A5E4E">
        <w:fldChar w:fldCharType="begin"/>
      </w:r>
      <w:r w:rsidR="00E16D25">
        <w:instrText xml:space="preserve"> PAGEREF 284920191 \p \h  \* MERGEFORMAT </w:instrText>
      </w:r>
      <w:r w:rsidR="00E16D25" w:rsidRPr="008A5E4E">
        <w:fldChar w:fldCharType="separate"/>
      </w:r>
      <w:r w:rsidR="00E16D25" w:rsidRPr="00533AF0">
        <w:rPr>
          <w:rStyle w:val="xref1"/>
          <w:noProof/>
        </w:rPr>
        <w:t>on</w:t>
      </w:r>
      <w:r w:rsidR="00E16D25">
        <w:rPr>
          <w:noProof/>
        </w:rPr>
        <w:t xml:space="preserve"> page 23</w:t>
      </w:r>
      <w:r w:rsidR="00E16D25" w:rsidRPr="008A5E4E">
        <w:rPr>
          <w:rStyle w:val="xref1"/>
        </w:rPr>
        <w:fldChar w:fldCharType="end"/>
      </w:r>
      <w:r w:rsidR="00E16D25">
        <w:rPr>
          <w:rStyle w:val="xref1"/>
        </w:rPr>
        <w:t>)</w:t>
      </w:r>
      <w:r w:rsidR="00E16D25">
        <w:t>).</w:t>
      </w:r>
    </w:p>
    <w:p w14:paraId="5DA6F1B3" w14:textId="68934CAC" w:rsidR="00613171" w:rsidRDefault="00613171" w:rsidP="00C85348">
      <w:pPr>
        <w:pStyle w:val="p"/>
      </w:pPr>
      <w:r>
        <w:t>The profile of the code object must match the profile of the executable.</w:t>
      </w:r>
    </w:p>
    <w:p w14:paraId="06E6E1E9" w14:textId="0C63F4A2" w:rsidR="007C765F" w:rsidRDefault="008D4BD8" w:rsidP="00C85348">
      <w:pPr>
        <w:pStyle w:val="p"/>
      </w:pPr>
      <w:r>
        <w:t xml:space="preserve">The default </w:t>
      </w:r>
      <w:r w:rsidR="00931B14">
        <w:t xml:space="preserve">floating-point </w:t>
      </w:r>
      <w:r>
        <w:t xml:space="preserve">rounding mode of the code object </w:t>
      </w:r>
      <w:r w:rsidR="00912E26">
        <w:t xml:space="preserve">(which is either </w:t>
      </w:r>
      <w:r w:rsidR="00912E26">
        <w:rPr>
          <w:rFonts w:ascii="Courier New" w:hAnsi="Courier New" w:cs="Courier New"/>
        </w:rPr>
        <w:t>zero</w:t>
      </w:r>
      <w:r w:rsidR="00912E26">
        <w:t xml:space="preserve"> or </w:t>
      </w:r>
      <w:r w:rsidR="00912E26">
        <w:rPr>
          <w:rFonts w:ascii="Courier New" w:hAnsi="Courier New" w:cs="Courier New"/>
        </w:rPr>
        <w:t>near</w:t>
      </w:r>
      <w:r w:rsidR="00912E26">
        <w:t xml:space="preserve">) </w:t>
      </w:r>
      <w:r>
        <w:t xml:space="preserve">must </w:t>
      </w:r>
      <w:r w:rsidR="0062657B">
        <w:t xml:space="preserve">be supported by </w:t>
      </w:r>
      <w:r>
        <w:t xml:space="preserve">the </w:t>
      </w:r>
      <w:r w:rsidR="0023395C">
        <w:t>kernel agent</w:t>
      </w:r>
      <w:r w:rsidR="00912E26">
        <w:t xml:space="preserve">. </w:t>
      </w:r>
      <w:r w:rsidR="0062657B">
        <w:t xml:space="preserve">Note that an executable may </w:t>
      </w:r>
      <w:r w:rsidR="007D14DA">
        <w:t>contain code objects that use</w:t>
      </w:r>
      <w:r w:rsidR="0062657B">
        <w:t xml:space="preserve"> different default floating-point rounding modes as </w:t>
      </w:r>
      <w:r w:rsidR="007D14DA">
        <w:t>different</w:t>
      </w:r>
      <w:r w:rsidR="0062657B">
        <w:t xml:space="preserve"> kernel agent</w:t>
      </w:r>
      <w:r w:rsidR="007D14DA">
        <w:t xml:space="preserve">s may have different default </w:t>
      </w:r>
      <w:r w:rsidR="0062657B">
        <w:t>floating-point rounding mode</w:t>
      </w:r>
      <w:r w:rsidR="007D14DA">
        <w:t>s</w:t>
      </w:r>
      <w:r w:rsidR="00F51821">
        <w:t>.</w:t>
      </w:r>
      <w:r w:rsidR="00F839BB">
        <w:t xml:space="preserve"> Also note that the default floating-point rounding mode of the code object does not have to </w:t>
      </w:r>
      <w:r w:rsidR="00A51B69">
        <w:t>be the same as</w:t>
      </w:r>
      <w:r w:rsidR="00F839BB">
        <w:t xml:space="preserve"> the default floating-point rounding mode</w:t>
      </w:r>
      <w:r w:rsidR="00F839BB" w:rsidDel="0062657B">
        <w:t xml:space="preserve"> </w:t>
      </w:r>
      <w:r w:rsidR="00F839BB">
        <w:t>of the kernel agent, it just has to be one of the floating-point rounding modes that the kernel agent supports.</w:t>
      </w:r>
    </w:p>
    <w:p w14:paraId="2CBD137B" w14:textId="465751D1" w:rsidR="00E42DC2" w:rsidRDefault="00E42DC2" w:rsidP="00C85348">
      <w:pPr>
        <w:pStyle w:val="p"/>
      </w:pPr>
      <w:r>
        <w:t xml:space="preserve">Multiple code objects can be loaded into an executable for different </w:t>
      </w:r>
      <w:r w:rsidR="0023395C">
        <w:t>kernel agent</w:t>
      </w:r>
      <w:r>
        <w:t xml:space="preserve">s. The same code object can be loaded to multiple </w:t>
      </w:r>
      <w:r w:rsidR="0023395C">
        <w:t>kernel agent</w:t>
      </w:r>
      <w:r>
        <w:t xml:space="preserve">s that </w:t>
      </w:r>
      <w:r w:rsidR="00F839BB">
        <w:t xml:space="preserve">support </w:t>
      </w:r>
      <w:r>
        <w:t>the same instruction set architecture.</w:t>
      </w:r>
    </w:p>
    <w:p w14:paraId="6CA13238" w14:textId="77777777" w:rsidR="00E54DC9" w:rsidRDefault="00E54DC9" w:rsidP="00C85348">
      <w:pPr>
        <w:pStyle w:val="p"/>
      </w:pPr>
      <w:r>
        <w:lastRenderedPageBreak/>
        <w:t xml:space="preserve">All code loaded into a single executable must have been finalized from the same program. Two programs are considered the same if they have the same modules added </w:t>
      </w:r>
      <w:r w:rsidR="0077587B">
        <w:t>in the same order.</w:t>
      </w:r>
    </w:p>
    <w:p w14:paraId="7F1074B1" w14:textId="77777777" w:rsidR="00472B94" w:rsidRDefault="00472B94" w:rsidP="00472B94">
      <w:pPr>
        <w:pStyle w:val="p"/>
      </w:pPr>
      <w:r>
        <w:t>Once a code object has been loaded</w:t>
      </w:r>
      <w:r w:rsidR="001723A8">
        <w:t xml:space="preserve"> into an executable</w:t>
      </w:r>
      <w:r>
        <w:t>, it can be destroyed. The code object and executable are independent.</w:t>
      </w:r>
    </w:p>
    <w:p w14:paraId="3559AF4D" w14:textId="77777777" w:rsidR="00E42DC2" w:rsidRDefault="006C54E9" w:rsidP="00C85348">
      <w:pPr>
        <w:pStyle w:val="p"/>
      </w:pPr>
      <w:r>
        <w:t>When all code objects have been added, the HSA runtime must be used to freeze the executable</w:t>
      </w:r>
      <w:r w:rsidR="003410E6">
        <w:t>. Once frozen no fur</w:t>
      </w:r>
      <w:r w:rsidR="00F0089D">
        <w:t xml:space="preserve">ther code objects can be </w:t>
      </w:r>
      <w:r w:rsidR="001723A8">
        <w:t>loaded</w:t>
      </w:r>
      <w:r w:rsidR="00F0089D">
        <w:t>.</w:t>
      </w:r>
    </w:p>
    <w:p w14:paraId="4CA6E055" w14:textId="77777777" w:rsidR="00F832D3" w:rsidRDefault="00E16D25" w:rsidP="00C85348">
      <w:pPr>
        <w:pStyle w:val="p"/>
      </w:pPr>
      <w:r>
        <w:t>The executable manages allocating the global and readonly segment variables referenced by the code objects that are defined in the program</w:t>
      </w:r>
      <w:r w:rsidR="00EE6E06">
        <w:t xml:space="preserve"> according to the linkage (see </w:t>
      </w:r>
      <w:r w:rsidR="00EE6E06">
        <w:rPr>
          <w:rStyle w:val="xref1"/>
        </w:rPr>
        <w:t>4.12. Linkage (</w:t>
      </w:r>
      <w:r w:rsidR="00EE6E06" w:rsidRPr="008A5E4E">
        <w:fldChar w:fldCharType="begin"/>
      </w:r>
      <w:r w:rsidR="00EE6E06">
        <w:instrText xml:space="preserve"> PAGEREF _Ref-2142638245 \p \h  \* MERGEFORMAT </w:instrText>
      </w:r>
      <w:r w:rsidR="00EE6E06" w:rsidRPr="008A5E4E">
        <w:fldChar w:fldCharType="separate"/>
      </w:r>
      <w:r w:rsidR="00EE6E06" w:rsidRPr="00533AF0">
        <w:rPr>
          <w:rStyle w:val="xref1"/>
          <w:noProof/>
        </w:rPr>
        <w:t>on</w:t>
      </w:r>
      <w:r w:rsidR="00EE6E06">
        <w:rPr>
          <w:noProof/>
        </w:rPr>
        <w:t xml:space="preserve"> page 76</w:t>
      </w:r>
      <w:r w:rsidR="00EE6E06" w:rsidRPr="008A5E4E">
        <w:rPr>
          <w:rStyle w:val="xref1"/>
        </w:rPr>
        <w:fldChar w:fldCharType="end"/>
      </w:r>
      <w:r w:rsidR="00EE6E06">
        <w:rPr>
          <w:rStyle w:val="xref1"/>
        </w:rPr>
        <w:t>)</w:t>
      </w:r>
      <w:r w:rsidR="00EE6E06">
        <w:t>)</w:t>
      </w:r>
      <w:r w:rsidR="003A4B5A">
        <w:t xml:space="preserve"> and allocation (</w:t>
      </w:r>
      <w:r w:rsidR="003F58D9">
        <w:t xml:space="preserve">see </w:t>
      </w:r>
      <w:r w:rsidR="003F58D9">
        <w:rPr>
          <w:rStyle w:val="xref1"/>
        </w:rPr>
        <w:t>4.3.10. Declaration and Definition Qualifiers (</w:t>
      </w:r>
      <w:r w:rsidR="003F58D9" w:rsidRPr="008A5E4E">
        <w:fldChar w:fldCharType="begin"/>
      </w:r>
      <w:r w:rsidR="003F58D9">
        <w:instrText xml:space="preserve"> PAGEREF _Ref1400793971 \p \h  \* MERGEFORMAT </w:instrText>
      </w:r>
      <w:r w:rsidR="003F58D9" w:rsidRPr="008A5E4E">
        <w:fldChar w:fldCharType="separate"/>
      </w:r>
      <w:r w:rsidR="003F58D9" w:rsidRPr="00533AF0">
        <w:rPr>
          <w:rStyle w:val="xref1"/>
          <w:noProof/>
        </w:rPr>
        <w:t>on</w:t>
      </w:r>
      <w:r w:rsidR="003F58D9">
        <w:rPr>
          <w:noProof/>
        </w:rPr>
        <w:t xml:space="preserve"> page 53</w:t>
      </w:r>
      <w:r w:rsidR="003F58D9" w:rsidRPr="008A5E4E">
        <w:rPr>
          <w:rStyle w:val="xref1"/>
        </w:rPr>
        <w:fldChar w:fldCharType="end"/>
      </w:r>
      <w:r w:rsidR="003F58D9">
        <w:rPr>
          <w:rStyle w:val="xref1"/>
        </w:rPr>
        <w:t>) and 6.2.5. Agent Allocation (</w:t>
      </w:r>
      <w:r w:rsidR="003F58D9" w:rsidRPr="008A5E4E">
        <w:fldChar w:fldCharType="begin"/>
      </w:r>
      <w:r w:rsidR="003F58D9">
        <w:instrText xml:space="preserve"> PAGEREF _Ref-391443321 \p \h  \* MERGEFORMAT </w:instrText>
      </w:r>
      <w:r w:rsidR="003F58D9" w:rsidRPr="008A5E4E">
        <w:fldChar w:fldCharType="separate"/>
      </w:r>
      <w:r w:rsidR="003F58D9" w:rsidRPr="00533AF0">
        <w:rPr>
          <w:rStyle w:val="xref1"/>
          <w:noProof/>
        </w:rPr>
        <w:t>on</w:t>
      </w:r>
      <w:r w:rsidR="003F58D9">
        <w:rPr>
          <w:noProof/>
        </w:rPr>
        <w:t xml:space="preserve"> page 165</w:t>
      </w:r>
      <w:r w:rsidR="003F58D9" w:rsidRPr="008A5E4E">
        <w:rPr>
          <w:rStyle w:val="xref1"/>
        </w:rPr>
        <w:fldChar w:fldCharType="end"/>
      </w:r>
      <w:r w:rsidR="003F58D9">
        <w:rPr>
          <w:rStyle w:val="xref1"/>
        </w:rPr>
        <w:t>)</w:t>
      </w:r>
      <w:r w:rsidR="003A4B5A">
        <w:t>) of the variable.</w:t>
      </w:r>
      <w:r w:rsidR="003F58D9">
        <w:t xml:space="preserve"> For example</w:t>
      </w:r>
      <w:r w:rsidR="00F832D3">
        <w:t>:</w:t>
      </w:r>
    </w:p>
    <w:p w14:paraId="38F90208" w14:textId="77777777" w:rsidR="00F832D3" w:rsidRDefault="00F832D3" w:rsidP="00636634">
      <w:pPr>
        <w:pStyle w:val="p"/>
        <w:numPr>
          <w:ilvl w:val="0"/>
          <w:numId w:val="334"/>
        </w:numPr>
      </w:pPr>
      <w:r>
        <w:t>If multiple code objects are loaded in the same executable that reference a program allocation global segment variable, then they will share a single allocation.</w:t>
      </w:r>
    </w:p>
    <w:p w14:paraId="43CFCEFD" w14:textId="77777777" w:rsidR="003A4B5A" w:rsidRDefault="00F832D3" w:rsidP="00636634">
      <w:pPr>
        <w:pStyle w:val="p"/>
        <w:numPr>
          <w:ilvl w:val="0"/>
          <w:numId w:val="334"/>
        </w:numPr>
      </w:pPr>
      <w:r>
        <w:t>If multiple code objects are loaded in the same executable for different agents that reference an agent allocation global segment variable or readonly segment variable, then each agent will have a distinct allocation</w:t>
      </w:r>
      <w:r w:rsidR="00DD6078">
        <w:t>.</w:t>
      </w:r>
    </w:p>
    <w:p w14:paraId="164490D6" w14:textId="77777777" w:rsidR="00A81D8A" w:rsidRDefault="00A81D8A" w:rsidP="00C85348">
      <w:pPr>
        <w:pStyle w:val="p"/>
      </w:pPr>
      <w:r>
        <w:t>If the same code object is added to multiple executables, each executable will have its own distinct allocations.</w:t>
      </w:r>
    </w:p>
    <w:p w14:paraId="5F751BCF" w14:textId="640BD682" w:rsidR="008A5E4E" w:rsidRDefault="0065745B">
      <w:pPr>
        <w:pStyle w:val="p"/>
      </w:pPr>
      <w:r>
        <w:t xml:space="preserve">In addition, the application can provide </w:t>
      </w:r>
      <w:r w:rsidR="00063DA4">
        <w:t xml:space="preserve">external </w:t>
      </w:r>
      <w:r w:rsidR="00EF0ABC">
        <w:t xml:space="preserve">global and readonly segment variable </w:t>
      </w:r>
      <w:r>
        <w:t xml:space="preserve">definitions to an </w:t>
      </w:r>
      <w:r w:rsidR="00EF0ABC">
        <w:t>executable for variables not defined by the program</w:t>
      </w:r>
      <w:r>
        <w:t xml:space="preserve">, and can obtain the address of </w:t>
      </w:r>
      <w:r w:rsidR="00EF0ABC">
        <w:t xml:space="preserve">global and readonly segment variables allocated </w:t>
      </w:r>
      <w:r>
        <w:t xml:space="preserve">by the </w:t>
      </w:r>
      <w:r w:rsidR="00EF0ABC">
        <w:t>executable</w:t>
      </w:r>
      <w:r>
        <w:t>, using the HSA runtime.</w:t>
      </w:r>
    </w:p>
    <w:p w14:paraId="6B6DF789" w14:textId="77777777" w:rsidR="004A5ED5" w:rsidRDefault="00063DA4">
      <w:pPr>
        <w:pStyle w:val="p"/>
      </w:pPr>
      <w:r>
        <w:t>Once an executable is frozen</w:t>
      </w:r>
      <w:r w:rsidR="004A5ED5">
        <w:t>:</w:t>
      </w:r>
    </w:p>
    <w:p w14:paraId="74BE31E3" w14:textId="77777777" w:rsidR="004A5ED5" w:rsidRDefault="00063DA4" w:rsidP="00636634">
      <w:pPr>
        <w:pStyle w:val="li"/>
        <w:numPr>
          <w:ilvl w:val="0"/>
          <w:numId w:val="332"/>
        </w:numPr>
      </w:pPr>
      <w:r>
        <w:t xml:space="preserve">all global and readonly segment variables defined by the program </w:t>
      </w:r>
      <w:r w:rsidR="004A5ED5">
        <w:t xml:space="preserve">and referenced by the loaded code objects </w:t>
      </w:r>
      <w:r>
        <w:t>have been allocated</w:t>
      </w:r>
      <w:r w:rsidR="004A5ED5">
        <w:t>;</w:t>
      </w:r>
    </w:p>
    <w:p w14:paraId="3F8CB9B1" w14:textId="77777777" w:rsidR="004A5ED5" w:rsidRDefault="00063DA4" w:rsidP="00636634">
      <w:pPr>
        <w:pStyle w:val="li"/>
        <w:numPr>
          <w:ilvl w:val="0"/>
          <w:numId w:val="332"/>
        </w:numPr>
      </w:pPr>
      <w:r>
        <w:t xml:space="preserve">the loaded code has been relocated to reference the variable </w:t>
      </w:r>
      <w:r w:rsidR="004A5ED5">
        <w:t>allocations and external defintions;</w:t>
      </w:r>
    </w:p>
    <w:p w14:paraId="14BC8841" w14:textId="1EEAA009" w:rsidR="004A5ED5" w:rsidRDefault="00063DA4" w:rsidP="00636634">
      <w:pPr>
        <w:pStyle w:val="li"/>
        <w:numPr>
          <w:ilvl w:val="0"/>
          <w:numId w:val="332"/>
        </w:numPr>
      </w:pPr>
      <w:r>
        <w:t xml:space="preserve">the code has been installed in the </w:t>
      </w:r>
      <w:r w:rsidR="0023395C">
        <w:t>kernel agent</w:t>
      </w:r>
      <w:r>
        <w:t>s</w:t>
      </w:r>
      <w:r w:rsidR="004A5ED5">
        <w:t>, copying to agent local memory if necessary;</w:t>
      </w:r>
    </w:p>
    <w:p w14:paraId="1FC3EDFF" w14:textId="77777777" w:rsidR="00063DA4" w:rsidRDefault="00063DA4" w:rsidP="00636634">
      <w:pPr>
        <w:pStyle w:val="li"/>
        <w:numPr>
          <w:ilvl w:val="0"/>
          <w:numId w:val="332"/>
        </w:numPr>
      </w:pPr>
      <w:r>
        <w:t>and any instruction caches have been flushed.</w:t>
      </w:r>
      <w:r w:rsidR="004A5ED5">
        <w:t xml:space="preserve"> </w:t>
      </w:r>
    </w:p>
    <w:p w14:paraId="3A8E14F2" w14:textId="2A0A3C55" w:rsidR="004A5ED5" w:rsidRDefault="008204FC">
      <w:pPr>
        <w:pStyle w:val="p"/>
      </w:pPr>
      <w:r>
        <w:t xml:space="preserve">At this point the code of the executable is available to be executed on the </w:t>
      </w:r>
      <w:r w:rsidR="0023395C">
        <w:t>kernel agent</w:t>
      </w:r>
      <w:r>
        <w:t>s on which it has been loaded.</w:t>
      </w:r>
    </w:p>
    <w:p w14:paraId="78A83AAD" w14:textId="00532BA4" w:rsidR="000442DB" w:rsidRDefault="000442DB" w:rsidP="00636634">
      <w:pPr>
        <w:pStyle w:val="pNoPageBreakAfter"/>
      </w:pPr>
    </w:p>
    <w:p w14:paraId="68DFF2C2" w14:textId="77777777" w:rsidR="000442DB" w:rsidRDefault="000442DB" w:rsidP="000442DB">
      <w:pPr>
        <w:pStyle w:val="h3"/>
      </w:pPr>
      <w:r>
        <w:t>4.2.3 Execution</w:t>
      </w:r>
    </w:p>
    <w:p w14:paraId="7270FCAD" w14:textId="4CB2AC62" w:rsidR="000442DB" w:rsidRDefault="00E812F6" w:rsidP="0052380E">
      <w:pPr>
        <w:pStyle w:val="p"/>
      </w:pPr>
      <w:r>
        <w:t xml:space="preserve">Once a code object has been loaded </w:t>
      </w:r>
      <w:r w:rsidR="00CB7027">
        <w:t>into an executable for</w:t>
      </w:r>
      <w:r>
        <w:t xml:space="preserve"> </w:t>
      </w:r>
      <w:r w:rsidR="0023395C">
        <w:t>a kernel agent</w:t>
      </w:r>
      <w:r w:rsidR="00CB7027">
        <w:t>, and the executable has been frozen</w:t>
      </w:r>
      <w:r>
        <w:t xml:space="preserve">, kernels in it can be executed by adding a kernel dispatch packet to a User Mode Queue associated with the </w:t>
      </w:r>
      <w:r w:rsidR="0023395C">
        <w:t>kernel agent</w:t>
      </w:r>
      <w:r>
        <w:t xml:space="preserve">. The information </w:t>
      </w:r>
      <w:r w:rsidR="00B838C3">
        <w:t xml:space="preserve">reported by the finalizer that is </w:t>
      </w:r>
      <w:r>
        <w:t>required to create the kernel dispatch packet can be obtained using HSA runtime queries</w:t>
      </w:r>
      <w:r w:rsidR="0052380E">
        <w:t xml:space="preserve"> on the HSA executable </w:t>
      </w:r>
      <w:r w:rsidR="00B838C3">
        <w:t xml:space="preserve">or </w:t>
      </w:r>
      <w:r w:rsidR="00CC2F7E">
        <w:t xml:space="preserve">HSA </w:t>
      </w:r>
      <w:r w:rsidR="00B838C3">
        <w:t xml:space="preserve">code object </w:t>
      </w:r>
      <w:r w:rsidR="0052380E">
        <w:t xml:space="preserve">for the specific kernel. </w:t>
      </w:r>
      <w:r w:rsidR="00BE0590">
        <w:t>This information includes:</w:t>
      </w:r>
    </w:p>
    <w:p w14:paraId="739A70E1" w14:textId="77777777" w:rsidR="008A5E4E" w:rsidRDefault="0065745B">
      <w:pPr>
        <w:pStyle w:val="li"/>
        <w:numPr>
          <w:ilvl w:val="0"/>
          <w:numId w:val="42"/>
        </w:numPr>
        <w:spacing w:before="320"/>
        <w:ind w:left="600"/>
      </w:pPr>
      <w:r>
        <w:t>The byte size of the group segment for a single work-group. This includes:</w:t>
      </w:r>
    </w:p>
    <w:p w14:paraId="06E967A5" w14:textId="77777777" w:rsidR="008A5E4E" w:rsidRDefault="0065745B">
      <w:pPr>
        <w:pStyle w:val="li1"/>
        <w:numPr>
          <w:ilvl w:val="1"/>
          <w:numId w:val="43"/>
        </w:numPr>
        <w:ind w:left="1200"/>
      </w:pPr>
      <w:r>
        <w:lastRenderedPageBreak/>
        <w:t>Module scope and function scope group segment variables used by the kernel or any functions it calls directly or indirectly.</w:t>
      </w:r>
    </w:p>
    <w:p w14:paraId="4339DAD1" w14:textId="77777777" w:rsidR="008A5E4E" w:rsidRDefault="0065745B">
      <w:pPr>
        <w:pStyle w:val="li1"/>
        <w:numPr>
          <w:ilvl w:val="1"/>
          <w:numId w:val="43"/>
        </w:numPr>
        <w:ind w:left="1200"/>
      </w:pPr>
      <w:r>
        <w:t xml:space="preserve">Any finalizer allocated temporary space. For example, in the implement of exception operations or fbarriers. </w:t>
      </w:r>
    </w:p>
    <w:p w14:paraId="1D8C4E68" w14:textId="77777777" w:rsidR="008A5E4E" w:rsidRDefault="0065745B">
      <w:pPr>
        <w:pStyle w:val="p1"/>
      </w:pPr>
      <w:r>
        <w:t xml:space="preserve">This does not include any dynamically allocated group segment space (see </w:t>
      </w:r>
      <w:r>
        <w:rPr>
          <w:rStyle w:val="xref1"/>
        </w:rPr>
        <w:t>4.20. Dynamic Group Memory Allocation (</w:t>
      </w:r>
      <w:r w:rsidR="009A76EE" w:rsidRPr="008A5E4E">
        <w:fldChar w:fldCharType="begin"/>
      </w:r>
      <w:r w:rsidR="008A5E4E">
        <w:instrText xml:space="preserve"> PAGEREF _Ref1066255020 \p \h  \* MERGEFORMAT </w:instrText>
      </w:r>
      <w:r w:rsidR="009A76EE" w:rsidRPr="008A5E4E">
        <w:fldChar w:fldCharType="separate"/>
      </w:r>
      <w:r w:rsidR="00533AF0" w:rsidRPr="00533AF0">
        <w:rPr>
          <w:rStyle w:val="xref1"/>
          <w:noProof/>
        </w:rPr>
        <w:t>on</w:t>
      </w:r>
      <w:r w:rsidR="00533AF0">
        <w:rPr>
          <w:noProof/>
        </w:rPr>
        <w:t xml:space="preserve"> page 95</w:t>
      </w:r>
      <w:r w:rsidR="009A76EE" w:rsidRPr="008A5E4E">
        <w:rPr>
          <w:rStyle w:val="xref1"/>
        </w:rPr>
        <w:fldChar w:fldCharType="end"/>
      </w:r>
      <w:r>
        <w:rPr>
          <w:rStyle w:val="xref1"/>
        </w:rPr>
        <w:t>)</w:t>
      </w:r>
      <w:r>
        <w:t>).</w:t>
      </w:r>
    </w:p>
    <w:p w14:paraId="2AA8B463" w14:textId="77777777" w:rsidR="008A5E4E" w:rsidRDefault="0065745B">
      <w:pPr>
        <w:pStyle w:val="li"/>
        <w:numPr>
          <w:ilvl w:val="0"/>
          <w:numId w:val="42"/>
        </w:numPr>
        <w:ind w:left="600"/>
      </w:pPr>
      <w:r>
        <w:t xml:space="preserve">The byte size of the private segment for a single work-item. This includes: </w:t>
      </w:r>
    </w:p>
    <w:p w14:paraId="251D142E" w14:textId="77777777" w:rsidR="008A5E4E" w:rsidRDefault="0065745B">
      <w:pPr>
        <w:pStyle w:val="li1"/>
        <w:numPr>
          <w:ilvl w:val="1"/>
          <w:numId w:val="44"/>
        </w:numPr>
        <w:ind w:left="1200"/>
      </w:pPr>
      <w:r>
        <w:t>Module scope and function scope private segment variables.</w:t>
      </w:r>
    </w:p>
    <w:p w14:paraId="679BF6DC" w14:textId="77777777" w:rsidR="008A5E4E" w:rsidRDefault="0065745B">
      <w:pPr>
        <w:pStyle w:val="li1"/>
        <w:numPr>
          <w:ilvl w:val="1"/>
          <w:numId w:val="44"/>
        </w:numPr>
        <w:ind w:left="1200"/>
      </w:pPr>
      <w:r>
        <w:t>Space for function scope spill segment variables allocated in memory.</w:t>
      </w:r>
    </w:p>
    <w:p w14:paraId="655A4111" w14:textId="77777777" w:rsidR="008A5E4E" w:rsidRDefault="0065745B">
      <w:pPr>
        <w:pStyle w:val="li1"/>
        <w:numPr>
          <w:ilvl w:val="1"/>
          <w:numId w:val="44"/>
        </w:numPr>
        <w:ind w:left="1200"/>
      </w:pPr>
      <w:r>
        <w:t>Space for argument scope arg segment variables allocated in memory.</w:t>
      </w:r>
    </w:p>
    <w:p w14:paraId="527F1FA3" w14:textId="77777777" w:rsidR="008A5E4E" w:rsidRDefault="0065745B">
      <w:pPr>
        <w:pStyle w:val="li1"/>
        <w:numPr>
          <w:ilvl w:val="1"/>
          <w:numId w:val="44"/>
        </w:numPr>
        <w:ind w:left="1200"/>
      </w:pPr>
      <w:r>
        <w:t>Any space needed for saved HSAIL or ISA registers due to calls.</w:t>
      </w:r>
    </w:p>
    <w:p w14:paraId="71ED90B8" w14:textId="77777777" w:rsidR="008A5E4E" w:rsidRDefault="0065745B">
      <w:pPr>
        <w:pStyle w:val="li1"/>
        <w:numPr>
          <w:ilvl w:val="1"/>
          <w:numId w:val="44"/>
        </w:numPr>
        <w:ind w:left="1200"/>
      </w:pPr>
      <w:r>
        <w:t>Any other finalizer introduced temporaries including spilled ISA registers and space for function call stack</w:t>
      </w:r>
      <w:r w:rsidR="006213A7">
        <w:t xml:space="preserve"> if statically known</w:t>
      </w:r>
      <w:r>
        <w:t>.</w:t>
      </w:r>
    </w:p>
    <w:p w14:paraId="41D5E13F" w14:textId="11BDE47C" w:rsidR="008A5E4E" w:rsidRDefault="0065745B">
      <w:pPr>
        <w:pStyle w:val="p1"/>
      </w:pPr>
      <w:r>
        <w:t>These include both objects used directly by the kernel as well as any functions it calls directly or indirectly.</w:t>
      </w:r>
    </w:p>
    <w:p w14:paraId="452F1836" w14:textId="77777777" w:rsidR="00BC65D8" w:rsidRDefault="006213A7">
      <w:pPr>
        <w:pStyle w:val="p1"/>
      </w:pPr>
      <w:r>
        <w:t xml:space="preserve">If the kernel uses </w:t>
      </w:r>
      <w:r w:rsidRPr="00636634">
        <w:rPr>
          <w:rFonts w:ascii="Courier New" w:hAnsi="Courier New" w:cs="Courier New"/>
        </w:rPr>
        <w:t>alloca</w:t>
      </w:r>
      <w:r>
        <w:t xml:space="preserve">, calls indirect functions using </w:t>
      </w:r>
      <w:r w:rsidRPr="00B40BE0">
        <w:rPr>
          <w:rFonts w:ascii="Courier New" w:hAnsi="Courier New" w:cs="Courier New"/>
        </w:rPr>
        <w:t>icall</w:t>
      </w:r>
      <w:r>
        <w:t xml:space="preserve"> or has recursive function calls, then the finalizer may report that a dynamically sized call stack is required. The private segment size does not include the size of the dynamic</w:t>
      </w:r>
      <w:r w:rsidR="00C14809">
        <w:t>ally sized</w:t>
      </w:r>
      <w:r>
        <w:t xml:space="preserve"> call stack, only the size of the statically known private segment</w:t>
      </w:r>
      <w:r w:rsidR="00BC65D8">
        <w:t xml:space="preserve"> </w:t>
      </w:r>
      <w:r w:rsidR="00C14809">
        <w:t>objects</w:t>
      </w:r>
      <w:r w:rsidR="00BC65D8">
        <w:t>.</w:t>
      </w:r>
    </w:p>
    <w:p w14:paraId="3AC09FCB" w14:textId="77777777" w:rsidR="004A736F" w:rsidRDefault="006213A7">
      <w:pPr>
        <w:pStyle w:val="p1"/>
      </w:pPr>
      <w:r>
        <w:t xml:space="preserve">If </w:t>
      </w:r>
      <w:r w:rsidR="004A736F">
        <w:t>the finalizer</w:t>
      </w:r>
      <w:r w:rsidR="00BC65D8">
        <w:t xml:space="preserve"> reports that a dynamic call stack is used, then the private segment size used in the dispatch packet must have the size of </w:t>
      </w:r>
      <w:r w:rsidR="00640CE2">
        <w:t xml:space="preserve">the call stack added to the </w:t>
      </w:r>
      <w:r w:rsidR="004A736F">
        <w:t xml:space="preserve">reported static </w:t>
      </w:r>
      <w:r w:rsidR="00640CE2">
        <w:t>pri</w:t>
      </w:r>
      <w:r w:rsidR="00BC65D8">
        <w:t>v</w:t>
      </w:r>
      <w:r w:rsidR="004A736F">
        <w:t>ate segment size</w:t>
      </w:r>
      <w:r w:rsidR="00BC65D8">
        <w:t>.</w:t>
      </w:r>
    </w:p>
    <w:p w14:paraId="7E4E88BA" w14:textId="7D8C025D" w:rsidR="008A5E4E" w:rsidRDefault="0065745B">
      <w:pPr>
        <w:pStyle w:val="li"/>
        <w:numPr>
          <w:ilvl w:val="0"/>
          <w:numId w:val="42"/>
        </w:numPr>
        <w:spacing w:after="320"/>
        <w:ind w:left="600"/>
      </w:pPr>
      <w:r>
        <w:t xml:space="preserve">The </w:t>
      </w:r>
      <w:r w:rsidR="00BE0590">
        <w:t xml:space="preserve">kernel </w:t>
      </w:r>
      <w:r>
        <w:t xml:space="preserve">code handle </w:t>
      </w:r>
      <w:r w:rsidR="00B37D56">
        <w:t xml:space="preserve">for </w:t>
      </w:r>
      <w:r>
        <w:t xml:space="preserve">the finalized code that includes the </w:t>
      </w:r>
      <w:r w:rsidR="00BE0590">
        <w:t xml:space="preserve">loaded </w:t>
      </w:r>
      <w:r>
        <w:t xml:space="preserve">executable ISA for the </w:t>
      </w:r>
      <w:r w:rsidR="0023395C">
        <w:t>kernel agent</w:t>
      </w:r>
      <w:r>
        <w:t>. It can be used for the kernel dispatch packet kernel object address field.</w:t>
      </w:r>
      <w:r w:rsidR="00B37D56">
        <w:t xml:space="preserve"> A kernel code handle is an opaque 64-bit </w:t>
      </w:r>
      <w:r w:rsidR="00F87C19">
        <w:t xml:space="preserve">value for small and large </w:t>
      </w:r>
      <w:r w:rsidR="00B37D56">
        <w:t xml:space="preserve">machine model (see </w:t>
      </w:r>
      <w:r w:rsidR="00B37D56">
        <w:rPr>
          <w:rStyle w:val="xref1"/>
        </w:rPr>
        <w:t>2.9. Small and Large Machine Models (</w:t>
      </w:r>
      <w:r w:rsidR="00B37D56" w:rsidRPr="008A5E4E">
        <w:fldChar w:fldCharType="begin"/>
      </w:r>
      <w:r w:rsidR="00B37D56">
        <w:instrText xml:space="preserve"> PAGEREF _Ref1075441836 \p \h  \* MERGEFORMAT </w:instrText>
      </w:r>
      <w:r w:rsidR="00B37D56" w:rsidRPr="008A5E4E">
        <w:fldChar w:fldCharType="separate"/>
      </w:r>
      <w:r w:rsidR="00B37D56" w:rsidRPr="00533AF0">
        <w:rPr>
          <w:rStyle w:val="xref1"/>
          <w:noProof/>
        </w:rPr>
        <w:t>on</w:t>
      </w:r>
      <w:r w:rsidR="00B37D56">
        <w:rPr>
          <w:noProof/>
        </w:rPr>
        <w:t xml:space="preserve"> page 23</w:t>
      </w:r>
      <w:r w:rsidR="00B37D56" w:rsidRPr="008A5E4E">
        <w:rPr>
          <w:rStyle w:val="xref1"/>
        </w:rPr>
        <w:fldChar w:fldCharType="end"/>
      </w:r>
      <w:r w:rsidR="00B37D56">
        <w:rPr>
          <w:rStyle w:val="xref1"/>
        </w:rPr>
        <w:t>)</w:t>
      </w:r>
      <w:r w:rsidR="00B37D56">
        <w:t>).</w:t>
      </w:r>
    </w:p>
    <w:p w14:paraId="25E0339E" w14:textId="2E376849" w:rsidR="008A5E4E" w:rsidRDefault="00F47AB5">
      <w:pPr>
        <w:pStyle w:val="p"/>
      </w:pPr>
      <w:r>
        <w:t>O</w:t>
      </w:r>
      <w:r w:rsidR="0065745B">
        <w:t>ther information that may be useful to a high-level language runtime to invoke and manage the kernel's execution</w:t>
      </w:r>
      <w:r>
        <w:t xml:space="preserve"> can also be queried</w:t>
      </w:r>
      <w:r w:rsidR="0065745B">
        <w:t>. For example, the size and alignment of the kernarg segment and the call convention used by the code of the kernel.</w:t>
      </w:r>
    </w:p>
    <w:p w14:paraId="25290B8B" w14:textId="7F43B705" w:rsidR="000442DB" w:rsidRDefault="00547664" w:rsidP="000442DB">
      <w:pPr>
        <w:pStyle w:val="p"/>
      </w:pPr>
      <w:r>
        <w:t>Once a kernel dispatch packet has been added to the User Mode Queue, t</w:t>
      </w:r>
      <w:r w:rsidR="000442DB">
        <w:t xml:space="preserve">he </w:t>
      </w:r>
      <w:r w:rsidR="0023395C">
        <w:t>kernel agent</w:t>
      </w:r>
      <w:r>
        <w:t>’s</w:t>
      </w:r>
      <w:r w:rsidR="000442DB">
        <w:t xml:space="preserve"> packet processor will </w:t>
      </w:r>
      <w:r w:rsidR="00CB7027">
        <w:t>initiate</w:t>
      </w:r>
      <w:r w:rsidR="000442DB">
        <w:t xml:space="preserve"> execution of the kernel </w:t>
      </w:r>
      <w:r w:rsidR="006C2CF3">
        <w:t xml:space="preserve">dispatch </w:t>
      </w:r>
      <w:r w:rsidR="000442DB">
        <w:t>when it processes the packet.</w:t>
      </w:r>
    </w:p>
    <w:p w14:paraId="32AC907D" w14:textId="63D14A27" w:rsidR="00E129A9" w:rsidRDefault="000442DB" w:rsidP="00763B58">
      <w:pPr>
        <w:pStyle w:val="p"/>
      </w:pPr>
      <w:r>
        <w:t xml:space="preserve">HSA runtime queries </w:t>
      </w:r>
      <w:r w:rsidR="009F268A">
        <w:t xml:space="preserve">on an HSA executable </w:t>
      </w:r>
      <w:r>
        <w:t xml:space="preserve">can also be used to obtain </w:t>
      </w:r>
      <w:r w:rsidR="00266FD0">
        <w:t>an indirect function code handle</w:t>
      </w:r>
      <w:r w:rsidR="00F87C19">
        <w:t xml:space="preserve"> </w:t>
      </w:r>
      <w:r w:rsidR="009F268A">
        <w:t xml:space="preserve">for </w:t>
      </w:r>
      <w:r w:rsidR="00E129A9">
        <w:t xml:space="preserve">an </w:t>
      </w:r>
      <w:r w:rsidR="00266FD0">
        <w:t xml:space="preserve">indirect function in a code object loaded on </w:t>
      </w:r>
      <w:r w:rsidR="0023395C">
        <w:t>a kernel agent</w:t>
      </w:r>
      <w:r w:rsidR="00266FD0">
        <w:t xml:space="preserve"> for a specific call convention</w:t>
      </w:r>
      <w:r w:rsidR="009F268A">
        <w:t>.</w:t>
      </w:r>
      <w:r w:rsidR="00E129A9">
        <w:t xml:space="preserve"> </w:t>
      </w:r>
      <w:r w:rsidR="00F87C19">
        <w:t xml:space="preserve">An indirect function code handle is an opaque 32-bit value in small machine model, and 64-bit value in large machine model (see </w:t>
      </w:r>
      <w:r w:rsidR="00F87C19">
        <w:rPr>
          <w:rStyle w:val="xref1"/>
        </w:rPr>
        <w:t>2.9. Small and Large Machine Models (</w:t>
      </w:r>
      <w:r w:rsidR="00F87C19" w:rsidRPr="008A5E4E">
        <w:fldChar w:fldCharType="begin"/>
      </w:r>
      <w:r w:rsidR="00F87C19">
        <w:instrText xml:space="preserve"> PAGEREF _Ref1075441836 \p \h  \* MERGEFORMAT </w:instrText>
      </w:r>
      <w:r w:rsidR="00F87C19" w:rsidRPr="008A5E4E">
        <w:fldChar w:fldCharType="separate"/>
      </w:r>
      <w:r w:rsidR="00F87C19" w:rsidRPr="00533AF0">
        <w:rPr>
          <w:rStyle w:val="xref1"/>
          <w:noProof/>
        </w:rPr>
        <w:t>on</w:t>
      </w:r>
      <w:r w:rsidR="00F87C19">
        <w:rPr>
          <w:noProof/>
        </w:rPr>
        <w:t xml:space="preserve"> page 23</w:t>
      </w:r>
      <w:r w:rsidR="00F87C19" w:rsidRPr="008A5E4E">
        <w:rPr>
          <w:rStyle w:val="xref1"/>
        </w:rPr>
        <w:fldChar w:fldCharType="end"/>
      </w:r>
      <w:r w:rsidR="00F87C19">
        <w:rPr>
          <w:rStyle w:val="xref1"/>
        </w:rPr>
        <w:t>)</w:t>
      </w:r>
      <w:r w:rsidR="00F87C19">
        <w:t>).</w:t>
      </w:r>
    </w:p>
    <w:p w14:paraId="212FDFB5" w14:textId="77777777" w:rsidR="00763B58" w:rsidRDefault="00F87C19" w:rsidP="00763B58">
      <w:pPr>
        <w:pStyle w:val="p"/>
      </w:pPr>
      <w:r>
        <w:t>T</w:t>
      </w:r>
      <w:r w:rsidR="000442DB">
        <w:t xml:space="preserve">he application can pass </w:t>
      </w:r>
      <w:r>
        <w:t>indirect function code handle</w:t>
      </w:r>
      <w:r w:rsidR="00B84A9E">
        <w:t>s</w:t>
      </w:r>
      <w:r>
        <w:t xml:space="preserve"> </w:t>
      </w:r>
      <w:r w:rsidR="000442DB">
        <w:t>into</w:t>
      </w:r>
      <w:r>
        <w:t xml:space="preserve"> kernel dispatches, or store </w:t>
      </w:r>
      <w:r w:rsidR="00B84A9E">
        <w:t xml:space="preserve">them </w:t>
      </w:r>
      <w:r>
        <w:t>in</w:t>
      </w:r>
      <w:r w:rsidR="000442DB">
        <w:t>to global memory</w:t>
      </w:r>
      <w:r w:rsidR="00B84A9E">
        <w:t>,</w:t>
      </w:r>
      <w:r w:rsidR="000442DB">
        <w:t xml:space="preserve"> for </w:t>
      </w:r>
      <w:r w:rsidR="00B84A9E">
        <w:t xml:space="preserve">example, to </w:t>
      </w:r>
      <w:r w:rsidR="000442DB">
        <w:t xml:space="preserve">use as </w:t>
      </w:r>
      <w:r w:rsidR="00B84A9E">
        <w:t xml:space="preserve">a </w:t>
      </w:r>
      <w:r w:rsidR="000442DB">
        <w:t>virtual function tables.</w:t>
      </w:r>
      <w:r>
        <w:t xml:space="preserve"> A kernel can use </w:t>
      </w:r>
      <w:r w:rsidR="00B84A9E">
        <w:t xml:space="preserve">them to call the indirect functions using the </w:t>
      </w:r>
      <w:r w:rsidR="00B84A9E">
        <w:rPr>
          <w:rStyle w:val="code1"/>
        </w:rPr>
        <w:t>icall</w:t>
      </w:r>
      <w:r w:rsidR="00B84A9E">
        <w:t xml:space="preserve"> operataion (see </w:t>
      </w:r>
      <w:r w:rsidR="00B84A9E">
        <w:rPr>
          <w:rStyle w:val="xref1"/>
        </w:rPr>
        <w:t>10.8. Indirect Call (icall) Operation (</w:t>
      </w:r>
      <w:r w:rsidR="00B84A9E" w:rsidRPr="008A5E4E">
        <w:fldChar w:fldCharType="begin"/>
      </w:r>
      <w:r w:rsidR="00B84A9E">
        <w:instrText xml:space="preserve"> PAGEREF _Ref-369314325 \p \h  \* MERGEFORMAT </w:instrText>
      </w:r>
      <w:r w:rsidR="00B84A9E" w:rsidRPr="008A5E4E">
        <w:fldChar w:fldCharType="separate"/>
      </w:r>
      <w:r w:rsidR="00B84A9E" w:rsidRPr="00533AF0">
        <w:rPr>
          <w:rStyle w:val="xref1"/>
          <w:noProof/>
        </w:rPr>
        <w:t>on</w:t>
      </w:r>
      <w:r w:rsidR="00B84A9E">
        <w:rPr>
          <w:noProof/>
        </w:rPr>
        <w:t xml:space="preserve"> page 256</w:t>
      </w:r>
      <w:r w:rsidR="00B84A9E" w:rsidRPr="008A5E4E">
        <w:rPr>
          <w:rStyle w:val="xref1"/>
        </w:rPr>
        <w:fldChar w:fldCharType="end"/>
      </w:r>
      <w:r w:rsidR="00B84A9E">
        <w:rPr>
          <w:rStyle w:val="xref1"/>
        </w:rPr>
        <w:t>)</w:t>
      </w:r>
      <w:r w:rsidR="00B84A9E">
        <w:t>).</w:t>
      </w:r>
      <w:r w:rsidR="00763B58" w:rsidRPr="00763B58">
        <w:t xml:space="preserve"> </w:t>
      </w:r>
      <w:r w:rsidR="00763B58">
        <w:t xml:space="preserve">The </w:t>
      </w:r>
      <w:r w:rsidR="00763B58" w:rsidRPr="003A65FB">
        <w:rPr>
          <w:rFonts w:ascii="Courier New" w:hAnsi="Courier New" w:cs="Courier New"/>
        </w:rPr>
        <w:t>icall</w:t>
      </w:r>
      <w:r w:rsidR="00763B58">
        <w:t xml:space="preserve"> operation is not supported by the Base profile. See </w:t>
      </w:r>
      <w:r w:rsidR="00763B58">
        <w:rPr>
          <w:rStyle w:val="xref1"/>
        </w:rPr>
        <w:t>16.2.1. Base Profile Requirements (</w:t>
      </w:r>
      <w:r w:rsidR="00763B58" w:rsidRPr="008A5E4E">
        <w:fldChar w:fldCharType="begin"/>
      </w:r>
      <w:r w:rsidR="00763B58">
        <w:instrText xml:space="preserve"> PAGEREF _Ref-16064923 \p \h  \* MERGEFORMAT </w:instrText>
      </w:r>
      <w:r w:rsidR="00763B58" w:rsidRPr="008A5E4E">
        <w:fldChar w:fldCharType="separate"/>
      </w:r>
      <w:r w:rsidR="00763B58" w:rsidRPr="00533AF0">
        <w:rPr>
          <w:rStyle w:val="xref1"/>
          <w:noProof/>
        </w:rPr>
        <w:t>on</w:t>
      </w:r>
      <w:r w:rsidR="00763B58">
        <w:rPr>
          <w:noProof/>
        </w:rPr>
        <w:t xml:space="preserve"> page 298</w:t>
      </w:r>
      <w:r w:rsidR="00763B58" w:rsidRPr="008A5E4E">
        <w:rPr>
          <w:rStyle w:val="xref1"/>
        </w:rPr>
        <w:fldChar w:fldCharType="end"/>
      </w:r>
      <w:r w:rsidR="00763B58">
        <w:rPr>
          <w:rStyle w:val="xref1"/>
        </w:rPr>
        <w:t>).</w:t>
      </w:r>
    </w:p>
    <w:p w14:paraId="1EFD84A3" w14:textId="6F16A670" w:rsidR="008A5E4E" w:rsidRDefault="00E129A9">
      <w:pPr>
        <w:pStyle w:val="p"/>
      </w:pPr>
      <w:r>
        <w:lastRenderedPageBreak/>
        <w:t>T</w:t>
      </w:r>
      <w:r w:rsidR="0065745B">
        <w:t>he code</w:t>
      </w:r>
      <w:r>
        <w:t xml:space="preserve"> for indirect functions</w:t>
      </w:r>
      <w:r w:rsidR="0065745B">
        <w:t xml:space="preserve"> is only made available to kernel dispatches launched after the indirect function has been </w:t>
      </w:r>
      <w:r w:rsidR="00B100FD">
        <w:t>loaded</w:t>
      </w:r>
      <w:r w:rsidR="00CB7027">
        <w:t xml:space="preserve"> and the executable froozen</w:t>
      </w:r>
      <w:r w:rsidR="0065745B">
        <w:t xml:space="preserve">. Therefore, prior to executing a kernel, all indirect functions that it will call must have been </w:t>
      </w:r>
      <w:r w:rsidR="00B100FD">
        <w:t xml:space="preserve">loaded </w:t>
      </w:r>
      <w:r w:rsidR="0065745B">
        <w:t xml:space="preserve">for the </w:t>
      </w:r>
      <w:r w:rsidR="0023395C">
        <w:t>kernel agent</w:t>
      </w:r>
      <w:r w:rsidR="0065745B">
        <w:t xml:space="preserve"> with the call convention used by the kernel code.</w:t>
      </w:r>
    </w:p>
    <w:p w14:paraId="698AB432" w14:textId="21D536BD" w:rsidR="00964BDD" w:rsidRDefault="0065745B">
      <w:pPr>
        <w:pStyle w:val="p"/>
      </w:pPr>
      <w:r>
        <w:t xml:space="preserve">The code </w:t>
      </w:r>
      <w:r w:rsidR="003B50A0">
        <w:t xml:space="preserve">for kernels and indirect functions </w:t>
      </w:r>
      <w:r>
        <w:t xml:space="preserve">will remain available to execute until the HSA runtime is used to destroy the HSA </w:t>
      </w:r>
      <w:r w:rsidR="003B50A0">
        <w:t xml:space="preserve">executable in </w:t>
      </w:r>
      <w:r>
        <w:t xml:space="preserve">which the code is </w:t>
      </w:r>
      <w:r w:rsidR="003B50A0">
        <w:t>loaded</w:t>
      </w:r>
      <w:r>
        <w:t xml:space="preserve">. All HSA </w:t>
      </w:r>
      <w:r w:rsidR="003B50A0">
        <w:t xml:space="preserve">executables </w:t>
      </w:r>
      <w:r>
        <w:t>created by the application are implicitly destroyed when the application terminates.</w:t>
      </w:r>
    </w:p>
    <w:p w14:paraId="092FD3FC" w14:textId="77777777" w:rsidR="008A5E4E" w:rsidRDefault="0065745B">
      <w:pPr>
        <w:pStyle w:val="h2"/>
      </w:pPr>
      <w:bookmarkStart w:id="197" w:name="_Toc396034141"/>
      <w:r>
        <w:t xml:space="preserve">4.3 </w:t>
      </w:r>
      <w:bookmarkStart w:id="198" w:name="_Ref-203215489"/>
      <w:bookmarkStart w:id="199" w:name="_Ref1885667755"/>
      <w:r>
        <w:t>Module</w:t>
      </w:r>
      <w:bookmarkEnd w:id="197"/>
      <w:bookmarkEnd w:id="198"/>
      <w:bookmarkEnd w:id="199"/>
    </w:p>
    <w:p w14:paraId="0AE41AA8" w14:textId="77777777" w:rsidR="008A5E4E" w:rsidRDefault="0065745B">
      <w:pPr>
        <w:pStyle w:val="p"/>
      </w:pPr>
      <w:r>
        <w:t>A module is the basic building block for HSAIL programs. When HSAIL is generated it is represented as a module.</w:t>
      </w:r>
    </w:p>
    <w:p w14:paraId="6BDF43AB" w14:textId="55BAA683" w:rsidR="008A5E4E" w:rsidRDefault="0065745B">
      <w:pPr>
        <w:pStyle w:val="p"/>
      </w:pPr>
      <w:r>
        <w:t xml:space="preserve">A module begins with a </w:t>
      </w:r>
      <w:r w:rsidR="00B55B31">
        <w:t>module</w:t>
      </w:r>
      <w:r>
        <w:t xml:space="preserve"> </w:t>
      </w:r>
      <w:r w:rsidR="00BC421C">
        <w:t>header</w:t>
      </w:r>
      <w:r>
        <w:t xml:space="preserve">, is followed by zero or more module directives, and ends with zero or more module statements. </w:t>
      </w:r>
    </w:p>
    <w:p w14:paraId="6F33F081" w14:textId="77777777" w:rsidR="008A5E4E" w:rsidRDefault="0065745B">
      <w:pPr>
        <w:pStyle w:val="pFigureTitle"/>
      </w:pPr>
      <w:bookmarkStart w:id="200" w:name="_ListOf3"/>
      <w:r>
        <w:t xml:space="preserve">Figure </w:t>
      </w:r>
      <w:commentRangeStart w:id="201"/>
      <w:r>
        <w:t xml:space="preserve">4–1 </w:t>
      </w:r>
      <w:commentRangeEnd w:id="201"/>
      <w:r w:rsidR="00E75EEE">
        <w:rPr>
          <w:rStyle w:val="ac"/>
          <w:rFonts w:ascii="Cambria" w:hAnsi="Cambria" w:cs="Cambria"/>
          <w:color w:val="auto"/>
        </w:rPr>
        <w:commentReference w:id="201"/>
      </w:r>
      <w:r>
        <w:t>module Syntax Diagram</w:t>
      </w:r>
    </w:p>
    <w:bookmarkEnd w:id="200"/>
    <w:p w14:paraId="369E6898" w14:textId="0B1411EB" w:rsidR="008A5E4E" w:rsidRDefault="00377C98">
      <w:pPr>
        <w:pStyle w:val="pFigure"/>
      </w:pPr>
      <w:r>
        <w:rPr>
          <w:noProof/>
          <w:lang w:eastAsia="zh-TW"/>
        </w:rPr>
        <w:drawing>
          <wp:inline distT="0" distB="0" distL="0" distR="0" wp14:anchorId="7A7F175E" wp14:editId="047802E7">
            <wp:extent cx="4954905" cy="1488440"/>
            <wp:effectExtent l="0" t="0" r="0" b="0"/>
            <wp:docPr id="5" name="圖片 5" descr="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ul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54905" cy="1488440"/>
                    </a:xfrm>
                    <a:prstGeom prst="rect">
                      <a:avLst/>
                    </a:prstGeom>
                    <a:noFill/>
                    <a:ln>
                      <a:noFill/>
                    </a:ln>
                  </pic:spPr>
                </pic:pic>
              </a:graphicData>
            </a:graphic>
          </wp:inline>
        </w:drawing>
      </w:r>
    </w:p>
    <w:p w14:paraId="761F6010" w14:textId="4C274D3C" w:rsidR="008A5E4E" w:rsidRDefault="0065745B">
      <w:pPr>
        <w:pStyle w:val="p"/>
      </w:pPr>
      <w:r>
        <w:t xml:space="preserve">The </w:t>
      </w:r>
      <w:r w:rsidR="00E17927">
        <w:rPr>
          <w:rStyle w:val="code1"/>
        </w:rPr>
        <w:t>module</w:t>
      </w:r>
      <w:r>
        <w:t xml:space="preserve"> </w:t>
      </w:r>
      <w:r w:rsidR="00BC421C">
        <w:t xml:space="preserve">header </w:t>
      </w:r>
      <w:r>
        <w:t>specifies the</w:t>
      </w:r>
      <w:r w:rsidR="00670293">
        <w:t xml:space="preserve"> module name,</w:t>
      </w:r>
      <w:r>
        <w:t xml:space="preserve"> HSAIL language version and the required </w:t>
      </w:r>
      <w:r w:rsidR="006D5055">
        <w:t xml:space="preserve">profile, machine model and default </w:t>
      </w:r>
      <w:r w:rsidR="00CB0288">
        <w:t xml:space="preserve">floating-point </w:t>
      </w:r>
      <w:r w:rsidR="006D5055">
        <w:t>rounding mode</w:t>
      </w:r>
      <w:r>
        <w:t xml:space="preserve">. For more information, see </w:t>
      </w:r>
      <w:r>
        <w:rPr>
          <w:rStyle w:val="xref1"/>
        </w:rPr>
        <w:t xml:space="preserve">Chapter 14. </w:t>
      </w:r>
      <w:r w:rsidR="00E17927">
        <w:rPr>
          <w:rStyle w:val="xref1"/>
        </w:rPr>
        <w:t>module</w:t>
      </w:r>
      <w:r>
        <w:rPr>
          <w:rStyle w:val="xref1"/>
        </w:rPr>
        <w:t xml:space="preserve"> </w:t>
      </w:r>
      <w:r w:rsidR="00BC421C">
        <w:rPr>
          <w:rStyle w:val="xref1"/>
        </w:rPr>
        <w:t xml:space="preserve">Header </w:t>
      </w:r>
      <w:r>
        <w:rPr>
          <w:rStyle w:val="xref1"/>
        </w:rPr>
        <w:t>(</w:t>
      </w:r>
      <w:r w:rsidR="009A76EE" w:rsidRPr="008A5E4E">
        <w:fldChar w:fldCharType="begin"/>
      </w:r>
      <w:r w:rsidR="008A5E4E">
        <w:instrText xml:space="preserve"> PAGEREF _Ref1418808185 \p \h  \* MERGEFORMAT </w:instrText>
      </w:r>
      <w:r w:rsidR="009A76EE" w:rsidRPr="008A5E4E">
        <w:fldChar w:fldCharType="separate"/>
      </w:r>
      <w:r w:rsidR="00533AF0" w:rsidRPr="00533AF0">
        <w:rPr>
          <w:rStyle w:val="xref1"/>
          <w:noProof/>
        </w:rPr>
        <w:t>on</w:t>
      </w:r>
      <w:r w:rsidR="00533AF0">
        <w:rPr>
          <w:noProof/>
        </w:rPr>
        <w:t xml:space="preserve"> page 293</w:t>
      </w:r>
      <w:r w:rsidR="009A76EE" w:rsidRPr="008A5E4E">
        <w:rPr>
          <w:rStyle w:val="xref1"/>
        </w:rPr>
        <w:fldChar w:fldCharType="end"/>
      </w:r>
      <w:r>
        <w:rPr>
          <w:rStyle w:val="xref1"/>
        </w:rPr>
        <w:t>)</w:t>
      </w:r>
      <w:r>
        <w:t>.</w:t>
      </w:r>
    </w:p>
    <w:p w14:paraId="2CB545A4" w14:textId="1ACAD638" w:rsidR="008A5E4E" w:rsidRDefault="0065745B">
      <w:pPr>
        <w:pStyle w:val="pFigureTitle"/>
      </w:pPr>
      <w:bookmarkStart w:id="202" w:name="_ListOf4"/>
      <w:r>
        <w:lastRenderedPageBreak/>
        <w:t xml:space="preserve">Figure 4–2 </w:t>
      </w:r>
      <w:r w:rsidR="00ED33F8">
        <w:t>moduleHeader</w:t>
      </w:r>
      <w:r>
        <w:t xml:space="preserve"> Syntax Diagram</w:t>
      </w:r>
    </w:p>
    <w:bookmarkEnd w:id="202"/>
    <w:p w14:paraId="413D79EC" w14:textId="6BD272F5" w:rsidR="008A5E4E" w:rsidRDefault="00377C98">
      <w:pPr>
        <w:pStyle w:val="pFigure"/>
      </w:pPr>
      <w:r>
        <w:rPr>
          <w:noProof/>
          <w:lang w:eastAsia="zh-TW"/>
        </w:rPr>
        <w:drawing>
          <wp:inline distT="0" distB="0" distL="0" distR="0" wp14:anchorId="3A72151F" wp14:editId="38F6B6E0">
            <wp:extent cx="5528945" cy="1445895"/>
            <wp:effectExtent l="0" t="0" r="0" b="1905"/>
            <wp:docPr id="6" name="圖片 6" descr="modul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duleHead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28945" cy="1445895"/>
                    </a:xfrm>
                    <a:prstGeom prst="rect">
                      <a:avLst/>
                    </a:prstGeom>
                    <a:noFill/>
                    <a:ln>
                      <a:noFill/>
                    </a:ln>
                  </pic:spPr>
                </pic:pic>
              </a:graphicData>
            </a:graphic>
          </wp:inline>
        </w:drawing>
      </w:r>
    </w:p>
    <w:p w14:paraId="6E7B284D" w14:textId="77777777" w:rsidR="008A5E4E" w:rsidRDefault="0065745B">
      <w:pPr>
        <w:pStyle w:val="pFigureTitle"/>
      </w:pPr>
      <w:bookmarkStart w:id="203" w:name="_ListOf5"/>
      <w:r>
        <w:t>Figure 4–3 profile Syntax Diagram</w:t>
      </w:r>
    </w:p>
    <w:bookmarkEnd w:id="203"/>
    <w:p w14:paraId="05C5FC73" w14:textId="096C52F9" w:rsidR="008A5E4E" w:rsidRDefault="00377C98">
      <w:pPr>
        <w:pStyle w:val="pFigure"/>
      </w:pPr>
      <w:r>
        <w:rPr>
          <w:noProof/>
          <w:lang w:eastAsia="zh-TW"/>
        </w:rPr>
        <w:drawing>
          <wp:inline distT="0" distB="0" distL="0" distR="0" wp14:anchorId="50A15F65" wp14:editId="54F300A3">
            <wp:extent cx="2169160" cy="1254760"/>
            <wp:effectExtent l="0" t="0" r="2540" b="2540"/>
            <wp:docPr id="7" name="圖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69160" cy="1254760"/>
                    </a:xfrm>
                    <a:prstGeom prst="rect">
                      <a:avLst/>
                    </a:prstGeom>
                    <a:solidFill>
                      <a:srgbClr val="FFFFFF"/>
                    </a:solidFill>
                    <a:ln>
                      <a:noFill/>
                    </a:ln>
                  </pic:spPr>
                </pic:pic>
              </a:graphicData>
            </a:graphic>
          </wp:inline>
        </w:drawing>
      </w:r>
    </w:p>
    <w:p w14:paraId="17727F9A" w14:textId="77777777" w:rsidR="008A5E4E" w:rsidRDefault="0065745B">
      <w:pPr>
        <w:pStyle w:val="pFigureTitle"/>
      </w:pPr>
      <w:bookmarkStart w:id="204" w:name="_ListOf6"/>
      <w:r>
        <w:t>Figure 4–4 machineModel Syntax Diagram</w:t>
      </w:r>
    </w:p>
    <w:bookmarkEnd w:id="204"/>
    <w:p w14:paraId="1E95F6C9" w14:textId="3C0DF4A2" w:rsidR="008A5E4E" w:rsidRDefault="00377C98">
      <w:pPr>
        <w:pStyle w:val="pFigure"/>
      </w:pPr>
      <w:r>
        <w:rPr>
          <w:noProof/>
          <w:lang w:eastAsia="zh-TW"/>
        </w:rPr>
        <w:drawing>
          <wp:inline distT="0" distB="0" distL="0" distR="0" wp14:anchorId="59D57A49" wp14:editId="25CCC77E">
            <wp:extent cx="2211705" cy="1254760"/>
            <wp:effectExtent l="0" t="0" r="0" b="2540"/>
            <wp:docPr id="8" name="圖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11705" cy="1254760"/>
                    </a:xfrm>
                    <a:prstGeom prst="rect">
                      <a:avLst/>
                    </a:prstGeom>
                    <a:solidFill>
                      <a:srgbClr val="FFFFFF"/>
                    </a:solidFill>
                    <a:ln>
                      <a:noFill/>
                    </a:ln>
                  </pic:spPr>
                </pic:pic>
              </a:graphicData>
            </a:graphic>
          </wp:inline>
        </w:drawing>
      </w:r>
    </w:p>
    <w:p w14:paraId="7A294D90" w14:textId="77777777" w:rsidR="00650FC6" w:rsidRDefault="00650FC6" w:rsidP="00650FC6">
      <w:pPr>
        <w:pStyle w:val="pFigureTitle"/>
      </w:pPr>
      <w:r>
        <w:t>Figure 4–5 default</w:t>
      </w:r>
      <w:r w:rsidR="006B504E">
        <w:t>Float</w:t>
      </w:r>
      <w:r>
        <w:t>Rounding Syntax Diagram</w:t>
      </w:r>
    </w:p>
    <w:p w14:paraId="1D9197A2" w14:textId="5BF564D3" w:rsidR="00650FC6" w:rsidRDefault="00377C98" w:rsidP="00650FC6">
      <w:pPr>
        <w:pStyle w:val="pFigure"/>
      </w:pPr>
      <w:r>
        <w:rPr>
          <w:noProof/>
          <w:lang w:eastAsia="zh-TW"/>
        </w:rPr>
        <w:drawing>
          <wp:inline distT="0" distB="0" distL="0" distR="0" wp14:anchorId="6DC11F21" wp14:editId="6B028D58">
            <wp:extent cx="2306955" cy="1584325"/>
            <wp:effectExtent l="0" t="0" r="0" b="0"/>
            <wp:docPr id="9" name="圖片 9" descr="defaultFloatRo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faultFloatRoundi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06955" cy="1584325"/>
                    </a:xfrm>
                    <a:prstGeom prst="rect">
                      <a:avLst/>
                    </a:prstGeom>
                    <a:noFill/>
                    <a:ln>
                      <a:noFill/>
                    </a:ln>
                  </pic:spPr>
                </pic:pic>
              </a:graphicData>
            </a:graphic>
          </wp:inline>
        </w:drawing>
      </w:r>
    </w:p>
    <w:p w14:paraId="7572E150" w14:textId="77777777" w:rsidR="008A5E4E" w:rsidRDefault="0065745B">
      <w:pPr>
        <w:pStyle w:val="p"/>
      </w:pPr>
      <w:r>
        <w:t xml:space="preserve">A module directive can be the extension directive which must precede other HSAIL statements and applies to the whole module. See </w:t>
      </w:r>
      <w:r>
        <w:rPr>
          <w:rStyle w:val="xref1"/>
        </w:rPr>
        <w:t>Chapter 13. Directives (</w:t>
      </w:r>
      <w:r w:rsidR="009A76EE" w:rsidRPr="008A5E4E">
        <w:fldChar w:fldCharType="begin"/>
      </w:r>
      <w:r w:rsidR="008A5E4E">
        <w:instrText xml:space="preserve"> PAGEREF _Ref718086364 \p \h  \* MERGEFORMAT </w:instrText>
      </w:r>
      <w:r w:rsidR="009A76EE" w:rsidRPr="008A5E4E">
        <w:fldChar w:fldCharType="separate"/>
      </w:r>
      <w:r w:rsidR="00533AF0" w:rsidRPr="00533AF0">
        <w:rPr>
          <w:rStyle w:val="xref1"/>
          <w:noProof/>
        </w:rPr>
        <w:t>on</w:t>
      </w:r>
      <w:r w:rsidR="00533AF0">
        <w:rPr>
          <w:noProof/>
        </w:rPr>
        <w:t xml:space="preserve"> page 283</w:t>
      </w:r>
      <w:r w:rsidR="009A76EE" w:rsidRPr="008A5E4E">
        <w:rPr>
          <w:rStyle w:val="xref1"/>
        </w:rPr>
        <w:fldChar w:fldCharType="end"/>
      </w:r>
      <w:r>
        <w:rPr>
          <w:rStyle w:val="xref1"/>
        </w:rPr>
        <w:t>)</w:t>
      </w:r>
      <w:r>
        <w:t xml:space="preserve">. </w:t>
      </w:r>
    </w:p>
    <w:p w14:paraId="533AB47F" w14:textId="77777777" w:rsidR="008A5E4E" w:rsidRDefault="0065745B">
      <w:pPr>
        <w:pStyle w:val="pFigureTitle"/>
      </w:pPr>
      <w:bookmarkStart w:id="205" w:name="_ListOf7"/>
      <w:r>
        <w:lastRenderedPageBreak/>
        <w:t>Figure 4–5 moduleDirective Syntax Diagram</w:t>
      </w:r>
    </w:p>
    <w:bookmarkEnd w:id="205"/>
    <w:p w14:paraId="0E2B3E7C" w14:textId="22DED66A" w:rsidR="008A5E4E" w:rsidRDefault="00377C98">
      <w:pPr>
        <w:pStyle w:val="pFigure"/>
      </w:pPr>
      <w:r>
        <w:rPr>
          <w:noProof/>
          <w:lang w:eastAsia="zh-TW"/>
        </w:rPr>
        <w:drawing>
          <wp:inline distT="0" distB="0" distL="0" distR="0" wp14:anchorId="24D42250" wp14:editId="760B1984">
            <wp:extent cx="1637665" cy="956945"/>
            <wp:effectExtent l="0" t="0" r="635" b="0"/>
            <wp:docPr id="10" name="圖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referRelativeResize="0">
                      <a:picLocks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37665" cy="956945"/>
                    </a:xfrm>
                    <a:prstGeom prst="rect">
                      <a:avLst/>
                    </a:prstGeom>
                    <a:solidFill>
                      <a:srgbClr val="FFFFFF"/>
                    </a:solidFill>
                    <a:ln>
                      <a:noFill/>
                    </a:ln>
                  </pic:spPr>
                </pic:pic>
              </a:graphicData>
            </a:graphic>
          </wp:inline>
        </w:drawing>
      </w:r>
    </w:p>
    <w:p w14:paraId="2C08E66D" w14:textId="77777777" w:rsidR="008A5E4E" w:rsidRDefault="0065745B">
      <w:pPr>
        <w:pStyle w:val="p"/>
      </w:pPr>
      <w:r>
        <w:t>A module statement can be a module variable, module fbarrier, kernel, function or signature.</w:t>
      </w:r>
    </w:p>
    <w:p w14:paraId="6C7CB318" w14:textId="77777777" w:rsidR="008A5E4E" w:rsidRDefault="0065745B">
      <w:pPr>
        <w:pStyle w:val="pFigureTitle"/>
      </w:pPr>
      <w:bookmarkStart w:id="206" w:name="_ListOf8"/>
      <w:r>
        <w:t>Figure 4–6 moduleStatement Syntax Diagram</w:t>
      </w:r>
    </w:p>
    <w:bookmarkEnd w:id="206"/>
    <w:p w14:paraId="06EF9536" w14:textId="5F0B1EBC" w:rsidR="008A5E4E" w:rsidRDefault="00377C98">
      <w:pPr>
        <w:pStyle w:val="pFigure"/>
      </w:pPr>
      <w:r>
        <w:rPr>
          <w:noProof/>
          <w:lang w:eastAsia="zh-TW"/>
        </w:rPr>
        <w:drawing>
          <wp:inline distT="0" distB="0" distL="0" distR="0" wp14:anchorId="79350B22" wp14:editId="65829E98">
            <wp:extent cx="2552065" cy="2211705"/>
            <wp:effectExtent l="0" t="0" r="635" b="0"/>
            <wp:docPr id="11" name="圖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52065" cy="2211705"/>
                    </a:xfrm>
                    <a:prstGeom prst="rect">
                      <a:avLst/>
                    </a:prstGeom>
                    <a:solidFill>
                      <a:srgbClr val="FFFFFF"/>
                    </a:solidFill>
                    <a:ln>
                      <a:noFill/>
                    </a:ln>
                  </pic:spPr>
                </pic:pic>
              </a:graphicData>
            </a:graphic>
          </wp:inline>
        </w:drawing>
      </w:r>
    </w:p>
    <w:p w14:paraId="303BE4E7" w14:textId="77777777" w:rsidR="008A5E4E" w:rsidRDefault="0065745B">
      <w:pPr>
        <w:pStyle w:val="h3"/>
      </w:pPr>
      <w:bookmarkStart w:id="207" w:name="_Toc396034142"/>
      <w:r>
        <w:t xml:space="preserve">4.3.1 </w:t>
      </w:r>
      <w:bookmarkStart w:id="208" w:name="_Ref1222805168"/>
      <w:bookmarkStart w:id="209" w:name="_Ref-2082704832"/>
      <w:r>
        <w:t>Annotations</w:t>
      </w:r>
      <w:bookmarkEnd w:id="207"/>
      <w:bookmarkEnd w:id="208"/>
      <w:bookmarkEnd w:id="209"/>
    </w:p>
    <w:p w14:paraId="04C932CF" w14:textId="77777777" w:rsidR="008A5E4E" w:rsidRDefault="0065745B">
      <w:pPr>
        <w:pStyle w:val="p"/>
      </w:pPr>
      <w:r>
        <w:t xml:space="preserve"> Comments, file and line number location information, and pragmas can be interleaved with other HSAIL statements.</w:t>
      </w:r>
    </w:p>
    <w:p w14:paraId="35AEEE37" w14:textId="77777777" w:rsidR="008A5E4E" w:rsidRDefault="0065745B">
      <w:pPr>
        <w:pStyle w:val="pFigureTitle"/>
      </w:pPr>
      <w:bookmarkStart w:id="210" w:name="_ListOf9"/>
      <w:r>
        <w:lastRenderedPageBreak/>
        <w:t>Figure 4–7 annotations Syntax Diagram</w:t>
      </w:r>
    </w:p>
    <w:bookmarkEnd w:id="210"/>
    <w:p w14:paraId="12F5849B" w14:textId="22764032" w:rsidR="008A5E4E" w:rsidRDefault="00377C98">
      <w:pPr>
        <w:pStyle w:val="pFigure"/>
      </w:pPr>
      <w:r>
        <w:rPr>
          <w:noProof/>
          <w:lang w:eastAsia="zh-TW"/>
        </w:rPr>
        <w:drawing>
          <wp:inline distT="0" distB="0" distL="0" distR="0" wp14:anchorId="02F920C6" wp14:editId="5C64CF6C">
            <wp:extent cx="2306955" cy="956945"/>
            <wp:effectExtent l="0" t="0" r="0" b="0"/>
            <wp:docPr id="12" name="圖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referRelativeResize="0">
                      <a:picLocks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06955" cy="956945"/>
                    </a:xfrm>
                    <a:prstGeom prst="rect">
                      <a:avLst/>
                    </a:prstGeom>
                    <a:solidFill>
                      <a:srgbClr val="FFFFFF"/>
                    </a:solidFill>
                    <a:ln>
                      <a:noFill/>
                    </a:ln>
                  </pic:spPr>
                </pic:pic>
              </a:graphicData>
            </a:graphic>
          </wp:inline>
        </w:drawing>
      </w:r>
    </w:p>
    <w:p w14:paraId="6FECF2DE" w14:textId="77777777" w:rsidR="008A5E4E" w:rsidRDefault="0065745B">
      <w:pPr>
        <w:pStyle w:val="pFigureTitle"/>
      </w:pPr>
      <w:bookmarkStart w:id="211" w:name="_ListOf10"/>
      <w:r>
        <w:t>Figure 4–8 annotation Syntax Diagram</w:t>
      </w:r>
    </w:p>
    <w:bookmarkEnd w:id="211"/>
    <w:p w14:paraId="702E1034" w14:textId="54D340B3" w:rsidR="008A5E4E" w:rsidRDefault="00377C98">
      <w:pPr>
        <w:pStyle w:val="pFigure"/>
      </w:pPr>
      <w:r>
        <w:rPr>
          <w:noProof/>
          <w:lang w:eastAsia="zh-TW"/>
        </w:rPr>
        <w:drawing>
          <wp:inline distT="0" distB="0" distL="0" distR="0" wp14:anchorId="2A6B0481" wp14:editId="1E91A77E">
            <wp:extent cx="2881630" cy="1584325"/>
            <wp:effectExtent l="0" t="0" r="0" b="0"/>
            <wp:docPr id="13" name="圖片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81630" cy="1584325"/>
                    </a:xfrm>
                    <a:prstGeom prst="rect">
                      <a:avLst/>
                    </a:prstGeom>
                    <a:solidFill>
                      <a:srgbClr val="FFFFFF"/>
                    </a:solidFill>
                    <a:ln>
                      <a:noFill/>
                    </a:ln>
                  </pic:spPr>
                </pic:pic>
              </a:graphicData>
            </a:graphic>
          </wp:inline>
        </w:drawing>
      </w:r>
    </w:p>
    <w:p w14:paraId="323087EA" w14:textId="77777777" w:rsidR="008A5E4E" w:rsidRDefault="0065745B">
      <w:pPr>
        <w:pStyle w:val="p"/>
      </w:pPr>
      <w:r>
        <w:t xml:space="preserve">Comments that can span multiple lines use non-nested </w:t>
      </w:r>
      <w:r>
        <w:rPr>
          <w:rStyle w:val="code1"/>
        </w:rPr>
        <w:t>/*</w:t>
      </w:r>
      <w:r>
        <w:t xml:space="preserve"> and </w:t>
      </w:r>
      <w:r>
        <w:rPr>
          <w:rStyle w:val="code1"/>
        </w:rPr>
        <w:t>*/</w:t>
      </w:r>
      <w:r>
        <w:t xml:space="preserve">. The comment starts at the </w:t>
      </w:r>
      <w:r>
        <w:rPr>
          <w:rStyle w:val="code1"/>
        </w:rPr>
        <w:t>/*</w:t>
      </w:r>
      <w:r>
        <w:t xml:space="preserve"> and extends to the next </w:t>
      </w:r>
      <w:r>
        <w:rPr>
          <w:rStyle w:val="code1"/>
        </w:rPr>
        <w:t>*/</w:t>
      </w:r>
      <w:r>
        <w:t>, which might be on a different line.</w:t>
      </w:r>
    </w:p>
    <w:p w14:paraId="0ADADA94" w14:textId="77777777" w:rsidR="008A5E4E" w:rsidRDefault="0065745B">
      <w:pPr>
        <w:pStyle w:val="p"/>
      </w:pPr>
      <w:r>
        <w:t xml:space="preserve">Comments use </w:t>
      </w:r>
      <w:r>
        <w:rPr>
          <w:rStyle w:val="code1"/>
        </w:rPr>
        <w:t>//</w:t>
      </w:r>
      <w:r>
        <w:t xml:space="preserve"> to begin a comment that extends to the end of the current line.</w:t>
      </w:r>
    </w:p>
    <w:p w14:paraId="09000695" w14:textId="77777777" w:rsidR="008A5E4E" w:rsidRDefault="0065745B">
      <w:pPr>
        <w:pStyle w:val="p"/>
      </w:pPr>
      <w:r>
        <w:t>Comments are treated as white-space.</w:t>
      </w:r>
    </w:p>
    <w:p w14:paraId="6109390D" w14:textId="77777777" w:rsidR="008A5E4E" w:rsidRDefault="0065745B">
      <w:pPr>
        <w:pStyle w:val="p"/>
      </w:pPr>
      <w:r>
        <w:t xml:space="preserve">In Extended Backus-Naur Form, </w:t>
      </w:r>
      <w:r>
        <w:rPr>
          <w:rStyle w:val="code1"/>
        </w:rPr>
        <w:t>TOKEN_COMMENT</w:t>
      </w:r>
      <w:r>
        <w:t xml:space="preserve"> is used for both types of comment.</w:t>
      </w:r>
    </w:p>
    <w:p w14:paraId="39DE8708" w14:textId="77777777" w:rsidR="008A5E4E" w:rsidRDefault="0065745B">
      <w:pPr>
        <w:pStyle w:val="pFigureTitle"/>
      </w:pPr>
      <w:bookmarkStart w:id="212" w:name="_ListOf11"/>
      <w:r>
        <w:t>Figure 4–9 TOKEN_COMMENT Syntax Diagram</w:t>
      </w:r>
    </w:p>
    <w:bookmarkEnd w:id="212"/>
    <w:p w14:paraId="28EF198C" w14:textId="3AEE0802" w:rsidR="008A5E4E" w:rsidRDefault="00377C98">
      <w:pPr>
        <w:pStyle w:val="pFigure"/>
      </w:pPr>
      <w:r>
        <w:rPr>
          <w:noProof/>
          <w:lang w:eastAsia="zh-TW"/>
        </w:rPr>
        <w:drawing>
          <wp:inline distT="0" distB="0" distL="0" distR="0" wp14:anchorId="669881A9" wp14:editId="75EA5C90">
            <wp:extent cx="4327525" cy="1924685"/>
            <wp:effectExtent l="0" t="0" r="0" b="0"/>
            <wp:docPr id="14" name="圖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referRelativeResize="0">
                      <a:picLocks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27525" cy="1924685"/>
                    </a:xfrm>
                    <a:prstGeom prst="rect">
                      <a:avLst/>
                    </a:prstGeom>
                    <a:solidFill>
                      <a:srgbClr val="FFFFFF"/>
                    </a:solidFill>
                    <a:ln>
                      <a:noFill/>
                    </a:ln>
                  </pic:spPr>
                </pic:pic>
              </a:graphicData>
            </a:graphic>
          </wp:inline>
        </w:drawing>
      </w:r>
    </w:p>
    <w:p w14:paraId="77B3C8F4" w14:textId="77777777" w:rsidR="008A5E4E" w:rsidRDefault="0065745B">
      <w:pPr>
        <w:pStyle w:val="p"/>
      </w:pPr>
      <w:r>
        <w:t xml:space="preserve">For more information on location and pragma directives, see </w:t>
      </w:r>
      <w:r>
        <w:rPr>
          <w:rStyle w:val="xref1"/>
        </w:rPr>
        <w:t>Chapter 13. Directives (</w:t>
      </w:r>
      <w:r w:rsidR="009A76EE" w:rsidRPr="008A5E4E">
        <w:fldChar w:fldCharType="begin"/>
      </w:r>
      <w:r w:rsidR="008A5E4E">
        <w:instrText xml:space="preserve"> PAGEREF _Ref718086364 \p \h  \* MERGEFORMAT </w:instrText>
      </w:r>
      <w:r w:rsidR="009A76EE" w:rsidRPr="008A5E4E">
        <w:fldChar w:fldCharType="separate"/>
      </w:r>
      <w:r w:rsidR="00533AF0" w:rsidRPr="00533AF0">
        <w:rPr>
          <w:rStyle w:val="xref1"/>
          <w:noProof/>
        </w:rPr>
        <w:t>on</w:t>
      </w:r>
      <w:r w:rsidR="00533AF0">
        <w:rPr>
          <w:noProof/>
        </w:rPr>
        <w:t xml:space="preserve"> page 283</w:t>
      </w:r>
      <w:r w:rsidR="009A76EE" w:rsidRPr="008A5E4E">
        <w:rPr>
          <w:rStyle w:val="xref1"/>
        </w:rPr>
        <w:fldChar w:fldCharType="end"/>
      </w:r>
      <w:r>
        <w:rPr>
          <w:rStyle w:val="xref1"/>
        </w:rPr>
        <w:t>)</w:t>
      </w:r>
      <w:r>
        <w:t>.</w:t>
      </w:r>
    </w:p>
    <w:p w14:paraId="47312237" w14:textId="77777777" w:rsidR="008A5E4E" w:rsidRDefault="0065745B">
      <w:pPr>
        <w:pStyle w:val="h3"/>
      </w:pPr>
      <w:bookmarkStart w:id="213" w:name="_Toc396034143"/>
      <w:r>
        <w:t xml:space="preserve">4.3.2 </w:t>
      </w:r>
      <w:bookmarkStart w:id="214" w:name="_Ref1149877568"/>
      <w:bookmarkStart w:id="215" w:name="_Ref439007954"/>
      <w:r>
        <w:t>Kernel</w:t>
      </w:r>
      <w:bookmarkEnd w:id="213"/>
      <w:bookmarkEnd w:id="214"/>
      <w:bookmarkEnd w:id="215"/>
    </w:p>
    <w:p w14:paraId="42FA6F46" w14:textId="77777777" w:rsidR="008A5E4E" w:rsidRDefault="0065745B">
      <w:pPr>
        <w:pStyle w:val="p"/>
      </w:pPr>
      <w:r>
        <w:t>A kernel can either be a declaration or a definition.</w:t>
      </w:r>
    </w:p>
    <w:p w14:paraId="1C8B9B5C" w14:textId="77777777" w:rsidR="008A5E4E" w:rsidRDefault="0065745B">
      <w:pPr>
        <w:pStyle w:val="p"/>
      </w:pPr>
      <w:r>
        <w:t xml:space="preserve">A kernel declaration establishes the name, formal arguments and linkage of a kernel. </w:t>
      </w:r>
    </w:p>
    <w:p w14:paraId="32D3E47A" w14:textId="0CF19B38" w:rsidR="008A5E4E" w:rsidRDefault="0065745B">
      <w:pPr>
        <w:pStyle w:val="p"/>
      </w:pPr>
      <w:r>
        <w:lastRenderedPageBreak/>
        <w:t>A kernel definition establishes the same characteristics as a declaration, and in addition defines the kernel's code block.</w:t>
      </w:r>
    </w:p>
    <w:p w14:paraId="05F0DDD0" w14:textId="77777777" w:rsidR="008A5E4E" w:rsidRDefault="0065745B">
      <w:pPr>
        <w:pStyle w:val="p"/>
      </w:pPr>
      <w:r>
        <w:t>A kernel with the same name can be declared in a module zero or more times, but can be defined at most once.</w:t>
      </w:r>
    </w:p>
    <w:p w14:paraId="047A1E9A" w14:textId="77777777" w:rsidR="008A5E4E" w:rsidRDefault="0065745B">
      <w:pPr>
        <w:pStyle w:val="p"/>
      </w:pPr>
      <w:r>
        <w:t>All kernels with the same name in a module denote the same kernel and must be compatible.</w:t>
      </w:r>
    </w:p>
    <w:p w14:paraId="5BF4A999" w14:textId="77777777" w:rsidR="008A5E4E" w:rsidRDefault="0065745B">
      <w:pPr>
        <w:pStyle w:val="pNoPageBreakAfter"/>
      </w:pPr>
      <w:r>
        <w:t xml:space="preserve">Kernel declaration and definitions are compatible if they: </w:t>
      </w:r>
    </w:p>
    <w:p w14:paraId="541B4080" w14:textId="77777777" w:rsidR="008A5E4E" w:rsidRDefault="0065745B">
      <w:pPr>
        <w:pStyle w:val="li"/>
        <w:numPr>
          <w:ilvl w:val="0"/>
          <w:numId w:val="47"/>
        </w:numPr>
        <w:spacing w:before="320"/>
        <w:ind w:left="600"/>
      </w:pPr>
      <w:r>
        <w:t>have the same kernel formal arguments,</w:t>
      </w:r>
    </w:p>
    <w:p w14:paraId="34865A3F" w14:textId="77777777" w:rsidR="008A5E4E" w:rsidRDefault="0065745B">
      <w:pPr>
        <w:pStyle w:val="li"/>
        <w:numPr>
          <w:ilvl w:val="0"/>
          <w:numId w:val="47"/>
        </w:numPr>
        <w:spacing w:after="320"/>
        <w:ind w:left="600"/>
      </w:pPr>
      <w:r>
        <w:t>and have the same linkage.</w:t>
      </w:r>
    </w:p>
    <w:p w14:paraId="2141045F" w14:textId="77777777" w:rsidR="008A5E4E" w:rsidRDefault="0065745B">
      <w:pPr>
        <w:pStyle w:val="p"/>
      </w:pPr>
      <w:r>
        <w:t xml:space="preserve">If the kernel has program linkage, then there can be at most one definition of a kernel with program linkage with that name amongst all the modules in the same program. All kernels with program linkage in any module of the same program that have the same name denote the same kernel and must be compatible. This allows a kernel to be defined in one module, but used in another module of the same program. Otherwise, the kernel has module linkage and can only be referenced within the same module. </w:t>
      </w:r>
      <w:r w:rsidR="00724D08">
        <w:t xml:space="preserve">If a kernel is declared with module linkage, then it must have a definition in the same module. </w:t>
      </w:r>
      <w:r>
        <w:t xml:space="preserve">See </w:t>
      </w:r>
      <w:r>
        <w:rPr>
          <w:rStyle w:val="xref1"/>
        </w:rPr>
        <w:t>4.12. Linkage (</w:t>
      </w:r>
      <w:r w:rsidR="009A76EE" w:rsidRPr="008A5E4E">
        <w:fldChar w:fldCharType="begin"/>
      </w:r>
      <w:r w:rsidR="008A5E4E">
        <w:instrText xml:space="preserve"> PAGEREF _Ref-2142638245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w:t>
      </w:r>
    </w:p>
    <w:p w14:paraId="0D447DC4" w14:textId="77777777" w:rsidR="008A5E4E" w:rsidRDefault="0065745B">
      <w:pPr>
        <w:pStyle w:val="p"/>
      </w:pPr>
      <w:r>
        <w:t>A single module can contain multiple kernel declarations and definitions.</w:t>
      </w:r>
    </w:p>
    <w:p w14:paraId="17996FEB" w14:textId="77777777" w:rsidR="008A5E4E" w:rsidRDefault="0065745B">
      <w:pPr>
        <w:pStyle w:val="p"/>
      </w:pPr>
      <w:r>
        <w:t xml:space="preserve">A kernel declaration or definition consists of </w:t>
      </w:r>
      <w:r>
        <w:rPr>
          <w:rStyle w:val="code1"/>
        </w:rPr>
        <w:t>decl</w:t>
      </w:r>
      <w:r>
        <w:t xml:space="preserve"> if a declaration, followed by its linkage, the </w:t>
      </w:r>
      <w:r>
        <w:rPr>
          <w:rStyle w:val="code1"/>
        </w:rPr>
        <w:t>kernel</w:t>
      </w:r>
      <w:r>
        <w:t xml:space="preserve"> keyword, the kernel name, the kernel formal argument list, the code block if a definition, and terminated by a semicolon (</w:t>
      </w:r>
      <w:r>
        <w:rPr>
          <w:rStyle w:val="code1"/>
        </w:rPr>
        <w:t>;</w:t>
      </w:r>
      <w:r>
        <w:t>).</w:t>
      </w:r>
    </w:p>
    <w:p w14:paraId="7467482F" w14:textId="0BE5BF23" w:rsidR="008A5E4E" w:rsidRDefault="0065745B">
      <w:pPr>
        <w:pStyle w:val="p"/>
      </w:pPr>
      <w:r>
        <w:t>The arguments of a kernel declaration have no</w:t>
      </w:r>
      <w:r w:rsidR="00C74407">
        <w:t>ne</w:t>
      </w:r>
      <w:r>
        <w:t xml:space="preserve"> linkage as they are not referenced by any operations.</w:t>
      </w:r>
    </w:p>
    <w:p w14:paraId="39492DA8" w14:textId="77777777" w:rsidR="008A5E4E" w:rsidRDefault="0065745B">
      <w:pPr>
        <w:pStyle w:val="p"/>
      </w:pPr>
      <w:r>
        <w:t>The arguments of a kernel definition have function linkage and can only be referenced within the function scope they are defined.</w:t>
      </w:r>
    </w:p>
    <w:p w14:paraId="4769662A" w14:textId="77777777" w:rsidR="008A5E4E" w:rsidRDefault="0065745B">
      <w:pPr>
        <w:pStyle w:val="pFigureTitle"/>
      </w:pPr>
      <w:bookmarkStart w:id="216" w:name="_ListOf12"/>
      <w:r>
        <w:lastRenderedPageBreak/>
        <w:t>Figure 4–10 kernel Syntax Diagram</w:t>
      </w:r>
    </w:p>
    <w:bookmarkEnd w:id="216"/>
    <w:p w14:paraId="318134D2" w14:textId="23BC145D" w:rsidR="008A5E4E" w:rsidRDefault="00377C98">
      <w:pPr>
        <w:pStyle w:val="pFigure"/>
      </w:pPr>
      <w:r>
        <w:rPr>
          <w:noProof/>
          <w:lang w:eastAsia="zh-TW"/>
        </w:rPr>
        <w:drawing>
          <wp:inline distT="0" distB="0" distL="0" distR="0" wp14:anchorId="03B3151A" wp14:editId="7FC42B3F">
            <wp:extent cx="4433570" cy="1254760"/>
            <wp:effectExtent l="0" t="0" r="5080" b="2540"/>
            <wp:docPr id="15" name="圖片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referRelativeResize="0">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33570" cy="1254760"/>
                    </a:xfrm>
                    <a:prstGeom prst="rect">
                      <a:avLst/>
                    </a:prstGeom>
                    <a:solidFill>
                      <a:srgbClr val="FFFFFF"/>
                    </a:solidFill>
                    <a:ln>
                      <a:noFill/>
                    </a:ln>
                  </pic:spPr>
                </pic:pic>
              </a:graphicData>
            </a:graphic>
          </wp:inline>
        </w:drawing>
      </w:r>
    </w:p>
    <w:p w14:paraId="44D434C8" w14:textId="77777777" w:rsidR="008A5E4E" w:rsidRDefault="0065745B">
      <w:pPr>
        <w:pStyle w:val="pFigureTitle"/>
      </w:pPr>
      <w:bookmarkStart w:id="217" w:name="_ListOf13"/>
      <w:r>
        <w:t>Figure 4–11 kernelHeader Syntax Diagram</w:t>
      </w:r>
    </w:p>
    <w:bookmarkEnd w:id="217"/>
    <w:p w14:paraId="1BF9A3FE" w14:textId="3B761FB3" w:rsidR="008A5E4E" w:rsidRDefault="00377C98">
      <w:pPr>
        <w:pStyle w:val="pFigure"/>
      </w:pPr>
      <w:r>
        <w:rPr>
          <w:noProof/>
          <w:lang w:eastAsia="zh-TW"/>
        </w:rPr>
        <w:drawing>
          <wp:inline distT="0" distB="0" distL="0" distR="0" wp14:anchorId="083D3EB8" wp14:editId="40DEB943">
            <wp:extent cx="5008245" cy="956945"/>
            <wp:effectExtent l="0" t="0" r="1905" b="0"/>
            <wp:docPr id="16" name="圖片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referRelativeResize="0">
                      <a:picLocks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08245" cy="956945"/>
                    </a:xfrm>
                    <a:prstGeom prst="rect">
                      <a:avLst/>
                    </a:prstGeom>
                    <a:solidFill>
                      <a:srgbClr val="FFFFFF"/>
                    </a:solidFill>
                    <a:ln>
                      <a:noFill/>
                    </a:ln>
                  </pic:spPr>
                </pic:pic>
              </a:graphicData>
            </a:graphic>
          </wp:inline>
        </w:drawing>
      </w:r>
    </w:p>
    <w:p w14:paraId="5314F7C0" w14:textId="77777777" w:rsidR="008A5E4E" w:rsidRDefault="0065745B">
      <w:pPr>
        <w:pStyle w:val="pFigureTitle"/>
      </w:pPr>
      <w:bookmarkStart w:id="218" w:name="_ListOf14"/>
      <w:r>
        <w:t>Figure 4–12 kernFormalArgumentList Syntax Diagram</w:t>
      </w:r>
    </w:p>
    <w:bookmarkEnd w:id="218"/>
    <w:p w14:paraId="66716E98" w14:textId="772D90E4" w:rsidR="008A5E4E" w:rsidRDefault="00377C98">
      <w:pPr>
        <w:pStyle w:val="pFigure"/>
      </w:pPr>
      <w:r>
        <w:rPr>
          <w:noProof/>
          <w:lang w:eastAsia="zh-TW"/>
        </w:rPr>
        <w:drawing>
          <wp:inline distT="0" distB="0" distL="0" distR="0" wp14:anchorId="309BDC21" wp14:editId="637AC03B">
            <wp:extent cx="5390515" cy="1158875"/>
            <wp:effectExtent l="0" t="0" r="635" b="3175"/>
            <wp:docPr id="17" name="圖片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preferRelativeResize="0">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90515" cy="1158875"/>
                    </a:xfrm>
                    <a:prstGeom prst="rect">
                      <a:avLst/>
                    </a:prstGeom>
                    <a:solidFill>
                      <a:srgbClr val="FFFFFF"/>
                    </a:solidFill>
                    <a:ln>
                      <a:noFill/>
                    </a:ln>
                  </pic:spPr>
                </pic:pic>
              </a:graphicData>
            </a:graphic>
          </wp:inline>
        </w:drawing>
      </w:r>
    </w:p>
    <w:p w14:paraId="28ACA200" w14:textId="77777777" w:rsidR="008A5E4E" w:rsidRDefault="0065745B">
      <w:pPr>
        <w:pStyle w:val="pFigureTitle"/>
      </w:pPr>
      <w:bookmarkStart w:id="219" w:name="_ListOf15"/>
      <w:r>
        <w:t>Figure 4–13 kernFormalArgument Syntax Diagram</w:t>
      </w:r>
    </w:p>
    <w:bookmarkEnd w:id="219"/>
    <w:p w14:paraId="01CF993E" w14:textId="0F849852" w:rsidR="008A5E4E" w:rsidRDefault="00377C98">
      <w:pPr>
        <w:pStyle w:val="pFigure"/>
      </w:pPr>
      <w:r>
        <w:rPr>
          <w:noProof/>
          <w:lang w:eastAsia="zh-TW"/>
        </w:rPr>
        <w:drawing>
          <wp:inline distT="0" distB="0" distL="0" distR="0" wp14:anchorId="6658BC2C" wp14:editId="74663177">
            <wp:extent cx="3944620" cy="1158875"/>
            <wp:effectExtent l="0" t="0" r="0" b="3175"/>
            <wp:docPr id="18" name="圖片 18" descr="kernFormal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ernFormalArgumen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44620" cy="1158875"/>
                    </a:xfrm>
                    <a:prstGeom prst="rect">
                      <a:avLst/>
                    </a:prstGeom>
                    <a:noFill/>
                    <a:ln>
                      <a:noFill/>
                    </a:ln>
                  </pic:spPr>
                </pic:pic>
              </a:graphicData>
            </a:graphic>
          </wp:inline>
        </w:drawing>
      </w:r>
      <w:r w:rsidR="00205191" w:rsidRPr="00205191" w:rsidDel="00205191">
        <w:t xml:space="preserve"> </w:t>
      </w:r>
    </w:p>
    <w:p w14:paraId="14369EB1" w14:textId="77777777" w:rsidR="008A5E4E" w:rsidRDefault="0065745B">
      <w:pPr>
        <w:pStyle w:val="h3"/>
      </w:pPr>
      <w:bookmarkStart w:id="220" w:name="_Toc396034144"/>
      <w:r>
        <w:t xml:space="preserve">4.3.3 </w:t>
      </w:r>
      <w:r w:rsidR="009A76EE">
        <w:fldChar w:fldCharType="begin"/>
      </w:r>
      <w:r>
        <w:instrText xml:space="preserve"> XE "function" </w:instrText>
      </w:r>
      <w:r w:rsidR="009A76EE">
        <w:fldChar w:fldCharType="end"/>
      </w:r>
      <w:bookmarkStart w:id="221" w:name="_Ref-1838891424"/>
      <w:bookmarkStart w:id="222" w:name="_Ref303787366"/>
      <w:r>
        <w:t>Function</w:t>
      </w:r>
      <w:bookmarkEnd w:id="220"/>
      <w:bookmarkEnd w:id="221"/>
      <w:bookmarkEnd w:id="222"/>
    </w:p>
    <w:p w14:paraId="0E72A481" w14:textId="77777777" w:rsidR="008A5E4E" w:rsidRDefault="0065745B">
      <w:pPr>
        <w:pStyle w:val="p"/>
      </w:pPr>
      <w:r>
        <w:t>A function can either be a declaration or a definition.</w:t>
      </w:r>
    </w:p>
    <w:p w14:paraId="5F1D95D2" w14:textId="77777777" w:rsidR="008A5E4E" w:rsidRDefault="009A76EE">
      <w:pPr>
        <w:pStyle w:val="p"/>
      </w:pPr>
      <w:r>
        <w:fldChar w:fldCharType="begin"/>
      </w:r>
      <w:r w:rsidR="0065745B">
        <w:instrText xml:space="preserve"> XE "function:function declaration" </w:instrText>
      </w:r>
      <w:r>
        <w:fldChar w:fldCharType="end"/>
      </w:r>
      <w:r w:rsidR="0065745B">
        <w:t xml:space="preserve">A function declaration establishes the name, output formal arguments, input formal arguments, whether it is an indirect function and linkage of a function. </w:t>
      </w:r>
    </w:p>
    <w:p w14:paraId="0D097288" w14:textId="13288590" w:rsidR="008A5E4E" w:rsidRDefault="009A76EE">
      <w:pPr>
        <w:pStyle w:val="p"/>
      </w:pPr>
      <w:r>
        <w:fldChar w:fldCharType="begin"/>
      </w:r>
      <w:r w:rsidR="0065745B">
        <w:instrText xml:space="preserve"> XE "function:function definition" </w:instrText>
      </w:r>
      <w:r>
        <w:fldChar w:fldCharType="end"/>
      </w:r>
      <w:r w:rsidR="0065745B">
        <w:t>A function definition establishes the same characteristics as a declaration, and in addition defines the function's code block.</w:t>
      </w:r>
    </w:p>
    <w:p w14:paraId="3E7B8BB2" w14:textId="77777777" w:rsidR="008A5E4E" w:rsidRDefault="0065745B">
      <w:pPr>
        <w:pStyle w:val="p"/>
      </w:pPr>
      <w:r>
        <w:t>A function with the same name can be declared in a module zero or more times, but can be defined at most once.</w:t>
      </w:r>
    </w:p>
    <w:p w14:paraId="24AAFFA9" w14:textId="77777777" w:rsidR="008A5E4E" w:rsidRDefault="0065745B">
      <w:pPr>
        <w:pStyle w:val="p"/>
      </w:pPr>
      <w:r>
        <w:t>All functions with the same name in a module denote the same function and must be compatible.</w:t>
      </w:r>
    </w:p>
    <w:p w14:paraId="4F1EC19F" w14:textId="77777777" w:rsidR="008A5E4E" w:rsidRDefault="0065745B">
      <w:pPr>
        <w:pStyle w:val="pNoPageBreakAfter"/>
      </w:pPr>
      <w:r>
        <w:lastRenderedPageBreak/>
        <w:t xml:space="preserve">Function declaration and definitions are compatible if they: </w:t>
      </w:r>
    </w:p>
    <w:p w14:paraId="69F6D8AF" w14:textId="77777777" w:rsidR="008A5E4E" w:rsidRDefault="0065745B">
      <w:pPr>
        <w:pStyle w:val="li"/>
        <w:numPr>
          <w:ilvl w:val="0"/>
          <w:numId w:val="48"/>
        </w:numPr>
        <w:spacing w:before="320"/>
        <w:ind w:left="600"/>
      </w:pPr>
      <w:r>
        <w:t>have the same function output and input formal arguments,</w:t>
      </w:r>
    </w:p>
    <w:p w14:paraId="3DE3AF4E" w14:textId="77777777" w:rsidR="008A5E4E" w:rsidRDefault="0065745B">
      <w:pPr>
        <w:pStyle w:val="li"/>
        <w:numPr>
          <w:ilvl w:val="0"/>
          <w:numId w:val="48"/>
        </w:numPr>
        <w:ind w:left="600"/>
      </w:pPr>
      <w:r>
        <w:t>match whether they are indirect or not,</w:t>
      </w:r>
    </w:p>
    <w:p w14:paraId="62C9153B" w14:textId="77777777" w:rsidR="008A5E4E" w:rsidRDefault="0065745B">
      <w:pPr>
        <w:pStyle w:val="li"/>
        <w:numPr>
          <w:ilvl w:val="0"/>
          <w:numId w:val="48"/>
        </w:numPr>
        <w:spacing w:after="320"/>
        <w:ind w:left="600"/>
      </w:pPr>
      <w:r>
        <w:t>and have the same linkage.</w:t>
      </w:r>
    </w:p>
    <w:p w14:paraId="574066BA" w14:textId="77777777" w:rsidR="008A5E4E" w:rsidRDefault="0065745B">
      <w:pPr>
        <w:pStyle w:val="p"/>
      </w:pPr>
      <w:r>
        <w:t xml:space="preserve">If the function has program linkage, then there can be at most one definition of a function with program linkage with that name amongst all the modules in the same program. All functions with program linkage in any module of the same program that have the same name denote the same function and must be compatible. This allows a function to be defined in one module, but used in another module of the same program. Otherwise, the function has module linkage and can only be referenced within the same module. </w:t>
      </w:r>
      <w:r w:rsidR="00482213">
        <w:t xml:space="preserve">If a function is declared with module linkage, then it must have a definition in the same module. </w:t>
      </w:r>
      <w:r>
        <w:t xml:space="preserve">See </w:t>
      </w:r>
      <w:r>
        <w:rPr>
          <w:rStyle w:val="xref1"/>
        </w:rPr>
        <w:t>4.12. Linkage (</w:t>
      </w:r>
      <w:r w:rsidR="009A76EE" w:rsidRPr="008A5E4E">
        <w:fldChar w:fldCharType="begin"/>
      </w:r>
      <w:r w:rsidR="008A5E4E">
        <w:instrText xml:space="preserve"> PAGEREF _Ref-2142638245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w:t>
      </w:r>
    </w:p>
    <w:p w14:paraId="5CB1D5CB" w14:textId="7E352DFE" w:rsidR="008A5E4E" w:rsidRDefault="0065745B">
      <w:pPr>
        <w:pStyle w:val="p"/>
      </w:pPr>
      <w:r>
        <w:t xml:space="preserve">An indirect function has limitations on the symbols it can reference. See </w:t>
      </w:r>
      <w:r>
        <w:rPr>
          <w:rStyle w:val="xref1"/>
        </w:rPr>
        <w:t>10.8. Indirect Call (icall) Operation (</w:t>
      </w:r>
      <w:r w:rsidR="009A76EE" w:rsidRPr="008A5E4E">
        <w:fldChar w:fldCharType="begin"/>
      </w:r>
      <w:r w:rsidR="008A5E4E">
        <w:instrText xml:space="preserve"> PAGEREF _Ref-369314325 \p \h  \* MERGEFORMAT </w:instrText>
      </w:r>
      <w:r w:rsidR="009A76EE" w:rsidRPr="008A5E4E">
        <w:fldChar w:fldCharType="separate"/>
      </w:r>
      <w:r w:rsidR="00533AF0" w:rsidRPr="00533AF0">
        <w:rPr>
          <w:rStyle w:val="xref1"/>
          <w:noProof/>
        </w:rPr>
        <w:t>on</w:t>
      </w:r>
      <w:r w:rsidR="00533AF0">
        <w:rPr>
          <w:noProof/>
        </w:rPr>
        <w:t xml:space="preserve"> page 256</w:t>
      </w:r>
      <w:r w:rsidR="009A76EE" w:rsidRPr="008A5E4E">
        <w:rPr>
          <w:rStyle w:val="xref1"/>
        </w:rPr>
        <w:fldChar w:fldCharType="end"/>
      </w:r>
      <w:r>
        <w:rPr>
          <w:rStyle w:val="xref1"/>
        </w:rPr>
        <w:t>)</w:t>
      </w:r>
      <w:r w:rsidR="00BF3606">
        <w:rPr>
          <w:rStyle w:val="xref1"/>
        </w:rPr>
        <w:t>.</w:t>
      </w:r>
    </w:p>
    <w:p w14:paraId="2D63BFFD" w14:textId="77777777" w:rsidR="008A5E4E" w:rsidRDefault="0065745B">
      <w:pPr>
        <w:pStyle w:val="p"/>
      </w:pPr>
      <w:r>
        <w:t>A single module can contain multiple function declarations and definitions.</w:t>
      </w:r>
    </w:p>
    <w:p w14:paraId="66C90E52" w14:textId="77777777" w:rsidR="008A5E4E" w:rsidRDefault="0065745B">
      <w:pPr>
        <w:pStyle w:val="p"/>
      </w:pPr>
      <w:r>
        <w:t xml:space="preserve">A function declaration or definition consists of </w:t>
      </w:r>
      <w:r>
        <w:rPr>
          <w:rStyle w:val="code1"/>
        </w:rPr>
        <w:t>decl</w:t>
      </w:r>
      <w:r>
        <w:t xml:space="preserve"> if a declaration, followed by its linkage, an optional </w:t>
      </w:r>
      <w:r>
        <w:rPr>
          <w:rStyle w:val="code1"/>
        </w:rPr>
        <w:t>indirect</w:t>
      </w:r>
      <w:r>
        <w:t xml:space="preserve"> keyword to specify an indirect function, the </w:t>
      </w:r>
      <w:r>
        <w:rPr>
          <w:rStyle w:val="code1"/>
        </w:rPr>
        <w:t>function</w:t>
      </w:r>
      <w:r>
        <w:t xml:space="preserve"> keyword, the function name, the function output formal argument list, the function input formal argument list, the code block if a definition, and terminated by a semicolon (</w:t>
      </w:r>
      <w:r>
        <w:rPr>
          <w:rStyle w:val="code1"/>
        </w:rPr>
        <w:t>;</w:t>
      </w:r>
      <w:r>
        <w:t>).</w:t>
      </w:r>
    </w:p>
    <w:p w14:paraId="4A374F95" w14:textId="07E24F46" w:rsidR="008A5E4E" w:rsidRDefault="0065745B">
      <w:pPr>
        <w:pStyle w:val="p"/>
      </w:pPr>
      <w:r>
        <w:t>The arguments of a function declaration have no</w:t>
      </w:r>
      <w:r w:rsidR="00C74407">
        <w:t>ne</w:t>
      </w:r>
      <w:r>
        <w:t xml:space="preserve"> linkage as they are not referenced by any operations.</w:t>
      </w:r>
    </w:p>
    <w:p w14:paraId="46F4E144" w14:textId="77777777" w:rsidR="008A5E4E" w:rsidRDefault="0065745B">
      <w:pPr>
        <w:pStyle w:val="p"/>
      </w:pPr>
      <w:r>
        <w:t>The arguments of a function definition have function linkage and can only be referenced within the function scope they are defined.</w:t>
      </w:r>
    </w:p>
    <w:p w14:paraId="3B72DB40" w14:textId="77777777" w:rsidR="008A5E4E" w:rsidRDefault="0065745B">
      <w:pPr>
        <w:pStyle w:val="pFigureTitle"/>
      </w:pPr>
      <w:bookmarkStart w:id="223" w:name="_ListOf16"/>
      <w:r>
        <w:lastRenderedPageBreak/>
        <w:t>Figure 4–14 function Syntax Diagram</w:t>
      </w:r>
    </w:p>
    <w:bookmarkEnd w:id="223"/>
    <w:p w14:paraId="4051EF28" w14:textId="4D00172B" w:rsidR="008A5E4E" w:rsidRDefault="00377C98">
      <w:pPr>
        <w:pStyle w:val="pFigure"/>
      </w:pPr>
      <w:r>
        <w:rPr>
          <w:noProof/>
          <w:lang w:eastAsia="zh-TW"/>
        </w:rPr>
        <w:drawing>
          <wp:inline distT="0" distB="0" distL="0" distR="0" wp14:anchorId="785463FB" wp14:editId="263B5387">
            <wp:extent cx="4529455" cy="1254760"/>
            <wp:effectExtent l="0" t="0" r="4445" b="2540"/>
            <wp:docPr id="19" name="圖片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preferRelativeResize="0">
                      <a:picLocks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29455" cy="1254760"/>
                    </a:xfrm>
                    <a:prstGeom prst="rect">
                      <a:avLst/>
                    </a:prstGeom>
                    <a:solidFill>
                      <a:srgbClr val="FFFFFF"/>
                    </a:solidFill>
                    <a:ln>
                      <a:noFill/>
                    </a:ln>
                  </pic:spPr>
                </pic:pic>
              </a:graphicData>
            </a:graphic>
          </wp:inline>
        </w:drawing>
      </w:r>
    </w:p>
    <w:p w14:paraId="2250A142" w14:textId="77777777" w:rsidR="008A5E4E" w:rsidRDefault="0065745B">
      <w:pPr>
        <w:pStyle w:val="pFigureTitle"/>
      </w:pPr>
      <w:bookmarkStart w:id="224" w:name="_ListOf17"/>
      <w:r>
        <w:t>Figure 4–15 functionHeader Syntax Diagram</w:t>
      </w:r>
    </w:p>
    <w:bookmarkEnd w:id="224"/>
    <w:p w14:paraId="0A471EA5" w14:textId="68AEA5D4" w:rsidR="008A5E4E" w:rsidRDefault="00377C98">
      <w:pPr>
        <w:pStyle w:val="pFigure"/>
      </w:pPr>
      <w:r>
        <w:rPr>
          <w:noProof/>
          <w:lang w:eastAsia="zh-TW"/>
        </w:rPr>
        <w:drawing>
          <wp:inline distT="0" distB="0" distL="0" distR="0" wp14:anchorId="588C9E93" wp14:editId="3DD327E7">
            <wp:extent cx="4763135" cy="1254760"/>
            <wp:effectExtent l="0" t="0" r="0" b="2540"/>
            <wp:docPr id="20" name="圖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63135" cy="1254760"/>
                    </a:xfrm>
                    <a:prstGeom prst="rect">
                      <a:avLst/>
                    </a:prstGeom>
                    <a:solidFill>
                      <a:srgbClr val="FFFFFF"/>
                    </a:solidFill>
                    <a:ln>
                      <a:noFill/>
                    </a:ln>
                  </pic:spPr>
                </pic:pic>
              </a:graphicData>
            </a:graphic>
          </wp:inline>
        </w:drawing>
      </w:r>
    </w:p>
    <w:p w14:paraId="656F6639" w14:textId="77777777" w:rsidR="008A5E4E" w:rsidRDefault="0065745B">
      <w:pPr>
        <w:pStyle w:val="pFigureTitle"/>
      </w:pPr>
      <w:bookmarkStart w:id="225" w:name="_ListOf18"/>
      <w:r>
        <w:t>Figure 4–16 funcOutputFormalArgumentList Syntax Diagram</w:t>
      </w:r>
    </w:p>
    <w:bookmarkEnd w:id="225"/>
    <w:p w14:paraId="7DB18114" w14:textId="3E814942" w:rsidR="008A5E4E" w:rsidRDefault="00377C98">
      <w:pPr>
        <w:pStyle w:val="pFigure"/>
      </w:pPr>
      <w:r>
        <w:rPr>
          <w:noProof/>
          <w:lang w:eastAsia="zh-TW"/>
        </w:rPr>
        <w:drawing>
          <wp:inline distT="0" distB="0" distL="0" distR="0" wp14:anchorId="25AC5A20" wp14:editId="193FC550">
            <wp:extent cx="2594610" cy="956945"/>
            <wp:effectExtent l="0" t="0" r="0" b="0"/>
            <wp:docPr id="21" name="圖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preferRelativeResize="0">
                      <a:picLocks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94610" cy="956945"/>
                    </a:xfrm>
                    <a:prstGeom prst="rect">
                      <a:avLst/>
                    </a:prstGeom>
                    <a:solidFill>
                      <a:srgbClr val="FFFFFF"/>
                    </a:solidFill>
                    <a:ln>
                      <a:noFill/>
                    </a:ln>
                  </pic:spPr>
                </pic:pic>
              </a:graphicData>
            </a:graphic>
          </wp:inline>
        </w:drawing>
      </w:r>
    </w:p>
    <w:p w14:paraId="1DB1DD72" w14:textId="77777777" w:rsidR="008A5E4E" w:rsidRDefault="0065745B">
      <w:pPr>
        <w:pStyle w:val="pFigureTitle"/>
      </w:pPr>
      <w:bookmarkStart w:id="226" w:name="_ListOf19"/>
      <w:r>
        <w:t>Figure 4–17 funcInputFormalArgumentList Syntax Diagram</w:t>
      </w:r>
    </w:p>
    <w:bookmarkEnd w:id="226"/>
    <w:p w14:paraId="4B891795" w14:textId="70D8358A" w:rsidR="008A5E4E" w:rsidRDefault="00377C98">
      <w:pPr>
        <w:pStyle w:val="pFigure"/>
      </w:pPr>
      <w:r>
        <w:rPr>
          <w:noProof/>
          <w:lang w:eastAsia="zh-TW"/>
        </w:rPr>
        <w:drawing>
          <wp:inline distT="0" distB="0" distL="0" distR="0" wp14:anchorId="600A469B" wp14:editId="01B3FC06">
            <wp:extent cx="2594610" cy="956945"/>
            <wp:effectExtent l="0" t="0" r="0" b="0"/>
            <wp:docPr id="22" name="圖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preferRelativeResize="0">
                      <a:picLocks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94610" cy="956945"/>
                    </a:xfrm>
                    <a:prstGeom prst="rect">
                      <a:avLst/>
                    </a:prstGeom>
                    <a:solidFill>
                      <a:srgbClr val="FFFFFF"/>
                    </a:solidFill>
                    <a:ln>
                      <a:noFill/>
                    </a:ln>
                  </pic:spPr>
                </pic:pic>
              </a:graphicData>
            </a:graphic>
          </wp:inline>
        </w:drawing>
      </w:r>
    </w:p>
    <w:p w14:paraId="655A9FAB" w14:textId="77777777" w:rsidR="008A5E4E" w:rsidRDefault="0065745B">
      <w:pPr>
        <w:pStyle w:val="pFigureTitle"/>
      </w:pPr>
      <w:bookmarkStart w:id="227" w:name="_ListOf20"/>
      <w:r>
        <w:t>Figure 4–18 funcFormalArgumentList Syntax Diagram</w:t>
      </w:r>
    </w:p>
    <w:bookmarkEnd w:id="227"/>
    <w:p w14:paraId="60AC5C94" w14:textId="4DA9662E" w:rsidR="008A5E4E" w:rsidRDefault="00377C98">
      <w:pPr>
        <w:pStyle w:val="pFigure"/>
      </w:pPr>
      <w:r>
        <w:rPr>
          <w:noProof/>
          <w:lang w:eastAsia="zh-TW"/>
        </w:rPr>
        <w:drawing>
          <wp:inline distT="0" distB="0" distL="0" distR="0" wp14:anchorId="05437F01" wp14:editId="32FA76B9">
            <wp:extent cx="5433060" cy="1158875"/>
            <wp:effectExtent l="0" t="0" r="0" b="3175"/>
            <wp:docPr id="23" name="圖片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preferRelativeResize="0">
                      <a:picLocks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33060" cy="1158875"/>
                    </a:xfrm>
                    <a:prstGeom prst="rect">
                      <a:avLst/>
                    </a:prstGeom>
                    <a:solidFill>
                      <a:srgbClr val="FFFFFF"/>
                    </a:solidFill>
                    <a:ln>
                      <a:noFill/>
                    </a:ln>
                  </pic:spPr>
                </pic:pic>
              </a:graphicData>
            </a:graphic>
          </wp:inline>
        </w:drawing>
      </w:r>
    </w:p>
    <w:p w14:paraId="4F688477" w14:textId="77777777" w:rsidR="008A5E4E" w:rsidRDefault="0065745B">
      <w:pPr>
        <w:pStyle w:val="pFigureTitle"/>
      </w:pPr>
      <w:bookmarkStart w:id="228" w:name="_ListOf21"/>
      <w:r>
        <w:t>Figure 4–19 funcFormalArgument Syntax Diagram</w:t>
      </w:r>
    </w:p>
    <w:bookmarkEnd w:id="228"/>
    <w:p w14:paraId="77AE95E1" w14:textId="7419E147" w:rsidR="008A5E4E" w:rsidRDefault="00377C98">
      <w:pPr>
        <w:pStyle w:val="pFigure"/>
      </w:pPr>
      <w:r>
        <w:rPr>
          <w:noProof/>
          <w:lang w:eastAsia="zh-TW"/>
        </w:rPr>
        <w:lastRenderedPageBreak/>
        <w:drawing>
          <wp:inline distT="0" distB="0" distL="0" distR="0" wp14:anchorId="096C02E9" wp14:editId="5E6F6F9E">
            <wp:extent cx="3944620" cy="1158875"/>
            <wp:effectExtent l="0" t="0" r="0" b="3175"/>
            <wp:docPr id="24" name="圖片 24" descr="funcFormal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uncFormalArgumen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44620" cy="1158875"/>
                    </a:xfrm>
                    <a:prstGeom prst="rect">
                      <a:avLst/>
                    </a:prstGeom>
                    <a:noFill/>
                    <a:ln>
                      <a:noFill/>
                    </a:ln>
                  </pic:spPr>
                </pic:pic>
              </a:graphicData>
            </a:graphic>
          </wp:inline>
        </w:drawing>
      </w:r>
    </w:p>
    <w:p w14:paraId="7FB8D1F8" w14:textId="77777777" w:rsidR="008A5E4E" w:rsidRDefault="0065745B">
      <w:pPr>
        <w:pStyle w:val="p"/>
      </w:pPr>
      <w:r>
        <w:t xml:space="preserve">For more information, see </w:t>
      </w:r>
      <w:r>
        <w:rPr>
          <w:rStyle w:val="xref1"/>
        </w:rPr>
        <w:t>Chapter 10. Function Operations (</w:t>
      </w:r>
      <w:r w:rsidR="009A76EE" w:rsidRPr="008A5E4E">
        <w:fldChar w:fldCharType="begin"/>
      </w:r>
      <w:r w:rsidR="008A5E4E">
        <w:instrText xml:space="preserve"> PAGEREF _Ref157771107 \p \h  \* MERGEFORMAT </w:instrText>
      </w:r>
      <w:r w:rsidR="009A76EE" w:rsidRPr="008A5E4E">
        <w:fldChar w:fldCharType="separate"/>
      </w:r>
      <w:r w:rsidR="00533AF0" w:rsidRPr="00533AF0">
        <w:rPr>
          <w:rStyle w:val="xref1"/>
          <w:noProof/>
        </w:rPr>
        <w:t>on</w:t>
      </w:r>
      <w:r w:rsidR="00533AF0">
        <w:rPr>
          <w:noProof/>
        </w:rPr>
        <w:t xml:space="preserve"> page 245</w:t>
      </w:r>
      <w:r w:rsidR="009A76EE" w:rsidRPr="008A5E4E">
        <w:rPr>
          <w:rStyle w:val="xref1"/>
        </w:rPr>
        <w:fldChar w:fldCharType="end"/>
      </w:r>
      <w:r>
        <w:rPr>
          <w:rStyle w:val="xref1"/>
        </w:rPr>
        <w:t>)</w:t>
      </w:r>
      <w:r>
        <w:t>.</w:t>
      </w:r>
    </w:p>
    <w:p w14:paraId="705C1366" w14:textId="77777777" w:rsidR="008A5E4E" w:rsidRDefault="0065745B">
      <w:pPr>
        <w:pStyle w:val="h3"/>
      </w:pPr>
      <w:bookmarkStart w:id="229" w:name="_Toc396034145"/>
      <w:r>
        <w:t xml:space="preserve">4.3.4 </w:t>
      </w:r>
      <w:bookmarkStart w:id="230" w:name="_Ref-833337544"/>
      <w:r>
        <w:t>Signature</w:t>
      </w:r>
      <w:bookmarkEnd w:id="229"/>
      <w:bookmarkEnd w:id="230"/>
    </w:p>
    <w:p w14:paraId="17611715" w14:textId="77777777" w:rsidR="008A5E4E" w:rsidRDefault="0065745B">
      <w:pPr>
        <w:pStyle w:val="p"/>
      </w:pPr>
      <w:r>
        <w:t xml:space="preserve">A function signature does not describe a single function: it defines a type of function which describes a set of functions that have the same types of arguments. It therefore cannot be called directly, but instead is used to describe the target of an indirect function call </w:t>
      </w:r>
      <w:r>
        <w:rPr>
          <w:rStyle w:val="code1"/>
        </w:rPr>
        <w:t>icall</w:t>
      </w:r>
      <w:r>
        <w:t xml:space="preserve"> operation.</w:t>
      </w:r>
    </w:p>
    <w:p w14:paraId="02BF512E" w14:textId="77777777" w:rsidR="008A5E4E" w:rsidRDefault="0065745B">
      <w:pPr>
        <w:pStyle w:val="p"/>
      </w:pPr>
      <w:r>
        <w:t>Syntactically, a signature is much like a function.</w:t>
      </w:r>
    </w:p>
    <w:p w14:paraId="009A0F4E" w14:textId="1007F4B1" w:rsidR="008A5E4E" w:rsidRDefault="0065745B">
      <w:pPr>
        <w:pStyle w:val="p"/>
      </w:pPr>
      <w:r>
        <w:t>The arguments of a signature have no</w:t>
      </w:r>
      <w:r w:rsidR="00C74407">
        <w:t>ne</w:t>
      </w:r>
      <w:r>
        <w:t xml:space="preserve"> linkage as they are not referenced by any operations.</w:t>
      </w:r>
    </w:p>
    <w:p w14:paraId="3149E2A7" w14:textId="77777777" w:rsidR="008A5E4E" w:rsidRDefault="0065745B">
      <w:pPr>
        <w:pStyle w:val="pFigureTitle"/>
      </w:pPr>
      <w:bookmarkStart w:id="231" w:name="_ListOf22"/>
      <w:r>
        <w:lastRenderedPageBreak/>
        <w:t>Figure 4–20 signature Syntax Diagram</w:t>
      </w:r>
    </w:p>
    <w:bookmarkEnd w:id="231"/>
    <w:p w14:paraId="7A88FDCB" w14:textId="0669F6BA" w:rsidR="008A5E4E" w:rsidRDefault="00377C98">
      <w:pPr>
        <w:pStyle w:val="pFigure"/>
      </w:pPr>
      <w:r>
        <w:rPr>
          <w:noProof/>
          <w:lang w:eastAsia="zh-TW"/>
        </w:rPr>
        <w:drawing>
          <wp:inline distT="0" distB="0" distL="0" distR="0" wp14:anchorId="30F94DD4" wp14:editId="708DAE70">
            <wp:extent cx="5730875" cy="723265"/>
            <wp:effectExtent l="0" t="0" r="3175" b="635"/>
            <wp:docPr id="25" name="圖片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0875" cy="723265"/>
                    </a:xfrm>
                    <a:prstGeom prst="rect">
                      <a:avLst/>
                    </a:prstGeom>
                    <a:solidFill>
                      <a:srgbClr val="FFFFFF"/>
                    </a:solidFill>
                    <a:ln>
                      <a:noFill/>
                    </a:ln>
                  </pic:spPr>
                </pic:pic>
              </a:graphicData>
            </a:graphic>
          </wp:inline>
        </w:drawing>
      </w:r>
    </w:p>
    <w:p w14:paraId="747D5FB3" w14:textId="77777777" w:rsidR="008A5E4E" w:rsidRDefault="0065745B">
      <w:pPr>
        <w:pStyle w:val="pFigureTitle"/>
      </w:pPr>
      <w:bookmarkStart w:id="232" w:name="_ListOf23"/>
      <w:r>
        <w:t>Figure 4–21 sigOutputFormalArgumentList</w:t>
      </w:r>
    </w:p>
    <w:bookmarkEnd w:id="232"/>
    <w:p w14:paraId="08CD3D82" w14:textId="66CD5EB8" w:rsidR="008A5E4E" w:rsidRDefault="00377C98">
      <w:pPr>
        <w:pStyle w:val="pFigure"/>
      </w:pPr>
      <w:r>
        <w:rPr>
          <w:noProof/>
          <w:lang w:eastAsia="zh-TW"/>
        </w:rPr>
        <w:drawing>
          <wp:inline distT="0" distB="0" distL="0" distR="0" wp14:anchorId="672B8439" wp14:editId="713DB172">
            <wp:extent cx="2360295" cy="956945"/>
            <wp:effectExtent l="0" t="0" r="1905" b="0"/>
            <wp:docPr id="26" name="圖片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preferRelativeResize="0">
                      <a:picLocks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60295" cy="956945"/>
                    </a:xfrm>
                    <a:prstGeom prst="rect">
                      <a:avLst/>
                    </a:prstGeom>
                    <a:solidFill>
                      <a:srgbClr val="FFFFFF"/>
                    </a:solidFill>
                    <a:ln>
                      <a:noFill/>
                    </a:ln>
                  </pic:spPr>
                </pic:pic>
              </a:graphicData>
            </a:graphic>
          </wp:inline>
        </w:drawing>
      </w:r>
    </w:p>
    <w:p w14:paraId="44BD51DC" w14:textId="77777777" w:rsidR="008A5E4E" w:rsidRDefault="0065745B">
      <w:pPr>
        <w:pStyle w:val="pFigureTitle"/>
      </w:pPr>
      <w:bookmarkStart w:id="233" w:name="_ListOf24"/>
      <w:r>
        <w:t>Figure 4–22 sigInputFormalArgumentList Syntax Diagram</w:t>
      </w:r>
    </w:p>
    <w:bookmarkEnd w:id="233"/>
    <w:p w14:paraId="2DFA3027" w14:textId="3F3742DF" w:rsidR="008A5E4E" w:rsidRDefault="00377C98">
      <w:pPr>
        <w:pStyle w:val="pFigure"/>
      </w:pPr>
      <w:r>
        <w:rPr>
          <w:noProof/>
          <w:lang w:eastAsia="zh-TW"/>
        </w:rPr>
        <w:drawing>
          <wp:inline distT="0" distB="0" distL="0" distR="0" wp14:anchorId="0B7C601E" wp14:editId="6910A92E">
            <wp:extent cx="2360295" cy="956945"/>
            <wp:effectExtent l="0" t="0" r="1905" b="0"/>
            <wp:docPr id="27" name="圖片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preferRelativeResize="0">
                      <a:picLocks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60295" cy="956945"/>
                    </a:xfrm>
                    <a:prstGeom prst="rect">
                      <a:avLst/>
                    </a:prstGeom>
                    <a:solidFill>
                      <a:srgbClr val="FFFFFF"/>
                    </a:solidFill>
                    <a:ln>
                      <a:noFill/>
                    </a:ln>
                  </pic:spPr>
                </pic:pic>
              </a:graphicData>
            </a:graphic>
          </wp:inline>
        </w:drawing>
      </w:r>
    </w:p>
    <w:p w14:paraId="721609BA" w14:textId="77777777" w:rsidR="008A5E4E" w:rsidRDefault="0065745B">
      <w:pPr>
        <w:pStyle w:val="pFigureTitle"/>
      </w:pPr>
      <w:bookmarkStart w:id="234" w:name="_ListOf25"/>
      <w:r>
        <w:t>Figure 4–23 sigFormalArgumentList Syntax Diagram</w:t>
      </w:r>
    </w:p>
    <w:bookmarkEnd w:id="234"/>
    <w:p w14:paraId="5280224D" w14:textId="54190224" w:rsidR="008A5E4E" w:rsidRDefault="00377C98">
      <w:pPr>
        <w:pStyle w:val="pFigure"/>
      </w:pPr>
      <w:r>
        <w:rPr>
          <w:noProof/>
          <w:lang w:eastAsia="zh-TW"/>
        </w:rPr>
        <w:drawing>
          <wp:inline distT="0" distB="0" distL="0" distR="0" wp14:anchorId="3D801778" wp14:editId="7735555F">
            <wp:extent cx="5337810" cy="1158875"/>
            <wp:effectExtent l="0" t="0" r="0" b="3175"/>
            <wp:docPr id="28" name="圖片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preferRelativeResize="0">
                      <a:picLocks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37810" cy="1158875"/>
                    </a:xfrm>
                    <a:prstGeom prst="rect">
                      <a:avLst/>
                    </a:prstGeom>
                    <a:solidFill>
                      <a:srgbClr val="FFFFFF"/>
                    </a:solidFill>
                    <a:ln>
                      <a:noFill/>
                    </a:ln>
                  </pic:spPr>
                </pic:pic>
              </a:graphicData>
            </a:graphic>
          </wp:inline>
        </w:drawing>
      </w:r>
    </w:p>
    <w:p w14:paraId="18B0B606" w14:textId="77777777" w:rsidR="008A5E4E" w:rsidRDefault="0065745B">
      <w:pPr>
        <w:pStyle w:val="pFigureTitle"/>
      </w:pPr>
      <w:bookmarkStart w:id="235" w:name="_ListOf26"/>
      <w:r>
        <w:t>Figure 4–24 sigFormalArgument Syntax Diagram</w:t>
      </w:r>
    </w:p>
    <w:bookmarkEnd w:id="235"/>
    <w:p w14:paraId="4E43B3AF" w14:textId="55DCBFD2" w:rsidR="008A5E4E" w:rsidRDefault="00377C98">
      <w:pPr>
        <w:pStyle w:val="pFigure"/>
      </w:pPr>
      <w:r>
        <w:rPr>
          <w:noProof/>
          <w:lang w:eastAsia="zh-TW"/>
        </w:rPr>
        <w:drawing>
          <wp:inline distT="0" distB="0" distL="0" distR="0" wp14:anchorId="761135C0" wp14:editId="0DDF9827">
            <wp:extent cx="4423410" cy="1201420"/>
            <wp:effectExtent l="0" t="0" r="0" b="0"/>
            <wp:docPr id="29" name="圖片 29" descr="sigFormal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igFormalArgumen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23410" cy="1201420"/>
                    </a:xfrm>
                    <a:prstGeom prst="rect">
                      <a:avLst/>
                    </a:prstGeom>
                    <a:noFill/>
                    <a:ln>
                      <a:noFill/>
                    </a:ln>
                  </pic:spPr>
                </pic:pic>
              </a:graphicData>
            </a:graphic>
          </wp:inline>
        </w:drawing>
      </w:r>
    </w:p>
    <w:p w14:paraId="1651208F" w14:textId="77777777" w:rsidR="008A5E4E" w:rsidRDefault="0065745B">
      <w:pPr>
        <w:pStyle w:val="p"/>
      </w:pPr>
      <w:r>
        <w:t xml:space="preserve">For more information, see </w:t>
      </w:r>
      <w:r>
        <w:rPr>
          <w:rStyle w:val="xref1"/>
        </w:rPr>
        <w:t>Chapter 10. Function Operations (</w:t>
      </w:r>
      <w:r w:rsidR="009A76EE" w:rsidRPr="008A5E4E">
        <w:fldChar w:fldCharType="begin"/>
      </w:r>
      <w:r w:rsidR="008A5E4E">
        <w:instrText xml:space="preserve"> PAGEREF _Ref157771107 \p \h  \* MERGEFORMAT </w:instrText>
      </w:r>
      <w:r w:rsidR="009A76EE" w:rsidRPr="008A5E4E">
        <w:fldChar w:fldCharType="separate"/>
      </w:r>
      <w:r w:rsidR="00533AF0" w:rsidRPr="00533AF0">
        <w:rPr>
          <w:rStyle w:val="xref1"/>
          <w:noProof/>
        </w:rPr>
        <w:t>on</w:t>
      </w:r>
      <w:r w:rsidR="00533AF0">
        <w:rPr>
          <w:noProof/>
        </w:rPr>
        <w:t xml:space="preserve"> page 245</w:t>
      </w:r>
      <w:r w:rsidR="009A76EE" w:rsidRPr="008A5E4E">
        <w:rPr>
          <w:rStyle w:val="xref1"/>
        </w:rPr>
        <w:fldChar w:fldCharType="end"/>
      </w:r>
      <w:r>
        <w:rPr>
          <w:rStyle w:val="xref1"/>
        </w:rPr>
        <w:t>)</w:t>
      </w:r>
      <w:r>
        <w:t>.</w:t>
      </w:r>
    </w:p>
    <w:p w14:paraId="415ADB93" w14:textId="77777777" w:rsidR="008A5E4E" w:rsidRDefault="0065745B">
      <w:pPr>
        <w:pStyle w:val="h3"/>
      </w:pPr>
      <w:bookmarkStart w:id="236" w:name="_Toc396034146"/>
      <w:r>
        <w:t xml:space="preserve">4.3.5 </w:t>
      </w:r>
      <w:bookmarkStart w:id="237" w:name="_Ref-1387731087"/>
      <w:r>
        <w:t>Code Block</w:t>
      </w:r>
      <w:bookmarkEnd w:id="236"/>
      <w:bookmarkEnd w:id="237"/>
    </w:p>
    <w:p w14:paraId="55A67722" w14:textId="77777777" w:rsidR="008A5E4E" w:rsidRDefault="0065745B">
      <w:pPr>
        <w:pStyle w:val="p"/>
      </w:pPr>
      <w:r>
        <w:t>A code block consists of zero or more code block directives, followed by zero or more code block definitions, followed by zero or more code block statements, all surrounded by curly braces (</w:t>
      </w:r>
      <w:r>
        <w:rPr>
          <w:rStyle w:val="code1"/>
        </w:rPr>
        <w:t>{}</w:t>
      </w:r>
      <w:r>
        <w:t xml:space="preserve">). </w:t>
      </w:r>
    </w:p>
    <w:p w14:paraId="6E35404B" w14:textId="77777777" w:rsidR="008A5E4E" w:rsidRDefault="0065745B">
      <w:pPr>
        <w:pStyle w:val="pFigureTitle"/>
      </w:pPr>
      <w:bookmarkStart w:id="238" w:name="_ListOf27"/>
      <w:r>
        <w:lastRenderedPageBreak/>
        <w:t>Figure 4–25 codeBlock Syntax Diagram</w:t>
      </w:r>
    </w:p>
    <w:bookmarkEnd w:id="238"/>
    <w:p w14:paraId="0BF0817F" w14:textId="24835043" w:rsidR="008A5E4E" w:rsidRDefault="00377C98">
      <w:pPr>
        <w:pStyle w:val="pFigure"/>
      </w:pPr>
      <w:r>
        <w:rPr>
          <w:noProof/>
          <w:lang w:eastAsia="zh-TW"/>
        </w:rPr>
        <w:drawing>
          <wp:inline distT="0" distB="0" distL="0" distR="0" wp14:anchorId="1D6DE557" wp14:editId="0EC7DD59">
            <wp:extent cx="5730875" cy="861060"/>
            <wp:effectExtent l="0" t="0" r="3175" b="0"/>
            <wp:docPr id="30" name="圖片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preferRelativeResize="0">
                      <a:picLocks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0875" cy="861060"/>
                    </a:xfrm>
                    <a:prstGeom prst="rect">
                      <a:avLst/>
                    </a:prstGeom>
                    <a:solidFill>
                      <a:srgbClr val="FFFFFF"/>
                    </a:solidFill>
                    <a:ln>
                      <a:noFill/>
                    </a:ln>
                  </pic:spPr>
                </pic:pic>
              </a:graphicData>
            </a:graphic>
          </wp:inline>
        </w:drawing>
      </w:r>
    </w:p>
    <w:p w14:paraId="24A4AF8B" w14:textId="593262CE" w:rsidR="008A5E4E" w:rsidRDefault="0065745B">
      <w:pPr>
        <w:pStyle w:val="p"/>
      </w:pPr>
      <w:r>
        <w:t xml:space="preserve">A code block directive can be a control directive which must </w:t>
      </w:r>
      <w:r w:rsidR="00BF66D4">
        <w:t xml:space="preserve">precede </w:t>
      </w:r>
      <w:r>
        <w:t xml:space="preserve">other HSAIL statements in the code block and applies to the kernel or function with which the code block is associated. </w:t>
      </w:r>
    </w:p>
    <w:p w14:paraId="5CEF2922" w14:textId="77777777" w:rsidR="008A5E4E" w:rsidRDefault="0065745B">
      <w:pPr>
        <w:pStyle w:val="pFigureTitle"/>
      </w:pPr>
      <w:bookmarkStart w:id="239" w:name="_ListOf28"/>
      <w:r>
        <w:t>Figure 4–26 codeBlockDirective Syntax Diagram</w:t>
      </w:r>
    </w:p>
    <w:bookmarkEnd w:id="239"/>
    <w:p w14:paraId="5E09DBAF" w14:textId="5A289121" w:rsidR="008A5E4E" w:rsidRDefault="00377C98">
      <w:pPr>
        <w:pStyle w:val="pFigure"/>
      </w:pPr>
      <w:r>
        <w:rPr>
          <w:noProof/>
          <w:lang w:eastAsia="zh-TW"/>
        </w:rPr>
        <w:drawing>
          <wp:inline distT="0" distB="0" distL="0" distR="0" wp14:anchorId="1C04040A" wp14:editId="2090480B">
            <wp:extent cx="1541780" cy="956945"/>
            <wp:effectExtent l="0" t="0" r="1270" b="0"/>
            <wp:docPr id="31" name="圖片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preferRelativeResize="0">
                      <a:picLocks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41780" cy="956945"/>
                    </a:xfrm>
                    <a:prstGeom prst="rect">
                      <a:avLst/>
                    </a:prstGeom>
                    <a:solidFill>
                      <a:srgbClr val="FFFFFF"/>
                    </a:solidFill>
                    <a:ln>
                      <a:noFill/>
                    </a:ln>
                  </pic:spPr>
                </pic:pic>
              </a:graphicData>
            </a:graphic>
          </wp:inline>
        </w:drawing>
      </w:r>
    </w:p>
    <w:p w14:paraId="3B3DBCB7" w14:textId="77777777" w:rsidR="008A5E4E" w:rsidRDefault="0065745B">
      <w:pPr>
        <w:pStyle w:val="p"/>
      </w:pPr>
      <w:r>
        <w:t xml:space="preserve">A code block definition can be a code block variable or code block fbarrier. </w:t>
      </w:r>
    </w:p>
    <w:p w14:paraId="4A7D80C9" w14:textId="77777777" w:rsidR="008A5E4E" w:rsidRDefault="0065745B">
      <w:pPr>
        <w:pStyle w:val="pFigureTitle"/>
      </w:pPr>
      <w:bookmarkStart w:id="240" w:name="_ListOf29"/>
      <w:r>
        <w:t>Figure 4–27 codeBlockDefinition</w:t>
      </w:r>
    </w:p>
    <w:bookmarkEnd w:id="240"/>
    <w:p w14:paraId="4BC283B9" w14:textId="0FA9382A" w:rsidR="008A5E4E" w:rsidRDefault="00377C98">
      <w:pPr>
        <w:pStyle w:val="pFigure"/>
      </w:pPr>
      <w:r>
        <w:rPr>
          <w:noProof/>
          <w:lang w:eastAsia="zh-TW"/>
        </w:rPr>
        <w:drawing>
          <wp:inline distT="0" distB="0" distL="0" distR="0" wp14:anchorId="611BA768" wp14:editId="3E88581D">
            <wp:extent cx="2700655" cy="1254760"/>
            <wp:effectExtent l="0" t="0" r="4445" b="2540"/>
            <wp:docPr id="32" name="圖片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preferRelativeResize="0">
                      <a:picLocks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700655" cy="1254760"/>
                    </a:xfrm>
                    <a:prstGeom prst="rect">
                      <a:avLst/>
                    </a:prstGeom>
                    <a:solidFill>
                      <a:srgbClr val="FFFFFF"/>
                    </a:solidFill>
                    <a:ln>
                      <a:noFill/>
                    </a:ln>
                  </pic:spPr>
                </pic:pic>
              </a:graphicData>
            </a:graphic>
          </wp:inline>
        </w:drawing>
      </w:r>
    </w:p>
    <w:p w14:paraId="00442ED8" w14:textId="77777777" w:rsidR="008A5E4E" w:rsidRDefault="0065745B">
      <w:pPr>
        <w:pStyle w:val="p"/>
      </w:pPr>
      <w:r>
        <w:t xml:space="preserve">A code block statement can be an arg block, label or operation (except a call operation which is only allowed in an arg block). The code block statements contain the bulk of the code in an HSAIL module. </w:t>
      </w:r>
    </w:p>
    <w:p w14:paraId="52C5D7C1" w14:textId="77777777" w:rsidR="008A5E4E" w:rsidRDefault="0065745B">
      <w:pPr>
        <w:pStyle w:val="pFigureTitle"/>
      </w:pPr>
      <w:bookmarkStart w:id="241" w:name="_ListOf30"/>
      <w:r>
        <w:t>Figure 4–28 codeBlockStatement Syntax Diagram</w:t>
      </w:r>
    </w:p>
    <w:bookmarkEnd w:id="241"/>
    <w:p w14:paraId="0AF2E54E" w14:textId="1931C65D" w:rsidR="008A5E4E" w:rsidRDefault="00377C98">
      <w:pPr>
        <w:pStyle w:val="pFigure"/>
      </w:pPr>
      <w:r>
        <w:rPr>
          <w:noProof/>
          <w:lang w:eastAsia="zh-TW"/>
        </w:rPr>
        <w:drawing>
          <wp:inline distT="0" distB="0" distL="0" distR="0" wp14:anchorId="7B2B6705" wp14:editId="21A384FE">
            <wp:extent cx="2306955" cy="1584325"/>
            <wp:effectExtent l="0" t="0" r="0" b="0"/>
            <wp:docPr id="33" name="圖片 33" descr="codeblock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deblockstatemen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06955" cy="1584325"/>
                    </a:xfrm>
                    <a:prstGeom prst="rect">
                      <a:avLst/>
                    </a:prstGeom>
                    <a:noFill/>
                    <a:ln>
                      <a:noFill/>
                    </a:ln>
                  </pic:spPr>
                </pic:pic>
              </a:graphicData>
            </a:graphic>
          </wp:inline>
        </w:drawing>
      </w:r>
    </w:p>
    <w:p w14:paraId="23538933" w14:textId="77777777" w:rsidR="008A5E4E" w:rsidRDefault="0065745B">
      <w:pPr>
        <w:pStyle w:val="pNoPageBreakAfter"/>
      </w:pPr>
      <w:r>
        <w:t>For more information on:</w:t>
      </w:r>
    </w:p>
    <w:p w14:paraId="56C33547" w14:textId="77777777" w:rsidR="008A5E4E" w:rsidRDefault="0065745B">
      <w:pPr>
        <w:pStyle w:val="li"/>
        <w:numPr>
          <w:ilvl w:val="0"/>
          <w:numId w:val="49"/>
        </w:numPr>
        <w:spacing w:before="320"/>
        <w:ind w:left="600"/>
      </w:pPr>
      <w:r>
        <w:t xml:space="preserve">Control directives, see </w:t>
      </w:r>
      <w:r>
        <w:rPr>
          <w:rStyle w:val="xref1"/>
        </w:rPr>
        <w:t>Chapter 13. Directives (</w:t>
      </w:r>
      <w:r w:rsidR="009A76EE" w:rsidRPr="008A5E4E">
        <w:fldChar w:fldCharType="begin"/>
      </w:r>
      <w:r w:rsidR="008A5E4E">
        <w:instrText xml:space="preserve"> PAGEREF _Ref718086364 \p \h  \* MERGEFORMAT </w:instrText>
      </w:r>
      <w:r w:rsidR="009A76EE" w:rsidRPr="008A5E4E">
        <w:fldChar w:fldCharType="separate"/>
      </w:r>
      <w:r w:rsidR="00533AF0" w:rsidRPr="00533AF0">
        <w:rPr>
          <w:rStyle w:val="xref1"/>
          <w:noProof/>
        </w:rPr>
        <w:t>on</w:t>
      </w:r>
      <w:r w:rsidR="00533AF0">
        <w:rPr>
          <w:noProof/>
        </w:rPr>
        <w:t xml:space="preserve"> page 283</w:t>
      </w:r>
      <w:r w:rsidR="009A76EE" w:rsidRPr="008A5E4E">
        <w:rPr>
          <w:rStyle w:val="xref1"/>
        </w:rPr>
        <w:fldChar w:fldCharType="end"/>
      </w:r>
      <w:r>
        <w:rPr>
          <w:rStyle w:val="xref1"/>
        </w:rPr>
        <w:t>)</w:t>
      </w:r>
      <w:r>
        <w:t xml:space="preserve">. </w:t>
      </w:r>
    </w:p>
    <w:p w14:paraId="19DFD723" w14:textId="77777777" w:rsidR="008A5E4E" w:rsidRDefault="0065745B">
      <w:pPr>
        <w:pStyle w:val="li"/>
        <w:numPr>
          <w:ilvl w:val="0"/>
          <w:numId w:val="49"/>
        </w:numPr>
        <w:spacing w:after="320"/>
        <w:ind w:left="600"/>
      </w:pPr>
      <w:r>
        <w:t xml:space="preserve">Labels, see </w:t>
      </w:r>
      <w:r>
        <w:rPr>
          <w:rStyle w:val="xref1"/>
        </w:rPr>
        <w:t>4.9. Labels (</w:t>
      </w:r>
      <w:r w:rsidR="009A76EE" w:rsidRPr="008A5E4E">
        <w:fldChar w:fldCharType="begin"/>
      </w:r>
      <w:r w:rsidR="008A5E4E">
        <w:instrText xml:space="preserve"> PAGEREF _Ref-3343102 \p \h  \* MERGEFORMAT </w:instrText>
      </w:r>
      <w:r w:rsidR="009A76EE" w:rsidRPr="008A5E4E">
        <w:fldChar w:fldCharType="separate"/>
      </w:r>
      <w:r w:rsidR="00533AF0" w:rsidRPr="00533AF0">
        <w:rPr>
          <w:rStyle w:val="xref1"/>
          <w:noProof/>
        </w:rPr>
        <w:t>on</w:t>
      </w:r>
      <w:r w:rsidR="00533AF0">
        <w:rPr>
          <w:noProof/>
        </w:rPr>
        <w:t xml:space="preserve"> page 73</w:t>
      </w:r>
      <w:r w:rsidR="009A76EE" w:rsidRPr="008A5E4E">
        <w:rPr>
          <w:rStyle w:val="xref1"/>
        </w:rPr>
        <w:fldChar w:fldCharType="end"/>
      </w:r>
      <w:r>
        <w:rPr>
          <w:rStyle w:val="xref1"/>
        </w:rPr>
        <w:t>)</w:t>
      </w:r>
      <w:r>
        <w:t xml:space="preserve">. </w:t>
      </w:r>
    </w:p>
    <w:p w14:paraId="3B4D143C" w14:textId="77777777" w:rsidR="008A5E4E" w:rsidRDefault="0065745B">
      <w:pPr>
        <w:pStyle w:val="h3"/>
      </w:pPr>
      <w:bookmarkStart w:id="242" w:name="_Toc396034147"/>
      <w:r>
        <w:lastRenderedPageBreak/>
        <w:t xml:space="preserve">4.3.6 </w:t>
      </w:r>
      <w:bookmarkStart w:id="243" w:name="_Ref-708593981"/>
      <w:r>
        <w:t>Arg Block</w:t>
      </w:r>
      <w:bookmarkEnd w:id="242"/>
      <w:r>
        <w:t xml:space="preserve"> </w:t>
      </w:r>
      <w:bookmarkEnd w:id="243"/>
    </w:p>
    <w:p w14:paraId="170E1652" w14:textId="55238CDE" w:rsidR="008A5E4E" w:rsidRDefault="0065745B">
      <w:pPr>
        <w:pStyle w:val="p"/>
      </w:pPr>
      <w:r>
        <w:t xml:space="preserve">An arg block consists of zero or more arg block definitions, followed by </w:t>
      </w:r>
      <w:r w:rsidR="00EE3838">
        <w:t xml:space="preserve">one </w:t>
      </w:r>
      <w:r>
        <w:t xml:space="preserve">or more arg block statements </w:t>
      </w:r>
      <w:r w:rsidR="00733F8C">
        <w:t xml:space="preserve">which must include exactly </w:t>
      </w:r>
      <w:r w:rsidR="00EE3838">
        <w:t xml:space="preserve">one call operation, </w:t>
      </w:r>
      <w:r>
        <w:t>all surrounded by curly braces (</w:t>
      </w:r>
      <w:r>
        <w:rPr>
          <w:rStyle w:val="code1"/>
        </w:rPr>
        <w:t>{}</w:t>
      </w:r>
      <w:r>
        <w:t xml:space="preserve">). An arg block is used to pass argument values into and out of a call to a function. See </w:t>
      </w:r>
      <w:r>
        <w:rPr>
          <w:rStyle w:val="xref1"/>
        </w:rPr>
        <w:t>10.2. Function Call Argument Passing (</w:t>
      </w:r>
      <w:r w:rsidR="009A76EE" w:rsidRPr="008A5E4E">
        <w:fldChar w:fldCharType="begin"/>
      </w:r>
      <w:r w:rsidR="008A5E4E">
        <w:instrText xml:space="preserve"> PAGEREF _Ref849298476 \p \h  \* MERGEFORMAT </w:instrText>
      </w:r>
      <w:r w:rsidR="009A76EE" w:rsidRPr="008A5E4E">
        <w:fldChar w:fldCharType="separate"/>
      </w:r>
      <w:r w:rsidR="00533AF0" w:rsidRPr="00533AF0">
        <w:rPr>
          <w:rStyle w:val="xref1"/>
          <w:noProof/>
        </w:rPr>
        <w:t>on</w:t>
      </w:r>
      <w:r w:rsidR="00533AF0">
        <w:rPr>
          <w:noProof/>
        </w:rPr>
        <w:t xml:space="preserve"> page 246</w:t>
      </w:r>
      <w:r w:rsidR="009A76EE" w:rsidRPr="008A5E4E">
        <w:rPr>
          <w:rStyle w:val="xref1"/>
        </w:rPr>
        <w:fldChar w:fldCharType="end"/>
      </w:r>
      <w:r>
        <w:rPr>
          <w:rStyle w:val="xref1"/>
        </w:rPr>
        <w:t>)</w:t>
      </w:r>
      <w:r>
        <w:t>.</w:t>
      </w:r>
    </w:p>
    <w:p w14:paraId="127AF712" w14:textId="77777777" w:rsidR="008A5E4E" w:rsidRDefault="0065745B">
      <w:pPr>
        <w:pStyle w:val="pFigureTitle"/>
      </w:pPr>
      <w:bookmarkStart w:id="244" w:name="_ListOf31"/>
      <w:r>
        <w:t>Figure 4–29 argBlock Syntax Diagram</w:t>
      </w:r>
    </w:p>
    <w:bookmarkEnd w:id="244"/>
    <w:p w14:paraId="1265389F" w14:textId="4BF5446C" w:rsidR="008A5E4E" w:rsidRDefault="00377C98">
      <w:pPr>
        <w:pStyle w:val="pFigure"/>
      </w:pPr>
      <w:r>
        <w:rPr>
          <w:noProof/>
          <w:lang w:eastAsia="zh-TW"/>
        </w:rPr>
        <w:drawing>
          <wp:inline distT="0" distB="0" distL="0" distR="0" wp14:anchorId="71E8156B" wp14:editId="41329119">
            <wp:extent cx="5677535" cy="1254760"/>
            <wp:effectExtent l="0" t="0" r="0" b="2540"/>
            <wp:docPr id="34" name="圖片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preferRelativeResize="0">
                      <a:picLocks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77535" cy="1254760"/>
                    </a:xfrm>
                    <a:prstGeom prst="rect">
                      <a:avLst/>
                    </a:prstGeom>
                    <a:solidFill>
                      <a:srgbClr val="FFFFFF"/>
                    </a:solidFill>
                    <a:ln>
                      <a:noFill/>
                    </a:ln>
                  </pic:spPr>
                </pic:pic>
              </a:graphicData>
            </a:graphic>
          </wp:inline>
        </w:drawing>
      </w:r>
    </w:p>
    <w:p w14:paraId="5039DF63" w14:textId="77777777" w:rsidR="008A5E4E" w:rsidRDefault="0065745B">
      <w:pPr>
        <w:pStyle w:val="p"/>
      </w:pPr>
      <w:r>
        <w:t xml:space="preserve">An arg block definition can be an arg block variable. </w:t>
      </w:r>
    </w:p>
    <w:p w14:paraId="573BB892" w14:textId="77777777" w:rsidR="008A5E4E" w:rsidRDefault="0065745B">
      <w:pPr>
        <w:pStyle w:val="pFigureTitle"/>
      </w:pPr>
      <w:bookmarkStart w:id="245" w:name="_ListOf32"/>
      <w:r>
        <w:t>Figure 4–30 argBlockDefinition</w:t>
      </w:r>
    </w:p>
    <w:bookmarkEnd w:id="245"/>
    <w:p w14:paraId="2924B08D" w14:textId="190CA6E1" w:rsidR="008A5E4E" w:rsidRDefault="00377C98">
      <w:pPr>
        <w:pStyle w:val="pFigure"/>
      </w:pPr>
      <w:r>
        <w:rPr>
          <w:noProof/>
          <w:lang w:eastAsia="zh-TW"/>
        </w:rPr>
        <w:drawing>
          <wp:inline distT="0" distB="0" distL="0" distR="0" wp14:anchorId="6F8AA008" wp14:editId="71C476C0">
            <wp:extent cx="2019935" cy="956945"/>
            <wp:effectExtent l="0" t="0" r="0" b="0"/>
            <wp:docPr id="35" name="圖片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preferRelativeResize="0">
                      <a:picLocks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019935" cy="956945"/>
                    </a:xfrm>
                    <a:prstGeom prst="rect">
                      <a:avLst/>
                    </a:prstGeom>
                    <a:solidFill>
                      <a:srgbClr val="FFFFFF"/>
                    </a:solidFill>
                    <a:ln>
                      <a:noFill/>
                    </a:ln>
                  </pic:spPr>
                </pic:pic>
              </a:graphicData>
            </a:graphic>
          </wp:inline>
        </w:drawing>
      </w:r>
    </w:p>
    <w:p w14:paraId="7F95E032" w14:textId="77777777" w:rsidR="008A5E4E" w:rsidRDefault="0065745B">
      <w:pPr>
        <w:pStyle w:val="p"/>
      </w:pPr>
      <w:r>
        <w:t>An arg block statement can be a label or operation (including a call operation).</w:t>
      </w:r>
    </w:p>
    <w:p w14:paraId="33C6C93D" w14:textId="77777777" w:rsidR="008A5E4E" w:rsidRDefault="0065745B">
      <w:pPr>
        <w:pStyle w:val="pFigureTitle"/>
      </w:pPr>
      <w:bookmarkStart w:id="246" w:name="_ListOf33"/>
      <w:r>
        <w:t>Figure 4–31 argBlockStatement Syntax Diagram</w:t>
      </w:r>
    </w:p>
    <w:bookmarkEnd w:id="246"/>
    <w:p w14:paraId="6C22F25D" w14:textId="2F4CFE2B" w:rsidR="008A5E4E" w:rsidRDefault="00377C98">
      <w:pPr>
        <w:pStyle w:val="pFigure"/>
      </w:pPr>
      <w:r>
        <w:rPr>
          <w:noProof/>
          <w:lang w:eastAsia="zh-TW"/>
        </w:rPr>
        <w:drawing>
          <wp:inline distT="0" distB="0" distL="0" distR="0" wp14:anchorId="7165CE16" wp14:editId="19500E9B">
            <wp:extent cx="2306955" cy="1584325"/>
            <wp:effectExtent l="0" t="0" r="0" b="0"/>
            <wp:docPr id="36" name="圖片 36" descr="argblock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rgblockstatemen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306955" cy="1584325"/>
                    </a:xfrm>
                    <a:prstGeom prst="rect">
                      <a:avLst/>
                    </a:prstGeom>
                    <a:noFill/>
                    <a:ln>
                      <a:noFill/>
                    </a:ln>
                  </pic:spPr>
                </pic:pic>
              </a:graphicData>
            </a:graphic>
          </wp:inline>
        </w:drawing>
      </w:r>
    </w:p>
    <w:p w14:paraId="13B8C563" w14:textId="77777777" w:rsidR="008A5E4E" w:rsidRDefault="0065745B">
      <w:pPr>
        <w:pStyle w:val="p"/>
      </w:pPr>
      <w:r>
        <w:t xml:space="preserve">For more information, see </w:t>
      </w:r>
      <w:r>
        <w:rPr>
          <w:rStyle w:val="xref1"/>
        </w:rPr>
        <w:t>10.2. Function Call Argument Passing (</w:t>
      </w:r>
      <w:r w:rsidR="009A76EE" w:rsidRPr="008A5E4E">
        <w:fldChar w:fldCharType="begin"/>
      </w:r>
      <w:r w:rsidR="008A5E4E">
        <w:instrText xml:space="preserve"> PAGEREF _Ref849298476 \p \h  \* MERGEFORMAT </w:instrText>
      </w:r>
      <w:r w:rsidR="009A76EE" w:rsidRPr="008A5E4E">
        <w:fldChar w:fldCharType="separate"/>
      </w:r>
      <w:r w:rsidR="00533AF0" w:rsidRPr="00533AF0">
        <w:rPr>
          <w:rStyle w:val="xref1"/>
          <w:noProof/>
        </w:rPr>
        <w:t>on</w:t>
      </w:r>
      <w:r w:rsidR="00533AF0">
        <w:rPr>
          <w:noProof/>
        </w:rPr>
        <w:t xml:space="preserve"> page 246</w:t>
      </w:r>
      <w:r w:rsidR="009A76EE" w:rsidRPr="008A5E4E">
        <w:rPr>
          <w:rStyle w:val="xref1"/>
        </w:rPr>
        <w:fldChar w:fldCharType="end"/>
      </w:r>
      <w:r>
        <w:rPr>
          <w:rStyle w:val="xref1"/>
        </w:rPr>
        <w:t>)</w:t>
      </w:r>
      <w:r>
        <w:t xml:space="preserve">. </w:t>
      </w:r>
    </w:p>
    <w:p w14:paraId="32791426" w14:textId="77777777" w:rsidR="008A5E4E" w:rsidRDefault="0065745B">
      <w:pPr>
        <w:pStyle w:val="h3"/>
      </w:pPr>
      <w:bookmarkStart w:id="247" w:name="_Toc396034148"/>
      <w:r>
        <w:t>4.3.7 Operation</w:t>
      </w:r>
      <w:bookmarkEnd w:id="247"/>
    </w:p>
    <w:p w14:paraId="6A06BD95" w14:textId="77777777" w:rsidR="008A5E4E" w:rsidRDefault="0065745B">
      <w:pPr>
        <w:pStyle w:val="p"/>
      </w:pPr>
      <w:r>
        <w:t>An operation is an executable HSAIL instruction.</w:t>
      </w:r>
    </w:p>
    <w:p w14:paraId="1FA3FDC8" w14:textId="77777777" w:rsidR="008A5E4E" w:rsidRDefault="0065745B">
      <w:pPr>
        <w:pStyle w:val="pNoPageBreakAfter"/>
      </w:pPr>
      <w:r>
        <w:t>The example below shows four operations:</w:t>
      </w:r>
    </w:p>
    <w:p w14:paraId="714BB6C6" w14:textId="77777777" w:rsidR="008A5E4E" w:rsidRDefault="0065745B">
      <w:pPr>
        <w:pStyle w:val="pre"/>
      </w:pPr>
      <w:r>
        <w:t>global_f32 %array[256];</w:t>
      </w:r>
      <w:r>
        <w:br/>
        <w:t xml:space="preserve"> @start: workitemid_u32 $s1, 0;</w:t>
      </w:r>
      <w:r>
        <w:br/>
        <w:t xml:space="preserve">         shl_u32        $s1, $s1, 2;        // multiply by 4</w:t>
      </w:r>
      <w:r>
        <w:br/>
        <w:t xml:space="preserve">         ld_global_u32  $s2, [%array][$s1]; // reads array[4 * workid]</w:t>
      </w:r>
      <w:r>
        <w:br/>
        <w:t xml:space="preserve">         add_f32        $s2, $s2, 0.5F;     // add 1/2</w:t>
      </w:r>
    </w:p>
    <w:p w14:paraId="00AFB0F6" w14:textId="77777777" w:rsidR="008A5E4E" w:rsidRDefault="0065745B">
      <w:pPr>
        <w:pStyle w:val="p"/>
      </w:pPr>
      <w:r>
        <w:lastRenderedPageBreak/>
        <w:t>Operations consist of an opcode usually followed by an underscore followed by a type followed by a comma-separated list of zero or more operands and ending with a semicolon (</w:t>
      </w:r>
      <w:r>
        <w:rPr>
          <w:rStyle w:val="code1"/>
        </w:rPr>
        <w:t>;</w:t>
      </w:r>
      <w:r>
        <w:t>). Some operations use special syntax for certain operands.</w:t>
      </w:r>
    </w:p>
    <w:p w14:paraId="6F24778D" w14:textId="77777777" w:rsidR="008A5E4E" w:rsidRDefault="0065745B">
      <w:pPr>
        <w:pStyle w:val="p"/>
      </w:pPr>
      <w:r>
        <w:t>Operands can be registers, constants, address expressions or the identifier of a label, kernel, function, signature or fbarrier. Some operations also support lists of operands surrounded by parenthesis (</w:t>
      </w:r>
      <w:r>
        <w:rPr>
          <w:rStyle w:val="code1"/>
        </w:rPr>
        <w:t>()</w:t>
      </w:r>
      <w:r>
        <w:t>) or square braces(</w:t>
      </w:r>
      <w:r>
        <w:rPr>
          <w:rStyle w:val="code1"/>
        </w:rPr>
        <w:t>[]</w:t>
      </w:r>
      <w:r>
        <w:t xml:space="preserve">). The destination operand is first, followed by source operands. See </w:t>
      </w:r>
      <w:r>
        <w:rPr>
          <w:rStyle w:val="xref1"/>
        </w:rPr>
        <w:t>4.16. Operands (</w:t>
      </w:r>
      <w:r w:rsidR="009A76EE" w:rsidRPr="008A5E4E">
        <w:fldChar w:fldCharType="begin"/>
      </w:r>
      <w:r w:rsidR="008A5E4E">
        <w:instrText xml:space="preserve"> PAGEREF _Ref289733002 \p \h  \* MERGEFORMAT </w:instrText>
      </w:r>
      <w:r w:rsidR="009A76EE" w:rsidRPr="008A5E4E">
        <w:fldChar w:fldCharType="separate"/>
      </w:r>
      <w:r w:rsidR="00533AF0" w:rsidRPr="00533AF0">
        <w:rPr>
          <w:rStyle w:val="xref1"/>
          <w:noProof/>
        </w:rPr>
        <w:t>on</w:t>
      </w:r>
      <w:r w:rsidR="00533AF0">
        <w:rPr>
          <w:noProof/>
        </w:rPr>
        <w:t xml:space="preserve"> page 86</w:t>
      </w:r>
      <w:r w:rsidR="009A76EE" w:rsidRPr="008A5E4E">
        <w:rPr>
          <w:rStyle w:val="xref1"/>
        </w:rPr>
        <w:fldChar w:fldCharType="end"/>
      </w:r>
      <w:r>
        <w:rPr>
          <w:rStyle w:val="xref1"/>
        </w:rPr>
        <w:t>)</w:t>
      </w:r>
      <w:r>
        <w:t>.</w:t>
      </w:r>
    </w:p>
    <w:p w14:paraId="650B402D" w14:textId="7794BDD6" w:rsidR="008A5E4E" w:rsidRDefault="0065745B">
      <w:pPr>
        <w:pStyle w:val="p"/>
      </w:pPr>
      <w:r>
        <w:t xml:space="preserve">HSAIL allows a finalizer to </w:t>
      </w:r>
      <w:r w:rsidR="00C74407">
        <w:t xml:space="preserve">support </w:t>
      </w:r>
      <w:r>
        <w:t>extensions that add additional features to HSAIL</w:t>
      </w:r>
      <w:r w:rsidR="00C74407">
        <w:t>. For example,</w:t>
      </w:r>
      <w:r>
        <w:t xml:space="preserve"> </w:t>
      </w:r>
      <w:r w:rsidR="00C74407">
        <w:t xml:space="preserve">additional </w:t>
      </w:r>
      <w:r>
        <w:t>operations</w:t>
      </w:r>
      <w:r w:rsidR="00C74407">
        <w:t xml:space="preserve"> and data types</w:t>
      </w:r>
      <w:r>
        <w:t xml:space="preserve">. A </w:t>
      </w:r>
      <w:r>
        <w:rPr>
          <w:rStyle w:val="spanBookTitle"/>
        </w:rPr>
        <w:t>finalizer extension</w:t>
      </w:r>
      <w:r>
        <w:t xml:space="preserve"> is enabled using the </w:t>
      </w:r>
      <w:r>
        <w:rPr>
          <w:rStyle w:val="code1"/>
        </w:rPr>
        <w:t>extension</w:t>
      </w:r>
      <w:r>
        <w:t xml:space="preserve"> directive. Any operations enabled by a finalizer extension are accessed like all other HSAIL operations. For more information, see </w:t>
      </w:r>
      <w:r>
        <w:rPr>
          <w:rStyle w:val="xref1"/>
        </w:rPr>
        <w:t>13.1.3. How to Set Up Finalizer Extensions (</w:t>
      </w:r>
      <w:r w:rsidR="009A76EE" w:rsidRPr="008A5E4E">
        <w:fldChar w:fldCharType="begin"/>
      </w:r>
      <w:r w:rsidR="008A5E4E">
        <w:instrText xml:space="preserve"> PAGEREF _Ref683061094 \p \h  \* MERGEFORMAT </w:instrText>
      </w:r>
      <w:r w:rsidR="009A76EE" w:rsidRPr="008A5E4E">
        <w:fldChar w:fldCharType="separate"/>
      </w:r>
      <w:r w:rsidR="00533AF0" w:rsidRPr="00533AF0">
        <w:rPr>
          <w:rStyle w:val="xref1"/>
          <w:noProof/>
        </w:rPr>
        <w:t>on</w:t>
      </w:r>
      <w:r w:rsidR="00533AF0">
        <w:rPr>
          <w:noProof/>
        </w:rPr>
        <w:t xml:space="preserve"> page 284</w:t>
      </w:r>
      <w:r w:rsidR="009A76EE" w:rsidRPr="008A5E4E">
        <w:rPr>
          <w:rStyle w:val="xref1"/>
        </w:rPr>
        <w:fldChar w:fldCharType="end"/>
      </w:r>
      <w:r>
        <w:rPr>
          <w:rStyle w:val="xref1"/>
        </w:rPr>
        <w:t>)</w:t>
      </w:r>
      <w:r>
        <w:t xml:space="preserve">. </w:t>
      </w:r>
    </w:p>
    <w:p w14:paraId="7BA9EF90" w14:textId="77777777" w:rsidR="008A5E4E" w:rsidRDefault="0065745B">
      <w:pPr>
        <w:pStyle w:val="p"/>
      </w:pPr>
      <w:r>
        <w:t>For more information, see:</w:t>
      </w:r>
    </w:p>
    <w:p w14:paraId="415852C3" w14:textId="77777777" w:rsidR="008A5E4E" w:rsidRDefault="0065745B">
      <w:pPr>
        <w:pStyle w:val="li"/>
        <w:numPr>
          <w:ilvl w:val="0"/>
          <w:numId w:val="50"/>
        </w:numPr>
        <w:spacing w:before="320"/>
        <w:ind w:left="600"/>
      </w:pPr>
      <w:r>
        <w:rPr>
          <w:rStyle w:val="xref1"/>
        </w:rPr>
        <w:t>Chapter 5. Arithmetic Operations (</w:t>
      </w:r>
      <w:r w:rsidR="009A76EE" w:rsidRPr="008A5E4E">
        <w:fldChar w:fldCharType="begin"/>
      </w:r>
      <w:r w:rsidR="008A5E4E">
        <w:instrText xml:space="preserve"> PAGEREF _Ref-680646540 \p \h  \* MERGEFORMAT </w:instrText>
      </w:r>
      <w:r w:rsidR="009A76EE" w:rsidRPr="008A5E4E">
        <w:fldChar w:fldCharType="separate"/>
      </w:r>
      <w:r w:rsidR="00533AF0" w:rsidRPr="00533AF0">
        <w:rPr>
          <w:rStyle w:val="xref1"/>
          <w:noProof/>
        </w:rPr>
        <w:t>on</w:t>
      </w:r>
      <w:r w:rsidR="00533AF0">
        <w:rPr>
          <w:noProof/>
        </w:rPr>
        <w:t xml:space="preserve"> page 99</w:t>
      </w:r>
      <w:r w:rsidR="009A76EE" w:rsidRPr="008A5E4E">
        <w:rPr>
          <w:rStyle w:val="xref1"/>
        </w:rPr>
        <w:fldChar w:fldCharType="end"/>
      </w:r>
      <w:r>
        <w:rPr>
          <w:rStyle w:val="xref1"/>
        </w:rPr>
        <w:t>)</w:t>
      </w:r>
    </w:p>
    <w:p w14:paraId="746BC898" w14:textId="77777777" w:rsidR="008A5E4E" w:rsidRDefault="0065745B">
      <w:pPr>
        <w:pStyle w:val="li"/>
        <w:numPr>
          <w:ilvl w:val="0"/>
          <w:numId w:val="50"/>
        </w:numPr>
        <w:ind w:left="600"/>
      </w:pPr>
      <w:r>
        <w:rPr>
          <w:rStyle w:val="xref1"/>
        </w:rPr>
        <w:t>Chapter 6. Memory Operations (</w:t>
      </w:r>
      <w:r w:rsidR="009A76EE" w:rsidRPr="008A5E4E">
        <w:fldChar w:fldCharType="begin"/>
      </w:r>
      <w:r w:rsidR="008A5E4E">
        <w:instrText xml:space="preserve"> PAGEREF _Ref1998590135 \p \h  \* MERGEFORMAT </w:instrText>
      </w:r>
      <w:r w:rsidR="009A76EE" w:rsidRPr="008A5E4E">
        <w:fldChar w:fldCharType="separate"/>
      </w:r>
      <w:r w:rsidR="00533AF0" w:rsidRPr="00533AF0">
        <w:rPr>
          <w:rStyle w:val="xref1"/>
          <w:noProof/>
        </w:rPr>
        <w:t>on</w:t>
      </w:r>
      <w:r w:rsidR="00533AF0">
        <w:rPr>
          <w:noProof/>
        </w:rPr>
        <w:t xml:space="preserve"> page 155</w:t>
      </w:r>
      <w:r w:rsidR="009A76EE" w:rsidRPr="008A5E4E">
        <w:rPr>
          <w:rStyle w:val="xref1"/>
        </w:rPr>
        <w:fldChar w:fldCharType="end"/>
      </w:r>
      <w:r>
        <w:rPr>
          <w:rStyle w:val="xref1"/>
        </w:rPr>
        <w:t>)</w:t>
      </w:r>
    </w:p>
    <w:p w14:paraId="65FB738A" w14:textId="77777777" w:rsidR="008A5E4E" w:rsidRDefault="0065745B">
      <w:pPr>
        <w:pStyle w:val="li"/>
        <w:numPr>
          <w:ilvl w:val="0"/>
          <w:numId w:val="50"/>
        </w:numPr>
        <w:ind w:left="600"/>
      </w:pPr>
      <w:r>
        <w:rPr>
          <w:rStyle w:val="xref1"/>
        </w:rPr>
        <w:t>Chapter 7. Image Operations (</w:t>
      </w:r>
      <w:r w:rsidR="009A76EE" w:rsidRPr="008A5E4E">
        <w:fldChar w:fldCharType="begin"/>
      </w:r>
      <w:r w:rsidR="008A5E4E">
        <w:instrText xml:space="preserve"> PAGEREF _Ref1790096365 \p \h  \* MERGEFORMAT </w:instrText>
      </w:r>
      <w:r w:rsidR="009A76EE" w:rsidRPr="008A5E4E">
        <w:fldChar w:fldCharType="separate"/>
      </w:r>
      <w:r w:rsidR="00533AF0" w:rsidRPr="00533AF0">
        <w:rPr>
          <w:rStyle w:val="xref1"/>
          <w:noProof/>
        </w:rPr>
        <w:t>on</w:t>
      </w:r>
      <w:r w:rsidR="00533AF0">
        <w:rPr>
          <w:noProof/>
        </w:rPr>
        <w:t xml:space="preserve"> page 191</w:t>
      </w:r>
      <w:r w:rsidR="009A76EE" w:rsidRPr="008A5E4E">
        <w:rPr>
          <w:rStyle w:val="xref1"/>
        </w:rPr>
        <w:fldChar w:fldCharType="end"/>
      </w:r>
      <w:r>
        <w:rPr>
          <w:rStyle w:val="xref1"/>
        </w:rPr>
        <w:t>)</w:t>
      </w:r>
    </w:p>
    <w:p w14:paraId="7A8C6CF1" w14:textId="77777777" w:rsidR="008A5E4E" w:rsidRDefault="0065745B">
      <w:pPr>
        <w:pStyle w:val="li"/>
        <w:numPr>
          <w:ilvl w:val="0"/>
          <w:numId w:val="50"/>
        </w:numPr>
        <w:ind w:left="600"/>
      </w:pPr>
      <w:r>
        <w:rPr>
          <w:rStyle w:val="xref1"/>
        </w:rPr>
        <w:t>Chapter 8. Branch Operations (</w:t>
      </w:r>
      <w:r w:rsidR="009A76EE" w:rsidRPr="008A5E4E">
        <w:fldChar w:fldCharType="begin"/>
      </w:r>
      <w:r w:rsidR="008A5E4E">
        <w:instrText xml:space="preserve"> PAGEREF _Ref9443285 \p \h  \* MERGEFORMAT </w:instrText>
      </w:r>
      <w:r w:rsidR="009A76EE" w:rsidRPr="008A5E4E">
        <w:fldChar w:fldCharType="separate"/>
      </w:r>
      <w:r w:rsidR="00533AF0" w:rsidRPr="00533AF0">
        <w:rPr>
          <w:rStyle w:val="xref1"/>
          <w:noProof/>
        </w:rPr>
        <w:t>on</w:t>
      </w:r>
      <w:r w:rsidR="00533AF0">
        <w:rPr>
          <w:noProof/>
        </w:rPr>
        <w:t xml:space="preserve"> page 225</w:t>
      </w:r>
      <w:r w:rsidR="009A76EE" w:rsidRPr="008A5E4E">
        <w:rPr>
          <w:rStyle w:val="xref1"/>
        </w:rPr>
        <w:fldChar w:fldCharType="end"/>
      </w:r>
      <w:r>
        <w:rPr>
          <w:rStyle w:val="xref1"/>
        </w:rPr>
        <w:t>)</w:t>
      </w:r>
    </w:p>
    <w:p w14:paraId="783C4465" w14:textId="77777777" w:rsidR="008A5E4E" w:rsidRDefault="0065745B">
      <w:pPr>
        <w:pStyle w:val="li"/>
        <w:numPr>
          <w:ilvl w:val="0"/>
          <w:numId w:val="50"/>
        </w:numPr>
        <w:ind w:left="600"/>
      </w:pPr>
      <w:r>
        <w:rPr>
          <w:rStyle w:val="xref1"/>
        </w:rPr>
        <w:t>Chapter 9. Parallel Synchronization and Communication Operations (</w:t>
      </w:r>
      <w:r w:rsidR="009A76EE" w:rsidRPr="008A5E4E">
        <w:fldChar w:fldCharType="begin"/>
      </w:r>
      <w:r w:rsidR="008A5E4E">
        <w:instrText xml:space="preserve"> PAGEREF _Ref-1576108994 \p \h  \* MERGEFORMAT </w:instrText>
      </w:r>
      <w:r w:rsidR="009A76EE" w:rsidRPr="008A5E4E">
        <w:fldChar w:fldCharType="separate"/>
      </w:r>
      <w:r w:rsidR="00533AF0" w:rsidRPr="00533AF0">
        <w:rPr>
          <w:rStyle w:val="xref1"/>
          <w:noProof/>
        </w:rPr>
        <w:t>on</w:t>
      </w:r>
      <w:r w:rsidR="00533AF0">
        <w:rPr>
          <w:noProof/>
        </w:rPr>
        <w:t xml:space="preserve"> page 229</w:t>
      </w:r>
      <w:r w:rsidR="009A76EE" w:rsidRPr="008A5E4E">
        <w:rPr>
          <w:rStyle w:val="xref1"/>
        </w:rPr>
        <w:fldChar w:fldCharType="end"/>
      </w:r>
      <w:r>
        <w:rPr>
          <w:rStyle w:val="xref1"/>
        </w:rPr>
        <w:t>)</w:t>
      </w:r>
    </w:p>
    <w:p w14:paraId="3B18D7CB" w14:textId="77777777" w:rsidR="008A5E4E" w:rsidRDefault="0065745B">
      <w:pPr>
        <w:pStyle w:val="li"/>
        <w:numPr>
          <w:ilvl w:val="0"/>
          <w:numId w:val="50"/>
        </w:numPr>
        <w:ind w:left="600"/>
      </w:pPr>
      <w:r>
        <w:rPr>
          <w:rStyle w:val="xref1"/>
        </w:rPr>
        <w:t>Chapter 10. Function Operations (</w:t>
      </w:r>
      <w:r w:rsidR="009A76EE" w:rsidRPr="008A5E4E">
        <w:fldChar w:fldCharType="begin"/>
      </w:r>
      <w:r w:rsidR="008A5E4E">
        <w:instrText xml:space="preserve"> PAGEREF _Ref157771107 \p \h  \* MERGEFORMAT </w:instrText>
      </w:r>
      <w:r w:rsidR="009A76EE" w:rsidRPr="008A5E4E">
        <w:fldChar w:fldCharType="separate"/>
      </w:r>
      <w:r w:rsidR="00533AF0" w:rsidRPr="00533AF0">
        <w:rPr>
          <w:rStyle w:val="xref1"/>
          <w:noProof/>
        </w:rPr>
        <w:t>on</w:t>
      </w:r>
      <w:r w:rsidR="00533AF0">
        <w:rPr>
          <w:noProof/>
        </w:rPr>
        <w:t xml:space="preserve"> page 245</w:t>
      </w:r>
      <w:r w:rsidR="009A76EE" w:rsidRPr="008A5E4E">
        <w:rPr>
          <w:rStyle w:val="xref1"/>
        </w:rPr>
        <w:fldChar w:fldCharType="end"/>
      </w:r>
      <w:r>
        <w:rPr>
          <w:rStyle w:val="xref1"/>
        </w:rPr>
        <w:t>)</w:t>
      </w:r>
    </w:p>
    <w:p w14:paraId="431B5F63" w14:textId="77777777" w:rsidR="008A5E4E" w:rsidRDefault="0065745B">
      <w:pPr>
        <w:pStyle w:val="li"/>
        <w:numPr>
          <w:ilvl w:val="0"/>
          <w:numId w:val="50"/>
        </w:numPr>
        <w:spacing w:after="320"/>
        <w:ind w:left="600"/>
      </w:pPr>
      <w:r>
        <w:rPr>
          <w:rStyle w:val="xref1"/>
        </w:rPr>
        <w:t>Chapter 11. Special Operations (</w:t>
      </w:r>
      <w:r w:rsidR="009A76EE" w:rsidRPr="008A5E4E">
        <w:fldChar w:fldCharType="begin"/>
      </w:r>
      <w:r w:rsidR="008A5E4E">
        <w:instrText xml:space="preserve"> PAGEREF _Ref2028453670 \p \h  \* MERGEFORMAT </w:instrText>
      </w:r>
      <w:r w:rsidR="009A76EE" w:rsidRPr="008A5E4E">
        <w:fldChar w:fldCharType="separate"/>
      </w:r>
      <w:r w:rsidR="00533AF0" w:rsidRPr="00533AF0">
        <w:rPr>
          <w:rStyle w:val="xref1"/>
          <w:noProof/>
        </w:rPr>
        <w:t>on</w:t>
      </w:r>
      <w:r w:rsidR="00533AF0">
        <w:rPr>
          <w:noProof/>
        </w:rPr>
        <w:t xml:space="preserve"> page 263</w:t>
      </w:r>
      <w:r w:rsidR="009A76EE" w:rsidRPr="008A5E4E">
        <w:rPr>
          <w:rStyle w:val="xref1"/>
        </w:rPr>
        <w:fldChar w:fldCharType="end"/>
      </w:r>
      <w:r>
        <w:rPr>
          <w:rStyle w:val="xref1"/>
        </w:rPr>
        <w:t>)</w:t>
      </w:r>
    </w:p>
    <w:p w14:paraId="0C272E3D" w14:textId="77777777" w:rsidR="008A5E4E" w:rsidRDefault="0065745B">
      <w:pPr>
        <w:pStyle w:val="h3"/>
      </w:pPr>
      <w:bookmarkStart w:id="248" w:name="_Toc396034149"/>
      <w:r>
        <w:t xml:space="preserve">4.3.8 </w:t>
      </w:r>
      <w:bookmarkStart w:id="249" w:name="variable"/>
      <w:bookmarkStart w:id="250" w:name="_Ref-1163237734"/>
      <w:bookmarkEnd w:id="249"/>
      <w:r>
        <w:t>Variable</w:t>
      </w:r>
      <w:bookmarkEnd w:id="248"/>
      <w:bookmarkEnd w:id="250"/>
    </w:p>
    <w:p w14:paraId="56258265" w14:textId="77777777" w:rsidR="008A5E4E" w:rsidRDefault="0065745B">
      <w:pPr>
        <w:pStyle w:val="p"/>
      </w:pPr>
      <w:r>
        <w:t>A module variable can either be a declaration or a definition. A code block or arg block variable can only be a definition.</w:t>
      </w:r>
    </w:p>
    <w:p w14:paraId="78084B48" w14:textId="77777777" w:rsidR="008A5E4E" w:rsidRDefault="0065745B">
      <w:pPr>
        <w:pStyle w:val="p"/>
      </w:pPr>
      <w:r>
        <w:t xml:space="preserve">A variable declaration establishes the name, segment, data type, array dimensions, linkage and variable qualifiers of a variable. </w:t>
      </w:r>
    </w:p>
    <w:p w14:paraId="713D0D41" w14:textId="58F08991" w:rsidR="008A5E4E" w:rsidRDefault="0065745B">
      <w:pPr>
        <w:pStyle w:val="p"/>
      </w:pPr>
      <w:r>
        <w:t xml:space="preserve">A variable definition establishes the same characteristics as a declaration, and in addition for some segments can specify an initializer. For global and readonly segment variables, a definition causes memory for the variable to be allocated, and initialized if it has an initializer, when </w:t>
      </w:r>
      <w:r w:rsidR="00F16691">
        <w:t>a code object that references the variable is loaded into an executable</w:t>
      </w:r>
      <w:r>
        <w:t xml:space="preserve">. The memory is destroyed when the HSA runtime is used to destroy the </w:t>
      </w:r>
      <w:r w:rsidR="00F16691">
        <w:t>executable</w:t>
      </w:r>
      <w:r>
        <w:t xml:space="preserve">. All HSAIL </w:t>
      </w:r>
      <w:r w:rsidR="00F16691">
        <w:t xml:space="preserve">executables </w:t>
      </w:r>
      <w:r>
        <w:t>created by the application are implicitly destroyed when the application terminates.</w:t>
      </w:r>
      <w:r w:rsidR="00C22A92">
        <w:t xml:space="preserve"> See </w:t>
      </w:r>
      <w:r w:rsidR="00C22A92">
        <w:rPr>
          <w:rStyle w:val="xref1"/>
        </w:rPr>
        <w:t>4.2. Program, Code Object and Executable (</w:t>
      </w:r>
      <w:r w:rsidR="00C22A92" w:rsidRPr="008A5E4E">
        <w:fldChar w:fldCharType="begin"/>
      </w:r>
      <w:r w:rsidR="00C22A92">
        <w:instrText xml:space="preserve"> PAGEREF _Ref-654951805 \p \h  \* MERGEFORMAT </w:instrText>
      </w:r>
      <w:r w:rsidR="00C22A92" w:rsidRPr="008A5E4E">
        <w:fldChar w:fldCharType="separate"/>
      </w:r>
      <w:r w:rsidR="00C22A92" w:rsidRPr="00533AF0">
        <w:rPr>
          <w:rStyle w:val="xref1"/>
          <w:noProof/>
        </w:rPr>
        <w:t>on</w:t>
      </w:r>
      <w:r w:rsidR="00C22A92">
        <w:rPr>
          <w:noProof/>
        </w:rPr>
        <w:t xml:space="preserve"> page 33</w:t>
      </w:r>
      <w:r w:rsidR="00C22A92" w:rsidRPr="008A5E4E">
        <w:rPr>
          <w:rStyle w:val="xref1"/>
        </w:rPr>
        <w:fldChar w:fldCharType="end"/>
      </w:r>
      <w:r w:rsidR="00C22A92">
        <w:rPr>
          <w:rStyle w:val="xref1"/>
        </w:rPr>
        <w:t>).</w:t>
      </w:r>
    </w:p>
    <w:p w14:paraId="4E325971" w14:textId="77777777" w:rsidR="008A5E4E" w:rsidRDefault="0065745B">
      <w:pPr>
        <w:pStyle w:val="p"/>
      </w:pPr>
      <w:r>
        <w:t>A module variable with the same name can be declared in a module zero or more times, but can be defined at most once.</w:t>
      </w:r>
    </w:p>
    <w:p w14:paraId="7C9E345D" w14:textId="77777777" w:rsidR="008A5E4E" w:rsidRDefault="0065745B">
      <w:pPr>
        <w:pStyle w:val="p"/>
      </w:pPr>
      <w:r>
        <w:t>All module variables with the same name in a module denote the same variable and must be compatible.</w:t>
      </w:r>
    </w:p>
    <w:p w14:paraId="5C4BDEB3" w14:textId="77777777" w:rsidR="008A5E4E" w:rsidRDefault="0065745B">
      <w:pPr>
        <w:pStyle w:val="pNoPageBreakAfter"/>
      </w:pPr>
      <w:r>
        <w:t xml:space="preserve">Variable declaration and definitions are compatible if they: </w:t>
      </w:r>
    </w:p>
    <w:p w14:paraId="65AB703C" w14:textId="77777777" w:rsidR="008A5E4E" w:rsidRDefault="0065745B">
      <w:pPr>
        <w:pStyle w:val="li"/>
        <w:numPr>
          <w:ilvl w:val="0"/>
          <w:numId w:val="51"/>
        </w:numPr>
        <w:spacing w:before="320"/>
        <w:ind w:left="600"/>
      </w:pPr>
      <w:r>
        <w:t>have the same segment,</w:t>
      </w:r>
    </w:p>
    <w:p w14:paraId="7CFDAD9F" w14:textId="77777777" w:rsidR="008A5E4E" w:rsidRDefault="0065745B">
      <w:pPr>
        <w:pStyle w:val="li"/>
        <w:numPr>
          <w:ilvl w:val="0"/>
          <w:numId w:val="51"/>
        </w:numPr>
        <w:ind w:left="600"/>
      </w:pPr>
      <w:r>
        <w:lastRenderedPageBreak/>
        <w:t>have the same data type,</w:t>
      </w:r>
    </w:p>
    <w:p w14:paraId="2AFAA852" w14:textId="77777777" w:rsidR="008A5E4E" w:rsidRDefault="0065745B">
      <w:pPr>
        <w:pStyle w:val="li"/>
        <w:numPr>
          <w:ilvl w:val="0"/>
          <w:numId w:val="51"/>
        </w:numPr>
        <w:ind w:left="600"/>
      </w:pPr>
      <w:r>
        <w:t>have the same linkage,</w:t>
      </w:r>
    </w:p>
    <w:p w14:paraId="6D18197E" w14:textId="5FAA72CB" w:rsidR="008A5E4E" w:rsidRDefault="0065745B">
      <w:pPr>
        <w:pStyle w:val="li"/>
        <w:numPr>
          <w:ilvl w:val="0"/>
          <w:numId w:val="51"/>
        </w:numPr>
        <w:ind w:left="600"/>
      </w:pPr>
      <w:r>
        <w:t>have the same variable qualifiers</w:t>
      </w:r>
      <w:r w:rsidR="00142D25">
        <w:t>,</w:t>
      </w:r>
    </w:p>
    <w:p w14:paraId="5096F075" w14:textId="77777777" w:rsidR="008A5E4E" w:rsidRDefault="0065745B">
      <w:pPr>
        <w:pStyle w:val="li"/>
        <w:numPr>
          <w:ilvl w:val="0"/>
          <w:numId w:val="51"/>
        </w:numPr>
        <w:ind w:left="600"/>
      </w:pPr>
      <w:r>
        <w:t xml:space="preserve">have matching array dimension declarations: </w:t>
      </w:r>
    </w:p>
    <w:p w14:paraId="499391BE" w14:textId="77777777" w:rsidR="008A5E4E" w:rsidRDefault="0065745B">
      <w:pPr>
        <w:pStyle w:val="li1"/>
        <w:numPr>
          <w:ilvl w:val="1"/>
          <w:numId w:val="52"/>
        </w:numPr>
        <w:ind w:left="1200"/>
      </w:pPr>
      <w:r>
        <w:t>have no array dimension specified, or</w:t>
      </w:r>
    </w:p>
    <w:p w14:paraId="3D4B0CAD" w14:textId="77777777" w:rsidR="008A5E4E" w:rsidRDefault="0065745B">
      <w:pPr>
        <w:pStyle w:val="li1"/>
        <w:numPr>
          <w:ilvl w:val="1"/>
          <w:numId w:val="52"/>
        </w:numPr>
        <w:ind w:left="1200"/>
      </w:pPr>
      <w:r>
        <w:t xml:space="preserve">have an array dimension specified with matching array dimension size: </w:t>
      </w:r>
    </w:p>
    <w:p w14:paraId="03321CD9" w14:textId="3D12C74F" w:rsidR="008A5E4E" w:rsidRDefault="0065745B">
      <w:pPr>
        <w:pStyle w:val="li2"/>
        <w:numPr>
          <w:ilvl w:val="2"/>
          <w:numId w:val="53"/>
        </w:numPr>
        <w:ind w:left="1800"/>
      </w:pPr>
      <w:r>
        <w:t xml:space="preserve">A definition with an initializer that has an array dimension that is empty has an array dimension size equal to the </w:t>
      </w:r>
      <w:r w:rsidR="004030EB">
        <w:t xml:space="preserve">byte size of the </w:t>
      </w:r>
      <w:r>
        <w:t xml:space="preserve"> initializer</w:t>
      </w:r>
      <w:r w:rsidR="004030EB">
        <w:t xml:space="preserve"> divided by the byte size of the variable data type</w:t>
      </w:r>
      <w:r>
        <w:t>.</w:t>
      </w:r>
      <w:r w:rsidR="004030EB">
        <w:t xml:space="preserve"> It is an error if the initializer byte size is not an exact multiple of the variable data type byte size. </w:t>
      </w:r>
      <w:r w:rsidR="00B63585">
        <w:t>(T</w:t>
      </w:r>
      <w:r w:rsidR="004030EB">
        <w:t xml:space="preserve">he </w:t>
      </w:r>
      <w:r w:rsidR="004030EB" w:rsidRPr="00636634">
        <w:rPr>
          <w:rFonts w:ascii="Courier New" w:hAnsi="Courier New" w:cs="Courier New"/>
        </w:rPr>
        <w:t>b1</w:t>
      </w:r>
      <w:r w:rsidR="00EA4417">
        <w:t xml:space="preserve"> bit type </w:t>
      </w:r>
      <w:r w:rsidR="004C29FF">
        <w:t xml:space="preserve">is </w:t>
      </w:r>
      <w:r w:rsidR="00B63585">
        <w:t>not allowed for variables</w:t>
      </w:r>
      <w:r w:rsidR="004030EB">
        <w:t>.</w:t>
      </w:r>
      <w:r w:rsidR="00B63585">
        <w:t>)</w:t>
      </w:r>
    </w:p>
    <w:p w14:paraId="348955B3" w14:textId="77777777" w:rsidR="008A5E4E" w:rsidRDefault="0065745B">
      <w:pPr>
        <w:pStyle w:val="li2"/>
        <w:numPr>
          <w:ilvl w:val="2"/>
          <w:numId w:val="53"/>
        </w:numPr>
        <w:ind w:left="1800"/>
      </w:pPr>
      <w:r>
        <w:t>A declaration with an array dimension that is empty matches a declaration or definition with an array dimension of any size.</w:t>
      </w:r>
    </w:p>
    <w:p w14:paraId="13A97598" w14:textId="77777777" w:rsidR="008A5E4E" w:rsidRDefault="0065745B">
      <w:pPr>
        <w:pStyle w:val="li2"/>
        <w:numPr>
          <w:ilvl w:val="2"/>
          <w:numId w:val="53"/>
        </w:numPr>
        <w:spacing w:after="320"/>
        <w:ind w:left="1800"/>
      </w:pPr>
      <w:r>
        <w:t>Otherwise the array dimension sizes must be the same.</w:t>
      </w:r>
    </w:p>
    <w:p w14:paraId="67111039" w14:textId="77777777" w:rsidR="008A5E4E" w:rsidRDefault="0065745B">
      <w:pPr>
        <w:pStyle w:val="p"/>
      </w:pPr>
      <w:r>
        <w:t xml:space="preserve">There can only be one code block or arg block variable with a specific name in the scope of its identifier. The same name is allowed as a code block or arg block variable in a different scope. For example, there can be multiple function scope variables with the same name if they are defined in different functions or kernels. See </w:t>
      </w:r>
      <w:r>
        <w:rPr>
          <w:rStyle w:val="xref1"/>
        </w:rPr>
        <w:t>4.6.2. Scope (</w:t>
      </w:r>
      <w:r w:rsidR="009A76EE" w:rsidRPr="008A5E4E">
        <w:fldChar w:fldCharType="begin"/>
      </w:r>
      <w:r w:rsidR="008A5E4E">
        <w:instrText xml:space="preserve"> PAGEREF _Ref-126376936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w:t>
      </w:r>
    </w:p>
    <w:p w14:paraId="14A849E7" w14:textId="77777777" w:rsidR="008A5E4E" w:rsidRDefault="0065745B">
      <w:pPr>
        <w:pStyle w:val="p"/>
      </w:pPr>
      <w:r>
        <w:t>A code block variable has function linkage and can only be referenced within the function scope it is defined.</w:t>
      </w:r>
    </w:p>
    <w:p w14:paraId="1727EBAD" w14:textId="77777777" w:rsidR="008A5E4E" w:rsidRDefault="0065745B">
      <w:pPr>
        <w:pStyle w:val="p"/>
      </w:pPr>
      <w:r>
        <w:t>An arg block variable has arg linkage and can only be referenced withing the arg block it is defined.</w:t>
      </w:r>
    </w:p>
    <w:p w14:paraId="71890DA2" w14:textId="77777777" w:rsidR="008A5E4E" w:rsidRDefault="0065745B">
      <w:pPr>
        <w:pStyle w:val="p"/>
      </w:pPr>
      <w:r>
        <w:t xml:space="preserve">If the module variable has program linkage, then there can be at most one definition of a module variable with program linkage with that name amongst all the modules in the same program. All module variables with program linkage in any module of the same program that have the same name denote the same variable and must be compatible. This allows a module variable to be defined in one module, but used in another module. Otherwise, the module variable has module linkage and can only be referenced within the same module. </w:t>
      </w:r>
      <w:r w:rsidR="005A362F">
        <w:t xml:space="preserve">If a module variable is declared with module linkage, then it must have a definition in the same module. </w:t>
      </w:r>
      <w:r>
        <w:t xml:space="preserve">See </w:t>
      </w:r>
      <w:r>
        <w:rPr>
          <w:rStyle w:val="xref1"/>
        </w:rPr>
        <w:t>4.12. Linkage (</w:t>
      </w:r>
      <w:r w:rsidR="009A76EE" w:rsidRPr="008A5E4E">
        <w:fldChar w:fldCharType="begin"/>
      </w:r>
      <w:r w:rsidR="008A5E4E">
        <w:instrText xml:space="preserve"> PAGEREF _Ref-2142638245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w:t>
      </w:r>
    </w:p>
    <w:p w14:paraId="31DCEC20" w14:textId="77777777" w:rsidR="008A5E4E" w:rsidRDefault="0065745B">
      <w:pPr>
        <w:pStyle w:val="p"/>
      </w:pPr>
      <w:r>
        <w:t xml:space="preserve">At the time a kernel or indirect function is finalized, there must be a definition for all the variables referenced by address expressions of operations that are part of the kernel or indirect function (including any indirect references from operations in functions they call by </w:t>
      </w:r>
      <w:r>
        <w:rPr>
          <w:rStyle w:val="code1"/>
        </w:rPr>
        <w:t>call</w:t>
      </w:r>
      <w:r>
        <w:t xml:space="preserve"> and </w:t>
      </w:r>
      <w:r>
        <w:rPr>
          <w:rStyle w:val="code1"/>
        </w:rPr>
        <w:t>scall</w:t>
      </w:r>
      <w:r>
        <w:t xml:space="preserve"> operations) in one of the modules that belong to the program.</w:t>
      </w:r>
    </w:p>
    <w:p w14:paraId="035B4D3D" w14:textId="77777777" w:rsidR="008A5E4E" w:rsidRDefault="0065745B">
      <w:pPr>
        <w:pStyle w:val="p"/>
      </w:pPr>
      <w:r>
        <w:t>A single module can contain multiple variable declarations and definitions.</w:t>
      </w:r>
    </w:p>
    <w:p w14:paraId="60AEC6D2" w14:textId="77777777" w:rsidR="008A5E4E" w:rsidRDefault="0065745B">
      <w:pPr>
        <w:pStyle w:val="p"/>
      </w:pPr>
      <w:r>
        <w:t xml:space="preserve">A module variable declaration or definition consists of </w:t>
      </w:r>
      <w:r>
        <w:rPr>
          <w:rStyle w:val="code1"/>
        </w:rPr>
        <w:t>decl</w:t>
      </w:r>
      <w:r>
        <w:t xml:space="preserve"> if it is a declaration, followed by its linkage, the optional variable qualifiers, a segment, a data type, the variable name, an optional array dimension, an optional initializer if a definition for a segment that allows initializers, and terminated by a semicolon (</w:t>
      </w:r>
      <w:r>
        <w:rPr>
          <w:rStyle w:val="code1"/>
        </w:rPr>
        <w:t>;</w:t>
      </w:r>
      <w:r>
        <w:t>).</w:t>
      </w:r>
    </w:p>
    <w:p w14:paraId="2C0E3FD4" w14:textId="77777777" w:rsidR="008A5E4E" w:rsidRDefault="0065745B">
      <w:pPr>
        <w:pStyle w:val="p"/>
      </w:pPr>
      <w:r>
        <w:lastRenderedPageBreak/>
        <w:t xml:space="preserve">A code block or arg block variable can only be a definition and has function and arg linkage respectively. Therefore, it is defined the same as a module variable except </w:t>
      </w:r>
      <w:r>
        <w:rPr>
          <w:rStyle w:val="code1"/>
        </w:rPr>
        <w:t>decl</w:t>
      </w:r>
      <w:r>
        <w:t xml:space="preserve"> and linkage are not specified.</w:t>
      </w:r>
    </w:p>
    <w:p w14:paraId="39B3842E" w14:textId="77777777" w:rsidR="008A5E4E" w:rsidRDefault="0065745B">
      <w:pPr>
        <w:pStyle w:val="pFigureTitle"/>
      </w:pPr>
      <w:bookmarkStart w:id="251" w:name="_ListOf34"/>
      <w:r>
        <w:t>Figure 4–32 moduleVariable Syntax Diagram</w:t>
      </w:r>
    </w:p>
    <w:bookmarkEnd w:id="251"/>
    <w:p w14:paraId="36E29C39" w14:textId="17E667C7" w:rsidR="008A5E4E" w:rsidRDefault="00377C98">
      <w:pPr>
        <w:pStyle w:val="pFigure"/>
      </w:pPr>
      <w:r>
        <w:rPr>
          <w:noProof/>
          <w:lang w:eastAsia="zh-TW"/>
        </w:rPr>
        <w:drawing>
          <wp:inline distT="0" distB="0" distL="0" distR="0" wp14:anchorId="53988F63" wp14:editId="75715568">
            <wp:extent cx="3274695" cy="956945"/>
            <wp:effectExtent l="0" t="0" r="1905" b="0"/>
            <wp:docPr id="37" name="圖片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preferRelativeResize="0">
                      <a:picLocks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74695" cy="956945"/>
                    </a:xfrm>
                    <a:prstGeom prst="rect">
                      <a:avLst/>
                    </a:prstGeom>
                    <a:solidFill>
                      <a:srgbClr val="FFFFFF"/>
                    </a:solidFill>
                    <a:ln>
                      <a:noFill/>
                    </a:ln>
                  </pic:spPr>
                </pic:pic>
              </a:graphicData>
            </a:graphic>
          </wp:inline>
        </w:drawing>
      </w:r>
    </w:p>
    <w:p w14:paraId="2E90036F" w14:textId="77777777" w:rsidR="008A5E4E" w:rsidRDefault="0065745B">
      <w:pPr>
        <w:pStyle w:val="pFigureTitle"/>
      </w:pPr>
      <w:bookmarkStart w:id="252" w:name="_ListOf35"/>
      <w:r>
        <w:t>Figure 4–33 codeBlockVariable Syntax Diagram</w:t>
      </w:r>
    </w:p>
    <w:bookmarkEnd w:id="252"/>
    <w:p w14:paraId="65E09329" w14:textId="51713C96" w:rsidR="008A5E4E" w:rsidRDefault="00377C98">
      <w:pPr>
        <w:pStyle w:val="pFigure"/>
      </w:pPr>
      <w:r>
        <w:rPr>
          <w:noProof/>
          <w:lang w:eastAsia="zh-TW"/>
        </w:rPr>
        <w:drawing>
          <wp:inline distT="0" distB="0" distL="0" distR="0" wp14:anchorId="1EC1B490" wp14:editId="790860A9">
            <wp:extent cx="1584325" cy="956945"/>
            <wp:effectExtent l="0" t="0" r="0" b="0"/>
            <wp:docPr id="38" name="圖片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preferRelativeResize="0">
                      <a:picLocks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84325" cy="956945"/>
                    </a:xfrm>
                    <a:prstGeom prst="rect">
                      <a:avLst/>
                    </a:prstGeom>
                    <a:solidFill>
                      <a:srgbClr val="FFFFFF"/>
                    </a:solidFill>
                    <a:ln>
                      <a:noFill/>
                    </a:ln>
                  </pic:spPr>
                </pic:pic>
              </a:graphicData>
            </a:graphic>
          </wp:inline>
        </w:drawing>
      </w:r>
    </w:p>
    <w:p w14:paraId="737A83ED" w14:textId="77777777" w:rsidR="008A5E4E" w:rsidRDefault="0065745B">
      <w:pPr>
        <w:pStyle w:val="pFigureTitle"/>
      </w:pPr>
      <w:bookmarkStart w:id="253" w:name="_ListOf36"/>
      <w:r>
        <w:t>Figure 4–34 argBlockVariable Syntax Diagram</w:t>
      </w:r>
    </w:p>
    <w:bookmarkEnd w:id="253"/>
    <w:p w14:paraId="3E241ADA" w14:textId="2A87AF6D" w:rsidR="008A5E4E" w:rsidRDefault="00377C98">
      <w:pPr>
        <w:pStyle w:val="pFigure"/>
      </w:pPr>
      <w:r>
        <w:rPr>
          <w:noProof/>
          <w:lang w:eastAsia="zh-TW"/>
        </w:rPr>
        <w:drawing>
          <wp:inline distT="0" distB="0" distL="0" distR="0" wp14:anchorId="0838CBDC" wp14:editId="7C78349F">
            <wp:extent cx="1584325" cy="956945"/>
            <wp:effectExtent l="0" t="0" r="0" b="0"/>
            <wp:docPr id="39" name="圖片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preferRelativeResize="0">
                      <a:picLocks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84325" cy="956945"/>
                    </a:xfrm>
                    <a:prstGeom prst="rect">
                      <a:avLst/>
                    </a:prstGeom>
                    <a:solidFill>
                      <a:srgbClr val="FFFFFF"/>
                    </a:solidFill>
                    <a:ln>
                      <a:noFill/>
                    </a:ln>
                  </pic:spPr>
                </pic:pic>
              </a:graphicData>
            </a:graphic>
          </wp:inline>
        </w:drawing>
      </w:r>
    </w:p>
    <w:p w14:paraId="0A26EB80" w14:textId="77777777" w:rsidR="008A5E4E" w:rsidRDefault="0065745B">
      <w:pPr>
        <w:pStyle w:val="pFigureTitle"/>
      </w:pPr>
      <w:bookmarkStart w:id="254" w:name="_ListOf37"/>
      <w:r>
        <w:t>Figure 4–35 variable Syntax Diagram</w:t>
      </w:r>
    </w:p>
    <w:bookmarkEnd w:id="254"/>
    <w:p w14:paraId="122539DC" w14:textId="105A35C4" w:rsidR="008A5E4E" w:rsidRDefault="00377C98">
      <w:pPr>
        <w:pStyle w:val="pFigure"/>
      </w:pPr>
      <w:r>
        <w:rPr>
          <w:noProof/>
          <w:lang w:eastAsia="zh-TW"/>
        </w:rPr>
        <w:drawing>
          <wp:inline distT="0" distB="0" distL="0" distR="0" wp14:anchorId="05F17EB5" wp14:editId="7F80EEE8">
            <wp:extent cx="5624830" cy="1158875"/>
            <wp:effectExtent l="0" t="0" r="0" b="3175"/>
            <wp:docPr id="40" name="圖片 40" descr="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ariabl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24830" cy="1158875"/>
                    </a:xfrm>
                    <a:prstGeom prst="rect">
                      <a:avLst/>
                    </a:prstGeom>
                    <a:noFill/>
                    <a:ln>
                      <a:noFill/>
                    </a:ln>
                  </pic:spPr>
                </pic:pic>
              </a:graphicData>
            </a:graphic>
          </wp:inline>
        </w:drawing>
      </w:r>
    </w:p>
    <w:p w14:paraId="392974C7" w14:textId="77777777" w:rsidR="008A5E4E" w:rsidRDefault="0065745B">
      <w:pPr>
        <w:pStyle w:val="pNoPageBreakAfter"/>
      </w:pPr>
      <w:r>
        <w:t xml:space="preserve">A variable segment can be one of the following: </w:t>
      </w:r>
    </w:p>
    <w:p w14:paraId="0671D78E" w14:textId="77777777" w:rsidR="008A5E4E" w:rsidRDefault="0065745B">
      <w:pPr>
        <w:pStyle w:val="li"/>
        <w:numPr>
          <w:ilvl w:val="0"/>
          <w:numId w:val="54"/>
        </w:numPr>
        <w:spacing w:before="320"/>
        <w:ind w:left="600"/>
      </w:pPr>
      <w:r>
        <w:t>Readonly (only allowed for module and code block variables)</w:t>
      </w:r>
    </w:p>
    <w:p w14:paraId="58670D38" w14:textId="77777777" w:rsidR="008A5E4E" w:rsidRDefault="0065745B">
      <w:pPr>
        <w:pStyle w:val="li"/>
        <w:numPr>
          <w:ilvl w:val="0"/>
          <w:numId w:val="54"/>
        </w:numPr>
        <w:ind w:left="600"/>
      </w:pPr>
      <w:r>
        <w:t>Global (only allowed for module and code block variables)</w:t>
      </w:r>
    </w:p>
    <w:p w14:paraId="047304C0" w14:textId="77777777" w:rsidR="008A5E4E" w:rsidRDefault="0065745B">
      <w:pPr>
        <w:pStyle w:val="li"/>
        <w:numPr>
          <w:ilvl w:val="0"/>
          <w:numId w:val="54"/>
        </w:numPr>
        <w:ind w:left="600"/>
      </w:pPr>
      <w:r>
        <w:t>Group (only allowed for module and code block variables)</w:t>
      </w:r>
    </w:p>
    <w:p w14:paraId="4B89E056" w14:textId="77777777" w:rsidR="008A5E4E" w:rsidRDefault="0065745B">
      <w:pPr>
        <w:pStyle w:val="li"/>
        <w:numPr>
          <w:ilvl w:val="0"/>
          <w:numId w:val="54"/>
        </w:numPr>
        <w:ind w:left="600"/>
      </w:pPr>
      <w:r>
        <w:t>Private (only allowed for module and code block variables)</w:t>
      </w:r>
    </w:p>
    <w:p w14:paraId="037031FD" w14:textId="77777777" w:rsidR="008A5E4E" w:rsidRDefault="0065745B">
      <w:pPr>
        <w:pStyle w:val="li"/>
        <w:numPr>
          <w:ilvl w:val="0"/>
          <w:numId w:val="54"/>
        </w:numPr>
        <w:ind w:left="600"/>
      </w:pPr>
      <w:r>
        <w:t>Spill (only allowed for code block variables)</w:t>
      </w:r>
    </w:p>
    <w:p w14:paraId="023A7C39" w14:textId="77777777" w:rsidR="008A5E4E" w:rsidRDefault="0065745B">
      <w:pPr>
        <w:pStyle w:val="li"/>
        <w:numPr>
          <w:ilvl w:val="0"/>
          <w:numId w:val="54"/>
        </w:numPr>
        <w:spacing w:after="320"/>
        <w:ind w:left="600"/>
      </w:pPr>
      <w:r>
        <w:t>Arg (only allowed for arg block variables)</w:t>
      </w:r>
    </w:p>
    <w:p w14:paraId="18BC4ADC" w14:textId="77777777" w:rsidR="008A5E4E" w:rsidRDefault="0065745B">
      <w:pPr>
        <w:pStyle w:val="p"/>
      </w:pPr>
      <w:r>
        <w:lastRenderedPageBreak/>
        <w:t xml:space="preserve">The syntax for kernarg and arg segment formal argument variables is defined in </w:t>
      </w:r>
      <w:r>
        <w:rPr>
          <w:rStyle w:val="xref1"/>
        </w:rPr>
        <w:t>4.3.2. Kernel (</w:t>
      </w:r>
      <w:r w:rsidR="009A76EE" w:rsidRPr="008A5E4E">
        <w:fldChar w:fldCharType="begin"/>
      </w:r>
      <w:r w:rsidR="008A5E4E">
        <w:instrText xml:space="preserve"> PAGEREF _Ref439007954 \p \h  \* MERGEFORMAT </w:instrText>
      </w:r>
      <w:r w:rsidR="009A76EE" w:rsidRPr="008A5E4E">
        <w:fldChar w:fldCharType="separate"/>
      </w:r>
      <w:r w:rsidR="00533AF0" w:rsidRPr="00533AF0">
        <w:rPr>
          <w:rStyle w:val="xref1"/>
          <w:noProof/>
        </w:rPr>
        <w:t>on</w:t>
      </w:r>
      <w:r w:rsidR="00533AF0">
        <w:rPr>
          <w:noProof/>
        </w:rPr>
        <w:t xml:space="preserve"> page 40</w:t>
      </w:r>
      <w:r w:rsidR="009A76EE" w:rsidRPr="008A5E4E">
        <w:rPr>
          <w:rStyle w:val="xref1"/>
        </w:rPr>
        <w:fldChar w:fldCharType="end"/>
      </w:r>
      <w:r>
        <w:rPr>
          <w:rStyle w:val="xref1"/>
        </w:rPr>
        <w:t>)</w:t>
      </w:r>
      <w:r>
        <w:t xml:space="preserve"> and </w:t>
      </w:r>
      <w:r>
        <w:rPr>
          <w:rStyle w:val="xref1"/>
        </w:rPr>
        <w:t>4.3.3. Function (</w:t>
      </w:r>
      <w:r w:rsidR="009A76EE" w:rsidRPr="008A5E4E">
        <w:fldChar w:fldCharType="begin"/>
      </w:r>
      <w:r w:rsidR="008A5E4E">
        <w:instrText xml:space="preserve"> PAGEREF _Ref303787366 \p \h  \* MERGEFORMAT </w:instrText>
      </w:r>
      <w:r w:rsidR="009A76EE" w:rsidRPr="008A5E4E">
        <w:fldChar w:fldCharType="separate"/>
      </w:r>
      <w:r w:rsidR="00533AF0" w:rsidRPr="00533AF0">
        <w:rPr>
          <w:rStyle w:val="xref1"/>
          <w:noProof/>
        </w:rPr>
        <w:t>on</w:t>
      </w:r>
      <w:r w:rsidR="00533AF0">
        <w:rPr>
          <w:noProof/>
        </w:rPr>
        <w:t xml:space="preserve"> page 41</w:t>
      </w:r>
      <w:r w:rsidR="009A76EE" w:rsidRPr="008A5E4E">
        <w:rPr>
          <w:rStyle w:val="xref1"/>
        </w:rPr>
        <w:fldChar w:fldCharType="end"/>
      </w:r>
      <w:r>
        <w:rPr>
          <w:rStyle w:val="xref1"/>
        </w:rPr>
        <w:t>)</w:t>
      </w:r>
      <w:r>
        <w:t xml:space="preserve"> respectively. </w:t>
      </w:r>
    </w:p>
    <w:p w14:paraId="0A909D97" w14:textId="77777777" w:rsidR="008A5E4E" w:rsidRDefault="0065745B">
      <w:pPr>
        <w:pStyle w:val="pFigureTitle"/>
      </w:pPr>
      <w:bookmarkStart w:id="255" w:name="_ListOf38"/>
      <w:r>
        <w:t>Figure 4–36 variableSegment Syntax Diagram</w:t>
      </w:r>
    </w:p>
    <w:bookmarkEnd w:id="255"/>
    <w:p w14:paraId="68FA4ECB" w14:textId="7EF199BF" w:rsidR="008A5E4E" w:rsidRDefault="00377C98">
      <w:pPr>
        <w:pStyle w:val="pFigure"/>
      </w:pPr>
      <w:r>
        <w:rPr>
          <w:noProof/>
          <w:lang w:eastAsia="zh-TW"/>
        </w:rPr>
        <w:drawing>
          <wp:inline distT="0" distB="0" distL="0" distR="0" wp14:anchorId="58927D54" wp14:editId="7FFBEE4A">
            <wp:extent cx="2306955" cy="2552065"/>
            <wp:effectExtent l="0" t="0" r="0" b="635"/>
            <wp:docPr id="41" name="圖片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preferRelativeResize="0">
                      <a:picLocks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306955" cy="2552065"/>
                    </a:xfrm>
                    <a:prstGeom prst="rect">
                      <a:avLst/>
                    </a:prstGeom>
                    <a:solidFill>
                      <a:srgbClr val="FFFFFF"/>
                    </a:solidFill>
                    <a:ln>
                      <a:noFill/>
                    </a:ln>
                  </pic:spPr>
                </pic:pic>
              </a:graphicData>
            </a:graphic>
          </wp:inline>
        </w:drawing>
      </w:r>
    </w:p>
    <w:p w14:paraId="5D20438D" w14:textId="3E854A2F" w:rsidR="00B03165" w:rsidRDefault="00B03165" w:rsidP="00B03165">
      <w:pPr>
        <w:pStyle w:val="p"/>
      </w:pPr>
      <w:r>
        <w:t xml:space="preserve">The variable data type can be one of the data types described in </w:t>
      </w:r>
      <w:r>
        <w:rPr>
          <w:rStyle w:val="xref1"/>
        </w:rPr>
        <w:t>4.13. Data Types (</w:t>
      </w:r>
      <w:r w:rsidRPr="008A5E4E">
        <w:fldChar w:fldCharType="begin"/>
      </w:r>
      <w:r>
        <w:instrText xml:space="preserve"> PAGEREF _Ref-1188652331 \p \h  \* MERGEFORMAT </w:instrText>
      </w:r>
      <w:r w:rsidRPr="008A5E4E">
        <w:fldChar w:fldCharType="separate"/>
      </w:r>
      <w:r w:rsidRPr="00533AF0">
        <w:rPr>
          <w:rStyle w:val="xref1"/>
          <w:noProof/>
        </w:rPr>
        <w:t>on</w:t>
      </w:r>
      <w:r>
        <w:rPr>
          <w:noProof/>
        </w:rPr>
        <w:t xml:space="preserve"> page 79</w:t>
      </w:r>
      <w:r w:rsidRPr="008A5E4E">
        <w:rPr>
          <w:rStyle w:val="xref1"/>
        </w:rPr>
        <w:fldChar w:fldCharType="end"/>
      </w:r>
      <w:r>
        <w:rPr>
          <w:rStyle w:val="xref1"/>
        </w:rPr>
        <w:t>)</w:t>
      </w:r>
      <w:r>
        <w:t xml:space="preserve">, except for </w:t>
      </w:r>
      <w:r>
        <w:rPr>
          <w:rStyle w:val="code1"/>
        </w:rPr>
        <w:t>b1</w:t>
      </w:r>
      <w:r>
        <w:t xml:space="preserve">. </w:t>
      </w:r>
    </w:p>
    <w:p w14:paraId="39CC6CF6" w14:textId="77777777" w:rsidR="00B03165" w:rsidRDefault="00B03165" w:rsidP="00B03165">
      <w:pPr>
        <w:pStyle w:val="pFigureTitle"/>
      </w:pPr>
      <w:r>
        <w:t>Figure 4–38 dataTypeMod Syntax Diagram</w:t>
      </w:r>
    </w:p>
    <w:p w14:paraId="727CF30E" w14:textId="79C2899E" w:rsidR="00B03165" w:rsidRDefault="00377C98" w:rsidP="00B03165">
      <w:pPr>
        <w:pStyle w:val="pFigure"/>
      </w:pPr>
      <w:r>
        <w:rPr>
          <w:noProof/>
          <w:lang w:eastAsia="zh-TW"/>
        </w:rPr>
        <w:drawing>
          <wp:inline distT="0" distB="0" distL="0" distR="0" wp14:anchorId="3278BE10" wp14:editId="35C24AF6">
            <wp:extent cx="2019935" cy="956945"/>
            <wp:effectExtent l="0" t="0" r="0" b="0"/>
            <wp:docPr id="42" name="圖片 42" descr="dataType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ataTypeMo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19935" cy="956945"/>
                    </a:xfrm>
                    <a:prstGeom prst="rect">
                      <a:avLst/>
                    </a:prstGeom>
                    <a:noFill/>
                    <a:ln>
                      <a:noFill/>
                    </a:ln>
                  </pic:spPr>
                </pic:pic>
              </a:graphicData>
            </a:graphic>
          </wp:inline>
        </w:drawing>
      </w:r>
    </w:p>
    <w:p w14:paraId="197FDB66" w14:textId="77777777" w:rsidR="007470B8" w:rsidRDefault="007470B8" w:rsidP="007470B8">
      <w:pPr>
        <w:pStyle w:val="p"/>
      </w:pPr>
      <w:r>
        <w:t xml:space="preserve">Variables that hold addresses of variables, kernel code handles or indirect function code handles should be of type </w:t>
      </w:r>
      <w:r>
        <w:rPr>
          <w:rStyle w:val="code1"/>
        </w:rPr>
        <w:t>u</w:t>
      </w:r>
      <w:r>
        <w:t xml:space="preserve"> and of size 32 or 64 depending on the machine model (see </w:t>
      </w:r>
      <w:r>
        <w:rPr>
          <w:rStyle w:val="xref1"/>
        </w:rPr>
        <w:t>2.9. Small and Large Machine Models (</w:t>
      </w:r>
      <w:r w:rsidRPr="008A5E4E">
        <w:fldChar w:fldCharType="begin"/>
      </w:r>
      <w:r>
        <w:instrText xml:space="preserve"> PAGEREF _Ref1075441836 \p \h  \* MERGEFORMAT </w:instrText>
      </w:r>
      <w:r w:rsidRPr="008A5E4E">
        <w:fldChar w:fldCharType="separate"/>
      </w:r>
      <w:r w:rsidRPr="00533AF0">
        <w:rPr>
          <w:rStyle w:val="xref1"/>
          <w:noProof/>
        </w:rPr>
        <w:t>on</w:t>
      </w:r>
      <w:r>
        <w:rPr>
          <w:noProof/>
        </w:rPr>
        <w:t xml:space="preserve"> page 23</w:t>
      </w:r>
      <w:r w:rsidRPr="008A5E4E">
        <w:rPr>
          <w:rStyle w:val="xref1"/>
        </w:rPr>
        <w:fldChar w:fldCharType="end"/>
      </w:r>
      <w:r>
        <w:rPr>
          <w:rStyle w:val="xref1"/>
        </w:rPr>
        <w:t>)</w:t>
      </w:r>
      <w:r>
        <w:t xml:space="preserve">). </w:t>
      </w:r>
    </w:p>
    <w:p w14:paraId="6D8BB222" w14:textId="32AF4436" w:rsidR="007470B8" w:rsidRDefault="007470B8" w:rsidP="007470B8">
      <w:pPr>
        <w:pStyle w:val="p"/>
      </w:pPr>
      <w:r>
        <w:t xml:space="preserve">Array variables are provided to allow the high-level compiler to reserve </w:t>
      </w:r>
      <w:r w:rsidR="00CA7C46">
        <w:t>a memory block of arbitrary size</w:t>
      </w:r>
      <w:r>
        <w:t xml:space="preserve">. To declare or define an array variable, the variable name is followed with an array dimension declaration. The size of the dimension is either an integer constant of type </w:t>
      </w:r>
      <w:r>
        <w:rPr>
          <w:rStyle w:val="code1"/>
        </w:rPr>
        <w:t>u64</w:t>
      </w:r>
      <w:r>
        <w:t xml:space="preserve"> or is left empty.</w:t>
      </w:r>
      <w:ins w:id="256" w:author="ttye" w:date="2015-02-25T19:27:00Z">
        <w:r w:rsidR="008615BE">
          <w:t xml:space="preserve"> An integer constant with a value of 0 is not allowed.</w:t>
        </w:r>
      </w:ins>
      <w:r>
        <w:t xml:space="preserve"> </w:t>
      </w:r>
      <w:r>
        <w:rPr>
          <w:rStyle w:val="code1"/>
        </w:rPr>
        <w:t>WAVESIZE</w:t>
      </w:r>
      <w:r>
        <w:t xml:space="preserve"> is not allowed. Note that the array declaration is similar to</w:t>
      </w:r>
      <w:r w:rsidR="00256480">
        <w:t xml:space="preserve"> the</w:t>
      </w:r>
      <w:r>
        <w:t xml:space="preserve"> C++</w:t>
      </w:r>
      <w:r w:rsidR="00256480">
        <w:t xml:space="preserve"> language</w:t>
      </w:r>
      <w:r>
        <w:t xml:space="preserve">. </w:t>
      </w:r>
    </w:p>
    <w:p w14:paraId="62251B93" w14:textId="7B9462D9" w:rsidR="007470B8" w:rsidRDefault="007470B8" w:rsidP="007470B8">
      <w:pPr>
        <w:pStyle w:val="pFigureTitle"/>
      </w:pPr>
      <w:r>
        <w:t>Figure 4–36 optArrayDimension Syntax Diagram</w:t>
      </w:r>
    </w:p>
    <w:p w14:paraId="449FB7BC" w14:textId="729B5404" w:rsidR="007470B8" w:rsidRDefault="00377C98" w:rsidP="007470B8">
      <w:pPr>
        <w:pStyle w:val="pFigure"/>
      </w:pPr>
      <w:r>
        <w:rPr>
          <w:noProof/>
          <w:lang w:eastAsia="zh-TW"/>
        </w:rPr>
        <w:drawing>
          <wp:inline distT="0" distB="0" distL="0" distR="0" wp14:anchorId="032E18A1" wp14:editId="365B9622">
            <wp:extent cx="4572000" cy="1062990"/>
            <wp:effectExtent l="0" t="0" r="0" b="381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72000" cy="1062990"/>
                    </a:xfrm>
                    <a:prstGeom prst="rect">
                      <a:avLst/>
                    </a:prstGeom>
                    <a:noFill/>
                    <a:ln>
                      <a:noFill/>
                    </a:ln>
                  </pic:spPr>
                </pic:pic>
              </a:graphicData>
            </a:graphic>
          </wp:inline>
        </w:drawing>
      </w:r>
    </w:p>
    <w:p w14:paraId="233DADA7" w14:textId="2FBAE4F8" w:rsidR="007470B8" w:rsidRDefault="007470B8" w:rsidP="007470B8">
      <w:pPr>
        <w:pStyle w:val="p"/>
      </w:pPr>
      <w:r>
        <w:t xml:space="preserve">The </w:t>
      </w:r>
      <w:r w:rsidR="00422E73">
        <w:t>dimension</w:t>
      </w:r>
      <w:r>
        <w:t xml:space="preserve"> of the array specifies how many contiguous elements </w:t>
      </w:r>
      <w:r w:rsidR="00422E73">
        <w:t>must</w:t>
      </w:r>
      <w:r>
        <w:t xml:space="preserve"> be reserved. Each element is aligned on the base type length, so no padding is necessary. </w:t>
      </w:r>
    </w:p>
    <w:p w14:paraId="2FEECCD8" w14:textId="792025A7" w:rsidR="00521E90" w:rsidRDefault="00521E90" w:rsidP="00521E90">
      <w:pPr>
        <w:pStyle w:val="p"/>
      </w:pPr>
      <w:r>
        <w:lastRenderedPageBreak/>
        <w:t>The array dimension of a global</w:t>
      </w:r>
      <w:ins w:id="257" w:author="ttye" w:date="2015-02-25T20:10:00Z">
        <w:r w:rsidR="00345C4A">
          <w:t>,</w:t>
        </w:r>
      </w:ins>
      <w:del w:id="258" w:author="ttye" w:date="2015-02-25T20:10:00Z">
        <w:r w:rsidDel="00345C4A">
          <w:delText xml:space="preserve"> or</w:delText>
        </w:r>
      </w:del>
      <w:r>
        <w:t xml:space="preserve"> readonly</w:t>
      </w:r>
      <w:ins w:id="259" w:author="ttye" w:date="2015-02-25T20:10:00Z">
        <w:r w:rsidR="00345C4A">
          <w:t>, group</w:t>
        </w:r>
      </w:ins>
      <w:ins w:id="260" w:author="ttye" w:date="2015-02-25T20:14:00Z">
        <w:r w:rsidR="009D0574">
          <w:t>,</w:t>
        </w:r>
      </w:ins>
      <w:ins w:id="261" w:author="ttye" w:date="2015-02-25T20:10:00Z">
        <w:r w:rsidR="00345C4A">
          <w:t xml:space="preserve"> or private</w:t>
        </w:r>
      </w:ins>
      <w:r>
        <w:t xml:space="preserve"> segment variable declaration can be left empty, in which case the size is specified by the </w:t>
      </w:r>
      <w:r w:rsidR="003C23F4">
        <w:t xml:space="preserve">array </w:t>
      </w:r>
      <w:r>
        <w:t>variable</w:t>
      </w:r>
      <w:r w:rsidR="003C23F4">
        <w:t>’s</w:t>
      </w:r>
      <w:r>
        <w:t xml:space="preserve"> definition (note that this follows the C++ </w:t>
      </w:r>
      <w:r w:rsidR="00256480">
        <w:t xml:space="preserve">language </w:t>
      </w:r>
      <w:r>
        <w:t>rules).</w:t>
      </w:r>
    </w:p>
    <w:p w14:paraId="773550A2" w14:textId="681087ED" w:rsidR="00521E90" w:rsidRDefault="00521E90" w:rsidP="00521E90">
      <w:pPr>
        <w:pStyle w:val="p"/>
      </w:pPr>
      <w:r>
        <w:t xml:space="preserve">The last formal argument of a function or signature can be an array without a specified dimension. The size passed is determined by the size of the arg segment variable definition passed to the function by the call operation. This is used to support variadic function calls. See </w:t>
      </w:r>
      <w:r>
        <w:rPr>
          <w:rStyle w:val="xref1"/>
        </w:rPr>
        <w:t>10.4. Variadic Functions (</w:t>
      </w:r>
      <w:r w:rsidRPr="008A5E4E">
        <w:fldChar w:fldCharType="begin"/>
      </w:r>
      <w:r>
        <w:instrText xml:space="preserve"> PAGEREF _Ref1774573654 \p \h  \* MERGEFORMAT </w:instrText>
      </w:r>
      <w:r w:rsidRPr="008A5E4E">
        <w:fldChar w:fldCharType="separate"/>
      </w:r>
      <w:r w:rsidRPr="00533AF0">
        <w:rPr>
          <w:rStyle w:val="xref1"/>
          <w:noProof/>
        </w:rPr>
        <w:t>on</w:t>
      </w:r>
      <w:r>
        <w:rPr>
          <w:noProof/>
        </w:rPr>
        <w:t xml:space="preserve"> page 251</w:t>
      </w:r>
      <w:r w:rsidRPr="008A5E4E">
        <w:rPr>
          <w:rStyle w:val="xref1"/>
        </w:rPr>
        <w:fldChar w:fldCharType="end"/>
      </w:r>
      <w:r>
        <w:rPr>
          <w:rStyle w:val="xref1"/>
        </w:rPr>
        <w:t>)</w:t>
      </w:r>
      <w:r>
        <w:t>.</w:t>
      </w:r>
    </w:p>
    <w:p w14:paraId="61A584B7" w14:textId="3D698006" w:rsidR="00521E90" w:rsidRDefault="00521E90" w:rsidP="00521E90">
      <w:pPr>
        <w:pStyle w:val="p"/>
      </w:pPr>
      <w:r>
        <w:t>The array dimension of a global or readonly segment variable definition can be left empty in which case an initializer must be specified and is used to provide the array dimension</w:t>
      </w:r>
      <w:r w:rsidR="00931F23">
        <w:t xml:space="preserve"> size</w:t>
      </w:r>
      <w:r>
        <w:t xml:space="preserve">. </w:t>
      </w:r>
    </w:p>
    <w:p w14:paraId="65ADB0A3" w14:textId="1584457D" w:rsidR="008A5E4E" w:rsidRDefault="00D63231">
      <w:pPr>
        <w:pStyle w:val="p"/>
      </w:pPr>
      <w:r>
        <w:t xml:space="preserve">A variable can have an optional initializer. </w:t>
      </w:r>
      <w:r w:rsidR="0065745B">
        <w:t xml:space="preserve">An initializer is only allowed for variable definitions for the following segments: </w:t>
      </w:r>
    </w:p>
    <w:p w14:paraId="535E56D3" w14:textId="77777777" w:rsidR="008A5E4E" w:rsidRDefault="0065745B">
      <w:pPr>
        <w:pStyle w:val="li"/>
        <w:numPr>
          <w:ilvl w:val="0"/>
          <w:numId w:val="55"/>
        </w:numPr>
        <w:spacing w:before="320"/>
        <w:ind w:left="600"/>
      </w:pPr>
      <w:r>
        <w:t xml:space="preserve">Global </w:t>
      </w:r>
    </w:p>
    <w:p w14:paraId="6535AEEC" w14:textId="77777777" w:rsidR="008A5E4E" w:rsidRDefault="0065745B">
      <w:pPr>
        <w:pStyle w:val="li"/>
        <w:numPr>
          <w:ilvl w:val="0"/>
          <w:numId w:val="55"/>
        </w:numPr>
        <w:spacing w:after="320"/>
        <w:ind w:left="600"/>
      </w:pPr>
      <w:r>
        <w:t xml:space="preserve">Readonly </w:t>
      </w:r>
    </w:p>
    <w:p w14:paraId="425D7351" w14:textId="0CF40DEA" w:rsidR="00E429C6" w:rsidRDefault="00E429C6">
      <w:pPr>
        <w:pStyle w:val="p"/>
      </w:pPr>
      <w:r>
        <w:t>If there is no initializer, the value of the variable is undefined when it is allocated.</w:t>
      </w:r>
    </w:p>
    <w:p w14:paraId="1EE6054C" w14:textId="77777777" w:rsidR="008A5E4E" w:rsidRDefault="0065745B">
      <w:pPr>
        <w:pStyle w:val="p"/>
      </w:pPr>
      <w:r>
        <w:t xml:space="preserve">For more information on: </w:t>
      </w:r>
    </w:p>
    <w:p w14:paraId="79660A19" w14:textId="7278DA97" w:rsidR="008A5E4E" w:rsidRDefault="0065745B">
      <w:pPr>
        <w:pStyle w:val="li"/>
        <w:numPr>
          <w:ilvl w:val="0"/>
          <w:numId w:val="56"/>
        </w:numPr>
        <w:spacing w:before="320"/>
        <w:ind w:left="600"/>
      </w:pPr>
      <w:r>
        <w:t xml:space="preserve">Variable initializers, see </w:t>
      </w:r>
      <w:r>
        <w:rPr>
          <w:rStyle w:val="xref1"/>
        </w:rPr>
        <w:t xml:space="preserve">4.10. </w:t>
      </w:r>
      <w:r w:rsidR="00E429C6">
        <w:rPr>
          <w:rStyle w:val="xref1"/>
        </w:rPr>
        <w:t xml:space="preserve">Variable </w:t>
      </w:r>
      <w:r>
        <w:rPr>
          <w:rStyle w:val="xref1"/>
        </w:rPr>
        <w:t>Initializers (</w:t>
      </w:r>
      <w:r w:rsidR="009A76EE" w:rsidRPr="008A5E4E">
        <w:fldChar w:fldCharType="begin"/>
      </w:r>
      <w:r w:rsidR="008A5E4E">
        <w:instrText xml:space="preserve"> PAGEREF _Ref-927866903 \p \h  \* MERGEFORMAT </w:instrText>
      </w:r>
      <w:r w:rsidR="009A76EE" w:rsidRPr="008A5E4E">
        <w:fldChar w:fldCharType="separate"/>
      </w:r>
      <w:r w:rsidR="00533AF0" w:rsidRPr="00533AF0">
        <w:rPr>
          <w:rStyle w:val="xref1"/>
          <w:noProof/>
        </w:rPr>
        <w:t>on</w:t>
      </w:r>
      <w:r w:rsidR="00533AF0">
        <w:rPr>
          <w:noProof/>
        </w:rPr>
        <w:t xml:space="preserve"> page 74</w:t>
      </w:r>
      <w:r w:rsidR="009A76EE" w:rsidRPr="008A5E4E">
        <w:rPr>
          <w:rStyle w:val="xref1"/>
        </w:rPr>
        <w:fldChar w:fldCharType="end"/>
      </w:r>
      <w:r>
        <w:rPr>
          <w:rStyle w:val="xref1"/>
        </w:rPr>
        <w:t>)</w:t>
      </w:r>
      <w:r>
        <w:t xml:space="preserve">. </w:t>
      </w:r>
    </w:p>
    <w:p w14:paraId="5A9E6AF3" w14:textId="77777777" w:rsidR="008A5E4E" w:rsidRDefault="0065745B">
      <w:pPr>
        <w:pStyle w:val="li"/>
        <w:numPr>
          <w:ilvl w:val="0"/>
          <w:numId w:val="56"/>
        </w:numPr>
        <w:ind w:left="600"/>
      </w:pPr>
      <w:r>
        <w:t xml:space="preserve">Identifier scopes, see </w:t>
      </w:r>
      <w:r>
        <w:rPr>
          <w:rStyle w:val="xref1"/>
        </w:rPr>
        <w:t>4.6.2. Scope (</w:t>
      </w:r>
      <w:r w:rsidR="009A76EE" w:rsidRPr="008A5E4E">
        <w:fldChar w:fldCharType="begin"/>
      </w:r>
      <w:r w:rsidR="008A5E4E">
        <w:instrText xml:space="preserve"> PAGEREF _Ref-126376936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 xml:space="preserve">. </w:t>
      </w:r>
    </w:p>
    <w:p w14:paraId="0A79CE83" w14:textId="77777777" w:rsidR="008A5E4E" w:rsidRDefault="0065745B">
      <w:pPr>
        <w:pStyle w:val="li"/>
        <w:numPr>
          <w:ilvl w:val="0"/>
          <w:numId w:val="56"/>
        </w:numPr>
        <w:spacing w:after="320"/>
        <w:ind w:left="600"/>
      </w:pPr>
      <w:r>
        <w:t xml:space="preserve">Variable storage duration, see </w:t>
      </w:r>
      <w:r>
        <w:rPr>
          <w:rStyle w:val="xref1"/>
        </w:rPr>
        <w:t>4.11. Storage Duration (</w:t>
      </w:r>
      <w:r w:rsidR="009A76EE" w:rsidRPr="008A5E4E">
        <w:fldChar w:fldCharType="begin"/>
      </w:r>
      <w:r w:rsidR="008A5E4E">
        <w:instrText xml:space="preserve"> PAGEREF _Ref1633476501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 xml:space="preserve">. </w:t>
      </w:r>
    </w:p>
    <w:p w14:paraId="7DF43015" w14:textId="77777777" w:rsidR="008A5E4E" w:rsidRDefault="0065745B">
      <w:pPr>
        <w:pStyle w:val="h3"/>
      </w:pPr>
      <w:bookmarkStart w:id="262" w:name="_Toc396034150"/>
      <w:r>
        <w:t xml:space="preserve">4.3.9 </w:t>
      </w:r>
      <w:bookmarkStart w:id="263" w:name="_Ref1259092306"/>
      <w:r>
        <w:t>Fbarrier</w:t>
      </w:r>
      <w:bookmarkEnd w:id="262"/>
      <w:bookmarkEnd w:id="263"/>
    </w:p>
    <w:p w14:paraId="1BE5942F" w14:textId="77777777" w:rsidR="008A5E4E" w:rsidRDefault="0065745B">
      <w:pPr>
        <w:pStyle w:val="p"/>
      </w:pPr>
      <w:r>
        <w:t>A module fbarrier can either be a declaration or a definition. A code block fbarrier can only be a definition.</w:t>
      </w:r>
    </w:p>
    <w:p w14:paraId="5172A0F8" w14:textId="77777777" w:rsidR="008A5E4E" w:rsidRDefault="0065745B">
      <w:pPr>
        <w:pStyle w:val="p"/>
      </w:pPr>
      <w:r>
        <w:t xml:space="preserve">An fbarrier declaration or definition establishes the name of a fine-grain barrier. </w:t>
      </w:r>
    </w:p>
    <w:p w14:paraId="35963864" w14:textId="77777777" w:rsidR="008A5E4E" w:rsidRDefault="0065745B">
      <w:pPr>
        <w:pStyle w:val="p"/>
      </w:pPr>
      <w:r>
        <w:t>A module fbarrier with the same name can be declared in a module zero or more times, but can be defined at most once.</w:t>
      </w:r>
    </w:p>
    <w:p w14:paraId="5EFE1630" w14:textId="03F2BE4D" w:rsidR="008A5E4E" w:rsidRDefault="0065745B">
      <w:pPr>
        <w:pStyle w:val="p"/>
      </w:pPr>
      <w:r>
        <w:t>All module fbarriers with the same name in a module denote the same fine-grain barrier</w:t>
      </w:r>
      <w:r w:rsidR="00505575">
        <w:t xml:space="preserve"> and must be compatible</w:t>
      </w:r>
      <w:r>
        <w:t>.</w:t>
      </w:r>
    </w:p>
    <w:p w14:paraId="46009ED9" w14:textId="26B44531" w:rsidR="00505575" w:rsidRDefault="00505575">
      <w:pPr>
        <w:pStyle w:val="p"/>
      </w:pPr>
      <w:r>
        <w:t>fbarrier definition and declaration</w:t>
      </w:r>
      <w:r w:rsidR="00455E51">
        <w:t>s</w:t>
      </w:r>
      <w:r>
        <w:t xml:space="preserve"> are compatible if they have the same linkage.</w:t>
      </w:r>
    </w:p>
    <w:p w14:paraId="54A622AD" w14:textId="77777777" w:rsidR="008A5E4E" w:rsidRDefault="0065745B">
      <w:pPr>
        <w:pStyle w:val="p"/>
      </w:pPr>
      <w:r>
        <w:t xml:space="preserve">If a module fbarrier has program linkage, then there can be at most one definition of an fbarrier with program linkage with that name amongst all the modules in the same program. All module fbarriers with program linkage in any module of the same program that have the same name denote the same fine-grain barrier. This allows a module fbarrier to be defined in one module, but used in another module of the same program. Otherwise, the module fbarrier has module linkage and can only be referenced within the same module. </w:t>
      </w:r>
      <w:r w:rsidR="006A4655">
        <w:t>If a</w:t>
      </w:r>
      <w:r w:rsidR="00EB6C16">
        <w:t xml:space="preserve"> module</w:t>
      </w:r>
      <w:r w:rsidR="006A4655">
        <w:t xml:space="preserve"> fbarrier is declared with module linkage, then it must have a definition in the same module. </w:t>
      </w:r>
      <w:r>
        <w:t xml:space="preserve">See </w:t>
      </w:r>
      <w:r>
        <w:rPr>
          <w:rStyle w:val="xref1"/>
        </w:rPr>
        <w:t>4.12. Linkage (</w:t>
      </w:r>
      <w:r w:rsidR="009A76EE" w:rsidRPr="008A5E4E">
        <w:fldChar w:fldCharType="begin"/>
      </w:r>
      <w:r w:rsidR="008A5E4E">
        <w:instrText xml:space="preserve"> PAGEREF _Ref-2142638245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w:t>
      </w:r>
    </w:p>
    <w:p w14:paraId="048D2EA1" w14:textId="77777777" w:rsidR="008A5E4E" w:rsidRDefault="0065745B">
      <w:pPr>
        <w:pStyle w:val="p"/>
      </w:pPr>
      <w:r>
        <w:t xml:space="preserve">There can only be one code block fbarrier with a specific name in the scope of its identifier. The same name is allowed as a code block fbarrier in a different scope. For example, there can be </w:t>
      </w:r>
      <w:r>
        <w:lastRenderedPageBreak/>
        <w:t xml:space="preserve">multiple function scope fbarriers with the same name if they are defined in different functions or kernels. See </w:t>
      </w:r>
      <w:r>
        <w:rPr>
          <w:rStyle w:val="xref1"/>
        </w:rPr>
        <w:t>4.6.2. Scope (</w:t>
      </w:r>
      <w:r w:rsidR="009A76EE" w:rsidRPr="008A5E4E">
        <w:fldChar w:fldCharType="begin"/>
      </w:r>
      <w:r w:rsidR="008A5E4E">
        <w:instrText xml:space="preserve"> PAGEREF _Ref-126376936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w:t>
      </w:r>
    </w:p>
    <w:p w14:paraId="3742798E" w14:textId="77777777" w:rsidR="008A5E4E" w:rsidRDefault="0065745B">
      <w:pPr>
        <w:pStyle w:val="p"/>
      </w:pPr>
      <w:r>
        <w:t>A code block fbarrier has function linkage and can only be referenced within the function scope it is defined.</w:t>
      </w:r>
    </w:p>
    <w:p w14:paraId="0C3E16BA" w14:textId="77777777" w:rsidR="008A5E4E" w:rsidRDefault="0065745B">
      <w:pPr>
        <w:pStyle w:val="p"/>
      </w:pPr>
      <w:r>
        <w:t xml:space="preserve">At the time a kernel is finalized, there must be a definition for all the fine-grain barriers referenced by fbarrier operations that are part of the kernel (including any indirect references from operations in functions they call by </w:t>
      </w:r>
      <w:r>
        <w:rPr>
          <w:rStyle w:val="code1"/>
        </w:rPr>
        <w:t>call</w:t>
      </w:r>
      <w:r>
        <w:t xml:space="preserve"> and </w:t>
      </w:r>
      <w:r>
        <w:rPr>
          <w:rStyle w:val="code1"/>
        </w:rPr>
        <w:t>scall</w:t>
      </w:r>
      <w:r>
        <w:t xml:space="preserve"> operations) in one of the modules that belong to the program.</w:t>
      </w:r>
    </w:p>
    <w:p w14:paraId="44FAA4C1" w14:textId="77777777" w:rsidR="008A5E4E" w:rsidRDefault="0065745B">
      <w:pPr>
        <w:pStyle w:val="p"/>
      </w:pPr>
      <w:r>
        <w:t>A single module can contain multiple fbarrier declarations and definitions.</w:t>
      </w:r>
    </w:p>
    <w:p w14:paraId="5E8F4904" w14:textId="77777777" w:rsidR="008A5E4E" w:rsidRDefault="0065745B">
      <w:pPr>
        <w:pStyle w:val="p"/>
      </w:pPr>
      <w:r>
        <w:t xml:space="preserve">A module fbarrier declaration or definition consists of </w:t>
      </w:r>
      <w:r>
        <w:rPr>
          <w:rStyle w:val="code1"/>
        </w:rPr>
        <w:t>decl</w:t>
      </w:r>
      <w:r>
        <w:t xml:space="preserve"> if a declaration, followed by its linkage, the fbarrier name and terminated by a semicolon (</w:t>
      </w:r>
      <w:r>
        <w:rPr>
          <w:rStyle w:val="code1"/>
        </w:rPr>
        <w:t>;</w:t>
      </w:r>
      <w:r>
        <w:t>).</w:t>
      </w:r>
    </w:p>
    <w:p w14:paraId="39F1148A" w14:textId="77777777" w:rsidR="008A5E4E" w:rsidRDefault="0065745B">
      <w:pPr>
        <w:pStyle w:val="p"/>
      </w:pPr>
      <w:r>
        <w:t xml:space="preserve">A code block fbarrier can only be a definition and has function linkage. Therefore, it is defined the same as a module fbarrier except </w:t>
      </w:r>
      <w:r>
        <w:rPr>
          <w:rStyle w:val="code1"/>
        </w:rPr>
        <w:t>decl</w:t>
      </w:r>
      <w:r>
        <w:t xml:space="preserve"> and linkage are not specified.</w:t>
      </w:r>
    </w:p>
    <w:p w14:paraId="70ADD629" w14:textId="77777777" w:rsidR="008A5E4E" w:rsidRDefault="0065745B">
      <w:pPr>
        <w:pStyle w:val="pFigureTitle"/>
      </w:pPr>
      <w:bookmarkStart w:id="264" w:name="_ListOf39"/>
      <w:r>
        <w:t>Figure 4–37 moduleFbarrier Syntax Diagram</w:t>
      </w:r>
    </w:p>
    <w:bookmarkEnd w:id="264"/>
    <w:p w14:paraId="57FDCF8A" w14:textId="566B0E75" w:rsidR="008A5E4E" w:rsidRDefault="00377C98">
      <w:pPr>
        <w:pStyle w:val="pFigure"/>
      </w:pPr>
      <w:r>
        <w:rPr>
          <w:noProof/>
          <w:lang w:eastAsia="zh-TW"/>
        </w:rPr>
        <w:drawing>
          <wp:inline distT="0" distB="0" distL="0" distR="0" wp14:anchorId="303F32F8" wp14:editId="7FCC29C3">
            <wp:extent cx="3274695" cy="956945"/>
            <wp:effectExtent l="0" t="0" r="1905" b="0"/>
            <wp:docPr id="44" name="圖片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pic:cNvPicPr preferRelativeResize="0">
                      <a:picLocks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274695" cy="956945"/>
                    </a:xfrm>
                    <a:prstGeom prst="rect">
                      <a:avLst/>
                    </a:prstGeom>
                    <a:solidFill>
                      <a:srgbClr val="FFFFFF"/>
                    </a:solidFill>
                    <a:ln>
                      <a:noFill/>
                    </a:ln>
                  </pic:spPr>
                </pic:pic>
              </a:graphicData>
            </a:graphic>
          </wp:inline>
        </w:drawing>
      </w:r>
    </w:p>
    <w:p w14:paraId="3F0FC9A8" w14:textId="77777777" w:rsidR="008A5E4E" w:rsidRDefault="0065745B">
      <w:pPr>
        <w:pStyle w:val="pFigureTitle"/>
      </w:pPr>
      <w:bookmarkStart w:id="265" w:name="_ListOf40"/>
      <w:r>
        <w:t>Figure 4–38 codeBlockFbarrier Syntax Diagram</w:t>
      </w:r>
    </w:p>
    <w:bookmarkEnd w:id="265"/>
    <w:p w14:paraId="5BB81AC8" w14:textId="606ED605" w:rsidR="008A5E4E" w:rsidRDefault="00377C98">
      <w:pPr>
        <w:pStyle w:val="pFigure"/>
      </w:pPr>
      <w:r>
        <w:rPr>
          <w:noProof/>
          <w:lang w:eastAsia="zh-TW"/>
        </w:rPr>
        <w:drawing>
          <wp:inline distT="0" distB="0" distL="0" distR="0" wp14:anchorId="03933115" wp14:editId="5902EDEF">
            <wp:extent cx="1541780" cy="956945"/>
            <wp:effectExtent l="0" t="0" r="1270" b="0"/>
            <wp:docPr id="45" name="圖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preferRelativeResize="0">
                      <a:picLocks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41780" cy="956945"/>
                    </a:xfrm>
                    <a:prstGeom prst="rect">
                      <a:avLst/>
                    </a:prstGeom>
                    <a:solidFill>
                      <a:srgbClr val="FFFFFF"/>
                    </a:solidFill>
                    <a:ln>
                      <a:noFill/>
                    </a:ln>
                  </pic:spPr>
                </pic:pic>
              </a:graphicData>
            </a:graphic>
          </wp:inline>
        </w:drawing>
      </w:r>
    </w:p>
    <w:p w14:paraId="40E841F3" w14:textId="77777777" w:rsidR="008A5E4E" w:rsidRDefault="0065745B">
      <w:pPr>
        <w:pStyle w:val="pFigureTitle"/>
      </w:pPr>
      <w:bookmarkStart w:id="266" w:name="_ListOf41"/>
      <w:r>
        <w:t>Figure 4–39 fbarrier Syntax Diagram</w:t>
      </w:r>
    </w:p>
    <w:bookmarkEnd w:id="266"/>
    <w:p w14:paraId="2936D235" w14:textId="1AE817B2" w:rsidR="008A5E4E" w:rsidRDefault="00377C98">
      <w:pPr>
        <w:pStyle w:val="pFigure"/>
      </w:pPr>
      <w:r>
        <w:rPr>
          <w:noProof/>
          <w:lang w:eastAsia="zh-TW"/>
        </w:rPr>
        <w:drawing>
          <wp:inline distT="0" distB="0" distL="0" distR="0" wp14:anchorId="40CEB611" wp14:editId="19603543">
            <wp:extent cx="3944620" cy="956945"/>
            <wp:effectExtent l="0" t="0" r="0" b="0"/>
            <wp:docPr id="46" name="圖片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preferRelativeResize="0">
                      <a:picLocks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944620" cy="956945"/>
                    </a:xfrm>
                    <a:prstGeom prst="rect">
                      <a:avLst/>
                    </a:prstGeom>
                    <a:solidFill>
                      <a:srgbClr val="FFFFFF"/>
                    </a:solidFill>
                    <a:ln>
                      <a:noFill/>
                    </a:ln>
                  </pic:spPr>
                </pic:pic>
              </a:graphicData>
            </a:graphic>
          </wp:inline>
        </w:drawing>
      </w:r>
    </w:p>
    <w:p w14:paraId="372B074F" w14:textId="77777777" w:rsidR="008A5E4E" w:rsidRDefault="0065745B">
      <w:pPr>
        <w:pStyle w:val="p"/>
      </w:pPr>
      <w:r>
        <w:t xml:space="preserve">For more information, see </w:t>
      </w:r>
      <w:r>
        <w:rPr>
          <w:rStyle w:val="xref1"/>
        </w:rPr>
        <w:t>9.2. Fine-Grain Barrier (fbar) Operations (</w:t>
      </w:r>
      <w:r w:rsidR="009A76EE" w:rsidRPr="008A5E4E">
        <w:fldChar w:fldCharType="begin"/>
      </w:r>
      <w:r w:rsidR="008A5E4E">
        <w:instrText xml:space="preserve"> PAGEREF _Ref-1784141539 \p \h  \* MERGEFORMAT </w:instrText>
      </w:r>
      <w:r w:rsidR="009A76EE" w:rsidRPr="008A5E4E">
        <w:fldChar w:fldCharType="separate"/>
      </w:r>
      <w:r w:rsidR="00533AF0" w:rsidRPr="00533AF0">
        <w:rPr>
          <w:rStyle w:val="xref1"/>
          <w:noProof/>
        </w:rPr>
        <w:t>on</w:t>
      </w:r>
      <w:r w:rsidR="00533AF0">
        <w:rPr>
          <w:noProof/>
        </w:rPr>
        <w:t xml:space="preserve"> page 230</w:t>
      </w:r>
      <w:r w:rsidR="009A76EE" w:rsidRPr="008A5E4E">
        <w:rPr>
          <w:rStyle w:val="xref1"/>
        </w:rPr>
        <w:fldChar w:fldCharType="end"/>
      </w:r>
      <w:r>
        <w:rPr>
          <w:rStyle w:val="xref1"/>
        </w:rPr>
        <w:t>)</w:t>
      </w:r>
      <w:r>
        <w:t>.</w:t>
      </w:r>
    </w:p>
    <w:p w14:paraId="08C42331" w14:textId="77777777" w:rsidR="008A5E4E" w:rsidRDefault="0065745B">
      <w:pPr>
        <w:pStyle w:val="h3"/>
      </w:pPr>
      <w:bookmarkStart w:id="267" w:name="_Toc396034151"/>
      <w:r>
        <w:lastRenderedPageBreak/>
        <w:t xml:space="preserve">4.3.10 </w:t>
      </w:r>
      <w:bookmarkStart w:id="268" w:name="_Ref-58043071"/>
      <w:bookmarkStart w:id="269" w:name="_Ref1400793971"/>
      <w:bookmarkStart w:id="270" w:name="_Ref-1151318695"/>
      <w:r>
        <w:t>Declaration and Definition Qualifiers</w:t>
      </w:r>
      <w:bookmarkEnd w:id="267"/>
      <w:bookmarkEnd w:id="268"/>
      <w:bookmarkEnd w:id="269"/>
      <w:bookmarkEnd w:id="270"/>
    </w:p>
    <w:p w14:paraId="6786B8D5" w14:textId="77777777" w:rsidR="008A5E4E" w:rsidRDefault="0065745B">
      <w:pPr>
        <w:pStyle w:val="pNoPageBreakAfter"/>
      </w:pPr>
      <w:r>
        <w:t>There are multiple qualifiers that can be used with certain declarations and definitions.</w:t>
      </w:r>
    </w:p>
    <w:p w14:paraId="366DBFC3" w14:textId="77777777" w:rsidR="008A5E4E" w:rsidRDefault="0065745B">
      <w:pPr>
        <w:pStyle w:val="pFigureTitle"/>
      </w:pPr>
      <w:bookmarkStart w:id="271" w:name="_ListOf42"/>
      <w:r>
        <w:t>Figure 4–40 optDeclQual Syntax Diagram</w:t>
      </w:r>
    </w:p>
    <w:bookmarkEnd w:id="271"/>
    <w:p w14:paraId="2B626366" w14:textId="2EBB7DCD" w:rsidR="008A5E4E" w:rsidRDefault="00377C98">
      <w:pPr>
        <w:pStyle w:val="pFigure"/>
      </w:pPr>
      <w:r>
        <w:rPr>
          <w:noProof/>
          <w:lang w:eastAsia="zh-TW"/>
        </w:rPr>
        <w:drawing>
          <wp:inline distT="0" distB="0" distL="0" distR="0" wp14:anchorId="552B6FEF" wp14:editId="0EAA1A31">
            <wp:extent cx="2211705" cy="1010285"/>
            <wp:effectExtent l="0" t="0" r="0" b="0"/>
            <wp:docPr id="47" name="圖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preferRelativeResize="0">
                      <a:picLocks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11705" cy="1010285"/>
                    </a:xfrm>
                    <a:prstGeom prst="rect">
                      <a:avLst/>
                    </a:prstGeom>
                    <a:solidFill>
                      <a:srgbClr val="FFFFFF"/>
                    </a:solidFill>
                    <a:ln>
                      <a:noFill/>
                    </a:ln>
                  </pic:spPr>
                </pic:pic>
              </a:graphicData>
            </a:graphic>
          </wp:inline>
        </w:drawing>
      </w:r>
    </w:p>
    <w:p w14:paraId="788C056F" w14:textId="77777777" w:rsidR="008A5E4E" w:rsidRDefault="0065745B">
      <w:pPr>
        <w:pStyle w:val="pFigureTitle"/>
      </w:pPr>
      <w:bookmarkStart w:id="272" w:name="_ListOf43"/>
      <w:r>
        <w:t>Figure 4–41 declQual Syntax Diagram</w:t>
      </w:r>
    </w:p>
    <w:bookmarkEnd w:id="272"/>
    <w:p w14:paraId="2EB97B2C" w14:textId="5A6DFCF3" w:rsidR="008A5E4E" w:rsidRDefault="00377C98">
      <w:pPr>
        <w:pStyle w:val="pFigure"/>
      </w:pPr>
      <w:r>
        <w:rPr>
          <w:noProof/>
          <w:lang w:eastAsia="zh-TW"/>
        </w:rPr>
        <w:drawing>
          <wp:inline distT="0" distB="0" distL="0" distR="0" wp14:anchorId="7E7201C8" wp14:editId="41865B6B">
            <wp:extent cx="1488440" cy="956945"/>
            <wp:effectExtent l="0" t="0" r="0" b="0"/>
            <wp:docPr id="48" name="圖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preferRelativeResize="0">
                      <a:picLocks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88440" cy="956945"/>
                    </a:xfrm>
                    <a:prstGeom prst="rect">
                      <a:avLst/>
                    </a:prstGeom>
                    <a:solidFill>
                      <a:srgbClr val="FFFFFF"/>
                    </a:solidFill>
                    <a:ln>
                      <a:noFill/>
                    </a:ln>
                  </pic:spPr>
                </pic:pic>
              </a:graphicData>
            </a:graphic>
          </wp:inline>
        </w:drawing>
      </w:r>
    </w:p>
    <w:p w14:paraId="1CB7069A" w14:textId="77777777" w:rsidR="008A5E4E" w:rsidRDefault="0065745B">
      <w:pPr>
        <w:pStyle w:val="pFigureTitle"/>
      </w:pPr>
      <w:bookmarkStart w:id="273" w:name="_ListOf44"/>
      <w:r>
        <w:t>Figure 4–42 linkageQual Syntax Diagram</w:t>
      </w:r>
    </w:p>
    <w:bookmarkEnd w:id="273"/>
    <w:p w14:paraId="3484FD97" w14:textId="53BFD90A" w:rsidR="008A5E4E" w:rsidRDefault="00377C98">
      <w:pPr>
        <w:pStyle w:val="pFigure"/>
      </w:pPr>
      <w:r>
        <w:rPr>
          <w:noProof/>
          <w:lang w:eastAsia="zh-TW"/>
        </w:rPr>
        <w:drawing>
          <wp:inline distT="0" distB="0" distL="0" distR="0" wp14:anchorId="76BB4D50" wp14:editId="49A4D658">
            <wp:extent cx="2115820" cy="1010285"/>
            <wp:effectExtent l="0" t="0" r="0" b="0"/>
            <wp:docPr id="49" name="圖片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preferRelativeResize="0">
                      <a:picLocks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115820" cy="1010285"/>
                    </a:xfrm>
                    <a:prstGeom prst="rect">
                      <a:avLst/>
                    </a:prstGeom>
                    <a:solidFill>
                      <a:srgbClr val="FFFFFF"/>
                    </a:solidFill>
                    <a:ln>
                      <a:noFill/>
                    </a:ln>
                  </pic:spPr>
                </pic:pic>
              </a:graphicData>
            </a:graphic>
          </wp:inline>
        </w:drawing>
      </w:r>
    </w:p>
    <w:p w14:paraId="6D0153CF" w14:textId="77777777" w:rsidR="008A5E4E" w:rsidRDefault="0065745B">
      <w:pPr>
        <w:pStyle w:val="pFigureTitle"/>
      </w:pPr>
      <w:bookmarkStart w:id="274" w:name="_ListOf45"/>
      <w:r>
        <w:t>Figure 4–43 optAlignQual Syntax Diagram</w:t>
      </w:r>
    </w:p>
    <w:bookmarkEnd w:id="274"/>
    <w:p w14:paraId="66F910C0" w14:textId="4EF9786B" w:rsidR="008A5E4E" w:rsidRDefault="00377C98">
      <w:pPr>
        <w:pStyle w:val="pFigure"/>
      </w:pPr>
      <w:r>
        <w:rPr>
          <w:noProof/>
          <w:lang w:eastAsia="zh-TW"/>
        </w:rPr>
        <w:drawing>
          <wp:inline distT="0" distB="0" distL="0" distR="0" wp14:anchorId="0A91F96A" wp14:editId="00E43CB4">
            <wp:extent cx="4859020" cy="1010285"/>
            <wp:effectExtent l="0" t="0" r="0" b="0"/>
            <wp:docPr id="50" name="圖片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preferRelativeResize="0">
                      <a:picLocks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859020" cy="1010285"/>
                    </a:xfrm>
                    <a:prstGeom prst="rect">
                      <a:avLst/>
                    </a:prstGeom>
                    <a:solidFill>
                      <a:srgbClr val="FFFFFF"/>
                    </a:solidFill>
                    <a:ln>
                      <a:noFill/>
                    </a:ln>
                  </pic:spPr>
                </pic:pic>
              </a:graphicData>
            </a:graphic>
          </wp:inline>
        </w:drawing>
      </w:r>
    </w:p>
    <w:p w14:paraId="7C048CF5" w14:textId="77777777" w:rsidR="008A5E4E" w:rsidRDefault="0065745B">
      <w:pPr>
        <w:pStyle w:val="pFigureTitle"/>
      </w:pPr>
      <w:bookmarkStart w:id="275" w:name="_ListOf46"/>
      <w:r>
        <w:t>Figure 4–44 optAllocQual Syntax Diagram</w:t>
      </w:r>
    </w:p>
    <w:bookmarkEnd w:id="275"/>
    <w:p w14:paraId="55A092D5" w14:textId="1F9D1A60" w:rsidR="008A5E4E" w:rsidRDefault="00377C98">
      <w:pPr>
        <w:pStyle w:val="pFigure"/>
      </w:pPr>
      <w:r>
        <w:rPr>
          <w:noProof/>
          <w:lang w:eastAsia="zh-TW"/>
        </w:rPr>
        <w:drawing>
          <wp:inline distT="0" distB="0" distL="0" distR="0" wp14:anchorId="1D1A1B05" wp14:editId="7E550B3D">
            <wp:extent cx="3902075" cy="1010285"/>
            <wp:effectExtent l="0" t="0" r="3175" b="0"/>
            <wp:docPr id="51" name="圖片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preferRelativeResize="0">
                      <a:picLocks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902075" cy="1010285"/>
                    </a:xfrm>
                    <a:prstGeom prst="rect">
                      <a:avLst/>
                    </a:prstGeom>
                    <a:solidFill>
                      <a:srgbClr val="FFFFFF"/>
                    </a:solidFill>
                    <a:ln>
                      <a:noFill/>
                    </a:ln>
                  </pic:spPr>
                </pic:pic>
              </a:graphicData>
            </a:graphic>
          </wp:inline>
        </w:drawing>
      </w:r>
    </w:p>
    <w:p w14:paraId="0C2DCABA" w14:textId="77777777" w:rsidR="008A5E4E" w:rsidRDefault="0065745B">
      <w:pPr>
        <w:pStyle w:val="pFigureTitle"/>
      </w:pPr>
      <w:bookmarkStart w:id="276" w:name="_ListOf47"/>
      <w:r>
        <w:t>Figure 4–45 optConstQual Syntax Diagram</w:t>
      </w:r>
    </w:p>
    <w:bookmarkEnd w:id="276"/>
    <w:p w14:paraId="53C6F0C6" w14:textId="72A35107" w:rsidR="008A5E4E" w:rsidRDefault="00377C98">
      <w:pPr>
        <w:pStyle w:val="pFigure"/>
      </w:pPr>
      <w:r>
        <w:rPr>
          <w:noProof/>
          <w:lang w:eastAsia="zh-TW"/>
        </w:rPr>
        <w:lastRenderedPageBreak/>
        <w:drawing>
          <wp:inline distT="0" distB="0" distL="0" distR="0" wp14:anchorId="0D8B5B8C" wp14:editId="1C548C9E">
            <wp:extent cx="2169160" cy="1010285"/>
            <wp:effectExtent l="0" t="0" r="2540" b="0"/>
            <wp:docPr id="52" name="圖片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preferRelativeResize="0">
                      <a:picLocks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169160" cy="1010285"/>
                    </a:xfrm>
                    <a:prstGeom prst="rect">
                      <a:avLst/>
                    </a:prstGeom>
                    <a:solidFill>
                      <a:srgbClr val="FFFFFF"/>
                    </a:solidFill>
                    <a:ln>
                      <a:noFill/>
                    </a:ln>
                  </pic:spPr>
                </pic:pic>
              </a:graphicData>
            </a:graphic>
          </wp:inline>
        </w:drawing>
      </w:r>
    </w:p>
    <w:p w14:paraId="120FC668" w14:textId="77777777" w:rsidR="008A5E4E" w:rsidRDefault="0065745B">
      <w:pPr>
        <w:pStyle w:val="divDefinition"/>
      </w:pPr>
      <w:r>
        <w:rPr>
          <w:rStyle w:val="code1"/>
        </w:rPr>
        <w:t>decl</w:t>
      </w:r>
    </w:p>
    <w:p w14:paraId="023B3B88" w14:textId="2FC805CE" w:rsidR="008A5E4E" w:rsidRDefault="0065745B">
      <w:pPr>
        <w:pStyle w:val="p1"/>
      </w:pPr>
      <w:r>
        <w:t xml:space="preserve">Specifies that the symbol is being declared and not defined. Only allowed for kernels, functions, module variables and module fbarriers. If omitted then the symbol is being defined. </w:t>
      </w:r>
    </w:p>
    <w:p w14:paraId="35678947" w14:textId="77777777" w:rsidR="008A5E4E" w:rsidRDefault="0065745B">
      <w:pPr>
        <w:pStyle w:val="divDefinition"/>
      </w:pPr>
      <w:r>
        <w:rPr>
          <w:rStyle w:val="code1"/>
        </w:rPr>
        <w:t>prog</w:t>
      </w:r>
    </w:p>
    <w:p w14:paraId="600A3D76" w14:textId="77777777" w:rsidR="008A5E4E" w:rsidRDefault="0065745B">
      <w:pPr>
        <w:pStyle w:val="p1"/>
      </w:pPr>
      <w:r>
        <w:t xml:space="preserve">Specifies that the symbol has program linkage. Only allowed for kernels, functions, module variables and module fbarriers. If omitted: </w:t>
      </w:r>
    </w:p>
    <w:p w14:paraId="03E4D274" w14:textId="77777777" w:rsidR="008A5E4E" w:rsidRDefault="0065745B">
      <w:pPr>
        <w:pStyle w:val="li1"/>
        <w:numPr>
          <w:ilvl w:val="0"/>
          <w:numId w:val="57"/>
        </w:numPr>
        <w:spacing w:before="320"/>
        <w:ind w:left="1200"/>
      </w:pPr>
      <w:r>
        <w:t>Kernels, functions, module variables and module fbarriers default to module linkage.</w:t>
      </w:r>
    </w:p>
    <w:p w14:paraId="7C6A65E8" w14:textId="77777777" w:rsidR="008A5E4E" w:rsidRDefault="0065745B">
      <w:pPr>
        <w:pStyle w:val="li1"/>
        <w:numPr>
          <w:ilvl w:val="0"/>
          <w:numId w:val="57"/>
        </w:numPr>
        <w:ind w:left="1200"/>
      </w:pPr>
      <w:r>
        <w:t>Code block variables, code block fbarriers, kernel and function definition formal arguments default to function linkage.</w:t>
      </w:r>
    </w:p>
    <w:p w14:paraId="18D47736" w14:textId="77777777" w:rsidR="008A5E4E" w:rsidRDefault="0065745B">
      <w:pPr>
        <w:pStyle w:val="li1"/>
        <w:numPr>
          <w:ilvl w:val="0"/>
          <w:numId w:val="57"/>
        </w:numPr>
        <w:ind w:left="1200"/>
      </w:pPr>
      <w:r>
        <w:t>Arg block variables default to arg linkage.</w:t>
      </w:r>
    </w:p>
    <w:p w14:paraId="29EE04E5" w14:textId="77777777" w:rsidR="008A5E4E" w:rsidRDefault="0065745B">
      <w:pPr>
        <w:pStyle w:val="li1"/>
        <w:numPr>
          <w:ilvl w:val="0"/>
          <w:numId w:val="57"/>
        </w:numPr>
        <w:spacing w:after="320"/>
        <w:ind w:left="1200"/>
      </w:pPr>
      <w:r>
        <w:t>Signature definition, kernel declaration and function declaration formal arguments default to none linkage.</w:t>
      </w:r>
    </w:p>
    <w:p w14:paraId="2B3E9A76" w14:textId="77777777" w:rsidR="008A5E4E" w:rsidRDefault="0065745B">
      <w:pPr>
        <w:pStyle w:val="p1"/>
      </w:pPr>
      <w:r>
        <w:t xml:space="preserve">See </w:t>
      </w:r>
      <w:r>
        <w:rPr>
          <w:rStyle w:val="xref1"/>
        </w:rPr>
        <w:t>4.12. Linkage (</w:t>
      </w:r>
      <w:r w:rsidR="009A76EE" w:rsidRPr="008A5E4E">
        <w:fldChar w:fldCharType="begin"/>
      </w:r>
      <w:r w:rsidR="008A5E4E">
        <w:instrText xml:space="preserve"> PAGEREF _Ref-2142638245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w:t>
      </w:r>
    </w:p>
    <w:p w14:paraId="1BB86F78" w14:textId="77777777" w:rsidR="008A5E4E" w:rsidRDefault="0065745B">
      <w:pPr>
        <w:pStyle w:val="pDefinitionTerm"/>
      </w:pPr>
      <w:r>
        <w:rPr>
          <w:rStyle w:val="code1"/>
        </w:rPr>
        <w:t>alloc(</w:t>
      </w:r>
      <w:r>
        <w:rPr>
          <w:rStyle w:val="i"/>
        </w:rPr>
        <w:t>allocationKind</w:t>
      </w:r>
      <w:r>
        <w:rPr>
          <w:rStyle w:val="code1"/>
        </w:rPr>
        <w:t>)</w:t>
      </w:r>
    </w:p>
    <w:p w14:paraId="0D9916D4" w14:textId="4CC2D941" w:rsidR="008A5E4E" w:rsidRDefault="0065745B">
      <w:pPr>
        <w:pStyle w:val="p1"/>
      </w:pPr>
      <w:r>
        <w:t xml:space="preserve">Specifies the allocation for a variable. Only available for global segment variables, in both module and function scopes. Valid value of </w:t>
      </w:r>
      <w:r>
        <w:rPr>
          <w:rStyle w:val="i"/>
        </w:rPr>
        <w:t>allocationKind</w:t>
      </w:r>
      <w:r>
        <w:t xml:space="preserve"> is </w:t>
      </w:r>
      <w:r>
        <w:rPr>
          <w:rStyle w:val="code1"/>
        </w:rPr>
        <w:t>agent</w:t>
      </w:r>
      <w:r>
        <w:t>. If omitted defaults to: agent allocation for readonly segment variable; program allocation for global segment variable; and automatic allocation for all other variables.</w:t>
      </w:r>
    </w:p>
    <w:p w14:paraId="450D7A63" w14:textId="77777777" w:rsidR="008A5E4E" w:rsidRDefault="0065745B">
      <w:pPr>
        <w:pStyle w:val="pDefinitionTerm1"/>
      </w:pPr>
      <w:r>
        <w:rPr>
          <w:rStyle w:val="spanBookTitle"/>
        </w:rPr>
        <w:t>program allocation</w:t>
      </w:r>
    </w:p>
    <w:p w14:paraId="311D0AB9" w14:textId="77777777" w:rsidR="008A5E4E" w:rsidRDefault="0065745B">
      <w:pPr>
        <w:pStyle w:val="p2"/>
      </w:pPr>
      <w:r>
        <w:t>Causes the HSA runtime to perform a single allocation for the variable definition.</w:t>
      </w:r>
    </w:p>
    <w:p w14:paraId="42311E1E" w14:textId="77777777" w:rsidR="008A5E4E" w:rsidRDefault="0065745B">
      <w:pPr>
        <w:pStyle w:val="p2"/>
      </w:pPr>
      <w:r>
        <w:t xml:space="preserve">In HSAIL all references to the variable access the same single allocation. An </w:t>
      </w:r>
      <w:r>
        <w:rPr>
          <w:rStyle w:val="code1"/>
        </w:rPr>
        <w:t>lda</w:t>
      </w:r>
      <w:r>
        <w:t xml:space="preserve"> operation performed on the variable returns a segment address that can be used by any agent.</w:t>
      </w:r>
    </w:p>
    <w:p w14:paraId="715D469A" w14:textId="77777777" w:rsidR="008A5E4E" w:rsidRDefault="0065745B">
      <w:pPr>
        <w:pStyle w:val="p2"/>
      </w:pPr>
      <w:r>
        <w:t>The variable's global segment address can be converted to a flat address and used by any agent.</w:t>
      </w:r>
    </w:p>
    <w:p w14:paraId="226A7CC1" w14:textId="77777777" w:rsidR="008A5E4E" w:rsidRDefault="0065745B">
      <w:pPr>
        <w:pStyle w:val="p2"/>
      </w:pPr>
      <w:r>
        <w:t>An HSA runtime query can be used to obtain the segment address of the variable which can be used to access it by any agent.</w:t>
      </w:r>
    </w:p>
    <w:p w14:paraId="6A40C6DC" w14:textId="77777777" w:rsidR="008A5E4E" w:rsidRDefault="0065745B">
      <w:pPr>
        <w:pStyle w:val="p2"/>
      </w:pPr>
      <w:r>
        <w:t xml:space="preserve">The definition of the variable may have an initializer. However, image and sampler initializers are not allowed (see </w:t>
      </w:r>
      <w:r>
        <w:rPr>
          <w:rStyle w:val="xref1"/>
        </w:rPr>
        <w:t>7.1.7. Image Creation and Image Handles (</w:t>
      </w:r>
      <w:r w:rsidR="009A76EE" w:rsidRPr="008A5E4E">
        <w:fldChar w:fldCharType="begin"/>
      </w:r>
      <w:r w:rsidR="008A5E4E">
        <w:instrText xml:space="preserve"> PAGEREF _Ref163910260 \p \h  \* MERGEFORMAT </w:instrText>
      </w:r>
      <w:r w:rsidR="009A76EE" w:rsidRPr="008A5E4E">
        <w:fldChar w:fldCharType="separate"/>
      </w:r>
      <w:r w:rsidR="00533AF0" w:rsidRPr="00533AF0">
        <w:rPr>
          <w:rStyle w:val="xref1"/>
          <w:noProof/>
        </w:rPr>
        <w:t>on</w:t>
      </w:r>
      <w:r w:rsidR="00533AF0">
        <w:rPr>
          <w:noProof/>
        </w:rPr>
        <w:t xml:space="preserve"> page 208</w:t>
      </w:r>
      <w:r w:rsidR="009A76EE" w:rsidRPr="008A5E4E">
        <w:rPr>
          <w:rStyle w:val="xref1"/>
        </w:rPr>
        <w:fldChar w:fldCharType="end"/>
      </w:r>
      <w:r>
        <w:rPr>
          <w:rStyle w:val="xref1"/>
        </w:rPr>
        <w:t>)</w:t>
      </w:r>
      <w:r>
        <w:t xml:space="preserve"> and </w:t>
      </w:r>
      <w:r>
        <w:rPr>
          <w:rStyle w:val="xref1"/>
        </w:rPr>
        <w:t>7.1.8. Sampler Creation and Sampler Handles (</w:t>
      </w:r>
      <w:r w:rsidR="009A76EE" w:rsidRPr="008A5E4E">
        <w:fldChar w:fldCharType="begin"/>
      </w:r>
      <w:r w:rsidR="008A5E4E">
        <w:instrText xml:space="preserve"> PAGEREF _Ref657417699 \p \h  \* MERGEFORMAT </w:instrText>
      </w:r>
      <w:r w:rsidR="009A76EE" w:rsidRPr="008A5E4E">
        <w:fldChar w:fldCharType="separate"/>
      </w:r>
      <w:r w:rsidR="00533AF0" w:rsidRPr="00533AF0">
        <w:rPr>
          <w:rStyle w:val="xref1"/>
          <w:noProof/>
        </w:rPr>
        <w:t>on</w:t>
      </w:r>
      <w:r w:rsidR="00533AF0">
        <w:rPr>
          <w:noProof/>
        </w:rPr>
        <w:t xml:space="preserve"> page 211</w:t>
      </w:r>
      <w:r w:rsidR="009A76EE" w:rsidRPr="008A5E4E">
        <w:rPr>
          <w:rStyle w:val="xref1"/>
        </w:rPr>
        <w:fldChar w:fldCharType="end"/>
      </w:r>
      <w:r>
        <w:rPr>
          <w:rStyle w:val="xref1"/>
        </w:rPr>
        <w:t>)</w:t>
      </w:r>
      <w:r>
        <w:t>).</w:t>
      </w:r>
    </w:p>
    <w:p w14:paraId="5219E274" w14:textId="77777777" w:rsidR="008A5E4E" w:rsidRDefault="0065745B">
      <w:pPr>
        <w:pStyle w:val="pDefinitionTerm1"/>
      </w:pPr>
      <w:r>
        <w:rPr>
          <w:rStyle w:val="spanBookTitle"/>
        </w:rPr>
        <w:lastRenderedPageBreak/>
        <w:t>agent allocation</w:t>
      </w:r>
    </w:p>
    <w:p w14:paraId="461151A2" w14:textId="0718B07F" w:rsidR="008A5E4E" w:rsidRDefault="0065745B">
      <w:pPr>
        <w:pStyle w:val="p2"/>
      </w:pPr>
      <w:r>
        <w:t xml:space="preserve">Causes the HSA runtime to perform a separate allocation for the variable for each </w:t>
      </w:r>
      <w:r w:rsidR="0023395C">
        <w:t>kernel agent</w:t>
      </w:r>
      <w:r w:rsidR="006D08C9">
        <w:t xml:space="preserve"> on which a code object that references the variable is loaded (see </w:t>
      </w:r>
      <w:r w:rsidR="006D08C9">
        <w:rPr>
          <w:rStyle w:val="xref1"/>
        </w:rPr>
        <w:t>4.2. Program, Code Object and Executable (</w:t>
      </w:r>
      <w:r w:rsidR="006D08C9" w:rsidRPr="008A5E4E">
        <w:fldChar w:fldCharType="begin"/>
      </w:r>
      <w:r w:rsidR="006D08C9">
        <w:instrText xml:space="preserve"> PAGEREF _Ref-654951805 \p \h  \* MERGEFORMAT </w:instrText>
      </w:r>
      <w:r w:rsidR="006D08C9" w:rsidRPr="008A5E4E">
        <w:fldChar w:fldCharType="separate"/>
      </w:r>
      <w:r w:rsidR="006D08C9" w:rsidRPr="00533AF0">
        <w:rPr>
          <w:rStyle w:val="xref1"/>
          <w:noProof/>
        </w:rPr>
        <w:t>on</w:t>
      </w:r>
      <w:r w:rsidR="006D08C9">
        <w:rPr>
          <w:noProof/>
        </w:rPr>
        <w:t xml:space="preserve"> page 33</w:t>
      </w:r>
      <w:r w:rsidR="006D08C9" w:rsidRPr="008A5E4E">
        <w:rPr>
          <w:rStyle w:val="xref1"/>
        </w:rPr>
        <w:fldChar w:fldCharType="end"/>
      </w:r>
      <w:r w:rsidR="006D08C9">
        <w:rPr>
          <w:rStyle w:val="xref1"/>
        </w:rPr>
        <w:t>)</w:t>
      </w:r>
      <w:r w:rsidR="005A06BE">
        <w:rPr>
          <w:rStyle w:val="xref1"/>
        </w:rPr>
        <w:t xml:space="preserve"> and 6.2.5. Agent Allocation (</w:t>
      </w:r>
      <w:r w:rsidR="005A06BE" w:rsidRPr="008A5E4E">
        <w:fldChar w:fldCharType="begin"/>
      </w:r>
      <w:r w:rsidR="005A06BE">
        <w:instrText xml:space="preserve"> PAGEREF _Ref-391443321 \p \h  \* MERGEFORMAT </w:instrText>
      </w:r>
      <w:r w:rsidR="005A06BE" w:rsidRPr="008A5E4E">
        <w:fldChar w:fldCharType="separate"/>
      </w:r>
      <w:r w:rsidR="005A06BE" w:rsidRPr="00533AF0">
        <w:rPr>
          <w:rStyle w:val="xref1"/>
          <w:noProof/>
        </w:rPr>
        <w:t>on</w:t>
      </w:r>
      <w:r w:rsidR="005A06BE">
        <w:rPr>
          <w:noProof/>
        </w:rPr>
        <w:t xml:space="preserve"> page 165</w:t>
      </w:r>
      <w:r w:rsidR="005A06BE" w:rsidRPr="008A5E4E">
        <w:rPr>
          <w:rStyle w:val="xref1"/>
        </w:rPr>
        <w:fldChar w:fldCharType="end"/>
      </w:r>
      <w:r w:rsidR="005A06BE">
        <w:rPr>
          <w:rStyle w:val="xref1"/>
        </w:rPr>
        <w:t>)</w:t>
      </w:r>
      <w:r w:rsidR="006D08C9">
        <w:t>)</w:t>
      </w:r>
      <w:r>
        <w:t>. Each separate allocation will have a unique global segment address. It is undefined to access the variable from any agent other than the one it is associated with, except by HSA runtime copy operations. An implementation may allocate such variables on special agent local memory that is not directly accessible from other agents.</w:t>
      </w:r>
    </w:p>
    <w:p w14:paraId="2175975C" w14:textId="1CD6A620" w:rsidR="008A5E4E" w:rsidRDefault="0065745B">
      <w:pPr>
        <w:pStyle w:val="p2"/>
      </w:pPr>
      <w:r>
        <w:t xml:space="preserve">In HSAIL, any access to the variable by a kernel executing on </w:t>
      </w:r>
      <w:r w:rsidR="0023395C">
        <w:t>a kernel agent</w:t>
      </w:r>
      <w:r>
        <w:t xml:space="preserve"> will access the variable allocation that is associated with that agent. An </w:t>
      </w:r>
      <w:r>
        <w:rPr>
          <w:rStyle w:val="code1"/>
        </w:rPr>
        <w:t>lda</w:t>
      </w:r>
      <w:r>
        <w:t xml:space="preserve"> operation performed on the variable will obtain the distinct segment address for the allocation associated with the </w:t>
      </w:r>
      <w:r w:rsidR="0023395C">
        <w:t>kernel agent</w:t>
      </w:r>
      <w:r>
        <w:t xml:space="preserve"> on which it is executed, but it is undefined for any other agent to access that address. The variable's global segment address can be converted to a flat address, but it is undefined for any other agent to access that address.</w:t>
      </w:r>
    </w:p>
    <w:p w14:paraId="373C604A" w14:textId="77777777" w:rsidR="008A5E4E" w:rsidRDefault="0065745B">
      <w:pPr>
        <w:pStyle w:val="p2"/>
      </w:pPr>
      <w:r>
        <w:t>An HSA runtime query can be used to obtain the segment address of the variable for a specified agent.</w:t>
      </w:r>
    </w:p>
    <w:p w14:paraId="2246D5BF" w14:textId="77777777" w:rsidR="008A5E4E" w:rsidRDefault="0065745B">
      <w:pPr>
        <w:pStyle w:val="p2"/>
      </w:pPr>
      <w:r>
        <w:t xml:space="preserve">The definition of the variable may have an initializer. Every separate allocation will be initialized. For image and sampler initializers, the format of the agent with which the allocation is associated will be used (see </w:t>
      </w:r>
      <w:r>
        <w:rPr>
          <w:rStyle w:val="xref1"/>
        </w:rPr>
        <w:t>7.1.7. Image Creation and Image Handles (</w:t>
      </w:r>
      <w:r w:rsidR="009A76EE" w:rsidRPr="008A5E4E">
        <w:fldChar w:fldCharType="begin"/>
      </w:r>
      <w:r w:rsidR="008A5E4E">
        <w:instrText xml:space="preserve"> PAGEREF _Ref163910260 \p \h  \* MERGEFORMAT </w:instrText>
      </w:r>
      <w:r w:rsidR="009A76EE" w:rsidRPr="008A5E4E">
        <w:fldChar w:fldCharType="separate"/>
      </w:r>
      <w:r w:rsidR="00533AF0" w:rsidRPr="00533AF0">
        <w:rPr>
          <w:rStyle w:val="xref1"/>
          <w:noProof/>
        </w:rPr>
        <w:t>on</w:t>
      </w:r>
      <w:r w:rsidR="00533AF0">
        <w:rPr>
          <w:noProof/>
        </w:rPr>
        <w:t xml:space="preserve"> page 208</w:t>
      </w:r>
      <w:r w:rsidR="009A76EE" w:rsidRPr="008A5E4E">
        <w:rPr>
          <w:rStyle w:val="xref1"/>
        </w:rPr>
        <w:fldChar w:fldCharType="end"/>
      </w:r>
      <w:r>
        <w:rPr>
          <w:rStyle w:val="xref1"/>
        </w:rPr>
        <w:t>)</w:t>
      </w:r>
      <w:r>
        <w:t xml:space="preserve"> and </w:t>
      </w:r>
      <w:r>
        <w:rPr>
          <w:rStyle w:val="xref1"/>
        </w:rPr>
        <w:t>7.1.8. Sampler Creation and Sampler Handles (</w:t>
      </w:r>
      <w:r w:rsidR="009A76EE" w:rsidRPr="008A5E4E">
        <w:fldChar w:fldCharType="begin"/>
      </w:r>
      <w:r w:rsidR="008A5E4E">
        <w:instrText xml:space="preserve"> PAGEREF _Ref657417699 \p \h  \* MERGEFORMAT </w:instrText>
      </w:r>
      <w:r w:rsidR="009A76EE" w:rsidRPr="008A5E4E">
        <w:fldChar w:fldCharType="separate"/>
      </w:r>
      <w:r w:rsidR="00533AF0" w:rsidRPr="00533AF0">
        <w:rPr>
          <w:rStyle w:val="xref1"/>
          <w:noProof/>
        </w:rPr>
        <w:t>on</w:t>
      </w:r>
      <w:r w:rsidR="00533AF0">
        <w:rPr>
          <w:noProof/>
        </w:rPr>
        <w:t xml:space="preserve"> page 211</w:t>
      </w:r>
      <w:r w:rsidR="009A76EE" w:rsidRPr="008A5E4E">
        <w:rPr>
          <w:rStyle w:val="xref1"/>
        </w:rPr>
        <w:fldChar w:fldCharType="end"/>
      </w:r>
      <w:r>
        <w:rPr>
          <w:rStyle w:val="xref1"/>
        </w:rPr>
        <w:t>)</w:t>
      </w:r>
      <w:r>
        <w:t>).</w:t>
      </w:r>
    </w:p>
    <w:p w14:paraId="1282B238" w14:textId="77777777" w:rsidR="008A5E4E" w:rsidRDefault="0065745B">
      <w:pPr>
        <w:pStyle w:val="pDefinitionTerm1"/>
      </w:pPr>
      <w:r>
        <w:rPr>
          <w:rStyle w:val="spanBookTitle"/>
        </w:rPr>
        <w:t>automatic allocation</w:t>
      </w:r>
    </w:p>
    <w:p w14:paraId="3AFBB9CE" w14:textId="77777777" w:rsidR="008A5E4E" w:rsidRDefault="0065745B">
      <w:pPr>
        <w:pStyle w:val="p2"/>
      </w:pPr>
      <w:r>
        <w:t xml:space="preserve">Causes variables to be automatically allocated at the start of the variable's storage duration. See </w:t>
      </w:r>
      <w:r>
        <w:rPr>
          <w:rStyle w:val="xref1"/>
        </w:rPr>
        <w:t>4.11. Storage Duration (</w:t>
      </w:r>
      <w:r w:rsidR="009A76EE" w:rsidRPr="008A5E4E">
        <w:fldChar w:fldCharType="begin"/>
      </w:r>
      <w:r w:rsidR="008A5E4E">
        <w:instrText xml:space="preserve"> PAGEREF _Ref1633476501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w:t>
      </w:r>
    </w:p>
    <w:p w14:paraId="63B48F01" w14:textId="77777777" w:rsidR="008A5E4E" w:rsidRDefault="0065745B">
      <w:pPr>
        <w:pStyle w:val="pDefinitionTerm"/>
      </w:pPr>
      <w:r>
        <w:rPr>
          <w:rStyle w:val="code1"/>
        </w:rPr>
        <w:t>align(</w:t>
      </w:r>
      <w:r>
        <w:rPr>
          <w:rStyle w:val="i"/>
        </w:rPr>
        <w:t>n</w:t>
      </w:r>
      <w:r>
        <w:rPr>
          <w:rStyle w:val="code1"/>
        </w:rPr>
        <w:t>)</w:t>
      </w:r>
    </w:p>
    <w:p w14:paraId="20DF04AA" w14:textId="77777777" w:rsidR="008A5E4E" w:rsidRDefault="0065745B">
      <w:pPr>
        <w:pStyle w:val="p1"/>
      </w:pPr>
      <w:r>
        <w:t xml:space="preserve">Specifies that the storage for the variable must be aligned on a segment address that is an integer multiple of </w:t>
      </w:r>
      <w:r>
        <w:rPr>
          <w:rStyle w:val="i"/>
        </w:rPr>
        <w:t>n</w:t>
      </w:r>
      <w:r>
        <w:t xml:space="preserve">. Valid values of </w:t>
      </w:r>
      <w:r>
        <w:rPr>
          <w:rStyle w:val="i"/>
        </w:rPr>
        <w:t>n</w:t>
      </w:r>
      <w:r>
        <w:t xml:space="preserve"> are 1, 2, 4, 8, 16, 32, 64, 128 and 256.</w:t>
      </w:r>
    </w:p>
    <w:p w14:paraId="26C2A56E" w14:textId="77777777" w:rsidR="008A5E4E" w:rsidRDefault="0065745B">
      <w:pPr>
        <w:pStyle w:val="p1"/>
      </w:pPr>
      <w:r>
        <w:t xml:space="preserve">For arrays, alignment specifies the alignment of the base address of the entire array, not the alignment of individual elements. </w:t>
      </w:r>
    </w:p>
    <w:p w14:paraId="392568A7" w14:textId="77777777" w:rsidR="00F95D06" w:rsidRDefault="0065745B">
      <w:pPr>
        <w:pStyle w:val="p1"/>
      </w:pPr>
      <w:r>
        <w:t xml:space="preserve">Without an </w:t>
      </w:r>
      <w:r>
        <w:rPr>
          <w:rStyle w:val="code1"/>
        </w:rPr>
        <w:t>align</w:t>
      </w:r>
      <w:r>
        <w:t xml:space="preserve"> qualifier, the variable will be naturally aligned. That is, the segment address assigned to the variable will be a multiple of the variable's base type length.</w:t>
      </w:r>
    </w:p>
    <w:p w14:paraId="1451453B" w14:textId="581FED1D" w:rsidR="008A5E4E" w:rsidRDefault="00F95D06">
      <w:pPr>
        <w:pStyle w:val="p1"/>
      </w:pPr>
      <w:r>
        <w:t>Array variables are naturally aligned to the size of the array element type (not the size of the entire array).</w:t>
      </w:r>
    </w:p>
    <w:p w14:paraId="0CD99ADD" w14:textId="77777777" w:rsidR="008A5E4E" w:rsidRDefault="0065745B">
      <w:pPr>
        <w:pStyle w:val="p1"/>
      </w:pPr>
      <w:r>
        <w:t xml:space="preserve">Packed data types are naturally aligned to the size of the entire packed type (not the size of the each element). For example, the </w:t>
      </w:r>
      <w:r>
        <w:rPr>
          <w:rStyle w:val="code1"/>
        </w:rPr>
        <w:t>s32x4</w:t>
      </w:r>
      <w:r>
        <w:t xml:space="preserve"> packed type (four 32-bit integers) is naturally aligned to a 128-bit boundary. </w:t>
      </w:r>
    </w:p>
    <w:p w14:paraId="1316CD21" w14:textId="77777777" w:rsidR="008A5E4E" w:rsidRDefault="0065745B">
      <w:pPr>
        <w:pStyle w:val="p1"/>
      </w:pPr>
      <w:r>
        <w:t xml:space="preserve"> If an alignment is specified, it must be equal to or greater than the variable's natural alignment. Thus, </w:t>
      </w:r>
      <w:r>
        <w:rPr>
          <w:rStyle w:val="code1"/>
        </w:rPr>
        <w:t>global_f64 &amp;x[10]</w:t>
      </w:r>
      <w:r>
        <w:t xml:space="preserve"> must be aligned on a 64-bit (8-byte) boundary. For example, </w:t>
      </w:r>
      <w:r>
        <w:rPr>
          <w:rStyle w:val="code1"/>
        </w:rPr>
        <w:t>align(8) global_f64 &amp;x[10]</w:t>
      </w:r>
      <w:r>
        <w:t xml:space="preserve"> is valid, but smaller values of </w:t>
      </w:r>
      <w:r>
        <w:rPr>
          <w:rStyle w:val="i"/>
        </w:rPr>
        <w:t>n</w:t>
      </w:r>
      <w:r>
        <w:t xml:space="preserve"> are not valid.</w:t>
      </w:r>
    </w:p>
    <w:p w14:paraId="6CC83158" w14:textId="77777777" w:rsidR="008A5E4E" w:rsidRDefault="0065745B">
      <w:pPr>
        <w:pStyle w:val="p1"/>
      </w:pPr>
      <w:r>
        <w:lastRenderedPageBreak/>
        <w:t>If the segment of the variable can be accessed by a flat address, then the alignment also specifies that the flat address is a multiple of the variable's alignment.</w:t>
      </w:r>
    </w:p>
    <w:p w14:paraId="5719EC50" w14:textId="77777777" w:rsidR="008A5E4E" w:rsidRDefault="0065745B">
      <w:pPr>
        <w:pStyle w:val="p1"/>
      </w:pPr>
      <w:r>
        <w:t xml:space="preserve">The </w:t>
      </w:r>
      <w:r>
        <w:rPr>
          <w:rStyle w:val="code1"/>
        </w:rPr>
        <w:t>lda</w:t>
      </w:r>
      <w:r>
        <w:t xml:space="preserve"> operation cannot be used to obtain the address of an arg or spill segment variable. However, any </w:t>
      </w:r>
      <w:r>
        <w:rPr>
          <w:rStyle w:val="code1"/>
        </w:rPr>
        <w:t>align</w:t>
      </w:r>
      <w:r>
        <w:t xml:space="preserve"> variable qualifier can serve as a hint of how the variable is accessed, and the finalizer may choose to honor the alignment if allocating the variable in memory.</w:t>
      </w:r>
    </w:p>
    <w:p w14:paraId="188B8FE8" w14:textId="77777777" w:rsidR="008A5E4E" w:rsidRDefault="0065745B">
      <w:pPr>
        <w:pStyle w:val="pDefinitionTerm"/>
      </w:pPr>
      <w:r>
        <w:rPr>
          <w:rStyle w:val="code1"/>
        </w:rPr>
        <w:t>const</w:t>
      </w:r>
    </w:p>
    <w:p w14:paraId="3D1C7EC3" w14:textId="77777777" w:rsidR="008A5E4E" w:rsidRDefault="0065745B">
      <w:pPr>
        <w:pStyle w:val="p1"/>
      </w:pPr>
      <w:r>
        <w:t xml:space="preserve">Specifies that the variable is a constant variable. A constant variable cannot be written to after it has been defined and initialized. Only global and readonly segment variable definition and declarations can be marked </w:t>
      </w:r>
      <w:r>
        <w:rPr>
          <w:rStyle w:val="code1"/>
        </w:rPr>
        <w:t>const</w:t>
      </w:r>
      <w:r>
        <w:t>. Kernarg segment variables are implicitly constant variables.</w:t>
      </w:r>
    </w:p>
    <w:p w14:paraId="0937E39F" w14:textId="77777777" w:rsidR="008A5E4E" w:rsidRDefault="0065745B">
      <w:pPr>
        <w:pStyle w:val="p1"/>
      </w:pPr>
      <w:r>
        <w:t xml:space="preserve">Global and readonly segment variable definitions with the </w:t>
      </w:r>
      <w:r>
        <w:rPr>
          <w:rStyle w:val="code1"/>
        </w:rPr>
        <w:t>const</w:t>
      </w:r>
      <w:r>
        <w:t xml:space="preserve"> qualifier must have an initializer. If the initial value needs to be specified by the host application, then only provide variable declarations in HSAIL modules, and use the HSA runtime to specify the variable definition together with an initial value.</w:t>
      </w:r>
    </w:p>
    <w:p w14:paraId="40240A00" w14:textId="77777777" w:rsidR="008A5E4E" w:rsidRDefault="0065745B">
      <w:pPr>
        <w:pStyle w:val="p1"/>
      </w:pPr>
      <w:r>
        <w:t xml:space="preserve">Memory for constant variables remains constant during the storage duration of the variable. See </w:t>
      </w:r>
      <w:r>
        <w:rPr>
          <w:rStyle w:val="xref1"/>
        </w:rPr>
        <w:t>4.11. Storage Duration (</w:t>
      </w:r>
      <w:r w:rsidR="009A76EE" w:rsidRPr="008A5E4E">
        <w:fldChar w:fldCharType="begin"/>
      </w:r>
      <w:r w:rsidR="008A5E4E">
        <w:instrText xml:space="preserve"> PAGEREF _Ref1633476501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w:t>
      </w:r>
    </w:p>
    <w:p w14:paraId="41A08787" w14:textId="774D2505" w:rsidR="008A5E4E" w:rsidRDefault="0065745B">
      <w:pPr>
        <w:pStyle w:val="p1"/>
      </w:pPr>
      <w:r>
        <w:t xml:space="preserve">It is undefined to use a store or atomic </w:t>
      </w:r>
      <w:r w:rsidR="009E3809">
        <w:t xml:space="preserve">write or read-modify-write </w:t>
      </w:r>
      <w:r>
        <w:t xml:space="preserve">operation with a constant variable, whether using a segment or flat address expression. It is undefined if implementations will detect stores or atomic operations to constant variables. </w:t>
      </w:r>
    </w:p>
    <w:p w14:paraId="467C249A" w14:textId="77777777" w:rsidR="008A5E4E" w:rsidRDefault="0065745B">
      <w:pPr>
        <w:pStyle w:val="p1"/>
      </w:pPr>
      <w:r>
        <w:t>The finalizer might place constant variables in specialized read-only caches.</w:t>
      </w:r>
    </w:p>
    <w:p w14:paraId="23950AA1" w14:textId="77777777" w:rsidR="008A5E4E" w:rsidRDefault="0065745B">
      <w:pPr>
        <w:pStyle w:val="p1"/>
      </w:pPr>
      <w:r>
        <w:t xml:space="preserve">See </w:t>
      </w:r>
      <w:r>
        <w:rPr>
          <w:rStyle w:val="xref1"/>
        </w:rPr>
        <w:t>17.9. Constant Access (</w:t>
      </w:r>
      <w:r w:rsidR="009A76EE" w:rsidRPr="008A5E4E">
        <w:fldChar w:fldCharType="begin"/>
      </w:r>
      <w:r w:rsidR="008A5E4E">
        <w:instrText xml:space="preserve"> PAGEREF _Ref658859300 \p \h  \* MERGEFORMAT </w:instrText>
      </w:r>
      <w:r w:rsidR="009A76EE" w:rsidRPr="008A5E4E">
        <w:fldChar w:fldCharType="separate"/>
      </w:r>
      <w:r w:rsidR="00533AF0" w:rsidRPr="00533AF0">
        <w:rPr>
          <w:rStyle w:val="xref1"/>
          <w:noProof/>
        </w:rPr>
        <w:t>on</w:t>
      </w:r>
      <w:r w:rsidR="00533AF0">
        <w:rPr>
          <w:noProof/>
        </w:rPr>
        <w:t xml:space="preserve"> page 304</w:t>
      </w:r>
      <w:r w:rsidR="009A76EE" w:rsidRPr="008A5E4E">
        <w:rPr>
          <w:rStyle w:val="xref1"/>
        </w:rPr>
        <w:fldChar w:fldCharType="end"/>
      </w:r>
      <w:r>
        <w:rPr>
          <w:rStyle w:val="xref1"/>
        </w:rPr>
        <w:t>)</w:t>
      </w:r>
      <w:r>
        <w:t>.</w:t>
      </w:r>
    </w:p>
    <w:p w14:paraId="27C57E6F" w14:textId="77777777" w:rsidR="008A5E4E" w:rsidRDefault="0065745B">
      <w:pPr>
        <w:pStyle w:val="pNoPageBreakAfter"/>
      </w:pPr>
      <w:r>
        <w:t>The supported segments are:</w:t>
      </w:r>
    </w:p>
    <w:p w14:paraId="5E9027C9" w14:textId="77777777" w:rsidR="008A5E4E" w:rsidRDefault="0065745B">
      <w:pPr>
        <w:pStyle w:val="pDefinitionTerm"/>
      </w:pPr>
      <w:r>
        <w:t>Global and readonly</w:t>
      </w:r>
    </w:p>
    <w:p w14:paraId="5B534473" w14:textId="77777777" w:rsidR="008A5E4E" w:rsidRDefault="0065745B">
      <w:pPr>
        <w:pStyle w:val="p1"/>
      </w:pPr>
      <w:r>
        <w:t xml:space="preserve">The storage for the variable can be accessed by all work-items in the grid. </w:t>
      </w:r>
    </w:p>
    <w:p w14:paraId="2475E857" w14:textId="77777777" w:rsidR="008A5E4E" w:rsidRDefault="0065745B">
      <w:pPr>
        <w:pStyle w:val="p1"/>
      </w:pPr>
      <w:r>
        <w:t xml:space="preserve">Declarations for </w:t>
      </w:r>
      <w:r>
        <w:rPr>
          <w:rStyle w:val="code1"/>
        </w:rPr>
        <w:t>global</w:t>
      </w:r>
      <w:r>
        <w:t xml:space="preserve"> and </w:t>
      </w:r>
      <w:r>
        <w:rPr>
          <w:rStyle w:val="code1"/>
        </w:rPr>
        <w:t>readonly</w:t>
      </w:r>
      <w:r>
        <w:t xml:space="preserve"> can appear either inside or outside of a kernel or function. Such variables that appear outside of a kernel or function have module scope. Those defined inside a kernel or function have function scope. See </w:t>
      </w:r>
      <w:r>
        <w:rPr>
          <w:rStyle w:val="xref1"/>
        </w:rPr>
        <w:t>4.6.2. Scope (</w:t>
      </w:r>
      <w:r w:rsidR="009A76EE" w:rsidRPr="008A5E4E">
        <w:fldChar w:fldCharType="begin"/>
      </w:r>
      <w:r w:rsidR="008A5E4E">
        <w:instrText xml:space="preserve"> PAGEREF _Ref-126376936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w:t>
      </w:r>
    </w:p>
    <w:p w14:paraId="5A5F0F0C" w14:textId="77777777" w:rsidR="008A5E4E" w:rsidRDefault="0065745B">
      <w:pPr>
        <w:pStyle w:val="p1"/>
      </w:pPr>
      <w:r>
        <w:t xml:space="preserve">The memory layout of multiple variables in the global and readonly segments is implementation defined, except that the memory address is required to honor the alignment requirements of the variable's type and any </w:t>
      </w:r>
      <w:r>
        <w:rPr>
          <w:rStyle w:val="code1"/>
        </w:rPr>
        <w:t>align</w:t>
      </w:r>
      <w:r>
        <w:t xml:space="preserve"> type qualifier.</w:t>
      </w:r>
    </w:p>
    <w:p w14:paraId="0BD1171B" w14:textId="77777777" w:rsidR="008A5E4E" w:rsidRDefault="0065745B">
      <w:pPr>
        <w:pStyle w:val="pDefinitionTerm"/>
      </w:pPr>
      <w:r>
        <w:t>Group</w:t>
      </w:r>
    </w:p>
    <w:p w14:paraId="6F700ED1" w14:textId="77777777" w:rsidR="008A5E4E" w:rsidRDefault="0065745B">
      <w:pPr>
        <w:pStyle w:val="p1"/>
      </w:pPr>
      <w:r>
        <w:t xml:space="preserve">The storage for the variable can be accessed by all work-items in a work-group, but not by work-items in other work-groups. Each work-group will get an independent copy of any variable assigned to the group segment. </w:t>
      </w:r>
    </w:p>
    <w:p w14:paraId="38F567FB" w14:textId="77777777" w:rsidR="008A5E4E" w:rsidRDefault="0065745B">
      <w:pPr>
        <w:pStyle w:val="p1"/>
      </w:pPr>
      <w:r>
        <w:t xml:space="preserve">Declarations for </w:t>
      </w:r>
      <w:r>
        <w:rPr>
          <w:rStyle w:val="code1"/>
        </w:rPr>
        <w:t>group</w:t>
      </w:r>
      <w:r>
        <w:t xml:space="preserve"> can appear either inside or outside of a kernel or function. Such variables that appear outside of a kernel or function have module scope. Those defined inside a kernel or function have function scope. See </w:t>
      </w:r>
      <w:r>
        <w:rPr>
          <w:rStyle w:val="xref1"/>
        </w:rPr>
        <w:t>4.6.2. Scope (</w:t>
      </w:r>
      <w:r w:rsidR="009A76EE" w:rsidRPr="008A5E4E">
        <w:fldChar w:fldCharType="begin"/>
      </w:r>
      <w:r w:rsidR="008A5E4E">
        <w:instrText xml:space="preserve"> PAGEREF _Ref-126376936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w:t>
      </w:r>
    </w:p>
    <w:p w14:paraId="39A2CBFF" w14:textId="77777777" w:rsidR="008A5E4E" w:rsidRDefault="0065745B">
      <w:pPr>
        <w:pStyle w:val="p1"/>
      </w:pPr>
      <w:r>
        <w:t xml:space="preserve">The memory layout of multiple variables in the group segment is implementation defined, except that the memory address is required to honor the alignment requirements of the variable's type and any </w:t>
      </w:r>
      <w:r>
        <w:rPr>
          <w:rStyle w:val="code1"/>
        </w:rPr>
        <w:t>align</w:t>
      </w:r>
      <w:r>
        <w:t xml:space="preserve"> type qualifier.</w:t>
      </w:r>
    </w:p>
    <w:p w14:paraId="3578B7E0" w14:textId="77777777" w:rsidR="008A5E4E" w:rsidRDefault="0065745B">
      <w:pPr>
        <w:pStyle w:val="pDefinitionTerm"/>
      </w:pPr>
      <w:r>
        <w:lastRenderedPageBreak/>
        <w:t>Private</w:t>
      </w:r>
    </w:p>
    <w:p w14:paraId="7332D5BA" w14:textId="77777777" w:rsidR="008A5E4E" w:rsidRDefault="0065745B">
      <w:pPr>
        <w:pStyle w:val="p1"/>
      </w:pPr>
      <w:r>
        <w:t xml:space="preserve">The storage for the variable is accessible only to one work-item and is not accessible to other work-items. </w:t>
      </w:r>
    </w:p>
    <w:p w14:paraId="003E3A1C" w14:textId="77777777" w:rsidR="008A5E4E" w:rsidRDefault="0065745B">
      <w:pPr>
        <w:pStyle w:val="p1"/>
      </w:pPr>
      <w:r>
        <w:t xml:space="preserve">Declarations for </w:t>
      </w:r>
      <w:r>
        <w:rPr>
          <w:rStyle w:val="code1"/>
        </w:rPr>
        <w:t>private</w:t>
      </w:r>
      <w:r>
        <w:t xml:space="preserve"> can appear either inside or outside of a kernel or function. Such variables that appear outside of a kernel or function have module scope. Those defined inside a kernel or function have function scope. See </w:t>
      </w:r>
      <w:r>
        <w:rPr>
          <w:rStyle w:val="xref1"/>
        </w:rPr>
        <w:t>4.6.2. Scope (</w:t>
      </w:r>
      <w:r w:rsidR="009A76EE" w:rsidRPr="008A5E4E">
        <w:fldChar w:fldCharType="begin"/>
      </w:r>
      <w:r w:rsidR="008A5E4E">
        <w:instrText xml:space="preserve"> PAGEREF _Ref-126376936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w:t>
      </w:r>
    </w:p>
    <w:p w14:paraId="6E47E942" w14:textId="77777777" w:rsidR="008A5E4E" w:rsidRDefault="0065745B">
      <w:pPr>
        <w:pStyle w:val="p1"/>
      </w:pPr>
      <w:r>
        <w:t xml:space="preserve">The memory layout of multiple variables in the private segment is implementation defined, except that the memory address is required to honor the alignment requirements of the variable's type and any </w:t>
      </w:r>
      <w:r>
        <w:rPr>
          <w:rStyle w:val="code1"/>
        </w:rPr>
        <w:t>align</w:t>
      </w:r>
      <w:r>
        <w:t xml:space="preserve"> type qualifier.</w:t>
      </w:r>
    </w:p>
    <w:p w14:paraId="57CC85CF" w14:textId="77777777" w:rsidR="008A5E4E" w:rsidRDefault="0065745B">
      <w:pPr>
        <w:pStyle w:val="pDefinitionTerm"/>
      </w:pPr>
      <w:r>
        <w:t>Kernarg</w:t>
      </w:r>
    </w:p>
    <w:p w14:paraId="5C362F96" w14:textId="77777777" w:rsidR="008A5E4E" w:rsidRDefault="0065745B">
      <w:pPr>
        <w:pStyle w:val="p1"/>
      </w:pPr>
      <w:r>
        <w:t>The value of the variable can be accessed by all work-items in the grid. It is a formal argument of the kernel.</w:t>
      </w:r>
    </w:p>
    <w:p w14:paraId="25CC8215" w14:textId="77777777" w:rsidR="008A5E4E" w:rsidRDefault="0065745B">
      <w:pPr>
        <w:pStyle w:val="p1"/>
      </w:pPr>
      <w:r>
        <w:t xml:space="preserve">Declarations for </w:t>
      </w:r>
      <w:r>
        <w:rPr>
          <w:rStyle w:val="code1"/>
        </w:rPr>
        <w:t>kernarg</w:t>
      </w:r>
      <w:r>
        <w:t xml:space="preserve"> must be in a kernel argument list. Such variables in a kernel definition have function scope, and those in a kernel declaration have signature scope. See </w:t>
      </w:r>
      <w:r>
        <w:rPr>
          <w:rStyle w:val="xref1"/>
        </w:rPr>
        <w:t>4.6.2. Scope (</w:t>
      </w:r>
      <w:r w:rsidR="009A76EE" w:rsidRPr="008A5E4E">
        <w:fldChar w:fldCharType="begin"/>
      </w:r>
      <w:r w:rsidR="008A5E4E">
        <w:instrText xml:space="preserve"> PAGEREF _Ref-126376936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w:t>
      </w:r>
    </w:p>
    <w:p w14:paraId="31A72B62" w14:textId="77777777" w:rsidR="008A5E4E" w:rsidRDefault="0065745B">
      <w:pPr>
        <w:pStyle w:val="p1"/>
      </w:pPr>
      <w:r>
        <w:t xml:space="preserve">The memory layout of variables in the kernarg segment is defined in </w:t>
      </w:r>
      <w:r>
        <w:rPr>
          <w:rStyle w:val="xref1"/>
        </w:rPr>
        <w:t>4.21. Kernarg Segment (</w:t>
      </w:r>
      <w:r w:rsidR="009A76EE" w:rsidRPr="008A5E4E">
        <w:fldChar w:fldCharType="begin"/>
      </w:r>
      <w:r w:rsidR="008A5E4E">
        <w:instrText xml:space="preserve"> PAGEREF _Ref980913383 \p \h  \* MERGEFORMAT </w:instrText>
      </w:r>
      <w:r w:rsidR="009A76EE" w:rsidRPr="008A5E4E">
        <w:fldChar w:fldCharType="separate"/>
      </w:r>
      <w:r w:rsidR="00533AF0" w:rsidRPr="00533AF0">
        <w:rPr>
          <w:rStyle w:val="xref1"/>
          <w:noProof/>
        </w:rPr>
        <w:t>on</w:t>
      </w:r>
      <w:r w:rsidR="00533AF0">
        <w:rPr>
          <w:noProof/>
        </w:rPr>
        <w:t xml:space="preserve"> page 96</w:t>
      </w:r>
      <w:r w:rsidR="009A76EE" w:rsidRPr="008A5E4E">
        <w:rPr>
          <w:rStyle w:val="xref1"/>
        </w:rPr>
        <w:fldChar w:fldCharType="end"/>
      </w:r>
      <w:r>
        <w:rPr>
          <w:rStyle w:val="xref1"/>
        </w:rPr>
        <w:t>)</w:t>
      </w:r>
      <w:r>
        <w:t>.</w:t>
      </w:r>
    </w:p>
    <w:p w14:paraId="75381A93" w14:textId="77777777" w:rsidR="008A5E4E" w:rsidRDefault="0065745B">
      <w:pPr>
        <w:pStyle w:val="pDefinitionTerm"/>
      </w:pPr>
      <w:r>
        <w:t>Spill</w:t>
      </w:r>
    </w:p>
    <w:p w14:paraId="046080A7" w14:textId="77777777" w:rsidR="008A5E4E" w:rsidRDefault="0065745B">
      <w:pPr>
        <w:pStyle w:val="p1"/>
      </w:pPr>
      <w:r>
        <w:t xml:space="preserve">The storage for the variable is accessible only to one work-item and is not accessible to other work-items. Such variables are used to save and restore registers. </w:t>
      </w:r>
    </w:p>
    <w:p w14:paraId="053434E7" w14:textId="77777777" w:rsidR="008A5E4E" w:rsidRDefault="0065745B">
      <w:pPr>
        <w:pStyle w:val="p1"/>
      </w:pPr>
      <w:r>
        <w:t xml:space="preserve">Declarations for </w:t>
      </w:r>
      <w:r>
        <w:rPr>
          <w:rStyle w:val="code1"/>
        </w:rPr>
        <w:t>spill</w:t>
      </w:r>
      <w:r>
        <w:t xml:space="preserve"> must appear inside a kernel or function. Such variables have function scope. See </w:t>
      </w:r>
      <w:r>
        <w:rPr>
          <w:rStyle w:val="xref1"/>
        </w:rPr>
        <w:t>4.6.2. Scope (</w:t>
      </w:r>
      <w:r w:rsidR="009A76EE" w:rsidRPr="008A5E4E">
        <w:fldChar w:fldCharType="begin"/>
      </w:r>
      <w:r w:rsidR="008A5E4E">
        <w:instrText xml:space="preserve"> PAGEREF _Ref-126376936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w:t>
      </w:r>
    </w:p>
    <w:p w14:paraId="3EDE382B" w14:textId="77777777" w:rsidR="008A5E4E" w:rsidRDefault="0065745B">
      <w:pPr>
        <w:pStyle w:val="p1"/>
      </w:pPr>
      <w:r>
        <w:t xml:space="preserve">The memory layout of multiple variables in the spill segment is implementation defined, and a finalizer may promote them to ISA registers. The </w:t>
      </w:r>
      <w:r>
        <w:rPr>
          <w:rStyle w:val="code1"/>
        </w:rPr>
        <w:t>lda</w:t>
      </w:r>
      <w:r>
        <w:t xml:space="preserve"> operation cannot be used to obtain the address of a spill segment variable. However, any </w:t>
      </w:r>
      <w:r>
        <w:rPr>
          <w:rStyle w:val="code1"/>
        </w:rPr>
        <w:t>align</w:t>
      </w:r>
      <w:r>
        <w:t xml:space="preserve"> variable qualifier can serve as a hint of how the variable is accessed, and the finalizer may choose to honor the alignment if allocating the variable in memory.</w:t>
      </w:r>
    </w:p>
    <w:p w14:paraId="6E1D9093" w14:textId="77777777" w:rsidR="008A5E4E" w:rsidRDefault="0065745B">
      <w:pPr>
        <w:pStyle w:val="pDefinitionTerm"/>
      </w:pPr>
      <w:r>
        <w:t>Arg</w:t>
      </w:r>
    </w:p>
    <w:p w14:paraId="7F405820" w14:textId="77777777" w:rsidR="008A5E4E" w:rsidRDefault="0065745B">
      <w:pPr>
        <w:pStyle w:val="p1"/>
      </w:pPr>
      <w:r>
        <w:t>The storage for the variable is accessible only to one work-item and is not accessible to other work-items. Such variables are used to pass per work-item arguments to functions.</w:t>
      </w:r>
    </w:p>
    <w:p w14:paraId="6281C639" w14:textId="77777777" w:rsidR="008A5E4E" w:rsidRDefault="0065745B">
      <w:pPr>
        <w:pStyle w:val="p1"/>
      </w:pPr>
      <w:r>
        <w:t xml:space="preserve">Declarations for </w:t>
      </w:r>
      <w:r>
        <w:rPr>
          <w:rStyle w:val="code1"/>
        </w:rPr>
        <w:t>arg</w:t>
      </w:r>
      <w:r>
        <w:t xml:space="preserve"> must appear inside an arg block within a kernel or function code block, within a function formal argument list, or within a function signature. Such variables that appear inside an argument scope have argument scope. Those that appear inside a function definition formal argument list have function scope. Those that appear in a function declaration or function signature formal argument list have signature scope. See </w:t>
      </w:r>
      <w:r>
        <w:rPr>
          <w:rStyle w:val="xref1"/>
        </w:rPr>
        <w:t>4.6.2. Scope (</w:t>
      </w:r>
      <w:r w:rsidR="009A76EE" w:rsidRPr="008A5E4E">
        <w:fldChar w:fldCharType="begin"/>
      </w:r>
      <w:r w:rsidR="008A5E4E">
        <w:instrText xml:space="preserve"> PAGEREF _Ref-126376936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w:t>
      </w:r>
    </w:p>
    <w:p w14:paraId="279E69A0" w14:textId="71AFCDEC" w:rsidR="008A5E4E" w:rsidRDefault="0065745B">
      <w:pPr>
        <w:pStyle w:val="p1"/>
      </w:pPr>
      <w:r>
        <w:t xml:space="preserve">The memory layout of multiple variables in the arg segment is implementation defined, and a finalizer may promote them to ISA registers. The </w:t>
      </w:r>
      <w:r>
        <w:rPr>
          <w:rStyle w:val="code1"/>
        </w:rPr>
        <w:t>lda</w:t>
      </w:r>
      <w:r>
        <w:t xml:space="preserve"> operation cannot be used to obtain the address of an arg segment variable. However, any </w:t>
      </w:r>
      <w:r>
        <w:rPr>
          <w:rStyle w:val="code1"/>
        </w:rPr>
        <w:t>align</w:t>
      </w:r>
      <w:r>
        <w:t xml:space="preserve"> variable qualifier can serve as a hint of how the variable is accessed, and the finalizer may choose to honor the alignment if allocating the variable in memory.</w:t>
      </w:r>
    </w:p>
    <w:p w14:paraId="0346EEB4" w14:textId="77777777" w:rsidR="008A5E4E" w:rsidRDefault="0065745B">
      <w:pPr>
        <w:pStyle w:val="p"/>
      </w:pPr>
      <w:r>
        <w:lastRenderedPageBreak/>
        <w:t xml:space="preserve">See </w:t>
      </w:r>
      <w:r>
        <w:rPr>
          <w:rStyle w:val="xref1"/>
        </w:rPr>
        <w:t>4.11. Storage Duration (</w:t>
      </w:r>
      <w:r w:rsidR="009A76EE" w:rsidRPr="008A5E4E">
        <w:fldChar w:fldCharType="begin"/>
      </w:r>
      <w:r w:rsidR="008A5E4E">
        <w:instrText xml:space="preserve"> PAGEREF _Ref1633476501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 xml:space="preserve"> for a description of when storage is allocated for variables. </w:t>
      </w:r>
    </w:p>
    <w:p w14:paraId="53401F1E" w14:textId="77777777" w:rsidR="008A5E4E" w:rsidRDefault="0065745B">
      <w:pPr>
        <w:pStyle w:val="pNoPageBreakAfter"/>
      </w:pPr>
      <w:r>
        <w:t>Also see:</w:t>
      </w:r>
    </w:p>
    <w:p w14:paraId="5DF6B6CA" w14:textId="77777777" w:rsidR="008A5E4E" w:rsidRDefault="0065745B">
      <w:pPr>
        <w:pStyle w:val="li"/>
        <w:numPr>
          <w:ilvl w:val="0"/>
          <w:numId w:val="58"/>
        </w:numPr>
        <w:spacing w:before="320"/>
        <w:ind w:left="600"/>
      </w:pPr>
      <w:r>
        <w:rPr>
          <w:rStyle w:val="xref1"/>
        </w:rPr>
        <w:t>7.1.7. Image Creation and Image Handles (</w:t>
      </w:r>
      <w:r w:rsidR="009A76EE" w:rsidRPr="008A5E4E">
        <w:fldChar w:fldCharType="begin"/>
      </w:r>
      <w:r w:rsidR="008A5E4E">
        <w:instrText xml:space="preserve"> PAGEREF _Ref163910260 \p \h  \* MERGEFORMAT </w:instrText>
      </w:r>
      <w:r w:rsidR="009A76EE" w:rsidRPr="008A5E4E">
        <w:fldChar w:fldCharType="separate"/>
      </w:r>
      <w:r w:rsidR="00533AF0" w:rsidRPr="00533AF0">
        <w:rPr>
          <w:rStyle w:val="xref1"/>
          <w:noProof/>
        </w:rPr>
        <w:t>on</w:t>
      </w:r>
      <w:r w:rsidR="00533AF0">
        <w:rPr>
          <w:noProof/>
        </w:rPr>
        <w:t xml:space="preserve"> page 208</w:t>
      </w:r>
      <w:r w:rsidR="009A76EE" w:rsidRPr="008A5E4E">
        <w:rPr>
          <w:rStyle w:val="xref1"/>
        </w:rPr>
        <w:fldChar w:fldCharType="end"/>
      </w:r>
      <w:r>
        <w:rPr>
          <w:rStyle w:val="xref1"/>
        </w:rPr>
        <w:t>)</w:t>
      </w:r>
    </w:p>
    <w:p w14:paraId="5CCF3BA6" w14:textId="77777777" w:rsidR="008A5E4E" w:rsidRDefault="0065745B">
      <w:pPr>
        <w:pStyle w:val="li"/>
        <w:numPr>
          <w:ilvl w:val="0"/>
          <w:numId w:val="58"/>
        </w:numPr>
        <w:spacing w:after="320"/>
        <w:ind w:left="600"/>
      </w:pPr>
      <w:r>
        <w:rPr>
          <w:rStyle w:val="xref1"/>
        </w:rPr>
        <w:t>7.1.8. Sampler Creation and Sampler Handles (</w:t>
      </w:r>
      <w:r w:rsidR="009A76EE" w:rsidRPr="008A5E4E">
        <w:fldChar w:fldCharType="begin"/>
      </w:r>
      <w:r w:rsidR="008A5E4E">
        <w:instrText xml:space="preserve"> PAGEREF _Ref657417699 \p \h  \* MERGEFORMAT </w:instrText>
      </w:r>
      <w:r w:rsidR="009A76EE" w:rsidRPr="008A5E4E">
        <w:fldChar w:fldCharType="separate"/>
      </w:r>
      <w:r w:rsidR="00533AF0" w:rsidRPr="00533AF0">
        <w:rPr>
          <w:rStyle w:val="xref1"/>
          <w:noProof/>
        </w:rPr>
        <w:t>on</w:t>
      </w:r>
      <w:r w:rsidR="00533AF0">
        <w:rPr>
          <w:noProof/>
        </w:rPr>
        <w:t xml:space="preserve"> page 211</w:t>
      </w:r>
      <w:r w:rsidR="009A76EE" w:rsidRPr="008A5E4E">
        <w:rPr>
          <w:rStyle w:val="xref1"/>
        </w:rPr>
        <w:fldChar w:fldCharType="end"/>
      </w:r>
      <w:r>
        <w:rPr>
          <w:rStyle w:val="xref1"/>
        </w:rPr>
        <w:t>)</w:t>
      </w:r>
    </w:p>
    <w:p w14:paraId="15302819" w14:textId="77777777" w:rsidR="008A5E4E" w:rsidRDefault="0065745B">
      <w:pPr>
        <w:pStyle w:val="pNoPageBreakAfter"/>
      </w:pPr>
      <w:r>
        <w:t xml:space="preserve">Here is an example: </w:t>
      </w:r>
    </w:p>
    <w:p w14:paraId="737F03EC" w14:textId="77777777" w:rsidR="008A5E4E" w:rsidRDefault="0065745B">
      <w:pPr>
        <w:pStyle w:val="pre"/>
      </w:pPr>
      <w:r>
        <w:t xml:space="preserve">function &amp;fib(arg_s32 %r)(arg_s32 %n) </w:t>
      </w:r>
      <w:r>
        <w:br/>
        <w:t xml:space="preserve"> {</w:t>
      </w:r>
      <w:r>
        <w:br/>
        <w:t xml:space="preserve">    private_s32 %p;            // allocate a private variable </w:t>
      </w:r>
      <w:r>
        <w:br/>
        <w:t xml:space="preserve">                               // to hold the partial result </w:t>
      </w:r>
      <w:r>
        <w:br/>
        <w:t xml:space="preserve">    ld_arg_s32 $s1, [%n];                    </w:t>
      </w:r>
      <w:r>
        <w:br/>
        <w:t xml:space="preserve">    cmp_lt_b1_s32 $c1, $s1, 3; // if n &lt; 3 go to return</w:t>
      </w:r>
      <w:r>
        <w:br/>
        <w:t xml:space="preserve">    cbr_b1 $c1, @return;</w:t>
      </w:r>
      <w:r>
        <w:br/>
        <w:t xml:space="preserve">    {</w:t>
      </w:r>
      <w:r>
        <w:br/>
        <w:t xml:space="preserve">       arg_s32 %nm2;</w:t>
      </w:r>
      <w:r>
        <w:br/>
        <w:t xml:space="preserve">       arg_s32 %res;</w:t>
      </w:r>
      <w:r>
        <w:br/>
        <w:t xml:space="preserve">       sub_s32 $s2, $s1, 2;    // compute fib (n-2)</w:t>
      </w:r>
      <w:r>
        <w:br/>
        <w:t xml:space="preserve">       st_arg_s32 $s2, [%nm2];</w:t>
      </w:r>
      <w:r>
        <w:br/>
        <w:t xml:space="preserve">       call &amp;fib (%res)(%nm2);</w:t>
      </w:r>
      <w:r>
        <w:br/>
        <w:t xml:space="preserve">       ld_arg_s32 $s2, [%res];</w:t>
      </w:r>
      <w:r>
        <w:br/>
        <w:t xml:space="preserve">    }</w:t>
      </w:r>
      <w:r>
        <w:br/>
        <w:t xml:space="preserve">    st_private_s32 $s2, [%p];  // save the result in p</w:t>
      </w:r>
      <w:r>
        <w:br/>
        <w:t xml:space="preserve">    {</w:t>
      </w:r>
      <w:r>
        <w:br/>
        <w:t xml:space="preserve">       arg_s32 %nm2;</w:t>
      </w:r>
      <w:r>
        <w:br/>
        <w:t xml:space="preserve">       arg_s32 %res;</w:t>
      </w:r>
      <w:r>
        <w:br/>
        <w:t xml:space="preserve">       sub_s32 $s2, $s1, 1;    // compute fib (n-1)</w:t>
      </w:r>
      <w:r>
        <w:br/>
        <w:t xml:space="preserve">       st_arg_s32 $s2, [%nm2];</w:t>
      </w:r>
      <w:r>
        <w:br/>
        <w:t xml:space="preserve">       call &amp;fib (%res)(%nm2);</w:t>
      </w:r>
      <w:r>
        <w:br/>
        <w:t xml:space="preserve">       ld_arg_u32 $s2, [%res];</w:t>
      </w:r>
      <w:r>
        <w:br/>
        <w:t xml:space="preserve">    }</w:t>
      </w:r>
      <w:r>
        <w:br/>
        <w:t xml:space="preserve">    ld_private_u32 $s3, [%p];  // add in the saved result </w:t>
      </w:r>
      <w:r>
        <w:br/>
        <w:t xml:space="preserve">    add_u32 $s2, $s2, $s3;</w:t>
      </w:r>
      <w:r>
        <w:br/>
        <w:t xml:space="preserve">    st_arg_s32 $s2, [%r];</w:t>
      </w:r>
      <w:r>
        <w:br/>
        <w:t xml:space="preserve"> @return: ret;</w:t>
      </w:r>
      <w:r>
        <w:br/>
        <w:t xml:space="preserve"> };</w:t>
      </w:r>
    </w:p>
    <w:p w14:paraId="6AC66174" w14:textId="77777777" w:rsidR="008A5E4E" w:rsidRDefault="0065745B">
      <w:pPr>
        <w:pStyle w:val="h2"/>
      </w:pPr>
      <w:bookmarkStart w:id="277" w:name="_Toc396034152"/>
      <w:r>
        <w:t xml:space="preserve">4.4 </w:t>
      </w:r>
      <w:bookmarkStart w:id="278" w:name="_Ref-355892749"/>
      <w:r>
        <w:t>Source Text Format</w:t>
      </w:r>
      <w:bookmarkEnd w:id="277"/>
      <w:bookmarkEnd w:id="278"/>
    </w:p>
    <w:p w14:paraId="57958E8F" w14:textId="77777777" w:rsidR="008A5E4E" w:rsidRDefault="0065745B">
      <w:pPr>
        <w:pStyle w:val="p"/>
      </w:pPr>
      <w:r>
        <w:t>Source text sequences are ASCII characters.</w:t>
      </w:r>
    </w:p>
    <w:p w14:paraId="1F8AE1B0" w14:textId="77777777" w:rsidR="008A5E4E" w:rsidRDefault="0065745B">
      <w:pPr>
        <w:pStyle w:val="pNoPageBreakAfter"/>
      </w:pPr>
      <w:r>
        <w:t>The source text character set consists of 96 characters: the space character, the control characters representing horizontal tab, vertical tab, form feed, and new-line, plus the following 91 graphical characters:</w:t>
      </w:r>
    </w:p>
    <w:p w14:paraId="2E00D955" w14:textId="77777777" w:rsidR="008A5E4E" w:rsidRDefault="0065745B">
      <w:pPr>
        <w:pStyle w:val="pre"/>
      </w:pPr>
      <w:r>
        <w:t>a b c d e f g h i j k l m n o p q r s t u v w x y z</w:t>
      </w:r>
      <w:r>
        <w:br/>
        <w:t xml:space="preserve"> A B C D E F G H I J K L M N O P Q R S T U V W X Y Z</w:t>
      </w:r>
      <w:r>
        <w:br/>
        <w:t xml:space="preserve"> 0 1 2 3 4 5 6 7 8 9</w:t>
      </w:r>
      <w:r>
        <w:br/>
        <w:t xml:space="preserve"> _ { } [ ] # ( ) &lt; &gt; % : ; . ? * + - / ^ &amp; | ~ ! = , \ " ’</w:t>
      </w:r>
    </w:p>
    <w:p w14:paraId="719E54CA" w14:textId="77777777" w:rsidR="008A5E4E" w:rsidRDefault="0065745B">
      <w:pPr>
        <w:pStyle w:val="p"/>
      </w:pPr>
      <w:r>
        <w:t>HSAIL is case-sensitive.</w:t>
      </w:r>
    </w:p>
    <w:p w14:paraId="6227AB16" w14:textId="4F90DF36" w:rsidR="008A5E4E" w:rsidRDefault="0065745B">
      <w:pPr>
        <w:pStyle w:val="p"/>
      </w:pPr>
      <w:r>
        <w:t>Lines are separated by the newline character.</w:t>
      </w:r>
    </w:p>
    <w:p w14:paraId="26DB65CD" w14:textId="77777777" w:rsidR="008A5E4E" w:rsidRDefault="0065745B">
      <w:pPr>
        <w:pStyle w:val="pNoPageBreakAfter"/>
      </w:pPr>
      <w:r>
        <w:t>The source text is broken into the following lexical tokens:</w:t>
      </w:r>
    </w:p>
    <w:p w14:paraId="49DD3826" w14:textId="77777777" w:rsidR="008A5E4E" w:rsidRDefault="0065745B">
      <w:pPr>
        <w:pStyle w:val="li"/>
        <w:numPr>
          <w:ilvl w:val="0"/>
          <w:numId w:val="59"/>
        </w:numPr>
        <w:spacing w:before="320"/>
        <w:ind w:left="600"/>
      </w:pPr>
      <w:r>
        <w:t xml:space="preserve">TOKEN_COMMENT (see </w:t>
      </w:r>
      <w:r>
        <w:rPr>
          <w:rStyle w:val="xref1"/>
        </w:rPr>
        <w:t>4.3.1. Annotations (</w:t>
      </w:r>
      <w:r w:rsidR="009A76EE" w:rsidRPr="008A5E4E">
        <w:fldChar w:fldCharType="begin"/>
      </w:r>
      <w:r w:rsidR="008A5E4E">
        <w:instrText xml:space="preserve"> PAGEREF _Ref-2082704832 \p \h  \* MERGEFORMAT </w:instrText>
      </w:r>
      <w:r w:rsidR="009A76EE" w:rsidRPr="008A5E4E">
        <w:fldChar w:fldCharType="separate"/>
      </w:r>
      <w:r w:rsidR="00533AF0" w:rsidRPr="00533AF0">
        <w:rPr>
          <w:rStyle w:val="xref1"/>
          <w:noProof/>
        </w:rPr>
        <w:t>on</w:t>
      </w:r>
      <w:r w:rsidR="00533AF0">
        <w:rPr>
          <w:noProof/>
        </w:rPr>
        <w:t xml:space="preserve"> page 39</w:t>
      </w:r>
      <w:r w:rsidR="009A76EE" w:rsidRPr="008A5E4E">
        <w:rPr>
          <w:rStyle w:val="xref1"/>
        </w:rPr>
        <w:fldChar w:fldCharType="end"/>
      </w:r>
      <w:r>
        <w:rPr>
          <w:rStyle w:val="xref1"/>
        </w:rPr>
        <w:t>)</w:t>
      </w:r>
      <w:r>
        <w:t>)</w:t>
      </w:r>
    </w:p>
    <w:p w14:paraId="46BFD901" w14:textId="77777777" w:rsidR="008A5E4E" w:rsidRDefault="0065745B">
      <w:pPr>
        <w:pStyle w:val="li"/>
        <w:numPr>
          <w:ilvl w:val="0"/>
          <w:numId w:val="59"/>
        </w:numPr>
        <w:ind w:left="600"/>
      </w:pPr>
      <w:r>
        <w:lastRenderedPageBreak/>
        <w:t xml:space="preserve">TOKEN_GLOBAL_IDENTIFIER (see </w:t>
      </w:r>
      <w:r>
        <w:rPr>
          <w:rStyle w:val="xref1"/>
        </w:rPr>
        <w:t>4.6. Identifiers (</w:t>
      </w:r>
      <w:r w:rsidR="009A76EE" w:rsidRPr="008A5E4E">
        <w:fldChar w:fldCharType="begin"/>
      </w:r>
      <w:r w:rsidR="008A5E4E">
        <w:instrText xml:space="preserve"> PAGEREF _Ref-538363289 \p \h  \* MERGEFORMAT </w:instrText>
      </w:r>
      <w:r w:rsidR="009A76EE" w:rsidRPr="008A5E4E">
        <w:fldChar w:fldCharType="separate"/>
      </w:r>
      <w:r w:rsidR="00533AF0" w:rsidRPr="00533AF0">
        <w:rPr>
          <w:rStyle w:val="xref1"/>
          <w:noProof/>
        </w:rPr>
        <w:t>on</w:t>
      </w:r>
      <w:r w:rsidR="00533AF0">
        <w:rPr>
          <w:noProof/>
        </w:rPr>
        <w:t xml:space="preserve"> page 61</w:t>
      </w:r>
      <w:r w:rsidR="009A76EE" w:rsidRPr="008A5E4E">
        <w:rPr>
          <w:rStyle w:val="xref1"/>
        </w:rPr>
        <w:fldChar w:fldCharType="end"/>
      </w:r>
      <w:r>
        <w:rPr>
          <w:rStyle w:val="xref1"/>
        </w:rPr>
        <w:t>)</w:t>
      </w:r>
      <w:r>
        <w:t>)</w:t>
      </w:r>
    </w:p>
    <w:p w14:paraId="48F4D4FA" w14:textId="77777777" w:rsidR="008A5E4E" w:rsidRDefault="0065745B">
      <w:pPr>
        <w:pStyle w:val="li"/>
        <w:numPr>
          <w:ilvl w:val="0"/>
          <w:numId w:val="59"/>
        </w:numPr>
        <w:ind w:left="600"/>
      </w:pPr>
      <w:r>
        <w:t xml:space="preserve">TOKEN_LOCAL_IDENTIFIER (see </w:t>
      </w:r>
      <w:r>
        <w:rPr>
          <w:rStyle w:val="xref1"/>
        </w:rPr>
        <w:t>4.6. Identifiers (</w:t>
      </w:r>
      <w:r w:rsidR="009A76EE" w:rsidRPr="008A5E4E">
        <w:fldChar w:fldCharType="begin"/>
      </w:r>
      <w:r w:rsidR="008A5E4E">
        <w:instrText xml:space="preserve"> PAGEREF _Ref-538363289 \p \h  \* MERGEFORMAT </w:instrText>
      </w:r>
      <w:r w:rsidR="009A76EE" w:rsidRPr="008A5E4E">
        <w:fldChar w:fldCharType="separate"/>
      </w:r>
      <w:r w:rsidR="00533AF0" w:rsidRPr="00533AF0">
        <w:rPr>
          <w:rStyle w:val="xref1"/>
          <w:noProof/>
        </w:rPr>
        <w:t>on</w:t>
      </w:r>
      <w:r w:rsidR="00533AF0">
        <w:rPr>
          <w:noProof/>
        </w:rPr>
        <w:t xml:space="preserve"> page 61</w:t>
      </w:r>
      <w:r w:rsidR="009A76EE" w:rsidRPr="008A5E4E">
        <w:rPr>
          <w:rStyle w:val="xref1"/>
        </w:rPr>
        <w:fldChar w:fldCharType="end"/>
      </w:r>
      <w:r>
        <w:rPr>
          <w:rStyle w:val="xref1"/>
        </w:rPr>
        <w:t>)</w:t>
      </w:r>
      <w:r>
        <w:t>)</w:t>
      </w:r>
    </w:p>
    <w:p w14:paraId="739B5DF3" w14:textId="77777777" w:rsidR="008A5E4E" w:rsidRDefault="0065745B">
      <w:pPr>
        <w:pStyle w:val="li"/>
        <w:numPr>
          <w:ilvl w:val="0"/>
          <w:numId w:val="59"/>
        </w:numPr>
        <w:ind w:left="600"/>
      </w:pPr>
      <w:r>
        <w:t xml:space="preserve">TOKEN_LABEL_IDENTIFIER (see </w:t>
      </w:r>
      <w:r>
        <w:rPr>
          <w:rStyle w:val="xref1"/>
        </w:rPr>
        <w:t>4.6. Identifiers (</w:t>
      </w:r>
      <w:r w:rsidR="009A76EE" w:rsidRPr="008A5E4E">
        <w:fldChar w:fldCharType="begin"/>
      </w:r>
      <w:r w:rsidR="008A5E4E">
        <w:instrText xml:space="preserve"> PAGEREF _Ref-538363289 \p \h  \* MERGEFORMAT </w:instrText>
      </w:r>
      <w:r w:rsidR="009A76EE" w:rsidRPr="008A5E4E">
        <w:fldChar w:fldCharType="separate"/>
      </w:r>
      <w:r w:rsidR="00533AF0" w:rsidRPr="00533AF0">
        <w:rPr>
          <w:rStyle w:val="xref1"/>
          <w:noProof/>
        </w:rPr>
        <w:t>on</w:t>
      </w:r>
      <w:r w:rsidR="00533AF0">
        <w:rPr>
          <w:noProof/>
        </w:rPr>
        <w:t xml:space="preserve"> page 61</w:t>
      </w:r>
      <w:r w:rsidR="009A76EE" w:rsidRPr="008A5E4E">
        <w:rPr>
          <w:rStyle w:val="xref1"/>
        </w:rPr>
        <w:fldChar w:fldCharType="end"/>
      </w:r>
      <w:r>
        <w:rPr>
          <w:rStyle w:val="xref1"/>
        </w:rPr>
        <w:t>)</w:t>
      </w:r>
      <w:r>
        <w:t>)</w:t>
      </w:r>
    </w:p>
    <w:p w14:paraId="2A701908" w14:textId="0CFF451C" w:rsidR="008A5E4E" w:rsidRDefault="0065745B">
      <w:pPr>
        <w:pStyle w:val="li"/>
        <w:numPr>
          <w:ilvl w:val="0"/>
          <w:numId w:val="59"/>
        </w:numPr>
        <w:ind w:left="600"/>
      </w:pPr>
      <w:r>
        <w:t xml:space="preserve">TOKEN_CREGISTER (see </w:t>
      </w:r>
      <w:r w:rsidR="003952A1">
        <w:rPr>
          <w:rStyle w:val="xref1"/>
        </w:rPr>
        <w:t>4.7. Registers (</w:t>
      </w:r>
      <w:r w:rsidR="003952A1" w:rsidRPr="008A5E4E">
        <w:fldChar w:fldCharType="begin"/>
      </w:r>
      <w:r w:rsidR="003952A1">
        <w:instrText xml:space="preserve"> PAGEREF _Ref665219042 \p \h  \* MERGEFORMAT </w:instrText>
      </w:r>
      <w:r w:rsidR="003952A1" w:rsidRPr="008A5E4E">
        <w:fldChar w:fldCharType="separate"/>
      </w:r>
      <w:r w:rsidR="003952A1" w:rsidRPr="00533AF0">
        <w:rPr>
          <w:rStyle w:val="xref1"/>
          <w:noProof/>
        </w:rPr>
        <w:t>on</w:t>
      </w:r>
      <w:r w:rsidR="003952A1">
        <w:rPr>
          <w:noProof/>
        </w:rPr>
        <w:t xml:space="preserve"> page 64</w:t>
      </w:r>
      <w:r w:rsidR="003952A1" w:rsidRPr="008A5E4E">
        <w:rPr>
          <w:rStyle w:val="xref1"/>
        </w:rPr>
        <w:fldChar w:fldCharType="end"/>
      </w:r>
      <w:r w:rsidR="003952A1">
        <w:rPr>
          <w:rStyle w:val="xref1"/>
        </w:rPr>
        <w:t>)</w:t>
      </w:r>
      <w:r>
        <w:t>)</w:t>
      </w:r>
    </w:p>
    <w:p w14:paraId="297D1529" w14:textId="109840D8" w:rsidR="008A5E4E" w:rsidRDefault="0065745B">
      <w:pPr>
        <w:pStyle w:val="li"/>
        <w:numPr>
          <w:ilvl w:val="0"/>
          <w:numId w:val="59"/>
        </w:numPr>
        <w:ind w:left="600"/>
      </w:pPr>
      <w:r>
        <w:t xml:space="preserve">TOKEN_SREGISTER (see </w:t>
      </w:r>
      <w:r w:rsidR="003952A1">
        <w:rPr>
          <w:rStyle w:val="xref1"/>
        </w:rPr>
        <w:t>4.7. Registers (</w:t>
      </w:r>
      <w:r w:rsidR="003952A1" w:rsidRPr="008A5E4E">
        <w:fldChar w:fldCharType="begin"/>
      </w:r>
      <w:r w:rsidR="003952A1">
        <w:instrText xml:space="preserve"> PAGEREF _Ref665219042 \p \h  \* MERGEFORMAT </w:instrText>
      </w:r>
      <w:r w:rsidR="003952A1" w:rsidRPr="008A5E4E">
        <w:fldChar w:fldCharType="separate"/>
      </w:r>
      <w:r w:rsidR="003952A1" w:rsidRPr="00533AF0">
        <w:rPr>
          <w:rStyle w:val="xref1"/>
          <w:noProof/>
        </w:rPr>
        <w:t>on</w:t>
      </w:r>
      <w:r w:rsidR="003952A1">
        <w:rPr>
          <w:noProof/>
        </w:rPr>
        <w:t xml:space="preserve"> page 64</w:t>
      </w:r>
      <w:r w:rsidR="003952A1" w:rsidRPr="008A5E4E">
        <w:rPr>
          <w:rStyle w:val="xref1"/>
        </w:rPr>
        <w:fldChar w:fldCharType="end"/>
      </w:r>
      <w:r w:rsidR="003952A1">
        <w:rPr>
          <w:rStyle w:val="xref1"/>
        </w:rPr>
        <w:t>)</w:t>
      </w:r>
      <w:r>
        <w:t>)</w:t>
      </w:r>
    </w:p>
    <w:p w14:paraId="3EA183C9" w14:textId="1A941CF8" w:rsidR="008A5E4E" w:rsidRDefault="0065745B">
      <w:pPr>
        <w:pStyle w:val="li"/>
        <w:numPr>
          <w:ilvl w:val="0"/>
          <w:numId w:val="59"/>
        </w:numPr>
        <w:ind w:left="600"/>
      </w:pPr>
      <w:r>
        <w:t xml:space="preserve">TOKEN_DREGISTER (see </w:t>
      </w:r>
      <w:r w:rsidR="003952A1">
        <w:rPr>
          <w:rStyle w:val="xref1"/>
        </w:rPr>
        <w:t>4.7. Registers (</w:t>
      </w:r>
      <w:r w:rsidR="003952A1" w:rsidRPr="008A5E4E">
        <w:fldChar w:fldCharType="begin"/>
      </w:r>
      <w:r w:rsidR="003952A1">
        <w:instrText xml:space="preserve"> PAGEREF _Ref665219042 \p \h  \* MERGEFORMAT </w:instrText>
      </w:r>
      <w:r w:rsidR="003952A1" w:rsidRPr="008A5E4E">
        <w:fldChar w:fldCharType="separate"/>
      </w:r>
      <w:r w:rsidR="003952A1" w:rsidRPr="00533AF0">
        <w:rPr>
          <w:rStyle w:val="xref1"/>
          <w:noProof/>
        </w:rPr>
        <w:t>on</w:t>
      </w:r>
      <w:r w:rsidR="003952A1">
        <w:rPr>
          <w:noProof/>
        </w:rPr>
        <w:t xml:space="preserve"> page 64</w:t>
      </w:r>
      <w:r w:rsidR="003952A1" w:rsidRPr="008A5E4E">
        <w:rPr>
          <w:rStyle w:val="xref1"/>
        </w:rPr>
        <w:fldChar w:fldCharType="end"/>
      </w:r>
      <w:r w:rsidR="003952A1">
        <w:rPr>
          <w:rStyle w:val="xref1"/>
        </w:rPr>
        <w:t>)</w:t>
      </w:r>
      <w:r>
        <w:t>)</w:t>
      </w:r>
    </w:p>
    <w:p w14:paraId="55499135" w14:textId="43B8C0DC" w:rsidR="008A5E4E" w:rsidRDefault="0065745B">
      <w:pPr>
        <w:pStyle w:val="li"/>
        <w:numPr>
          <w:ilvl w:val="0"/>
          <w:numId w:val="59"/>
        </w:numPr>
        <w:ind w:left="600"/>
      </w:pPr>
      <w:r>
        <w:t xml:space="preserve">TOKEN_QREGISTER (see </w:t>
      </w:r>
      <w:r w:rsidR="003952A1">
        <w:rPr>
          <w:rStyle w:val="xref1"/>
        </w:rPr>
        <w:t>4.7. Registers (</w:t>
      </w:r>
      <w:r w:rsidR="003952A1" w:rsidRPr="008A5E4E">
        <w:fldChar w:fldCharType="begin"/>
      </w:r>
      <w:r w:rsidR="003952A1">
        <w:instrText xml:space="preserve"> PAGEREF _Ref665219042 \p \h  \* MERGEFORMAT </w:instrText>
      </w:r>
      <w:r w:rsidR="003952A1" w:rsidRPr="008A5E4E">
        <w:fldChar w:fldCharType="separate"/>
      </w:r>
      <w:r w:rsidR="003952A1" w:rsidRPr="00533AF0">
        <w:rPr>
          <w:rStyle w:val="xref1"/>
          <w:noProof/>
        </w:rPr>
        <w:t>on</w:t>
      </w:r>
      <w:r w:rsidR="003952A1">
        <w:rPr>
          <w:noProof/>
        </w:rPr>
        <w:t xml:space="preserve"> page 64</w:t>
      </w:r>
      <w:r w:rsidR="003952A1" w:rsidRPr="008A5E4E">
        <w:rPr>
          <w:rStyle w:val="xref1"/>
        </w:rPr>
        <w:fldChar w:fldCharType="end"/>
      </w:r>
      <w:r w:rsidR="003952A1">
        <w:rPr>
          <w:rStyle w:val="xref1"/>
        </w:rPr>
        <w:t>)</w:t>
      </w:r>
      <w:r>
        <w:t>)</w:t>
      </w:r>
    </w:p>
    <w:p w14:paraId="02547A45" w14:textId="77777777" w:rsidR="008A5E4E" w:rsidRDefault="0065745B">
      <w:pPr>
        <w:pStyle w:val="li"/>
        <w:numPr>
          <w:ilvl w:val="0"/>
          <w:numId w:val="59"/>
        </w:numPr>
        <w:ind w:left="600"/>
      </w:pPr>
      <w:r>
        <w:t xml:space="preserve">TOKEN_INTEGER_CONSTANT (see </w:t>
      </w:r>
      <w:r>
        <w:rPr>
          <w:rStyle w:val="xref1"/>
        </w:rPr>
        <w:t>4.8.1. Integer Constants (</w:t>
      </w:r>
      <w:r w:rsidR="009A76EE" w:rsidRPr="008A5E4E">
        <w:fldChar w:fldCharType="begin"/>
      </w:r>
      <w:r w:rsidR="008A5E4E">
        <w:instrText xml:space="preserve"> PAGEREF _Ref-1599434581 \p \h  \* MERGEFORMAT </w:instrText>
      </w:r>
      <w:r w:rsidR="009A76EE" w:rsidRPr="008A5E4E">
        <w:fldChar w:fldCharType="separate"/>
      </w:r>
      <w:r w:rsidR="00533AF0" w:rsidRPr="00533AF0">
        <w:rPr>
          <w:rStyle w:val="xref1"/>
          <w:noProof/>
        </w:rPr>
        <w:t>on</w:t>
      </w:r>
      <w:r w:rsidR="00533AF0">
        <w:rPr>
          <w:noProof/>
        </w:rPr>
        <w:t xml:space="preserve"> page 67</w:t>
      </w:r>
      <w:r w:rsidR="009A76EE" w:rsidRPr="008A5E4E">
        <w:rPr>
          <w:rStyle w:val="xref1"/>
        </w:rPr>
        <w:fldChar w:fldCharType="end"/>
      </w:r>
      <w:r>
        <w:rPr>
          <w:rStyle w:val="xref1"/>
        </w:rPr>
        <w:t>)</w:t>
      </w:r>
      <w:r>
        <w:t>)</w:t>
      </w:r>
    </w:p>
    <w:p w14:paraId="7DE35EA3" w14:textId="77777777" w:rsidR="008A5E4E" w:rsidRDefault="0065745B">
      <w:pPr>
        <w:pStyle w:val="li"/>
        <w:numPr>
          <w:ilvl w:val="0"/>
          <w:numId w:val="59"/>
        </w:numPr>
        <w:ind w:left="600"/>
      </w:pPr>
      <w:r>
        <w:t xml:space="preserve">TOKEN_HALF_CONSTANT (see </w:t>
      </w:r>
      <w:r>
        <w:rPr>
          <w:rStyle w:val="xref1"/>
        </w:rPr>
        <w:t>4.8.2. Floating-Point Constants (</w:t>
      </w:r>
      <w:r w:rsidR="009A76EE" w:rsidRPr="008A5E4E">
        <w:fldChar w:fldCharType="begin"/>
      </w:r>
      <w:r w:rsidR="008A5E4E">
        <w:instrText xml:space="preserve"> PAGEREF _Ref454765810 \p \h  \* MERGEFORMAT </w:instrText>
      </w:r>
      <w:r w:rsidR="009A76EE" w:rsidRPr="008A5E4E">
        <w:fldChar w:fldCharType="separate"/>
      </w:r>
      <w:r w:rsidR="00533AF0" w:rsidRPr="00533AF0">
        <w:rPr>
          <w:rStyle w:val="xref1"/>
          <w:noProof/>
        </w:rPr>
        <w:t>on</w:t>
      </w:r>
      <w:r w:rsidR="00533AF0">
        <w:rPr>
          <w:noProof/>
        </w:rPr>
        <w:t xml:space="preserve"> page 69</w:t>
      </w:r>
      <w:r w:rsidR="009A76EE" w:rsidRPr="008A5E4E">
        <w:rPr>
          <w:rStyle w:val="xref1"/>
        </w:rPr>
        <w:fldChar w:fldCharType="end"/>
      </w:r>
      <w:r>
        <w:rPr>
          <w:rStyle w:val="xref1"/>
        </w:rPr>
        <w:t>)</w:t>
      </w:r>
      <w:r>
        <w:t>)</w:t>
      </w:r>
    </w:p>
    <w:p w14:paraId="16B28E8D" w14:textId="016A3D97" w:rsidR="008A5E4E" w:rsidRDefault="0065745B">
      <w:pPr>
        <w:pStyle w:val="li"/>
        <w:numPr>
          <w:ilvl w:val="0"/>
          <w:numId w:val="59"/>
        </w:numPr>
        <w:ind w:left="600"/>
      </w:pPr>
      <w:r>
        <w:t xml:space="preserve">TOKEN_SINGLE_CONSTANT (see </w:t>
      </w:r>
      <w:ins w:id="279" w:author="ttye" w:date="2015-02-25T18:47:00Z">
        <w:r w:rsidR="00F63590">
          <w:rPr>
            <w:rStyle w:val="xref1"/>
          </w:rPr>
          <w:t>4.8.2. Floating-Point Constants (</w:t>
        </w:r>
        <w:r w:rsidR="00F63590" w:rsidRPr="008A5E4E">
          <w:fldChar w:fldCharType="begin"/>
        </w:r>
        <w:r w:rsidR="00F63590">
          <w:instrText xml:space="preserve"> PAGEREF _Ref454765810 \p \h  \* MERGEFORMAT </w:instrText>
        </w:r>
      </w:ins>
      <w:ins w:id="280" w:author="ttye" w:date="2015-02-25T18:47:00Z">
        <w:r w:rsidR="00F63590" w:rsidRPr="008A5E4E">
          <w:fldChar w:fldCharType="separate"/>
        </w:r>
        <w:r w:rsidR="00F63590" w:rsidRPr="00533AF0">
          <w:rPr>
            <w:rStyle w:val="xref1"/>
            <w:noProof/>
          </w:rPr>
          <w:t>on</w:t>
        </w:r>
        <w:r w:rsidR="00F63590">
          <w:rPr>
            <w:noProof/>
          </w:rPr>
          <w:t xml:space="preserve"> page 69</w:t>
        </w:r>
        <w:r w:rsidR="00F63590" w:rsidRPr="008A5E4E">
          <w:rPr>
            <w:rStyle w:val="xref1"/>
          </w:rPr>
          <w:fldChar w:fldCharType="end"/>
        </w:r>
        <w:r w:rsidR="00F63590">
          <w:rPr>
            <w:rStyle w:val="xref1"/>
          </w:rPr>
          <w:t>)</w:t>
        </w:r>
      </w:ins>
      <w:del w:id="281" w:author="ttye" w:date="2015-02-25T18:47:00Z">
        <w:r w:rsidDel="00F63590">
          <w:rPr>
            <w:rStyle w:val="xref1"/>
          </w:rPr>
          <w:delText>4.8.1. Integer Constants (</w:delText>
        </w:r>
        <w:r w:rsidR="009A76EE" w:rsidRPr="008A5E4E" w:rsidDel="00F63590">
          <w:fldChar w:fldCharType="begin"/>
        </w:r>
        <w:r w:rsidR="008A5E4E" w:rsidDel="00F63590">
          <w:delInstrText xml:space="preserve"> PAGEREF _Ref-1599434581 \p \h  \* MERGEFORMAT </w:delInstrText>
        </w:r>
        <w:r w:rsidR="009A76EE" w:rsidRPr="008A5E4E" w:rsidDel="00F63590">
          <w:fldChar w:fldCharType="separate"/>
        </w:r>
        <w:r w:rsidR="00533AF0" w:rsidRPr="00533AF0" w:rsidDel="00F63590">
          <w:rPr>
            <w:rStyle w:val="xref1"/>
            <w:noProof/>
          </w:rPr>
          <w:delText>on</w:delText>
        </w:r>
        <w:r w:rsidR="00533AF0" w:rsidDel="00F63590">
          <w:rPr>
            <w:noProof/>
          </w:rPr>
          <w:delText xml:space="preserve"> page 67</w:delText>
        </w:r>
        <w:r w:rsidR="009A76EE" w:rsidRPr="008A5E4E" w:rsidDel="00F63590">
          <w:rPr>
            <w:rStyle w:val="xref1"/>
          </w:rPr>
          <w:fldChar w:fldCharType="end"/>
        </w:r>
        <w:r w:rsidDel="00F63590">
          <w:rPr>
            <w:rStyle w:val="xref1"/>
          </w:rPr>
          <w:delText>)</w:delText>
        </w:r>
      </w:del>
      <w:r>
        <w:t>)</w:t>
      </w:r>
    </w:p>
    <w:p w14:paraId="5B138107" w14:textId="7BBF4C1C" w:rsidR="008A5E4E" w:rsidRDefault="0065745B">
      <w:pPr>
        <w:pStyle w:val="li"/>
        <w:numPr>
          <w:ilvl w:val="0"/>
          <w:numId w:val="59"/>
        </w:numPr>
        <w:ind w:left="600"/>
      </w:pPr>
      <w:r>
        <w:t xml:space="preserve">TOKEN_DOUBLE_CONSTANT (see </w:t>
      </w:r>
      <w:ins w:id="282" w:author="ttye" w:date="2015-02-25T18:47:00Z">
        <w:r w:rsidR="00F63590">
          <w:rPr>
            <w:rStyle w:val="xref1"/>
          </w:rPr>
          <w:t>4.8.2. Floating-Point Constants (</w:t>
        </w:r>
        <w:r w:rsidR="00F63590" w:rsidRPr="008A5E4E">
          <w:fldChar w:fldCharType="begin"/>
        </w:r>
        <w:r w:rsidR="00F63590">
          <w:instrText xml:space="preserve"> PAGEREF _Ref454765810 \p \h  \* MERGEFORMAT </w:instrText>
        </w:r>
      </w:ins>
      <w:ins w:id="283" w:author="ttye" w:date="2015-02-25T18:47:00Z">
        <w:r w:rsidR="00F63590" w:rsidRPr="008A5E4E">
          <w:fldChar w:fldCharType="separate"/>
        </w:r>
        <w:r w:rsidR="00F63590" w:rsidRPr="00533AF0">
          <w:rPr>
            <w:rStyle w:val="xref1"/>
            <w:noProof/>
          </w:rPr>
          <w:t>on</w:t>
        </w:r>
        <w:r w:rsidR="00F63590">
          <w:rPr>
            <w:noProof/>
          </w:rPr>
          <w:t xml:space="preserve"> page 69</w:t>
        </w:r>
        <w:r w:rsidR="00F63590" w:rsidRPr="008A5E4E">
          <w:rPr>
            <w:rStyle w:val="xref1"/>
          </w:rPr>
          <w:fldChar w:fldCharType="end"/>
        </w:r>
        <w:r w:rsidR="00F63590">
          <w:rPr>
            <w:rStyle w:val="xref1"/>
          </w:rPr>
          <w:t>)</w:t>
        </w:r>
      </w:ins>
      <w:del w:id="284" w:author="ttye" w:date="2015-02-25T18:47:00Z">
        <w:r w:rsidDel="00F63590">
          <w:rPr>
            <w:rStyle w:val="xref1"/>
          </w:rPr>
          <w:delText>4.8.1. Integer Constants (</w:delText>
        </w:r>
        <w:r w:rsidR="009A76EE" w:rsidRPr="008A5E4E" w:rsidDel="00F63590">
          <w:fldChar w:fldCharType="begin"/>
        </w:r>
        <w:r w:rsidR="008A5E4E" w:rsidDel="00F63590">
          <w:delInstrText xml:space="preserve"> PAGEREF _Ref-1599434581 \p \h  \* MERGEFORMAT </w:delInstrText>
        </w:r>
        <w:r w:rsidR="009A76EE" w:rsidRPr="008A5E4E" w:rsidDel="00F63590">
          <w:fldChar w:fldCharType="separate"/>
        </w:r>
        <w:r w:rsidR="00533AF0" w:rsidRPr="00533AF0" w:rsidDel="00F63590">
          <w:rPr>
            <w:rStyle w:val="xref1"/>
            <w:noProof/>
          </w:rPr>
          <w:delText>on</w:delText>
        </w:r>
        <w:r w:rsidR="00533AF0" w:rsidDel="00F63590">
          <w:rPr>
            <w:noProof/>
          </w:rPr>
          <w:delText xml:space="preserve"> page 67</w:delText>
        </w:r>
        <w:r w:rsidR="009A76EE" w:rsidRPr="008A5E4E" w:rsidDel="00F63590">
          <w:rPr>
            <w:rStyle w:val="xref1"/>
          </w:rPr>
          <w:fldChar w:fldCharType="end"/>
        </w:r>
        <w:r w:rsidDel="00F63590">
          <w:rPr>
            <w:rStyle w:val="xref1"/>
          </w:rPr>
          <w:delText>)</w:delText>
        </w:r>
      </w:del>
      <w:r>
        <w:t>)</w:t>
      </w:r>
    </w:p>
    <w:p w14:paraId="1649C02A" w14:textId="77777777" w:rsidR="008A5E4E" w:rsidRDefault="0065745B">
      <w:pPr>
        <w:pStyle w:val="li"/>
        <w:numPr>
          <w:ilvl w:val="0"/>
          <w:numId w:val="59"/>
        </w:numPr>
        <w:ind w:left="600"/>
      </w:pPr>
      <w:r>
        <w:t xml:space="preserve">TOKEN_WAVESIZE (see </w:t>
      </w:r>
      <w:r>
        <w:rPr>
          <w:rStyle w:val="xref1"/>
        </w:rPr>
        <w:t>2.6.2. Wavefront Size (</w:t>
      </w:r>
      <w:r w:rsidR="009A76EE" w:rsidRPr="008A5E4E">
        <w:fldChar w:fldCharType="begin"/>
      </w:r>
      <w:r w:rsidR="008A5E4E">
        <w:instrText xml:space="preserve"> PAGEREF _Ref-248432818 \p \h  \* MERGEFORMAT </w:instrText>
      </w:r>
      <w:r w:rsidR="009A76EE" w:rsidRPr="008A5E4E">
        <w:fldChar w:fldCharType="separate"/>
      </w:r>
      <w:r w:rsidR="00533AF0" w:rsidRPr="00533AF0">
        <w:rPr>
          <w:rStyle w:val="xref1"/>
          <w:noProof/>
        </w:rPr>
        <w:t>on</w:t>
      </w:r>
      <w:r w:rsidR="00533AF0">
        <w:rPr>
          <w:noProof/>
        </w:rPr>
        <w:t xml:space="preserve"> page 13</w:t>
      </w:r>
      <w:r w:rsidR="009A76EE" w:rsidRPr="008A5E4E">
        <w:rPr>
          <w:rStyle w:val="xref1"/>
        </w:rPr>
        <w:fldChar w:fldCharType="end"/>
      </w:r>
      <w:r>
        <w:rPr>
          <w:rStyle w:val="xref1"/>
        </w:rPr>
        <w:t>)</w:t>
      </w:r>
      <w:r>
        <w:t>)</w:t>
      </w:r>
    </w:p>
    <w:p w14:paraId="265DBDD6" w14:textId="77777777" w:rsidR="008A5E4E" w:rsidRDefault="0065745B">
      <w:pPr>
        <w:pStyle w:val="li"/>
        <w:numPr>
          <w:ilvl w:val="0"/>
          <w:numId w:val="59"/>
        </w:numPr>
        <w:ind w:left="600"/>
      </w:pPr>
      <w:r>
        <w:t xml:space="preserve">TOKEN_STRING (see </w:t>
      </w:r>
      <w:r>
        <w:rPr>
          <w:rStyle w:val="xref1"/>
        </w:rPr>
        <w:t>4.5. Strings (</w:t>
      </w:r>
      <w:r w:rsidR="009A76EE" w:rsidRPr="008A5E4E">
        <w:fldChar w:fldCharType="begin"/>
      </w:r>
      <w:r w:rsidR="008A5E4E">
        <w:instrText xml:space="preserve"> PAGEREF _Ref-344344024 \p \h  \* MERGEFORMAT </w:instrText>
      </w:r>
      <w:r w:rsidR="009A76EE" w:rsidRPr="008A5E4E">
        <w:fldChar w:fldCharType="separate"/>
      </w:r>
      <w:r w:rsidR="00533AF0" w:rsidRPr="00533AF0">
        <w:rPr>
          <w:rStyle w:val="xref1"/>
          <w:noProof/>
        </w:rPr>
        <w:t>on</w:t>
      </w:r>
      <w:r w:rsidR="00533AF0">
        <w:rPr>
          <w:noProof/>
        </w:rPr>
        <w:t xml:space="preserve"> page 60</w:t>
      </w:r>
      <w:r w:rsidR="009A76EE" w:rsidRPr="008A5E4E">
        <w:rPr>
          <w:rStyle w:val="xref1"/>
        </w:rPr>
        <w:fldChar w:fldCharType="end"/>
      </w:r>
      <w:r>
        <w:rPr>
          <w:rStyle w:val="xref1"/>
        </w:rPr>
        <w:t>)</w:t>
      </w:r>
      <w:r>
        <w:t>)</w:t>
      </w:r>
    </w:p>
    <w:p w14:paraId="75488585" w14:textId="77777777" w:rsidR="008A5E4E" w:rsidRDefault="0065745B">
      <w:pPr>
        <w:pStyle w:val="li"/>
        <w:numPr>
          <w:ilvl w:val="0"/>
          <w:numId w:val="59"/>
        </w:numPr>
        <w:spacing w:after="320"/>
        <w:ind w:left="600"/>
      </w:pPr>
      <w:r>
        <w:t xml:space="preserve">Tokens for all the terminal symbols of the HSAIL syntax (see </w:t>
      </w:r>
      <w:r>
        <w:rPr>
          <w:rStyle w:val="xref1"/>
        </w:rPr>
        <w:t>19.2. HSAIL Syntax Grammar in Extended Backus-Naur Form (EBNF) (</w:t>
      </w:r>
      <w:r w:rsidR="009A76EE" w:rsidRPr="008A5E4E">
        <w:fldChar w:fldCharType="begin"/>
      </w:r>
      <w:r w:rsidR="008A5E4E">
        <w:instrText xml:space="preserve"> PAGEREF _Ref2011180341 \p \h  \* MERGEFORMAT </w:instrText>
      </w:r>
      <w:r w:rsidR="009A76EE" w:rsidRPr="008A5E4E">
        <w:fldChar w:fldCharType="separate"/>
      </w:r>
      <w:r w:rsidR="00533AF0" w:rsidRPr="00533AF0">
        <w:rPr>
          <w:rStyle w:val="xref1"/>
          <w:noProof/>
        </w:rPr>
        <w:t>on</w:t>
      </w:r>
      <w:r w:rsidR="00533AF0">
        <w:rPr>
          <w:noProof/>
        </w:rPr>
        <w:t xml:space="preserve"> page 373</w:t>
      </w:r>
      <w:r w:rsidR="009A76EE" w:rsidRPr="008A5E4E">
        <w:rPr>
          <w:rStyle w:val="xref1"/>
        </w:rPr>
        <w:fldChar w:fldCharType="end"/>
      </w:r>
      <w:r>
        <w:rPr>
          <w:rStyle w:val="xref1"/>
        </w:rPr>
        <w:t>)</w:t>
      </w:r>
      <w:r>
        <w:t>)</w:t>
      </w:r>
    </w:p>
    <w:p w14:paraId="7A3723CB" w14:textId="50EFAFD0" w:rsidR="008A5E4E" w:rsidRDefault="0065745B">
      <w:pPr>
        <w:pStyle w:val="p"/>
      </w:pPr>
      <w:r>
        <w:t>Lexical tokens can be separated by zero or more white space characters: space, horizontal tab, new-line, vertical tab and form-feed.</w:t>
      </w:r>
      <w:r w:rsidR="00325CE8">
        <w:t xml:space="preserve"> </w:t>
      </w:r>
      <w:r w:rsidR="0006170A">
        <w:t xml:space="preserve">Whitespace is required between </w:t>
      </w:r>
      <w:r w:rsidR="00801DDF">
        <w:t xml:space="preserve">lexical tokens that can include </w:t>
      </w:r>
      <w:r w:rsidR="0006170A">
        <w:t>alpha</w:t>
      </w:r>
      <w:r w:rsidR="00801DDF">
        <w:t xml:space="preserve">betic or </w:t>
      </w:r>
      <w:r w:rsidR="0006170A">
        <w:t>numeric characters.</w:t>
      </w:r>
    </w:p>
    <w:p w14:paraId="306512EA" w14:textId="77777777" w:rsidR="008A5E4E" w:rsidRDefault="0065745B">
      <w:pPr>
        <w:pStyle w:val="p"/>
      </w:pPr>
      <w:r>
        <w:t xml:space="preserve">See </w:t>
      </w:r>
      <w:r>
        <w:rPr>
          <w:rStyle w:val="xref1"/>
        </w:rPr>
        <w:t>19.1. HSAIL Lexical Grammar in Extended Backus-Naur Form (EBNF) (</w:t>
      </w:r>
      <w:r w:rsidR="009A76EE" w:rsidRPr="008A5E4E">
        <w:fldChar w:fldCharType="begin"/>
      </w:r>
      <w:r w:rsidR="008A5E4E">
        <w:instrText xml:space="preserve"> PAGEREF _Ref-344573997 \p \h  \* MERGEFORMAT </w:instrText>
      </w:r>
      <w:r w:rsidR="009A76EE" w:rsidRPr="008A5E4E">
        <w:fldChar w:fldCharType="separate"/>
      </w:r>
      <w:r w:rsidR="00533AF0" w:rsidRPr="00533AF0">
        <w:rPr>
          <w:rStyle w:val="xref1"/>
          <w:noProof/>
        </w:rPr>
        <w:t>on</w:t>
      </w:r>
      <w:r w:rsidR="00533AF0">
        <w:rPr>
          <w:noProof/>
        </w:rPr>
        <w:t xml:space="preserve"> page 371</w:t>
      </w:r>
      <w:r w:rsidR="009A76EE" w:rsidRPr="008A5E4E">
        <w:rPr>
          <w:rStyle w:val="xref1"/>
        </w:rPr>
        <w:fldChar w:fldCharType="end"/>
      </w:r>
      <w:r>
        <w:rPr>
          <w:rStyle w:val="xref1"/>
        </w:rPr>
        <w:t>)</w:t>
      </w:r>
      <w:r>
        <w:t>.</w:t>
      </w:r>
    </w:p>
    <w:p w14:paraId="309371B3" w14:textId="77777777" w:rsidR="008A5E4E" w:rsidRDefault="0065745B">
      <w:pPr>
        <w:pStyle w:val="h2"/>
      </w:pPr>
      <w:bookmarkStart w:id="285" w:name="_Toc396034153"/>
      <w:r>
        <w:lastRenderedPageBreak/>
        <w:t xml:space="preserve">4.5 </w:t>
      </w:r>
      <w:bookmarkStart w:id="286" w:name="_Ref-344344024"/>
      <w:r>
        <w:t>Strings</w:t>
      </w:r>
      <w:bookmarkEnd w:id="285"/>
      <w:bookmarkEnd w:id="286"/>
    </w:p>
    <w:p w14:paraId="237DBFF0" w14:textId="77777777" w:rsidR="008A5E4E" w:rsidRDefault="0065745B">
      <w:pPr>
        <w:pStyle w:val="pFigureTitle"/>
      </w:pPr>
      <w:bookmarkStart w:id="287" w:name="_ListOf48"/>
      <w:r>
        <w:t>Figure 4–46 TOKEN_STRING Syntax Diagram</w:t>
      </w:r>
    </w:p>
    <w:bookmarkEnd w:id="287"/>
    <w:p w14:paraId="2A3920D9" w14:textId="29A835A1" w:rsidR="008A5E4E" w:rsidRDefault="00377C98">
      <w:pPr>
        <w:pStyle w:val="pFigure"/>
      </w:pPr>
      <w:r>
        <w:rPr>
          <w:noProof/>
          <w:lang w:eastAsia="zh-TW"/>
        </w:rPr>
        <w:drawing>
          <wp:inline distT="0" distB="0" distL="0" distR="0" wp14:anchorId="3643BD56" wp14:editId="3DF2E0D6">
            <wp:extent cx="5539740" cy="2211705"/>
            <wp:effectExtent l="0" t="0" r="3810" b="0"/>
            <wp:docPr id="53" name="圖片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preferRelativeResize="0">
                      <a:picLocks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39740" cy="2211705"/>
                    </a:xfrm>
                    <a:prstGeom prst="rect">
                      <a:avLst/>
                    </a:prstGeom>
                    <a:solidFill>
                      <a:srgbClr val="FFFFFF"/>
                    </a:solidFill>
                    <a:ln>
                      <a:noFill/>
                    </a:ln>
                  </pic:spPr>
                </pic:pic>
              </a:graphicData>
            </a:graphic>
          </wp:inline>
        </w:drawing>
      </w:r>
    </w:p>
    <w:p w14:paraId="6CADE352" w14:textId="77777777" w:rsidR="008A5E4E" w:rsidRDefault="0065745B">
      <w:pPr>
        <w:pStyle w:val="p"/>
      </w:pPr>
      <w:r>
        <w:t xml:space="preserve">A string is a sequence of characters and escape sequences enclosed in double quotes (such as "abc"). </w:t>
      </w:r>
    </w:p>
    <w:p w14:paraId="65F6AD5C" w14:textId="77777777" w:rsidR="008A5E4E" w:rsidRDefault="0065745B">
      <w:pPr>
        <w:pStyle w:val="p"/>
      </w:pPr>
      <w:r>
        <w:t xml:space="preserve"> Any character except for double quote (</w:t>
      </w:r>
      <w:r>
        <w:rPr>
          <w:rStyle w:val="code1"/>
        </w:rPr>
        <w:t>"</w:t>
      </w:r>
      <w:r>
        <w:t>), backslash (</w:t>
      </w:r>
      <w:r>
        <w:rPr>
          <w:rStyle w:val="code1"/>
        </w:rPr>
        <w:t>\</w:t>
      </w:r>
      <w:r>
        <w:t xml:space="preserve">) or newline can appear in the sequence. </w:t>
      </w:r>
    </w:p>
    <w:p w14:paraId="28821AD2" w14:textId="181F03AC" w:rsidR="008A5E4E" w:rsidRDefault="0065745B" w:rsidP="00B40BE0">
      <w:pPr>
        <w:pStyle w:val="p"/>
      </w:pPr>
      <w:r>
        <w:t xml:space="preserve"> A backslash in the character string is treated specially. It starts an escape sequence. There are three kinds of escape sequences:</w:t>
      </w:r>
    </w:p>
    <w:p w14:paraId="224BC554" w14:textId="77777777" w:rsidR="008A5E4E" w:rsidRDefault="0065745B">
      <w:pPr>
        <w:pStyle w:val="li"/>
        <w:numPr>
          <w:ilvl w:val="0"/>
          <w:numId w:val="60"/>
        </w:numPr>
        <w:spacing w:before="320"/>
        <w:ind w:left="600"/>
      </w:pPr>
      <w:r>
        <w:t xml:space="preserve">A backslash followed by up to three octal numbers (leading 0 not needed). For example, </w:t>
      </w:r>
      <w:r>
        <w:rPr>
          <w:rStyle w:val="code1"/>
        </w:rPr>
        <w:t>'\012'</w:t>
      </w:r>
      <w:r>
        <w:t xml:space="preserve"> is a newline. </w:t>
      </w:r>
    </w:p>
    <w:p w14:paraId="4FDDF597" w14:textId="77777777" w:rsidR="008A5E4E" w:rsidRDefault="0065745B">
      <w:pPr>
        <w:pStyle w:val="li"/>
        <w:numPr>
          <w:ilvl w:val="0"/>
          <w:numId w:val="60"/>
        </w:numPr>
        <w:ind w:left="600"/>
      </w:pPr>
      <w:r>
        <w:t xml:space="preserve">A backslash followed by an x (or X) and a hexadecimal number. </w:t>
      </w:r>
    </w:p>
    <w:p w14:paraId="1123860A" w14:textId="77777777" w:rsidR="008A5E4E" w:rsidRDefault="0065745B">
      <w:pPr>
        <w:pStyle w:val="li"/>
        <w:numPr>
          <w:ilvl w:val="0"/>
          <w:numId w:val="60"/>
        </w:numPr>
        <w:ind w:left="600"/>
      </w:pPr>
      <w:r>
        <w:t xml:space="preserve">A backslash followed by one of the following characters: </w:t>
      </w:r>
    </w:p>
    <w:p w14:paraId="1AD9DB7E" w14:textId="77777777" w:rsidR="008A5E4E" w:rsidRDefault="0065745B">
      <w:pPr>
        <w:pStyle w:val="li1"/>
        <w:numPr>
          <w:ilvl w:val="1"/>
          <w:numId w:val="61"/>
        </w:numPr>
        <w:ind w:left="1200"/>
      </w:pPr>
      <w:r>
        <w:rPr>
          <w:rStyle w:val="code1"/>
        </w:rPr>
        <w:t>\</w:t>
      </w:r>
      <w:r>
        <w:t xml:space="preserve"> - backslash character (octal 134) </w:t>
      </w:r>
    </w:p>
    <w:p w14:paraId="32C62A8B" w14:textId="77777777" w:rsidR="008A5E4E" w:rsidRDefault="0065745B">
      <w:pPr>
        <w:pStyle w:val="li1"/>
        <w:numPr>
          <w:ilvl w:val="1"/>
          <w:numId w:val="61"/>
        </w:numPr>
        <w:ind w:left="1200"/>
      </w:pPr>
      <w:r>
        <w:rPr>
          <w:rStyle w:val="code1"/>
        </w:rPr>
        <w:t>'</w:t>
      </w:r>
      <w:r>
        <w:t xml:space="preserve"> - single quote character (octal 047) </w:t>
      </w:r>
    </w:p>
    <w:p w14:paraId="775AF20E" w14:textId="77777777" w:rsidR="008A5E4E" w:rsidRDefault="0065745B">
      <w:pPr>
        <w:pStyle w:val="li1"/>
        <w:numPr>
          <w:ilvl w:val="1"/>
          <w:numId w:val="61"/>
        </w:numPr>
        <w:ind w:left="1200"/>
      </w:pPr>
      <w:r>
        <w:rPr>
          <w:rStyle w:val="code1"/>
        </w:rPr>
        <w:t>"</w:t>
      </w:r>
      <w:r>
        <w:t xml:space="preserve"> - double quote character (octal 042) </w:t>
      </w:r>
    </w:p>
    <w:p w14:paraId="770501F0" w14:textId="77777777" w:rsidR="008A5E4E" w:rsidRDefault="0065745B">
      <w:pPr>
        <w:pStyle w:val="li1"/>
        <w:numPr>
          <w:ilvl w:val="1"/>
          <w:numId w:val="61"/>
        </w:numPr>
        <w:ind w:left="1200"/>
      </w:pPr>
      <w:r>
        <w:rPr>
          <w:rStyle w:val="code1"/>
        </w:rPr>
        <w:t>?</w:t>
      </w:r>
      <w:r>
        <w:t xml:space="preserve"> - question mark character (octal 077) </w:t>
      </w:r>
    </w:p>
    <w:p w14:paraId="162841F6" w14:textId="77777777" w:rsidR="008A5E4E" w:rsidRDefault="0065745B">
      <w:pPr>
        <w:pStyle w:val="li1"/>
        <w:numPr>
          <w:ilvl w:val="1"/>
          <w:numId w:val="61"/>
        </w:numPr>
        <w:ind w:left="1200"/>
      </w:pPr>
      <w:r>
        <w:rPr>
          <w:rStyle w:val="code1"/>
        </w:rPr>
        <w:t>a</w:t>
      </w:r>
      <w:r>
        <w:t xml:space="preserve"> - alarm or bell character (octal 007) </w:t>
      </w:r>
    </w:p>
    <w:p w14:paraId="217731E4" w14:textId="77777777" w:rsidR="008A5E4E" w:rsidRDefault="0065745B">
      <w:pPr>
        <w:pStyle w:val="li1"/>
        <w:numPr>
          <w:ilvl w:val="1"/>
          <w:numId w:val="61"/>
        </w:numPr>
        <w:ind w:left="1200"/>
      </w:pPr>
      <w:r>
        <w:rPr>
          <w:rStyle w:val="code1"/>
        </w:rPr>
        <w:t>b</w:t>
      </w:r>
      <w:r>
        <w:t xml:space="preserve"> - backspace character (octal 010) </w:t>
      </w:r>
    </w:p>
    <w:p w14:paraId="74C1C227" w14:textId="77777777" w:rsidR="008A5E4E" w:rsidRDefault="0065745B">
      <w:pPr>
        <w:pStyle w:val="li1"/>
        <w:numPr>
          <w:ilvl w:val="1"/>
          <w:numId w:val="61"/>
        </w:numPr>
        <w:ind w:left="1200"/>
      </w:pPr>
      <w:r>
        <w:rPr>
          <w:rStyle w:val="code1"/>
        </w:rPr>
        <w:t>f</w:t>
      </w:r>
      <w:r>
        <w:t xml:space="preserve"> - formfeed character (octal 006) </w:t>
      </w:r>
    </w:p>
    <w:p w14:paraId="48425990" w14:textId="77777777" w:rsidR="008A5E4E" w:rsidRDefault="0065745B">
      <w:pPr>
        <w:pStyle w:val="li1"/>
        <w:numPr>
          <w:ilvl w:val="1"/>
          <w:numId w:val="61"/>
        </w:numPr>
        <w:ind w:left="1200"/>
      </w:pPr>
      <w:r>
        <w:rPr>
          <w:rStyle w:val="code1"/>
        </w:rPr>
        <w:t>n</w:t>
      </w:r>
      <w:r>
        <w:t xml:space="preserve"> - newline character (octal 012) </w:t>
      </w:r>
    </w:p>
    <w:p w14:paraId="3472CBD8" w14:textId="77777777" w:rsidR="008A5E4E" w:rsidRDefault="0065745B">
      <w:pPr>
        <w:pStyle w:val="li1"/>
        <w:numPr>
          <w:ilvl w:val="1"/>
          <w:numId w:val="61"/>
        </w:numPr>
        <w:ind w:left="1200"/>
      </w:pPr>
      <w:r>
        <w:rPr>
          <w:rStyle w:val="code1"/>
        </w:rPr>
        <w:t>r</w:t>
      </w:r>
      <w:r>
        <w:t xml:space="preserve"> - carriage-return character (octal 015) </w:t>
      </w:r>
    </w:p>
    <w:p w14:paraId="3302F1D7" w14:textId="77777777" w:rsidR="008A5E4E" w:rsidRDefault="0065745B">
      <w:pPr>
        <w:pStyle w:val="li1"/>
        <w:numPr>
          <w:ilvl w:val="1"/>
          <w:numId w:val="61"/>
        </w:numPr>
        <w:ind w:left="1200"/>
      </w:pPr>
      <w:r>
        <w:rPr>
          <w:rStyle w:val="code1"/>
        </w:rPr>
        <w:t>t</w:t>
      </w:r>
      <w:r>
        <w:t xml:space="preserve"> - tab character (octal 011) </w:t>
      </w:r>
    </w:p>
    <w:p w14:paraId="13048CD1" w14:textId="77777777" w:rsidR="008A5E4E" w:rsidRDefault="0065745B">
      <w:pPr>
        <w:pStyle w:val="li1"/>
        <w:numPr>
          <w:ilvl w:val="1"/>
          <w:numId w:val="61"/>
        </w:numPr>
        <w:ind w:left="1200"/>
      </w:pPr>
      <w:r>
        <w:rPr>
          <w:rStyle w:val="code1"/>
        </w:rPr>
        <w:t>v</w:t>
      </w:r>
      <w:r>
        <w:t xml:space="preserve"> - vertical tab character (octal 013) </w:t>
      </w:r>
    </w:p>
    <w:p w14:paraId="309ADAE2" w14:textId="77777777" w:rsidR="008A5E4E" w:rsidRDefault="0065745B">
      <w:pPr>
        <w:pStyle w:val="p1"/>
        <w:spacing w:after="320"/>
      </w:pPr>
      <w:r>
        <w:lastRenderedPageBreak/>
        <w:t xml:space="preserve"> This is a subset of the full C character-string constants, because Unicode forms u,U,L are not supported.</w:t>
      </w:r>
    </w:p>
    <w:p w14:paraId="3FCBE957" w14:textId="77777777" w:rsidR="008A5E4E" w:rsidRDefault="0065745B">
      <w:pPr>
        <w:pStyle w:val="p"/>
      </w:pPr>
      <w:r>
        <w:t xml:space="preserve">In Extended Backus-Naur Form, a string is called a </w:t>
      </w:r>
      <w:r>
        <w:rPr>
          <w:rStyle w:val="code1"/>
        </w:rPr>
        <w:t>TOKEN_STRING</w:t>
      </w:r>
      <w:r>
        <w:t>.</w:t>
      </w:r>
    </w:p>
    <w:p w14:paraId="0CC39543" w14:textId="77777777" w:rsidR="008A5E4E" w:rsidRDefault="0065745B">
      <w:pPr>
        <w:pStyle w:val="h2"/>
      </w:pPr>
      <w:bookmarkStart w:id="288" w:name="_Toc396034154"/>
      <w:r>
        <w:t xml:space="preserve">4.6 </w:t>
      </w:r>
      <w:bookmarkStart w:id="289" w:name="_Ref-538363289"/>
      <w:bookmarkStart w:id="290" w:name="_Ref-363940104"/>
      <w:r>
        <w:t>Identifiers</w:t>
      </w:r>
      <w:bookmarkEnd w:id="288"/>
      <w:bookmarkEnd w:id="289"/>
      <w:bookmarkEnd w:id="290"/>
    </w:p>
    <w:p w14:paraId="4641D8F9" w14:textId="77777777" w:rsidR="008A5E4E" w:rsidRDefault="0065745B">
      <w:pPr>
        <w:pStyle w:val="pNoPageBreakAfter"/>
      </w:pPr>
      <w:r>
        <w:t xml:space="preserve"> An identifier is a sequence of characters used to identify an HSAIL object.</w:t>
      </w:r>
    </w:p>
    <w:p w14:paraId="672D93AF" w14:textId="77777777" w:rsidR="008A5E4E" w:rsidRDefault="0065745B">
      <w:pPr>
        <w:pStyle w:val="pFigureTitle"/>
      </w:pPr>
      <w:bookmarkStart w:id="291" w:name="_ListOf49"/>
      <w:r>
        <w:t>Figure 4–47 TOKEN_GLOBAL_IDENTIFIER Syntax Diagram</w:t>
      </w:r>
    </w:p>
    <w:bookmarkEnd w:id="291"/>
    <w:p w14:paraId="5A878880" w14:textId="67ABAB68" w:rsidR="008A5E4E" w:rsidRDefault="00377C98">
      <w:pPr>
        <w:pStyle w:val="pFigure"/>
      </w:pPr>
      <w:r>
        <w:rPr>
          <w:noProof/>
          <w:lang w:eastAsia="zh-TW"/>
        </w:rPr>
        <w:drawing>
          <wp:inline distT="0" distB="0" distL="0" distR="0" wp14:anchorId="5FC35DEA" wp14:editId="1EE8E526">
            <wp:extent cx="2169160" cy="861060"/>
            <wp:effectExtent l="0" t="0" r="2540" b="0"/>
            <wp:docPr id="54" name="圖片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pic:cNvPicPr preferRelativeResize="0">
                      <a:picLocks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169160" cy="861060"/>
                    </a:xfrm>
                    <a:prstGeom prst="rect">
                      <a:avLst/>
                    </a:prstGeom>
                    <a:solidFill>
                      <a:srgbClr val="FFFFFF"/>
                    </a:solidFill>
                    <a:ln>
                      <a:noFill/>
                    </a:ln>
                  </pic:spPr>
                </pic:pic>
              </a:graphicData>
            </a:graphic>
          </wp:inline>
        </w:drawing>
      </w:r>
    </w:p>
    <w:p w14:paraId="1C8C6DDE" w14:textId="77777777" w:rsidR="008A5E4E" w:rsidRDefault="0065745B">
      <w:pPr>
        <w:pStyle w:val="pFigureTitle"/>
      </w:pPr>
      <w:bookmarkStart w:id="292" w:name="_ListOf50"/>
      <w:r>
        <w:t>Figure 4–48 TOKEN_LOCAL_IDENTIFIER Syntax Diagram</w:t>
      </w:r>
    </w:p>
    <w:bookmarkEnd w:id="292"/>
    <w:p w14:paraId="525FAF8B" w14:textId="562A79CF" w:rsidR="008A5E4E" w:rsidRDefault="00377C98">
      <w:pPr>
        <w:pStyle w:val="pFigure"/>
      </w:pPr>
      <w:r>
        <w:rPr>
          <w:noProof/>
          <w:lang w:eastAsia="zh-TW"/>
        </w:rPr>
        <w:drawing>
          <wp:inline distT="0" distB="0" distL="0" distR="0" wp14:anchorId="64F6B365" wp14:editId="67C6F178">
            <wp:extent cx="2169160" cy="861060"/>
            <wp:effectExtent l="0" t="0" r="2540" b="0"/>
            <wp:docPr id="55" name="圖片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preferRelativeResize="0">
                      <a:picLocks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169160" cy="861060"/>
                    </a:xfrm>
                    <a:prstGeom prst="rect">
                      <a:avLst/>
                    </a:prstGeom>
                    <a:solidFill>
                      <a:srgbClr val="FFFFFF"/>
                    </a:solidFill>
                    <a:ln>
                      <a:noFill/>
                    </a:ln>
                  </pic:spPr>
                </pic:pic>
              </a:graphicData>
            </a:graphic>
          </wp:inline>
        </w:drawing>
      </w:r>
    </w:p>
    <w:p w14:paraId="3BDE55CB" w14:textId="77777777" w:rsidR="008A5E4E" w:rsidRDefault="0065745B">
      <w:pPr>
        <w:pStyle w:val="pFigureTitle"/>
      </w:pPr>
      <w:bookmarkStart w:id="293" w:name="_ListOf51"/>
      <w:r>
        <w:t>Figure 4–49 TOKEN_LABEL_IDENTIFIER Syntax Diagram</w:t>
      </w:r>
    </w:p>
    <w:bookmarkEnd w:id="293"/>
    <w:p w14:paraId="5B8E0E9B" w14:textId="0D2FDC05" w:rsidR="008A5E4E" w:rsidRDefault="00377C98">
      <w:pPr>
        <w:pStyle w:val="pFigure"/>
      </w:pPr>
      <w:r>
        <w:rPr>
          <w:noProof/>
          <w:lang w:eastAsia="zh-TW"/>
        </w:rPr>
        <w:drawing>
          <wp:inline distT="0" distB="0" distL="0" distR="0" wp14:anchorId="674D1E47" wp14:editId="22F0DBE0">
            <wp:extent cx="2115820" cy="861060"/>
            <wp:effectExtent l="0" t="0" r="0" b="0"/>
            <wp:docPr id="56" name="圖片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pic:cNvPicPr preferRelativeResize="0">
                      <a:picLocks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115820" cy="861060"/>
                    </a:xfrm>
                    <a:prstGeom prst="rect">
                      <a:avLst/>
                    </a:prstGeom>
                    <a:solidFill>
                      <a:srgbClr val="FFFFFF"/>
                    </a:solidFill>
                    <a:ln>
                      <a:noFill/>
                    </a:ln>
                  </pic:spPr>
                </pic:pic>
              </a:graphicData>
            </a:graphic>
          </wp:inline>
        </w:drawing>
      </w:r>
    </w:p>
    <w:p w14:paraId="73D3438C" w14:textId="77777777" w:rsidR="008A5E4E" w:rsidRDefault="0065745B">
      <w:pPr>
        <w:pStyle w:val="pFigureTitle"/>
      </w:pPr>
      <w:bookmarkStart w:id="294" w:name="_ListOf52"/>
      <w:r>
        <w:t>Figure 4–50 identifier Syntax Diagram</w:t>
      </w:r>
    </w:p>
    <w:bookmarkEnd w:id="294"/>
    <w:p w14:paraId="0AD339A3" w14:textId="0A8BBDE7" w:rsidR="008A5E4E" w:rsidRDefault="00377C98">
      <w:pPr>
        <w:pStyle w:val="pFigure"/>
      </w:pPr>
      <w:r>
        <w:rPr>
          <w:noProof/>
          <w:lang w:eastAsia="zh-TW"/>
        </w:rPr>
        <w:drawing>
          <wp:inline distT="0" distB="0" distL="0" distR="0" wp14:anchorId="0B0A9C4C" wp14:editId="2C3BBB43">
            <wp:extent cx="3083560" cy="1105535"/>
            <wp:effectExtent l="0" t="0" r="2540" b="0"/>
            <wp:docPr id="57" name="圖片 57" descr="ident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dentifie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83560" cy="1105535"/>
                    </a:xfrm>
                    <a:prstGeom prst="rect">
                      <a:avLst/>
                    </a:prstGeom>
                    <a:noFill/>
                    <a:ln>
                      <a:noFill/>
                    </a:ln>
                  </pic:spPr>
                </pic:pic>
              </a:graphicData>
            </a:graphic>
          </wp:inline>
        </w:drawing>
      </w:r>
    </w:p>
    <w:p w14:paraId="6456EBB8" w14:textId="77777777" w:rsidR="008A5E4E" w:rsidRDefault="0065745B">
      <w:pPr>
        <w:pStyle w:val="h3"/>
      </w:pPr>
      <w:bookmarkStart w:id="295" w:name="_Toc396034155"/>
      <w:r>
        <w:t>4.6.1 Syntax</w:t>
      </w:r>
      <w:bookmarkEnd w:id="295"/>
    </w:p>
    <w:p w14:paraId="759DD2F3" w14:textId="77777777" w:rsidR="008A5E4E" w:rsidRDefault="0065745B">
      <w:pPr>
        <w:pStyle w:val="p"/>
      </w:pPr>
      <w:r>
        <w:t>Identifiers that are register names must start with a dollar sign (</w:t>
      </w:r>
      <w:r>
        <w:rPr>
          <w:rStyle w:val="code1"/>
        </w:rPr>
        <w:t>$</w:t>
      </w:r>
      <w:r>
        <w:t xml:space="preserve">). See </w:t>
      </w:r>
      <w:r>
        <w:rPr>
          <w:rStyle w:val="xref1"/>
        </w:rPr>
        <w:t>4.7. Registers (</w:t>
      </w:r>
      <w:r w:rsidR="009A76EE" w:rsidRPr="008A5E4E">
        <w:fldChar w:fldCharType="begin"/>
      </w:r>
      <w:r w:rsidR="008A5E4E">
        <w:instrText xml:space="preserve"> PAGEREF _Ref665219042 \p \h  \* MERGEFORMAT </w:instrText>
      </w:r>
      <w:r w:rsidR="009A76EE" w:rsidRPr="008A5E4E">
        <w:fldChar w:fldCharType="separate"/>
      </w:r>
      <w:r w:rsidR="00533AF0" w:rsidRPr="00533AF0">
        <w:rPr>
          <w:rStyle w:val="xref1"/>
          <w:noProof/>
        </w:rPr>
        <w:t>on</w:t>
      </w:r>
      <w:r w:rsidR="00533AF0">
        <w:rPr>
          <w:noProof/>
        </w:rPr>
        <w:t xml:space="preserve"> page 64</w:t>
      </w:r>
      <w:r w:rsidR="009A76EE" w:rsidRPr="008A5E4E">
        <w:rPr>
          <w:rStyle w:val="xref1"/>
        </w:rPr>
        <w:fldChar w:fldCharType="end"/>
      </w:r>
      <w:r>
        <w:rPr>
          <w:rStyle w:val="xref1"/>
        </w:rPr>
        <w:t>)</w:t>
      </w:r>
      <w:r>
        <w:t xml:space="preserve">. </w:t>
      </w:r>
    </w:p>
    <w:p w14:paraId="42B29DB4" w14:textId="77777777" w:rsidR="008A5E4E" w:rsidRDefault="0065745B">
      <w:pPr>
        <w:pStyle w:val="p"/>
      </w:pPr>
      <w:r>
        <w:t>Identifiers that are labels must start with an at sign (</w:t>
      </w:r>
      <w:r>
        <w:rPr>
          <w:rStyle w:val="code1"/>
        </w:rPr>
        <w:t>@</w:t>
      </w:r>
      <w:r>
        <w:t xml:space="preserve">). See </w:t>
      </w:r>
      <w:r>
        <w:rPr>
          <w:rStyle w:val="xref1"/>
        </w:rPr>
        <w:t>4.9. Labels (</w:t>
      </w:r>
      <w:r w:rsidR="009A76EE" w:rsidRPr="008A5E4E">
        <w:fldChar w:fldCharType="begin"/>
      </w:r>
      <w:r w:rsidR="008A5E4E">
        <w:instrText xml:space="preserve"> PAGEREF _Ref-3343102 \p \h  \* MERGEFORMAT </w:instrText>
      </w:r>
      <w:r w:rsidR="009A76EE" w:rsidRPr="008A5E4E">
        <w:fldChar w:fldCharType="separate"/>
      </w:r>
      <w:r w:rsidR="00533AF0" w:rsidRPr="00533AF0">
        <w:rPr>
          <w:rStyle w:val="xref1"/>
          <w:noProof/>
        </w:rPr>
        <w:t>on</w:t>
      </w:r>
      <w:r w:rsidR="00533AF0">
        <w:rPr>
          <w:noProof/>
        </w:rPr>
        <w:t xml:space="preserve"> page 73</w:t>
      </w:r>
      <w:r w:rsidR="009A76EE" w:rsidRPr="008A5E4E">
        <w:rPr>
          <w:rStyle w:val="xref1"/>
        </w:rPr>
        <w:fldChar w:fldCharType="end"/>
      </w:r>
      <w:r>
        <w:rPr>
          <w:rStyle w:val="xref1"/>
        </w:rPr>
        <w:t>)</w:t>
      </w:r>
      <w:r>
        <w:t>.</w:t>
      </w:r>
    </w:p>
    <w:p w14:paraId="5958CBBF" w14:textId="77777777" w:rsidR="008A5E4E" w:rsidRDefault="0065745B">
      <w:pPr>
        <w:pStyle w:val="p"/>
      </w:pPr>
      <w:r>
        <w:t>Identifiers that are not labels cannot contain an at sign (</w:t>
      </w:r>
      <w:r>
        <w:rPr>
          <w:rStyle w:val="code1"/>
        </w:rPr>
        <w:t>@</w:t>
      </w:r>
      <w:r>
        <w:t>).</w:t>
      </w:r>
    </w:p>
    <w:p w14:paraId="3E8D318F" w14:textId="77777777" w:rsidR="008A5E4E" w:rsidRDefault="0065745B">
      <w:pPr>
        <w:pStyle w:val="p"/>
      </w:pPr>
      <w:r>
        <w:t>Non-label identifiers with function scope start with a percent sign (</w:t>
      </w:r>
      <w:r>
        <w:rPr>
          <w:rStyle w:val="code1"/>
        </w:rPr>
        <w:t>%</w:t>
      </w:r>
      <w:r>
        <w:t xml:space="preserve">). </w:t>
      </w:r>
    </w:p>
    <w:p w14:paraId="49B30640" w14:textId="77777777" w:rsidR="008A5E4E" w:rsidRDefault="0065745B">
      <w:pPr>
        <w:pStyle w:val="p"/>
      </w:pPr>
      <w:r>
        <w:lastRenderedPageBreak/>
        <w:t>Non-label identifiers with module scope start with an ampersand (</w:t>
      </w:r>
      <w:r>
        <w:rPr>
          <w:rStyle w:val="code1"/>
        </w:rPr>
        <w:t>&amp;</w:t>
      </w:r>
      <w:r>
        <w:t xml:space="preserve">). </w:t>
      </w:r>
    </w:p>
    <w:p w14:paraId="7403B424" w14:textId="77777777" w:rsidR="008A5E4E" w:rsidRDefault="0065745B">
      <w:pPr>
        <w:pStyle w:val="p"/>
      </w:pPr>
      <w:r>
        <w:t xml:space="preserve">Identifiers must not start with the characters </w:t>
      </w:r>
      <w:r>
        <w:rPr>
          <w:rStyle w:val="code1"/>
        </w:rPr>
        <w:t>__hsa</w:t>
      </w:r>
      <w:r>
        <w:t xml:space="preserve">. </w:t>
      </w:r>
    </w:p>
    <w:p w14:paraId="4D22C2B0" w14:textId="77777777" w:rsidR="008A5E4E" w:rsidRDefault="0065745B">
      <w:pPr>
        <w:pStyle w:val="pNoPageBreakAfter"/>
      </w:pPr>
      <w:r>
        <w:t>The Extended Backus-Naur Form syntax is:</w:t>
      </w:r>
    </w:p>
    <w:p w14:paraId="4993AC49" w14:textId="77777777" w:rsidR="008A5E4E" w:rsidRDefault="0065745B">
      <w:pPr>
        <w:pStyle w:val="li"/>
        <w:numPr>
          <w:ilvl w:val="0"/>
          <w:numId w:val="62"/>
        </w:numPr>
        <w:spacing w:before="320"/>
        <w:ind w:left="600"/>
      </w:pPr>
      <w:r>
        <w:t xml:space="preserve"> A global identifier is referred to as a </w:t>
      </w:r>
      <w:r>
        <w:rPr>
          <w:rStyle w:val="code1"/>
        </w:rPr>
        <w:t>TOKEN_GLOBAL_IDENTIFIER</w:t>
      </w:r>
      <w:r>
        <w:t xml:space="preserve">. </w:t>
      </w:r>
    </w:p>
    <w:p w14:paraId="414537E6" w14:textId="77777777" w:rsidR="008A5E4E" w:rsidRDefault="0065745B">
      <w:pPr>
        <w:pStyle w:val="li"/>
        <w:numPr>
          <w:ilvl w:val="0"/>
          <w:numId w:val="62"/>
        </w:numPr>
        <w:ind w:left="600"/>
      </w:pPr>
      <w:r>
        <w:t xml:space="preserve">A local identifier is referred to as a </w:t>
      </w:r>
      <w:r>
        <w:rPr>
          <w:rStyle w:val="code1"/>
        </w:rPr>
        <w:t>TOKEN_LOCAL_IDENTIFIER</w:t>
      </w:r>
      <w:r>
        <w:t xml:space="preserve">. </w:t>
      </w:r>
    </w:p>
    <w:p w14:paraId="177E420E" w14:textId="77777777" w:rsidR="008A5E4E" w:rsidRDefault="0065745B">
      <w:pPr>
        <w:pStyle w:val="li"/>
        <w:numPr>
          <w:ilvl w:val="0"/>
          <w:numId w:val="62"/>
        </w:numPr>
        <w:ind w:left="600"/>
      </w:pPr>
      <w:r>
        <w:t xml:space="preserve">A label is referred to as a </w:t>
      </w:r>
      <w:r>
        <w:rPr>
          <w:rStyle w:val="code1"/>
        </w:rPr>
        <w:t>TOKEN_LABEL</w:t>
      </w:r>
      <w:r>
        <w:t xml:space="preserve">. </w:t>
      </w:r>
    </w:p>
    <w:p w14:paraId="61B8E235" w14:textId="77777777" w:rsidR="008A5E4E" w:rsidRDefault="0065745B">
      <w:pPr>
        <w:pStyle w:val="li"/>
        <w:numPr>
          <w:ilvl w:val="0"/>
          <w:numId w:val="62"/>
        </w:numPr>
        <w:spacing w:after="320"/>
        <w:ind w:left="600"/>
      </w:pPr>
      <w:r>
        <w:t xml:space="preserve">A register is referred to as a </w:t>
      </w:r>
      <w:r>
        <w:rPr>
          <w:rStyle w:val="code1"/>
        </w:rPr>
        <w:t>TOKEN_CREGISTER</w:t>
      </w:r>
      <w:r>
        <w:t xml:space="preserve">, </w:t>
      </w:r>
      <w:r>
        <w:rPr>
          <w:rStyle w:val="code1"/>
        </w:rPr>
        <w:t>TOKEN_SREGISTER</w:t>
      </w:r>
      <w:r>
        <w:t xml:space="preserve">, </w:t>
      </w:r>
      <w:r>
        <w:rPr>
          <w:rStyle w:val="code1"/>
        </w:rPr>
        <w:t>TOKEN_DREGISTER</w:t>
      </w:r>
      <w:r>
        <w:t xml:space="preserve">, or </w:t>
      </w:r>
      <w:r>
        <w:rPr>
          <w:rStyle w:val="code1"/>
        </w:rPr>
        <w:t>TOKEN_QREGISTER</w:t>
      </w:r>
      <w:r>
        <w:t xml:space="preserve">. See </w:t>
      </w:r>
      <w:r>
        <w:rPr>
          <w:rStyle w:val="xref1"/>
        </w:rPr>
        <w:t>4.7. Registers (</w:t>
      </w:r>
      <w:r w:rsidR="009A76EE" w:rsidRPr="008A5E4E">
        <w:fldChar w:fldCharType="begin"/>
      </w:r>
      <w:r w:rsidR="008A5E4E">
        <w:instrText xml:space="preserve"> PAGEREF _Ref665219042 \p \h  \* MERGEFORMAT </w:instrText>
      </w:r>
      <w:r w:rsidR="009A76EE" w:rsidRPr="008A5E4E">
        <w:fldChar w:fldCharType="separate"/>
      </w:r>
      <w:r w:rsidR="00533AF0" w:rsidRPr="00533AF0">
        <w:rPr>
          <w:rStyle w:val="xref1"/>
          <w:noProof/>
        </w:rPr>
        <w:t>on</w:t>
      </w:r>
      <w:r w:rsidR="00533AF0">
        <w:rPr>
          <w:noProof/>
        </w:rPr>
        <w:t xml:space="preserve"> page 64</w:t>
      </w:r>
      <w:r w:rsidR="009A76EE" w:rsidRPr="008A5E4E">
        <w:rPr>
          <w:rStyle w:val="xref1"/>
        </w:rPr>
        <w:fldChar w:fldCharType="end"/>
      </w:r>
      <w:r>
        <w:rPr>
          <w:rStyle w:val="xref1"/>
        </w:rPr>
        <w:t>)</w:t>
      </w:r>
      <w:r>
        <w:t xml:space="preserve">. </w:t>
      </w:r>
    </w:p>
    <w:p w14:paraId="0CCB0444" w14:textId="73942AAD" w:rsidR="008A5E4E" w:rsidRDefault="0065745B">
      <w:pPr>
        <w:pStyle w:val="p"/>
      </w:pPr>
      <w:r>
        <w:t xml:space="preserve"> The second character of an identifier must be a letter (either lowercase a-z or uppercase A-Z) or the </w:t>
      </w:r>
      <w:r w:rsidR="00F23D5D">
        <w:t xml:space="preserve">underscore (_) </w:t>
      </w:r>
      <w:r>
        <w:t xml:space="preserve">character. </w:t>
      </w:r>
    </w:p>
    <w:p w14:paraId="636F6597" w14:textId="6BD20521" w:rsidR="008A5E4E" w:rsidRDefault="0065745B">
      <w:pPr>
        <w:pStyle w:val="p"/>
      </w:pPr>
      <w:r>
        <w:t xml:space="preserve"> The remaining characters of an identifier can be either letters, digits</w:t>
      </w:r>
      <w:r w:rsidR="00F248D1">
        <w:t xml:space="preserve">, </w:t>
      </w:r>
      <w:r w:rsidR="000219F7">
        <w:t>underscore (_</w:t>
      </w:r>
      <w:r w:rsidR="00F248D1">
        <w:t>) or</w:t>
      </w:r>
      <w:r w:rsidR="000219F7">
        <w:t xml:space="preserve"> dot (.</w:t>
      </w:r>
      <w:r w:rsidR="00F248D1">
        <w:t>)</w:t>
      </w:r>
      <w:r>
        <w:t xml:space="preserve">. </w:t>
      </w:r>
    </w:p>
    <w:p w14:paraId="4399373C" w14:textId="77777777" w:rsidR="008A5E4E" w:rsidRDefault="0065745B">
      <w:pPr>
        <w:pStyle w:val="p"/>
      </w:pPr>
      <w:r>
        <w:t xml:space="preserve">All characters in the name of an identifier are significant. </w:t>
      </w:r>
    </w:p>
    <w:p w14:paraId="67E8C96B" w14:textId="77777777" w:rsidR="008A5E4E" w:rsidRDefault="0065745B">
      <w:pPr>
        <w:pStyle w:val="p"/>
      </w:pPr>
      <w:r>
        <w:t>Every HSAIL implementation must support identifiers with names whose size ranges from 1 to 1024 characters. Implementations are allowed to support longer names.</w:t>
      </w:r>
    </w:p>
    <w:p w14:paraId="6883F8CB" w14:textId="77777777" w:rsidR="008A5E4E" w:rsidRDefault="0065745B">
      <w:pPr>
        <w:pStyle w:val="p"/>
      </w:pPr>
      <w:r>
        <w:t xml:space="preserve">The same identifier can denote different things at different points in the module. See also </w:t>
      </w:r>
      <w:r>
        <w:rPr>
          <w:rStyle w:val="xref1"/>
        </w:rPr>
        <w:t>4.3.8. Variable (</w:t>
      </w:r>
      <w:r w:rsidR="009A76EE" w:rsidRPr="008A5E4E">
        <w:fldChar w:fldCharType="begin"/>
      </w:r>
      <w:r w:rsidR="008A5E4E">
        <w:instrText xml:space="preserve"> PAGEREF _Ref-1163237734 \p \h  \* MERGEFORMAT </w:instrText>
      </w:r>
      <w:r w:rsidR="009A76EE" w:rsidRPr="008A5E4E">
        <w:fldChar w:fldCharType="separate"/>
      </w:r>
      <w:r w:rsidR="00533AF0" w:rsidRPr="00533AF0">
        <w:rPr>
          <w:rStyle w:val="xref1"/>
          <w:noProof/>
        </w:rPr>
        <w:t>on</w:t>
      </w:r>
      <w:r w:rsidR="00533AF0">
        <w:rPr>
          <w:noProof/>
        </w:rPr>
        <w:t xml:space="preserve"> page 48</w:t>
      </w:r>
      <w:r w:rsidR="009A76EE" w:rsidRPr="008A5E4E">
        <w:rPr>
          <w:rStyle w:val="xref1"/>
        </w:rPr>
        <w:fldChar w:fldCharType="end"/>
      </w:r>
      <w:r>
        <w:rPr>
          <w:rStyle w:val="xref1"/>
        </w:rPr>
        <w:t>)</w:t>
      </w:r>
      <w:r>
        <w:t xml:space="preserve">. </w:t>
      </w:r>
    </w:p>
    <w:p w14:paraId="29EC654E" w14:textId="77777777" w:rsidR="008A5E4E" w:rsidRDefault="0065745B">
      <w:pPr>
        <w:pStyle w:val="h3"/>
      </w:pPr>
      <w:bookmarkStart w:id="296" w:name="_Toc396034156"/>
      <w:r>
        <w:t xml:space="preserve">4.6.2 </w:t>
      </w:r>
      <w:bookmarkStart w:id="297" w:name="_Ref-126376936"/>
      <w:bookmarkStart w:id="298" w:name="_Ref818044059"/>
      <w:bookmarkStart w:id="299" w:name="_Ref-1657467758"/>
      <w:r>
        <w:t>Scope</w:t>
      </w:r>
      <w:bookmarkEnd w:id="296"/>
      <w:bookmarkEnd w:id="297"/>
      <w:bookmarkEnd w:id="298"/>
      <w:bookmarkEnd w:id="299"/>
    </w:p>
    <w:p w14:paraId="6CF727D7" w14:textId="77777777" w:rsidR="008A5E4E" w:rsidRDefault="0065745B">
      <w:pPr>
        <w:pStyle w:val="p"/>
      </w:pPr>
      <w:r>
        <w:t xml:space="preserve">An identifier is visible (that is, can be used) only within a section of program text called a scope. Different objects named by the same identifier with in a single module must have different scopes. </w:t>
      </w:r>
    </w:p>
    <w:p w14:paraId="60C06062" w14:textId="77777777" w:rsidR="008A5E4E" w:rsidRDefault="0065745B">
      <w:pPr>
        <w:pStyle w:val="pNoPageBreakAfter"/>
      </w:pPr>
      <w:r>
        <w:t>There are four kinds of scopes:</w:t>
      </w:r>
    </w:p>
    <w:p w14:paraId="4F3E846A" w14:textId="77777777" w:rsidR="008A5E4E" w:rsidRDefault="0065745B">
      <w:pPr>
        <w:pStyle w:val="li"/>
        <w:numPr>
          <w:ilvl w:val="0"/>
          <w:numId w:val="63"/>
        </w:numPr>
        <w:spacing w:before="320"/>
        <w:ind w:left="600"/>
      </w:pPr>
      <w:r>
        <w:t>Module</w:t>
      </w:r>
    </w:p>
    <w:p w14:paraId="2C6AB72B" w14:textId="77777777" w:rsidR="008A5E4E" w:rsidRDefault="0065745B">
      <w:pPr>
        <w:pStyle w:val="li"/>
        <w:numPr>
          <w:ilvl w:val="0"/>
          <w:numId w:val="63"/>
        </w:numPr>
        <w:ind w:left="600"/>
      </w:pPr>
      <w:r>
        <w:t>Function</w:t>
      </w:r>
    </w:p>
    <w:p w14:paraId="1501AC3D" w14:textId="77777777" w:rsidR="008A5E4E" w:rsidRDefault="0065745B">
      <w:pPr>
        <w:pStyle w:val="li"/>
        <w:numPr>
          <w:ilvl w:val="0"/>
          <w:numId w:val="63"/>
        </w:numPr>
        <w:ind w:left="600"/>
      </w:pPr>
      <w:r>
        <w:t>Argument</w:t>
      </w:r>
    </w:p>
    <w:p w14:paraId="7C395BCD" w14:textId="77777777" w:rsidR="008A5E4E" w:rsidRDefault="0065745B">
      <w:pPr>
        <w:pStyle w:val="li"/>
        <w:numPr>
          <w:ilvl w:val="0"/>
          <w:numId w:val="63"/>
        </w:numPr>
        <w:spacing w:after="320"/>
        <w:ind w:left="600"/>
      </w:pPr>
      <w:r>
        <w:t>Signature</w:t>
      </w:r>
    </w:p>
    <w:p w14:paraId="3F83B7CA" w14:textId="77777777" w:rsidR="008A5E4E" w:rsidRDefault="0065745B">
      <w:pPr>
        <w:pStyle w:val="pNoPageBreakAfter"/>
      </w:pPr>
      <w:r>
        <w:t xml:space="preserve">Every identifier has scope determined by the placement of the declaration or definition that it names: </w:t>
      </w:r>
    </w:p>
    <w:p w14:paraId="3B2EA503" w14:textId="77777777" w:rsidR="008A5E4E" w:rsidRDefault="0065745B">
      <w:pPr>
        <w:pStyle w:val="li"/>
        <w:numPr>
          <w:ilvl w:val="0"/>
          <w:numId w:val="64"/>
        </w:numPr>
        <w:spacing w:before="320"/>
        <w:ind w:left="600"/>
      </w:pPr>
      <w:r>
        <w:t>If the declaration or definition appears outside of any function or kernel code block, the identifier has module scope, which extends from the point of declaration or definition to the end of the module.</w:t>
      </w:r>
      <w:r w:rsidR="00137621">
        <w:t xml:space="preserve"> The identifier in the module header has module scope.</w:t>
      </w:r>
    </w:p>
    <w:p w14:paraId="077D3BC2" w14:textId="77777777" w:rsidR="008A5E4E" w:rsidRDefault="0065745B">
      <w:pPr>
        <w:pStyle w:val="li"/>
        <w:numPr>
          <w:ilvl w:val="0"/>
          <w:numId w:val="64"/>
        </w:numPr>
        <w:ind w:left="600"/>
      </w:pPr>
      <w:r>
        <w:t>If an identifier appears as a formal argument definition in a kernel or function definition, it has function scope, which extends from the point of declaration to the end of the kernel or function's code block.</w:t>
      </w:r>
    </w:p>
    <w:p w14:paraId="6A6A48E2" w14:textId="77777777" w:rsidR="008A5E4E" w:rsidRDefault="0065745B">
      <w:pPr>
        <w:pStyle w:val="li"/>
        <w:numPr>
          <w:ilvl w:val="0"/>
          <w:numId w:val="64"/>
        </w:numPr>
        <w:ind w:left="600"/>
      </w:pPr>
      <w:r>
        <w:lastRenderedPageBreak/>
        <w:t xml:space="preserve">If an identifier appears as an arg segment variable definition in an arg block, it has argument scope, which extends from the point of definition to the end of the arg block. See </w:t>
      </w:r>
      <w:r>
        <w:rPr>
          <w:rStyle w:val="xref1"/>
        </w:rPr>
        <w:t>10.2. Function Call Argument Passing (</w:t>
      </w:r>
      <w:r w:rsidR="009A76EE" w:rsidRPr="008A5E4E">
        <w:fldChar w:fldCharType="begin"/>
      </w:r>
      <w:r w:rsidR="008A5E4E">
        <w:instrText xml:space="preserve"> PAGEREF _Ref849298476 \p \h  \* MERGEFORMAT </w:instrText>
      </w:r>
      <w:r w:rsidR="009A76EE" w:rsidRPr="008A5E4E">
        <w:fldChar w:fldCharType="separate"/>
      </w:r>
      <w:r w:rsidR="00533AF0" w:rsidRPr="00533AF0">
        <w:rPr>
          <w:rStyle w:val="xref1"/>
          <w:noProof/>
        </w:rPr>
        <w:t>on</w:t>
      </w:r>
      <w:r w:rsidR="00533AF0">
        <w:rPr>
          <w:noProof/>
        </w:rPr>
        <w:t xml:space="preserve"> page 246</w:t>
      </w:r>
      <w:r w:rsidR="009A76EE" w:rsidRPr="008A5E4E">
        <w:rPr>
          <w:rStyle w:val="xref1"/>
        </w:rPr>
        <w:fldChar w:fldCharType="end"/>
      </w:r>
      <w:r>
        <w:rPr>
          <w:rStyle w:val="xref1"/>
        </w:rPr>
        <w:t>)</w:t>
      </w:r>
      <w:r>
        <w:t>.</w:t>
      </w:r>
    </w:p>
    <w:p w14:paraId="0A7AE3EA" w14:textId="77777777" w:rsidR="008A5E4E" w:rsidRDefault="0065745B">
      <w:pPr>
        <w:pStyle w:val="li"/>
        <w:numPr>
          <w:ilvl w:val="0"/>
          <w:numId w:val="64"/>
        </w:numPr>
        <w:ind w:left="600"/>
      </w:pPr>
      <w:r>
        <w:t>Label definitions have function scope which extends from the start to the end of the enclosing code block (even if defined in a nested arg block).</w:t>
      </w:r>
    </w:p>
    <w:p w14:paraId="27864B5F" w14:textId="77777777" w:rsidR="008A5E4E" w:rsidRDefault="0065745B">
      <w:pPr>
        <w:pStyle w:val="li"/>
        <w:numPr>
          <w:ilvl w:val="0"/>
          <w:numId w:val="64"/>
        </w:numPr>
        <w:ind w:left="600"/>
      </w:pPr>
      <w:r>
        <w:t>Any registers used in a kernel or function code block are implicitly defined. Registers have function scope which extends from the start to the end of the enclosing code block (even if used in a nested arg block).</w:t>
      </w:r>
    </w:p>
    <w:p w14:paraId="66063A4D" w14:textId="77777777" w:rsidR="008A5E4E" w:rsidRDefault="0065745B">
      <w:pPr>
        <w:pStyle w:val="li"/>
        <w:numPr>
          <w:ilvl w:val="0"/>
          <w:numId w:val="64"/>
        </w:numPr>
        <w:ind w:left="600"/>
      </w:pPr>
      <w:r>
        <w:t>If the definition appears inside a kernel or function code block, the identifier has function scope, which extends from the point of definition to the end of the code block.</w:t>
      </w:r>
    </w:p>
    <w:p w14:paraId="17F77E0E" w14:textId="77777777" w:rsidR="008A5E4E" w:rsidRDefault="0065745B">
      <w:pPr>
        <w:pStyle w:val="li"/>
        <w:numPr>
          <w:ilvl w:val="0"/>
          <w:numId w:val="64"/>
        </w:numPr>
        <w:spacing w:after="320"/>
        <w:ind w:left="600"/>
      </w:pPr>
      <w:r>
        <w:t xml:space="preserve">If an identifier appears as a formal argument definition of a kernel declaration, function declaration or signature definition, then it has signature scope, which extends from the point of definition to the end of the kernel declaration, function declaration or signature definition respectively. </w:t>
      </w:r>
    </w:p>
    <w:p w14:paraId="0CABB003" w14:textId="77777777" w:rsidR="008A5E4E" w:rsidRDefault="0065745B">
      <w:pPr>
        <w:pStyle w:val="p"/>
      </w:pPr>
      <w:r>
        <w:t>HSAIL uses a single name space for each scope for all object kinds. In HSAIL the following object kinds can be named by an identifier: kernel, function, signature, variable, fbarrier, label and register.</w:t>
      </w:r>
    </w:p>
    <w:p w14:paraId="318C1D29" w14:textId="77777777" w:rsidR="008A5E4E" w:rsidRDefault="0065745B">
      <w:pPr>
        <w:pStyle w:val="p"/>
      </w:pPr>
      <w:r>
        <w:t>Kernels, functions, signatures, variables and fbarriers declared or defined outside a kernel or function with module scope must have unique names within the enclosing module, but are not required to be unique with respect to the module scopes of other modules. The exception is that there can be zero or more declarations and at most one definition of the same object by specifying the same name for matching objects. Additionally, the linkage rules require there only be at most one module scope name that is the definition of an object with program linkage amongst all the modules that belong to the same program.</w:t>
      </w:r>
    </w:p>
    <w:p w14:paraId="67477EF7" w14:textId="77777777" w:rsidR="008A5E4E" w:rsidRDefault="0065745B">
      <w:pPr>
        <w:pStyle w:val="p"/>
      </w:pPr>
      <w:r>
        <w:t xml:space="preserve">Variables, fbarriers, labels and registers defined inside a kernel or function must have unique names within the enclosing function scope, but are not required to be unique with respect to other function scopes that can define distinct objects with the same name. </w:t>
      </w:r>
    </w:p>
    <w:p w14:paraId="3CDEB81A" w14:textId="16362097" w:rsidR="008A5E4E" w:rsidRDefault="0065745B">
      <w:pPr>
        <w:pStyle w:val="p"/>
      </w:pPr>
      <w:r>
        <w:t xml:space="preserve">Arg segment variable names defined inside an arg block </w:t>
      </w:r>
      <w:r w:rsidR="008D2FD8">
        <w:t xml:space="preserve">have </w:t>
      </w:r>
      <w:r>
        <w:t xml:space="preserve">argument scope </w:t>
      </w:r>
      <w:r w:rsidR="008D2FD8">
        <w:t xml:space="preserve">and </w:t>
      </w:r>
      <w:r>
        <w:t>must be unique within the argument scope, but can have the same name as the arg segment variables in other argument scopes, or the names of objects in the enclosing function scope (in which case the arg segment variable name hides the function scope name).</w:t>
      </w:r>
    </w:p>
    <w:p w14:paraId="47498647" w14:textId="77777777" w:rsidR="008A5E4E" w:rsidRDefault="0065745B">
      <w:pPr>
        <w:pStyle w:val="h2"/>
      </w:pPr>
      <w:bookmarkStart w:id="300" w:name="_Toc396034157"/>
      <w:r>
        <w:lastRenderedPageBreak/>
        <w:t xml:space="preserve">4.7 </w:t>
      </w:r>
      <w:bookmarkStart w:id="301" w:name="_Ref665219042"/>
      <w:bookmarkStart w:id="302" w:name="_Ref-392635955"/>
      <w:r>
        <w:t>Registers</w:t>
      </w:r>
      <w:bookmarkEnd w:id="300"/>
      <w:bookmarkEnd w:id="301"/>
      <w:bookmarkEnd w:id="302"/>
    </w:p>
    <w:p w14:paraId="6AB11A8C" w14:textId="77777777" w:rsidR="008A5E4E" w:rsidRDefault="0065745B">
      <w:pPr>
        <w:pStyle w:val="pFigureTitle"/>
      </w:pPr>
      <w:bookmarkStart w:id="303" w:name="_ListOf53"/>
      <w:r>
        <w:t>Figure 4–51 TOKEN_CREGISTER Syntax Diagram</w:t>
      </w:r>
    </w:p>
    <w:bookmarkEnd w:id="303"/>
    <w:p w14:paraId="27545503" w14:textId="60A3335C" w:rsidR="008A5E4E" w:rsidRDefault="00377C98">
      <w:pPr>
        <w:pStyle w:val="pFigure"/>
      </w:pPr>
      <w:r>
        <w:rPr>
          <w:noProof/>
          <w:lang w:eastAsia="zh-TW"/>
        </w:rPr>
        <w:drawing>
          <wp:inline distT="0" distB="0" distL="0" distR="0" wp14:anchorId="5F91659F" wp14:editId="4E139761">
            <wp:extent cx="2552065" cy="861060"/>
            <wp:effectExtent l="0" t="0" r="635" b="0"/>
            <wp:docPr id="58" name="圖片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
                    <pic:cNvPicPr preferRelativeResize="0">
                      <a:picLocks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552065" cy="861060"/>
                    </a:xfrm>
                    <a:prstGeom prst="rect">
                      <a:avLst/>
                    </a:prstGeom>
                    <a:solidFill>
                      <a:srgbClr val="FFFFFF"/>
                    </a:solidFill>
                    <a:ln>
                      <a:noFill/>
                    </a:ln>
                  </pic:spPr>
                </pic:pic>
              </a:graphicData>
            </a:graphic>
          </wp:inline>
        </w:drawing>
      </w:r>
    </w:p>
    <w:p w14:paraId="694E19FF" w14:textId="77777777" w:rsidR="008A5E4E" w:rsidRDefault="0065745B">
      <w:pPr>
        <w:pStyle w:val="pFigureTitle"/>
      </w:pPr>
      <w:bookmarkStart w:id="304" w:name="_ListOf54"/>
      <w:r>
        <w:t>Figure 4–52 TOKEN_SREGISTER Syntax Diagram</w:t>
      </w:r>
    </w:p>
    <w:bookmarkEnd w:id="304"/>
    <w:p w14:paraId="74483788" w14:textId="488D3FDA" w:rsidR="008A5E4E" w:rsidRDefault="00377C98">
      <w:pPr>
        <w:pStyle w:val="pFigure"/>
      </w:pPr>
      <w:r>
        <w:rPr>
          <w:noProof/>
          <w:lang w:eastAsia="zh-TW"/>
        </w:rPr>
        <w:drawing>
          <wp:inline distT="0" distB="0" distL="0" distR="0" wp14:anchorId="67F465A4" wp14:editId="58A83886">
            <wp:extent cx="2552065" cy="861060"/>
            <wp:effectExtent l="0" t="0" r="635" b="0"/>
            <wp:docPr id="59" name="圖片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preferRelativeResize="0">
                      <a:picLocks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552065" cy="861060"/>
                    </a:xfrm>
                    <a:prstGeom prst="rect">
                      <a:avLst/>
                    </a:prstGeom>
                    <a:solidFill>
                      <a:srgbClr val="FFFFFF"/>
                    </a:solidFill>
                    <a:ln>
                      <a:noFill/>
                    </a:ln>
                  </pic:spPr>
                </pic:pic>
              </a:graphicData>
            </a:graphic>
          </wp:inline>
        </w:drawing>
      </w:r>
    </w:p>
    <w:p w14:paraId="11874BD4" w14:textId="77777777" w:rsidR="008A5E4E" w:rsidRDefault="0065745B">
      <w:pPr>
        <w:pStyle w:val="pFigureTitle"/>
      </w:pPr>
      <w:bookmarkStart w:id="305" w:name="_ListOf55"/>
      <w:r>
        <w:t>Figure 4–53 TOKEN_DREGISTER Syntax Diagram</w:t>
      </w:r>
    </w:p>
    <w:bookmarkEnd w:id="305"/>
    <w:p w14:paraId="0E74BB64" w14:textId="366D0672" w:rsidR="008A5E4E" w:rsidRDefault="00377C98">
      <w:pPr>
        <w:pStyle w:val="pFigure"/>
      </w:pPr>
      <w:r>
        <w:rPr>
          <w:noProof/>
          <w:lang w:eastAsia="zh-TW"/>
        </w:rPr>
        <w:drawing>
          <wp:inline distT="0" distB="0" distL="0" distR="0" wp14:anchorId="25EC3F76" wp14:editId="23C0CC5E">
            <wp:extent cx="2594610" cy="861060"/>
            <wp:effectExtent l="0" t="0" r="0" b="0"/>
            <wp:docPr id="60" name="圖片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pic:cNvPicPr preferRelativeResize="0">
                      <a:picLocks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594610" cy="861060"/>
                    </a:xfrm>
                    <a:prstGeom prst="rect">
                      <a:avLst/>
                    </a:prstGeom>
                    <a:solidFill>
                      <a:srgbClr val="FFFFFF"/>
                    </a:solidFill>
                    <a:ln>
                      <a:noFill/>
                    </a:ln>
                  </pic:spPr>
                </pic:pic>
              </a:graphicData>
            </a:graphic>
          </wp:inline>
        </w:drawing>
      </w:r>
    </w:p>
    <w:p w14:paraId="2F45A7B9" w14:textId="77777777" w:rsidR="008A5E4E" w:rsidRDefault="0065745B">
      <w:pPr>
        <w:pStyle w:val="pFigureTitle"/>
      </w:pPr>
      <w:bookmarkStart w:id="306" w:name="_ListOf56"/>
      <w:r>
        <w:t>Figure 4–54 TOKEN_QREGISTER Syntax Diagram</w:t>
      </w:r>
    </w:p>
    <w:bookmarkEnd w:id="306"/>
    <w:p w14:paraId="1E40271F" w14:textId="442D92E9" w:rsidR="008A5E4E" w:rsidRDefault="00377C98">
      <w:pPr>
        <w:pStyle w:val="pFigure"/>
      </w:pPr>
      <w:r>
        <w:rPr>
          <w:noProof/>
          <w:lang w:eastAsia="zh-TW"/>
        </w:rPr>
        <w:drawing>
          <wp:inline distT="0" distB="0" distL="0" distR="0" wp14:anchorId="734B6782" wp14:editId="003D2127">
            <wp:extent cx="2594610" cy="861060"/>
            <wp:effectExtent l="0" t="0" r="0" b="0"/>
            <wp:docPr id="61" name="圖片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preferRelativeResize="0">
                      <a:picLocks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594610" cy="861060"/>
                    </a:xfrm>
                    <a:prstGeom prst="rect">
                      <a:avLst/>
                    </a:prstGeom>
                    <a:solidFill>
                      <a:srgbClr val="FFFFFF"/>
                    </a:solidFill>
                    <a:ln>
                      <a:noFill/>
                    </a:ln>
                  </pic:spPr>
                </pic:pic>
              </a:graphicData>
            </a:graphic>
          </wp:inline>
        </w:drawing>
      </w:r>
    </w:p>
    <w:p w14:paraId="1E298B9B" w14:textId="77777777" w:rsidR="008A5E4E" w:rsidRDefault="0065745B">
      <w:pPr>
        <w:pStyle w:val="pFigureTitle"/>
      </w:pPr>
      <w:bookmarkStart w:id="307" w:name="_ListOf57"/>
      <w:r>
        <w:t>Figure 4–55 registerNumber Syntax Diagram</w:t>
      </w:r>
    </w:p>
    <w:bookmarkEnd w:id="307"/>
    <w:p w14:paraId="3ADD8DC1" w14:textId="6D6F3900" w:rsidR="008A5E4E" w:rsidRDefault="00377C98">
      <w:pPr>
        <w:pStyle w:val="pFigure"/>
      </w:pPr>
      <w:r>
        <w:rPr>
          <w:noProof/>
          <w:lang w:eastAsia="zh-TW"/>
        </w:rPr>
        <w:drawing>
          <wp:inline distT="0" distB="0" distL="0" distR="0" wp14:anchorId="2ECED7AB" wp14:editId="5C2E0B2A">
            <wp:extent cx="3083560" cy="1201420"/>
            <wp:effectExtent l="0" t="0" r="2540" b="0"/>
            <wp:docPr id="62" name="圖片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
                    <pic:cNvPicPr preferRelativeResize="0">
                      <a:picLocks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083560" cy="1201420"/>
                    </a:xfrm>
                    <a:prstGeom prst="rect">
                      <a:avLst/>
                    </a:prstGeom>
                    <a:solidFill>
                      <a:srgbClr val="FFFFFF"/>
                    </a:solidFill>
                    <a:ln>
                      <a:noFill/>
                    </a:ln>
                  </pic:spPr>
                </pic:pic>
              </a:graphicData>
            </a:graphic>
          </wp:inline>
        </w:drawing>
      </w:r>
    </w:p>
    <w:p w14:paraId="6093F3C9" w14:textId="77777777" w:rsidR="008A5E4E" w:rsidRDefault="0065745B">
      <w:pPr>
        <w:pStyle w:val="pNoPageBreakAfter"/>
      </w:pPr>
      <w:r>
        <w:t xml:space="preserve">There are four types of registers: </w:t>
      </w:r>
    </w:p>
    <w:p w14:paraId="26FC5B95" w14:textId="77777777" w:rsidR="008A5E4E" w:rsidRDefault="009A76EE">
      <w:pPr>
        <w:pStyle w:val="li"/>
        <w:numPr>
          <w:ilvl w:val="0"/>
          <w:numId w:val="65"/>
        </w:numPr>
        <w:spacing w:before="320"/>
        <w:ind w:left="600"/>
      </w:pPr>
      <w:r>
        <w:fldChar w:fldCharType="begin"/>
      </w:r>
      <w:r w:rsidR="0065745B">
        <w:instrText xml:space="preserve"> XE "control register" </w:instrText>
      </w:r>
      <w:r>
        <w:fldChar w:fldCharType="end"/>
      </w:r>
      <w:r w:rsidR="0065745B">
        <w:t>Control registers (</w:t>
      </w:r>
      <w:r w:rsidR="0065745B">
        <w:rPr>
          <w:rStyle w:val="code1"/>
        </w:rPr>
        <w:t>c</w:t>
      </w:r>
      <w:r w:rsidR="0065745B">
        <w:t xml:space="preserve"> registers)</w:t>
      </w:r>
    </w:p>
    <w:p w14:paraId="3A523CBE" w14:textId="77777777" w:rsidR="008A5E4E" w:rsidRDefault="0065745B">
      <w:pPr>
        <w:pStyle w:val="p1"/>
      </w:pPr>
      <w:r>
        <w:t xml:space="preserve">These hold a single bit value. </w:t>
      </w:r>
    </w:p>
    <w:p w14:paraId="7FF12826" w14:textId="77777777" w:rsidR="008A5E4E" w:rsidRDefault="0065745B">
      <w:pPr>
        <w:pStyle w:val="p1"/>
      </w:pPr>
      <w:r>
        <w:t>Compare operations write into control registers. Conditional branches test control register values.</w:t>
      </w:r>
    </w:p>
    <w:p w14:paraId="619E45EB" w14:textId="77777777" w:rsidR="008A5E4E" w:rsidRDefault="0065745B">
      <w:pPr>
        <w:pStyle w:val="p1"/>
      </w:pPr>
      <w:r>
        <w:lastRenderedPageBreak/>
        <w:t>Control registers are similar to CPU condition codes.</w:t>
      </w:r>
    </w:p>
    <w:p w14:paraId="1B2316CE" w14:textId="60CCA047" w:rsidR="008A5E4E" w:rsidRDefault="0065745B">
      <w:pPr>
        <w:pStyle w:val="p1"/>
      </w:pPr>
      <w:r>
        <w:t xml:space="preserve">These registers are named </w:t>
      </w:r>
      <w:r>
        <w:rPr>
          <w:rStyle w:val="code1"/>
        </w:rPr>
        <w:t>$c0</w:t>
      </w:r>
      <w:r w:rsidR="00180D44">
        <w:t xml:space="preserve">, </w:t>
      </w:r>
      <w:r w:rsidR="00180D44">
        <w:rPr>
          <w:rStyle w:val="code1"/>
        </w:rPr>
        <w:t>$c1</w:t>
      </w:r>
      <w:r w:rsidR="00180D44">
        <w:t xml:space="preserve">, </w:t>
      </w:r>
      <w:r w:rsidR="00180D44">
        <w:rPr>
          <w:rStyle w:val="code1"/>
        </w:rPr>
        <w:t>$c2</w:t>
      </w:r>
      <w:r w:rsidR="00180D44">
        <w:t xml:space="preserve"> </w:t>
      </w:r>
      <w:r w:rsidR="00180D44">
        <w:rPr>
          <w:rStyle w:val="code1"/>
        </w:rPr>
        <w:t>and so on</w:t>
      </w:r>
      <w:r>
        <w:t>.</w:t>
      </w:r>
    </w:p>
    <w:p w14:paraId="2C2E91A9" w14:textId="77777777" w:rsidR="008A5E4E" w:rsidRDefault="0065745B">
      <w:pPr>
        <w:pStyle w:val="p1"/>
      </w:pPr>
      <w:r>
        <w:t xml:space="preserve">In the Extended Backus-Naur Form syntax, a control register is referred to as a </w:t>
      </w:r>
      <w:r>
        <w:rPr>
          <w:rStyle w:val="code1"/>
        </w:rPr>
        <w:t>TOKEN_CREGISTER</w:t>
      </w:r>
      <w:r>
        <w:t>.</w:t>
      </w:r>
    </w:p>
    <w:p w14:paraId="1196DC69" w14:textId="77777777" w:rsidR="008A5E4E" w:rsidRDefault="0065745B">
      <w:pPr>
        <w:pStyle w:val="li"/>
        <w:numPr>
          <w:ilvl w:val="0"/>
          <w:numId w:val="65"/>
        </w:numPr>
        <w:ind w:left="600"/>
      </w:pPr>
      <w:r>
        <w:t>32-bit registers (</w:t>
      </w:r>
      <w:r>
        <w:rPr>
          <w:rStyle w:val="code1"/>
        </w:rPr>
        <w:t>s</w:t>
      </w:r>
      <w:r>
        <w:t xml:space="preserve"> registers)</w:t>
      </w:r>
    </w:p>
    <w:p w14:paraId="63925DB7" w14:textId="77777777" w:rsidR="008A5E4E" w:rsidRDefault="0065745B">
      <w:pPr>
        <w:pStyle w:val="p1"/>
      </w:pPr>
      <w:r>
        <w:t>These can hold signed integers, unsigned integers, or floating-point values.</w:t>
      </w:r>
    </w:p>
    <w:p w14:paraId="17B774A8" w14:textId="64F3995E" w:rsidR="008A5E4E" w:rsidRDefault="0065745B">
      <w:pPr>
        <w:pStyle w:val="p1"/>
      </w:pPr>
      <w:r>
        <w:t xml:space="preserve">These registers are named </w:t>
      </w:r>
      <w:r>
        <w:rPr>
          <w:rStyle w:val="code1"/>
        </w:rPr>
        <w:t>$s0</w:t>
      </w:r>
      <w:r w:rsidR="00CA73C8">
        <w:t xml:space="preserve">, </w:t>
      </w:r>
      <w:r w:rsidR="00CA73C8">
        <w:rPr>
          <w:rStyle w:val="code1"/>
        </w:rPr>
        <w:t>$s1</w:t>
      </w:r>
      <w:r w:rsidR="00CA73C8">
        <w:t xml:space="preserve">, </w:t>
      </w:r>
      <w:r w:rsidR="00CA73C8">
        <w:rPr>
          <w:rStyle w:val="code1"/>
        </w:rPr>
        <w:t>$s2</w:t>
      </w:r>
      <w:r w:rsidR="00CA73C8">
        <w:t xml:space="preserve"> </w:t>
      </w:r>
      <w:r w:rsidR="00CA73C8">
        <w:rPr>
          <w:rStyle w:val="code1"/>
        </w:rPr>
        <w:t>and so on</w:t>
      </w:r>
      <w:r>
        <w:t>.</w:t>
      </w:r>
    </w:p>
    <w:p w14:paraId="74030362" w14:textId="77777777" w:rsidR="008A5E4E" w:rsidRDefault="0065745B">
      <w:pPr>
        <w:pStyle w:val="p1"/>
      </w:pPr>
      <w:r>
        <w:t xml:space="preserve">In the Extended Backus-Naur Form syntax, a 32-bit register is referred to as a </w:t>
      </w:r>
      <w:r>
        <w:rPr>
          <w:rStyle w:val="code1"/>
        </w:rPr>
        <w:t>TOKEN_SREGISTER</w:t>
      </w:r>
      <w:r>
        <w:t>.</w:t>
      </w:r>
    </w:p>
    <w:p w14:paraId="32A5AE57" w14:textId="77777777" w:rsidR="008A5E4E" w:rsidRDefault="0065745B">
      <w:pPr>
        <w:pStyle w:val="li"/>
        <w:numPr>
          <w:ilvl w:val="0"/>
          <w:numId w:val="65"/>
        </w:numPr>
        <w:ind w:left="600"/>
      </w:pPr>
      <w:r>
        <w:t>64-bit registers (</w:t>
      </w:r>
      <w:r>
        <w:rPr>
          <w:rStyle w:val="code1"/>
        </w:rPr>
        <w:t>d</w:t>
      </w:r>
      <w:r>
        <w:t xml:space="preserve"> registers)</w:t>
      </w:r>
    </w:p>
    <w:p w14:paraId="191E18D9" w14:textId="77777777" w:rsidR="008A5E4E" w:rsidRDefault="0065745B">
      <w:pPr>
        <w:pStyle w:val="p1"/>
      </w:pPr>
      <w:r>
        <w:t>These can hold signed long integers, unsigned long integers, or double float values.</w:t>
      </w:r>
    </w:p>
    <w:p w14:paraId="0B1A6243" w14:textId="2C902CA7" w:rsidR="008A5E4E" w:rsidRDefault="0065745B">
      <w:pPr>
        <w:pStyle w:val="p1"/>
      </w:pPr>
      <w:r>
        <w:t>These registers are named</w:t>
      </w:r>
      <w:r w:rsidR="00CA73C8">
        <w:t xml:space="preserve"> </w:t>
      </w:r>
      <w:r>
        <w:rPr>
          <w:rStyle w:val="code1"/>
        </w:rPr>
        <w:t>$d0</w:t>
      </w:r>
      <w:r w:rsidR="00CA73C8">
        <w:t xml:space="preserve">, </w:t>
      </w:r>
      <w:r>
        <w:t xml:space="preserve"> </w:t>
      </w:r>
      <w:r w:rsidR="00CA73C8">
        <w:rPr>
          <w:rStyle w:val="code1"/>
        </w:rPr>
        <w:t>$d1</w:t>
      </w:r>
      <w:r w:rsidR="00CA73C8">
        <w:t xml:space="preserve">,  </w:t>
      </w:r>
      <w:r w:rsidR="00CA73C8">
        <w:rPr>
          <w:rStyle w:val="code1"/>
        </w:rPr>
        <w:t>$d2</w:t>
      </w:r>
      <w:r w:rsidR="00CA73C8">
        <w:t xml:space="preserve">,  </w:t>
      </w:r>
      <w:r w:rsidR="00CA73C8">
        <w:rPr>
          <w:rStyle w:val="code1"/>
        </w:rPr>
        <w:t>and so on</w:t>
      </w:r>
      <w:r>
        <w:t>.</w:t>
      </w:r>
    </w:p>
    <w:p w14:paraId="0E384935" w14:textId="77777777" w:rsidR="008A5E4E" w:rsidRDefault="0065745B">
      <w:pPr>
        <w:pStyle w:val="p1"/>
      </w:pPr>
      <w:r>
        <w:t xml:space="preserve">In the Extended Backus-Naur Form syntax, a 64-bit register is referred to as a </w:t>
      </w:r>
      <w:r>
        <w:rPr>
          <w:rStyle w:val="code1"/>
        </w:rPr>
        <w:t>TOKEN_DREGISTER</w:t>
      </w:r>
      <w:r>
        <w:t>.</w:t>
      </w:r>
    </w:p>
    <w:p w14:paraId="205D37D2" w14:textId="77777777" w:rsidR="008A5E4E" w:rsidRDefault="0065745B">
      <w:pPr>
        <w:pStyle w:val="li"/>
        <w:numPr>
          <w:ilvl w:val="0"/>
          <w:numId w:val="65"/>
        </w:numPr>
        <w:ind w:left="600"/>
      </w:pPr>
      <w:r>
        <w:t>128-bit registers (</w:t>
      </w:r>
      <w:r>
        <w:rPr>
          <w:rStyle w:val="code1"/>
        </w:rPr>
        <w:t>q</w:t>
      </w:r>
      <w:r>
        <w:t xml:space="preserve"> registers)</w:t>
      </w:r>
    </w:p>
    <w:p w14:paraId="3333244B" w14:textId="77777777" w:rsidR="008A5E4E" w:rsidRDefault="0065745B">
      <w:pPr>
        <w:pStyle w:val="p1"/>
      </w:pPr>
      <w:r>
        <w:t xml:space="preserve">These hold packed data. </w:t>
      </w:r>
    </w:p>
    <w:p w14:paraId="55C50A5F" w14:textId="6B99C4E1" w:rsidR="008A5E4E" w:rsidRDefault="0065745B">
      <w:pPr>
        <w:pStyle w:val="p1"/>
      </w:pPr>
      <w:r>
        <w:t>These registers are named</w:t>
      </w:r>
      <w:r w:rsidR="00CA73C8">
        <w:t xml:space="preserve"> </w:t>
      </w:r>
      <w:r>
        <w:rPr>
          <w:rStyle w:val="code1"/>
        </w:rPr>
        <w:t>$q0</w:t>
      </w:r>
      <w:r w:rsidR="00CA73C8">
        <w:t xml:space="preserve">, </w:t>
      </w:r>
      <w:r w:rsidR="00CA73C8">
        <w:rPr>
          <w:rStyle w:val="code1"/>
        </w:rPr>
        <w:t>$q1</w:t>
      </w:r>
      <w:r w:rsidR="00CA73C8">
        <w:t xml:space="preserve">, </w:t>
      </w:r>
      <w:r w:rsidR="00CA73C8">
        <w:rPr>
          <w:rStyle w:val="code1"/>
        </w:rPr>
        <w:t>$q2</w:t>
      </w:r>
      <w:r w:rsidR="00CA73C8">
        <w:t xml:space="preserve"> </w:t>
      </w:r>
      <w:r w:rsidR="00CA73C8">
        <w:rPr>
          <w:rStyle w:val="code1"/>
        </w:rPr>
        <w:t>and so on</w:t>
      </w:r>
      <w:r>
        <w:t>.</w:t>
      </w:r>
    </w:p>
    <w:p w14:paraId="032BC6BE" w14:textId="77777777" w:rsidR="008A5E4E" w:rsidRDefault="0065745B">
      <w:pPr>
        <w:pStyle w:val="p1"/>
        <w:spacing w:after="320"/>
      </w:pPr>
      <w:r>
        <w:t xml:space="preserve">In the Extended Backus-Naur Form syntax, a 128-bit register is referred to as a </w:t>
      </w:r>
      <w:r>
        <w:rPr>
          <w:rStyle w:val="code1"/>
        </w:rPr>
        <w:t>TOKEN_QREGISTER</w:t>
      </w:r>
      <w:r>
        <w:t>.</w:t>
      </w:r>
    </w:p>
    <w:p w14:paraId="41740D89" w14:textId="77777777" w:rsidR="008A5E4E" w:rsidRDefault="0065745B">
      <w:pPr>
        <w:pStyle w:val="pNoPageBreakAfter"/>
      </w:pPr>
      <w:r>
        <w:t>Registers follow these rules:</w:t>
      </w:r>
    </w:p>
    <w:p w14:paraId="1C38288D" w14:textId="77777777" w:rsidR="008A5E4E" w:rsidRDefault="0065745B">
      <w:pPr>
        <w:pStyle w:val="li"/>
        <w:numPr>
          <w:ilvl w:val="0"/>
          <w:numId w:val="66"/>
        </w:numPr>
        <w:spacing w:before="320"/>
        <w:ind w:left="600"/>
      </w:pPr>
      <w:r>
        <w:t>Registers are not declared in HSAIL.</w:t>
      </w:r>
    </w:p>
    <w:p w14:paraId="3178634B" w14:textId="77777777" w:rsidR="008A5E4E" w:rsidRDefault="0065745B">
      <w:pPr>
        <w:pStyle w:val="li"/>
        <w:numPr>
          <w:ilvl w:val="0"/>
          <w:numId w:val="66"/>
        </w:numPr>
        <w:ind w:left="600"/>
      </w:pPr>
      <w:r>
        <w:t xml:space="preserve">All registers have function scope, so there is no way to pass an argument into a function through a register. </w:t>
      </w:r>
    </w:p>
    <w:p w14:paraId="72860551" w14:textId="77777777" w:rsidR="008A5E4E" w:rsidRDefault="0065745B">
      <w:pPr>
        <w:pStyle w:val="li"/>
        <w:numPr>
          <w:ilvl w:val="0"/>
          <w:numId w:val="66"/>
        </w:numPr>
        <w:ind w:left="600"/>
      </w:pPr>
      <w:r>
        <w:t xml:space="preserve">All registers are preserved at call sites. </w:t>
      </w:r>
    </w:p>
    <w:p w14:paraId="1A86E2CC" w14:textId="77777777" w:rsidR="008A5E4E" w:rsidRDefault="0065745B">
      <w:pPr>
        <w:pStyle w:val="li"/>
        <w:numPr>
          <w:ilvl w:val="0"/>
          <w:numId w:val="66"/>
        </w:numPr>
        <w:ind w:left="600"/>
      </w:pPr>
      <w:r>
        <w:t>Every work-item has its own set of registers.</w:t>
      </w:r>
    </w:p>
    <w:p w14:paraId="43B77504" w14:textId="77777777" w:rsidR="008A5E4E" w:rsidRDefault="0065745B">
      <w:pPr>
        <w:pStyle w:val="li"/>
        <w:numPr>
          <w:ilvl w:val="0"/>
          <w:numId w:val="66"/>
        </w:numPr>
        <w:ind w:left="600"/>
      </w:pPr>
      <w:r>
        <w:t>No registers are shared between work-items.</w:t>
      </w:r>
    </w:p>
    <w:p w14:paraId="7010EA2D" w14:textId="77777777" w:rsidR="009D0D5C" w:rsidRDefault="0065745B" w:rsidP="00636634">
      <w:pPr>
        <w:pStyle w:val="li"/>
        <w:numPr>
          <w:ilvl w:val="0"/>
          <w:numId w:val="66"/>
        </w:numPr>
        <w:spacing w:after="320"/>
        <w:ind w:left="600"/>
      </w:pPr>
      <w:r>
        <w:t>It is not possible to take the address of a register.</w:t>
      </w:r>
    </w:p>
    <w:p w14:paraId="53F4A460" w14:textId="77777777" w:rsidR="009D0D5C" w:rsidRDefault="009D0D5C" w:rsidP="00636634">
      <w:pPr>
        <w:pStyle w:val="li"/>
        <w:numPr>
          <w:ilvl w:val="0"/>
          <w:numId w:val="66"/>
        </w:numPr>
        <w:spacing w:after="320"/>
        <w:ind w:left="600"/>
      </w:pPr>
      <w:r>
        <w:t xml:space="preserve">The </w:t>
      </w:r>
      <w:r>
        <w:rPr>
          <w:rStyle w:val="code1"/>
        </w:rPr>
        <w:t>c</w:t>
      </w:r>
      <w:r>
        <w:t xml:space="preserve"> registers in HSAIL are a single pool of resources per function scope. It is an error if the value </w:t>
      </w:r>
      <w:r>
        <w:rPr>
          <w:rStyle w:val="code1"/>
        </w:rPr>
        <w:t>(c</w:t>
      </w:r>
      <w:r>
        <w:rPr>
          <w:rStyle w:val="sub2"/>
        </w:rPr>
        <w:t>max</w:t>
      </w:r>
      <w:r>
        <w:rPr>
          <w:rStyle w:val="code1"/>
        </w:rPr>
        <w:t>+1</w:t>
      </w:r>
      <w:r w:rsidR="00BC4AAF">
        <w:rPr>
          <w:rStyle w:val="code1"/>
        </w:rPr>
        <w:t>)</w:t>
      </w:r>
      <w:r>
        <w:t xml:space="preserve"> exceeds 128 for any kernel or function definition, where </w:t>
      </w:r>
      <w:r>
        <w:rPr>
          <w:rStyle w:val="code1"/>
        </w:rPr>
        <w:t>c</w:t>
      </w:r>
      <w:r>
        <w:rPr>
          <w:rStyle w:val="sub2"/>
        </w:rPr>
        <w:t>max</w:t>
      </w:r>
      <w:r>
        <w:t xml:space="preserve"> is the highest </w:t>
      </w:r>
      <w:r>
        <w:rPr>
          <w:rStyle w:val="code1"/>
        </w:rPr>
        <w:t>c</w:t>
      </w:r>
      <w:r>
        <w:t xml:space="preserve"> register number in the kernel or function code block, or -1 if no </w:t>
      </w:r>
      <w:r>
        <w:rPr>
          <w:rStyle w:val="code1"/>
        </w:rPr>
        <w:t>c</w:t>
      </w:r>
      <w:r>
        <w:t xml:space="preserve"> registers are used. For example, if a function code block only uses registers </w:t>
      </w:r>
      <w:r>
        <w:rPr>
          <w:rStyle w:val="code1"/>
        </w:rPr>
        <w:t>$c0</w:t>
      </w:r>
      <w:r>
        <w:t xml:space="preserve"> and </w:t>
      </w:r>
      <w:r>
        <w:rPr>
          <w:rStyle w:val="code1"/>
        </w:rPr>
        <w:t>$c7</w:t>
      </w:r>
      <w:r>
        <w:t xml:space="preserve">, then </w:t>
      </w:r>
      <w:r>
        <w:rPr>
          <w:rStyle w:val="code1"/>
        </w:rPr>
        <w:t>c</w:t>
      </w:r>
      <w:r>
        <w:rPr>
          <w:rStyle w:val="sub2"/>
        </w:rPr>
        <w:t>max</w:t>
      </w:r>
      <w:r>
        <w:t xml:space="preserve"> is 7 not 2.</w:t>
      </w:r>
    </w:p>
    <w:p w14:paraId="65F22D8F" w14:textId="23FF598C" w:rsidR="009D0D5C" w:rsidRDefault="0065745B" w:rsidP="00636634">
      <w:pPr>
        <w:pStyle w:val="li"/>
        <w:numPr>
          <w:ilvl w:val="0"/>
          <w:numId w:val="66"/>
        </w:numPr>
        <w:spacing w:after="320"/>
        <w:ind w:left="600"/>
      </w:pPr>
      <w:r>
        <w:t xml:space="preserve">The </w:t>
      </w:r>
      <w:r>
        <w:rPr>
          <w:rStyle w:val="code1"/>
        </w:rPr>
        <w:t>s</w:t>
      </w:r>
      <w:r>
        <w:t xml:space="preserve">, </w:t>
      </w:r>
      <w:r>
        <w:rPr>
          <w:rStyle w:val="code1"/>
        </w:rPr>
        <w:t>d</w:t>
      </w:r>
      <w:r>
        <w:t xml:space="preserve">, and </w:t>
      </w:r>
      <w:r>
        <w:rPr>
          <w:rStyle w:val="code1"/>
        </w:rPr>
        <w:t>q</w:t>
      </w:r>
      <w:r>
        <w:t xml:space="preserve"> registers in HSAIL share a single pool of resources per function scope. It is an error if the value </w:t>
      </w:r>
      <w:r>
        <w:rPr>
          <w:rStyle w:val="code1"/>
        </w:rPr>
        <w:t>((s</w:t>
      </w:r>
      <w:r>
        <w:rPr>
          <w:rStyle w:val="sub2"/>
        </w:rPr>
        <w:t>max</w:t>
      </w:r>
      <w:r>
        <w:rPr>
          <w:rStyle w:val="code1"/>
        </w:rPr>
        <w:t>+1) + 2*(d</w:t>
      </w:r>
      <w:r>
        <w:rPr>
          <w:rStyle w:val="sub2"/>
        </w:rPr>
        <w:t>max</w:t>
      </w:r>
      <w:r>
        <w:rPr>
          <w:rStyle w:val="code1"/>
        </w:rPr>
        <w:t>+1) + 4*(q</w:t>
      </w:r>
      <w:r>
        <w:rPr>
          <w:rStyle w:val="sub2"/>
        </w:rPr>
        <w:t>max</w:t>
      </w:r>
      <w:r>
        <w:rPr>
          <w:rStyle w:val="code1"/>
        </w:rPr>
        <w:t>+1))</w:t>
      </w:r>
      <w:r>
        <w:t xml:space="preserve"> exceeds </w:t>
      </w:r>
      <w:r w:rsidR="00CA73C8">
        <w:t xml:space="preserve">2048 </w:t>
      </w:r>
      <w:r>
        <w:t xml:space="preserve">for any kernel or function definition, where </w:t>
      </w:r>
      <w:r>
        <w:rPr>
          <w:rStyle w:val="code1"/>
        </w:rPr>
        <w:t>s</w:t>
      </w:r>
      <w:r>
        <w:rPr>
          <w:rStyle w:val="sub2"/>
        </w:rPr>
        <w:t>max</w:t>
      </w:r>
      <w:r>
        <w:t xml:space="preserve">, </w:t>
      </w:r>
      <w:r>
        <w:rPr>
          <w:rStyle w:val="code1"/>
        </w:rPr>
        <w:t>d</w:t>
      </w:r>
      <w:r>
        <w:rPr>
          <w:rStyle w:val="sub2"/>
        </w:rPr>
        <w:t>max</w:t>
      </w:r>
      <w:r>
        <w:t xml:space="preserve">, and </w:t>
      </w:r>
      <w:r>
        <w:rPr>
          <w:rStyle w:val="code1"/>
        </w:rPr>
        <w:t>q</w:t>
      </w:r>
      <w:r>
        <w:rPr>
          <w:rStyle w:val="sub2"/>
        </w:rPr>
        <w:t>max</w:t>
      </w:r>
      <w:r>
        <w:t xml:space="preserve"> are the highest register number in </w:t>
      </w:r>
      <w:r>
        <w:lastRenderedPageBreak/>
        <w:t xml:space="preserve">the kernel or function code block for the corresponding register type, or -1 if no registers of that type are used. For example, if a function code block only uses registers </w:t>
      </w:r>
      <w:r>
        <w:rPr>
          <w:rStyle w:val="code1"/>
        </w:rPr>
        <w:t>$s0</w:t>
      </w:r>
      <w:r>
        <w:t xml:space="preserve"> and </w:t>
      </w:r>
      <w:r>
        <w:rPr>
          <w:rStyle w:val="code1"/>
        </w:rPr>
        <w:t>$s7</w:t>
      </w:r>
      <w:r>
        <w:t xml:space="preserve">, then </w:t>
      </w:r>
      <w:r>
        <w:rPr>
          <w:rStyle w:val="code1"/>
        </w:rPr>
        <w:t>s</w:t>
      </w:r>
      <w:r>
        <w:rPr>
          <w:rStyle w:val="sub2"/>
        </w:rPr>
        <w:t>max</w:t>
      </w:r>
      <w:r>
        <w:t xml:space="preserve"> is 7 not 2.</w:t>
      </w:r>
    </w:p>
    <w:p w14:paraId="7BD3FA02" w14:textId="40EB10D7" w:rsidR="008A5E4E" w:rsidRDefault="0065745B">
      <w:pPr>
        <w:pStyle w:val="p"/>
      </w:pPr>
      <w:r>
        <w:t>Some architectures have an inverse relationship between register usage and occupancy, and high-level compilers may choose to target fewer registers</w:t>
      </w:r>
      <w:r w:rsidR="00192AFD">
        <w:t xml:space="preserve"> than the HSAIL register limits</w:t>
      </w:r>
      <w:r>
        <w:t xml:space="preserve"> to optimize for performance.</w:t>
      </w:r>
      <w:r w:rsidR="009D0D5C">
        <w:t xml:space="preserve"> </w:t>
      </w:r>
      <w:r>
        <w:t xml:space="preserve">Registers are a limited resource in HSAIL, so high-level compilers are expected to manage registers carefully. </w:t>
      </w:r>
    </w:p>
    <w:p w14:paraId="0E2B29DF" w14:textId="77777777" w:rsidR="008A5E4E" w:rsidRDefault="0065745B">
      <w:pPr>
        <w:pStyle w:val="h2"/>
      </w:pPr>
      <w:bookmarkStart w:id="308" w:name="_Toc396034158"/>
      <w:r>
        <w:t xml:space="preserve">4.8 </w:t>
      </w:r>
      <w:bookmarkStart w:id="309" w:name="_Ref-1280415766"/>
      <w:r>
        <w:t>Constants</w:t>
      </w:r>
      <w:bookmarkEnd w:id="308"/>
      <w:bookmarkEnd w:id="309"/>
    </w:p>
    <w:p w14:paraId="28F20F54" w14:textId="6304305C" w:rsidR="008A5E4E" w:rsidRDefault="0065745B">
      <w:pPr>
        <w:pStyle w:val="p"/>
      </w:pPr>
      <w:r>
        <w:t xml:space="preserve">In text format, HSAIL supports </w:t>
      </w:r>
      <w:r w:rsidR="00C32CCB">
        <w:t xml:space="preserve">four </w:t>
      </w:r>
      <w:r>
        <w:t>kinds of constants: integer</w:t>
      </w:r>
      <w:r w:rsidR="00A21BB9">
        <w:t xml:space="preserve"> constant</w:t>
      </w:r>
      <w:r>
        <w:t>, floating-point</w:t>
      </w:r>
      <w:r w:rsidR="00A21BB9">
        <w:t xml:space="preserve"> constant</w:t>
      </w:r>
      <w:r w:rsidR="00C32CCB">
        <w:t>, typed</w:t>
      </w:r>
      <w:r w:rsidR="00A21BB9">
        <w:t xml:space="preserve"> constant</w:t>
      </w:r>
      <w:r>
        <w:t xml:space="preserve">, and </w:t>
      </w:r>
      <w:r w:rsidR="00C32CCB">
        <w:t>aggregate</w:t>
      </w:r>
      <w:r w:rsidR="00A21BB9">
        <w:t xml:space="preserve"> constant</w:t>
      </w:r>
      <w:r>
        <w:t>.</w:t>
      </w:r>
      <w:r w:rsidR="00193BE8">
        <w:t xml:space="preserve"> </w:t>
      </w:r>
      <w:r w:rsidR="00665A95">
        <w:t xml:space="preserve">Constant values </w:t>
      </w:r>
      <w:r w:rsidR="009C02DD">
        <w:t>can be</w:t>
      </w:r>
      <w:r w:rsidR="00665A95">
        <w:t xml:space="preserve"> </w:t>
      </w:r>
      <w:r w:rsidR="00193BE8">
        <w:t>used to specify</w:t>
      </w:r>
      <w:r w:rsidR="001D659A">
        <w:t xml:space="preserve"> the initial</w:t>
      </w:r>
      <w:r w:rsidR="00193BE8">
        <w:t xml:space="preserve"> value of variable defin</w:t>
      </w:r>
      <w:r w:rsidR="001D659A">
        <w:t>i</w:t>
      </w:r>
      <w:r w:rsidR="00193BE8">
        <w:t>tions, and the value of immediate operands of operations and directives.</w:t>
      </w:r>
    </w:p>
    <w:p w14:paraId="2E72CBCD" w14:textId="7AC3A801" w:rsidR="00806D43" w:rsidRDefault="00806D43" w:rsidP="00806D43">
      <w:pPr>
        <w:pStyle w:val="pFigureTitle"/>
      </w:pPr>
      <w:r>
        <w:t>Figure 4–55 initializerConstant Syntax Diagram</w:t>
      </w:r>
    </w:p>
    <w:p w14:paraId="0501458D" w14:textId="62ADB772" w:rsidR="00806D43" w:rsidRDefault="00377C98" w:rsidP="00806D43">
      <w:pPr>
        <w:pStyle w:val="pFigure"/>
      </w:pPr>
      <w:r>
        <w:rPr>
          <w:noProof/>
          <w:lang w:eastAsia="zh-TW"/>
        </w:rPr>
        <w:drawing>
          <wp:inline distT="0" distB="0" distL="0" distR="0" wp14:anchorId="65CAC19F" wp14:editId="32AAEF5E">
            <wp:extent cx="2689860" cy="1913890"/>
            <wp:effectExtent l="0" t="0" r="0" b="0"/>
            <wp:docPr id="63" name="圖片 63" descr="initializer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nitializerconstan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689860" cy="1913890"/>
                    </a:xfrm>
                    <a:prstGeom prst="rect">
                      <a:avLst/>
                    </a:prstGeom>
                    <a:noFill/>
                    <a:ln>
                      <a:noFill/>
                    </a:ln>
                  </pic:spPr>
                </pic:pic>
              </a:graphicData>
            </a:graphic>
          </wp:inline>
        </w:drawing>
      </w:r>
    </w:p>
    <w:p w14:paraId="6942CFA5" w14:textId="7FBF01EC" w:rsidR="00C32CCB" w:rsidRDefault="00C32CCB" w:rsidP="00C32CCB">
      <w:pPr>
        <w:pStyle w:val="pFigureTitle"/>
      </w:pPr>
      <w:r>
        <w:t xml:space="preserve">Figure 4–56 </w:t>
      </w:r>
      <w:r w:rsidR="00806D43">
        <w:t>immediateOperand</w:t>
      </w:r>
      <w:r>
        <w:t xml:space="preserve"> Syntax Diagram</w:t>
      </w:r>
    </w:p>
    <w:p w14:paraId="4324EDBE" w14:textId="1BFB8F26" w:rsidR="00C32CCB" w:rsidRDefault="00377C98" w:rsidP="00C32CCB">
      <w:pPr>
        <w:pStyle w:val="pFigure"/>
      </w:pPr>
      <w:r>
        <w:rPr>
          <w:noProof/>
          <w:lang w:eastAsia="zh-TW"/>
        </w:rPr>
        <w:drawing>
          <wp:inline distT="0" distB="0" distL="0" distR="0" wp14:anchorId="7F7ACC13" wp14:editId="6EADC8C1">
            <wp:extent cx="2870835" cy="1913890"/>
            <wp:effectExtent l="0" t="0" r="5715" b="0"/>
            <wp:docPr id="64" name="圖片 64" descr="immediateope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mediateoperan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870835" cy="1913890"/>
                    </a:xfrm>
                    <a:prstGeom prst="rect">
                      <a:avLst/>
                    </a:prstGeom>
                    <a:noFill/>
                    <a:ln>
                      <a:noFill/>
                    </a:ln>
                  </pic:spPr>
                </pic:pic>
              </a:graphicData>
            </a:graphic>
          </wp:inline>
        </w:drawing>
      </w:r>
    </w:p>
    <w:p w14:paraId="6AB55F0C" w14:textId="4B1025B4" w:rsidR="008A5E4E" w:rsidRDefault="0065745B">
      <w:pPr>
        <w:pStyle w:val="p"/>
      </w:pPr>
      <w:r>
        <w:t xml:space="preserve">All constants </w:t>
      </w:r>
      <w:r w:rsidR="00CC70B6">
        <w:t xml:space="preserve">must be compatible with the data type of the expected value according to the rules in </w:t>
      </w:r>
      <w:r w:rsidR="00CC70B6">
        <w:rPr>
          <w:rStyle w:val="xref1"/>
        </w:rPr>
        <w:t>Table 4–1 (</w:t>
      </w:r>
      <w:r w:rsidR="00CC70B6" w:rsidRPr="008A5E4E">
        <w:fldChar w:fldCharType="begin"/>
      </w:r>
      <w:r w:rsidR="00CC70B6">
        <w:instrText xml:space="preserve"> PAGEREF -887813809 \p \h  \* MERGEFORMAT </w:instrText>
      </w:r>
      <w:r w:rsidR="00CC70B6" w:rsidRPr="008A5E4E">
        <w:fldChar w:fldCharType="separate"/>
      </w:r>
      <w:r w:rsidR="00CC70B6" w:rsidRPr="00533AF0">
        <w:rPr>
          <w:rStyle w:val="xref1"/>
          <w:noProof/>
        </w:rPr>
        <w:t>on</w:t>
      </w:r>
      <w:r w:rsidR="00CC70B6">
        <w:rPr>
          <w:noProof/>
        </w:rPr>
        <w:t xml:space="preserve"> page 72</w:t>
      </w:r>
      <w:r w:rsidR="00CC70B6" w:rsidRPr="008A5E4E">
        <w:rPr>
          <w:rStyle w:val="xref1"/>
        </w:rPr>
        <w:fldChar w:fldCharType="end"/>
      </w:r>
      <w:r w:rsidR="00CC70B6">
        <w:rPr>
          <w:rStyle w:val="xref1"/>
        </w:rPr>
        <w:t>)</w:t>
      </w:r>
      <w:r w:rsidR="00CC70B6">
        <w:t xml:space="preserve">.  The data type of the expected value is </w:t>
      </w:r>
      <w:r>
        <w:t xml:space="preserve">determined by where </w:t>
      </w:r>
      <w:r w:rsidR="00CC70B6">
        <w:t xml:space="preserve">the constant is </w:t>
      </w:r>
      <w:r>
        <w:t>used:</w:t>
      </w:r>
    </w:p>
    <w:p w14:paraId="4B0C4705" w14:textId="5AA07D4A" w:rsidR="008A5E4E" w:rsidRDefault="0065745B">
      <w:pPr>
        <w:pStyle w:val="li"/>
        <w:numPr>
          <w:ilvl w:val="0"/>
          <w:numId w:val="67"/>
        </w:numPr>
        <w:spacing w:before="320"/>
        <w:ind w:left="600"/>
      </w:pPr>
      <w:r>
        <w:t xml:space="preserve">Data initialization directives: the </w:t>
      </w:r>
      <w:r w:rsidR="00CC70B6">
        <w:t xml:space="preserve">expected value </w:t>
      </w:r>
      <w:r>
        <w:t xml:space="preserve">type is the type of the variable being initialized. </w:t>
      </w:r>
    </w:p>
    <w:p w14:paraId="310D67BB" w14:textId="3C61B4A4" w:rsidR="008A5E4E" w:rsidRDefault="0065745B">
      <w:pPr>
        <w:pStyle w:val="li"/>
        <w:numPr>
          <w:ilvl w:val="0"/>
          <w:numId w:val="67"/>
        </w:numPr>
        <w:ind w:left="600"/>
      </w:pPr>
      <w:r>
        <w:lastRenderedPageBreak/>
        <w:t xml:space="preserve">Operation source operands: the </w:t>
      </w:r>
      <w:r w:rsidR="00CC70B6">
        <w:t xml:space="preserve">expected value </w:t>
      </w:r>
      <w:r>
        <w:t xml:space="preserve">type is the type of the operand defined by the operation. </w:t>
      </w:r>
    </w:p>
    <w:p w14:paraId="6A512D66" w14:textId="714F887F" w:rsidR="008A5E4E" w:rsidRDefault="0065745B">
      <w:pPr>
        <w:pStyle w:val="li"/>
        <w:numPr>
          <w:ilvl w:val="0"/>
          <w:numId w:val="67"/>
        </w:numPr>
        <w:ind w:left="600"/>
      </w:pPr>
      <w:r>
        <w:t xml:space="preserve">Operation address expressions: the </w:t>
      </w:r>
      <w:r w:rsidR="00CC70B6">
        <w:t xml:space="preserve">expected value </w:t>
      </w:r>
      <w:r>
        <w:t xml:space="preserve">type is an unsigned integer of the address size. See </w:t>
      </w:r>
      <w:r>
        <w:rPr>
          <w:rStyle w:val="xref1"/>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 xml:space="preserve">. This is true </w:t>
      </w:r>
      <w:r w:rsidR="00BE7DE2">
        <w:t xml:space="preserve">if </w:t>
      </w:r>
      <w:r w:rsidR="00F43300">
        <w:t xml:space="preserve">the </w:t>
      </w:r>
      <w:r w:rsidR="00BE7DE2">
        <w:t xml:space="preserve">integer constant </w:t>
      </w:r>
      <w:r w:rsidR="00ED120F">
        <w:t>specifies</w:t>
      </w:r>
      <w:r w:rsidR="00BE7DE2">
        <w:t xml:space="preserve"> </w:t>
      </w:r>
      <w:r w:rsidR="00436743">
        <w:t xml:space="preserve">an </w:t>
      </w:r>
      <w:r w:rsidR="0054649B">
        <w:t xml:space="preserve">absolute </w:t>
      </w:r>
      <w:r w:rsidR="00BE7DE2">
        <w:t xml:space="preserve">address </w:t>
      </w:r>
      <w:r w:rsidR="00436743">
        <w:t xml:space="preserve">or </w:t>
      </w:r>
      <w:r w:rsidR="00ED120F">
        <w:t>i</w:t>
      </w:r>
      <w:r w:rsidR="00BE7DE2">
        <w:t xml:space="preserve">s </w:t>
      </w:r>
      <w:r w:rsidR="008F1F82">
        <w:t xml:space="preserve">an </w:t>
      </w:r>
      <w:r w:rsidR="00F43300">
        <w:t xml:space="preserve">address </w:t>
      </w:r>
      <w:r w:rsidR="00BE7DE2">
        <w:t>offset</w:t>
      </w:r>
      <w:r w:rsidR="0054649B">
        <w:t xml:space="preserve"> </w:t>
      </w:r>
      <w:r w:rsidR="00F43300">
        <w:t>for</w:t>
      </w:r>
      <w:r w:rsidR="0054649B">
        <w:t xml:space="preserve"> </w:t>
      </w:r>
      <w:r w:rsidR="00F43300">
        <w:t xml:space="preserve">a base address specified by a </w:t>
      </w:r>
      <w:r w:rsidR="0054649B">
        <w:t>symbol or register</w:t>
      </w:r>
      <w:r>
        <w:t>.</w:t>
      </w:r>
    </w:p>
    <w:p w14:paraId="4747924C" w14:textId="5CEEF4FA" w:rsidR="008A5E4E" w:rsidRDefault="0065745B">
      <w:pPr>
        <w:pStyle w:val="li"/>
        <w:numPr>
          <w:ilvl w:val="0"/>
          <w:numId w:val="67"/>
        </w:numPr>
        <w:ind w:left="600"/>
      </w:pPr>
      <w:r>
        <w:t xml:space="preserve">Directive and </w:t>
      </w:r>
      <w:r w:rsidR="0010499F">
        <w:t xml:space="preserve">module </w:t>
      </w:r>
      <w:r w:rsidR="00BC421C">
        <w:t xml:space="preserve">header </w:t>
      </w:r>
      <w:r>
        <w:t xml:space="preserve">operands: the </w:t>
      </w:r>
      <w:r w:rsidR="00CC70B6">
        <w:t xml:space="preserve">expected value </w:t>
      </w:r>
      <w:r>
        <w:t xml:space="preserve">type of each operand is specified by the directive. </w:t>
      </w:r>
    </w:p>
    <w:p w14:paraId="1FC44B32" w14:textId="6250E617" w:rsidR="008A5E4E" w:rsidRDefault="0065745B">
      <w:pPr>
        <w:pStyle w:val="li"/>
        <w:numPr>
          <w:ilvl w:val="0"/>
          <w:numId w:val="67"/>
        </w:numPr>
        <w:spacing w:after="320"/>
        <w:ind w:left="600"/>
      </w:pPr>
      <w:r>
        <w:t xml:space="preserve">Other usage: the </w:t>
      </w:r>
      <w:r w:rsidR="00CC70B6">
        <w:t xml:space="preserve">expected value </w:t>
      </w:r>
      <w:r>
        <w:t xml:space="preserve">type used is </w:t>
      </w:r>
      <w:r>
        <w:rPr>
          <w:rStyle w:val="code1"/>
        </w:rPr>
        <w:t>u64</w:t>
      </w:r>
      <w:r>
        <w:t xml:space="preserve">. These include array dimensions, image size properties, alignment, equivalence class, </w:t>
      </w:r>
      <w:r w:rsidR="00DB5053">
        <w:t xml:space="preserve">the integer constant in </w:t>
      </w:r>
      <w:r w:rsidR="00D82EC4">
        <w:t xml:space="preserve">the </w:t>
      </w:r>
      <w:r w:rsidR="00273B15">
        <w:t xml:space="preserve">signal </w:t>
      </w:r>
      <w:r w:rsidR="00DB5053">
        <w:t>type</w:t>
      </w:r>
      <w:r w:rsidR="00D82EC4">
        <w:t>d</w:t>
      </w:r>
      <w:r w:rsidR="00DB5053">
        <w:t xml:space="preserve"> constant</w:t>
      </w:r>
      <w:r w:rsidR="00273B15">
        <w:t xml:space="preserve"> for the null signal handle</w:t>
      </w:r>
      <w:r w:rsidR="00DB5053">
        <w:t xml:space="preserve">, </w:t>
      </w:r>
      <w:r>
        <w:t>and so forth.</w:t>
      </w:r>
    </w:p>
    <w:p w14:paraId="488591FC" w14:textId="77777777" w:rsidR="008A5E4E" w:rsidRDefault="0065745B">
      <w:pPr>
        <w:pStyle w:val="h3"/>
      </w:pPr>
      <w:bookmarkStart w:id="310" w:name="_Toc396034159"/>
      <w:r>
        <w:lastRenderedPageBreak/>
        <w:t xml:space="preserve">4.8.1 </w:t>
      </w:r>
      <w:bookmarkStart w:id="311" w:name="_Ref-1599434581"/>
      <w:bookmarkStart w:id="312" w:name="_Ref274011227"/>
      <w:r>
        <w:t>Integer Constants</w:t>
      </w:r>
      <w:bookmarkEnd w:id="310"/>
      <w:bookmarkEnd w:id="311"/>
      <w:bookmarkEnd w:id="312"/>
    </w:p>
    <w:p w14:paraId="473E3BB3" w14:textId="77777777" w:rsidR="008A5E4E" w:rsidRDefault="0065745B">
      <w:pPr>
        <w:pStyle w:val="pFigureTitle"/>
      </w:pPr>
      <w:bookmarkStart w:id="313" w:name="_ListOf58"/>
      <w:r>
        <w:t>Figure 4–56 TOKEN_INTEGER_CONSTANT Syntax Diagram</w:t>
      </w:r>
    </w:p>
    <w:bookmarkEnd w:id="313"/>
    <w:p w14:paraId="398522FC" w14:textId="4ADAEDAD" w:rsidR="008A5E4E" w:rsidRDefault="00377C98">
      <w:pPr>
        <w:pStyle w:val="pFigure"/>
      </w:pPr>
      <w:r>
        <w:rPr>
          <w:noProof/>
          <w:lang w:eastAsia="zh-TW"/>
        </w:rPr>
        <w:drawing>
          <wp:inline distT="0" distB="0" distL="0" distR="0" wp14:anchorId="0C4EF286" wp14:editId="01EBB712">
            <wp:extent cx="3179445" cy="1350645"/>
            <wp:effectExtent l="0" t="0" r="1905" b="1905"/>
            <wp:docPr id="65" name="圖片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pic:cNvPicPr preferRelativeResize="0">
                      <a:picLocks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179445" cy="1350645"/>
                    </a:xfrm>
                    <a:prstGeom prst="rect">
                      <a:avLst/>
                    </a:prstGeom>
                    <a:solidFill>
                      <a:srgbClr val="FFFFFF"/>
                    </a:solidFill>
                    <a:ln>
                      <a:noFill/>
                    </a:ln>
                  </pic:spPr>
                </pic:pic>
              </a:graphicData>
            </a:graphic>
          </wp:inline>
        </w:drawing>
      </w:r>
    </w:p>
    <w:p w14:paraId="439BF909" w14:textId="77777777" w:rsidR="008A5E4E" w:rsidRDefault="0065745B">
      <w:pPr>
        <w:pStyle w:val="pFigureTitle"/>
      </w:pPr>
      <w:bookmarkStart w:id="314" w:name="_ListOf59"/>
      <w:bookmarkStart w:id="315" w:name="-1479457481"/>
      <w:r>
        <w:t>Figure 4–57 decimalIntegerConstant Syntax Diagram</w:t>
      </w:r>
    </w:p>
    <w:bookmarkEnd w:id="314"/>
    <w:bookmarkEnd w:id="315"/>
    <w:p w14:paraId="51AD9FCA" w14:textId="524DF955" w:rsidR="008A5E4E" w:rsidRDefault="00377C98">
      <w:pPr>
        <w:pStyle w:val="pFigure"/>
      </w:pPr>
      <w:r>
        <w:rPr>
          <w:noProof/>
          <w:lang w:eastAsia="zh-TW"/>
        </w:rPr>
        <w:drawing>
          <wp:inline distT="0" distB="0" distL="0" distR="0" wp14:anchorId="4BBAC796" wp14:editId="039A5225">
            <wp:extent cx="3083560" cy="1201420"/>
            <wp:effectExtent l="0" t="0" r="2540" b="0"/>
            <wp:docPr id="66" name="圖片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
                    <pic:cNvPicPr preferRelativeResize="0">
                      <a:picLocks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83560" cy="1201420"/>
                    </a:xfrm>
                    <a:prstGeom prst="rect">
                      <a:avLst/>
                    </a:prstGeom>
                    <a:solidFill>
                      <a:srgbClr val="FFFFFF"/>
                    </a:solidFill>
                    <a:ln>
                      <a:noFill/>
                    </a:ln>
                  </pic:spPr>
                </pic:pic>
              </a:graphicData>
            </a:graphic>
          </wp:inline>
        </w:drawing>
      </w:r>
    </w:p>
    <w:p w14:paraId="0CD7FA34" w14:textId="77777777" w:rsidR="008A5E4E" w:rsidRDefault="0065745B">
      <w:pPr>
        <w:pStyle w:val="pFigureTitle"/>
      </w:pPr>
      <w:bookmarkStart w:id="316" w:name="_ListOf60"/>
      <w:bookmarkStart w:id="317" w:name="604016197"/>
      <w:r>
        <w:t>Figure 4–58 hexIntegerConstant Syntax Diagram</w:t>
      </w:r>
    </w:p>
    <w:bookmarkEnd w:id="316"/>
    <w:bookmarkEnd w:id="317"/>
    <w:p w14:paraId="54A64CFE" w14:textId="4A81AA2C" w:rsidR="008A5E4E" w:rsidRDefault="00377C98">
      <w:pPr>
        <w:pStyle w:val="pFigure"/>
      </w:pPr>
      <w:r>
        <w:rPr>
          <w:noProof/>
          <w:lang w:eastAsia="zh-TW"/>
        </w:rPr>
        <w:drawing>
          <wp:inline distT="0" distB="0" distL="0" distR="0" wp14:anchorId="57879537" wp14:editId="7BCEE059">
            <wp:extent cx="3615055" cy="1105535"/>
            <wp:effectExtent l="0" t="0" r="4445" b="0"/>
            <wp:docPr id="67" name="圖片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preferRelativeResize="0">
                      <a:picLocks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615055" cy="1105535"/>
                    </a:xfrm>
                    <a:prstGeom prst="rect">
                      <a:avLst/>
                    </a:prstGeom>
                    <a:solidFill>
                      <a:srgbClr val="FFFFFF"/>
                    </a:solidFill>
                    <a:ln>
                      <a:noFill/>
                    </a:ln>
                  </pic:spPr>
                </pic:pic>
              </a:graphicData>
            </a:graphic>
          </wp:inline>
        </w:drawing>
      </w:r>
    </w:p>
    <w:p w14:paraId="0AE49DA5" w14:textId="77777777" w:rsidR="008A5E4E" w:rsidRDefault="0065745B">
      <w:pPr>
        <w:pStyle w:val="pFigureTitle"/>
      </w:pPr>
      <w:bookmarkStart w:id="318" w:name="_ListOf61"/>
      <w:bookmarkStart w:id="319" w:name="-623742233"/>
      <w:r>
        <w:t>Figure 4–59 octalIntegerConstant Syntax Diagram</w:t>
      </w:r>
    </w:p>
    <w:bookmarkEnd w:id="318"/>
    <w:bookmarkEnd w:id="319"/>
    <w:p w14:paraId="7F806F98" w14:textId="4A82C017" w:rsidR="008A5E4E" w:rsidRDefault="00377C98">
      <w:pPr>
        <w:pStyle w:val="pFigure"/>
      </w:pPr>
      <w:r>
        <w:rPr>
          <w:noProof/>
          <w:lang w:eastAsia="zh-TW"/>
        </w:rPr>
        <w:drawing>
          <wp:inline distT="0" distB="0" distL="0" distR="0" wp14:anchorId="07744303" wp14:editId="1AFBD763">
            <wp:extent cx="2349500" cy="914400"/>
            <wp:effectExtent l="0" t="0" r="0" b="0"/>
            <wp:docPr id="68" name="圖片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
                    <pic:cNvPicPr preferRelativeResize="0">
                      <a:picLocks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349500" cy="914400"/>
                    </a:xfrm>
                    <a:prstGeom prst="rect">
                      <a:avLst/>
                    </a:prstGeom>
                    <a:solidFill>
                      <a:srgbClr val="FFFFFF"/>
                    </a:solidFill>
                    <a:ln>
                      <a:noFill/>
                    </a:ln>
                  </pic:spPr>
                </pic:pic>
              </a:graphicData>
            </a:graphic>
          </wp:inline>
        </w:drawing>
      </w:r>
    </w:p>
    <w:p w14:paraId="7D46244F" w14:textId="77777777" w:rsidR="008A5E4E" w:rsidRDefault="0065745B">
      <w:pPr>
        <w:pStyle w:val="p"/>
      </w:pPr>
      <w:r>
        <w:t xml:space="preserve">Integer constants are 64-bit unsigned values. In the Extended Backus-Naur Form syntax, an integer constant is referred to as a </w:t>
      </w:r>
      <w:r>
        <w:rPr>
          <w:rStyle w:val="code1"/>
        </w:rPr>
        <w:t>TOKEN_INTEGER_CONSTANT</w:t>
      </w:r>
      <w:r>
        <w:t xml:space="preserve">. </w:t>
      </w:r>
    </w:p>
    <w:p w14:paraId="06EBE1EA" w14:textId="0B5BBEB0" w:rsidR="008A5E4E" w:rsidRDefault="0065745B">
      <w:pPr>
        <w:pStyle w:val="p"/>
      </w:pPr>
      <w:r>
        <w:t xml:space="preserve">Integer constants are only valid for integer types, and for bit types less than or equal to 64 bits. See </w:t>
      </w:r>
      <w:r>
        <w:rPr>
          <w:rStyle w:val="xref1"/>
        </w:rPr>
        <w:t>4.13.1. Base Data Types (</w:t>
      </w:r>
      <w:r w:rsidR="009A76EE" w:rsidRPr="008A5E4E">
        <w:fldChar w:fldCharType="begin"/>
      </w:r>
      <w:r w:rsidR="008A5E4E">
        <w:instrText xml:space="preserve"> PAGEREF _Ref-1060332788 \p \h  \* MERGEFORMAT </w:instrText>
      </w:r>
      <w:r w:rsidR="009A76EE" w:rsidRPr="008A5E4E">
        <w:fldChar w:fldCharType="separate"/>
      </w:r>
      <w:r w:rsidR="00533AF0" w:rsidRPr="00533AF0">
        <w:rPr>
          <w:rStyle w:val="xref1"/>
          <w:noProof/>
        </w:rPr>
        <w:t>on</w:t>
      </w:r>
      <w:r w:rsidR="00533AF0">
        <w:rPr>
          <w:noProof/>
        </w:rPr>
        <w:t xml:space="preserve"> page 79</w:t>
      </w:r>
      <w:r w:rsidR="009A76EE" w:rsidRPr="008A5E4E">
        <w:rPr>
          <w:rStyle w:val="xref1"/>
        </w:rPr>
        <w:fldChar w:fldCharType="end"/>
      </w:r>
      <w:r>
        <w:rPr>
          <w:rStyle w:val="xref1"/>
        </w:rPr>
        <w:t>)</w:t>
      </w:r>
      <w:r>
        <w:t xml:space="preserve"> and </w:t>
      </w:r>
      <w:r>
        <w:rPr>
          <w:rStyle w:val="xref1"/>
        </w:rPr>
        <w:t>4.8.4. How Text Format Constants Are Converted to Bit String Constants (</w:t>
      </w:r>
      <w:r w:rsidR="009A76EE" w:rsidRPr="008A5E4E">
        <w:fldChar w:fldCharType="begin"/>
      </w:r>
      <w:r w:rsidR="008A5E4E">
        <w:instrText xml:space="preserve"> PAGEREF _Ref476081211 \p \h  \* MERGEFORMAT </w:instrText>
      </w:r>
      <w:r w:rsidR="009A76EE" w:rsidRPr="008A5E4E">
        <w:fldChar w:fldCharType="separate"/>
      </w:r>
      <w:r w:rsidR="00533AF0" w:rsidRPr="00533AF0">
        <w:rPr>
          <w:rStyle w:val="xref1"/>
          <w:noProof/>
        </w:rPr>
        <w:t>on</w:t>
      </w:r>
      <w:r w:rsidR="00533AF0">
        <w:rPr>
          <w:noProof/>
        </w:rPr>
        <w:t xml:space="preserve"> page 72</w:t>
      </w:r>
      <w:r w:rsidR="009A76EE" w:rsidRPr="008A5E4E">
        <w:rPr>
          <w:rStyle w:val="xref1"/>
        </w:rPr>
        <w:fldChar w:fldCharType="end"/>
      </w:r>
      <w:r>
        <w:rPr>
          <w:rStyle w:val="xref1"/>
        </w:rPr>
        <w:t>)</w:t>
      </w:r>
      <w:r>
        <w:t xml:space="preserve">. The type size determines the number of least significant bits of the 64-bit integer constant value that are used; any remaining bits are ignored. For signed integer types, the bits are treated as a two's complement </w:t>
      </w:r>
      <w:r w:rsidR="00B338B7">
        <w:t xml:space="preserve">64-bit </w:t>
      </w:r>
      <w:r>
        <w:t>signed value.</w:t>
      </w:r>
    </w:p>
    <w:p w14:paraId="22468130" w14:textId="77658EE5" w:rsidR="008A5E4E" w:rsidRDefault="0065745B">
      <w:pPr>
        <w:pStyle w:val="p"/>
      </w:pPr>
      <w:r>
        <w:t xml:space="preserve"> Some uses of integer constants allow an optional + and − sign before the integer constant. For −, the integer constant value is treated as a two's complement </w:t>
      </w:r>
      <w:r w:rsidR="00CE7073">
        <w:t xml:space="preserve">64-bit </w:t>
      </w:r>
      <w:r>
        <w:t xml:space="preserve">value and negated, </w:t>
      </w:r>
      <w:r>
        <w:lastRenderedPageBreak/>
        <w:t xml:space="preserve">regardless of whether the constant type is a signed integer type, and the resulting bits used as the value. </w:t>
      </w:r>
    </w:p>
    <w:p w14:paraId="05D6C43D" w14:textId="77777777" w:rsidR="00BE771A" w:rsidRDefault="00BE771A" w:rsidP="00BE771A">
      <w:pPr>
        <w:pStyle w:val="pFigureTitle"/>
      </w:pPr>
      <w:r>
        <w:t>Figure 4–</w:t>
      </w:r>
      <w:r w:rsidR="00193563">
        <w:t>60</w:t>
      </w:r>
      <w:r>
        <w:t xml:space="preserve"> integerConstant Syntax Diagram</w:t>
      </w:r>
    </w:p>
    <w:p w14:paraId="1B331BAC" w14:textId="43250AB5" w:rsidR="00BE771A" w:rsidRDefault="00377C98" w:rsidP="00BE771A">
      <w:pPr>
        <w:pStyle w:val="pFigure"/>
      </w:pPr>
      <w:r>
        <w:rPr>
          <w:noProof/>
          <w:lang w:eastAsia="zh-TW"/>
        </w:rPr>
        <w:drawing>
          <wp:inline distT="0" distB="0" distL="0" distR="0" wp14:anchorId="123B9060" wp14:editId="3696681E">
            <wp:extent cx="4338320" cy="1297305"/>
            <wp:effectExtent l="0" t="0" r="5080" b="0"/>
            <wp:docPr id="69" name="圖片 69" descr="integer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ntegerConstan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338320" cy="1297305"/>
                    </a:xfrm>
                    <a:prstGeom prst="rect">
                      <a:avLst/>
                    </a:prstGeom>
                    <a:noFill/>
                    <a:ln>
                      <a:noFill/>
                    </a:ln>
                  </pic:spPr>
                </pic:pic>
              </a:graphicData>
            </a:graphic>
          </wp:inline>
        </w:drawing>
      </w:r>
    </w:p>
    <w:p w14:paraId="12B96237" w14:textId="77777777" w:rsidR="008A5E4E" w:rsidRDefault="0065745B">
      <w:pPr>
        <w:pStyle w:val="p"/>
      </w:pPr>
      <w:r>
        <w:t xml:space="preserve">In BRIG, the size of an integer constant immediate operand value must be the number of bytes needed by the constant type. For </w:t>
      </w:r>
      <w:r>
        <w:rPr>
          <w:rStyle w:val="code1"/>
        </w:rPr>
        <w:t>b1</w:t>
      </w:r>
      <w:r>
        <w:t>, a single byte is used and must be 0 or 1.</w:t>
      </w:r>
    </w:p>
    <w:p w14:paraId="6CF98B74" w14:textId="59AF27E0" w:rsidR="008A5E4E" w:rsidRDefault="0065745B">
      <w:pPr>
        <w:pStyle w:val="p"/>
      </w:pPr>
      <w:r>
        <w:t xml:space="preserve"> It is possible in text format to write </w:t>
      </w:r>
      <w:r w:rsidR="00D57990">
        <w:t xml:space="preserve">integer constant </w:t>
      </w:r>
      <w:r>
        <w:t xml:space="preserve">values that are bigger than needed. For example, in the following </w:t>
      </w:r>
      <w:r w:rsidR="008D2FD8">
        <w:t>code</w:t>
      </w:r>
      <w:r>
        <w:t xml:space="preserve">, the 24 and 25 are 64-bit unsigned </w:t>
      </w:r>
      <w:r w:rsidR="00AB2CBE">
        <w:t xml:space="preserve">constant </w:t>
      </w:r>
      <w:r>
        <w:t xml:space="preserve">values, but the </w:t>
      </w:r>
      <w:r w:rsidR="00AB2CBE">
        <w:t xml:space="preserve">variable initializer and </w:t>
      </w:r>
      <w:r>
        <w:t xml:space="preserve">operation expects 32-bit signed types. The least signficant 32 bits of the 64-bit integer constant are treated as a 32-bit signed value: </w:t>
      </w:r>
    </w:p>
    <w:p w14:paraId="33451900" w14:textId="55A0CA98" w:rsidR="002C67C4" w:rsidRDefault="00944D55">
      <w:pPr>
        <w:pStyle w:val="p"/>
      </w:pPr>
      <w:r>
        <w:t xml:space="preserve"> </w:t>
      </w:r>
      <w:r w:rsidR="0065745B">
        <w:t>global_s32 %someident = 24;</w:t>
      </w:r>
      <w:r w:rsidR="0065745B">
        <w:br/>
        <w:t xml:space="preserve"> add_s32 $s1, 24, 25;</w:t>
      </w:r>
    </w:p>
    <w:p w14:paraId="77036CE2" w14:textId="094487AE" w:rsidR="008A5E4E" w:rsidRDefault="0065745B">
      <w:pPr>
        <w:pStyle w:val="p"/>
      </w:pPr>
      <w:r>
        <w:t xml:space="preserve">Integer constants can be written in decimal, hexadecimal, or octal form, following the C++ </w:t>
      </w:r>
      <w:r w:rsidR="00256480">
        <w:t xml:space="preserve">language </w:t>
      </w:r>
      <w:r>
        <w:t xml:space="preserve">syntax: </w:t>
      </w:r>
    </w:p>
    <w:p w14:paraId="59751CA0" w14:textId="77777777" w:rsidR="008A5E4E" w:rsidRDefault="0065745B">
      <w:pPr>
        <w:pStyle w:val="li"/>
        <w:numPr>
          <w:ilvl w:val="0"/>
          <w:numId w:val="68"/>
        </w:numPr>
        <w:spacing w:before="320"/>
        <w:ind w:left="600"/>
      </w:pPr>
      <w:r>
        <w:t xml:space="preserve">A decimal integer constant starts with a non-zero digit. See </w:t>
      </w:r>
      <w:r>
        <w:rPr>
          <w:rStyle w:val="xref1"/>
        </w:rPr>
        <w:t>Figure 4–57 (</w:t>
      </w:r>
      <w:r w:rsidR="009A76EE" w:rsidRPr="008A5E4E">
        <w:fldChar w:fldCharType="begin"/>
      </w:r>
      <w:r w:rsidR="008A5E4E">
        <w:instrText xml:space="preserve"> PAGEREF -1479457481 \p \h  \* MERGEFORMAT </w:instrText>
      </w:r>
      <w:r w:rsidR="009A76EE" w:rsidRPr="008A5E4E">
        <w:fldChar w:fldCharType="separate"/>
      </w:r>
      <w:r w:rsidR="00533AF0" w:rsidRPr="00533AF0">
        <w:rPr>
          <w:rStyle w:val="xref1"/>
          <w:noProof/>
        </w:rPr>
        <w:t>on</w:t>
      </w:r>
      <w:r w:rsidR="00533AF0">
        <w:rPr>
          <w:noProof/>
        </w:rPr>
        <w:t xml:space="preserve"> page 67</w:t>
      </w:r>
      <w:r w:rsidR="009A76EE" w:rsidRPr="008A5E4E">
        <w:rPr>
          <w:rStyle w:val="xref1"/>
        </w:rPr>
        <w:fldChar w:fldCharType="end"/>
      </w:r>
      <w:r>
        <w:rPr>
          <w:rStyle w:val="xref1"/>
        </w:rPr>
        <w:t>)</w:t>
      </w:r>
      <w:r>
        <w:t xml:space="preserve">. </w:t>
      </w:r>
    </w:p>
    <w:p w14:paraId="7CD81025" w14:textId="77777777" w:rsidR="008A5E4E" w:rsidRDefault="0065745B">
      <w:pPr>
        <w:pStyle w:val="li"/>
        <w:numPr>
          <w:ilvl w:val="0"/>
          <w:numId w:val="68"/>
        </w:numPr>
        <w:ind w:left="600"/>
      </w:pPr>
      <w:r>
        <w:t xml:space="preserve"> A hexadecimal integer constant starts with 0x or 0X. See </w:t>
      </w:r>
      <w:r>
        <w:rPr>
          <w:rStyle w:val="xref1"/>
        </w:rPr>
        <w:t>Figure 4–58 (</w:t>
      </w:r>
      <w:r w:rsidR="009A76EE" w:rsidRPr="008A5E4E">
        <w:fldChar w:fldCharType="begin"/>
      </w:r>
      <w:r w:rsidR="008A5E4E">
        <w:instrText xml:space="preserve"> PAGEREF 604016197 \p \h  \* MERGEFORMAT </w:instrText>
      </w:r>
      <w:r w:rsidR="009A76EE" w:rsidRPr="008A5E4E">
        <w:fldChar w:fldCharType="separate"/>
      </w:r>
      <w:r w:rsidR="00533AF0" w:rsidRPr="00533AF0">
        <w:rPr>
          <w:rStyle w:val="xref1"/>
          <w:noProof/>
        </w:rPr>
        <w:t>on</w:t>
      </w:r>
      <w:r w:rsidR="00533AF0">
        <w:rPr>
          <w:noProof/>
        </w:rPr>
        <w:t xml:space="preserve"> page 67</w:t>
      </w:r>
      <w:r w:rsidR="009A76EE" w:rsidRPr="008A5E4E">
        <w:rPr>
          <w:rStyle w:val="xref1"/>
        </w:rPr>
        <w:fldChar w:fldCharType="end"/>
      </w:r>
      <w:r>
        <w:rPr>
          <w:rStyle w:val="xref1"/>
        </w:rPr>
        <w:t>)</w:t>
      </w:r>
      <w:r>
        <w:t xml:space="preserve">. </w:t>
      </w:r>
    </w:p>
    <w:p w14:paraId="07F05C79" w14:textId="77777777" w:rsidR="008A5E4E" w:rsidRDefault="0065745B">
      <w:pPr>
        <w:pStyle w:val="li"/>
        <w:numPr>
          <w:ilvl w:val="0"/>
          <w:numId w:val="68"/>
        </w:numPr>
        <w:spacing w:after="320"/>
        <w:ind w:left="600"/>
      </w:pPr>
      <w:r>
        <w:t xml:space="preserve"> An octal integer constant starts with 0. See </w:t>
      </w:r>
      <w:r>
        <w:rPr>
          <w:rStyle w:val="xref1"/>
        </w:rPr>
        <w:t>Figure 4–59 (</w:t>
      </w:r>
      <w:r w:rsidR="009A76EE" w:rsidRPr="008A5E4E">
        <w:fldChar w:fldCharType="begin"/>
      </w:r>
      <w:r w:rsidR="008A5E4E">
        <w:instrText xml:space="preserve"> PAGEREF -623742233 \p \h  \* MERGEFORMAT </w:instrText>
      </w:r>
      <w:r w:rsidR="009A76EE" w:rsidRPr="008A5E4E">
        <w:fldChar w:fldCharType="separate"/>
      </w:r>
      <w:r w:rsidR="00533AF0" w:rsidRPr="00533AF0">
        <w:rPr>
          <w:rStyle w:val="xref1"/>
          <w:noProof/>
        </w:rPr>
        <w:t>on</w:t>
      </w:r>
      <w:r w:rsidR="00533AF0">
        <w:rPr>
          <w:noProof/>
        </w:rPr>
        <w:t xml:space="preserve"> page 67</w:t>
      </w:r>
      <w:r w:rsidR="009A76EE" w:rsidRPr="008A5E4E">
        <w:rPr>
          <w:rStyle w:val="xref1"/>
        </w:rPr>
        <w:fldChar w:fldCharType="end"/>
      </w:r>
      <w:r>
        <w:rPr>
          <w:rStyle w:val="xref1"/>
        </w:rPr>
        <w:t>)</w:t>
      </w:r>
      <w:r>
        <w:t xml:space="preserve">. </w:t>
      </w:r>
    </w:p>
    <w:p w14:paraId="2B183958" w14:textId="77777777" w:rsidR="008A5E4E" w:rsidRDefault="0065745B">
      <w:pPr>
        <w:pStyle w:val="h3"/>
      </w:pPr>
      <w:bookmarkStart w:id="320" w:name="_Toc396034160"/>
      <w:r>
        <w:lastRenderedPageBreak/>
        <w:t xml:space="preserve">4.8.2 </w:t>
      </w:r>
      <w:bookmarkStart w:id="321" w:name="_Ref454765810"/>
      <w:bookmarkStart w:id="322" w:name="_Ref1161106651"/>
      <w:r>
        <w:t>Floating-Point Constants</w:t>
      </w:r>
      <w:bookmarkEnd w:id="320"/>
      <w:bookmarkEnd w:id="321"/>
      <w:bookmarkEnd w:id="322"/>
    </w:p>
    <w:p w14:paraId="5B5C9EF6" w14:textId="77777777" w:rsidR="008A5E4E" w:rsidRDefault="0065745B">
      <w:pPr>
        <w:pStyle w:val="pFigureTitle"/>
      </w:pPr>
      <w:bookmarkStart w:id="323" w:name="_ListOf62"/>
      <w:r>
        <w:t>Figure 4–60 TOKEN_HALF_CONSTANT Syntax Diagram</w:t>
      </w:r>
    </w:p>
    <w:bookmarkEnd w:id="323"/>
    <w:p w14:paraId="0B4B33D7" w14:textId="313B83B2" w:rsidR="008A5E4E" w:rsidRDefault="00377C98">
      <w:pPr>
        <w:pStyle w:val="pFigure"/>
      </w:pPr>
      <w:r>
        <w:rPr>
          <w:noProof/>
          <w:lang w:eastAsia="zh-TW"/>
        </w:rPr>
        <w:drawing>
          <wp:inline distT="0" distB="0" distL="0" distR="0" wp14:anchorId="121E74E4" wp14:editId="1C818E44">
            <wp:extent cx="3944620" cy="1828800"/>
            <wp:effectExtent l="0" t="0" r="0" b="0"/>
            <wp:docPr id="70" name="圖片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
                    <pic:cNvPicPr preferRelativeResize="0">
                      <a:picLocks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944620" cy="1828800"/>
                    </a:xfrm>
                    <a:prstGeom prst="rect">
                      <a:avLst/>
                    </a:prstGeom>
                    <a:solidFill>
                      <a:srgbClr val="FFFFFF"/>
                    </a:solidFill>
                    <a:ln>
                      <a:noFill/>
                    </a:ln>
                  </pic:spPr>
                </pic:pic>
              </a:graphicData>
            </a:graphic>
          </wp:inline>
        </w:drawing>
      </w:r>
    </w:p>
    <w:p w14:paraId="5F1064DE" w14:textId="77777777" w:rsidR="008A5E4E" w:rsidRDefault="0065745B">
      <w:pPr>
        <w:pStyle w:val="pFigureTitle"/>
      </w:pPr>
      <w:bookmarkStart w:id="324" w:name="_ListOf63"/>
      <w:r>
        <w:t>Figure 4–61 TOKEN_SINGLE_CONSTANT Syntax Diagram</w:t>
      </w:r>
    </w:p>
    <w:bookmarkEnd w:id="324"/>
    <w:p w14:paraId="12FA8778" w14:textId="323188D8" w:rsidR="008A5E4E" w:rsidRDefault="00377C98">
      <w:pPr>
        <w:pStyle w:val="pFigure"/>
      </w:pPr>
      <w:r>
        <w:rPr>
          <w:noProof/>
          <w:lang w:eastAsia="zh-TW"/>
        </w:rPr>
        <w:drawing>
          <wp:inline distT="0" distB="0" distL="0" distR="0" wp14:anchorId="35770347" wp14:editId="49F0B3E1">
            <wp:extent cx="3902075" cy="1828800"/>
            <wp:effectExtent l="0" t="0" r="3175" b="0"/>
            <wp:docPr id="71" name="圖片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
                    <pic:cNvPicPr preferRelativeResize="0">
                      <a:picLocks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902075" cy="1828800"/>
                    </a:xfrm>
                    <a:prstGeom prst="rect">
                      <a:avLst/>
                    </a:prstGeom>
                    <a:solidFill>
                      <a:srgbClr val="FFFFFF"/>
                    </a:solidFill>
                    <a:ln>
                      <a:noFill/>
                    </a:ln>
                  </pic:spPr>
                </pic:pic>
              </a:graphicData>
            </a:graphic>
          </wp:inline>
        </w:drawing>
      </w:r>
    </w:p>
    <w:p w14:paraId="302BD2DF" w14:textId="77777777" w:rsidR="008A5E4E" w:rsidRDefault="0065745B">
      <w:pPr>
        <w:pStyle w:val="pFigureTitle"/>
      </w:pPr>
      <w:bookmarkStart w:id="325" w:name="_ListOf64"/>
      <w:r>
        <w:t>Figure 4–62 TOKEN_DOUBLE_CONSTANT Syntax Diagram</w:t>
      </w:r>
    </w:p>
    <w:bookmarkEnd w:id="325"/>
    <w:p w14:paraId="1C458B68" w14:textId="0E50A65B" w:rsidR="008A5E4E" w:rsidRDefault="00377C98">
      <w:pPr>
        <w:pStyle w:val="pFigure"/>
      </w:pPr>
      <w:r>
        <w:rPr>
          <w:noProof/>
          <w:lang w:eastAsia="zh-TW"/>
        </w:rPr>
        <w:drawing>
          <wp:inline distT="0" distB="0" distL="0" distR="0" wp14:anchorId="31C59A54" wp14:editId="7EC2B2C2">
            <wp:extent cx="4529455" cy="1924685"/>
            <wp:effectExtent l="0" t="0" r="4445" b="0"/>
            <wp:docPr id="72" name="圖片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
                    <pic:cNvPicPr preferRelativeResize="0">
                      <a:picLocks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529455" cy="1924685"/>
                    </a:xfrm>
                    <a:prstGeom prst="rect">
                      <a:avLst/>
                    </a:prstGeom>
                    <a:solidFill>
                      <a:srgbClr val="FFFFFF"/>
                    </a:solidFill>
                    <a:ln>
                      <a:noFill/>
                    </a:ln>
                  </pic:spPr>
                </pic:pic>
              </a:graphicData>
            </a:graphic>
          </wp:inline>
        </w:drawing>
      </w:r>
    </w:p>
    <w:p w14:paraId="3301D8D1" w14:textId="77777777" w:rsidR="008A5E4E" w:rsidRDefault="0065745B">
      <w:pPr>
        <w:pStyle w:val="pFigureTitle"/>
      </w:pPr>
      <w:bookmarkStart w:id="326" w:name="_ListOf65"/>
      <w:bookmarkStart w:id="327" w:name="-1219190019"/>
      <w:r>
        <w:t>Figure 4–63 decimalFloatConstant Syntax Diagram</w:t>
      </w:r>
    </w:p>
    <w:bookmarkEnd w:id="326"/>
    <w:bookmarkEnd w:id="327"/>
    <w:p w14:paraId="68E7A111" w14:textId="09A76B01" w:rsidR="008A5E4E" w:rsidRDefault="00377C98">
      <w:pPr>
        <w:pStyle w:val="pFigure"/>
      </w:pPr>
      <w:r>
        <w:rPr>
          <w:noProof/>
          <w:lang w:eastAsia="zh-TW"/>
        </w:rPr>
        <w:lastRenderedPageBreak/>
        <w:drawing>
          <wp:inline distT="0" distB="0" distL="0" distR="0" wp14:anchorId="04BE52B3" wp14:editId="295DAC4A">
            <wp:extent cx="5730875" cy="1201420"/>
            <wp:effectExtent l="0" t="0" r="3175" b="0"/>
            <wp:docPr id="73" name="圖片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
                    <pic:cNvPicPr preferRelativeResize="0">
                      <a:picLocks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0875" cy="1201420"/>
                    </a:xfrm>
                    <a:prstGeom prst="rect">
                      <a:avLst/>
                    </a:prstGeom>
                    <a:solidFill>
                      <a:srgbClr val="FFFFFF"/>
                    </a:solidFill>
                    <a:ln>
                      <a:noFill/>
                    </a:ln>
                  </pic:spPr>
                </pic:pic>
              </a:graphicData>
            </a:graphic>
          </wp:inline>
        </w:drawing>
      </w:r>
    </w:p>
    <w:p w14:paraId="191AEC89" w14:textId="77777777" w:rsidR="008A5E4E" w:rsidRDefault="0065745B">
      <w:pPr>
        <w:pStyle w:val="pFigureTitle"/>
      </w:pPr>
      <w:bookmarkStart w:id="328" w:name="_ListOf66"/>
      <w:bookmarkStart w:id="329" w:name="331158247"/>
      <w:r>
        <w:t>Figure 4–64 hexFloatConstant Syntax Diagram</w:t>
      </w:r>
    </w:p>
    <w:bookmarkEnd w:id="328"/>
    <w:bookmarkEnd w:id="329"/>
    <w:p w14:paraId="38F0F1B4" w14:textId="5A9D8C66" w:rsidR="008A5E4E" w:rsidRDefault="00377C98">
      <w:pPr>
        <w:pStyle w:val="pFigure"/>
      </w:pPr>
      <w:r>
        <w:rPr>
          <w:noProof/>
          <w:lang w:eastAsia="zh-TW"/>
        </w:rPr>
        <w:drawing>
          <wp:inline distT="0" distB="0" distL="0" distR="0" wp14:anchorId="147749C3" wp14:editId="6E91635B">
            <wp:extent cx="5730875" cy="1680210"/>
            <wp:effectExtent l="0" t="0" r="3175" b="0"/>
            <wp:docPr id="74" name="圖片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
                    <pic:cNvPicPr preferRelativeResize="0">
                      <a:picLocks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0875" cy="1680210"/>
                    </a:xfrm>
                    <a:prstGeom prst="rect">
                      <a:avLst/>
                    </a:prstGeom>
                    <a:solidFill>
                      <a:srgbClr val="FFFFFF"/>
                    </a:solidFill>
                    <a:ln>
                      <a:noFill/>
                    </a:ln>
                  </pic:spPr>
                </pic:pic>
              </a:graphicData>
            </a:graphic>
          </wp:inline>
        </w:drawing>
      </w:r>
    </w:p>
    <w:p w14:paraId="0E754722" w14:textId="77777777" w:rsidR="008A5E4E" w:rsidRDefault="0065745B">
      <w:pPr>
        <w:pStyle w:val="pFigureTitle"/>
      </w:pPr>
      <w:bookmarkStart w:id="330" w:name="_ListOf67"/>
      <w:r>
        <w:t>Figure 4–65 ieeeHalfConstant Syntax Diagram</w:t>
      </w:r>
    </w:p>
    <w:bookmarkEnd w:id="330"/>
    <w:p w14:paraId="4436946E" w14:textId="0F5CE5F0" w:rsidR="008A5E4E" w:rsidRDefault="00377C98">
      <w:pPr>
        <w:pStyle w:val="pFigure"/>
      </w:pPr>
      <w:r>
        <w:rPr>
          <w:noProof/>
          <w:lang w:eastAsia="zh-TW"/>
        </w:rPr>
        <w:drawing>
          <wp:inline distT="0" distB="0" distL="0" distR="0" wp14:anchorId="3F55822D" wp14:editId="7F87949A">
            <wp:extent cx="3221355" cy="1105535"/>
            <wp:effectExtent l="0" t="0" r="0" b="0"/>
            <wp:docPr id="75" name="圖片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
                    <pic:cNvPicPr preferRelativeResize="0">
                      <a:picLocks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221355" cy="1105535"/>
                    </a:xfrm>
                    <a:prstGeom prst="rect">
                      <a:avLst/>
                    </a:prstGeom>
                    <a:solidFill>
                      <a:srgbClr val="FFFFFF"/>
                    </a:solidFill>
                    <a:ln>
                      <a:noFill/>
                    </a:ln>
                  </pic:spPr>
                </pic:pic>
              </a:graphicData>
            </a:graphic>
          </wp:inline>
        </w:drawing>
      </w:r>
    </w:p>
    <w:p w14:paraId="7CE918D3" w14:textId="77777777" w:rsidR="008A5E4E" w:rsidRDefault="0065745B">
      <w:pPr>
        <w:pStyle w:val="pFigureTitle"/>
      </w:pPr>
      <w:bookmarkStart w:id="331" w:name="_ListOf68"/>
      <w:r>
        <w:t>Figure 4–66 ieeeSingleConstant Syntax Diagram</w:t>
      </w:r>
    </w:p>
    <w:bookmarkEnd w:id="331"/>
    <w:p w14:paraId="156A40D4" w14:textId="686FAC44" w:rsidR="008A5E4E" w:rsidRDefault="00377C98">
      <w:pPr>
        <w:pStyle w:val="pFigure"/>
      </w:pPr>
      <w:r>
        <w:rPr>
          <w:noProof/>
          <w:lang w:eastAsia="zh-TW"/>
        </w:rPr>
        <w:drawing>
          <wp:inline distT="0" distB="0" distL="0" distR="0" wp14:anchorId="4E6FC500" wp14:editId="0E8A3DC0">
            <wp:extent cx="3221355" cy="1105535"/>
            <wp:effectExtent l="0" t="0" r="0" b="0"/>
            <wp:docPr id="76" name="圖片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6"/>
                    <pic:cNvPicPr preferRelativeResize="0">
                      <a:picLocks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221355" cy="1105535"/>
                    </a:xfrm>
                    <a:prstGeom prst="rect">
                      <a:avLst/>
                    </a:prstGeom>
                    <a:solidFill>
                      <a:srgbClr val="FFFFFF"/>
                    </a:solidFill>
                    <a:ln>
                      <a:noFill/>
                    </a:ln>
                  </pic:spPr>
                </pic:pic>
              </a:graphicData>
            </a:graphic>
          </wp:inline>
        </w:drawing>
      </w:r>
    </w:p>
    <w:p w14:paraId="2845C754" w14:textId="77777777" w:rsidR="008A5E4E" w:rsidRDefault="0065745B">
      <w:pPr>
        <w:pStyle w:val="pFigureTitle"/>
      </w:pPr>
      <w:bookmarkStart w:id="332" w:name="_ListOf69"/>
      <w:r>
        <w:t>Figure 4–67 ieeeDoubleConstant Syntax Diagram</w:t>
      </w:r>
    </w:p>
    <w:bookmarkEnd w:id="332"/>
    <w:p w14:paraId="17FCB1D7" w14:textId="591CB113" w:rsidR="008A5E4E" w:rsidRDefault="00377C98">
      <w:pPr>
        <w:pStyle w:val="pFigure"/>
      </w:pPr>
      <w:r>
        <w:rPr>
          <w:noProof/>
          <w:lang w:eastAsia="zh-TW"/>
        </w:rPr>
        <w:drawing>
          <wp:inline distT="0" distB="0" distL="0" distR="0" wp14:anchorId="30E563DF" wp14:editId="39ED2121">
            <wp:extent cx="3317240" cy="1105535"/>
            <wp:effectExtent l="0" t="0" r="0" b="0"/>
            <wp:docPr id="77" name="圖片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7"/>
                    <pic:cNvPicPr preferRelativeResize="0">
                      <a:picLocks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317240" cy="1105535"/>
                    </a:xfrm>
                    <a:prstGeom prst="rect">
                      <a:avLst/>
                    </a:prstGeom>
                    <a:solidFill>
                      <a:srgbClr val="FFFFFF"/>
                    </a:solidFill>
                    <a:ln>
                      <a:noFill/>
                    </a:ln>
                  </pic:spPr>
                </pic:pic>
              </a:graphicData>
            </a:graphic>
          </wp:inline>
        </w:drawing>
      </w:r>
    </w:p>
    <w:p w14:paraId="543F5427" w14:textId="77777777" w:rsidR="008A5E4E" w:rsidRDefault="0065745B">
      <w:pPr>
        <w:pStyle w:val="p"/>
      </w:pPr>
      <w:r>
        <w:t>Floating-point constants are represented as either:</w:t>
      </w:r>
    </w:p>
    <w:p w14:paraId="1C8C4E36" w14:textId="77777777" w:rsidR="008A5E4E" w:rsidRDefault="0065745B">
      <w:pPr>
        <w:pStyle w:val="li"/>
        <w:numPr>
          <w:ilvl w:val="0"/>
          <w:numId w:val="69"/>
        </w:numPr>
        <w:spacing w:before="320"/>
        <w:ind w:left="600"/>
      </w:pPr>
      <w:r>
        <w:t>16-bit single-precision</w:t>
      </w:r>
    </w:p>
    <w:p w14:paraId="4DA132A0" w14:textId="2F999039" w:rsidR="008A5E4E" w:rsidRDefault="0065745B">
      <w:pPr>
        <w:pStyle w:val="p1"/>
      </w:pPr>
      <w:r>
        <w:lastRenderedPageBreak/>
        <w:t xml:space="preserve">It is an error to use a half-precision float constant unless the </w:t>
      </w:r>
      <w:r w:rsidR="008D2FD8">
        <w:t xml:space="preserve">expected value </w:t>
      </w:r>
      <w:r>
        <w:t xml:space="preserve">type is </w:t>
      </w:r>
      <w:r>
        <w:rPr>
          <w:rStyle w:val="code1"/>
        </w:rPr>
        <w:t>f16</w:t>
      </w:r>
      <w:r>
        <w:t xml:space="preserve"> or </w:t>
      </w:r>
      <w:r>
        <w:rPr>
          <w:rStyle w:val="code1"/>
        </w:rPr>
        <w:t>b16</w:t>
      </w:r>
      <w:r>
        <w:t xml:space="preserve">. See </w:t>
      </w:r>
      <w:r>
        <w:rPr>
          <w:rStyle w:val="xref1"/>
        </w:rPr>
        <w:t>4.8.4. How Text Format Constants Are Converted to Bit String Constants (</w:t>
      </w:r>
      <w:r w:rsidR="009A76EE" w:rsidRPr="008A5E4E">
        <w:fldChar w:fldCharType="begin"/>
      </w:r>
      <w:r w:rsidR="008A5E4E">
        <w:instrText xml:space="preserve"> PAGEREF _Ref476081211 \p \h  \* MERGEFORMAT </w:instrText>
      </w:r>
      <w:r w:rsidR="009A76EE" w:rsidRPr="008A5E4E">
        <w:fldChar w:fldCharType="separate"/>
      </w:r>
      <w:r w:rsidR="00533AF0" w:rsidRPr="00533AF0">
        <w:rPr>
          <w:rStyle w:val="xref1"/>
          <w:noProof/>
        </w:rPr>
        <w:t>on</w:t>
      </w:r>
      <w:r w:rsidR="00533AF0">
        <w:rPr>
          <w:noProof/>
        </w:rPr>
        <w:t xml:space="preserve"> page 72</w:t>
      </w:r>
      <w:r w:rsidR="009A76EE" w:rsidRPr="008A5E4E">
        <w:rPr>
          <w:rStyle w:val="xref1"/>
        </w:rPr>
        <w:fldChar w:fldCharType="end"/>
      </w:r>
      <w:r>
        <w:rPr>
          <w:rStyle w:val="xref1"/>
        </w:rPr>
        <w:t>)</w:t>
      </w:r>
      <w:r>
        <w:t xml:space="preserve">. In Extended Backus-Naur Form syntax, a half-precision float constant is referred to as a </w:t>
      </w:r>
      <w:r>
        <w:rPr>
          <w:rStyle w:val="code1"/>
        </w:rPr>
        <w:t>TOKEN_HALF_CONSTANT</w:t>
      </w:r>
      <w:r>
        <w:t>.</w:t>
      </w:r>
    </w:p>
    <w:p w14:paraId="3C200921" w14:textId="77777777" w:rsidR="008A5E4E" w:rsidRDefault="0065745B">
      <w:pPr>
        <w:pStyle w:val="li"/>
        <w:numPr>
          <w:ilvl w:val="0"/>
          <w:numId w:val="69"/>
        </w:numPr>
        <w:ind w:left="600"/>
      </w:pPr>
      <w:r>
        <w:t>32-bit single-precision</w:t>
      </w:r>
    </w:p>
    <w:p w14:paraId="340B0B22" w14:textId="313E9800" w:rsidR="008A5E4E" w:rsidRDefault="0065745B">
      <w:pPr>
        <w:pStyle w:val="p1"/>
      </w:pPr>
      <w:r>
        <w:t xml:space="preserve">It is an error to use a single-precision float constant unless the </w:t>
      </w:r>
      <w:r w:rsidR="00634FC0">
        <w:t xml:space="preserve">expected value </w:t>
      </w:r>
      <w:r>
        <w:t xml:space="preserve">type is </w:t>
      </w:r>
      <w:r>
        <w:rPr>
          <w:rStyle w:val="code1"/>
        </w:rPr>
        <w:t>f32</w:t>
      </w:r>
      <w:r>
        <w:t xml:space="preserve"> or </w:t>
      </w:r>
      <w:r>
        <w:rPr>
          <w:rStyle w:val="code1"/>
        </w:rPr>
        <w:t>b32</w:t>
      </w:r>
      <w:r>
        <w:t xml:space="preserve">. See </w:t>
      </w:r>
      <w:r>
        <w:rPr>
          <w:rStyle w:val="xref1"/>
        </w:rPr>
        <w:t>4.8.4. How Text Format Constants Are Converted to Bit String Constants (</w:t>
      </w:r>
      <w:r w:rsidR="009A76EE" w:rsidRPr="008A5E4E">
        <w:fldChar w:fldCharType="begin"/>
      </w:r>
      <w:r w:rsidR="008A5E4E">
        <w:instrText xml:space="preserve"> PAGEREF _Ref476081211 \p \h  \* MERGEFORMAT </w:instrText>
      </w:r>
      <w:r w:rsidR="009A76EE" w:rsidRPr="008A5E4E">
        <w:fldChar w:fldCharType="separate"/>
      </w:r>
      <w:r w:rsidR="00533AF0" w:rsidRPr="00533AF0">
        <w:rPr>
          <w:rStyle w:val="xref1"/>
          <w:noProof/>
        </w:rPr>
        <w:t>on</w:t>
      </w:r>
      <w:r w:rsidR="00533AF0">
        <w:rPr>
          <w:noProof/>
        </w:rPr>
        <w:t xml:space="preserve"> page 72</w:t>
      </w:r>
      <w:r w:rsidR="009A76EE" w:rsidRPr="008A5E4E">
        <w:rPr>
          <w:rStyle w:val="xref1"/>
        </w:rPr>
        <w:fldChar w:fldCharType="end"/>
      </w:r>
      <w:r>
        <w:rPr>
          <w:rStyle w:val="xref1"/>
        </w:rPr>
        <w:t>)</w:t>
      </w:r>
      <w:r>
        <w:t xml:space="preserve">. In Extended Backus-Naur Form syntax, a single-precision float constant is referred to as a </w:t>
      </w:r>
      <w:r>
        <w:rPr>
          <w:rStyle w:val="code1"/>
        </w:rPr>
        <w:t>TOKEN_SINGLE_CONSTANT</w:t>
      </w:r>
      <w:r>
        <w:t>.</w:t>
      </w:r>
    </w:p>
    <w:p w14:paraId="26B6F085" w14:textId="77777777" w:rsidR="008A5E4E" w:rsidRDefault="0065745B">
      <w:pPr>
        <w:pStyle w:val="li"/>
        <w:numPr>
          <w:ilvl w:val="0"/>
          <w:numId w:val="69"/>
        </w:numPr>
        <w:ind w:left="600"/>
      </w:pPr>
      <w:r>
        <w:t>64-bit double-precision</w:t>
      </w:r>
    </w:p>
    <w:p w14:paraId="5335D7A3" w14:textId="495A01CE" w:rsidR="008A5E4E" w:rsidRDefault="0065745B">
      <w:pPr>
        <w:pStyle w:val="p1"/>
        <w:spacing w:after="320"/>
      </w:pPr>
      <w:r>
        <w:t xml:space="preserve">It is an error to use a double-precision float constant unless the </w:t>
      </w:r>
      <w:r w:rsidR="00634FC0">
        <w:t xml:space="preserve">expected value </w:t>
      </w:r>
      <w:r>
        <w:t xml:space="preserve">type is </w:t>
      </w:r>
      <w:r>
        <w:rPr>
          <w:rStyle w:val="code1"/>
        </w:rPr>
        <w:t>f64</w:t>
      </w:r>
      <w:r>
        <w:t xml:space="preserve"> or </w:t>
      </w:r>
      <w:r>
        <w:rPr>
          <w:rStyle w:val="code1"/>
        </w:rPr>
        <w:t>b64</w:t>
      </w:r>
      <w:r>
        <w:t xml:space="preserve">. See </w:t>
      </w:r>
      <w:r>
        <w:rPr>
          <w:rStyle w:val="xref1"/>
        </w:rPr>
        <w:t>4.8.4. How Text Format Constants Are Converted to Bit String Constants (</w:t>
      </w:r>
      <w:r w:rsidR="009A76EE" w:rsidRPr="008A5E4E">
        <w:fldChar w:fldCharType="begin"/>
      </w:r>
      <w:r w:rsidR="008A5E4E">
        <w:instrText xml:space="preserve"> PAGEREF _Ref476081211 \p \h  \* MERGEFORMAT </w:instrText>
      </w:r>
      <w:r w:rsidR="009A76EE" w:rsidRPr="008A5E4E">
        <w:fldChar w:fldCharType="separate"/>
      </w:r>
      <w:r w:rsidR="00533AF0" w:rsidRPr="00533AF0">
        <w:rPr>
          <w:rStyle w:val="xref1"/>
          <w:noProof/>
        </w:rPr>
        <w:t>on</w:t>
      </w:r>
      <w:r w:rsidR="00533AF0">
        <w:rPr>
          <w:noProof/>
        </w:rPr>
        <w:t xml:space="preserve"> page 72</w:t>
      </w:r>
      <w:r w:rsidR="009A76EE" w:rsidRPr="008A5E4E">
        <w:rPr>
          <w:rStyle w:val="xref1"/>
        </w:rPr>
        <w:fldChar w:fldCharType="end"/>
      </w:r>
      <w:r>
        <w:rPr>
          <w:rStyle w:val="xref1"/>
        </w:rPr>
        <w:t>)</w:t>
      </w:r>
      <w:r>
        <w:t xml:space="preserve">. In Extended Backus-Naur Form syntax, a double-precision float constant is referred to as a </w:t>
      </w:r>
      <w:r>
        <w:rPr>
          <w:rStyle w:val="code1"/>
        </w:rPr>
        <w:t>TOKEN_DOUBLE_CONSTANT</w:t>
      </w:r>
      <w:r>
        <w:t>. Neither the 64-bit floating-point type (</w:t>
      </w:r>
      <w:r>
        <w:rPr>
          <w:rStyle w:val="code1"/>
        </w:rPr>
        <w:t>f64</w:t>
      </w:r>
      <w:r>
        <w:t xml:space="preserve">) nor the 64-bit double-precision floating-point constant formats are supported by the Base profile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w:t>
      </w:r>
    </w:p>
    <w:p w14:paraId="539E6054" w14:textId="77777777" w:rsidR="008A5E4E" w:rsidRDefault="0065745B">
      <w:pPr>
        <w:pStyle w:val="p"/>
      </w:pPr>
      <w:r>
        <w:t xml:space="preserve">Some uses of floating-point constants allow an optional + and − sign before the floating-point constant. For −, the sign bit of the floating-point representation of the constant type is inverted, no other bits are changed, and the resulting bits are used as the value. </w:t>
      </w:r>
    </w:p>
    <w:p w14:paraId="12B43A30" w14:textId="77777777" w:rsidR="00D862C1" w:rsidRDefault="00D862C1" w:rsidP="00D862C1">
      <w:pPr>
        <w:pStyle w:val="pFigureTitle"/>
      </w:pPr>
      <w:r>
        <w:lastRenderedPageBreak/>
        <w:t>Figure 4–59 floatConstant Syntax Diagram</w:t>
      </w:r>
    </w:p>
    <w:p w14:paraId="2728FDF5" w14:textId="61BC44DA" w:rsidR="00D862C1" w:rsidRDefault="00377C98" w:rsidP="00D862C1">
      <w:pPr>
        <w:pStyle w:val="pFigure"/>
      </w:pPr>
      <w:r>
        <w:rPr>
          <w:noProof/>
          <w:lang w:eastAsia="zh-TW"/>
        </w:rPr>
        <w:drawing>
          <wp:inline distT="0" distB="0" distL="0" distR="0" wp14:anchorId="3FC94F87" wp14:editId="4320F0A2">
            <wp:extent cx="2541270" cy="1584325"/>
            <wp:effectExtent l="0" t="0" r="0" b="0"/>
            <wp:docPr id="78" name="圖片 78" descr="float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loatconstan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541270" cy="1584325"/>
                    </a:xfrm>
                    <a:prstGeom prst="rect">
                      <a:avLst/>
                    </a:prstGeom>
                    <a:noFill/>
                    <a:ln>
                      <a:noFill/>
                    </a:ln>
                  </pic:spPr>
                </pic:pic>
              </a:graphicData>
            </a:graphic>
          </wp:inline>
        </w:drawing>
      </w:r>
    </w:p>
    <w:p w14:paraId="7DE267BB" w14:textId="77777777" w:rsidR="007E157C" w:rsidRDefault="007E157C" w:rsidP="007E157C">
      <w:pPr>
        <w:pStyle w:val="pFigureTitle"/>
      </w:pPr>
      <w:r>
        <w:t>Figure 4–68 halfConstant Syntax Diagram</w:t>
      </w:r>
    </w:p>
    <w:p w14:paraId="71B25C61" w14:textId="2EC24A87" w:rsidR="007E157C" w:rsidRDefault="00377C98" w:rsidP="007E157C">
      <w:pPr>
        <w:pStyle w:val="pFigure"/>
      </w:pPr>
      <w:r>
        <w:rPr>
          <w:noProof/>
          <w:lang w:eastAsia="zh-TW"/>
        </w:rPr>
        <w:drawing>
          <wp:inline distT="0" distB="0" distL="0" distR="0" wp14:anchorId="6B3537CD" wp14:editId="565C51FD">
            <wp:extent cx="4135755" cy="1297305"/>
            <wp:effectExtent l="0" t="0" r="0" b="0"/>
            <wp:docPr id="79" name="圖片 79" descr="half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alfConstan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135755" cy="1297305"/>
                    </a:xfrm>
                    <a:prstGeom prst="rect">
                      <a:avLst/>
                    </a:prstGeom>
                    <a:noFill/>
                    <a:ln>
                      <a:noFill/>
                    </a:ln>
                  </pic:spPr>
                </pic:pic>
              </a:graphicData>
            </a:graphic>
          </wp:inline>
        </w:drawing>
      </w:r>
    </w:p>
    <w:p w14:paraId="628EE15C" w14:textId="77777777" w:rsidR="007E157C" w:rsidRDefault="007E157C" w:rsidP="007E157C">
      <w:pPr>
        <w:pStyle w:val="pFigureTitle"/>
      </w:pPr>
      <w:r>
        <w:t>Figure 4–69 singleConstant Syntax Diagram</w:t>
      </w:r>
    </w:p>
    <w:p w14:paraId="1E686476" w14:textId="69FCF88C" w:rsidR="007E157C" w:rsidRDefault="00377C98" w:rsidP="007E157C">
      <w:pPr>
        <w:pStyle w:val="pFigure"/>
      </w:pPr>
      <w:r>
        <w:rPr>
          <w:noProof/>
          <w:lang w:eastAsia="zh-TW"/>
        </w:rPr>
        <w:drawing>
          <wp:inline distT="0" distB="0" distL="0" distR="0" wp14:anchorId="73AAB2D9" wp14:editId="43ECAEDC">
            <wp:extent cx="4231640" cy="1297305"/>
            <wp:effectExtent l="0" t="0" r="0" b="0"/>
            <wp:docPr id="80" name="圖片 80" descr="single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ingleConstan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231640" cy="1297305"/>
                    </a:xfrm>
                    <a:prstGeom prst="rect">
                      <a:avLst/>
                    </a:prstGeom>
                    <a:noFill/>
                    <a:ln>
                      <a:noFill/>
                    </a:ln>
                  </pic:spPr>
                </pic:pic>
              </a:graphicData>
            </a:graphic>
          </wp:inline>
        </w:drawing>
      </w:r>
    </w:p>
    <w:p w14:paraId="25E2B4C5" w14:textId="77777777" w:rsidR="007E157C" w:rsidRDefault="007E157C" w:rsidP="007E157C">
      <w:pPr>
        <w:pStyle w:val="pFigureTitle"/>
      </w:pPr>
      <w:r>
        <w:t>Figure 4–70 doubleConstant Syntax Diagram</w:t>
      </w:r>
    </w:p>
    <w:p w14:paraId="053DC25C" w14:textId="2F0942FE" w:rsidR="007E157C" w:rsidRDefault="00377C98" w:rsidP="007E157C">
      <w:pPr>
        <w:pStyle w:val="pFigure"/>
      </w:pPr>
      <w:r>
        <w:rPr>
          <w:noProof/>
          <w:lang w:eastAsia="zh-TW"/>
        </w:rPr>
        <w:drawing>
          <wp:inline distT="0" distB="0" distL="0" distR="0" wp14:anchorId="769C26F0" wp14:editId="18E1F1E3">
            <wp:extent cx="4327525" cy="1297305"/>
            <wp:effectExtent l="0" t="0" r="0" b="0"/>
            <wp:docPr id="81" name="圖片 81" descr="double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oubleConstant"/>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327525" cy="1297305"/>
                    </a:xfrm>
                    <a:prstGeom prst="rect">
                      <a:avLst/>
                    </a:prstGeom>
                    <a:noFill/>
                    <a:ln>
                      <a:noFill/>
                    </a:ln>
                  </pic:spPr>
                </pic:pic>
              </a:graphicData>
            </a:graphic>
          </wp:inline>
        </w:drawing>
      </w:r>
    </w:p>
    <w:p w14:paraId="2D560044" w14:textId="77777777" w:rsidR="008A5E4E" w:rsidRDefault="0065745B">
      <w:pPr>
        <w:pStyle w:val="p"/>
      </w:pPr>
      <w:r>
        <w:t xml:space="preserve"> In BRIG, the size of a floating-point constant immediate operand value must be the number of bytes needed by the constant type.</w:t>
      </w:r>
    </w:p>
    <w:p w14:paraId="5754F70F" w14:textId="5E122326" w:rsidR="008A5E4E" w:rsidRDefault="0065745B">
      <w:pPr>
        <w:pStyle w:val="p"/>
      </w:pPr>
      <w:r>
        <w:t xml:space="preserve">Floating-point constants can be written in decimal or hexadecimal form following the C++ </w:t>
      </w:r>
      <w:r w:rsidR="00256480">
        <w:t xml:space="preserve">language </w:t>
      </w:r>
      <w:r>
        <w:t xml:space="preserve">syntax. In addition, they can be specified using the IEEE/ANSI Standard 754-2008 binary interchange format: </w:t>
      </w:r>
    </w:p>
    <w:p w14:paraId="7196E9CA" w14:textId="77777777" w:rsidR="008A5E4E" w:rsidRDefault="0065745B">
      <w:pPr>
        <w:pStyle w:val="li"/>
        <w:numPr>
          <w:ilvl w:val="0"/>
          <w:numId w:val="70"/>
        </w:numPr>
        <w:spacing w:before="320"/>
        <w:ind w:left="600"/>
      </w:pPr>
      <w:r>
        <w:lastRenderedPageBreak/>
        <w:t xml:space="preserve">A decimal floating-point constant can be written with a significand part, a decimal exponent part, and a float size suffix. The significand part represents a rational number and consists of a sequence of decimal digits (the whole number) followed by an optional fraction part (a period followed by a sequence of decimal digits). The decimal exponent part is an optionally signed decimal integer that indicates the power of 10. The significand is raised to that power of 10. The float size suffix indicates the type: h or H indicates 16 bits; f or F indicates 32 bits; d or D indicates 64 bits. The float size suffix can be omitted for double-precision decimal float constants, but is required for half-precision and single-precision decimal float constants. The decimal floating-point constant is converted to the memory representation using convert to nearest even (see </w:t>
      </w:r>
      <w:r>
        <w:rPr>
          <w:rStyle w:val="xref1"/>
        </w:rPr>
        <w:t>4.19.2. Rounding (</w:t>
      </w:r>
      <w:r w:rsidR="009A76EE" w:rsidRPr="008A5E4E">
        <w:fldChar w:fldCharType="begin"/>
      </w:r>
      <w:r w:rsidR="008A5E4E">
        <w:instrText xml:space="preserve"> PAGEREF _Ref-1700081994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 xml:space="preserve">). See </w:t>
      </w:r>
      <w:r>
        <w:rPr>
          <w:rStyle w:val="xref1"/>
        </w:rPr>
        <w:t>Figure 4–63 (</w:t>
      </w:r>
      <w:r w:rsidR="009A76EE" w:rsidRPr="008A5E4E">
        <w:fldChar w:fldCharType="begin"/>
      </w:r>
      <w:r w:rsidR="008A5E4E">
        <w:instrText xml:space="preserve"> PAGEREF -1219190019 \p \h  \* MERGEFORMAT </w:instrText>
      </w:r>
      <w:r w:rsidR="009A76EE" w:rsidRPr="008A5E4E">
        <w:fldChar w:fldCharType="separate"/>
      </w:r>
      <w:r w:rsidR="00533AF0" w:rsidRPr="00533AF0">
        <w:rPr>
          <w:rStyle w:val="xref1"/>
          <w:noProof/>
        </w:rPr>
        <w:t>on</w:t>
      </w:r>
      <w:r w:rsidR="00533AF0">
        <w:rPr>
          <w:noProof/>
        </w:rPr>
        <w:t xml:space="preserve"> page 69</w:t>
      </w:r>
      <w:r w:rsidR="009A76EE" w:rsidRPr="008A5E4E">
        <w:rPr>
          <w:rStyle w:val="xref1"/>
        </w:rPr>
        <w:fldChar w:fldCharType="end"/>
      </w:r>
      <w:r>
        <w:rPr>
          <w:rStyle w:val="xref1"/>
        </w:rPr>
        <w:t>)</w:t>
      </w:r>
      <w:r>
        <w:t xml:space="preserve">. </w:t>
      </w:r>
    </w:p>
    <w:p w14:paraId="4593E770" w14:textId="77777777" w:rsidR="008A5E4E" w:rsidRDefault="0065745B">
      <w:pPr>
        <w:pStyle w:val="li"/>
        <w:numPr>
          <w:ilvl w:val="0"/>
          <w:numId w:val="70"/>
        </w:numPr>
        <w:ind w:left="600"/>
      </w:pPr>
      <w:r>
        <w:t xml:space="preserve">A hexadecimal floating-point constant can be written using the C99 format. It consists of a hexadecimal prefix of 0x or 0X, a significand part, a binary exponent part, and a float size suffix. The significand part represents a rational number and consists of a sequence of hexadecimal digits (the whole number) followed by an optional fraction part (a period followed by a sequence of hexadecimal digits). The binary exponent part is an optionally signed decimal integer that indicates the power of 2. The significand is raised to that power of 2. The float size suffix indicates the type: h or H indicates 16 bits; f or F indicates 32 bits; d or D indicates 64 bits. The float size suffix can be omitted for double-precision hexadecimal float constants, but is required for half-precision and single-precision hexadecimal float constants. See </w:t>
      </w:r>
      <w:r>
        <w:rPr>
          <w:rStyle w:val="xref1"/>
        </w:rPr>
        <w:t>Figure 4–64 (</w:t>
      </w:r>
      <w:r w:rsidR="009A76EE" w:rsidRPr="008A5E4E">
        <w:fldChar w:fldCharType="begin"/>
      </w:r>
      <w:r w:rsidR="008A5E4E">
        <w:instrText xml:space="preserve"> PAGEREF 331158247 \p \h  \* MERGEFORMAT </w:instrText>
      </w:r>
      <w:r w:rsidR="009A76EE" w:rsidRPr="008A5E4E">
        <w:fldChar w:fldCharType="separate"/>
      </w:r>
      <w:r w:rsidR="00533AF0" w:rsidRPr="00533AF0">
        <w:rPr>
          <w:rStyle w:val="xref1"/>
          <w:noProof/>
        </w:rPr>
        <w:t>on</w:t>
      </w:r>
      <w:r w:rsidR="00533AF0">
        <w:rPr>
          <w:noProof/>
        </w:rPr>
        <w:t xml:space="preserve"> page 70</w:t>
      </w:r>
      <w:r w:rsidR="009A76EE" w:rsidRPr="008A5E4E">
        <w:rPr>
          <w:rStyle w:val="xref1"/>
        </w:rPr>
        <w:fldChar w:fldCharType="end"/>
      </w:r>
      <w:r>
        <w:rPr>
          <w:rStyle w:val="xref1"/>
        </w:rPr>
        <w:t>)</w:t>
      </w:r>
      <w:r>
        <w:t xml:space="preserve">. </w:t>
      </w:r>
    </w:p>
    <w:p w14:paraId="562293AB" w14:textId="77777777" w:rsidR="008A5E4E" w:rsidRDefault="0065745B">
      <w:pPr>
        <w:pStyle w:val="li"/>
        <w:numPr>
          <w:ilvl w:val="0"/>
          <w:numId w:val="70"/>
        </w:numPr>
        <w:spacing w:after="320"/>
        <w:ind w:left="600"/>
      </w:pPr>
      <w:r>
        <w:t>An IEEE/ANSI Standard 754-2008 binary interchange double-precision floating-point constant begins with 0d or 0D followed by 16 hexadecimal digits. A single-precision floating-point constant begins with 0f or 0F followed by eight hexadecimal digits. A half-precision floating-point constant begins with 0h or 0H followed by four hexadecimal digits.</w:t>
      </w:r>
    </w:p>
    <w:p w14:paraId="0787FB1D" w14:textId="77777777" w:rsidR="008A5E4E" w:rsidRDefault="0065745B">
      <w:pPr>
        <w:pStyle w:val="p"/>
      </w:pPr>
      <w:r>
        <w:t xml:space="preserve"> A double like 12.345 can be written as 0d4028b0a3d70a3d71 or 0x1.8b0a3d70a3d71p+3.</w:t>
      </w:r>
    </w:p>
    <w:p w14:paraId="06B941E8" w14:textId="4904769E" w:rsidR="008A5E4E" w:rsidRDefault="0065745B">
      <w:pPr>
        <w:pStyle w:val="h3"/>
      </w:pPr>
      <w:bookmarkStart w:id="333" w:name="_Toc396034161"/>
      <w:r>
        <w:t xml:space="preserve">4.8.3 </w:t>
      </w:r>
      <w:bookmarkStart w:id="334" w:name="typed_constants"/>
      <w:bookmarkEnd w:id="334"/>
      <w:r w:rsidR="0062778F">
        <w:t xml:space="preserve">Typed </w:t>
      </w:r>
      <w:r>
        <w:t>Constants</w:t>
      </w:r>
      <w:bookmarkEnd w:id="333"/>
    </w:p>
    <w:p w14:paraId="1D8D25D0" w14:textId="39562A4F" w:rsidR="000853D6" w:rsidRDefault="00D210E4">
      <w:pPr>
        <w:pStyle w:val="p"/>
      </w:pPr>
      <w:r>
        <w:t xml:space="preserve">A </w:t>
      </w:r>
      <w:r w:rsidR="009F3878">
        <w:t xml:space="preserve">non-array </w:t>
      </w:r>
      <w:r>
        <w:t xml:space="preserve">typed constant consists of a data type, followed by </w:t>
      </w:r>
      <w:r w:rsidR="00E73FF0">
        <w:t>parenthesized</w:t>
      </w:r>
      <w:r>
        <w:t xml:space="preserve"> arguments to provide a value of that type. The byte size of a </w:t>
      </w:r>
      <w:r w:rsidR="009F3878">
        <w:t xml:space="preserve">non-array </w:t>
      </w:r>
      <w:r>
        <w:t xml:space="preserve">typed constant is the byte size of  </w:t>
      </w:r>
      <w:r w:rsidR="00E73FF0">
        <w:t xml:space="preserve">the </w:t>
      </w:r>
      <w:r>
        <w:t>data type.</w:t>
      </w:r>
    </w:p>
    <w:p w14:paraId="4CE335DA" w14:textId="1D041275" w:rsidR="00D210E4" w:rsidRDefault="00D210E4" w:rsidP="00D210E4">
      <w:pPr>
        <w:pStyle w:val="pFigureTitle"/>
      </w:pPr>
      <w:r>
        <w:lastRenderedPageBreak/>
        <w:t xml:space="preserve">Figure 4–70 </w:t>
      </w:r>
      <w:r w:rsidR="00A21BB9">
        <w:t>t</w:t>
      </w:r>
      <w:r>
        <w:t>ypedConstant Syntax Diagram</w:t>
      </w:r>
    </w:p>
    <w:p w14:paraId="4395C3B6" w14:textId="601BA2B5" w:rsidR="00D210E4" w:rsidRDefault="00377C98" w:rsidP="00D210E4">
      <w:pPr>
        <w:pStyle w:val="pFigure"/>
      </w:pPr>
      <w:r>
        <w:rPr>
          <w:noProof/>
          <w:lang w:eastAsia="zh-TW"/>
        </w:rPr>
        <w:drawing>
          <wp:inline distT="0" distB="0" distL="0" distR="0" wp14:anchorId="65E6AD85" wp14:editId="48CC490F">
            <wp:extent cx="2891790" cy="2891790"/>
            <wp:effectExtent l="0" t="0" r="3810" b="3810"/>
            <wp:docPr id="82" name="圖片 82" descr="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typedconstan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891790" cy="2891790"/>
                    </a:xfrm>
                    <a:prstGeom prst="rect">
                      <a:avLst/>
                    </a:prstGeom>
                    <a:noFill/>
                    <a:ln>
                      <a:noFill/>
                    </a:ln>
                  </pic:spPr>
                </pic:pic>
              </a:graphicData>
            </a:graphic>
          </wp:inline>
        </w:drawing>
      </w:r>
    </w:p>
    <w:p w14:paraId="4E5A9C55" w14:textId="453A6F80" w:rsidR="00D210E4" w:rsidRDefault="00634FC0" w:rsidP="00D210E4">
      <w:pPr>
        <w:pStyle w:val="p"/>
      </w:pPr>
      <w:r>
        <w:t>Bit t</w:t>
      </w:r>
      <w:r w:rsidR="00D210E4">
        <w:t xml:space="preserve">yped constants are not supported. Instead the value </w:t>
      </w:r>
      <w:r w:rsidR="0081481B">
        <w:t xml:space="preserve">of a bit type </w:t>
      </w:r>
      <w:r w:rsidR="00D210E4">
        <w:t>can be sp</w:t>
      </w:r>
      <w:r>
        <w:t>e</w:t>
      </w:r>
      <w:r w:rsidR="00D210E4">
        <w:t xml:space="preserve">cified using </w:t>
      </w:r>
      <w:r w:rsidR="0081481B">
        <w:t xml:space="preserve">one of the other constant kinds such as </w:t>
      </w:r>
      <w:r w:rsidR="00D210E4">
        <w:t>an int</w:t>
      </w:r>
      <w:r w:rsidR="0081481B">
        <w:t>eger</w:t>
      </w:r>
      <w:r>
        <w:t>,</w:t>
      </w:r>
      <w:r w:rsidR="00D210E4">
        <w:t xml:space="preserve"> float</w:t>
      </w:r>
      <w:r w:rsidR="000A2B64">
        <w:t>ing-point</w:t>
      </w:r>
      <w:r>
        <w:t>, or packed</w:t>
      </w:r>
      <w:r w:rsidR="00D210E4">
        <w:t xml:space="preserve"> constant.</w:t>
      </w:r>
    </w:p>
    <w:p w14:paraId="6381FCF3" w14:textId="76E7F81D" w:rsidR="00D210E4" w:rsidRDefault="00D210E4">
      <w:pPr>
        <w:pStyle w:val="p"/>
      </w:pPr>
      <w:r>
        <w:t>A</w:t>
      </w:r>
      <w:r w:rsidR="00A70EB0">
        <w:t>n</w:t>
      </w:r>
      <w:r>
        <w:t xml:space="preserve"> integer type</w:t>
      </w:r>
      <w:r w:rsidR="00A70EB0">
        <w:t>d constant requires the argument to be an integer constant which is truncated to the size of the integer type.</w:t>
      </w:r>
    </w:p>
    <w:p w14:paraId="17352576" w14:textId="77777777" w:rsidR="00A70EB0" w:rsidRDefault="00A70EB0" w:rsidP="00A70EB0">
      <w:pPr>
        <w:pStyle w:val="pFigureTitle"/>
      </w:pPr>
      <w:r>
        <w:t>Figure 4–70 integerTypedConstant Syntax Diagram</w:t>
      </w:r>
    </w:p>
    <w:p w14:paraId="6CEACBEC" w14:textId="6ABD9C4D" w:rsidR="00A70EB0" w:rsidRDefault="00377C98" w:rsidP="00A70EB0">
      <w:pPr>
        <w:pStyle w:val="pFigure"/>
      </w:pPr>
      <w:r>
        <w:rPr>
          <w:noProof/>
          <w:lang w:eastAsia="zh-TW"/>
        </w:rPr>
        <w:drawing>
          <wp:inline distT="0" distB="0" distL="0" distR="0" wp14:anchorId="2B592D8C" wp14:editId="413D60F6">
            <wp:extent cx="3561715" cy="956945"/>
            <wp:effectExtent l="0" t="0" r="635" b="0"/>
            <wp:docPr id="83" name="圖片 83" descr="integer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tegerTypedConstan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561715" cy="956945"/>
                    </a:xfrm>
                    <a:prstGeom prst="rect">
                      <a:avLst/>
                    </a:prstGeom>
                    <a:noFill/>
                    <a:ln>
                      <a:noFill/>
                    </a:ln>
                  </pic:spPr>
                </pic:pic>
              </a:graphicData>
            </a:graphic>
          </wp:inline>
        </w:drawing>
      </w:r>
    </w:p>
    <w:p w14:paraId="3C26620D" w14:textId="6A721B40" w:rsidR="00A70EB0" w:rsidRDefault="00A70EB0">
      <w:pPr>
        <w:pStyle w:val="p"/>
      </w:pPr>
      <w:r>
        <w:t>A float</w:t>
      </w:r>
      <w:r w:rsidR="000C2A1C">
        <w:t>ing-point</w:t>
      </w:r>
      <w:r>
        <w:t xml:space="preserve"> typed constant requires </w:t>
      </w:r>
      <w:r w:rsidR="009364B8">
        <w:t>the argument to be a float</w:t>
      </w:r>
      <w:r w:rsidR="0041168F">
        <w:t>ing-point</w:t>
      </w:r>
      <w:r w:rsidR="009364B8">
        <w:t xml:space="preserve"> constant that is the same byte size as the float</w:t>
      </w:r>
      <w:r w:rsidR="00773967">
        <w:t>ing-point</w:t>
      </w:r>
      <w:r w:rsidR="009364B8">
        <w:t xml:space="preserve"> type.</w:t>
      </w:r>
      <w:r w:rsidR="00353ADF">
        <w:t xml:space="preserve"> The 64-bit floating-point type (</w:t>
      </w:r>
      <w:r w:rsidR="00353ADF">
        <w:rPr>
          <w:rStyle w:val="code1"/>
        </w:rPr>
        <w:t>f64</w:t>
      </w:r>
      <w:r w:rsidR="00353ADF">
        <w:t xml:space="preserve">) is not supported by the Base profile (see </w:t>
      </w:r>
      <w:r w:rsidR="00353ADF">
        <w:rPr>
          <w:rStyle w:val="xref1"/>
        </w:rPr>
        <w:t>16.2.1. Base Profile Requirements (</w:t>
      </w:r>
      <w:r w:rsidR="00353ADF" w:rsidRPr="008A5E4E">
        <w:fldChar w:fldCharType="begin"/>
      </w:r>
      <w:r w:rsidR="00353ADF">
        <w:instrText xml:space="preserve"> PAGEREF _Ref-16064923 \p \h  \* MERGEFORMAT </w:instrText>
      </w:r>
      <w:r w:rsidR="00353ADF" w:rsidRPr="008A5E4E">
        <w:fldChar w:fldCharType="separate"/>
      </w:r>
      <w:r w:rsidR="00353ADF" w:rsidRPr="00533AF0">
        <w:rPr>
          <w:rStyle w:val="xref1"/>
          <w:noProof/>
        </w:rPr>
        <w:t>on</w:t>
      </w:r>
      <w:r w:rsidR="00353ADF">
        <w:rPr>
          <w:noProof/>
        </w:rPr>
        <w:t xml:space="preserve"> page 298</w:t>
      </w:r>
      <w:r w:rsidR="00353ADF" w:rsidRPr="008A5E4E">
        <w:rPr>
          <w:rStyle w:val="xref1"/>
        </w:rPr>
        <w:fldChar w:fldCharType="end"/>
      </w:r>
      <w:r w:rsidR="00353ADF">
        <w:rPr>
          <w:rStyle w:val="xref1"/>
        </w:rPr>
        <w:t>)</w:t>
      </w:r>
      <w:r w:rsidR="00353ADF">
        <w:t>).</w:t>
      </w:r>
    </w:p>
    <w:p w14:paraId="320876B2" w14:textId="77777777" w:rsidR="00597D87" w:rsidRDefault="00597D87" w:rsidP="00597D87">
      <w:pPr>
        <w:pStyle w:val="pFigureTitle"/>
      </w:pPr>
      <w:r>
        <w:t>Figure 4–70 floatTypedConstant Syntax Diagram</w:t>
      </w:r>
    </w:p>
    <w:p w14:paraId="09BE4B55" w14:textId="53AC53C9" w:rsidR="00597D87" w:rsidRDefault="00377C98" w:rsidP="00597D87">
      <w:pPr>
        <w:pStyle w:val="pFigure"/>
      </w:pPr>
      <w:r>
        <w:rPr>
          <w:noProof/>
          <w:lang w:eastAsia="zh-TW"/>
        </w:rPr>
        <w:drawing>
          <wp:inline distT="0" distB="0" distL="0" distR="0" wp14:anchorId="648088AE" wp14:editId="3E6C169D">
            <wp:extent cx="3838575" cy="1584325"/>
            <wp:effectExtent l="0" t="0" r="9525" b="0"/>
            <wp:docPr id="84" name="圖片 84" descr="float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loatTypedConstan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838575" cy="1584325"/>
                    </a:xfrm>
                    <a:prstGeom prst="rect">
                      <a:avLst/>
                    </a:prstGeom>
                    <a:noFill/>
                    <a:ln>
                      <a:noFill/>
                    </a:ln>
                  </pic:spPr>
                </pic:pic>
              </a:graphicData>
            </a:graphic>
          </wp:inline>
        </w:drawing>
      </w:r>
    </w:p>
    <w:p w14:paraId="0C2227DE" w14:textId="4B4772A6" w:rsidR="008A5E4E" w:rsidRDefault="0065745B">
      <w:pPr>
        <w:pStyle w:val="p"/>
      </w:pPr>
      <w:r>
        <w:t>For information</w:t>
      </w:r>
      <w:r w:rsidR="00AD0B8D">
        <w:t xml:space="preserve"> on packed type constants,</w:t>
      </w:r>
      <w:r>
        <w:t xml:space="preserve"> see </w:t>
      </w:r>
      <w:r>
        <w:rPr>
          <w:rStyle w:val="xref1"/>
        </w:rPr>
        <w:t xml:space="preserve">4.14.2. Packed </w:t>
      </w:r>
      <w:r w:rsidR="00AD0B8D">
        <w:rPr>
          <w:rStyle w:val="xref1"/>
        </w:rPr>
        <w:t xml:space="preserve">Type </w:t>
      </w:r>
      <w:r>
        <w:rPr>
          <w:rStyle w:val="xref1"/>
        </w:rPr>
        <w:t>Constants (</w:t>
      </w:r>
      <w:r w:rsidR="009A76EE" w:rsidRPr="008A5E4E">
        <w:fldChar w:fldCharType="begin"/>
      </w:r>
      <w:r w:rsidR="008A5E4E">
        <w:instrText xml:space="preserve"> PAGEREF 1510152651 \p \h  \* MERGEFORMAT </w:instrText>
      </w:r>
      <w:r w:rsidR="009A76EE" w:rsidRPr="008A5E4E">
        <w:fldChar w:fldCharType="separate"/>
      </w:r>
      <w:r w:rsidR="00533AF0" w:rsidRPr="00533AF0">
        <w:rPr>
          <w:rStyle w:val="xref1"/>
          <w:noProof/>
        </w:rPr>
        <w:t>on</w:t>
      </w:r>
      <w:r w:rsidR="00533AF0">
        <w:rPr>
          <w:noProof/>
        </w:rPr>
        <w:t xml:space="preserve"> page 83</w:t>
      </w:r>
      <w:r w:rsidR="009A76EE" w:rsidRPr="008A5E4E">
        <w:rPr>
          <w:rStyle w:val="xref1"/>
        </w:rPr>
        <w:fldChar w:fldCharType="end"/>
      </w:r>
      <w:r>
        <w:rPr>
          <w:rStyle w:val="xref1"/>
        </w:rPr>
        <w:t>)</w:t>
      </w:r>
      <w:r>
        <w:t xml:space="preserve">. </w:t>
      </w:r>
    </w:p>
    <w:p w14:paraId="19CBF18C" w14:textId="77009266" w:rsidR="004C60B6" w:rsidRDefault="004C60B6" w:rsidP="004C60B6">
      <w:pPr>
        <w:pStyle w:val="p"/>
      </w:pPr>
      <w:r>
        <w:lastRenderedPageBreak/>
        <w:t xml:space="preserve">For information on image handle type constants, see </w:t>
      </w:r>
      <w:r>
        <w:rPr>
          <w:rStyle w:val="xref1"/>
        </w:rPr>
        <w:t>7.1.7. Image Creation and Image Handles (</w:t>
      </w:r>
      <w:r w:rsidRPr="008A5E4E">
        <w:fldChar w:fldCharType="begin"/>
      </w:r>
      <w:r>
        <w:instrText xml:space="preserve"> PAGEREF _Ref163910260 \p \h  \* MERGEFORMAT </w:instrText>
      </w:r>
      <w:r w:rsidRPr="008A5E4E">
        <w:fldChar w:fldCharType="separate"/>
      </w:r>
      <w:r w:rsidRPr="00533AF0">
        <w:rPr>
          <w:rStyle w:val="xref1"/>
          <w:noProof/>
        </w:rPr>
        <w:t>on</w:t>
      </w:r>
      <w:r>
        <w:rPr>
          <w:noProof/>
        </w:rPr>
        <w:t xml:space="preserve"> page 208</w:t>
      </w:r>
      <w:r w:rsidRPr="008A5E4E">
        <w:rPr>
          <w:rStyle w:val="xref1"/>
        </w:rPr>
        <w:fldChar w:fldCharType="end"/>
      </w:r>
      <w:r>
        <w:rPr>
          <w:rStyle w:val="xref1"/>
        </w:rPr>
        <w:t>)</w:t>
      </w:r>
      <w:r>
        <w:t xml:space="preserve">. They are </w:t>
      </w:r>
      <w:del w:id="335" w:author="ttye" w:date="2015-02-25T18:56:00Z">
        <w:r w:rsidDel="00904A30">
          <w:delText xml:space="preserve">only </w:delText>
        </w:r>
      </w:del>
      <w:r>
        <w:t>allowed for constants used as a variable initializer and cause a corresponding image to be created with the properties specified.</w:t>
      </w:r>
      <w:ins w:id="336" w:author="ttye" w:date="2015-02-25T18:55:00Z">
        <w:r w:rsidR="00904A30">
          <w:t xml:space="preserve"> They </w:t>
        </w:r>
      </w:ins>
      <w:ins w:id="337" w:author="ttye" w:date="2015-02-25T18:56:00Z">
        <w:r w:rsidR="00904A30">
          <w:t>are</w:t>
        </w:r>
      </w:ins>
      <w:ins w:id="338" w:author="ttye" w:date="2015-02-25T18:55:00Z">
        <w:r w:rsidR="00904A30">
          <w:t xml:space="preserve"> also </w:t>
        </w:r>
      </w:ins>
      <w:ins w:id="339" w:author="ttye" w:date="2015-02-25T18:56:00Z">
        <w:r w:rsidR="00904A30">
          <w:t>allowed</w:t>
        </w:r>
      </w:ins>
      <w:ins w:id="340" w:author="ttye" w:date="2015-02-25T18:55:00Z">
        <w:r w:rsidR="00904A30">
          <w:t xml:space="preserve"> as the operand of a pragma directive</w:t>
        </w:r>
      </w:ins>
      <w:ins w:id="341" w:author="ttye" w:date="2015-02-25T18:57:00Z">
        <w:r w:rsidR="00904A30">
          <w:t xml:space="preserve"> (see </w:t>
        </w:r>
      </w:ins>
      <w:ins w:id="342" w:author="ttye" w:date="2015-02-25T18:58:00Z">
        <w:r w:rsidR="00904A30">
          <w:rPr>
            <w:rStyle w:val="xref1"/>
          </w:rPr>
          <w:t>13.3. pragma Directive (</w:t>
        </w:r>
        <w:r w:rsidR="00904A30" w:rsidRPr="008A5E4E">
          <w:fldChar w:fldCharType="begin"/>
        </w:r>
        <w:r w:rsidR="00904A30">
          <w:instrText xml:space="preserve"> PAGEREF _Ref669192193 \p \h  \* MERGEFORMAT </w:instrText>
        </w:r>
      </w:ins>
      <w:ins w:id="343" w:author="ttye" w:date="2015-02-25T18:58:00Z">
        <w:r w:rsidR="00904A30" w:rsidRPr="008A5E4E">
          <w:fldChar w:fldCharType="separate"/>
        </w:r>
        <w:r w:rsidR="00904A30" w:rsidRPr="00533AF0">
          <w:rPr>
            <w:rStyle w:val="xref1"/>
            <w:noProof/>
          </w:rPr>
          <w:t>on</w:t>
        </w:r>
        <w:r w:rsidR="00904A30">
          <w:rPr>
            <w:noProof/>
          </w:rPr>
          <w:t xml:space="preserve"> page 285</w:t>
        </w:r>
        <w:r w:rsidR="00904A30" w:rsidRPr="008A5E4E">
          <w:rPr>
            <w:rStyle w:val="xref1"/>
          </w:rPr>
          <w:fldChar w:fldCharType="end"/>
        </w:r>
        <w:r w:rsidR="00904A30">
          <w:rPr>
            <w:rStyle w:val="xref1"/>
          </w:rPr>
          <w:t>)</w:t>
        </w:r>
      </w:ins>
      <w:ins w:id="344" w:author="ttye" w:date="2015-02-25T18:57:00Z">
        <w:r w:rsidR="00904A30">
          <w:t>).</w:t>
        </w:r>
      </w:ins>
    </w:p>
    <w:p w14:paraId="3FFE3EDB" w14:textId="4CBEB444" w:rsidR="004C60B6" w:rsidRDefault="004C60B6" w:rsidP="004C60B6">
      <w:pPr>
        <w:pStyle w:val="p"/>
      </w:pPr>
      <w:r>
        <w:t xml:space="preserve">For information on sampler handle type constants, see </w:t>
      </w:r>
      <w:r>
        <w:rPr>
          <w:rStyle w:val="xref1"/>
        </w:rPr>
        <w:t>7.1.8. Sampler Creation and Sampler Handles (</w:t>
      </w:r>
      <w:r w:rsidRPr="008A5E4E">
        <w:fldChar w:fldCharType="begin"/>
      </w:r>
      <w:r>
        <w:instrText xml:space="preserve"> PAGEREF _Ref657417699 \p \h  \* MERGEFORMAT </w:instrText>
      </w:r>
      <w:r w:rsidRPr="008A5E4E">
        <w:fldChar w:fldCharType="separate"/>
      </w:r>
      <w:r w:rsidRPr="00533AF0">
        <w:rPr>
          <w:rStyle w:val="xref1"/>
          <w:noProof/>
        </w:rPr>
        <w:t>on</w:t>
      </w:r>
      <w:r>
        <w:rPr>
          <w:noProof/>
        </w:rPr>
        <w:t xml:space="preserve"> page 211</w:t>
      </w:r>
      <w:r w:rsidRPr="008A5E4E">
        <w:rPr>
          <w:rStyle w:val="xref1"/>
        </w:rPr>
        <w:fldChar w:fldCharType="end"/>
      </w:r>
      <w:r>
        <w:rPr>
          <w:rStyle w:val="xref1"/>
        </w:rPr>
        <w:t>)</w:t>
      </w:r>
      <w:r>
        <w:t xml:space="preserve">. They are </w:t>
      </w:r>
      <w:del w:id="345" w:author="ttye" w:date="2015-02-25T19:02:00Z">
        <w:r w:rsidDel="009475EC">
          <w:delText xml:space="preserve">only </w:delText>
        </w:r>
      </w:del>
      <w:r>
        <w:t>allowed for constants used as a variable initializer and cause a corresponding sampler to be created with the properties specified.</w:t>
      </w:r>
      <w:ins w:id="346" w:author="ttye" w:date="2015-02-25T19:02:00Z">
        <w:r w:rsidR="009475EC" w:rsidRPr="009475EC">
          <w:t xml:space="preserve"> </w:t>
        </w:r>
        <w:r w:rsidR="009475EC">
          <w:t xml:space="preserve">They are also allowed as the operand of a pragma directive (see </w:t>
        </w:r>
        <w:r w:rsidR="009475EC">
          <w:rPr>
            <w:rStyle w:val="xref1"/>
          </w:rPr>
          <w:t>13.3. pragma Directive (</w:t>
        </w:r>
        <w:r w:rsidR="009475EC" w:rsidRPr="008A5E4E">
          <w:fldChar w:fldCharType="begin"/>
        </w:r>
        <w:r w:rsidR="009475EC">
          <w:instrText xml:space="preserve"> PAGEREF _Ref669192193 \p \h  \* MERGEFORMAT </w:instrText>
        </w:r>
      </w:ins>
      <w:ins w:id="347" w:author="ttye" w:date="2015-02-25T19:02:00Z">
        <w:r w:rsidR="009475EC" w:rsidRPr="008A5E4E">
          <w:fldChar w:fldCharType="separate"/>
        </w:r>
        <w:r w:rsidR="009475EC" w:rsidRPr="00533AF0">
          <w:rPr>
            <w:rStyle w:val="xref1"/>
            <w:noProof/>
          </w:rPr>
          <w:t>on</w:t>
        </w:r>
        <w:r w:rsidR="009475EC">
          <w:rPr>
            <w:noProof/>
          </w:rPr>
          <w:t xml:space="preserve"> page 285</w:t>
        </w:r>
        <w:r w:rsidR="009475EC" w:rsidRPr="008A5E4E">
          <w:rPr>
            <w:rStyle w:val="xref1"/>
          </w:rPr>
          <w:fldChar w:fldCharType="end"/>
        </w:r>
        <w:r w:rsidR="009475EC">
          <w:rPr>
            <w:rStyle w:val="xref1"/>
          </w:rPr>
          <w:t>)</w:t>
        </w:r>
        <w:r w:rsidR="009475EC">
          <w:t>).</w:t>
        </w:r>
      </w:ins>
    </w:p>
    <w:p w14:paraId="1BE049C0" w14:textId="320862F7" w:rsidR="00974F6A" w:rsidRDefault="00244A21">
      <w:pPr>
        <w:pStyle w:val="p"/>
      </w:pPr>
      <w:r>
        <w:t>A signal handle typed constant</w:t>
      </w:r>
      <w:r w:rsidR="0007361A">
        <w:t xml:space="preserve"> requires the argument to be an integer constant </w:t>
      </w:r>
      <w:r w:rsidR="005150E7">
        <w:t xml:space="preserve">with the value zero. This represents the null </w:t>
      </w:r>
      <w:r w:rsidR="001F48FB">
        <w:t>signal handle.</w:t>
      </w:r>
      <w:r w:rsidR="000C533A">
        <w:t xml:space="preserve"> The integer constant is treated as</w:t>
      </w:r>
      <w:r w:rsidR="00D82EC4">
        <w:t xml:space="preserve"> a</w:t>
      </w:r>
      <w:r w:rsidR="000C533A">
        <w:t xml:space="preserve"> </w:t>
      </w:r>
      <w:r w:rsidR="00D82EC4" w:rsidRPr="00A272C0">
        <w:rPr>
          <w:rFonts w:ascii="Courier New" w:hAnsi="Courier New" w:cs="Courier New"/>
        </w:rPr>
        <w:t>u64</w:t>
      </w:r>
      <w:r w:rsidR="00D82EC4">
        <w:t xml:space="preserve"> type</w:t>
      </w:r>
      <w:r w:rsidR="000C533A">
        <w:t>.</w:t>
      </w:r>
    </w:p>
    <w:p w14:paraId="4C6B0A41" w14:textId="77777777" w:rsidR="004F1650" w:rsidRDefault="004F1650" w:rsidP="004F1650">
      <w:pPr>
        <w:pStyle w:val="pFigureTitle"/>
      </w:pPr>
      <w:r>
        <w:t>Figure 4–70 signalTypedConstant Syntax Diagram</w:t>
      </w:r>
    </w:p>
    <w:p w14:paraId="41754F7B" w14:textId="391F0B28" w:rsidR="004F1650" w:rsidRDefault="00377C98" w:rsidP="00636634">
      <w:pPr>
        <w:pStyle w:val="pFigure"/>
      </w:pPr>
      <w:r>
        <w:rPr>
          <w:noProof/>
          <w:lang w:eastAsia="zh-TW"/>
        </w:rPr>
        <w:drawing>
          <wp:inline distT="0" distB="0" distL="0" distR="0" wp14:anchorId="301B324A" wp14:editId="799DE31F">
            <wp:extent cx="3509010" cy="956945"/>
            <wp:effectExtent l="0" t="0" r="0" b="0"/>
            <wp:docPr id="85" name="圖片 85" descr="signal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ignalTypedConstan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509010" cy="956945"/>
                    </a:xfrm>
                    <a:prstGeom prst="rect">
                      <a:avLst/>
                    </a:prstGeom>
                    <a:noFill/>
                    <a:ln>
                      <a:noFill/>
                    </a:ln>
                  </pic:spPr>
                </pic:pic>
              </a:graphicData>
            </a:graphic>
          </wp:inline>
        </w:drawing>
      </w:r>
    </w:p>
    <w:p w14:paraId="29A6F5B9" w14:textId="06DA5F42" w:rsidR="009F3878" w:rsidRDefault="009F3878" w:rsidP="009F3878">
      <w:pPr>
        <w:pStyle w:val="p"/>
      </w:pPr>
      <w:bookmarkStart w:id="348" w:name="_Toc396034162"/>
      <w:r>
        <w:t xml:space="preserve">An array typed constant consists of an array element data type, followed by “[]”, followed by parenthesized elements to provide a value of each array element. The array element data type </w:t>
      </w:r>
      <w:r w:rsidR="009C2CC8">
        <w:t xml:space="preserve">can be any type except </w:t>
      </w:r>
      <w:r>
        <w:t xml:space="preserve">an array type or a bit type. Each array element must be </w:t>
      </w:r>
      <w:r w:rsidR="005C2A41">
        <w:t xml:space="preserve">a constant that is compatible with the </w:t>
      </w:r>
      <w:r>
        <w:t>array element data type</w:t>
      </w:r>
      <w:r w:rsidR="005C2A41">
        <w:t xml:space="preserve"> according to the rules in </w:t>
      </w:r>
      <w:r w:rsidR="005C2A41">
        <w:rPr>
          <w:rStyle w:val="xref1"/>
        </w:rPr>
        <w:t>Table 4–1 (</w:t>
      </w:r>
      <w:r w:rsidR="005C2A41" w:rsidRPr="008A5E4E">
        <w:fldChar w:fldCharType="begin"/>
      </w:r>
      <w:r w:rsidR="005C2A41">
        <w:instrText xml:space="preserve"> PAGEREF -887813809 \p \h  \* MERGEFORMAT </w:instrText>
      </w:r>
      <w:r w:rsidR="005C2A41" w:rsidRPr="008A5E4E">
        <w:fldChar w:fldCharType="separate"/>
      </w:r>
      <w:r w:rsidR="005C2A41" w:rsidRPr="00533AF0">
        <w:rPr>
          <w:rStyle w:val="xref1"/>
          <w:noProof/>
        </w:rPr>
        <w:t>on</w:t>
      </w:r>
      <w:r w:rsidR="005C2A41">
        <w:rPr>
          <w:noProof/>
        </w:rPr>
        <w:t xml:space="preserve"> page 72</w:t>
      </w:r>
      <w:r w:rsidR="005C2A41" w:rsidRPr="008A5E4E">
        <w:rPr>
          <w:rStyle w:val="xref1"/>
        </w:rPr>
        <w:fldChar w:fldCharType="end"/>
      </w:r>
      <w:r w:rsidR="005C2A41">
        <w:rPr>
          <w:rStyle w:val="xref1"/>
        </w:rPr>
        <w:t>)</w:t>
      </w:r>
      <w:r>
        <w:t xml:space="preserve">. The byte size of an array typed constant is the byte size of  the array element data type multiplied by the number of </w:t>
      </w:r>
      <w:r w:rsidR="00E37A22">
        <w:t>array elements.</w:t>
      </w:r>
    </w:p>
    <w:p w14:paraId="3AFB504A" w14:textId="7BDE0DDF" w:rsidR="005B7C1B" w:rsidRDefault="005B7C1B" w:rsidP="005B7C1B">
      <w:pPr>
        <w:pStyle w:val="pFigureTitle"/>
      </w:pPr>
      <w:r>
        <w:lastRenderedPageBreak/>
        <w:t>Figure 4–71 arrayTypedConstant Syntax Diagram</w:t>
      </w:r>
    </w:p>
    <w:p w14:paraId="5643F09C" w14:textId="0A3B9992" w:rsidR="005B7C1B" w:rsidRDefault="00377C98" w:rsidP="005B7C1B">
      <w:pPr>
        <w:pStyle w:val="pFigure"/>
      </w:pPr>
      <w:r>
        <w:rPr>
          <w:noProof/>
          <w:lang w:eastAsia="zh-TW"/>
        </w:rPr>
        <w:drawing>
          <wp:inline distT="0" distB="0" distL="0" distR="0" wp14:anchorId="513E69D5" wp14:editId="1BDD0CAA">
            <wp:extent cx="3179445" cy="3221355"/>
            <wp:effectExtent l="0" t="0" r="1905" b="0"/>
            <wp:docPr id="86" name="圖片 86" descr="array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rraytypedconstan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179445" cy="3221355"/>
                    </a:xfrm>
                    <a:prstGeom prst="rect">
                      <a:avLst/>
                    </a:prstGeom>
                    <a:noFill/>
                    <a:ln>
                      <a:noFill/>
                    </a:ln>
                  </pic:spPr>
                </pic:pic>
              </a:graphicData>
            </a:graphic>
          </wp:inline>
        </w:drawing>
      </w:r>
    </w:p>
    <w:p w14:paraId="07E3330B" w14:textId="13386E18" w:rsidR="00CA7E45" w:rsidRDefault="00CA7E45" w:rsidP="00CA7E45">
      <w:pPr>
        <w:pStyle w:val="pFigureTitle"/>
      </w:pPr>
      <w:r>
        <w:t>Figure 4–72 integerArrayTypedConstant Syntax Diagram</w:t>
      </w:r>
    </w:p>
    <w:p w14:paraId="3229F1DB" w14:textId="67754E7D" w:rsidR="00CA7E45" w:rsidRDefault="00377C98" w:rsidP="00CA7E45">
      <w:pPr>
        <w:pStyle w:val="pFigure"/>
      </w:pPr>
      <w:r>
        <w:rPr>
          <w:noProof/>
          <w:lang w:eastAsia="zh-TW"/>
        </w:rPr>
        <w:drawing>
          <wp:inline distT="0" distB="0" distL="0" distR="0" wp14:anchorId="336675F5" wp14:editId="472EBF7F">
            <wp:extent cx="5210175" cy="2147570"/>
            <wp:effectExtent l="0" t="0" r="9525" b="5080"/>
            <wp:docPr id="87" name="圖片 87" descr="integerarray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ntegerarraytypedconstan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210175" cy="2147570"/>
                    </a:xfrm>
                    <a:prstGeom prst="rect">
                      <a:avLst/>
                    </a:prstGeom>
                    <a:noFill/>
                    <a:ln>
                      <a:noFill/>
                    </a:ln>
                  </pic:spPr>
                </pic:pic>
              </a:graphicData>
            </a:graphic>
          </wp:inline>
        </w:drawing>
      </w:r>
    </w:p>
    <w:p w14:paraId="79DE9CBF" w14:textId="77777777" w:rsidR="005638D0" w:rsidRDefault="005638D0" w:rsidP="005638D0">
      <w:pPr>
        <w:pStyle w:val="pFigureTitle"/>
      </w:pPr>
      <w:r>
        <w:t>Figure 4–74 halfArrayTypedConstant Syntax Diagram</w:t>
      </w:r>
    </w:p>
    <w:p w14:paraId="6C3038C8" w14:textId="68822885" w:rsidR="005638D0" w:rsidRDefault="00377C98" w:rsidP="005638D0">
      <w:pPr>
        <w:pStyle w:val="pFigure"/>
      </w:pPr>
      <w:r>
        <w:rPr>
          <w:noProof/>
          <w:lang w:eastAsia="zh-TW"/>
        </w:rPr>
        <w:lastRenderedPageBreak/>
        <w:drawing>
          <wp:inline distT="0" distB="0" distL="0" distR="0" wp14:anchorId="2C88096E" wp14:editId="67349D44">
            <wp:extent cx="5773420" cy="2147570"/>
            <wp:effectExtent l="0" t="0" r="0" b="5080"/>
            <wp:docPr id="88" name="圖片 88" descr="halfarray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alfarraytypedconstan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73420" cy="2147570"/>
                    </a:xfrm>
                    <a:prstGeom prst="rect">
                      <a:avLst/>
                    </a:prstGeom>
                    <a:noFill/>
                    <a:ln>
                      <a:noFill/>
                    </a:ln>
                  </pic:spPr>
                </pic:pic>
              </a:graphicData>
            </a:graphic>
          </wp:inline>
        </w:drawing>
      </w:r>
    </w:p>
    <w:p w14:paraId="5A452FA8" w14:textId="29E916BA" w:rsidR="003333B9" w:rsidRDefault="003333B9" w:rsidP="003333B9">
      <w:pPr>
        <w:pStyle w:val="pFigureTitle"/>
      </w:pPr>
      <w:r>
        <w:t>Figure 4–73 singleArrayTypedConstant Syntax Diagram</w:t>
      </w:r>
    </w:p>
    <w:p w14:paraId="2B422736" w14:textId="1BE96DFE" w:rsidR="003333B9" w:rsidRDefault="00377C98" w:rsidP="003333B9">
      <w:pPr>
        <w:pStyle w:val="pFigure"/>
      </w:pPr>
      <w:r>
        <w:rPr>
          <w:noProof/>
          <w:lang w:eastAsia="zh-TW"/>
        </w:rPr>
        <w:drawing>
          <wp:inline distT="0" distB="0" distL="0" distR="0" wp14:anchorId="4D4CE8AA" wp14:editId="3D706542">
            <wp:extent cx="5869305" cy="2147570"/>
            <wp:effectExtent l="0" t="0" r="0" b="5080"/>
            <wp:docPr id="89" name="圖片 89" descr="singlearray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inglearraytypedconstan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869305" cy="2147570"/>
                    </a:xfrm>
                    <a:prstGeom prst="rect">
                      <a:avLst/>
                    </a:prstGeom>
                    <a:noFill/>
                    <a:ln>
                      <a:noFill/>
                    </a:ln>
                  </pic:spPr>
                </pic:pic>
              </a:graphicData>
            </a:graphic>
          </wp:inline>
        </w:drawing>
      </w:r>
    </w:p>
    <w:p w14:paraId="5F66E0AD" w14:textId="77777777" w:rsidR="005638D0" w:rsidRDefault="005638D0" w:rsidP="005638D0">
      <w:pPr>
        <w:pStyle w:val="pFigureTitle"/>
      </w:pPr>
      <w:r>
        <w:t>Figure 4–73 doubleArrayTypedConstant Syntax Diagram</w:t>
      </w:r>
    </w:p>
    <w:p w14:paraId="08C6245E" w14:textId="0788B0F7" w:rsidR="005638D0" w:rsidRDefault="00377C98" w:rsidP="005638D0">
      <w:pPr>
        <w:pStyle w:val="pFigure"/>
      </w:pPr>
      <w:r>
        <w:rPr>
          <w:noProof/>
          <w:lang w:eastAsia="zh-TW"/>
        </w:rPr>
        <w:drawing>
          <wp:inline distT="0" distB="0" distL="0" distR="0" wp14:anchorId="3CECB19E" wp14:editId="3B31FB76">
            <wp:extent cx="5911850" cy="2147570"/>
            <wp:effectExtent l="0" t="0" r="0" b="5080"/>
            <wp:docPr id="90" name="圖片 90" descr="doublearray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oublearraytypedconstan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11850" cy="2147570"/>
                    </a:xfrm>
                    <a:prstGeom prst="rect">
                      <a:avLst/>
                    </a:prstGeom>
                    <a:noFill/>
                    <a:ln>
                      <a:noFill/>
                    </a:ln>
                  </pic:spPr>
                </pic:pic>
              </a:graphicData>
            </a:graphic>
          </wp:inline>
        </w:drawing>
      </w:r>
    </w:p>
    <w:p w14:paraId="003FF18C" w14:textId="2D241AEB" w:rsidR="003333B9" w:rsidRDefault="003333B9" w:rsidP="003333B9">
      <w:pPr>
        <w:pStyle w:val="pFigureTitle"/>
      </w:pPr>
      <w:r>
        <w:t>Figure 4–75 packedArrayTypedConstant Syntax Diagram</w:t>
      </w:r>
    </w:p>
    <w:p w14:paraId="30222E4D" w14:textId="5510E1E3" w:rsidR="003333B9" w:rsidRDefault="00377C98" w:rsidP="003333B9">
      <w:pPr>
        <w:pStyle w:val="pFigure"/>
      </w:pPr>
      <w:r>
        <w:rPr>
          <w:noProof/>
          <w:lang w:eastAsia="zh-TW"/>
        </w:rPr>
        <w:lastRenderedPageBreak/>
        <w:drawing>
          <wp:inline distT="0" distB="0" distL="0" distR="0" wp14:anchorId="3B622307" wp14:editId="72D44967">
            <wp:extent cx="6326505" cy="1105535"/>
            <wp:effectExtent l="0" t="0" r="0" b="0"/>
            <wp:docPr id="91" name="圖片 91" descr="packedarray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ackedarraytypedconstan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326505" cy="1105535"/>
                    </a:xfrm>
                    <a:prstGeom prst="rect">
                      <a:avLst/>
                    </a:prstGeom>
                    <a:noFill/>
                    <a:ln>
                      <a:noFill/>
                    </a:ln>
                  </pic:spPr>
                </pic:pic>
              </a:graphicData>
            </a:graphic>
          </wp:inline>
        </w:drawing>
      </w:r>
    </w:p>
    <w:p w14:paraId="65D1B6CE" w14:textId="1CD21DD6" w:rsidR="003333B9" w:rsidRDefault="003333B9" w:rsidP="003333B9">
      <w:pPr>
        <w:pStyle w:val="pFigureTitle"/>
      </w:pPr>
      <w:r>
        <w:t>Figure 4–76 imageArrayTypedConstant Syntax Diagram</w:t>
      </w:r>
    </w:p>
    <w:p w14:paraId="395EF82B" w14:textId="615055D6" w:rsidR="003333B9" w:rsidRDefault="00377C98" w:rsidP="003333B9">
      <w:pPr>
        <w:pStyle w:val="pFigure"/>
      </w:pPr>
      <w:r>
        <w:rPr>
          <w:noProof/>
          <w:lang w:eastAsia="zh-TW"/>
        </w:rPr>
        <w:drawing>
          <wp:inline distT="0" distB="0" distL="0" distR="0" wp14:anchorId="6B28BE60" wp14:editId="4D2D6389">
            <wp:extent cx="6188075" cy="1105535"/>
            <wp:effectExtent l="0" t="0" r="3175" b="0"/>
            <wp:docPr id="92" name="圖片 92" descr="imagearray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agearraytypedconstan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188075" cy="1105535"/>
                    </a:xfrm>
                    <a:prstGeom prst="rect">
                      <a:avLst/>
                    </a:prstGeom>
                    <a:noFill/>
                    <a:ln>
                      <a:noFill/>
                    </a:ln>
                  </pic:spPr>
                </pic:pic>
              </a:graphicData>
            </a:graphic>
          </wp:inline>
        </w:drawing>
      </w:r>
    </w:p>
    <w:p w14:paraId="7ECEB8D4" w14:textId="02AAEF83" w:rsidR="003333B9" w:rsidRDefault="003333B9" w:rsidP="003333B9">
      <w:pPr>
        <w:pStyle w:val="pFigureTitle"/>
      </w:pPr>
      <w:r>
        <w:t>Figure 4–77 samplerArrayTypedConstant Syntax Diagram</w:t>
      </w:r>
    </w:p>
    <w:p w14:paraId="5B959F9D" w14:textId="70C7B77E" w:rsidR="003333B9" w:rsidRDefault="00377C98" w:rsidP="003333B9">
      <w:pPr>
        <w:pStyle w:val="pFigure"/>
      </w:pPr>
      <w:r>
        <w:rPr>
          <w:noProof/>
          <w:lang w:eastAsia="zh-TW"/>
        </w:rPr>
        <w:drawing>
          <wp:inline distT="0" distB="0" distL="0" distR="0" wp14:anchorId="014A7CEA" wp14:editId="32689277">
            <wp:extent cx="6454140" cy="1105535"/>
            <wp:effectExtent l="0" t="0" r="3810" b="0"/>
            <wp:docPr id="93" name="圖片 93" descr="samplerarray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amplerarraytypedconstan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454140" cy="1105535"/>
                    </a:xfrm>
                    <a:prstGeom prst="rect">
                      <a:avLst/>
                    </a:prstGeom>
                    <a:noFill/>
                    <a:ln>
                      <a:noFill/>
                    </a:ln>
                  </pic:spPr>
                </pic:pic>
              </a:graphicData>
            </a:graphic>
          </wp:inline>
        </w:drawing>
      </w:r>
    </w:p>
    <w:p w14:paraId="60F77236" w14:textId="5D710D38" w:rsidR="003333B9" w:rsidRDefault="003333B9" w:rsidP="003333B9">
      <w:pPr>
        <w:pStyle w:val="pFigureTitle"/>
      </w:pPr>
      <w:r>
        <w:t>Figure 4–78 signalArrayTypedConstant Syntax Diagram</w:t>
      </w:r>
    </w:p>
    <w:p w14:paraId="0FE57E14" w14:textId="70F10C85" w:rsidR="003333B9" w:rsidRDefault="00377C98" w:rsidP="003333B9">
      <w:pPr>
        <w:pStyle w:val="pFigure"/>
      </w:pPr>
      <w:r>
        <w:rPr>
          <w:noProof/>
          <w:lang w:eastAsia="zh-TW"/>
        </w:rPr>
        <w:drawing>
          <wp:inline distT="0" distB="0" distL="0" distR="0" wp14:anchorId="1815A686" wp14:editId="0E65C2DB">
            <wp:extent cx="6177280" cy="1105535"/>
            <wp:effectExtent l="0" t="0" r="0" b="0"/>
            <wp:docPr id="94" name="圖片 94" descr="signalarray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ignalarraytypedconstan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177280" cy="1105535"/>
                    </a:xfrm>
                    <a:prstGeom prst="rect">
                      <a:avLst/>
                    </a:prstGeom>
                    <a:noFill/>
                    <a:ln>
                      <a:noFill/>
                    </a:ln>
                  </pic:spPr>
                </pic:pic>
              </a:graphicData>
            </a:graphic>
          </wp:inline>
        </w:drawing>
      </w:r>
    </w:p>
    <w:p w14:paraId="4C7702CA" w14:textId="6DD44BE7" w:rsidR="0062778F" w:rsidRDefault="0062778F" w:rsidP="0062778F">
      <w:pPr>
        <w:pStyle w:val="h3"/>
      </w:pPr>
      <w:r>
        <w:t>4.8.</w:t>
      </w:r>
      <w:r w:rsidR="00242586">
        <w:t>4</w:t>
      </w:r>
      <w:r>
        <w:t xml:space="preserve"> </w:t>
      </w:r>
      <w:bookmarkStart w:id="349" w:name="aggregate_constants"/>
      <w:bookmarkEnd w:id="349"/>
      <w:r>
        <w:t>Aggregate Constants</w:t>
      </w:r>
    </w:p>
    <w:p w14:paraId="4C37F2FD" w14:textId="5062BFAB" w:rsidR="00A41EF4" w:rsidRDefault="00CB4D01" w:rsidP="0062778F">
      <w:pPr>
        <w:pStyle w:val="p"/>
      </w:pPr>
      <w:r>
        <w:t xml:space="preserve">An aggregate constant consists of a comma separated list of typed constants </w:t>
      </w:r>
      <w:r w:rsidR="009B3582">
        <w:t xml:space="preserve">and alignment requests </w:t>
      </w:r>
      <w:r>
        <w:t>enclosed in curly braces</w:t>
      </w:r>
      <w:r w:rsidR="006130C6">
        <w:t>.</w:t>
      </w:r>
    </w:p>
    <w:p w14:paraId="6BD2CEDB" w14:textId="77777777" w:rsidR="006F2B0E" w:rsidRDefault="006F2B0E" w:rsidP="006F2B0E">
      <w:pPr>
        <w:pStyle w:val="pFigureTitle"/>
      </w:pPr>
      <w:r>
        <w:lastRenderedPageBreak/>
        <w:t>Figure 4–70 aggregateConstant Syntax Diagram</w:t>
      </w:r>
    </w:p>
    <w:p w14:paraId="1156884B" w14:textId="4DC56FD8" w:rsidR="006F2B0E" w:rsidRDefault="00377C98" w:rsidP="006F2B0E">
      <w:pPr>
        <w:pStyle w:val="pFigure"/>
      </w:pPr>
      <w:r>
        <w:rPr>
          <w:noProof/>
          <w:lang w:eastAsia="zh-TW"/>
        </w:rPr>
        <w:drawing>
          <wp:inline distT="0" distB="0" distL="0" distR="0" wp14:anchorId="726A1C76" wp14:editId="693C6A43">
            <wp:extent cx="5146040" cy="1105535"/>
            <wp:effectExtent l="0" t="0" r="0" b="0"/>
            <wp:docPr id="95" name="圖片 95" descr="aggregate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ggregateConstan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146040" cy="1105535"/>
                    </a:xfrm>
                    <a:prstGeom prst="rect">
                      <a:avLst/>
                    </a:prstGeom>
                    <a:noFill/>
                    <a:ln>
                      <a:noFill/>
                    </a:ln>
                  </pic:spPr>
                </pic:pic>
              </a:graphicData>
            </a:graphic>
          </wp:inline>
        </w:drawing>
      </w:r>
    </w:p>
    <w:p w14:paraId="1A884637" w14:textId="77777777" w:rsidR="006F2B0E" w:rsidRDefault="006F2B0E" w:rsidP="006F2B0E">
      <w:pPr>
        <w:pStyle w:val="pFigureTitle"/>
      </w:pPr>
      <w:r>
        <w:t>Figure 4–70 aggregateConstantItem Syntax Diagram</w:t>
      </w:r>
    </w:p>
    <w:p w14:paraId="78FA7A0D" w14:textId="5D74DF5A" w:rsidR="006F2B0E" w:rsidRDefault="00377C98" w:rsidP="006F2B0E">
      <w:pPr>
        <w:pStyle w:val="pFigure"/>
      </w:pPr>
      <w:r>
        <w:rPr>
          <w:noProof/>
          <w:lang w:eastAsia="zh-TW"/>
        </w:rPr>
        <w:drawing>
          <wp:inline distT="0" distB="0" distL="0" distR="0" wp14:anchorId="56306B11" wp14:editId="1196B39A">
            <wp:extent cx="2934335" cy="1254760"/>
            <wp:effectExtent l="0" t="0" r="0" b="2540"/>
            <wp:docPr id="96" name="圖片 96" descr="aggregateConstant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ggregateConstantItem"/>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934335" cy="1254760"/>
                    </a:xfrm>
                    <a:prstGeom prst="rect">
                      <a:avLst/>
                    </a:prstGeom>
                    <a:noFill/>
                    <a:ln>
                      <a:noFill/>
                    </a:ln>
                  </pic:spPr>
                </pic:pic>
              </a:graphicData>
            </a:graphic>
          </wp:inline>
        </w:drawing>
      </w:r>
    </w:p>
    <w:p w14:paraId="43AF5504" w14:textId="775FD730" w:rsidR="00F45B24" w:rsidRDefault="006130C6" w:rsidP="0062778F">
      <w:pPr>
        <w:pStyle w:val="p"/>
      </w:pPr>
      <w:r>
        <w:t xml:space="preserve">The </w:t>
      </w:r>
      <w:r w:rsidR="009A4C88">
        <w:t xml:space="preserve">bytes of the </w:t>
      </w:r>
      <w:r>
        <w:t xml:space="preserve">typed constant </w:t>
      </w:r>
      <w:r w:rsidR="008D199A">
        <w:t xml:space="preserve">aggregate element </w:t>
      </w:r>
      <w:r>
        <w:t>values are ordered consecutively starti</w:t>
      </w:r>
      <w:r w:rsidR="00AF1F85">
        <w:t>ng at the lowest addressed byte</w:t>
      </w:r>
      <w:r w:rsidR="00E8374E">
        <w:t xml:space="preserve"> and do not have to be the same type</w:t>
      </w:r>
      <w:r>
        <w:t>.</w:t>
      </w:r>
      <w:r w:rsidR="00CB4D01">
        <w:t xml:space="preserve"> </w:t>
      </w:r>
      <w:r>
        <w:t>The byte size of each value is the byte size of the typed constant.</w:t>
      </w:r>
      <w:r w:rsidR="00466D82">
        <w:t xml:space="preserve"> There is no padding between values, therefore values need not be naturally aligned.</w:t>
      </w:r>
      <w:r w:rsidR="00E8374E">
        <w:t xml:space="preserve"> This allows aggregate constants to provide a constant value for arbitrary structures </w:t>
      </w:r>
      <w:r w:rsidR="00DC3B0A">
        <w:t>which have different field types</w:t>
      </w:r>
      <w:r w:rsidR="00CD6FED">
        <w:t>, as well as for arrays that have the same type for each element</w:t>
      </w:r>
      <w:r w:rsidR="00DC3B0A">
        <w:t xml:space="preserve">. The byte size of an aggregate constant is the sum of the sizes of </w:t>
      </w:r>
      <w:r w:rsidR="00B20A7F">
        <w:t>its</w:t>
      </w:r>
      <w:r w:rsidR="00DC3B0A">
        <w:t xml:space="preserve"> elements.</w:t>
      </w:r>
    </w:p>
    <w:p w14:paraId="58A467DC" w14:textId="69F6137C" w:rsidR="005268BC" w:rsidRDefault="006130C6" w:rsidP="0062778F">
      <w:pPr>
        <w:pStyle w:val="p"/>
      </w:pPr>
      <w:r>
        <w:t xml:space="preserve">In addition, </w:t>
      </w:r>
      <w:r w:rsidR="00D621EF">
        <w:t>an aggregate constant element can be an</w:t>
      </w:r>
      <w:r>
        <w:t xml:space="preserve"> alignment request</w:t>
      </w:r>
      <w:r w:rsidR="00D621EF">
        <w:t xml:space="preserve">: </w:t>
      </w:r>
      <w:r w:rsidR="00D621EF" w:rsidRPr="00636634">
        <w:rPr>
          <w:rFonts w:ascii="Courier New" w:hAnsi="Courier New" w:cs="Courier New"/>
        </w:rPr>
        <w:t>align(</w:t>
      </w:r>
      <w:r w:rsidR="00D621EF" w:rsidRPr="00636634">
        <w:rPr>
          <w:i/>
        </w:rPr>
        <w:t>n</w:t>
      </w:r>
      <w:r w:rsidR="00D621EF" w:rsidRPr="00636634">
        <w:rPr>
          <w:rFonts w:ascii="Courier New" w:hAnsi="Courier New" w:cs="Courier New"/>
        </w:rPr>
        <w:t>)</w:t>
      </w:r>
      <w:r w:rsidR="00D621EF">
        <w:t>. Th</w:t>
      </w:r>
      <w:r w:rsidR="00FD6DA7">
        <w:t xml:space="preserve">is causes enough zero bytes to be generated to ensure the next element starts on the specified alignment relative to the start of the aggregate constant. </w:t>
      </w:r>
      <w:r w:rsidR="00624F67">
        <w:t xml:space="preserve">If </w:t>
      </w:r>
      <w:r w:rsidR="00831E2C">
        <w:t>the alignment request</w:t>
      </w:r>
      <w:r w:rsidR="00624F67">
        <w:t xml:space="preserve"> appears as the last element, it causes zero bytes to be generated to make the aggregate constant byte size a multiple of the specified alignment. </w:t>
      </w:r>
      <w:ins w:id="350" w:author="ttye" w:date="2015-02-25T18:38:00Z">
        <w:r w:rsidR="00357DC8">
          <w:t>An aggregate constant cannot consist  of only alignment request elements.</w:t>
        </w:r>
      </w:ins>
      <w:ins w:id="351" w:author="ttye" w:date="2015-02-25T18:39:00Z">
        <w:r w:rsidR="000D69C5">
          <w:t xml:space="preserve"> </w:t>
        </w:r>
      </w:ins>
      <w:r w:rsidR="00FD6DA7">
        <w:t xml:space="preserve">Valid values of </w:t>
      </w:r>
      <w:r w:rsidR="00FD6DA7">
        <w:rPr>
          <w:rStyle w:val="i"/>
        </w:rPr>
        <w:t>n</w:t>
      </w:r>
      <w:r w:rsidR="00FD6DA7">
        <w:t xml:space="preserve"> are 1, 2, 4, 8, 16, 32, 64, 128 and 256.</w:t>
      </w:r>
    </w:p>
    <w:p w14:paraId="5F9EC855" w14:textId="246593DD" w:rsidR="00FD6DA7" w:rsidRDefault="00BE60E3" w:rsidP="0062778F">
      <w:pPr>
        <w:pStyle w:val="p"/>
      </w:pPr>
      <w:r>
        <w:t>A</w:t>
      </w:r>
      <w:r w:rsidR="005268BC">
        <w:t xml:space="preserve">n aggregate constant is used as the </w:t>
      </w:r>
      <w:r w:rsidR="00EA68D4">
        <w:t>initializer</w:t>
      </w:r>
      <w:r w:rsidR="005268BC">
        <w:t xml:space="preserve"> of a </w:t>
      </w:r>
      <w:r>
        <w:t xml:space="preserve">bit type array </w:t>
      </w:r>
      <w:r w:rsidR="005268BC">
        <w:t>variable</w:t>
      </w:r>
      <w:r>
        <w:t>.</w:t>
      </w:r>
      <w:r w:rsidR="005268BC">
        <w:t xml:space="preserve"> </w:t>
      </w:r>
      <w:r>
        <w:t>A</w:t>
      </w:r>
      <w:r w:rsidR="005268BC">
        <w:t xml:space="preserve">ny alignment requests </w:t>
      </w:r>
      <w:r w:rsidR="009B3582">
        <w:t>the aggregate initializer</w:t>
      </w:r>
      <w:r w:rsidR="00EA68D4">
        <w:t xml:space="preserve"> contains </w:t>
      </w:r>
      <w:r w:rsidR="005268BC">
        <w:t>do not influence the alignment of the variable</w:t>
      </w:r>
      <w:r w:rsidR="009B3582">
        <w:t xml:space="preserve"> it initializes</w:t>
      </w:r>
      <w:r w:rsidR="005268BC">
        <w:t>.</w:t>
      </w:r>
    </w:p>
    <w:p w14:paraId="76786695" w14:textId="77777777" w:rsidR="004C50FD" w:rsidRDefault="004C50FD" w:rsidP="004C50FD">
      <w:pPr>
        <w:pStyle w:val="pFigureTitle"/>
      </w:pPr>
      <w:r>
        <w:t>Figure 4–70 aggregateConstantAlign Syntax Diagram</w:t>
      </w:r>
    </w:p>
    <w:p w14:paraId="3ADABD29" w14:textId="5E40B23C" w:rsidR="004C50FD" w:rsidRDefault="00377C98" w:rsidP="00636634">
      <w:pPr>
        <w:pStyle w:val="pFigure"/>
      </w:pPr>
      <w:r>
        <w:rPr>
          <w:noProof/>
          <w:lang w:eastAsia="zh-TW"/>
        </w:rPr>
        <w:drawing>
          <wp:inline distT="0" distB="0" distL="0" distR="0" wp14:anchorId="74979692" wp14:editId="0A544751">
            <wp:extent cx="4231640" cy="956945"/>
            <wp:effectExtent l="0" t="0" r="0" b="0"/>
            <wp:docPr id="97" name="圖片 97" descr="aggregateConstant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ggregateConstantAlign"/>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231640" cy="956945"/>
                    </a:xfrm>
                    <a:prstGeom prst="rect">
                      <a:avLst/>
                    </a:prstGeom>
                    <a:noFill/>
                    <a:ln>
                      <a:noFill/>
                    </a:ln>
                  </pic:spPr>
                </pic:pic>
              </a:graphicData>
            </a:graphic>
          </wp:inline>
        </w:drawing>
      </w:r>
    </w:p>
    <w:p w14:paraId="4FE6D5D4" w14:textId="67E6518F" w:rsidR="008A5E4E" w:rsidRDefault="0065745B">
      <w:pPr>
        <w:pStyle w:val="h3"/>
      </w:pPr>
      <w:r>
        <w:t>4.8.</w:t>
      </w:r>
      <w:r w:rsidR="00242586">
        <w:t>5</w:t>
      </w:r>
      <w:r>
        <w:t xml:space="preserve"> </w:t>
      </w:r>
      <w:bookmarkStart w:id="352" w:name="_Ref476081211"/>
      <w:bookmarkStart w:id="353" w:name="_Ref150022384"/>
      <w:r>
        <w:t>How Text Format Constants Are Converted to Bit String Constants</w:t>
      </w:r>
      <w:bookmarkEnd w:id="348"/>
      <w:bookmarkEnd w:id="352"/>
      <w:bookmarkEnd w:id="353"/>
    </w:p>
    <w:p w14:paraId="2CCE0C44" w14:textId="151B97F4" w:rsidR="008A5E4E" w:rsidRDefault="00F23D5D">
      <w:pPr>
        <w:pStyle w:val="p"/>
      </w:pPr>
      <w:r>
        <w:t xml:space="preserve">Tools can </w:t>
      </w:r>
      <w:r w:rsidR="0065745B">
        <w:t xml:space="preserve">convert </w:t>
      </w:r>
      <w:r>
        <w:t xml:space="preserve">between the HSAIL </w:t>
      </w:r>
      <w:r w:rsidR="0065745B">
        <w:t xml:space="preserve">text format </w:t>
      </w:r>
      <w:r w:rsidR="00953D39">
        <w:t xml:space="preserve">and </w:t>
      </w:r>
      <w:r>
        <w:t xml:space="preserve">the BRIG </w:t>
      </w:r>
      <w:r w:rsidR="0065745B">
        <w:t>binary format</w:t>
      </w:r>
      <w:r>
        <w:t xml:space="preserve">. </w:t>
      </w:r>
      <w:r w:rsidR="0065745B">
        <w:t xml:space="preserve">See </w:t>
      </w:r>
      <w:r w:rsidR="00953D39">
        <w:rPr>
          <w:rStyle w:val="xref1"/>
        </w:rPr>
        <w:t>Table 4–1 (</w:t>
      </w:r>
      <w:r w:rsidR="00953D39">
        <w:fldChar w:fldCharType="begin"/>
      </w:r>
      <w:r w:rsidR="00953D39">
        <w:instrText xml:space="preserve"> PAGEREF  text_constants_and_results_of_the_conv \h \p  \* MERGEFORMAT </w:instrText>
      </w:r>
      <w:r w:rsidR="00953D39">
        <w:fldChar w:fldCharType="separate"/>
      </w:r>
      <w:r w:rsidR="00953D39">
        <w:rPr>
          <w:noProof/>
        </w:rPr>
        <w:t>on page 93</w:t>
      </w:r>
      <w:r w:rsidR="00953D39">
        <w:fldChar w:fldCharType="end"/>
      </w:r>
      <w:r w:rsidR="00953D39">
        <w:rPr>
          <w:rStyle w:val="xref1"/>
        </w:rPr>
        <w:t>)</w:t>
      </w:r>
      <w:r w:rsidR="0065745B">
        <w:t xml:space="preserve">, which describes how </w:t>
      </w:r>
      <w:r>
        <w:t xml:space="preserve">HSAIL </w:t>
      </w:r>
      <w:r w:rsidR="0065745B">
        <w:t xml:space="preserve">text format constants are converted to bit string </w:t>
      </w:r>
      <w:r w:rsidR="0065745B">
        <w:lastRenderedPageBreak/>
        <w:t>constants used in BRIG. What happens with the conversion depends on the data type expected by the operation.</w:t>
      </w:r>
    </w:p>
    <w:p w14:paraId="1A69C4AB" w14:textId="5EA11E24" w:rsidR="008A5E4E" w:rsidRDefault="0065745B" w:rsidP="00B40BE0">
      <w:pPr>
        <w:pStyle w:val="pTableTitle"/>
      </w:pPr>
      <w:bookmarkStart w:id="354" w:name="_ListOf87"/>
      <w:bookmarkStart w:id="355" w:name="-887813809"/>
      <w:r>
        <w:t xml:space="preserve">Table 4–1 </w:t>
      </w:r>
      <w:bookmarkStart w:id="356" w:name="text_constants_and_results_of_the_conv"/>
      <w:bookmarkEnd w:id="356"/>
      <w:r>
        <w:t>Text Constants and Results of the Conversion</w:t>
      </w:r>
      <w:bookmarkEnd w:id="354"/>
      <w:bookmarkEnd w:id="355"/>
    </w:p>
    <w:tbl>
      <w:tblPr>
        <w:tblW w:w="8970" w:type="dxa"/>
        <w:tblCellSpacing w:w="0" w:type="dxa"/>
        <w:tblBorders>
          <w:top w:val="double" w:sz="3" w:space="0" w:color="000000"/>
          <w:left w:val="single" w:sz="6" w:space="0" w:color="000000"/>
          <w:bottom w:val="single" w:sz="18" w:space="0" w:color="000000"/>
          <w:right w:val="single" w:sz="6" w:space="0" w:color="000000"/>
        </w:tblBorders>
        <w:tblLayout w:type="fixed"/>
        <w:tblCellMar>
          <w:left w:w="10" w:type="dxa"/>
          <w:right w:w="10" w:type="dxa"/>
        </w:tblCellMar>
        <w:tblLook w:val="04A0" w:firstRow="1" w:lastRow="0" w:firstColumn="1" w:lastColumn="0" w:noHBand="0" w:noVBand="1"/>
      </w:tblPr>
      <w:tblGrid>
        <w:gridCol w:w="1410"/>
        <w:gridCol w:w="810"/>
        <w:gridCol w:w="900"/>
        <w:gridCol w:w="900"/>
        <w:gridCol w:w="900"/>
        <w:gridCol w:w="810"/>
        <w:gridCol w:w="810"/>
        <w:gridCol w:w="810"/>
        <w:gridCol w:w="810"/>
        <w:gridCol w:w="810"/>
      </w:tblGrid>
      <w:tr w:rsidR="00281766" w14:paraId="4E7DE1B2" w14:textId="3E0A8BBE" w:rsidTr="00B40BE0">
        <w:trPr>
          <w:tblHeader/>
          <w:tblCellSpacing w:w="0" w:type="dxa"/>
        </w:trPr>
        <w:tc>
          <w:tcPr>
            <w:tcW w:w="1410" w:type="dxa"/>
            <w:vMerge w:val="restart"/>
            <w:tcBorders>
              <w:bottom w:val="double" w:sz="3" w:space="0" w:color="000000"/>
              <w:right w:val="single" w:sz="18" w:space="0" w:color="000000"/>
            </w:tcBorders>
            <w:shd w:val="clear" w:color="auto" w:fill="D3D3D3"/>
            <w:tcMar>
              <w:top w:w="45" w:type="dxa"/>
              <w:left w:w="45" w:type="dxa"/>
              <w:bottom w:w="45" w:type="dxa"/>
              <w:right w:w="45" w:type="dxa"/>
            </w:tcMar>
          </w:tcPr>
          <w:p w14:paraId="66AA9216" w14:textId="77777777" w:rsidR="00281766" w:rsidRDefault="00281766">
            <w:pPr>
              <w:pStyle w:val="thTableStyle-TablestyleNonAltRows-HeadE-Sidehead-Header1"/>
              <w:shd w:val="clear" w:color="auto" w:fill="D3D3D3"/>
            </w:pPr>
            <w:r>
              <w:rPr>
                <w:shd w:val="clear" w:color="auto" w:fill="D3D3D3"/>
              </w:rPr>
              <w:t xml:space="preserve">Kind of text format constant provided (see </w:t>
            </w:r>
            <w:r>
              <w:rPr>
                <w:rStyle w:val="xref2"/>
                <w:shd w:val="clear" w:color="auto" w:fill="D3D3D3"/>
              </w:rPr>
              <w:t>4.8. Constants (</w:t>
            </w:r>
            <w:r w:rsidRPr="008A5E4E">
              <w:fldChar w:fldCharType="begin"/>
            </w:r>
            <w:r>
              <w:instrText xml:space="preserve"> PAGEREF _Ref-1280415766 \p \h  \* MERGEFORMAT </w:instrText>
            </w:r>
            <w:r w:rsidRPr="008A5E4E">
              <w:fldChar w:fldCharType="separate"/>
            </w:r>
            <w:r w:rsidRPr="00533AF0">
              <w:rPr>
                <w:rStyle w:val="xref2"/>
                <w:noProof/>
              </w:rPr>
              <w:t>on</w:t>
            </w:r>
            <w:r>
              <w:rPr>
                <w:noProof/>
              </w:rPr>
              <w:t xml:space="preserve"> page 66</w:t>
            </w:r>
            <w:r w:rsidRPr="008A5E4E">
              <w:rPr>
                <w:rStyle w:val="xref2"/>
              </w:rPr>
              <w:fldChar w:fldCharType="end"/>
            </w:r>
            <w:r>
              <w:rPr>
                <w:rStyle w:val="xref2"/>
                <w:shd w:val="clear" w:color="auto" w:fill="D3D3D3"/>
              </w:rPr>
              <w:t>)</w:t>
            </w:r>
            <w:r>
              <w:rPr>
                <w:shd w:val="clear" w:color="auto" w:fill="D3D3D3"/>
              </w:rPr>
              <w:t>)</w:t>
            </w:r>
          </w:p>
        </w:tc>
        <w:tc>
          <w:tcPr>
            <w:tcW w:w="7560" w:type="dxa"/>
            <w:gridSpan w:val="9"/>
            <w:tcBorders>
              <w:bottom w:val="nil"/>
            </w:tcBorders>
            <w:shd w:val="clear" w:color="auto" w:fill="D3D3D3"/>
          </w:tcPr>
          <w:p w14:paraId="359FC5F3" w14:textId="4A1DC0D9" w:rsidR="00281766" w:rsidRDefault="00281766">
            <w:pPr>
              <w:pStyle w:val="thTableStyle-TablestyleNonAltRows-HeadD-Column-Header1"/>
              <w:shd w:val="clear" w:color="auto" w:fill="D3D3D3"/>
              <w:jc w:val="center"/>
              <w:rPr>
                <w:shd w:val="clear" w:color="auto" w:fill="D3D3D3"/>
              </w:rPr>
            </w:pPr>
            <w:r>
              <w:rPr>
                <w:shd w:val="clear" w:color="auto" w:fill="D3D3D3"/>
              </w:rPr>
              <w:t xml:space="preserve">Data type of expected value (see </w:t>
            </w:r>
            <w:r>
              <w:rPr>
                <w:rStyle w:val="xref2"/>
                <w:shd w:val="clear" w:color="auto" w:fill="D3D3D3"/>
              </w:rPr>
              <w:t>4.13. Data Types (</w:t>
            </w:r>
            <w:r w:rsidRPr="008A5E4E">
              <w:fldChar w:fldCharType="begin"/>
            </w:r>
            <w:r>
              <w:instrText xml:space="preserve"> PAGEREF _Ref-1188652331 \p \h  \* MERGEFORMAT </w:instrText>
            </w:r>
            <w:r w:rsidRPr="008A5E4E">
              <w:fldChar w:fldCharType="separate"/>
            </w:r>
            <w:r w:rsidRPr="00B40BE0">
              <w:rPr>
                <w:rStyle w:val="xref2"/>
                <w:noProof/>
              </w:rPr>
              <w:t>on</w:t>
            </w:r>
            <w:r>
              <w:rPr>
                <w:noProof/>
              </w:rPr>
              <w:t xml:space="preserve"> page 98</w:t>
            </w:r>
            <w:r w:rsidRPr="008A5E4E">
              <w:rPr>
                <w:rStyle w:val="xref2"/>
              </w:rPr>
              <w:fldChar w:fldCharType="end"/>
            </w:r>
            <w:r>
              <w:rPr>
                <w:rStyle w:val="xref2"/>
                <w:shd w:val="clear" w:color="auto" w:fill="D3D3D3"/>
              </w:rPr>
              <w:t>)</w:t>
            </w:r>
            <w:r>
              <w:rPr>
                <w:shd w:val="clear" w:color="auto" w:fill="D3D3D3"/>
              </w:rPr>
              <w:t xml:space="preserve">) </w:t>
            </w:r>
          </w:p>
        </w:tc>
      </w:tr>
      <w:tr w:rsidR="00FB26B0" w14:paraId="436C34F1" w14:textId="4D79D185" w:rsidTr="00B40BE0">
        <w:trPr>
          <w:tblHeader/>
          <w:tblCellSpacing w:w="0" w:type="dxa"/>
        </w:trPr>
        <w:tc>
          <w:tcPr>
            <w:tcW w:w="1410" w:type="dxa"/>
            <w:vMerge/>
            <w:tcBorders>
              <w:bottom w:val="double" w:sz="3" w:space="0" w:color="000000"/>
              <w:right w:val="single" w:sz="18" w:space="0" w:color="000000"/>
            </w:tcBorders>
          </w:tcPr>
          <w:p w14:paraId="4E4845FA" w14:textId="77777777" w:rsidR="00527ECF" w:rsidRDefault="00527ECF" w:rsidP="00527ECF"/>
        </w:tc>
        <w:tc>
          <w:tcPr>
            <w:tcW w:w="810" w:type="dxa"/>
            <w:tcBorders>
              <w:bottom w:val="double" w:sz="3" w:space="0" w:color="000000"/>
              <w:right w:val="single" w:sz="6" w:space="0" w:color="000000"/>
            </w:tcBorders>
            <w:shd w:val="clear" w:color="auto" w:fill="D3D3D3"/>
            <w:tcMar>
              <w:top w:w="45" w:type="dxa"/>
              <w:left w:w="45" w:type="dxa"/>
              <w:bottom w:w="45" w:type="dxa"/>
              <w:right w:w="45" w:type="dxa"/>
            </w:tcMar>
          </w:tcPr>
          <w:p w14:paraId="45B15944" w14:textId="727C348C" w:rsidR="00527ECF" w:rsidRDefault="00527ECF" w:rsidP="00527ECF">
            <w:pPr>
              <w:pStyle w:val="thTableStyle-TablestyleNonAltRows-HeadE-Column-Header1"/>
              <w:shd w:val="clear" w:color="auto" w:fill="D3D3D3"/>
            </w:pPr>
            <w:r>
              <w:rPr>
                <w:shd w:val="clear" w:color="auto" w:fill="D3D3D3"/>
              </w:rPr>
              <w:t>Bit type</w:t>
            </w:r>
          </w:p>
        </w:tc>
        <w:tc>
          <w:tcPr>
            <w:tcW w:w="900" w:type="dxa"/>
            <w:tcBorders>
              <w:bottom w:val="double" w:sz="3" w:space="0" w:color="000000"/>
              <w:right w:val="single" w:sz="6" w:space="0" w:color="000000"/>
            </w:tcBorders>
            <w:shd w:val="clear" w:color="auto" w:fill="D3D3D3"/>
            <w:tcMar>
              <w:top w:w="45" w:type="dxa"/>
              <w:left w:w="45" w:type="dxa"/>
              <w:bottom w:w="45" w:type="dxa"/>
              <w:right w:w="45" w:type="dxa"/>
            </w:tcMar>
          </w:tcPr>
          <w:p w14:paraId="3FBA708D" w14:textId="21F8D865" w:rsidR="00527ECF" w:rsidRDefault="00527ECF" w:rsidP="00527ECF">
            <w:pPr>
              <w:pStyle w:val="thTableStyle-TablestyleNonAltRows-HeadE-Column-Header1"/>
              <w:shd w:val="clear" w:color="auto" w:fill="D3D3D3"/>
            </w:pPr>
            <w:r>
              <w:rPr>
                <w:shd w:val="clear" w:color="auto" w:fill="D3D3D3"/>
              </w:rPr>
              <w:t>Signed/ unsigned integer type</w:t>
            </w:r>
          </w:p>
        </w:tc>
        <w:tc>
          <w:tcPr>
            <w:tcW w:w="900" w:type="dxa"/>
            <w:tcBorders>
              <w:bottom w:val="double" w:sz="3" w:space="0" w:color="000000"/>
              <w:right w:val="single" w:sz="6" w:space="0" w:color="000000"/>
            </w:tcBorders>
            <w:shd w:val="clear" w:color="auto" w:fill="D3D3D3"/>
            <w:tcMar>
              <w:top w:w="45" w:type="dxa"/>
              <w:left w:w="45" w:type="dxa"/>
              <w:bottom w:w="45" w:type="dxa"/>
              <w:right w:w="45" w:type="dxa"/>
            </w:tcMar>
          </w:tcPr>
          <w:p w14:paraId="6E7CABCF" w14:textId="48F44808" w:rsidR="00527ECF" w:rsidRDefault="00527ECF" w:rsidP="00527ECF">
            <w:pPr>
              <w:pStyle w:val="thTableStyle-TablestyleNonAltRows-HeadE-Column-Header1"/>
              <w:shd w:val="clear" w:color="auto" w:fill="D3D3D3"/>
            </w:pPr>
            <w:r>
              <w:rPr>
                <w:shd w:val="clear" w:color="auto" w:fill="D3D3D3"/>
              </w:rPr>
              <w:t>Floating-point type</w:t>
            </w:r>
          </w:p>
        </w:tc>
        <w:tc>
          <w:tcPr>
            <w:tcW w:w="900" w:type="dxa"/>
            <w:tcBorders>
              <w:bottom w:val="double" w:sz="3" w:space="0" w:color="000000"/>
            </w:tcBorders>
            <w:shd w:val="clear" w:color="auto" w:fill="D3D3D3"/>
            <w:tcMar>
              <w:top w:w="45" w:type="dxa"/>
              <w:left w:w="45" w:type="dxa"/>
              <w:bottom w:w="45" w:type="dxa"/>
              <w:right w:w="45" w:type="dxa"/>
            </w:tcMar>
          </w:tcPr>
          <w:p w14:paraId="3FD81531" w14:textId="5E7C3D23" w:rsidR="00527ECF" w:rsidRDefault="00527ECF" w:rsidP="00527ECF">
            <w:pPr>
              <w:pStyle w:val="thTableStyle-TablestyleNonAltRows-HeadD-Column-Header1"/>
              <w:shd w:val="clear" w:color="auto" w:fill="D3D3D3"/>
            </w:pPr>
            <w:r>
              <w:rPr>
                <w:shd w:val="clear" w:color="auto" w:fill="D3D3D3"/>
              </w:rPr>
              <w:t>Packed type</w:t>
            </w:r>
          </w:p>
        </w:tc>
        <w:tc>
          <w:tcPr>
            <w:tcW w:w="810" w:type="dxa"/>
            <w:tcBorders>
              <w:bottom w:val="double" w:sz="3" w:space="0" w:color="000000"/>
              <w:right w:val="single" w:sz="6" w:space="0" w:color="000000"/>
            </w:tcBorders>
            <w:shd w:val="clear" w:color="auto" w:fill="D3D3D3"/>
          </w:tcPr>
          <w:p w14:paraId="162BE81B" w14:textId="62926624" w:rsidR="00527ECF" w:rsidRPr="00B20113" w:rsidRDefault="00527ECF" w:rsidP="00527ECF">
            <w:pPr>
              <w:pStyle w:val="thTableStyle-TablestyleNonAltRows-HeadD-Column-Header1"/>
              <w:shd w:val="clear" w:color="auto" w:fill="D3D3D3"/>
              <w:rPr>
                <w:shd w:val="clear" w:color="auto" w:fill="D3D3D3"/>
              </w:rPr>
            </w:pPr>
            <w:r>
              <w:rPr>
                <w:shd w:val="clear" w:color="auto" w:fill="D3D3D3"/>
              </w:rPr>
              <w:t>Image type</w:t>
            </w:r>
          </w:p>
        </w:tc>
        <w:tc>
          <w:tcPr>
            <w:tcW w:w="810" w:type="dxa"/>
            <w:tcBorders>
              <w:bottom w:val="double" w:sz="3" w:space="0" w:color="000000"/>
              <w:right w:val="single" w:sz="6" w:space="0" w:color="000000"/>
            </w:tcBorders>
            <w:shd w:val="clear" w:color="auto" w:fill="D3D3D3"/>
          </w:tcPr>
          <w:p w14:paraId="3A2A1684" w14:textId="7A4A3075" w:rsidR="00527ECF" w:rsidRPr="00B20113" w:rsidRDefault="00527ECF" w:rsidP="00527ECF">
            <w:pPr>
              <w:pStyle w:val="thTableStyle-TablestyleNonAltRows-HeadD-Column-Header1"/>
              <w:shd w:val="clear" w:color="auto" w:fill="D3D3D3"/>
              <w:rPr>
                <w:shd w:val="clear" w:color="auto" w:fill="D3D3D3"/>
              </w:rPr>
            </w:pPr>
            <w:r>
              <w:rPr>
                <w:shd w:val="clear" w:color="auto" w:fill="D3D3D3"/>
              </w:rPr>
              <w:t>Sampler type</w:t>
            </w:r>
          </w:p>
        </w:tc>
        <w:tc>
          <w:tcPr>
            <w:tcW w:w="810" w:type="dxa"/>
            <w:tcBorders>
              <w:bottom w:val="double" w:sz="3" w:space="0" w:color="000000"/>
              <w:right w:val="single" w:sz="6" w:space="0" w:color="000000"/>
            </w:tcBorders>
            <w:shd w:val="clear" w:color="auto" w:fill="D3D3D3"/>
          </w:tcPr>
          <w:p w14:paraId="632F2D8E" w14:textId="2C2458FE" w:rsidR="00527ECF" w:rsidRPr="00B20113" w:rsidRDefault="00527ECF" w:rsidP="00527ECF">
            <w:pPr>
              <w:pStyle w:val="thTableStyle-TablestyleNonAltRows-HeadD-Column-Header1"/>
              <w:shd w:val="clear" w:color="auto" w:fill="D3D3D3"/>
              <w:rPr>
                <w:shd w:val="clear" w:color="auto" w:fill="D3D3D3"/>
              </w:rPr>
            </w:pPr>
            <w:r>
              <w:rPr>
                <w:shd w:val="clear" w:color="auto" w:fill="D3D3D3"/>
              </w:rPr>
              <w:t>Signal type</w:t>
            </w:r>
          </w:p>
        </w:tc>
        <w:tc>
          <w:tcPr>
            <w:tcW w:w="810" w:type="dxa"/>
            <w:tcBorders>
              <w:top w:val="nil"/>
              <w:left w:val="single" w:sz="6" w:space="0" w:color="000000"/>
              <w:bottom w:val="double" w:sz="3" w:space="0" w:color="000000"/>
            </w:tcBorders>
            <w:shd w:val="clear" w:color="auto" w:fill="D3D3D3"/>
          </w:tcPr>
          <w:p w14:paraId="5FB1CF57" w14:textId="341474C6" w:rsidR="00527ECF" w:rsidRPr="00B20113" w:rsidRDefault="00527ECF" w:rsidP="00C10587">
            <w:pPr>
              <w:pStyle w:val="thTableStyle-TablestyleNonAltRows-HeadD-Column-Header1"/>
              <w:shd w:val="clear" w:color="auto" w:fill="D3D3D3"/>
              <w:rPr>
                <w:shd w:val="clear" w:color="auto" w:fill="D3D3D3"/>
              </w:rPr>
            </w:pPr>
            <w:r>
              <w:rPr>
                <w:shd w:val="clear" w:color="auto" w:fill="D3D3D3"/>
              </w:rPr>
              <w:t>Non-bit type a</w:t>
            </w:r>
            <w:r w:rsidRPr="00B20113">
              <w:rPr>
                <w:shd w:val="clear" w:color="auto" w:fill="D3D3D3"/>
              </w:rPr>
              <w:t>rray</w:t>
            </w:r>
          </w:p>
        </w:tc>
        <w:tc>
          <w:tcPr>
            <w:tcW w:w="810" w:type="dxa"/>
            <w:tcBorders>
              <w:top w:val="nil"/>
              <w:left w:val="single" w:sz="6" w:space="0" w:color="000000"/>
              <w:bottom w:val="double" w:sz="3" w:space="0" w:color="000000"/>
            </w:tcBorders>
            <w:shd w:val="clear" w:color="auto" w:fill="D3D3D3"/>
          </w:tcPr>
          <w:p w14:paraId="5567B7C7" w14:textId="73D718BF" w:rsidR="00527ECF" w:rsidRPr="00B20113" w:rsidRDefault="00527ECF" w:rsidP="00527ECF">
            <w:pPr>
              <w:pStyle w:val="thTableStyle-TablestyleNonAltRows-HeadD-Column-Header1"/>
              <w:shd w:val="clear" w:color="auto" w:fill="D3D3D3"/>
              <w:rPr>
                <w:shd w:val="clear" w:color="auto" w:fill="D3D3D3"/>
              </w:rPr>
            </w:pPr>
            <w:r>
              <w:rPr>
                <w:shd w:val="clear" w:color="auto" w:fill="D3D3D3"/>
              </w:rPr>
              <w:t>Bit  type array</w:t>
            </w:r>
          </w:p>
        </w:tc>
      </w:tr>
      <w:tr w:rsidR="00FB26B0" w14:paraId="0DA71E77" w14:textId="07022CAE" w:rsidTr="00B40BE0">
        <w:trPr>
          <w:tblCellSpacing w:w="0" w:type="dxa"/>
        </w:trPr>
        <w:tc>
          <w:tcPr>
            <w:tcW w:w="1410" w:type="dxa"/>
            <w:tcBorders>
              <w:bottom w:val="single" w:sz="6" w:space="0" w:color="000000"/>
              <w:right w:val="single" w:sz="18" w:space="0" w:color="000000"/>
            </w:tcBorders>
            <w:shd w:val="clear" w:color="auto" w:fill="DCDCDC"/>
            <w:tcMar>
              <w:top w:w="45" w:type="dxa"/>
              <w:left w:w="45" w:type="dxa"/>
              <w:bottom w:w="45" w:type="dxa"/>
              <w:right w:w="45" w:type="dxa"/>
            </w:tcMar>
          </w:tcPr>
          <w:p w14:paraId="2937D074" w14:textId="77777777" w:rsidR="00527ECF" w:rsidRDefault="00527ECF" w:rsidP="00527ECF">
            <w:pPr>
              <w:pStyle w:val="tdTableStyle-TablestyleNonAltRows-BodyE-Sidehead-Body1"/>
              <w:shd w:val="clear" w:color="auto" w:fill="DCDCDC"/>
            </w:pPr>
            <w:r>
              <w:rPr>
                <w:shd w:val="clear" w:color="auto" w:fill="DCDCDC"/>
              </w:rPr>
              <w:t>Integer constant</w:t>
            </w:r>
          </w:p>
        </w:tc>
        <w:tc>
          <w:tcPr>
            <w:tcW w:w="810" w:type="dxa"/>
            <w:tcBorders>
              <w:bottom w:val="single" w:sz="6" w:space="0" w:color="000000"/>
              <w:right w:val="single" w:sz="6" w:space="0" w:color="000000"/>
            </w:tcBorders>
            <w:tcMar>
              <w:top w:w="45" w:type="dxa"/>
              <w:left w:w="45" w:type="dxa"/>
              <w:bottom w:w="45" w:type="dxa"/>
              <w:right w:w="45" w:type="dxa"/>
            </w:tcMar>
          </w:tcPr>
          <w:p w14:paraId="5D44AFE1" w14:textId="0FD09FCE" w:rsidR="00527ECF" w:rsidRDefault="00527ECF" w:rsidP="00527ECF">
            <w:pPr>
              <w:pStyle w:val="tdTableStyle-TablestyleNonAltRows-BodyE-Column-Body1"/>
            </w:pPr>
            <w:r>
              <w:t xml:space="preserve"> Truncate</w:t>
            </w:r>
          </w:p>
        </w:tc>
        <w:tc>
          <w:tcPr>
            <w:tcW w:w="900" w:type="dxa"/>
            <w:tcBorders>
              <w:bottom w:val="single" w:sz="6" w:space="0" w:color="000000"/>
              <w:right w:val="single" w:sz="6" w:space="0" w:color="000000"/>
            </w:tcBorders>
            <w:tcMar>
              <w:top w:w="45" w:type="dxa"/>
              <w:left w:w="45" w:type="dxa"/>
              <w:bottom w:w="45" w:type="dxa"/>
              <w:right w:w="45" w:type="dxa"/>
            </w:tcMar>
          </w:tcPr>
          <w:p w14:paraId="2F1C3E5B" w14:textId="518F6D70" w:rsidR="00527ECF" w:rsidRDefault="00527ECF" w:rsidP="00527ECF">
            <w:pPr>
              <w:pStyle w:val="tdTableStyle-TablestyleNonAltRows-BodyE-Column-Body1"/>
            </w:pPr>
            <w:r>
              <w:t xml:space="preserve">Truncate </w:t>
            </w:r>
          </w:p>
        </w:tc>
        <w:tc>
          <w:tcPr>
            <w:tcW w:w="900" w:type="dxa"/>
            <w:tcBorders>
              <w:bottom w:val="single" w:sz="6" w:space="0" w:color="000000"/>
              <w:right w:val="single" w:sz="6" w:space="0" w:color="000000"/>
            </w:tcBorders>
            <w:tcMar>
              <w:top w:w="45" w:type="dxa"/>
              <w:left w:w="45" w:type="dxa"/>
              <w:bottom w:w="45" w:type="dxa"/>
              <w:right w:w="45" w:type="dxa"/>
            </w:tcMar>
          </w:tcPr>
          <w:p w14:paraId="6990E6F2" w14:textId="77777777" w:rsidR="00527ECF" w:rsidRDefault="00527ECF" w:rsidP="00527ECF">
            <w:pPr>
              <w:pStyle w:val="tdTableStyle-TablestyleNonAltRows-BodyE-Column-Body1"/>
            </w:pPr>
            <w:r>
              <w:t>Error</w:t>
            </w:r>
          </w:p>
        </w:tc>
        <w:tc>
          <w:tcPr>
            <w:tcW w:w="900" w:type="dxa"/>
            <w:tcBorders>
              <w:bottom w:val="single" w:sz="6" w:space="0" w:color="000000"/>
            </w:tcBorders>
            <w:tcMar>
              <w:top w:w="45" w:type="dxa"/>
              <w:left w:w="45" w:type="dxa"/>
              <w:bottom w:w="45" w:type="dxa"/>
              <w:right w:w="45" w:type="dxa"/>
            </w:tcMar>
          </w:tcPr>
          <w:p w14:paraId="76F8D376" w14:textId="5260B77F" w:rsidR="00527ECF" w:rsidRDefault="00527ECF" w:rsidP="00527ECF">
            <w:pPr>
              <w:pStyle w:val="tdTableStyle-TablestyleNonAltRows-BodyD-Column-Body1"/>
            </w:pPr>
            <w:r>
              <w:t>Error</w:t>
            </w:r>
          </w:p>
        </w:tc>
        <w:tc>
          <w:tcPr>
            <w:tcW w:w="810" w:type="dxa"/>
            <w:tcBorders>
              <w:bottom w:val="single" w:sz="6" w:space="0" w:color="000000"/>
              <w:right w:val="single" w:sz="6" w:space="0" w:color="000000"/>
            </w:tcBorders>
          </w:tcPr>
          <w:p w14:paraId="5A0E4D3F" w14:textId="0F92043A" w:rsidR="00527ECF" w:rsidRDefault="00527ECF" w:rsidP="00527ECF">
            <w:pPr>
              <w:pStyle w:val="tdTableStyle-TablestyleNonAltRows-BodyD-Column-Body1"/>
            </w:pPr>
            <w:r>
              <w:t>Error</w:t>
            </w:r>
          </w:p>
        </w:tc>
        <w:tc>
          <w:tcPr>
            <w:tcW w:w="810" w:type="dxa"/>
            <w:tcBorders>
              <w:bottom w:val="single" w:sz="6" w:space="0" w:color="000000"/>
              <w:right w:val="single" w:sz="6" w:space="0" w:color="000000"/>
            </w:tcBorders>
          </w:tcPr>
          <w:p w14:paraId="71CB27BB" w14:textId="4B0362F0" w:rsidR="00527ECF" w:rsidRDefault="00527ECF" w:rsidP="00527ECF">
            <w:pPr>
              <w:pStyle w:val="tdTableStyle-TablestyleNonAltRows-BodyD-Column-Body1"/>
            </w:pPr>
            <w:r>
              <w:t>Error</w:t>
            </w:r>
          </w:p>
        </w:tc>
        <w:tc>
          <w:tcPr>
            <w:tcW w:w="810" w:type="dxa"/>
            <w:tcBorders>
              <w:bottom w:val="single" w:sz="6" w:space="0" w:color="000000"/>
              <w:right w:val="single" w:sz="6" w:space="0" w:color="000000"/>
            </w:tcBorders>
          </w:tcPr>
          <w:p w14:paraId="4FBD8CFC" w14:textId="3CC35893" w:rsidR="00527ECF" w:rsidRDefault="00527ECF" w:rsidP="00527ECF">
            <w:pPr>
              <w:pStyle w:val="tdTableStyle-TablestyleNonAltRows-BodyD-Column-Body1"/>
            </w:pPr>
            <w:r>
              <w:t>Error</w:t>
            </w:r>
          </w:p>
        </w:tc>
        <w:tc>
          <w:tcPr>
            <w:tcW w:w="810" w:type="dxa"/>
            <w:tcBorders>
              <w:left w:val="single" w:sz="6" w:space="0" w:color="000000"/>
              <w:bottom w:val="single" w:sz="6" w:space="0" w:color="000000"/>
            </w:tcBorders>
          </w:tcPr>
          <w:p w14:paraId="42D5583E" w14:textId="23F3818C" w:rsidR="00527ECF" w:rsidRDefault="00527ECF" w:rsidP="00527ECF">
            <w:pPr>
              <w:pStyle w:val="tdTableStyle-TablestyleNonAltRows-BodyD-Column-Body1"/>
            </w:pPr>
            <w:r>
              <w:t>Error</w:t>
            </w:r>
          </w:p>
        </w:tc>
        <w:tc>
          <w:tcPr>
            <w:tcW w:w="810" w:type="dxa"/>
            <w:tcBorders>
              <w:left w:val="single" w:sz="6" w:space="0" w:color="000000"/>
              <w:bottom w:val="single" w:sz="6" w:space="0" w:color="000000"/>
            </w:tcBorders>
          </w:tcPr>
          <w:p w14:paraId="7978CB73" w14:textId="6224F4D9" w:rsidR="00527ECF" w:rsidRDefault="00527ECF" w:rsidP="00527ECF">
            <w:pPr>
              <w:pStyle w:val="tdTableStyle-TablestyleNonAltRows-BodyD-Column-Body1"/>
            </w:pPr>
            <w:r>
              <w:t>Error</w:t>
            </w:r>
          </w:p>
        </w:tc>
      </w:tr>
      <w:tr w:rsidR="00FB26B0" w14:paraId="539D1DE1" w14:textId="2A21FC7B" w:rsidTr="00B40BE0">
        <w:trPr>
          <w:tblCellSpacing w:w="0" w:type="dxa"/>
        </w:trPr>
        <w:tc>
          <w:tcPr>
            <w:tcW w:w="1410" w:type="dxa"/>
            <w:tcBorders>
              <w:bottom w:val="single" w:sz="6" w:space="0" w:color="000000"/>
              <w:right w:val="single" w:sz="18" w:space="0" w:color="000000"/>
            </w:tcBorders>
            <w:shd w:val="clear" w:color="auto" w:fill="DCDCDC"/>
            <w:tcMar>
              <w:top w:w="45" w:type="dxa"/>
              <w:left w:w="45" w:type="dxa"/>
              <w:bottom w:w="45" w:type="dxa"/>
              <w:right w:w="45" w:type="dxa"/>
            </w:tcMar>
          </w:tcPr>
          <w:p w14:paraId="5F4869D6" w14:textId="77777777" w:rsidR="00527ECF" w:rsidRDefault="00527ECF" w:rsidP="00527ECF">
            <w:pPr>
              <w:pStyle w:val="tdTableStyle-TablestyleNonAltRows-BodyE-Sidehead-Body1"/>
              <w:shd w:val="clear" w:color="auto" w:fill="DCDCDC"/>
            </w:pPr>
            <w:r>
              <w:rPr>
                <w:shd w:val="clear" w:color="auto" w:fill="DCDCDC"/>
              </w:rPr>
              <w:t>Floating-point constant</w:t>
            </w:r>
          </w:p>
        </w:tc>
        <w:tc>
          <w:tcPr>
            <w:tcW w:w="810" w:type="dxa"/>
            <w:tcBorders>
              <w:bottom w:val="single" w:sz="6" w:space="0" w:color="000000"/>
              <w:right w:val="single" w:sz="6" w:space="0" w:color="000000"/>
            </w:tcBorders>
            <w:tcMar>
              <w:top w:w="45" w:type="dxa"/>
              <w:left w:w="45" w:type="dxa"/>
              <w:bottom w:w="45" w:type="dxa"/>
              <w:right w:w="45" w:type="dxa"/>
            </w:tcMar>
          </w:tcPr>
          <w:p w14:paraId="78110FD4" w14:textId="06664618" w:rsidR="00527ECF" w:rsidRDefault="00527ECF" w:rsidP="00527ECF">
            <w:pPr>
              <w:pStyle w:val="tdTableStyle-TablestyleNonAltRows-BodyE-Column-Body1"/>
            </w:pPr>
            <w:r>
              <w:t xml:space="preserve"> Length-only rule</w:t>
            </w:r>
          </w:p>
        </w:tc>
        <w:tc>
          <w:tcPr>
            <w:tcW w:w="900" w:type="dxa"/>
            <w:tcBorders>
              <w:bottom w:val="single" w:sz="6" w:space="0" w:color="000000"/>
              <w:right w:val="single" w:sz="6" w:space="0" w:color="000000"/>
            </w:tcBorders>
            <w:tcMar>
              <w:top w:w="45" w:type="dxa"/>
              <w:left w:w="45" w:type="dxa"/>
              <w:bottom w:w="45" w:type="dxa"/>
              <w:right w:w="45" w:type="dxa"/>
            </w:tcMar>
          </w:tcPr>
          <w:p w14:paraId="41993718" w14:textId="1C9BC97B" w:rsidR="00527ECF" w:rsidRDefault="00527ECF" w:rsidP="00527ECF">
            <w:pPr>
              <w:pStyle w:val="tdTableStyle-TablestyleNonAltRows-BodyE-Column-Body1"/>
            </w:pPr>
            <w:r>
              <w:t xml:space="preserve">Error </w:t>
            </w:r>
          </w:p>
        </w:tc>
        <w:tc>
          <w:tcPr>
            <w:tcW w:w="900" w:type="dxa"/>
            <w:tcBorders>
              <w:bottom w:val="single" w:sz="6" w:space="0" w:color="000000"/>
              <w:right w:val="single" w:sz="6" w:space="0" w:color="000000"/>
            </w:tcBorders>
            <w:tcMar>
              <w:top w:w="45" w:type="dxa"/>
              <w:left w:w="45" w:type="dxa"/>
              <w:bottom w:w="45" w:type="dxa"/>
              <w:right w:w="45" w:type="dxa"/>
            </w:tcMar>
          </w:tcPr>
          <w:p w14:paraId="2DE36FF5" w14:textId="77777777" w:rsidR="00527ECF" w:rsidRDefault="00527ECF" w:rsidP="00527ECF">
            <w:pPr>
              <w:pStyle w:val="tdTableStyle-TablestyleNonAltRows-BodyE-Column-Body1"/>
            </w:pPr>
            <w:r>
              <w:t>Type and length rule</w:t>
            </w:r>
          </w:p>
        </w:tc>
        <w:tc>
          <w:tcPr>
            <w:tcW w:w="900" w:type="dxa"/>
            <w:tcBorders>
              <w:bottom w:val="single" w:sz="6" w:space="0" w:color="000000"/>
            </w:tcBorders>
            <w:tcMar>
              <w:top w:w="45" w:type="dxa"/>
              <w:left w:w="45" w:type="dxa"/>
              <w:bottom w:w="45" w:type="dxa"/>
              <w:right w:w="45" w:type="dxa"/>
            </w:tcMar>
          </w:tcPr>
          <w:p w14:paraId="094AD47C" w14:textId="77777777" w:rsidR="00527ECF" w:rsidRDefault="00527ECF" w:rsidP="00527ECF">
            <w:pPr>
              <w:pStyle w:val="tdTableStyle-TablestyleNonAltRows-BodyD-Column-Body1"/>
            </w:pPr>
            <w:r>
              <w:t>Error</w:t>
            </w:r>
          </w:p>
        </w:tc>
        <w:tc>
          <w:tcPr>
            <w:tcW w:w="810" w:type="dxa"/>
            <w:tcBorders>
              <w:bottom w:val="single" w:sz="6" w:space="0" w:color="000000"/>
              <w:right w:val="single" w:sz="6" w:space="0" w:color="000000"/>
            </w:tcBorders>
          </w:tcPr>
          <w:p w14:paraId="7AEECA1B" w14:textId="6FB8EC40" w:rsidR="00527ECF" w:rsidRDefault="00527ECF" w:rsidP="00527ECF">
            <w:pPr>
              <w:pStyle w:val="tdTableStyle-TablestyleNonAltRows-BodyD-Column-Body1"/>
            </w:pPr>
            <w:r>
              <w:t>Error</w:t>
            </w:r>
          </w:p>
        </w:tc>
        <w:tc>
          <w:tcPr>
            <w:tcW w:w="810" w:type="dxa"/>
            <w:tcBorders>
              <w:bottom w:val="single" w:sz="6" w:space="0" w:color="000000"/>
              <w:right w:val="single" w:sz="6" w:space="0" w:color="000000"/>
            </w:tcBorders>
          </w:tcPr>
          <w:p w14:paraId="7B2474BD" w14:textId="3C5EEDE6" w:rsidR="00527ECF" w:rsidRDefault="00527ECF" w:rsidP="00527ECF">
            <w:pPr>
              <w:pStyle w:val="tdTableStyle-TablestyleNonAltRows-BodyD-Column-Body1"/>
            </w:pPr>
            <w:r>
              <w:t>Error</w:t>
            </w:r>
          </w:p>
        </w:tc>
        <w:tc>
          <w:tcPr>
            <w:tcW w:w="810" w:type="dxa"/>
            <w:tcBorders>
              <w:bottom w:val="single" w:sz="6" w:space="0" w:color="000000"/>
              <w:right w:val="single" w:sz="6" w:space="0" w:color="000000"/>
            </w:tcBorders>
          </w:tcPr>
          <w:p w14:paraId="7EBC8AFD" w14:textId="616A0EB6" w:rsidR="00527ECF" w:rsidRDefault="00527ECF" w:rsidP="00527ECF">
            <w:pPr>
              <w:pStyle w:val="tdTableStyle-TablestyleNonAltRows-BodyD-Column-Body1"/>
            </w:pPr>
            <w:r>
              <w:t>Error</w:t>
            </w:r>
          </w:p>
        </w:tc>
        <w:tc>
          <w:tcPr>
            <w:tcW w:w="810" w:type="dxa"/>
            <w:tcBorders>
              <w:left w:val="single" w:sz="6" w:space="0" w:color="000000"/>
              <w:bottom w:val="single" w:sz="6" w:space="0" w:color="000000"/>
            </w:tcBorders>
          </w:tcPr>
          <w:p w14:paraId="16C661A8" w14:textId="35D67112" w:rsidR="00527ECF" w:rsidRDefault="00527ECF" w:rsidP="00527ECF">
            <w:pPr>
              <w:pStyle w:val="tdTableStyle-TablestyleNonAltRows-BodyD-Column-Body1"/>
            </w:pPr>
            <w:r>
              <w:t>Error</w:t>
            </w:r>
          </w:p>
        </w:tc>
        <w:tc>
          <w:tcPr>
            <w:tcW w:w="810" w:type="dxa"/>
            <w:tcBorders>
              <w:left w:val="single" w:sz="6" w:space="0" w:color="000000"/>
              <w:bottom w:val="single" w:sz="6" w:space="0" w:color="000000"/>
            </w:tcBorders>
          </w:tcPr>
          <w:p w14:paraId="74DFBE57" w14:textId="3ED22211" w:rsidR="00527ECF" w:rsidRDefault="00527ECF" w:rsidP="00527ECF">
            <w:pPr>
              <w:pStyle w:val="tdTableStyle-TablestyleNonAltRows-BodyD-Column-Body1"/>
            </w:pPr>
            <w:r>
              <w:t>Error</w:t>
            </w:r>
          </w:p>
        </w:tc>
      </w:tr>
      <w:tr w:rsidR="00FB26B0" w14:paraId="613FF1A3" w14:textId="469610A2" w:rsidTr="00B40BE0">
        <w:trPr>
          <w:tblCellSpacing w:w="0" w:type="dxa"/>
        </w:trPr>
        <w:tc>
          <w:tcPr>
            <w:tcW w:w="1410" w:type="dxa"/>
            <w:tcBorders>
              <w:top w:val="single" w:sz="6" w:space="0" w:color="000000"/>
              <w:bottom w:val="nil"/>
              <w:right w:val="single" w:sz="18" w:space="0" w:color="000000"/>
            </w:tcBorders>
            <w:shd w:val="clear" w:color="auto" w:fill="DCDCDC"/>
            <w:tcMar>
              <w:top w:w="45" w:type="dxa"/>
              <w:left w:w="45" w:type="dxa"/>
              <w:bottom w:w="45" w:type="dxa"/>
              <w:right w:w="45" w:type="dxa"/>
            </w:tcMar>
          </w:tcPr>
          <w:p w14:paraId="0EC2802D" w14:textId="1F8D4775" w:rsidR="00527ECF" w:rsidRDefault="00527ECF" w:rsidP="00527ECF">
            <w:pPr>
              <w:pStyle w:val="tdTableStyle-TablestyleNonAltRows-BodyB-Sidehead-Body1"/>
              <w:shd w:val="clear" w:color="auto" w:fill="DCDCDC"/>
              <w:rPr>
                <w:shd w:val="clear" w:color="auto" w:fill="DCDCDC"/>
              </w:rPr>
            </w:pPr>
            <w:r>
              <w:rPr>
                <w:shd w:val="clear" w:color="auto" w:fill="DCDCDC"/>
              </w:rPr>
              <w:t>Integer typed constant</w:t>
            </w:r>
          </w:p>
        </w:tc>
        <w:tc>
          <w:tcPr>
            <w:tcW w:w="810" w:type="dxa"/>
            <w:tcBorders>
              <w:top w:val="single" w:sz="6" w:space="0" w:color="000000"/>
              <w:bottom w:val="nil"/>
              <w:right w:val="single" w:sz="6" w:space="0" w:color="000000"/>
            </w:tcBorders>
            <w:tcMar>
              <w:top w:w="45" w:type="dxa"/>
              <w:left w:w="45" w:type="dxa"/>
              <w:bottom w:w="45" w:type="dxa"/>
              <w:right w:w="45" w:type="dxa"/>
            </w:tcMar>
          </w:tcPr>
          <w:p w14:paraId="56BBEB87" w14:textId="09FB09D5" w:rsidR="00527ECF" w:rsidRDefault="00527ECF" w:rsidP="00527ECF">
            <w:pPr>
              <w:pStyle w:val="tdTableStyle-TablestyleNonAltRows-BodyB-Column-Body1"/>
            </w:pPr>
            <w:r>
              <w:t>Length-only rule</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02478831" w14:textId="7EB4D7F0" w:rsidR="00527ECF" w:rsidRDefault="00527ECF" w:rsidP="00527ECF">
            <w:pPr>
              <w:pStyle w:val="tdTableStyle-TablestyleNonAltRows-BodyB-Column-Body1"/>
            </w:pPr>
            <w:r>
              <w:t>Type and length rule</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0D4073BB" w14:textId="7ACD0ECA" w:rsidR="00527ECF" w:rsidRDefault="00527ECF" w:rsidP="00527ECF">
            <w:pPr>
              <w:pStyle w:val="tdTableStyle-TablestyleNonAltRows-BodyB-Column-Body1"/>
            </w:pPr>
            <w:r>
              <w:t>Error</w:t>
            </w:r>
          </w:p>
        </w:tc>
        <w:tc>
          <w:tcPr>
            <w:tcW w:w="900" w:type="dxa"/>
            <w:tcBorders>
              <w:top w:val="single" w:sz="6" w:space="0" w:color="000000"/>
              <w:bottom w:val="nil"/>
            </w:tcBorders>
            <w:tcMar>
              <w:top w:w="45" w:type="dxa"/>
              <w:left w:w="45" w:type="dxa"/>
              <w:bottom w:w="45" w:type="dxa"/>
              <w:right w:w="45" w:type="dxa"/>
            </w:tcMar>
          </w:tcPr>
          <w:p w14:paraId="7CA47BB0" w14:textId="27BD5E49"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15E6DFA6" w14:textId="26D6D696"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3DC88ED4" w14:textId="20D9647A"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34B52C2D" w14:textId="01638175"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4D2A0CF5" w14:textId="222D08BE"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0608E89A" w14:textId="1E71BBF9" w:rsidR="00527ECF" w:rsidRDefault="00527ECF" w:rsidP="00527ECF">
            <w:pPr>
              <w:pStyle w:val="tdTableStyle-TablestyleNonAltRows-BodyA-Column-Body1"/>
            </w:pPr>
            <w:r>
              <w:t>Error</w:t>
            </w:r>
          </w:p>
        </w:tc>
      </w:tr>
      <w:tr w:rsidR="00FB26B0" w14:paraId="50F1CB8E" w14:textId="1ED015F1" w:rsidTr="00B40BE0">
        <w:trPr>
          <w:tblCellSpacing w:w="0" w:type="dxa"/>
        </w:trPr>
        <w:tc>
          <w:tcPr>
            <w:tcW w:w="1410" w:type="dxa"/>
            <w:tcBorders>
              <w:top w:val="single" w:sz="6" w:space="0" w:color="000000"/>
              <w:bottom w:val="nil"/>
              <w:right w:val="single" w:sz="18" w:space="0" w:color="000000"/>
            </w:tcBorders>
            <w:shd w:val="clear" w:color="auto" w:fill="DCDCDC"/>
            <w:tcMar>
              <w:top w:w="45" w:type="dxa"/>
              <w:left w:w="45" w:type="dxa"/>
              <w:bottom w:w="45" w:type="dxa"/>
              <w:right w:w="45" w:type="dxa"/>
            </w:tcMar>
          </w:tcPr>
          <w:p w14:paraId="5F850F92" w14:textId="755BA6DD" w:rsidR="00527ECF" w:rsidRDefault="00527ECF" w:rsidP="00527ECF">
            <w:pPr>
              <w:pStyle w:val="tdTableStyle-TablestyleNonAltRows-BodyB-Sidehead-Body1"/>
              <w:shd w:val="clear" w:color="auto" w:fill="DCDCDC"/>
              <w:rPr>
                <w:shd w:val="clear" w:color="auto" w:fill="DCDCDC"/>
              </w:rPr>
            </w:pPr>
            <w:r>
              <w:rPr>
                <w:shd w:val="clear" w:color="auto" w:fill="DCDCDC"/>
              </w:rPr>
              <w:t>Float typed constant</w:t>
            </w:r>
          </w:p>
        </w:tc>
        <w:tc>
          <w:tcPr>
            <w:tcW w:w="810" w:type="dxa"/>
            <w:tcBorders>
              <w:top w:val="single" w:sz="6" w:space="0" w:color="000000"/>
              <w:bottom w:val="nil"/>
              <w:right w:val="single" w:sz="6" w:space="0" w:color="000000"/>
            </w:tcBorders>
            <w:tcMar>
              <w:top w:w="45" w:type="dxa"/>
              <w:left w:w="45" w:type="dxa"/>
              <w:bottom w:w="45" w:type="dxa"/>
              <w:right w:w="45" w:type="dxa"/>
            </w:tcMar>
          </w:tcPr>
          <w:p w14:paraId="0EB32CE8" w14:textId="7150C05D" w:rsidR="00527ECF" w:rsidRDefault="00527ECF" w:rsidP="00527ECF">
            <w:pPr>
              <w:pStyle w:val="tdTableStyle-TablestyleNonAltRows-BodyB-Column-Body1"/>
            </w:pPr>
            <w:r>
              <w:t>Length-only rule</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0ACE8418" w14:textId="2E15B2CD" w:rsidR="00527ECF" w:rsidRDefault="00527ECF" w:rsidP="00527ECF">
            <w:pPr>
              <w:pStyle w:val="tdTableStyle-TablestyleNonAltRows-BodyB-Column-Body1"/>
            </w:pPr>
            <w:r>
              <w:t>Error</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2FAE4EF5" w14:textId="1D2BC913" w:rsidR="00527ECF" w:rsidDel="00B92E1E" w:rsidRDefault="00527ECF" w:rsidP="00527ECF">
            <w:pPr>
              <w:pStyle w:val="tdTableStyle-TablestyleNonAltRows-BodyB-Column-Body1"/>
            </w:pPr>
            <w:r>
              <w:t>Type and length rule</w:t>
            </w:r>
          </w:p>
        </w:tc>
        <w:tc>
          <w:tcPr>
            <w:tcW w:w="900" w:type="dxa"/>
            <w:tcBorders>
              <w:top w:val="single" w:sz="6" w:space="0" w:color="000000"/>
              <w:bottom w:val="nil"/>
            </w:tcBorders>
            <w:tcMar>
              <w:top w:w="45" w:type="dxa"/>
              <w:left w:w="45" w:type="dxa"/>
              <w:bottom w:w="45" w:type="dxa"/>
              <w:right w:w="45" w:type="dxa"/>
            </w:tcMar>
          </w:tcPr>
          <w:p w14:paraId="4D17D65C" w14:textId="08FDBEB3" w:rsidR="00527ECF" w:rsidDel="00B92E1E"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26875A98" w14:textId="09898936" w:rsidR="00527ECF" w:rsidDel="00B92E1E"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31AB4486" w14:textId="7C618839"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12709137" w14:textId="1F07981E"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037F97DE" w14:textId="6A3125D6"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2FE688A8" w14:textId="0C44F21D" w:rsidR="00527ECF" w:rsidRDefault="00527ECF" w:rsidP="00527ECF">
            <w:pPr>
              <w:pStyle w:val="tdTableStyle-TablestyleNonAltRows-BodyA-Column-Body1"/>
            </w:pPr>
            <w:r>
              <w:t>Error</w:t>
            </w:r>
          </w:p>
        </w:tc>
      </w:tr>
      <w:tr w:rsidR="00FB26B0" w14:paraId="69031A24" w14:textId="3A156129" w:rsidTr="00B40BE0">
        <w:trPr>
          <w:tblCellSpacing w:w="0" w:type="dxa"/>
        </w:trPr>
        <w:tc>
          <w:tcPr>
            <w:tcW w:w="1410" w:type="dxa"/>
            <w:tcBorders>
              <w:top w:val="single" w:sz="6" w:space="0" w:color="000000"/>
              <w:bottom w:val="nil"/>
              <w:right w:val="single" w:sz="18" w:space="0" w:color="000000"/>
            </w:tcBorders>
            <w:shd w:val="clear" w:color="auto" w:fill="DCDCDC"/>
            <w:tcMar>
              <w:top w:w="45" w:type="dxa"/>
              <w:left w:w="45" w:type="dxa"/>
              <w:bottom w:w="45" w:type="dxa"/>
              <w:right w:w="45" w:type="dxa"/>
            </w:tcMar>
          </w:tcPr>
          <w:p w14:paraId="6C55AD74" w14:textId="4A8B2A57" w:rsidR="00527ECF" w:rsidRDefault="00527ECF" w:rsidP="00527ECF">
            <w:pPr>
              <w:pStyle w:val="tdTableStyle-TablestyleNonAltRows-BodyB-Sidehead-Body1"/>
              <w:shd w:val="clear" w:color="auto" w:fill="DCDCDC"/>
              <w:rPr>
                <w:shd w:val="clear" w:color="auto" w:fill="DCDCDC"/>
              </w:rPr>
            </w:pPr>
            <w:r>
              <w:rPr>
                <w:shd w:val="clear" w:color="auto" w:fill="DCDCDC"/>
              </w:rPr>
              <w:t>Packed typed constant</w:t>
            </w:r>
          </w:p>
        </w:tc>
        <w:tc>
          <w:tcPr>
            <w:tcW w:w="810" w:type="dxa"/>
            <w:tcBorders>
              <w:top w:val="single" w:sz="6" w:space="0" w:color="000000"/>
              <w:bottom w:val="nil"/>
              <w:right w:val="single" w:sz="6" w:space="0" w:color="000000"/>
            </w:tcBorders>
            <w:tcMar>
              <w:top w:w="45" w:type="dxa"/>
              <w:left w:w="45" w:type="dxa"/>
              <w:bottom w:w="45" w:type="dxa"/>
              <w:right w:w="45" w:type="dxa"/>
            </w:tcMar>
          </w:tcPr>
          <w:p w14:paraId="2DEC3CFE" w14:textId="4A29283F" w:rsidR="00527ECF" w:rsidRDefault="00527ECF" w:rsidP="00527ECF">
            <w:pPr>
              <w:pStyle w:val="tdTableStyle-TablestyleNonAltRows-BodyB-Column-Body1"/>
            </w:pPr>
            <w:r>
              <w:t>Length-only rule</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5AECADDE" w14:textId="70C1351D" w:rsidR="00527ECF" w:rsidRDefault="00527ECF" w:rsidP="00527ECF">
            <w:pPr>
              <w:pStyle w:val="tdTableStyle-TablestyleNonAltRows-BodyB-Column-Body1"/>
            </w:pPr>
            <w:r>
              <w:t>Error</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44D7166F" w14:textId="4177E0B2" w:rsidR="00527ECF" w:rsidRDefault="00527ECF" w:rsidP="00527ECF">
            <w:pPr>
              <w:pStyle w:val="tdTableStyle-TablestyleNonAltRows-BodyB-Column-Body1"/>
            </w:pPr>
            <w:r>
              <w:t>Error</w:t>
            </w:r>
          </w:p>
        </w:tc>
        <w:tc>
          <w:tcPr>
            <w:tcW w:w="900" w:type="dxa"/>
            <w:tcBorders>
              <w:top w:val="single" w:sz="6" w:space="0" w:color="000000"/>
              <w:bottom w:val="nil"/>
            </w:tcBorders>
            <w:tcMar>
              <w:top w:w="45" w:type="dxa"/>
              <w:left w:w="45" w:type="dxa"/>
              <w:bottom w:w="45" w:type="dxa"/>
              <w:right w:w="45" w:type="dxa"/>
            </w:tcMar>
          </w:tcPr>
          <w:p w14:paraId="0A8472AD" w14:textId="637A4559" w:rsidR="00527ECF" w:rsidRDefault="00527ECF" w:rsidP="00527ECF">
            <w:pPr>
              <w:pStyle w:val="tdTableStyle-TablestyleNonAltRows-BodyA-Column-Body1"/>
            </w:pPr>
            <w:r>
              <w:t>Type and length rule</w:t>
            </w:r>
          </w:p>
        </w:tc>
        <w:tc>
          <w:tcPr>
            <w:tcW w:w="810" w:type="dxa"/>
            <w:tcBorders>
              <w:top w:val="single" w:sz="6" w:space="0" w:color="000000"/>
              <w:bottom w:val="nil"/>
              <w:right w:val="single" w:sz="6" w:space="0" w:color="000000"/>
            </w:tcBorders>
          </w:tcPr>
          <w:p w14:paraId="162FFBDD" w14:textId="197B9443"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1C6FC667" w14:textId="4EF06094"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528EDAD3" w14:textId="7A11FC43"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49DE1CC9" w14:textId="7A8567E4"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613D2A59" w14:textId="4C08EDEB" w:rsidR="00527ECF" w:rsidRDefault="00527ECF" w:rsidP="00527ECF">
            <w:pPr>
              <w:pStyle w:val="tdTableStyle-TablestyleNonAltRows-BodyA-Column-Body1"/>
            </w:pPr>
            <w:r>
              <w:t>Error</w:t>
            </w:r>
          </w:p>
        </w:tc>
      </w:tr>
      <w:tr w:rsidR="00FB26B0" w14:paraId="64B18CE2" w14:textId="028E8AFA" w:rsidTr="00B40BE0">
        <w:trPr>
          <w:tblCellSpacing w:w="0" w:type="dxa"/>
        </w:trPr>
        <w:tc>
          <w:tcPr>
            <w:tcW w:w="1410" w:type="dxa"/>
            <w:tcBorders>
              <w:top w:val="single" w:sz="6" w:space="0" w:color="000000"/>
              <w:bottom w:val="nil"/>
              <w:right w:val="single" w:sz="18" w:space="0" w:color="000000"/>
            </w:tcBorders>
            <w:shd w:val="clear" w:color="auto" w:fill="DCDCDC"/>
            <w:tcMar>
              <w:top w:w="45" w:type="dxa"/>
              <w:left w:w="45" w:type="dxa"/>
              <w:bottom w:w="45" w:type="dxa"/>
              <w:right w:w="45" w:type="dxa"/>
            </w:tcMar>
          </w:tcPr>
          <w:p w14:paraId="1C65BFB2" w14:textId="24B0C16F" w:rsidR="00527ECF" w:rsidRDefault="00527ECF" w:rsidP="00527ECF">
            <w:pPr>
              <w:pStyle w:val="tdTableStyle-TablestyleNonAltRows-BodyB-Sidehead-Body1"/>
              <w:shd w:val="clear" w:color="auto" w:fill="DCDCDC"/>
              <w:rPr>
                <w:shd w:val="clear" w:color="auto" w:fill="DCDCDC"/>
              </w:rPr>
            </w:pPr>
            <w:r>
              <w:rPr>
                <w:shd w:val="clear" w:color="auto" w:fill="DCDCDC"/>
              </w:rPr>
              <w:t>Image typed constant</w:t>
            </w:r>
          </w:p>
        </w:tc>
        <w:tc>
          <w:tcPr>
            <w:tcW w:w="810" w:type="dxa"/>
            <w:tcBorders>
              <w:top w:val="single" w:sz="6" w:space="0" w:color="000000"/>
              <w:bottom w:val="nil"/>
              <w:right w:val="single" w:sz="6" w:space="0" w:color="000000"/>
            </w:tcBorders>
            <w:tcMar>
              <w:top w:w="45" w:type="dxa"/>
              <w:left w:w="45" w:type="dxa"/>
              <w:bottom w:w="45" w:type="dxa"/>
              <w:right w:w="45" w:type="dxa"/>
            </w:tcMar>
          </w:tcPr>
          <w:p w14:paraId="0677C248" w14:textId="21D29B41" w:rsidR="00527ECF" w:rsidRDefault="00527ECF" w:rsidP="00527ECF">
            <w:pPr>
              <w:pStyle w:val="tdTableStyle-TablestyleNonAltRows-BodyB-Column-Body1"/>
            </w:pPr>
            <w:r>
              <w:t>Error</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3B64FF3D" w14:textId="39C9FFE0" w:rsidR="00527ECF" w:rsidRDefault="00527ECF" w:rsidP="00527ECF">
            <w:pPr>
              <w:pStyle w:val="tdTableStyle-TablestyleNonAltRows-BodyB-Column-Body1"/>
            </w:pPr>
            <w:r>
              <w:t>Error</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2CA09666" w14:textId="25BED2F1" w:rsidR="00527ECF" w:rsidRDefault="00527ECF" w:rsidP="00527ECF">
            <w:pPr>
              <w:pStyle w:val="tdTableStyle-TablestyleNonAltRows-BodyB-Column-Body1"/>
            </w:pPr>
            <w:r>
              <w:t>Error</w:t>
            </w:r>
          </w:p>
        </w:tc>
        <w:tc>
          <w:tcPr>
            <w:tcW w:w="900" w:type="dxa"/>
            <w:tcBorders>
              <w:top w:val="single" w:sz="6" w:space="0" w:color="000000"/>
              <w:bottom w:val="nil"/>
            </w:tcBorders>
            <w:tcMar>
              <w:top w:w="45" w:type="dxa"/>
              <w:left w:w="45" w:type="dxa"/>
              <w:bottom w:w="45" w:type="dxa"/>
              <w:right w:w="45" w:type="dxa"/>
            </w:tcMar>
          </w:tcPr>
          <w:p w14:paraId="27B690F0" w14:textId="12A75500"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21E2FE69" w14:textId="52015AB3" w:rsidR="00527ECF" w:rsidRDefault="00527ECF" w:rsidP="00527ECF">
            <w:pPr>
              <w:pStyle w:val="tdTableStyle-TablestyleNonAltRows-BodyA-Column-Body1"/>
            </w:pPr>
            <w:r>
              <w:t>Type and length rule</w:t>
            </w:r>
          </w:p>
        </w:tc>
        <w:tc>
          <w:tcPr>
            <w:tcW w:w="810" w:type="dxa"/>
            <w:tcBorders>
              <w:top w:val="single" w:sz="6" w:space="0" w:color="000000"/>
              <w:bottom w:val="nil"/>
              <w:right w:val="single" w:sz="6" w:space="0" w:color="000000"/>
            </w:tcBorders>
          </w:tcPr>
          <w:p w14:paraId="33AEDB03" w14:textId="76B5F9CF"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01F363CE" w14:textId="52BB64AC"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1C46D6F7" w14:textId="6AEF9E45"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317648DA" w14:textId="0D9C30BB" w:rsidR="00527ECF" w:rsidRDefault="00527ECF" w:rsidP="00527ECF">
            <w:pPr>
              <w:pStyle w:val="tdTableStyle-TablestyleNonAltRows-BodyA-Column-Body1"/>
            </w:pPr>
            <w:r>
              <w:t>Error</w:t>
            </w:r>
          </w:p>
        </w:tc>
      </w:tr>
      <w:tr w:rsidR="00FB26B0" w14:paraId="167E8184" w14:textId="21D5973C" w:rsidTr="00B40BE0">
        <w:trPr>
          <w:tblCellSpacing w:w="0" w:type="dxa"/>
        </w:trPr>
        <w:tc>
          <w:tcPr>
            <w:tcW w:w="1410" w:type="dxa"/>
            <w:tcBorders>
              <w:top w:val="single" w:sz="6" w:space="0" w:color="000000"/>
              <w:bottom w:val="nil"/>
              <w:right w:val="single" w:sz="18" w:space="0" w:color="000000"/>
            </w:tcBorders>
            <w:shd w:val="clear" w:color="auto" w:fill="DCDCDC"/>
            <w:tcMar>
              <w:top w:w="45" w:type="dxa"/>
              <w:left w:w="45" w:type="dxa"/>
              <w:bottom w:w="45" w:type="dxa"/>
              <w:right w:w="45" w:type="dxa"/>
            </w:tcMar>
          </w:tcPr>
          <w:p w14:paraId="2E27091F" w14:textId="1F144D59" w:rsidR="00527ECF" w:rsidRDefault="00527ECF" w:rsidP="00527ECF">
            <w:pPr>
              <w:pStyle w:val="tdTableStyle-TablestyleNonAltRows-BodyB-Sidehead-Body1"/>
              <w:shd w:val="clear" w:color="auto" w:fill="DCDCDC"/>
              <w:rPr>
                <w:shd w:val="clear" w:color="auto" w:fill="DCDCDC"/>
              </w:rPr>
            </w:pPr>
            <w:r>
              <w:rPr>
                <w:shd w:val="clear" w:color="auto" w:fill="DCDCDC"/>
              </w:rPr>
              <w:t>Sampler typed constant</w:t>
            </w:r>
          </w:p>
        </w:tc>
        <w:tc>
          <w:tcPr>
            <w:tcW w:w="810" w:type="dxa"/>
            <w:tcBorders>
              <w:top w:val="single" w:sz="6" w:space="0" w:color="000000"/>
              <w:bottom w:val="nil"/>
              <w:right w:val="single" w:sz="6" w:space="0" w:color="000000"/>
            </w:tcBorders>
            <w:tcMar>
              <w:top w:w="45" w:type="dxa"/>
              <w:left w:w="45" w:type="dxa"/>
              <w:bottom w:w="45" w:type="dxa"/>
              <w:right w:w="45" w:type="dxa"/>
            </w:tcMar>
          </w:tcPr>
          <w:p w14:paraId="2A95B411" w14:textId="4FCDAE6E" w:rsidR="00527ECF" w:rsidRDefault="00527ECF" w:rsidP="00527ECF">
            <w:pPr>
              <w:pStyle w:val="tdTableStyle-TablestyleNonAltRows-BodyB-Column-Body1"/>
            </w:pPr>
            <w:r>
              <w:t>Error</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4C29C6CB" w14:textId="1E0CA40C" w:rsidR="00527ECF" w:rsidRDefault="00527ECF" w:rsidP="00527ECF">
            <w:pPr>
              <w:pStyle w:val="tdTableStyle-TablestyleNonAltRows-BodyB-Column-Body1"/>
            </w:pPr>
            <w:r>
              <w:t>Error</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79BC32AF" w14:textId="7DC05B13" w:rsidR="00527ECF" w:rsidRDefault="00527ECF" w:rsidP="00527ECF">
            <w:pPr>
              <w:pStyle w:val="tdTableStyle-TablestyleNonAltRows-BodyB-Column-Body1"/>
            </w:pPr>
            <w:r>
              <w:t>Error</w:t>
            </w:r>
          </w:p>
        </w:tc>
        <w:tc>
          <w:tcPr>
            <w:tcW w:w="900" w:type="dxa"/>
            <w:tcBorders>
              <w:top w:val="single" w:sz="6" w:space="0" w:color="000000"/>
              <w:bottom w:val="nil"/>
            </w:tcBorders>
            <w:tcMar>
              <w:top w:w="45" w:type="dxa"/>
              <w:left w:w="45" w:type="dxa"/>
              <w:bottom w:w="45" w:type="dxa"/>
              <w:right w:w="45" w:type="dxa"/>
            </w:tcMar>
          </w:tcPr>
          <w:p w14:paraId="43F154B7" w14:textId="7523EC68"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1C4BD51D" w14:textId="7859CD22"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77DEBB4C" w14:textId="1770909B" w:rsidR="00527ECF" w:rsidRDefault="00527ECF" w:rsidP="00527ECF">
            <w:pPr>
              <w:pStyle w:val="tdTableStyle-TablestyleNonAltRows-BodyA-Column-Body1"/>
            </w:pPr>
            <w:r>
              <w:t>Type and length rule</w:t>
            </w:r>
          </w:p>
        </w:tc>
        <w:tc>
          <w:tcPr>
            <w:tcW w:w="810" w:type="dxa"/>
            <w:tcBorders>
              <w:top w:val="single" w:sz="6" w:space="0" w:color="000000"/>
              <w:bottom w:val="nil"/>
              <w:right w:val="single" w:sz="6" w:space="0" w:color="000000"/>
            </w:tcBorders>
          </w:tcPr>
          <w:p w14:paraId="0647398F" w14:textId="1453178E"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243B6AD7" w14:textId="0597B46E"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1A17A095" w14:textId="3C06400A" w:rsidR="00527ECF" w:rsidRDefault="00527ECF" w:rsidP="00527ECF">
            <w:pPr>
              <w:pStyle w:val="tdTableStyle-TablestyleNonAltRows-BodyA-Column-Body1"/>
            </w:pPr>
            <w:r>
              <w:t>Error</w:t>
            </w:r>
          </w:p>
        </w:tc>
      </w:tr>
      <w:tr w:rsidR="00FB26B0" w14:paraId="34572D5B" w14:textId="1778280F" w:rsidTr="00B40BE0">
        <w:trPr>
          <w:tblCellSpacing w:w="0" w:type="dxa"/>
        </w:trPr>
        <w:tc>
          <w:tcPr>
            <w:tcW w:w="1410" w:type="dxa"/>
            <w:tcBorders>
              <w:top w:val="single" w:sz="6" w:space="0" w:color="000000"/>
              <w:bottom w:val="nil"/>
              <w:right w:val="single" w:sz="18" w:space="0" w:color="000000"/>
            </w:tcBorders>
            <w:shd w:val="clear" w:color="auto" w:fill="DCDCDC"/>
            <w:tcMar>
              <w:top w:w="45" w:type="dxa"/>
              <w:left w:w="45" w:type="dxa"/>
              <w:bottom w:w="45" w:type="dxa"/>
              <w:right w:w="45" w:type="dxa"/>
            </w:tcMar>
          </w:tcPr>
          <w:p w14:paraId="0E3B5C67" w14:textId="2C219E6F" w:rsidR="00527ECF" w:rsidRDefault="00527ECF" w:rsidP="00527ECF">
            <w:pPr>
              <w:pStyle w:val="tdTableStyle-TablestyleNonAltRows-BodyB-Sidehead-Body1"/>
              <w:shd w:val="clear" w:color="auto" w:fill="DCDCDC"/>
              <w:rPr>
                <w:shd w:val="clear" w:color="auto" w:fill="DCDCDC"/>
              </w:rPr>
            </w:pPr>
            <w:r>
              <w:rPr>
                <w:shd w:val="clear" w:color="auto" w:fill="DCDCDC"/>
              </w:rPr>
              <w:t>Signal typed constant</w:t>
            </w:r>
          </w:p>
        </w:tc>
        <w:tc>
          <w:tcPr>
            <w:tcW w:w="810" w:type="dxa"/>
            <w:tcBorders>
              <w:top w:val="single" w:sz="6" w:space="0" w:color="000000"/>
              <w:bottom w:val="nil"/>
              <w:right w:val="single" w:sz="6" w:space="0" w:color="000000"/>
            </w:tcBorders>
            <w:tcMar>
              <w:top w:w="45" w:type="dxa"/>
              <w:left w:w="45" w:type="dxa"/>
              <w:bottom w:w="45" w:type="dxa"/>
              <w:right w:w="45" w:type="dxa"/>
            </w:tcMar>
          </w:tcPr>
          <w:p w14:paraId="16549EC8" w14:textId="09F10E0C" w:rsidR="00527ECF" w:rsidRDefault="00527ECF" w:rsidP="00527ECF">
            <w:pPr>
              <w:pStyle w:val="tdTableStyle-TablestyleNonAltRows-BodyB-Column-Body1"/>
            </w:pPr>
            <w:r>
              <w:t>Error</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475C1D72" w14:textId="60A1DB06" w:rsidR="00527ECF" w:rsidRDefault="00527ECF" w:rsidP="00527ECF">
            <w:pPr>
              <w:pStyle w:val="tdTableStyle-TablestyleNonAltRows-BodyB-Column-Body1"/>
            </w:pPr>
            <w:r>
              <w:t>Error</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33E2807F" w14:textId="0CB8161E" w:rsidR="00527ECF" w:rsidRDefault="00527ECF" w:rsidP="00527ECF">
            <w:pPr>
              <w:pStyle w:val="tdTableStyle-TablestyleNonAltRows-BodyB-Column-Body1"/>
            </w:pPr>
            <w:r>
              <w:t>Error</w:t>
            </w:r>
          </w:p>
        </w:tc>
        <w:tc>
          <w:tcPr>
            <w:tcW w:w="900" w:type="dxa"/>
            <w:tcBorders>
              <w:top w:val="single" w:sz="6" w:space="0" w:color="000000"/>
              <w:bottom w:val="nil"/>
            </w:tcBorders>
            <w:tcMar>
              <w:top w:w="45" w:type="dxa"/>
              <w:left w:w="45" w:type="dxa"/>
              <w:bottom w:w="45" w:type="dxa"/>
              <w:right w:w="45" w:type="dxa"/>
            </w:tcMar>
          </w:tcPr>
          <w:p w14:paraId="13685910" w14:textId="379BE248"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252D74E2" w14:textId="532284E3"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214E4DE8" w14:textId="57205814"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13D6C957" w14:textId="1A546F6C" w:rsidR="00527ECF" w:rsidRDefault="00527ECF" w:rsidP="00527ECF">
            <w:pPr>
              <w:pStyle w:val="tdTableStyle-TablestyleNonAltRows-BodyA-Column-Body1"/>
            </w:pPr>
            <w:r>
              <w:t>Type and length rule</w:t>
            </w:r>
          </w:p>
        </w:tc>
        <w:tc>
          <w:tcPr>
            <w:tcW w:w="810" w:type="dxa"/>
            <w:tcBorders>
              <w:top w:val="single" w:sz="6" w:space="0" w:color="000000"/>
              <w:left w:val="single" w:sz="6" w:space="0" w:color="000000"/>
              <w:bottom w:val="nil"/>
            </w:tcBorders>
          </w:tcPr>
          <w:p w14:paraId="5BE9D32C" w14:textId="27F1A113"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77A57634" w14:textId="56D38BC2" w:rsidR="00527ECF" w:rsidRDefault="00527ECF" w:rsidP="00527ECF">
            <w:pPr>
              <w:pStyle w:val="tdTableStyle-TablestyleNonAltRows-BodyA-Column-Body1"/>
            </w:pPr>
            <w:r>
              <w:t>Error</w:t>
            </w:r>
          </w:p>
        </w:tc>
      </w:tr>
      <w:tr w:rsidR="00FB26B0" w14:paraId="2AFED42F" w14:textId="21B48FEB" w:rsidTr="00B40BE0">
        <w:trPr>
          <w:tblCellSpacing w:w="0" w:type="dxa"/>
        </w:trPr>
        <w:tc>
          <w:tcPr>
            <w:tcW w:w="1410" w:type="dxa"/>
            <w:tcBorders>
              <w:top w:val="single" w:sz="6" w:space="0" w:color="000000"/>
              <w:bottom w:val="nil"/>
              <w:right w:val="single" w:sz="18" w:space="0" w:color="000000"/>
            </w:tcBorders>
            <w:shd w:val="clear" w:color="auto" w:fill="DCDCDC"/>
            <w:tcMar>
              <w:top w:w="45" w:type="dxa"/>
              <w:left w:w="45" w:type="dxa"/>
              <w:bottom w:w="45" w:type="dxa"/>
              <w:right w:w="45" w:type="dxa"/>
            </w:tcMar>
          </w:tcPr>
          <w:p w14:paraId="178C5DBB" w14:textId="2FC630B9" w:rsidR="00527ECF" w:rsidRDefault="00527ECF" w:rsidP="00527ECF">
            <w:pPr>
              <w:pStyle w:val="tdTableStyle-TablestyleNonAltRows-BodyB-Sidehead-Body1"/>
              <w:shd w:val="clear" w:color="auto" w:fill="DCDCDC"/>
              <w:rPr>
                <w:shd w:val="clear" w:color="auto" w:fill="DCDCDC"/>
              </w:rPr>
            </w:pPr>
            <w:r>
              <w:rPr>
                <w:shd w:val="clear" w:color="auto" w:fill="DCDCDC"/>
              </w:rPr>
              <w:t>Array typed constant</w:t>
            </w:r>
          </w:p>
        </w:tc>
        <w:tc>
          <w:tcPr>
            <w:tcW w:w="810" w:type="dxa"/>
            <w:tcBorders>
              <w:top w:val="single" w:sz="6" w:space="0" w:color="000000"/>
              <w:bottom w:val="nil"/>
              <w:right w:val="single" w:sz="6" w:space="0" w:color="000000"/>
            </w:tcBorders>
            <w:tcMar>
              <w:top w:w="45" w:type="dxa"/>
              <w:left w:w="45" w:type="dxa"/>
              <w:bottom w:w="45" w:type="dxa"/>
              <w:right w:w="45" w:type="dxa"/>
            </w:tcMar>
          </w:tcPr>
          <w:p w14:paraId="7EF495F6" w14:textId="6A4D486D" w:rsidR="00527ECF" w:rsidRDefault="00527ECF" w:rsidP="00527ECF">
            <w:pPr>
              <w:pStyle w:val="tdTableStyle-TablestyleNonAltRows-BodyB-Column-Body1"/>
            </w:pPr>
            <w:r>
              <w:t>Error</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082A0611" w14:textId="3D7E16E9" w:rsidR="00527ECF" w:rsidRDefault="00527ECF" w:rsidP="00527ECF">
            <w:pPr>
              <w:pStyle w:val="tdTableStyle-TablestyleNonAltRows-BodyB-Column-Body1"/>
            </w:pPr>
            <w:r>
              <w:t>Error</w:t>
            </w:r>
          </w:p>
        </w:tc>
        <w:tc>
          <w:tcPr>
            <w:tcW w:w="900" w:type="dxa"/>
            <w:tcBorders>
              <w:top w:val="single" w:sz="6" w:space="0" w:color="000000"/>
              <w:bottom w:val="nil"/>
              <w:right w:val="single" w:sz="6" w:space="0" w:color="000000"/>
            </w:tcBorders>
            <w:tcMar>
              <w:top w:w="45" w:type="dxa"/>
              <w:left w:w="45" w:type="dxa"/>
              <w:bottom w:w="45" w:type="dxa"/>
              <w:right w:w="45" w:type="dxa"/>
            </w:tcMar>
          </w:tcPr>
          <w:p w14:paraId="4F376BDA" w14:textId="75B5AE60" w:rsidR="00527ECF" w:rsidRDefault="00527ECF" w:rsidP="00527ECF">
            <w:pPr>
              <w:pStyle w:val="tdTableStyle-TablestyleNonAltRows-BodyB-Column-Body1"/>
            </w:pPr>
            <w:r>
              <w:t>Error</w:t>
            </w:r>
          </w:p>
        </w:tc>
        <w:tc>
          <w:tcPr>
            <w:tcW w:w="900" w:type="dxa"/>
            <w:tcBorders>
              <w:top w:val="single" w:sz="6" w:space="0" w:color="000000"/>
              <w:bottom w:val="nil"/>
            </w:tcBorders>
            <w:tcMar>
              <w:top w:w="45" w:type="dxa"/>
              <w:left w:w="45" w:type="dxa"/>
              <w:bottom w:w="45" w:type="dxa"/>
              <w:right w:w="45" w:type="dxa"/>
            </w:tcMar>
          </w:tcPr>
          <w:p w14:paraId="1C317472" w14:textId="490B0B84"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304D029F" w14:textId="5B5BDCEB"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7003AD08" w14:textId="0EDFDAC6" w:rsidR="00527ECF" w:rsidRDefault="00527ECF" w:rsidP="00527ECF">
            <w:pPr>
              <w:pStyle w:val="tdTableStyle-TablestyleNonAltRows-BodyA-Column-Body1"/>
            </w:pPr>
            <w:r>
              <w:t>Error</w:t>
            </w:r>
          </w:p>
        </w:tc>
        <w:tc>
          <w:tcPr>
            <w:tcW w:w="810" w:type="dxa"/>
            <w:tcBorders>
              <w:top w:val="single" w:sz="6" w:space="0" w:color="000000"/>
              <w:bottom w:val="nil"/>
              <w:right w:val="single" w:sz="6" w:space="0" w:color="000000"/>
            </w:tcBorders>
          </w:tcPr>
          <w:p w14:paraId="6149FF44" w14:textId="2D29D965"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nil"/>
            </w:tcBorders>
          </w:tcPr>
          <w:p w14:paraId="156A5300" w14:textId="7F079FC7" w:rsidR="00527ECF" w:rsidRDefault="00527ECF" w:rsidP="00527ECF">
            <w:pPr>
              <w:pStyle w:val="tdTableStyle-TablestyleNonAltRows-BodyA-Column-Body1"/>
            </w:pPr>
            <w:r>
              <w:t>Type and length rule</w:t>
            </w:r>
          </w:p>
        </w:tc>
        <w:tc>
          <w:tcPr>
            <w:tcW w:w="810" w:type="dxa"/>
            <w:tcBorders>
              <w:top w:val="single" w:sz="6" w:space="0" w:color="000000"/>
              <w:left w:val="single" w:sz="6" w:space="0" w:color="000000"/>
              <w:bottom w:val="nil"/>
            </w:tcBorders>
          </w:tcPr>
          <w:p w14:paraId="2701FAEC" w14:textId="5BC744A3" w:rsidR="00527ECF" w:rsidRDefault="00527ECF" w:rsidP="00527ECF">
            <w:pPr>
              <w:pStyle w:val="tdTableStyle-TablestyleNonAltRows-BodyA-Column-Body1"/>
            </w:pPr>
            <w:r>
              <w:t>Error</w:t>
            </w:r>
          </w:p>
        </w:tc>
      </w:tr>
      <w:tr w:rsidR="00FB26B0" w14:paraId="5CD15592" w14:textId="1203ED54" w:rsidTr="00B40BE0">
        <w:trPr>
          <w:tblCellSpacing w:w="0" w:type="dxa"/>
        </w:trPr>
        <w:tc>
          <w:tcPr>
            <w:tcW w:w="1410" w:type="dxa"/>
            <w:tcBorders>
              <w:top w:val="single" w:sz="6" w:space="0" w:color="000000"/>
              <w:bottom w:val="single" w:sz="18" w:space="0" w:color="000000"/>
              <w:right w:val="single" w:sz="18" w:space="0" w:color="000000"/>
            </w:tcBorders>
            <w:shd w:val="clear" w:color="auto" w:fill="DCDCDC"/>
            <w:tcMar>
              <w:top w:w="45" w:type="dxa"/>
              <w:left w:w="45" w:type="dxa"/>
              <w:bottom w:w="45" w:type="dxa"/>
              <w:right w:w="45" w:type="dxa"/>
            </w:tcMar>
          </w:tcPr>
          <w:p w14:paraId="6D25E3DC" w14:textId="77777777" w:rsidR="00527ECF" w:rsidRDefault="00527ECF" w:rsidP="00527ECF">
            <w:pPr>
              <w:pStyle w:val="tdTableStyle-TablestyleNonAltRows-BodyB-Sidehead-Body1"/>
              <w:shd w:val="clear" w:color="auto" w:fill="DCDCDC"/>
              <w:rPr>
                <w:shd w:val="clear" w:color="auto" w:fill="DCDCDC"/>
              </w:rPr>
            </w:pPr>
            <w:r>
              <w:rPr>
                <w:shd w:val="clear" w:color="auto" w:fill="DCDCDC"/>
              </w:rPr>
              <w:t>Aggregate constant</w:t>
            </w:r>
          </w:p>
        </w:tc>
        <w:tc>
          <w:tcPr>
            <w:tcW w:w="810" w:type="dxa"/>
            <w:tcBorders>
              <w:top w:val="single" w:sz="6" w:space="0" w:color="000000"/>
              <w:bottom w:val="single" w:sz="18" w:space="0" w:color="000000"/>
              <w:right w:val="single" w:sz="6" w:space="0" w:color="000000"/>
            </w:tcBorders>
            <w:tcMar>
              <w:top w:w="45" w:type="dxa"/>
              <w:left w:w="45" w:type="dxa"/>
              <w:bottom w:w="45" w:type="dxa"/>
              <w:right w:w="45" w:type="dxa"/>
            </w:tcMar>
          </w:tcPr>
          <w:p w14:paraId="61A37378" w14:textId="1AF2F796" w:rsidR="00527ECF" w:rsidRDefault="00527ECF" w:rsidP="00527ECF">
            <w:pPr>
              <w:pStyle w:val="tdTableStyle-TablestyleNonAltRows-BodyB-Column-Body1"/>
            </w:pPr>
            <w:r>
              <w:t>Error</w:t>
            </w:r>
          </w:p>
        </w:tc>
        <w:tc>
          <w:tcPr>
            <w:tcW w:w="900" w:type="dxa"/>
            <w:tcBorders>
              <w:top w:val="single" w:sz="6" w:space="0" w:color="000000"/>
              <w:bottom w:val="single" w:sz="18" w:space="0" w:color="000000"/>
              <w:right w:val="single" w:sz="6" w:space="0" w:color="000000"/>
            </w:tcBorders>
            <w:tcMar>
              <w:top w:w="45" w:type="dxa"/>
              <w:left w:w="45" w:type="dxa"/>
              <w:bottom w:w="45" w:type="dxa"/>
              <w:right w:w="45" w:type="dxa"/>
            </w:tcMar>
          </w:tcPr>
          <w:p w14:paraId="5691A8DF" w14:textId="7610E6B8" w:rsidR="00527ECF" w:rsidRDefault="00527ECF" w:rsidP="00527ECF">
            <w:pPr>
              <w:pStyle w:val="tdTableStyle-TablestyleNonAltRows-BodyB-Column-Body1"/>
            </w:pPr>
            <w:r>
              <w:t>Error</w:t>
            </w:r>
          </w:p>
        </w:tc>
        <w:tc>
          <w:tcPr>
            <w:tcW w:w="900" w:type="dxa"/>
            <w:tcBorders>
              <w:top w:val="single" w:sz="6" w:space="0" w:color="000000"/>
              <w:bottom w:val="single" w:sz="18" w:space="0" w:color="000000"/>
              <w:right w:val="single" w:sz="6" w:space="0" w:color="000000"/>
            </w:tcBorders>
            <w:tcMar>
              <w:top w:w="45" w:type="dxa"/>
              <w:left w:w="45" w:type="dxa"/>
              <w:bottom w:w="45" w:type="dxa"/>
              <w:right w:w="45" w:type="dxa"/>
            </w:tcMar>
          </w:tcPr>
          <w:p w14:paraId="2D084A88" w14:textId="017007A6" w:rsidR="00527ECF" w:rsidRDefault="00527ECF" w:rsidP="00527ECF">
            <w:pPr>
              <w:pStyle w:val="tdTableStyle-TablestyleNonAltRows-BodyB-Column-Body1"/>
            </w:pPr>
            <w:r>
              <w:t>Error</w:t>
            </w:r>
          </w:p>
        </w:tc>
        <w:tc>
          <w:tcPr>
            <w:tcW w:w="900" w:type="dxa"/>
            <w:tcBorders>
              <w:top w:val="single" w:sz="6" w:space="0" w:color="000000"/>
              <w:bottom w:val="single" w:sz="18" w:space="0" w:color="000000"/>
            </w:tcBorders>
            <w:tcMar>
              <w:top w:w="45" w:type="dxa"/>
              <w:left w:w="45" w:type="dxa"/>
              <w:bottom w:w="45" w:type="dxa"/>
              <w:right w:w="45" w:type="dxa"/>
            </w:tcMar>
          </w:tcPr>
          <w:p w14:paraId="321FFCE1" w14:textId="41E226DF" w:rsidR="00527ECF" w:rsidRDefault="00527ECF" w:rsidP="00527ECF">
            <w:pPr>
              <w:pStyle w:val="tdTableStyle-TablestyleNonAltRows-BodyA-Column-Body1"/>
            </w:pPr>
            <w:r>
              <w:t>Error</w:t>
            </w:r>
          </w:p>
        </w:tc>
        <w:tc>
          <w:tcPr>
            <w:tcW w:w="810" w:type="dxa"/>
            <w:tcBorders>
              <w:top w:val="single" w:sz="6" w:space="0" w:color="000000"/>
              <w:bottom w:val="single" w:sz="18" w:space="0" w:color="000000"/>
              <w:right w:val="single" w:sz="6" w:space="0" w:color="000000"/>
            </w:tcBorders>
          </w:tcPr>
          <w:p w14:paraId="10A272CF" w14:textId="1BFA225D" w:rsidR="00527ECF" w:rsidRDefault="00527ECF" w:rsidP="00527ECF">
            <w:pPr>
              <w:pStyle w:val="tdTableStyle-TablestyleNonAltRows-BodyA-Column-Body1"/>
            </w:pPr>
            <w:r>
              <w:t>Error</w:t>
            </w:r>
          </w:p>
        </w:tc>
        <w:tc>
          <w:tcPr>
            <w:tcW w:w="810" w:type="dxa"/>
            <w:tcBorders>
              <w:top w:val="single" w:sz="6" w:space="0" w:color="000000"/>
              <w:bottom w:val="single" w:sz="18" w:space="0" w:color="000000"/>
              <w:right w:val="single" w:sz="6" w:space="0" w:color="000000"/>
            </w:tcBorders>
          </w:tcPr>
          <w:p w14:paraId="47DD3A8B" w14:textId="4F261E22" w:rsidR="00527ECF" w:rsidRDefault="00527ECF" w:rsidP="00527ECF">
            <w:pPr>
              <w:pStyle w:val="tdTableStyle-TablestyleNonAltRows-BodyA-Column-Body1"/>
            </w:pPr>
            <w:r>
              <w:t>Error</w:t>
            </w:r>
          </w:p>
        </w:tc>
        <w:tc>
          <w:tcPr>
            <w:tcW w:w="810" w:type="dxa"/>
            <w:tcBorders>
              <w:top w:val="single" w:sz="6" w:space="0" w:color="000000"/>
              <w:bottom w:val="single" w:sz="18" w:space="0" w:color="000000"/>
              <w:right w:val="single" w:sz="6" w:space="0" w:color="000000"/>
            </w:tcBorders>
          </w:tcPr>
          <w:p w14:paraId="26BC981D" w14:textId="46C39406"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single" w:sz="18" w:space="0" w:color="000000"/>
            </w:tcBorders>
          </w:tcPr>
          <w:p w14:paraId="1035036E" w14:textId="6605178F" w:rsidR="00527ECF" w:rsidRDefault="00527ECF" w:rsidP="00527ECF">
            <w:pPr>
              <w:pStyle w:val="tdTableStyle-TablestyleNonAltRows-BodyA-Column-Body1"/>
            </w:pPr>
            <w:r>
              <w:t>Error</w:t>
            </w:r>
          </w:p>
        </w:tc>
        <w:tc>
          <w:tcPr>
            <w:tcW w:w="810" w:type="dxa"/>
            <w:tcBorders>
              <w:top w:val="single" w:sz="6" w:space="0" w:color="000000"/>
              <w:left w:val="single" w:sz="6" w:space="0" w:color="000000"/>
              <w:bottom w:val="single" w:sz="18" w:space="0" w:color="000000"/>
            </w:tcBorders>
          </w:tcPr>
          <w:p w14:paraId="3BB46ED5" w14:textId="4437AFE3" w:rsidR="00527ECF" w:rsidRDefault="00527ECF" w:rsidP="00527ECF">
            <w:pPr>
              <w:pStyle w:val="tdTableStyle-TablestyleNonAltRows-BodyA-Column-Body1"/>
            </w:pPr>
            <w:r>
              <w:t>Length-only rule</w:t>
            </w:r>
          </w:p>
        </w:tc>
      </w:tr>
    </w:tbl>
    <w:p w14:paraId="784518B9" w14:textId="0803400F" w:rsidR="008A5E4E" w:rsidRDefault="0065745B">
      <w:pPr>
        <w:pStyle w:val="pNoPageBreakAfter"/>
      </w:pPr>
      <w:r>
        <w:t>Truncation for an integer value in the text is as follows: the value is input as 64 bits</w:t>
      </w:r>
      <w:r w:rsidR="00464CAB">
        <w:t xml:space="preserve"> in 2s compliment</w:t>
      </w:r>
      <w:r>
        <w:t>, then the length needed is compared to the size the operation needs:</w:t>
      </w:r>
    </w:p>
    <w:p w14:paraId="0DD264C0" w14:textId="77777777" w:rsidR="008A5E4E" w:rsidRDefault="0065745B">
      <w:pPr>
        <w:pStyle w:val="li"/>
        <w:numPr>
          <w:ilvl w:val="0"/>
          <w:numId w:val="71"/>
        </w:numPr>
        <w:spacing w:before="320"/>
        <w:ind w:left="600"/>
      </w:pPr>
      <w:r>
        <w:t>If the operation needs 64 bits or fewer, the 64-bit value is truncated if necessary.</w:t>
      </w:r>
    </w:p>
    <w:p w14:paraId="5B6FD0D2" w14:textId="77777777" w:rsidR="008A5E4E" w:rsidRDefault="0065745B">
      <w:pPr>
        <w:pStyle w:val="li"/>
        <w:numPr>
          <w:ilvl w:val="0"/>
          <w:numId w:val="71"/>
        </w:numPr>
        <w:spacing w:after="320"/>
        <w:ind w:left="600"/>
      </w:pPr>
      <w:r>
        <w:t xml:space="preserve">If the operation needs more than 64 bits, it is an error. </w:t>
      </w:r>
    </w:p>
    <w:p w14:paraId="6BAAF588" w14:textId="77777777" w:rsidR="008A5E4E" w:rsidRDefault="0065745B">
      <w:pPr>
        <w:pStyle w:val="pNoPageBreakAfter"/>
      </w:pPr>
      <w:r>
        <w:t>For example:</w:t>
      </w:r>
    </w:p>
    <w:p w14:paraId="189A5C2B" w14:textId="14BBF380" w:rsidR="008A5E4E" w:rsidRDefault="0065745B">
      <w:pPr>
        <w:pStyle w:val="pre"/>
      </w:pPr>
      <w:r>
        <w:t>add</w:t>
      </w:r>
      <w:r w:rsidR="0023001E">
        <w:t>_</w:t>
      </w:r>
      <w:r w:rsidR="003F7DF6">
        <w:t>s</w:t>
      </w:r>
      <w:r w:rsidR="0051108D">
        <w:t>64</w:t>
      </w:r>
      <w:r>
        <w:t xml:space="preserve"> $d0, $d0, 0xfffffffff; // Legal: 9 f</w:t>
      </w:r>
      <w:r w:rsidR="00256480">
        <w:t>’</w:t>
      </w:r>
      <w:r>
        <w:t>s stored as 0x0000000fffffffff.</w:t>
      </w:r>
    </w:p>
    <w:p w14:paraId="74CE978A" w14:textId="14B451EB" w:rsidR="008A5E4E" w:rsidRDefault="0065745B">
      <w:pPr>
        <w:pStyle w:val="pNoPageBreakAfter"/>
      </w:pPr>
      <w:r>
        <w:t>The 9 f</w:t>
      </w:r>
      <w:r w:rsidR="00256480">
        <w:t>’</w:t>
      </w:r>
      <w:r>
        <w:t xml:space="preserve">s </w:t>
      </w:r>
      <w:r w:rsidR="00BC0C92">
        <w:t xml:space="preserve">represents </w:t>
      </w:r>
      <w:r>
        <w:t>a 64-bit integer constant with 36 non-zero bits. The operation uses a</w:t>
      </w:r>
      <w:r w:rsidR="0051108D">
        <w:t>n</w:t>
      </w:r>
      <w:r>
        <w:t xml:space="preserve"> </w:t>
      </w:r>
      <w:r w:rsidR="0051108D">
        <w:t xml:space="preserve">integer </w:t>
      </w:r>
      <w:r>
        <w:t xml:space="preserve">type </w:t>
      </w:r>
      <w:r w:rsidR="004A54AE">
        <w:rPr>
          <w:rStyle w:val="code1"/>
        </w:rPr>
        <w:t>s</w:t>
      </w:r>
      <w:r w:rsidR="0051108D">
        <w:rPr>
          <w:rStyle w:val="code1"/>
        </w:rPr>
        <w:t>64</w:t>
      </w:r>
      <w:r>
        <w:t xml:space="preserve">, so the number of bits match identically in BRIG. This would be stored as </w:t>
      </w:r>
      <w:r w:rsidR="004A54AE">
        <w:rPr>
          <w:rStyle w:val="code1"/>
        </w:rPr>
        <w:t xml:space="preserve">s64 </w:t>
      </w:r>
      <w:r>
        <w:t>0x0000000fffffffff.</w:t>
      </w:r>
    </w:p>
    <w:p w14:paraId="349872A2" w14:textId="64B75C31" w:rsidR="008A5E4E" w:rsidRDefault="004A54AE">
      <w:pPr>
        <w:pStyle w:val="pre"/>
      </w:pPr>
      <w:r>
        <w:t>a</w:t>
      </w:r>
      <w:r w:rsidR="0065745B">
        <w:t>dd</w:t>
      </w:r>
      <w:r w:rsidR="0023001E">
        <w:t>_</w:t>
      </w:r>
      <w:r w:rsidR="0051108D">
        <w:t>s32</w:t>
      </w:r>
      <w:r w:rsidR="0065745B">
        <w:t xml:space="preserve"> $s0, $s0, 0xfffffffff; // Legal: 9 f</w:t>
      </w:r>
      <w:r w:rsidR="00256480">
        <w:t>’</w:t>
      </w:r>
      <w:r w:rsidR="0065745B">
        <w:t>s truncated and stored as 0xffffffff.</w:t>
      </w:r>
    </w:p>
    <w:p w14:paraId="57728119" w14:textId="097EB8EA" w:rsidR="008A5E4E" w:rsidRDefault="0065745B">
      <w:pPr>
        <w:pStyle w:val="p"/>
      </w:pPr>
      <w:r>
        <w:t xml:space="preserve">The </w:t>
      </w:r>
      <w:r>
        <w:rPr>
          <w:rStyle w:val="code1"/>
        </w:rPr>
        <w:t>s</w:t>
      </w:r>
      <w:r w:rsidR="0051108D">
        <w:rPr>
          <w:rStyle w:val="code1"/>
        </w:rPr>
        <w:t>32</w:t>
      </w:r>
      <w:r>
        <w:t xml:space="preserve"> is 32 bits, the constant would be truncated and stored as </w:t>
      </w:r>
      <w:r w:rsidR="004A54AE">
        <w:rPr>
          <w:rStyle w:val="code1"/>
        </w:rPr>
        <w:t>s32</w:t>
      </w:r>
      <w:r w:rsidR="004A54AE">
        <w:t xml:space="preserve"> </w:t>
      </w:r>
      <w:r>
        <w:t>0xffffffff.</w:t>
      </w:r>
    </w:p>
    <w:p w14:paraId="5ECF8A86" w14:textId="77777777" w:rsidR="008A5E4E" w:rsidRDefault="0065745B">
      <w:pPr>
        <w:pStyle w:val="pNoPageBreakAfter"/>
      </w:pPr>
      <w:r>
        <w:t>It is not possible to provide an integer constant to a 128-bit data type:</w:t>
      </w:r>
    </w:p>
    <w:p w14:paraId="5B022CD7" w14:textId="4A63C277" w:rsidR="008A5E4E" w:rsidRDefault="0065745B">
      <w:pPr>
        <w:pStyle w:val="pre"/>
      </w:pPr>
      <w:r>
        <w:t xml:space="preserve">mov_b128 $q0, 0xfffffffff;       </w:t>
      </w:r>
      <w:r w:rsidR="009855CD">
        <w:t xml:space="preserve">   </w:t>
      </w:r>
      <w:r>
        <w:t xml:space="preserve">// Illegal: integer constant is evaluated as 64 bits </w:t>
      </w:r>
      <w:r>
        <w:br/>
        <w:t xml:space="preserve">                                  </w:t>
      </w:r>
      <w:r w:rsidR="009855CD">
        <w:t xml:space="preserve">   </w:t>
      </w:r>
      <w:r>
        <w:t>// and operation requires 128 bits.</w:t>
      </w:r>
    </w:p>
    <w:p w14:paraId="7D7F1F1A" w14:textId="7544CD78" w:rsidR="008A5E4E" w:rsidRDefault="0065745B">
      <w:pPr>
        <w:pStyle w:val="pNoPageBreakAfter"/>
      </w:pPr>
      <w:r>
        <w:lastRenderedPageBreak/>
        <w:t>However, a</w:t>
      </w:r>
      <w:r w:rsidR="0051108D">
        <w:t xml:space="preserve"> </w:t>
      </w:r>
      <w:r w:rsidR="00673A9F">
        <w:t xml:space="preserve">packed </w:t>
      </w:r>
      <w:r>
        <w:t>constant can be used for a 128-bit data type. For example, these operations are legal:</w:t>
      </w:r>
    </w:p>
    <w:p w14:paraId="10D910F9" w14:textId="1D601393" w:rsidR="008A5E4E" w:rsidRDefault="003E797D">
      <w:pPr>
        <w:pStyle w:val="pre"/>
      </w:pPr>
      <w:r>
        <w:t xml:space="preserve"> </w:t>
      </w:r>
      <w:r w:rsidR="0065745B">
        <w:t>mov_b128 $q1, u32x4(1, 2, 3, 4); // Legal to use packed constant of same size.</w:t>
      </w:r>
      <w:r w:rsidR="0065745B">
        <w:br/>
        <w:t xml:space="preserve"> mov_b128 $q1, u64x2(1, 2);       // Legal to use packed constant of same size.</w:t>
      </w:r>
    </w:p>
    <w:p w14:paraId="726CE2EA" w14:textId="77777777" w:rsidR="008A5E4E" w:rsidRDefault="0065745B">
      <w:pPr>
        <w:pStyle w:val="pNoPageBreakAfter"/>
      </w:pPr>
      <w:r>
        <w:t xml:space="preserve"> The type and length match rule is the following: the number of bits and the type must be the same; otherwise this is an error.</w:t>
      </w:r>
    </w:p>
    <w:p w14:paraId="564A2FA1" w14:textId="06633273" w:rsidR="008A5E4E" w:rsidRDefault="003E797D">
      <w:pPr>
        <w:pStyle w:val="pre"/>
      </w:pPr>
      <w:r>
        <w:t>add_pp</w:t>
      </w:r>
      <w:r w:rsidR="0065745B">
        <w:t xml:space="preserve">_u64x2 $q1, </w:t>
      </w:r>
      <w:r>
        <w:t xml:space="preserve">$q0, </w:t>
      </w:r>
      <w:r w:rsidR="0065745B">
        <w:t xml:space="preserve">u64x2(1, 2); </w:t>
      </w:r>
      <w:r>
        <w:t xml:space="preserve">      </w:t>
      </w:r>
      <w:r w:rsidR="0065745B">
        <w:t>// Legal as packed types match.</w:t>
      </w:r>
      <w:r w:rsidR="0065745B">
        <w:br/>
        <w:t xml:space="preserve"> </w:t>
      </w:r>
      <w:r>
        <w:t>add_pp</w:t>
      </w:r>
      <w:r w:rsidR="0065745B">
        <w:t xml:space="preserve">_u64x2 $q1, </w:t>
      </w:r>
      <w:r>
        <w:t xml:space="preserve">$q0, </w:t>
      </w:r>
      <w:r w:rsidR="0065745B">
        <w:t>u32x4(1, 2, 3, 4); // Illegal as packed types do not match even</w:t>
      </w:r>
      <w:r w:rsidR="0065745B">
        <w:br/>
      </w:r>
      <w:r>
        <w:t xml:space="preserve">           </w:t>
      </w:r>
      <w:r w:rsidR="0065745B">
        <w:t xml:space="preserve">                                // though size does.</w:t>
      </w:r>
      <w:r w:rsidR="0065745B">
        <w:br/>
        <w:t xml:space="preserve"> mov_f32 $s1, 1.0f; // Legal as floating-point constant size matches operand size.</w:t>
      </w:r>
      <w:r w:rsidR="0065745B">
        <w:br/>
        <w:t xml:space="preserve"> mov_f32 $s1, 1.0d; // Illegal as floating-point constant size does not match operand size.</w:t>
      </w:r>
    </w:p>
    <w:p w14:paraId="771220CE" w14:textId="77777777" w:rsidR="008A5E4E" w:rsidRDefault="0065745B">
      <w:pPr>
        <w:pStyle w:val="pNoPageBreakAfter"/>
      </w:pPr>
      <w:r>
        <w:t xml:space="preserve">The length-only rule is the following: the bits in the constant are used provided the number of bits is the same. </w:t>
      </w:r>
    </w:p>
    <w:p w14:paraId="0D817F91" w14:textId="54FEEDE5" w:rsidR="008A5E4E" w:rsidRDefault="00256480">
      <w:pPr>
        <w:pStyle w:val="pre"/>
      </w:pPr>
      <w:r>
        <w:t>M</w:t>
      </w:r>
      <w:r w:rsidR="0065745B">
        <w:t>ov_b32 $s1, 3.7f; // Legal as size of floating-point constant and operand type are 32.</w:t>
      </w:r>
      <w:r w:rsidR="0065745B">
        <w:br/>
        <w:t xml:space="preserve"> mov_b32 $s1, 3.7d; // Illegal as floating-point constant and operand type size mismatch.</w:t>
      </w:r>
    </w:p>
    <w:p w14:paraId="3C07938D" w14:textId="77777777" w:rsidR="008A5E4E" w:rsidRDefault="0065745B">
      <w:pPr>
        <w:pStyle w:val="p"/>
      </w:pPr>
      <w:r>
        <w:t xml:space="preserve">For </w:t>
      </w:r>
      <w:r>
        <w:rPr>
          <w:rStyle w:val="code1"/>
        </w:rPr>
        <w:t>mov_b32 $s1, 3.7f</w:t>
      </w:r>
      <w:r>
        <w:t>, although the types do not match, the lengths do match, so the binary representation of value 3.7f is used.</w:t>
      </w:r>
    </w:p>
    <w:p w14:paraId="09B452B4" w14:textId="602386D2" w:rsidR="008A5E4E" w:rsidRDefault="0065745B">
      <w:pPr>
        <w:pStyle w:val="p"/>
      </w:pPr>
      <w:r>
        <w:t xml:space="preserve">When </w:t>
      </w:r>
      <w:r>
        <w:rPr>
          <w:rStyle w:val="code1"/>
        </w:rPr>
        <w:t>WAVESIZE</w:t>
      </w:r>
      <w:r>
        <w:t xml:space="preserve"> is allowed as a</w:t>
      </w:r>
      <w:r w:rsidR="00673A9F">
        <w:t>n immediate operand value</w:t>
      </w:r>
      <w:r>
        <w:t xml:space="preserve">, it is treated exactly the same as an integer constant with a 64 bit value that is equal to the value of </w:t>
      </w:r>
      <w:r>
        <w:rPr>
          <w:rStyle w:val="code1"/>
        </w:rPr>
        <w:t>WAVESIZE</w:t>
      </w:r>
      <w:r>
        <w:t xml:space="preserve">. See </w:t>
      </w:r>
      <w:r>
        <w:rPr>
          <w:rStyle w:val="xref1"/>
        </w:rPr>
        <w:t>2.6.2. Wavefront Size (</w:t>
      </w:r>
      <w:r w:rsidR="009A76EE" w:rsidRPr="008A5E4E">
        <w:fldChar w:fldCharType="begin"/>
      </w:r>
      <w:r w:rsidR="008A5E4E">
        <w:instrText xml:space="preserve"> PAGEREF _Ref-248432818 \p \h  \* MERGEFORMAT </w:instrText>
      </w:r>
      <w:r w:rsidR="009A76EE" w:rsidRPr="008A5E4E">
        <w:fldChar w:fldCharType="separate"/>
      </w:r>
      <w:r w:rsidR="00533AF0" w:rsidRPr="00533AF0">
        <w:rPr>
          <w:rStyle w:val="xref1"/>
          <w:noProof/>
        </w:rPr>
        <w:t>on</w:t>
      </w:r>
      <w:r w:rsidR="00533AF0">
        <w:rPr>
          <w:noProof/>
        </w:rPr>
        <w:t xml:space="preserve"> page 13</w:t>
      </w:r>
      <w:r w:rsidR="009A76EE" w:rsidRPr="008A5E4E">
        <w:rPr>
          <w:rStyle w:val="xref1"/>
        </w:rPr>
        <w:fldChar w:fldCharType="end"/>
      </w:r>
      <w:r>
        <w:rPr>
          <w:rStyle w:val="xref1"/>
        </w:rPr>
        <w:t>)</w:t>
      </w:r>
      <w:r>
        <w:t>.</w:t>
      </w:r>
    </w:p>
    <w:p w14:paraId="65D58BFF" w14:textId="77777777" w:rsidR="008A5E4E" w:rsidRDefault="0065745B">
      <w:pPr>
        <w:pStyle w:val="h2"/>
      </w:pPr>
      <w:bookmarkStart w:id="357" w:name="_Toc396034163"/>
      <w:r>
        <w:t xml:space="preserve">4.9 </w:t>
      </w:r>
      <w:bookmarkStart w:id="358" w:name="_Ref-3343102"/>
      <w:r>
        <w:t>Labels</w:t>
      </w:r>
      <w:bookmarkEnd w:id="357"/>
      <w:bookmarkEnd w:id="358"/>
    </w:p>
    <w:p w14:paraId="4C688FDA" w14:textId="77777777" w:rsidR="008A5E4E" w:rsidRDefault="0065745B">
      <w:pPr>
        <w:pStyle w:val="p"/>
      </w:pPr>
      <w:r>
        <w:t>Label identifiers consist of an at sign (</w:t>
      </w:r>
      <w:r>
        <w:rPr>
          <w:rStyle w:val="code1"/>
        </w:rPr>
        <w:t>@</w:t>
      </w:r>
      <w:r>
        <w:t xml:space="preserve">) followed by the name of the identifier (see </w:t>
      </w:r>
      <w:r>
        <w:rPr>
          <w:rStyle w:val="xref1"/>
        </w:rPr>
        <w:t>4.6. Identifiers (</w:t>
      </w:r>
      <w:r w:rsidR="009A76EE" w:rsidRPr="008A5E4E">
        <w:fldChar w:fldCharType="begin"/>
      </w:r>
      <w:r w:rsidR="008A5E4E">
        <w:instrText xml:space="preserve"> PAGEREF _Ref-363940104 \p \h  \* MERGEFORMAT </w:instrText>
      </w:r>
      <w:r w:rsidR="009A76EE" w:rsidRPr="008A5E4E">
        <w:fldChar w:fldCharType="separate"/>
      </w:r>
      <w:r w:rsidR="00533AF0" w:rsidRPr="00533AF0">
        <w:rPr>
          <w:rStyle w:val="xref1"/>
          <w:noProof/>
        </w:rPr>
        <w:t>on</w:t>
      </w:r>
      <w:r w:rsidR="00533AF0">
        <w:rPr>
          <w:noProof/>
        </w:rPr>
        <w:t xml:space="preserve"> page 61</w:t>
      </w:r>
      <w:r w:rsidR="009A76EE" w:rsidRPr="008A5E4E">
        <w:rPr>
          <w:rStyle w:val="xref1"/>
        </w:rPr>
        <w:fldChar w:fldCharType="end"/>
      </w:r>
      <w:r>
        <w:rPr>
          <w:rStyle w:val="xref1"/>
        </w:rPr>
        <w:t>)</w:t>
      </w:r>
      <w:r>
        <w:t>).</w:t>
      </w:r>
    </w:p>
    <w:p w14:paraId="62636C58" w14:textId="07C7A954" w:rsidR="008A5E4E" w:rsidRDefault="0065745B">
      <w:pPr>
        <w:pStyle w:val="p"/>
      </w:pPr>
      <w:r>
        <w:t>Label definitions consist of a label identifier followed by a colon (</w:t>
      </w:r>
      <w:r>
        <w:rPr>
          <w:rStyle w:val="code1"/>
        </w:rPr>
        <w:t>:</w:t>
      </w:r>
      <w:r>
        <w:t>).</w:t>
      </w:r>
    </w:p>
    <w:p w14:paraId="1B40571E" w14:textId="77777777" w:rsidR="008A5E4E" w:rsidRDefault="0065745B">
      <w:pPr>
        <w:pStyle w:val="p"/>
      </w:pPr>
      <w:r>
        <w:t xml:space="preserve">Label identifiers cannot be used in any operations except </w:t>
      </w:r>
      <w:r>
        <w:rPr>
          <w:rStyle w:val="code1"/>
        </w:rPr>
        <w:t>br</w:t>
      </w:r>
      <w:r>
        <w:t xml:space="preserve">, </w:t>
      </w:r>
      <w:r>
        <w:rPr>
          <w:rStyle w:val="code1"/>
        </w:rPr>
        <w:t>cbr</w:t>
      </w:r>
      <w:r>
        <w:t xml:space="preserve">, and </w:t>
      </w:r>
      <w:r>
        <w:rPr>
          <w:rStyle w:val="code1"/>
        </w:rPr>
        <w:t>sbr</w:t>
      </w:r>
      <w:r>
        <w:t>.</w:t>
      </w:r>
    </w:p>
    <w:p w14:paraId="0E5AEA00" w14:textId="77777777" w:rsidR="008A5E4E" w:rsidRDefault="0065745B">
      <w:pPr>
        <w:pStyle w:val="p"/>
      </w:pPr>
      <w:r>
        <w:t xml:space="preserve">Label identifiers cannot appear in an address expression. </w:t>
      </w:r>
    </w:p>
    <w:p w14:paraId="50CFBC25" w14:textId="77777777" w:rsidR="008A5E4E" w:rsidRDefault="0065745B">
      <w:pPr>
        <w:pStyle w:val="p"/>
      </w:pPr>
      <w:r>
        <w:t xml:space="preserve">See </w:t>
      </w:r>
      <w:r>
        <w:rPr>
          <w:rStyle w:val="xref1"/>
        </w:rPr>
        <w:t>8.1. Branch Operations (</w:t>
      </w:r>
      <w:r w:rsidR="009A76EE" w:rsidRPr="008A5E4E">
        <w:fldChar w:fldCharType="begin"/>
      </w:r>
      <w:r w:rsidR="008A5E4E">
        <w:instrText xml:space="preserve"> PAGEREF _Ref-928385472 \p \h  \* MERGEFORMAT </w:instrText>
      </w:r>
      <w:r w:rsidR="009A76EE" w:rsidRPr="008A5E4E">
        <w:fldChar w:fldCharType="separate"/>
      </w:r>
      <w:r w:rsidR="00533AF0" w:rsidRPr="00533AF0">
        <w:rPr>
          <w:rStyle w:val="xref1"/>
          <w:noProof/>
        </w:rPr>
        <w:t>on</w:t>
      </w:r>
      <w:r w:rsidR="00533AF0">
        <w:rPr>
          <w:noProof/>
        </w:rPr>
        <w:t xml:space="preserve"> page 225</w:t>
      </w:r>
      <w:r w:rsidR="009A76EE" w:rsidRPr="008A5E4E">
        <w:rPr>
          <w:rStyle w:val="xref1"/>
        </w:rPr>
        <w:fldChar w:fldCharType="end"/>
      </w:r>
      <w:r>
        <w:rPr>
          <w:rStyle w:val="xref1"/>
        </w:rPr>
        <w:t>)</w:t>
      </w:r>
      <w:r>
        <w:t>.</w:t>
      </w:r>
    </w:p>
    <w:p w14:paraId="4C71AF7B" w14:textId="4B2E67CB" w:rsidR="008A5E4E" w:rsidRDefault="0065745B">
      <w:pPr>
        <w:pStyle w:val="h2"/>
      </w:pPr>
      <w:bookmarkStart w:id="359" w:name="_Toc396034164"/>
      <w:r>
        <w:t xml:space="preserve">4.10 </w:t>
      </w:r>
      <w:bookmarkStart w:id="360" w:name="_Ref-927866903"/>
      <w:bookmarkStart w:id="361" w:name="_Ref385338882"/>
      <w:bookmarkStart w:id="362" w:name="_Ref900151081"/>
      <w:r w:rsidR="007470B8">
        <w:t xml:space="preserve">Variable </w:t>
      </w:r>
      <w:r>
        <w:t>Initializers</w:t>
      </w:r>
      <w:bookmarkEnd w:id="359"/>
      <w:bookmarkEnd w:id="360"/>
      <w:bookmarkEnd w:id="361"/>
      <w:bookmarkEnd w:id="362"/>
    </w:p>
    <w:p w14:paraId="4065EBEF" w14:textId="4E50A87E" w:rsidR="008A5E4E" w:rsidRDefault="0065745B">
      <w:pPr>
        <w:pStyle w:val="p"/>
      </w:pPr>
      <w:r>
        <w:t>Variable definitions in the global and readonly segments can specify an initial value. The variable name is followed by an equals (</w:t>
      </w:r>
      <w:r>
        <w:rPr>
          <w:rStyle w:val="code1"/>
        </w:rPr>
        <w:t>=</w:t>
      </w:r>
      <w:r>
        <w:t>) sign and the initial value for the variable.</w:t>
      </w:r>
    </w:p>
    <w:p w14:paraId="2118F908" w14:textId="77777777" w:rsidR="00A06687" w:rsidRDefault="00A06687" w:rsidP="00A06687">
      <w:pPr>
        <w:pStyle w:val="pFigureTitle"/>
      </w:pPr>
      <w:r>
        <w:t>Figure 4–68 optInitializer Syntax Diagram</w:t>
      </w:r>
    </w:p>
    <w:p w14:paraId="56166D24" w14:textId="1CCB5F75" w:rsidR="00A06687" w:rsidRDefault="00377C98" w:rsidP="00636634">
      <w:pPr>
        <w:pStyle w:val="pFigure"/>
      </w:pPr>
      <w:r>
        <w:rPr>
          <w:noProof/>
          <w:lang w:eastAsia="zh-TW"/>
        </w:rPr>
        <w:drawing>
          <wp:inline distT="0" distB="0" distL="0" distR="0" wp14:anchorId="7D52C605" wp14:editId="7A1F45F2">
            <wp:extent cx="3104515" cy="999490"/>
            <wp:effectExtent l="0" t="0" r="635" b="0"/>
            <wp:docPr id="98" name="圖片 98" descr="optinitial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optinitialize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104515" cy="999490"/>
                    </a:xfrm>
                    <a:prstGeom prst="rect">
                      <a:avLst/>
                    </a:prstGeom>
                    <a:noFill/>
                    <a:ln>
                      <a:noFill/>
                    </a:ln>
                  </pic:spPr>
                </pic:pic>
              </a:graphicData>
            </a:graphic>
          </wp:inline>
        </w:drawing>
      </w:r>
    </w:p>
    <w:p w14:paraId="3565D1A0" w14:textId="77777777" w:rsidR="008A5E4E" w:rsidRDefault="0065745B">
      <w:pPr>
        <w:pStyle w:val="p"/>
      </w:pPr>
      <w:r>
        <w:t>It is not possible to initialize variables in segments other than the global and readonly segments.</w:t>
      </w:r>
    </w:p>
    <w:p w14:paraId="1E27AEE9" w14:textId="77777777" w:rsidR="008A5E4E" w:rsidRDefault="0065745B">
      <w:pPr>
        <w:pStyle w:val="p"/>
      </w:pPr>
      <w:r>
        <w:lastRenderedPageBreak/>
        <w:t xml:space="preserve">For a global or readonly segment variable definition with the </w:t>
      </w:r>
      <w:r>
        <w:rPr>
          <w:rStyle w:val="code1"/>
        </w:rPr>
        <w:t>const</w:t>
      </w:r>
      <w:r>
        <w:t xml:space="preserve"> qualifier, an initializer is required. For a global and readonly segment variable without the </w:t>
      </w:r>
      <w:r>
        <w:rPr>
          <w:rStyle w:val="code1"/>
        </w:rPr>
        <w:t>const</w:t>
      </w:r>
      <w:r>
        <w:t xml:space="preserve"> qualifier, an initializer is optional.</w:t>
      </w:r>
    </w:p>
    <w:p w14:paraId="736DD491" w14:textId="075CCA23" w:rsidR="008A5E4E" w:rsidRDefault="0065745B">
      <w:pPr>
        <w:pStyle w:val="p"/>
      </w:pPr>
      <w:r>
        <w:t xml:space="preserve">When a global segment or readonly segment variable is </w:t>
      </w:r>
      <w:r w:rsidR="00213C02">
        <w:t xml:space="preserve">allocated by the HSA runtime (see </w:t>
      </w:r>
      <w:r w:rsidR="00213C02">
        <w:rPr>
          <w:rStyle w:val="xref1"/>
        </w:rPr>
        <w:t>4.2. Program, Code Object and Executable (</w:t>
      </w:r>
      <w:r w:rsidR="00213C02" w:rsidRPr="008A5E4E">
        <w:fldChar w:fldCharType="begin"/>
      </w:r>
      <w:r w:rsidR="00213C02">
        <w:instrText xml:space="preserve"> PAGEREF _Ref-654951805 \p \h  \* MERGEFORMAT </w:instrText>
      </w:r>
      <w:r w:rsidR="00213C02" w:rsidRPr="008A5E4E">
        <w:fldChar w:fldCharType="separate"/>
      </w:r>
      <w:r w:rsidR="00213C02" w:rsidRPr="00533AF0">
        <w:rPr>
          <w:rStyle w:val="xref1"/>
          <w:noProof/>
        </w:rPr>
        <w:t>on</w:t>
      </w:r>
      <w:r w:rsidR="00213C02">
        <w:rPr>
          <w:noProof/>
        </w:rPr>
        <w:t xml:space="preserve"> page 33</w:t>
      </w:r>
      <w:r w:rsidR="00213C02" w:rsidRPr="008A5E4E">
        <w:rPr>
          <w:rStyle w:val="xref1"/>
        </w:rPr>
        <w:fldChar w:fldCharType="end"/>
      </w:r>
      <w:r w:rsidR="00213C02">
        <w:rPr>
          <w:rStyle w:val="xref1"/>
        </w:rPr>
        <w:t>)</w:t>
      </w:r>
      <w:r w:rsidR="00213C02">
        <w:t>),</w:t>
      </w:r>
      <w:r w:rsidR="0022672F">
        <w:t xml:space="preserve"> </w:t>
      </w:r>
      <w:r>
        <w:t xml:space="preserve">an initial value </w:t>
      </w:r>
      <w:r w:rsidR="0022672F">
        <w:t xml:space="preserve">is </w:t>
      </w:r>
      <w:r>
        <w:t>assigned if it has an initializer.</w:t>
      </w:r>
      <w:r w:rsidR="0022672F">
        <w:t xml:space="preserve"> The initialization is performed only once when the memory is allocated.</w:t>
      </w:r>
    </w:p>
    <w:p w14:paraId="5780BA28" w14:textId="46A452A5" w:rsidR="008A5E4E" w:rsidRDefault="0065745B">
      <w:pPr>
        <w:pStyle w:val="p"/>
      </w:pPr>
      <w:r>
        <w:t xml:space="preserve">When a global segment variable is initialized </w:t>
      </w:r>
      <w:r w:rsidR="00EF5D22">
        <w:t xml:space="preserve">by the HSA runtime, </w:t>
      </w:r>
      <w:r>
        <w:t>a release memory fence on the global segment at system memory scope is performed. It is undefined if a kernel dispatch does not use appropriate memory synchronization to access the variable after it has been initialized.</w:t>
      </w:r>
    </w:p>
    <w:p w14:paraId="00727790" w14:textId="26931822" w:rsidR="008A5E4E" w:rsidRDefault="0065745B">
      <w:pPr>
        <w:pStyle w:val="p"/>
      </w:pPr>
      <w:r>
        <w:t xml:space="preserve">A readonly segment variable has agent allocation, and so has distinct memory allocations for each agent (see </w:t>
      </w:r>
      <w:r>
        <w:rPr>
          <w:rStyle w:val="xref1"/>
        </w:rPr>
        <w:t>4.3.10. Declaration and Definition Qualifiers (</w:t>
      </w:r>
      <w:r w:rsidR="009A76EE" w:rsidRPr="008A5E4E">
        <w:fldChar w:fldCharType="begin"/>
      </w:r>
      <w:r w:rsidR="008A5E4E">
        <w:instrText xml:space="preserve"> PAGEREF _Ref-1151318695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 When a readonly segment variable is defined and initialized, the HSA runtime makes each agent allocation value visible to all subsequent dispatches on the corresponding agent. The HSA runtime can also be used to change the value of a non-</w:t>
      </w:r>
      <w:r>
        <w:rPr>
          <w:rStyle w:val="code1"/>
        </w:rPr>
        <w:t>const</w:t>
      </w:r>
      <w:r>
        <w:t xml:space="preserve"> readonly variable after it has been defined for a specific agent: this also makes the value visible to all subsequent dispatches on the corresponding agent. It is undefined to access the agent allocation by kernel dispatches that were executing before the variab</w:t>
      </w:r>
      <w:r w:rsidR="00256480">
        <w:t>’</w:t>
      </w:r>
      <w:r>
        <w:t>e's definition initialization, or HSA runtime update.</w:t>
      </w:r>
    </w:p>
    <w:p w14:paraId="30DADA51" w14:textId="7DA472A5" w:rsidR="0031152C" w:rsidRDefault="00B77D08" w:rsidP="00B77D08">
      <w:pPr>
        <w:pStyle w:val="p"/>
      </w:pPr>
      <w:r>
        <w:t xml:space="preserve">The initial value is specified as a constant (see </w:t>
      </w:r>
      <w:r>
        <w:rPr>
          <w:rStyle w:val="xref1"/>
        </w:rPr>
        <w:t>4.8. Constants (</w:t>
      </w:r>
      <w:r w:rsidRPr="008A5E4E">
        <w:fldChar w:fldCharType="begin"/>
      </w:r>
      <w:r>
        <w:instrText xml:space="preserve"> PAGEREF _Ref-1280415766 \p \h  \* MERGEFORMAT </w:instrText>
      </w:r>
      <w:r w:rsidRPr="008A5E4E">
        <w:fldChar w:fldCharType="separate"/>
      </w:r>
      <w:r w:rsidRPr="00533AF0">
        <w:rPr>
          <w:rStyle w:val="xref1"/>
          <w:noProof/>
        </w:rPr>
        <w:t>on</w:t>
      </w:r>
      <w:r>
        <w:rPr>
          <w:noProof/>
        </w:rPr>
        <w:t xml:space="preserve"> page 66</w:t>
      </w:r>
      <w:r w:rsidRPr="008A5E4E">
        <w:rPr>
          <w:rStyle w:val="xref1"/>
        </w:rPr>
        <w:fldChar w:fldCharType="end"/>
      </w:r>
      <w:r>
        <w:rPr>
          <w:rStyle w:val="xref1"/>
        </w:rPr>
        <w:t>)</w:t>
      </w:r>
      <w:r>
        <w:t>)</w:t>
      </w:r>
      <w:r w:rsidR="0031152C">
        <w:t>:</w:t>
      </w:r>
    </w:p>
    <w:p w14:paraId="26CDB917" w14:textId="04A139D5" w:rsidR="00A130B6" w:rsidRPr="00636634" w:rsidRDefault="00B77D08" w:rsidP="00636634">
      <w:pPr>
        <w:pStyle w:val="p"/>
        <w:numPr>
          <w:ilvl w:val="0"/>
          <w:numId w:val="335"/>
        </w:numPr>
        <w:rPr>
          <w:rFonts w:ascii="Courier New" w:hAnsi="Courier New" w:cs="Courier New"/>
          <w:sz w:val="16"/>
          <w:szCs w:val="16"/>
        </w:rPr>
      </w:pPr>
      <w:r>
        <w:t xml:space="preserve">If the variable has no </w:t>
      </w:r>
      <w:r w:rsidR="007926DA">
        <w:t xml:space="preserve">array </w:t>
      </w:r>
      <w:r>
        <w:t>dimension specified then an integer</w:t>
      </w:r>
      <w:r w:rsidR="007F2D63">
        <w:t xml:space="preserve"> constant</w:t>
      </w:r>
      <w:r>
        <w:t>, float</w:t>
      </w:r>
      <w:r w:rsidR="007F2D63">
        <w:t xml:space="preserve"> constant</w:t>
      </w:r>
      <w:r>
        <w:t xml:space="preserve">, </w:t>
      </w:r>
      <w:r w:rsidR="00283DFB">
        <w:t xml:space="preserve">or </w:t>
      </w:r>
      <w:r w:rsidR="00652931">
        <w:t xml:space="preserve">non-array </w:t>
      </w:r>
      <w:r>
        <w:t>typed</w:t>
      </w:r>
      <w:r w:rsidR="007F2D63">
        <w:t xml:space="preserve"> constant</w:t>
      </w:r>
      <w:r>
        <w:t xml:space="preserve"> is allowed according to the</w:t>
      </w:r>
      <w:r w:rsidR="00A130B6">
        <w:t xml:space="preserve"> rules</w:t>
      </w:r>
      <w:r>
        <w:t xml:space="preserve"> </w:t>
      </w:r>
      <w:r w:rsidR="00A130B6">
        <w:t xml:space="preserve">in </w:t>
      </w:r>
      <w:r w:rsidR="00A130B6">
        <w:rPr>
          <w:rStyle w:val="xref1"/>
        </w:rPr>
        <w:t>Table 4–1 (</w:t>
      </w:r>
      <w:r w:rsidR="00A130B6" w:rsidRPr="008A5E4E">
        <w:fldChar w:fldCharType="begin"/>
      </w:r>
      <w:r w:rsidR="00A130B6">
        <w:instrText xml:space="preserve"> PAGEREF -887813809 \p \h  \* MERGEFORMAT </w:instrText>
      </w:r>
      <w:r w:rsidR="00A130B6" w:rsidRPr="008A5E4E">
        <w:fldChar w:fldCharType="separate"/>
      </w:r>
      <w:r w:rsidR="00A130B6" w:rsidRPr="00533AF0">
        <w:rPr>
          <w:rStyle w:val="xref1"/>
          <w:noProof/>
        </w:rPr>
        <w:t>on</w:t>
      </w:r>
      <w:r w:rsidR="00A130B6">
        <w:rPr>
          <w:noProof/>
        </w:rPr>
        <w:t xml:space="preserve"> page 72</w:t>
      </w:r>
      <w:r w:rsidR="00A130B6" w:rsidRPr="008A5E4E">
        <w:rPr>
          <w:rStyle w:val="xref1"/>
        </w:rPr>
        <w:fldChar w:fldCharType="end"/>
      </w:r>
      <w:r w:rsidR="00A130B6">
        <w:rPr>
          <w:rStyle w:val="xref1"/>
        </w:rPr>
        <w:t xml:space="preserve">) </w:t>
      </w:r>
      <w:r w:rsidR="00A130B6">
        <w:t xml:space="preserve">based on the </w:t>
      </w:r>
      <w:r>
        <w:t>type of the variable.</w:t>
      </w:r>
      <w:r w:rsidR="00C4640E">
        <w:t xml:space="preserve"> </w:t>
      </w:r>
      <w:r w:rsidR="00C4640E">
        <w:rPr>
          <w:rStyle w:val="code1"/>
        </w:rPr>
        <w:t>WAVESIZE</w:t>
      </w:r>
      <w:r w:rsidR="00C4640E">
        <w:t xml:space="preserve"> is not allowed.</w:t>
      </w:r>
      <w:r w:rsidR="00A130B6">
        <w:t xml:space="preserve"> </w:t>
      </w:r>
    </w:p>
    <w:p w14:paraId="0563C098" w14:textId="7BA750D4" w:rsidR="007F2D63" w:rsidRDefault="00B77D08" w:rsidP="00636634">
      <w:pPr>
        <w:pStyle w:val="p"/>
        <w:numPr>
          <w:ilvl w:val="0"/>
          <w:numId w:val="335"/>
        </w:numPr>
      </w:pPr>
      <w:r>
        <w:t>If the variable has a</w:t>
      </w:r>
      <w:r w:rsidR="007926DA">
        <w:t>n array</w:t>
      </w:r>
      <w:r>
        <w:t xml:space="preserve"> dimension specified then </w:t>
      </w:r>
      <w:r w:rsidR="007F2D63">
        <w:t xml:space="preserve">an array </w:t>
      </w:r>
      <w:r>
        <w:t>type</w:t>
      </w:r>
      <w:r w:rsidR="007F2D63">
        <w:t>d constant or</w:t>
      </w:r>
      <w:r>
        <w:t xml:space="preserve"> aggregate constant is allowed</w:t>
      </w:r>
      <w:r w:rsidR="00981E09">
        <w:t xml:space="preserve"> </w:t>
      </w:r>
      <w:r w:rsidR="007F2D63">
        <w:t xml:space="preserve">according to the rules in </w:t>
      </w:r>
      <w:r w:rsidR="007F2D63">
        <w:rPr>
          <w:rStyle w:val="xref1"/>
        </w:rPr>
        <w:t>Table 4–1 (</w:t>
      </w:r>
      <w:r w:rsidR="007F2D63" w:rsidRPr="008A5E4E">
        <w:fldChar w:fldCharType="begin"/>
      </w:r>
      <w:r w:rsidR="007F2D63">
        <w:instrText xml:space="preserve"> PAGEREF -887813809 \p \h  \* MERGEFORMAT </w:instrText>
      </w:r>
      <w:r w:rsidR="007F2D63" w:rsidRPr="008A5E4E">
        <w:fldChar w:fldCharType="separate"/>
      </w:r>
      <w:r w:rsidR="007F2D63" w:rsidRPr="00533AF0">
        <w:rPr>
          <w:rStyle w:val="xref1"/>
          <w:noProof/>
        </w:rPr>
        <w:t>on</w:t>
      </w:r>
      <w:r w:rsidR="007F2D63">
        <w:rPr>
          <w:noProof/>
        </w:rPr>
        <w:t xml:space="preserve"> page 72</w:t>
      </w:r>
      <w:r w:rsidR="007F2D63" w:rsidRPr="008A5E4E">
        <w:rPr>
          <w:rStyle w:val="xref1"/>
        </w:rPr>
        <w:fldChar w:fldCharType="end"/>
      </w:r>
      <w:r w:rsidR="007F2D63">
        <w:rPr>
          <w:rStyle w:val="xref1"/>
        </w:rPr>
        <w:t xml:space="preserve">) </w:t>
      </w:r>
      <w:r w:rsidR="007F2D63">
        <w:t>based on the array type of the variable</w:t>
      </w:r>
      <w:r>
        <w:t xml:space="preserve">. </w:t>
      </w:r>
      <w:r>
        <w:rPr>
          <w:rStyle w:val="code1"/>
        </w:rPr>
        <w:t>WAVESIZE</w:t>
      </w:r>
      <w:r>
        <w:t xml:space="preserve"> is not allowed. </w:t>
      </w:r>
    </w:p>
    <w:p w14:paraId="7A353C69" w14:textId="4FCDBA03" w:rsidR="008A5E4E" w:rsidRDefault="00610CB6">
      <w:pPr>
        <w:pStyle w:val="p"/>
      </w:pPr>
      <w:r>
        <w:t>It is an error if t</w:t>
      </w:r>
      <w:r w:rsidR="0031152C">
        <w:t xml:space="preserve">he </w:t>
      </w:r>
      <w:r w:rsidR="00A761D8">
        <w:t xml:space="preserve">byte </w:t>
      </w:r>
      <w:r w:rsidR="0031152C">
        <w:t xml:space="preserve">size of the constant </w:t>
      </w:r>
      <w:r w:rsidR="00AB23A6">
        <w:t>is not</w:t>
      </w:r>
      <w:r w:rsidR="0031152C">
        <w:t xml:space="preserve"> the same </w:t>
      </w:r>
      <w:r w:rsidR="009E6BD6">
        <w:t xml:space="preserve">as the </w:t>
      </w:r>
      <w:r w:rsidR="00A761D8">
        <w:t xml:space="preserve">byte </w:t>
      </w:r>
      <w:r w:rsidR="0031152C">
        <w:t xml:space="preserve">size </w:t>
      </w:r>
      <w:r w:rsidR="009E6BD6">
        <w:t>of</w:t>
      </w:r>
      <w:r w:rsidR="0031152C">
        <w:t xml:space="preserve"> the variable: smaller constants are not zero filled</w:t>
      </w:r>
      <w:r w:rsidR="00A761D8">
        <w:t>; larger constants are not truncated</w:t>
      </w:r>
      <w:r w:rsidR="007F2D63">
        <w:t xml:space="preserve"> (except by the integer constant truncation rules)</w:t>
      </w:r>
      <w:r w:rsidR="0031152C">
        <w:t xml:space="preserve">. </w:t>
      </w:r>
      <w:r w:rsidR="00B77D08">
        <w:t xml:space="preserve">See </w:t>
      </w:r>
      <w:r w:rsidR="00B77D08">
        <w:rPr>
          <w:rStyle w:val="xref1"/>
        </w:rPr>
        <w:t>4.8.4. How Text Format Constants Are Converted to Bit String Constants (</w:t>
      </w:r>
      <w:r w:rsidR="00B77D08" w:rsidRPr="008A5E4E">
        <w:fldChar w:fldCharType="begin"/>
      </w:r>
      <w:r w:rsidR="00B77D08">
        <w:instrText xml:space="preserve"> PAGEREF _Ref150022384 \p \h  \* MERGEFORMAT </w:instrText>
      </w:r>
      <w:r w:rsidR="00B77D08" w:rsidRPr="008A5E4E">
        <w:fldChar w:fldCharType="separate"/>
      </w:r>
      <w:r w:rsidR="00B77D08" w:rsidRPr="00533AF0">
        <w:rPr>
          <w:rStyle w:val="xref1"/>
          <w:noProof/>
        </w:rPr>
        <w:t>on</w:t>
      </w:r>
      <w:r w:rsidR="00B77D08">
        <w:rPr>
          <w:noProof/>
        </w:rPr>
        <w:t xml:space="preserve"> page 72</w:t>
      </w:r>
      <w:r w:rsidR="00B77D08" w:rsidRPr="008A5E4E">
        <w:rPr>
          <w:rStyle w:val="xref1"/>
        </w:rPr>
        <w:fldChar w:fldCharType="end"/>
      </w:r>
      <w:r w:rsidR="00B77D08">
        <w:rPr>
          <w:rStyle w:val="xref1"/>
        </w:rPr>
        <w:t>)</w:t>
      </w:r>
      <w:r w:rsidR="00B77D08">
        <w:t>.</w:t>
      </w:r>
    </w:p>
    <w:p w14:paraId="56C40D1E" w14:textId="3AA470EF" w:rsidR="00095CAC" w:rsidRDefault="00095CAC">
      <w:pPr>
        <w:pStyle w:val="p"/>
      </w:pPr>
      <w:r>
        <w:t xml:space="preserve">Image and sampler handle typed constants are allowed in variable initializers. When the HSA runtime allocates the variable, it initializes the handles to reference images and samplers that it </w:t>
      </w:r>
      <w:r w:rsidR="0059728F">
        <w:t xml:space="preserve">also </w:t>
      </w:r>
      <w:r>
        <w:t>creates</w:t>
      </w:r>
      <w:r w:rsidR="0059728F">
        <w:t xml:space="preserve"> </w:t>
      </w:r>
      <w:r w:rsidR="00051DF8">
        <w:t xml:space="preserve">which </w:t>
      </w:r>
      <w:r w:rsidR="0059728F">
        <w:t>have the specified properties</w:t>
      </w:r>
      <w:r>
        <w:t xml:space="preserve">. See </w:t>
      </w:r>
      <w:r>
        <w:rPr>
          <w:rStyle w:val="xref1"/>
        </w:rPr>
        <w:t>7.1.7. Image Creation and Image Handles (</w:t>
      </w:r>
      <w:r w:rsidRPr="008A5E4E">
        <w:fldChar w:fldCharType="begin"/>
      </w:r>
      <w:r>
        <w:instrText xml:space="preserve"> PAGEREF _Ref163910260 \p \h  \* MERGEFORMAT </w:instrText>
      </w:r>
      <w:r w:rsidRPr="008A5E4E">
        <w:fldChar w:fldCharType="separate"/>
      </w:r>
      <w:r w:rsidRPr="00533AF0">
        <w:rPr>
          <w:rStyle w:val="xref1"/>
          <w:noProof/>
        </w:rPr>
        <w:t>on</w:t>
      </w:r>
      <w:r>
        <w:rPr>
          <w:noProof/>
        </w:rPr>
        <w:t xml:space="preserve"> page 208</w:t>
      </w:r>
      <w:r w:rsidRPr="008A5E4E">
        <w:rPr>
          <w:rStyle w:val="xref1"/>
        </w:rPr>
        <w:fldChar w:fldCharType="end"/>
      </w:r>
      <w:r>
        <w:rPr>
          <w:rStyle w:val="xref1"/>
        </w:rPr>
        <w:t>)</w:t>
      </w:r>
      <w:r>
        <w:t xml:space="preserve"> and </w:t>
      </w:r>
      <w:r>
        <w:rPr>
          <w:rStyle w:val="xref1"/>
        </w:rPr>
        <w:t>7.1.8. Sampler Creation and Sampler Handles (</w:t>
      </w:r>
      <w:r w:rsidRPr="008A5E4E">
        <w:fldChar w:fldCharType="begin"/>
      </w:r>
      <w:r>
        <w:instrText xml:space="preserve"> PAGEREF _Ref657417699 \p \h  \* MERGEFORMAT </w:instrText>
      </w:r>
      <w:r w:rsidRPr="008A5E4E">
        <w:fldChar w:fldCharType="separate"/>
      </w:r>
      <w:r w:rsidRPr="00533AF0">
        <w:rPr>
          <w:rStyle w:val="xref1"/>
          <w:noProof/>
        </w:rPr>
        <w:t>on</w:t>
      </w:r>
      <w:r>
        <w:rPr>
          <w:noProof/>
        </w:rPr>
        <w:t xml:space="preserve"> page 211</w:t>
      </w:r>
      <w:r w:rsidRPr="008A5E4E">
        <w:rPr>
          <w:rStyle w:val="xref1"/>
        </w:rPr>
        <w:fldChar w:fldCharType="end"/>
      </w:r>
      <w:r>
        <w:rPr>
          <w:rStyle w:val="xref1"/>
        </w:rPr>
        <w:t>)</w:t>
      </w:r>
      <w:r>
        <w:t xml:space="preserve">. </w:t>
      </w:r>
    </w:p>
    <w:p w14:paraId="2CDA88EF" w14:textId="5778F63F" w:rsidR="00095CAC" w:rsidRDefault="00095CAC" w:rsidP="00636634">
      <w:pPr>
        <w:pStyle w:val="p"/>
      </w:pPr>
      <w:r>
        <w:t xml:space="preserve">For the initialization of signal handles, the initial value </w:t>
      </w:r>
      <w:r w:rsidR="007C1E7D">
        <w:t>can</w:t>
      </w:r>
      <w:r>
        <w:t xml:space="preserve"> be a signal typed constant with a value of 0 to indicate the null signal handle.</w:t>
      </w:r>
    </w:p>
    <w:p w14:paraId="38D186E7" w14:textId="518D4F33" w:rsidR="00AB0362" w:rsidRDefault="0065745B" w:rsidP="00636634">
      <w:pPr>
        <w:pStyle w:val="p"/>
      </w:pPr>
      <w:r>
        <w:t>The array dimension of a variable definition can be left empty</w:t>
      </w:r>
      <w:r w:rsidR="00352C9E">
        <w:t>,</w:t>
      </w:r>
      <w:r>
        <w:t xml:space="preserve"> </w:t>
      </w:r>
      <w:r w:rsidR="00823342">
        <w:t xml:space="preserve">in which case an initializer must be specified. In this case, the array dimension size is equal to the byte size of the constant initializer divided by the byte size of the variable element data type.  </w:t>
      </w:r>
      <w:r w:rsidR="00DC555E">
        <w:t xml:space="preserve">It is an error if the initializer byte size is not an exact multiple of the variable element data type byte size. </w:t>
      </w:r>
      <w:r w:rsidR="00823342">
        <w:t xml:space="preserve">Note that the </w:t>
      </w:r>
      <w:r w:rsidR="00823342" w:rsidRPr="001F2D26">
        <w:rPr>
          <w:rFonts w:ascii="Courier New" w:hAnsi="Courier New" w:cs="Courier New"/>
        </w:rPr>
        <w:t>b1</w:t>
      </w:r>
      <w:r w:rsidR="00823342">
        <w:t xml:space="preserve"> bit type is not allowed for a variable type or initializer typed constant value so all variables are an integral number of bytes.</w:t>
      </w:r>
    </w:p>
    <w:p w14:paraId="59311665" w14:textId="77777777" w:rsidR="00AB0362" w:rsidRDefault="0065745B" w:rsidP="00636634">
      <w:pPr>
        <w:pStyle w:val="p"/>
      </w:pPr>
      <w:r>
        <w:t>If there is no initializer, the value of the variable is undefined</w:t>
      </w:r>
      <w:r w:rsidR="007458D2">
        <w:t xml:space="preserve"> when it is allocated</w:t>
      </w:r>
      <w:r>
        <w:t>.</w:t>
      </w:r>
    </w:p>
    <w:p w14:paraId="1562673B" w14:textId="77777777" w:rsidR="008A5E4E" w:rsidRDefault="0065745B">
      <w:pPr>
        <w:pStyle w:val="pExample"/>
      </w:pPr>
      <w:r>
        <w:lastRenderedPageBreak/>
        <w:t>Examples</w:t>
      </w:r>
    </w:p>
    <w:p w14:paraId="7B1EF156" w14:textId="76076B56" w:rsidR="008A5E4E" w:rsidRDefault="00895A35" w:rsidP="00766816">
      <w:pPr>
        <w:pStyle w:val="pre"/>
      </w:pPr>
      <w:r>
        <w:t xml:space="preserve"> global_u32 &amp;loc1;</w:t>
      </w:r>
      <w:r w:rsidRPr="00895A35">
        <w:t xml:space="preserve"> </w:t>
      </w:r>
      <w:r>
        <w:t>// no initializer, value starts as undefined</w:t>
      </w:r>
      <w:r>
        <w:br/>
      </w:r>
      <w:r w:rsidR="0065745B">
        <w:t xml:space="preserve"> global_f32 &amp;size = 1.0</w:t>
      </w:r>
      <w:r w:rsidR="003B0DD7">
        <w:t>f</w:t>
      </w:r>
      <w:r w:rsidR="0065745B">
        <w:t>;</w:t>
      </w:r>
      <w:r w:rsidR="0065745B">
        <w:br/>
      </w:r>
      <w:r w:rsidR="0067000B">
        <w:t xml:space="preserve"> </w:t>
      </w:r>
      <w:r w:rsidR="0067000B" w:rsidRPr="001F2D26">
        <w:t>global_b32 &amp;x = 3.0f</w:t>
      </w:r>
      <w:r w:rsidR="0067000B">
        <w:t xml:space="preserve">; // initializes the identifier </w:t>
      </w:r>
      <w:r w:rsidR="0067000B">
        <w:rPr>
          <w:rStyle w:val="code1"/>
        </w:rPr>
        <w:t>&amp;x</w:t>
      </w:r>
      <w:r w:rsidR="0067000B">
        <w:t xml:space="preserve"> to the 32-bit value 0x40400000</w:t>
      </w:r>
      <w:r w:rsidR="0067000B">
        <w:br/>
      </w:r>
      <w:r w:rsidR="00A24ADA">
        <w:t xml:space="preserve"> global_u32 &amp;c[4];</w:t>
      </w:r>
      <w:r w:rsidR="006167C2" w:rsidRPr="006167C2">
        <w:t xml:space="preserve"> </w:t>
      </w:r>
      <w:r w:rsidR="006167C2">
        <w:t>// no initializer, all array element values start as undefined</w:t>
      </w:r>
      <w:r w:rsidR="00A24ADA">
        <w:br/>
      </w:r>
      <w:r w:rsidR="00766816">
        <w:t xml:space="preserve"> global_u8 &amp;bg[4] = u8[](1, 2, 3, 4);</w:t>
      </w:r>
      <w:r w:rsidR="00766816">
        <w:br/>
      </w:r>
      <w:r w:rsidR="00A24ADA">
        <w:t xml:space="preserve"> global_</w:t>
      </w:r>
      <w:r w:rsidR="005940EB">
        <w:t>b</w:t>
      </w:r>
      <w:r w:rsidR="00A24ADA">
        <w:t>8 &amp;bg[4] = {u8(0), u8(0), u8(0), u8(0)};</w:t>
      </w:r>
      <w:r w:rsidR="00766816">
        <w:br/>
      </w:r>
      <w:r w:rsidR="00CD64D2">
        <w:t xml:space="preserve"> global_</w:t>
      </w:r>
      <w:r w:rsidR="005940EB">
        <w:t>b</w:t>
      </w:r>
      <w:r w:rsidR="00CD64D2">
        <w:t>8 &amp;bh[4] = {u8(0), u16</w:t>
      </w:r>
      <w:r w:rsidR="00766816">
        <w:t>(1), u8(2)};</w:t>
      </w:r>
      <w:r w:rsidR="00790DA1">
        <w:br/>
        <w:t xml:space="preserve"> </w:t>
      </w:r>
      <w:r w:rsidR="00790DA1" w:rsidRPr="00790DA1">
        <w:t>glo</w:t>
      </w:r>
      <w:r w:rsidR="00667D73">
        <w:t>bal_b8 &amp;bi[16] = {f32(1.0f), u16</w:t>
      </w:r>
      <w:r w:rsidR="00790DA1" w:rsidRPr="00790DA1">
        <w:t xml:space="preserve">(1), </w:t>
      </w:r>
      <w:r w:rsidR="00667D73">
        <w:t xml:space="preserve">align(8), </w:t>
      </w:r>
      <w:r w:rsidR="00790DA1" w:rsidRPr="00790DA1">
        <w:t>sig64(0)};</w:t>
      </w:r>
      <w:r w:rsidR="00766816">
        <w:br/>
        <w:t xml:space="preserve"> readonly_u8 &amp;days1[] = u8[](31, 28, 31, 30, 31, 30, 31, 31, 30, 31, 30, 31);</w:t>
      </w:r>
      <w:r w:rsidR="00766816">
        <w:br/>
        <w:t xml:space="preserve">                        // Equivalent to specifying &amp;days1[12]</w:t>
      </w:r>
      <w:r w:rsidR="00A24ADA">
        <w:br/>
      </w:r>
      <w:r w:rsidR="0067000B">
        <w:t xml:space="preserve"> readonly_</w:t>
      </w:r>
      <w:r w:rsidR="005940EB">
        <w:t>b</w:t>
      </w:r>
      <w:r w:rsidR="0067000B">
        <w:t>8 &amp;days</w:t>
      </w:r>
      <w:r w:rsidR="00766816">
        <w:t>2</w:t>
      </w:r>
      <w:r w:rsidR="0067000B">
        <w:t>[] = {u8(31), u8(28), u8(31), u8(30), u8(31), u8(30),</w:t>
      </w:r>
      <w:r w:rsidR="0067000B">
        <w:br/>
        <w:t xml:space="preserve">                        </w:t>
      </w:r>
      <w:r w:rsidR="00C118B4">
        <w:t xml:space="preserve"> </w:t>
      </w:r>
      <w:r w:rsidR="0067000B">
        <w:t>u8(31),</w:t>
      </w:r>
      <w:r w:rsidR="0067000B" w:rsidRPr="00072239">
        <w:t xml:space="preserve"> </w:t>
      </w:r>
      <w:r w:rsidR="0067000B">
        <w:t>u8(31),</w:t>
      </w:r>
      <w:r w:rsidR="0067000B" w:rsidRPr="00072239">
        <w:t xml:space="preserve"> </w:t>
      </w:r>
      <w:r w:rsidR="0067000B">
        <w:t>u8(30),</w:t>
      </w:r>
      <w:r w:rsidR="0067000B" w:rsidRPr="00072239">
        <w:t xml:space="preserve"> </w:t>
      </w:r>
      <w:r w:rsidR="0067000B">
        <w:t>u8(31),</w:t>
      </w:r>
      <w:r w:rsidR="0067000B" w:rsidRPr="00072239">
        <w:t xml:space="preserve"> </w:t>
      </w:r>
      <w:r w:rsidR="0067000B">
        <w:t>u8(30),</w:t>
      </w:r>
      <w:r w:rsidR="0067000B" w:rsidRPr="00072239">
        <w:t xml:space="preserve"> </w:t>
      </w:r>
      <w:r w:rsidR="0067000B">
        <w:t>u8(31)};</w:t>
      </w:r>
      <w:r w:rsidR="0067000B">
        <w:br/>
        <w:t xml:space="preserve">                       </w:t>
      </w:r>
      <w:r w:rsidR="00C118B4">
        <w:t xml:space="preserve"> </w:t>
      </w:r>
      <w:r w:rsidR="0067000B" w:rsidRPr="003D5C28">
        <w:t>// Equivalent to specifying &amp;days</w:t>
      </w:r>
      <w:r w:rsidR="00766816">
        <w:t>2</w:t>
      </w:r>
      <w:r w:rsidR="0067000B" w:rsidRPr="003D5C28">
        <w:t>[12]</w:t>
      </w:r>
      <w:r w:rsidR="0067000B">
        <w:t xml:space="preserve"> </w:t>
      </w:r>
      <w:r w:rsidR="0067000B">
        <w:br/>
      </w:r>
      <w:r w:rsidR="0065745B">
        <w:t xml:space="preserve"> global_f32 &amp;bias[] = </w:t>
      </w:r>
      <w:r w:rsidR="00122DD5">
        <w:t>f32</w:t>
      </w:r>
      <w:r w:rsidR="00766816">
        <w:t>[]</w:t>
      </w:r>
      <w:r w:rsidR="00122DD5">
        <w:t>(</w:t>
      </w:r>
      <w:r w:rsidR="0065745B">
        <w:t>-1.0</w:t>
      </w:r>
      <w:r w:rsidR="003B0DD7">
        <w:t>f</w:t>
      </w:r>
      <w:r w:rsidR="0065745B">
        <w:t>, 1.0</w:t>
      </w:r>
      <w:r w:rsidR="003B0DD7">
        <w:t>f</w:t>
      </w:r>
      <w:r w:rsidR="00122DD5">
        <w:t>)</w:t>
      </w:r>
      <w:r w:rsidR="0065745B">
        <w:t xml:space="preserve">; </w:t>
      </w:r>
      <w:r w:rsidR="00D372E2" w:rsidRPr="003D5C28">
        <w:t>// Equivalent to specifying &amp;</w:t>
      </w:r>
      <w:r w:rsidR="00D372E2">
        <w:t>bias[</w:t>
      </w:r>
      <w:r w:rsidR="00D372E2" w:rsidRPr="003D5C28">
        <w:t>2]</w:t>
      </w:r>
      <w:r w:rsidR="0065745B">
        <w:br/>
        <w:t xml:space="preserve"> align(8) </w:t>
      </w:r>
      <w:r w:rsidR="0023001E">
        <w:t xml:space="preserve">const </w:t>
      </w:r>
      <w:r w:rsidR="0065745B">
        <w:t>global_b8 &amp;willholddouble[8] = {</w:t>
      </w:r>
      <w:r w:rsidR="00A254B3">
        <w:t>u8(</w:t>
      </w:r>
      <w:r w:rsidR="0065745B">
        <w:t>0</w:t>
      </w:r>
      <w:r w:rsidR="00A254B3">
        <w:t>)</w:t>
      </w:r>
      <w:r w:rsidR="0065745B">
        <w:t>,</w:t>
      </w:r>
      <w:r w:rsidR="00A254B3">
        <w:t xml:space="preserve"> u8(</w:t>
      </w:r>
      <w:r w:rsidR="0065745B">
        <w:t>0</w:t>
      </w:r>
      <w:r w:rsidR="00A254B3">
        <w:t>)</w:t>
      </w:r>
      <w:r w:rsidR="0065745B">
        <w:t>,</w:t>
      </w:r>
      <w:r w:rsidR="00A254B3">
        <w:t xml:space="preserve"> u8(</w:t>
      </w:r>
      <w:r w:rsidR="0065745B">
        <w:t>0</w:t>
      </w:r>
      <w:r w:rsidR="00A254B3">
        <w:t>)</w:t>
      </w:r>
      <w:r w:rsidR="0065745B">
        <w:t>,</w:t>
      </w:r>
      <w:r w:rsidR="00A254B3">
        <w:t xml:space="preserve"> u8(</w:t>
      </w:r>
      <w:r w:rsidR="0065745B">
        <w:t>0</w:t>
      </w:r>
      <w:r w:rsidR="00A254B3">
        <w:t>)</w:t>
      </w:r>
      <w:r w:rsidR="0065745B">
        <w:t>,</w:t>
      </w:r>
      <w:r w:rsidR="00A254B3">
        <w:br/>
        <w:t xml:space="preserve">                                                u8(</w:t>
      </w:r>
      <w:r w:rsidR="0065745B">
        <w:t>0</w:t>
      </w:r>
      <w:r w:rsidR="00A254B3">
        <w:t>)</w:t>
      </w:r>
      <w:r w:rsidR="0065745B">
        <w:t>,</w:t>
      </w:r>
      <w:r w:rsidR="00A254B3">
        <w:t xml:space="preserve"> u8(</w:t>
      </w:r>
      <w:r w:rsidR="0065745B">
        <w:t>0</w:t>
      </w:r>
      <w:r w:rsidR="00A254B3">
        <w:t>)</w:t>
      </w:r>
      <w:r w:rsidR="0065745B">
        <w:t>,</w:t>
      </w:r>
      <w:r w:rsidR="00A254B3">
        <w:t xml:space="preserve"> u8(</w:t>
      </w:r>
      <w:r w:rsidR="0065745B">
        <w:t>0</w:t>
      </w:r>
      <w:r w:rsidR="00A254B3">
        <w:t>)</w:t>
      </w:r>
      <w:r w:rsidR="0065745B">
        <w:t>,</w:t>
      </w:r>
      <w:r w:rsidR="00A254B3">
        <w:t xml:space="preserve"> u8(</w:t>
      </w:r>
      <w:r w:rsidR="0065745B">
        <w:t>0</w:t>
      </w:r>
      <w:r w:rsidR="00A254B3">
        <w:t>)</w:t>
      </w:r>
      <w:r w:rsidR="0065745B">
        <w:t>};</w:t>
      </w:r>
      <w:r w:rsidR="0065745B">
        <w:br/>
        <w:t xml:space="preserve"> decl global_u32 &amp;c[];</w:t>
      </w:r>
      <w:r w:rsidR="00E824D6">
        <w:t xml:space="preserve"> // Declarations do not require an array dimension size</w:t>
      </w:r>
      <w:r w:rsidR="0065745B">
        <w:br/>
        <w:t xml:space="preserve"> global_sig64 &amp;s1 = </w:t>
      </w:r>
      <w:r w:rsidR="00E824D6">
        <w:t>sig64(</w:t>
      </w:r>
      <w:r w:rsidR="0065745B">
        <w:t>0</w:t>
      </w:r>
      <w:r w:rsidR="00E824D6">
        <w:t>)</w:t>
      </w:r>
      <w:r w:rsidR="0065745B">
        <w:t xml:space="preserve">; // Signal handles </w:t>
      </w:r>
      <w:r w:rsidR="00E824D6">
        <w:t xml:space="preserve">should only </w:t>
      </w:r>
      <w:r w:rsidR="0065745B">
        <w:t>be initialized with 0.</w:t>
      </w:r>
      <w:r w:rsidR="0065745B">
        <w:br/>
        <w:t xml:space="preserve"> global_sig64 &amp;sa[2] = </w:t>
      </w:r>
      <w:r w:rsidR="00766816">
        <w:t>sig64[](</w:t>
      </w:r>
      <w:r w:rsidR="003B32BB">
        <w:t>sig64(</w:t>
      </w:r>
      <w:r w:rsidR="0065745B">
        <w:t>0</w:t>
      </w:r>
      <w:r w:rsidR="003B32BB">
        <w:t>)</w:t>
      </w:r>
      <w:r w:rsidR="0065745B">
        <w:t xml:space="preserve">, </w:t>
      </w:r>
      <w:r w:rsidR="003B32BB">
        <w:t>sig64(</w:t>
      </w:r>
      <w:r w:rsidR="0065745B">
        <w:t>0x00</w:t>
      </w:r>
      <w:r w:rsidR="003B32BB">
        <w:t>)</w:t>
      </w:r>
      <w:r w:rsidR="00766816">
        <w:t>)</w:t>
      </w:r>
      <w:r w:rsidR="0065745B">
        <w:t>;</w:t>
      </w:r>
      <w:r w:rsidR="0065745B">
        <w:br/>
        <w:t xml:space="preserve"> global_sig64 &amp;se[] = </w:t>
      </w:r>
      <w:r w:rsidR="005940EB">
        <w:t>sig64[](</w:t>
      </w:r>
      <w:r w:rsidR="003B32BB">
        <w:t>sig64(</w:t>
      </w:r>
      <w:r w:rsidR="0065745B">
        <w:t>0</w:t>
      </w:r>
      <w:r w:rsidR="003B32BB">
        <w:t>)</w:t>
      </w:r>
      <w:r w:rsidR="0065745B">
        <w:t xml:space="preserve">, </w:t>
      </w:r>
      <w:r w:rsidR="003B32BB">
        <w:t>sig64(</w:t>
      </w:r>
      <w:r w:rsidR="0065745B">
        <w:t>0x00</w:t>
      </w:r>
      <w:r w:rsidR="003B32BB">
        <w:t>)</w:t>
      </w:r>
      <w:r w:rsidR="0065745B">
        <w:t xml:space="preserve">, </w:t>
      </w:r>
      <w:r w:rsidR="003B32BB">
        <w:t>sig64(</w:t>
      </w:r>
      <w:r w:rsidR="0065745B">
        <w:t>0</w:t>
      </w:r>
      <w:r w:rsidR="003B32BB">
        <w:t>)</w:t>
      </w:r>
      <w:r w:rsidR="005940EB">
        <w:t>)</w:t>
      </w:r>
      <w:r w:rsidR="0065745B">
        <w:t>; // Equivalent to &amp;se[3].</w:t>
      </w:r>
    </w:p>
    <w:p w14:paraId="6D1D6534" w14:textId="77777777" w:rsidR="008A5E4E" w:rsidRDefault="0065745B">
      <w:pPr>
        <w:pStyle w:val="h2"/>
      </w:pPr>
      <w:bookmarkStart w:id="363" w:name="_Toc396034165"/>
      <w:r>
        <w:t xml:space="preserve">4.11 </w:t>
      </w:r>
      <w:bookmarkStart w:id="364" w:name="_Ref1633476501"/>
      <w:r>
        <w:t>Storage Duration</w:t>
      </w:r>
      <w:bookmarkEnd w:id="363"/>
      <w:bookmarkEnd w:id="364"/>
    </w:p>
    <w:p w14:paraId="1BC06A90" w14:textId="16788AC8" w:rsidR="008A5E4E" w:rsidRDefault="0065745B">
      <w:pPr>
        <w:pStyle w:val="p"/>
      </w:pPr>
      <w:r>
        <w:t xml:space="preserve">Global and readonly segment variable definitions can be used to allocate blocks of memory. The memory is allocated when </w:t>
      </w:r>
      <w:r w:rsidR="005E4CDF">
        <w:t xml:space="preserve">HSA code objects that have been finalized from an HSAIL program that includes an </w:t>
      </w:r>
      <w:r>
        <w:t xml:space="preserve">HSAIL module containing the definition </w:t>
      </w:r>
      <w:r w:rsidR="00F15F06">
        <w:t xml:space="preserve">are </w:t>
      </w:r>
      <w:r w:rsidR="005E4CDF">
        <w:t xml:space="preserve">loaded into an HSA executable </w:t>
      </w:r>
      <w:r>
        <w:t xml:space="preserve">and lasts until the </w:t>
      </w:r>
      <w:r w:rsidR="0090265D">
        <w:t xml:space="preserve">HSA </w:t>
      </w:r>
      <w:r w:rsidR="005E4CDF">
        <w:t>executable</w:t>
      </w:r>
      <w:r>
        <w:t xml:space="preserve"> is destroyed</w:t>
      </w:r>
      <w:r w:rsidR="00414037">
        <w:t xml:space="preserve"> (see </w:t>
      </w:r>
      <w:r w:rsidR="00414037">
        <w:rPr>
          <w:rStyle w:val="xref1"/>
        </w:rPr>
        <w:t>4.2. Program, Code Object and Executable (</w:t>
      </w:r>
      <w:r w:rsidR="00414037" w:rsidRPr="008A5E4E">
        <w:fldChar w:fldCharType="begin"/>
      </w:r>
      <w:r w:rsidR="00414037">
        <w:instrText xml:space="preserve"> PAGEREF _Ref-654951805 \p \h  \* MERGEFORMAT </w:instrText>
      </w:r>
      <w:r w:rsidR="00414037" w:rsidRPr="008A5E4E">
        <w:fldChar w:fldCharType="separate"/>
      </w:r>
      <w:r w:rsidR="00414037" w:rsidRPr="00533AF0">
        <w:rPr>
          <w:rStyle w:val="xref1"/>
          <w:noProof/>
        </w:rPr>
        <w:t>on</w:t>
      </w:r>
      <w:r w:rsidR="00414037">
        <w:rPr>
          <w:noProof/>
        </w:rPr>
        <w:t xml:space="preserve"> page 33</w:t>
      </w:r>
      <w:r w:rsidR="00414037" w:rsidRPr="008A5E4E">
        <w:rPr>
          <w:rStyle w:val="xref1"/>
        </w:rPr>
        <w:fldChar w:fldCharType="end"/>
      </w:r>
      <w:r w:rsidR="00414037">
        <w:rPr>
          <w:rStyle w:val="xref1"/>
        </w:rPr>
        <w:t>)</w:t>
      </w:r>
      <w:r w:rsidR="00414037">
        <w:t>)</w:t>
      </w:r>
      <w:r>
        <w:t xml:space="preserve">. This corresponds to the C++ </w:t>
      </w:r>
      <w:r w:rsidR="00256480">
        <w:t xml:space="preserve">language </w:t>
      </w:r>
      <w:r>
        <w:t xml:space="preserve">notion of static storage duration. (See the C++ </w:t>
      </w:r>
      <w:r w:rsidR="00256480">
        <w:t xml:space="preserve">language </w:t>
      </w:r>
      <w:r>
        <w:t>specification ISO/IEC 14882:2011.)</w:t>
      </w:r>
    </w:p>
    <w:p w14:paraId="3FC4D4BA" w14:textId="77777777" w:rsidR="008A5E4E" w:rsidRDefault="0065745B">
      <w:pPr>
        <w:pStyle w:val="p"/>
      </w:pPr>
      <w:r>
        <w:t xml:space="preserve">Kernarg segment variable definitions that appear in a kernel's formal arguments are allocated when a kernel dispatch starts and released when the kernel dispatch finishes. </w:t>
      </w:r>
    </w:p>
    <w:p w14:paraId="7D21C92B" w14:textId="77777777" w:rsidR="008A5E4E" w:rsidRDefault="0065745B">
      <w:pPr>
        <w:pStyle w:val="p"/>
      </w:pPr>
      <w:r>
        <w:t xml:space="preserve">Group segment variable definitions that appear inside a kernel, or at module scope, and are used by the kernel or any of the functions it can call are allocated when a work-group starts executing the kernel, and last until the work-group exits the kernel. Group segment variable definitions that appear inside any function that can be called by the kernel are allocated the same way. This is because group segment memory is shared between all work-items in a work-group, and the work-items within the work-group might execute the same function at different times. A consequence of this is that, if a function is called recursively by a work-item, the work-item's multiple activations of the function will be accessing the same group segment memory. Dynamically allocated group segment memory is also allocated the same way (see </w:t>
      </w:r>
      <w:r>
        <w:rPr>
          <w:rStyle w:val="xref1"/>
        </w:rPr>
        <w:t>4.20. Dynamic Group Memory Allocation (</w:t>
      </w:r>
      <w:r w:rsidR="009A76EE" w:rsidRPr="008A5E4E">
        <w:fldChar w:fldCharType="begin"/>
      </w:r>
      <w:r w:rsidR="008A5E4E">
        <w:instrText xml:space="preserve"> PAGEREF _Ref1066255020 \p \h  \* MERGEFORMAT </w:instrText>
      </w:r>
      <w:r w:rsidR="009A76EE" w:rsidRPr="008A5E4E">
        <w:fldChar w:fldCharType="separate"/>
      </w:r>
      <w:r w:rsidR="00533AF0" w:rsidRPr="00533AF0">
        <w:rPr>
          <w:rStyle w:val="xref1"/>
          <w:noProof/>
        </w:rPr>
        <w:t>on</w:t>
      </w:r>
      <w:r w:rsidR="00533AF0">
        <w:rPr>
          <w:noProof/>
        </w:rPr>
        <w:t xml:space="preserve"> page 95</w:t>
      </w:r>
      <w:r w:rsidR="009A76EE" w:rsidRPr="008A5E4E">
        <w:rPr>
          <w:rStyle w:val="xref1"/>
        </w:rPr>
        <w:fldChar w:fldCharType="end"/>
      </w:r>
      <w:r>
        <w:rPr>
          <w:rStyle w:val="xref1"/>
        </w:rPr>
        <w:t>)</w:t>
      </w:r>
      <w:r>
        <w:t>).</w:t>
      </w:r>
    </w:p>
    <w:p w14:paraId="142F8284" w14:textId="77777777" w:rsidR="008A5E4E" w:rsidRDefault="0065745B">
      <w:pPr>
        <w:pStyle w:val="p"/>
      </w:pPr>
      <w:r>
        <w:t>Private and spill segment variable definitions that appear inside a kernel are allocated when a work-item starts executing the kernel, and last until the work-item exits the kernel.</w:t>
      </w:r>
    </w:p>
    <w:p w14:paraId="7DAEBA39" w14:textId="77777777" w:rsidR="008A5E4E" w:rsidRDefault="0065745B">
      <w:pPr>
        <w:pStyle w:val="p"/>
      </w:pPr>
      <w:r>
        <w:t>Private segment variable definitions that appear at module scope (spill cannot appear at module scope) and are used by a kernel, or any of the functions it can call, are allocated when a work-item starts executing the kernel, and last until the work-item exits the kernel.</w:t>
      </w:r>
    </w:p>
    <w:p w14:paraId="332B065B" w14:textId="77777777" w:rsidR="008A5E4E" w:rsidRDefault="0065745B">
      <w:pPr>
        <w:pStyle w:val="p"/>
      </w:pPr>
      <w:r>
        <w:t>Private and spill segment variable definitions that appear inside a function are allocated each time the function is entered by a work-item, and last until the work-item exits the function.</w:t>
      </w:r>
    </w:p>
    <w:p w14:paraId="149FAF65" w14:textId="77777777" w:rsidR="008A5E4E" w:rsidRDefault="0065745B">
      <w:pPr>
        <w:pStyle w:val="p"/>
      </w:pPr>
      <w:r>
        <w:t>Arg segment variable definitions inside an arg block are allocated each time the arg block is entered by a work-item, and last until the work-item exits the arg block.</w:t>
      </w:r>
    </w:p>
    <w:p w14:paraId="4D188377" w14:textId="09454194" w:rsidR="008A5E4E" w:rsidRDefault="0065745B">
      <w:pPr>
        <w:pStyle w:val="p"/>
      </w:pPr>
      <w:r>
        <w:lastRenderedPageBreak/>
        <w:t xml:space="preserve">Recursive calls to a function will allocate multiple copies of private, spill and arg segment variables defined in the function's code block. This allows full support for recursive functions and corresponds to the C++ </w:t>
      </w:r>
      <w:r w:rsidR="00256480">
        <w:t xml:space="preserve">language </w:t>
      </w:r>
      <w:r>
        <w:t xml:space="preserve">notion of automatic storage duration. (See the C++ </w:t>
      </w:r>
      <w:r w:rsidR="00256480">
        <w:t xml:space="preserve">language </w:t>
      </w:r>
      <w:r>
        <w:t>specification ISO/IEC 14882:2011.) If a finalizer determines there is no recursion, it can choose to allocate these statically and avoid requiring a stack.</w:t>
      </w:r>
    </w:p>
    <w:p w14:paraId="40785AE6" w14:textId="77777777" w:rsidR="008A5E4E" w:rsidRDefault="0065745B">
      <w:pPr>
        <w:pStyle w:val="p"/>
      </w:pPr>
      <w:r>
        <w:t>Fbarrier definitions have the same allocation as group segment variables.</w:t>
      </w:r>
    </w:p>
    <w:p w14:paraId="64440E42" w14:textId="77777777" w:rsidR="008A5E4E" w:rsidRDefault="0065745B">
      <w:pPr>
        <w:pStyle w:val="p"/>
      </w:pPr>
      <w:r>
        <w:t>Kernel and indirect function definitions allocate a kernel descriptor and indirect function descriptor respectively the same way as global segment variable definitions.</w:t>
      </w:r>
    </w:p>
    <w:p w14:paraId="21E3D89D" w14:textId="77777777" w:rsidR="008A5E4E" w:rsidRDefault="0065745B">
      <w:pPr>
        <w:pStyle w:val="p"/>
      </w:pPr>
      <w:r>
        <w:t xml:space="preserve">For more information see </w:t>
      </w:r>
      <w:r>
        <w:rPr>
          <w:rStyle w:val="xref1"/>
        </w:rPr>
        <w:t>4.2. Program</w:t>
      </w:r>
      <w:r w:rsidR="001D6DCA">
        <w:rPr>
          <w:rStyle w:val="xref1"/>
        </w:rPr>
        <w:t>, Code Object and Executable</w:t>
      </w:r>
      <w:r>
        <w:rPr>
          <w:rStyle w:val="xref1"/>
        </w:rPr>
        <w:t xml:space="preserve"> (</w:t>
      </w:r>
      <w:r w:rsidR="009A76EE" w:rsidRPr="008A5E4E">
        <w:fldChar w:fldCharType="begin"/>
      </w:r>
      <w:r w:rsidR="008A5E4E">
        <w:instrText xml:space="preserve"> PAGEREF _Ref-2117975438 \p \h  \* MERGEFORMAT </w:instrText>
      </w:r>
      <w:r w:rsidR="009A76EE" w:rsidRPr="008A5E4E">
        <w:fldChar w:fldCharType="separate"/>
      </w:r>
      <w:r w:rsidR="00533AF0" w:rsidRPr="00533AF0">
        <w:rPr>
          <w:rStyle w:val="xref1"/>
          <w:noProof/>
        </w:rPr>
        <w:t>on</w:t>
      </w:r>
      <w:r w:rsidR="00533AF0">
        <w:rPr>
          <w:noProof/>
        </w:rPr>
        <w:t xml:space="preserve"> page 33</w:t>
      </w:r>
      <w:r w:rsidR="009A76EE" w:rsidRPr="008A5E4E">
        <w:rPr>
          <w:rStyle w:val="xref1"/>
        </w:rPr>
        <w:fldChar w:fldCharType="end"/>
      </w:r>
      <w:r>
        <w:rPr>
          <w:rStyle w:val="xref1"/>
        </w:rPr>
        <w:t>)</w:t>
      </w:r>
      <w:r>
        <w:t xml:space="preserve"> and </w:t>
      </w:r>
      <w:r>
        <w:rPr>
          <w:rStyle w:val="xref1"/>
        </w:rPr>
        <w:t>4.3. Module (</w:t>
      </w:r>
      <w:r w:rsidR="009A76EE" w:rsidRPr="008A5E4E">
        <w:fldChar w:fldCharType="begin"/>
      </w:r>
      <w:r w:rsidR="008A5E4E">
        <w:instrText xml:space="preserve"> PAGEREF _Ref1885667755 \p \h  \* MERGEFORMAT </w:instrText>
      </w:r>
      <w:r w:rsidR="009A76EE" w:rsidRPr="008A5E4E">
        <w:fldChar w:fldCharType="separate"/>
      </w:r>
      <w:r w:rsidR="00533AF0" w:rsidRPr="00533AF0">
        <w:rPr>
          <w:rStyle w:val="xref1"/>
          <w:noProof/>
        </w:rPr>
        <w:t>on</w:t>
      </w:r>
      <w:r w:rsidR="00533AF0">
        <w:rPr>
          <w:noProof/>
        </w:rPr>
        <w:t xml:space="preserve"> page 37</w:t>
      </w:r>
      <w:r w:rsidR="009A76EE" w:rsidRPr="008A5E4E">
        <w:rPr>
          <w:rStyle w:val="xref1"/>
        </w:rPr>
        <w:fldChar w:fldCharType="end"/>
      </w:r>
      <w:r>
        <w:rPr>
          <w:rStyle w:val="xref1"/>
        </w:rPr>
        <w:t>)</w:t>
      </w:r>
      <w:r>
        <w:t>.</w:t>
      </w:r>
    </w:p>
    <w:p w14:paraId="3CF9C252" w14:textId="77777777" w:rsidR="008A5E4E" w:rsidRDefault="0065745B">
      <w:pPr>
        <w:pStyle w:val="h2"/>
      </w:pPr>
      <w:bookmarkStart w:id="365" w:name="_Toc396034166"/>
      <w:r>
        <w:t xml:space="preserve">4.12 </w:t>
      </w:r>
      <w:bookmarkStart w:id="366" w:name="_Ref-2142638245"/>
      <w:bookmarkStart w:id="367" w:name="_Ref1969306197"/>
      <w:r>
        <w:t>Linkage</w:t>
      </w:r>
      <w:bookmarkEnd w:id="365"/>
      <w:bookmarkEnd w:id="366"/>
      <w:bookmarkEnd w:id="367"/>
    </w:p>
    <w:p w14:paraId="54A0A1F9" w14:textId="77777777" w:rsidR="008A5E4E" w:rsidRDefault="0065745B">
      <w:pPr>
        <w:pStyle w:val="p"/>
      </w:pPr>
      <w:r>
        <w:t>Linkage determines the rules that specify how a name (kernel, function, variable or fbarrier) refers to an object. If can allow the same name within a single module, or in multiple modules, to refer to the same object.</w:t>
      </w:r>
    </w:p>
    <w:p w14:paraId="3172B3A9" w14:textId="77777777" w:rsidR="008A5E4E" w:rsidRDefault="0065745B">
      <w:pPr>
        <w:pStyle w:val="p"/>
      </w:pPr>
      <w:r>
        <w:t xml:space="preserve">See </w:t>
      </w:r>
      <w:r>
        <w:rPr>
          <w:rStyle w:val="xref1"/>
        </w:rPr>
        <w:t>4.6.2. Scope (</w:t>
      </w:r>
      <w:r w:rsidR="009A76EE" w:rsidRPr="008A5E4E">
        <w:fldChar w:fldCharType="begin"/>
      </w:r>
      <w:r w:rsidR="008A5E4E">
        <w:instrText xml:space="preserve"> PAGEREF _Ref-1657467758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w:t>
      </w:r>
    </w:p>
    <w:p w14:paraId="18632AF2" w14:textId="77777777" w:rsidR="008A5E4E" w:rsidRDefault="0065745B">
      <w:pPr>
        <w:pStyle w:val="h3"/>
      </w:pPr>
      <w:bookmarkStart w:id="368" w:name="_Toc396034167"/>
      <w:r>
        <w:t xml:space="preserve">4.12.1 </w:t>
      </w:r>
      <w:bookmarkStart w:id="369" w:name="_Ref1198965230"/>
      <w:r>
        <w:t>Program Linkage</w:t>
      </w:r>
      <w:bookmarkEnd w:id="368"/>
      <w:bookmarkEnd w:id="369"/>
    </w:p>
    <w:p w14:paraId="2F734382" w14:textId="77777777" w:rsidR="008A5E4E" w:rsidRDefault="0065745B">
      <w:pPr>
        <w:pStyle w:val="p"/>
      </w:pPr>
      <w:r>
        <w:t xml:space="preserve">A name of a kernel, function, variable or fbarrier in one module can refer to an object with the same name defined in a different module. The two names are linked together. Only one module in a program is allowed to have a definition for the name, and must be marked </w:t>
      </w:r>
      <w:r>
        <w:rPr>
          <w:rStyle w:val="code1"/>
        </w:rPr>
        <w:t>prog</w:t>
      </w:r>
      <w:r>
        <w:t xml:space="preserve">. In all other modules that refer to the same object, the name must be a declaration, and must be marked </w:t>
      </w:r>
      <w:r>
        <w:rPr>
          <w:rStyle w:val="code1"/>
        </w:rPr>
        <w:t>decl prog</w:t>
      </w:r>
      <w:r>
        <w:t xml:space="preserve">. Objects that can be linked together in this way are said to have </w:t>
      </w:r>
      <w:r>
        <w:rPr>
          <w:rStyle w:val="spanBookTitle"/>
        </w:rPr>
        <w:t>program linkage</w:t>
      </w:r>
      <w:r>
        <w:t xml:space="preserve">. </w:t>
      </w:r>
    </w:p>
    <w:p w14:paraId="73F1918A" w14:textId="77777777" w:rsidR="00462E30" w:rsidRDefault="00462E30">
      <w:pPr>
        <w:pStyle w:val="p"/>
      </w:pPr>
      <w:r>
        <w:t>Global and readonly segment variables with program linkage may also be linked to defintions outside the HSAIL program using the HSA executable. In this case the name must be marked as a declaration in all modules of the program. The HSA runtime must be used to define the name for an executable in which the code object produced by the finalizer from the program will be loaded</w:t>
      </w:r>
      <w:r w:rsidR="00615255">
        <w:t xml:space="preserve"> (see </w:t>
      </w:r>
      <w:r w:rsidR="00615255">
        <w:rPr>
          <w:rStyle w:val="xref1"/>
        </w:rPr>
        <w:t>4.2. Program, Code Object and Executable (</w:t>
      </w:r>
      <w:r w:rsidR="00615255" w:rsidRPr="008A5E4E">
        <w:fldChar w:fldCharType="begin"/>
      </w:r>
      <w:r w:rsidR="00615255">
        <w:instrText xml:space="preserve"> PAGEREF _Ref-654951805 \p \h  \* MERGEFORMAT </w:instrText>
      </w:r>
      <w:r w:rsidR="00615255" w:rsidRPr="008A5E4E">
        <w:fldChar w:fldCharType="separate"/>
      </w:r>
      <w:r w:rsidR="00615255" w:rsidRPr="00533AF0">
        <w:rPr>
          <w:rStyle w:val="xref1"/>
          <w:noProof/>
        </w:rPr>
        <w:t>on</w:t>
      </w:r>
      <w:r w:rsidR="00615255">
        <w:rPr>
          <w:noProof/>
        </w:rPr>
        <w:t xml:space="preserve"> page 33</w:t>
      </w:r>
      <w:r w:rsidR="00615255" w:rsidRPr="008A5E4E">
        <w:rPr>
          <w:rStyle w:val="xref1"/>
        </w:rPr>
        <w:fldChar w:fldCharType="end"/>
      </w:r>
      <w:r w:rsidR="00615255">
        <w:rPr>
          <w:rStyle w:val="xref1"/>
        </w:rPr>
        <w:t>)</w:t>
      </w:r>
      <w:r w:rsidR="00615255">
        <w:t>)</w:t>
      </w:r>
      <w:r>
        <w:t>.</w:t>
      </w:r>
      <w:r w:rsidR="00CB10E3">
        <w:t xml:space="preserve"> For agent allocation variables, it is required to define the name  for each agent onto which the code object is loaded</w:t>
      </w:r>
      <w:r w:rsidR="00615255">
        <w:t xml:space="preserve"> (see </w:t>
      </w:r>
      <w:r w:rsidR="00615255">
        <w:rPr>
          <w:rStyle w:val="xref1"/>
        </w:rPr>
        <w:t>6.2.5. Agent Allocation (</w:t>
      </w:r>
      <w:r w:rsidR="00615255" w:rsidRPr="008A5E4E">
        <w:fldChar w:fldCharType="begin"/>
      </w:r>
      <w:r w:rsidR="00615255">
        <w:instrText xml:space="preserve"> PAGEREF _Ref-391443321 \p \h  \* MERGEFORMAT </w:instrText>
      </w:r>
      <w:r w:rsidR="00615255" w:rsidRPr="008A5E4E">
        <w:fldChar w:fldCharType="separate"/>
      </w:r>
      <w:r w:rsidR="00615255" w:rsidRPr="00533AF0">
        <w:rPr>
          <w:rStyle w:val="xref1"/>
          <w:noProof/>
        </w:rPr>
        <w:t>on</w:t>
      </w:r>
      <w:r w:rsidR="00615255">
        <w:rPr>
          <w:noProof/>
        </w:rPr>
        <w:t xml:space="preserve"> page 165</w:t>
      </w:r>
      <w:r w:rsidR="00615255" w:rsidRPr="008A5E4E">
        <w:rPr>
          <w:rStyle w:val="xref1"/>
        </w:rPr>
        <w:fldChar w:fldCharType="end"/>
      </w:r>
      <w:r w:rsidR="00615255">
        <w:rPr>
          <w:rStyle w:val="xref1"/>
        </w:rPr>
        <w:t>)</w:t>
      </w:r>
      <w:r w:rsidR="00615255">
        <w:t>)</w:t>
      </w:r>
      <w:r w:rsidR="00CB10E3">
        <w:t>.</w:t>
      </w:r>
    </w:p>
    <w:p w14:paraId="156947A2" w14:textId="77777777" w:rsidR="008A5E4E" w:rsidRDefault="0065745B">
      <w:pPr>
        <w:pStyle w:val="p"/>
      </w:pPr>
      <w:r>
        <w:t>A name can be both declared and defined in the same module.</w:t>
      </w:r>
    </w:p>
    <w:p w14:paraId="02EDC5EE" w14:textId="77777777" w:rsidR="008A5E4E" w:rsidRDefault="0065745B">
      <w:pPr>
        <w:pStyle w:val="p"/>
      </w:pPr>
      <w:r>
        <w:t xml:space="preserve">Only module scope program linkage declarations can be marked </w:t>
      </w:r>
      <w:r>
        <w:rPr>
          <w:rStyle w:val="code1"/>
        </w:rPr>
        <w:t>decl prog</w:t>
      </w:r>
      <w:r>
        <w:t>.</w:t>
      </w:r>
    </w:p>
    <w:p w14:paraId="76CEF826" w14:textId="77777777" w:rsidR="008A5E4E" w:rsidRDefault="0065745B">
      <w:pPr>
        <w:pStyle w:val="p"/>
      </w:pPr>
      <w:r>
        <w:t xml:space="preserve">Only module scope program linkage definitions can be marked </w:t>
      </w:r>
      <w:r>
        <w:rPr>
          <w:rStyle w:val="code1"/>
        </w:rPr>
        <w:t>prog</w:t>
      </w:r>
      <w:r>
        <w:t>.</w:t>
      </w:r>
    </w:p>
    <w:p w14:paraId="7D12CEF4" w14:textId="77777777" w:rsidR="008A5E4E" w:rsidRDefault="0065745B">
      <w:pPr>
        <w:pStyle w:val="p"/>
      </w:pPr>
      <w:r>
        <w:t xml:space="preserve">A kernel or function declaration marked </w:t>
      </w:r>
      <w:r>
        <w:rPr>
          <w:rStyle w:val="code1"/>
        </w:rPr>
        <w:t>decl prog</w:t>
      </w:r>
      <w:r>
        <w:t xml:space="preserve"> cannot have a body, because that would make it a definition. </w:t>
      </w:r>
    </w:p>
    <w:p w14:paraId="559A4EDD" w14:textId="77777777" w:rsidR="008A5E4E" w:rsidRDefault="0065745B">
      <w:pPr>
        <w:pStyle w:val="p"/>
      </w:pPr>
      <w:r>
        <w:t xml:space="preserve">A variable marked </w:t>
      </w:r>
      <w:r>
        <w:rPr>
          <w:rStyle w:val="code1"/>
        </w:rPr>
        <w:t>decl prog</w:t>
      </w:r>
      <w:r>
        <w:t xml:space="preserve"> is not a definition, so it cannot have an initializer.</w:t>
      </w:r>
    </w:p>
    <w:p w14:paraId="1BD0679A" w14:textId="77777777" w:rsidR="008A5E4E" w:rsidRDefault="0065745B">
      <w:pPr>
        <w:pStyle w:val="p"/>
      </w:pPr>
      <w:r>
        <w:t>No definition or declaration for the same name can have both module and program linkage in the same module.</w:t>
      </w:r>
    </w:p>
    <w:p w14:paraId="25234754" w14:textId="77777777" w:rsidR="008A5E4E" w:rsidRDefault="0065745B">
      <w:pPr>
        <w:pStyle w:val="p"/>
      </w:pPr>
      <w:r>
        <w:t>Module scope objects are: global, group, private and readonly segment variables; kernel, function and fbarriers.</w:t>
      </w:r>
    </w:p>
    <w:p w14:paraId="557426D3" w14:textId="77777777" w:rsidR="008A5E4E" w:rsidRDefault="0065745B">
      <w:pPr>
        <w:pStyle w:val="p"/>
      </w:pPr>
      <w:r>
        <w:lastRenderedPageBreak/>
        <w:t xml:space="preserve">The finalizer does not allocate space for names marked </w:t>
      </w:r>
      <w:r>
        <w:rPr>
          <w:rStyle w:val="code1"/>
        </w:rPr>
        <w:t>decl prog</w:t>
      </w:r>
      <w:r>
        <w:t xml:space="preserve">, only for those marked </w:t>
      </w:r>
      <w:r>
        <w:rPr>
          <w:rStyle w:val="code1"/>
        </w:rPr>
        <w:t>prog</w:t>
      </w:r>
      <w:r>
        <w:t>.</w:t>
      </w:r>
    </w:p>
    <w:p w14:paraId="6402472A" w14:textId="77777777" w:rsidR="008A5E4E" w:rsidRDefault="0065745B">
      <w:pPr>
        <w:pStyle w:val="pNoPageBreakAfter"/>
      </w:pPr>
      <w:r>
        <w:t>For example:</w:t>
      </w:r>
    </w:p>
    <w:p w14:paraId="46710048" w14:textId="36C3C698" w:rsidR="008A5E4E" w:rsidRDefault="005F6E74">
      <w:pPr>
        <w:pStyle w:val="pre"/>
      </w:pPr>
      <w:r>
        <w:t>// program linkage declaration: says it is defined elsewhere</w:t>
      </w:r>
      <w:r>
        <w:br/>
        <w:t>// in the same module or is defined in another module.</w:t>
      </w:r>
      <w:r>
        <w:br/>
      </w:r>
      <w:r w:rsidR="0065745B">
        <w:t>decl prog function &amp;foo()();</w:t>
      </w:r>
      <w:r w:rsidR="0065745B">
        <w:br/>
        <w:t xml:space="preserve">// ... </w:t>
      </w:r>
      <w:r w:rsidR="0065745B">
        <w:br/>
        <w:t xml:space="preserve"> </w:t>
      </w:r>
      <w:r w:rsidR="0065745B">
        <w:br/>
      </w:r>
      <w:r>
        <w:t>// program linkage definition: contains the body</w:t>
      </w:r>
      <w:r>
        <w:br/>
      </w:r>
      <w:r w:rsidR="0065745B">
        <w:t>prog function &amp;foo()()</w:t>
      </w:r>
      <w:r w:rsidR="0065745B">
        <w:br/>
        <w:t xml:space="preserve">{ </w:t>
      </w:r>
      <w:r w:rsidR="0065745B">
        <w:br/>
        <w:t xml:space="preserve">  // ... the body</w:t>
      </w:r>
      <w:r w:rsidR="0065745B">
        <w:br/>
        <w:t>};</w:t>
      </w:r>
    </w:p>
    <w:p w14:paraId="7824A4D1" w14:textId="77777777" w:rsidR="008A5E4E" w:rsidRDefault="0065745B">
      <w:pPr>
        <w:pStyle w:val="h3"/>
      </w:pPr>
      <w:bookmarkStart w:id="370" w:name="_Toc396034168"/>
      <w:r>
        <w:t xml:space="preserve">4.12.2 </w:t>
      </w:r>
      <w:bookmarkStart w:id="371" w:name="_Ref-1514158939"/>
      <w:r>
        <w:t>Module Linkage</w:t>
      </w:r>
      <w:bookmarkEnd w:id="370"/>
      <w:bookmarkEnd w:id="371"/>
    </w:p>
    <w:p w14:paraId="30D3DDE3" w14:textId="77777777" w:rsidR="008A5E4E" w:rsidRDefault="0065745B">
      <w:pPr>
        <w:pStyle w:val="p"/>
      </w:pPr>
      <w:r>
        <w:t xml:space="preserve">A name of a kernel, function, variable or fbarrier in one module can be restricted to only be visible in a single module. All declarations and definitions with the same name in a single module refer to the same object, and declarations must be marked </w:t>
      </w:r>
      <w:r>
        <w:rPr>
          <w:rStyle w:val="code1"/>
        </w:rPr>
        <w:t>decl</w:t>
      </w:r>
      <w:r>
        <w:t xml:space="preserve">. The same name can appear in other modules but refers to a different object. Objects that are linked together in this way are said to have </w:t>
      </w:r>
      <w:r>
        <w:rPr>
          <w:rStyle w:val="spanBookTitle"/>
        </w:rPr>
        <w:t>module linkage</w:t>
      </w:r>
      <w:r>
        <w:t>.</w:t>
      </w:r>
    </w:p>
    <w:p w14:paraId="4AF41FF6" w14:textId="77777777" w:rsidR="008A5E4E" w:rsidRDefault="0065745B">
      <w:pPr>
        <w:pStyle w:val="p"/>
      </w:pPr>
      <w:r>
        <w:t>A module must have at most one module linkage definition for the name.</w:t>
      </w:r>
    </w:p>
    <w:p w14:paraId="127AF9AF" w14:textId="77777777" w:rsidR="008A5E4E" w:rsidRDefault="0065745B">
      <w:pPr>
        <w:pStyle w:val="p"/>
      </w:pPr>
      <w:r>
        <w:t>A module can have zero or more module linkage declarations for the name.</w:t>
      </w:r>
    </w:p>
    <w:p w14:paraId="12C975D6" w14:textId="77777777" w:rsidR="008A5E4E" w:rsidRDefault="0065745B">
      <w:pPr>
        <w:pStyle w:val="p"/>
      </w:pPr>
      <w:r>
        <w:t xml:space="preserve">Only module scope module linkage declarations can be marked </w:t>
      </w:r>
      <w:r>
        <w:rPr>
          <w:rStyle w:val="code1"/>
        </w:rPr>
        <w:t>decl</w:t>
      </w:r>
      <w:r>
        <w:t>.</w:t>
      </w:r>
    </w:p>
    <w:p w14:paraId="55BA3C40" w14:textId="77777777" w:rsidR="008A5E4E" w:rsidRDefault="0065745B">
      <w:pPr>
        <w:pStyle w:val="p"/>
      </w:pPr>
      <w:r>
        <w:t xml:space="preserve">Only module scope module linkage definitions can omit </w:t>
      </w:r>
      <w:r>
        <w:rPr>
          <w:rStyle w:val="code1"/>
        </w:rPr>
        <w:t>decl</w:t>
      </w:r>
      <w:r>
        <w:t>.</w:t>
      </w:r>
    </w:p>
    <w:p w14:paraId="64A65537" w14:textId="77777777" w:rsidR="008A5E4E" w:rsidRDefault="0065745B">
      <w:pPr>
        <w:pStyle w:val="p"/>
      </w:pPr>
      <w:r>
        <w:t xml:space="preserve">A kernel or function declaration marked </w:t>
      </w:r>
      <w:r>
        <w:rPr>
          <w:rStyle w:val="code1"/>
        </w:rPr>
        <w:t>decl</w:t>
      </w:r>
      <w:r>
        <w:t xml:space="preserve"> cannot have a body, because that would make it a definition. </w:t>
      </w:r>
    </w:p>
    <w:p w14:paraId="5C200362" w14:textId="77777777" w:rsidR="008A5E4E" w:rsidRDefault="0065745B">
      <w:pPr>
        <w:pStyle w:val="p"/>
      </w:pPr>
      <w:r>
        <w:t xml:space="preserve">A variable marked </w:t>
      </w:r>
      <w:r>
        <w:rPr>
          <w:rStyle w:val="code1"/>
        </w:rPr>
        <w:t>decl</w:t>
      </w:r>
      <w:r>
        <w:t xml:space="preserve"> is not a definition, so it cannot have an initializer.</w:t>
      </w:r>
    </w:p>
    <w:p w14:paraId="532EAFBA" w14:textId="77777777" w:rsidR="008A5E4E" w:rsidRDefault="0065745B">
      <w:pPr>
        <w:pStyle w:val="p"/>
      </w:pPr>
      <w:r>
        <w:t>No definition or declaration for the same name can have both module and program linkage in the same module.</w:t>
      </w:r>
    </w:p>
    <w:p w14:paraId="41184657" w14:textId="77777777" w:rsidR="008A5E4E" w:rsidRDefault="0065745B">
      <w:pPr>
        <w:pStyle w:val="p"/>
      </w:pPr>
      <w:r>
        <w:t>Module scope objects are: global, group, private and readonly segment variables; kernel, function and fbarriers.</w:t>
      </w:r>
    </w:p>
    <w:p w14:paraId="5B4F544A" w14:textId="77777777" w:rsidR="008A5E4E" w:rsidRDefault="0065745B">
      <w:pPr>
        <w:pStyle w:val="p"/>
      </w:pPr>
      <w:r>
        <w:t xml:space="preserve">The finalizer does not allocate space for names marked </w:t>
      </w:r>
      <w:r>
        <w:rPr>
          <w:rStyle w:val="code1"/>
        </w:rPr>
        <w:t>decl</w:t>
      </w:r>
      <w:r>
        <w:t>, only for those that are definitions.</w:t>
      </w:r>
    </w:p>
    <w:p w14:paraId="0D618F2D" w14:textId="77777777" w:rsidR="008A5E4E" w:rsidRDefault="0065745B">
      <w:pPr>
        <w:pStyle w:val="pNoPageBreakAfter"/>
      </w:pPr>
      <w:r>
        <w:t>For example:</w:t>
      </w:r>
    </w:p>
    <w:p w14:paraId="72BE6139" w14:textId="77777777" w:rsidR="008A5E4E" w:rsidRDefault="0065745B">
      <w:pPr>
        <w:pStyle w:val="pre"/>
      </w:pPr>
      <w:r>
        <w:t xml:space="preserve"> decl function &amp;foo()(); // module linkage declaration:</w:t>
      </w:r>
      <w:r>
        <w:br/>
        <w:t xml:space="preserve">                         // says it is defined elsewhere</w:t>
      </w:r>
      <w:r>
        <w:br/>
        <w:t xml:space="preserve">                         // in the same module.</w:t>
      </w:r>
      <w:r>
        <w:br/>
        <w:t xml:space="preserve"> // ... </w:t>
      </w:r>
      <w:r>
        <w:br/>
        <w:t xml:space="preserve"> </w:t>
      </w:r>
      <w:r>
        <w:br/>
        <w:t xml:space="preserve"> function &amp;foo()()</w:t>
      </w:r>
      <w:r>
        <w:br/>
        <w:t xml:space="preserve"> { // module linkage definition: contains the body</w:t>
      </w:r>
      <w:r>
        <w:br/>
        <w:t xml:space="preserve">   // ... the body</w:t>
      </w:r>
      <w:r>
        <w:br/>
        <w:t xml:space="preserve"> };</w:t>
      </w:r>
    </w:p>
    <w:p w14:paraId="0CA4CA89" w14:textId="77777777" w:rsidR="008A5E4E" w:rsidRDefault="0065745B">
      <w:pPr>
        <w:pStyle w:val="h3"/>
      </w:pPr>
      <w:bookmarkStart w:id="372" w:name="_Toc396034169"/>
      <w:r>
        <w:t>4.12.3 Function Linkage</w:t>
      </w:r>
      <w:bookmarkEnd w:id="372"/>
    </w:p>
    <w:p w14:paraId="28FAA2F1" w14:textId="77777777" w:rsidR="008A5E4E" w:rsidRDefault="0065745B">
      <w:pPr>
        <w:pStyle w:val="p"/>
      </w:pPr>
      <w:r>
        <w:t>Definitions in function scope are only visible in the corresponding code block. The same name can appear in different function scopes and refers to different objects. Only definitions are allowed in function scope.</w:t>
      </w:r>
    </w:p>
    <w:p w14:paraId="3249C1BB" w14:textId="77777777" w:rsidR="008A5E4E" w:rsidRDefault="0065745B">
      <w:pPr>
        <w:pStyle w:val="p"/>
      </w:pPr>
      <w:r>
        <w:lastRenderedPageBreak/>
        <w:t>Function scope objects are: global, group, private, spill and readonly segment variables; kernarg segment variables that are kernel definition formal arguments; arg segment variables that are function definition formal arguments; labels and fbarriers.</w:t>
      </w:r>
    </w:p>
    <w:p w14:paraId="5299F607" w14:textId="77777777" w:rsidR="008A5E4E" w:rsidRDefault="0065745B">
      <w:pPr>
        <w:pStyle w:val="pNoPageBreakAfter"/>
      </w:pPr>
      <w:r>
        <w:t>For example:</w:t>
      </w:r>
    </w:p>
    <w:p w14:paraId="7780553D" w14:textId="77777777" w:rsidR="008A5E4E" w:rsidRDefault="0065745B">
      <w:pPr>
        <w:pStyle w:val="pre"/>
      </w:pPr>
      <w:r>
        <w:t>function &amp;foo()()</w:t>
      </w:r>
      <w:r>
        <w:br/>
        <w:t xml:space="preserve"> { </w:t>
      </w:r>
      <w:r>
        <w:br/>
        <w:t xml:space="preserve">   global_u32 %v; // function linkage definition:</w:t>
      </w:r>
      <w:r>
        <w:br/>
        <w:t xml:space="preserve">                  // only visible in function &amp;foo.</w:t>
      </w:r>
      <w:r>
        <w:br/>
        <w:t xml:space="preserve">   // ...</w:t>
      </w:r>
      <w:r>
        <w:br/>
        <w:t xml:space="preserve"> };</w:t>
      </w:r>
    </w:p>
    <w:p w14:paraId="1152F82E" w14:textId="77777777" w:rsidR="008A5E4E" w:rsidRDefault="0065745B">
      <w:pPr>
        <w:pStyle w:val="h3"/>
      </w:pPr>
      <w:bookmarkStart w:id="373" w:name="_Toc396034170"/>
      <w:r>
        <w:t>4.12.4 Arg Linkage</w:t>
      </w:r>
      <w:bookmarkEnd w:id="373"/>
    </w:p>
    <w:p w14:paraId="3707A94B" w14:textId="77777777" w:rsidR="008A5E4E" w:rsidRDefault="0065745B">
      <w:pPr>
        <w:pStyle w:val="p"/>
      </w:pPr>
      <w:r>
        <w:t>Definitions in argument scope are only visible in the corresponding arg block. The same name can appear in function scopes and different arg scopes and refers to different objects. Only definitions are allowed in argument scope.</w:t>
      </w:r>
    </w:p>
    <w:p w14:paraId="3BF67F02" w14:textId="77777777" w:rsidR="008A5E4E" w:rsidRDefault="0065745B">
      <w:pPr>
        <w:pStyle w:val="p"/>
      </w:pPr>
      <w:r>
        <w:t>Argument scope objects are: arg segment variables in an arg block.</w:t>
      </w:r>
    </w:p>
    <w:p w14:paraId="7A73449E" w14:textId="77777777" w:rsidR="008A5E4E" w:rsidRDefault="0065745B">
      <w:pPr>
        <w:pStyle w:val="pNoPageBreakAfter"/>
      </w:pPr>
      <w:r>
        <w:t>For example:</w:t>
      </w:r>
    </w:p>
    <w:p w14:paraId="331C59E2" w14:textId="77777777" w:rsidR="008A5E4E" w:rsidRDefault="0065745B">
      <w:pPr>
        <w:pStyle w:val="pre"/>
      </w:pPr>
      <w:r>
        <w:t>function &amp;foo()()</w:t>
      </w:r>
      <w:r>
        <w:br/>
        <w:t xml:space="preserve"> {</w:t>
      </w:r>
      <w:r>
        <w:br/>
        <w:t xml:space="preserve">   // ...</w:t>
      </w:r>
      <w:r>
        <w:br/>
        <w:t xml:space="preserve">   { // Start or arg block</w:t>
      </w:r>
      <w:r>
        <w:br/>
        <w:t xml:space="preserve">     arg_u32 %v; // arg linkage definition:</w:t>
      </w:r>
      <w:r>
        <w:br/>
        <w:t xml:space="preserve">                 // only visible in arg block.</w:t>
      </w:r>
      <w:r>
        <w:br/>
        <w:t xml:space="preserve">     // ...</w:t>
      </w:r>
      <w:r>
        <w:br/>
        <w:t xml:space="preserve">   } // end of arg block</w:t>
      </w:r>
      <w:r>
        <w:br/>
        <w:t xml:space="preserve">   // ...</w:t>
      </w:r>
      <w:r>
        <w:br/>
        <w:t xml:space="preserve"> };</w:t>
      </w:r>
    </w:p>
    <w:p w14:paraId="61B10FF0" w14:textId="77777777" w:rsidR="008A5E4E" w:rsidRDefault="0065745B">
      <w:pPr>
        <w:pStyle w:val="h3"/>
      </w:pPr>
      <w:bookmarkStart w:id="374" w:name="_Toc396034171"/>
      <w:r>
        <w:t>4.12.5 None Linkage</w:t>
      </w:r>
      <w:bookmarkEnd w:id="374"/>
    </w:p>
    <w:p w14:paraId="60BD460C" w14:textId="77777777" w:rsidR="008A5E4E" w:rsidRDefault="0065745B">
      <w:pPr>
        <w:pStyle w:val="p"/>
      </w:pPr>
      <w:r>
        <w:t>Definitions in signature scope are only visible in the associated formal argument lists. They do not refer to any object. The same name can appear in other scopes and refer to different objects.</w:t>
      </w:r>
    </w:p>
    <w:p w14:paraId="58352EB9" w14:textId="77777777" w:rsidR="008A5E4E" w:rsidRDefault="0065745B">
      <w:pPr>
        <w:pStyle w:val="p"/>
      </w:pPr>
      <w:r>
        <w:t>Signature scope objects are: arg segment variables in the formal argument list of kernel declaration, function declarations and signature definitions.</w:t>
      </w:r>
    </w:p>
    <w:p w14:paraId="0B4E4C6C" w14:textId="77777777" w:rsidR="008A5E4E" w:rsidRDefault="0065745B">
      <w:pPr>
        <w:pStyle w:val="pNoPageBreakAfter"/>
      </w:pPr>
      <w:r>
        <w:t>For example:</w:t>
      </w:r>
    </w:p>
    <w:p w14:paraId="55D67D36" w14:textId="77777777" w:rsidR="008A5E4E" w:rsidRDefault="0065745B">
      <w:pPr>
        <w:pStyle w:val="pre"/>
      </w:pPr>
      <w:r>
        <w:t>// none linkage: %x only visible in signature and has no allocation.</w:t>
      </w:r>
      <w:r>
        <w:br/>
        <w:t xml:space="preserve"> signature &amp;foo()(arg_u32 %x);</w:t>
      </w:r>
    </w:p>
    <w:p w14:paraId="208E6061" w14:textId="77777777" w:rsidR="008A5E4E" w:rsidRDefault="0065745B">
      <w:pPr>
        <w:pStyle w:val="h2"/>
      </w:pPr>
      <w:bookmarkStart w:id="375" w:name="_Toc396034172"/>
      <w:r>
        <w:t xml:space="preserve">4.13 </w:t>
      </w:r>
      <w:bookmarkStart w:id="376" w:name="_Ref-1188652331"/>
      <w:bookmarkStart w:id="377" w:name="_Ref-1774809391"/>
      <w:bookmarkStart w:id="378" w:name="_Ref-1164801022"/>
      <w:r>
        <w:t>Data Types</w:t>
      </w:r>
      <w:bookmarkEnd w:id="375"/>
      <w:bookmarkEnd w:id="376"/>
      <w:bookmarkEnd w:id="377"/>
      <w:bookmarkEnd w:id="378"/>
    </w:p>
    <w:p w14:paraId="111421F6" w14:textId="77777777" w:rsidR="008A5E4E" w:rsidRDefault="0065745B">
      <w:pPr>
        <w:pStyle w:val="h3"/>
      </w:pPr>
      <w:bookmarkStart w:id="379" w:name="_Toc396034173"/>
      <w:r>
        <w:t xml:space="preserve">4.13.1 </w:t>
      </w:r>
      <w:r w:rsidR="009A76EE">
        <w:fldChar w:fldCharType="begin"/>
      </w:r>
      <w:r>
        <w:instrText xml:space="preserve"> XE "base data type" </w:instrText>
      </w:r>
      <w:r w:rsidR="009A76EE">
        <w:fldChar w:fldCharType="end"/>
      </w:r>
      <w:bookmarkStart w:id="380" w:name="_Ref-1060332788"/>
      <w:bookmarkStart w:id="381" w:name="_Ref-423417837"/>
      <w:r>
        <w:t>Base Data Types</w:t>
      </w:r>
      <w:bookmarkEnd w:id="379"/>
      <w:bookmarkEnd w:id="380"/>
      <w:bookmarkEnd w:id="381"/>
    </w:p>
    <w:p w14:paraId="4C67A119" w14:textId="77777777" w:rsidR="008A5E4E" w:rsidRDefault="0065745B">
      <w:pPr>
        <w:pStyle w:val="pNoPageBreakAfter"/>
      </w:pPr>
      <w:r>
        <w:t xml:space="preserve">HSAIL has four base data types, each of which supports a number of bit lengths. See </w:t>
      </w:r>
      <w:r>
        <w:rPr>
          <w:rStyle w:val="xref1"/>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w:t>
      </w:r>
    </w:p>
    <w:p w14:paraId="3E9C27E7" w14:textId="77777777" w:rsidR="008A5E4E" w:rsidRDefault="0065745B">
      <w:pPr>
        <w:pStyle w:val="pTableTitle"/>
      </w:pPr>
      <w:bookmarkStart w:id="382" w:name="_ListOf88"/>
      <w:bookmarkStart w:id="383" w:name="992818021"/>
      <w:r>
        <w:t>Table 4–2 Base Data Types</w:t>
      </w:r>
    </w:p>
    <w:bookmarkEnd w:id="382"/>
    <w:bookmarkEnd w:id="383"/>
    <w:p w14:paraId="07B3B15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534"/>
        <w:gridCol w:w="1608"/>
        <w:gridCol w:w="2002"/>
      </w:tblGrid>
      <w:tr w:rsidR="008A5E4E" w14:paraId="263C4A09"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3A844EF" w14:textId="77777777" w:rsidR="008A5E4E" w:rsidRDefault="0065745B">
            <w:pPr>
              <w:pStyle w:val="thTableStyle-TablestyleAltRows-HeadE-Column-Header1"/>
              <w:shd w:val="clear" w:color="auto" w:fill="D3D3D3"/>
            </w:pPr>
            <w:r>
              <w:rPr>
                <w:shd w:val="clear" w:color="auto" w:fill="D3D3D3"/>
              </w:rPr>
              <w:lastRenderedPageBreak/>
              <w:t>Type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96939E0" w14:textId="77777777" w:rsidR="008A5E4E" w:rsidRDefault="0065745B">
            <w:pPr>
              <w:pStyle w:val="thTableStyle-TablestyleAltRows-HeadE-Column-Header1"/>
              <w:shd w:val="clear" w:color="auto" w:fill="D3D3D3"/>
            </w:pPr>
            <w:r>
              <w:rPr>
                <w:shd w:val="clear" w:color="auto" w:fill="D3D3D3"/>
              </w:rPr>
              <w:t>Description</w:t>
            </w:r>
          </w:p>
        </w:tc>
        <w:tc>
          <w:tcPr>
            <w:tcW w:w="0" w:type="auto"/>
            <w:tcBorders>
              <w:bottom w:val="double" w:sz="3" w:space="0" w:color="000000"/>
            </w:tcBorders>
            <w:shd w:val="clear" w:color="auto" w:fill="D3D3D3"/>
            <w:tcMar>
              <w:top w:w="45" w:type="dxa"/>
              <w:left w:w="45" w:type="dxa"/>
              <w:bottom w:w="45" w:type="dxa"/>
              <w:right w:w="45" w:type="dxa"/>
            </w:tcMar>
          </w:tcPr>
          <w:p w14:paraId="14DE10EE" w14:textId="77777777" w:rsidR="008A5E4E" w:rsidRDefault="0065745B">
            <w:pPr>
              <w:pStyle w:val="thTableStyle-TablestyleAltRows-HeadD-Column-Header1"/>
              <w:shd w:val="clear" w:color="auto" w:fill="D3D3D3"/>
            </w:pPr>
            <w:r>
              <w:rPr>
                <w:shd w:val="clear" w:color="auto" w:fill="D3D3D3"/>
              </w:rPr>
              <w:t>Possible lengths in bits</w:t>
            </w:r>
          </w:p>
        </w:tc>
      </w:tr>
      <w:tr w:rsidR="008A5E4E" w14:paraId="798CDB01"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71F1115C" w14:textId="77777777" w:rsidR="008A5E4E" w:rsidRDefault="0065745B">
            <w:pPr>
              <w:pStyle w:val="tdTableStyle-TablestyleAltRows-BodyE-Column-Body1"/>
            </w:pPr>
            <w:r>
              <w:rPr>
                <w:rStyle w:val="code"/>
              </w:rPr>
              <w:t>b</w:t>
            </w:r>
          </w:p>
        </w:tc>
        <w:tc>
          <w:tcPr>
            <w:tcW w:w="0" w:type="auto"/>
            <w:tcBorders>
              <w:bottom w:val="single" w:sz="6" w:space="0" w:color="000000"/>
              <w:right w:val="single" w:sz="6" w:space="0" w:color="000000"/>
            </w:tcBorders>
            <w:tcMar>
              <w:top w:w="45" w:type="dxa"/>
              <w:left w:w="45" w:type="dxa"/>
              <w:bottom w:w="45" w:type="dxa"/>
              <w:right w:w="45" w:type="dxa"/>
            </w:tcMar>
          </w:tcPr>
          <w:p w14:paraId="4833EB4F" w14:textId="77777777" w:rsidR="008A5E4E" w:rsidRDefault="0065745B">
            <w:pPr>
              <w:pStyle w:val="tdTableStyle-TablestyleAltRows-BodyE-Column-Body1"/>
            </w:pPr>
            <w:r>
              <w:t>Bit type</w:t>
            </w:r>
          </w:p>
        </w:tc>
        <w:tc>
          <w:tcPr>
            <w:tcW w:w="0" w:type="auto"/>
            <w:tcBorders>
              <w:bottom w:val="single" w:sz="6" w:space="0" w:color="000000"/>
            </w:tcBorders>
            <w:tcMar>
              <w:top w:w="45" w:type="dxa"/>
              <w:left w:w="45" w:type="dxa"/>
              <w:bottom w:w="45" w:type="dxa"/>
              <w:right w:w="45" w:type="dxa"/>
            </w:tcMar>
          </w:tcPr>
          <w:p w14:paraId="0AD71D54" w14:textId="77777777" w:rsidR="008A5E4E" w:rsidRDefault="0065745B">
            <w:pPr>
              <w:pStyle w:val="tdTableStyle-TablestyleAltRows-BodyD-Column-Body1"/>
            </w:pPr>
            <w:r>
              <w:t>1, 8, 16, 32, 64, 128</w:t>
            </w:r>
          </w:p>
        </w:tc>
      </w:tr>
      <w:tr w:rsidR="008A5E4E" w14:paraId="67713070"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BBABE1C" w14:textId="77777777" w:rsidR="008A5E4E" w:rsidRDefault="0065745B">
            <w:pPr>
              <w:pStyle w:val="tdTableStyle-TablestyleAltRows-BodyE-Column-Body2"/>
              <w:shd w:val="clear" w:color="auto" w:fill="D3D3D3"/>
            </w:pPr>
            <w:r>
              <w:rPr>
                <w:rStyle w:val="code"/>
                <w:shd w:val="clear" w:color="auto" w:fill="D3D3D3"/>
              </w:rPr>
              <w:t>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61BFEAE" w14:textId="77777777" w:rsidR="008A5E4E" w:rsidRDefault="0065745B">
            <w:pPr>
              <w:pStyle w:val="tdTableStyle-TablestyleAltRows-BodyE-Column-Body2"/>
              <w:shd w:val="clear" w:color="auto" w:fill="D3D3D3"/>
            </w:pPr>
            <w:r>
              <w:rPr>
                <w:shd w:val="clear" w:color="auto" w:fill="D3D3D3"/>
              </w:rPr>
              <w:t>Signed integer type</w:t>
            </w:r>
          </w:p>
        </w:tc>
        <w:tc>
          <w:tcPr>
            <w:tcW w:w="0" w:type="auto"/>
            <w:tcBorders>
              <w:bottom w:val="single" w:sz="6" w:space="0" w:color="000000"/>
            </w:tcBorders>
            <w:shd w:val="clear" w:color="auto" w:fill="D3D3D3"/>
            <w:tcMar>
              <w:top w:w="45" w:type="dxa"/>
              <w:left w:w="45" w:type="dxa"/>
              <w:bottom w:w="45" w:type="dxa"/>
              <w:right w:w="45" w:type="dxa"/>
            </w:tcMar>
          </w:tcPr>
          <w:p w14:paraId="6B063020" w14:textId="77777777" w:rsidR="008A5E4E" w:rsidRDefault="0065745B">
            <w:pPr>
              <w:pStyle w:val="tdTableStyle-TablestyleAltRows-BodyD-Column-Body2"/>
              <w:shd w:val="clear" w:color="auto" w:fill="D3D3D3"/>
            </w:pPr>
            <w:r>
              <w:rPr>
                <w:shd w:val="clear" w:color="auto" w:fill="D3D3D3"/>
              </w:rPr>
              <w:t>8, 16, 32, 64</w:t>
            </w:r>
          </w:p>
        </w:tc>
      </w:tr>
      <w:tr w:rsidR="008A5E4E" w14:paraId="7B2AA2B4"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7C5C196B" w14:textId="77777777" w:rsidR="008A5E4E" w:rsidRDefault="0065745B">
            <w:pPr>
              <w:pStyle w:val="tdTableStyle-TablestyleAltRows-BodyE-Column-Body1"/>
            </w:pPr>
            <w:r>
              <w:rPr>
                <w:rStyle w:val="code"/>
              </w:rPr>
              <w:t>u</w:t>
            </w:r>
          </w:p>
        </w:tc>
        <w:tc>
          <w:tcPr>
            <w:tcW w:w="0" w:type="auto"/>
            <w:tcBorders>
              <w:bottom w:val="single" w:sz="6" w:space="0" w:color="000000"/>
              <w:right w:val="single" w:sz="6" w:space="0" w:color="000000"/>
            </w:tcBorders>
            <w:tcMar>
              <w:top w:w="45" w:type="dxa"/>
              <w:left w:w="45" w:type="dxa"/>
              <w:bottom w:w="45" w:type="dxa"/>
              <w:right w:w="45" w:type="dxa"/>
            </w:tcMar>
          </w:tcPr>
          <w:p w14:paraId="74480AD0" w14:textId="77777777" w:rsidR="008A5E4E" w:rsidRDefault="0065745B">
            <w:pPr>
              <w:pStyle w:val="tdTableStyle-TablestyleAltRows-BodyE-Column-Body1"/>
            </w:pPr>
            <w:r>
              <w:t>Unsigned integer type</w:t>
            </w:r>
          </w:p>
        </w:tc>
        <w:tc>
          <w:tcPr>
            <w:tcW w:w="0" w:type="auto"/>
            <w:tcBorders>
              <w:bottom w:val="single" w:sz="6" w:space="0" w:color="000000"/>
            </w:tcBorders>
            <w:tcMar>
              <w:top w:w="45" w:type="dxa"/>
              <w:left w:w="45" w:type="dxa"/>
              <w:bottom w:w="45" w:type="dxa"/>
              <w:right w:w="45" w:type="dxa"/>
            </w:tcMar>
          </w:tcPr>
          <w:p w14:paraId="0AD3D1F7" w14:textId="77777777" w:rsidR="008A5E4E" w:rsidRDefault="0065745B">
            <w:pPr>
              <w:pStyle w:val="tdTableStyle-TablestyleAltRows-BodyD-Column-Body1"/>
            </w:pPr>
            <w:r>
              <w:t>8, 16, 32, 64</w:t>
            </w:r>
          </w:p>
        </w:tc>
      </w:tr>
      <w:tr w:rsidR="008A5E4E" w14:paraId="4751B185"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2DB0D984" w14:textId="77777777" w:rsidR="008A5E4E" w:rsidRDefault="0065745B">
            <w:pPr>
              <w:pStyle w:val="tdTableStyle-TablestyleAltRows-BodyB-Column-Body2"/>
              <w:shd w:val="clear" w:color="auto" w:fill="D3D3D3"/>
            </w:pPr>
            <w:r>
              <w:rPr>
                <w:rStyle w:val="code"/>
                <w:shd w:val="clear" w:color="auto" w:fill="D3D3D3"/>
              </w:rPr>
              <w:t>f</w:t>
            </w:r>
          </w:p>
        </w:tc>
        <w:tc>
          <w:tcPr>
            <w:tcW w:w="0" w:type="auto"/>
            <w:tcBorders>
              <w:right w:val="single" w:sz="6" w:space="0" w:color="000000"/>
            </w:tcBorders>
            <w:shd w:val="clear" w:color="auto" w:fill="D3D3D3"/>
            <w:tcMar>
              <w:top w:w="45" w:type="dxa"/>
              <w:left w:w="45" w:type="dxa"/>
              <w:bottom w:w="45" w:type="dxa"/>
              <w:right w:w="45" w:type="dxa"/>
            </w:tcMar>
          </w:tcPr>
          <w:p w14:paraId="749555D2" w14:textId="77777777" w:rsidR="008A5E4E" w:rsidRDefault="0065745B">
            <w:pPr>
              <w:pStyle w:val="tdTableStyle-TablestyleAltRows-BodyB-Column-Body2"/>
              <w:shd w:val="clear" w:color="auto" w:fill="D3D3D3"/>
            </w:pPr>
            <w:r>
              <w:rPr>
                <w:shd w:val="clear" w:color="auto" w:fill="D3D3D3"/>
              </w:rPr>
              <w:t>Floating-point type</w:t>
            </w:r>
          </w:p>
        </w:tc>
        <w:tc>
          <w:tcPr>
            <w:tcW w:w="0" w:type="auto"/>
            <w:shd w:val="clear" w:color="auto" w:fill="D3D3D3"/>
            <w:tcMar>
              <w:top w:w="45" w:type="dxa"/>
              <w:left w:w="45" w:type="dxa"/>
              <w:bottom w:w="45" w:type="dxa"/>
              <w:right w:w="45" w:type="dxa"/>
            </w:tcMar>
          </w:tcPr>
          <w:p w14:paraId="200A5453" w14:textId="77777777" w:rsidR="008A5E4E" w:rsidRDefault="0065745B">
            <w:pPr>
              <w:pStyle w:val="tdTableStyle-TablestyleAltRows-BodyA-Column-Body2"/>
              <w:shd w:val="clear" w:color="auto" w:fill="D3D3D3"/>
            </w:pPr>
            <w:r>
              <w:rPr>
                <w:shd w:val="clear" w:color="auto" w:fill="D3D3D3"/>
              </w:rPr>
              <w:t>16, 32, 64</w:t>
            </w:r>
          </w:p>
        </w:tc>
      </w:tr>
    </w:tbl>
    <w:p w14:paraId="24140C17" w14:textId="77777777" w:rsidR="008A5E4E" w:rsidRDefault="008A5E4E">
      <w:pPr>
        <w:spacing w:after="240"/>
      </w:pPr>
    </w:p>
    <w:p w14:paraId="3020A0DA" w14:textId="77777777" w:rsidR="008A5E4E" w:rsidRDefault="0065745B">
      <w:pPr>
        <w:pStyle w:val="p"/>
      </w:pPr>
      <w:r>
        <w:t xml:space="preserve">A </w:t>
      </w:r>
      <w:r>
        <w:rPr>
          <w:rStyle w:val="spanBookTitle"/>
        </w:rPr>
        <w:t>compound type</w:t>
      </w:r>
      <w:r>
        <w:t xml:space="preserve"> is made up of a base data type and a length. </w:t>
      </w:r>
    </w:p>
    <w:p w14:paraId="6EC7A482" w14:textId="77777777" w:rsidR="008A5E4E" w:rsidRDefault="0065745B">
      <w:pPr>
        <w:pStyle w:val="p"/>
      </w:pPr>
      <w:r>
        <w:t>The 64-bit floating-point type (</w:t>
      </w:r>
      <w:r>
        <w:rPr>
          <w:rStyle w:val="code1"/>
        </w:rPr>
        <w:t>f64</w:t>
      </w:r>
      <w:r>
        <w:t xml:space="preserve">) is not supported by the Base profile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 xml:space="preserve">). This includes segment variable declarations, segment variable definitions, double-precision floating-point constants and operations. </w:t>
      </w:r>
    </w:p>
    <w:p w14:paraId="7BFEFCD8" w14:textId="77777777" w:rsidR="008A5E4E" w:rsidRDefault="0065745B">
      <w:pPr>
        <w:pStyle w:val="p"/>
      </w:pPr>
      <w:r>
        <w:t>Most operations specify a single compound type, used for both destinations and sources. However, the conversion operations (</w:t>
      </w:r>
      <w:r>
        <w:rPr>
          <w:rStyle w:val="code1"/>
        </w:rPr>
        <w:t>cvt</w:t>
      </w:r>
      <w:r>
        <w:t xml:space="preserve">, </w:t>
      </w:r>
      <w:r>
        <w:rPr>
          <w:rStyle w:val="code1"/>
        </w:rPr>
        <w:t>ftos</w:t>
      </w:r>
      <w:r>
        <w:t xml:space="preserve">, </w:t>
      </w:r>
      <w:r>
        <w:rPr>
          <w:rStyle w:val="code1"/>
        </w:rPr>
        <w:t>stof</w:t>
      </w:r>
      <w:r>
        <w:t xml:space="preserve">, and </w:t>
      </w:r>
      <w:r>
        <w:rPr>
          <w:rStyle w:val="code1"/>
        </w:rPr>
        <w:t>segmentp</w:t>
      </w:r>
      <w:r>
        <w:t>) specify an additional compound type for the sources. The order is destination compound type followed by the source compound type.</w:t>
      </w:r>
    </w:p>
    <w:p w14:paraId="0036E0C9" w14:textId="77777777" w:rsidR="008A5E4E" w:rsidRDefault="0065745B">
      <w:pPr>
        <w:pStyle w:val="p"/>
      </w:pPr>
      <w:r>
        <w:t xml:space="preserve"> The finalizer might perform some checking on operand sizes. </w:t>
      </w:r>
    </w:p>
    <w:p w14:paraId="545A2B4D" w14:textId="77777777" w:rsidR="008A5E4E" w:rsidRDefault="0065745B">
      <w:pPr>
        <w:pStyle w:val="h3"/>
      </w:pPr>
      <w:bookmarkStart w:id="384" w:name="_Toc396034174"/>
      <w:r>
        <w:t xml:space="preserve">4.13.2 </w:t>
      </w:r>
      <w:bookmarkStart w:id="385" w:name="_Ref-925366242"/>
      <w:bookmarkStart w:id="386" w:name="_Ref1300675588"/>
      <w:r>
        <w:t>Packed Data Types</w:t>
      </w:r>
      <w:bookmarkEnd w:id="384"/>
      <w:bookmarkEnd w:id="385"/>
      <w:bookmarkEnd w:id="386"/>
    </w:p>
    <w:p w14:paraId="223C103A" w14:textId="77777777" w:rsidR="008A5E4E" w:rsidRDefault="0065745B">
      <w:pPr>
        <w:pStyle w:val="p"/>
      </w:pPr>
      <w:r>
        <w:t xml:space="preserve">Packed data allows multiple small values to be treated as a single object. </w:t>
      </w:r>
    </w:p>
    <w:p w14:paraId="75474E78" w14:textId="77777777" w:rsidR="008A5E4E" w:rsidRDefault="0065745B">
      <w:pPr>
        <w:pStyle w:val="p"/>
      </w:pPr>
      <w:r>
        <w:t xml:space="preserve">Packed data lengths are specified as an element size in bits followed by an </w:t>
      </w:r>
      <w:r>
        <w:rPr>
          <w:rStyle w:val="code1"/>
        </w:rPr>
        <w:t>x</w:t>
      </w:r>
      <w:r>
        <w:t xml:space="preserve"> followed by a count. For example, </w:t>
      </w:r>
      <w:r>
        <w:rPr>
          <w:rStyle w:val="code1"/>
        </w:rPr>
        <w:t>8x4</w:t>
      </w:r>
      <w:r>
        <w:t xml:space="preserve"> indicates that there are four elements, each of size 8 bits.</w:t>
      </w:r>
    </w:p>
    <w:p w14:paraId="4B9A43C9" w14:textId="77777777" w:rsidR="008A5E4E" w:rsidRDefault="0065745B">
      <w:pPr>
        <w:pStyle w:val="p"/>
      </w:pPr>
      <w:r>
        <w:t xml:space="preserve">See </w:t>
      </w:r>
      <w:r>
        <w:rPr>
          <w:rStyle w:val="xref1"/>
        </w:rPr>
        <w:t>Table 4–3 (</w:t>
      </w:r>
      <w:r w:rsidR="009A76EE" w:rsidRPr="008A5E4E">
        <w:fldChar w:fldCharType="begin"/>
      </w:r>
      <w:r w:rsidR="008A5E4E">
        <w:instrText xml:space="preserve"> PAGEREF 1446291903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 xml:space="preserve">. </w:t>
      </w:r>
    </w:p>
    <w:p w14:paraId="782748F6" w14:textId="77777777" w:rsidR="008A5E4E" w:rsidRDefault="0065745B">
      <w:pPr>
        <w:pStyle w:val="pTableTitle"/>
      </w:pPr>
      <w:bookmarkStart w:id="387" w:name="_ListOf89"/>
      <w:bookmarkStart w:id="388" w:name="1446291903"/>
      <w:r>
        <w:t>Table 4–3 Packed Data Types and Possible Lengths</w:t>
      </w:r>
    </w:p>
    <w:bookmarkEnd w:id="387"/>
    <w:bookmarkEnd w:id="388"/>
    <w:p w14:paraId="1627087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534"/>
        <w:gridCol w:w="1271"/>
        <w:gridCol w:w="2071"/>
        <w:gridCol w:w="2071"/>
        <w:gridCol w:w="2178"/>
      </w:tblGrid>
      <w:tr w:rsidR="008A5E4E" w14:paraId="1E919FBF"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27D9ED0" w14:textId="77777777" w:rsidR="008A5E4E" w:rsidRDefault="0065745B">
            <w:pPr>
              <w:pStyle w:val="thTableStyle-TablestyleAltRows-HeadE-Column-Header1"/>
              <w:shd w:val="clear" w:color="auto" w:fill="D3D3D3"/>
            </w:pPr>
            <w:r>
              <w:rPr>
                <w:shd w:val="clear" w:color="auto" w:fill="D3D3D3"/>
              </w:rPr>
              <w:t>Type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84297FC" w14:textId="77777777" w:rsidR="008A5E4E" w:rsidRDefault="0065745B">
            <w:pPr>
              <w:pStyle w:val="thTableStyle-TablestyleAltRows-HeadE-Column-Header1"/>
              <w:shd w:val="clear" w:color="auto" w:fill="D3D3D3"/>
            </w:pPr>
            <w:r>
              <w:rPr>
                <w:shd w:val="clear" w:color="auto" w:fill="D3D3D3"/>
              </w:rPr>
              <w:t>Description</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DCD734B" w14:textId="77777777" w:rsidR="008A5E4E" w:rsidRDefault="0065745B">
            <w:pPr>
              <w:pStyle w:val="thTableStyle-TablestyleAltRows-HeadE-Column-Header1"/>
              <w:shd w:val="clear" w:color="auto" w:fill="D3D3D3"/>
            </w:pPr>
            <w:r>
              <w:rPr>
                <w:shd w:val="clear" w:color="auto" w:fill="D3D3D3"/>
              </w:rPr>
              <w:t>Lengths for 32-bit types</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DCCC86F" w14:textId="77777777" w:rsidR="008A5E4E" w:rsidRDefault="0065745B">
            <w:pPr>
              <w:pStyle w:val="thTableStyle-TablestyleAltRows-HeadE-Column-Header1"/>
              <w:shd w:val="clear" w:color="auto" w:fill="D3D3D3"/>
            </w:pPr>
            <w:r>
              <w:rPr>
                <w:shd w:val="clear" w:color="auto" w:fill="D3D3D3"/>
              </w:rPr>
              <w:t>Lengths for 64-bit types</w:t>
            </w:r>
          </w:p>
        </w:tc>
        <w:tc>
          <w:tcPr>
            <w:tcW w:w="0" w:type="auto"/>
            <w:tcBorders>
              <w:bottom w:val="double" w:sz="3" w:space="0" w:color="000000"/>
            </w:tcBorders>
            <w:shd w:val="clear" w:color="auto" w:fill="D3D3D3"/>
            <w:tcMar>
              <w:top w:w="45" w:type="dxa"/>
              <w:left w:w="45" w:type="dxa"/>
              <w:bottom w:w="45" w:type="dxa"/>
              <w:right w:w="45" w:type="dxa"/>
            </w:tcMar>
          </w:tcPr>
          <w:p w14:paraId="5432090A" w14:textId="77777777" w:rsidR="008A5E4E" w:rsidRDefault="0065745B">
            <w:pPr>
              <w:pStyle w:val="thTableStyle-TablestyleAltRows-HeadD-Column-Header1"/>
              <w:shd w:val="clear" w:color="auto" w:fill="D3D3D3"/>
            </w:pPr>
            <w:r>
              <w:rPr>
                <w:shd w:val="clear" w:color="auto" w:fill="D3D3D3"/>
              </w:rPr>
              <w:t>Lengths for 128-bit types</w:t>
            </w:r>
          </w:p>
        </w:tc>
      </w:tr>
      <w:tr w:rsidR="008A5E4E" w14:paraId="660B94B0"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3AA376E" w14:textId="77777777" w:rsidR="008A5E4E" w:rsidRDefault="0065745B">
            <w:pPr>
              <w:pStyle w:val="tdTableStyle-TablestyleAltRows-BodyE-Column-Body1"/>
            </w:pPr>
            <w:r>
              <w:rPr>
                <w:rStyle w:val="code"/>
              </w:rPr>
              <w:t>s</w:t>
            </w:r>
          </w:p>
        </w:tc>
        <w:tc>
          <w:tcPr>
            <w:tcW w:w="0" w:type="auto"/>
            <w:tcBorders>
              <w:bottom w:val="single" w:sz="6" w:space="0" w:color="000000"/>
              <w:right w:val="single" w:sz="6" w:space="0" w:color="000000"/>
            </w:tcBorders>
            <w:tcMar>
              <w:top w:w="45" w:type="dxa"/>
              <w:left w:w="45" w:type="dxa"/>
              <w:bottom w:w="45" w:type="dxa"/>
              <w:right w:w="45" w:type="dxa"/>
            </w:tcMar>
          </w:tcPr>
          <w:p w14:paraId="441D5705" w14:textId="77777777" w:rsidR="008A5E4E" w:rsidRDefault="0065745B">
            <w:pPr>
              <w:pStyle w:val="tdTableStyle-TablestyleAltRows-BodyE-Column-Body1"/>
            </w:pPr>
            <w:r>
              <w:t xml:space="preserve">Signed integer </w:t>
            </w:r>
          </w:p>
        </w:tc>
        <w:tc>
          <w:tcPr>
            <w:tcW w:w="0" w:type="auto"/>
            <w:tcBorders>
              <w:bottom w:val="single" w:sz="6" w:space="0" w:color="000000"/>
              <w:right w:val="single" w:sz="6" w:space="0" w:color="000000"/>
            </w:tcBorders>
            <w:tcMar>
              <w:top w:w="45" w:type="dxa"/>
              <w:left w:w="45" w:type="dxa"/>
              <w:bottom w:w="45" w:type="dxa"/>
              <w:right w:w="45" w:type="dxa"/>
            </w:tcMar>
          </w:tcPr>
          <w:p w14:paraId="34A02F69" w14:textId="77777777" w:rsidR="008A5E4E" w:rsidRDefault="0065745B">
            <w:pPr>
              <w:pStyle w:val="tdTableStyle-TablestyleAltRows-BodyE-Column-Body1"/>
            </w:pPr>
            <w:r>
              <w:rPr>
                <w:rStyle w:val="code"/>
              </w:rPr>
              <w:t>8x4</w:t>
            </w:r>
            <w:r>
              <w:t xml:space="preserve">, </w:t>
            </w:r>
            <w:r>
              <w:rPr>
                <w:rStyle w:val="code"/>
              </w:rPr>
              <w:t>16x2</w:t>
            </w:r>
          </w:p>
        </w:tc>
        <w:tc>
          <w:tcPr>
            <w:tcW w:w="0" w:type="auto"/>
            <w:tcBorders>
              <w:bottom w:val="single" w:sz="6" w:space="0" w:color="000000"/>
              <w:right w:val="single" w:sz="6" w:space="0" w:color="000000"/>
            </w:tcBorders>
            <w:tcMar>
              <w:top w:w="45" w:type="dxa"/>
              <w:left w:w="45" w:type="dxa"/>
              <w:bottom w:w="45" w:type="dxa"/>
              <w:right w:w="45" w:type="dxa"/>
            </w:tcMar>
          </w:tcPr>
          <w:p w14:paraId="0047ABC3" w14:textId="77777777" w:rsidR="008A5E4E" w:rsidRDefault="0065745B">
            <w:pPr>
              <w:pStyle w:val="tdTableStyle-TablestyleAltRows-BodyE-Column-Body1"/>
            </w:pPr>
            <w:r>
              <w:rPr>
                <w:rStyle w:val="code"/>
              </w:rPr>
              <w:t>8x8</w:t>
            </w:r>
            <w:r>
              <w:t xml:space="preserve">, </w:t>
            </w:r>
            <w:r>
              <w:rPr>
                <w:rStyle w:val="code"/>
              </w:rPr>
              <w:t>16x4</w:t>
            </w:r>
            <w:r>
              <w:t xml:space="preserve">, </w:t>
            </w:r>
            <w:r>
              <w:rPr>
                <w:rStyle w:val="code"/>
              </w:rPr>
              <w:t>32x2</w:t>
            </w:r>
          </w:p>
        </w:tc>
        <w:tc>
          <w:tcPr>
            <w:tcW w:w="0" w:type="auto"/>
            <w:tcBorders>
              <w:bottom w:val="single" w:sz="6" w:space="0" w:color="000000"/>
            </w:tcBorders>
            <w:tcMar>
              <w:top w:w="45" w:type="dxa"/>
              <w:left w:w="45" w:type="dxa"/>
              <w:bottom w:w="45" w:type="dxa"/>
              <w:right w:w="45" w:type="dxa"/>
            </w:tcMar>
          </w:tcPr>
          <w:p w14:paraId="5894F86F" w14:textId="77777777" w:rsidR="008A5E4E" w:rsidRDefault="0065745B">
            <w:pPr>
              <w:pStyle w:val="tdTableStyle-TablestyleAltRows-BodyD-Column-Body1"/>
            </w:pPr>
            <w:r>
              <w:rPr>
                <w:rStyle w:val="code"/>
              </w:rPr>
              <w:t>8x16</w:t>
            </w:r>
            <w:r>
              <w:t xml:space="preserve">, </w:t>
            </w:r>
            <w:r>
              <w:rPr>
                <w:rStyle w:val="code"/>
              </w:rPr>
              <w:t>16x8</w:t>
            </w:r>
            <w:r>
              <w:t xml:space="preserve">, </w:t>
            </w:r>
            <w:r>
              <w:rPr>
                <w:rStyle w:val="code"/>
              </w:rPr>
              <w:t>32x4</w:t>
            </w:r>
            <w:r>
              <w:t xml:space="preserve">, </w:t>
            </w:r>
            <w:r>
              <w:rPr>
                <w:rStyle w:val="code"/>
              </w:rPr>
              <w:t>64x2</w:t>
            </w:r>
          </w:p>
        </w:tc>
      </w:tr>
      <w:tr w:rsidR="008A5E4E" w14:paraId="276C0F77"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5540E69" w14:textId="77777777" w:rsidR="008A5E4E" w:rsidRDefault="0065745B">
            <w:pPr>
              <w:pStyle w:val="tdTableStyle-TablestyleAltRows-BodyE-Column-Body2"/>
              <w:shd w:val="clear" w:color="auto" w:fill="D3D3D3"/>
            </w:pPr>
            <w:r>
              <w:rPr>
                <w:rStyle w:val="code"/>
                <w:shd w:val="clear" w:color="auto" w:fill="D3D3D3"/>
              </w:rPr>
              <w:t>u</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4B9B041" w14:textId="77777777" w:rsidR="008A5E4E" w:rsidRDefault="0065745B">
            <w:pPr>
              <w:pStyle w:val="tdTableStyle-TablestyleAltRows-BodyE-Column-Body2"/>
              <w:shd w:val="clear" w:color="auto" w:fill="D3D3D3"/>
            </w:pPr>
            <w:r>
              <w:rPr>
                <w:shd w:val="clear" w:color="auto" w:fill="D3D3D3"/>
              </w:rPr>
              <w:t>Unsigned integer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2AB8CD9" w14:textId="77777777" w:rsidR="008A5E4E" w:rsidRDefault="0065745B">
            <w:pPr>
              <w:pStyle w:val="tdTableStyle-TablestyleAltRows-BodyE-Column-Body2"/>
              <w:shd w:val="clear" w:color="auto" w:fill="D3D3D3"/>
            </w:pPr>
            <w:r>
              <w:rPr>
                <w:rStyle w:val="code"/>
                <w:shd w:val="clear" w:color="auto" w:fill="D3D3D3"/>
              </w:rPr>
              <w:t>8x4</w:t>
            </w:r>
            <w:r>
              <w:rPr>
                <w:shd w:val="clear" w:color="auto" w:fill="D3D3D3"/>
              </w:rPr>
              <w:t xml:space="preserve">, </w:t>
            </w:r>
            <w:r>
              <w:rPr>
                <w:rStyle w:val="code"/>
                <w:shd w:val="clear" w:color="auto" w:fill="D3D3D3"/>
              </w:rPr>
              <w:t>16x2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A473580" w14:textId="77777777" w:rsidR="008A5E4E" w:rsidRDefault="0065745B">
            <w:pPr>
              <w:pStyle w:val="tdTableStyle-TablestyleAltRows-BodyE-Column-Body2"/>
              <w:shd w:val="clear" w:color="auto" w:fill="D3D3D3"/>
            </w:pPr>
            <w:r>
              <w:rPr>
                <w:rStyle w:val="code"/>
                <w:shd w:val="clear" w:color="auto" w:fill="D3D3D3"/>
              </w:rPr>
              <w:t>8x8</w:t>
            </w:r>
            <w:r>
              <w:rPr>
                <w:shd w:val="clear" w:color="auto" w:fill="D3D3D3"/>
              </w:rPr>
              <w:t xml:space="preserve">, </w:t>
            </w:r>
            <w:r>
              <w:rPr>
                <w:rStyle w:val="code"/>
                <w:shd w:val="clear" w:color="auto" w:fill="D3D3D3"/>
              </w:rPr>
              <w:t>16x4</w:t>
            </w:r>
            <w:r>
              <w:rPr>
                <w:shd w:val="clear" w:color="auto" w:fill="D3D3D3"/>
              </w:rPr>
              <w:t xml:space="preserve">, </w:t>
            </w:r>
            <w:r>
              <w:rPr>
                <w:rStyle w:val="code"/>
                <w:shd w:val="clear" w:color="auto" w:fill="D3D3D3"/>
              </w:rPr>
              <w:t>32x2</w:t>
            </w:r>
          </w:p>
        </w:tc>
        <w:tc>
          <w:tcPr>
            <w:tcW w:w="0" w:type="auto"/>
            <w:tcBorders>
              <w:bottom w:val="single" w:sz="6" w:space="0" w:color="000000"/>
            </w:tcBorders>
            <w:shd w:val="clear" w:color="auto" w:fill="D3D3D3"/>
            <w:tcMar>
              <w:top w:w="45" w:type="dxa"/>
              <w:left w:w="45" w:type="dxa"/>
              <w:bottom w:w="45" w:type="dxa"/>
              <w:right w:w="45" w:type="dxa"/>
            </w:tcMar>
          </w:tcPr>
          <w:p w14:paraId="28DC5315" w14:textId="77777777" w:rsidR="008A5E4E" w:rsidRDefault="0065745B">
            <w:pPr>
              <w:pStyle w:val="tdTableStyle-TablestyleAltRows-BodyD-Column-Body2"/>
              <w:shd w:val="clear" w:color="auto" w:fill="D3D3D3"/>
            </w:pPr>
            <w:r>
              <w:rPr>
                <w:rStyle w:val="code"/>
                <w:shd w:val="clear" w:color="auto" w:fill="D3D3D3"/>
              </w:rPr>
              <w:t>8x16</w:t>
            </w:r>
            <w:r>
              <w:rPr>
                <w:shd w:val="clear" w:color="auto" w:fill="D3D3D3"/>
              </w:rPr>
              <w:t xml:space="preserve">, </w:t>
            </w:r>
            <w:r>
              <w:rPr>
                <w:rStyle w:val="code"/>
                <w:shd w:val="clear" w:color="auto" w:fill="D3D3D3"/>
              </w:rPr>
              <w:t>16x8</w:t>
            </w:r>
            <w:r>
              <w:rPr>
                <w:shd w:val="clear" w:color="auto" w:fill="D3D3D3"/>
              </w:rPr>
              <w:t xml:space="preserve">, </w:t>
            </w:r>
            <w:r>
              <w:rPr>
                <w:rStyle w:val="code"/>
                <w:shd w:val="clear" w:color="auto" w:fill="D3D3D3"/>
              </w:rPr>
              <w:t>32x4</w:t>
            </w:r>
            <w:r>
              <w:rPr>
                <w:shd w:val="clear" w:color="auto" w:fill="D3D3D3"/>
              </w:rPr>
              <w:t xml:space="preserve">, </w:t>
            </w:r>
            <w:r>
              <w:rPr>
                <w:rStyle w:val="code"/>
                <w:shd w:val="clear" w:color="auto" w:fill="D3D3D3"/>
              </w:rPr>
              <w:t>64x2</w:t>
            </w:r>
          </w:p>
        </w:tc>
      </w:tr>
      <w:tr w:rsidR="008A5E4E" w14:paraId="5BFBC4B6" w14:textId="77777777">
        <w:trPr>
          <w:tblCellSpacing w:w="0" w:type="dxa"/>
        </w:trPr>
        <w:tc>
          <w:tcPr>
            <w:tcW w:w="0" w:type="auto"/>
            <w:tcBorders>
              <w:right w:val="single" w:sz="6" w:space="0" w:color="000000"/>
            </w:tcBorders>
            <w:tcMar>
              <w:top w:w="45" w:type="dxa"/>
              <w:left w:w="45" w:type="dxa"/>
              <w:bottom w:w="45" w:type="dxa"/>
              <w:right w:w="45" w:type="dxa"/>
            </w:tcMar>
          </w:tcPr>
          <w:p w14:paraId="779A22F7" w14:textId="77777777" w:rsidR="008A5E4E" w:rsidRDefault="0065745B">
            <w:pPr>
              <w:pStyle w:val="tdTableStyle-TablestyleAltRows-BodyB-Column-Body1"/>
            </w:pPr>
            <w:r>
              <w:rPr>
                <w:rStyle w:val="code"/>
              </w:rPr>
              <w:t>f</w:t>
            </w:r>
          </w:p>
        </w:tc>
        <w:tc>
          <w:tcPr>
            <w:tcW w:w="0" w:type="auto"/>
            <w:tcBorders>
              <w:right w:val="single" w:sz="6" w:space="0" w:color="000000"/>
            </w:tcBorders>
            <w:tcMar>
              <w:top w:w="45" w:type="dxa"/>
              <w:left w:w="45" w:type="dxa"/>
              <w:bottom w:w="45" w:type="dxa"/>
              <w:right w:w="45" w:type="dxa"/>
            </w:tcMar>
          </w:tcPr>
          <w:p w14:paraId="6F3C5CA8" w14:textId="77777777" w:rsidR="008A5E4E" w:rsidRDefault="0065745B">
            <w:pPr>
              <w:pStyle w:val="tdTableStyle-TablestyleAltRows-BodyB-Column-Body1"/>
            </w:pPr>
            <w:r>
              <w:t>Floating-point</w:t>
            </w:r>
          </w:p>
        </w:tc>
        <w:tc>
          <w:tcPr>
            <w:tcW w:w="0" w:type="auto"/>
            <w:tcBorders>
              <w:right w:val="single" w:sz="6" w:space="0" w:color="000000"/>
            </w:tcBorders>
            <w:tcMar>
              <w:top w:w="45" w:type="dxa"/>
              <w:left w:w="45" w:type="dxa"/>
              <w:bottom w:w="45" w:type="dxa"/>
              <w:right w:w="45" w:type="dxa"/>
            </w:tcMar>
          </w:tcPr>
          <w:p w14:paraId="79BB8DD7" w14:textId="77777777" w:rsidR="008A5E4E" w:rsidRDefault="0065745B">
            <w:pPr>
              <w:pStyle w:val="tdTableStyle-TablestyleAltRows-BodyB-Column-Body1"/>
            </w:pPr>
            <w:r>
              <w:rPr>
                <w:rStyle w:val="code"/>
              </w:rPr>
              <w:t>16x2</w:t>
            </w:r>
          </w:p>
        </w:tc>
        <w:tc>
          <w:tcPr>
            <w:tcW w:w="0" w:type="auto"/>
            <w:tcBorders>
              <w:right w:val="single" w:sz="6" w:space="0" w:color="000000"/>
            </w:tcBorders>
            <w:tcMar>
              <w:top w:w="45" w:type="dxa"/>
              <w:left w:w="45" w:type="dxa"/>
              <w:bottom w:w="45" w:type="dxa"/>
              <w:right w:w="45" w:type="dxa"/>
            </w:tcMar>
          </w:tcPr>
          <w:p w14:paraId="2B3D7834" w14:textId="77777777" w:rsidR="008A5E4E" w:rsidRDefault="0065745B">
            <w:pPr>
              <w:pStyle w:val="tdTableStyle-TablestyleAltRows-BodyB-Column-Body1"/>
            </w:pPr>
            <w:r>
              <w:rPr>
                <w:rStyle w:val="code"/>
              </w:rPr>
              <w:t>16x4</w:t>
            </w:r>
            <w:r>
              <w:t xml:space="preserve">, </w:t>
            </w:r>
            <w:r>
              <w:rPr>
                <w:rStyle w:val="code"/>
              </w:rPr>
              <w:t>32x2</w:t>
            </w:r>
          </w:p>
        </w:tc>
        <w:tc>
          <w:tcPr>
            <w:tcW w:w="0" w:type="auto"/>
            <w:tcMar>
              <w:top w:w="45" w:type="dxa"/>
              <w:left w:w="45" w:type="dxa"/>
              <w:bottom w:w="45" w:type="dxa"/>
              <w:right w:w="45" w:type="dxa"/>
            </w:tcMar>
          </w:tcPr>
          <w:p w14:paraId="7039298C" w14:textId="77777777" w:rsidR="008A5E4E" w:rsidRDefault="0065745B">
            <w:pPr>
              <w:pStyle w:val="tdTableStyle-TablestyleAltRows-BodyA-Column-Body1"/>
            </w:pPr>
            <w:r>
              <w:rPr>
                <w:rStyle w:val="code"/>
              </w:rPr>
              <w:t>16x8</w:t>
            </w:r>
            <w:r>
              <w:t xml:space="preserve">, </w:t>
            </w:r>
            <w:r>
              <w:rPr>
                <w:rStyle w:val="code"/>
              </w:rPr>
              <w:t>32x4</w:t>
            </w:r>
            <w:r>
              <w:t xml:space="preserve">, </w:t>
            </w:r>
            <w:r>
              <w:rPr>
                <w:rStyle w:val="code"/>
              </w:rPr>
              <w:t>64x2</w:t>
            </w:r>
          </w:p>
        </w:tc>
      </w:tr>
    </w:tbl>
    <w:p w14:paraId="64B666D6" w14:textId="77777777" w:rsidR="008A5E4E" w:rsidRDefault="008A5E4E">
      <w:pPr>
        <w:spacing w:after="240"/>
      </w:pPr>
    </w:p>
    <w:p w14:paraId="44940F16" w14:textId="77777777" w:rsidR="008A5E4E" w:rsidRDefault="0065745B">
      <w:pPr>
        <w:pStyle w:val="pNoPageBreakAfter"/>
      </w:pPr>
      <w:r>
        <w:t>32-bit sizes are:</w:t>
      </w:r>
    </w:p>
    <w:p w14:paraId="7F1395AE" w14:textId="77777777" w:rsidR="008A5E4E" w:rsidRDefault="0065745B">
      <w:pPr>
        <w:pStyle w:val="li"/>
        <w:numPr>
          <w:ilvl w:val="0"/>
          <w:numId w:val="73"/>
        </w:numPr>
        <w:spacing w:before="320"/>
        <w:ind w:left="600"/>
      </w:pPr>
      <w:r>
        <w:rPr>
          <w:rStyle w:val="code1"/>
        </w:rPr>
        <w:t>8x4</w:t>
      </w:r>
      <w:r>
        <w:t xml:space="preserve"> — four bytes; can be used with </w:t>
      </w:r>
      <w:r>
        <w:rPr>
          <w:rStyle w:val="code1"/>
        </w:rPr>
        <w:t>s</w:t>
      </w:r>
      <w:r>
        <w:t xml:space="preserve"> and </w:t>
      </w:r>
      <w:r>
        <w:rPr>
          <w:rStyle w:val="code1"/>
        </w:rPr>
        <w:t>u</w:t>
      </w:r>
      <w:r>
        <w:t xml:space="preserve"> types</w:t>
      </w:r>
    </w:p>
    <w:p w14:paraId="2D623A7C" w14:textId="77777777" w:rsidR="008A5E4E" w:rsidRDefault="0065745B">
      <w:pPr>
        <w:pStyle w:val="li"/>
        <w:numPr>
          <w:ilvl w:val="0"/>
          <w:numId w:val="73"/>
        </w:numPr>
        <w:spacing w:after="320"/>
        <w:ind w:left="600"/>
      </w:pPr>
      <w:r>
        <w:rPr>
          <w:rStyle w:val="code1"/>
        </w:rPr>
        <w:t>16x2</w:t>
      </w:r>
      <w:r>
        <w:t xml:space="preserve"> — two shorts or half-floats; can be used with </w:t>
      </w:r>
      <w:r>
        <w:rPr>
          <w:rStyle w:val="code1"/>
        </w:rPr>
        <w:t>s</w:t>
      </w:r>
      <w:r>
        <w:t xml:space="preserve">, </w:t>
      </w:r>
      <w:r>
        <w:rPr>
          <w:rStyle w:val="code1"/>
        </w:rPr>
        <w:t>u</w:t>
      </w:r>
      <w:r>
        <w:t xml:space="preserve">, and </w:t>
      </w:r>
      <w:r>
        <w:rPr>
          <w:rStyle w:val="code1"/>
        </w:rPr>
        <w:t>f</w:t>
      </w:r>
      <w:r>
        <w:t xml:space="preserve"> types</w:t>
      </w:r>
    </w:p>
    <w:p w14:paraId="2C6A6DB5" w14:textId="77777777" w:rsidR="008A5E4E" w:rsidRDefault="0065745B">
      <w:pPr>
        <w:pStyle w:val="pNoPageBreakAfter"/>
      </w:pPr>
      <w:r>
        <w:t>64-bit sizes are:</w:t>
      </w:r>
    </w:p>
    <w:p w14:paraId="09FF773F" w14:textId="77777777" w:rsidR="008A5E4E" w:rsidRDefault="0065745B">
      <w:pPr>
        <w:pStyle w:val="li"/>
        <w:numPr>
          <w:ilvl w:val="0"/>
          <w:numId w:val="74"/>
        </w:numPr>
        <w:spacing w:before="320"/>
        <w:ind w:left="600"/>
      </w:pPr>
      <w:r>
        <w:rPr>
          <w:rStyle w:val="code1"/>
        </w:rPr>
        <w:t>8x8</w:t>
      </w:r>
      <w:r>
        <w:t xml:space="preserve"> — eight bytes; can be used with </w:t>
      </w:r>
      <w:r>
        <w:rPr>
          <w:rStyle w:val="code1"/>
        </w:rPr>
        <w:t>s</w:t>
      </w:r>
      <w:r>
        <w:t xml:space="preserve"> and </w:t>
      </w:r>
      <w:r>
        <w:rPr>
          <w:rStyle w:val="code1"/>
        </w:rPr>
        <w:t>u</w:t>
      </w:r>
      <w:r>
        <w:t xml:space="preserve"> types</w:t>
      </w:r>
    </w:p>
    <w:p w14:paraId="288E7219" w14:textId="77777777" w:rsidR="008A5E4E" w:rsidRDefault="0065745B">
      <w:pPr>
        <w:pStyle w:val="li"/>
        <w:numPr>
          <w:ilvl w:val="0"/>
          <w:numId w:val="74"/>
        </w:numPr>
        <w:ind w:left="600"/>
      </w:pPr>
      <w:r>
        <w:rPr>
          <w:rStyle w:val="code1"/>
        </w:rPr>
        <w:t>16x4</w:t>
      </w:r>
      <w:r>
        <w:t xml:space="preserve"> — four shorts or half-floats; can be used with </w:t>
      </w:r>
      <w:r>
        <w:rPr>
          <w:rStyle w:val="code1"/>
        </w:rPr>
        <w:t>s</w:t>
      </w:r>
      <w:r>
        <w:t xml:space="preserve">, </w:t>
      </w:r>
      <w:r>
        <w:rPr>
          <w:rStyle w:val="code1"/>
        </w:rPr>
        <w:t>u</w:t>
      </w:r>
      <w:r>
        <w:t xml:space="preserve">, and </w:t>
      </w:r>
      <w:r>
        <w:rPr>
          <w:rStyle w:val="code1"/>
        </w:rPr>
        <w:t>f</w:t>
      </w:r>
      <w:r>
        <w:t xml:space="preserve"> types </w:t>
      </w:r>
    </w:p>
    <w:p w14:paraId="7BBBE41F" w14:textId="77777777" w:rsidR="008A5E4E" w:rsidRDefault="0065745B">
      <w:pPr>
        <w:pStyle w:val="li"/>
        <w:numPr>
          <w:ilvl w:val="0"/>
          <w:numId w:val="74"/>
        </w:numPr>
        <w:spacing w:after="320"/>
        <w:ind w:left="600"/>
      </w:pPr>
      <w:r>
        <w:rPr>
          <w:rStyle w:val="code1"/>
        </w:rPr>
        <w:t>32x2</w:t>
      </w:r>
      <w:r>
        <w:t xml:space="preserve"> — two integers or floats; can be used with </w:t>
      </w:r>
      <w:r>
        <w:rPr>
          <w:rStyle w:val="code1"/>
        </w:rPr>
        <w:t>s</w:t>
      </w:r>
      <w:r>
        <w:t xml:space="preserve">, </w:t>
      </w:r>
      <w:r>
        <w:rPr>
          <w:rStyle w:val="code1"/>
        </w:rPr>
        <w:t>u</w:t>
      </w:r>
      <w:r>
        <w:t xml:space="preserve">, and </w:t>
      </w:r>
      <w:r>
        <w:rPr>
          <w:rStyle w:val="code1"/>
        </w:rPr>
        <w:t>f</w:t>
      </w:r>
      <w:r>
        <w:t xml:space="preserve"> types </w:t>
      </w:r>
    </w:p>
    <w:p w14:paraId="722B7E8E" w14:textId="77777777" w:rsidR="008A5E4E" w:rsidRDefault="0065745B">
      <w:pPr>
        <w:pStyle w:val="pNoPageBreakAfter"/>
      </w:pPr>
      <w:r>
        <w:lastRenderedPageBreak/>
        <w:t>128-bit sizes are:</w:t>
      </w:r>
    </w:p>
    <w:p w14:paraId="09A31330" w14:textId="77777777" w:rsidR="008A5E4E" w:rsidRDefault="0065745B">
      <w:pPr>
        <w:pStyle w:val="li"/>
        <w:numPr>
          <w:ilvl w:val="0"/>
          <w:numId w:val="75"/>
        </w:numPr>
        <w:spacing w:before="320"/>
        <w:ind w:left="600"/>
      </w:pPr>
      <w:r>
        <w:rPr>
          <w:rStyle w:val="code1"/>
        </w:rPr>
        <w:t>8x16</w:t>
      </w:r>
      <w:r>
        <w:t xml:space="preserve"> — 16 bytes; can be used with </w:t>
      </w:r>
      <w:r>
        <w:rPr>
          <w:rStyle w:val="code1"/>
        </w:rPr>
        <w:t>s</w:t>
      </w:r>
      <w:r>
        <w:t xml:space="preserve"> and </w:t>
      </w:r>
      <w:r>
        <w:rPr>
          <w:rStyle w:val="code1"/>
        </w:rPr>
        <w:t>u</w:t>
      </w:r>
      <w:r>
        <w:t xml:space="preserve"> types</w:t>
      </w:r>
    </w:p>
    <w:p w14:paraId="5023C6D1" w14:textId="77777777" w:rsidR="008A5E4E" w:rsidRDefault="0065745B">
      <w:pPr>
        <w:pStyle w:val="li"/>
        <w:numPr>
          <w:ilvl w:val="0"/>
          <w:numId w:val="75"/>
        </w:numPr>
        <w:ind w:left="600"/>
      </w:pPr>
      <w:r>
        <w:rPr>
          <w:rStyle w:val="code1"/>
        </w:rPr>
        <w:t>16x8</w:t>
      </w:r>
      <w:r>
        <w:t xml:space="preserve"> — eight shorts or half-floats; can be used with </w:t>
      </w:r>
      <w:r>
        <w:rPr>
          <w:rStyle w:val="code1"/>
        </w:rPr>
        <w:t>s</w:t>
      </w:r>
      <w:r>
        <w:t xml:space="preserve"> or </w:t>
      </w:r>
      <w:r>
        <w:rPr>
          <w:rStyle w:val="code1"/>
        </w:rPr>
        <w:t>u</w:t>
      </w:r>
      <w:r>
        <w:t xml:space="preserve">, and </w:t>
      </w:r>
      <w:r>
        <w:rPr>
          <w:rStyle w:val="code1"/>
        </w:rPr>
        <w:t>f</w:t>
      </w:r>
      <w:r>
        <w:t xml:space="preserve"> types</w:t>
      </w:r>
    </w:p>
    <w:p w14:paraId="078F2A7A" w14:textId="77777777" w:rsidR="008A5E4E" w:rsidRDefault="0065745B">
      <w:pPr>
        <w:pStyle w:val="li"/>
        <w:numPr>
          <w:ilvl w:val="0"/>
          <w:numId w:val="75"/>
        </w:numPr>
        <w:ind w:left="600"/>
      </w:pPr>
      <w:r>
        <w:rPr>
          <w:rStyle w:val="code1"/>
        </w:rPr>
        <w:t>32x4</w:t>
      </w:r>
      <w:r>
        <w:t xml:space="preserve"> — four integers or floats; can be used with </w:t>
      </w:r>
      <w:r>
        <w:rPr>
          <w:rStyle w:val="code1"/>
        </w:rPr>
        <w:t>s</w:t>
      </w:r>
      <w:r>
        <w:t xml:space="preserve">, </w:t>
      </w:r>
      <w:r>
        <w:rPr>
          <w:rStyle w:val="code1"/>
        </w:rPr>
        <w:t>u</w:t>
      </w:r>
      <w:r>
        <w:t xml:space="preserve">, and </w:t>
      </w:r>
      <w:r>
        <w:rPr>
          <w:rStyle w:val="code1"/>
        </w:rPr>
        <w:t>f</w:t>
      </w:r>
      <w:r>
        <w:t xml:space="preserve"> types </w:t>
      </w:r>
    </w:p>
    <w:p w14:paraId="1A5D490A" w14:textId="77777777" w:rsidR="008A5E4E" w:rsidRDefault="0065745B">
      <w:pPr>
        <w:pStyle w:val="li"/>
        <w:numPr>
          <w:ilvl w:val="0"/>
          <w:numId w:val="75"/>
        </w:numPr>
        <w:spacing w:after="320"/>
        <w:ind w:left="600"/>
      </w:pPr>
      <w:r>
        <w:rPr>
          <w:rStyle w:val="code1"/>
        </w:rPr>
        <w:t>64x2</w:t>
      </w:r>
      <w:r>
        <w:t xml:space="preserve"> — two 64-bit integers or two doubles; can be used with </w:t>
      </w:r>
      <w:r>
        <w:rPr>
          <w:rStyle w:val="code1"/>
        </w:rPr>
        <w:t>s</w:t>
      </w:r>
      <w:r>
        <w:t xml:space="preserve">, </w:t>
      </w:r>
      <w:r>
        <w:rPr>
          <w:rStyle w:val="code1"/>
        </w:rPr>
        <w:t>u</w:t>
      </w:r>
      <w:r>
        <w:t xml:space="preserve">, and </w:t>
      </w:r>
      <w:r>
        <w:rPr>
          <w:rStyle w:val="code1"/>
        </w:rPr>
        <w:t>f</w:t>
      </w:r>
      <w:r>
        <w:t xml:space="preserve"> types</w:t>
      </w:r>
    </w:p>
    <w:p w14:paraId="07C7B963" w14:textId="77777777" w:rsidR="008A5E4E" w:rsidRDefault="0065745B">
      <w:pPr>
        <w:pStyle w:val="p"/>
      </w:pPr>
      <w:r>
        <w:t>The 64-bit floating-point packed type (</w:t>
      </w:r>
      <w:r>
        <w:rPr>
          <w:rStyle w:val="code1"/>
        </w:rPr>
        <w:t>f64x2</w:t>
      </w:r>
      <w:r>
        <w:t xml:space="preserve">) is not supported by the Base profile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 This includes segment variable declarations, segment variable definitions, packed constants and operations.</w:t>
      </w:r>
    </w:p>
    <w:p w14:paraId="141FB9A6" w14:textId="77777777" w:rsidR="008A5E4E" w:rsidRDefault="0065745B">
      <w:pPr>
        <w:pStyle w:val="h3"/>
      </w:pPr>
      <w:bookmarkStart w:id="389" w:name="_Toc396034175"/>
      <w:r>
        <w:t>4.13.3 Opaque Data Types</w:t>
      </w:r>
      <w:bookmarkEnd w:id="389"/>
    </w:p>
    <w:p w14:paraId="2021CF00" w14:textId="77777777" w:rsidR="008A5E4E" w:rsidRDefault="0065745B">
      <w:pPr>
        <w:pStyle w:val="pNoPageBreakAfter"/>
      </w:pPr>
      <w:r>
        <w:t xml:space="preserve"> HSAIL also has the following opaque types:</w:t>
      </w:r>
    </w:p>
    <w:p w14:paraId="4C0F0798" w14:textId="77777777" w:rsidR="008A5E4E" w:rsidRDefault="0065745B">
      <w:pPr>
        <w:pStyle w:val="pTableTitle"/>
      </w:pPr>
      <w:bookmarkStart w:id="390" w:name="_ListOf90"/>
      <w:bookmarkStart w:id="391" w:name="-247087953"/>
      <w:r>
        <w:t>Table 4–4 Opaque Data Types</w:t>
      </w:r>
    </w:p>
    <w:bookmarkEnd w:id="390"/>
    <w:bookmarkEnd w:id="391"/>
    <w:p w14:paraId="77A32ED4"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601"/>
        <w:gridCol w:w="3316"/>
        <w:gridCol w:w="1231"/>
      </w:tblGrid>
      <w:tr w:rsidR="008A5E4E" w14:paraId="482ADA7D"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A486856" w14:textId="77777777" w:rsidR="008A5E4E" w:rsidRDefault="0065745B">
            <w:pPr>
              <w:pStyle w:val="thTableStyle-TablestyleAltRows-HeadE-Column-Header1"/>
              <w:shd w:val="clear" w:color="auto" w:fill="D3D3D3"/>
            </w:pPr>
            <w:r>
              <w:rPr>
                <w:shd w:val="clear" w:color="auto" w:fill="D3D3D3"/>
              </w:rPr>
              <w:t>Type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6D785AE" w14:textId="77777777" w:rsidR="008A5E4E" w:rsidRDefault="0065745B">
            <w:pPr>
              <w:pStyle w:val="thTableStyle-TablestyleAltRows-HeadE-Column-Header1"/>
              <w:shd w:val="clear" w:color="auto" w:fill="D3D3D3"/>
            </w:pPr>
            <w:r>
              <w:rPr>
                <w:shd w:val="clear" w:color="auto" w:fill="D3D3D3"/>
              </w:rPr>
              <w:t>Description</w:t>
            </w:r>
          </w:p>
        </w:tc>
        <w:tc>
          <w:tcPr>
            <w:tcW w:w="0" w:type="auto"/>
            <w:tcBorders>
              <w:bottom w:val="double" w:sz="3" w:space="0" w:color="000000"/>
            </w:tcBorders>
            <w:shd w:val="clear" w:color="auto" w:fill="D3D3D3"/>
            <w:tcMar>
              <w:top w:w="45" w:type="dxa"/>
              <w:left w:w="45" w:type="dxa"/>
              <w:bottom w:w="45" w:type="dxa"/>
              <w:right w:w="45" w:type="dxa"/>
            </w:tcMar>
          </w:tcPr>
          <w:p w14:paraId="25304745" w14:textId="77777777" w:rsidR="008A5E4E" w:rsidRDefault="0065745B">
            <w:pPr>
              <w:pStyle w:val="thTableStyle-TablestyleAltRows-HeadD-Column-Header1"/>
              <w:shd w:val="clear" w:color="auto" w:fill="D3D3D3"/>
            </w:pPr>
            <w:r>
              <w:rPr>
                <w:shd w:val="clear" w:color="auto" w:fill="D3D3D3"/>
              </w:rPr>
              <w:t>Length in bits</w:t>
            </w:r>
          </w:p>
        </w:tc>
      </w:tr>
      <w:tr w:rsidR="008A5E4E" w14:paraId="7B8F1887"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2F0CBEA2" w14:textId="77777777" w:rsidR="008A5E4E" w:rsidRDefault="0065745B">
            <w:pPr>
              <w:pStyle w:val="tdTableStyle-TablestyleAltRows-BodyE-Column-Body1"/>
            </w:pPr>
            <w:r>
              <w:rPr>
                <w:rStyle w:val="code"/>
              </w:rPr>
              <w:t>roimg</w:t>
            </w:r>
          </w:p>
        </w:tc>
        <w:tc>
          <w:tcPr>
            <w:tcW w:w="0" w:type="auto"/>
            <w:tcBorders>
              <w:bottom w:val="single" w:sz="6" w:space="0" w:color="000000"/>
              <w:right w:val="single" w:sz="6" w:space="0" w:color="000000"/>
            </w:tcBorders>
            <w:tcMar>
              <w:top w:w="45" w:type="dxa"/>
              <w:left w:w="45" w:type="dxa"/>
              <w:bottom w:w="45" w:type="dxa"/>
              <w:right w:w="45" w:type="dxa"/>
            </w:tcMar>
          </w:tcPr>
          <w:p w14:paraId="16FA22CC" w14:textId="77777777" w:rsidR="008A5E4E" w:rsidRDefault="0065745B">
            <w:pPr>
              <w:pStyle w:val="tdTableStyle-TablestyleAltRows-BodyE-Column-Body1"/>
            </w:pPr>
            <w:r>
              <w:t>Read-only image handle</w:t>
            </w:r>
          </w:p>
        </w:tc>
        <w:tc>
          <w:tcPr>
            <w:tcW w:w="0" w:type="auto"/>
            <w:tcBorders>
              <w:bottom w:val="single" w:sz="6" w:space="0" w:color="000000"/>
            </w:tcBorders>
            <w:tcMar>
              <w:top w:w="45" w:type="dxa"/>
              <w:left w:w="45" w:type="dxa"/>
              <w:bottom w:w="45" w:type="dxa"/>
              <w:right w:w="45" w:type="dxa"/>
            </w:tcMar>
          </w:tcPr>
          <w:p w14:paraId="1515ACB3" w14:textId="77777777" w:rsidR="008A5E4E" w:rsidRDefault="0065745B">
            <w:pPr>
              <w:pStyle w:val="tdTableStyle-TablestyleAltRows-BodyD-Column-Body1"/>
            </w:pPr>
            <w:r>
              <w:t>64</w:t>
            </w:r>
          </w:p>
        </w:tc>
      </w:tr>
      <w:tr w:rsidR="008A5E4E" w14:paraId="4F6E97A6"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BACFA84" w14:textId="77777777" w:rsidR="008A5E4E" w:rsidRDefault="0065745B">
            <w:pPr>
              <w:pStyle w:val="tdTableStyle-TablestyleAltRows-BodyE-Column-Body2"/>
              <w:shd w:val="clear" w:color="auto" w:fill="D3D3D3"/>
            </w:pPr>
            <w:r>
              <w:rPr>
                <w:rStyle w:val="code"/>
                <w:shd w:val="clear" w:color="auto" w:fill="D3D3D3"/>
              </w:rPr>
              <w:t>woimg</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6135D03" w14:textId="77777777" w:rsidR="008A5E4E" w:rsidRDefault="0065745B">
            <w:pPr>
              <w:pStyle w:val="tdTableStyle-TablestyleAltRows-BodyE-Column-Body2"/>
              <w:shd w:val="clear" w:color="auto" w:fill="D3D3D3"/>
            </w:pPr>
            <w:r>
              <w:rPr>
                <w:shd w:val="clear" w:color="auto" w:fill="D3D3D3"/>
              </w:rPr>
              <w:t>Write-only image handle</w:t>
            </w:r>
          </w:p>
        </w:tc>
        <w:tc>
          <w:tcPr>
            <w:tcW w:w="0" w:type="auto"/>
            <w:tcBorders>
              <w:bottom w:val="single" w:sz="6" w:space="0" w:color="000000"/>
            </w:tcBorders>
            <w:shd w:val="clear" w:color="auto" w:fill="D3D3D3"/>
            <w:tcMar>
              <w:top w:w="45" w:type="dxa"/>
              <w:left w:w="45" w:type="dxa"/>
              <w:bottom w:w="45" w:type="dxa"/>
              <w:right w:w="45" w:type="dxa"/>
            </w:tcMar>
          </w:tcPr>
          <w:p w14:paraId="5FE42BBB" w14:textId="77777777" w:rsidR="008A5E4E" w:rsidRDefault="0065745B">
            <w:pPr>
              <w:pStyle w:val="tdTableStyle-TablestyleAltRows-BodyD-Column-Body2"/>
              <w:shd w:val="clear" w:color="auto" w:fill="D3D3D3"/>
            </w:pPr>
            <w:r>
              <w:rPr>
                <w:shd w:val="clear" w:color="auto" w:fill="D3D3D3"/>
              </w:rPr>
              <w:t>64</w:t>
            </w:r>
          </w:p>
        </w:tc>
      </w:tr>
      <w:tr w:rsidR="008A5E4E" w14:paraId="52E2C6DA"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0BC98AA" w14:textId="77777777" w:rsidR="008A5E4E" w:rsidRDefault="0065745B">
            <w:pPr>
              <w:pStyle w:val="tdTableStyle-TablestyleAltRows-BodyE-Column-Body1"/>
            </w:pPr>
            <w:r>
              <w:rPr>
                <w:rStyle w:val="code"/>
              </w:rPr>
              <w:t>rwimg</w:t>
            </w:r>
          </w:p>
        </w:tc>
        <w:tc>
          <w:tcPr>
            <w:tcW w:w="0" w:type="auto"/>
            <w:tcBorders>
              <w:bottom w:val="single" w:sz="6" w:space="0" w:color="000000"/>
              <w:right w:val="single" w:sz="6" w:space="0" w:color="000000"/>
            </w:tcBorders>
            <w:tcMar>
              <w:top w:w="45" w:type="dxa"/>
              <w:left w:w="45" w:type="dxa"/>
              <w:bottom w:w="45" w:type="dxa"/>
              <w:right w:w="45" w:type="dxa"/>
            </w:tcMar>
          </w:tcPr>
          <w:p w14:paraId="3E399809" w14:textId="77777777" w:rsidR="008A5E4E" w:rsidRDefault="0065745B">
            <w:pPr>
              <w:pStyle w:val="tdTableStyle-TablestyleAltRows-BodyE-Column-Body1"/>
            </w:pPr>
            <w:r>
              <w:t>Read-write image handle</w:t>
            </w:r>
          </w:p>
        </w:tc>
        <w:tc>
          <w:tcPr>
            <w:tcW w:w="0" w:type="auto"/>
            <w:tcBorders>
              <w:bottom w:val="single" w:sz="6" w:space="0" w:color="000000"/>
            </w:tcBorders>
            <w:tcMar>
              <w:top w:w="45" w:type="dxa"/>
              <w:left w:w="45" w:type="dxa"/>
              <w:bottom w:w="45" w:type="dxa"/>
              <w:right w:w="45" w:type="dxa"/>
            </w:tcMar>
          </w:tcPr>
          <w:p w14:paraId="428A68C9" w14:textId="77777777" w:rsidR="008A5E4E" w:rsidRDefault="0065745B">
            <w:pPr>
              <w:pStyle w:val="tdTableStyle-TablestyleAltRows-BodyD-Column-Body1"/>
            </w:pPr>
            <w:r>
              <w:t>64</w:t>
            </w:r>
          </w:p>
        </w:tc>
      </w:tr>
      <w:tr w:rsidR="008A5E4E" w14:paraId="42CF93D4"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0F37F3F" w14:textId="77777777" w:rsidR="008A5E4E" w:rsidRDefault="0065745B">
            <w:pPr>
              <w:pStyle w:val="tdTableStyle-TablestyleAltRows-BodyE-Column-Body2"/>
              <w:shd w:val="clear" w:color="auto" w:fill="D3D3D3"/>
            </w:pPr>
            <w:r>
              <w:rPr>
                <w:rStyle w:val="code"/>
                <w:shd w:val="clear" w:color="auto" w:fill="D3D3D3"/>
              </w:rPr>
              <w:t>samp</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8657CDC" w14:textId="77777777" w:rsidR="008A5E4E" w:rsidRDefault="0065745B">
            <w:pPr>
              <w:pStyle w:val="tdTableStyle-TablestyleAltRows-BodyE-Column-Body2"/>
              <w:shd w:val="clear" w:color="auto" w:fill="D3D3D3"/>
            </w:pPr>
            <w:r>
              <w:rPr>
                <w:shd w:val="clear" w:color="auto" w:fill="D3D3D3"/>
              </w:rPr>
              <w:t>Sampler handle</w:t>
            </w:r>
          </w:p>
        </w:tc>
        <w:tc>
          <w:tcPr>
            <w:tcW w:w="0" w:type="auto"/>
            <w:tcBorders>
              <w:bottom w:val="single" w:sz="6" w:space="0" w:color="000000"/>
            </w:tcBorders>
            <w:shd w:val="clear" w:color="auto" w:fill="D3D3D3"/>
            <w:tcMar>
              <w:top w:w="45" w:type="dxa"/>
              <w:left w:w="45" w:type="dxa"/>
              <w:bottom w:w="45" w:type="dxa"/>
              <w:right w:w="45" w:type="dxa"/>
            </w:tcMar>
          </w:tcPr>
          <w:p w14:paraId="6873F01E" w14:textId="77777777" w:rsidR="008A5E4E" w:rsidRDefault="0065745B">
            <w:pPr>
              <w:pStyle w:val="tdTableStyle-TablestyleAltRows-BodyD-Column-Body2"/>
              <w:shd w:val="clear" w:color="auto" w:fill="D3D3D3"/>
            </w:pPr>
            <w:r>
              <w:rPr>
                <w:shd w:val="clear" w:color="auto" w:fill="D3D3D3"/>
              </w:rPr>
              <w:t>64</w:t>
            </w:r>
          </w:p>
        </w:tc>
      </w:tr>
      <w:tr w:rsidR="008A5E4E" w14:paraId="2EE37E9C"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3066F931" w14:textId="77777777" w:rsidR="008A5E4E" w:rsidRDefault="0065745B">
            <w:pPr>
              <w:pStyle w:val="tdTableStyle-TablestyleAltRows-BodyE-Column-Body1"/>
            </w:pPr>
            <w:r>
              <w:rPr>
                <w:rStyle w:val="code"/>
              </w:rPr>
              <w:t>sig32</w:t>
            </w:r>
          </w:p>
        </w:tc>
        <w:tc>
          <w:tcPr>
            <w:tcW w:w="0" w:type="auto"/>
            <w:tcBorders>
              <w:bottom w:val="single" w:sz="6" w:space="0" w:color="000000"/>
              <w:right w:val="single" w:sz="6" w:space="0" w:color="000000"/>
            </w:tcBorders>
            <w:tcMar>
              <w:top w:w="45" w:type="dxa"/>
              <w:left w:w="45" w:type="dxa"/>
              <w:bottom w:w="45" w:type="dxa"/>
              <w:right w:w="45" w:type="dxa"/>
            </w:tcMar>
          </w:tcPr>
          <w:p w14:paraId="7972AA15" w14:textId="77777777" w:rsidR="008A5E4E" w:rsidRDefault="0065745B">
            <w:pPr>
              <w:pStyle w:val="tdTableStyle-TablestyleAltRows-BodyE-Column-Body1"/>
            </w:pPr>
            <w:r>
              <w:t>Signal handle for signal with 32 bit signal value</w:t>
            </w:r>
          </w:p>
        </w:tc>
        <w:tc>
          <w:tcPr>
            <w:tcW w:w="0" w:type="auto"/>
            <w:tcBorders>
              <w:bottom w:val="single" w:sz="6" w:space="0" w:color="000000"/>
            </w:tcBorders>
            <w:tcMar>
              <w:top w:w="45" w:type="dxa"/>
              <w:left w:w="45" w:type="dxa"/>
              <w:bottom w:w="45" w:type="dxa"/>
              <w:right w:w="45" w:type="dxa"/>
            </w:tcMar>
          </w:tcPr>
          <w:p w14:paraId="3EF3ED4D" w14:textId="77777777" w:rsidR="008A5E4E" w:rsidRDefault="0065745B">
            <w:pPr>
              <w:pStyle w:val="tdTableStyle-TablestyleAltRows-BodyD-Column-Body1"/>
            </w:pPr>
            <w:r>
              <w:t>64</w:t>
            </w:r>
          </w:p>
        </w:tc>
      </w:tr>
      <w:tr w:rsidR="008A5E4E" w14:paraId="1059155F"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687D0621" w14:textId="77777777" w:rsidR="008A5E4E" w:rsidRDefault="0065745B">
            <w:pPr>
              <w:pStyle w:val="tdTableStyle-TablestyleAltRows-BodyB-Column-Body2"/>
              <w:shd w:val="clear" w:color="auto" w:fill="D3D3D3"/>
            </w:pPr>
            <w:r>
              <w:rPr>
                <w:rStyle w:val="code"/>
                <w:shd w:val="clear" w:color="auto" w:fill="D3D3D3"/>
              </w:rPr>
              <w:t>sig64</w:t>
            </w:r>
          </w:p>
        </w:tc>
        <w:tc>
          <w:tcPr>
            <w:tcW w:w="0" w:type="auto"/>
            <w:tcBorders>
              <w:right w:val="single" w:sz="6" w:space="0" w:color="000000"/>
            </w:tcBorders>
            <w:shd w:val="clear" w:color="auto" w:fill="D3D3D3"/>
            <w:tcMar>
              <w:top w:w="45" w:type="dxa"/>
              <w:left w:w="45" w:type="dxa"/>
              <w:bottom w:w="45" w:type="dxa"/>
              <w:right w:w="45" w:type="dxa"/>
            </w:tcMar>
          </w:tcPr>
          <w:p w14:paraId="1F610991" w14:textId="77777777" w:rsidR="008A5E4E" w:rsidRDefault="0065745B">
            <w:pPr>
              <w:pStyle w:val="tdTableStyle-TablestyleAltRows-BodyB-Column-Body2"/>
              <w:shd w:val="clear" w:color="auto" w:fill="D3D3D3"/>
            </w:pPr>
            <w:r>
              <w:rPr>
                <w:shd w:val="clear" w:color="auto" w:fill="D3D3D3"/>
              </w:rPr>
              <w:t>Signal handle for signal with 64 bit signal value</w:t>
            </w:r>
          </w:p>
        </w:tc>
        <w:tc>
          <w:tcPr>
            <w:tcW w:w="0" w:type="auto"/>
            <w:shd w:val="clear" w:color="auto" w:fill="D3D3D3"/>
            <w:tcMar>
              <w:top w:w="45" w:type="dxa"/>
              <w:left w:w="45" w:type="dxa"/>
              <w:bottom w:w="45" w:type="dxa"/>
              <w:right w:w="45" w:type="dxa"/>
            </w:tcMar>
          </w:tcPr>
          <w:p w14:paraId="68B8B087" w14:textId="77777777" w:rsidR="008A5E4E" w:rsidRDefault="0065745B">
            <w:pPr>
              <w:pStyle w:val="tdTableStyle-TablestyleAltRows-BodyA-Column-Body2"/>
              <w:shd w:val="clear" w:color="auto" w:fill="D3D3D3"/>
            </w:pPr>
            <w:r>
              <w:rPr>
                <w:shd w:val="clear" w:color="auto" w:fill="D3D3D3"/>
              </w:rPr>
              <w:t>64</w:t>
            </w:r>
          </w:p>
        </w:tc>
      </w:tr>
    </w:tbl>
    <w:p w14:paraId="44958752" w14:textId="77777777" w:rsidR="008A5E4E" w:rsidRDefault="008A5E4E">
      <w:pPr>
        <w:spacing w:after="240"/>
      </w:pPr>
    </w:p>
    <w:p w14:paraId="37753C44" w14:textId="0FA67C41" w:rsidR="008A5E4E" w:rsidRDefault="0065745B">
      <w:pPr>
        <w:pStyle w:val="p"/>
      </w:pPr>
      <w:r>
        <w:t>An opaque type has a fixed size, but its representation is implementation</w:t>
      </w:r>
      <w:r w:rsidR="00D84E15">
        <w:t xml:space="preserve"> </w:t>
      </w:r>
      <w:r>
        <w:t>defined.</w:t>
      </w:r>
    </w:p>
    <w:p w14:paraId="2795D0A0" w14:textId="77777777" w:rsidR="008A5E4E" w:rsidRDefault="0065745B">
      <w:pPr>
        <w:pStyle w:val="p"/>
      </w:pPr>
      <w:r>
        <w:t>The image handle (</w:t>
      </w:r>
      <w:r>
        <w:rPr>
          <w:rStyle w:val="code1"/>
        </w:rPr>
        <w:t>roimg</w:t>
      </w:r>
      <w:r>
        <w:t xml:space="preserve">, </w:t>
      </w:r>
      <w:r>
        <w:rPr>
          <w:rStyle w:val="code1"/>
        </w:rPr>
        <w:t>woimg</w:t>
      </w:r>
      <w:r>
        <w:t xml:space="preserve">, </w:t>
      </w:r>
      <w:r>
        <w:rPr>
          <w:rStyle w:val="code1"/>
        </w:rPr>
        <w:t>rwimg</w:t>
      </w:r>
      <w:r>
        <w:t>) and sampler handle (</w:t>
      </w:r>
      <w:r>
        <w:rPr>
          <w:rStyle w:val="code1"/>
        </w:rPr>
        <w:t>samp</w:t>
      </w:r>
      <w:r>
        <w:t xml:space="preserve">) types are only supported if the "IMAGE" extension directive has been specified (see </w:t>
      </w:r>
      <w:r>
        <w:rPr>
          <w:rStyle w:val="xref1"/>
        </w:rPr>
        <w:t>13.1.2. extension IMAGE (</w:t>
      </w:r>
      <w:r w:rsidR="009A76EE" w:rsidRPr="008A5E4E">
        <w:fldChar w:fldCharType="begin"/>
      </w:r>
      <w:r w:rsidR="008A5E4E">
        <w:instrText xml:space="preserve"> PAGEREF _Ref1678004614 \p \h  \* MERGEFORMAT </w:instrText>
      </w:r>
      <w:r w:rsidR="009A76EE" w:rsidRPr="008A5E4E">
        <w:fldChar w:fldCharType="separate"/>
      </w:r>
      <w:r w:rsidR="00533AF0" w:rsidRPr="00533AF0">
        <w:rPr>
          <w:rStyle w:val="xref1"/>
          <w:noProof/>
        </w:rPr>
        <w:t>on</w:t>
      </w:r>
      <w:r w:rsidR="00533AF0">
        <w:rPr>
          <w:noProof/>
        </w:rPr>
        <w:t xml:space="preserve"> page 284</w:t>
      </w:r>
      <w:r w:rsidR="009A76EE" w:rsidRPr="008A5E4E">
        <w:rPr>
          <w:rStyle w:val="xref1"/>
        </w:rPr>
        <w:fldChar w:fldCharType="end"/>
      </w:r>
      <w:r>
        <w:rPr>
          <w:rStyle w:val="xref1"/>
        </w:rPr>
        <w:t>)</w:t>
      </w:r>
      <w:r>
        <w:t>). This includes segment variable declarations, segment variable definitions and operations.</w:t>
      </w:r>
    </w:p>
    <w:p w14:paraId="39714E63" w14:textId="77777777" w:rsidR="008A5E4E" w:rsidRDefault="0065745B">
      <w:pPr>
        <w:pStyle w:val="p"/>
      </w:pPr>
      <w:r>
        <w:t>The signal handle type for signals with a 64-bit signal value (</w:t>
      </w:r>
      <w:r>
        <w:rPr>
          <w:rStyle w:val="code1"/>
        </w:rPr>
        <w:t>sig64</w:t>
      </w:r>
      <w:r>
        <w:t>) is not supported by the small machine model, and the signal handle type for signals with a 32-bit signal value (</w:t>
      </w:r>
      <w:r>
        <w:rPr>
          <w:rStyle w:val="code1"/>
        </w:rPr>
        <w:t>sig32</w:t>
      </w:r>
      <w:r>
        <w:t xml:space="preserve">) is not supported by the large machine model (see </w:t>
      </w:r>
      <w:r>
        <w:rPr>
          <w:rStyle w:val="xref1"/>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 This includes segment variable declarations, segment variable definitions and operations.</w:t>
      </w:r>
    </w:p>
    <w:p w14:paraId="4AD8F1A6" w14:textId="77777777" w:rsidR="008A5E4E" w:rsidRDefault="0065745B">
      <w:pPr>
        <w:pStyle w:val="pNoPageBreakAfter"/>
      </w:pPr>
      <w:r>
        <w:t>For more information see:</w:t>
      </w:r>
    </w:p>
    <w:p w14:paraId="7FBB444B" w14:textId="77777777" w:rsidR="008A5E4E" w:rsidRDefault="0065745B">
      <w:pPr>
        <w:pStyle w:val="li"/>
        <w:numPr>
          <w:ilvl w:val="0"/>
          <w:numId w:val="76"/>
        </w:numPr>
        <w:spacing w:before="320"/>
        <w:ind w:left="600"/>
      </w:pPr>
      <w:r>
        <w:rPr>
          <w:rStyle w:val="xref1"/>
        </w:rPr>
        <w:t>7.1.7. Image Creation and Image Handles (</w:t>
      </w:r>
      <w:r w:rsidR="009A76EE" w:rsidRPr="008A5E4E">
        <w:fldChar w:fldCharType="begin"/>
      </w:r>
      <w:r w:rsidR="008A5E4E">
        <w:instrText xml:space="preserve"> PAGEREF _Ref163910260 \p \h  \* MERGEFORMAT </w:instrText>
      </w:r>
      <w:r w:rsidR="009A76EE" w:rsidRPr="008A5E4E">
        <w:fldChar w:fldCharType="separate"/>
      </w:r>
      <w:r w:rsidR="00533AF0" w:rsidRPr="00533AF0">
        <w:rPr>
          <w:rStyle w:val="xref1"/>
          <w:noProof/>
        </w:rPr>
        <w:t>on</w:t>
      </w:r>
      <w:r w:rsidR="00533AF0">
        <w:rPr>
          <w:noProof/>
        </w:rPr>
        <w:t xml:space="preserve"> page 208</w:t>
      </w:r>
      <w:r w:rsidR="009A76EE" w:rsidRPr="008A5E4E">
        <w:rPr>
          <w:rStyle w:val="xref1"/>
        </w:rPr>
        <w:fldChar w:fldCharType="end"/>
      </w:r>
      <w:r>
        <w:rPr>
          <w:rStyle w:val="xref1"/>
        </w:rPr>
        <w:t>)</w:t>
      </w:r>
    </w:p>
    <w:p w14:paraId="4E37ED07" w14:textId="77777777" w:rsidR="008A5E4E" w:rsidRDefault="0065745B">
      <w:pPr>
        <w:pStyle w:val="li"/>
        <w:numPr>
          <w:ilvl w:val="0"/>
          <w:numId w:val="76"/>
        </w:numPr>
        <w:ind w:left="600"/>
      </w:pPr>
      <w:r>
        <w:rPr>
          <w:rStyle w:val="xref1"/>
        </w:rPr>
        <w:t>7.1.8. Sampler Creation and Sampler Handles (</w:t>
      </w:r>
      <w:r w:rsidR="009A76EE" w:rsidRPr="008A5E4E">
        <w:fldChar w:fldCharType="begin"/>
      </w:r>
      <w:r w:rsidR="008A5E4E">
        <w:instrText xml:space="preserve"> PAGEREF _Ref657417699 \p \h  \* MERGEFORMAT </w:instrText>
      </w:r>
      <w:r w:rsidR="009A76EE" w:rsidRPr="008A5E4E">
        <w:fldChar w:fldCharType="separate"/>
      </w:r>
      <w:r w:rsidR="00533AF0" w:rsidRPr="00533AF0">
        <w:rPr>
          <w:rStyle w:val="xref1"/>
          <w:noProof/>
        </w:rPr>
        <w:t>on</w:t>
      </w:r>
      <w:r w:rsidR="00533AF0">
        <w:rPr>
          <w:noProof/>
        </w:rPr>
        <w:t xml:space="preserve"> page 211</w:t>
      </w:r>
      <w:r w:rsidR="009A76EE" w:rsidRPr="008A5E4E">
        <w:rPr>
          <w:rStyle w:val="xref1"/>
        </w:rPr>
        <w:fldChar w:fldCharType="end"/>
      </w:r>
      <w:r>
        <w:rPr>
          <w:rStyle w:val="xref1"/>
        </w:rPr>
        <w:t>)</w:t>
      </w:r>
    </w:p>
    <w:p w14:paraId="149B5EB5" w14:textId="50CFBEF3" w:rsidR="00A62B3A" w:rsidRDefault="0065745B" w:rsidP="000D7AF4">
      <w:pPr>
        <w:pStyle w:val="li"/>
        <w:numPr>
          <w:ilvl w:val="0"/>
          <w:numId w:val="76"/>
        </w:numPr>
        <w:spacing w:after="320"/>
        <w:ind w:left="600"/>
      </w:pPr>
      <w:r>
        <w:rPr>
          <w:rStyle w:val="xref1"/>
        </w:rPr>
        <w:t>6.8. Notification (signal) Operations (</w:t>
      </w:r>
      <w:r w:rsidR="009A76EE" w:rsidRPr="008A5E4E">
        <w:fldChar w:fldCharType="begin"/>
      </w:r>
      <w:r w:rsidR="008A5E4E">
        <w:instrText xml:space="preserve"> PAGEREF _Ref-338720175 \p \h  \* MERGEFORMAT </w:instrText>
      </w:r>
      <w:r w:rsidR="009A76EE" w:rsidRPr="008A5E4E">
        <w:fldChar w:fldCharType="separate"/>
      </w:r>
      <w:r w:rsidR="00533AF0" w:rsidRPr="00533AF0">
        <w:rPr>
          <w:rStyle w:val="xref1"/>
          <w:noProof/>
        </w:rPr>
        <w:t>on</w:t>
      </w:r>
      <w:r w:rsidR="00533AF0">
        <w:rPr>
          <w:noProof/>
        </w:rPr>
        <w:t xml:space="preserve"> page 183</w:t>
      </w:r>
      <w:r w:rsidR="009A76EE" w:rsidRPr="008A5E4E">
        <w:rPr>
          <w:rStyle w:val="xref1"/>
        </w:rPr>
        <w:fldChar w:fldCharType="end"/>
      </w:r>
      <w:r>
        <w:rPr>
          <w:rStyle w:val="xref1"/>
        </w:rPr>
        <w:t>)</w:t>
      </w:r>
    </w:p>
    <w:p w14:paraId="28166585" w14:textId="73FAFF8A" w:rsidR="00A62B3A" w:rsidRDefault="00A62B3A" w:rsidP="00A62B3A">
      <w:pPr>
        <w:pStyle w:val="h3"/>
      </w:pPr>
      <w:bookmarkStart w:id="392" w:name="_Toc396034176"/>
      <w:r>
        <w:lastRenderedPageBreak/>
        <w:t>4.13.4 Array Data Types</w:t>
      </w:r>
    </w:p>
    <w:p w14:paraId="7F2A481E" w14:textId="31290948" w:rsidR="00A62B3A" w:rsidRDefault="00A62B3A" w:rsidP="00B40BE0">
      <w:pPr>
        <w:pStyle w:val="pNoPageBreakAfter"/>
      </w:pPr>
      <w:r>
        <w:t>HSAIL also has array types</w:t>
      </w:r>
      <w:r w:rsidR="003238BE">
        <w:t>. An array</w:t>
      </w:r>
      <w:r>
        <w:t xml:space="preserve"> </w:t>
      </w:r>
      <w:r w:rsidR="003238BE">
        <w:t>has</w:t>
      </w:r>
      <w:r>
        <w:t xml:space="preserve"> a fixed number of contiguous elements all of the same </w:t>
      </w:r>
      <w:r w:rsidR="003238BE">
        <w:t xml:space="preserve">array </w:t>
      </w:r>
      <w:r>
        <w:t xml:space="preserve">element type. The </w:t>
      </w:r>
      <w:r w:rsidR="003238BE">
        <w:t xml:space="preserve">array </w:t>
      </w:r>
      <w:r>
        <w:t xml:space="preserve">element type can be any type except an array type or </w:t>
      </w:r>
      <w:r w:rsidRPr="00B40BE0">
        <w:rPr>
          <w:rFonts w:ascii="Courier New" w:hAnsi="Courier New" w:cs="Courier New"/>
          <w:sz w:val="20"/>
          <w:szCs w:val="20"/>
        </w:rPr>
        <w:t>b1</w:t>
      </w:r>
      <w:r>
        <w:t xml:space="preserve">. </w:t>
      </w:r>
      <w:r w:rsidR="007557D4">
        <w:t xml:space="preserve">The size of the array type is the size of the array element type multiplied by the </w:t>
      </w:r>
      <w:r w:rsidR="003238BE">
        <w:t>number of elements in</w:t>
      </w:r>
      <w:r w:rsidR="007557D4">
        <w:t xml:space="preserve"> the ar</w:t>
      </w:r>
      <w:r w:rsidR="003238BE">
        <w:t>r</w:t>
      </w:r>
      <w:r w:rsidR="007557D4">
        <w:t>ay.</w:t>
      </w:r>
    </w:p>
    <w:p w14:paraId="06959F9F" w14:textId="77777777" w:rsidR="008A5E4E" w:rsidRDefault="0065745B">
      <w:pPr>
        <w:pStyle w:val="h2"/>
      </w:pPr>
      <w:r>
        <w:t xml:space="preserve">4.14 </w:t>
      </w:r>
      <w:bookmarkStart w:id="393" w:name="_Ref1794149818"/>
      <w:r>
        <w:t>Packing Controls for Packed Data</w:t>
      </w:r>
      <w:bookmarkEnd w:id="392"/>
      <w:bookmarkEnd w:id="393"/>
    </w:p>
    <w:p w14:paraId="35194EE2" w14:textId="77777777" w:rsidR="008A5E4E" w:rsidRDefault="0065745B">
      <w:pPr>
        <w:pStyle w:val="p"/>
      </w:pPr>
      <w:r>
        <w:t xml:space="preserve">Certain HSAIL operations operate on packed data. Packed data allows multiple small values to be treated as a single object. For example, the </w:t>
      </w:r>
      <w:r>
        <w:rPr>
          <w:rStyle w:val="code1"/>
        </w:rPr>
        <w:t>u8x4</w:t>
      </w:r>
      <w:r>
        <w:t xml:space="preserve"> data type uses 32 bits to hold four unsigned 8-bit bytes.</w:t>
      </w:r>
    </w:p>
    <w:p w14:paraId="26F40FD1" w14:textId="77777777" w:rsidR="008A5E4E" w:rsidRDefault="0065745B">
      <w:pPr>
        <w:pStyle w:val="p"/>
      </w:pPr>
      <w:r>
        <w:t>Operations on packed data have both a data type and a packing control. The packing control indicates how the operation selects elements.</w:t>
      </w:r>
    </w:p>
    <w:p w14:paraId="7C0F84FC" w14:textId="77777777" w:rsidR="008A5E4E" w:rsidRDefault="0065745B">
      <w:pPr>
        <w:pStyle w:val="p"/>
      </w:pPr>
      <w:r>
        <w:t xml:space="preserve">See </w:t>
      </w:r>
      <w:r>
        <w:rPr>
          <w:rStyle w:val="xref1"/>
        </w:rPr>
        <w:t>4.13.2. Packed Data Types (</w:t>
      </w:r>
      <w:r w:rsidR="009A76EE" w:rsidRPr="008A5E4E">
        <w:fldChar w:fldCharType="begin"/>
      </w:r>
      <w:r w:rsidR="008A5E4E">
        <w:instrText xml:space="preserve"> PAGEREF _Ref1300675588 \p \h  \* MERGEFORMAT </w:instrText>
      </w:r>
      <w:r w:rsidR="009A76EE" w:rsidRPr="008A5E4E">
        <w:fldChar w:fldCharType="separate"/>
      </w:r>
      <w:r w:rsidR="00533AF0" w:rsidRPr="00533AF0">
        <w:rPr>
          <w:rStyle w:val="xref1"/>
          <w:noProof/>
        </w:rPr>
        <w:t>on</w:t>
      </w:r>
      <w:r w:rsidR="00533AF0">
        <w:rPr>
          <w:noProof/>
        </w:rPr>
        <w:t xml:space="preserve"> page 79</w:t>
      </w:r>
      <w:r w:rsidR="009A76EE" w:rsidRPr="008A5E4E">
        <w:rPr>
          <w:rStyle w:val="xref1"/>
        </w:rPr>
        <w:fldChar w:fldCharType="end"/>
      </w:r>
      <w:r>
        <w:rPr>
          <w:rStyle w:val="xref1"/>
        </w:rPr>
        <w:t>)</w:t>
      </w:r>
      <w:r>
        <w:t xml:space="preserve">. </w:t>
      </w:r>
    </w:p>
    <w:p w14:paraId="7A6DC35C" w14:textId="77777777" w:rsidR="008A5E4E" w:rsidRDefault="0065745B">
      <w:pPr>
        <w:pStyle w:val="p"/>
      </w:pPr>
      <w:r>
        <w:t xml:space="preserve">The packing controls differ depending on whether an operation has one source input or two. </w:t>
      </w:r>
    </w:p>
    <w:p w14:paraId="5FEC9E86" w14:textId="77777777" w:rsidR="008A5E4E" w:rsidRDefault="0065745B">
      <w:pPr>
        <w:pStyle w:val="p"/>
      </w:pPr>
      <w:r>
        <w:t>See the tables below.</w:t>
      </w:r>
    </w:p>
    <w:p w14:paraId="138A6F7F" w14:textId="77777777" w:rsidR="008A5E4E" w:rsidRDefault="0065745B">
      <w:pPr>
        <w:pStyle w:val="pTableTitle"/>
      </w:pPr>
      <w:bookmarkStart w:id="394" w:name="_ListOf91"/>
      <w:r>
        <w:t>Table 4–5 Packing Controls for Operations With One Source Input</w:t>
      </w:r>
    </w:p>
    <w:bookmarkEnd w:id="394"/>
    <w:p w14:paraId="40E4156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742"/>
        <w:gridCol w:w="8378"/>
      </w:tblGrid>
      <w:tr w:rsidR="008A5E4E" w14:paraId="5993AF1E"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91702F1" w14:textId="77777777" w:rsidR="008A5E4E" w:rsidRDefault="0065745B">
            <w:pPr>
              <w:pStyle w:val="thTableStyle-TablestyleAltRows-HeadE-Column-Header1"/>
              <w:shd w:val="clear" w:color="auto" w:fill="D3D3D3"/>
            </w:pPr>
            <w:r>
              <w:rPr>
                <w:shd w:val="clear" w:color="auto" w:fill="D3D3D3"/>
              </w:rPr>
              <w:t>Control</w:t>
            </w:r>
          </w:p>
        </w:tc>
        <w:tc>
          <w:tcPr>
            <w:tcW w:w="0" w:type="auto"/>
            <w:tcBorders>
              <w:bottom w:val="double" w:sz="3" w:space="0" w:color="000000"/>
            </w:tcBorders>
            <w:shd w:val="clear" w:color="auto" w:fill="D3D3D3"/>
            <w:tcMar>
              <w:top w:w="45" w:type="dxa"/>
              <w:left w:w="45" w:type="dxa"/>
              <w:bottom w:w="45" w:type="dxa"/>
              <w:right w:w="45" w:type="dxa"/>
            </w:tcMar>
          </w:tcPr>
          <w:p w14:paraId="52D89331" w14:textId="77777777" w:rsidR="008A5E4E" w:rsidRDefault="0065745B">
            <w:pPr>
              <w:pStyle w:val="thTableStyle-TablestyleAltRows-HeadD-Column-Header1"/>
              <w:shd w:val="clear" w:color="auto" w:fill="D3D3D3"/>
            </w:pPr>
            <w:r>
              <w:rPr>
                <w:shd w:val="clear" w:color="auto" w:fill="D3D3D3"/>
              </w:rPr>
              <w:t>Description</w:t>
            </w:r>
          </w:p>
        </w:tc>
      </w:tr>
      <w:tr w:rsidR="008A5E4E" w14:paraId="41E953A2"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1B1F675" w14:textId="77777777" w:rsidR="008A5E4E" w:rsidRDefault="0065745B">
            <w:pPr>
              <w:pStyle w:val="tdTableStyle-TablestyleAltRows-BodyE-Column-Body1"/>
            </w:pPr>
            <w:r>
              <w:rPr>
                <w:rStyle w:val="code"/>
              </w:rPr>
              <w:t>p</w:t>
            </w:r>
          </w:p>
        </w:tc>
        <w:tc>
          <w:tcPr>
            <w:tcW w:w="0" w:type="auto"/>
            <w:tcBorders>
              <w:bottom w:val="single" w:sz="6" w:space="0" w:color="000000"/>
            </w:tcBorders>
            <w:tcMar>
              <w:top w:w="45" w:type="dxa"/>
              <w:left w:w="45" w:type="dxa"/>
              <w:bottom w:w="45" w:type="dxa"/>
              <w:right w:w="45" w:type="dxa"/>
            </w:tcMar>
          </w:tcPr>
          <w:p w14:paraId="734890D6" w14:textId="77777777" w:rsidR="008A5E4E" w:rsidRDefault="0065745B">
            <w:pPr>
              <w:pStyle w:val="tdTableStyle-TablestyleAltRows-BodyD-Column-Body1"/>
            </w:pPr>
            <w:r>
              <w:t xml:space="preserve">The single source is treated as packed. The operation is applied to each element separately. </w:t>
            </w:r>
          </w:p>
        </w:tc>
      </w:tr>
      <w:tr w:rsidR="008A5E4E" w14:paraId="10C75E9A"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F3A4B4A" w14:textId="77777777" w:rsidR="008A5E4E" w:rsidRDefault="0065745B">
            <w:pPr>
              <w:pStyle w:val="tdTableStyle-TablestyleAltRows-BodyE-Column-Body2"/>
              <w:shd w:val="clear" w:color="auto" w:fill="D3D3D3"/>
            </w:pPr>
            <w:r>
              <w:rPr>
                <w:rStyle w:val="code"/>
                <w:shd w:val="clear" w:color="auto" w:fill="D3D3D3"/>
              </w:rPr>
              <w:t>p_sat</w:t>
            </w:r>
          </w:p>
        </w:tc>
        <w:tc>
          <w:tcPr>
            <w:tcW w:w="0" w:type="auto"/>
            <w:tcBorders>
              <w:bottom w:val="single" w:sz="6" w:space="0" w:color="000000"/>
            </w:tcBorders>
            <w:shd w:val="clear" w:color="auto" w:fill="D3D3D3"/>
            <w:tcMar>
              <w:top w:w="45" w:type="dxa"/>
              <w:left w:w="45" w:type="dxa"/>
              <w:bottom w:w="45" w:type="dxa"/>
              <w:right w:w="45" w:type="dxa"/>
            </w:tcMar>
          </w:tcPr>
          <w:p w14:paraId="6A671CC3" w14:textId="77777777" w:rsidR="008A5E4E" w:rsidRDefault="0065745B">
            <w:pPr>
              <w:pStyle w:val="tdTableStyle-TablestyleAltRows-BodyD-Column-Body2"/>
              <w:shd w:val="clear" w:color="auto" w:fill="D3D3D3"/>
            </w:pPr>
            <w:r>
              <w:rPr>
                <w:shd w:val="clear" w:color="auto" w:fill="D3D3D3"/>
              </w:rPr>
              <w:t xml:space="preserve">Same as </w:t>
            </w:r>
            <w:r>
              <w:rPr>
                <w:rStyle w:val="code"/>
                <w:shd w:val="clear" w:color="auto" w:fill="D3D3D3"/>
              </w:rPr>
              <w:t>p</w:t>
            </w:r>
            <w:r>
              <w:rPr>
                <w:shd w:val="clear" w:color="auto" w:fill="D3D3D3"/>
              </w:rPr>
              <w:t xml:space="preserve">, except that each result is saturated. (Cannot be used with floating-point values.) </w:t>
            </w:r>
          </w:p>
        </w:tc>
      </w:tr>
      <w:tr w:rsidR="008A5E4E" w14:paraId="2170DB61"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4B84F3CA" w14:textId="77777777" w:rsidR="008A5E4E" w:rsidRDefault="0065745B">
            <w:pPr>
              <w:pStyle w:val="tdTableStyle-TablestyleAltRows-BodyE-Column-Body1"/>
            </w:pPr>
            <w:r>
              <w:rPr>
                <w:rStyle w:val="code"/>
              </w:rPr>
              <w:t>s</w:t>
            </w:r>
          </w:p>
        </w:tc>
        <w:tc>
          <w:tcPr>
            <w:tcW w:w="0" w:type="auto"/>
            <w:tcBorders>
              <w:bottom w:val="single" w:sz="6" w:space="0" w:color="000000"/>
            </w:tcBorders>
            <w:tcMar>
              <w:top w:w="45" w:type="dxa"/>
              <w:left w:w="45" w:type="dxa"/>
              <w:bottom w:w="45" w:type="dxa"/>
              <w:right w:w="45" w:type="dxa"/>
            </w:tcMar>
          </w:tcPr>
          <w:p w14:paraId="46896EEA" w14:textId="77777777" w:rsidR="008A5E4E" w:rsidRDefault="0065745B">
            <w:pPr>
              <w:pStyle w:val="tdTableStyle-TablestyleAltRows-BodyD-Column-Body1"/>
            </w:pPr>
            <w:r>
              <w:t xml:space="preserve">The lower element of the source is used. The result is written into the lower element of the destination. The other bits of the destination are not modified. </w:t>
            </w:r>
          </w:p>
        </w:tc>
      </w:tr>
      <w:tr w:rsidR="008A5E4E" w14:paraId="3B23490A"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019CDFF3" w14:textId="77777777" w:rsidR="008A5E4E" w:rsidRDefault="0065745B">
            <w:pPr>
              <w:pStyle w:val="tdTableStyle-TablestyleAltRows-BodyB-Column-Body2"/>
              <w:shd w:val="clear" w:color="auto" w:fill="D3D3D3"/>
            </w:pPr>
            <w:r>
              <w:rPr>
                <w:rStyle w:val="code"/>
                <w:shd w:val="clear" w:color="auto" w:fill="D3D3D3"/>
              </w:rPr>
              <w:t>s_sat</w:t>
            </w:r>
          </w:p>
        </w:tc>
        <w:tc>
          <w:tcPr>
            <w:tcW w:w="0" w:type="auto"/>
            <w:shd w:val="clear" w:color="auto" w:fill="D3D3D3"/>
            <w:tcMar>
              <w:top w:w="45" w:type="dxa"/>
              <w:left w:w="45" w:type="dxa"/>
              <w:bottom w:w="45" w:type="dxa"/>
              <w:right w:w="45" w:type="dxa"/>
            </w:tcMar>
          </w:tcPr>
          <w:p w14:paraId="7A481A3B" w14:textId="77777777" w:rsidR="008A5E4E" w:rsidRDefault="0065745B">
            <w:pPr>
              <w:pStyle w:val="tdTableStyle-TablestyleAltRows-BodyA-Column-Body2"/>
              <w:shd w:val="clear" w:color="auto" w:fill="D3D3D3"/>
            </w:pPr>
            <w:r>
              <w:rPr>
                <w:shd w:val="clear" w:color="auto" w:fill="D3D3D3"/>
              </w:rPr>
              <w:t xml:space="preserve">Same as </w:t>
            </w:r>
            <w:r>
              <w:rPr>
                <w:rStyle w:val="code"/>
                <w:shd w:val="clear" w:color="auto" w:fill="D3D3D3"/>
              </w:rPr>
              <w:t>s</w:t>
            </w:r>
            <w:r>
              <w:rPr>
                <w:shd w:val="clear" w:color="auto" w:fill="D3D3D3"/>
              </w:rPr>
              <w:t xml:space="preserve">, except that the result is saturated. (Cannot be used with floating-point values.) </w:t>
            </w:r>
          </w:p>
        </w:tc>
      </w:tr>
    </w:tbl>
    <w:p w14:paraId="53B5D089" w14:textId="77777777" w:rsidR="008A5E4E" w:rsidRDefault="008A5E4E">
      <w:pPr>
        <w:spacing w:after="240"/>
      </w:pPr>
    </w:p>
    <w:p w14:paraId="010DF1B0" w14:textId="77777777" w:rsidR="008A5E4E" w:rsidRDefault="0065745B">
      <w:pPr>
        <w:pStyle w:val="pTableTitle"/>
      </w:pPr>
      <w:bookmarkStart w:id="395" w:name="_ListOf92"/>
      <w:r>
        <w:t>Table 4–6 Packing Controls for Operations With Two Source Inputs</w:t>
      </w:r>
    </w:p>
    <w:bookmarkEnd w:id="395"/>
    <w:p w14:paraId="0EFD9F3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742"/>
        <w:gridCol w:w="8378"/>
      </w:tblGrid>
      <w:tr w:rsidR="008A5E4E" w14:paraId="42C66693"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2D1D640" w14:textId="77777777" w:rsidR="008A5E4E" w:rsidRDefault="0065745B">
            <w:pPr>
              <w:pStyle w:val="thTableStyle-TablestyleAltRows-HeadE-Column-Header1"/>
              <w:shd w:val="clear" w:color="auto" w:fill="D3D3D3"/>
            </w:pPr>
            <w:r>
              <w:rPr>
                <w:shd w:val="clear" w:color="auto" w:fill="D3D3D3"/>
              </w:rPr>
              <w:t>Control</w:t>
            </w:r>
          </w:p>
        </w:tc>
        <w:tc>
          <w:tcPr>
            <w:tcW w:w="0" w:type="auto"/>
            <w:tcBorders>
              <w:bottom w:val="double" w:sz="3" w:space="0" w:color="000000"/>
            </w:tcBorders>
            <w:shd w:val="clear" w:color="auto" w:fill="D3D3D3"/>
            <w:tcMar>
              <w:top w:w="45" w:type="dxa"/>
              <w:left w:w="45" w:type="dxa"/>
              <w:bottom w:w="45" w:type="dxa"/>
              <w:right w:w="45" w:type="dxa"/>
            </w:tcMar>
          </w:tcPr>
          <w:p w14:paraId="37152F5A" w14:textId="77777777" w:rsidR="008A5E4E" w:rsidRDefault="0065745B">
            <w:pPr>
              <w:pStyle w:val="thTableStyle-TablestyleAltRows-HeadD-Column-Header1"/>
              <w:shd w:val="clear" w:color="auto" w:fill="D3D3D3"/>
            </w:pPr>
            <w:r>
              <w:rPr>
                <w:shd w:val="clear" w:color="auto" w:fill="D3D3D3"/>
              </w:rPr>
              <w:t>Description</w:t>
            </w:r>
          </w:p>
        </w:tc>
      </w:tr>
      <w:tr w:rsidR="008A5E4E" w14:paraId="1501BE53"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059F383" w14:textId="77777777" w:rsidR="008A5E4E" w:rsidRDefault="0065745B">
            <w:pPr>
              <w:pStyle w:val="tdTableStyle-TablestyleAltRows-BodyE-Column-Body1"/>
            </w:pPr>
            <w:r>
              <w:rPr>
                <w:rStyle w:val="code"/>
              </w:rPr>
              <w:t>pp</w:t>
            </w:r>
          </w:p>
        </w:tc>
        <w:tc>
          <w:tcPr>
            <w:tcW w:w="0" w:type="auto"/>
            <w:tcBorders>
              <w:bottom w:val="single" w:sz="6" w:space="0" w:color="000000"/>
            </w:tcBorders>
            <w:tcMar>
              <w:top w:w="45" w:type="dxa"/>
              <w:left w:w="45" w:type="dxa"/>
              <w:bottom w:w="45" w:type="dxa"/>
              <w:right w:w="45" w:type="dxa"/>
            </w:tcMar>
          </w:tcPr>
          <w:p w14:paraId="25DFC7D3" w14:textId="77777777" w:rsidR="008A5E4E" w:rsidRDefault="0065745B">
            <w:pPr>
              <w:pStyle w:val="tdTableStyle-TablestyleAltRows-BodyD-Column-Body1"/>
            </w:pPr>
            <w:r>
              <w:t>Both sources are treated as packed. The operation is applied pairwise to corresponding elements independently.</w:t>
            </w:r>
          </w:p>
        </w:tc>
      </w:tr>
      <w:tr w:rsidR="008A5E4E" w14:paraId="4538DF12"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EEF335E" w14:textId="77777777" w:rsidR="008A5E4E" w:rsidRDefault="0065745B">
            <w:pPr>
              <w:pStyle w:val="tdTableStyle-TablestyleAltRows-BodyE-Column-Body2"/>
              <w:shd w:val="clear" w:color="auto" w:fill="D3D3D3"/>
            </w:pPr>
            <w:r>
              <w:rPr>
                <w:rStyle w:val="code"/>
                <w:shd w:val="clear" w:color="auto" w:fill="D3D3D3"/>
              </w:rPr>
              <w:t>pp_sat</w:t>
            </w:r>
          </w:p>
        </w:tc>
        <w:tc>
          <w:tcPr>
            <w:tcW w:w="0" w:type="auto"/>
            <w:tcBorders>
              <w:bottom w:val="single" w:sz="6" w:space="0" w:color="000000"/>
            </w:tcBorders>
            <w:shd w:val="clear" w:color="auto" w:fill="D3D3D3"/>
            <w:tcMar>
              <w:top w:w="45" w:type="dxa"/>
              <w:left w:w="45" w:type="dxa"/>
              <w:bottom w:w="45" w:type="dxa"/>
              <w:right w:w="45" w:type="dxa"/>
            </w:tcMar>
          </w:tcPr>
          <w:p w14:paraId="39928659" w14:textId="77777777" w:rsidR="008A5E4E" w:rsidRDefault="0065745B">
            <w:pPr>
              <w:pStyle w:val="tdTableStyle-TablestyleAltRows-BodyD-Column-Body2"/>
              <w:shd w:val="clear" w:color="auto" w:fill="D3D3D3"/>
            </w:pPr>
            <w:r>
              <w:rPr>
                <w:shd w:val="clear" w:color="auto" w:fill="D3D3D3"/>
              </w:rPr>
              <w:t xml:space="preserve"> Same as </w:t>
            </w:r>
            <w:r>
              <w:rPr>
                <w:rStyle w:val="code"/>
                <w:shd w:val="clear" w:color="auto" w:fill="D3D3D3"/>
              </w:rPr>
              <w:t>pp</w:t>
            </w:r>
            <w:r>
              <w:rPr>
                <w:shd w:val="clear" w:color="auto" w:fill="D3D3D3"/>
              </w:rPr>
              <w:t xml:space="preserve">, except that each result is saturated. (Cannot be used with floating-point values.) </w:t>
            </w:r>
          </w:p>
        </w:tc>
      </w:tr>
      <w:tr w:rsidR="008A5E4E" w14:paraId="73B3B4E4"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31D28E1B" w14:textId="77777777" w:rsidR="008A5E4E" w:rsidRDefault="0065745B">
            <w:pPr>
              <w:pStyle w:val="tdTableStyle-TablestyleAltRows-BodyE-Column-Body1"/>
            </w:pPr>
            <w:r>
              <w:rPr>
                <w:rStyle w:val="code"/>
              </w:rPr>
              <w:t>ps</w:t>
            </w:r>
          </w:p>
        </w:tc>
        <w:tc>
          <w:tcPr>
            <w:tcW w:w="0" w:type="auto"/>
            <w:tcBorders>
              <w:bottom w:val="single" w:sz="6" w:space="0" w:color="000000"/>
            </w:tcBorders>
            <w:tcMar>
              <w:top w:w="45" w:type="dxa"/>
              <w:left w:w="45" w:type="dxa"/>
              <w:bottom w:w="45" w:type="dxa"/>
              <w:right w:w="45" w:type="dxa"/>
            </w:tcMar>
          </w:tcPr>
          <w:p w14:paraId="75A2701B" w14:textId="77777777" w:rsidR="008A5E4E" w:rsidRDefault="0065745B">
            <w:pPr>
              <w:pStyle w:val="tdTableStyle-TablestyleAltRows-BodyD-Column-Body1"/>
            </w:pPr>
            <w:r>
              <w:t xml:space="preserve">The first source operand is treated as packed and the lower element of the second source operand is broadcast and used for all its element positions. The operation is applied independently pairwise between the elements of the first packed source operand and the lower element of the second packed operand. The result is stored in the corresponding element of the packed destination operand. </w:t>
            </w:r>
          </w:p>
        </w:tc>
      </w:tr>
      <w:tr w:rsidR="008A5E4E" w14:paraId="64BC5C44"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02F7D0C" w14:textId="77777777" w:rsidR="008A5E4E" w:rsidRDefault="0065745B">
            <w:pPr>
              <w:pStyle w:val="tdTableStyle-TablestyleAltRows-BodyE-Column-Body2"/>
              <w:shd w:val="clear" w:color="auto" w:fill="D3D3D3"/>
            </w:pPr>
            <w:r>
              <w:rPr>
                <w:rStyle w:val="code"/>
                <w:shd w:val="clear" w:color="auto" w:fill="D3D3D3"/>
              </w:rPr>
              <w:t>ps_sat</w:t>
            </w:r>
          </w:p>
        </w:tc>
        <w:tc>
          <w:tcPr>
            <w:tcW w:w="0" w:type="auto"/>
            <w:tcBorders>
              <w:bottom w:val="single" w:sz="6" w:space="0" w:color="000000"/>
            </w:tcBorders>
            <w:shd w:val="clear" w:color="auto" w:fill="D3D3D3"/>
            <w:tcMar>
              <w:top w:w="45" w:type="dxa"/>
              <w:left w:w="45" w:type="dxa"/>
              <w:bottom w:w="45" w:type="dxa"/>
              <w:right w:w="45" w:type="dxa"/>
            </w:tcMar>
          </w:tcPr>
          <w:p w14:paraId="48DD16B1" w14:textId="77777777" w:rsidR="008A5E4E" w:rsidRDefault="0065745B">
            <w:pPr>
              <w:pStyle w:val="tdTableStyle-TablestyleAltRows-BodyD-Column-Body2"/>
              <w:shd w:val="clear" w:color="auto" w:fill="D3D3D3"/>
            </w:pPr>
            <w:r>
              <w:rPr>
                <w:shd w:val="clear" w:color="auto" w:fill="D3D3D3"/>
              </w:rPr>
              <w:t xml:space="preserve">Same as </w:t>
            </w:r>
            <w:r>
              <w:rPr>
                <w:rStyle w:val="code"/>
                <w:shd w:val="clear" w:color="auto" w:fill="D3D3D3"/>
              </w:rPr>
              <w:t>ps</w:t>
            </w:r>
            <w:r>
              <w:rPr>
                <w:shd w:val="clear" w:color="auto" w:fill="D3D3D3"/>
              </w:rPr>
              <w:t xml:space="preserve">, except that each result is saturated. (Cannot be used with floating-point values.) </w:t>
            </w:r>
          </w:p>
        </w:tc>
      </w:tr>
      <w:tr w:rsidR="008A5E4E" w14:paraId="6C9F5D3B"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292C7FFC" w14:textId="77777777" w:rsidR="008A5E4E" w:rsidRDefault="0065745B">
            <w:pPr>
              <w:pStyle w:val="tdTableStyle-TablestyleAltRows-BodyE-Column-Body1"/>
            </w:pPr>
            <w:r>
              <w:rPr>
                <w:rStyle w:val="code"/>
              </w:rPr>
              <w:t>sp</w:t>
            </w:r>
          </w:p>
        </w:tc>
        <w:tc>
          <w:tcPr>
            <w:tcW w:w="0" w:type="auto"/>
            <w:tcBorders>
              <w:bottom w:val="single" w:sz="6" w:space="0" w:color="000000"/>
            </w:tcBorders>
            <w:tcMar>
              <w:top w:w="45" w:type="dxa"/>
              <w:left w:w="45" w:type="dxa"/>
              <w:bottom w:w="45" w:type="dxa"/>
              <w:right w:w="45" w:type="dxa"/>
            </w:tcMar>
          </w:tcPr>
          <w:p w14:paraId="2B36B3E0" w14:textId="77777777" w:rsidR="008A5E4E" w:rsidRDefault="0065745B">
            <w:pPr>
              <w:pStyle w:val="tdTableStyle-TablestyleAltRows-BodyD-Column-Body1"/>
            </w:pPr>
            <w:r>
              <w:t>The lower element of the first source operand is broadcast and used for all its element positions, and the second source operand is treated as packed. The operation is applied independently pairwise between the lower element of the first packed operand and the elements of the second packed operand. The result is stored in the corresponding element of the packed destination operand.</w:t>
            </w:r>
          </w:p>
        </w:tc>
      </w:tr>
      <w:tr w:rsidR="008A5E4E" w14:paraId="226875A5"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8C89DDD" w14:textId="77777777" w:rsidR="008A5E4E" w:rsidRDefault="0065745B">
            <w:pPr>
              <w:pStyle w:val="tdTableStyle-TablestyleAltRows-BodyE-Column-Body2"/>
              <w:shd w:val="clear" w:color="auto" w:fill="D3D3D3"/>
            </w:pPr>
            <w:r>
              <w:rPr>
                <w:rStyle w:val="code"/>
                <w:shd w:val="clear" w:color="auto" w:fill="D3D3D3"/>
              </w:rPr>
              <w:t>sp_sat</w:t>
            </w:r>
          </w:p>
        </w:tc>
        <w:tc>
          <w:tcPr>
            <w:tcW w:w="0" w:type="auto"/>
            <w:tcBorders>
              <w:bottom w:val="single" w:sz="6" w:space="0" w:color="000000"/>
            </w:tcBorders>
            <w:shd w:val="clear" w:color="auto" w:fill="D3D3D3"/>
            <w:tcMar>
              <w:top w:w="45" w:type="dxa"/>
              <w:left w:w="45" w:type="dxa"/>
              <w:bottom w:w="45" w:type="dxa"/>
              <w:right w:w="45" w:type="dxa"/>
            </w:tcMar>
          </w:tcPr>
          <w:p w14:paraId="035D03D3" w14:textId="77777777" w:rsidR="008A5E4E" w:rsidRDefault="0065745B">
            <w:pPr>
              <w:pStyle w:val="tdTableStyle-TablestyleAltRows-BodyD-Column-Body2"/>
              <w:shd w:val="clear" w:color="auto" w:fill="D3D3D3"/>
            </w:pPr>
            <w:r>
              <w:rPr>
                <w:shd w:val="clear" w:color="auto" w:fill="D3D3D3"/>
              </w:rPr>
              <w:t xml:space="preserve">Same as </w:t>
            </w:r>
            <w:r>
              <w:rPr>
                <w:rStyle w:val="code"/>
                <w:shd w:val="clear" w:color="auto" w:fill="D3D3D3"/>
              </w:rPr>
              <w:t>sp</w:t>
            </w:r>
            <w:r>
              <w:rPr>
                <w:shd w:val="clear" w:color="auto" w:fill="D3D3D3"/>
              </w:rPr>
              <w:t xml:space="preserve">, except that each result is saturated. (Cannot be used with floating-point values.) </w:t>
            </w:r>
          </w:p>
        </w:tc>
      </w:tr>
      <w:tr w:rsidR="008A5E4E" w14:paraId="6D54631B"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C75F311" w14:textId="77777777" w:rsidR="008A5E4E" w:rsidRDefault="0065745B">
            <w:pPr>
              <w:pStyle w:val="tdTableStyle-TablestyleAltRows-BodyE-Column-Body1"/>
            </w:pPr>
            <w:r>
              <w:rPr>
                <w:rStyle w:val="code"/>
              </w:rPr>
              <w:t>ss</w:t>
            </w:r>
          </w:p>
        </w:tc>
        <w:tc>
          <w:tcPr>
            <w:tcW w:w="0" w:type="auto"/>
            <w:tcBorders>
              <w:bottom w:val="single" w:sz="6" w:space="0" w:color="000000"/>
            </w:tcBorders>
            <w:tcMar>
              <w:top w:w="45" w:type="dxa"/>
              <w:left w:w="45" w:type="dxa"/>
              <w:bottom w:w="45" w:type="dxa"/>
              <w:right w:w="45" w:type="dxa"/>
            </w:tcMar>
          </w:tcPr>
          <w:p w14:paraId="73FA8886" w14:textId="77777777" w:rsidR="008A5E4E" w:rsidRDefault="0065745B">
            <w:pPr>
              <w:pStyle w:val="tdTableStyle-TablestyleAltRows-BodyD-Column-Body1"/>
            </w:pPr>
            <w:r>
              <w:t xml:space="preserve"> The lower element of both sources is used. The result is written into the lower element of the destination. The other bits of the destination are not modified. </w:t>
            </w:r>
          </w:p>
        </w:tc>
      </w:tr>
      <w:tr w:rsidR="008A5E4E" w14:paraId="0067C007"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596AE856" w14:textId="77777777" w:rsidR="008A5E4E" w:rsidRDefault="0065745B">
            <w:pPr>
              <w:pStyle w:val="tdTableStyle-TablestyleAltRows-BodyB-Column-Body2"/>
              <w:shd w:val="clear" w:color="auto" w:fill="D3D3D3"/>
            </w:pPr>
            <w:r>
              <w:rPr>
                <w:rStyle w:val="code"/>
                <w:shd w:val="clear" w:color="auto" w:fill="D3D3D3"/>
              </w:rPr>
              <w:lastRenderedPageBreak/>
              <w:t>ss_sat</w:t>
            </w:r>
          </w:p>
        </w:tc>
        <w:tc>
          <w:tcPr>
            <w:tcW w:w="0" w:type="auto"/>
            <w:shd w:val="clear" w:color="auto" w:fill="D3D3D3"/>
            <w:tcMar>
              <w:top w:w="45" w:type="dxa"/>
              <w:left w:w="45" w:type="dxa"/>
              <w:bottom w:w="45" w:type="dxa"/>
              <w:right w:w="45" w:type="dxa"/>
            </w:tcMar>
          </w:tcPr>
          <w:p w14:paraId="756009E0" w14:textId="77777777" w:rsidR="008A5E4E" w:rsidRDefault="0065745B">
            <w:pPr>
              <w:pStyle w:val="tdTableStyle-TablestyleAltRows-BodyA-Column-Body2"/>
              <w:shd w:val="clear" w:color="auto" w:fill="D3D3D3"/>
            </w:pPr>
            <w:r>
              <w:rPr>
                <w:shd w:val="clear" w:color="auto" w:fill="D3D3D3"/>
              </w:rPr>
              <w:t xml:space="preserve">Same as </w:t>
            </w:r>
            <w:r>
              <w:rPr>
                <w:rStyle w:val="code"/>
                <w:shd w:val="clear" w:color="auto" w:fill="D3D3D3"/>
              </w:rPr>
              <w:t>ss</w:t>
            </w:r>
            <w:r>
              <w:rPr>
                <w:shd w:val="clear" w:color="auto" w:fill="D3D3D3"/>
              </w:rPr>
              <w:t xml:space="preserve">, except that the result is saturated. (Cannot be used with floating-point values.) </w:t>
            </w:r>
          </w:p>
        </w:tc>
      </w:tr>
    </w:tbl>
    <w:p w14:paraId="273E8484" w14:textId="77777777" w:rsidR="008A5E4E" w:rsidRDefault="008A5E4E">
      <w:pPr>
        <w:spacing w:after="240"/>
      </w:pPr>
    </w:p>
    <w:p w14:paraId="246E89BB" w14:textId="77777777" w:rsidR="008A5E4E" w:rsidRDefault="0065745B">
      <w:pPr>
        <w:pStyle w:val="h3"/>
      </w:pPr>
      <w:bookmarkStart w:id="396" w:name="_Toc396034177"/>
      <w:r>
        <w:t>4.14.1 Ranges</w:t>
      </w:r>
      <w:bookmarkEnd w:id="396"/>
    </w:p>
    <w:p w14:paraId="3FA6A1A0" w14:textId="77777777" w:rsidR="008A5E4E" w:rsidRDefault="0065745B">
      <w:pPr>
        <w:pStyle w:val="pNoPageBreakAfter"/>
      </w:pPr>
      <w:r>
        <w:t xml:space="preserve">For all packing controls, the following applies: </w:t>
      </w:r>
    </w:p>
    <w:p w14:paraId="76935708" w14:textId="0804E259" w:rsidR="008A5E4E" w:rsidRDefault="0065745B">
      <w:pPr>
        <w:pStyle w:val="li"/>
        <w:numPr>
          <w:ilvl w:val="0"/>
          <w:numId w:val="77"/>
        </w:numPr>
        <w:spacing w:before="320"/>
        <w:ind w:left="600"/>
      </w:pPr>
      <w:r>
        <w:t xml:space="preserve">For </w:t>
      </w:r>
      <w:r>
        <w:rPr>
          <w:rStyle w:val="code1"/>
        </w:rPr>
        <w:t>u8x4</w:t>
      </w:r>
      <w:r w:rsidR="0082059B">
        <w:t>,</w:t>
      </w:r>
      <w:r>
        <w:t xml:space="preserve"> </w:t>
      </w:r>
      <w:r>
        <w:rPr>
          <w:rStyle w:val="code1"/>
        </w:rPr>
        <w:t>u8x8</w:t>
      </w:r>
      <w:r>
        <w:t>,</w:t>
      </w:r>
      <w:r w:rsidR="0082059B" w:rsidRPr="0082059B">
        <w:t xml:space="preserve"> </w:t>
      </w:r>
      <w:r w:rsidR="0082059B">
        <w:t xml:space="preserve">and </w:t>
      </w:r>
      <w:r w:rsidR="0082059B">
        <w:rPr>
          <w:rStyle w:val="code1"/>
        </w:rPr>
        <w:t>u8x16</w:t>
      </w:r>
      <w:r w:rsidR="0082059B">
        <w:t xml:space="preserve">, </w:t>
      </w:r>
      <w:r>
        <w:t xml:space="preserve"> the range of an element is 0 to 255. </w:t>
      </w:r>
    </w:p>
    <w:p w14:paraId="0D7EBAEE" w14:textId="3E6C34D1" w:rsidR="008A5E4E" w:rsidRDefault="0065745B">
      <w:pPr>
        <w:pStyle w:val="li"/>
        <w:numPr>
          <w:ilvl w:val="0"/>
          <w:numId w:val="77"/>
        </w:numPr>
        <w:ind w:left="600"/>
      </w:pPr>
      <w:r>
        <w:t xml:space="preserve">For </w:t>
      </w:r>
      <w:r>
        <w:rPr>
          <w:rStyle w:val="code1"/>
        </w:rPr>
        <w:t>s8x4</w:t>
      </w:r>
      <w:r w:rsidR="0082059B">
        <w:t>,</w:t>
      </w:r>
      <w:r>
        <w:t xml:space="preserve"> </w:t>
      </w:r>
      <w:r>
        <w:rPr>
          <w:rStyle w:val="code1"/>
        </w:rPr>
        <w:t>s8x8</w:t>
      </w:r>
      <w:r>
        <w:t xml:space="preserve">, </w:t>
      </w:r>
      <w:r w:rsidR="0082059B">
        <w:t xml:space="preserve">and </w:t>
      </w:r>
      <w:r w:rsidR="0082059B">
        <w:rPr>
          <w:rStyle w:val="code1"/>
        </w:rPr>
        <w:t>s8x16</w:t>
      </w:r>
      <w:r w:rsidR="0082059B">
        <w:t xml:space="preserve"> </w:t>
      </w:r>
      <w:r>
        <w:t xml:space="preserve">the range of an element is −128 to + 127. </w:t>
      </w:r>
    </w:p>
    <w:p w14:paraId="51D5FB06" w14:textId="3A0D6295" w:rsidR="008A5E4E" w:rsidRDefault="0065745B">
      <w:pPr>
        <w:pStyle w:val="li"/>
        <w:numPr>
          <w:ilvl w:val="0"/>
          <w:numId w:val="77"/>
        </w:numPr>
        <w:ind w:left="600"/>
      </w:pPr>
      <w:r>
        <w:t xml:space="preserve">For </w:t>
      </w:r>
      <w:r>
        <w:rPr>
          <w:rStyle w:val="code1"/>
        </w:rPr>
        <w:t>u16x2</w:t>
      </w:r>
      <w:r w:rsidR="0082059B">
        <w:t>,</w:t>
      </w:r>
      <w:r>
        <w:t xml:space="preserve"> </w:t>
      </w:r>
      <w:r>
        <w:rPr>
          <w:rStyle w:val="code1"/>
        </w:rPr>
        <w:t>u16x4</w:t>
      </w:r>
      <w:r>
        <w:t xml:space="preserve">, </w:t>
      </w:r>
      <w:r w:rsidR="0082059B">
        <w:t xml:space="preserve">and </w:t>
      </w:r>
      <w:r w:rsidR="0082059B">
        <w:rPr>
          <w:rStyle w:val="code1"/>
        </w:rPr>
        <w:t>u16x8</w:t>
      </w:r>
      <w:r w:rsidR="0082059B">
        <w:t xml:space="preserve">, </w:t>
      </w:r>
      <w:r>
        <w:t>the range of an element is 0 to 6553</w:t>
      </w:r>
      <w:r w:rsidR="00117847">
        <w:t>5</w:t>
      </w:r>
      <w:r>
        <w:t xml:space="preserve">. </w:t>
      </w:r>
    </w:p>
    <w:p w14:paraId="190C08B9" w14:textId="2E8BC4AC" w:rsidR="008A5E4E" w:rsidRDefault="0065745B" w:rsidP="00B40BE0">
      <w:pPr>
        <w:pStyle w:val="li"/>
        <w:numPr>
          <w:ilvl w:val="0"/>
          <w:numId w:val="77"/>
        </w:numPr>
        <w:ind w:left="605" w:hanging="216"/>
      </w:pPr>
      <w:r>
        <w:t xml:space="preserve">For </w:t>
      </w:r>
      <w:r>
        <w:rPr>
          <w:rStyle w:val="code1"/>
        </w:rPr>
        <w:t>s16x2</w:t>
      </w:r>
      <w:r w:rsidR="0082059B">
        <w:t>,</w:t>
      </w:r>
      <w:r>
        <w:t xml:space="preserve"> </w:t>
      </w:r>
      <w:r>
        <w:rPr>
          <w:rStyle w:val="code1"/>
        </w:rPr>
        <w:t>s16x4</w:t>
      </w:r>
      <w:r>
        <w:t xml:space="preserve">, </w:t>
      </w:r>
      <w:r w:rsidR="0082059B">
        <w:t xml:space="preserve">and </w:t>
      </w:r>
      <w:r w:rsidR="0082059B">
        <w:rPr>
          <w:rStyle w:val="code1"/>
        </w:rPr>
        <w:t>s16x8</w:t>
      </w:r>
      <w:r w:rsidR="0082059B">
        <w:t xml:space="preserve">, </w:t>
      </w:r>
      <w:r>
        <w:t xml:space="preserve">the range of an element is −32768 to 32767. </w:t>
      </w:r>
    </w:p>
    <w:p w14:paraId="12E182CC" w14:textId="16F98A0C" w:rsidR="0082059B" w:rsidRDefault="0082059B" w:rsidP="00B40BE0">
      <w:pPr>
        <w:pStyle w:val="li"/>
        <w:numPr>
          <w:ilvl w:val="0"/>
          <w:numId w:val="77"/>
        </w:numPr>
        <w:ind w:left="605" w:hanging="216"/>
      </w:pPr>
      <w:r>
        <w:t xml:space="preserve">For </w:t>
      </w:r>
      <w:r>
        <w:rPr>
          <w:rStyle w:val="code1"/>
        </w:rPr>
        <w:t>u32x2</w:t>
      </w:r>
      <w:r>
        <w:t xml:space="preserve">, and </w:t>
      </w:r>
      <w:r>
        <w:rPr>
          <w:rStyle w:val="code1"/>
        </w:rPr>
        <w:t>u32x4</w:t>
      </w:r>
      <w:r>
        <w:t>, the range of an element is 0</w:t>
      </w:r>
      <w:r w:rsidR="001C2DD3">
        <w:t xml:space="preserve"> to 4294967295</w:t>
      </w:r>
      <w:r>
        <w:t>.</w:t>
      </w:r>
    </w:p>
    <w:p w14:paraId="5E71D09E" w14:textId="4304CC75" w:rsidR="007E3D4D" w:rsidRDefault="0082059B" w:rsidP="00B40BE0">
      <w:pPr>
        <w:pStyle w:val="li"/>
        <w:numPr>
          <w:ilvl w:val="0"/>
          <w:numId w:val="77"/>
        </w:numPr>
        <w:ind w:left="605" w:hanging="216"/>
      </w:pPr>
      <w:r>
        <w:t xml:space="preserve">For </w:t>
      </w:r>
      <w:r>
        <w:rPr>
          <w:rStyle w:val="code1"/>
        </w:rPr>
        <w:t>s32x2</w:t>
      </w:r>
      <w:r>
        <w:t xml:space="preserve">, and </w:t>
      </w:r>
      <w:r>
        <w:rPr>
          <w:rStyle w:val="code1"/>
        </w:rPr>
        <w:t>s32x4</w:t>
      </w:r>
      <w:r>
        <w:t>, t</w:t>
      </w:r>
      <w:r w:rsidR="001C2DD3">
        <w:t>he range of an element is −2147483648 to 2147483647</w:t>
      </w:r>
      <w:r>
        <w:t>.</w:t>
      </w:r>
    </w:p>
    <w:p w14:paraId="02168DB3" w14:textId="77777777" w:rsidR="007E3D4D" w:rsidRDefault="0082059B" w:rsidP="00B40BE0">
      <w:pPr>
        <w:pStyle w:val="li"/>
        <w:numPr>
          <w:ilvl w:val="0"/>
          <w:numId w:val="77"/>
        </w:numPr>
        <w:ind w:left="605" w:hanging="216"/>
      </w:pPr>
      <w:r>
        <w:t xml:space="preserve">For </w:t>
      </w:r>
      <w:r>
        <w:rPr>
          <w:rStyle w:val="code1"/>
        </w:rPr>
        <w:t>u64x2</w:t>
      </w:r>
      <w:r>
        <w:t xml:space="preserve"> the range of an element is 0</w:t>
      </w:r>
      <w:r w:rsidR="001C2DD3">
        <w:t xml:space="preserve"> to </w:t>
      </w:r>
      <w:r w:rsidR="007E3D4D">
        <w:t>18446744073709551615</w:t>
      </w:r>
      <w:r>
        <w:t>.</w:t>
      </w:r>
    </w:p>
    <w:p w14:paraId="4974D56E" w14:textId="7CBCA419" w:rsidR="0082059B" w:rsidRDefault="0082059B" w:rsidP="00B40BE0">
      <w:pPr>
        <w:pStyle w:val="li"/>
        <w:numPr>
          <w:ilvl w:val="0"/>
          <w:numId w:val="77"/>
        </w:numPr>
        <w:ind w:left="605" w:hanging="216"/>
      </w:pPr>
      <w:r>
        <w:t xml:space="preserve">For </w:t>
      </w:r>
      <w:r>
        <w:rPr>
          <w:rStyle w:val="code1"/>
        </w:rPr>
        <w:t>s64x2</w:t>
      </w:r>
      <w:r>
        <w:t xml:space="preserve"> the range of an element is −</w:t>
      </w:r>
      <w:r w:rsidR="007E3D4D" w:rsidRPr="007E3D4D">
        <w:t>9223372036854775808</w:t>
      </w:r>
      <w:r>
        <w:t xml:space="preserve"> to </w:t>
      </w:r>
      <w:r w:rsidR="007E3D4D">
        <w:t>9223372036854775807</w:t>
      </w:r>
      <w:r>
        <w:t>.</w:t>
      </w:r>
    </w:p>
    <w:p w14:paraId="7DB75820" w14:textId="77777777" w:rsidR="008A5E4E" w:rsidRDefault="0065745B">
      <w:pPr>
        <w:pStyle w:val="pNoPageBreakAfter"/>
      </w:pPr>
      <w:r>
        <w:t xml:space="preserve">For packing controls with the </w:t>
      </w:r>
      <w:r>
        <w:rPr>
          <w:rStyle w:val="code1"/>
        </w:rPr>
        <w:t>_sat</w:t>
      </w:r>
      <w:r>
        <w:t xml:space="preserve"> suffix, the following applies: </w:t>
      </w:r>
    </w:p>
    <w:p w14:paraId="7DBCC94B" w14:textId="77777777" w:rsidR="008A5E4E" w:rsidRDefault="0065745B">
      <w:pPr>
        <w:pStyle w:val="li"/>
        <w:numPr>
          <w:ilvl w:val="0"/>
          <w:numId w:val="78"/>
        </w:numPr>
        <w:spacing w:before="320"/>
        <w:ind w:left="600"/>
      </w:pPr>
      <w:r>
        <w:t>If the result value is larger than the range of an element, it is set to the maximum representable value.</w:t>
      </w:r>
    </w:p>
    <w:p w14:paraId="4E83443F" w14:textId="77777777" w:rsidR="008A5E4E" w:rsidRDefault="0065745B">
      <w:pPr>
        <w:pStyle w:val="li"/>
        <w:numPr>
          <w:ilvl w:val="0"/>
          <w:numId w:val="78"/>
        </w:numPr>
        <w:spacing w:after="320"/>
        <w:ind w:left="600"/>
      </w:pPr>
      <w:r>
        <w:t>If the result value is less than the range of an element, it is set to the minimum representable value.</w:t>
      </w:r>
    </w:p>
    <w:p w14:paraId="1CDE046C" w14:textId="08102266" w:rsidR="008A5E4E" w:rsidRDefault="0065745B">
      <w:pPr>
        <w:pStyle w:val="h3"/>
      </w:pPr>
      <w:bookmarkStart w:id="397" w:name="_Toc396034178"/>
      <w:bookmarkStart w:id="398" w:name="1510152651"/>
      <w:r>
        <w:lastRenderedPageBreak/>
        <w:t xml:space="preserve">4.14.2 Packed </w:t>
      </w:r>
      <w:r w:rsidR="008F0554">
        <w:t xml:space="preserve">Type </w:t>
      </w:r>
      <w:r>
        <w:t>Constants</w:t>
      </w:r>
      <w:bookmarkEnd w:id="397"/>
    </w:p>
    <w:p w14:paraId="0C5C6D6B" w14:textId="77777777" w:rsidR="008A5E4E" w:rsidRDefault="0065745B">
      <w:pPr>
        <w:pStyle w:val="pFigureTitle"/>
      </w:pPr>
      <w:bookmarkStart w:id="399" w:name="_ListOf70"/>
      <w:bookmarkEnd w:id="398"/>
      <w:r>
        <w:t>Figure 4–68 packed</w:t>
      </w:r>
      <w:r w:rsidR="00C943AF">
        <w:t>Typed</w:t>
      </w:r>
      <w:r>
        <w:t>Constant Syntax Diagram</w:t>
      </w:r>
    </w:p>
    <w:bookmarkEnd w:id="399"/>
    <w:p w14:paraId="50DE4E9A" w14:textId="5B949D82" w:rsidR="008A5E4E" w:rsidRDefault="00377C98">
      <w:pPr>
        <w:pStyle w:val="pFigure"/>
      </w:pPr>
      <w:r>
        <w:rPr>
          <w:noProof/>
          <w:lang w:eastAsia="zh-TW"/>
        </w:rPr>
        <w:drawing>
          <wp:inline distT="0" distB="0" distL="0" distR="0" wp14:anchorId="6423F372" wp14:editId="3CE295AB">
            <wp:extent cx="6252210" cy="2552065"/>
            <wp:effectExtent l="0" t="0" r="0" b="635"/>
            <wp:docPr id="99" name="圖片 99" descr="packedTyped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packedTypedConstan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252210" cy="2552065"/>
                    </a:xfrm>
                    <a:prstGeom prst="rect">
                      <a:avLst/>
                    </a:prstGeom>
                    <a:noFill/>
                    <a:ln>
                      <a:noFill/>
                    </a:ln>
                  </pic:spPr>
                </pic:pic>
              </a:graphicData>
            </a:graphic>
          </wp:inline>
        </w:drawing>
      </w:r>
    </w:p>
    <w:p w14:paraId="31C52D59" w14:textId="00F98496" w:rsidR="008A5E4E" w:rsidRDefault="0065745B" w:rsidP="00636634">
      <w:pPr>
        <w:pStyle w:val="pFigure"/>
      </w:pPr>
      <w:r>
        <w:t xml:space="preserve">HSAIL </w:t>
      </w:r>
      <w:r w:rsidR="00E31978">
        <w:t xml:space="preserve">uses the typed constant </w:t>
      </w:r>
      <w:r>
        <w:t>notation for writing packed constant values: a packed type followed by a parenthesized list of constant values is converted to a single packed constant.</w:t>
      </w:r>
      <w:r w:rsidR="00F45C77">
        <w:t xml:space="preserve"> </w:t>
      </w:r>
      <w:r w:rsidR="008B5120">
        <w:t xml:space="preserve">The number of elements in the list must match the number of elements in the packed type. </w:t>
      </w:r>
      <w:r w:rsidR="00F45C77">
        <w:t>The packed element</w:t>
      </w:r>
      <w:r w:rsidR="00E77553">
        <w:t xml:space="preserve"> constant</w:t>
      </w:r>
      <w:r w:rsidR="00F45C77">
        <w:t xml:space="preserve">s are ordered starting from </w:t>
      </w:r>
      <w:r w:rsidR="00DC0F69">
        <w:t>most</w:t>
      </w:r>
      <w:r w:rsidR="00F45C77">
        <w:t xml:space="preserve"> significant bit</w:t>
      </w:r>
      <w:r w:rsidR="00D37F72">
        <w:t xml:space="preserve"> when loaded into a register</w:t>
      </w:r>
      <w:r w:rsidR="00F45C77">
        <w:t>.</w:t>
      </w:r>
      <w:r w:rsidR="00D37F72">
        <w:t xml:space="preserve"> Therefore</w:t>
      </w:r>
      <w:r w:rsidR="00DC0F69">
        <w:t>,</w:t>
      </w:r>
      <w:r w:rsidR="00D37F72">
        <w:t xml:space="preserve"> the memory representation depends on the </w:t>
      </w:r>
      <w:r w:rsidR="00876B98">
        <w:t>endianness</w:t>
      </w:r>
      <w:r w:rsidR="00D37F72">
        <w:t xml:space="preserve"> of the platform.</w:t>
      </w:r>
    </w:p>
    <w:p w14:paraId="746984AC" w14:textId="77777777" w:rsidR="008A5E4E" w:rsidRDefault="0065745B">
      <w:pPr>
        <w:pStyle w:val="p"/>
      </w:pPr>
      <w:r>
        <w:t xml:space="preserve">For </w:t>
      </w:r>
      <w:r>
        <w:rPr>
          <w:rStyle w:val="code1"/>
        </w:rPr>
        <w:t>s</w:t>
      </w:r>
      <w:r>
        <w:t xml:space="preserve"> and </w:t>
      </w:r>
      <w:r>
        <w:rPr>
          <w:rStyle w:val="code1"/>
        </w:rPr>
        <w:t>u</w:t>
      </w:r>
      <w:r>
        <w:t xml:space="preserve"> types, the values must be integer. If a value is too large to fit in the format, the lower-order bits are used. </w:t>
      </w:r>
    </w:p>
    <w:p w14:paraId="0F13B66B" w14:textId="77777777" w:rsidR="008A5E4E" w:rsidRDefault="0065745B">
      <w:pPr>
        <w:pStyle w:val="p"/>
      </w:pPr>
      <w:r>
        <w:t xml:space="preserve">For </w:t>
      </w:r>
      <w:r>
        <w:rPr>
          <w:rStyle w:val="code1"/>
        </w:rPr>
        <w:t>f</w:t>
      </w:r>
      <w:r>
        <w:t xml:space="preserve"> types, the values must be floating-point. The floating-point constant is required to be the same size as the packed element type and is read as described in </w:t>
      </w:r>
      <w:r>
        <w:rPr>
          <w:rStyle w:val="xref1"/>
        </w:rPr>
        <w:t>4.8.2. Floating-Point Constants (</w:t>
      </w:r>
      <w:r w:rsidR="009A76EE" w:rsidRPr="008A5E4E">
        <w:fldChar w:fldCharType="begin"/>
      </w:r>
      <w:r w:rsidR="008A5E4E">
        <w:instrText xml:space="preserve"> PAGEREF _Ref1161106651 \p \h  \* MERGEFORMAT </w:instrText>
      </w:r>
      <w:r w:rsidR="009A76EE" w:rsidRPr="008A5E4E">
        <w:fldChar w:fldCharType="separate"/>
      </w:r>
      <w:r w:rsidR="00533AF0" w:rsidRPr="00533AF0">
        <w:rPr>
          <w:rStyle w:val="xref1"/>
          <w:noProof/>
        </w:rPr>
        <w:t>on</w:t>
      </w:r>
      <w:r w:rsidR="00533AF0">
        <w:rPr>
          <w:noProof/>
        </w:rPr>
        <w:t xml:space="preserve"> page 69</w:t>
      </w:r>
      <w:r w:rsidR="009A76EE" w:rsidRPr="008A5E4E">
        <w:rPr>
          <w:rStyle w:val="xref1"/>
        </w:rPr>
        <w:fldChar w:fldCharType="end"/>
      </w:r>
      <w:r>
        <w:rPr>
          <w:rStyle w:val="xref1"/>
        </w:rPr>
        <w:t>)</w:t>
      </w:r>
      <w:r>
        <w:t>. The 64-bit packed floating-point type (</w:t>
      </w:r>
      <w:r>
        <w:rPr>
          <w:rStyle w:val="code1"/>
        </w:rPr>
        <w:t>f64x2</w:t>
      </w:r>
      <w:r>
        <w:t xml:space="preserve">) is not supported by the Base profile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w:t>
      </w:r>
    </w:p>
    <w:p w14:paraId="0249EB23" w14:textId="77777777" w:rsidR="008A5E4E" w:rsidRDefault="0065745B">
      <w:pPr>
        <w:pStyle w:val="p"/>
      </w:pPr>
      <w:r>
        <w:t>Bit types are not allowed.</w:t>
      </w:r>
    </w:p>
    <w:p w14:paraId="68CE3D08" w14:textId="77777777" w:rsidR="008A5E4E" w:rsidRDefault="0065745B">
      <w:pPr>
        <w:pStyle w:val="p"/>
      </w:pPr>
      <w:r>
        <w:t xml:space="preserve"> Packed constants are only valid for bit types with the same size as the packed constant, and for packed types with the same packed type. See </w:t>
      </w:r>
      <w:r>
        <w:rPr>
          <w:rStyle w:val="xref1"/>
        </w:rPr>
        <w:t>4.8.4. How Text Format Constants Are Converted to Bit String Constants (</w:t>
      </w:r>
      <w:r w:rsidR="009A76EE" w:rsidRPr="008A5E4E">
        <w:fldChar w:fldCharType="begin"/>
      </w:r>
      <w:r w:rsidR="008A5E4E">
        <w:instrText xml:space="preserve"> PAGEREF _Ref150022384 \p \h  \* MERGEFORMAT </w:instrText>
      </w:r>
      <w:r w:rsidR="009A76EE" w:rsidRPr="008A5E4E">
        <w:fldChar w:fldCharType="separate"/>
      </w:r>
      <w:r w:rsidR="00533AF0" w:rsidRPr="00533AF0">
        <w:rPr>
          <w:rStyle w:val="xref1"/>
          <w:noProof/>
        </w:rPr>
        <w:t>on</w:t>
      </w:r>
      <w:r w:rsidR="00533AF0">
        <w:rPr>
          <w:noProof/>
        </w:rPr>
        <w:t xml:space="preserve"> page 72</w:t>
      </w:r>
      <w:r w:rsidR="009A76EE" w:rsidRPr="008A5E4E">
        <w:rPr>
          <w:rStyle w:val="xref1"/>
        </w:rPr>
        <w:fldChar w:fldCharType="end"/>
      </w:r>
      <w:r>
        <w:rPr>
          <w:rStyle w:val="xref1"/>
        </w:rPr>
        <w:t>)</w:t>
      </w:r>
      <w:r>
        <w:t>.</w:t>
      </w:r>
    </w:p>
    <w:p w14:paraId="4B085943" w14:textId="77777777" w:rsidR="008A5E4E" w:rsidRDefault="0065745B">
      <w:pPr>
        <w:pStyle w:val="p"/>
      </w:pPr>
      <w:r>
        <w:t xml:space="preserve"> In the following examples, each pair of lines generates the same constant value:</w:t>
      </w:r>
    </w:p>
    <w:p w14:paraId="1A554BC4" w14:textId="36F1F944" w:rsidR="008A5E4E" w:rsidRDefault="0065745B">
      <w:pPr>
        <w:pStyle w:val="pre"/>
      </w:pPr>
      <w:r>
        <w:t>add_pp_s16x2 $s1, $s2, s16x2(-23,56);</w:t>
      </w:r>
      <w:r>
        <w:br/>
        <w:t xml:space="preserve"> add_pp_s16x2 $s1, $s2, 0xffe90038;</w:t>
      </w:r>
      <w:r>
        <w:br/>
        <w:t xml:space="preserve">                 </w:t>
      </w:r>
      <w:r>
        <w:br/>
        <w:t xml:space="preserve"> add_pp_u16x2 $s1, $s2, u16x2(23,56);</w:t>
      </w:r>
      <w:r>
        <w:br/>
        <w:t xml:space="preserve"> add_pp_u16x2 $s1, $s2, 0x170038;</w:t>
      </w:r>
      <w:r>
        <w:br/>
        <w:t xml:space="preserve">                 </w:t>
      </w:r>
      <w:r>
        <w:br/>
        <w:t xml:space="preserve"> add_pp_s16x4 $d1, $d2, s16x4(23,56,34,10);</w:t>
      </w:r>
      <w:r>
        <w:br/>
        <w:t xml:space="preserve"> add_pp_s16x4 $d1, $d2, 0x1700380022000a;</w:t>
      </w:r>
      <w:r>
        <w:br/>
        <w:t xml:space="preserve">                 </w:t>
      </w:r>
      <w:r>
        <w:br/>
        <w:t xml:space="preserve"> add_pp_u16x4 $d1, $d2, u16x4(1,0,1,0);</w:t>
      </w:r>
      <w:r>
        <w:br/>
        <w:t xml:space="preserve"> add_pp_u16x4 $d1, $d2, 0x1000000010000;</w:t>
      </w:r>
      <w:r>
        <w:br/>
        <w:t xml:space="preserve">                 </w:t>
      </w:r>
      <w:r>
        <w:br/>
        <w:t xml:space="preserve"> add_pp_s8x4 $s1, $s2, s8x4(23,56,34,10);</w:t>
      </w:r>
      <w:r>
        <w:br/>
        <w:t xml:space="preserve"> add_pp_s8x4 $s1, $s2, 0x1738220a;</w:t>
      </w:r>
      <w:r>
        <w:br/>
        <w:t xml:space="preserve">                 </w:t>
      </w:r>
      <w:r>
        <w:br/>
      </w:r>
      <w:r>
        <w:lastRenderedPageBreak/>
        <w:t xml:space="preserve"> add_pp_u8x4 $s1, $s2, u8x4(1,0,1,0);</w:t>
      </w:r>
      <w:r>
        <w:br/>
        <w:t xml:space="preserve"> add_pp_u8x4 $s1, $s2, 0x1000100;</w:t>
      </w:r>
      <w:r>
        <w:br/>
        <w:t xml:space="preserve">                 </w:t>
      </w:r>
      <w:r>
        <w:br/>
        <w:t xml:space="preserve"> add_pp_s8x8 $d1, $d2, s8x8(23,56,34,10,0,0,0,0);</w:t>
      </w:r>
      <w:r>
        <w:br/>
        <w:t xml:space="preserve"> add_pp_s8x8 $d1, $d2, 1673124687913156608;</w:t>
      </w:r>
      <w:r>
        <w:br/>
        <w:t xml:space="preserve">                 </w:t>
      </w:r>
      <w:r>
        <w:br/>
        <w:t xml:space="preserve"> add_pp_s8x8 $d1, $d2, s8x8(23,56,34,10,0,0,0,0);</w:t>
      </w:r>
      <w:r>
        <w:br/>
        <w:t xml:space="preserve"> add_pp_s8x8 $d1, $d2, 0x1738220a00000000;</w:t>
      </w:r>
      <w:r>
        <w:br/>
        <w:t xml:space="preserve"> </w:t>
      </w:r>
      <w:r>
        <w:br/>
        <w:t xml:space="preserve"> add_pp_f32x2 $d1, $d2, f32x2(2.0f, 1.0f);</w:t>
      </w:r>
      <w:r>
        <w:br/>
        <w:t xml:space="preserve"> add_pp_f32x2 $d1, $d2, 0x3f80000040000000;</w:t>
      </w:r>
    </w:p>
    <w:p w14:paraId="55484B4F" w14:textId="77777777" w:rsidR="008A5E4E" w:rsidRDefault="0065745B">
      <w:pPr>
        <w:pStyle w:val="h3"/>
      </w:pPr>
      <w:bookmarkStart w:id="400" w:name="_Toc396034179"/>
      <w:r>
        <w:t>4.14.3 Examples</w:t>
      </w:r>
      <w:bookmarkEnd w:id="400"/>
    </w:p>
    <w:p w14:paraId="517DFCE0" w14:textId="77777777" w:rsidR="008A5E4E" w:rsidRDefault="0065745B">
      <w:pPr>
        <w:pStyle w:val="pNoPageBreakAfter"/>
      </w:pPr>
      <w:r>
        <w:t>The following example does four separate 8-bit signed adds:</w:t>
      </w:r>
    </w:p>
    <w:p w14:paraId="695AFBC8" w14:textId="77777777" w:rsidR="008A5E4E" w:rsidRDefault="0065745B">
      <w:pPr>
        <w:pStyle w:val="pre"/>
      </w:pPr>
      <w:r>
        <w:t>add_pp_s8x4 $s1, $s2, $s3;</w:t>
      </w:r>
    </w:p>
    <w:p w14:paraId="627A22C3" w14:textId="77777777" w:rsidR="008A5E4E" w:rsidRDefault="0065745B">
      <w:pPr>
        <w:pStyle w:val="pNoPageBreakAfter"/>
      </w:pPr>
      <w:r>
        <w:rPr>
          <w:rStyle w:val="code1"/>
        </w:rPr>
        <w:t>s1</w:t>
      </w:r>
      <w:r>
        <w:t xml:space="preserve"> = the logical OR of:</w:t>
      </w:r>
    </w:p>
    <w:p w14:paraId="02947D64" w14:textId="77777777" w:rsidR="008A5E4E" w:rsidRDefault="0065745B">
      <w:pPr>
        <w:pStyle w:val="pre"/>
      </w:pPr>
      <w:r>
        <w:t xml:space="preserve">s2[0-7] + s3[0-7] </w:t>
      </w:r>
      <w:r>
        <w:br/>
        <w:t xml:space="preserve"> s2[8-15] + s3[8-15] </w:t>
      </w:r>
      <w:r>
        <w:br/>
        <w:t xml:space="preserve"> s2[16-23] + s3[16-23]</w:t>
      </w:r>
      <w:r>
        <w:br/>
        <w:t xml:space="preserve"> s2[24-31] + s3[24-31]</w:t>
      </w:r>
    </w:p>
    <w:p w14:paraId="159B240C" w14:textId="77777777" w:rsidR="008A5E4E" w:rsidRDefault="0065745B">
      <w:pPr>
        <w:pStyle w:val="pNoPageBreakAfter"/>
      </w:pPr>
      <w:r>
        <w:t xml:space="preserve">The following example does four separate signed adds, adding the lower byte of </w:t>
      </w:r>
      <w:r>
        <w:rPr>
          <w:rStyle w:val="code1"/>
        </w:rPr>
        <w:t>$s3</w:t>
      </w:r>
      <w:r>
        <w:t xml:space="preserve"> (bits 0-7) to each of the four bytes in </w:t>
      </w:r>
      <w:r>
        <w:rPr>
          <w:rStyle w:val="code1"/>
        </w:rPr>
        <w:t>$s2</w:t>
      </w:r>
      <w:r>
        <w:t>:</w:t>
      </w:r>
    </w:p>
    <w:p w14:paraId="7BC2951C" w14:textId="77777777" w:rsidR="008A5E4E" w:rsidRDefault="0065745B">
      <w:pPr>
        <w:pStyle w:val="pre"/>
      </w:pPr>
      <w:r>
        <w:t>add_ps_s8x4 $s1, $s2, $s3;</w:t>
      </w:r>
    </w:p>
    <w:p w14:paraId="72DF3F37" w14:textId="77777777" w:rsidR="008A5E4E" w:rsidRDefault="0065745B">
      <w:pPr>
        <w:pStyle w:val="h2"/>
      </w:pPr>
      <w:bookmarkStart w:id="401" w:name="_Toc396034180"/>
      <w:r>
        <w:t>4.15 Subword Sizes</w:t>
      </w:r>
      <w:bookmarkEnd w:id="401"/>
    </w:p>
    <w:p w14:paraId="79891E7B" w14:textId="77777777" w:rsidR="008A5E4E" w:rsidRDefault="0065745B">
      <w:pPr>
        <w:pStyle w:val="p"/>
      </w:pPr>
      <w:r>
        <w:t xml:space="preserve">The </w:t>
      </w:r>
      <w:r>
        <w:rPr>
          <w:rStyle w:val="code1"/>
        </w:rPr>
        <w:t>b8</w:t>
      </w:r>
      <w:r>
        <w:t xml:space="preserve">, </w:t>
      </w:r>
      <w:r>
        <w:rPr>
          <w:rStyle w:val="code1"/>
        </w:rPr>
        <w:t>b16</w:t>
      </w:r>
      <w:r>
        <w:t xml:space="preserve">, </w:t>
      </w:r>
      <w:r>
        <w:rPr>
          <w:rStyle w:val="code1"/>
        </w:rPr>
        <w:t>s8</w:t>
      </w:r>
      <w:r>
        <w:t xml:space="preserve">, </w:t>
      </w:r>
      <w:r>
        <w:rPr>
          <w:rStyle w:val="code1"/>
        </w:rPr>
        <w:t>s16</w:t>
      </w:r>
      <w:r>
        <w:t xml:space="preserve">, </w:t>
      </w:r>
      <w:r>
        <w:rPr>
          <w:rStyle w:val="code1"/>
        </w:rPr>
        <w:t>u8</w:t>
      </w:r>
      <w:r>
        <w:t xml:space="preserve">, and </w:t>
      </w:r>
      <w:r>
        <w:rPr>
          <w:rStyle w:val="code1"/>
        </w:rPr>
        <w:t>u16</w:t>
      </w:r>
      <w:r>
        <w:t xml:space="preserve"> types are allowed only in loads/stores and conversions.</w:t>
      </w:r>
    </w:p>
    <w:p w14:paraId="1C635E7B" w14:textId="77777777" w:rsidR="008A5E4E" w:rsidRDefault="0065745B">
      <w:pPr>
        <w:pStyle w:val="h2"/>
      </w:pPr>
      <w:bookmarkStart w:id="402" w:name="_Toc396034181"/>
      <w:r>
        <w:t xml:space="preserve">4.16 </w:t>
      </w:r>
      <w:bookmarkStart w:id="403" w:name="_Ref289733002"/>
      <w:bookmarkStart w:id="404" w:name="_Ref-316080158"/>
      <w:bookmarkStart w:id="405" w:name="_Ref1549694024"/>
      <w:r>
        <w:t>Operands</w:t>
      </w:r>
      <w:bookmarkEnd w:id="402"/>
      <w:bookmarkEnd w:id="403"/>
      <w:bookmarkEnd w:id="404"/>
      <w:bookmarkEnd w:id="405"/>
    </w:p>
    <w:p w14:paraId="2B2C49A9" w14:textId="77777777" w:rsidR="008A5E4E" w:rsidRDefault="0065745B">
      <w:pPr>
        <w:pStyle w:val="p"/>
      </w:pPr>
      <w:r>
        <w:t xml:space="preserve">HSAIL is a classic load-store machine, with most ALU operands being either in registers or immediate values. In addition, there are several other kinds of operands. </w:t>
      </w:r>
    </w:p>
    <w:p w14:paraId="5D129BFA" w14:textId="77777777" w:rsidR="008A5E4E" w:rsidRDefault="0065745B">
      <w:pPr>
        <w:pStyle w:val="pNoPageBreakAfter"/>
      </w:pPr>
      <w:r>
        <w:t xml:space="preserve">The operation specifies the valid kind of each operand using these rules: </w:t>
      </w:r>
    </w:p>
    <w:p w14:paraId="2DF6BFE1" w14:textId="77777777" w:rsidR="008A5E4E" w:rsidRDefault="0065745B">
      <w:pPr>
        <w:pStyle w:val="li"/>
        <w:numPr>
          <w:ilvl w:val="0"/>
          <w:numId w:val="79"/>
        </w:numPr>
        <w:spacing w:before="320"/>
        <w:ind w:left="600"/>
      </w:pPr>
      <w:r>
        <w:t xml:space="preserve">A source operand and a destination operand can be a register. The rules for register operands are described below. </w:t>
      </w:r>
    </w:p>
    <w:p w14:paraId="6E2BF074" w14:textId="50A9627E" w:rsidR="008A5E4E" w:rsidRDefault="0065745B">
      <w:pPr>
        <w:pStyle w:val="li"/>
        <w:numPr>
          <w:ilvl w:val="0"/>
          <w:numId w:val="79"/>
        </w:numPr>
        <w:ind w:left="600"/>
      </w:pPr>
      <w:r>
        <w:t>A source operand can be an immediate</w:t>
      </w:r>
      <w:r w:rsidR="005454A4">
        <w:t xml:space="preserve"> value if the operation accepts immediate operands</w:t>
      </w:r>
      <w:r>
        <w:t>. Immediate values can be either a</w:t>
      </w:r>
      <w:r w:rsidR="0079361E">
        <w:t>n integer constant, float constant, typed</w:t>
      </w:r>
      <w:r>
        <w:t xml:space="preserve"> constant</w:t>
      </w:r>
      <w:r w:rsidR="0079361E">
        <w:t>,</w:t>
      </w:r>
      <w:r>
        <w:t xml:space="preserve"> or </w:t>
      </w:r>
      <w:r>
        <w:rPr>
          <w:rStyle w:val="code1"/>
        </w:rPr>
        <w:t>WAVESIZE</w:t>
      </w:r>
      <w:r w:rsidR="007B0D75" w:rsidRPr="007B0D75">
        <w:t xml:space="preserve"> </w:t>
      </w:r>
      <w:r w:rsidR="007B0D75">
        <w:t xml:space="preserve">according to the rules in </w:t>
      </w:r>
      <w:r w:rsidR="007B0D75">
        <w:rPr>
          <w:rStyle w:val="xref1"/>
        </w:rPr>
        <w:t>Table 4–1 (</w:t>
      </w:r>
      <w:r w:rsidR="007B0D75" w:rsidRPr="008A5E4E">
        <w:fldChar w:fldCharType="begin"/>
      </w:r>
      <w:r w:rsidR="007B0D75">
        <w:instrText xml:space="preserve"> PAGEREF -887813809 \p \h  \* MERGEFORMAT </w:instrText>
      </w:r>
      <w:r w:rsidR="007B0D75" w:rsidRPr="008A5E4E">
        <w:fldChar w:fldCharType="separate"/>
      </w:r>
      <w:r w:rsidR="007B0D75" w:rsidRPr="00533AF0">
        <w:rPr>
          <w:rStyle w:val="xref1"/>
          <w:noProof/>
        </w:rPr>
        <w:t>on</w:t>
      </w:r>
      <w:r w:rsidR="007B0D75">
        <w:rPr>
          <w:noProof/>
        </w:rPr>
        <w:t xml:space="preserve"> page 72</w:t>
      </w:r>
      <w:r w:rsidR="007B0D75" w:rsidRPr="008A5E4E">
        <w:rPr>
          <w:rStyle w:val="xref1"/>
        </w:rPr>
        <w:fldChar w:fldCharType="end"/>
      </w:r>
      <w:r w:rsidR="007B0D75">
        <w:rPr>
          <w:rStyle w:val="xref1"/>
        </w:rPr>
        <w:t xml:space="preserve">) </w:t>
      </w:r>
      <w:r w:rsidR="007B0D75">
        <w:t>based on the type of the operand</w:t>
      </w:r>
      <w:r>
        <w:t xml:space="preserve">. </w:t>
      </w:r>
      <w:r w:rsidR="00661920">
        <w:t>Note that i</w:t>
      </w:r>
      <w:r w:rsidR="0048294E">
        <w:t>mage</w:t>
      </w:r>
      <w:r w:rsidR="00661920">
        <w:t>,</w:t>
      </w:r>
      <w:r w:rsidR="0048294E">
        <w:t xml:space="preserve"> sampler</w:t>
      </w:r>
      <w:r w:rsidR="00661920">
        <w:t>, and array</w:t>
      </w:r>
      <w:r w:rsidR="0048294E">
        <w:t xml:space="preserve"> typed constants</w:t>
      </w:r>
      <w:r w:rsidR="00661920">
        <w:t xml:space="preserve"> </w:t>
      </w:r>
      <w:r w:rsidR="0048294E">
        <w:t xml:space="preserve">are </w:t>
      </w:r>
      <w:r w:rsidR="0079361E">
        <w:t xml:space="preserve">not </w:t>
      </w:r>
      <w:r w:rsidR="008C1B16">
        <w:t>allowed</w:t>
      </w:r>
      <w:r w:rsidR="0079361E">
        <w:t xml:space="preserve">. </w:t>
      </w:r>
      <w:r>
        <w:t xml:space="preserve">See </w:t>
      </w:r>
      <w:r>
        <w:rPr>
          <w:rStyle w:val="xref1"/>
        </w:rPr>
        <w:t>4.8. Constants (</w:t>
      </w:r>
      <w:r w:rsidR="009A76EE" w:rsidRPr="008A5E4E">
        <w:fldChar w:fldCharType="begin"/>
      </w:r>
      <w:r w:rsidR="008A5E4E">
        <w:instrText xml:space="preserve"> PAGEREF _Ref-1280415766 \p \h  \* MERGEFORMAT </w:instrText>
      </w:r>
      <w:r w:rsidR="009A76EE" w:rsidRPr="008A5E4E">
        <w:fldChar w:fldCharType="separate"/>
      </w:r>
      <w:r w:rsidR="00533AF0" w:rsidRPr="00533AF0">
        <w:rPr>
          <w:rStyle w:val="xref1"/>
          <w:noProof/>
        </w:rPr>
        <w:t>on</w:t>
      </w:r>
      <w:r w:rsidR="00533AF0">
        <w:rPr>
          <w:noProof/>
        </w:rPr>
        <w:t xml:space="preserve"> page 66</w:t>
      </w:r>
      <w:r w:rsidR="009A76EE" w:rsidRPr="008A5E4E">
        <w:rPr>
          <w:rStyle w:val="xref1"/>
        </w:rPr>
        <w:fldChar w:fldCharType="end"/>
      </w:r>
      <w:r>
        <w:rPr>
          <w:rStyle w:val="xref1"/>
        </w:rPr>
        <w:t>)</w:t>
      </w:r>
      <w:r>
        <w:t xml:space="preserve"> and </w:t>
      </w:r>
      <w:r>
        <w:rPr>
          <w:rStyle w:val="xref1"/>
        </w:rPr>
        <w:t>2.6.2. Wavefront Size (</w:t>
      </w:r>
      <w:r w:rsidR="009A76EE" w:rsidRPr="008A5E4E">
        <w:fldChar w:fldCharType="begin"/>
      </w:r>
      <w:r w:rsidR="008A5E4E">
        <w:instrText xml:space="preserve"> PAGEREF _Ref-248432818 \p \h  \* MERGEFORMAT </w:instrText>
      </w:r>
      <w:r w:rsidR="009A76EE" w:rsidRPr="008A5E4E">
        <w:fldChar w:fldCharType="separate"/>
      </w:r>
      <w:r w:rsidR="00533AF0" w:rsidRPr="00533AF0">
        <w:rPr>
          <w:rStyle w:val="xref1"/>
          <w:noProof/>
        </w:rPr>
        <w:t>on</w:t>
      </w:r>
      <w:r w:rsidR="00533AF0">
        <w:rPr>
          <w:noProof/>
        </w:rPr>
        <w:t xml:space="preserve"> page 13</w:t>
      </w:r>
      <w:r w:rsidR="009A76EE" w:rsidRPr="008A5E4E">
        <w:rPr>
          <w:rStyle w:val="xref1"/>
        </w:rPr>
        <w:fldChar w:fldCharType="end"/>
      </w:r>
      <w:r>
        <w:rPr>
          <w:rStyle w:val="xref1"/>
        </w:rPr>
        <w:t>)</w:t>
      </w:r>
      <w:r>
        <w:t>.</w:t>
      </w:r>
    </w:p>
    <w:p w14:paraId="26B48A8D" w14:textId="77777777" w:rsidR="008A5E4E" w:rsidRDefault="0065745B">
      <w:pPr>
        <w:pStyle w:val="li"/>
        <w:numPr>
          <w:ilvl w:val="0"/>
          <w:numId w:val="79"/>
        </w:numPr>
        <w:ind w:left="600"/>
      </w:pPr>
      <w:r>
        <w:t xml:space="preserve"> Memory, image, segment checking, segment conversion, and </w:t>
      </w:r>
      <w:r>
        <w:rPr>
          <w:rStyle w:val="code1"/>
        </w:rPr>
        <w:t>lda</w:t>
      </w:r>
      <w:r>
        <w:t xml:space="preserve"> operations take an address expression as a source operand. See </w:t>
      </w:r>
      <w:r>
        <w:rPr>
          <w:rStyle w:val="xref1"/>
        </w:rPr>
        <w:t>4.18. Address Expressions (</w:t>
      </w:r>
      <w:r w:rsidR="009A76EE" w:rsidRPr="008A5E4E">
        <w:fldChar w:fldCharType="begin"/>
      </w:r>
      <w:r w:rsidR="008A5E4E">
        <w:instrText xml:space="preserve"> PAGEREF _Ref986190199 \p \h  \* MERGEFORMAT </w:instrText>
      </w:r>
      <w:r w:rsidR="009A76EE" w:rsidRPr="008A5E4E">
        <w:fldChar w:fldCharType="separate"/>
      </w:r>
      <w:r w:rsidR="00533AF0" w:rsidRPr="00533AF0">
        <w:rPr>
          <w:rStyle w:val="xref1"/>
          <w:noProof/>
        </w:rPr>
        <w:t>on</w:t>
      </w:r>
      <w:r w:rsidR="00533AF0">
        <w:rPr>
          <w:noProof/>
        </w:rPr>
        <w:t xml:space="preserve"> page 88</w:t>
      </w:r>
      <w:r w:rsidR="009A76EE" w:rsidRPr="008A5E4E">
        <w:rPr>
          <w:rStyle w:val="xref1"/>
        </w:rPr>
        <w:fldChar w:fldCharType="end"/>
      </w:r>
      <w:r>
        <w:rPr>
          <w:rStyle w:val="xref1"/>
        </w:rPr>
        <w:t>)</w:t>
      </w:r>
      <w:r>
        <w:t xml:space="preserve">. </w:t>
      </w:r>
    </w:p>
    <w:p w14:paraId="7734192A" w14:textId="77777777" w:rsidR="008A5E4E" w:rsidRDefault="0065745B">
      <w:pPr>
        <w:pStyle w:val="li"/>
        <w:numPr>
          <w:ilvl w:val="0"/>
          <w:numId w:val="79"/>
        </w:numPr>
        <w:ind w:left="600"/>
      </w:pPr>
      <w:r>
        <w:t xml:space="preserve"> Memory, image, and some copy (move) operations allow a vector register as source and destination operands. These comprise a list of registers. See </w:t>
      </w:r>
      <w:r>
        <w:rPr>
          <w:rStyle w:val="xref1"/>
        </w:rPr>
        <w:t>4.17. Vector Operands (</w:t>
      </w:r>
      <w:r w:rsidR="009A76EE" w:rsidRPr="008A5E4E">
        <w:fldChar w:fldCharType="begin"/>
      </w:r>
      <w:r w:rsidR="008A5E4E">
        <w:instrText xml:space="preserve"> PAGEREF _Ref530800010 \p \h  \* MERGEFORMAT </w:instrText>
      </w:r>
      <w:r w:rsidR="009A76EE" w:rsidRPr="008A5E4E">
        <w:fldChar w:fldCharType="separate"/>
      </w:r>
      <w:r w:rsidR="00533AF0" w:rsidRPr="00533AF0">
        <w:rPr>
          <w:rStyle w:val="xref1"/>
          <w:noProof/>
        </w:rPr>
        <w:t>on</w:t>
      </w:r>
      <w:r w:rsidR="00533AF0">
        <w:rPr>
          <w:noProof/>
        </w:rPr>
        <w:t xml:space="preserve"> page 88</w:t>
      </w:r>
      <w:r w:rsidR="009A76EE" w:rsidRPr="008A5E4E">
        <w:rPr>
          <w:rStyle w:val="xref1"/>
        </w:rPr>
        <w:fldChar w:fldCharType="end"/>
      </w:r>
      <w:r>
        <w:rPr>
          <w:rStyle w:val="xref1"/>
        </w:rPr>
        <w:t>)</w:t>
      </w:r>
      <w:r>
        <w:t xml:space="preserve">. </w:t>
      </w:r>
    </w:p>
    <w:p w14:paraId="24B64736" w14:textId="77777777" w:rsidR="008A5E4E" w:rsidRDefault="0065745B">
      <w:pPr>
        <w:pStyle w:val="li"/>
        <w:numPr>
          <w:ilvl w:val="0"/>
          <w:numId w:val="79"/>
        </w:numPr>
        <w:ind w:left="600"/>
      </w:pPr>
      <w:r>
        <w:lastRenderedPageBreak/>
        <w:t xml:space="preserve"> Branch operations can take a label and list of labels as a source operand. See </w:t>
      </w:r>
      <w:r>
        <w:rPr>
          <w:rStyle w:val="xref1"/>
        </w:rPr>
        <w:t>8.1. Branch Operations (</w:t>
      </w:r>
      <w:r w:rsidR="009A76EE" w:rsidRPr="008A5E4E">
        <w:fldChar w:fldCharType="begin"/>
      </w:r>
      <w:r w:rsidR="008A5E4E">
        <w:instrText xml:space="preserve"> PAGEREF _Ref-928385472 \p \h  \* MERGEFORMAT </w:instrText>
      </w:r>
      <w:r w:rsidR="009A76EE" w:rsidRPr="008A5E4E">
        <w:fldChar w:fldCharType="separate"/>
      </w:r>
      <w:r w:rsidR="00533AF0" w:rsidRPr="00533AF0">
        <w:rPr>
          <w:rStyle w:val="xref1"/>
          <w:noProof/>
        </w:rPr>
        <w:t>on</w:t>
      </w:r>
      <w:r w:rsidR="00533AF0">
        <w:rPr>
          <w:noProof/>
        </w:rPr>
        <w:t xml:space="preserve"> page 225</w:t>
      </w:r>
      <w:r w:rsidR="009A76EE" w:rsidRPr="008A5E4E">
        <w:rPr>
          <w:rStyle w:val="xref1"/>
        </w:rPr>
        <w:fldChar w:fldCharType="end"/>
      </w:r>
      <w:r>
        <w:rPr>
          <w:rStyle w:val="xref1"/>
        </w:rPr>
        <w:t>)</w:t>
      </w:r>
      <w:r>
        <w:t xml:space="preserve">. </w:t>
      </w:r>
    </w:p>
    <w:p w14:paraId="7FD6AC45" w14:textId="77777777" w:rsidR="008A5E4E" w:rsidRDefault="0065745B">
      <w:pPr>
        <w:pStyle w:val="li"/>
        <w:numPr>
          <w:ilvl w:val="0"/>
          <w:numId w:val="79"/>
        </w:numPr>
        <w:spacing w:after="320"/>
        <w:ind w:left="600"/>
      </w:pPr>
      <w:r>
        <w:t xml:space="preserve"> Call operations can take a function identifier, list of function identifiers, and signature identifier as a source operand. See </w:t>
      </w:r>
      <w:r>
        <w:rPr>
          <w:rStyle w:val="xref1"/>
        </w:rPr>
        <w:t>Chapter 10. Function Operations (</w:t>
      </w:r>
      <w:r w:rsidR="009A76EE" w:rsidRPr="008A5E4E">
        <w:fldChar w:fldCharType="begin"/>
      </w:r>
      <w:r w:rsidR="008A5E4E">
        <w:instrText xml:space="preserve"> PAGEREF _Ref157771107 \p \h  \* MERGEFORMAT </w:instrText>
      </w:r>
      <w:r w:rsidR="009A76EE" w:rsidRPr="008A5E4E">
        <w:fldChar w:fldCharType="separate"/>
      </w:r>
      <w:r w:rsidR="00533AF0" w:rsidRPr="00533AF0">
        <w:rPr>
          <w:rStyle w:val="xref1"/>
          <w:noProof/>
        </w:rPr>
        <w:t>on</w:t>
      </w:r>
      <w:r w:rsidR="00533AF0">
        <w:rPr>
          <w:noProof/>
        </w:rPr>
        <w:t xml:space="preserve"> page 245</w:t>
      </w:r>
      <w:r w:rsidR="009A76EE" w:rsidRPr="008A5E4E">
        <w:rPr>
          <w:rStyle w:val="xref1"/>
        </w:rPr>
        <w:fldChar w:fldCharType="end"/>
      </w:r>
      <w:r>
        <w:rPr>
          <w:rStyle w:val="xref1"/>
        </w:rPr>
        <w:t>)</w:t>
      </w:r>
      <w:r>
        <w:t xml:space="preserve">. </w:t>
      </w:r>
    </w:p>
    <w:p w14:paraId="699BC21C" w14:textId="77777777" w:rsidR="008A5E4E" w:rsidRDefault="0065745B">
      <w:pPr>
        <w:pStyle w:val="p"/>
      </w:pPr>
      <w:r>
        <w:t xml:space="preserve">The source operands are usually denoted in the operation descriptions by the names </w:t>
      </w:r>
      <w:r>
        <w:rPr>
          <w:rStyle w:val="i"/>
        </w:rPr>
        <w:t>src0</w:t>
      </w:r>
      <w:r>
        <w:t xml:space="preserve">, </w:t>
      </w:r>
      <w:r>
        <w:rPr>
          <w:rStyle w:val="i"/>
        </w:rPr>
        <w:t>src1</w:t>
      </w:r>
      <w:r>
        <w:t xml:space="preserve">, </w:t>
      </w:r>
      <w:r>
        <w:rPr>
          <w:rStyle w:val="i"/>
        </w:rPr>
        <w:t>src2</w:t>
      </w:r>
      <w:r>
        <w:t>, and so forth.</w:t>
      </w:r>
    </w:p>
    <w:p w14:paraId="17728D82" w14:textId="77777777" w:rsidR="008A5E4E" w:rsidRDefault="0065745B">
      <w:pPr>
        <w:pStyle w:val="p"/>
      </w:pPr>
      <w:r>
        <w:t xml:space="preserve">The destination operand of an operation must be a register. It is denoted in the operation descriptions by the name </w:t>
      </w:r>
      <w:r>
        <w:rPr>
          <w:rStyle w:val="i"/>
        </w:rPr>
        <w:t>dest</w:t>
      </w:r>
      <w:r>
        <w:t xml:space="preserve">. A destination operand can also be a vector register, in which case it is denoted as a list of registers with names </w:t>
      </w:r>
      <w:r>
        <w:rPr>
          <w:rStyle w:val="i"/>
        </w:rPr>
        <w:t>dest0</w:t>
      </w:r>
      <w:r>
        <w:t xml:space="preserve">, </w:t>
      </w:r>
      <w:r>
        <w:rPr>
          <w:rStyle w:val="i"/>
        </w:rPr>
        <w:t>dest1</w:t>
      </w:r>
      <w:r>
        <w:t>, and so forth.</w:t>
      </w:r>
    </w:p>
    <w:p w14:paraId="20AB65D5" w14:textId="77777777" w:rsidR="008A5E4E" w:rsidRDefault="0065745B">
      <w:pPr>
        <w:pStyle w:val="h3"/>
      </w:pPr>
      <w:bookmarkStart w:id="406" w:name="_Toc396034182"/>
      <w:r>
        <w:t>4.16.1 Operand Compound Type</w:t>
      </w:r>
      <w:bookmarkEnd w:id="406"/>
    </w:p>
    <w:p w14:paraId="6A6E594B" w14:textId="77777777" w:rsidR="008A5E4E" w:rsidRDefault="0065745B">
      <w:pPr>
        <w:pStyle w:val="p"/>
      </w:pPr>
      <w:r>
        <w:t xml:space="preserve">Register, immediate, and address expression operands have an associated compound type. See </w:t>
      </w:r>
      <w:r>
        <w:rPr>
          <w:rStyle w:val="xref1"/>
        </w:rPr>
        <w:t>4.13. Data Types (</w:t>
      </w:r>
      <w:r w:rsidR="009A76EE" w:rsidRPr="008A5E4E">
        <w:fldChar w:fldCharType="begin"/>
      </w:r>
      <w:r w:rsidR="008A5E4E">
        <w:instrText xml:space="preserve"> PAGEREF _Ref-1164801022 \p \h  \* MERGEFORMAT </w:instrText>
      </w:r>
      <w:r w:rsidR="009A76EE" w:rsidRPr="008A5E4E">
        <w:fldChar w:fldCharType="separate"/>
      </w:r>
      <w:r w:rsidR="00533AF0" w:rsidRPr="00533AF0">
        <w:rPr>
          <w:rStyle w:val="xref1"/>
          <w:noProof/>
        </w:rPr>
        <w:t>on</w:t>
      </w:r>
      <w:r w:rsidR="00533AF0">
        <w:rPr>
          <w:noProof/>
        </w:rPr>
        <w:t xml:space="preserve"> page 79</w:t>
      </w:r>
      <w:r w:rsidR="009A76EE" w:rsidRPr="008A5E4E">
        <w:rPr>
          <w:rStyle w:val="xref1"/>
        </w:rPr>
        <w:fldChar w:fldCharType="end"/>
      </w:r>
      <w:r>
        <w:rPr>
          <w:rStyle w:val="xref1"/>
        </w:rPr>
        <w:t>)</w:t>
      </w:r>
      <w:r>
        <w:t>. This defines the size and representation of the value provided by the source operand or stored in the destination operand.</w:t>
      </w:r>
    </w:p>
    <w:p w14:paraId="266485F0" w14:textId="77777777" w:rsidR="008A5E4E" w:rsidRDefault="0065745B">
      <w:pPr>
        <w:pStyle w:val="p"/>
      </w:pPr>
      <w:r>
        <w:t xml:space="preserve"> For most operations, the compound type used is the operation's compound type. However, some operations have two compound types, the first for the destination operand and the second for the source operands. In addition, for some operations, certain operands have a fixed compound type defined by the operation. </w:t>
      </w:r>
    </w:p>
    <w:p w14:paraId="79730D0B" w14:textId="77777777" w:rsidR="008A5E4E" w:rsidRDefault="0065745B">
      <w:pPr>
        <w:pStyle w:val="p"/>
      </w:pPr>
      <w:r>
        <w:t xml:space="preserve">For address expressions, the compound type refers to the value in memory, not the compound type of the address, which is always </w:t>
      </w:r>
      <w:r>
        <w:rPr>
          <w:rStyle w:val="code1"/>
        </w:rPr>
        <w:t>u32</w:t>
      </w:r>
      <w:r>
        <w:t xml:space="preserve"> or </w:t>
      </w:r>
      <w:r>
        <w:rPr>
          <w:rStyle w:val="code1"/>
        </w:rPr>
        <w:t>u64</w:t>
      </w:r>
      <w:r>
        <w:t xml:space="preserve"> according to the address size. See </w:t>
      </w:r>
      <w:r>
        <w:rPr>
          <w:rStyle w:val="xref1"/>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 xml:space="preserve">. </w:t>
      </w:r>
    </w:p>
    <w:p w14:paraId="4DC85C6D" w14:textId="77777777" w:rsidR="008A5E4E" w:rsidRDefault="0065745B">
      <w:pPr>
        <w:pStyle w:val="p"/>
      </w:pPr>
      <w:r>
        <w:t xml:space="preserve">For vector registers, the compound type applies to each register, and the rules for register operands below apply to each individual register. The individual registers do not need to be different for source operands, but do need to be different for destination operands. </w:t>
      </w:r>
    </w:p>
    <w:p w14:paraId="1A8E9E23" w14:textId="77777777" w:rsidR="008A5E4E" w:rsidRDefault="0065745B">
      <w:pPr>
        <w:pStyle w:val="p"/>
      </w:pPr>
      <w:r>
        <w:t xml:space="preserve">The rules for converting constant values to the source operand compound type are given in </w:t>
      </w:r>
      <w:r>
        <w:rPr>
          <w:rStyle w:val="xref1"/>
        </w:rPr>
        <w:t>4.8.4. How Text Format Constants Are Converted to Bit String Constants (</w:t>
      </w:r>
      <w:r w:rsidR="009A76EE" w:rsidRPr="008A5E4E">
        <w:fldChar w:fldCharType="begin"/>
      </w:r>
      <w:r w:rsidR="008A5E4E">
        <w:instrText xml:space="preserve"> PAGEREF _Ref150022384 \p \h  \* MERGEFORMAT </w:instrText>
      </w:r>
      <w:r w:rsidR="009A76EE" w:rsidRPr="008A5E4E">
        <w:fldChar w:fldCharType="separate"/>
      </w:r>
      <w:r w:rsidR="00533AF0" w:rsidRPr="00533AF0">
        <w:rPr>
          <w:rStyle w:val="xref1"/>
          <w:noProof/>
        </w:rPr>
        <w:t>on</w:t>
      </w:r>
      <w:r w:rsidR="00533AF0">
        <w:rPr>
          <w:noProof/>
        </w:rPr>
        <w:t xml:space="preserve"> page 72</w:t>
      </w:r>
      <w:r w:rsidR="009A76EE" w:rsidRPr="008A5E4E">
        <w:rPr>
          <w:rStyle w:val="xref1"/>
        </w:rPr>
        <w:fldChar w:fldCharType="end"/>
      </w:r>
      <w:r>
        <w:rPr>
          <w:rStyle w:val="xref1"/>
        </w:rPr>
        <w:t>)</w:t>
      </w:r>
      <w:r>
        <w:t xml:space="preserve">. </w:t>
      </w:r>
    </w:p>
    <w:p w14:paraId="6C5564B4" w14:textId="77777777" w:rsidR="008A5E4E" w:rsidRDefault="0065745B">
      <w:pPr>
        <w:pStyle w:val="p"/>
      </w:pPr>
      <w:r>
        <w:rPr>
          <w:rStyle w:val="code1"/>
        </w:rPr>
        <w:t>WAVESIZE</w:t>
      </w:r>
      <w:r>
        <w:t xml:space="preserve"> is allowed only if the source operand is an integer or bit compound type.</w:t>
      </w:r>
    </w:p>
    <w:p w14:paraId="23052BE1" w14:textId="77777777" w:rsidR="008A5E4E" w:rsidRDefault="0065745B">
      <w:pPr>
        <w:pStyle w:val="h3"/>
      </w:pPr>
      <w:bookmarkStart w:id="407" w:name="_Toc396034183"/>
      <w:r>
        <w:t>4.16.2 Rules for Operand Registers</w:t>
      </w:r>
      <w:bookmarkEnd w:id="407"/>
    </w:p>
    <w:p w14:paraId="18710C2A" w14:textId="77777777" w:rsidR="008A5E4E" w:rsidRDefault="0065745B">
      <w:pPr>
        <w:pStyle w:val="pNoPageBreakAfter"/>
      </w:pPr>
      <w:r>
        <w:t xml:space="preserve"> The following rules apply to operand registers: </w:t>
      </w:r>
    </w:p>
    <w:p w14:paraId="43EC6E4A" w14:textId="77777777" w:rsidR="008A5E4E" w:rsidRDefault="0065745B">
      <w:pPr>
        <w:pStyle w:val="li"/>
        <w:numPr>
          <w:ilvl w:val="0"/>
          <w:numId w:val="80"/>
        </w:numPr>
        <w:spacing w:before="320"/>
        <w:ind w:left="600"/>
      </w:pPr>
      <w:r>
        <w:t xml:space="preserve">If the operand compound type is </w:t>
      </w:r>
      <w:r>
        <w:rPr>
          <w:rStyle w:val="code1"/>
        </w:rPr>
        <w:t>b1</w:t>
      </w:r>
      <w:r>
        <w:t xml:space="preserve"> then it must be a </w:t>
      </w:r>
      <w:r>
        <w:rPr>
          <w:rStyle w:val="code1"/>
        </w:rPr>
        <w:t>c</w:t>
      </w:r>
      <w:r>
        <w:t xml:space="preserve"> register.</w:t>
      </w:r>
    </w:p>
    <w:p w14:paraId="604FEE37" w14:textId="4E55C5AE" w:rsidR="008A5E4E" w:rsidRDefault="0065745B">
      <w:pPr>
        <w:pStyle w:val="li"/>
        <w:numPr>
          <w:ilvl w:val="0"/>
          <w:numId w:val="80"/>
        </w:numPr>
        <w:ind w:left="600"/>
      </w:pPr>
      <w:r>
        <w:t xml:space="preserve">If the operand compound type is </w:t>
      </w:r>
      <w:r>
        <w:rPr>
          <w:rStyle w:val="code1"/>
        </w:rPr>
        <w:t>f16</w:t>
      </w:r>
      <w:r w:rsidR="00A24B04">
        <w:rPr>
          <w:rStyle w:val="code1"/>
        </w:rPr>
        <w:t xml:space="preserve"> </w:t>
      </w:r>
      <w:r>
        <w:t xml:space="preserve">then it must be an </w:t>
      </w:r>
      <w:r>
        <w:rPr>
          <w:rStyle w:val="code1"/>
        </w:rPr>
        <w:t>s</w:t>
      </w:r>
      <w:r>
        <w:t xml:space="preserve"> register. The </w:t>
      </w:r>
      <w:r>
        <w:rPr>
          <w:rStyle w:val="code1"/>
        </w:rPr>
        <w:t>s</w:t>
      </w:r>
      <w:r>
        <w:t xml:space="preserve"> register representation of </w:t>
      </w:r>
      <w:r>
        <w:rPr>
          <w:rStyle w:val="code1"/>
        </w:rPr>
        <w:t>f16</w:t>
      </w:r>
      <w:r>
        <w:t xml:space="preserve"> </w:t>
      </w:r>
      <w:r w:rsidR="00F638A5">
        <w:t xml:space="preserve">stores the value in the least significant 16 bits, and the most significant 16 bits are undefined. </w:t>
      </w:r>
      <w:r>
        <w:t xml:space="preserve">See </w:t>
      </w:r>
      <w:r>
        <w:rPr>
          <w:rStyle w:val="xref1"/>
        </w:rPr>
        <w:t>4.19.1. Floating-Point Numbers (</w:t>
      </w:r>
      <w:r w:rsidR="009A76EE" w:rsidRPr="008A5E4E">
        <w:fldChar w:fldCharType="begin"/>
      </w:r>
      <w:r w:rsidR="008A5E4E">
        <w:instrText xml:space="preserve"> PAGEREF _Ref-2113006689 \p \h  \* MERGEFORMAT </w:instrText>
      </w:r>
      <w:r w:rsidR="009A76EE" w:rsidRPr="008A5E4E">
        <w:fldChar w:fldCharType="separate"/>
      </w:r>
      <w:r w:rsidR="00533AF0" w:rsidRPr="00533AF0">
        <w:rPr>
          <w:rStyle w:val="xref1"/>
          <w:noProof/>
        </w:rPr>
        <w:t>on</w:t>
      </w:r>
      <w:r w:rsidR="00533AF0">
        <w:rPr>
          <w:noProof/>
        </w:rPr>
        <w:t xml:space="preserve"> page 91</w:t>
      </w:r>
      <w:r w:rsidR="009A76EE" w:rsidRPr="008A5E4E">
        <w:rPr>
          <w:rStyle w:val="xref1"/>
        </w:rPr>
        <w:fldChar w:fldCharType="end"/>
      </w:r>
      <w:r>
        <w:rPr>
          <w:rStyle w:val="xref1"/>
        </w:rPr>
        <w:t>)</w:t>
      </w:r>
      <w:r>
        <w:t>.</w:t>
      </w:r>
    </w:p>
    <w:p w14:paraId="44479991" w14:textId="77777777" w:rsidR="008A5E4E" w:rsidRDefault="0065745B">
      <w:pPr>
        <w:pStyle w:val="li"/>
        <w:numPr>
          <w:ilvl w:val="0"/>
          <w:numId w:val="80"/>
        </w:numPr>
        <w:ind w:left="600"/>
      </w:pPr>
      <w:r>
        <w:t xml:space="preserve">If the operand type is </w:t>
      </w:r>
      <w:r>
        <w:rPr>
          <w:rStyle w:val="code1"/>
        </w:rPr>
        <w:t>u</w:t>
      </w:r>
      <w:r>
        <w:t xml:space="preserve"> or </w:t>
      </w:r>
      <w:r>
        <w:rPr>
          <w:rStyle w:val="code1"/>
        </w:rPr>
        <w:t>s</w:t>
      </w:r>
      <w:r>
        <w:t xml:space="preserve"> with a size less than 32 bits then it must be a </w:t>
      </w:r>
      <w:r>
        <w:rPr>
          <w:rStyle w:val="code1"/>
        </w:rPr>
        <w:t>s</w:t>
      </w:r>
      <w:r>
        <w:t xml:space="preserve"> register. (There are no other types less than 32 bits except for </w:t>
      </w:r>
      <w:r>
        <w:rPr>
          <w:rStyle w:val="code1"/>
        </w:rPr>
        <w:t>b1</w:t>
      </w:r>
      <w:r>
        <w:t xml:space="preserve"> and </w:t>
      </w:r>
      <w:r>
        <w:rPr>
          <w:rStyle w:val="code1"/>
        </w:rPr>
        <w:t>f16</w:t>
      </w:r>
      <w:r>
        <w:t xml:space="preserve"> which are described above.)</w:t>
      </w:r>
    </w:p>
    <w:p w14:paraId="09DB1B82" w14:textId="77777777" w:rsidR="008A5E4E" w:rsidRDefault="0065745B">
      <w:pPr>
        <w:pStyle w:val="p1"/>
      </w:pPr>
      <w:r>
        <w:t xml:space="preserve">For source operands the size of the compound type dictates the number of least significant bits of the </w:t>
      </w:r>
      <w:r>
        <w:rPr>
          <w:rStyle w:val="code1"/>
        </w:rPr>
        <w:t>s</w:t>
      </w:r>
      <w:r>
        <w:t xml:space="preserve"> register that are used.</w:t>
      </w:r>
    </w:p>
    <w:p w14:paraId="35BAF6CF" w14:textId="77777777" w:rsidR="008A5E4E" w:rsidRDefault="0065745B">
      <w:pPr>
        <w:pStyle w:val="p1"/>
      </w:pPr>
      <w:r>
        <w:lastRenderedPageBreak/>
        <w:t xml:space="preserve">For destination operands the operation is performed in the size of the operand compound type. The result is then zero-extended for </w:t>
      </w:r>
      <w:r>
        <w:rPr>
          <w:rStyle w:val="code1"/>
        </w:rPr>
        <w:t>u</w:t>
      </w:r>
      <w:r>
        <w:t xml:space="preserve"> types, and sign-extended for </w:t>
      </w:r>
      <w:r>
        <w:rPr>
          <w:rStyle w:val="code1"/>
        </w:rPr>
        <w:t>s</w:t>
      </w:r>
      <w:r>
        <w:t xml:space="preserve"> types, to 32 bits. For example, an </w:t>
      </w:r>
      <w:r>
        <w:rPr>
          <w:rStyle w:val="code1"/>
        </w:rPr>
        <w:t>ld_u16</w:t>
      </w:r>
      <w:r>
        <w:t xml:space="preserve"> operation must have an s destination register: a 16-bit value is loaded from memory, zero-extended to 32 bits, and stored in the </w:t>
      </w:r>
      <w:r>
        <w:rPr>
          <w:rStyle w:val="code1"/>
        </w:rPr>
        <w:t>s</w:t>
      </w:r>
      <w:r>
        <w:t xml:space="preserve"> register.</w:t>
      </w:r>
    </w:p>
    <w:p w14:paraId="609B3FF5" w14:textId="77777777" w:rsidR="008A5E4E" w:rsidRDefault="0065745B">
      <w:pPr>
        <w:pStyle w:val="li"/>
        <w:numPr>
          <w:ilvl w:val="0"/>
          <w:numId w:val="80"/>
        </w:numPr>
        <w:spacing w:after="320"/>
        <w:ind w:left="600"/>
      </w:pPr>
      <w:r>
        <w:t>Otherwise the source operand register size must match the size of its compound type.</w:t>
      </w:r>
    </w:p>
    <w:p w14:paraId="3EF19543" w14:textId="77777777" w:rsidR="008A5E4E" w:rsidRDefault="0065745B">
      <w:pPr>
        <w:pStyle w:val="p"/>
      </w:pPr>
      <w:r>
        <w:t xml:space="preserve">If it is necessary to transfer an integer value in a </w:t>
      </w:r>
      <w:r>
        <w:rPr>
          <w:rStyle w:val="code1"/>
        </w:rPr>
        <w:t>d</w:t>
      </w:r>
      <w:r>
        <w:t xml:space="preserve"> register into an </w:t>
      </w:r>
      <w:r>
        <w:rPr>
          <w:rStyle w:val="code1"/>
        </w:rPr>
        <w:t>s</w:t>
      </w:r>
      <w:r>
        <w:t xml:space="preserve"> register, or vice versa, the </w:t>
      </w:r>
      <w:r>
        <w:rPr>
          <w:rStyle w:val="code1"/>
        </w:rPr>
        <w:t>cvt</w:t>
      </w:r>
      <w:r>
        <w:t xml:space="preserve"> operation must be used to do the appropriate truncation or zero/sign extension. Similarly, if it is necessary to transfer a </w:t>
      </w:r>
      <w:r>
        <w:rPr>
          <w:rStyle w:val="code1"/>
        </w:rPr>
        <w:t>b1</w:t>
      </w:r>
      <w:r>
        <w:t xml:space="preserve"> value in a </w:t>
      </w:r>
      <w:r>
        <w:rPr>
          <w:rStyle w:val="code1"/>
        </w:rPr>
        <w:t>c</w:t>
      </w:r>
      <w:r>
        <w:t xml:space="preserve"> register into an </w:t>
      </w:r>
      <w:r>
        <w:rPr>
          <w:rStyle w:val="code1"/>
        </w:rPr>
        <w:t>s</w:t>
      </w:r>
      <w:r>
        <w:t xml:space="preserve"> or </w:t>
      </w:r>
      <w:r>
        <w:rPr>
          <w:rStyle w:val="code1"/>
        </w:rPr>
        <w:t>d</w:t>
      </w:r>
      <w:r>
        <w:t xml:space="preserve"> register, or vice versa, the </w:t>
      </w:r>
      <w:r>
        <w:rPr>
          <w:rStyle w:val="code1"/>
        </w:rPr>
        <w:t>cvt</w:t>
      </w:r>
      <w:r>
        <w:t xml:space="preserve"> operation must be used to do the appropriate testing to a </w:t>
      </w:r>
      <w:r>
        <w:rPr>
          <w:rStyle w:val="code1"/>
        </w:rPr>
        <w:t>b1</w:t>
      </w:r>
      <w:r>
        <w:t xml:space="preserve"> value or conversion to a signed or unsigned integer value or a float value. See </w:t>
      </w:r>
      <w:r>
        <w:rPr>
          <w:rStyle w:val="xref1"/>
        </w:rPr>
        <w:t>5.18. Conversion (cvt) Operation (</w:t>
      </w:r>
      <w:r w:rsidR="009A76EE" w:rsidRPr="008A5E4E">
        <w:fldChar w:fldCharType="begin"/>
      </w:r>
      <w:r w:rsidR="008A5E4E">
        <w:instrText xml:space="preserve"> PAGEREF _Ref133263008 \p \h  \* MERGEFORMAT </w:instrText>
      </w:r>
      <w:r w:rsidR="009A76EE" w:rsidRPr="008A5E4E">
        <w:fldChar w:fldCharType="separate"/>
      </w:r>
      <w:r w:rsidR="00533AF0" w:rsidRPr="00533AF0">
        <w:rPr>
          <w:rStyle w:val="xref1"/>
          <w:noProof/>
        </w:rPr>
        <w:t>on</w:t>
      </w:r>
      <w:r w:rsidR="00533AF0">
        <w:rPr>
          <w:noProof/>
        </w:rPr>
        <w:t xml:space="preserve"> page 148</w:t>
      </w:r>
      <w:r w:rsidR="009A76EE" w:rsidRPr="008A5E4E">
        <w:rPr>
          <w:rStyle w:val="xref1"/>
        </w:rPr>
        <w:fldChar w:fldCharType="end"/>
      </w:r>
      <w:r>
        <w:rPr>
          <w:rStyle w:val="xref1"/>
        </w:rPr>
        <w:t>)</w:t>
      </w:r>
      <w:r>
        <w:t>.</w:t>
      </w:r>
    </w:p>
    <w:p w14:paraId="54F7FD76" w14:textId="77777777" w:rsidR="008A5E4E" w:rsidRDefault="0065745B">
      <w:pPr>
        <w:pStyle w:val="h2"/>
      </w:pPr>
      <w:bookmarkStart w:id="408" w:name="_Toc396034184"/>
      <w:r>
        <w:t xml:space="preserve">4.17 </w:t>
      </w:r>
      <w:r w:rsidR="009A76EE">
        <w:fldChar w:fldCharType="begin"/>
      </w:r>
      <w:r>
        <w:instrText xml:space="preserve"> XE "vector operand" </w:instrText>
      </w:r>
      <w:r w:rsidR="009A76EE">
        <w:fldChar w:fldCharType="end"/>
      </w:r>
      <w:bookmarkStart w:id="409" w:name="_Ref530800010"/>
      <w:r>
        <w:t>Vector Operands</w:t>
      </w:r>
      <w:bookmarkEnd w:id="408"/>
      <w:bookmarkEnd w:id="409"/>
    </w:p>
    <w:p w14:paraId="48C374B4" w14:textId="77777777" w:rsidR="008A5E4E" w:rsidRDefault="0065745B">
      <w:pPr>
        <w:pStyle w:val="p"/>
      </w:pPr>
      <w:r>
        <w:t>Several operations support vector operands.</w:t>
      </w:r>
    </w:p>
    <w:p w14:paraId="0D60F942" w14:textId="77777777" w:rsidR="008A5E4E" w:rsidRDefault="0065745B">
      <w:pPr>
        <w:pStyle w:val="p"/>
      </w:pPr>
      <w:r>
        <w:t>Both destination and source vector operands are written as a comma-separated list of component operands enclosed in parentheses.</w:t>
      </w:r>
    </w:p>
    <w:p w14:paraId="5C47009D" w14:textId="77777777" w:rsidR="008A5E4E" w:rsidRDefault="0065745B">
      <w:pPr>
        <w:pStyle w:val="p"/>
      </w:pPr>
      <w:r>
        <w:t xml:space="preserve">A </w:t>
      </w:r>
      <w:r>
        <w:rPr>
          <w:rStyle w:val="code1"/>
        </w:rPr>
        <w:t>v2</w:t>
      </w:r>
      <w:r>
        <w:t xml:space="preserve"> vector operand contains two component operands, a </w:t>
      </w:r>
      <w:r>
        <w:rPr>
          <w:rStyle w:val="code1"/>
        </w:rPr>
        <w:t>v3</w:t>
      </w:r>
      <w:r>
        <w:t xml:space="preserve"> vector operand contains three component operands, and a </w:t>
      </w:r>
      <w:r>
        <w:rPr>
          <w:rStyle w:val="code1"/>
        </w:rPr>
        <w:t>v4</w:t>
      </w:r>
      <w:r>
        <w:t xml:space="preserve"> vector operand contains four component operands. </w:t>
      </w:r>
    </w:p>
    <w:p w14:paraId="2AEF643F" w14:textId="77777777" w:rsidR="008A5E4E" w:rsidRDefault="0065745B">
      <w:pPr>
        <w:pStyle w:val="p"/>
      </w:pPr>
      <w:r>
        <w:t>It is not valid to omit a component operand from the vector operand list.</w:t>
      </w:r>
    </w:p>
    <w:p w14:paraId="3CE59D3A" w14:textId="77777777" w:rsidR="008A5E4E" w:rsidRDefault="009A76EE">
      <w:pPr>
        <w:pStyle w:val="p"/>
      </w:pPr>
      <w:r>
        <w:fldChar w:fldCharType="begin"/>
      </w:r>
      <w:r w:rsidR="0065745B">
        <w:instrText xml:space="preserve"> XE "vector operand:destination vector operand" </w:instrText>
      </w:r>
      <w:r>
        <w:fldChar w:fldCharType="end"/>
      </w:r>
      <w:r w:rsidR="0065745B">
        <w:t>For a destination vector operand, each component operand must be a register.</w:t>
      </w:r>
    </w:p>
    <w:p w14:paraId="4FCD99D4" w14:textId="63015CFD" w:rsidR="008A5E4E" w:rsidRDefault="009A76EE">
      <w:pPr>
        <w:pStyle w:val="p"/>
      </w:pPr>
      <w:r>
        <w:fldChar w:fldCharType="begin"/>
      </w:r>
      <w:r w:rsidR="0065745B">
        <w:instrText xml:space="preserve"> XE "vector operand:source vector operand" </w:instrText>
      </w:r>
      <w:r>
        <w:fldChar w:fldCharType="end"/>
      </w:r>
      <w:r w:rsidR="0065745B">
        <w:t xml:space="preserve">For a source vector operand, each component operand can be a register, </w:t>
      </w:r>
      <w:r w:rsidR="009A7528">
        <w:t xml:space="preserve">or </w:t>
      </w:r>
      <w:r w:rsidR="0065745B">
        <w:t>immediate operand.</w:t>
      </w:r>
    </w:p>
    <w:p w14:paraId="1D93391A" w14:textId="77777777" w:rsidR="008A5E4E" w:rsidRDefault="0065745B">
      <w:pPr>
        <w:pStyle w:val="pNoPageBreakAfter"/>
      </w:pPr>
      <w:r>
        <w:t>The type of the vector operand applies to each component operand:</w:t>
      </w:r>
    </w:p>
    <w:p w14:paraId="3402612E" w14:textId="77777777" w:rsidR="008A5E4E" w:rsidRDefault="0065745B">
      <w:pPr>
        <w:pStyle w:val="li"/>
        <w:numPr>
          <w:ilvl w:val="0"/>
          <w:numId w:val="81"/>
        </w:numPr>
        <w:spacing w:before="320"/>
        <w:ind w:left="600"/>
      </w:pPr>
      <w:r>
        <w:t>The rules for each register in a vector operand follow the same rules as registers in non-vector operands. Therefore, they must all be the same register type. In a vector operand used as a destination, it is not valid to repeat a register.</w:t>
      </w:r>
    </w:p>
    <w:p w14:paraId="5A56E72B" w14:textId="77777777" w:rsidR="008A5E4E" w:rsidRDefault="0065745B">
      <w:pPr>
        <w:pStyle w:val="li"/>
        <w:numPr>
          <w:ilvl w:val="0"/>
          <w:numId w:val="81"/>
        </w:numPr>
        <w:spacing w:after="320"/>
        <w:ind w:left="600"/>
      </w:pPr>
      <w:r>
        <w:t xml:space="preserve">The rules for each constant in a vector operand follow the same rules as constants in non-vector operands. See </w:t>
      </w:r>
      <w:r>
        <w:rPr>
          <w:rStyle w:val="xref1"/>
        </w:rPr>
        <w:t>4.8.4. How Text Format Constants Are Converted to Bit String Constants (</w:t>
      </w:r>
      <w:r w:rsidR="009A76EE" w:rsidRPr="008A5E4E">
        <w:fldChar w:fldCharType="begin"/>
      </w:r>
      <w:r w:rsidR="008A5E4E">
        <w:instrText xml:space="preserve"> PAGEREF _Ref150022384 \p \h  \* MERGEFORMAT </w:instrText>
      </w:r>
      <w:r w:rsidR="009A76EE" w:rsidRPr="008A5E4E">
        <w:fldChar w:fldCharType="separate"/>
      </w:r>
      <w:r w:rsidR="00533AF0" w:rsidRPr="00533AF0">
        <w:rPr>
          <w:rStyle w:val="xref1"/>
          <w:noProof/>
        </w:rPr>
        <w:t>on</w:t>
      </w:r>
      <w:r w:rsidR="00533AF0">
        <w:rPr>
          <w:noProof/>
        </w:rPr>
        <w:t xml:space="preserve"> page 72</w:t>
      </w:r>
      <w:r w:rsidR="009A76EE" w:rsidRPr="008A5E4E">
        <w:rPr>
          <w:rStyle w:val="xref1"/>
        </w:rPr>
        <w:fldChar w:fldCharType="end"/>
      </w:r>
      <w:r>
        <w:rPr>
          <w:rStyle w:val="xref1"/>
        </w:rPr>
        <w:t>)</w:t>
      </w:r>
      <w:r>
        <w:t xml:space="preserve">. </w:t>
      </w:r>
    </w:p>
    <w:p w14:paraId="52EF4512" w14:textId="77777777" w:rsidR="008A5E4E" w:rsidRDefault="0065745B">
      <w:pPr>
        <w:pStyle w:val="p"/>
      </w:pPr>
      <w:r>
        <w:t xml:space="preserve">In BRIG, the type of the vector operand is the type of each component operand. See </w:t>
      </w:r>
      <w:r>
        <w:rPr>
          <w:rStyle w:val="xref1"/>
        </w:rPr>
        <w:t>4.16. Operands (</w:t>
      </w:r>
      <w:r w:rsidR="009A76EE" w:rsidRPr="008A5E4E">
        <w:fldChar w:fldCharType="begin"/>
      </w:r>
      <w:r w:rsidR="008A5E4E">
        <w:instrText xml:space="preserve"> PAGEREF _Ref1549694024 \p \h  \* MERGEFORMAT </w:instrText>
      </w:r>
      <w:r w:rsidR="009A76EE" w:rsidRPr="008A5E4E">
        <w:fldChar w:fldCharType="separate"/>
      </w:r>
      <w:r w:rsidR="00533AF0" w:rsidRPr="00533AF0">
        <w:rPr>
          <w:rStyle w:val="xref1"/>
          <w:noProof/>
        </w:rPr>
        <w:t>on</w:t>
      </w:r>
      <w:r w:rsidR="00533AF0">
        <w:rPr>
          <w:noProof/>
        </w:rPr>
        <w:t xml:space="preserve"> page 86</w:t>
      </w:r>
      <w:r w:rsidR="009A76EE" w:rsidRPr="008A5E4E">
        <w:rPr>
          <w:rStyle w:val="xref1"/>
        </w:rPr>
        <w:fldChar w:fldCharType="end"/>
      </w:r>
      <w:r>
        <w:rPr>
          <w:rStyle w:val="xref1"/>
        </w:rPr>
        <w:t>)</w:t>
      </w:r>
      <w:r>
        <w:t xml:space="preserve">. </w:t>
      </w:r>
    </w:p>
    <w:p w14:paraId="4039A552" w14:textId="77777777" w:rsidR="008A5E4E" w:rsidRDefault="0065745B">
      <w:pPr>
        <w:pStyle w:val="p"/>
      </w:pPr>
      <w:r>
        <w:t xml:space="preserve">Loads and stores with vector operands can be used to implement loading and storing of contiguous multiple bytes of memory, which can improve memory performance. </w:t>
      </w:r>
    </w:p>
    <w:p w14:paraId="7E881633" w14:textId="77777777" w:rsidR="008A5E4E" w:rsidRDefault="0065745B">
      <w:pPr>
        <w:pStyle w:val="pNoPageBreakAfter"/>
      </w:pPr>
      <w:r>
        <w:t xml:space="preserve">Examples: </w:t>
      </w:r>
    </w:p>
    <w:p w14:paraId="45C89372" w14:textId="77777777" w:rsidR="008A5E4E" w:rsidRDefault="0065745B">
      <w:pPr>
        <w:pStyle w:val="pre"/>
      </w:pPr>
      <w:r>
        <w:t>group_u32 %x;</w:t>
      </w:r>
      <w:r>
        <w:br/>
        <w:t xml:space="preserve"> readonly_s32 %tbl[256];</w:t>
      </w:r>
      <w:r>
        <w:br/>
        <w:t xml:space="preserve"> ld_group_u16 $s0, [%x]; // via offset</w:t>
      </w:r>
      <w:r>
        <w:br/>
        <w:t xml:space="preserve"> ld_group_u32 $s0, [%x];</w:t>
      </w:r>
      <w:r>
        <w:br/>
        <w:t xml:space="preserve"> ld_group_f32 $s2, [%x][0]; // treat result as floating-point</w:t>
      </w:r>
      <w:r>
        <w:br/>
        <w:t xml:space="preserve"> ld_v4_readonly_f32 ($s0, $s3, $s1, $s2), [%tbl];</w:t>
      </w:r>
      <w:r>
        <w:br/>
        <w:t xml:space="preserve"> ld_readonly_s32 $s1, [%tbl][12];</w:t>
      </w:r>
      <w:r>
        <w:br/>
        <w:t xml:space="preserve"> ld_v4_readonly_width(all)_f32 ($s0, $s3, $s9, $s1), [%tbl][2]; // broadcast form</w:t>
      </w:r>
      <w:r>
        <w:br/>
      </w:r>
      <w:r>
        <w:lastRenderedPageBreak/>
        <w:t xml:space="preserve"> ld_v2_f32 ($s9, $s2), [$s1+8];</w:t>
      </w:r>
      <w:r>
        <w:br/>
        <w:t xml:space="preserve"> st_v2_f32 ($s9, 1.0f), [$s1+16];</w:t>
      </w:r>
      <w:r>
        <w:br/>
        <w:t xml:space="preserve"> st_v4_u32 ($s9, 2, 0xfffffffff, WAVESIZE), [$s1+32];</w:t>
      </w:r>
      <w:r>
        <w:br/>
        <w:t xml:space="preserve"> combine_v4_b128_b32 $q0, (3.14f, _f16x2(0.0h, 1.0h), -1, WAVESIZE); </w:t>
      </w:r>
    </w:p>
    <w:p w14:paraId="3ACD4C10" w14:textId="77777777" w:rsidR="008A5E4E" w:rsidRDefault="0065745B">
      <w:pPr>
        <w:pStyle w:val="p"/>
      </w:pPr>
      <w:r>
        <w:t xml:space="preserve">See </w:t>
      </w:r>
      <w:r>
        <w:rPr>
          <w:rStyle w:val="xref1"/>
        </w:rPr>
        <w:t>6.3. Load (ld) Operation (</w:t>
      </w:r>
      <w:r w:rsidR="009A76EE" w:rsidRPr="008A5E4E">
        <w:fldChar w:fldCharType="begin"/>
      </w:r>
      <w:r w:rsidR="008A5E4E">
        <w:instrText xml:space="preserve"> PAGEREF _Ref47977139 \p \h  \* MERGEFORMAT </w:instrText>
      </w:r>
      <w:r w:rsidR="009A76EE" w:rsidRPr="008A5E4E">
        <w:fldChar w:fldCharType="separate"/>
      </w:r>
      <w:r w:rsidR="00533AF0" w:rsidRPr="00533AF0">
        <w:rPr>
          <w:rStyle w:val="xref1"/>
          <w:noProof/>
        </w:rPr>
        <w:t>on</w:t>
      </w:r>
      <w:r w:rsidR="00533AF0">
        <w:rPr>
          <w:noProof/>
        </w:rPr>
        <w:t xml:space="preserve"> page 168</w:t>
      </w:r>
      <w:r w:rsidR="009A76EE" w:rsidRPr="008A5E4E">
        <w:rPr>
          <w:rStyle w:val="xref1"/>
        </w:rPr>
        <w:fldChar w:fldCharType="end"/>
      </w:r>
      <w:r>
        <w:rPr>
          <w:rStyle w:val="xref1"/>
        </w:rPr>
        <w:t>)</w:t>
      </w:r>
      <w:r>
        <w:t xml:space="preserve">. </w:t>
      </w:r>
    </w:p>
    <w:p w14:paraId="70EBDEDF" w14:textId="77777777" w:rsidR="008A5E4E" w:rsidRDefault="0065745B">
      <w:pPr>
        <w:pStyle w:val="h2"/>
      </w:pPr>
      <w:bookmarkStart w:id="410" w:name="_Toc396034185"/>
      <w:r>
        <w:t xml:space="preserve">4.18 </w:t>
      </w:r>
      <w:bookmarkStart w:id="411" w:name="_Ref986190199"/>
      <w:bookmarkStart w:id="412" w:name="_Ref242180951"/>
      <w:r>
        <w:t>Address Expressions</w:t>
      </w:r>
      <w:bookmarkEnd w:id="410"/>
      <w:bookmarkEnd w:id="411"/>
      <w:bookmarkEnd w:id="412"/>
    </w:p>
    <w:p w14:paraId="23D201C8" w14:textId="77777777" w:rsidR="008A5E4E" w:rsidRDefault="0065745B">
      <w:pPr>
        <w:pStyle w:val="pNoPageBreakAfter"/>
      </w:pPr>
      <w:r>
        <w:t>Most variables have two addresses:</w:t>
      </w:r>
    </w:p>
    <w:p w14:paraId="4A9B175E" w14:textId="77777777" w:rsidR="008A5E4E" w:rsidRDefault="0065745B">
      <w:pPr>
        <w:pStyle w:val="li"/>
        <w:numPr>
          <w:ilvl w:val="0"/>
          <w:numId w:val="82"/>
        </w:numPr>
        <w:spacing w:before="320"/>
        <w:ind w:left="600"/>
      </w:pPr>
      <w:r>
        <w:t xml:space="preserve">Flat address </w:t>
      </w:r>
    </w:p>
    <w:p w14:paraId="3ADC5674" w14:textId="77777777" w:rsidR="008A5E4E" w:rsidRDefault="0065745B">
      <w:pPr>
        <w:pStyle w:val="li"/>
        <w:numPr>
          <w:ilvl w:val="0"/>
          <w:numId w:val="82"/>
        </w:numPr>
        <w:spacing w:after="320"/>
        <w:ind w:left="600"/>
      </w:pPr>
      <w:r>
        <w:t>Segment address</w:t>
      </w:r>
    </w:p>
    <w:p w14:paraId="31ED69CC" w14:textId="77777777" w:rsidR="008A5E4E" w:rsidRDefault="0065745B">
      <w:pPr>
        <w:pStyle w:val="p"/>
      </w:pPr>
      <w:r>
        <w:t xml:space="preserve">A flat address is a general address that can be used to address any HSAIL memory. Flat addresses are in bytes. </w:t>
      </w:r>
    </w:p>
    <w:p w14:paraId="7C007FC9" w14:textId="77777777" w:rsidR="008A5E4E" w:rsidRDefault="0065745B">
      <w:pPr>
        <w:pStyle w:val="p"/>
      </w:pPr>
      <w:r>
        <w:t>A segment address is an offset within the segment in bytes.</w:t>
      </w:r>
    </w:p>
    <w:p w14:paraId="3A334991" w14:textId="77777777" w:rsidR="008A5E4E" w:rsidRDefault="0065745B">
      <w:pPr>
        <w:pStyle w:val="p"/>
      </w:pPr>
      <w:r>
        <w:t>An operation that uses an address expression operand specifies if it is a flat or segment address by the segment modifier on the operation. If the segment modifier is omitted, the operand it is a flat address, otherwise it is a segment address for the segment specified by the modifier.</w:t>
      </w:r>
    </w:p>
    <w:p w14:paraId="5C9A09C7" w14:textId="77777777" w:rsidR="008A5E4E" w:rsidRDefault="0065745B">
      <w:pPr>
        <w:pStyle w:val="pNoPageBreakAfter"/>
      </w:pPr>
      <w:r>
        <w:t xml:space="preserve">Address expressions consist of one of the following: </w:t>
      </w:r>
    </w:p>
    <w:p w14:paraId="1C7609C9" w14:textId="77777777" w:rsidR="008A5E4E" w:rsidRDefault="0065745B">
      <w:pPr>
        <w:pStyle w:val="li"/>
        <w:numPr>
          <w:ilvl w:val="0"/>
          <w:numId w:val="83"/>
        </w:numPr>
        <w:spacing w:before="320"/>
        <w:ind w:left="600"/>
      </w:pPr>
      <w:r>
        <w:t>A variable name in square brackets</w:t>
      </w:r>
    </w:p>
    <w:p w14:paraId="77622C79" w14:textId="77777777" w:rsidR="008A5E4E" w:rsidRDefault="0065745B">
      <w:pPr>
        <w:pStyle w:val="li"/>
        <w:numPr>
          <w:ilvl w:val="0"/>
          <w:numId w:val="83"/>
        </w:numPr>
        <w:ind w:left="600"/>
      </w:pPr>
      <w:r>
        <w:t>An address in square brackets</w:t>
      </w:r>
    </w:p>
    <w:p w14:paraId="0C51109A" w14:textId="77777777" w:rsidR="008A5E4E" w:rsidRDefault="0065745B">
      <w:pPr>
        <w:pStyle w:val="li"/>
        <w:numPr>
          <w:ilvl w:val="0"/>
          <w:numId w:val="83"/>
        </w:numPr>
        <w:spacing w:after="320"/>
        <w:ind w:left="600"/>
      </w:pPr>
      <w:r>
        <w:t>A variable name in square brackets followed by an address in square brackets</w:t>
      </w:r>
    </w:p>
    <w:p w14:paraId="1CF69420" w14:textId="77777777" w:rsidR="008A5E4E" w:rsidRDefault="0065745B">
      <w:pPr>
        <w:pStyle w:val="pNoPageBreakAfter"/>
      </w:pPr>
      <w:r>
        <w:t xml:space="preserve">An address is one of the following: </w:t>
      </w:r>
    </w:p>
    <w:p w14:paraId="3A9D6199" w14:textId="77777777" w:rsidR="008A5E4E" w:rsidRDefault="0065745B">
      <w:pPr>
        <w:pStyle w:val="li"/>
        <w:numPr>
          <w:ilvl w:val="0"/>
          <w:numId w:val="84"/>
        </w:numPr>
        <w:spacing w:before="320"/>
        <w:ind w:left="600"/>
      </w:pPr>
      <w:r>
        <w:t>register</w:t>
      </w:r>
    </w:p>
    <w:p w14:paraId="42B5F97B" w14:textId="77777777" w:rsidR="008A5E4E" w:rsidRDefault="0065745B">
      <w:pPr>
        <w:pStyle w:val="li"/>
        <w:numPr>
          <w:ilvl w:val="0"/>
          <w:numId w:val="84"/>
        </w:numPr>
        <w:ind w:left="600"/>
      </w:pPr>
      <w:r>
        <w:t>integer constant</w:t>
      </w:r>
    </w:p>
    <w:p w14:paraId="5A30C7C9" w14:textId="77777777" w:rsidR="008A5E4E" w:rsidRDefault="0065745B">
      <w:pPr>
        <w:pStyle w:val="li"/>
        <w:numPr>
          <w:ilvl w:val="0"/>
          <w:numId w:val="84"/>
        </w:numPr>
        <w:ind w:left="600"/>
      </w:pPr>
      <w:r>
        <w:t>+ integer constant</w:t>
      </w:r>
    </w:p>
    <w:p w14:paraId="1C6D5DA3" w14:textId="77777777" w:rsidR="008A5E4E" w:rsidRDefault="0065745B">
      <w:pPr>
        <w:pStyle w:val="li"/>
        <w:numPr>
          <w:ilvl w:val="0"/>
          <w:numId w:val="84"/>
        </w:numPr>
        <w:ind w:left="600"/>
      </w:pPr>
      <w:r>
        <w:t>- integer constant</w:t>
      </w:r>
    </w:p>
    <w:p w14:paraId="2AADF41B" w14:textId="77777777" w:rsidR="008A5E4E" w:rsidRDefault="0065745B">
      <w:pPr>
        <w:pStyle w:val="li"/>
        <w:numPr>
          <w:ilvl w:val="0"/>
          <w:numId w:val="84"/>
        </w:numPr>
        <w:ind w:left="600"/>
      </w:pPr>
      <w:r>
        <w:t>register + integer constant</w:t>
      </w:r>
    </w:p>
    <w:p w14:paraId="6E7A8AFE" w14:textId="77777777" w:rsidR="008A5E4E" w:rsidRDefault="0065745B">
      <w:pPr>
        <w:pStyle w:val="li"/>
        <w:numPr>
          <w:ilvl w:val="0"/>
          <w:numId w:val="84"/>
        </w:numPr>
        <w:spacing w:after="320"/>
        <w:ind w:left="600"/>
      </w:pPr>
      <w:r>
        <w:t>register - integer constant</w:t>
      </w:r>
    </w:p>
    <w:p w14:paraId="6E3334A5" w14:textId="77777777" w:rsidR="008A5E4E" w:rsidRDefault="0065745B">
      <w:pPr>
        <w:pStyle w:val="p"/>
      </w:pPr>
      <w:r>
        <w:t xml:space="preserve">If a variable name is specified, the variable must be declared or defined with the same segment as the address expression operand. Therefore, a flat address expression operand cannot use a variable name as variables are always declared or defined in a specific segment. For information about how to declare a variable, see </w:t>
      </w:r>
      <w:r>
        <w:rPr>
          <w:rStyle w:val="xref1"/>
        </w:rPr>
        <w:t>4.3.8. Variable (</w:t>
      </w:r>
      <w:r w:rsidR="009A76EE" w:rsidRPr="008A5E4E">
        <w:fldChar w:fldCharType="begin"/>
      </w:r>
      <w:r w:rsidR="008A5E4E">
        <w:instrText xml:space="preserve"> PAGEREF _Ref-1163237734 \p \h  \* MERGEFORMAT </w:instrText>
      </w:r>
      <w:r w:rsidR="009A76EE" w:rsidRPr="008A5E4E">
        <w:fldChar w:fldCharType="separate"/>
      </w:r>
      <w:r w:rsidR="00533AF0" w:rsidRPr="00533AF0">
        <w:rPr>
          <w:rStyle w:val="xref1"/>
          <w:noProof/>
        </w:rPr>
        <w:t>on</w:t>
      </w:r>
      <w:r w:rsidR="00533AF0">
        <w:rPr>
          <w:noProof/>
        </w:rPr>
        <w:t xml:space="preserve"> page 48</w:t>
      </w:r>
      <w:r w:rsidR="009A76EE" w:rsidRPr="008A5E4E">
        <w:rPr>
          <w:rStyle w:val="xref1"/>
        </w:rPr>
        <w:fldChar w:fldCharType="end"/>
      </w:r>
      <w:r>
        <w:rPr>
          <w:rStyle w:val="xref1"/>
        </w:rPr>
        <w:t>)</w:t>
      </w:r>
      <w:r>
        <w:t xml:space="preserve">. </w:t>
      </w:r>
    </w:p>
    <w:p w14:paraId="3D77A03E" w14:textId="77777777" w:rsidR="008A5E4E" w:rsidRDefault="0065745B">
      <w:pPr>
        <w:pStyle w:val="p"/>
      </w:pPr>
      <w:r>
        <w:t xml:space="preserve">Addresses are always in bytes. For information about how addresses are formed from an address expression, see </w:t>
      </w:r>
      <w:r>
        <w:rPr>
          <w:rStyle w:val="xref1"/>
        </w:rPr>
        <w:t>6.1.1. How Addresses Are Formed (</w:t>
      </w:r>
      <w:r w:rsidR="009A76EE" w:rsidRPr="008A5E4E">
        <w:fldChar w:fldCharType="begin"/>
      </w:r>
      <w:r w:rsidR="008A5E4E">
        <w:instrText xml:space="preserve"> PAGEREF _Ref-1018411741 \p \h  \* MERGEFORMAT </w:instrText>
      </w:r>
      <w:r w:rsidR="009A76EE" w:rsidRPr="008A5E4E">
        <w:fldChar w:fldCharType="separate"/>
      </w:r>
      <w:r w:rsidR="00533AF0" w:rsidRPr="00533AF0">
        <w:rPr>
          <w:rStyle w:val="xref1"/>
          <w:noProof/>
        </w:rPr>
        <w:t>on</w:t>
      </w:r>
      <w:r w:rsidR="00533AF0">
        <w:rPr>
          <w:noProof/>
        </w:rPr>
        <w:t xml:space="preserve"> page 155</w:t>
      </w:r>
      <w:r w:rsidR="009A76EE" w:rsidRPr="008A5E4E">
        <w:rPr>
          <w:rStyle w:val="xref1"/>
        </w:rPr>
        <w:fldChar w:fldCharType="end"/>
      </w:r>
      <w:r>
        <w:rPr>
          <w:rStyle w:val="xref1"/>
        </w:rPr>
        <w:t>)</w:t>
      </w:r>
      <w:r>
        <w:t>.</w:t>
      </w:r>
    </w:p>
    <w:p w14:paraId="314B3F91" w14:textId="77777777" w:rsidR="008A5E4E" w:rsidRDefault="0065745B">
      <w:pPr>
        <w:pStyle w:val="pNoPageBreakAfter"/>
      </w:pPr>
      <w:r>
        <w:lastRenderedPageBreak/>
        <w:t>Some examples of addresses are:</w:t>
      </w:r>
    </w:p>
    <w:p w14:paraId="2ED27DBC" w14:textId="77777777" w:rsidR="008A5E4E" w:rsidRDefault="0065745B">
      <w:pPr>
        <w:pStyle w:val="pre"/>
      </w:pPr>
      <w:r>
        <w:t>global_f32 %g1[10];              // allocate an array in a global segment</w:t>
      </w:r>
      <w:r>
        <w:br/>
        <w:t xml:space="preserve"> group_f32 %x[10];                // allocate an array in a group segment</w:t>
      </w:r>
      <w:r>
        <w:br/>
        <w:t xml:space="preserve"> ld_global_f32 $s2, [%g1][2];     // global segment address</w:t>
      </w:r>
      <w:r>
        <w:br/>
        <w:t xml:space="preserve"> ld_global_f32 $s1, [%g1][0];     // the [0] is optional </w:t>
      </w:r>
      <w:r>
        <w:br/>
        <w:t xml:space="preserve"> ld_global_f32 $s2, [%g1][+4];</w:t>
      </w:r>
      <w:r>
        <w:br/>
        <w:t xml:space="preserve"> lda_global_u64 $d0, [%g1][-4];</w:t>
      </w:r>
      <w:r>
        <w:br/>
        <w:t xml:space="preserve"> ld_global_u32 $s3, [%g1][$s2];   // read the float bits as an unsigned integer</w:t>
      </w:r>
      <w:r>
        <w:br/>
        <w:t xml:space="preserve"> ld_global_u32 $s4, [%g1][$s2+4];</w:t>
      </w:r>
      <w:r>
        <w:br/>
        <w:t xml:space="preserve"> ld_global_u32 $s5, [100];        // read from absolute global segment address 100   </w:t>
      </w:r>
      <w:r>
        <w:br/>
        <w:t xml:space="preserve"> ld_group_f32 $s3, [%x][$s2];     // group segment-relative address</w:t>
      </w:r>
      <w:r>
        <w:br/>
        <w:t xml:space="preserve"> ld_group_f16 $s5, [100];         // read 16 bits at absolute global segment address 100</w:t>
      </w:r>
    </w:p>
    <w:p w14:paraId="5C2E69E4" w14:textId="77777777" w:rsidR="008A5E4E" w:rsidRDefault="0065745B">
      <w:pPr>
        <w:pStyle w:val="p"/>
      </w:pPr>
      <w:r>
        <w:t xml:space="preserve">See </w:t>
      </w:r>
      <w:r>
        <w:rPr>
          <w:rStyle w:val="xref1"/>
        </w:rPr>
        <w:t>6.3. Load (ld) Operation (</w:t>
      </w:r>
      <w:r w:rsidR="009A76EE" w:rsidRPr="008A5E4E">
        <w:fldChar w:fldCharType="begin"/>
      </w:r>
      <w:r w:rsidR="008A5E4E">
        <w:instrText xml:space="preserve"> PAGEREF _Ref47977139 \p \h  \* MERGEFORMAT </w:instrText>
      </w:r>
      <w:r w:rsidR="009A76EE" w:rsidRPr="008A5E4E">
        <w:fldChar w:fldCharType="separate"/>
      </w:r>
      <w:r w:rsidR="00533AF0" w:rsidRPr="00533AF0">
        <w:rPr>
          <w:rStyle w:val="xref1"/>
          <w:noProof/>
        </w:rPr>
        <w:t>on</w:t>
      </w:r>
      <w:r w:rsidR="00533AF0">
        <w:rPr>
          <w:noProof/>
        </w:rPr>
        <w:t xml:space="preserve"> page 168</w:t>
      </w:r>
      <w:r w:rsidR="009A76EE" w:rsidRPr="008A5E4E">
        <w:rPr>
          <w:rStyle w:val="xref1"/>
        </w:rPr>
        <w:fldChar w:fldCharType="end"/>
      </w:r>
      <w:r>
        <w:rPr>
          <w:rStyle w:val="xref1"/>
        </w:rPr>
        <w:t>)</w:t>
      </w:r>
      <w:r>
        <w:t xml:space="preserve">. </w:t>
      </w:r>
    </w:p>
    <w:p w14:paraId="7BA12C70" w14:textId="77777777" w:rsidR="008A5E4E" w:rsidRDefault="0065745B">
      <w:pPr>
        <w:pStyle w:val="h2"/>
      </w:pPr>
      <w:bookmarkStart w:id="413" w:name="_Toc396034186"/>
      <w:r>
        <w:t xml:space="preserve">4.19 </w:t>
      </w:r>
      <w:bookmarkStart w:id="414" w:name="_Ref521090489"/>
      <w:r>
        <w:t>Floating Point</w:t>
      </w:r>
      <w:bookmarkEnd w:id="413"/>
      <w:bookmarkEnd w:id="414"/>
    </w:p>
    <w:p w14:paraId="7132B201" w14:textId="77777777" w:rsidR="008A5E4E" w:rsidRDefault="0065745B">
      <w:pPr>
        <w:pStyle w:val="pshortdesc"/>
      </w:pPr>
      <w:r>
        <w:t>HSAIL provides a rich set of floating-point operations. Most follow the IEEE/ANSI Standard 754-2008 for floating-point operations. However, there are important differences:</w:t>
      </w:r>
    </w:p>
    <w:p w14:paraId="40E3D12A" w14:textId="77777777" w:rsidR="008A5E4E" w:rsidRDefault="0065745B">
      <w:pPr>
        <w:pStyle w:val="li"/>
        <w:numPr>
          <w:ilvl w:val="0"/>
          <w:numId w:val="85"/>
        </w:numPr>
        <w:spacing w:before="320"/>
        <w:ind w:left="600"/>
      </w:pPr>
      <w:r>
        <w:t xml:space="preserve">If the Base profile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 has been specified:</w:t>
      </w:r>
    </w:p>
    <w:p w14:paraId="7EDC1B62" w14:textId="77777777" w:rsidR="008A5E4E" w:rsidRDefault="0065745B">
      <w:pPr>
        <w:pStyle w:val="li1"/>
        <w:numPr>
          <w:ilvl w:val="1"/>
          <w:numId w:val="86"/>
        </w:numPr>
        <w:ind w:left="1200"/>
      </w:pPr>
      <w:r>
        <w:t>The 64-bit floating-point type (</w:t>
      </w:r>
      <w:r>
        <w:rPr>
          <w:rStyle w:val="code1"/>
        </w:rPr>
        <w:t>f64</w:t>
      </w:r>
      <w:r>
        <w:t xml:space="preserve">) is not supported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w:t>
      </w:r>
    </w:p>
    <w:p w14:paraId="5D138AB7" w14:textId="77777777" w:rsidR="008A5E4E" w:rsidRDefault="0065745B">
      <w:pPr>
        <w:pStyle w:val="li1"/>
        <w:numPr>
          <w:ilvl w:val="1"/>
          <w:numId w:val="86"/>
        </w:numPr>
        <w:ind w:left="1200"/>
      </w:pPr>
      <w:r>
        <w:t xml:space="preserve">The DETECT and BREAK exception policies are not supported for the five floating point exceptions specified in </w:t>
      </w:r>
      <w:r>
        <w:rPr>
          <w:rStyle w:val="xref1"/>
        </w:rPr>
        <w:t>12.2. Hardware Exceptions (</w:t>
      </w:r>
      <w:r w:rsidR="009A76EE" w:rsidRPr="008A5E4E">
        <w:fldChar w:fldCharType="begin"/>
      </w:r>
      <w:r w:rsidR="008A5E4E">
        <w:instrText xml:space="preserve"> PAGEREF _Ref-1432139704 \p \h  \* MERGEFORMAT </w:instrText>
      </w:r>
      <w:r w:rsidR="009A76EE" w:rsidRPr="008A5E4E">
        <w:fldChar w:fldCharType="separate"/>
      </w:r>
      <w:r w:rsidR="00533AF0" w:rsidRPr="00533AF0">
        <w:rPr>
          <w:rStyle w:val="xref1"/>
          <w:noProof/>
        </w:rPr>
        <w:t>on</w:t>
      </w:r>
      <w:r w:rsidR="00533AF0">
        <w:rPr>
          <w:noProof/>
        </w:rPr>
        <w:t xml:space="preserve"> page 277</w:t>
      </w:r>
      <w:r w:rsidR="009A76EE" w:rsidRPr="008A5E4E">
        <w:rPr>
          <w:rStyle w:val="xref1"/>
        </w:rPr>
        <w:fldChar w:fldCharType="end"/>
      </w:r>
      <w:r>
        <w:rPr>
          <w:rStyle w:val="xref1"/>
        </w:rPr>
        <w:t>)</w:t>
      </w:r>
      <w:r>
        <w:t xml:space="preserve">, therefore operations do not have to generate them as they have no observable effect (see </w:t>
      </w:r>
      <w:r>
        <w:rPr>
          <w:rStyle w:val="xref1"/>
        </w:rPr>
        <w:t>4.19.5. Floating Point Exceptions (</w:t>
      </w:r>
      <w:r w:rsidR="009A76EE" w:rsidRPr="008A5E4E">
        <w:fldChar w:fldCharType="begin"/>
      </w:r>
      <w:r w:rsidR="008A5E4E">
        <w:instrText xml:space="preserve"> PAGEREF _Ref-641238421 \p \h  \* MERGEFORMAT </w:instrText>
      </w:r>
      <w:r w:rsidR="009A76EE" w:rsidRPr="008A5E4E">
        <w:fldChar w:fldCharType="separate"/>
      </w:r>
      <w:r w:rsidR="00533AF0" w:rsidRPr="00533AF0">
        <w:rPr>
          <w:rStyle w:val="xref1"/>
          <w:noProof/>
        </w:rPr>
        <w:t>on</w:t>
      </w:r>
      <w:r w:rsidR="00533AF0">
        <w:rPr>
          <w:noProof/>
        </w:rPr>
        <w:t xml:space="preserve"> page 94</w:t>
      </w:r>
      <w:r w:rsidR="009A76EE" w:rsidRPr="008A5E4E">
        <w:rPr>
          <w:rStyle w:val="xref1"/>
        </w:rPr>
        <w:fldChar w:fldCharType="end"/>
      </w:r>
      <w:r>
        <w:rPr>
          <w:rStyle w:val="xref1"/>
        </w:rPr>
        <w:t>)</w:t>
      </w:r>
      <w:r>
        <w:t>).</w:t>
      </w:r>
    </w:p>
    <w:p w14:paraId="51BD8218" w14:textId="3DBB4F2C" w:rsidR="008A5E4E" w:rsidRDefault="0065745B">
      <w:pPr>
        <w:pStyle w:val="li"/>
        <w:numPr>
          <w:ilvl w:val="0"/>
          <w:numId w:val="85"/>
        </w:numPr>
        <w:ind w:left="600"/>
      </w:pPr>
      <w:r>
        <w:t xml:space="preserve">Floating-point values are stored in IEEE/ANSI Standard 754-2008 binary interchange format encoding. See </w:t>
      </w:r>
      <w:r>
        <w:rPr>
          <w:rStyle w:val="xref1"/>
        </w:rPr>
        <w:t>4.19.1. Floating-Point Numbers (</w:t>
      </w:r>
      <w:r w:rsidR="009A76EE" w:rsidRPr="008A5E4E">
        <w:fldChar w:fldCharType="begin"/>
      </w:r>
      <w:r w:rsidR="008A5E4E">
        <w:instrText xml:space="preserve"> PAGEREF _Ref-2113006689 \p \h  \* MERGEFORMAT </w:instrText>
      </w:r>
      <w:r w:rsidR="009A76EE" w:rsidRPr="008A5E4E">
        <w:fldChar w:fldCharType="separate"/>
      </w:r>
      <w:r w:rsidR="00533AF0" w:rsidRPr="00533AF0">
        <w:rPr>
          <w:rStyle w:val="xref1"/>
          <w:noProof/>
        </w:rPr>
        <w:t>on</w:t>
      </w:r>
      <w:r w:rsidR="00533AF0">
        <w:rPr>
          <w:noProof/>
        </w:rPr>
        <w:t xml:space="preserve"> page 91</w:t>
      </w:r>
      <w:r w:rsidR="009A76EE" w:rsidRPr="008A5E4E">
        <w:rPr>
          <w:rStyle w:val="xref1"/>
        </w:rPr>
        <w:fldChar w:fldCharType="end"/>
      </w:r>
      <w:r>
        <w:rPr>
          <w:rStyle w:val="xref1"/>
        </w:rPr>
        <w:t>)</w:t>
      </w:r>
      <w:r>
        <w:t>.</w:t>
      </w:r>
    </w:p>
    <w:p w14:paraId="6E34B6F8" w14:textId="77777777" w:rsidR="008A5E4E" w:rsidRDefault="0065745B">
      <w:pPr>
        <w:pStyle w:val="li"/>
        <w:numPr>
          <w:ilvl w:val="0"/>
          <w:numId w:val="85"/>
        </w:numPr>
        <w:ind w:left="600"/>
      </w:pPr>
      <w:r>
        <w:t xml:space="preserve">For operations that follow the IEEE/ANSI Standard 754-2008, the exceptions generated are those corresponding to the set of IEEE/ANSI Standard 754-2008 status flags raised by IEEE/ANSI Standard 754-2008 default exception handling. See </w:t>
      </w:r>
      <w:r>
        <w:rPr>
          <w:rStyle w:val="xref1"/>
        </w:rPr>
        <w:t>12.2. Hardware Exceptions (</w:t>
      </w:r>
      <w:r w:rsidR="009A76EE" w:rsidRPr="008A5E4E">
        <w:fldChar w:fldCharType="begin"/>
      </w:r>
      <w:r w:rsidR="008A5E4E">
        <w:instrText xml:space="preserve"> PAGEREF _Ref-1432139704 \p \h  \* MERGEFORMAT </w:instrText>
      </w:r>
      <w:r w:rsidR="009A76EE" w:rsidRPr="008A5E4E">
        <w:fldChar w:fldCharType="separate"/>
      </w:r>
      <w:r w:rsidR="00533AF0" w:rsidRPr="00533AF0">
        <w:rPr>
          <w:rStyle w:val="xref1"/>
          <w:noProof/>
        </w:rPr>
        <w:t>on</w:t>
      </w:r>
      <w:r w:rsidR="00533AF0">
        <w:rPr>
          <w:noProof/>
        </w:rPr>
        <w:t xml:space="preserve"> page 277</w:t>
      </w:r>
      <w:r w:rsidR="009A76EE" w:rsidRPr="008A5E4E">
        <w:rPr>
          <w:rStyle w:val="xref1"/>
        </w:rPr>
        <w:fldChar w:fldCharType="end"/>
      </w:r>
      <w:r>
        <w:rPr>
          <w:rStyle w:val="xref1"/>
        </w:rPr>
        <w:t>)</w:t>
      </w:r>
      <w:r>
        <w:t>.</w:t>
      </w:r>
    </w:p>
    <w:p w14:paraId="775C49A4" w14:textId="77777777" w:rsidR="008A5E4E" w:rsidRDefault="0065745B">
      <w:pPr>
        <w:pStyle w:val="li1"/>
        <w:numPr>
          <w:ilvl w:val="1"/>
          <w:numId w:val="87"/>
        </w:numPr>
        <w:ind w:left="1200"/>
      </w:pPr>
      <w:r>
        <w:t>When exceptions are generated the result is that produced by IEEE/ANSI Standard 754-2008 default exception handling.</w:t>
      </w:r>
    </w:p>
    <w:p w14:paraId="2A821B08" w14:textId="77777777" w:rsidR="008A5E4E" w:rsidRDefault="0065745B">
      <w:pPr>
        <w:pStyle w:val="li1"/>
        <w:numPr>
          <w:ilvl w:val="1"/>
          <w:numId w:val="87"/>
        </w:numPr>
        <w:ind w:left="1200"/>
      </w:pPr>
      <w:r>
        <w:t xml:space="preserve">IEEE/ANSI Standard 754-2008 flags are supported using the DETECT exception policy and related operations. See </w:t>
      </w:r>
      <w:r>
        <w:rPr>
          <w:rStyle w:val="xref1"/>
        </w:rPr>
        <w:t>11.2. Exception Operations (</w:t>
      </w:r>
      <w:r w:rsidR="009A76EE" w:rsidRPr="008A5E4E">
        <w:fldChar w:fldCharType="begin"/>
      </w:r>
      <w:r w:rsidR="008A5E4E">
        <w:instrText xml:space="preserve"> PAGEREF _Ref-818406810 \p \h  \* MERGEFORMAT </w:instrText>
      </w:r>
      <w:r w:rsidR="009A76EE" w:rsidRPr="008A5E4E">
        <w:fldChar w:fldCharType="separate"/>
      </w:r>
      <w:r w:rsidR="00533AF0" w:rsidRPr="00533AF0">
        <w:rPr>
          <w:rStyle w:val="xref1"/>
          <w:noProof/>
        </w:rPr>
        <w:t>on</w:t>
      </w:r>
      <w:r w:rsidR="00533AF0">
        <w:rPr>
          <w:noProof/>
        </w:rPr>
        <w:t xml:space="preserve"> page 266</w:t>
      </w:r>
      <w:r w:rsidR="009A76EE" w:rsidRPr="008A5E4E">
        <w:rPr>
          <w:rStyle w:val="xref1"/>
        </w:rPr>
        <w:fldChar w:fldCharType="end"/>
      </w:r>
      <w:r>
        <w:rPr>
          <w:rStyle w:val="xref1"/>
        </w:rPr>
        <w:t>)</w:t>
      </w:r>
      <w:r>
        <w:t>.</w:t>
      </w:r>
    </w:p>
    <w:p w14:paraId="5C53BE86" w14:textId="77777777" w:rsidR="008A5E4E" w:rsidRDefault="0065745B">
      <w:pPr>
        <w:pStyle w:val="li"/>
        <w:numPr>
          <w:ilvl w:val="0"/>
          <w:numId w:val="85"/>
        </w:numPr>
        <w:ind w:left="600"/>
      </w:pPr>
      <w:r>
        <w:t xml:space="preserve">Four IEEE/ANSI Standard 754-2008 rounding modes are supported for some floating-point operations. See </w:t>
      </w:r>
      <w:r>
        <w:rPr>
          <w:rStyle w:val="xref1"/>
        </w:rPr>
        <w:t>4.19.2. Rounding (</w:t>
      </w:r>
      <w:r w:rsidR="009A76EE" w:rsidRPr="008A5E4E">
        <w:fldChar w:fldCharType="begin"/>
      </w:r>
      <w:r w:rsidR="008A5E4E">
        <w:instrText xml:space="preserve"> PAGEREF _Ref-1700081994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w:t>
      </w:r>
    </w:p>
    <w:p w14:paraId="13C0F280" w14:textId="77777777" w:rsidR="008A5E4E" w:rsidRDefault="0065745B">
      <w:pPr>
        <w:pStyle w:val="li"/>
        <w:numPr>
          <w:ilvl w:val="0"/>
          <w:numId w:val="85"/>
        </w:numPr>
        <w:ind w:left="600"/>
      </w:pPr>
      <w:r>
        <w:t xml:space="preserve">The </w:t>
      </w:r>
      <w:r>
        <w:rPr>
          <w:rStyle w:val="code1"/>
        </w:rPr>
        <w:t>ftz</w:t>
      </w:r>
      <w:r>
        <w:t xml:space="preserve"> (flush to zero) modifier, which forces subnormal values to zero, is supported on most operations. See </w:t>
      </w:r>
      <w:r>
        <w:rPr>
          <w:rStyle w:val="xref1"/>
        </w:rPr>
        <w:t>4.19.3. Flush to Zero (ftz) (</w:t>
      </w:r>
      <w:r w:rsidR="009A76EE" w:rsidRPr="008A5E4E">
        <w:fldChar w:fldCharType="begin"/>
      </w:r>
      <w:r w:rsidR="008A5E4E">
        <w:instrText xml:space="preserve"> PAGEREF _Ref1206651049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w:t>
      </w:r>
    </w:p>
    <w:p w14:paraId="6C23C77A" w14:textId="77777777" w:rsidR="008A5E4E" w:rsidRDefault="0065745B">
      <w:pPr>
        <w:pStyle w:val="li"/>
        <w:numPr>
          <w:ilvl w:val="0"/>
          <w:numId w:val="85"/>
        </w:numPr>
        <w:ind w:left="600"/>
      </w:pPr>
      <w:r>
        <w:t xml:space="preserve">Operations that produce NaN results have certain requirements. See </w:t>
      </w:r>
      <w:r>
        <w:rPr>
          <w:rStyle w:val="xref1"/>
        </w:rPr>
        <w:t>4.19.4. Not A Number (NaN) (</w:t>
      </w:r>
      <w:r w:rsidR="009A76EE" w:rsidRPr="008A5E4E">
        <w:fldChar w:fldCharType="begin"/>
      </w:r>
      <w:r w:rsidR="008A5E4E">
        <w:instrText xml:space="preserve"> PAGEREF _Ref-1401998439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w:t>
      </w:r>
    </w:p>
    <w:p w14:paraId="33A88F41" w14:textId="77777777" w:rsidR="008A5E4E" w:rsidRDefault="0065745B">
      <w:pPr>
        <w:pStyle w:val="li"/>
        <w:numPr>
          <w:ilvl w:val="0"/>
          <w:numId w:val="85"/>
        </w:numPr>
        <w:ind w:left="600"/>
      </w:pPr>
      <w:r>
        <w:t xml:space="preserve">Some operations are fast approximations (the </w:t>
      </w:r>
      <w:r>
        <w:rPr>
          <w:rStyle w:val="code1"/>
        </w:rPr>
        <w:t>nsqrt</w:t>
      </w:r>
      <w:r>
        <w:t xml:space="preserve"> operation is an example). See </w:t>
      </w:r>
      <w:r>
        <w:rPr>
          <w:rStyle w:val="xref1"/>
        </w:rPr>
        <w:t>5.13. Native Floating-Point Operations (</w:t>
      </w:r>
      <w:r w:rsidR="009A76EE" w:rsidRPr="008A5E4E">
        <w:fldChar w:fldCharType="begin"/>
      </w:r>
      <w:r w:rsidR="008A5E4E">
        <w:instrText xml:space="preserve"> PAGEREF _Ref1312830617 \p \h  \* MERGEFORMAT </w:instrText>
      </w:r>
      <w:r w:rsidR="009A76EE" w:rsidRPr="008A5E4E">
        <w:fldChar w:fldCharType="separate"/>
      </w:r>
      <w:r w:rsidR="00533AF0" w:rsidRPr="00533AF0">
        <w:rPr>
          <w:rStyle w:val="xref1"/>
          <w:noProof/>
        </w:rPr>
        <w:t>on</w:t>
      </w:r>
      <w:r w:rsidR="00533AF0">
        <w:rPr>
          <w:noProof/>
        </w:rPr>
        <w:t xml:space="preserve"> page 135</w:t>
      </w:r>
      <w:r w:rsidR="009A76EE" w:rsidRPr="008A5E4E">
        <w:rPr>
          <w:rStyle w:val="xref1"/>
        </w:rPr>
        <w:fldChar w:fldCharType="end"/>
      </w:r>
      <w:r>
        <w:rPr>
          <w:rStyle w:val="xref1"/>
        </w:rPr>
        <w:t>)</w:t>
      </w:r>
      <w:r>
        <w:t xml:space="preserve">. </w:t>
      </w:r>
    </w:p>
    <w:p w14:paraId="648C74DF" w14:textId="77777777" w:rsidR="008A5E4E" w:rsidRDefault="0065745B">
      <w:pPr>
        <w:pStyle w:val="li"/>
        <w:numPr>
          <w:ilvl w:val="0"/>
          <w:numId w:val="85"/>
        </w:numPr>
        <w:ind w:left="600"/>
      </w:pPr>
      <w:r>
        <w:lastRenderedPageBreak/>
        <w:t>Many operations that are not in the IEEE/ANSI Standard 754-2008 are provided.</w:t>
      </w:r>
    </w:p>
    <w:p w14:paraId="6FEF3F44" w14:textId="2871996F" w:rsidR="007107CA" w:rsidRDefault="007107CA">
      <w:pPr>
        <w:pStyle w:val="li"/>
        <w:numPr>
          <w:ilvl w:val="0"/>
          <w:numId w:val="85"/>
        </w:numPr>
        <w:ind w:left="600"/>
      </w:pPr>
      <w:r>
        <w:t xml:space="preserve">HSAIL supports saturating forms of floating-point to integer conversions. See </w:t>
      </w:r>
      <w:r>
        <w:rPr>
          <w:rStyle w:val="xref1"/>
        </w:rPr>
        <w:t>5.18.5. Description of Integer Rounding Modes (</w:t>
      </w:r>
      <w:r>
        <w:fldChar w:fldCharType="begin"/>
      </w:r>
      <w:r>
        <w:instrText xml:space="preserve"> PAGEREF  description_of_integer_rounding_modes \h \p  \* MERGEFORMAT </w:instrText>
      </w:r>
      <w:r>
        <w:fldChar w:fldCharType="separate"/>
      </w:r>
      <w:r>
        <w:rPr>
          <w:noProof/>
        </w:rPr>
        <w:t>on page 172</w:t>
      </w:r>
      <w:r>
        <w:fldChar w:fldCharType="end"/>
      </w:r>
      <w:r>
        <w:rPr>
          <w:rStyle w:val="xref1"/>
        </w:rPr>
        <w:t>)</w:t>
      </w:r>
      <w:r>
        <w:t>.</w:t>
      </w:r>
    </w:p>
    <w:p w14:paraId="7B6C7B0E" w14:textId="77777777" w:rsidR="008A5E4E" w:rsidRDefault="0065745B">
      <w:pPr>
        <w:pStyle w:val="li"/>
        <w:numPr>
          <w:ilvl w:val="0"/>
          <w:numId w:val="85"/>
        </w:numPr>
        <w:ind w:left="600"/>
      </w:pPr>
      <w:r>
        <w:t>HSAIL supports packed versions of some floating-point operations.</w:t>
      </w:r>
    </w:p>
    <w:p w14:paraId="0BB9C572" w14:textId="77777777" w:rsidR="008A5E4E" w:rsidRDefault="0065745B">
      <w:pPr>
        <w:pStyle w:val="li1"/>
        <w:numPr>
          <w:ilvl w:val="1"/>
          <w:numId w:val="88"/>
        </w:numPr>
        <w:ind w:left="1200"/>
      </w:pPr>
      <w:r>
        <w:t xml:space="preserve">The value for each element of the packed result is the same as would be produced by the non-packed version of the operation, including handling of the </w:t>
      </w:r>
      <w:r>
        <w:rPr>
          <w:rStyle w:val="code1"/>
        </w:rPr>
        <w:t>ftz</w:t>
      </w:r>
      <w:r>
        <w:t>, rounding modifiers, and exceptions.</w:t>
      </w:r>
    </w:p>
    <w:p w14:paraId="70D8558B" w14:textId="77777777" w:rsidR="008A5E4E" w:rsidRDefault="0065745B">
      <w:pPr>
        <w:pStyle w:val="li1"/>
        <w:numPr>
          <w:ilvl w:val="1"/>
          <w:numId w:val="88"/>
        </w:numPr>
        <w:ind w:left="1200"/>
      </w:pPr>
      <w:r>
        <w:t>The exceptions generated by the packed operation is the union of the exceptions generated for each element of the packed result.</w:t>
      </w:r>
    </w:p>
    <w:p w14:paraId="01352071" w14:textId="1FC4ECB7" w:rsidR="002876B5" w:rsidRDefault="002876B5" w:rsidP="00240BD2">
      <w:pPr>
        <w:pStyle w:val="li"/>
        <w:numPr>
          <w:ilvl w:val="0"/>
          <w:numId w:val="85"/>
        </w:numPr>
        <w:ind w:left="600"/>
      </w:pPr>
      <w:r>
        <w:t>Some operations have a precision defined in terms of ULP</w:t>
      </w:r>
      <w:r w:rsidR="00471AB8">
        <w:t xml:space="preserve"> rather than in terms of the correctly rounded result specified by IEEE/ANSI Standard 754-2008</w:t>
      </w:r>
      <w:r>
        <w:t xml:space="preserve">. See </w:t>
      </w:r>
      <w:r>
        <w:rPr>
          <w:rStyle w:val="xref1"/>
        </w:rPr>
        <w:t xml:space="preserve">4.19.6. </w:t>
      </w:r>
      <w:r w:rsidR="00316A63">
        <w:rPr>
          <w:rStyle w:val="xref1"/>
        </w:rPr>
        <w:t>Unit of Least Precision</w:t>
      </w:r>
      <w:r>
        <w:rPr>
          <w:rStyle w:val="xref1"/>
        </w:rPr>
        <w:t xml:space="preserve"> (</w:t>
      </w:r>
      <w:r w:rsidR="00316A63">
        <w:rPr>
          <w:rStyle w:val="xref1"/>
        </w:rPr>
        <w:t>ULP</w:t>
      </w:r>
      <w:r>
        <w:rPr>
          <w:rStyle w:val="xref1"/>
        </w:rPr>
        <w:t>) (</w:t>
      </w:r>
      <w:r>
        <w:fldChar w:fldCharType="begin"/>
      </w:r>
      <w:r>
        <w:instrText xml:space="preserve"> PAGEREF  unit_of_least_precision \h \p  \* MERGEFORMAT </w:instrText>
      </w:r>
      <w:r>
        <w:fldChar w:fldCharType="separate"/>
      </w:r>
      <w:r>
        <w:rPr>
          <w:noProof/>
        </w:rPr>
        <w:t>on page 105</w:t>
      </w:r>
      <w:r>
        <w:fldChar w:fldCharType="end"/>
      </w:r>
      <w:r>
        <w:rPr>
          <w:rStyle w:val="xref1"/>
        </w:rPr>
        <w:t>)</w:t>
      </w:r>
      <w:r>
        <w:t>.</w:t>
      </w:r>
    </w:p>
    <w:p w14:paraId="3338773B" w14:textId="77777777" w:rsidR="008A5E4E" w:rsidRDefault="0065745B">
      <w:pPr>
        <w:pStyle w:val="h3"/>
      </w:pPr>
      <w:bookmarkStart w:id="415" w:name="_Toc396034187"/>
      <w:r>
        <w:t xml:space="preserve">4.19.1 </w:t>
      </w:r>
      <w:bookmarkStart w:id="416" w:name="_Ref-2113006689"/>
      <w:bookmarkStart w:id="417" w:name="_Ref2115534732"/>
      <w:r>
        <w:t>Floating-Point Numbers</w:t>
      </w:r>
      <w:bookmarkEnd w:id="415"/>
      <w:bookmarkEnd w:id="416"/>
      <w:bookmarkEnd w:id="417"/>
    </w:p>
    <w:p w14:paraId="1842F14C" w14:textId="77777777" w:rsidR="008A5E4E" w:rsidRDefault="0065745B">
      <w:pPr>
        <w:pStyle w:val="pNoPageBreakAfter"/>
      </w:pPr>
      <w:r>
        <w:t>Floating-point data is stored in IEEE/ANSI Standard 754-2008 binary interchange format encoding:</w:t>
      </w:r>
    </w:p>
    <w:p w14:paraId="5B2FA26F" w14:textId="3092B63B" w:rsidR="008A5E4E" w:rsidRDefault="0065745B">
      <w:pPr>
        <w:pStyle w:val="li"/>
        <w:numPr>
          <w:ilvl w:val="0"/>
          <w:numId w:val="89"/>
        </w:numPr>
        <w:spacing w:before="320"/>
        <w:ind w:left="600"/>
      </w:pPr>
      <w:r>
        <w:t xml:space="preserve">An </w:t>
      </w:r>
      <w:r>
        <w:rPr>
          <w:rStyle w:val="code1"/>
        </w:rPr>
        <w:t>f16</w:t>
      </w:r>
      <w:r>
        <w:t xml:space="preserve"> number is stored in memory </w:t>
      </w:r>
      <w:r w:rsidR="00255CDE">
        <w:t xml:space="preserve">and in an </w:t>
      </w:r>
      <w:r w:rsidR="00255CDE" w:rsidRPr="00636634">
        <w:rPr>
          <w:rFonts w:ascii="Courier New" w:hAnsi="Courier New" w:cs="Courier New"/>
        </w:rPr>
        <w:t>s</w:t>
      </w:r>
      <w:r w:rsidR="00255CDE">
        <w:t xml:space="preserve"> register </w:t>
      </w:r>
      <w:r>
        <w:t xml:space="preserve">as 1 bit of sign, 5 bits of exponent, and 10 bits of mantissa. The exponent is biased with an excess value of 15. The representation of an </w:t>
      </w:r>
      <w:r>
        <w:rPr>
          <w:rStyle w:val="code1"/>
        </w:rPr>
        <w:t>f16</w:t>
      </w:r>
      <w:r>
        <w:t xml:space="preserve"> value stored in an </w:t>
      </w:r>
      <w:r>
        <w:rPr>
          <w:rStyle w:val="code1"/>
        </w:rPr>
        <w:t>s</w:t>
      </w:r>
      <w:r>
        <w:t xml:space="preserve"> register </w:t>
      </w:r>
      <w:r w:rsidR="0086020B">
        <w:t xml:space="preserve">occupies the least significant 16 bits of the register, </w:t>
      </w:r>
      <w:r w:rsidR="00C73551">
        <w:t xml:space="preserve">and </w:t>
      </w:r>
      <w:r w:rsidR="0086020B">
        <w:t xml:space="preserve">the </w:t>
      </w:r>
      <w:r w:rsidR="00EE78DD">
        <w:t>most significant</w:t>
      </w:r>
      <w:r w:rsidR="0086020B">
        <w:t xml:space="preserve"> 16 bits are undefined.</w:t>
      </w:r>
      <w:r>
        <w:t xml:space="preserve"> </w:t>
      </w:r>
    </w:p>
    <w:p w14:paraId="53DFBB91" w14:textId="77777777" w:rsidR="008A5E4E" w:rsidRDefault="0065745B">
      <w:pPr>
        <w:pStyle w:val="li"/>
        <w:numPr>
          <w:ilvl w:val="0"/>
          <w:numId w:val="89"/>
        </w:numPr>
        <w:ind w:left="600"/>
      </w:pPr>
      <w:r>
        <w:t xml:space="preserve">An </w:t>
      </w:r>
      <w:r>
        <w:rPr>
          <w:rStyle w:val="code1"/>
        </w:rPr>
        <w:t>f32</w:t>
      </w:r>
      <w:r>
        <w:t xml:space="preserve"> number is stored in memory and in an </w:t>
      </w:r>
      <w:r>
        <w:rPr>
          <w:rStyle w:val="code1"/>
        </w:rPr>
        <w:t>s</w:t>
      </w:r>
      <w:r>
        <w:t xml:space="preserve"> register as 1 bit of sign, 8 bits of exponent, and 23 bits of mantissa. The exponent is biased with an excess value of 127.</w:t>
      </w:r>
    </w:p>
    <w:p w14:paraId="492B9CB1" w14:textId="77777777" w:rsidR="008A5E4E" w:rsidRDefault="0065745B">
      <w:pPr>
        <w:pStyle w:val="li"/>
        <w:numPr>
          <w:ilvl w:val="0"/>
          <w:numId w:val="89"/>
        </w:numPr>
        <w:spacing w:after="320"/>
        <w:ind w:left="600"/>
      </w:pPr>
      <w:r>
        <w:t xml:space="preserve">An </w:t>
      </w:r>
      <w:r>
        <w:rPr>
          <w:rStyle w:val="code1"/>
        </w:rPr>
        <w:t>f64</w:t>
      </w:r>
      <w:r>
        <w:t xml:space="preserve"> number is stored in memory and in a </w:t>
      </w:r>
      <w:r>
        <w:rPr>
          <w:rStyle w:val="code1"/>
        </w:rPr>
        <w:t>d</w:t>
      </w:r>
      <w:r>
        <w:t xml:space="preserve"> register as 1 bit of sign, 11 bits of exponent, and 52 bits of mantissa. The exponent is biased with an excess value of 1023.</w:t>
      </w:r>
    </w:p>
    <w:p w14:paraId="2927052C" w14:textId="77777777" w:rsidR="008A5E4E" w:rsidRDefault="0065745B">
      <w:pPr>
        <w:pStyle w:val="p"/>
      </w:pPr>
      <w:r>
        <w:t xml:space="preserve"> In all cases, if the exponent is all 1's and the mantissa is not 0, the number is a NaN.</w:t>
      </w:r>
    </w:p>
    <w:p w14:paraId="58FE3EC7" w14:textId="77777777" w:rsidR="008A5E4E" w:rsidRDefault="0065745B">
      <w:pPr>
        <w:pStyle w:val="p"/>
      </w:pPr>
      <w:r>
        <w:t xml:space="preserve"> If the exponent is all 1's and the mantissa is 0, then the value is either Infinity (sign == 0) or -Infinity (sign == 1).</w:t>
      </w:r>
    </w:p>
    <w:p w14:paraId="2CBB314F" w14:textId="77777777" w:rsidR="008A5E4E" w:rsidRDefault="0065745B">
      <w:pPr>
        <w:pStyle w:val="p"/>
      </w:pPr>
      <w:r>
        <w:t xml:space="preserve"> There are two representations for 0: positive zero has all bits 0; negative zero has a 1 in the sign bit and all other bits 0.</w:t>
      </w:r>
    </w:p>
    <w:p w14:paraId="245F7573" w14:textId="13369B05" w:rsidR="008A5E4E" w:rsidRDefault="0065745B">
      <w:pPr>
        <w:pStyle w:val="p"/>
      </w:pPr>
      <w:r>
        <w:t xml:space="preserve"> The first bit of the mantissa is used to distinguish between signaling NaNs (first bit 0) and quiet Na</w:t>
      </w:r>
      <w:r w:rsidR="001B19F0">
        <w:t>N</w:t>
      </w:r>
      <w:r>
        <w:t>s (first bit 1).</w:t>
      </w:r>
    </w:p>
    <w:p w14:paraId="7D2976C5" w14:textId="77777777" w:rsidR="008A5E4E" w:rsidRDefault="0065745B">
      <w:pPr>
        <w:pStyle w:val="p"/>
      </w:pPr>
      <w:r>
        <w:t xml:space="preserve"> Signaling NaNs are never the result of arithmetic operations.</w:t>
      </w:r>
    </w:p>
    <w:p w14:paraId="3ABE5409" w14:textId="77777777" w:rsidR="008A5E4E" w:rsidRDefault="0065745B">
      <w:pPr>
        <w:pStyle w:val="p"/>
      </w:pPr>
      <w:r>
        <w:t xml:space="preserve"> The remaining bits of the mantissa of a NaN can be used to carry a payload (information about what caused the NaN).</w:t>
      </w:r>
    </w:p>
    <w:p w14:paraId="32AAA979" w14:textId="77777777" w:rsidR="008A5E4E" w:rsidRDefault="0065745B">
      <w:pPr>
        <w:pStyle w:val="p"/>
      </w:pPr>
      <w:r>
        <w:t xml:space="preserve"> The sign of a NaN has no meaning, but it can be predictable in some circumstances.</w:t>
      </w:r>
    </w:p>
    <w:p w14:paraId="58345661" w14:textId="77777777" w:rsidR="008A5E4E" w:rsidRDefault="0065745B">
      <w:pPr>
        <w:pStyle w:val="p"/>
      </w:pPr>
      <w:r>
        <w:t xml:space="preserve"> HSAIL programs can use hex formats to indicate the exact bit pattern to be used for a floating-point constant. </w:t>
      </w:r>
    </w:p>
    <w:p w14:paraId="6AE2B5C1" w14:textId="77777777" w:rsidR="008A5E4E" w:rsidRDefault="0065745B">
      <w:pPr>
        <w:pStyle w:val="h3"/>
      </w:pPr>
      <w:bookmarkStart w:id="418" w:name="_Toc396034188"/>
      <w:r>
        <w:lastRenderedPageBreak/>
        <w:t xml:space="preserve">4.19.2 </w:t>
      </w:r>
      <w:bookmarkStart w:id="419" w:name="rounding"/>
      <w:bookmarkStart w:id="420" w:name="_Ref-1700081994"/>
      <w:bookmarkStart w:id="421" w:name="_Ref909768003"/>
      <w:bookmarkStart w:id="422" w:name="_Ref-1088220016"/>
      <w:bookmarkEnd w:id="419"/>
      <w:r w:rsidR="009A4D51">
        <w:t xml:space="preserve">Floating-Point </w:t>
      </w:r>
      <w:r>
        <w:t>Rounding</w:t>
      </w:r>
      <w:bookmarkEnd w:id="418"/>
      <w:bookmarkEnd w:id="420"/>
      <w:bookmarkEnd w:id="421"/>
      <w:bookmarkEnd w:id="422"/>
    </w:p>
    <w:p w14:paraId="1663AA3F" w14:textId="77777777" w:rsidR="008A5E4E" w:rsidRDefault="0065745B">
      <w:pPr>
        <w:pStyle w:val="pNoPageBreakAfter"/>
      </w:pPr>
      <w:r>
        <w:t xml:space="preserve">Four IEEE/ANSI Standard 754-2008 </w:t>
      </w:r>
      <w:r w:rsidR="004B742F">
        <w:t xml:space="preserve">floating-point </w:t>
      </w:r>
      <w:r>
        <w:t>rounding modes are supported for some floating-point operations:</w:t>
      </w:r>
    </w:p>
    <w:p w14:paraId="0886F38E" w14:textId="21208440" w:rsidR="008A5E4E" w:rsidRDefault="0065745B">
      <w:pPr>
        <w:pStyle w:val="li"/>
        <w:numPr>
          <w:ilvl w:val="0"/>
          <w:numId w:val="90"/>
        </w:numPr>
        <w:spacing w:before="320"/>
        <w:ind w:left="600"/>
      </w:pPr>
      <w:r>
        <w:rPr>
          <w:rStyle w:val="code1"/>
        </w:rPr>
        <w:t>up</w:t>
      </w:r>
      <w:r>
        <w:t xml:space="preserve"> specifies that the </w:t>
      </w:r>
      <w:r w:rsidR="00980D08">
        <w:t xml:space="preserve">result of the </w:t>
      </w:r>
      <w:r>
        <w:t xml:space="preserve">operation should be rounded to positive infinity. </w:t>
      </w:r>
    </w:p>
    <w:p w14:paraId="3C3A38B2" w14:textId="54AAB06A" w:rsidR="008A5E4E" w:rsidRDefault="0065745B">
      <w:pPr>
        <w:pStyle w:val="li"/>
        <w:numPr>
          <w:ilvl w:val="0"/>
          <w:numId w:val="90"/>
        </w:numPr>
        <w:ind w:left="600"/>
      </w:pPr>
      <w:r>
        <w:rPr>
          <w:rStyle w:val="code1"/>
        </w:rPr>
        <w:t>down</w:t>
      </w:r>
      <w:r>
        <w:t xml:space="preserve"> specifies that the </w:t>
      </w:r>
      <w:r w:rsidR="00980D08">
        <w:t xml:space="preserve">result of the </w:t>
      </w:r>
      <w:r>
        <w:t>operation should be rounded to negative infinity.</w:t>
      </w:r>
    </w:p>
    <w:p w14:paraId="209DE1A7" w14:textId="333EAC6C" w:rsidR="008A5E4E" w:rsidRDefault="0065745B">
      <w:pPr>
        <w:pStyle w:val="li"/>
        <w:numPr>
          <w:ilvl w:val="0"/>
          <w:numId w:val="90"/>
        </w:numPr>
        <w:ind w:left="600"/>
      </w:pPr>
      <w:r>
        <w:rPr>
          <w:rStyle w:val="code1"/>
        </w:rPr>
        <w:t>zero</w:t>
      </w:r>
      <w:r>
        <w:t xml:space="preserve"> specifies that the </w:t>
      </w:r>
      <w:r w:rsidR="00980D08">
        <w:t xml:space="preserve">result of the </w:t>
      </w:r>
      <w:r>
        <w:t>operation should be rounded to zero.</w:t>
      </w:r>
    </w:p>
    <w:p w14:paraId="63E6871A" w14:textId="066983E1" w:rsidR="008A5E4E" w:rsidRDefault="0065745B">
      <w:pPr>
        <w:pStyle w:val="li"/>
        <w:numPr>
          <w:ilvl w:val="0"/>
          <w:numId w:val="90"/>
        </w:numPr>
        <w:spacing w:after="320"/>
        <w:ind w:left="600"/>
      </w:pPr>
      <w:r>
        <w:rPr>
          <w:rStyle w:val="code1"/>
        </w:rPr>
        <w:t>near</w:t>
      </w:r>
      <w:r>
        <w:t xml:space="preserve"> specifies that the </w:t>
      </w:r>
      <w:r w:rsidR="00980D08">
        <w:t xml:space="preserve">result of the </w:t>
      </w:r>
      <w:r>
        <w:t xml:space="preserve">operation should be rounded to the nearest representable number and that ties should be broken by selecting the value with an even least significant bit. </w:t>
      </w:r>
    </w:p>
    <w:p w14:paraId="1DD9DC92" w14:textId="5B1EB983" w:rsidR="008A5E4E" w:rsidRDefault="0065745B">
      <w:pPr>
        <w:pStyle w:val="p"/>
      </w:pPr>
      <w:r>
        <w:t xml:space="preserve">If the </w:t>
      </w:r>
      <w:r>
        <w:rPr>
          <w:rStyle w:val="code1"/>
        </w:rPr>
        <w:t>round</w:t>
      </w:r>
      <w:r>
        <w:t xml:space="preserve"> modifier is omitted, and the operation supports a </w:t>
      </w:r>
      <w:r w:rsidR="004B742F">
        <w:t xml:space="preserve">floating-point </w:t>
      </w:r>
      <w:r>
        <w:t xml:space="preserve">rounding mode, </w:t>
      </w:r>
      <w:r w:rsidR="007852D7">
        <w:t xml:space="preserve">the default floating-point rounding mode specified by the </w:t>
      </w:r>
      <w:r w:rsidR="0010499F">
        <w:t>module</w:t>
      </w:r>
      <w:r w:rsidR="007852D7">
        <w:t xml:space="preserve"> </w:t>
      </w:r>
      <w:r w:rsidR="009D6F23">
        <w:t>header</w:t>
      </w:r>
      <w:r w:rsidR="007852D7">
        <w:t xml:space="preserve"> is used</w:t>
      </w:r>
      <w:r>
        <w:t xml:space="preserve">. If the Base profile has been specified, </w:t>
      </w:r>
      <w:r w:rsidR="0070363E">
        <w:t xml:space="preserve">the </w:t>
      </w:r>
      <w:r w:rsidR="0070363E">
        <w:rPr>
          <w:rStyle w:val="code1"/>
        </w:rPr>
        <w:t>round</w:t>
      </w:r>
      <w:r w:rsidR="0070363E">
        <w:t xml:space="preserve"> modifier is not supported, and must always be omitted or it is an </w:t>
      </w:r>
      <w:r>
        <w:t>error</w:t>
      </w:r>
      <w:r w:rsidR="002C01DF">
        <w:t xml:space="preserve">. </w:t>
      </w:r>
      <w:r>
        <w:t>See</w:t>
      </w:r>
      <w:r w:rsidR="002C01DF">
        <w:t xml:space="preserve"> </w:t>
      </w:r>
      <w:r w:rsidR="002C01DF">
        <w:rPr>
          <w:rStyle w:val="xref1"/>
        </w:rPr>
        <w:t xml:space="preserve">Chapter 14. </w:t>
      </w:r>
      <w:r w:rsidR="0010499F">
        <w:rPr>
          <w:rStyle w:val="xref1"/>
        </w:rPr>
        <w:t>module</w:t>
      </w:r>
      <w:r w:rsidR="002C01DF">
        <w:rPr>
          <w:rStyle w:val="xref1"/>
        </w:rPr>
        <w:t xml:space="preserve"> </w:t>
      </w:r>
      <w:r w:rsidR="009D6F23">
        <w:rPr>
          <w:rStyle w:val="xref1"/>
        </w:rPr>
        <w:t>Header</w:t>
      </w:r>
      <w:r w:rsidR="002C01DF">
        <w:rPr>
          <w:rStyle w:val="xref1"/>
        </w:rPr>
        <w:t xml:space="preserve"> (</w:t>
      </w:r>
      <w:r w:rsidR="002C01DF">
        <w:rPr>
          <w:rStyle w:val="xref1"/>
        </w:rPr>
        <w:fldChar w:fldCharType="begin"/>
      </w:r>
      <w:r w:rsidR="002C01DF">
        <w:rPr>
          <w:rStyle w:val="xref1"/>
        </w:rPr>
        <w:instrText xml:space="preserve"> PAGEREF version_statement \p \h </w:instrText>
      </w:r>
      <w:r w:rsidR="002C01DF">
        <w:rPr>
          <w:rStyle w:val="xref1"/>
        </w:rPr>
      </w:r>
      <w:r w:rsidR="002C01DF">
        <w:rPr>
          <w:rStyle w:val="xref1"/>
        </w:rPr>
        <w:fldChar w:fldCharType="separate"/>
      </w:r>
      <w:r w:rsidR="002C01DF">
        <w:rPr>
          <w:rStyle w:val="xref1"/>
          <w:noProof/>
        </w:rPr>
        <w:t>on page 297</w:t>
      </w:r>
      <w:r w:rsidR="002C01DF">
        <w:rPr>
          <w:rStyle w:val="xref1"/>
        </w:rPr>
        <w:fldChar w:fldCharType="end"/>
      </w:r>
      <w:r w:rsidR="002C01DF">
        <w:rPr>
          <w:rStyle w:val="xref1"/>
        </w:rPr>
        <w:t>) and</w:t>
      </w:r>
      <w:r>
        <w:t xml:space="preserv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w:t>
      </w:r>
    </w:p>
    <w:p w14:paraId="49EF84A3" w14:textId="77777777" w:rsidR="008A5E4E" w:rsidRDefault="0065745B">
      <w:pPr>
        <w:pStyle w:val="pNoPageBreakAfter"/>
      </w:pPr>
      <w:r>
        <w:t xml:space="preserve">Floating-point operations that support the rounding modifier first compute the infinitely precise result, and then round it to the destination floating-point type. Rounding is performed according to the IEEE/ANSI Standard 754-2008 including the generation of overflow, underflow and inexact exceptions (see </w:t>
      </w:r>
      <w:r>
        <w:rPr>
          <w:rStyle w:val="xref1"/>
        </w:rPr>
        <w:t>12.2. Hardware Exceptions (</w:t>
      </w:r>
      <w:r w:rsidR="009A76EE" w:rsidRPr="008A5E4E">
        <w:fldChar w:fldCharType="begin"/>
      </w:r>
      <w:r w:rsidR="008A5E4E">
        <w:instrText xml:space="preserve"> PAGEREF _Ref-1432139704 \p \h  \* MERGEFORMAT </w:instrText>
      </w:r>
      <w:r w:rsidR="009A76EE" w:rsidRPr="008A5E4E">
        <w:fldChar w:fldCharType="separate"/>
      </w:r>
      <w:r w:rsidR="00533AF0" w:rsidRPr="00533AF0">
        <w:rPr>
          <w:rStyle w:val="xref1"/>
          <w:noProof/>
        </w:rPr>
        <w:t>on</w:t>
      </w:r>
      <w:r w:rsidR="00533AF0">
        <w:rPr>
          <w:noProof/>
        </w:rPr>
        <w:t xml:space="preserve"> page 277</w:t>
      </w:r>
      <w:r w:rsidR="009A76EE" w:rsidRPr="008A5E4E">
        <w:rPr>
          <w:rStyle w:val="xref1"/>
        </w:rPr>
        <w:fldChar w:fldCharType="end"/>
      </w:r>
      <w:r>
        <w:rPr>
          <w:rStyle w:val="xref1"/>
        </w:rPr>
        <w:t>)</w:t>
      </w:r>
      <w:r>
        <w:t>):</w:t>
      </w:r>
    </w:p>
    <w:p w14:paraId="04C03284" w14:textId="77FCD8B1" w:rsidR="008A5E4E" w:rsidRDefault="0065745B">
      <w:pPr>
        <w:pStyle w:val="li"/>
        <w:numPr>
          <w:ilvl w:val="0"/>
          <w:numId w:val="91"/>
        </w:numPr>
        <w:spacing w:before="320"/>
        <w:ind w:left="600"/>
      </w:pPr>
      <w:r>
        <w:t>As specified by IEEE/ANSI Standard 754-2008 Section 7.5, it is implementation</w:t>
      </w:r>
      <w:r w:rsidR="00D84E15">
        <w:t xml:space="preserve"> </w:t>
      </w:r>
      <w:r>
        <w:t xml:space="preserve">defined if </w:t>
      </w:r>
      <w:r w:rsidR="00691B55">
        <w:t xml:space="preserve">tininess </w:t>
      </w:r>
      <w:r>
        <w:t>(a tiny non-zero result) is detected before or after rounding, but an implementation must use the same method for all operations.</w:t>
      </w:r>
    </w:p>
    <w:p w14:paraId="5C5EA880" w14:textId="77777777" w:rsidR="008A5E4E" w:rsidRDefault="0065745B">
      <w:pPr>
        <w:pStyle w:val="li"/>
        <w:numPr>
          <w:ilvl w:val="0"/>
          <w:numId w:val="91"/>
        </w:numPr>
        <w:ind w:left="600"/>
      </w:pPr>
      <w:r>
        <w:t xml:space="preserve">If the result is a NaN then the destination is set to a quiet NaN. See </w:t>
      </w:r>
      <w:r>
        <w:rPr>
          <w:rStyle w:val="xref1"/>
        </w:rPr>
        <w:t>4.19.4. Not A Number (NaN) (</w:t>
      </w:r>
      <w:r w:rsidR="009A76EE" w:rsidRPr="008A5E4E">
        <w:fldChar w:fldCharType="begin"/>
      </w:r>
      <w:r w:rsidR="008A5E4E">
        <w:instrText xml:space="preserve"> PAGEREF _Ref-1401998439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w:t>
      </w:r>
    </w:p>
    <w:p w14:paraId="36731955" w14:textId="77777777" w:rsidR="008A5E4E" w:rsidRDefault="0065745B">
      <w:pPr>
        <w:pStyle w:val="li"/>
        <w:numPr>
          <w:ilvl w:val="0"/>
          <w:numId w:val="91"/>
        </w:numPr>
        <w:ind w:left="600"/>
      </w:pPr>
      <w:r>
        <w:t>Else if the result is infinity then the destination is set to an infinity with the same sign. No exceptions are generated.</w:t>
      </w:r>
    </w:p>
    <w:p w14:paraId="789F9BC1" w14:textId="77777777" w:rsidR="008A5E4E" w:rsidRDefault="0065745B">
      <w:pPr>
        <w:pStyle w:val="li"/>
        <w:numPr>
          <w:ilvl w:val="0"/>
          <w:numId w:val="91"/>
        </w:numPr>
        <w:ind w:left="600"/>
      </w:pPr>
      <w:r>
        <w:t xml:space="preserve">Else if the result is outside the range of representable numbers then the overflow and inexact exceptions are generated. The destination is set to either an appropriately signed infinity or appropriately signed largest representable number according to the rounding mode. </w:t>
      </w:r>
      <w:r>
        <w:rPr>
          <w:rStyle w:val="code1"/>
        </w:rPr>
        <w:t>near</w:t>
      </w:r>
      <w:r>
        <w:t xml:space="preserve"> always rounds to infinity.</w:t>
      </w:r>
    </w:p>
    <w:p w14:paraId="1E273F10" w14:textId="3A12021A" w:rsidR="008A5E4E" w:rsidRDefault="0065745B">
      <w:pPr>
        <w:pStyle w:val="li"/>
        <w:numPr>
          <w:ilvl w:val="0"/>
          <w:numId w:val="91"/>
        </w:numPr>
        <w:ind w:left="600"/>
      </w:pPr>
      <w:r>
        <w:t xml:space="preserve">Else if </w:t>
      </w:r>
      <w:r w:rsidR="00691B55">
        <w:t xml:space="preserve">tininess </w:t>
      </w:r>
      <w:r>
        <w:t xml:space="preserve">is detected and </w:t>
      </w:r>
      <w:r>
        <w:rPr>
          <w:rStyle w:val="code1"/>
        </w:rPr>
        <w:t>ftz</w:t>
      </w:r>
      <w:r>
        <w:t xml:space="preserve"> is specified, then the destination is set to 0.0 and the underflow exception generated. It is implementation defined if the inexact exception is also generated. See </w:t>
      </w:r>
      <w:r>
        <w:rPr>
          <w:rStyle w:val="xref1"/>
        </w:rPr>
        <w:t>4.19.3. Flush to Zero (ftz) (</w:t>
      </w:r>
      <w:r w:rsidR="009A76EE" w:rsidRPr="008A5E4E">
        <w:fldChar w:fldCharType="begin"/>
      </w:r>
      <w:r w:rsidR="008A5E4E">
        <w:instrText xml:space="preserve"> PAGEREF _Ref1206651049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w:t>
      </w:r>
    </w:p>
    <w:p w14:paraId="62AB1DB4" w14:textId="77777777" w:rsidR="008A5E4E" w:rsidRDefault="0065745B">
      <w:pPr>
        <w:pStyle w:val="li"/>
        <w:numPr>
          <w:ilvl w:val="0"/>
          <w:numId w:val="91"/>
        </w:numPr>
        <w:ind w:left="600"/>
      </w:pPr>
      <w:r>
        <w:t>Else the destination is set to the rounded result. In addition:</w:t>
      </w:r>
    </w:p>
    <w:p w14:paraId="599F7AE0" w14:textId="77777777" w:rsidR="008A5E4E" w:rsidRDefault="0065745B">
      <w:pPr>
        <w:pStyle w:val="li1"/>
        <w:numPr>
          <w:ilvl w:val="1"/>
          <w:numId w:val="92"/>
        </w:numPr>
        <w:ind w:left="1200"/>
      </w:pPr>
      <w:r>
        <w:t>If the rounded result does not exactly equal the value before rounding then the inexact exception is generated.</w:t>
      </w:r>
    </w:p>
    <w:p w14:paraId="5639C036" w14:textId="5FE76667" w:rsidR="008A5E4E" w:rsidRDefault="0065745B">
      <w:pPr>
        <w:pStyle w:val="li1"/>
        <w:numPr>
          <w:ilvl w:val="1"/>
          <w:numId w:val="92"/>
        </w:numPr>
        <w:spacing w:after="320"/>
        <w:ind w:left="1200"/>
      </w:pPr>
      <w:r>
        <w:t xml:space="preserve">If the rounded result does not exactly equal the value before rounding and </w:t>
      </w:r>
      <w:r w:rsidR="00691B55">
        <w:t>tininess</w:t>
      </w:r>
      <w:r w:rsidR="00691B55" w:rsidDel="00691B55">
        <w:t xml:space="preserve"> </w:t>
      </w:r>
      <w:r>
        <w:t>was detected then the underflow exception is generated.</w:t>
      </w:r>
    </w:p>
    <w:p w14:paraId="008FB37C" w14:textId="77777777" w:rsidR="008A5E4E" w:rsidRDefault="0065745B">
      <w:pPr>
        <w:pStyle w:val="h3"/>
      </w:pPr>
      <w:bookmarkStart w:id="423" w:name="_Toc396034189"/>
      <w:r>
        <w:lastRenderedPageBreak/>
        <w:t xml:space="preserve">4.19.3 </w:t>
      </w:r>
      <w:bookmarkStart w:id="424" w:name="_Ref1206651049"/>
      <w:bookmarkStart w:id="425" w:name="_Ref-117136002"/>
      <w:r>
        <w:t>Flush to Zero (ftz)</w:t>
      </w:r>
      <w:bookmarkEnd w:id="423"/>
      <w:bookmarkEnd w:id="424"/>
      <w:bookmarkEnd w:id="425"/>
    </w:p>
    <w:p w14:paraId="23E543B0" w14:textId="77777777" w:rsidR="008A5E4E" w:rsidRDefault="0065745B">
      <w:pPr>
        <w:pStyle w:val="p"/>
      </w:pPr>
      <w:r>
        <w:t xml:space="preserve">HSAIL supports the flush to zero </w:t>
      </w:r>
      <w:r>
        <w:rPr>
          <w:rStyle w:val="code1"/>
        </w:rPr>
        <w:t>ftz</w:t>
      </w:r>
      <w:r>
        <w:t xml:space="preserve"> modifier on many floating-point operations that controls the flushing of source subnormal values, and tiny results to zero.</w:t>
      </w:r>
    </w:p>
    <w:p w14:paraId="2D626DCA" w14:textId="77777777" w:rsidR="008A5E4E" w:rsidRDefault="0065745B">
      <w:pPr>
        <w:pStyle w:val="pNoPageBreakAfter"/>
      </w:pPr>
      <w:r>
        <w:t xml:space="preserve">If an operation supports the </w:t>
      </w:r>
      <w:r>
        <w:rPr>
          <w:rStyle w:val="code1"/>
        </w:rPr>
        <w:t>ftz</w:t>
      </w:r>
      <w:r>
        <w:t xml:space="preserve"> modifier then:</w:t>
      </w:r>
    </w:p>
    <w:p w14:paraId="341A9BDD" w14:textId="77777777" w:rsidR="008A5E4E" w:rsidRDefault="0065745B">
      <w:pPr>
        <w:pStyle w:val="li"/>
        <w:numPr>
          <w:ilvl w:val="0"/>
          <w:numId w:val="93"/>
        </w:numPr>
        <w:spacing w:before="320"/>
        <w:ind w:left="600"/>
      </w:pPr>
      <w:r>
        <w:t xml:space="preserve">If the Base profile has been specified then the </w:t>
      </w:r>
      <w:r>
        <w:rPr>
          <w:rStyle w:val="code1"/>
        </w:rPr>
        <w:t>ftz</w:t>
      </w:r>
      <w:r>
        <w:t xml:space="preserve"> modifier must be specified.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w:t>
      </w:r>
    </w:p>
    <w:p w14:paraId="7BDA3553" w14:textId="77777777" w:rsidR="008A5E4E" w:rsidRDefault="0065745B">
      <w:pPr>
        <w:pStyle w:val="li"/>
        <w:numPr>
          <w:ilvl w:val="0"/>
          <w:numId w:val="93"/>
        </w:numPr>
        <w:spacing w:after="320"/>
        <w:ind w:left="600"/>
      </w:pPr>
      <w:r>
        <w:t xml:space="preserve">Otherwise, the </w:t>
      </w:r>
      <w:r>
        <w:rPr>
          <w:rStyle w:val="code1"/>
        </w:rPr>
        <w:t>ftz</w:t>
      </w:r>
      <w:r>
        <w:t xml:space="preserve"> modifier, is optional.</w:t>
      </w:r>
    </w:p>
    <w:p w14:paraId="7D3CB702" w14:textId="77777777" w:rsidR="008A5E4E" w:rsidRDefault="0065745B">
      <w:pPr>
        <w:pStyle w:val="pNoPageBreakAfter"/>
      </w:pPr>
      <w:r>
        <w:t xml:space="preserve">If </w:t>
      </w:r>
      <w:r>
        <w:rPr>
          <w:rStyle w:val="code1"/>
        </w:rPr>
        <w:t>ftz</w:t>
      </w:r>
      <w:r>
        <w:t xml:space="preserve"> is specified on an operation that has floating-point source operands::</w:t>
      </w:r>
    </w:p>
    <w:p w14:paraId="1D45C815" w14:textId="77777777" w:rsidR="008A5E4E" w:rsidRDefault="0065745B">
      <w:pPr>
        <w:pStyle w:val="li"/>
        <w:numPr>
          <w:ilvl w:val="0"/>
          <w:numId w:val="94"/>
        </w:numPr>
        <w:spacing w:before="320"/>
        <w:ind w:left="600"/>
      </w:pPr>
      <w:r>
        <w:t>For each floating-point source operand that has a subnormal value, the operation is performed using the value 0.0 instead.</w:t>
      </w:r>
    </w:p>
    <w:p w14:paraId="191986F4" w14:textId="77777777" w:rsidR="008A5E4E" w:rsidRDefault="0065745B">
      <w:pPr>
        <w:pStyle w:val="li"/>
        <w:numPr>
          <w:ilvl w:val="0"/>
          <w:numId w:val="94"/>
        </w:numPr>
        <w:spacing w:after="320"/>
        <w:ind w:left="600"/>
      </w:pPr>
      <w:r>
        <w:t>The result of the operation and any exceptions generated by the operation and any subsequent rounding are based on the flushed source values.</w:t>
      </w:r>
    </w:p>
    <w:p w14:paraId="035AF066" w14:textId="77777777" w:rsidR="008A5E4E" w:rsidRDefault="0065745B">
      <w:pPr>
        <w:pStyle w:val="pNoPageBreakAfter"/>
      </w:pPr>
      <w:r>
        <w:t xml:space="preserve">If </w:t>
      </w:r>
      <w:r>
        <w:rPr>
          <w:rStyle w:val="code1"/>
        </w:rPr>
        <w:t>ftz</w:t>
      </w:r>
      <w:r>
        <w:t xml:space="preserve"> is specified on an operation that has a floating-point destination operand:</w:t>
      </w:r>
    </w:p>
    <w:p w14:paraId="52C51D8B" w14:textId="77777777" w:rsidR="008A5E4E" w:rsidRDefault="0065745B">
      <w:pPr>
        <w:pStyle w:val="li"/>
        <w:numPr>
          <w:ilvl w:val="0"/>
          <w:numId w:val="95"/>
        </w:numPr>
        <w:spacing w:before="320"/>
        <w:ind w:left="600"/>
      </w:pPr>
      <w:r>
        <w:t>The operation result before rounding is computed as defined by the IEEE/ANSI Standard 754-2008.</w:t>
      </w:r>
    </w:p>
    <w:p w14:paraId="6F0B48F1" w14:textId="4B5057C8" w:rsidR="008A5E4E" w:rsidRDefault="0065745B">
      <w:pPr>
        <w:pStyle w:val="li"/>
        <w:numPr>
          <w:ilvl w:val="0"/>
          <w:numId w:val="95"/>
        </w:numPr>
        <w:ind w:left="600"/>
      </w:pPr>
      <w:r>
        <w:t xml:space="preserve">If </w:t>
      </w:r>
      <w:r w:rsidR="00691B55">
        <w:t xml:space="preserve">tininess </w:t>
      </w:r>
      <w:r>
        <w:t xml:space="preserve">is detected (see </w:t>
      </w:r>
      <w:r>
        <w:rPr>
          <w:rStyle w:val="xref1"/>
        </w:rPr>
        <w:t>4.19.2. Rounding (</w:t>
      </w:r>
      <w:r w:rsidR="009A76EE" w:rsidRPr="008A5E4E">
        <w:fldChar w:fldCharType="begin"/>
      </w:r>
      <w:r w:rsidR="008A5E4E">
        <w:instrText xml:space="preserve"> PAGEREF _Ref-1088220016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 then the destination operand must be set to 0.0 and the underflow exception generated. It is implementation defined if the inexact exception is also generated. These exceptions are in addition to any other exception generated by the operation.</w:t>
      </w:r>
    </w:p>
    <w:p w14:paraId="1EFA3186" w14:textId="77777777" w:rsidR="008A5E4E" w:rsidRDefault="0065745B">
      <w:pPr>
        <w:pStyle w:val="li"/>
        <w:numPr>
          <w:ilvl w:val="0"/>
          <w:numId w:val="95"/>
        </w:numPr>
        <w:spacing w:after="320"/>
        <w:ind w:left="600"/>
      </w:pPr>
      <w:r>
        <w:t xml:space="preserve">Otherwise, the result is rounded according to the rounding modifier and stored in the destination operand. See </w:t>
      </w:r>
      <w:r>
        <w:rPr>
          <w:rStyle w:val="xref1"/>
        </w:rPr>
        <w:t>4.19.2. Rounding (</w:t>
      </w:r>
      <w:r w:rsidR="009A76EE" w:rsidRPr="008A5E4E">
        <w:fldChar w:fldCharType="begin"/>
      </w:r>
      <w:r w:rsidR="008A5E4E">
        <w:instrText xml:space="preserve"> PAGEREF _Ref-1088220016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w:t>
      </w:r>
    </w:p>
    <w:p w14:paraId="7F4AB1C6" w14:textId="77777777" w:rsidR="008A5E4E" w:rsidRDefault="0065745B">
      <w:pPr>
        <w:pStyle w:val="h3"/>
      </w:pPr>
      <w:bookmarkStart w:id="426" w:name="_Toc396034190"/>
      <w:r>
        <w:t xml:space="preserve">4.19.4 </w:t>
      </w:r>
      <w:bookmarkStart w:id="427" w:name="_Ref-1401998439"/>
      <w:bookmarkStart w:id="428" w:name="_Ref-143320687"/>
      <w:r>
        <w:t>Not A Number (NaN)</w:t>
      </w:r>
      <w:bookmarkEnd w:id="426"/>
      <w:bookmarkEnd w:id="427"/>
      <w:bookmarkEnd w:id="428"/>
    </w:p>
    <w:p w14:paraId="6F92FFCC" w14:textId="77777777" w:rsidR="008A5E4E" w:rsidRDefault="0065745B">
      <w:pPr>
        <w:pStyle w:val="pNoPageBreakAfter"/>
      </w:pPr>
      <w:r>
        <w:t xml:space="preserve">As required by IEEE/ANSI Standard 754-2008, for all floating-point operations, except the floating-point bit operations (see </w:t>
      </w:r>
      <w:r>
        <w:rPr>
          <w:rStyle w:val="xref1"/>
        </w:rPr>
        <w:t>5.12. Floating-Point Bit Operations (</w:t>
      </w:r>
      <w:r w:rsidR="009A76EE" w:rsidRPr="008A5E4E">
        <w:fldChar w:fldCharType="begin"/>
      </w:r>
      <w:r w:rsidR="008A5E4E">
        <w:instrText xml:space="preserve"> PAGEREF _Ref-416699767 \p \h  \* MERGEFORMAT </w:instrText>
      </w:r>
      <w:r w:rsidR="009A76EE" w:rsidRPr="008A5E4E">
        <w:fldChar w:fldCharType="separate"/>
      </w:r>
      <w:r w:rsidR="00533AF0" w:rsidRPr="00533AF0">
        <w:rPr>
          <w:rStyle w:val="xref1"/>
          <w:noProof/>
        </w:rPr>
        <w:t>on</w:t>
      </w:r>
      <w:r w:rsidR="00533AF0">
        <w:rPr>
          <w:noProof/>
        </w:rPr>
        <w:t xml:space="preserve"> page 132</w:t>
      </w:r>
      <w:r w:rsidR="009A76EE" w:rsidRPr="008A5E4E">
        <w:rPr>
          <w:rStyle w:val="xref1"/>
        </w:rPr>
        <w:fldChar w:fldCharType="end"/>
      </w:r>
      <w:r>
        <w:rPr>
          <w:rStyle w:val="xref1"/>
        </w:rPr>
        <w:t>)</w:t>
      </w:r>
      <w:r>
        <w:t xml:space="preserve">) and native floating-point operations (see </w:t>
      </w:r>
      <w:r>
        <w:rPr>
          <w:rStyle w:val="xref1"/>
        </w:rPr>
        <w:t>5.13. Native Floating-Point Operations (</w:t>
      </w:r>
      <w:r w:rsidR="009A76EE" w:rsidRPr="008A5E4E">
        <w:fldChar w:fldCharType="begin"/>
      </w:r>
      <w:r w:rsidR="008A5E4E">
        <w:instrText xml:space="preserve"> PAGEREF _Ref1312830617 \p \h  \* MERGEFORMAT </w:instrText>
      </w:r>
      <w:r w:rsidR="009A76EE" w:rsidRPr="008A5E4E">
        <w:fldChar w:fldCharType="separate"/>
      </w:r>
      <w:r w:rsidR="00533AF0" w:rsidRPr="00533AF0">
        <w:rPr>
          <w:rStyle w:val="xref1"/>
          <w:noProof/>
        </w:rPr>
        <w:t>on</w:t>
      </w:r>
      <w:r w:rsidR="00533AF0">
        <w:rPr>
          <w:noProof/>
        </w:rPr>
        <w:t xml:space="preserve"> page 135</w:t>
      </w:r>
      <w:r w:rsidR="009A76EE" w:rsidRPr="008A5E4E">
        <w:rPr>
          <w:rStyle w:val="xref1"/>
        </w:rPr>
        <w:fldChar w:fldCharType="end"/>
      </w:r>
      <w:r>
        <w:rPr>
          <w:rStyle w:val="xref1"/>
        </w:rPr>
        <w:t>)</w:t>
      </w:r>
      <w:r>
        <w:t xml:space="preserve">): </w:t>
      </w:r>
    </w:p>
    <w:p w14:paraId="756C3383" w14:textId="64446FBE" w:rsidR="008A5E4E" w:rsidRDefault="0065745B">
      <w:pPr>
        <w:pStyle w:val="li"/>
        <w:numPr>
          <w:ilvl w:val="0"/>
          <w:numId w:val="96"/>
        </w:numPr>
        <w:spacing w:before="320"/>
        <w:ind w:left="600"/>
      </w:pPr>
      <w:r>
        <w:t xml:space="preserve">If one or more of the floating-point source operands is a signaling NaN, an invalid operation exception must be generated. Additionally, if the operation is a </w:t>
      </w:r>
      <w:r w:rsidR="00EB3BD9">
        <w:t>signaling</w:t>
      </w:r>
      <w:r>
        <w:t xml:space="preserve"> comparison form (see </w:t>
      </w:r>
      <w:r>
        <w:rPr>
          <w:rStyle w:val="xref1"/>
        </w:rPr>
        <w:t>5.17. Compare (cmp) Operation (</w:t>
      </w:r>
      <w:r w:rsidR="009A76EE" w:rsidRPr="008A5E4E">
        <w:fldChar w:fldCharType="begin"/>
      </w:r>
      <w:r w:rsidR="008A5E4E">
        <w:instrText xml:space="preserve"> PAGEREF _Ref-1421006528 \p \h  \* MERGEFORMAT </w:instrText>
      </w:r>
      <w:r w:rsidR="009A76EE" w:rsidRPr="008A5E4E">
        <w:fldChar w:fldCharType="separate"/>
      </w:r>
      <w:r w:rsidR="00533AF0" w:rsidRPr="00533AF0">
        <w:rPr>
          <w:rStyle w:val="xref1"/>
          <w:noProof/>
        </w:rPr>
        <w:t>on</w:t>
      </w:r>
      <w:r w:rsidR="00533AF0">
        <w:rPr>
          <w:noProof/>
        </w:rPr>
        <w:t xml:space="preserve"> page 143</w:t>
      </w:r>
      <w:r w:rsidR="009A76EE" w:rsidRPr="008A5E4E">
        <w:rPr>
          <w:rStyle w:val="xref1"/>
        </w:rPr>
        <w:fldChar w:fldCharType="end"/>
      </w:r>
      <w:r>
        <w:rPr>
          <w:rStyle w:val="xref1"/>
        </w:rPr>
        <w:t>)</w:t>
      </w:r>
      <w:r>
        <w:t xml:space="preserve">) and one or more of the source operands is a quiet NaN, then an invalid operation exception must be generated. See </w:t>
      </w:r>
      <w:r>
        <w:rPr>
          <w:rStyle w:val="xref1"/>
        </w:rPr>
        <w:t>12.2. Hardware Exceptions (</w:t>
      </w:r>
      <w:r w:rsidR="009A76EE" w:rsidRPr="008A5E4E">
        <w:fldChar w:fldCharType="begin"/>
      </w:r>
      <w:r w:rsidR="008A5E4E">
        <w:instrText xml:space="preserve"> PAGEREF _Ref-1432139704 \p \h  \* MERGEFORMAT </w:instrText>
      </w:r>
      <w:r w:rsidR="009A76EE" w:rsidRPr="008A5E4E">
        <w:fldChar w:fldCharType="separate"/>
      </w:r>
      <w:r w:rsidR="00533AF0" w:rsidRPr="00533AF0">
        <w:rPr>
          <w:rStyle w:val="xref1"/>
          <w:noProof/>
        </w:rPr>
        <w:t>on</w:t>
      </w:r>
      <w:r w:rsidR="00533AF0">
        <w:rPr>
          <w:noProof/>
        </w:rPr>
        <w:t xml:space="preserve"> page 277</w:t>
      </w:r>
      <w:r w:rsidR="009A76EE" w:rsidRPr="008A5E4E">
        <w:rPr>
          <w:rStyle w:val="xref1"/>
        </w:rPr>
        <w:fldChar w:fldCharType="end"/>
      </w:r>
      <w:r>
        <w:rPr>
          <w:rStyle w:val="xref1"/>
        </w:rPr>
        <w:t>)</w:t>
      </w:r>
      <w:r>
        <w:t>.</w:t>
      </w:r>
    </w:p>
    <w:p w14:paraId="530112EA" w14:textId="77777777" w:rsidR="008A5E4E" w:rsidRDefault="0065745B">
      <w:pPr>
        <w:pStyle w:val="li"/>
        <w:numPr>
          <w:ilvl w:val="0"/>
          <w:numId w:val="96"/>
        </w:numPr>
        <w:ind w:left="600"/>
      </w:pPr>
      <w:r>
        <w:t xml:space="preserve">If an operation has a floating-point destination operand and produces a NaN, it must produce a quiet NaN. </w:t>
      </w:r>
    </w:p>
    <w:p w14:paraId="6B3F6B41" w14:textId="77777777" w:rsidR="008A5E4E" w:rsidRDefault="0065745B">
      <w:pPr>
        <w:pStyle w:val="li"/>
        <w:numPr>
          <w:ilvl w:val="0"/>
          <w:numId w:val="96"/>
        </w:numPr>
        <w:ind w:left="600"/>
      </w:pPr>
      <w:r>
        <w:t>If one or more of the floating-point source operands are NaNs, and the operation has a floating-point destination operand, then the result must be a quiet NaN.</w:t>
      </w:r>
    </w:p>
    <w:p w14:paraId="7B028B0E" w14:textId="77777777" w:rsidR="008A5E4E" w:rsidRDefault="0065745B">
      <w:pPr>
        <w:pStyle w:val="li1"/>
        <w:numPr>
          <w:ilvl w:val="1"/>
          <w:numId w:val="97"/>
        </w:numPr>
        <w:spacing w:after="320"/>
        <w:ind w:left="1200"/>
      </w:pPr>
      <w:r>
        <w:lastRenderedPageBreak/>
        <w:t xml:space="preserve">The exception to this rule is </w:t>
      </w:r>
      <w:r>
        <w:rPr>
          <w:rStyle w:val="code1"/>
        </w:rPr>
        <w:t>min</w:t>
      </w:r>
      <w:r>
        <w:t xml:space="preserve"> and </w:t>
      </w:r>
      <w:r>
        <w:rPr>
          <w:rStyle w:val="code1"/>
        </w:rPr>
        <w:t>max</w:t>
      </w:r>
      <w:r>
        <w:t xml:space="preserve"> when one of the inputs is a quiet NaN and the other is a number, in which case the result is the number.</w:t>
      </w:r>
    </w:p>
    <w:p w14:paraId="2B9D8E66" w14:textId="77777777" w:rsidR="008A5E4E" w:rsidRDefault="0065745B">
      <w:pPr>
        <w:pStyle w:val="pNoPageBreakAfter"/>
      </w:pPr>
      <w:r>
        <w:t xml:space="preserve">In addition HSAIL requires that when a NaN is produced by these operations, it must be one of the following: </w:t>
      </w:r>
    </w:p>
    <w:p w14:paraId="566CB1B3" w14:textId="307FAEEE" w:rsidR="008A5E4E" w:rsidRDefault="0065745B">
      <w:pPr>
        <w:pStyle w:val="li"/>
        <w:numPr>
          <w:ilvl w:val="0"/>
          <w:numId w:val="98"/>
        </w:numPr>
        <w:spacing w:before="320"/>
        <w:ind w:left="600"/>
      </w:pPr>
      <w:r>
        <w:t>If the Base profile has been specified, it is implementation</w:t>
      </w:r>
      <w:r w:rsidR="00D84E15">
        <w:t xml:space="preserve"> </w:t>
      </w:r>
      <w:r>
        <w:t xml:space="preserve">defined what value quiet NaN is returned. It is not required to be bit-identical, after converting a signaling NaN to a quiet NaN, to one of the NaN inputs.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w:t>
      </w:r>
    </w:p>
    <w:p w14:paraId="22EA0748" w14:textId="77777777" w:rsidR="008A5E4E" w:rsidRDefault="0065745B">
      <w:pPr>
        <w:pStyle w:val="li"/>
        <w:numPr>
          <w:ilvl w:val="0"/>
          <w:numId w:val="98"/>
        </w:numPr>
        <w:ind w:left="600"/>
      </w:pPr>
      <w:r>
        <w:t>If the Full profile has been specified then NaN source operands must be propagated as IEEE/ANSI Standard 754-2008 Section 6.2.3 defines should happen:</w:t>
      </w:r>
    </w:p>
    <w:p w14:paraId="0726142D" w14:textId="57ACFD2A" w:rsidR="008A5E4E" w:rsidRDefault="0065745B">
      <w:pPr>
        <w:pStyle w:val="li1"/>
        <w:numPr>
          <w:ilvl w:val="1"/>
          <w:numId w:val="99"/>
        </w:numPr>
        <w:ind w:left="1200"/>
      </w:pPr>
      <w:r>
        <w:t xml:space="preserve">The quiet NaN produced must be bit-identical to one of the NaN inputs, after converting </w:t>
      </w:r>
      <w:r w:rsidR="00EB3BD9">
        <w:t>signaling</w:t>
      </w:r>
      <w:r>
        <w:t xml:space="preserve"> NaNs to quiet NaNs, except that the sign bits may differ. If multiple inputs are a NaN, it is implementation</w:t>
      </w:r>
      <w:r w:rsidR="00D84E15">
        <w:t xml:space="preserve"> </w:t>
      </w:r>
      <w:r>
        <w:t xml:space="preserve">defined which NaN will be used. See </w:t>
      </w:r>
      <w:r>
        <w:rPr>
          <w:rStyle w:val="xref1"/>
        </w:rPr>
        <w:t>16.2.2. Full Profile Requirements (</w:t>
      </w:r>
      <w:r w:rsidR="009A76EE" w:rsidRPr="008A5E4E">
        <w:fldChar w:fldCharType="begin"/>
      </w:r>
      <w:r w:rsidR="008A5E4E">
        <w:instrText xml:space="preserve"> PAGEREF _Ref-250232721 \p \h  \* MERGEFORMAT </w:instrText>
      </w:r>
      <w:r w:rsidR="009A76EE" w:rsidRPr="008A5E4E">
        <w:fldChar w:fldCharType="separate"/>
      </w:r>
      <w:r w:rsidR="00533AF0" w:rsidRPr="00533AF0">
        <w:rPr>
          <w:rStyle w:val="xref1"/>
          <w:noProof/>
        </w:rPr>
        <w:t>on</w:t>
      </w:r>
      <w:r w:rsidR="00533AF0">
        <w:rPr>
          <w:noProof/>
        </w:rPr>
        <w:t xml:space="preserve"> page 299</w:t>
      </w:r>
      <w:r w:rsidR="009A76EE" w:rsidRPr="008A5E4E">
        <w:rPr>
          <w:rStyle w:val="xref1"/>
        </w:rPr>
        <w:fldChar w:fldCharType="end"/>
      </w:r>
      <w:r>
        <w:rPr>
          <w:rStyle w:val="xref1"/>
        </w:rPr>
        <w:t>)</w:t>
      </w:r>
      <w:r>
        <w:t xml:space="preserve">. </w:t>
      </w:r>
    </w:p>
    <w:p w14:paraId="5AE0AC9B" w14:textId="22790974" w:rsidR="008A5E4E" w:rsidRDefault="0065745B">
      <w:pPr>
        <w:pStyle w:val="li1"/>
        <w:numPr>
          <w:ilvl w:val="1"/>
          <w:numId w:val="99"/>
        </w:numPr>
        <w:spacing w:after="320"/>
        <w:ind w:left="1200"/>
      </w:pPr>
      <w:r>
        <w:t xml:space="preserve">The </w:t>
      </w:r>
      <w:r>
        <w:rPr>
          <w:rStyle w:val="code1"/>
        </w:rPr>
        <w:t>cvt</w:t>
      </w:r>
      <w:r>
        <w:t xml:space="preserve"> operation is an exception to this rule when both the source and the destination are a floating-point type. In this case the source and destination operands are different sizes, and it is implementation defined what quiet NaN is returned. However, if a NaN is converted from a larger floating-point type to a small one and then back to the original larger floating-point type, then the final quiet NaN produced must be bit-identical to the original NaN, after converting </w:t>
      </w:r>
      <w:r w:rsidR="00EB3BD9">
        <w:t>signaling</w:t>
      </w:r>
      <w:r>
        <w:t xml:space="preserve"> NaNs to quiet NaNs, except that the sign bits may differ.</w:t>
      </w:r>
    </w:p>
    <w:p w14:paraId="784AA13A" w14:textId="44BFB945" w:rsidR="008A5E4E" w:rsidRDefault="0065745B">
      <w:pPr>
        <w:pStyle w:val="p"/>
      </w:pPr>
      <w:r>
        <w:t xml:space="preserve">The image operations are an exception these rules, both when converting component values (see </w:t>
      </w:r>
      <w:r>
        <w:rPr>
          <w:rStyle w:val="xref1"/>
        </w:rPr>
        <w:t>7.1.4.2. Channel Type (</w:t>
      </w:r>
      <w:r w:rsidR="009A76EE" w:rsidRPr="008A5E4E">
        <w:fldChar w:fldCharType="begin"/>
      </w:r>
      <w:r w:rsidR="008A5E4E">
        <w:instrText xml:space="preserve"> PAGEREF _Ref2090254435 \p \h  \* MERGEFORMAT </w:instrText>
      </w:r>
      <w:r w:rsidR="009A76EE" w:rsidRPr="008A5E4E">
        <w:fldChar w:fldCharType="separate"/>
      </w:r>
      <w:r w:rsidR="00533AF0" w:rsidRPr="00533AF0">
        <w:rPr>
          <w:rStyle w:val="xref1"/>
          <w:noProof/>
        </w:rPr>
        <w:t>on</w:t>
      </w:r>
      <w:r w:rsidR="00533AF0">
        <w:rPr>
          <w:noProof/>
        </w:rPr>
        <w:t xml:space="preserve"> page 197</w:t>
      </w:r>
      <w:r w:rsidR="009A76EE" w:rsidRPr="008A5E4E">
        <w:rPr>
          <w:rStyle w:val="xref1"/>
        </w:rPr>
        <w:fldChar w:fldCharType="end"/>
      </w:r>
      <w:r>
        <w:rPr>
          <w:rStyle w:val="xref1"/>
        </w:rPr>
        <w:t>)</w:t>
      </w:r>
      <w:r>
        <w:t xml:space="preserve">), and when using a sampler with normalized coordinates (see </w:t>
      </w:r>
      <w:r>
        <w:rPr>
          <w:rStyle w:val="xref1"/>
        </w:rPr>
        <w:t>7.1.6.1. Coordinate Normalization Mode (</w:t>
      </w:r>
      <w:r w:rsidR="009A76EE" w:rsidRPr="008A5E4E">
        <w:fldChar w:fldCharType="begin"/>
      </w:r>
      <w:r w:rsidR="008A5E4E">
        <w:instrText xml:space="preserve"> PAGEREF _Ref944889708 \p \h  \* MERGEFORMAT </w:instrText>
      </w:r>
      <w:r w:rsidR="009A76EE" w:rsidRPr="008A5E4E">
        <w:fldChar w:fldCharType="separate"/>
      </w:r>
      <w:r w:rsidR="00533AF0" w:rsidRPr="00533AF0">
        <w:rPr>
          <w:rStyle w:val="xref1"/>
          <w:noProof/>
        </w:rPr>
        <w:t>on</w:t>
      </w:r>
      <w:r w:rsidR="00533AF0">
        <w:rPr>
          <w:noProof/>
        </w:rPr>
        <w:t xml:space="preserve"> page 203</w:t>
      </w:r>
      <w:r w:rsidR="009A76EE" w:rsidRPr="008A5E4E">
        <w:rPr>
          <w:rStyle w:val="xref1"/>
        </w:rPr>
        <w:fldChar w:fldCharType="end"/>
      </w:r>
      <w:r>
        <w:rPr>
          <w:rStyle w:val="xref1"/>
        </w:rPr>
        <w:t>)</w:t>
      </w:r>
      <w:r>
        <w:t xml:space="preserve">) or a linear filter (see </w:t>
      </w:r>
      <w:r>
        <w:rPr>
          <w:rStyle w:val="xref1"/>
        </w:rPr>
        <w:t>7.1.6.3. Filter Mode (</w:t>
      </w:r>
      <w:r w:rsidR="009A76EE" w:rsidRPr="008A5E4E">
        <w:fldChar w:fldCharType="begin"/>
      </w:r>
      <w:r w:rsidR="008A5E4E">
        <w:instrText xml:space="preserve"> PAGEREF _Ref469267218 \p \h  \* MERGEFORMAT </w:instrText>
      </w:r>
      <w:r w:rsidR="009A76EE" w:rsidRPr="008A5E4E">
        <w:fldChar w:fldCharType="separate"/>
      </w:r>
      <w:r w:rsidR="00533AF0" w:rsidRPr="00533AF0">
        <w:rPr>
          <w:rStyle w:val="xref1"/>
          <w:noProof/>
        </w:rPr>
        <w:t>on</w:t>
      </w:r>
      <w:r w:rsidR="00533AF0">
        <w:rPr>
          <w:noProof/>
        </w:rPr>
        <w:t xml:space="preserve"> page 206</w:t>
      </w:r>
      <w:r w:rsidR="009A76EE" w:rsidRPr="008A5E4E">
        <w:rPr>
          <w:rStyle w:val="xref1"/>
        </w:rPr>
        <w:fldChar w:fldCharType="end"/>
      </w:r>
      <w:r>
        <w:rPr>
          <w:rStyle w:val="xref1"/>
        </w:rPr>
        <w:t>)</w:t>
      </w:r>
      <w:r>
        <w:t xml:space="preserve">). They must not generate an invalid operation exception for </w:t>
      </w:r>
      <w:r w:rsidR="00EB3BD9">
        <w:t>signaling</w:t>
      </w:r>
      <w:r>
        <w:t xml:space="preserve"> NaNs. For both profiles it is implementation defined if NaN values are propagated or signaling NaNs are converted to quiet NaNs.</w:t>
      </w:r>
    </w:p>
    <w:p w14:paraId="621835FD" w14:textId="77777777" w:rsidR="008A5E4E" w:rsidRDefault="0065745B">
      <w:pPr>
        <w:pStyle w:val="h3"/>
      </w:pPr>
      <w:bookmarkStart w:id="429" w:name="_Toc396034191"/>
      <w:r>
        <w:t xml:space="preserve">4.19.5 </w:t>
      </w:r>
      <w:bookmarkStart w:id="430" w:name="_Ref-641238421"/>
      <w:bookmarkStart w:id="431" w:name="_Ref2085971550"/>
      <w:r>
        <w:t>Floating Point Exceptions</w:t>
      </w:r>
      <w:bookmarkEnd w:id="429"/>
      <w:bookmarkEnd w:id="430"/>
      <w:bookmarkEnd w:id="431"/>
    </w:p>
    <w:p w14:paraId="55DC17EE" w14:textId="721E1856" w:rsidR="00083F68" w:rsidRDefault="0065745B">
      <w:pPr>
        <w:pStyle w:val="p"/>
      </w:pPr>
      <w:r>
        <w:t xml:space="preserve">HSAIL defines the five floating-point exceptions specified in IEEE/ANSI Standard 754-2008 (see </w:t>
      </w:r>
      <w:r>
        <w:rPr>
          <w:rStyle w:val="xref1"/>
        </w:rPr>
        <w:t>12.2. Hardware Exceptions (</w:t>
      </w:r>
      <w:r w:rsidR="009A76EE" w:rsidRPr="008A5E4E">
        <w:fldChar w:fldCharType="begin"/>
      </w:r>
      <w:r w:rsidR="008A5E4E">
        <w:instrText xml:space="preserve"> PAGEREF _Ref-1432139704 \p \h  \* MERGEFORMAT </w:instrText>
      </w:r>
      <w:r w:rsidR="009A76EE" w:rsidRPr="008A5E4E">
        <w:fldChar w:fldCharType="separate"/>
      </w:r>
      <w:r w:rsidR="00533AF0" w:rsidRPr="00533AF0">
        <w:rPr>
          <w:rStyle w:val="xref1"/>
          <w:noProof/>
        </w:rPr>
        <w:t>on</w:t>
      </w:r>
      <w:r w:rsidR="00533AF0">
        <w:rPr>
          <w:noProof/>
        </w:rPr>
        <w:t xml:space="preserve"> page 277</w:t>
      </w:r>
      <w:r w:rsidR="009A76EE" w:rsidRPr="008A5E4E">
        <w:rPr>
          <w:rStyle w:val="xref1"/>
        </w:rPr>
        <w:fldChar w:fldCharType="end"/>
      </w:r>
      <w:r>
        <w:rPr>
          <w:rStyle w:val="xref1"/>
        </w:rPr>
        <w:t>)</w:t>
      </w:r>
      <w:r>
        <w:t xml:space="preserve">). It also provides a mechanism to control these exceptions by means of the DETECT and BREAK exception policies (see </w:t>
      </w:r>
      <w:r>
        <w:rPr>
          <w:rStyle w:val="xref1"/>
        </w:rPr>
        <w:t>12.3. Hardware Exception Policies (</w:t>
      </w:r>
      <w:r w:rsidR="009A76EE" w:rsidRPr="008A5E4E">
        <w:fldChar w:fldCharType="begin"/>
      </w:r>
      <w:r w:rsidR="008A5E4E">
        <w:instrText xml:space="preserve"> PAGEREF _Ref-1526455934 \p \h  \* MERGEFORMAT </w:instrText>
      </w:r>
      <w:r w:rsidR="009A76EE" w:rsidRPr="008A5E4E">
        <w:fldChar w:fldCharType="separate"/>
      </w:r>
      <w:r w:rsidR="00533AF0" w:rsidRPr="00533AF0">
        <w:rPr>
          <w:rStyle w:val="xref1"/>
          <w:noProof/>
        </w:rPr>
        <w:t>on</w:t>
      </w:r>
      <w:r w:rsidR="00533AF0">
        <w:rPr>
          <w:noProof/>
        </w:rPr>
        <w:t xml:space="preserve"> page 279</w:t>
      </w:r>
      <w:r w:rsidR="009A76EE" w:rsidRPr="008A5E4E">
        <w:rPr>
          <w:rStyle w:val="xref1"/>
        </w:rPr>
        <w:fldChar w:fldCharType="end"/>
      </w:r>
      <w:r>
        <w:rPr>
          <w:rStyle w:val="xref1"/>
        </w:rPr>
        <w:t>)</w:t>
      </w:r>
      <w:r>
        <w:t>). The exception policies are specified when a kernel is finalized and cannot be changed at runtime</w:t>
      </w:r>
      <w:r w:rsidR="00083F68">
        <w:t xml:space="preserve"> (see 13.4 Control Directives for Low-Level Performance Tuning (</w:t>
      </w:r>
      <w:r w:rsidR="00083F68">
        <w:fldChar w:fldCharType="begin"/>
      </w:r>
      <w:r w:rsidR="00083F68">
        <w:instrText xml:space="preserve"> PAGEREF control_directives \p \h </w:instrText>
      </w:r>
      <w:r w:rsidR="00083F68">
        <w:fldChar w:fldCharType="separate"/>
      </w:r>
      <w:r w:rsidR="00083F68">
        <w:rPr>
          <w:noProof/>
        </w:rPr>
        <w:t>on page 288</w:t>
      </w:r>
      <w:r w:rsidR="00083F68">
        <w:fldChar w:fldCharType="end"/>
      </w:r>
      <w:r w:rsidR="00083F68">
        <w:t>))</w:t>
      </w:r>
      <w:r>
        <w:t xml:space="preserve">. </w:t>
      </w:r>
      <w:r w:rsidR="00083F68">
        <w:t xml:space="preserve">Whether either exeption policy is supported by </w:t>
      </w:r>
      <w:r w:rsidR="0023395C">
        <w:t>a kernel agent</w:t>
      </w:r>
      <w:r w:rsidR="00083F68">
        <w:t xml:space="preserve"> depends on the </w:t>
      </w:r>
      <w:r w:rsidR="0023395C">
        <w:t>kernel agent</w:t>
      </w:r>
      <w:r w:rsidR="00F36A8A">
        <w:t xml:space="preserve"> and the </w:t>
      </w:r>
      <w:r w:rsidR="00083F68">
        <w:t>profile specified (</w:t>
      </w:r>
      <w:r w:rsidR="00083F68">
        <w:rPr>
          <w:rStyle w:val="xref1"/>
        </w:rPr>
        <w:t>16.2. Profile Specific Requirements (</w:t>
      </w:r>
      <w:r w:rsidR="00083F68">
        <w:rPr>
          <w:rStyle w:val="xref1"/>
        </w:rPr>
        <w:fldChar w:fldCharType="begin"/>
      </w:r>
      <w:r w:rsidR="00083F68">
        <w:rPr>
          <w:rStyle w:val="xref1"/>
        </w:rPr>
        <w:instrText xml:space="preserve"> PAGEREF profile_specific_requirements \p \h </w:instrText>
      </w:r>
      <w:r w:rsidR="00083F68">
        <w:rPr>
          <w:rStyle w:val="xref1"/>
        </w:rPr>
      </w:r>
      <w:r w:rsidR="00083F68">
        <w:rPr>
          <w:rStyle w:val="xref1"/>
        </w:rPr>
        <w:fldChar w:fldCharType="separate"/>
      </w:r>
      <w:r w:rsidR="00083F68">
        <w:rPr>
          <w:rStyle w:val="xref1"/>
          <w:noProof/>
        </w:rPr>
        <w:t>on page 300</w:t>
      </w:r>
      <w:r w:rsidR="00083F68">
        <w:rPr>
          <w:rStyle w:val="xref1"/>
        </w:rPr>
        <w:fldChar w:fldCharType="end"/>
      </w:r>
      <w:r w:rsidR="00083F68">
        <w:rPr>
          <w:rStyle w:val="xref1"/>
        </w:rPr>
        <w:t>)</w:t>
      </w:r>
      <w:r w:rsidR="00083F68">
        <w:t>),</w:t>
      </w:r>
    </w:p>
    <w:p w14:paraId="57B7ADC8" w14:textId="50FBD688" w:rsidR="008166BF" w:rsidRDefault="0065745B" w:rsidP="00636634">
      <w:pPr>
        <w:pStyle w:val="p"/>
      </w:pPr>
      <w:r>
        <w:t>An implementation can choose to not generate hardware exceptions that correspond to HSAIL exceptions that are not enabled for the DETECT or BREAK exception policy since their effect is not observable in HSAIL.</w:t>
      </w:r>
      <w:bookmarkStart w:id="432" w:name="_Toc396034192"/>
    </w:p>
    <w:p w14:paraId="5E06E118" w14:textId="1ABD7952" w:rsidR="002876B5" w:rsidRDefault="002876B5" w:rsidP="002876B5">
      <w:pPr>
        <w:pStyle w:val="h3"/>
      </w:pPr>
      <w:r>
        <w:lastRenderedPageBreak/>
        <w:t xml:space="preserve">4.19.6 </w:t>
      </w:r>
      <w:bookmarkStart w:id="433" w:name="unit_of_least_precision"/>
      <w:bookmarkEnd w:id="433"/>
      <w:r>
        <w:t>Unit of Least Precision (ULP)</w:t>
      </w:r>
    </w:p>
    <w:p w14:paraId="36A8FF25" w14:textId="395E7B03" w:rsidR="002876B5" w:rsidRDefault="00471AB8" w:rsidP="002876B5">
      <w:pPr>
        <w:pStyle w:val="p"/>
      </w:pPr>
      <w:r>
        <w:t xml:space="preserve">Some operations have a precision defined in terms of ULP rather than in terms of the correctly rounded result specified by IEEE/ANSI Standard 754-2008. In addition, the precision of some operations varies according to the profile specified. See </w:t>
      </w:r>
      <w:r w:rsidR="00491A56">
        <w:rPr>
          <w:rStyle w:val="xref1"/>
        </w:rPr>
        <w:t>16.2. Profile-Specific Requirements (</w:t>
      </w:r>
      <w:r w:rsidR="00491A56">
        <w:rPr>
          <w:rStyle w:val="xref1"/>
        </w:rPr>
        <w:fldChar w:fldCharType="begin"/>
      </w:r>
      <w:r w:rsidR="00491A56">
        <w:rPr>
          <w:rStyle w:val="xref1"/>
        </w:rPr>
        <w:instrText xml:space="preserve"> PAGEREF profile_specific_requirements \p \h </w:instrText>
      </w:r>
      <w:r w:rsidR="00491A56">
        <w:rPr>
          <w:rStyle w:val="xref1"/>
        </w:rPr>
      </w:r>
      <w:r w:rsidR="00491A56">
        <w:rPr>
          <w:rStyle w:val="xref1"/>
        </w:rPr>
        <w:fldChar w:fldCharType="separate"/>
      </w:r>
      <w:r w:rsidR="00491A56">
        <w:rPr>
          <w:rStyle w:val="xref1"/>
          <w:noProof/>
        </w:rPr>
        <w:t>on page 298</w:t>
      </w:r>
      <w:r w:rsidR="00491A56">
        <w:rPr>
          <w:rStyle w:val="xref1"/>
        </w:rPr>
        <w:fldChar w:fldCharType="end"/>
      </w:r>
      <w:r w:rsidR="00491A56">
        <w:rPr>
          <w:rStyle w:val="xref1"/>
        </w:rPr>
        <w:t>)</w:t>
      </w:r>
      <w:r>
        <w:t>.</w:t>
      </w:r>
    </w:p>
    <w:p w14:paraId="3F713376" w14:textId="77777777" w:rsidR="00C1189A" w:rsidRDefault="00630AFC" w:rsidP="00240BD2">
      <w:pPr>
        <w:pStyle w:val="p"/>
      </w:pPr>
      <w:r>
        <w:t xml:space="preserve">The definition of </w:t>
      </w:r>
      <w:r w:rsidR="002F59B9" w:rsidRPr="000F63EC">
        <w:rPr>
          <w:i/>
        </w:rPr>
        <w:t xml:space="preserve">Units of </w:t>
      </w:r>
      <w:r w:rsidR="002F59B9">
        <w:rPr>
          <w:i/>
        </w:rPr>
        <w:t>l</w:t>
      </w:r>
      <w:r w:rsidR="002F59B9" w:rsidRPr="000F63EC">
        <w:rPr>
          <w:i/>
        </w:rPr>
        <w:t xml:space="preserve">east </w:t>
      </w:r>
      <w:r w:rsidR="002F59B9">
        <w:rPr>
          <w:i/>
        </w:rPr>
        <w:t>p</w:t>
      </w:r>
      <w:r w:rsidR="00200AAE" w:rsidRPr="00240BD2">
        <w:rPr>
          <w:i/>
        </w:rPr>
        <w:t>recision</w:t>
      </w:r>
      <w:r w:rsidR="00200AAE">
        <w:t xml:space="preserve"> </w:t>
      </w:r>
      <w:r w:rsidR="00200AAE" w:rsidRPr="00240BD2">
        <w:rPr>
          <w:i/>
        </w:rPr>
        <w:t>(ULP)</w:t>
      </w:r>
      <w:r w:rsidR="00200AAE">
        <w:t xml:space="preserve"> is </w:t>
      </w:r>
      <w:r w:rsidR="002843F0">
        <w:t xml:space="preserve">the same as in </w:t>
      </w:r>
      <w:r w:rsidR="0096690E">
        <w:rPr>
          <w:i/>
        </w:rPr>
        <w:t xml:space="preserve">The </w:t>
      </w:r>
      <w:r w:rsidR="0096690E">
        <w:rPr>
          <w:rStyle w:val="spanBookTitle"/>
        </w:rPr>
        <w:t>OpenCL Specification Version 2.</w:t>
      </w:r>
      <w:r w:rsidR="0096690E" w:rsidRPr="000F63EC">
        <w:rPr>
          <w:rStyle w:val="spanBookTitle"/>
          <w:i w:val="0"/>
        </w:rPr>
        <w:t>0</w:t>
      </w:r>
      <w:r w:rsidR="0096690E">
        <w:rPr>
          <w:rStyle w:val="spanBookTitle"/>
          <w:i w:val="0"/>
        </w:rPr>
        <w:t xml:space="preserve"> </w:t>
      </w:r>
      <w:r w:rsidR="002843F0" w:rsidRPr="000F63EC">
        <w:t>which</w:t>
      </w:r>
      <w:r w:rsidR="002843F0">
        <w:t xml:space="preserve"> is </w:t>
      </w:r>
      <w:r>
        <w:t>based on</w:t>
      </w:r>
      <w:r w:rsidR="008B5B91">
        <w:t xml:space="preserve"> </w:t>
      </w:r>
      <w:r w:rsidRPr="00630AFC">
        <w:t>Jean-Michel Muller</w:t>
      </w:r>
      <w:r>
        <w:t xml:space="preserve">’s definition </w:t>
      </w:r>
      <w:r w:rsidR="004873EF">
        <w:t xml:space="preserve">in </w:t>
      </w:r>
      <w:r w:rsidR="004873EF" w:rsidRPr="009C7467">
        <w:rPr>
          <w:i/>
        </w:rPr>
        <w:t>On the definition of ulp(x)</w:t>
      </w:r>
      <w:r w:rsidR="001E0427">
        <w:t>.</w:t>
      </w:r>
    </w:p>
    <w:p w14:paraId="35A35A47" w14:textId="74D00D02" w:rsidR="008B5B91" w:rsidRDefault="00A56B20" w:rsidP="00240BD2">
      <w:pPr>
        <w:pStyle w:val="p"/>
      </w:pPr>
      <w:r w:rsidRPr="00240BD2">
        <w:rPr>
          <w:i/>
        </w:rPr>
        <w:t>ulp(x)</w:t>
      </w:r>
      <w:r w:rsidR="001E0427">
        <w:t xml:space="preserve"> is defined as follows:</w:t>
      </w:r>
    </w:p>
    <w:p w14:paraId="74CE4839" w14:textId="28B59D55" w:rsidR="006E31AA" w:rsidRDefault="006E31AA" w:rsidP="00240BD2">
      <w:pPr>
        <w:pStyle w:val="p"/>
        <w:ind w:left="720"/>
      </w:pPr>
      <w:r>
        <w:t xml:space="preserve">If </w:t>
      </w:r>
      <w:r w:rsidRPr="00240BD2">
        <w:rPr>
          <w:i/>
        </w:rPr>
        <w:t>x</w:t>
      </w:r>
      <w:r>
        <w:t xml:space="preserve"> is a real number that lies between two finite consecutive floating-point numbers </w:t>
      </w:r>
      <w:r w:rsidRPr="00240BD2">
        <w:rPr>
          <w:i/>
        </w:rPr>
        <w:t>a</w:t>
      </w:r>
      <w:r>
        <w:t xml:space="preserve"> and </w:t>
      </w:r>
      <w:r w:rsidRPr="00240BD2">
        <w:rPr>
          <w:i/>
        </w:rPr>
        <w:t>b</w:t>
      </w:r>
      <w:r>
        <w:t>, without being equal to one of them, then ulp(</w:t>
      </w:r>
      <w:r w:rsidRPr="00240BD2">
        <w:rPr>
          <w:i/>
        </w:rPr>
        <w:t>x</w:t>
      </w:r>
      <w:r>
        <w:t>) = |</w:t>
      </w:r>
      <w:r w:rsidRPr="00240BD2">
        <w:rPr>
          <w:i/>
        </w:rPr>
        <w:t>b</w:t>
      </w:r>
      <w:r>
        <w:t xml:space="preserve"> − </w:t>
      </w:r>
      <w:r w:rsidRPr="00240BD2">
        <w:rPr>
          <w:i/>
        </w:rPr>
        <w:t>a</w:t>
      </w:r>
      <w:r>
        <w:t>|, otherwise ulp(</w:t>
      </w:r>
      <w:r w:rsidRPr="00240BD2">
        <w:rPr>
          <w:i/>
        </w:rPr>
        <w:t>x</w:t>
      </w:r>
      <w:r>
        <w:t xml:space="preserve">) is the distance between the two non-equal finite floating-point numbers nearest </w:t>
      </w:r>
      <w:r w:rsidRPr="00240BD2">
        <w:rPr>
          <w:i/>
        </w:rPr>
        <w:t>x</w:t>
      </w:r>
      <w:r>
        <w:t>. Moreover, ulp(NaN) is NaN.</w:t>
      </w:r>
    </w:p>
    <w:p w14:paraId="263CA821" w14:textId="7165F33F" w:rsidR="00D133C7" w:rsidRDefault="00F95735" w:rsidP="002876B5">
      <w:pPr>
        <w:pStyle w:val="p"/>
      </w:pPr>
      <w:r>
        <w:t xml:space="preserve">The </w:t>
      </w:r>
      <w:r w:rsidR="00D133C7">
        <w:t xml:space="preserve">maximum </w:t>
      </w:r>
      <w:r>
        <w:t xml:space="preserve">relative error of </w:t>
      </w:r>
      <w:r w:rsidR="00D1556F">
        <w:t xml:space="preserve">an operation </w:t>
      </w:r>
      <w:r w:rsidR="00D133C7">
        <w:t>can be</w:t>
      </w:r>
      <w:r w:rsidR="00D1556F">
        <w:t xml:space="preserve"> expressed in terms of </w:t>
      </w:r>
      <w:r w:rsidR="00D133C7">
        <w:t xml:space="preserve">ULP. An operation is less than or equal to </w:t>
      </w:r>
      <w:r w:rsidR="00D133C7" w:rsidRPr="00240BD2">
        <w:rPr>
          <w:i/>
        </w:rPr>
        <w:t>n</w:t>
      </w:r>
      <w:r w:rsidR="00D133C7">
        <w:t xml:space="preserve"> ULP of the</w:t>
      </w:r>
      <w:r w:rsidR="00D1556F">
        <w:t xml:space="preserve"> mathematically </w:t>
      </w:r>
      <w:r w:rsidR="008D277A">
        <w:t>accurate</w:t>
      </w:r>
      <w:r w:rsidR="00D133C7">
        <w:t xml:space="preserve"> result if, for all possible numeric source values of the operation:</w:t>
      </w:r>
    </w:p>
    <w:p w14:paraId="70C2B087" w14:textId="4A4BA35B" w:rsidR="00F2166D" w:rsidRPr="00240BD2" w:rsidRDefault="00ED7D1E" w:rsidP="002876B5">
      <w:pPr>
        <w:pStyle w:val="p"/>
        <w:rPr>
          <w:rFonts w:ascii="Courier New" w:hAnsi="Courier New" w:cs="Courier New"/>
          <w:sz w:val="16"/>
          <w:szCs w:val="16"/>
        </w:rPr>
      </w:pPr>
      <w:r w:rsidRPr="00240BD2">
        <w:rPr>
          <w:rFonts w:ascii="Courier New" w:hAnsi="Courier New" w:cs="Courier New"/>
          <w:sz w:val="16"/>
          <w:szCs w:val="16"/>
        </w:rPr>
        <w:t xml:space="preserve">|expected − </w:t>
      </w:r>
      <w:r w:rsidR="00F2166D" w:rsidRPr="00240BD2">
        <w:rPr>
          <w:rFonts w:ascii="Courier New" w:hAnsi="Courier New" w:cs="Courier New"/>
          <w:sz w:val="16"/>
          <w:szCs w:val="16"/>
        </w:rPr>
        <w:t>actual| / ulp(expected)</w:t>
      </w:r>
      <w:r w:rsidR="006027E7">
        <w:rPr>
          <w:rFonts w:ascii="Courier New" w:hAnsi="Courier New" w:cs="Courier New"/>
          <w:sz w:val="16"/>
          <w:szCs w:val="16"/>
        </w:rPr>
        <w:t xml:space="preserve"> ≤</w:t>
      </w:r>
      <w:r w:rsidR="00D133C7">
        <w:rPr>
          <w:rFonts w:ascii="Courier New" w:hAnsi="Courier New" w:cs="Courier New"/>
          <w:sz w:val="16"/>
          <w:szCs w:val="16"/>
        </w:rPr>
        <w:t xml:space="preserve"> </w:t>
      </w:r>
      <w:r w:rsidR="00D133C7" w:rsidRPr="00240BD2">
        <w:rPr>
          <w:rFonts w:ascii="Courier New" w:hAnsi="Courier New" w:cs="Courier New"/>
          <w:i/>
          <w:sz w:val="16"/>
          <w:szCs w:val="16"/>
        </w:rPr>
        <w:t>n</w:t>
      </w:r>
    </w:p>
    <w:p w14:paraId="20FA2D9B" w14:textId="71580DC4" w:rsidR="00D133C7" w:rsidRDefault="00D133C7" w:rsidP="00D133C7">
      <w:pPr>
        <w:pStyle w:val="p"/>
      </w:pPr>
      <w:r>
        <w:t xml:space="preserve">where </w:t>
      </w:r>
      <w:r w:rsidRPr="009C7467">
        <w:rPr>
          <w:i/>
        </w:rPr>
        <w:t>expected</w:t>
      </w:r>
      <w:r>
        <w:t xml:space="preserve"> is the mathematically accurate result and </w:t>
      </w:r>
      <w:r w:rsidRPr="009C7467">
        <w:rPr>
          <w:i/>
        </w:rPr>
        <w:t>actual</w:t>
      </w:r>
      <w:r>
        <w:t xml:space="preserve"> is the result returned by the operation.</w:t>
      </w:r>
    </w:p>
    <w:p w14:paraId="3C92ACB2" w14:textId="70DEE332" w:rsidR="008A5E4E" w:rsidRDefault="0065745B">
      <w:pPr>
        <w:pStyle w:val="h2"/>
      </w:pPr>
      <w:r>
        <w:t xml:space="preserve">4.20 </w:t>
      </w:r>
      <w:bookmarkStart w:id="434" w:name="_Ref1066255020"/>
      <w:bookmarkStart w:id="435" w:name="_Ref1964969283"/>
      <w:r>
        <w:t>Dynamic Group Memory Allocation</w:t>
      </w:r>
      <w:bookmarkEnd w:id="432"/>
      <w:bookmarkEnd w:id="434"/>
      <w:bookmarkEnd w:id="435"/>
    </w:p>
    <w:p w14:paraId="61F7F6BD" w14:textId="77777777" w:rsidR="008A5E4E" w:rsidRDefault="0065745B" w:rsidP="008166BF">
      <w:pPr>
        <w:pStyle w:val="p"/>
      </w:pPr>
      <w:r>
        <w:t xml:space="preserve">Some developers like to write code using dynamically sized group memory. For example, in the following code there are four arrays allocated to group memory, two of known size and two of unknown size: </w:t>
      </w:r>
    </w:p>
    <w:p w14:paraId="00C194D8" w14:textId="77777777" w:rsidR="008A5E4E" w:rsidRDefault="0065745B">
      <w:pPr>
        <w:pStyle w:val="pre"/>
      </w:pPr>
      <w:r>
        <w:t>kernel &amp;k1(kernarg_u32 %dynamic_size, kernarg_u32 %more_dynamic_size)</w:t>
      </w:r>
      <w:r>
        <w:br/>
        <w:t xml:space="preserve"> {</w:t>
      </w:r>
      <w:r>
        <w:br/>
        <w:t xml:space="preserve">     group_u32 %known[2];</w:t>
      </w:r>
      <w:r>
        <w:br/>
        <w:t xml:space="preserve">     group_u32 %more_known[4];</w:t>
      </w:r>
      <w:r>
        <w:br/>
        <w:t xml:space="preserve">     group_u32 %dynamic[%dynamic_size]; // illegal: %dynamic_size not a constant value</w:t>
      </w:r>
      <w:r>
        <w:br/>
        <w:t xml:space="preserve">     group_u32 %more_dynamic[%more_dynamic_size];</w:t>
      </w:r>
      <w:r>
        <w:br/>
        <w:t xml:space="preserve">                                        // illegal: %more_dynamic_size not a constant value</w:t>
      </w:r>
      <w:r>
        <w:br/>
        <w:t xml:space="preserve">     st_group_f32 1.0f, [%dynamic][8]; </w:t>
      </w:r>
      <w:r>
        <w:br/>
        <w:t xml:space="preserve">     st_group_f32 2.0f, [%more_dynamic];</w:t>
      </w:r>
      <w:r>
        <w:br/>
        <w:t xml:space="preserve">     // ...</w:t>
      </w:r>
      <w:r>
        <w:br/>
        <w:t xml:space="preserve"> } </w:t>
      </w:r>
    </w:p>
    <w:p w14:paraId="1D77D054" w14:textId="77777777" w:rsidR="008A5E4E" w:rsidRDefault="0065745B">
      <w:pPr>
        <w:pStyle w:val="p"/>
      </w:pPr>
      <w:r>
        <w:t xml:space="preserve">Internally, group memory might be organized as: </w:t>
      </w:r>
    </w:p>
    <w:p w14:paraId="187FE04A" w14:textId="77777777" w:rsidR="008A5E4E" w:rsidRDefault="0065745B">
      <w:pPr>
        <w:pStyle w:val="pre"/>
      </w:pPr>
      <w:r>
        <w:t>start of group memory</w:t>
      </w:r>
      <w:r>
        <w:br/>
        <w:t xml:space="preserve">   offset 0,  known</w:t>
      </w:r>
      <w:r>
        <w:br/>
        <w:t xml:space="preserve">   offset 8,  more_known</w:t>
      </w:r>
      <w:r>
        <w:br/>
        <w:t xml:space="preserve">   offset 24, dynamic</w:t>
      </w:r>
      <w:r>
        <w:br/>
        <w:t xml:space="preserve">   offset ?,  more_dynamic</w:t>
      </w:r>
      <w:r>
        <w:br/>
        <w:t xml:space="preserve"> end of group memory ?                </w:t>
      </w:r>
    </w:p>
    <w:p w14:paraId="7CCC3794" w14:textId="77777777" w:rsidR="008A5E4E" w:rsidRDefault="0065745B">
      <w:pPr>
        <w:pStyle w:val="p"/>
      </w:pPr>
      <w:r>
        <w:t>The question marks indicate information that is not available at finalization time.</w:t>
      </w:r>
    </w:p>
    <w:p w14:paraId="417D3645" w14:textId="77777777" w:rsidR="008A5E4E" w:rsidRDefault="0065745B">
      <w:pPr>
        <w:pStyle w:val="pNoPageBreakAfter"/>
      </w:pPr>
      <w:r>
        <w:t>HSAIL does not support this sort of dynamically sized array because of two problems:</w:t>
      </w:r>
    </w:p>
    <w:p w14:paraId="7B97BCEB" w14:textId="004FA98C" w:rsidR="008A5E4E" w:rsidRDefault="0065745B">
      <w:pPr>
        <w:pStyle w:val="li"/>
        <w:numPr>
          <w:ilvl w:val="0"/>
          <w:numId w:val="101"/>
        </w:numPr>
        <w:spacing w:before="320"/>
        <w:ind w:left="600"/>
      </w:pPr>
      <w:r>
        <w:t xml:space="preserve">The finalizer cannot </w:t>
      </w:r>
      <w:r w:rsidR="00E466B5">
        <w:t xml:space="preserve">efficiently </w:t>
      </w:r>
      <w:r>
        <w:t xml:space="preserve">emit code that addresses the array </w:t>
      </w:r>
      <w:r>
        <w:rPr>
          <w:rStyle w:val="code1"/>
        </w:rPr>
        <w:t>more_dynamic</w:t>
      </w:r>
      <w:r>
        <w:t>.</w:t>
      </w:r>
    </w:p>
    <w:p w14:paraId="07378AFF" w14:textId="77777777" w:rsidR="008A5E4E" w:rsidRDefault="0065745B">
      <w:pPr>
        <w:pStyle w:val="li"/>
        <w:numPr>
          <w:ilvl w:val="0"/>
          <w:numId w:val="101"/>
        </w:numPr>
        <w:spacing w:after="320"/>
        <w:ind w:left="600"/>
      </w:pPr>
      <w:r>
        <w:lastRenderedPageBreak/>
        <w:t>The dispatch cannot launch the kernel because it does not know the amount of group space required for a work-group.</w:t>
      </w:r>
    </w:p>
    <w:p w14:paraId="78DC036B" w14:textId="77777777" w:rsidR="008A5E4E" w:rsidRDefault="0065745B">
      <w:pPr>
        <w:pStyle w:val="pNoPageBreakAfter"/>
      </w:pPr>
      <w:r>
        <w:t xml:space="preserve"> In order to provide equivalent functionality, dynamic allocation of group memory uses these steps: </w:t>
      </w:r>
    </w:p>
    <w:p w14:paraId="2B7C1536" w14:textId="77777777" w:rsidR="008A5E4E" w:rsidRDefault="0065745B">
      <w:pPr>
        <w:pStyle w:val="li"/>
        <w:numPr>
          <w:ilvl w:val="0"/>
          <w:numId w:val="102"/>
        </w:numPr>
        <w:spacing w:before="320"/>
        <w:ind w:left="600"/>
      </w:pPr>
      <w:r>
        <w:t xml:space="preserve">The application declares the HSAIL kernel with additional arguments, which are group segment offsets for the dynamically sized group memory. The kernel adds these offsets to the group segment base address returned by </w:t>
      </w:r>
      <w:r>
        <w:rPr>
          <w:rStyle w:val="code1"/>
        </w:rPr>
        <w:t>groupbaseptr</w:t>
      </w:r>
      <w:r>
        <w:t>, and uses the result to access the dynamically sized group memory.</w:t>
      </w:r>
    </w:p>
    <w:p w14:paraId="52467D7A" w14:textId="77777777" w:rsidR="008A5E4E" w:rsidRDefault="0065745B">
      <w:pPr>
        <w:pStyle w:val="li"/>
        <w:numPr>
          <w:ilvl w:val="0"/>
          <w:numId w:val="102"/>
        </w:numPr>
        <w:ind w:left="600"/>
      </w:pPr>
      <w:r>
        <w:t>The finalizer calculates the amount of group segment memory used by the kernel and the functions it calls directly or indirectly, and reports the size when the kernel is finalized.</w:t>
      </w:r>
    </w:p>
    <w:p w14:paraId="75488862" w14:textId="77777777" w:rsidR="008A5E4E" w:rsidRDefault="0065745B">
      <w:pPr>
        <w:pStyle w:val="li"/>
        <w:numPr>
          <w:ilvl w:val="0"/>
          <w:numId w:val="102"/>
        </w:numPr>
        <w:ind w:left="600"/>
      </w:pPr>
      <w:r>
        <w:t>The application computes the size and alignment of each of the dynamically allocated group segment variables that correspond to each of the additional kernel arguments. It uses this information to compute the group segment offset for each of the additional kernel arguments by starting at the group segment size reported by the finalizer for the kernel. The offsets must be rounded up to meet any alignment requirements.</w:t>
      </w:r>
    </w:p>
    <w:p w14:paraId="7AA51A59" w14:textId="77777777" w:rsidR="008A5E4E" w:rsidRDefault="0065745B">
      <w:pPr>
        <w:pStyle w:val="li"/>
        <w:numPr>
          <w:ilvl w:val="0"/>
          <w:numId w:val="102"/>
        </w:numPr>
        <w:spacing w:after="320"/>
        <w:ind w:left="600"/>
      </w:pPr>
      <w:r>
        <w:t>The application dispatches the kernel using the group segment offsets it computed, and specifies the amount of group memory as the sum of the amount reported by the finalizer plus the amount required for the dynamic group memory.</w:t>
      </w:r>
    </w:p>
    <w:p w14:paraId="2AF0C730" w14:textId="77777777" w:rsidR="008A5E4E" w:rsidRDefault="0065745B">
      <w:pPr>
        <w:pStyle w:val="pNoPageBreakAfter"/>
      </w:pPr>
      <w:r>
        <w:t xml:space="preserve">Using this mechanism, the previous example would be coded as follows: </w:t>
      </w:r>
    </w:p>
    <w:p w14:paraId="721643D7" w14:textId="77777777" w:rsidR="008A5E4E" w:rsidRDefault="0065745B">
      <w:pPr>
        <w:pStyle w:val="pre"/>
      </w:pPr>
      <w:r>
        <w:t>kernel &amp;k1(kernarg_u32 %dynamic_offset, kernarg_u32 %more_dynamic_offset)</w:t>
      </w:r>
      <w:r>
        <w:br/>
        <w:t xml:space="preserve"> {</w:t>
      </w:r>
      <w:r>
        <w:br/>
        <w:t xml:space="preserve">     group_u32 %known[2];</w:t>
      </w:r>
      <w:r>
        <w:br/>
        <w:t xml:space="preserve">     group_u32 %more_known[4];</w:t>
      </w:r>
      <w:r>
        <w:br/>
        <w:t xml:space="preserve">     groupbaseptr_u32 $s0;</w:t>
      </w:r>
      <w:r>
        <w:br/>
        <w:t xml:space="preserve">     ld_kernarg_u32 $s1, [%dynamic_offset];</w:t>
      </w:r>
      <w:r>
        <w:br/>
        <w:t xml:space="preserve">     add_u32 $s1, $s0, $s1;</w:t>
      </w:r>
      <w:r>
        <w:br/>
        <w:t xml:space="preserve">     ld_kernarg_u32 $s2, [%more_dynamic_offset];</w:t>
      </w:r>
      <w:r>
        <w:br/>
        <w:t xml:space="preserve">     add_u32 $s2, $s0, $s2;</w:t>
      </w:r>
      <w:r>
        <w:br/>
        <w:t xml:space="preserve">     st_group_f32 1.0f, [$s1 + 8];</w:t>
      </w:r>
      <w:r>
        <w:br/>
        <w:t xml:space="preserve">     st_group_f32 2.0f, [$s2];</w:t>
      </w:r>
      <w:r>
        <w:br/>
        <w:t xml:space="preserve">     //...</w:t>
      </w:r>
      <w:r>
        <w:br/>
        <w:t xml:space="preserve"> };</w:t>
      </w:r>
    </w:p>
    <w:p w14:paraId="5B359347" w14:textId="77777777" w:rsidR="008A5E4E" w:rsidRDefault="0065745B">
      <w:pPr>
        <w:pStyle w:val="h2"/>
      </w:pPr>
      <w:bookmarkStart w:id="436" w:name="_Toc396034193"/>
      <w:r>
        <w:t xml:space="preserve">4.21 </w:t>
      </w:r>
      <w:bookmarkStart w:id="437" w:name="_Ref980913383"/>
      <w:bookmarkStart w:id="438" w:name="_Ref1156593515"/>
      <w:r>
        <w:t>Kernarg Segment</w:t>
      </w:r>
      <w:bookmarkEnd w:id="436"/>
      <w:bookmarkEnd w:id="437"/>
      <w:bookmarkEnd w:id="438"/>
    </w:p>
    <w:p w14:paraId="315FF485" w14:textId="77777777" w:rsidR="008A5E4E" w:rsidRDefault="0065745B">
      <w:pPr>
        <w:pStyle w:val="pNoPageBreakAfter"/>
      </w:pPr>
      <w:r>
        <w:t>The kernarg segment is used to hold kernel formal arguments as kernarg segment variables. Kernarg segment variables:</w:t>
      </w:r>
    </w:p>
    <w:p w14:paraId="4934511B" w14:textId="77777777" w:rsidR="008A5E4E" w:rsidRDefault="0065745B">
      <w:pPr>
        <w:pStyle w:val="li"/>
        <w:numPr>
          <w:ilvl w:val="0"/>
          <w:numId w:val="103"/>
        </w:numPr>
        <w:spacing w:before="320"/>
        <w:ind w:left="600"/>
      </w:pPr>
      <w:r>
        <w:t>Are always constant, because all work-items get the same values.</w:t>
      </w:r>
    </w:p>
    <w:p w14:paraId="77185AE3" w14:textId="77777777" w:rsidR="008A5E4E" w:rsidRDefault="0065745B">
      <w:pPr>
        <w:pStyle w:val="li"/>
        <w:numPr>
          <w:ilvl w:val="0"/>
          <w:numId w:val="103"/>
        </w:numPr>
        <w:ind w:left="600"/>
      </w:pPr>
      <w:r>
        <w:t>Are read-only.</w:t>
      </w:r>
    </w:p>
    <w:p w14:paraId="7C63ADBF" w14:textId="77777777" w:rsidR="008A5E4E" w:rsidRDefault="0065745B">
      <w:pPr>
        <w:pStyle w:val="li"/>
        <w:numPr>
          <w:ilvl w:val="0"/>
          <w:numId w:val="103"/>
        </w:numPr>
        <w:ind w:left="600"/>
      </w:pPr>
      <w:r>
        <w:t xml:space="preserve">Can only be declared in the list of kernel formal arguments. </w:t>
      </w:r>
    </w:p>
    <w:p w14:paraId="170D7F2F" w14:textId="77777777" w:rsidR="008A5E4E" w:rsidRDefault="0065745B">
      <w:pPr>
        <w:pStyle w:val="li"/>
        <w:numPr>
          <w:ilvl w:val="0"/>
          <w:numId w:val="103"/>
        </w:numPr>
        <w:spacing w:after="320"/>
        <w:ind w:left="600"/>
      </w:pPr>
      <w:r>
        <w:t xml:space="preserve">Cannot have initializers, because they get their values from the kernel's dispatch packet. </w:t>
      </w:r>
    </w:p>
    <w:p w14:paraId="7BD4FF38" w14:textId="12E26E49" w:rsidR="008A5E4E" w:rsidRDefault="0065745B">
      <w:pPr>
        <w:pStyle w:val="p"/>
      </w:pPr>
      <w:r>
        <w:t xml:space="preserve">The memory layout of variables in the kernarg segment is required to be in the same order as the list of kernel formal arguments, starting at offset 0 from the kernel's kernarg segment base </w:t>
      </w:r>
      <w:r>
        <w:lastRenderedPageBreak/>
        <w:t xml:space="preserve">address, with no padding between variables except to honor the </w:t>
      </w:r>
      <w:r w:rsidR="009A3EF5">
        <w:t xml:space="preserve">requirements of </w:t>
      </w:r>
      <w:r>
        <w:t xml:space="preserve">natural alignment and any </w:t>
      </w:r>
      <w:r>
        <w:rPr>
          <w:rStyle w:val="code1"/>
        </w:rPr>
        <w:t>align</w:t>
      </w:r>
      <w:r>
        <w:t xml:space="preserve"> qualifier. For information about the </w:t>
      </w:r>
      <w:r>
        <w:rPr>
          <w:rStyle w:val="code1"/>
        </w:rPr>
        <w:t>align</w:t>
      </w:r>
      <w:r>
        <w:t xml:space="preserve"> qualifier, see </w:t>
      </w:r>
      <w:r>
        <w:rPr>
          <w:rStyle w:val="xref1"/>
        </w:rPr>
        <w:t>4.3.10. Declaration and Definition Qualifiers (</w:t>
      </w:r>
      <w:r w:rsidR="009A76EE" w:rsidRPr="008A5E4E">
        <w:fldChar w:fldCharType="begin"/>
      </w:r>
      <w:r w:rsidR="008A5E4E">
        <w:instrText xml:space="preserve"> PAGEREF _Ref-1151318695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354FFCAF" w14:textId="77777777" w:rsidR="008A5E4E" w:rsidRDefault="0065745B">
      <w:pPr>
        <w:pStyle w:val="p"/>
      </w:pPr>
      <w:r>
        <w:t xml:space="preserve">The base address of the kernarg segment variables for the currently executing kernel dispatch can be obtained by the </w:t>
      </w:r>
      <w:r>
        <w:rPr>
          <w:rStyle w:val="code1"/>
        </w:rPr>
        <w:t>kernargbaseptr</w:t>
      </w:r>
      <w:r>
        <w:t xml:space="preserve"> operation. The size of the kernel's kernarg segment variables is the size required for the kernarg segment variables and padding, rounded up to be a multiple of 16. The alignment of the base address of the kernel's kernarg segment variables is the larger of 16 and the maximum alignment of the kernel's kernarg segment variables.</w:t>
      </w:r>
    </w:p>
    <w:p w14:paraId="589D8A6F" w14:textId="0B280900" w:rsidR="008A5E4E" w:rsidRDefault="0065745B">
      <w:pPr>
        <w:pStyle w:val="p"/>
      </w:pPr>
      <w:r>
        <w:t xml:space="preserve">HSA requires that the agent dispatching the kernel and the </w:t>
      </w:r>
      <w:r w:rsidR="0023395C">
        <w:t>kernel agent</w:t>
      </w:r>
      <w:r>
        <w:t xml:space="preserve"> executing the dispatch have the same endian format.</w:t>
      </w:r>
    </w:p>
    <w:p w14:paraId="2ED49B64" w14:textId="57C732DD" w:rsidR="008A5E4E" w:rsidRDefault="0065745B">
      <w:pPr>
        <w:pStyle w:val="pNoPageBreakAfter"/>
      </w:pPr>
      <w:r>
        <w:t xml:space="preserve">When a kernel is dispatched, the dispatch packet that is added to the User Mode Queue must point to global segment memory that provides the values for the dispatch's kernarg segment. The global segment memory is required to be allocated using the runtime kernarg memory allocator specifying the </w:t>
      </w:r>
      <w:r w:rsidR="0023395C">
        <w:t>kernel agent</w:t>
      </w:r>
      <w:r>
        <w:t xml:space="preserve"> with which the User Mode Queue is associated. It is allowed for a single allocation to be used for multiple dispatch packets on the same </w:t>
      </w:r>
      <w:r w:rsidR="0023395C">
        <w:t>kernel agent</w:t>
      </w:r>
      <w:r>
        <w:t>, either by sub-dividing it, or reusing it, provided the following restrictions are observed for the global segment memory pointed at by each dispatch packet:</w:t>
      </w:r>
    </w:p>
    <w:p w14:paraId="2D5A27B7" w14:textId="77777777" w:rsidR="008A5E4E" w:rsidRDefault="0065745B">
      <w:pPr>
        <w:pStyle w:val="li"/>
        <w:numPr>
          <w:ilvl w:val="0"/>
          <w:numId w:val="104"/>
        </w:numPr>
        <w:spacing w:before="320"/>
        <w:ind w:left="600"/>
      </w:pPr>
      <w:r>
        <w:t>The memory must have the kernel's kernarg segment size and alignment.</w:t>
      </w:r>
    </w:p>
    <w:p w14:paraId="76B26FE5" w14:textId="77777777" w:rsidR="008A5E4E" w:rsidRDefault="0065745B">
      <w:pPr>
        <w:pStyle w:val="li"/>
        <w:numPr>
          <w:ilvl w:val="0"/>
          <w:numId w:val="104"/>
        </w:numPr>
        <w:ind w:left="600"/>
      </w:pPr>
      <w:r>
        <w:t>The memory must be initialized with the values of the kernel's formal arguments using the same memory layout as the kernel's kernarg segment, starting from offset 0.</w:t>
      </w:r>
    </w:p>
    <w:p w14:paraId="367B8AEB" w14:textId="77777777" w:rsidR="008A5E4E" w:rsidRDefault="0065745B">
      <w:pPr>
        <w:pStyle w:val="li"/>
        <w:numPr>
          <w:ilvl w:val="0"/>
          <w:numId w:val="104"/>
        </w:numPr>
        <w:ind w:left="600"/>
      </w:pPr>
      <w:r>
        <w:t>It must be ensured that the memory's initialized values are visible to a thread that performs a load acquire at system scope on the dispatch packet format field and it gets the DISPATCH value. For example, this could be achieved using a store release at system scope on the format field by the same thread that previously did the initialization.</w:t>
      </w:r>
    </w:p>
    <w:p w14:paraId="3C8D3469" w14:textId="77777777" w:rsidR="008A5E4E" w:rsidRDefault="0065745B">
      <w:pPr>
        <w:pStyle w:val="li"/>
        <w:numPr>
          <w:ilvl w:val="0"/>
          <w:numId w:val="104"/>
        </w:numPr>
        <w:spacing w:after="320"/>
        <w:ind w:left="600"/>
      </w:pPr>
      <w:r>
        <w:t>The memory must not be modified once the dispatch packet is enqueued until the dispatch has completed execution.</w:t>
      </w:r>
    </w:p>
    <w:p w14:paraId="10206E39" w14:textId="77777777" w:rsidR="008A5E4E" w:rsidRDefault="0065745B">
      <w:pPr>
        <w:pStyle w:val="p"/>
      </w:pPr>
      <w:r>
        <w:t>Therefore, the layout, size and alignment of the global segment memory used to pass values to the kernarg segment of a kernel can be statically determined, in a device independent manner, by examining the kernel's signature. An implementation is not permitted to require this memory to be any larger, or have greater alignment: for example, to hold additional implementation-specific data used during the execution of the kernel.</w:t>
      </w:r>
    </w:p>
    <w:p w14:paraId="47313E86" w14:textId="7419D173" w:rsidR="008A5E4E" w:rsidRDefault="0065745B">
      <w:pPr>
        <w:pStyle w:val="p"/>
      </w:pPr>
      <w:r>
        <w:t xml:space="preserve">For example, the first kernel argument is stored at the base address, the second is stored at the base address + sizeof(first kernarg) aligned based on the type and optional </w:t>
      </w:r>
      <w:r>
        <w:rPr>
          <w:rStyle w:val="code1"/>
        </w:rPr>
        <w:t>align</w:t>
      </w:r>
      <w:r>
        <w:t xml:space="preserve"> qualifier of the second argument, and so forth. Arrays are passed by value (see </w:t>
      </w:r>
      <w:r>
        <w:rPr>
          <w:rStyle w:val="xref1"/>
        </w:rPr>
        <w:t>4.</w:t>
      </w:r>
      <w:r w:rsidR="0069042B">
        <w:rPr>
          <w:rStyle w:val="xref1"/>
        </w:rPr>
        <w:t>3.8</w:t>
      </w:r>
      <w:r>
        <w:rPr>
          <w:rStyle w:val="xref1"/>
        </w:rPr>
        <w:t xml:space="preserve">. </w:t>
      </w:r>
      <w:r w:rsidR="0069042B">
        <w:rPr>
          <w:rStyle w:val="xref1"/>
        </w:rPr>
        <w:t>Variables</w:t>
      </w:r>
      <w:r>
        <w:rPr>
          <w:rStyle w:val="xref1"/>
        </w:rPr>
        <w:t xml:space="preserve"> (</w:t>
      </w:r>
      <w:r w:rsidR="0069042B">
        <w:rPr>
          <w:rStyle w:val="xref1"/>
        </w:rPr>
        <w:fldChar w:fldCharType="begin"/>
      </w:r>
      <w:r w:rsidR="0069042B">
        <w:rPr>
          <w:rStyle w:val="xref1"/>
        </w:rPr>
        <w:instrText xml:space="preserve"> PAGEREF variable \p \h </w:instrText>
      </w:r>
      <w:r w:rsidR="0069042B">
        <w:rPr>
          <w:rStyle w:val="xref1"/>
        </w:rPr>
      </w:r>
      <w:r w:rsidR="0069042B">
        <w:rPr>
          <w:rStyle w:val="xref1"/>
        </w:rPr>
        <w:fldChar w:fldCharType="separate"/>
      </w:r>
      <w:r w:rsidR="0069042B">
        <w:rPr>
          <w:rStyle w:val="xref1"/>
          <w:noProof/>
        </w:rPr>
        <w:t>on page 54</w:t>
      </w:r>
      <w:r w:rsidR="0069042B">
        <w:rPr>
          <w:rStyle w:val="xref1"/>
        </w:rPr>
        <w:fldChar w:fldCharType="end"/>
      </w:r>
      <w:r>
        <w:rPr>
          <w:rStyle w:val="xref1"/>
        </w:rPr>
        <w:t>)</w:t>
      </w:r>
      <w:r>
        <w:t>).</w:t>
      </w:r>
    </w:p>
    <w:p w14:paraId="47386EE6" w14:textId="0FF71B7F" w:rsidR="008A5E4E" w:rsidRDefault="0065745B">
      <w:pPr>
        <w:pStyle w:val="p"/>
      </w:pPr>
      <w:r>
        <w:t xml:space="preserve">It is implementation defined if the machine instructions generated to access the kernel's kernarg segment directly access this global segment memory, or if the values are used to initialize some other implementation-specific memory within the </w:t>
      </w:r>
      <w:r w:rsidR="0023395C">
        <w:t>kernel agent</w:t>
      </w:r>
      <w:r>
        <w:t>.</w:t>
      </w:r>
    </w:p>
    <w:p w14:paraId="5B034DB0" w14:textId="77777777" w:rsidR="008A5E4E" w:rsidRDefault="0065745B">
      <w:pPr>
        <w:pStyle w:val="p"/>
      </w:pPr>
      <w:r>
        <w:t>In the following code, the load (</w:t>
      </w:r>
      <w:r>
        <w:rPr>
          <w:rStyle w:val="code1"/>
        </w:rPr>
        <w:t>ld</w:t>
      </w:r>
      <w:r>
        <w:t xml:space="preserve">) operation reads the contents of the address </w:t>
      </w:r>
      <w:r>
        <w:rPr>
          <w:rStyle w:val="code1"/>
        </w:rPr>
        <w:t>z</w:t>
      </w:r>
      <w:r>
        <w:t xml:space="preserve"> into the register </w:t>
      </w:r>
      <w:r>
        <w:rPr>
          <w:rStyle w:val="code1"/>
        </w:rPr>
        <w:t>$s1</w:t>
      </w:r>
      <w:r>
        <w:t>:</w:t>
      </w:r>
    </w:p>
    <w:p w14:paraId="28C83480" w14:textId="77777777" w:rsidR="008A5E4E" w:rsidRDefault="0065745B">
      <w:pPr>
        <w:pStyle w:val="pre"/>
      </w:pPr>
      <w:r>
        <w:t>kernel &amp;top(kernarg_u32 %z)</w:t>
      </w:r>
      <w:r>
        <w:br/>
        <w:t xml:space="preserve"> {</w:t>
      </w:r>
      <w:r>
        <w:br/>
        <w:t xml:space="preserve">   ld_kernarg_u32 $s1, [%z]; // read z into $s1</w:t>
      </w:r>
      <w:r>
        <w:br/>
      </w:r>
      <w:r>
        <w:lastRenderedPageBreak/>
        <w:t xml:space="preserve">   //...</w:t>
      </w:r>
      <w:r>
        <w:br/>
        <w:t xml:space="preserve"> };</w:t>
      </w:r>
    </w:p>
    <w:p w14:paraId="2392EAFE" w14:textId="77777777" w:rsidR="008A5E4E" w:rsidRDefault="0065745B">
      <w:pPr>
        <w:pStyle w:val="p"/>
      </w:pPr>
      <w:r>
        <w:t xml:space="preserve">It is possible to obtain the address of </w:t>
      </w:r>
      <w:r>
        <w:rPr>
          <w:rStyle w:val="code1"/>
        </w:rPr>
        <w:t>z</w:t>
      </w:r>
      <w:r>
        <w:t xml:space="preserve"> with an </w:t>
      </w:r>
      <w:r>
        <w:rPr>
          <w:rStyle w:val="code1"/>
        </w:rPr>
        <w:t>lda</w:t>
      </w:r>
      <w:r>
        <w:t xml:space="preserve"> operation:</w:t>
      </w:r>
    </w:p>
    <w:p w14:paraId="564DD99B" w14:textId="77777777" w:rsidR="008A5E4E" w:rsidRDefault="0065745B">
      <w:pPr>
        <w:pStyle w:val="pre"/>
      </w:pPr>
      <w:r>
        <w:t>lda_kernarg_u64 $d2, [%z]; // get the 64-bit pointer to z (a kernarg segment address)</w:t>
      </w:r>
    </w:p>
    <w:p w14:paraId="03A1E628" w14:textId="77777777" w:rsidR="008A5E4E" w:rsidRDefault="0065745B">
      <w:pPr>
        <w:pStyle w:val="p"/>
      </w:pPr>
      <w:r>
        <w:t>Such addresses must not be used in store operations.</w:t>
      </w:r>
    </w:p>
    <w:p w14:paraId="75072DA6" w14:textId="77777777" w:rsidR="008A5E4E" w:rsidRDefault="0065745B">
      <w:pPr>
        <w:pStyle w:val="p"/>
      </w:pPr>
      <w:r>
        <w:t xml:space="preserve">For more information, see </w:t>
      </w:r>
      <w:r>
        <w:rPr>
          <w:rStyle w:val="xref1"/>
        </w:rPr>
        <w:t>6.3. Load (ld) Operation (</w:t>
      </w:r>
      <w:r w:rsidR="009A76EE" w:rsidRPr="008A5E4E">
        <w:fldChar w:fldCharType="begin"/>
      </w:r>
      <w:r w:rsidR="008A5E4E">
        <w:instrText xml:space="preserve"> PAGEREF _Ref47977139 \p \h  \* MERGEFORMAT </w:instrText>
      </w:r>
      <w:r w:rsidR="009A76EE" w:rsidRPr="008A5E4E">
        <w:fldChar w:fldCharType="separate"/>
      </w:r>
      <w:r w:rsidR="00533AF0" w:rsidRPr="00533AF0">
        <w:rPr>
          <w:rStyle w:val="xref1"/>
          <w:noProof/>
        </w:rPr>
        <w:t>on</w:t>
      </w:r>
      <w:r w:rsidR="00533AF0">
        <w:rPr>
          <w:noProof/>
        </w:rPr>
        <w:t xml:space="preserve"> page 168</w:t>
      </w:r>
      <w:r w:rsidR="009A76EE" w:rsidRPr="008A5E4E">
        <w:rPr>
          <w:rStyle w:val="xref1"/>
        </w:rPr>
        <w:fldChar w:fldCharType="end"/>
      </w:r>
      <w:r>
        <w:rPr>
          <w:rStyle w:val="xref1"/>
        </w:rPr>
        <w:t>)</w:t>
      </w:r>
      <w:r>
        <w:t xml:space="preserve"> and </w:t>
      </w:r>
      <w:r>
        <w:rPr>
          <w:rStyle w:val="xref1"/>
        </w:rPr>
        <w:t>5.8. Copy (Move) Operations (</w:t>
      </w:r>
      <w:r w:rsidR="009A76EE" w:rsidRPr="008A5E4E">
        <w:fldChar w:fldCharType="begin"/>
      </w:r>
      <w:r w:rsidR="008A5E4E">
        <w:instrText xml:space="preserve"> PAGEREF _Ref1912668387 \p \h  \* MERGEFORMAT </w:instrText>
      </w:r>
      <w:r w:rsidR="009A76EE" w:rsidRPr="008A5E4E">
        <w:fldChar w:fldCharType="separate"/>
      </w:r>
      <w:r w:rsidR="00533AF0" w:rsidRPr="00533AF0">
        <w:rPr>
          <w:rStyle w:val="xref1"/>
          <w:noProof/>
        </w:rPr>
        <w:t>on</w:t>
      </w:r>
      <w:r w:rsidR="00533AF0">
        <w:rPr>
          <w:noProof/>
        </w:rPr>
        <w:t xml:space="preserve"> page 115</w:t>
      </w:r>
      <w:r w:rsidR="009A76EE" w:rsidRPr="008A5E4E">
        <w:rPr>
          <w:rStyle w:val="xref1"/>
        </w:rPr>
        <w:fldChar w:fldCharType="end"/>
      </w:r>
      <w:r>
        <w:rPr>
          <w:rStyle w:val="xref1"/>
        </w:rPr>
        <w:t>)</w:t>
      </w:r>
      <w:r>
        <w:t xml:space="preserve">. </w:t>
      </w:r>
    </w:p>
    <w:p w14:paraId="2F6F1E16" w14:textId="77777777" w:rsidR="008A5E4E" w:rsidRDefault="008A5E4E">
      <w:pPr>
        <w:sectPr w:rsidR="008A5E4E">
          <w:headerReference w:type="even" r:id="rId136"/>
          <w:headerReference w:type="default" r:id="rId137"/>
          <w:footerReference w:type="even" r:id="rId138"/>
          <w:footerReference w:type="default" r:id="rId139"/>
          <w:type w:val="oddPage"/>
          <w:pgSz w:w="12240" w:h="15840"/>
          <w:pgMar w:top="1620" w:right="900" w:bottom="1260" w:left="2340" w:header="540" w:footer="180" w:gutter="0"/>
          <w:cols w:space="720"/>
        </w:sectPr>
      </w:pPr>
    </w:p>
    <w:p w14:paraId="54E1F14E" w14:textId="77777777" w:rsidR="008A5E4E" w:rsidRDefault="0065745B">
      <w:pPr>
        <w:pStyle w:val="h1Chpt"/>
      </w:pPr>
      <w:bookmarkStart w:id="439" w:name="_Toc396034194"/>
      <w:r>
        <w:lastRenderedPageBreak/>
        <w:t xml:space="preserve">Chapter 5. </w:t>
      </w:r>
      <w:r>
        <w:br/>
      </w:r>
      <w:bookmarkStart w:id="440" w:name="_Ref-680646540"/>
      <w:r>
        <w:t>Arithmetic Operations</w:t>
      </w:r>
      <w:bookmarkEnd w:id="439"/>
      <w:bookmarkEnd w:id="440"/>
    </w:p>
    <w:p w14:paraId="7AF329D4" w14:textId="77777777" w:rsidR="008A5E4E" w:rsidRDefault="0065745B">
      <w:pPr>
        <w:pStyle w:val="p"/>
      </w:pPr>
      <w:r>
        <w:t>This chapter describes the HSAIL arithmetic operations.</w:t>
      </w:r>
    </w:p>
    <w:p w14:paraId="5D98AAD1" w14:textId="77777777" w:rsidR="008A5E4E" w:rsidRDefault="0065745B">
      <w:pPr>
        <w:pStyle w:val="h2"/>
      </w:pPr>
      <w:bookmarkStart w:id="441" w:name="_Toc396034195"/>
      <w:r>
        <w:t>5.1 Overview of Arithmetic Operations</w:t>
      </w:r>
      <w:bookmarkEnd w:id="441"/>
    </w:p>
    <w:p w14:paraId="44DDF70E" w14:textId="1965054C" w:rsidR="008A5E4E" w:rsidRDefault="0065745B">
      <w:pPr>
        <w:pStyle w:val="p"/>
      </w:pPr>
      <w:r>
        <w:t xml:space="preserve">Unless stated otherwise, arithmetic operations expect all inputs to be in registers, </w:t>
      </w:r>
      <w:r w:rsidR="009A7528">
        <w:t xml:space="preserve">or </w:t>
      </w:r>
      <w:r>
        <w:t xml:space="preserve">immediate values, and to produce a single result in a register (see </w:t>
      </w:r>
      <w:r>
        <w:rPr>
          <w:rStyle w:val="xref1"/>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1"/>
          <w:noProof/>
        </w:rPr>
        <w:t>on</w:t>
      </w:r>
      <w:r w:rsidR="00533AF0">
        <w:rPr>
          <w:noProof/>
        </w:rPr>
        <w:t xml:space="preserve"> page 86</w:t>
      </w:r>
      <w:r w:rsidR="009A76EE" w:rsidRPr="008A5E4E">
        <w:rPr>
          <w:rStyle w:val="xref1"/>
        </w:rPr>
        <w:fldChar w:fldCharType="end"/>
      </w:r>
      <w:r>
        <w:rPr>
          <w:rStyle w:val="xref1"/>
        </w:rPr>
        <w:t>)</w:t>
      </w:r>
      <w:r>
        <w:t xml:space="preserve">). </w:t>
      </w:r>
    </w:p>
    <w:p w14:paraId="125BB9D7" w14:textId="77777777" w:rsidR="008A5E4E" w:rsidRDefault="0065745B">
      <w:pPr>
        <w:pStyle w:val="pNoPageBreakAfter"/>
      </w:pPr>
      <w:r>
        <w:t>Consider this operation:</w:t>
      </w:r>
    </w:p>
    <w:p w14:paraId="63F53A34" w14:textId="77777777" w:rsidR="008A5E4E" w:rsidRDefault="0065745B">
      <w:pPr>
        <w:pStyle w:val="pre"/>
      </w:pPr>
      <w:r>
        <w:t>max_s32 $s1, $s2, $s3;</w:t>
      </w:r>
    </w:p>
    <w:p w14:paraId="51C6D992" w14:textId="77777777" w:rsidR="008A5E4E" w:rsidRDefault="0065745B">
      <w:pPr>
        <w:pStyle w:val="p"/>
      </w:pPr>
      <w:r>
        <w:t xml:space="preserve">In this case, the </w:t>
      </w:r>
      <w:r>
        <w:rPr>
          <w:rStyle w:val="code1"/>
        </w:rPr>
        <w:t>max</w:t>
      </w:r>
      <w:r>
        <w:t xml:space="preserve"> operation is followed by a base type </w:t>
      </w:r>
      <w:r>
        <w:rPr>
          <w:rStyle w:val="code1"/>
        </w:rPr>
        <w:t>s</w:t>
      </w:r>
      <w:r>
        <w:t xml:space="preserve"> and a length </w:t>
      </w:r>
      <w:r>
        <w:rPr>
          <w:rStyle w:val="code1"/>
        </w:rPr>
        <w:t>32</w:t>
      </w:r>
      <w:r>
        <w:t>.</w:t>
      </w:r>
    </w:p>
    <w:p w14:paraId="54959978" w14:textId="77777777" w:rsidR="008A5E4E" w:rsidRDefault="0065745B">
      <w:pPr>
        <w:pStyle w:val="p"/>
      </w:pPr>
      <w:r>
        <w:t xml:space="preserve">Next there is a destination operand </w:t>
      </w:r>
      <w:r>
        <w:rPr>
          <w:rStyle w:val="code1"/>
        </w:rPr>
        <w:t>s1</w:t>
      </w:r>
      <w:r>
        <w:t>.</w:t>
      </w:r>
    </w:p>
    <w:p w14:paraId="0A2D6BDC" w14:textId="77777777" w:rsidR="008A5E4E" w:rsidRDefault="0065745B">
      <w:pPr>
        <w:pStyle w:val="p"/>
      </w:pPr>
      <w:r>
        <w:t xml:space="preserve">Finally, there are zero or more source operands, in this case </w:t>
      </w:r>
      <w:r>
        <w:rPr>
          <w:rStyle w:val="code1"/>
        </w:rPr>
        <w:t>s2</w:t>
      </w:r>
      <w:r>
        <w:t xml:space="preserve"> and </w:t>
      </w:r>
      <w:r>
        <w:rPr>
          <w:rStyle w:val="code1"/>
        </w:rPr>
        <w:t>s3</w:t>
      </w:r>
      <w:r>
        <w:t xml:space="preserve">. </w:t>
      </w:r>
    </w:p>
    <w:p w14:paraId="0B8F938B" w14:textId="77777777" w:rsidR="008A5E4E" w:rsidRDefault="0065745B">
      <w:pPr>
        <w:pStyle w:val="p"/>
      </w:pPr>
      <w:r>
        <w:t xml:space="preserve">The type expands on the operation. For example, a </w:t>
      </w:r>
      <w:r>
        <w:rPr>
          <w:rStyle w:val="code1"/>
        </w:rPr>
        <w:t>max</w:t>
      </w:r>
      <w:r>
        <w:t xml:space="preserve"> operation could be signed integer, unsigned integer, or floating-point.</w:t>
      </w:r>
    </w:p>
    <w:p w14:paraId="1E1BECF3" w14:textId="77777777" w:rsidR="008A5E4E" w:rsidRDefault="0065745B">
      <w:pPr>
        <w:pStyle w:val="p"/>
      </w:pPr>
      <w:r>
        <w:t xml:space="preserve">The length determines the size of the register used. In the descriptions of the operations in this manual, a size </w:t>
      </w:r>
      <w:r>
        <w:rPr>
          <w:rStyle w:val="i"/>
        </w:rPr>
        <w:t>n</w:t>
      </w:r>
      <w:r>
        <w:t xml:space="preserve"> operation expects all input registers to be of length </w:t>
      </w:r>
      <w:r>
        <w:rPr>
          <w:rStyle w:val="i"/>
        </w:rPr>
        <w:t>n</w:t>
      </w:r>
      <w:r>
        <w:t xml:space="preserve"> bits. For more information on the rules concerning operands, see </w:t>
      </w:r>
      <w:r>
        <w:rPr>
          <w:rStyle w:val="xref1"/>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1"/>
          <w:noProof/>
        </w:rPr>
        <w:t>on</w:t>
      </w:r>
      <w:r w:rsidR="00533AF0">
        <w:rPr>
          <w:noProof/>
        </w:rPr>
        <w:t xml:space="preserve"> page 86</w:t>
      </w:r>
      <w:r w:rsidR="009A76EE" w:rsidRPr="008A5E4E">
        <w:rPr>
          <w:rStyle w:val="xref1"/>
        </w:rPr>
        <w:fldChar w:fldCharType="end"/>
      </w:r>
      <w:r>
        <w:rPr>
          <w:rStyle w:val="xref1"/>
        </w:rPr>
        <w:t>)</w:t>
      </w:r>
      <w:r>
        <w:t xml:space="preserve">. </w:t>
      </w:r>
    </w:p>
    <w:p w14:paraId="305DFB9F" w14:textId="77777777" w:rsidR="008A5E4E" w:rsidRDefault="0065745B">
      <w:pPr>
        <w:pStyle w:val="h2"/>
      </w:pPr>
      <w:bookmarkStart w:id="442" w:name="_Toc396034196"/>
      <w:r>
        <w:t xml:space="preserve">5.2 </w:t>
      </w:r>
      <w:r w:rsidR="009A76EE">
        <w:fldChar w:fldCharType="begin"/>
      </w:r>
      <w:r>
        <w:instrText xml:space="preserve"> XE "integer arithmetic operations" </w:instrText>
      </w:r>
      <w:r w:rsidR="009A76EE">
        <w:fldChar w:fldCharType="end"/>
      </w:r>
      <w:bookmarkStart w:id="443" w:name="_Ref782772164"/>
      <w:r>
        <w:t>Integer Arithmetic Operations</w:t>
      </w:r>
      <w:bookmarkEnd w:id="442"/>
      <w:bookmarkEnd w:id="443"/>
    </w:p>
    <w:p w14:paraId="208AD855" w14:textId="77777777" w:rsidR="008A5E4E" w:rsidRDefault="0065745B">
      <w:pPr>
        <w:pStyle w:val="p"/>
      </w:pPr>
      <w:r>
        <w:t>Integer arithmetic operations treat the data as signed (two's complement) or unsigned data types of 32-bit or 64-bit lengths.</w:t>
      </w:r>
    </w:p>
    <w:p w14:paraId="0999F8FE" w14:textId="77777777" w:rsidR="008A5E4E" w:rsidRDefault="0065745B">
      <w:pPr>
        <w:pStyle w:val="p"/>
      </w:pPr>
      <w:r>
        <w:t xml:space="preserve">HSAIL supports packed versions of some integer arithmetic operations. </w:t>
      </w:r>
    </w:p>
    <w:p w14:paraId="72F1E004" w14:textId="77777777" w:rsidR="008A5E4E" w:rsidRDefault="0065745B">
      <w:pPr>
        <w:pStyle w:val="p"/>
      </w:pPr>
      <w:r>
        <w:t>Integer arithmetic operations treat the data as signed (two's complement) or unsigned data types of 32-bit or 64-bit lengths.</w:t>
      </w:r>
    </w:p>
    <w:p w14:paraId="442BFF0D" w14:textId="77777777" w:rsidR="008A5E4E" w:rsidRDefault="0065745B">
      <w:pPr>
        <w:pStyle w:val="p"/>
      </w:pPr>
      <w:r>
        <w:t xml:space="preserve">HSAIL supports packed versions of some integer arithmetic operations. </w:t>
      </w:r>
    </w:p>
    <w:p w14:paraId="66E46A77" w14:textId="77777777" w:rsidR="008A5E4E" w:rsidRDefault="0065745B">
      <w:pPr>
        <w:pStyle w:val="h3"/>
      </w:pPr>
      <w:bookmarkStart w:id="444" w:name="_Toc396034197"/>
      <w:r>
        <w:t>5.2.1 Syntax</w:t>
      </w:r>
      <w:bookmarkEnd w:id="444"/>
    </w:p>
    <w:p w14:paraId="63D541C7" w14:textId="77777777" w:rsidR="008A5E4E" w:rsidRDefault="0065745B">
      <w:pPr>
        <w:pStyle w:val="pTableTitle"/>
      </w:pPr>
      <w:bookmarkStart w:id="445" w:name="_ListOf93"/>
      <w:r>
        <w:t>Table 5–1 Syntax for Integer Arithmetic Operations</w:t>
      </w:r>
    </w:p>
    <w:bookmarkEnd w:id="445"/>
    <w:p w14:paraId="0749546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043"/>
        <w:gridCol w:w="1073"/>
      </w:tblGrid>
      <w:tr w:rsidR="008A5E4E" w14:paraId="097B37AF"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23369BA0" w14:textId="77777777" w:rsidR="008A5E4E" w:rsidRDefault="0065745B">
            <w:pPr>
              <w:pStyle w:val="thTableStyle-TablestyleSyntax-HeadE-Opcodes-Header1"/>
              <w:shd w:val="clear" w:color="auto" w:fill="D3D3D3"/>
            </w:pPr>
            <w:r>
              <w:rPr>
                <w:shd w:val="clear" w:color="auto" w:fill="D3D3D3"/>
              </w:rPr>
              <w:t>Opcodes and Modifiers</w:t>
            </w:r>
          </w:p>
        </w:tc>
        <w:tc>
          <w:tcPr>
            <w:tcW w:w="0" w:type="auto"/>
            <w:tcBorders>
              <w:bottom w:val="double" w:sz="3" w:space="0" w:color="000000"/>
            </w:tcBorders>
            <w:shd w:val="clear" w:color="auto" w:fill="D3D3D3"/>
            <w:tcMar>
              <w:top w:w="45" w:type="dxa"/>
              <w:left w:w="45" w:type="dxa"/>
              <w:bottom w:w="45" w:type="dxa"/>
              <w:right w:w="45" w:type="dxa"/>
            </w:tcMar>
          </w:tcPr>
          <w:p w14:paraId="00FD1E2C" w14:textId="77777777" w:rsidR="008A5E4E" w:rsidRDefault="0065745B">
            <w:pPr>
              <w:pStyle w:val="thTableStyle-TablestyleSyntax-HeadD-Operands-Header1"/>
              <w:shd w:val="clear" w:color="auto" w:fill="D3D3D3"/>
            </w:pPr>
            <w:r>
              <w:rPr>
                <w:shd w:val="clear" w:color="auto" w:fill="D3D3D3"/>
              </w:rPr>
              <w:t>Operands</w:t>
            </w:r>
          </w:p>
        </w:tc>
      </w:tr>
      <w:tr w:rsidR="008A5E4E" w14:paraId="23F29FD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713E2CE" w14:textId="77777777" w:rsidR="008A5E4E" w:rsidRDefault="0065745B">
            <w:pPr>
              <w:pStyle w:val="tdTableStyle-TablestyleSyntax-BodyE-Opcodes-Body1"/>
              <w:shd w:val="clear" w:color="auto" w:fill="DCDCDC"/>
            </w:pPr>
            <w:r>
              <w:rPr>
                <w:rStyle w:val="code"/>
                <w:shd w:val="clear" w:color="auto" w:fill="DCDCDC"/>
              </w:rPr>
              <w:t>abs_s</w:t>
            </w:r>
            <w:r>
              <w:rPr>
                <w:rStyle w:val="em"/>
                <w:shd w:val="clear" w:color="auto" w:fill="DCDCDC"/>
              </w:rPr>
              <w:t>Length</w:t>
            </w:r>
          </w:p>
        </w:tc>
        <w:tc>
          <w:tcPr>
            <w:tcW w:w="0" w:type="auto"/>
            <w:tcBorders>
              <w:bottom w:val="single" w:sz="6" w:space="0" w:color="000000"/>
            </w:tcBorders>
            <w:tcMar>
              <w:top w:w="45" w:type="dxa"/>
              <w:left w:w="45" w:type="dxa"/>
              <w:bottom w:w="45" w:type="dxa"/>
              <w:right w:w="45" w:type="dxa"/>
            </w:tcMar>
          </w:tcPr>
          <w:p w14:paraId="30F0E0F3" w14:textId="77777777" w:rsidR="008A5E4E" w:rsidRDefault="0065745B">
            <w:pPr>
              <w:pStyle w:val="tdTableStyle-TablestyleSyntax-BodyD-Operands-Body1"/>
            </w:pPr>
            <w:r>
              <w:rPr>
                <w:rStyle w:val="em"/>
              </w:rPr>
              <w:t>dest, src0</w:t>
            </w:r>
          </w:p>
        </w:tc>
      </w:tr>
      <w:tr w:rsidR="008A5E4E" w14:paraId="0ADE04A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DEB0BF1" w14:textId="77777777" w:rsidR="008A5E4E" w:rsidRDefault="0065745B">
            <w:pPr>
              <w:pStyle w:val="tdTableStyle-TablestyleSyntax-BodyE-Opcodes-Body1"/>
              <w:shd w:val="clear" w:color="auto" w:fill="DCDCDC"/>
            </w:pPr>
            <w:r>
              <w:rPr>
                <w:rStyle w:val="code"/>
                <w:shd w:val="clear" w:color="auto" w:fill="DCDCDC"/>
              </w:rPr>
              <w:lastRenderedPageBreak/>
              <w:t>add_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2D35FAAA" w14:textId="77777777" w:rsidR="008A5E4E" w:rsidRDefault="0065745B">
            <w:pPr>
              <w:pStyle w:val="tdTableStyle-TablestyleSyntax-BodyD-Operands-Body1"/>
            </w:pPr>
            <w:r>
              <w:rPr>
                <w:rStyle w:val="em"/>
              </w:rPr>
              <w:t>dest, src0, src1</w:t>
            </w:r>
          </w:p>
        </w:tc>
      </w:tr>
      <w:tr w:rsidR="008A5E4E" w14:paraId="17D4A66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2646929" w14:textId="77777777" w:rsidR="008A5E4E" w:rsidRDefault="0065745B">
            <w:pPr>
              <w:pStyle w:val="tdTableStyle-TablestyleSyntax-BodyE-Opcodes-Body1"/>
              <w:shd w:val="clear" w:color="auto" w:fill="DCDCDC"/>
            </w:pPr>
            <w:r>
              <w:rPr>
                <w:rStyle w:val="code"/>
                <w:shd w:val="clear" w:color="auto" w:fill="DCDCDC"/>
              </w:rPr>
              <w:t>borrow_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6123071C" w14:textId="77777777" w:rsidR="008A5E4E" w:rsidRDefault="0065745B">
            <w:pPr>
              <w:pStyle w:val="tdTableStyle-TablestyleSyntax-BodyD-Operands-Body1"/>
            </w:pPr>
            <w:r>
              <w:rPr>
                <w:rStyle w:val="em"/>
              </w:rPr>
              <w:t>dest, src0, src1</w:t>
            </w:r>
          </w:p>
        </w:tc>
      </w:tr>
      <w:tr w:rsidR="008A5E4E" w14:paraId="6154BCA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3FF7C41" w14:textId="77777777" w:rsidR="008A5E4E" w:rsidRDefault="0065745B">
            <w:pPr>
              <w:pStyle w:val="tdTableStyle-TablestyleSyntax-BodyE-Opcodes-Body1"/>
              <w:shd w:val="clear" w:color="auto" w:fill="DCDCDC"/>
            </w:pPr>
            <w:r>
              <w:rPr>
                <w:rStyle w:val="code"/>
                <w:shd w:val="clear" w:color="auto" w:fill="DCDCDC"/>
              </w:rPr>
              <w:t>carry_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0B4E991E" w14:textId="77777777" w:rsidR="008A5E4E" w:rsidRDefault="0065745B">
            <w:pPr>
              <w:pStyle w:val="tdTableStyle-TablestyleSyntax-BodyD-Operands-Body1"/>
            </w:pPr>
            <w:r>
              <w:rPr>
                <w:rStyle w:val="em"/>
              </w:rPr>
              <w:t>dest, src0, src1</w:t>
            </w:r>
          </w:p>
        </w:tc>
      </w:tr>
      <w:tr w:rsidR="008A5E4E" w14:paraId="7517537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AD6720B" w14:textId="77777777" w:rsidR="008A5E4E" w:rsidRDefault="0065745B">
            <w:pPr>
              <w:pStyle w:val="tdTableStyle-TablestyleSyntax-BodyE-Opcodes-Body1"/>
              <w:shd w:val="clear" w:color="auto" w:fill="DCDCDC"/>
            </w:pPr>
            <w:r>
              <w:rPr>
                <w:rStyle w:val="code"/>
                <w:shd w:val="clear" w:color="auto" w:fill="DCDCDC"/>
              </w:rPr>
              <w:t>div_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5FE1D0E2" w14:textId="77777777" w:rsidR="008A5E4E" w:rsidRDefault="0065745B">
            <w:pPr>
              <w:pStyle w:val="tdTableStyle-TablestyleSyntax-BodyD-Operands-Body1"/>
            </w:pPr>
            <w:r>
              <w:rPr>
                <w:rStyle w:val="em"/>
              </w:rPr>
              <w:t>dest, src0, src1</w:t>
            </w:r>
          </w:p>
        </w:tc>
      </w:tr>
      <w:tr w:rsidR="008A5E4E" w14:paraId="63612A8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AEA664F" w14:textId="77777777" w:rsidR="008A5E4E" w:rsidRDefault="0065745B">
            <w:pPr>
              <w:pStyle w:val="tdTableStyle-TablestyleSyntax-BodyE-Opcodes-Body1"/>
              <w:shd w:val="clear" w:color="auto" w:fill="DCDCDC"/>
            </w:pPr>
            <w:r>
              <w:rPr>
                <w:rStyle w:val="code"/>
                <w:shd w:val="clear" w:color="auto" w:fill="DCDCDC"/>
              </w:rPr>
              <w:t>max_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2D63A943" w14:textId="77777777" w:rsidR="008A5E4E" w:rsidRDefault="0065745B">
            <w:pPr>
              <w:pStyle w:val="tdTableStyle-TablestyleSyntax-BodyD-Operands-Body1"/>
            </w:pPr>
            <w:r>
              <w:rPr>
                <w:rStyle w:val="em"/>
              </w:rPr>
              <w:t>dest, src0, src1</w:t>
            </w:r>
          </w:p>
        </w:tc>
      </w:tr>
      <w:tr w:rsidR="008A5E4E" w14:paraId="7C3D769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1A99047" w14:textId="77777777" w:rsidR="008A5E4E" w:rsidRDefault="0065745B">
            <w:pPr>
              <w:pStyle w:val="tdTableStyle-TablestyleSyntax-BodyE-Opcodes-Body1"/>
              <w:shd w:val="clear" w:color="auto" w:fill="DCDCDC"/>
            </w:pPr>
            <w:r>
              <w:rPr>
                <w:rStyle w:val="code"/>
                <w:shd w:val="clear" w:color="auto" w:fill="DCDCDC"/>
              </w:rPr>
              <w:t>min_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0110CAB7" w14:textId="77777777" w:rsidR="008A5E4E" w:rsidRDefault="0065745B">
            <w:pPr>
              <w:pStyle w:val="tdTableStyle-TablestyleSyntax-BodyD-Operands-Body1"/>
            </w:pPr>
            <w:r>
              <w:rPr>
                <w:rStyle w:val="em"/>
              </w:rPr>
              <w:t>dest, src0, src1</w:t>
            </w:r>
          </w:p>
        </w:tc>
      </w:tr>
      <w:tr w:rsidR="008A5E4E" w14:paraId="76423AA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CFA7955" w14:textId="77777777" w:rsidR="008A5E4E" w:rsidRDefault="0065745B">
            <w:pPr>
              <w:pStyle w:val="tdTableStyle-TablestyleSyntax-BodyE-Opcodes-Body1"/>
              <w:shd w:val="clear" w:color="auto" w:fill="DCDCDC"/>
            </w:pPr>
            <w:r>
              <w:rPr>
                <w:rStyle w:val="code"/>
                <w:shd w:val="clear" w:color="auto" w:fill="DCDCDC"/>
              </w:rPr>
              <w:t>mul_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100DA366" w14:textId="77777777" w:rsidR="008A5E4E" w:rsidRDefault="0065745B">
            <w:pPr>
              <w:pStyle w:val="tdTableStyle-TablestyleSyntax-BodyD-Operands-Body1"/>
            </w:pPr>
            <w:r>
              <w:rPr>
                <w:rStyle w:val="em"/>
              </w:rPr>
              <w:t>dest, src0, src1</w:t>
            </w:r>
          </w:p>
        </w:tc>
      </w:tr>
      <w:tr w:rsidR="008A5E4E" w14:paraId="7027206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5D0CDCA" w14:textId="77777777" w:rsidR="008A5E4E" w:rsidRDefault="0065745B">
            <w:pPr>
              <w:pStyle w:val="tdTableStyle-TablestyleSyntax-BodyE-Opcodes-Body1"/>
              <w:shd w:val="clear" w:color="auto" w:fill="DCDCDC"/>
            </w:pPr>
            <w:r>
              <w:rPr>
                <w:rStyle w:val="code"/>
                <w:shd w:val="clear" w:color="auto" w:fill="DCDCDC"/>
              </w:rPr>
              <w:t>mulhi_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1673B659" w14:textId="77777777" w:rsidR="008A5E4E" w:rsidRDefault="0065745B">
            <w:pPr>
              <w:pStyle w:val="tdTableStyle-TablestyleSyntax-BodyD-Operands-Body1"/>
            </w:pPr>
            <w:r>
              <w:rPr>
                <w:rStyle w:val="em"/>
              </w:rPr>
              <w:t>dest, src0, src1</w:t>
            </w:r>
          </w:p>
        </w:tc>
      </w:tr>
      <w:tr w:rsidR="008A5E4E" w14:paraId="5B27967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8126EAD" w14:textId="77777777" w:rsidR="008A5E4E" w:rsidRDefault="0065745B">
            <w:pPr>
              <w:pStyle w:val="tdTableStyle-TablestyleSyntax-BodyE-Opcodes-Body1"/>
              <w:shd w:val="clear" w:color="auto" w:fill="DCDCDC"/>
            </w:pPr>
            <w:r>
              <w:rPr>
                <w:rStyle w:val="code"/>
                <w:shd w:val="clear" w:color="auto" w:fill="DCDCDC"/>
              </w:rPr>
              <w:t>neg_s</w:t>
            </w:r>
            <w:r>
              <w:rPr>
                <w:rStyle w:val="em"/>
                <w:shd w:val="clear" w:color="auto" w:fill="DCDCDC"/>
              </w:rPr>
              <w:t>Length</w:t>
            </w:r>
          </w:p>
        </w:tc>
        <w:tc>
          <w:tcPr>
            <w:tcW w:w="0" w:type="auto"/>
            <w:tcBorders>
              <w:bottom w:val="single" w:sz="6" w:space="0" w:color="000000"/>
            </w:tcBorders>
            <w:tcMar>
              <w:top w:w="45" w:type="dxa"/>
              <w:left w:w="45" w:type="dxa"/>
              <w:bottom w:w="45" w:type="dxa"/>
              <w:right w:w="45" w:type="dxa"/>
            </w:tcMar>
          </w:tcPr>
          <w:p w14:paraId="662CAE4C" w14:textId="77777777" w:rsidR="008A5E4E" w:rsidRDefault="0065745B">
            <w:pPr>
              <w:pStyle w:val="tdTableStyle-TablestyleSyntax-BodyD-Operands-Body1"/>
            </w:pPr>
            <w:r>
              <w:rPr>
                <w:rStyle w:val="em"/>
              </w:rPr>
              <w:t>dest, src0</w:t>
            </w:r>
          </w:p>
        </w:tc>
      </w:tr>
      <w:tr w:rsidR="008A5E4E" w14:paraId="0023A38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8C3380F" w14:textId="77777777" w:rsidR="008A5E4E" w:rsidRDefault="0065745B">
            <w:pPr>
              <w:pStyle w:val="tdTableStyle-TablestyleSyntax-BodyE-Opcodes-Body1"/>
              <w:shd w:val="clear" w:color="auto" w:fill="DCDCDC"/>
            </w:pPr>
            <w:r>
              <w:rPr>
                <w:rStyle w:val="code"/>
                <w:shd w:val="clear" w:color="auto" w:fill="DCDCDC"/>
              </w:rPr>
              <w:t>rem_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144A441C" w14:textId="77777777" w:rsidR="008A5E4E" w:rsidRDefault="0065745B">
            <w:pPr>
              <w:pStyle w:val="tdTableStyle-TablestyleSyntax-BodyD-Operands-Body1"/>
            </w:pPr>
            <w:r>
              <w:rPr>
                <w:rStyle w:val="em"/>
              </w:rPr>
              <w:t>dest, src0, src1</w:t>
            </w:r>
          </w:p>
        </w:tc>
      </w:tr>
      <w:tr w:rsidR="008A5E4E" w14:paraId="46145512"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245B5E7" w14:textId="77777777" w:rsidR="008A5E4E" w:rsidRDefault="0065745B">
            <w:pPr>
              <w:pStyle w:val="tdTableStyle-TablestyleSyntax-BodyB-Opcodes-Body1"/>
              <w:shd w:val="clear" w:color="auto" w:fill="DCDCDC"/>
            </w:pPr>
            <w:r>
              <w:rPr>
                <w:rStyle w:val="code"/>
                <w:shd w:val="clear" w:color="auto" w:fill="DCDCDC"/>
              </w:rPr>
              <w:t>sub_</w:t>
            </w:r>
            <w:r>
              <w:rPr>
                <w:rStyle w:val="em"/>
                <w:shd w:val="clear" w:color="auto" w:fill="DCDCDC"/>
              </w:rPr>
              <w:t>TypeLength</w:t>
            </w:r>
          </w:p>
        </w:tc>
        <w:tc>
          <w:tcPr>
            <w:tcW w:w="0" w:type="auto"/>
            <w:tcMar>
              <w:top w:w="45" w:type="dxa"/>
              <w:left w:w="45" w:type="dxa"/>
              <w:bottom w:w="45" w:type="dxa"/>
              <w:right w:w="45" w:type="dxa"/>
            </w:tcMar>
          </w:tcPr>
          <w:p w14:paraId="776057C7" w14:textId="77777777" w:rsidR="008A5E4E" w:rsidRDefault="0065745B">
            <w:pPr>
              <w:pStyle w:val="tdTableStyle-TablestyleSyntax-BodyA-Operands-Body1"/>
            </w:pPr>
            <w:r>
              <w:rPr>
                <w:rStyle w:val="em"/>
              </w:rPr>
              <w:t>dest, src0, src1</w:t>
            </w:r>
          </w:p>
        </w:tc>
      </w:tr>
    </w:tbl>
    <w:p w14:paraId="15105D0C" w14:textId="77777777" w:rsidR="008A5E4E" w:rsidRDefault="008A5E4E">
      <w:pPr>
        <w:spacing w:after="240"/>
      </w:pPr>
    </w:p>
    <w:p w14:paraId="2FCE501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547"/>
      </w:tblGrid>
      <w:tr w:rsidR="008A5E4E" w14:paraId="78E9DA4A"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8E3DEDF"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3FBD7A47" w14:textId="77777777">
        <w:trPr>
          <w:tblCellSpacing w:w="0" w:type="dxa"/>
        </w:trPr>
        <w:tc>
          <w:tcPr>
            <w:tcW w:w="0" w:type="auto"/>
            <w:tcBorders>
              <w:bottom w:val="single" w:sz="6" w:space="0" w:color="000000"/>
            </w:tcBorders>
            <w:tcMar>
              <w:top w:w="45" w:type="dxa"/>
              <w:left w:w="45" w:type="dxa"/>
              <w:bottom w:w="45" w:type="dxa"/>
              <w:right w:w="45" w:type="dxa"/>
            </w:tcMar>
          </w:tcPr>
          <w:p w14:paraId="3E683B73" w14:textId="77777777" w:rsidR="008A5E4E" w:rsidRDefault="0065745B">
            <w:pPr>
              <w:pStyle w:val="tdTableStyle-TablestyleNonAltRows-BodyD-Column-Body1"/>
            </w:pPr>
            <w:r>
              <w:rPr>
                <w:rStyle w:val="em"/>
              </w:rPr>
              <w:t>Type</w:t>
            </w:r>
            <w:r>
              <w:t xml:space="preserve">: </w:t>
            </w:r>
            <w:r>
              <w:rPr>
                <w:rStyle w:val="code"/>
              </w:rPr>
              <w:t>s</w:t>
            </w:r>
            <w:r>
              <w:t xml:space="preserve">, </w:t>
            </w:r>
            <w:r>
              <w:rPr>
                <w:rStyle w:val="code"/>
              </w:rPr>
              <w:t>u</w:t>
            </w:r>
            <w:r>
              <w:t xml:space="preserve">. </w:t>
            </w:r>
          </w:p>
        </w:tc>
      </w:tr>
      <w:tr w:rsidR="008A5E4E" w14:paraId="62773E04" w14:textId="77777777">
        <w:trPr>
          <w:tblCellSpacing w:w="0" w:type="dxa"/>
        </w:trPr>
        <w:tc>
          <w:tcPr>
            <w:tcW w:w="0" w:type="auto"/>
            <w:tcMar>
              <w:top w:w="45" w:type="dxa"/>
              <w:left w:w="45" w:type="dxa"/>
              <w:bottom w:w="45" w:type="dxa"/>
              <w:right w:w="45" w:type="dxa"/>
            </w:tcMar>
          </w:tcPr>
          <w:p w14:paraId="6308C4EA" w14:textId="77777777" w:rsidR="008A5E4E" w:rsidRDefault="0065745B">
            <w:pPr>
              <w:pStyle w:val="tdTableStyle-TablestyleNonAltRows-BodyA-Column-Body1"/>
            </w:pPr>
            <w:r>
              <w:rPr>
                <w:rStyle w:val="em"/>
              </w:rPr>
              <w:t>Length</w:t>
            </w:r>
            <w:r>
              <w:t xml:space="preserve">: 32, 64. </w:t>
            </w:r>
          </w:p>
        </w:tc>
      </w:tr>
    </w:tbl>
    <w:p w14:paraId="139306B5" w14:textId="77777777" w:rsidR="008A5E4E" w:rsidRDefault="008A5E4E">
      <w:pPr>
        <w:spacing w:after="240"/>
      </w:pPr>
    </w:p>
    <w:p w14:paraId="0A750CC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55FBC65C"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777B230"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06FA9BB2" w14:textId="77777777">
        <w:trPr>
          <w:tblCellSpacing w:w="0" w:type="dxa"/>
        </w:trPr>
        <w:tc>
          <w:tcPr>
            <w:tcW w:w="0" w:type="auto"/>
            <w:tcBorders>
              <w:bottom w:val="single" w:sz="6" w:space="0" w:color="000000"/>
            </w:tcBorders>
            <w:tcMar>
              <w:top w:w="45" w:type="dxa"/>
              <w:left w:w="45" w:type="dxa"/>
              <w:bottom w:w="45" w:type="dxa"/>
              <w:right w:w="45" w:type="dxa"/>
            </w:tcMar>
          </w:tcPr>
          <w:p w14:paraId="36F598FB" w14:textId="77777777" w:rsidR="008A5E4E" w:rsidRDefault="0065745B">
            <w:pPr>
              <w:pStyle w:val="tdTableStyle-TablestyleNonAltRows-BodyD-Column-Body1"/>
            </w:pPr>
            <w:r>
              <w:rPr>
                <w:rStyle w:val="em"/>
              </w:rPr>
              <w:t>dest</w:t>
            </w:r>
            <w:r>
              <w:t xml:space="preserve">: Destination register. </w:t>
            </w:r>
          </w:p>
        </w:tc>
      </w:tr>
      <w:tr w:rsidR="008A5E4E" w14:paraId="7462AECA" w14:textId="77777777">
        <w:trPr>
          <w:tblCellSpacing w:w="0" w:type="dxa"/>
        </w:trPr>
        <w:tc>
          <w:tcPr>
            <w:tcW w:w="0" w:type="auto"/>
            <w:tcMar>
              <w:top w:w="45" w:type="dxa"/>
              <w:left w:w="45" w:type="dxa"/>
              <w:bottom w:w="45" w:type="dxa"/>
              <w:right w:w="45" w:type="dxa"/>
            </w:tcMar>
          </w:tcPr>
          <w:p w14:paraId="5733AC37" w14:textId="48F4065E" w:rsidR="008A5E4E" w:rsidRDefault="0065745B" w:rsidP="009A7528">
            <w:pPr>
              <w:pStyle w:val="tdTableStyle-TablestyleNonAltRows-BodyA-Column-Body1"/>
            </w:pPr>
            <w:r>
              <w:rPr>
                <w:rStyle w:val="em"/>
              </w:rPr>
              <w:t>src0</w:t>
            </w:r>
            <w:r>
              <w:t xml:space="preserve">, </w:t>
            </w:r>
            <w:r>
              <w:rPr>
                <w:rStyle w:val="em"/>
              </w:rPr>
              <w:t>src1</w:t>
            </w:r>
            <w:r>
              <w:t xml:space="preserve">: Sources. Can be a register, </w:t>
            </w:r>
            <w:r w:rsidR="009A7528">
              <w:t xml:space="preserve">or </w:t>
            </w:r>
            <w:r>
              <w:t>immediate value,.</w:t>
            </w:r>
          </w:p>
        </w:tc>
      </w:tr>
    </w:tbl>
    <w:p w14:paraId="08D88268" w14:textId="77777777" w:rsidR="008A5E4E" w:rsidRDefault="008A5E4E">
      <w:pPr>
        <w:spacing w:after="240"/>
      </w:pPr>
    </w:p>
    <w:p w14:paraId="750F8F8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10442BEA"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102B770"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44A7B1BF" w14:textId="77777777">
        <w:trPr>
          <w:tblCellSpacing w:w="0" w:type="dxa"/>
        </w:trPr>
        <w:tc>
          <w:tcPr>
            <w:tcW w:w="0" w:type="auto"/>
            <w:tcMar>
              <w:top w:w="45" w:type="dxa"/>
              <w:left w:w="45" w:type="dxa"/>
              <w:bottom w:w="45" w:type="dxa"/>
              <w:right w:w="45" w:type="dxa"/>
            </w:tcMar>
          </w:tcPr>
          <w:p w14:paraId="22557CF6" w14:textId="13AD9D85" w:rsidR="008A5E4E" w:rsidRDefault="0065745B">
            <w:pPr>
              <w:pStyle w:val="tdTableStyle-TablestyleNonAltRows-BodyA-Column-Body1"/>
            </w:pPr>
            <w:r>
              <w:t xml:space="preserve">The only exceptions allowed are for </w:t>
            </w:r>
            <w:r>
              <w:rPr>
                <w:rStyle w:val="code"/>
              </w:rPr>
              <w:t>div</w:t>
            </w:r>
            <w:r>
              <w:t xml:space="preserve"> and </w:t>
            </w:r>
            <w:r>
              <w:rPr>
                <w:rStyle w:val="code"/>
              </w:rPr>
              <w:t>rem</w:t>
            </w:r>
            <w:r>
              <w:t>, which are permitted to generate a divide by zero exception or an implementation</w:t>
            </w:r>
            <w:r w:rsidR="00D84E15">
              <w:t xml:space="preserve"> </w:t>
            </w:r>
            <w:r>
              <w:t xml:space="preserve">defined exception for a 0 divisor. </w:t>
            </w:r>
          </w:p>
        </w:tc>
      </w:tr>
    </w:tbl>
    <w:p w14:paraId="705AD80E" w14:textId="77777777" w:rsidR="008A5E4E" w:rsidRDefault="008A5E4E">
      <w:pPr>
        <w:spacing w:after="240"/>
      </w:pPr>
    </w:p>
    <w:p w14:paraId="681F91F6" w14:textId="77777777" w:rsidR="008A5E4E" w:rsidRDefault="0065745B">
      <w:pPr>
        <w:pStyle w:val="pTableTitle"/>
      </w:pPr>
      <w:bookmarkStart w:id="446" w:name="_ListOf94"/>
      <w:r>
        <w:t>Table 5–2 Syntax for Packed Versions of Integer ArithmeticOperations</w:t>
      </w:r>
    </w:p>
    <w:bookmarkEnd w:id="446"/>
    <w:p w14:paraId="1E2F746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164"/>
        <w:gridCol w:w="1073"/>
      </w:tblGrid>
      <w:tr w:rsidR="008A5E4E" w14:paraId="4F76446F"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1D90FAFE" w14:textId="77777777" w:rsidR="008A5E4E" w:rsidRDefault="0065745B">
            <w:pPr>
              <w:pStyle w:val="thTableStyle-TablestyleSyntax-HeadE-Opcodes-Header1"/>
              <w:shd w:val="clear" w:color="auto" w:fill="D3D3D3"/>
            </w:pPr>
            <w:r>
              <w:rPr>
                <w:shd w:val="clear" w:color="auto" w:fill="D3D3D3"/>
              </w:rPr>
              <w:t>Opcodes and Modifiers</w:t>
            </w:r>
          </w:p>
        </w:tc>
        <w:tc>
          <w:tcPr>
            <w:tcW w:w="0" w:type="auto"/>
            <w:tcBorders>
              <w:bottom w:val="double" w:sz="3" w:space="0" w:color="000000"/>
            </w:tcBorders>
            <w:shd w:val="clear" w:color="auto" w:fill="D3D3D3"/>
            <w:tcMar>
              <w:top w:w="45" w:type="dxa"/>
              <w:left w:w="45" w:type="dxa"/>
              <w:bottom w:w="45" w:type="dxa"/>
              <w:right w:w="45" w:type="dxa"/>
            </w:tcMar>
          </w:tcPr>
          <w:p w14:paraId="5DF9B3DE" w14:textId="77777777" w:rsidR="008A5E4E" w:rsidRDefault="0065745B">
            <w:pPr>
              <w:pStyle w:val="thTableStyle-TablestyleSyntax-HeadD-Operands-Header1"/>
              <w:shd w:val="clear" w:color="auto" w:fill="D3D3D3"/>
            </w:pPr>
            <w:r>
              <w:rPr>
                <w:shd w:val="clear" w:color="auto" w:fill="D3D3D3"/>
              </w:rPr>
              <w:t>Operand</w:t>
            </w:r>
          </w:p>
        </w:tc>
      </w:tr>
      <w:tr w:rsidR="008A5E4E" w14:paraId="44EA02C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72C28AD" w14:textId="77777777" w:rsidR="008A5E4E" w:rsidRDefault="0065745B">
            <w:pPr>
              <w:pStyle w:val="tdTableStyle-TablestyleSyntax-BodyE-Opcodes-Body1"/>
              <w:shd w:val="clear" w:color="auto" w:fill="DCDCDC"/>
            </w:pPr>
            <w:r>
              <w:rPr>
                <w:rStyle w:val="code"/>
                <w:shd w:val="clear" w:color="auto" w:fill="DCDCDC"/>
              </w:rPr>
              <w:t>abs</w:t>
            </w:r>
            <w:r>
              <w:rPr>
                <w:rStyle w:val="em"/>
                <w:shd w:val="clear" w:color="auto" w:fill="DCDCDC"/>
              </w:rPr>
              <w:t>_Control</w:t>
            </w:r>
            <w:r>
              <w:rPr>
                <w:rStyle w:val="code"/>
                <w:shd w:val="clear" w:color="auto" w:fill="DCDCDC"/>
              </w:rPr>
              <w:t>_s</w:t>
            </w:r>
            <w:r>
              <w:rPr>
                <w:rStyle w:val="em"/>
                <w:shd w:val="clear" w:color="auto" w:fill="DCDCDC"/>
              </w:rPr>
              <w:t>Length</w:t>
            </w:r>
          </w:p>
        </w:tc>
        <w:tc>
          <w:tcPr>
            <w:tcW w:w="0" w:type="auto"/>
            <w:tcBorders>
              <w:bottom w:val="single" w:sz="6" w:space="0" w:color="000000"/>
            </w:tcBorders>
            <w:tcMar>
              <w:top w:w="45" w:type="dxa"/>
              <w:left w:w="45" w:type="dxa"/>
              <w:bottom w:w="45" w:type="dxa"/>
              <w:right w:w="45" w:type="dxa"/>
            </w:tcMar>
          </w:tcPr>
          <w:p w14:paraId="442119DD" w14:textId="77777777" w:rsidR="008A5E4E" w:rsidRDefault="0065745B">
            <w:pPr>
              <w:pStyle w:val="tdTableStyle-TablestyleSyntax-BodyD-Operands-Body1"/>
            </w:pPr>
            <w:r>
              <w:rPr>
                <w:rStyle w:val="em"/>
              </w:rPr>
              <w:t>dest, src0</w:t>
            </w:r>
          </w:p>
        </w:tc>
      </w:tr>
      <w:tr w:rsidR="008A5E4E" w14:paraId="133D413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079A824" w14:textId="77777777" w:rsidR="008A5E4E" w:rsidRDefault="0065745B">
            <w:pPr>
              <w:pStyle w:val="tdTableStyle-TablestyleSyntax-BodyE-Opcodes-Body1"/>
              <w:shd w:val="clear" w:color="auto" w:fill="DCDCDC"/>
            </w:pPr>
            <w:r>
              <w:rPr>
                <w:rStyle w:val="code"/>
                <w:shd w:val="clear" w:color="auto" w:fill="DCDCDC"/>
              </w:rPr>
              <w:t>add</w:t>
            </w:r>
            <w:r>
              <w:rPr>
                <w:rStyle w:val="em"/>
                <w:shd w:val="clear" w:color="auto" w:fill="DCDCDC"/>
              </w:rPr>
              <w:t>_Control</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36346617" w14:textId="77777777" w:rsidR="008A5E4E" w:rsidRDefault="0065745B">
            <w:pPr>
              <w:pStyle w:val="tdTableStyle-TablestyleSyntax-BodyD-Operands-Body1"/>
            </w:pPr>
            <w:r>
              <w:rPr>
                <w:rStyle w:val="em"/>
              </w:rPr>
              <w:t>dest, src0, src1</w:t>
            </w:r>
          </w:p>
        </w:tc>
      </w:tr>
      <w:tr w:rsidR="008A5E4E" w14:paraId="09C8BB0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FFCCCE7" w14:textId="77777777" w:rsidR="008A5E4E" w:rsidRDefault="0065745B">
            <w:pPr>
              <w:pStyle w:val="tdTableStyle-TablestyleSyntax-BodyE-Opcodes-Body1"/>
              <w:shd w:val="clear" w:color="auto" w:fill="DCDCDC"/>
            </w:pPr>
            <w:r>
              <w:rPr>
                <w:rStyle w:val="code"/>
                <w:shd w:val="clear" w:color="auto" w:fill="DCDCDC"/>
              </w:rPr>
              <w:t>max</w:t>
            </w:r>
            <w:r>
              <w:rPr>
                <w:rStyle w:val="em"/>
                <w:shd w:val="clear" w:color="auto" w:fill="DCDCDC"/>
              </w:rPr>
              <w:t>_Control</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104D8A8B" w14:textId="77777777" w:rsidR="008A5E4E" w:rsidRDefault="0065745B">
            <w:pPr>
              <w:pStyle w:val="tdTableStyle-TablestyleSyntax-BodyD-Operands-Body1"/>
            </w:pPr>
            <w:r>
              <w:rPr>
                <w:rStyle w:val="em"/>
              </w:rPr>
              <w:t>dest, src0, src1</w:t>
            </w:r>
          </w:p>
        </w:tc>
      </w:tr>
      <w:tr w:rsidR="008A5E4E" w14:paraId="001583C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4BCE9A4" w14:textId="77777777" w:rsidR="008A5E4E" w:rsidRDefault="0065745B">
            <w:pPr>
              <w:pStyle w:val="tdTableStyle-TablestyleSyntax-BodyE-Opcodes-Body1"/>
              <w:shd w:val="clear" w:color="auto" w:fill="DCDCDC"/>
            </w:pPr>
            <w:r>
              <w:rPr>
                <w:rStyle w:val="code"/>
                <w:shd w:val="clear" w:color="auto" w:fill="DCDCDC"/>
              </w:rPr>
              <w:t>min</w:t>
            </w:r>
            <w:r>
              <w:rPr>
                <w:rStyle w:val="em"/>
                <w:shd w:val="clear" w:color="auto" w:fill="DCDCDC"/>
              </w:rPr>
              <w:t>_Control</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0E5C2574" w14:textId="77777777" w:rsidR="008A5E4E" w:rsidRDefault="0065745B">
            <w:pPr>
              <w:pStyle w:val="tdTableStyle-TablestyleSyntax-BodyD-Operands-Body1"/>
            </w:pPr>
            <w:r>
              <w:rPr>
                <w:rStyle w:val="em"/>
              </w:rPr>
              <w:t>dest, src0, src1</w:t>
            </w:r>
          </w:p>
        </w:tc>
      </w:tr>
      <w:tr w:rsidR="008A5E4E" w14:paraId="06AA729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46CF1FC" w14:textId="77777777" w:rsidR="008A5E4E" w:rsidRDefault="0065745B">
            <w:pPr>
              <w:pStyle w:val="tdTableStyle-TablestyleSyntax-BodyE-Opcodes-Body1"/>
              <w:shd w:val="clear" w:color="auto" w:fill="DCDCDC"/>
            </w:pPr>
            <w:r>
              <w:rPr>
                <w:rStyle w:val="code"/>
                <w:shd w:val="clear" w:color="auto" w:fill="DCDCDC"/>
              </w:rPr>
              <w:t>mul</w:t>
            </w:r>
            <w:r>
              <w:rPr>
                <w:rStyle w:val="em"/>
                <w:shd w:val="clear" w:color="auto" w:fill="DCDCDC"/>
              </w:rPr>
              <w:t>_Control</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28C2D15" w14:textId="77777777" w:rsidR="008A5E4E" w:rsidRDefault="0065745B">
            <w:pPr>
              <w:pStyle w:val="tdTableStyle-TablestyleSyntax-BodyD-Operands-Body1"/>
            </w:pPr>
            <w:r>
              <w:rPr>
                <w:rStyle w:val="em"/>
              </w:rPr>
              <w:t>dest, src0, src1</w:t>
            </w:r>
          </w:p>
        </w:tc>
      </w:tr>
      <w:tr w:rsidR="008A5E4E" w14:paraId="16900CB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3FBF821" w14:textId="77777777" w:rsidR="008A5E4E" w:rsidRDefault="0065745B">
            <w:pPr>
              <w:pStyle w:val="tdTableStyle-TablestyleSyntax-BodyE-Opcodes-Body1"/>
              <w:shd w:val="clear" w:color="auto" w:fill="DCDCDC"/>
            </w:pPr>
            <w:r>
              <w:rPr>
                <w:rStyle w:val="code"/>
                <w:shd w:val="clear" w:color="auto" w:fill="DCDCDC"/>
              </w:rPr>
              <w:t>mulhi</w:t>
            </w:r>
            <w:r>
              <w:rPr>
                <w:rStyle w:val="em"/>
                <w:shd w:val="clear" w:color="auto" w:fill="DCDCDC"/>
              </w:rPr>
              <w:t>_Control</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046AF6F0" w14:textId="77777777" w:rsidR="008A5E4E" w:rsidRDefault="0065745B">
            <w:pPr>
              <w:pStyle w:val="tdTableStyle-TablestyleSyntax-BodyD-Operands-Body1"/>
            </w:pPr>
            <w:r>
              <w:rPr>
                <w:rStyle w:val="em"/>
              </w:rPr>
              <w:t>dest, src0, src1</w:t>
            </w:r>
          </w:p>
        </w:tc>
      </w:tr>
      <w:tr w:rsidR="008A5E4E" w14:paraId="1BF921D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F446C73" w14:textId="77777777" w:rsidR="008A5E4E" w:rsidRDefault="0065745B">
            <w:pPr>
              <w:pStyle w:val="tdTableStyle-TablestyleSyntax-BodyE-Opcodes-Body1"/>
              <w:shd w:val="clear" w:color="auto" w:fill="DCDCDC"/>
            </w:pPr>
            <w:r>
              <w:rPr>
                <w:rStyle w:val="code"/>
                <w:shd w:val="clear" w:color="auto" w:fill="DCDCDC"/>
              </w:rPr>
              <w:t>neg</w:t>
            </w:r>
            <w:r>
              <w:rPr>
                <w:rStyle w:val="em"/>
                <w:shd w:val="clear" w:color="auto" w:fill="DCDCDC"/>
              </w:rPr>
              <w:t>_Control</w:t>
            </w:r>
            <w:r>
              <w:rPr>
                <w:rStyle w:val="code"/>
                <w:shd w:val="clear" w:color="auto" w:fill="DCDCDC"/>
              </w:rPr>
              <w:t>_s</w:t>
            </w:r>
            <w:r>
              <w:rPr>
                <w:rStyle w:val="em"/>
                <w:shd w:val="clear" w:color="auto" w:fill="DCDCDC"/>
              </w:rPr>
              <w:t>Length</w:t>
            </w:r>
          </w:p>
        </w:tc>
        <w:tc>
          <w:tcPr>
            <w:tcW w:w="0" w:type="auto"/>
            <w:tcBorders>
              <w:bottom w:val="single" w:sz="6" w:space="0" w:color="000000"/>
            </w:tcBorders>
            <w:tcMar>
              <w:top w:w="45" w:type="dxa"/>
              <w:left w:w="45" w:type="dxa"/>
              <w:bottom w:w="45" w:type="dxa"/>
              <w:right w:w="45" w:type="dxa"/>
            </w:tcMar>
          </w:tcPr>
          <w:p w14:paraId="6F013272" w14:textId="77777777" w:rsidR="008A5E4E" w:rsidRDefault="0065745B">
            <w:pPr>
              <w:pStyle w:val="tdTableStyle-TablestyleSyntax-BodyD-Operands-Body1"/>
            </w:pPr>
            <w:r>
              <w:rPr>
                <w:rStyle w:val="em"/>
              </w:rPr>
              <w:t>dest, src0</w:t>
            </w:r>
          </w:p>
        </w:tc>
      </w:tr>
      <w:tr w:rsidR="008A5E4E" w14:paraId="322D5CF8"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F953590" w14:textId="77777777" w:rsidR="008A5E4E" w:rsidRDefault="0065745B">
            <w:pPr>
              <w:pStyle w:val="tdTableStyle-TablestyleSyntax-BodyB-Opcodes-Body1"/>
              <w:shd w:val="clear" w:color="auto" w:fill="DCDCDC"/>
            </w:pPr>
            <w:r>
              <w:rPr>
                <w:rStyle w:val="code"/>
                <w:shd w:val="clear" w:color="auto" w:fill="DCDCDC"/>
              </w:rPr>
              <w:lastRenderedPageBreak/>
              <w:t>sub</w:t>
            </w:r>
            <w:r>
              <w:rPr>
                <w:rStyle w:val="em"/>
                <w:shd w:val="clear" w:color="auto" w:fill="DCDCDC"/>
              </w:rPr>
              <w:t>_Control</w:t>
            </w:r>
            <w:r>
              <w:rPr>
                <w:rStyle w:val="code"/>
                <w:shd w:val="clear" w:color="auto" w:fill="DCDCDC"/>
              </w:rPr>
              <w:t>_</w:t>
            </w:r>
            <w:r>
              <w:rPr>
                <w:rStyle w:val="em"/>
                <w:shd w:val="clear" w:color="auto" w:fill="DCDCDC"/>
              </w:rPr>
              <w:t>TypeLength</w:t>
            </w:r>
          </w:p>
        </w:tc>
        <w:tc>
          <w:tcPr>
            <w:tcW w:w="0" w:type="auto"/>
            <w:tcMar>
              <w:top w:w="45" w:type="dxa"/>
              <w:left w:w="45" w:type="dxa"/>
              <w:bottom w:w="45" w:type="dxa"/>
              <w:right w:w="45" w:type="dxa"/>
            </w:tcMar>
          </w:tcPr>
          <w:p w14:paraId="5A34AF13" w14:textId="77777777" w:rsidR="008A5E4E" w:rsidRDefault="0065745B">
            <w:pPr>
              <w:pStyle w:val="tdTableStyle-TablestyleSyntax-BodyA-Operands-Body1"/>
            </w:pPr>
            <w:r>
              <w:rPr>
                <w:rStyle w:val="em"/>
              </w:rPr>
              <w:t>dest, src0, src1</w:t>
            </w:r>
          </w:p>
        </w:tc>
      </w:tr>
    </w:tbl>
    <w:p w14:paraId="1154739C" w14:textId="77777777" w:rsidR="008A5E4E" w:rsidRDefault="008A5E4E">
      <w:pPr>
        <w:spacing w:after="240"/>
      </w:pPr>
    </w:p>
    <w:p w14:paraId="6FE3CF2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6928"/>
      </w:tblGrid>
      <w:tr w:rsidR="008A5E4E" w14:paraId="3BDE7D5B"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18F272C"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4.14. Packing Controls for Packed Data (</w:t>
            </w:r>
            <w:r w:rsidR="009A76EE" w:rsidRPr="008A5E4E">
              <w:fldChar w:fldCharType="begin"/>
            </w:r>
            <w:r w:rsidR="008A5E4E">
              <w:instrText xml:space="preserve"> PAGEREF _Ref1794149818 \p \h  \* MERGEFORMAT </w:instrText>
            </w:r>
            <w:r w:rsidR="009A76EE" w:rsidRPr="008A5E4E">
              <w:fldChar w:fldCharType="separate"/>
            </w:r>
            <w:r w:rsidR="00533AF0" w:rsidRPr="00533AF0">
              <w:rPr>
                <w:rStyle w:val="xref2"/>
                <w:noProof/>
              </w:rPr>
              <w:t>on</w:t>
            </w:r>
            <w:r w:rsidR="00533AF0">
              <w:rPr>
                <w:noProof/>
              </w:rPr>
              <w:t xml:space="preserve"> page 81</w:t>
            </w:r>
            <w:r w:rsidR="009A76EE" w:rsidRPr="008A5E4E">
              <w:rPr>
                <w:rStyle w:val="xref2"/>
              </w:rPr>
              <w:fldChar w:fldCharType="end"/>
            </w:r>
            <w:r>
              <w:rPr>
                <w:rStyle w:val="xref2"/>
                <w:shd w:val="clear" w:color="auto" w:fill="D3D3D3"/>
              </w:rPr>
              <w:t>)</w:t>
            </w:r>
            <w:r>
              <w:rPr>
                <w:shd w:val="clear" w:color="auto" w:fill="D3D3D3"/>
              </w:rPr>
              <w:t>)</w:t>
            </w:r>
          </w:p>
        </w:tc>
      </w:tr>
      <w:tr w:rsidR="008A5E4E" w14:paraId="7E29E4FA" w14:textId="77777777">
        <w:trPr>
          <w:tblCellSpacing w:w="0" w:type="dxa"/>
        </w:trPr>
        <w:tc>
          <w:tcPr>
            <w:tcW w:w="0" w:type="auto"/>
            <w:tcBorders>
              <w:bottom w:val="single" w:sz="6" w:space="0" w:color="000000"/>
            </w:tcBorders>
            <w:tcMar>
              <w:top w:w="45" w:type="dxa"/>
              <w:left w:w="45" w:type="dxa"/>
              <w:bottom w:w="45" w:type="dxa"/>
              <w:right w:w="45" w:type="dxa"/>
            </w:tcMar>
          </w:tcPr>
          <w:p w14:paraId="617BD2A4" w14:textId="77777777" w:rsidR="008A5E4E" w:rsidRDefault="0065745B">
            <w:pPr>
              <w:pStyle w:val="p3"/>
            </w:pPr>
            <w:r>
              <w:rPr>
                <w:rStyle w:val="em"/>
              </w:rPr>
              <w:t>Control</w:t>
            </w:r>
            <w:r>
              <w:t xml:space="preserve"> for </w:t>
            </w:r>
            <w:r>
              <w:rPr>
                <w:rStyle w:val="code"/>
              </w:rPr>
              <w:t>abs</w:t>
            </w:r>
            <w:r>
              <w:t xml:space="preserve"> and </w:t>
            </w:r>
            <w:r>
              <w:rPr>
                <w:rStyle w:val="code"/>
              </w:rPr>
              <w:t>neg</w:t>
            </w:r>
            <w:r>
              <w:t xml:space="preserve">: </w:t>
            </w:r>
            <w:r>
              <w:rPr>
                <w:rStyle w:val="code"/>
              </w:rPr>
              <w:t>p</w:t>
            </w:r>
            <w:r>
              <w:t xml:space="preserve"> or </w:t>
            </w:r>
            <w:r>
              <w:rPr>
                <w:rStyle w:val="code"/>
              </w:rPr>
              <w:t>s</w:t>
            </w:r>
            <w:r>
              <w:t xml:space="preserve">. </w:t>
            </w:r>
          </w:p>
          <w:p w14:paraId="664CBB76" w14:textId="77777777" w:rsidR="008A5E4E" w:rsidRDefault="0065745B">
            <w:pPr>
              <w:pStyle w:val="p3"/>
            </w:pPr>
            <w:r>
              <w:rPr>
                <w:rStyle w:val="em"/>
              </w:rPr>
              <w:t>Control</w:t>
            </w:r>
            <w:r>
              <w:t xml:space="preserve"> for </w:t>
            </w:r>
            <w:r>
              <w:rPr>
                <w:rStyle w:val="code"/>
              </w:rPr>
              <w:t>add</w:t>
            </w:r>
            <w:r>
              <w:t xml:space="preserve">, </w:t>
            </w:r>
            <w:r>
              <w:rPr>
                <w:rStyle w:val="code"/>
              </w:rPr>
              <w:t>mul</w:t>
            </w:r>
            <w:r>
              <w:t xml:space="preserve">, and </w:t>
            </w:r>
            <w:r>
              <w:rPr>
                <w:rStyle w:val="code"/>
              </w:rPr>
              <w:t>sub</w:t>
            </w:r>
            <w:r>
              <w:t xml:space="preserve">: </w:t>
            </w:r>
            <w:r>
              <w:rPr>
                <w:rStyle w:val="code"/>
              </w:rPr>
              <w:t>pp</w:t>
            </w:r>
            <w:r>
              <w:t xml:space="preserve">, </w:t>
            </w:r>
            <w:r>
              <w:rPr>
                <w:rStyle w:val="code"/>
              </w:rPr>
              <w:t>pp_sat</w:t>
            </w:r>
            <w:r>
              <w:t xml:space="preserve">, </w:t>
            </w:r>
            <w:r>
              <w:rPr>
                <w:rStyle w:val="code"/>
              </w:rPr>
              <w:t>ps</w:t>
            </w:r>
            <w:r>
              <w:t xml:space="preserve">, </w:t>
            </w:r>
            <w:r>
              <w:rPr>
                <w:rStyle w:val="code"/>
              </w:rPr>
              <w:t>ps_sat</w:t>
            </w:r>
            <w:r>
              <w:t xml:space="preserve">, </w:t>
            </w:r>
            <w:r>
              <w:rPr>
                <w:rStyle w:val="code"/>
              </w:rPr>
              <w:t>sp</w:t>
            </w:r>
            <w:r>
              <w:t xml:space="preserve">, </w:t>
            </w:r>
            <w:r>
              <w:rPr>
                <w:rStyle w:val="code"/>
              </w:rPr>
              <w:t>sp_sat</w:t>
            </w:r>
            <w:r>
              <w:t xml:space="preserve">, </w:t>
            </w:r>
            <w:r>
              <w:rPr>
                <w:rStyle w:val="code"/>
              </w:rPr>
              <w:t>ss</w:t>
            </w:r>
            <w:r>
              <w:t xml:space="preserve">, or </w:t>
            </w:r>
            <w:r>
              <w:rPr>
                <w:rStyle w:val="code"/>
              </w:rPr>
              <w:t>ss_sat</w:t>
            </w:r>
            <w:r>
              <w:t xml:space="preserve">. </w:t>
            </w:r>
          </w:p>
          <w:p w14:paraId="28C08E90" w14:textId="77777777" w:rsidR="008A5E4E" w:rsidRDefault="0065745B">
            <w:pPr>
              <w:pStyle w:val="p3"/>
            </w:pPr>
            <w:r>
              <w:rPr>
                <w:rStyle w:val="em"/>
              </w:rPr>
              <w:t>Control</w:t>
            </w:r>
            <w:r>
              <w:t xml:space="preserve"> for </w:t>
            </w:r>
            <w:r>
              <w:rPr>
                <w:rStyle w:val="code"/>
              </w:rPr>
              <w:t>max</w:t>
            </w:r>
            <w:r>
              <w:t xml:space="preserve">, </w:t>
            </w:r>
            <w:r>
              <w:rPr>
                <w:rStyle w:val="code"/>
              </w:rPr>
              <w:t>min</w:t>
            </w:r>
            <w:r>
              <w:t xml:space="preserve">, and </w:t>
            </w:r>
            <w:r>
              <w:rPr>
                <w:rStyle w:val="code"/>
              </w:rPr>
              <w:t>mulhi</w:t>
            </w:r>
            <w:r>
              <w:t xml:space="preserve">: </w:t>
            </w:r>
            <w:r>
              <w:rPr>
                <w:rStyle w:val="code"/>
              </w:rPr>
              <w:t>pp</w:t>
            </w:r>
            <w:r>
              <w:t xml:space="preserve">, </w:t>
            </w:r>
            <w:r>
              <w:rPr>
                <w:rStyle w:val="code"/>
              </w:rPr>
              <w:t>ps</w:t>
            </w:r>
            <w:r>
              <w:t xml:space="preserve">, </w:t>
            </w:r>
            <w:r>
              <w:rPr>
                <w:rStyle w:val="code"/>
              </w:rPr>
              <w:t>sp</w:t>
            </w:r>
            <w:r>
              <w:t xml:space="preserve">, or </w:t>
            </w:r>
            <w:r>
              <w:rPr>
                <w:rStyle w:val="code"/>
              </w:rPr>
              <w:t>ss</w:t>
            </w:r>
            <w:r>
              <w:t xml:space="preserve">. </w:t>
            </w:r>
          </w:p>
        </w:tc>
      </w:tr>
      <w:tr w:rsidR="008A5E4E" w14:paraId="138F8822" w14:textId="77777777">
        <w:trPr>
          <w:tblCellSpacing w:w="0" w:type="dxa"/>
        </w:trPr>
        <w:tc>
          <w:tcPr>
            <w:tcW w:w="0" w:type="auto"/>
            <w:tcBorders>
              <w:bottom w:val="single" w:sz="6" w:space="0" w:color="000000"/>
            </w:tcBorders>
            <w:tcMar>
              <w:top w:w="45" w:type="dxa"/>
              <w:left w:w="45" w:type="dxa"/>
              <w:bottom w:w="45" w:type="dxa"/>
              <w:right w:w="45" w:type="dxa"/>
            </w:tcMar>
          </w:tcPr>
          <w:p w14:paraId="284253A4" w14:textId="77777777" w:rsidR="008A5E4E" w:rsidRDefault="0065745B">
            <w:pPr>
              <w:pStyle w:val="p3"/>
            </w:pPr>
            <w:r>
              <w:rPr>
                <w:rStyle w:val="em"/>
              </w:rPr>
              <w:t>Type</w:t>
            </w:r>
            <w:r>
              <w:t xml:space="preserve">: </w:t>
            </w:r>
            <w:r>
              <w:rPr>
                <w:rStyle w:val="code"/>
              </w:rPr>
              <w:t>s</w:t>
            </w:r>
            <w:r>
              <w:t xml:space="preserve">, </w:t>
            </w:r>
            <w:r>
              <w:rPr>
                <w:rStyle w:val="code"/>
              </w:rPr>
              <w:t>u</w:t>
            </w:r>
            <w:r>
              <w:t xml:space="preserve">. </w:t>
            </w:r>
          </w:p>
        </w:tc>
      </w:tr>
      <w:tr w:rsidR="008A5E4E" w14:paraId="1F3C5870" w14:textId="77777777">
        <w:trPr>
          <w:tblCellSpacing w:w="0" w:type="dxa"/>
        </w:trPr>
        <w:tc>
          <w:tcPr>
            <w:tcW w:w="0" w:type="auto"/>
            <w:tcMar>
              <w:top w:w="45" w:type="dxa"/>
              <w:left w:w="45" w:type="dxa"/>
              <w:bottom w:w="45" w:type="dxa"/>
              <w:right w:w="45" w:type="dxa"/>
            </w:tcMar>
          </w:tcPr>
          <w:p w14:paraId="046633C2" w14:textId="77777777" w:rsidR="008A5E4E" w:rsidRDefault="0065745B">
            <w:pPr>
              <w:pStyle w:val="tdTableStyle-TablestyleNonAltRows-BodyA-Column-Body1"/>
            </w:pPr>
            <w:r>
              <w:rPr>
                <w:rStyle w:val="em"/>
              </w:rPr>
              <w:t>Length</w:t>
            </w:r>
            <w:r>
              <w:t xml:space="preserve">: </w:t>
            </w:r>
            <w:r>
              <w:rPr>
                <w:rStyle w:val="code"/>
              </w:rPr>
              <w:t>8x4</w:t>
            </w:r>
            <w:r>
              <w:t xml:space="preserve">, </w:t>
            </w:r>
            <w:r>
              <w:rPr>
                <w:rStyle w:val="code"/>
              </w:rPr>
              <w:t>8x8</w:t>
            </w:r>
            <w:r>
              <w:t xml:space="preserve">, </w:t>
            </w:r>
            <w:r>
              <w:rPr>
                <w:rStyle w:val="code"/>
              </w:rPr>
              <w:t>8x16</w:t>
            </w:r>
            <w:r>
              <w:t xml:space="preserve">, </w:t>
            </w:r>
            <w:r>
              <w:rPr>
                <w:rStyle w:val="code"/>
              </w:rPr>
              <w:t>16x2</w:t>
            </w:r>
            <w:r>
              <w:t xml:space="preserve">, </w:t>
            </w:r>
            <w:r>
              <w:rPr>
                <w:rStyle w:val="code"/>
              </w:rPr>
              <w:t>16x4</w:t>
            </w:r>
            <w:r>
              <w:t xml:space="preserve">, </w:t>
            </w:r>
            <w:r>
              <w:rPr>
                <w:rStyle w:val="code"/>
              </w:rPr>
              <w:t>16x8</w:t>
            </w:r>
            <w:r>
              <w:t xml:space="preserve">, </w:t>
            </w:r>
            <w:r>
              <w:rPr>
                <w:rStyle w:val="code"/>
              </w:rPr>
              <w:t>32x2</w:t>
            </w:r>
            <w:r>
              <w:t xml:space="preserve">, </w:t>
            </w:r>
            <w:r>
              <w:rPr>
                <w:rStyle w:val="code"/>
              </w:rPr>
              <w:t>32x4</w:t>
            </w:r>
            <w:r>
              <w:t xml:space="preserve">, or </w:t>
            </w:r>
            <w:r>
              <w:rPr>
                <w:rStyle w:val="code"/>
              </w:rPr>
              <w:t>64x2</w:t>
            </w:r>
            <w:r>
              <w:t>.</w:t>
            </w:r>
          </w:p>
          <w:p w14:paraId="5FDC3DD1" w14:textId="77777777" w:rsidR="008A5E4E" w:rsidRDefault="0065745B">
            <w:pPr>
              <w:pStyle w:val="p3"/>
            </w:pPr>
            <w:r>
              <w:t xml:space="preserve"> See </w:t>
            </w:r>
            <w:r>
              <w:rPr>
                <w:rStyle w:val="xref"/>
              </w:rPr>
              <w:t>4.13.2. Packed Data Types (</w:t>
            </w:r>
            <w:r w:rsidR="009A76EE" w:rsidRPr="008A5E4E">
              <w:fldChar w:fldCharType="begin"/>
            </w:r>
            <w:r w:rsidR="008A5E4E">
              <w:instrText xml:space="preserve"> PAGEREF _Ref-925366242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w:t>
            </w:r>
          </w:p>
        </w:tc>
      </w:tr>
    </w:tbl>
    <w:p w14:paraId="69198E89" w14:textId="77777777" w:rsidR="008A5E4E" w:rsidRDefault="008A5E4E">
      <w:pPr>
        <w:spacing w:after="240"/>
      </w:pPr>
    </w:p>
    <w:p w14:paraId="147E1369"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05F997CC"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3BB5D5D"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066356F5" w14:textId="77777777">
        <w:trPr>
          <w:tblCellSpacing w:w="0" w:type="dxa"/>
        </w:trPr>
        <w:tc>
          <w:tcPr>
            <w:tcW w:w="0" w:type="auto"/>
            <w:tcBorders>
              <w:bottom w:val="single" w:sz="6" w:space="0" w:color="000000"/>
            </w:tcBorders>
            <w:tcMar>
              <w:top w:w="45" w:type="dxa"/>
              <w:left w:w="45" w:type="dxa"/>
              <w:bottom w:w="45" w:type="dxa"/>
              <w:right w:w="45" w:type="dxa"/>
            </w:tcMar>
          </w:tcPr>
          <w:p w14:paraId="53412CDF" w14:textId="77777777" w:rsidR="008A5E4E" w:rsidRDefault="0065745B">
            <w:pPr>
              <w:pStyle w:val="tdTableStyle-TablestyleNonAltRows-BodyD-Column-Body1"/>
            </w:pPr>
            <w:r>
              <w:rPr>
                <w:rStyle w:val="em"/>
              </w:rPr>
              <w:t>dest</w:t>
            </w:r>
            <w:r>
              <w:t xml:space="preserve">: Destination register. </w:t>
            </w:r>
          </w:p>
        </w:tc>
      </w:tr>
      <w:tr w:rsidR="008A5E4E" w14:paraId="586D6FC8" w14:textId="77777777">
        <w:trPr>
          <w:tblCellSpacing w:w="0" w:type="dxa"/>
        </w:trPr>
        <w:tc>
          <w:tcPr>
            <w:tcW w:w="0" w:type="auto"/>
            <w:tcMar>
              <w:top w:w="45" w:type="dxa"/>
              <w:left w:w="45" w:type="dxa"/>
              <w:bottom w:w="45" w:type="dxa"/>
              <w:right w:w="45" w:type="dxa"/>
            </w:tcMar>
          </w:tcPr>
          <w:p w14:paraId="2C0BB6B8" w14:textId="77777777" w:rsidR="008A5E4E" w:rsidRDefault="0065745B">
            <w:pPr>
              <w:pStyle w:val="tdTableStyle-TablestyleNonAltRows-BodyA-Column-Body1"/>
            </w:pPr>
            <w:r>
              <w:rPr>
                <w:rStyle w:val="em"/>
              </w:rPr>
              <w:t>src0</w:t>
            </w:r>
            <w:r>
              <w:t xml:space="preserve">, </w:t>
            </w:r>
            <w:r>
              <w:rPr>
                <w:rStyle w:val="em"/>
              </w:rPr>
              <w:t>src1</w:t>
            </w:r>
            <w:r>
              <w:t>: Sources. Can be a register or immediate value.</w:t>
            </w:r>
          </w:p>
        </w:tc>
      </w:tr>
    </w:tbl>
    <w:p w14:paraId="79663BAC" w14:textId="77777777" w:rsidR="008A5E4E" w:rsidRDefault="008A5E4E">
      <w:pPr>
        <w:spacing w:after="240"/>
      </w:pPr>
    </w:p>
    <w:p w14:paraId="620C248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2E66AAD8"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6E23061"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3C9DEC4B" w14:textId="77777777">
        <w:trPr>
          <w:tblCellSpacing w:w="0" w:type="dxa"/>
        </w:trPr>
        <w:tc>
          <w:tcPr>
            <w:tcW w:w="0" w:type="auto"/>
            <w:tcMar>
              <w:top w:w="45" w:type="dxa"/>
              <w:left w:w="45" w:type="dxa"/>
              <w:bottom w:w="45" w:type="dxa"/>
              <w:right w:w="45" w:type="dxa"/>
            </w:tcMar>
          </w:tcPr>
          <w:p w14:paraId="33B4DD63" w14:textId="77777777" w:rsidR="008A5E4E" w:rsidRDefault="0065745B">
            <w:pPr>
              <w:pStyle w:val="tdTableStyle-TablestyleNonAltRows-BodyA-Column-Body1"/>
            </w:pPr>
            <w:r>
              <w:t>No exceptions are allowed.</w:t>
            </w:r>
          </w:p>
        </w:tc>
      </w:tr>
    </w:tbl>
    <w:p w14:paraId="117EBE1C" w14:textId="77777777" w:rsidR="008A5E4E" w:rsidRDefault="008A5E4E">
      <w:pPr>
        <w:spacing w:after="240"/>
      </w:pPr>
    </w:p>
    <w:p w14:paraId="464FE8E0" w14:textId="77777777" w:rsidR="008A5E4E" w:rsidRDefault="0065745B">
      <w:pPr>
        <w:pStyle w:val="p"/>
      </w:pPr>
      <w:r>
        <w:t xml:space="preserve">For BRIG syntax, see </w:t>
      </w:r>
      <w:r>
        <w:rPr>
          <w:rStyle w:val="xref1"/>
        </w:rPr>
        <w:t>18.7.1.1. BRIG Syntax for Integer Arithmetic Operations (</w:t>
      </w:r>
      <w:r w:rsidR="009A76EE" w:rsidRPr="008A5E4E">
        <w:fldChar w:fldCharType="begin"/>
      </w:r>
      <w:r w:rsidR="008A5E4E">
        <w:instrText xml:space="preserve"> PAGEREF _Ref-1264398759 \p \h  \* MERGEFORMAT </w:instrText>
      </w:r>
      <w:r w:rsidR="009A76EE" w:rsidRPr="008A5E4E">
        <w:fldChar w:fldCharType="separate"/>
      </w:r>
      <w:r w:rsidR="00533AF0" w:rsidRPr="00533AF0">
        <w:rPr>
          <w:rStyle w:val="xref1"/>
          <w:noProof/>
        </w:rPr>
        <w:t>on</w:t>
      </w:r>
      <w:r w:rsidR="00533AF0">
        <w:rPr>
          <w:noProof/>
        </w:rPr>
        <w:t xml:space="preserve"> page 356</w:t>
      </w:r>
      <w:r w:rsidR="009A76EE" w:rsidRPr="008A5E4E">
        <w:rPr>
          <w:rStyle w:val="xref1"/>
        </w:rPr>
        <w:fldChar w:fldCharType="end"/>
      </w:r>
      <w:r>
        <w:rPr>
          <w:rStyle w:val="xref1"/>
        </w:rPr>
        <w:t>)</w:t>
      </w:r>
      <w:r>
        <w:t xml:space="preserve">. </w:t>
      </w:r>
    </w:p>
    <w:p w14:paraId="02A5B5C4" w14:textId="77777777" w:rsidR="008A5E4E" w:rsidRDefault="0065745B">
      <w:pPr>
        <w:pStyle w:val="h3"/>
      </w:pPr>
      <w:bookmarkStart w:id="447" w:name="_Toc396034198"/>
      <w:r>
        <w:t>5.2.2 Description</w:t>
      </w:r>
      <w:bookmarkEnd w:id="447"/>
    </w:p>
    <w:p w14:paraId="2A3AD242" w14:textId="77777777" w:rsidR="008A5E4E" w:rsidRDefault="009A76EE">
      <w:pPr>
        <w:pStyle w:val="pDefinitionTerm"/>
      </w:pPr>
      <w:r>
        <w:fldChar w:fldCharType="begin"/>
      </w:r>
      <w:r w:rsidR="0065745B">
        <w:instrText xml:space="preserve"> XE "integer arithmetic operations:abs" </w:instrText>
      </w:r>
      <w:r>
        <w:fldChar w:fldCharType="end"/>
      </w:r>
      <w:r w:rsidR="0065745B">
        <w:rPr>
          <w:rStyle w:val="code1"/>
        </w:rPr>
        <w:t>abs</w:t>
      </w:r>
    </w:p>
    <w:p w14:paraId="2DA0EE58" w14:textId="77777777" w:rsidR="008A5E4E" w:rsidRDefault="0065745B">
      <w:pPr>
        <w:pStyle w:val="p1"/>
      </w:pPr>
      <w:r>
        <w:t xml:space="preserve">The </w:t>
      </w:r>
      <w:r>
        <w:rPr>
          <w:rStyle w:val="code1"/>
        </w:rPr>
        <w:t>abs</w:t>
      </w:r>
      <w:r>
        <w:t xml:space="preserve"> operation computes the absolute value of the source </w:t>
      </w:r>
      <w:r>
        <w:rPr>
          <w:rStyle w:val="i"/>
        </w:rPr>
        <w:t>src0</w:t>
      </w:r>
      <w:r>
        <w:t xml:space="preserve"> and stores the result into the destination </w:t>
      </w:r>
      <w:r>
        <w:rPr>
          <w:rStyle w:val="i"/>
        </w:rPr>
        <w:t>dest</w:t>
      </w:r>
      <w:r>
        <w:t xml:space="preserve">. There are no unsigned versions of </w:t>
      </w:r>
      <w:r>
        <w:rPr>
          <w:rStyle w:val="code1"/>
        </w:rPr>
        <w:t>abs</w:t>
      </w:r>
      <w:r>
        <w:t xml:space="preserve">, so only </w:t>
      </w:r>
      <w:r>
        <w:rPr>
          <w:rStyle w:val="code1"/>
        </w:rPr>
        <w:t>abs_s</w:t>
      </w:r>
      <w:r>
        <w:rPr>
          <w:rStyle w:val="i"/>
        </w:rPr>
        <w:t>Length</w:t>
      </w:r>
      <w:r>
        <w:t xml:space="preserve"> is valid.</w:t>
      </w:r>
    </w:p>
    <w:p w14:paraId="11E47193" w14:textId="77777777" w:rsidR="008A5E4E" w:rsidRDefault="0065745B">
      <w:pPr>
        <w:pStyle w:val="p1"/>
      </w:pPr>
      <w:r>
        <w:rPr>
          <w:rStyle w:val="code1"/>
        </w:rPr>
        <w:t>abs(−2</w:t>
      </w:r>
      <w:r>
        <w:rPr>
          <w:rStyle w:val="sup1"/>
        </w:rPr>
        <w:t>31</w:t>
      </w:r>
      <w:r>
        <w:rPr>
          <w:rStyle w:val="code1"/>
        </w:rPr>
        <w:t>)</w:t>
      </w:r>
      <w:r>
        <w:t xml:space="preserve"> returns </w:t>
      </w:r>
      <w:r>
        <w:rPr>
          <w:rStyle w:val="code1"/>
        </w:rPr>
        <w:t>−2</w:t>
      </w:r>
      <w:r>
        <w:rPr>
          <w:rStyle w:val="sup1"/>
        </w:rPr>
        <w:t>31</w:t>
      </w:r>
      <w:r>
        <w:t xml:space="preserve"> for 32-bit operands. </w:t>
      </w:r>
      <w:r>
        <w:rPr>
          <w:rStyle w:val="code1"/>
        </w:rPr>
        <w:t>abs(−2</w:t>
      </w:r>
      <w:r>
        <w:rPr>
          <w:rStyle w:val="sup1"/>
        </w:rPr>
        <w:t>63</w:t>
      </w:r>
      <w:r>
        <w:rPr>
          <w:rStyle w:val="code1"/>
        </w:rPr>
        <w:t>)</w:t>
      </w:r>
      <w:r>
        <w:t xml:space="preserve"> returns </w:t>
      </w:r>
      <w:r>
        <w:rPr>
          <w:rStyle w:val="code1"/>
        </w:rPr>
        <w:t>−2</w:t>
      </w:r>
      <w:r>
        <w:rPr>
          <w:rStyle w:val="sup1"/>
        </w:rPr>
        <w:t>63</w:t>
      </w:r>
      <w:r>
        <w:t xml:space="preserve"> for 64-bit operands.</w:t>
      </w:r>
    </w:p>
    <w:p w14:paraId="03E5D272" w14:textId="77777777" w:rsidR="008A5E4E" w:rsidRDefault="009A76EE">
      <w:pPr>
        <w:pStyle w:val="pDefinitionTerm"/>
      </w:pPr>
      <w:r>
        <w:fldChar w:fldCharType="begin"/>
      </w:r>
      <w:r w:rsidR="0065745B">
        <w:instrText xml:space="preserve"> XE "integer arithmetic operations:add operation" </w:instrText>
      </w:r>
      <w:r>
        <w:fldChar w:fldCharType="end"/>
      </w:r>
      <w:r w:rsidR="0065745B">
        <w:rPr>
          <w:rStyle w:val="code1"/>
        </w:rPr>
        <w:t>add</w:t>
      </w:r>
    </w:p>
    <w:p w14:paraId="22C7222D" w14:textId="77777777" w:rsidR="008A5E4E" w:rsidRDefault="0065745B">
      <w:pPr>
        <w:pStyle w:val="p1"/>
      </w:pPr>
      <w:r>
        <w:t xml:space="preserve">The </w:t>
      </w:r>
      <w:r>
        <w:rPr>
          <w:rStyle w:val="code1"/>
        </w:rPr>
        <w:t>add</w:t>
      </w:r>
      <w:r>
        <w:t xml:space="preserve"> operation computes the sum of the two sources </w:t>
      </w:r>
      <w:r>
        <w:rPr>
          <w:rStyle w:val="i"/>
        </w:rPr>
        <w:t>src0</w:t>
      </w:r>
      <w:r>
        <w:t xml:space="preserve"> and </w:t>
      </w:r>
      <w:r>
        <w:rPr>
          <w:rStyle w:val="i"/>
        </w:rPr>
        <w:t>src1</w:t>
      </w:r>
      <w:r>
        <w:t xml:space="preserve"> and stores the result into the destination </w:t>
      </w:r>
      <w:r>
        <w:rPr>
          <w:rStyle w:val="i"/>
        </w:rPr>
        <w:t>dest</w:t>
      </w:r>
      <w:r>
        <w:t xml:space="preserve">. The </w:t>
      </w:r>
      <w:r>
        <w:rPr>
          <w:rStyle w:val="code1"/>
        </w:rPr>
        <w:t>add</w:t>
      </w:r>
      <w:r>
        <w:t xml:space="preserve"> operation supports both signed and unsigned forms to aid readers of the code, though both forms compute the same result.</w:t>
      </w:r>
    </w:p>
    <w:p w14:paraId="4C76EC1E" w14:textId="77777777" w:rsidR="008A5E4E" w:rsidRDefault="009A76EE">
      <w:pPr>
        <w:pStyle w:val="pDefinitionTerm"/>
      </w:pPr>
      <w:r>
        <w:lastRenderedPageBreak/>
        <w:fldChar w:fldCharType="begin"/>
      </w:r>
      <w:r w:rsidR="0065745B">
        <w:instrText xml:space="preserve"> XE "integer arithmetic operations:borrow operation" </w:instrText>
      </w:r>
      <w:r>
        <w:fldChar w:fldCharType="end"/>
      </w:r>
      <w:r w:rsidR="0065745B">
        <w:rPr>
          <w:rStyle w:val="code1"/>
        </w:rPr>
        <w:t>borrow</w:t>
      </w:r>
    </w:p>
    <w:p w14:paraId="094D1797" w14:textId="77777777" w:rsidR="008A5E4E" w:rsidRDefault="0065745B">
      <w:pPr>
        <w:pStyle w:val="p1"/>
      </w:pPr>
      <w:r>
        <w:t xml:space="preserve">The </w:t>
      </w:r>
      <w:r>
        <w:rPr>
          <w:rStyle w:val="code1"/>
        </w:rPr>
        <w:t>borrow</w:t>
      </w:r>
      <w:r>
        <w:t xml:space="preserve"> operation subtracts source </w:t>
      </w:r>
      <w:r>
        <w:rPr>
          <w:rStyle w:val="i"/>
        </w:rPr>
        <w:t>src1</w:t>
      </w:r>
      <w:r>
        <w:t xml:space="preserve"> from source </w:t>
      </w:r>
      <w:r>
        <w:rPr>
          <w:rStyle w:val="i"/>
        </w:rPr>
        <w:t>src0</w:t>
      </w:r>
      <w:r>
        <w:t xml:space="preserve">. If the subtraction requires a borrow into the most significant (leftmost) bit, it sets the destination </w:t>
      </w:r>
      <w:r>
        <w:rPr>
          <w:rStyle w:val="i"/>
        </w:rPr>
        <w:t>dest</w:t>
      </w:r>
      <w:r>
        <w:t xml:space="preserve"> to 1; otherwise it sets the </w:t>
      </w:r>
      <w:r>
        <w:rPr>
          <w:rStyle w:val="i"/>
        </w:rPr>
        <w:t>dest</w:t>
      </w:r>
      <w:r>
        <w:t xml:space="preserve"> to 0.</w:t>
      </w:r>
    </w:p>
    <w:p w14:paraId="6D8EA36A" w14:textId="77777777" w:rsidR="008A5E4E" w:rsidRDefault="0065745B">
      <w:pPr>
        <w:pStyle w:val="p1"/>
      </w:pPr>
      <w:r>
        <w:t xml:space="preserve"> The </w:t>
      </w:r>
      <w:r>
        <w:rPr>
          <w:rStyle w:val="code1"/>
        </w:rPr>
        <w:t>borrow</w:t>
      </w:r>
      <w:r>
        <w:t xml:space="preserve"> operation supports both signed and unsigned forms to aid readers of the code, though both forms compute the same result.</w:t>
      </w:r>
    </w:p>
    <w:p w14:paraId="1420161E" w14:textId="77777777" w:rsidR="008A5E4E" w:rsidRDefault="009A76EE">
      <w:pPr>
        <w:pStyle w:val="pDefinitionTerm"/>
      </w:pPr>
      <w:r>
        <w:fldChar w:fldCharType="begin"/>
      </w:r>
      <w:r w:rsidR="0065745B">
        <w:instrText xml:space="preserve"> XE "integer arithmetic operations:carry operation" </w:instrText>
      </w:r>
      <w:r>
        <w:fldChar w:fldCharType="end"/>
      </w:r>
      <w:r w:rsidR="0065745B">
        <w:rPr>
          <w:rStyle w:val="code1"/>
        </w:rPr>
        <w:t>carry</w:t>
      </w:r>
    </w:p>
    <w:p w14:paraId="2DFD3313" w14:textId="77777777" w:rsidR="008A5E4E" w:rsidRDefault="0065745B">
      <w:pPr>
        <w:pStyle w:val="p1"/>
      </w:pPr>
      <w:r>
        <w:t xml:space="preserve">The </w:t>
      </w:r>
      <w:r>
        <w:rPr>
          <w:rStyle w:val="code1"/>
        </w:rPr>
        <w:t>carry</w:t>
      </w:r>
      <w:r>
        <w:t xml:space="preserve"> operation adds the two sources </w:t>
      </w:r>
      <w:r>
        <w:rPr>
          <w:rStyle w:val="i"/>
        </w:rPr>
        <w:t>src0</w:t>
      </w:r>
      <w:r>
        <w:t xml:space="preserve"> and </w:t>
      </w:r>
      <w:r>
        <w:rPr>
          <w:rStyle w:val="i"/>
        </w:rPr>
        <w:t>src1</w:t>
      </w:r>
      <w:r>
        <w:t xml:space="preserve">. If the addition causes a carry out of the most significant (leftmost) bit, it sets the destination </w:t>
      </w:r>
      <w:r>
        <w:rPr>
          <w:rStyle w:val="i"/>
        </w:rPr>
        <w:t>dest</w:t>
      </w:r>
      <w:r>
        <w:t xml:space="preserve"> to 1; otherwise it sets the </w:t>
      </w:r>
      <w:r>
        <w:rPr>
          <w:rStyle w:val="i"/>
        </w:rPr>
        <w:t>dest</w:t>
      </w:r>
      <w:r>
        <w:t xml:space="preserve"> to 0. </w:t>
      </w:r>
    </w:p>
    <w:p w14:paraId="659D1FE4" w14:textId="77777777" w:rsidR="008A5E4E" w:rsidRDefault="0065745B">
      <w:pPr>
        <w:pStyle w:val="p1"/>
      </w:pPr>
      <w:r>
        <w:t xml:space="preserve">The </w:t>
      </w:r>
      <w:r>
        <w:rPr>
          <w:rStyle w:val="code1"/>
        </w:rPr>
        <w:t>carry</w:t>
      </w:r>
      <w:r>
        <w:t xml:space="preserve"> operation supports both signed and unsigned forms to aid readers of the code, though both forms compute the same result. </w:t>
      </w:r>
    </w:p>
    <w:p w14:paraId="57DD4C50" w14:textId="77777777" w:rsidR="008A5E4E" w:rsidRDefault="009A76EE">
      <w:pPr>
        <w:pStyle w:val="pDefinitionTerm"/>
      </w:pPr>
      <w:r>
        <w:fldChar w:fldCharType="begin"/>
      </w:r>
      <w:r w:rsidR="0065745B">
        <w:instrText xml:space="preserve"> XE "integer arithmetic operations:div operation" </w:instrText>
      </w:r>
      <w:r>
        <w:fldChar w:fldCharType="end"/>
      </w:r>
      <w:r w:rsidR="0065745B">
        <w:rPr>
          <w:rStyle w:val="code1"/>
        </w:rPr>
        <w:t>div</w:t>
      </w:r>
    </w:p>
    <w:p w14:paraId="5FC574C6" w14:textId="77777777" w:rsidR="008A5E4E" w:rsidRDefault="0065745B">
      <w:pPr>
        <w:pStyle w:val="p1"/>
      </w:pPr>
      <w:r>
        <w:t xml:space="preserve">The </w:t>
      </w:r>
      <w:r>
        <w:rPr>
          <w:rStyle w:val="code1"/>
        </w:rPr>
        <w:t>div</w:t>
      </w:r>
      <w:r>
        <w:t xml:space="preserve"> operation divides source </w:t>
      </w:r>
      <w:r>
        <w:rPr>
          <w:rStyle w:val="i"/>
        </w:rPr>
        <w:t>src0</w:t>
      </w:r>
      <w:r>
        <w:t xml:space="preserve"> by source </w:t>
      </w:r>
      <w:r>
        <w:rPr>
          <w:rStyle w:val="i"/>
        </w:rPr>
        <w:t>src1</w:t>
      </w:r>
      <w:r>
        <w:t xml:space="preserve"> and stores the quotient in destination </w:t>
      </w:r>
      <w:r>
        <w:rPr>
          <w:rStyle w:val="i"/>
        </w:rPr>
        <w:t>dest</w:t>
      </w:r>
      <w:r>
        <w:t xml:space="preserve">. </w:t>
      </w:r>
    </w:p>
    <w:p w14:paraId="351DB65C" w14:textId="130229F4" w:rsidR="008A5E4E" w:rsidRDefault="0065745B">
      <w:pPr>
        <w:pStyle w:val="p1"/>
      </w:pPr>
      <w:r>
        <w:t xml:space="preserve">The </w:t>
      </w:r>
      <w:r>
        <w:rPr>
          <w:rStyle w:val="code1"/>
        </w:rPr>
        <w:t>div</w:t>
      </w:r>
      <w:r>
        <w:t xml:space="preserve"> operation follows the c99 model for signed division: the result has the same sign as the dividend, and divide always truncates toward zero (-22/7 produces -3). The result of integer divide with a divisor of zero is undefined, and it is implementation</w:t>
      </w:r>
      <w:r w:rsidR="00D84E15">
        <w:t xml:space="preserve"> </w:t>
      </w:r>
      <w:r>
        <w:t>defined if: no exception is generated; a divide by zero exception is generated; or some other implementation</w:t>
      </w:r>
      <w:r w:rsidR="00D84E15">
        <w:t xml:space="preserve"> </w:t>
      </w:r>
      <w:r>
        <w:t xml:space="preserve">defined exception is generated. </w:t>
      </w:r>
    </w:p>
    <w:p w14:paraId="4FE9A683" w14:textId="68EC2B39" w:rsidR="008A5E4E" w:rsidRDefault="0065745B">
      <w:pPr>
        <w:pStyle w:val="p1"/>
      </w:pPr>
      <w:r>
        <w:t>The result of dividing -2</w:t>
      </w:r>
      <w:r>
        <w:rPr>
          <w:rStyle w:val="sup"/>
        </w:rPr>
        <w:t>31</w:t>
      </w:r>
      <w:r>
        <w:t xml:space="preserve"> for </w:t>
      </w:r>
      <w:r>
        <w:rPr>
          <w:rStyle w:val="code1"/>
        </w:rPr>
        <w:t>s32</w:t>
      </w:r>
      <w:r>
        <w:t xml:space="preserve"> types, or -2</w:t>
      </w:r>
      <w:r>
        <w:rPr>
          <w:rStyle w:val="sup"/>
        </w:rPr>
        <w:t>63</w:t>
      </w:r>
      <w:r>
        <w:t xml:space="preserve"> for </w:t>
      </w:r>
      <w:r>
        <w:rPr>
          <w:rStyle w:val="code1"/>
        </w:rPr>
        <w:t>s64</w:t>
      </w:r>
      <w:r>
        <w:t xml:space="preserve"> types, by -1 is undefined, and it is implementation</w:t>
      </w:r>
      <w:r w:rsidR="00D84E15">
        <w:t xml:space="preserve"> </w:t>
      </w:r>
      <w:r>
        <w:t>defined if: no exception is generated; or an implementation</w:t>
      </w:r>
      <w:r w:rsidR="00D84E15">
        <w:t xml:space="preserve"> </w:t>
      </w:r>
      <w:r>
        <w:t>defined exception is generated.</w:t>
      </w:r>
    </w:p>
    <w:p w14:paraId="51A5C72E" w14:textId="77777777" w:rsidR="008A5E4E" w:rsidRDefault="009A76EE">
      <w:pPr>
        <w:pStyle w:val="pDefinitionTerm"/>
      </w:pPr>
      <w:r>
        <w:fldChar w:fldCharType="begin"/>
      </w:r>
      <w:r w:rsidR="0065745B">
        <w:instrText xml:space="preserve"> XE "integer arithmetic operations:rem operation" </w:instrText>
      </w:r>
      <w:r>
        <w:fldChar w:fldCharType="end"/>
      </w:r>
      <w:r w:rsidR="0065745B">
        <w:rPr>
          <w:rStyle w:val="code1"/>
        </w:rPr>
        <w:t>rem</w:t>
      </w:r>
    </w:p>
    <w:p w14:paraId="5FD71683" w14:textId="77777777" w:rsidR="008A5E4E" w:rsidRDefault="0065745B">
      <w:pPr>
        <w:pStyle w:val="p1"/>
      </w:pPr>
      <w:r>
        <w:t xml:space="preserve">The </w:t>
      </w:r>
      <w:r>
        <w:rPr>
          <w:rStyle w:val="code1"/>
        </w:rPr>
        <w:t>rem</w:t>
      </w:r>
      <w:r>
        <w:t xml:space="preserve"> operation divides source </w:t>
      </w:r>
      <w:r>
        <w:rPr>
          <w:rStyle w:val="i"/>
        </w:rPr>
        <w:t>src0</w:t>
      </w:r>
      <w:r>
        <w:t xml:space="preserve"> by source </w:t>
      </w:r>
      <w:r>
        <w:rPr>
          <w:rStyle w:val="i"/>
        </w:rPr>
        <w:t>src1</w:t>
      </w:r>
      <w:r>
        <w:t xml:space="preserve"> and stores the remainder in destination </w:t>
      </w:r>
      <w:r>
        <w:rPr>
          <w:rStyle w:val="i"/>
        </w:rPr>
        <w:t>dest</w:t>
      </w:r>
      <w:r>
        <w:t>.</w:t>
      </w:r>
    </w:p>
    <w:p w14:paraId="59878185" w14:textId="73308968" w:rsidR="008A5E4E" w:rsidRDefault="0065745B">
      <w:pPr>
        <w:pStyle w:val="p1"/>
      </w:pPr>
      <w:r>
        <w:t xml:space="preserve">The </w:t>
      </w:r>
      <w:r>
        <w:rPr>
          <w:rStyle w:val="code1"/>
        </w:rPr>
        <w:t>rem</w:t>
      </w:r>
      <w:r>
        <w:t xml:space="preserve"> operation follows the c99 model for signed remainder: the remainder has the same sign as the dividend, and divide always truncates toward zero (-22/7 produces -1). The result of integer remainder with a divisor of zero is undefined, and it is implementation</w:t>
      </w:r>
      <w:r w:rsidR="00D84E15">
        <w:t xml:space="preserve"> </w:t>
      </w:r>
      <w:r>
        <w:t>defined if: no exception is generated; a divide by zero exception is generated; or some other implementation</w:t>
      </w:r>
      <w:r w:rsidR="00D84E15">
        <w:t xml:space="preserve"> </w:t>
      </w:r>
      <w:r>
        <w:t xml:space="preserve">defined exception is generated. </w:t>
      </w:r>
    </w:p>
    <w:p w14:paraId="3E80B4AA" w14:textId="77777777" w:rsidR="008A5E4E" w:rsidRDefault="0065745B">
      <w:pPr>
        <w:pStyle w:val="p1"/>
      </w:pPr>
      <w:r>
        <w:rPr>
          <w:rStyle w:val="code1"/>
        </w:rPr>
        <w:t>rem(−2</w:t>
      </w:r>
      <w:r>
        <w:rPr>
          <w:rStyle w:val="sup1"/>
        </w:rPr>
        <w:t>31</w:t>
      </w:r>
      <w:r>
        <w:rPr>
          <w:rStyle w:val="code1"/>
        </w:rPr>
        <w:t>, -1)</w:t>
      </w:r>
      <w:r>
        <w:t xml:space="preserve"> returns 0 for </w:t>
      </w:r>
      <w:r>
        <w:rPr>
          <w:rStyle w:val="code1"/>
        </w:rPr>
        <w:t>s32</w:t>
      </w:r>
      <w:r>
        <w:t xml:space="preserve"> types. </w:t>
      </w:r>
      <w:r>
        <w:rPr>
          <w:rStyle w:val="code1"/>
        </w:rPr>
        <w:t>rem(−2</w:t>
      </w:r>
      <w:r>
        <w:rPr>
          <w:rStyle w:val="sup1"/>
        </w:rPr>
        <w:t>63</w:t>
      </w:r>
      <w:r>
        <w:rPr>
          <w:rStyle w:val="code1"/>
        </w:rPr>
        <w:t>, -1)</w:t>
      </w:r>
      <w:r>
        <w:t xml:space="preserve"> returns 0 for </w:t>
      </w:r>
      <w:r>
        <w:rPr>
          <w:rStyle w:val="code1"/>
        </w:rPr>
        <w:t>s64</w:t>
      </w:r>
      <w:r>
        <w:t xml:space="preserve"> types.</w:t>
      </w:r>
    </w:p>
    <w:p w14:paraId="6A9FC66E" w14:textId="77777777" w:rsidR="008A5E4E" w:rsidRDefault="009A76EE">
      <w:pPr>
        <w:pStyle w:val="pDefinitionTerm"/>
      </w:pPr>
      <w:r>
        <w:fldChar w:fldCharType="begin"/>
      </w:r>
      <w:r w:rsidR="0065745B">
        <w:instrText xml:space="preserve"> XE "integer arithmetic operations:max operation" </w:instrText>
      </w:r>
      <w:r>
        <w:fldChar w:fldCharType="end"/>
      </w:r>
      <w:r w:rsidR="0065745B">
        <w:rPr>
          <w:rStyle w:val="code1"/>
        </w:rPr>
        <w:t>max</w:t>
      </w:r>
    </w:p>
    <w:p w14:paraId="0E8C60A7" w14:textId="77777777" w:rsidR="008A5E4E" w:rsidRDefault="0065745B">
      <w:pPr>
        <w:pStyle w:val="p1"/>
      </w:pPr>
      <w:r>
        <w:t xml:space="preserve">The </w:t>
      </w:r>
      <w:r>
        <w:rPr>
          <w:rStyle w:val="code1"/>
        </w:rPr>
        <w:t>max</w:t>
      </w:r>
      <w:r>
        <w:t xml:space="preserve"> operation computes the maximum of source </w:t>
      </w:r>
      <w:r>
        <w:rPr>
          <w:rStyle w:val="i"/>
        </w:rPr>
        <w:t>src0</w:t>
      </w:r>
      <w:r>
        <w:t xml:space="preserve"> and source </w:t>
      </w:r>
      <w:r>
        <w:rPr>
          <w:rStyle w:val="i"/>
        </w:rPr>
        <w:t>src1</w:t>
      </w:r>
      <w:r>
        <w:t xml:space="preserve"> and stores the result into the destination </w:t>
      </w:r>
      <w:r>
        <w:rPr>
          <w:rStyle w:val="i"/>
        </w:rPr>
        <w:t>dest</w:t>
      </w:r>
      <w:r>
        <w:t>.</w:t>
      </w:r>
    </w:p>
    <w:p w14:paraId="3A648F5B" w14:textId="77777777" w:rsidR="008A5E4E" w:rsidRDefault="009A76EE">
      <w:pPr>
        <w:pStyle w:val="pDefinitionTerm"/>
      </w:pPr>
      <w:r>
        <w:fldChar w:fldCharType="begin"/>
      </w:r>
      <w:r w:rsidR="0065745B">
        <w:instrText xml:space="preserve"> XE "integer arithmetic operations:integer arithmetic operations:min operation" </w:instrText>
      </w:r>
      <w:r>
        <w:fldChar w:fldCharType="end"/>
      </w:r>
      <w:r w:rsidR="0065745B">
        <w:rPr>
          <w:rStyle w:val="code1"/>
        </w:rPr>
        <w:t>min</w:t>
      </w:r>
    </w:p>
    <w:p w14:paraId="3EDC61BD" w14:textId="77777777" w:rsidR="008A5E4E" w:rsidRDefault="0065745B">
      <w:pPr>
        <w:pStyle w:val="p1"/>
      </w:pPr>
      <w:r>
        <w:t xml:space="preserve">The </w:t>
      </w:r>
      <w:r>
        <w:rPr>
          <w:rStyle w:val="code1"/>
        </w:rPr>
        <w:t>min</w:t>
      </w:r>
      <w:r>
        <w:t xml:space="preserve"> operation computes the minimum of source </w:t>
      </w:r>
      <w:r>
        <w:rPr>
          <w:rStyle w:val="i"/>
        </w:rPr>
        <w:t>src0</w:t>
      </w:r>
      <w:r>
        <w:t xml:space="preserve"> and source </w:t>
      </w:r>
      <w:r>
        <w:rPr>
          <w:rStyle w:val="i"/>
        </w:rPr>
        <w:t>src1</w:t>
      </w:r>
      <w:r>
        <w:t xml:space="preserve"> and stores the result into the destination </w:t>
      </w:r>
      <w:r>
        <w:rPr>
          <w:rStyle w:val="i"/>
        </w:rPr>
        <w:t>dest</w:t>
      </w:r>
      <w:r>
        <w:t>.</w:t>
      </w:r>
    </w:p>
    <w:p w14:paraId="279E54AC" w14:textId="77777777" w:rsidR="008A5E4E" w:rsidRDefault="009A76EE">
      <w:pPr>
        <w:pStyle w:val="pDefinitionTerm"/>
      </w:pPr>
      <w:r>
        <w:fldChar w:fldCharType="begin"/>
      </w:r>
      <w:r w:rsidR="0065745B">
        <w:instrText xml:space="preserve"> XE "integer arithmetic operations:mul operation" </w:instrText>
      </w:r>
      <w:r>
        <w:fldChar w:fldCharType="end"/>
      </w:r>
      <w:r w:rsidR="0065745B">
        <w:rPr>
          <w:rStyle w:val="code1"/>
        </w:rPr>
        <w:t>mul</w:t>
      </w:r>
    </w:p>
    <w:p w14:paraId="00230921" w14:textId="77777777" w:rsidR="008A5E4E" w:rsidRDefault="0065745B">
      <w:pPr>
        <w:pStyle w:val="p1"/>
      </w:pPr>
      <w:r>
        <w:t xml:space="preserve">The </w:t>
      </w:r>
      <w:r>
        <w:rPr>
          <w:rStyle w:val="code1"/>
        </w:rPr>
        <w:t>mul</w:t>
      </w:r>
      <w:r>
        <w:t xml:space="preserve"> operation produces the lower bits of the product. </w:t>
      </w:r>
      <w:r>
        <w:rPr>
          <w:rStyle w:val="code1"/>
        </w:rPr>
        <w:t>mul</w:t>
      </w:r>
      <w:r>
        <w:t xml:space="preserve"> supports both signed and unsigned forms to aid readers of the code, though both forms compute the same result. </w:t>
      </w:r>
    </w:p>
    <w:p w14:paraId="5B21E4C5" w14:textId="77777777" w:rsidR="008A5E4E" w:rsidRDefault="0065745B">
      <w:pPr>
        <w:pStyle w:val="p1"/>
      </w:pPr>
      <w:r>
        <w:rPr>
          <w:rStyle w:val="code1"/>
        </w:rPr>
        <w:lastRenderedPageBreak/>
        <w:t>mul(−2</w:t>
      </w:r>
      <w:r>
        <w:rPr>
          <w:rStyle w:val="sup1"/>
        </w:rPr>
        <w:t>31</w:t>
      </w:r>
      <w:r>
        <w:rPr>
          <w:rStyle w:val="code1"/>
        </w:rPr>
        <w:t>, -1)</w:t>
      </w:r>
      <w:r>
        <w:t xml:space="preserve"> returns -2</w:t>
      </w:r>
      <w:r>
        <w:rPr>
          <w:rStyle w:val="sup"/>
        </w:rPr>
        <w:t>31</w:t>
      </w:r>
      <w:r>
        <w:t xml:space="preserve"> for 32-bit operands. </w:t>
      </w:r>
      <w:r>
        <w:rPr>
          <w:rStyle w:val="code1"/>
        </w:rPr>
        <w:t>mul(−2</w:t>
      </w:r>
      <w:r>
        <w:rPr>
          <w:rStyle w:val="sup1"/>
        </w:rPr>
        <w:t>63</w:t>
      </w:r>
      <w:r>
        <w:rPr>
          <w:rStyle w:val="code1"/>
        </w:rPr>
        <w:t>, -1)</w:t>
      </w:r>
      <w:r>
        <w:t xml:space="preserve"> returns -2</w:t>
      </w:r>
      <w:r>
        <w:rPr>
          <w:rStyle w:val="sup"/>
        </w:rPr>
        <w:t>63</w:t>
      </w:r>
      <w:r>
        <w:t xml:space="preserve"> for 64-bit operands. </w:t>
      </w:r>
    </w:p>
    <w:p w14:paraId="3E5232BC" w14:textId="77777777" w:rsidR="008A5E4E" w:rsidRDefault="009A76EE">
      <w:pPr>
        <w:pStyle w:val="pDefinitionTerm"/>
      </w:pPr>
      <w:r>
        <w:fldChar w:fldCharType="begin"/>
      </w:r>
      <w:r w:rsidR="0065745B">
        <w:instrText xml:space="preserve"> XE "integer arithmetic operations:mulhi operation" </w:instrText>
      </w:r>
      <w:r>
        <w:fldChar w:fldCharType="end"/>
      </w:r>
      <w:r w:rsidR="0065745B">
        <w:rPr>
          <w:rStyle w:val="code1"/>
        </w:rPr>
        <w:t>mulhi</w:t>
      </w:r>
    </w:p>
    <w:p w14:paraId="72711E00" w14:textId="77777777" w:rsidR="008A5E4E" w:rsidRDefault="0065745B">
      <w:pPr>
        <w:pStyle w:val="p1"/>
      </w:pPr>
      <w:r>
        <w:rPr>
          <w:rStyle w:val="code1"/>
        </w:rPr>
        <w:t>mulhi_s32</w:t>
      </w:r>
      <w:r>
        <w:t xml:space="preserve"> produces the upper bits of the 64-bit signed product; </w:t>
      </w:r>
      <w:r>
        <w:rPr>
          <w:rStyle w:val="code1"/>
        </w:rPr>
        <w:t>mulhi_u32</w:t>
      </w:r>
      <w:r>
        <w:t xml:space="preserve"> produces the upper bits of the 64-bit unsigned product.</w:t>
      </w:r>
    </w:p>
    <w:p w14:paraId="7898DFAE" w14:textId="77777777" w:rsidR="008A5E4E" w:rsidRDefault="0065745B">
      <w:pPr>
        <w:pStyle w:val="p1"/>
      </w:pPr>
      <w:r>
        <w:rPr>
          <w:rStyle w:val="code1"/>
        </w:rPr>
        <w:t>mulhi_s64</w:t>
      </w:r>
      <w:r>
        <w:t xml:space="preserve"> produces the upper bits of the 128-bit signed product; </w:t>
      </w:r>
      <w:r>
        <w:rPr>
          <w:rStyle w:val="code1"/>
        </w:rPr>
        <w:t>mulhi_u64</w:t>
      </w:r>
      <w:r>
        <w:t xml:space="preserve"> produces the upper bits of the 128-bit unsigned product.</w:t>
      </w:r>
    </w:p>
    <w:p w14:paraId="1BCA15D1" w14:textId="77777777" w:rsidR="008A5E4E" w:rsidRDefault="0065745B">
      <w:pPr>
        <w:pStyle w:val="p1"/>
      </w:pPr>
      <w:r>
        <w:t>For example: In the operation -1 x 1, the upper 32 bits of the signed integer product are all 1's while the upper 32 bits of the unsigned product are all 0's.</w:t>
      </w:r>
    </w:p>
    <w:p w14:paraId="32B3B34A" w14:textId="77777777" w:rsidR="008A5E4E" w:rsidRDefault="0065745B">
      <w:pPr>
        <w:pStyle w:val="p1"/>
      </w:pPr>
      <w:r>
        <w:t xml:space="preserve">Similarly, for packed operands M x N, the top M bits of each of the N signed or unsigned products is placed in the packed M x N result. </w:t>
      </w:r>
    </w:p>
    <w:p w14:paraId="32F1F8D9" w14:textId="77777777" w:rsidR="008A5E4E" w:rsidRDefault="0065745B">
      <w:pPr>
        <w:pStyle w:val="p1"/>
      </w:pPr>
      <w:r>
        <w:t xml:space="preserve">To generate a 128-bit product from 64-bit sources, compilers can generate both 64-bit half results using </w:t>
      </w:r>
      <w:r>
        <w:rPr>
          <w:rStyle w:val="code1"/>
        </w:rPr>
        <w:t>mul_u64/mul_s64</w:t>
      </w:r>
      <w:r>
        <w:t xml:space="preserve"> and </w:t>
      </w:r>
      <w:r>
        <w:rPr>
          <w:rStyle w:val="code1"/>
        </w:rPr>
        <w:t>mulhi_u64/mulhi_s64</w:t>
      </w:r>
      <w:r>
        <w:t xml:space="preserve"> and then combine the partial results using a </w:t>
      </w:r>
      <w:r>
        <w:rPr>
          <w:rStyle w:val="code1"/>
        </w:rPr>
        <w:t>combine</w:t>
      </w:r>
      <w:r>
        <w:t xml:space="preserve"> operation. See </w:t>
      </w:r>
      <w:r>
        <w:rPr>
          <w:rStyle w:val="xref1"/>
        </w:rPr>
        <w:t>5.8. Copy (Move) Operations (</w:t>
      </w:r>
      <w:r w:rsidR="009A76EE" w:rsidRPr="008A5E4E">
        <w:fldChar w:fldCharType="begin"/>
      </w:r>
      <w:r w:rsidR="008A5E4E">
        <w:instrText xml:space="preserve"> PAGEREF _Ref1912668387 \p \h  \* MERGEFORMAT </w:instrText>
      </w:r>
      <w:r w:rsidR="009A76EE" w:rsidRPr="008A5E4E">
        <w:fldChar w:fldCharType="separate"/>
      </w:r>
      <w:r w:rsidR="00533AF0" w:rsidRPr="00533AF0">
        <w:rPr>
          <w:rStyle w:val="xref1"/>
          <w:noProof/>
        </w:rPr>
        <w:t>on</w:t>
      </w:r>
      <w:r w:rsidR="00533AF0">
        <w:rPr>
          <w:noProof/>
        </w:rPr>
        <w:t xml:space="preserve"> page 115</w:t>
      </w:r>
      <w:r w:rsidR="009A76EE" w:rsidRPr="008A5E4E">
        <w:rPr>
          <w:rStyle w:val="xref1"/>
        </w:rPr>
        <w:fldChar w:fldCharType="end"/>
      </w:r>
      <w:r>
        <w:rPr>
          <w:rStyle w:val="xref1"/>
        </w:rPr>
        <w:t>)</w:t>
      </w:r>
      <w:r>
        <w:t xml:space="preserve">. </w:t>
      </w:r>
    </w:p>
    <w:p w14:paraId="07E463F1" w14:textId="77777777" w:rsidR="008A5E4E" w:rsidRDefault="009A76EE">
      <w:pPr>
        <w:pStyle w:val="pDefinitionTerm"/>
      </w:pPr>
      <w:r>
        <w:fldChar w:fldCharType="begin"/>
      </w:r>
      <w:r w:rsidR="0065745B">
        <w:instrText xml:space="preserve"> XE "integer arithmetic operations:neg operation" </w:instrText>
      </w:r>
      <w:r>
        <w:fldChar w:fldCharType="end"/>
      </w:r>
      <w:r w:rsidR="0065745B">
        <w:rPr>
          <w:rStyle w:val="code1"/>
        </w:rPr>
        <w:t>neg</w:t>
      </w:r>
    </w:p>
    <w:p w14:paraId="5FDAD67C" w14:textId="77777777" w:rsidR="008A5E4E" w:rsidRDefault="0065745B">
      <w:pPr>
        <w:pStyle w:val="p1"/>
      </w:pPr>
      <w:r>
        <w:t xml:space="preserve">The </w:t>
      </w:r>
      <w:r>
        <w:rPr>
          <w:rStyle w:val="code1"/>
        </w:rPr>
        <w:t>neg</w:t>
      </w:r>
      <w:r>
        <w:t xml:space="preserve"> operation computes 0 minus source </w:t>
      </w:r>
      <w:r>
        <w:rPr>
          <w:rStyle w:val="i"/>
        </w:rPr>
        <w:t>src0</w:t>
      </w:r>
      <w:r>
        <w:t xml:space="preserve"> and stores the result into the destination </w:t>
      </w:r>
      <w:r>
        <w:rPr>
          <w:rStyle w:val="i"/>
        </w:rPr>
        <w:t>dest</w:t>
      </w:r>
      <w:r>
        <w:t xml:space="preserve">. There are no unsigned versions of </w:t>
      </w:r>
      <w:r>
        <w:rPr>
          <w:rStyle w:val="code1"/>
        </w:rPr>
        <w:t>neg</w:t>
      </w:r>
      <w:r>
        <w:t xml:space="preserve">, so only </w:t>
      </w:r>
      <w:r>
        <w:rPr>
          <w:rStyle w:val="code1"/>
        </w:rPr>
        <w:t>neg_s</w:t>
      </w:r>
      <w:r>
        <w:rPr>
          <w:rStyle w:val="i"/>
        </w:rPr>
        <w:t>Length</w:t>
      </w:r>
      <w:r>
        <w:t xml:space="preserve"> is valid.</w:t>
      </w:r>
    </w:p>
    <w:p w14:paraId="69634D41" w14:textId="77777777" w:rsidR="008A5E4E" w:rsidRDefault="0065745B">
      <w:pPr>
        <w:pStyle w:val="p1"/>
      </w:pPr>
      <w:r>
        <w:rPr>
          <w:rStyle w:val="code1"/>
        </w:rPr>
        <w:t>neg(−2</w:t>
      </w:r>
      <w:r>
        <w:rPr>
          <w:rStyle w:val="sup1"/>
        </w:rPr>
        <w:t>31</w:t>
      </w:r>
      <w:r>
        <w:rPr>
          <w:rStyle w:val="code1"/>
        </w:rPr>
        <w:t>)</w:t>
      </w:r>
      <w:r>
        <w:t xml:space="preserve"> returns </w:t>
      </w:r>
      <w:r>
        <w:rPr>
          <w:rStyle w:val="code1"/>
        </w:rPr>
        <w:t>−2</w:t>
      </w:r>
      <w:r>
        <w:rPr>
          <w:rStyle w:val="sup1"/>
        </w:rPr>
        <w:t>31</w:t>
      </w:r>
      <w:r>
        <w:t xml:space="preserve"> for 32-bit operands. </w:t>
      </w:r>
      <w:r>
        <w:rPr>
          <w:rStyle w:val="code1"/>
        </w:rPr>
        <w:t>neg(−2</w:t>
      </w:r>
      <w:r>
        <w:rPr>
          <w:rStyle w:val="sup1"/>
        </w:rPr>
        <w:t>63</w:t>
      </w:r>
      <w:r>
        <w:rPr>
          <w:rStyle w:val="code1"/>
        </w:rPr>
        <w:t>)</w:t>
      </w:r>
      <w:r>
        <w:t xml:space="preserve"> returns </w:t>
      </w:r>
      <w:r>
        <w:rPr>
          <w:rStyle w:val="code1"/>
        </w:rPr>
        <w:t>−2</w:t>
      </w:r>
      <w:r>
        <w:rPr>
          <w:rStyle w:val="sup1"/>
        </w:rPr>
        <w:t>63</w:t>
      </w:r>
      <w:r>
        <w:t xml:space="preserve"> for 64-bit operands.</w:t>
      </w:r>
    </w:p>
    <w:p w14:paraId="21979A45" w14:textId="77777777" w:rsidR="008A5E4E" w:rsidRDefault="009A76EE">
      <w:pPr>
        <w:pStyle w:val="pDefinitionTerm"/>
      </w:pPr>
      <w:r>
        <w:fldChar w:fldCharType="begin"/>
      </w:r>
      <w:r w:rsidR="0065745B">
        <w:instrText xml:space="preserve"> XE "integer arithmetic operations:sub operation" </w:instrText>
      </w:r>
      <w:r>
        <w:fldChar w:fldCharType="end"/>
      </w:r>
      <w:r w:rsidR="0065745B">
        <w:rPr>
          <w:rStyle w:val="code1"/>
        </w:rPr>
        <w:t>sub</w:t>
      </w:r>
    </w:p>
    <w:p w14:paraId="500612DF" w14:textId="77777777" w:rsidR="008A5E4E" w:rsidRDefault="0065745B">
      <w:pPr>
        <w:pStyle w:val="p1"/>
      </w:pPr>
      <w:r>
        <w:t xml:space="preserve">The </w:t>
      </w:r>
      <w:r>
        <w:rPr>
          <w:rStyle w:val="code1"/>
        </w:rPr>
        <w:t>sub</w:t>
      </w:r>
      <w:r>
        <w:t xml:space="preserve"> operation subtracts source </w:t>
      </w:r>
      <w:r>
        <w:rPr>
          <w:rStyle w:val="i"/>
        </w:rPr>
        <w:t>src1</w:t>
      </w:r>
      <w:r>
        <w:t xml:space="preserve"> from source </w:t>
      </w:r>
      <w:r>
        <w:rPr>
          <w:rStyle w:val="i"/>
        </w:rPr>
        <w:t>src0</w:t>
      </w:r>
      <w:r>
        <w:t xml:space="preserve"> and places the result in the destination </w:t>
      </w:r>
      <w:r>
        <w:rPr>
          <w:rStyle w:val="i"/>
        </w:rPr>
        <w:t>dest</w:t>
      </w:r>
      <w:r>
        <w:t>.</w:t>
      </w:r>
    </w:p>
    <w:p w14:paraId="140ECBA2" w14:textId="77777777" w:rsidR="008A5E4E" w:rsidRDefault="0065745B">
      <w:pPr>
        <w:pStyle w:val="p1"/>
      </w:pPr>
      <w:r>
        <w:t xml:space="preserve"> The </w:t>
      </w:r>
      <w:r>
        <w:rPr>
          <w:rStyle w:val="code1"/>
        </w:rPr>
        <w:t>sub</w:t>
      </w:r>
      <w:r>
        <w:t xml:space="preserve"> operation supports both signed and unsigned forms to aid readers of the code, though both forms compute the same result.</w:t>
      </w:r>
    </w:p>
    <w:p w14:paraId="16A6B86E" w14:textId="77777777" w:rsidR="008A5E4E" w:rsidRDefault="0065745B">
      <w:pPr>
        <w:pStyle w:val="pExample"/>
      </w:pPr>
      <w:r>
        <w:t>Examples of Regular (Nonpacked) Operations</w:t>
      </w:r>
    </w:p>
    <w:p w14:paraId="14FE1EBE" w14:textId="77777777" w:rsidR="008A5E4E" w:rsidRDefault="0065745B">
      <w:pPr>
        <w:pStyle w:val="pre"/>
      </w:pPr>
      <w:commentRangeStart w:id="448"/>
      <w:r>
        <w:t>a</w:t>
      </w:r>
      <w:commentRangeEnd w:id="448"/>
      <w:r w:rsidR="00E75EEE">
        <w:rPr>
          <w:rStyle w:val="ac"/>
          <w:rFonts w:ascii="Cambria" w:hAnsi="Cambria" w:cs="Cambria"/>
          <w:color w:val="auto"/>
        </w:rPr>
        <w:commentReference w:id="448"/>
      </w:r>
      <w:r>
        <w:t>bs_s32 $s1, $s2;</w:t>
      </w:r>
      <w:r>
        <w:br/>
        <w:t xml:space="preserve"> abs_s64 $d1, $d2;</w:t>
      </w:r>
      <w:r>
        <w:br/>
        <w:t xml:space="preserve"> </w:t>
      </w:r>
      <w:r>
        <w:br/>
        <w:t xml:space="preserve"> add_s32 $s1, 42, $s2;</w:t>
      </w:r>
      <w:r>
        <w:br/>
        <w:t xml:space="preserve"> add_u32 $s1, $s2, 0x23;</w:t>
      </w:r>
      <w:r>
        <w:br/>
        <w:t xml:space="preserve"> add_s64 $d1, $d2, 23;</w:t>
      </w:r>
      <w:r>
        <w:br/>
        <w:t xml:space="preserve"> add_u64 $d1, 61, 0x233412349456;</w:t>
      </w:r>
      <w:r>
        <w:br/>
        <w:t xml:space="preserve"> </w:t>
      </w:r>
      <w:r>
        <w:br/>
        <w:t xml:space="preserve"> borrow_s64 $d1, $d2, 23;</w:t>
      </w:r>
      <w:r>
        <w:br/>
        <w:t xml:space="preserve"> </w:t>
      </w:r>
      <w:r>
        <w:br/>
        <w:t xml:space="preserve"> carry_s64 $d1, $d2, 23;</w:t>
      </w:r>
      <w:r>
        <w:br/>
        <w:t xml:space="preserve"> </w:t>
      </w:r>
      <w:r>
        <w:br/>
        <w:t xml:space="preserve"> div_s32 $s1, 100, 10;</w:t>
      </w:r>
      <w:r>
        <w:br/>
        <w:t xml:space="preserve"> div_u32 $s1, $s2, 0x23;</w:t>
      </w:r>
      <w:r>
        <w:br/>
        <w:t xml:space="preserve"> div_s64 $d1, $d2, 23;</w:t>
      </w:r>
      <w:r>
        <w:br/>
        <w:t xml:space="preserve"> div_u64 $d1, $d3, 0x233412349456;</w:t>
      </w:r>
      <w:r>
        <w:br/>
        <w:t xml:space="preserve"> </w:t>
      </w:r>
      <w:r>
        <w:br/>
        <w:t xml:space="preserve"> max_s32 $s1, 100, 10;</w:t>
      </w:r>
      <w:r>
        <w:br/>
        <w:t xml:space="preserve"> max_u32 $s1, $s2, 0x23;</w:t>
      </w:r>
      <w:r>
        <w:br/>
        <w:t xml:space="preserve"> max_s64 $d1, $d2, 23;</w:t>
      </w:r>
      <w:r>
        <w:br/>
        <w:t xml:space="preserve"> max_u64 $d1, $d3, 0x233412349456;</w:t>
      </w:r>
      <w:r>
        <w:br/>
        <w:t xml:space="preserve"> </w:t>
      </w:r>
      <w:r>
        <w:br/>
        <w:t xml:space="preserve"> min_s32 $s1, 100, 10;</w:t>
      </w:r>
      <w:r>
        <w:br/>
        <w:t xml:space="preserve"> min_u32 $s1, $s2, 0x23;</w:t>
      </w:r>
      <w:r>
        <w:br/>
        <w:t xml:space="preserve"> min_s64 $d1, $d2, 23;</w:t>
      </w:r>
      <w:r>
        <w:br/>
        <w:t xml:space="preserve"> min_u64 $d1, $d3, 0x233412349456;</w:t>
      </w:r>
      <w:r>
        <w:br/>
        <w:t xml:space="preserve"> </w:t>
      </w:r>
      <w:r>
        <w:br/>
      </w:r>
      <w:r>
        <w:lastRenderedPageBreak/>
        <w:t xml:space="preserve"> mul_s32 $s1, 100, 10;</w:t>
      </w:r>
      <w:r>
        <w:br/>
        <w:t xml:space="preserve"> mul_u32 $s1, $s2, 0x23;</w:t>
      </w:r>
      <w:r>
        <w:br/>
        <w:t xml:space="preserve"> mul_s64 $d1, $d2, 23;</w:t>
      </w:r>
      <w:r>
        <w:br/>
        <w:t xml:space="preserve"> mul_u64 $d1, $d3, 0x233412349456;</w:t>
      </w:r>
      <w:r>
        <w:br/>
        <w:t xml:space="preserve"> </w:t>
      </w:r>
      <w:r>
        <w:br/>
        <w:t xml:space="preserve"> mulhi_s32 $s1, $s3, $s3;</w:t>
      </w:r>
      <w:r>
        <w:br/>
        <w:t xml:space="preserve"> mulhi_u32 $s1, $s2, $s9;</w:t>
      </w:r>
      <w:r>
        <w:br/>
        <w:t xml:space="preserve"> </w:t>
      </w:r>
      <w:r>
        <w:br/>
        <w:t xml:space="preserve"> neg_s32 $s1, 100;</w:t>
      </w:r>
      <w:r>
        <w:br/>
        <w:t xml:space="preserve"> neg_s64 $d1, $d2;</w:t>
      </w:r>
      <w:r>
        <w:br/>
        <w:t xml:space="preserve"> </w:t>
      </w:r>
      <w:r>
        <w:br/>
        <w:t xml:space="preserve"> rem_s32 $s1, 100, 10;</w:t>
      </w:r>
      <w:r>
        <w:br/>
        <w:t xml:space="preserve"> rem_u32 $s1, $s2, 0x23;</w:t>
      </w:r>
      <w:r>
        <w:br/>
        <w:t xml:space="preserve"> rem_s64 $d1, $d2, 23;</w:t>
      </w:r>
      <w:r>
        <w:br/>
        <w:t xml:space="preserve"> rem_u64 $d1, $d3, 0x233412349456;</w:t>
      </w:r>
      <w:r>
        <w:br/>
        <w:t xml:space="preserve"> </w:t>
      </w:r>
      <w:r>
        <w:br/>
        <w:t xml:space="preserve"> sub_s32 $s1, 100, 10;</w:t>
      </w:r>
      <w:r>
        <w:br/>
        <w:t xml:space="preserve"> sub_u32 $s1, $s2, 0x23;</w:t>
      </w:r>
      <w:r>
        <w:br/>
        <w:t xml:space="preserve"> sub_s64 $d1, $d2, 23;</w:t>
      </w:r>
      <w:r>
        <w:br/>
        <w:t xml:space="preserve"> sub_u64 $d1, $d3, 0x233412349456;</w:t>
      </w:r>
    </w:p>
    <w:p w14:paraId="73EE1D23" w14:textId="77777777" w:rsidR="008A5E4E" w:rsidRDefault="0065745B">
      <w:pPr>
        <w:pStyle w:val="pExample"/>
      </w:pPr>
      <w:r>
        <w:t>Examples of Packed Operations</w:t>
      </w:r>
    </w:p>
    <w:p w14:paraId="10E0B7D0" w14:textId="77777777" w:rsidR="008A5E4E" w:rsidRDefault="0065745B">
      <w:pPr>
        <w:pStyle w:val="pre"/>
      </w:pPr>
      <w:r>
        <w:t>abs_p_s8x4 $s1, $s2;</w:t>
      </w:r>
      <w:r>
        <w:br/>
        <w:t xml:space="preserve"> abs_p_s32x2 $d1, $d1;</w:t>
      </w:r>
      <w:r>
        <w:br/>
        <w:t xml:space="preserve"> </w:t>
      </w:r>
      <w:r>
        <w:br/>
        <w:t xml:space="preserve"> add_pp_sat_u16x2 $s1, $s0, $s3;</w:t>
      </w:r>
      <w:r>
        <w:br/>
        <w:t xml:space="preserve"> add_pp_sat_u16x4 $d1, $d0, $d3;</w:t>
      </w:r>
      <w:r>
        <w:br/>
        <w:t xml:space="preserve"> </w:t>
      </w:r>
      <w:r>
        <w:br/>
        <w:t xml:space="preserve"> max_pp_u8x4 $s1, $s0, $s3;</w:t>
      </w:r>
      <w:r>
        <w:br/>
        <w:t xml:space="preserve"> </w:t>
      </w:r>
      <w:r>
        <w:br/>
        <w:t xml:space="preserve"> min_pp_u8x4 $s1, $s0, $s3;</w:t>
      </w:r>
      <w:r>
        <w:br/>
        <w:t xml:space="preserve"> </w:t>
      </w:r>
      <w:r>
        <w:br/>
        <w:t xml:space="preserve"> mul_pp_u16x4 $d1, $d0, $d3;</w:t>
      </w:r>
      <w:r>
        <w:br/>
        <w:t xml:space="preserve"> </w:t>
      </w:r>
      <w:r>
        <w:br/>
        <w:t xml:space="preserve"> mulhi_pp_u8x8 $d1, $d3, $d4;</w:t>
      </w:r>
      <w:r>
        <w:br/>
        <w:t xml:space="preserve"> </w:t>
      </w:r>
      <w:r>
        <w:br/>
        <w:t xml:space="preserve"> neg_s_s8x4 $s1, $s2;</w:t>
      </w:r>
      <w:r>
        <w:br/>
        <w:t xml:space="preserve"> neg_s_s8x4 $s1, $s2;</w:t>
      </w:r>
      <w:r>
        <w:br/>
        <w:t xml:space="preserve"> </w:t>
      </w:r>
      <w:r>
        <w:br/>
        <w:t xml:space="preserve"> sub_sp_u8x8  $d1, $d0, $d3;</w:t>
      </w:r>
    </w:p>
    <w:p w14:paraId="17F84FDA" w14:textId="77777777" w:rsidR="008A5E4E" w:rsidRDefault="0065745B">
      <w:pPr>
        <w:pStyle w:val="h2"/>
      </w:pPr>
      <w:bookmarkStart w:id="449" w:name="_Toc396034199"/>
      <w:r>
        <w:t xml:space="preserve">5.3 </w:t>
      </w:r>
      <w:r w:rsidR="009A76EE">
        <w:fldChar w:fldCharType="begin"/>
      </w:r>
      <w:r>
        <w:instrText xml:space="preserve"> XE "integer optimization operation" </w:instrText>
      </w:r>
      <w:r w:rsidR="009A76EE">
        <w:fldChar w:fldCharType="end"/>
      </w:r>
      <w:bookmarkStart w:id="450" w:name="_Ref225496887"/>
      <w:r>
        <w:t>Integer Optimization Operation</w:t>
      </w:r>
      <w:bookmarkEnd w:id="449"/>
      <w:bookmarkEnd w:id="450"/>
    </w:p>
    <w:p w14:paraId="2C1C14E5" w14:textId="77777777" w:rsidR="008A5E4E" w:rsidRDefault="0065745B">
      <w:pPr>
        <w:pStyle w:val="p"/>
      </w:pPr>
      <w:r>
        <w:t>Integer optimizations are intended to improve performance. High-level compilers should attempt to generate these whenever possible.</w:t>
      </w:r>
    </w:p>
    <w:p w14:paraId="4C5A5F98" w14:textId="77777777" w:rsidR="008A5E4E" w:rsidRDefault="0065745B">
      <w:pPr>
        <w:pStyle w:val="p"/>
      </w:pPr>
      <w:r>
        <w:t xml:space="preserve">See also </w:t>
      </w:r>
      <w:r>
        <w:rPr>
          <w:rStyle w:val="xref1"/>
        </w:rPr>
        <w:t>5.4. 24-Bit Integer Optimization Operations (</w:t>
      </w:r>
      <w:r w:rsidR="009A76EE" w:rsidRPr="008A5E4E">
        <w:fldChar w:fldCharType="begin"/>
      </w:r>
      <w:r w:rsidR="008A5E4E">
        <w:instrText xml:space="preserve"> PAGEREF _Ref1087886833 \p \h  \* MERGEFORMAT </w:instrText>
      </w:r>
      <w:r w:rsidR="009A76EE" w:rsidRPr="008A5E4E">
        <w:fldChar w:fldCharType="separate"/>
      </w:r>
      <w:r w:rsidR="00533AF0" w:rsidRPr="00533AF0">
        <w:rPr>
          <w:rStyle w:val="xref1"/>
          <w:noProof/>
        </w:rPr>
        <w:t>on</w:t>
      </w:r>
      <w:r w:rsidR="00533AF0">
        <w:rPr>
          <w:noProof/>
        </w:rPr>
        <w:t xml:space="preserve"> page 105</w:t>
      </w:r>
      <w:r w:rsidR="009A76EE" w:rsidRPr="008A5E4E">
        <w:rPr>
          <w:rStyle w:val="xref1"/>
        </w:rPr>
        <w:fldChar w:fldCharType="end"/>
      </w:r>
      <w:r>
        <w:rPr>
          <w:rStyle w:val="xref1"/>
        </w:rPr>
        <w:t>)</w:t>
      </w:r>
      <w:r>
        <w:t xml:space="preserve">. </w:t>
      </w:r>
    </w:p>
    <w:p w14:paraId="42123238" w14:textId="77777777" w:rsidR="008A5E4E" w:rsidRDefault="0065745B">
      <w:pPr>
        <w:pStyle w:val="h3"/>
      </w:pPr>
      <w:bookmarkStart w:id="451" w:name="_Toc396034200"/>
      <w:r>
        <w:t>5.3.1 Syntax</w:t>
      </w:r>
      <w:bookmarkEnd w:id="451"/>
    </w:p>
    <w:p w14:paraId="4F1D6CAE" w14:textId="77777777" w:rsidR="008A5E4E" w:rsidRDefault="0065745B">
      <w:pPr>
        <w:pStyle w:val="pTableTitle"/>
      </w:pPr>
      <w:bookmarkStart w:id="452" w:name="_ListOf95"/>
      <w:r>
        <w:t>Table 5–3 Syntax for Integer Optimization Operation</w:t>
      </w:r>
    </w:p>
    <w:bookmarkEnd w:id="452"/>
    <w:p w14:paraId="36DF1CF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60"/>
        <w:gridCol w:w="1420"/>
      </w:tblGrid>
      <w:tr w:rsidR="008A5E4E" w14:paraId="1F53C036"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2867DE38"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33C4C8AF" w14:textId="77777777" w:rsidR="008A5E4E" w:rsidRDefault="0065745B">
            <w:pPr>
              <w:pStyle w:val="thTableStyle-TablestyleSyntax-HeadD-Operands-Header1"/>
              <w:shd w:val="clear" w:color="auto" w:fill="D3D3D3"/>
            </w:pPr>
            <w:r>
              <w:rPr>
                <w:shd w:val="clear" w:color="auto" w:fill="D3D3D3"/>
              </w:rPr>
              <w:t>Operands</w:t>
            </w:r>
          </w:p>
        </w:tc>
      </w:tr>
      <w:tr w:rsidR="008A5E4E" w14:paraId="20ACC1BA"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B019AE7" w14:textId="77777777" w:rsidR="008A5E4E" w:rsidRDefault="0065745B">
            <w:pPr>
              <w:pStyle w:val="tdTableStyle-TablestyleSyntax-BodyB-Opcodes-Body1"/>
              <w:shd w:val="clear" w:color="auto" w:fill="DCDCDC"/>
            </w:pPr>
            <w:r>
              <w:rPr>
                <w:rStyle w:val="code"/>
                <w:shd w:val="clear" w:color="auto" w:fill="DCDCDC"/>
              </w:rPr>
              <w:t>mad_</w:t>
            </w:r>
            <w:r>
              <w:rPr>
                <w:rStyle w:val="em"/>
                <w:shd w:val="clear" w:color="auto" w:fill="DCDCDC"/>
              </w:rPr>
              <w:t>TypeLength</w:t>
            </w:r>
          </w:p>
        </w:tc>
        <w:tc>
          <w:tcPr>
            <w:tcW w:w="0" w:type="auto"/>
            <w:tcMar>
              <w:top w:w="45" w:type="dxa"/>
              <w:left w:w="45" w:type="dxa"/>
              <w:bottom w:w="45" w:type="dxa"/>
              <w:right w:w="45" w:type="dxa"/>
            </w:tcMar>
          </w:tcPr>
          <w:p w14:paraId="37A06E1B" w14:textId="77777777" w:rsidR="008A5E4E" w:rsidRDefault="0065745B">
            <w:pPr>
              <w:pStyle w:val="tdTableStyle-TablestyleSyntax-BodyA-Operands-Body1"/>
            </w:pPr>
            <w:r>
              <w:rPr>
                <w:rStyle w:val="em"/>
              </w:rPr>
              <w:t>dest, src0, src1, src2</w:t>
            </w:r>
          </w:p>
        </w:tc>
      </w:tr>
    </w:tbl>
    <w:p w14:paraId="1E90ADBA" w14:textId="77777777" w:rsidR="008A5E4E" w:rsidRDefault="008A5E4E">
      <w:pPr>
        <w:spacing w:after="240"/>
      </w:pPr>
    </w:p>
    <w:p w14:paraId="2F65720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547"/>
      </w:tblGrid>
      <w:tr w:rsidR="008A5E4E" w14:paraId="3C30558D"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1D4CFAF"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5A5DA603" w14:textId="77777777">
        <w:trPr>
          <w:tblCellSpacing w:w="0" w:type="dxa"/>
        </w:trPr>
        <w:tc>
          <w:tcPr>
            <w:tcW w:w="0" w:type="auto"/>
            <w:tcBorders>
              <w:bottom w:val="single" w:sz="6" w:space="0" w:color="000000"/>
            </w:tcBorders>
            <w:tcMar>
              <w:top w:w="45" w:type="dxa"/>
              <w:left w:w="45" w:type="dxa"/>
              <w:bottom w:w="45" w:type="dxa"/>
              <w:right w:w="45" w:type="dxa"/>
            </w:tcMar>
          </w:tcPr>
          <w:p w14:paraId="254EC80F" w14:textId="77777777" w:rsidR="008A5E4E" w:rsidRDefault="0065745B">
            <w:pPr>
              <w:pStyle w:val="tdTableStyle-TablestyleNonAltRows-BodyD-Column-Body1"/>
            </w:pPr>
            <w:r>
              <w:rPr>
                <w:rStyle w:val="em"/>
              </w:rPr>
              <w:lastRenderedPageBreak/>
              <w:t>Type</w:t>
            </w:r>
            <w:r>
              <w:t xml:space="preserve">: </w:t>
            </w:r>
            <w:r>
              <w:rPr>
                <w:rStyle w:val="code"/>
              </w:rPr>
              <w:t>s</w:t>
            </w:r>
            <w:r>
              <w:t xml:space="preserve">, </w:t>
            </w:r>
            <w:r>
              <w:rPr>
                <w:rStyle w:val="code"/>
              </w:rPr>
              <w:t>u</w:t>
            </w:r>
            <w:r>
              <w:t xml:space="preserve">. </w:t>
            </w:r>
          </w:p>
        </w:tc>
      </w:tr>
      <w:tr w:rsidR="008A5E4E" w14:paraId="5D3C61C6" w14:textId="77777777">
        <w:trPr>
          <w:tblCellSpacing w:w="0" w:type="dxa"/>
        </w:trPr>
        <w:tc>
          <w:tcPr>
            <w:tcW w:w="0" w:type="auto"/>
            <w:tcMar>
              <w:top w:w="45" w:type="dxa"/>
              <w:left w:w="45" w:type="dxa"/>
              <w:bottom w:w="45" w:type="dxa"/>
              <w:right w:w="45" w:type="dxa"/>
            </w:tcMar>
          </w:tcPr>
          <w:p w14:paraId="55B6B4A1" w14:textId="77777777" w:rsidR="008A5E4E" w:rsidRDefault="0065745B">
            <w:pPr>
              <w:pStyle w:val="tdTableStyle-TablestyleNonAltRows-BodyA-Column-Body1"/>
            </w:pPr>
            <w:r>
              <w:rPr>
                <w:rStyle w:val="em"/>
              </w:rPr>
              <w:t>Length</w:t>
            </w:r>
            <w:r>
              <w:t xml:space="preserve">: 32, 64. </w:t>
            </w:r>
          </w:p>
        </w:tc>
      </w:tr>
    </w:tbl>
    <w:p w14:paraId="707FC83C" w14:textId="77777777" w:rsidR="008A5E4E" w:rsidRDefault="008A5E4E">
      <w:pPr>
        <w:spacing w:after="240"/>
      </w:pPr>
    </w:p>
    <w:p w14:paraId="7131A7C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0DFAB033"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8FF1CA5"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544DBFA5" w14:textId="77777777">
        <w:trPr>
          <w:tblCellSpacing w:w="0" w:type="dxa"/>
        </w:trPr>
        <w:tc>
          <w:tcPr>
            <w:tcW w:w="0" w:type="auto"/>
            <w:tcBorders>
              <w:bottom w:val="single" w:sz="6" w:space="0" w:color="000000"/>
            </w:tcBorders>
            <w:tcMar>
              <w:top w:w="45" w:type="dxa"/>
              <w:left w:w="45" w:type="dxa"/>
              <w:bottom w:w="45" w:type="dxa"/>
              <w:right w:w="45" w:type="dxa"/>
            </w:tcMar>
          </w:tcPr>
          <w:p w14:paraId="6546483A" w14:textId="77777777" w:rsidR="008A5E4E" w:rsidRDefault="0065745B">
            <w:pPr>
              <w:pStyle w:val="tdTableStyle-TablestyleNonAltRows-BodyD-Column-Body1"/>
            </w:pPr>
            <w:r>
              <w:rPr>
                <w:rStyle w:val="em"/>
              </w:rPr>
              <w:t>dest</w:t>
            </w:r>
            <w:r>
              <w:t xml:space="preserve">: Destination register. </w:t>
            </w:r>
          </w:p>
        </w:tc>
      </w:tr>
      <w:tr w:rsidR="008A5E4E" w14:paraId="27855C3B" w14:textId="77777777">
        <w:trPr>
          <w:tblCellSpacing w:w="0" w:type="dxa"/>
        </w:trPr>
        <w:tc>
          <w:tcPr>
            <w:tcW w:w="0" w:type="auto"/>
            <w:tcMar>
              <w:top w:w="45" w:type="dxa"/>
              <w:left w:w="45" w:type="dxa"/>
              <w:bottom w:w="45" w:type="dxa"/>
              <w:right w:w="45" w:type="dxa"/>
            </w:tcMar>
          </w:tcPr>
          <w:p w14:paraId="45BE1055" w14:textId="5D70C519" w:rsidR="008A5E4E" w:rsidRDefault="0065745B" w:rsidP="009A7528">
            <w:pPr>
              <w:pStyle w:val="tdTableStyle-TablestyleNonAltRows-BodyA-Column-Body1"/>
            </w:pPr>
            <w:r>
              <w:rPr>
                <w:rStyle w:val="em"/>
              </w:rPr>
              <w:t>src0</w:t>
            </w:r>
            <w:r>
              <w:t xml:space="preserve">, </w:t>
            </w:r>
            <w:r>
              <w:rPr>
                <w:rStyle w:val="em"/>
              </w:rPr>
              <w:t>src1</w:t>
            </w:r>
            <w:r>
              <w:t xml:space="preserve">, </w:t>
            </w:r>
            <w:r>
              <w:rPr>
                <w:rStyle w:val="em"/>
              </w:rPr>
              <w:t>src2</w:t>
            </w:r>
            <w:r>
              <w:t xml:space="preserve">: Sources. Can be a register, </w:t>
            </w:r>
            <w:r w:rsidR="009A7528">
              <w:t xml:space="preserve">or </w:t>
            </w:r>
            <w:r>
              <w:t>immediate value.</w:t>
            </w:r>
          </w:p>
        </w:tc>
      </w:tr>
    </w:tbl>
    <w:p w14:paraId="4230049F" w14:textId="77777777" w:rsidR="008A5E4E" w:rsidRDefault="008A5E4E">
      <w:pPr>
        <w:spacing w:after="240"/>
      </w:pPr>
    </w:p>
    <w:p w14:paraId="472E22A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639B6B41"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FF420CE"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198E7A98" w14:textId="77777777">
        <w:trPr>
          <w:tblCellSpacing w:w="0" w:type="dxa"/>
        </w:trPr>
        <w:tc>
          <w:tcPr>
            <w:tcW w:w="0" w:type="auto"/>
            <w:tcMar>
              <w:top w:w="45" w:type="dxa"/>
              <w:left w:w="45" w:type="dxa"/>
              <w:bottom w:w="45" w:type="dxa"/>
              <w:right w:w="45" w:type="dxa"/>
            </w:tcMar>
          </w:tcPr>
          <w:p w14:paraId="5C6E9672" w14:textId="77777777" w:rsidR="008A5E4E" w:rsidRDefault="0065745B">
            <w:pPr>
              <w:pStyle w:val="tdTableStyle-TablestyleNonAltRows-BodyA-Column-Body1"/>
            </w:pPr>
            <w:r>
              <w:t xml:space="preserve">No exceptions are allowed. </w:t>
            </w:r>
          </w:p>
        </w:tc>
      </w:tr>
    </w:tbl>
    <w:p w14:paraId="0A01D145" w14:textId="77777777" w:rsidR="008A5E4E" w:rsidRDefault="008A5E4E">
      <w:pPr>
        <w:spacing w:after="240"/>
      </w:pPr>
    </w:p>
    <w:p w14:paraId="02C5F273" w14:textId="77777777" w:rsidR="008A5E4E" w:rsidRDefault="0065745B">
      <w:pPr>
        <w:pStyle w:val="p"/>
      </w:pPr>
      <w:r>
        <w:t xml:space="preserve">For BRIG syntax, see </w:t>
      </w:r>
      <w:r>
        <w:rPr>
          <w:rStyle w:val="xref1"/>
        </w:rPr>
        <w:t>18.7.1.2. BRIG Syntax for Integer Optimization Operation (</w:t>
      </w:r>
      <w:r w:rsidR="009A76EE" w:rsidRPr="008A5E4E">
        <w:fldChar w:fldCharType="begin"/>
      </w:r>
      <w:r w:rsidR="008A5E4E">
        <w:instrText xml:space="preserve"> PAGEREF _Ref-298351129 \p \h  \* MERGEFORMAT </w:instrText>
      </w:r>
      <w:r w:rsidR="009A76EE" w:rsidRPr="008A5E4E">
        <w:fldChar w:fldCharType="separate"/>
      </w:r>
      <w:r w:rsidR="00533AF0" w:rsidRPr="00533AF0">
        <w:rPr>
          <w:rStyle w:val="xref1"/>
          <w:noProof/>
        </w:rPr>
        <w:t>on</w:t>
      </w:r>
      <w:r w:rsidR="00533AF0">
        <w:rPr>
          <w:noProof/>
        </w:rPr>
        <w:t xml:space="preserve"> page 357</w:t>
      </w:r>
      <w:r w:rsidR="009A76EE" w:rsidRPr="008A5E4E">
        <w:rPr>
          <w:rStyle w:val="xref1"/>
        </w:rPr>
        <w:fldChar w:fldCharType="end"/>
      </w:r>
      <w:r>
        <w:rPr>
          <w:rStyle w:val="xref1"/>
        </w:rPr>
        <w:t>)</w:t>
      </w:r>
      <w:r>
        <w:t xml:space="preserve">. </w:t>
      </w:r>
    </w:p>
    <w:p w14:paraId="7EF2E9F5" w14:textId="77777777" w:rsidR="008A5E4E" w:rsidRDefault="0065745B">
      <w:pPr>
        <w:pStyle w:val="h3"/>
      </w:pPr>
      <w:bookmarkStart w:id="453" w:name="_Toc396034201"/>
      <w:r>
        <w:t>5.3.2 Description</w:t>
      </w:r>
      <w:bookmarkEnd w:id="453"/>
    </w:p>
    <w:p w14:paraId="48066773" w14:textId="77777777" w:rsidR="008A5E4E" w:rsidRDefault="009A76EE">
      <w:pPr>
        <w:pStyle w:val="p"/>
      </w:pPr>
      <w:r>
        <w:fldChar w:fldCharType="begin"/>
      </w:r>
      <w:r w:rsidR="0065745B">
        <w:instrText xml:space="preserve"> XE "integer optimization operation:mad" </w:instrText>
      </w:r>
      <w:r>
        <w:fldChar w:fldCharType="end"/>
      </w:r>
      <w:r w:rsidR="0065745B">
        <w:t xml:space="preserve">The integer </w:t>
      </w:r>
      <w:r w:rsidR="0065745B">
        <w:rPr>
          <w:rStyle w:val="code1"/>
        </w:rPr>
        <w:t>mad</w:t>
      </w:r>
      <w:r w:rsidR="0065745B">
        <w:t xml:space="preserve"> (multiply add) operation multiplies source </w:t>
      </w:r>
      <w:r w:rsidR="0065745B">
        <w:rPr>
          <w:rStyle w:val="i"/>
        </w:rPr>
        <w:t>src0</w:t>
      </w:r>
      <w:r w:rsidR="0065745B">
        <w:t xml:space="preserve"> times source </w:t>
      </w:r>
      <w:r w:rsidR="0065745B">
        <w:rPr>
          <w:rStyle w:val="i"/>
        </w:rPr>
        <w:t>src1</w:t>
      </w:r>
      <w:r w:rsidR="0065745B">
        <w:t xml:space="preserve"> and then adds source </w:t>
      </w:r>
      <w:r w:rsidR="0065745B">
        <w:rPr>
          <w:rStyle w:val="i"/>
        </w:rPr>
        <w:t>src2</w:t>
      </w:r>
      <w:r w:rsidR="0065745B">
        <w:t xml:space="preserve">. The least significant bits of the result are then stored in the destination </w:t>
      </w:r>
      <w:r w:rsidR="0065745B">
        <w:rPr>
          <w:rStyle w:val="i"/>
        </w:rPr>
        <w:t>dest</w:t>
      </w:r>
      <w:r w:rsidR="0065745B">
        <w:t xml:space="preserve">. </w:t>
      </w:r>
    </w:p>
    <w:p w14:paraId="38BB7288" w14:textId="77777777" w:rsidR="008A5E4E" w:rsidRDefault="0065745B">
      <w:pPr>
        <w:pStyle w:val="p"/>
      </w:pPr>
      <w:r>
        <w:t xml:space="preserve">Integer </w:t>
      </w:r>
      <w:r>
        <w:rPr>
          <w:rStyle w:val="code1"/>
        </w:rPr>
        <w:t>mad</w:t>
      </w:r>
      <w:r>
        <w:t xml:space="preserve"> supports both signed and unsigned forms to aid readers of the code, though both forms compute the same result. </w:t>
      </w:r>
    </w:p>
    <w:p w14:paraId="0A259763" w14:textId="77777777" w:rsidR="008A5E4E" w:rsidRDefault="0065745B">
      <w:pPr>
        <w:pStyle w:val="p"/>
      </w:pPr>
      <w:r>
        <w:t xml:space="preserve">The math is: </w:t>
      </w:r>
      <w:r>
        <w:rPr>
          <w:rStyle w:val="code1"/>
        </w:rPr>
        <w:t>((s0 * s1) + s2) &amp; ((1 &lt;&lt; length) - 1)</w:t>
      </w:r>
      <w:r>
        <w:t xml:space="preserve">. </w:t>
      </w:r>
    </w:p>
    <w:p w14:paraId="5F2D6B7B" w14:textId="77777777" w:rsidR="008A5E4E" w:rsidRDefault="0065745B">
      <w:pPr>
        <w:pStyle w:val="pExample"/>
      </w:pPr>
      <w:r>
        <w:t>Examples</w:t>
      </w:r>
    </w:p>
    <w:p w14:paraId="6C814890" w14:textId="77777777" w:rsidR="008A5E4E" w:rsidRDefault="0065745B">
      <w:pPr>
        <w:pStyle w:val="pre"/>
      </w:pPr>
      <w:r>
        <w:t>mad_s32 $s1, $s2, $s3, $s5;</w:t>
      </w:r>
      <w:r>
        <w:br/>
        <w:t xml:space="preserve"> mad_s64 $d1, $d2, $d3, $d2;</w:t>
      </w:r>
      <w:r>
        <w:br/>
        <w:t xml:space="preserve"> mad_u32 $s1, $s2, $s3, $s3;</w:t>
      </w:r>
      <w:r>
        <w:br/>
        <w:t xml:space="preserve"> mad_u64 $d1, $d2, $d3, $d1;</w:t>
      </w:r>
    </w:p>
    <w:p w14:paraId="36C9B852" w14:textId="77777777" w:rsidR="008A5E4E" w:rsidRDefault="0065745B">
      <w:pPr>
        <w:pStyle w:val="h2"/>
      </w:pPr>
      <w:bookmarkStart w:id="454" w:name="_Toc396034202"/>
      <w:r>
        <w:t xml:space="preserve">5.4 </w:t>
      </w:r>
      <w:r w:rsidR="009A76EE">
        <w:fldChar w:fldCharType="begin"/>
      </w:r>
      <w:r>
        <w:instrText xml:space="preserve"> XE "24-bit integer optimization operations" </w:instrText>
      </w:r>
      <w:r w:rsidR="009A76EE">
        <w:fldChar w:fldCharType="end"/>
      </w:r>
      <w:bookmarkStart w:id="455" w:name="_Ref1087886833"/>
      <w:r>
        <w:t>24-Bit Integer Optimization Operations</w:t>
      </w:r>
      <w:bookmarkEnd w:id="454"/>
      <w:bookmarkEnd w:id="455"/>
    </w:p>
    <w:p w14:paraId="73B0ECF0" w14:textId="77777777" w:rsidR="008A5E4E" w:rsidRDefault="0065745B">
      <w:pPr>
        <w:pStyle w:val="p"/>
      </w:pPr>
      <w:r>
        <w:t>Integer optimizations are intended to improve performance. High-level compilers should attempt to generate these whenever possible. These operations operate on 24-bit integer data held in 32-bit registers.</w:t>
      </w:r>
    </w:p>
    <w:p w14:paraId="657EBA82" w14:textId="77777777" w:rsidR="008A5E4E" w:rsidRDefault="0065745B">
      <w:pPr>
        <w:pStyle w:val="p"/>
      </w:pPr>
      <w:r>
        <w:t xml:space="preserve"> For </w:t>
      </w:r>
      <w:r>
        <w:rPr>
          <w:rStyle w:val="code1"/>
        </w:rPr>
        <w:t>s</w:t>
      </w:r>
      <w:r>
        <w:t xml:space="preserve"> types, the 24 least significant bits of the source values are treated as a two's complement signed value. The result is computed as a 48-bit two's complement value, and is undefined if the two's complement 32-bit source values are outside the range of -2</w:t>
      </w:r>
      <w:r>
        <w:rPr>
          <w:rStyle w:val="sup"/>
        </w:rPr>
        <w:t>23</w:t>
      </w:r>
      <w:r>
        <w:t>..2</w:t>
      </w:r>
      <w:r>
        <w:rPr>
          <w:rStyle w:val="sup"/>
        </w:rPr>
        <w:t>23</w:t>
      </w:r>
      <w:r>
        <w:t>-1. This allows an implementation to use equivalent 32-bit signed operations if it does not support native 24-bit signed operations.</w:t>
      </w:r>
    </w:p>
    <w:p w14:paraId="49C5E8DD" w14:textId="77777777" w:rsidR="008A5E4E" w:rsidRDefault="0065745B">
      <w:pPr>
        <w:pStyle w:val="p"/>
      </w:pPr>
      <w:r>
        <w:t xml:space="preserve"> For </w:t>
      </w:r>
      <w:r>
        <w:rPr>
          <w:rStyle w:val="code1"/>
        </w:rPr>
        <w:t>u</w:t>
      </w:r>
      <w:r>
        <w:t xml:space="preserve"> types, the 24 least significant bits of the source values are treated as an unsigned value. The result is computed as a 48-bit unsigned value, and is undefined if the unsigned 32-bit </w:t>
      </w:r>
      <w:r>
        <w:lastRenderedPageBreak/>
        <w:t>source values are outside the range of 0..2</w:t>
      </w:r>
      <w:r>
        <w:rPr>
          <w:rStyle w:val="sup"/>
        </w:rPr>
        <w:t>24</w:t>
      </w:r>
      <w:r>
        <w:t xml:space="preserve">-1. This allows an implementation to use equivalent 32-bit unsigned operations if it does not support native 24-bit unsigned operations. </w:t>
      </w:r>
    </w:p>
    <w:p w14:paraId="488345BE" w14:textId="77777777" w:rsidR="008A5E4E" w:rsidRDefault="0065745B">
      <w:pPr>
        <w:pStyle w:val="p"/>
      </w:pPr>
      <w:r>
        <w:t xml:space="preserve">See also </w:t>
      </w:r>
      <w:r>
        <w:rPr>
          <w:rStyle w:val="xref1"/>
        </w:rPr>
        <w:t>5.3. Integer Optimization Operation (</w:t>
      </w:r>
      <w:r w:rsidR="009A76EE" w:rsidRPr="008A5E4E">
        <w:fldChar w:fldCharType="begin"/>
      </w:r>
      <w:r w:rsidR="008A5E4E">
        <w:instrText xml:space="preserve"> PAGEREF _Ref225496887 \p \h  \* MERGEFORMAT </w:instrText>
      </w:r>
      <w:r w:rsidR="009A76EE" w:rsidRPr="008A5E4E">
        <w:fldChar w:fldCharType="separate"/>
      </w:r>
      <w:r w:rsidR="00533AF0" w:rsidRPr="00533AF0">
        <w:rPr>
          <w:rStyle w:val="xref1"/>
          <w:noProof/>
        </w:rPr>
        <w:t>on</w:t>
      </w:r>
      <w:r w:rsidR="00533AF0">
        <w:rPr>
          <w:noProof/>
        </w:rPr>
        <w:t xml:space="preserve"> page 104</w:t>
      </w:r>
      <w:r w:rsidR="009A76EE" w:rsidRPr="008A5E4E">
        <w:rPr>
          <w:rStyle w:val="xref1"/>
        </w:rPr>
        <w:fldChar w:fldCharType="end"/>
      </w:r>
      <w:r>
        <w:rPr>
          <w:rStyle w:val="xref1"/>
        </w:rPr>
        <w:t>)</w:t>
      </w:r>
      <w:r>
        <w:t xml:space="preserve">. </w:t>
      </w:r>
    </w:p>
    <w:p w14:paraId="6F177398" w14:textId="77777777" w:rsidR="008A5E4E" w:rsidRDefault="0065745B">
      <w:pPr>
        <w:pStyle w:val="h3"/>
      </w:pPr>
      <w:bookmarkStart w:id="456" w:name="_Toc396034203"/>
      <w:r>
        <w:t>5.4.1 Syntax</w:t>
      </w:r>
      <w:bookmarkEnd w:id="456"/>
    </w:p>
    <w:p w14:paraId="71BA8BCC" w14:textId="77777777" w:rsidR="008A5E4E" w:rsidRDefault="0065745B">
      <w:pPr>
        <w:pStyle w:val="pTableTitle"/>
      </w:pPr>
      <w:bookmarkStart w:id="457" w:name="_ListOf96"/>
      <w:r>
        <w:t>Table 5–4 Syntax for 24-Bit Integer Optimization Operations</w:t>
      </w:r>
    </w:p>
    <w:bookmarkEnd w:id="457"/>
    <w:p w14:paraId="1C91FB6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60"/>
        <w:gridCol w:w="1420"/>
      </w:tblGrid>
      <w:tr w:rsidR="008A5E4E" w14:paraId="32B900D9"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2767A193" w14:textId="77777777" w:rsidR="008A5E4E" w:rsidRDefault="0065745B">
            <w:pPr>
              <w:pStyle w:val="thTableStyle-TablestyleSyntax-HeadE-Opcodes-Header1"/>
              <w:shd w:val="clear" w:color="auto" w:fill="D3D3D3"/>
            </w:pPr>
            <w:r>
              <w:rPr>
                <w:shd w:val="clear" w:color="auto" w:fill="D3D3D3"/>
              </w:rPr>
              <w:t xml:space="preserve">Opcode and Modifiers </w:t>
            </w:r>
          </w:p>
        </w:tc>
        <w:tc>
          <w:tcPr>
            <w:tcW w:w="0" w:type="auto"/>
            <w:tcBorders>
              <w:bottom w:val="double" w:sz="3" w:space="0" w:color="000000"/>
            </w:tcBorders>
            <w:shd w:val="clear" w:color="auto" w:fill="D3D3D3"/>
            <w:tcMar>
              <w:top w:w="45" w:type="dxa"/>
              <w:left w:w="45" w:type="dxa"/>
              <w:bottom w:w="45" w:type="dxa"/>
              <w:right w:w="45" w:type="dxa"/>
            </w:tcMar>
          </w:tcPr>
          <w:p w14:paraId="4DAE4C7C" w14:textId="77777777" w:rsidR="008A5E4E" w:rsidRDefault="0065745B">
            <w:pPr>
              <w:pStyle w:val="thTableStyle-TablestyleSyntax-HeadD-Operands-Header1"/>
              <w:shd w:val="clear" w:color="auto" w:fill="D3D3D3"/>
            </w:pPr>
            <w:r>
              <w:rPr>
                <w:shd w:val="clear" w:color="auto" w:fill="D3D3D3"/>
              </w:rPr>
              <w:t>Operands</w:t>
            </w:r>
          </w:p>
        </w:tc>
      </w:tr>
      <w:tr w:rsidR="008A5E4E" w14:paraId="4772CEF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E624976" w14:textId="4904C725" w:rsidR="008A5E4E" w:rsidRDefault="0065745B">
            <w:pPr>
              <w:pStyle w:val="tdTableStyle-TablestyleSyntax-BodyE-Opcodes-Body1"/>
              <w:shd w:val="clear" w:color="auto" w:fill="DCDCDC"/>
            </w:pPr>
            <w:r>
              <w:rPr>
                <w:rStyle w:val="code"/>
                <w:shd w:val="clear" w:color="auto" w:fill="DCDCDC"/>
              </w:rPr>
              <w:t>mad24_</w:t>
            </w:r>
            <w:ins w:id="458" w:author="ttye" w:date="2015-02-25T19:18:00Z">
              <w:r w:rsidR="0029318C">
                <w:rPr>
                  <w:rStyle w:val="em"/>
                  <w:shd w:val="clear" w:color="auto" w:fill="DCDCDC"/>
                </w:rPr>
                <w:t>TypeLength</w:t>
              </w:r>
            </w:ins>
          </w:p>
        </w:tc>
        <w:tc>
          <w:tcPr>
            <w:tcW w:w="0" w:type="auto"/>
            <w:tcBorders>
              <w:bottom w:val="single" w:sz="6" w:space="0" w:color="000000"/>
            </w:tcBorders>
            <w:tcMar>
              <w:top w:w="45" w:type="dxa"/>
              <w:left w:w="45" w:type="dxa"/>
              <w:bottom w:w="45" w:type="dxa"/>
              <w:right w:w="45" w:type="dxa"/>
            </w:tcMar>
          </w:tcPr>
          <w:p w14:paraId="1BA942C2" w14:textId="77777777" w:rsidR="008A5E4E" w:rsidRDefault="0065745B">
            <w:pPr>
              <w:pStyle w:val="tdTableStyle-TablestyleSyntax-BodyD-Operands-Body1"/>
            </w:pPr>
            <w:r>
              <w:rPr>
                <w:rStyle w:val="em"/>
              </w:rPr>
              <w:t>dest, src0, src1, src2</w:t>
            </w:r>
          </w:p>
        </w:tc>
      </w:tr>
      <w:tr w:rsidR="008A5E4E" w14:paraId="1B1C43E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A79AB73" w14:textId="77777777" w:rsidR="008A5E4E" w:rsidRDefault="0065745B">
            <w:pPr>
              <w:pStyle w:val="tdTableStyle-TablestyleSyntax-BodyE-Opcodes-Body1"/>
              <w:shd w:val="clear" w:color="auto" w:fill="DCDCDC"/>
            </w:pPr>
            <w:r>
              <w:rPr>
                <w:rStyle w:val="code"/>
                <w:shd w:val="clear" w:color="auto" w:fill="DCDCDC"/>
              </w:rPr>
              <w:t>mad24hi_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48B32196" w14:textId="77777777" w:rsidR="008A5E4E" w:rsidRDefault="0065745B">
            <w:pPr>
              <w:pStyle w:val="tdTableStyle-TablestyleSyntax-BodyD-Operands-Body1"/>
            </w:pPr>
            <w:r>
              <w:rPr>
                <w:rStyle w:val="em"/>
              </w:rPr>
              <w:t>dest, src0, src1, src2</w:t>
            </w:r>
          </w:p>
        </w:tc>
      </w:tr>
      <w:tr w:rsidR="008A5E4E" w14:paraId="33F825F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66672B4" w14:textId="77777777" w:rsidR="008A5E4E" w:rsidRDefault="0065745B">
            <w:pPr>
              <w:pStyle w:val="tdTableStyle-TablestyleSyntax-BodyE-Opcodes-Body1"/>
              <w:shd w:val="clear" w:color="auto" w:fill="DCDCDC"/>
            </w:pPr>
            <w:r>
              <w:rPr>
                <w:rStyle w:val="code"/>
                <w:shd w:val="clear" w:color="auto" w:fill="DCDCDC"/>
              </w:rPr>
              <w:t>mul24_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434B1F2F" w14:textId="77777777" w:rsidR="008A5E4E" w:rsidRDefault="0065745B">
            <w:pPr>
              <w:pStyle w:val="tdTableStyle-TablestyleSyntax-BodyD-Operands-Body1"/>
            </w:pPr>
            <w:r>
              <w:rPr>
                <w:rStyle w:val="em"/>
              </w:rPr>
              <w:t>dest, src0, src1</w:t>
            </w:r>
          </w:p>
        </w:tc>
      </w:tr>
      <w:tr w:rsidR="008A5E4E" w14:paraId="4152ADE6"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51D5510B" w14:textId="77777777" w:rsidR="008A5E4E" w:rsidRDefault="0065745B">
            <w:pPr>
              <w:pStyle w:val="tdTableStyle-TablestyleSyntax-BodyB-Opcodes-Body1"/>
              <w:shd w:val="clear" w:color="auto" w:fill="DCDCDC"/>
            </w:pPr>
            <w:r>
              <w:rPr>
                <w:rStyle w:val="code"/>
                <w:shd w:val="clear" w:color="auto" w:fill="DCDCDC"/>
              </w:rPr>
              <w:t>mul24hi_</w:t>
            </w:r>
            <w:r>
              <w:rPr>
                <w:rStyle w:val="em"/>
                <w:shd w:val="clear" w:color="auto" w:fill="DCDCDC"/>
              </w:rPr>
              <w:t>TypeLength</w:t>
            </w:r>
          </w:p>
        </w:tc>
        <w:tc>
          <w:tcPr>
            <w:tcW w:w="0" w:type="auto"/>
            <w:tcMar>
              <w:top w:w="45" w:type="dxa"/>
              <w:left w:w="45" w:type="dxa"/>
              <w:bottom w:w="45" w:type="dxa"/>
              <w:right w:w="45" w:type="dxa"/>
            </w:tcMar>
          </w:tcPr>
          <w:p w14:paraId="7F92E471" w14:textId="77777777" w:rsidR="008A5E4E" w:rsidRDefault="0065745B">
            <w:pPr>
              <w:pStyle w:val="tdTableStyle-TablestyleSyntax-BodyA-Operands-Body1"/>
            </w:pPr>
            <w:r>
              <w:rPr>
                <w:rStyle w:val="em"/>
              </w:rPr>
              <w:t>dest, src0, src1</w:t>
            </w:r>
          </w:p>
        </w:tc>
      </w:tr>
    </w:tbl>
    <w:p w14:paraId="1BE62B4C" w14:textId="77777777" w:rsidR="008A5E4E" w:rsidRDefault="008A5E4E">
      <w:pPr>
        <w:spacing w:after="240"/>
      </w:pPr>
    </w:p>
    <w:p w14:paraId="6817B4C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547"/>
      </w:tblGrid>
      <w:tr w:rsidR="008A5E4E" w14:paraId="079DBA02"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0805DDC"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13048364" w14:textId="77777777">
        <w:trPr>
          <w:tblCellSpacing w:w="0" w:type="dxa"/>
        </w:trPr>
        <w:tc>
          <w:tcPr>
            <w:tcW w:w="0" w:type="auto"/>
            <w:tcBorders>
              <w:bottom w:val="single" w:sz="6" w:space="0" w:color="000000"/>
            </w:tcBorders>
            <w:tcMar>
              <w:top w:w="45" w:type="dxa"/>
              <w:left w:w="45" w:type="dxa"/>
              <w:bottom w:w="45" w:type="dxa"/>
              <w:right w:w="45" w:type="dxa"/>
            </w:tcMar>
          </w:tcPr>
          <w:p w14:paraId="48F5A695" w14:textId="77777777" w:rsidR="008A5E4E" w:rsidRDefault="0065745B">
            <w:pPr>
              <w:pStyle w:val="tdTableStyle-TablestyleNonAltRows-BodyD-Column-Body1"/>
            </w:pPr>
            <w:r>
              <w:rPr>
                <w:rStyle w:val="em"/>
              </w:rPr>
              <w:t>Type</w:t>
            </w:r>
            <w:r>
              <w:t xml:space="preserve">: </w:t>
            </w:r>
            <w:r>
              <w:rPr>
                <w:rStyle w:val="code"/>
              </w:rPr>
              <w:t>s</w:t>
            </w:r>
            <w:r>
              <w:t xml:space="preserve">, </w:t>
            </w:r>
            <w:r>
              <w:rPr>
                <w:rStyle w:val="code"/>
              </w:rPr>
              <w:t>u</w:t>
            </w:r>
          </w:p>
        </w:tc>
      </w:tr>
      <w:tr w:rsidR="008A5E4E" w14:paraId="0F22EDC6" w14:textId="77777777">
        <w:trPr>
          <w:tblCellSpacing w:w="0" w:type="dxa"/>
        </w:trPr>
        <w:tc>
          <w:tcPr>
            <w:tcW w:w="0" w:type="auto"/>
            <w:tcMar>
              <w:top w:w="45" w:type="dxa"/>
              <w:left w:w="45" w:type="dxa"/>
              <w:bottom w:w="45" w:type="dxa"/>
              <w:right w:w="45" w:type="dxa"/>
            </w:tcMar>
          </w:tcPr>
          <w:p w14:paraId="2F313DF7" w14:textId="77777777" w:rsidR="008A5E4E" w:rsidRDefault="0065745B">
            <w:pPr>
              <w:pStyle w:val="tdTableStyle-TablestyleNonAltRows-BodyA-Column-Body1"/>
            </w:pPr>
            <w:r>
              <w:rPr>
                <w:rStyle w:val="em"/>
              </w:rPr>
              <w:t>Length</w:t>
            </w:r>
            <w:r>
              <w:t>: 32</w:t>
            </w:r>
          </w:p>
        </w:tc>
      </w:tr>
    </w:tbl>
    <w:p w14:paraId="4A086B84" w14:textId="77777777" w:rsidR="008A5E4E" w:rsidRDefault="008A5E4E">
      <w:pPr>
        <w:spacing w:after="240"/>
      </w:pPr>
    </w:p>
    <w:p w14:paraId="401195B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4CDAF2C1"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DA8B955"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399AD961" w14:textId="77777777">
        <w:trPr>
          <w:tblCellSpacing w:w="0" w:type="dxa"/>
        </w:trPr>
        <w:tc>
          <w:tcPr>
            <w:tcW w:w="0" w:type="auto"/>
            <w:tcBorders>
              <w:bottom w:val="single" w:sz="6" w:space="0" w:color="000000"/>
            </w:tcBorders>
            <w:tcMar>
              <w:top w:w="45" w:type="dxa"/>
              <w:left w:w="45" w:type="dxa"/>
              <w:bottom w:w="45" w:type="dxa"/>
              <w:right w:w="45" w:type="dxa"/>
            </w:tcMar>
          </w:tcPr>
          <w:p w14:paraId="069FC024" w14:textId="77777777" w:rsidR="008A5E4E" w:rsidRDefault="0065745B">
            <w:pPr>
              <w:pStyle w:val="tdTableStyle-TablestyleNonAltRows-BodyD-Column-Body1"/>
            </w:pPr>
            <w:r>
              <w:rPr>
                <w:rStyle w:val="em"/>
              </w:rPr>
              <w:t>dest</w:t>
            </w:r>
            <w:r>
              <w:t xml:space="preserve">: Destination register. </w:t>
            </w:r>
          </w:p>
        </w:tc>
      </w:tr>
      <w:tr w:rsidR="008A5E4E" w14:paraId="7741F729" w14:textId="77777777">
        <w:trPr>
          <w:tblCellSpacing w:w="0" w:type="dxa"/>
        </w:trPr>
        <w:tc>
          <w:tcPr>
            <w:tcW w:w="0" w:type="auto"/>
            <w:tcMar>
              <w:top w:w="45" w:type="dxa"/>
              <w:left w:w="45" w:type="dxa"/>
              <w:bottom w:w="45" w:type="dxa"/>
              <w:right w:w="45" w:type="dxa"/>
            </w:tcMar>
          </w:tcPr>
          <w:p w14:paraId="04922FD7" w14:textId="032A38BC" w:rsidR="008A5E4E" w:rsidRDefault="0065745B" w:rsidP="009A7528">
            <w:pPr>
              <w:pStyle w:val="tdTableStyle-TablestyleNonAltRows-BodyA-Column-Body1"/>
            </w:pPr>
            <w:r>
              <w:rPr>
                <w:rStyle w:val="em"/>
              </w:rPr>
              <w:t>src0</w:t>
            </w:r>
            <w:r>
              <w:t xml:space="preserve">, </w:t>
            </w:r>
            <w:r>
              <w:rPr>
                <w:rStyle w:val="em"/>
              </w:rPr>
              <w:t>src1</w:t>
            </w:r>
            <w:r>
              <w:t xml:space="preserve">, </w:t>
            </w:r>
            <w:r>
              <w:rPr>
                <w:rStyle w:val="em"/>
              </w:rPr>
              <w:t>src2</w:t>
            </w:r>
            <w:r>
              <w:t xml:space="preserve">: Sources: Can be a register, </w:t>
            </w:r>
            <w:r w:rsidR="009A7528">
              <w:t xml:space="preserve">or </w:t>
            </w:r>
            <w:r>
              <w:t xml:space="preserve">immediate value. </w:t>
            </w:r>
          </w:p>
        </w:tc>
      </w:tr>
    </w:tbl>
    <w:p w14:paraId="38B3D89B" w14:textId="77777777" w:rsidR="008A5E4E" w:rsidRDefault="008A5E4E">
      <w:pPr>
        <w:spacing w:after="240"/>
      </w:pPr>
    </w:p>
    <w:p w14:paraId="66897DC2"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7DD639B3"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3AA784F"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5D217CDF" w14:textId="77777777">
        <w:trPr>
          <w:tblCellSpacing w:w="0" w:type="dxa"/>
        </w:trPr>
        <w:tc>
          <w:tcPr>
            <w:tcW w:w="0" w:type="auto"/>
            <w:tcMar>
              <w:top w:w="45" w:type="dxa"/>
              <w:left w:w="45" w:type="dxa"/>
              <w:bottom w:w="45" w:type="dxa"/>
              <w:right w:w="45" w:type="dxa"/>
            </w:tcMar>
          </w:tcPr>
          <w:p w14:paraId="1E70816A" w14:textId="77777777" w:rsidR="008A5E4E" w:rsidRDefault="0065745B">
            <w:pPr>
              <w:pStyle w:val="tdTableStyle-TablestyleNonAltRows-BodyA-Column-Body1"/>
            </w:pPr>
            <w:r>
              <w:t xml:space="preserve">No exceptions are allowed. </w:t>
            </w:r>
          </w:p>
        </w:tc>
      </w:tr>
    </w:tbl>
    <w:p w14:paraId="68C06E25" w14:textId="77777777" w:rsidR="008A5E4E" w:rsidRDefault="008A5E4E">
      <w:pPr>
        <w:spacing w:after="240"/>
      </w:pPr>
    </w:p>
    <w:p w14:paraId="394E7A4D" w14:textId="77777777" w:rsidR="008A5E4E" w:rsidRDefault="0065745B">
      <w:pPr>
        <w:pStyle w:val="p"/>
      </w:pPr>
      <w:r>
        <w:t xml:space="preserve">For BRIG syntax, see </w:t>
      </w:r>
      <w:r>
        <w:rPr>
          <w:rStyle w:val="xref1"/>
        </w:rPr>
        <w:t>18.7.1.3. BRIG Syntax for 24-Bit Integer Optimization Operations (</w:t>
      </w:r>
      <w:r w:rsidR="009A76EE" w:rsidRPr="008A5E4E">
        <w:fldChar w:fldCharType="begin"/>
      </w:r>
      <w:r w:rsidR="008A5E4E">
        <w:instrText xml:space="preserve"> PAGEREF _Ref-1918499502 \p \h  \* MERGEFORMAT </w:instrText>
      </w:r>
      <w:r w:rsidR="009A76EE" w:rsidRPr="008A5E4E">
        <w:fldChar w:fldCharType="separate"/>
      </w:r>
      <w:r w:rsidR="00533AF0" w:rsidRPr="00533AF0">
        <w:rPr>
          <w:rStyle w:val="xref1"/>
          <w:noProof/>
        </w:rPr>
        <w:t>on</w:t>
      </w:r>
      <w:r w:rsidR="00533AF0">
        <w:rPr>
          <w:noProof/>
        </w:rPr>
        <w:t xml:space="preserve"> page 357</w:t>
      </w:r>
      <w:r w:rsidR="009A76EE" w:rsidRPr="008A5E4E">
        <w:rPr>
          <w:rStyle w:val="xref1"/>
        </w:rPr>
        <w:fldChar w:fldCharType="end"/>
      </w:r>
      <w:r>
        <w:rPr>
          <w:rStyle w:val="xref1"/>
        </w:rPr>
        <w:t>)</w:t>
      </w:r>
      <w:r>
        <w:t xml:space="preserve">. </w:t>
      </w:r>
    </w:p>
    <w:p w14:paraId="12B6B54A" w14:textId="77777777" w:rsidR="008A5E4E" w:rsidRDefault="0065745B">
      <w:pPr>
        <w:pStyle w:val="h3"/>
      </w:pPr>
      <w:bookmarkStart w:id="459" w:name="_Toc396034204"/>
      <w:r>
        <w:t>5.4.2 Description</w:t>
      </w:r>
      <w:bookmarkEnd w:id="459"/>
    </w:p>
    <w:p w14:paraId="06559F25" w14:textId="77777777" w:rsidR="008A5E4E" w:rsidRDefault="0065745B">
      <w:pPr>
        <w:pStyle w:val="pDefinitionTerm"/>
      </w:pPr>
      <w:r>
        <w:rPr>
          <w:rStyle w:val="code1"/>
        </w:rPr>
        <w:t>mad24</w:t>
      </w:r>
    </w:p>
    <w:p w14:paraId="1DC6F7F4" w14:textId="77777777" w:rsidR="008A5E4E" w:rsidRDefault="009A76EE">
      <w:pPr>
        <w:pStyle w:val="p1"/>
      </w:pPr>
      <w:r>
        <w:fldChar w:fldCharType="begin"/>
      </w:r>
      <w:r w:rsidR="0065745B">
        <w:instrText xml:space="preserve"> XE "24-bit integer optimization operations:mad24" </w:instrText>
      </w:r>
      <w:r>
        <w:fldChar w:fldCharType="end"/>
      </w:r>
      <w:r w:rsidR="0065745B">
        <w:t xml:space="preserve">Computes the 48-bit product of the two 24-bit integer sources </w:t>
      </w:r>
      <w:r w:rsidR="0065745B">
        <w:rPr>
          <w:rStyle w:val="i"/>
        </w:rPr>
        <w:t>src0</w:t>
      </w:r>
      <w:r w:rsidR="0065745B">
        <w:t xml:space="preserve"> and </w:t>
      </w:r>
      <w:r w:rsidR="0065745B">
        <w:rPr>
          <w:rStyle w:val="i"/>
        </w:rPr>
        <w:t>src1</w:t>
      </w:r>
      <w:r w:rsidR="0065745B">
        <w:t xml:space="preserve">. It then adds the 32 bits of </w:t>
      </w:r>
      <w:r w:rsidR="0065745B">
        <w:rPr>
          <w:rStyle w:val="i"/>
        </w:rPr>
        <w:t>src2</w:t>
      </w:r>
      <w:r w:rsidR="0065745B">
        <w:t xml:space="preserve"> to the result and stores the least significant 32 bits of the result in the destination. </w:t>
      </w:r>
    </w:p>
    <w:p w14:paraId="7523173E" w14:textId="77777777" w:rsidR="008A5E4E" w:rsidRDefault="0065745B">
      <w:pPr>
        <w:pStyle w:val="pDefinitionTerm"/>
      </w:pPr>
      <w:r>
        <w:rPr>
          <w:rStyle w:val="code1"/>
        </w:rPr>
        <w:t>mad24hi</w:t>
      </w:r>
    </w:p>
    <w:p w14:paraId="5E3F89ED" w14:textId="77777777" w:rsidR="008A5E4E" w:rsidRDefault="009A76EE">
      <w:pPr>
        <w:pStyle w:val="p1"/>
      </w:pPr>
      <w:r>
        <w:fldChar w:fldCharType="begin"/>
      </w:r>
      <w:r w:rsidR="0065745B">
        <w:instrText xml:space="preserve"> XE "24-bit integer optimization operations:mad24hi" </w:instrText>
      </w:r>
      <w:r>
        <w:fldChar w:fldCharType="end"/>
      </w:r>
      <w:r w:rsidR="0065745B">
        <w:t xml:space="preserve">Computes </w:t>
      </w:r>
      <w:r w:rsidR="0065745B">
        <w:rPr>
          <w:rStyle w:val="code1"/>
        </w:rPr>
        <w:t>mul24hi(</w:t>
      </w:r>
      <w:r w:rsidR="0065745B">
        <w:rPr>
          <w:rStyle w:val="i"/>
        </w:rPr>
        <w:t>src0</w:t>
      </w:r>
      <w:r w:rsidR="0065745B">
        <w:rPr>
          <w:rStyle w:val="code1"/>
        </w:rPr>
        <w:t xml:space="preserve">, </w:t>
      </w:r>
      <w:r w:rsidR="0065745B">
        <w:rPr>
          <w:rStyle w:val="i"/>
        </w:rPr>
        <w:t>src1</w:t>
      </w:r>
      <w:r w:rsidR="0065745B">
        <w:rPr>
          <w:rStyle w:val="code1"/>
        </w:rPr>
        <w:t xml:space="preserve">) + </w:t>
      </w:r>
      <w:r w:rsidR="0065745B">
        <w:rPr>
          <w:rStyle w:val="i"/>
        </w:rPr>
        <w:t>src2</w:t>
      </w:r>
      <w:r w:rsidR="0065745B">
        <w:t xml:space="preserve"> and stores the least significant 32 bits of the result in the destination.</w:t>
      </w:r>
    </w:p>
    <w:p w14:paraId="469B3239" w14:textId="77777777" w:rsidR="008A5E4E" w:rsidRDefault="0065745B">
      <w:pPr>
        <w:pStyle w:val="pDefinitionTerm"/>
      </w:pPr>
      <w:r>
        <w:rPr>
          <w:rStyle w:val="code1"/>
        </w:rPr>
        <w:lastRenderedPageBreak/>
        <w:t>mul24</w:t>
      </w:r>
    </w:p>
    <w:p w14:paraId="4AE2887A" w14:textId="77777777" w:rsidR="008A5E4E" w:rsidRDefault="009A76EE">
      <w:pPr>
        <w:pStyle w:val="p1"/>
      </w:pPr>
      <w:r>
        <w:fldChar w:fldCharType="begin"/>
      </w:r>
      <w:r w:rsidR="0065745B">
        <w:instrText xml:space="preserve"> XE "24-bit integer optimization operations:mul24" </w:instrText>
      </w:r>
      <w:r>
        <w:fldChar w:fldCharType="end"/>
      </w:r>
      <w:r w:rsidR="0065745B">
        <w:t xml:space="preserve">Computes the 48-bit product of the two 24-bit integer sources </w:t>
      </w:r>
      <w:r w:rsidR="0065745B">
        <w:rPr>
          <w:rStyle w:val="i"/>
        </w:rPr>
        <w:t>src0</w:t>
      </w:r>
      <w:r w:rsidR="0065745B">
        <w:t xml:space="preserve"> and </w:t>
      </w:r>
      <w:r w:rsidR="0065745B">
        <w:rPr>
          <w:rStyle w:val="i"/>
        </w:rPr>
        <w:t>src1</w:t>
      </w:r>
      <w:r w:rsidR="0065745B">
        <w:t xml:space="preserve"> and stores the least significant 32 bits of the result in the destination.</w:t>
      </w:r>
    </w:p>
    <w:p w14:paraId="6F9A8D01" w14:textId="77777777" w:rsidR="008A5E4E" w:rsidRDefault="0065745B">
      <w:pPr>
        <w:pStyle w:val="pDefinitionTerm"/>
      </w:pPr>
      <w:r>
        <w:rPr>
          <w:rStyle w:val="code1"/>
        </w:rPr>
        <w:t>mul24hi</w:t>
      </w:r>
    </w:p>
    <w:p w14:paraId="172053A8" w14:textId="77777777" w:rsidR="008A5E4E" w:rsidRDefault="009A76EE">
      <w:pPr>
        <w:pStyle w:val="p1"/>
      </w:pPr>
      <w:r>
        <w:fldChar w:fldCharType="begin"/>
      </w:r>
      <w:r w:rsidR="0065745B">
        <w:instrText xml:space="preserve"> XE "24-bit integer optimization operations:mul24hi" </w:instrText>
      </w:r>
      <w:r>
        <w:fldChar w:fldCharType="end"/>
      </w:r>
      <w:r w:rsidR="0065745B">
        <w:t xml:space="preserve">Uses the same computation as </w:t>
      </w:r>
      <w:r w:rsidR="0065745B">
        <w:rPr>
          <w:rStyle w:val="code1"/>
        </w:rPr>
        <w:t>mul24</w:t>
      </w:r>
      <w:r w:rsidR="0065745B">
        <w:t xml:space="preserve">, but stores the most significant 16 bits of the 48-bit product in the destination. </w:t>
      </w:r>
      <w:r w:rsidR="0065745B">
        <w:rPr>
          <w:rStyle w:val="code1"/>
        </w:rPr>
        <w:t>s32</w:t>
      </w:r>
      <w:r w:rsidR="0065745B">
        <w:t xml:space="preserve"> sign-extends the result and </w:t>
      </w:r>
      <w:r w:rsidR="0065745B">
        <w:rPr>
          <w:rStyle w:val="code1"/>
        </w:rPr>
        <w:t>u32</w:t>
      </w:r>
      <w:r w:rsidR="0065745B">
        <w:t xml:space="preserve"> zero-extends the result. </w:t>
      </w:r>
    </w:p>
    <w:p w14:paraId="4E3603E9" w14:textId="77777777" w:rsidR="008A5E4E" w:rsidRDefault="0065745B">
      <w:pPr>
        <w:pStyle w:val="pExample"/>
      </w:pPr>
      <w:r>
        <w:t xml:space="preserve"> Examples</w:t>
      </w:r>
    </w:p>
    <w:p w14:paraId="0940DE1C" w14:textId="77777777" w:rsidR="008A5E4E" w:rsidRDefault="0065745B">
      <w:pPr>
        <w:pStyle w:val="pre"/>
      </w:pPr>
      <w:r>
        <w:t>mad24_s32 $s1, $s2, -12, 23;</w:t>
      </w:r>
      <w:r>
        <w:br/>
        <w:t xml:space="preserve"> mad24_u32 $s1, $s2, 12, 2;</w:t>
      </w:r>
      <w:r>
        <w:br/>
        <w:t xml:space="preserve"> </w:t>
      </w:r>
      <w:r>
        <w:br/>
        <w:t xml:space="preserve"> mad24hi_s32 $s1, $s2, -12, 23;</w:t>
      </w:r>
      <w:r>
        <w:br/>
        <w:t xml:space="preserve"> mad24hi_u32 $s1, $s2, 12, 2;</w:t>
      </w:r>
      <w:r>
        <w:br/>
        <w:t xml:space="preserve"> </w:t>
      </w:r>
      <w:r>
        <w:br/>
        <w:t xml:space="preserve"> mul24_s32 $s1, $s2, -12;</w:t>
      </w:r>
      <w:r>
        <w:br/>
        <w:t xml:space="preserve"> mul24_u32 $s1, $s2, 12;</w:t>
      </w:r>
      <w:r>
        <w:br/>
        <w:t xml:space="preserve"> </w:t>
      </w:r>
      <w:r>
        <w:br/>
        <w:t xml:space="preserve"> mul24hi_s32 $s1, $s2, -12;</w:t>
      </w:r>
      <w:r>
        <w:br/>
        <w:t xml:space="preserve"> mul24hi_u32 $s1, $s2, 12;</w:t>
      </w:r>
    </w:p>
    <w:p w14:paraId="18959132" w14:textId="77777777" w:rsidR="008A5E4E" w:rsidRDefault="0065745B">
      <w:pPr>
        <w:pStyle w:val="h2"/>
      </w:pPr>
      <w:bookmarkStart w:id="460" w:name="_Toc396034205"/>
      <w:r>
        <w:t xml:space="preserve">5.5 </w:t>
      </w:r>
      <w:r w:rsidR="009A76EE">
        <w:fldChar w:fldCharType="begin"/>
      </w:r>
      <w:r>
        <w:instrText xml:space="preserve"> XE "integer shift operations" </w:instrText>
      </w:r>
      <w:r w:rsidR="009A76EE">
        <w:fldChar w:fldCharType="end"/>
      </w:r>
      <w:r>
        <w:t>Integer Shift Operations</w:t>
      </w:r>
      <w:bookmarkEnd w:id="460"/>
    </w:p>
    <w:p w14:paraId="3CEFE768" w14:textId="77777777" w:rsidR="008A5E4E" w:rsidRDefault="0065745B">
      <w:pPr>
        <w:pStyle w:val="p"/>
      </w:pPr>
      <w:r>
        <w:t xml:space="preserve"> These operations perform right or left shifts of bits.</w:t>
      </w:r>
    </w:p>
    <w:p w14:paraId="5A8D5C1E" w14:textId="77777777" w:rsidR="008A5E4E" w:rsidRDefault="0065745B">
      <w:pPr>
        <w:pStyle w:val="p"/>
      </w:pPr>
      <w:r>
        <w:t xml:space="preserve">These operations have a packed form. </w:t>
      </w:r>
    </w:p>
    <w:p w14:paraId="7C13D4D8" w14:textId="77777777" w:rsidR="008A5E4E" w:rsidRDefault="0065745B">
      <w:pPr>
        <w:pStyle w:val="h3"/>
      </w:pPr>
      <w:bookmarkStart w:id="461" w:name="_Toc396034206"/>
      <w:r>
        <w:t>5.5.1 Syntax</w:t>
      </w:r>
      <w:bookmarkEnd w:id="461"/>
    </w:p>
    <w:p w14:paraId="1FD95C87" w14:textId="77777777" w:rsidR="008A5E4E" w:rsidRDefault="0065745B">
      <w:pPr>
        <w:pStyle w:val="pTableTitle"/>
      </w:pPr>
      <w:bookmarkStart w:id="462" w:name="_ListOf97"/>
      <w:r>
        <w:t>Table 5–5 Syntax for Integer Shift Operations</w:t>
      </w:r>
    </w:p>
    <w:bookmarkEnd w:id="462"/>
    <w:p w14:paraId="70BF7CD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60"/>
        <w:gridCol w:w="1075"/>
      </w:tblGrid>
      <w:tr w:rsidR="008A5E4E" w14:paraId="46C86524"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7D24F6C1"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0E1B423A" w14:textId="77777777" w:rsidR="008A5E4E" w:rsidRDefault="0065745B">
            <w:pPr>
              <w:pStyle w:val="thTableStyle-TablestyleSyntax-HeadD-Operands-Header1"/>
              <w:shd w:val="clear" w:color="auto" w:fill="D3D3D3"/>
            </w:pPr>
            <w:r>
              <w:rPr>
                <w:shd w:val="clear" w:color="auto" w:fill="D3D3D3"/>
              </w:rPr>
              <w:t>Operands</w:t>
            </w:r>
          </w:p>
        </w:tc>
      </w:tr>
      <w:tr w:rsidR="008A5E4E" w14:paraId="6194062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0DCE727" w14:textId="77777777" w:rsidR="008A5E4E" w:rsidRDefault="0065745B">
            <w:pPr>
              <w:pStyle w:val="tdTableStyle-TablestyleSyntax-BodyE-Opcodes-Body1"/>
              <w:shd w:val="clear" w:color="auto" w:fill="DCDCDC"/>
            </w:pPr>
            <w:r>
              <w:rPr>
                <w:rStyle w:val="code"/>
                <w:shd w:val="clear" w:color="auto" w:fill="DCDCDC"/>
              </w:rPr>
              <w:t>shl_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059C8B2E"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p>
        </w:tc>
      </w:tr>
      <w:tr w:rsidR="008A5E4E" w14:paraId="60141182"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06BDDB78" w14:textId="77777777" w:rsidR="008A5E4E" w:rsidRDefault="0065745B">
            <w:pPr>
              <w:pStyle w:val="tdTableStyle-TablestyleSyntax-BodyB-Opcodes-Body1"/>
              <w:shd w:val="clear" w:color="auto" w:fill="DCDCDC"/>
            </w:pPr>
            <w:r>
              <w:rPr>
                <w:rStyle w:val="code"/>
                <w:shd w:val="clear" w:color="auto" w:fill="DCDCDC"/>
              </w:rPr>
              <w:t>shr_</w:t>
            </w:r>
            <w:r>
              <w:rPr>
                <w:rStyle w:val="em"/>
                <w:shd w:val="clear" w:color="auto" w:fill="DCDCDC"/>
              </w:rPr>
              <w:t>TypeLength</w:t>
            </w:r>
          </w:p>
        </w:tc>
        <w:tc>
          <w:tcPr>
            <w:tcW w:w="0" w:type="auto"/>
            <w:tcMar>
              <w:top w:w="45" w:type="dxa"/>
              <w:left w:w="45" w:type="dxa"/>
              <w:bottom w:w="45" w:type="dxa"/>
              <w:right w:w="45" w:type="dxa"/>
            </w:tcMar>
          </w:tcPr>
          <w:p w14:paraId="3C994C62" w14:textId="77777777" w:rsidR="008A5E4E" w:rsidRDefault="0065745B">
            <w:pPr>
              <w:pStyle w:val="tdTableStyle-TablestyleSyntax-BodyA-Operands-Body1"/>
            </w:pPr>
            <w:r>
              <w:rPr>
                <w:rStyle w:val="em"/>
              </w:rPr>
              <w:t>dest</w:t>
            </w:r>
            <w:r>
              <w:t xml:space="preserve">, </w:t>
            </w:r>
            <w:r>
              <w:rPr>
                <w:rStyle w:val="em"/>
              </w:rPr>
              <w:t>src0</w:t>
            </w:r>
            <w:r>
              <w:t xml:space="preserve">, </w:t>
            </w:r>
            <w:r>
              <w:rPr>
                <w:rStyle w:val="em"/>
              </w:rPr>
              <w:t>src1</w:t>
            </w:r>
          </w:p>
        </w:tc>
      </w:tr>
    </w:tbl>
    <w:p w14:paraId="7CF0941F" w14:textId="77777777" w:rsidR="008A5E4E" w:rsidRDefault="008A5E4E">
      <w:pPr>
        <w:spacing w:after="240"/>
      </w:pPr>
    </w:p>
    <w:p w14:paraId="346F58A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7577"/>
      </w:tblGrid>
      <w:tr w:rsidR="008A5E4E" w14:paraId="475A6EAB"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EA9E8F3"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0BA82767" w14:textId="77777777">
        <w:trPr>
          <w:tblCellSpacing w:w="0" w:type="dxa"/>
        </w:trPr>
        <w:tc>
          <w:tcPr>
            <w:tcW w:w="0" w:type="auto"/>
            <w:tcBorders>
              <w:bottom w:val="single" w:sz="6" w:space="0" w:color="000000"/>
            </w:tcBorders>
            <w:tcMar>
              <w:top w:w="45" w:type="dxa"/>
              <w:left w:w="45" w:type="dxa"/>
              <w:bottom w:w="45" w:type="dxa"/>
              <w:right w:w="45" w:type="dxa"/>
            </w:tcMar>
          </w:tcPr>
          <w:p w14:paraId="73547F64" w14:textId="77777777" w:rsidR="008A5E4E" w:rsidRDefault="0065745B">
            <w:pPr>
              <w:pStyle w:val="tdTableStyle-TablestyleNonAltRows-BodyD-Column-Body1"/>
            </w:pPr>
            <w:r>
              <w:rPr>
                <w:rStyle w:val="em"/>
              </w:rPr>
              <w:t>Type</w:t>
            </w:r>
            <w:r>
              <w:t xml:space="preserve">: </w:t>
            </w:r>
            <w:r>
              <w:rPr>
                <w:rStyle w:val="code"/>
              </w:rPr>
              <w:t>s</w:t>
            </w:r>
            <w:r>
              <w:t xml:space="preserve">, </w:t>
            </w:r>
            <w:r>
              <w:rPr>
                <w:rStyle w:val="code"/>
              </w:rPr>
              <w:t>u</w:t>
            </w:r>
            <w:r>
              <w:t xml:space="preserve">. </w:t>
            </w:r>
          </w:p>
        </w:tc>
      </w:tr>
      <w:tr w:rsidR="008A5E4E" w14:paraId="0576252E" w14:textId="77777777">
        <w:trPr>
          <w:tblCellSpacing w:w="0" w:type="dxa"/>
        </w:trPr>
        <w:tc>
          <w:tcPr>
            <w:tcW w:w="0" w:type="auto"/>
            <w:tcMar>
              <w:top w:w="45" w:type="dxa"/>
              <w:left w:w="45" w:type="dxa"/>
              <w:bottom w:w="45" w:type="dxa"/>
              <w:right w:w="45" w:type="dxa"/>
            </w:tcMar>
          </w:tcPr>
          <w:p w14:paraId="4CFC4880" w14:textId="77777777" w:rsidR="008A5E4E" w:rsidRDefault="0065745B">
            <w:pPr>
              <w:pStyle w:val="tdTableStyle-TablestyleNonAltRows-BodyA-Column-Body1"/>
            </w:pPr>
            <w:r>
              <w:rPr>
                <w:rStyle w:val="em"/>
              </w:rPr>
              <w:t>Length</w:t>
            </w:r>
            <w:r>
              <w:t xml:space="preserve">: For regular form: 32, 64; for packed form: </w:t>
            </w:r>
            <w:r>
              <w:rPr>
                <w:rStyle w:val="code"/>
              </w:rPr>
              <w:t>8x4</w:t>
            </w:r>
            <w:r>
              <w:t xml:space="preserve">, </w:t>
            </w:r>
            <w:r>
              <w:rPr>
                <w:rStyle w:val="code"/>
              </w:rPr>
              <w:t>8x8</w:t>
            </w:r>
            <w:r>
              <w:t xml:space="preserve">, </w:t>
            </w:r>
            <w:r>
              <w:rPr>
                <w:rStyle w:val="code"/>
              </w:rPr>
              <w:t>8x16</w:t>
            </w:r>
            <w:r>
              <w:t xml:space="preserve">, </w:t>
            </w:r>
            <w:r>
              <w:rPr>
                <w:rStyle w:val="code"/>
              </w:rPr>
              <w:t>16x2</w:t>
            </w:r>
            <w:r>
              <w:t xml:space="preserve">, </w:t>
            </w:r>
            <w:r>
              <w:rPr>
                <w:rStyle w:val="code"/>
              </w:rPr>
              <w:t>16x4</w:t>
            </w:r>
            <w:r>
              <w:t xml:space="preserve">, </w:t>
            </w:r>
            <w:r>
              <w:rPr>
                <w:rStyle w:val="code"/>
              </w:rPr>
              <w:t>16x8</w:t>
            </w:r>
            <w:r>
              <w:t xml:space="preserve">, </w:t>
            </w:r>
            <w:r>
              <w:rPr>
                <w:rStyle w:val="code"/>
              </w:rPr>
              <w:t>32x2</w:t>
            </w:r>
            <w:r>
              <w:t xml:space="preserve">, </w:t>
            </w:r>
            <w:r>
              <w:rPr>
                <w:rStyle w:val="code"/>
              </w:rPr>
              <w:t>32x4</w:t>
            </w:r>
            <w:r>
              <w:t xml:space="preserve">, or </w:t>
            </w:r>
            <w:r>
              <w:rPr>
                <w:rStyle w:val="code"/>
              </w:rPr>
              <w:t>64x2</w:t>
            </w:r>
            <w:r>
              <w:t>.</w:t>
            </w:r>
          </w:p>
        </w:tc>
      </w:tr>
    </w:tbl>
    <w:p w14:paraId="207CFE8D" w14:textId="77777777" w:rsidR="008A5E4E" w:rsidRDefault="008A5E4E">
      <w:pPr>
        <w:spacing w:after="240"/>
      </w:pPr>
    </w:p>
    <w:p w14:paraId="763E1A7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7133"/>
      </w:tblGrid>
      <w:tr w:rsidR="008A5E4E" w14:paraId="26076CD2"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78A7716"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780A039D" w14:textId="77777777">
        <w:trPr>
          <w:tblCellSpacing w:w="0" w:type="dxa"/>
        </w:trPr>
        <w:tc>
          <w:tcPr>
            <w:tcW w:w="0" w:type="auto"/>
            <w:tcBorders>
              <w:bottom w:val="single" w:sz="6" w:space="0" w:color="000000"/>
            </w:tcBorders>
            <w:tcMar>
              <w:top w:w="45" w:type="dxa"/>
              <w:left w:w="45" w:type="dxa"/>
              <w:bottom w:w="45" w:type="dxa"/>
              <w:right w:w="45" w:type="dxa"/>
            </w:tcMar>
          </w:tcPr>
          <w:p w14:paraId="05E6885D" w14:textId="77777777" w:rsidR="008A5E4E" w:rsidRDefault="0065745B">
            <w:pPr>
              <w:pStyle w:val="tdTableStyle-TablestyleNonAltRows-BodyD-Column-Body1"/>
            </w:pPr>
            <w:r>
              <w:rPr>
                <w:rStyle w:val="em"/>
              </w:rPr>
              <w:t>dest</w:t>
            </w:r>
            <w:r>
              <w:t xml:space="preserve">: Destination register. </w:t>
            </w:r>
          </w:p>
        </w:tc>
      </w:tr>
      <w:tr w:rsidR="008A5E4E" w14:paraId="45F6AAA2" w14:textId="77777777">
        <w:trPr>
          <w:tblCellSpacing w:w="0" w:type="dxa"/>
        </w:trPr>
        <w:tc>
          <w:tcPr>
            <w:tcW w:w="0" w:type="auto"/>
            <w:tcMar>
              <w:top w:w="45" w:type="dxa"/>
              <w:left w:w="45" w:type="dxa"/>
              <w:bottom w:w="45" w:type="dxa"/>
              <w:right w:w="45" w:type="dxa"/>
            </w:tcMar>
          </w:tcPr>
          <w:p w14:paraId="3339A834" w14:textId="799B789A" w:rsidR="008A5E4E" w:rsidRDefault="0065745B" w:rsidP="009A7528">
            <w:pPr>
              <w:pStyle w:val="tdTableStyle-TablestyleNonAltRows-BodyA-Column-Body1"/>
            </w:pPr>
            <w:r>
              <w:rPr>
                <w:rStyle w:val="em"/>
              </w:rPr>
              <w:t>src0</w:t>
            </w:r>
            <w:r>
              <w:t xml:space="preserve">, </w:t>
            </w:r>
            <w:r>
              <w:rPr>
                <w:rStyle w:val="em"/>
              </w:rPr>
              <w:t>src1</w:t>
            </w:r>
            <w:r>
              <w:t xml:space="preserve">: Sources. Can be a register, </w:t>
            </w:r>
            <w:r w:rsidR="009A7528">
              <w:t xml:space="preserve">or </w:t>
            </w:r>
            <w:r>
              <w:t xml:space="preserve">immediate value. Regardless of </w:t>
            </w:r>
            <w:r>
              <w:rPr>
                <w:rStyle w:val="em"/>
              </w:rPr>
              <w:t>TypeLength</w:t>
            </w:r>
            <w:r>
              <w:t xml:space="preserve">, </w:t>
            </w:r>
            <w:r>
              <w:rPr>
                <w:rStyle w:val="em"/>
              </w:rPr>
              <w:t>src1</w:t>
            </w:r>
            <w:r>
              <w:t xml:space="preserve"> is always </w:t>
            </w:r>
            <w:r>
              <w:rPr>
                <w:rStyle w:val="code"/>
              </w:rPr>
              <w:t>u32</w:t>
            </w:r>
            <w:r>
              <w:t>.</w:t>
            </w:r>
          </w:p>
        </w:tc>
      </w:tr>
    </w:tbl>
    <w:p w14:paraId="22FCD73B" w14:textId="77777777" w:rsidR="008A5E4E" w:rsidRDefault="008A5E4E">
      <w:pPr>
        <w:spacing w:after="240"/>
      </w:pPr>
    </w:p>
    <w:p w14:paraId="58D9A5C2"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417F0209"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30B8ED94" w14:textId="77777777" w:rsidR="008A5E4E" w:rsidRDefault="0065745B">
            <w:pPr>
              <w:pStyle w:val="thTableStyle-TablestyleNonAltRows-HeadD-Column-Header1"/>
              <w:shd w:val="clear" w:color="auto" w:fill="D3D3D3"/>
            </w:pPr>
            <w:r>
              <w:rPr>
                <w:shd w:val="clear" w:color="auto" w:fill="D3D3D3"/>
              </w:rPr>
              <w:lastRenderedPageBreak/>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3823D22F" w14:textId="77777777">
        <w:trPr>
          <w:tblCellSpacing w:w="0" w:type="dxa"/>
        </w:trPr>
        <w:tc>
          <w:tcPr>
            <w:tcW w:w="0" w:type="auto"/>
            <w:tcMar>
              <w:top w:w="45" w:type="dxa"/>
              <w:left w:w="45" w:type="dxa"/>
              <w:bottom w:w="45" w:type="dxa"/>
              <w:right w:w="45" w:type="dxa"/>
            </w:tcMar>
          </w:tcPr>
          <w:p w14:paraId="407DE0BF" w14:textId="77777777" w:rsidR="008A5E4E" w:rsidRDefault="0065745B">
            <w:pPr>
              <w:pStyle w:val="tdTableStyle-TablestyleNonAltRows-BodyA-Column-Body1"/>
            </w:pPr>
            <w:r>
              <w:t xml:space="preserve">No exceptions are allowed. </w:t>
            </w:r>
          </w:p>
        </w:tc>
      </w:tr>
    </w:tbl>
    <w:p w14:paraId="514323E6" w14:textId="77777777" w:rsidR="008A5E4E" w:rsidRDefault="008A5E4E">
      <w:pPr>
        <w:spacing w:after="240"/>
      </w:pPr>
    </w:p>
    <w:p w14:paraId="17C50BB1" w14:textId="77777777" w:rsidR="008A5E4E" w:rsidRDefault="0065745B">
      <w:pPr>
        <w:pStyle w:val="p"/>
      </w:pPr>
      <w:r>
        <w:t xml:space="preserve">For BRIG syntax, see </w:t>
      </w:r>
      <w:r>
        <w:rPr>
          <w:rStyle w:val="xref1"/>
        </w:rPr>
        <w:t>18.7.1.4. BRIG Syntax for Integer Shift Operations (</w:t>
      </w:r>
      <w:r w:rsidR="009A76EE" w:rsidRPr="008A5E4E">
        <w:fldChar w:fldCharType="begin"/>
      </w:r>
      <w:r w:rsidR="008A5E4E">
        <w:instrText xml:space="preserve"> PAGEREF _Ref408066995 \p \h  \* MERGEFORMAT </w:instrText>
      </w:r>
      <w:r w:rsidR="009A76EE" w:rsidRPr="008A5E4E">
        <w:fldChar w:fldCharType="separate"/>
      </w:r>
      <w:r w:rsidR="00533AF0" w:rsidRPr="00533AF0">
        <w:rPr>
          <w:rStyle w:val="xref1"/>
          <w:noProof/>
        </w:rPr>
        <w:t>on</w:t>
      </w:r>
      <w:r w:rsidR="00533AF0">
        <w:rPr>
          <w:noProof/>
        </w:rPr>
        <w:t xml:space="preserve"> page 357</w:t>
      </w:r>
      <w:r w:rsidR="009A76EE" w:rsidRPr="008A5E4E">
        <w:rPr>
          <w:rStyle w:val="xref1"/>
        </w:rPr>
        <w:fldChar w:fldCharType="end"/>
      </w:r>
      <w:r>
        <w:rPr>
          <w:rStyle w:val="xref1"/>
        </w:rPr>
        <w:t>)</w:t>
      </w:r>
      <w:r>
        <w:t xml:space="preserve">. </w:t>
      </w:r>
    </w:p>
    <w:p w14:paraId="7D5E56AB" w14:textId="77777777" w:rsidR="008A5E4E" w:rsidRDefault="0065745B">
      <w:pPr>
        <w:pStyle w:val="h3"/>
      </w:pPr>
      <w:bookmarkStart w:id="463" w:name="_Toc396034207"/>
      <w:r>
        <w:t>5.5.2 Description for Standard Form</w:t>
      </w:r>
      <w:bookmarkEnd w:id="463"/>
    </w:p>
    <w:p w14:paraId="272FE85E" w14:textId="77777777" w:rsidR="008A5E4E" w:rsidRDefault="0065745B">
      <w:pPr>
        <w:pStyle w:val="p"/>
      </w:pPr>
      <w:r>
        <w:t xml:space="preserve">If the </w:t>
      </w:r>
      <w:r>
        <w:rPr>
          <w:rStyle w:val="i"/>
        </w:rPr>
        <w:t>Length</w:t>
      </w:r>
      <w:r>
        <w:t xml:space="preserve"> is 32, then the amount to shift ignores all but the lower five bits of </w:t>
      </w:r>
      <w:r>
        <w:rPr>
          <w:rStyle w:val="i"/>
        </w:rPr>
        <w:t>src1</w:t>
      </w:r>
      <w:r>
        <w:t>. For example, shifts of 33 and 1 are treated identically.</w:t>
      </w:r>
    </w:p>
    <w:p w14:paraId="73F21691" w14:textId="77777777" w:rsidR="008A5E4E" w:rsidRDefault="0065745B">
      <w:pPr>
        <w:pStyle w:val="p"/>
      </w:pPr>
      <w:r>
        <w:t xml:space="preserve">If the </w:t>
      </w:r>
      <w:r>
        <w:rPr>
          <w:rStyle w:val="i"/>
        </w:rPr>
        <w:t>Length</w:t>
      </w:r>
      <w:r>
        <w:t xml:space="preserve"> is 64, then the amount to shift ignores all but the lower six bits of </w:t>
      </w:r>
      <w:r>
        <w:rPr>
          <w:rStyle w:val="i"/>
        </w:rPr>
        <w:t>src1</w:t>
      </w:r>
      <w:r>
        <w:t xml:space="preserve">. </w:t>
      </w:r>
    </w:p>
    <w:p w14:paraId="2958B043" w14:textId="77777777" w:rsidR="008A5E4E" w:rsidRDefault="009A76EE">
      <w:pPr>
        <w:pStyle w:val="pDefinitionTerm"/>
      </w:pPr>
      <w:r>
        <w:fldChar w:fldCharType="begin"/>
      </w:r>
      <w:r w:rsidR="0065745B">
        <w:instrText xml:space="preserve"> XE "integer shift operations:shl" </w:instrText>
      </w:r>
      <w:r>
        <w:fldChar w:fldCharType="end"/>
      </w:r>
      <w:r w:rsidR="0065745B">
        <w:rPr>
          <w:rStyle w:val="code1"/>
        </w:rPr>
        <w:t>shl</w:t>
      </w:r>
    </w:p>
    <w:p w14:paraId="4A6ED048" w14:textId="77777777" w:rsidR="008A5E4E" w:rsidRDefault="0065745B">
      <w:pPr>
        <w:pStyle w:val="p1"/>
      </w:pPr>
      <w:r>
        <w:t xml:space="preserve">Shifts source </w:t>
      </w:r>
      <w:r>
        <w:rPr>
          <w:rStyle w:val="i"/>
        </w:rPr>
        <w:t>src0</w:t>
      </w:r>
      <w:r>
        <w:t xml:space="preserve"> left by the least significant bits of source </w:t>
      </w:r>
      <w:r>
        <w:rPr>
          <w:rStyle w:val="i"/>
        </w:rPr>
        <w:t>src1</w:t>
      </w:r>
      <w:r>
        <w:t xml:space="preserve"> and stores the result into the destination </w:t>
      </w:r>
      <w:r>
        <w:rPr>
          <w:rStyle w:val="i"/>
        </w:rPr>
        <w:t>dest</w:t>
      </w:r>
      <w:r>
        <w:t xml:space="preserve">. This is the left arithmetic shift, adding zeros to the least significant bits. The value in </w:t>
      </w:r>
      <w:r>
        <w:rPr>
          <w:rStyle w:val="i"/>
        </w:rPr>
        <w:t>src1</w:t>
      </w:r>
      <w:r>
        <w:t xml:space="preserve"> is treated as unsigned. </w:t>
      </w:r>
    </w:p>
    <w:p w14:paraId="1839411C" w14:textId="77777777" w:rsidR="008A5E4E" w:rsidRDefault="0065745B">
      <w:pPr>
        <w:pStyle w:val="p1"/>
      </w:pPr>
      <w:r>
        <w:t xml:space="preserve">The </w:t>
      </w:r>
      <w:r>
        <w:rPr>
          <w:rStyle w:val="code1"/>
        </w:rPr>
        <w:t>shl</w:t>
      </w:r>
      <w:r>
        <w:t xml:space="preserve"> operation supports both signed and unsigned forms to aid readers of the code, though both forms compute the same result.</w:t>
      </w:r>
    </w:p>
    <w:p w14:paraId="678398AD" w14:textId="77777777" w:rsidR="008A5E4E" w:rsidRDefault="009A76EE">
      <w:pPr>
        <w:pStyle w:val="pDefinitionTerm"/>
      </w:pPr>
      <w:r>
        <w:fldChar w:fldCharType="begin"/>
      </w:r>
      <w:r w:rsidR="0065745B">
        <w:instrText xml:space="preserve"> XE "integer shift operations:shr" </w:instrText>
      </w:r>
      <w:r>
        <w:fldChar w:fldCharType="end"/>
      </w:r>
      <w:r w:rsidR="0065745B">
        <w:rPr>
          <w:rStyle w:val="code1"/>
        </w:rPr>
        <w:t>shr_s</w:t>
      </w:r>
    </w:p>
    <w:p w14:paraId="3E8505F5" w14:textId="77777777" w:rsidR="008A5E4E" w:rsidRDefault="0065745B">
      <w:pPr>
        <w:pStyle w:val="p1"/>
      </w:pPr>
      <w:r>
        <w:t xml:space="preserve">Shifts source </w:t>
      </w:r>
      <w:r>
        <w:rPr>
          <w:rStyle w:val="i"/>
        </w:rPr>
        <w:t>src0</w:t>
      </w:r>
      <w:r>
        <w:t xml:space="preserve"> right by the least significant bits of source </w:t>
      </w:r>
      <w:r>
        <w:rPr>
          <w:rStyle w:val="i"/>
        </w:rPr>
        <w:t>src1</w:t>
      </w:r>
      <w:r>
        <w:t xml:space="preserve"> and stores the result into the destination </w:t>
      </w:r>
      <w:r>
        <w:rPr>
          <w:rStyle w:val="i"/>
        </w:rPr>
        <w:t>dest</w:t>
      </w:r>
      <w:r>
        <w:t xml:space="preserve">. This is the right arithmetic shift, filling the exposed positions (the most significant bits) with the sign of </w:t>
      </w:r>
      <w:r>
        <w:rPr>
          <w:rStyle w:val="i"/>
        </w:rPr>
        <w:t>src0</w:t>
      </w:r>
      <w:r>
        <w:t xml:space="preserve">. The value in </w:t>
      </w:r>
      <w:r>
        <w:rPr>
          <w:rStyle w:val="i"/>
        </w:rPr>
        <w:t>src1</w:t>
      </w:r>
      <w:r>
        <w:t xml:space="preserve"> is treated as unsigned.</w:t>
      </w:r>
    </w:p>
    <w:p w14:paraId="10424B11" w14:textId="77777777" w:rsidR="008A5E4E" w:rsidRDefault="009A76EE">
      <w:pPr>
        <w:pStyle w:val="pDefinitionTerm"/>
      </w:pPr>
      <w:r>
        <w:fldChar w:fldCharType="begin"/>
      </w:r>
      <w:r w:rsidR="0065745B">
        <w:instrText xml:space="preserve"> XE "integer shift operations:shr" </w:instrText>
      </w:r>
      <w:r>
        <w:fldChar w:fldCharType="end"/>
      </w:r>
      <w:r w:rsidR="0065745B">
        <w:rPr>
          <w:rStyle w:val="code1"/>
        </w:rPr>
        <w:t>shr_u</w:t>
      </w:r>
    </w:p>
    <w:p w14:paraId="5A469474" w14:textId="77777777" w:rsidR="008A5E4E" w:rsidRDefault="0065745B">
      <w:pPr>
        <w:pStyle w:val="p1"/>
      </w:pPr>
      <w:r>
        <w:t xml:space="preserve">Shifts source </w:t>
      </w:r>
      <w:r>
        <w:rPr>
          <w:rStyle w:val="i"/>
        </w:rPr>
        <w:t>src0</w:t>
      </w:r>
      <w:r>
        <w:t xml:space="preserve"> right by the least significant bits of source </w:t>
      </w:r>
      <w:r>
        <w:rPr>
          <w:rStyle w:val="i"/>
        </w:rPr>
        <w:t>src1</w:t>
      </w:r>
      <w:r>
        <w:t xml:space="preserve"> and stores the result into the destination </w:t>
      </w:r>
      <w:r>
        <w:rPr>
          <w:rStyle w:val="i"/>
        </w:rPr>
        <w:t>dest</w:t>
      </w:r>
      <w:r>
        <w:t xml:space="preserve">. This is the right logical shift, filling the exposed positions (the most significant bits) with zeros. The value in </w:t>
      </w:r>
      <w:r>
        <w:rPr>
          <w:rStyle w:val="i"/>
        </w:rPr>
        <w:t>src1</w:t>
      </w:r>
      <w:r>
        <w:t xml:space="preserve"> is treated as unsigned.</w:t>
      </w:r>
    </w:p>
    <w:p w14:paraId="60BA18B4" w14:textId="77777777" w:rsidR="008A5E4E" w:rsidRDefault="0065745B">
      <w:pPr>
        <w:pStyle w:val="p"/>
      </w:pPr>
      <w:r>
        <w:t xml:space="preserve">Both </w:t>
      </w:r>
      <w:r>
        <w:rPr>
          <w:rStyle w:val="code1"/>
        </w:rPr>
        <w:t>shr_s</w:t>
      </w:r>
      <w:r>
        <w:t xml:space="preserve"> and </w:t>
      </w:r>
      <w:r>
        <w:rPr>
          <w:rStyle w:val="code1"/>
        </w:rPr>
        <w:t>shr_u</w:t>
      </w:r>
      <w:r>
        <w:t xml:space="preserve"> produce the same result if </w:t>
      </w:r>
      <w:r>
        <w:rPr>
          <w:rStyle w:val="i"/>
        </w:rPr>
        <w:t>src0</w:t>
      </w:r>
      <w:r>
        <w:t xml:space="preserve"> is non-negative or if the least significant bits of the shift amount (</w:t>
      </w:r>
      <w:r>
        <w:rPr>
          <w:rStyle w:val="i"/>
        </w:rPr>
        <w:t>src1</w:t>
      </w:r>
      <w:r>
        <w:t xml:space="preserve">) is zero. </w:t>
      </w:r>
    </w:p>
    <w:p w14:paraId="5E52A72D" w14:textId="77777777" w:rsidR="008A5E4E" w:rsidRDefault="0065745B">
      <w:pPr>
        <w:pStyle w:val="h3"/>
      </w:pPr>
      <w:bookmarkStart w:id="464" w:name="_Toc396034208"/>
      <w:r>
        <w:t>5.5.3 Description for Packed Form</w:t>
      </w:r>
      <w:bookmarkEnd w:id="464"/>
    </w:p>
    <w:p w14:paraId="23E457DE" w14:textId="77777777" w:rsidR="008A5E4E" w:rsidRDefault="0065745B">
      <w:pPr>
        <w:pStyle w:val="p"/>
      </w:pPr>
      <w:r>
        <w:t xml:space="preserve">Each element in </w:t>
      </w:r>
      <w:r>
        <w:rPr>
          <w:rStyle w:val="i"/>
        </w:rPr>
        <w:t>src0</w:t>
      </w:r>
      <w:r>
        <w:t xml:space="preserve"> is shifted by the same amount. The amount is in </w:t>
      </w:r>
      <w:r>
        <w:rPr>
          <w:rStyle w:val="i"/>
        </w:rPr>
        <w:t>src1</w:t>
      </w:r>
      <w:r>
        <w:t>.</w:t>
      </w:r>
    </w:p>
    <w:p w14:paraId="0A0BB66B" w14:textId="77777777" w:rsidR="008A5E4E" w:rsidRDefault="0065745B">
      <w:pPr>
        <w:pStyle w:val="p"/>
      </w:pPr>
      <w:r>
        <w:t xml:space="preserve">If the element size is 8 (that is, the </w:t>
      </w:r>
      <w:r>
        <w:rPr>
          <w:rStyle w:val="i"/>
        </w:rPr>
        <w:t>Length</w:t>
      </w:r>
      <w:r>
        <w:t xml:space="preserve"> starts with 8x), the shift amount is specified in the least significant 3 bits of </w:t>
      </w:r>
      <w:r>
        <w:rPr>
          <w:rStyle w:val="i"/>
        </w:rPr>
        <w:t>src1</w:t>
      </w:r>
      <w:r>
        <w:t>.</w:t>
      </w:r>
    </w:p>
    <w:p w14:paraId="7E61E762" w14:textId="77777777" w:rsidR="008A5E4E" w:rsidRDefault="0065745B">
      <w:pPr>
        <w:pStyle w:val="p"/>
      </w:pPr>
      <w:r>
        <w:t xml:space="preserve"> If the element size is 16 (that is, the </w:t>
      </w:r>
      <w:r>
        <w:rPr>
          <w:rStyle w:val="i"/>
        </w:rPr>
        <w:t>Length</w:t>
      </w:r>
      <w:r>
        <w:t xml:space="preserve"> starts with 16x), the shift amount is specified in the least significant 4 bits of </w:t>
      </w:r>
      <w:r>
        <w:rPr>
          <w:rStyle w:val="i"/>
        </w:rPr>
        <w:t>src1</w:t>
      </w:r>
      <w:r>
        <w:t>.</w:t>
      </w:r>
    </w:p>
    <w:p w14:paraId="0CF68381" w14:textId="77777777" w:rsidR="008A5E4E" w:rsidRDefault="0065745B">
      <w:pPr>
        <w:pStyle w:val="p"/>
      </w:pPr>
      <w:r>
        <w:t xml:space="preserve"> If the element size is 32 (that is, the </w:t>
      </w:r>
      <w:r>
        <w:rPr>
          <w:rStyle w:val="i"/>
        </w:rPr>
        <w:t>Length</w:t>
      </w:r>
      <w:r>
        <w:t xml:space="preserve"> starts with 32x), the shift amount is specified in the least significant 5 bits of </w:t>
      </w:r>
      <w:r>
        <w:rPr>
          <w:rStyle w:val="i"/>
        </w:rPr>
        <w:t>src1</w:t>
      </w:r>
      <w:r>
        <w:t xml:space="preserve">. </w:t>
      </w:r>
    </w:p>
    <w:p w14:paraId="681FAABA" w14:textId="77777777" w:rsidR="008A5E4E" w:rsidRDefault="0065745B">
      <w:pPr>
        <w:pStyle w:val="p"/>
      </w:pPr>
      <w:r>
        <w:t xml:space="preserve"> If the element size is 64 (that is, the </w:t>
      </w:r>
      <w:r>
        <w:rPr>
          <w:rStyle w:val="i"/>
        </w:rPr>
        <w:t>Length</w:t>
      </w:r>
      <w:r>
        <w:t xml:space="preserve"> starts with 64x), the shift amount is specified in the least significant 6 bits of </w:t>
      </w:r>
      <w:r>
        <w:rPr>
          <w:rStyle w:val="i"/>
        </w:rPr>
        <w:t>src1</w:t>
      </w:r>
      <w:r>
        <w:t>.</w:t>
      </w:r>
    </w:p>
    <w:p w14:paraId="21E58A9F" w14:textId="77777777" w:rsidR="008A5E4E" w:rsidRDefault="0065745B">
      <w:pPr>
        <w:pStyle w:val="pExample"/>
      </w:pPr>
      <w:r>
        <w:t>Examples</w:t>
      </w:r>
    </w:p>
    <w:p w14:paraId="7E03C28F" w14:textId="77777777" w:rsidR="008A5E4E" w:rsidRDefault="0065745B">
      <w:pPr>
        <w:pStyle w:val="pre"/>
      </w:pPr>
      <w:r>
        <w:t>shl_u32 $s1, $s2, 2;</w:t>
      </w:r>
      <w:r>
        <w:br/>
        <w:t xml:space="preserve"> shl_u64 $d1, $d2, 2;</w:t>
      </w:r>
      <w:r>
        <w:br/>
        <w:t xml:space="preserve"> shl_s32 $s1, $s2, 2;</w:t>
      </w:r>
      <w:r>
        <w:br/>
      </w:r>
      <w:r>
        <w:lastRenderedPageBreak/>
        <w:t xml:space="preserve"> shl_s64 $d1, $d2, 2;</w:t>
      </w:r>
      <w:r>
        <w:br/>
        <w:t xml:space="preserve"> </w:t>
      </w:r>
      <w:r>
        <w:br/>
        <w:t xml:space="preserve"> shr_u32 $s1, $s2, 2;</w:t>
      </w:r>
      <w:r>
        <w:br/>
        <w:t xml:space="preserve"> shr_u64 $d1, $d2, 2;</w:t>
      </w:r>
      <w:r>
        <w:br/>
        <w:t xml:space="preserve"> shr_s32 $s1, $s2, 2;</w:t>
      </w:r>
      <w:r>
        <w:br/>
        <w:t xml:space="preserve"> shr_s64 $d1, $d2, 2;</w:t>
      </w:r>
      <w:r>
        <w:br/>
        <w:t xml:space="preserve"> </w:t>
      </w:r>
      <w:r>
        <w:br/>
        <w:t xml:space="preserve"> shl_u8x8 $d0, $d1, 2;</w:t>
      </w:r>
      <w:r>
        <w:br/>
        <w:t xml:space="preserve"> shl_u8x4 $s1, $s2, 2;</w:t>
      </w:r>
      <w:r>
        <w:br/>
        <w:t xml:space="preserve"> shl_u8x8 $d1, $d2, 1;</w:t>
      </w:r>
      <w:r>
        <w:br/>
        <w:t xml:space="preserve"> shr_u8x4 $s1, $s2, 1;</w:t>
      </w:r>
      <w:r>
        <w:br/>
        <w:t xml:space="preserve"> shr_u8x8 $d1, $d2, 2;</w:t>
      </w:r>
    </w:p>
    <w:p w14:paraId="714BEF1E" w14:textId="77777777" w:rsidR="008A5E4E" w:rsidRDefault="0065745B">
      <w:pPr>
        <w:pStyle w:val="h2"/>
      </w:pPr>
      <w:bookmarkStart w:id="465" w:name="_Toc396034209"/>
      <w:r>
        <w:t xml:space="preserve">5.6 </w:t>
      </w:r>
      <w:r w:rsidR="009A76EE">
        <w:fldChar w:fldCharType="begin"/>
      </w:r>
      <w:r>
        <w:instrText xml:space="preserve"> XE "individual bit operations" </w:instrText>
      </w:r>
      <w:r w:rsidR="009A76EE">
        <w:fldChar w:fldCharType="end"/>
      </w:r>
      <w:r>
        <w:t>Individual Bit Operations</w:t>
      </w:r>
      <w:bookmarkEnd w:id="465"/>
    </w:p>
    <w:p w14:paraId="092145D1" w14:textId="77777777" w:rsidR="008A5E4E" w:rsidRDefault="0065745B">
      <w:pPr>
        <w:pStyle w:val="p"/>
      </w:pPr>
      <w:r>
        <w:t xml:space="preserve"> It is often useful to consider a 32-bit or 64-bit register as 32 or 64 individual bits and to perform operations simultaneously on each of the bits of two sources. </w:t>
      </w:r>
    </w:p>
    <w:p w14:paraId="5C801666" w14:textId="77777777" w:rsidR="008A5E4E" w:rsidRDefault="0065745B">
      <w:pPr>
        <w:pStyle w:val="h3"/>
      </w:pPr>
      <w:bookmarkStart w:id="466" w:name="_Toc396034210"/>
      <w:r>
        <w:t>5.6.1 Syntax</w:t>
      </w:r>
      <w:bookmarkEnd w:id="466"/>
    </w:p>
    <w:p w14:paraId="38E83F17" w14:textId="77777777" w:rsidR="008A5E4E" w:rsidRDefault="0065745B">
      <w:pPr>
        <w:pStyle w:val="pTableTitle"/>
      </w:pPr>
      <w:bookmarkStart w:id="467" w:name="_ListOf98"/>
      <w:r>
        <w:t>Table 5–6 Syntax for Individual Bit Operations</w:t>
      </w:r>
    </w:p>
    <w:bookmarkEnd w:id="467"/>
    <w:p w14:paraId="40C92EB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246"/>
        <w:gridCol w:w="1073"/>
      </w:tblGrid>
      <w:tr w:rsidR="008A5E4E" w14:paraId="7166565C"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0113239E"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564A09C9" w14:textId="77777777" w:rsidR="008A5E4E" w:rsidRDefault="0065745B">
            <w:pPr>
              <w:pStyle w:val="thTableStyle-TablestyleSyntax-HeadD-Operands-Header1"/>
              <w:shd w:val="clear" w:color="auto" w:fill="D3D3D3"/>
            </w:pPr>
            <w:r>
              <w:rPr>
                <w:shd w:val="clear" w:color="auto" w:fill="D3D3D3"/>
              </w:rPr>
              <w:t>Operands</w:t>
            </w:r>
          </w:p>
        </w:tc>
      </w:tr>
      <w:tr w:rsidR="008A5E4E" w14:paraId="5869CC4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E0BF3C4" w14:textId="77777777" w:rsidR="008A5E4E" w:rsidRDefault="0065745B">
            <w:pPr>
              <w:pStyle w:val="tdTableStyle-TablestyleSyntax-BodyE-Opcodes-Body1"/>
              <w:shd w:val="clear" w:color="auto" w:fill="DCDCDC"/>
            </w:pPr>
            <w:r>
              <w:rPr>
                <w:rStyle w:val="code"/>
                <w:shd w:val="clear" w:color="auto" w:fill="DCDCDC"/>
              </w:rPr>
              <w:t>and_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2B939938" w14:textId="77777777" w:rsidR="008A5E4E" w:rsidRDefault="0065745B">
            <w:pPr>
              <w:pStyle w:val="tdTableStyle-TablestyleSyntax-BodyD-Operands-Body1"/>
            </w:pPr>
            <w:r>
              <w:rPr>
                <w:rStyle w:val="em"/>
              </w:rPr>
              <w:t>dest, src0, src1</w:t>
            </w:r>
          </w:p>
        </w:tc>
      </w:tr>
      <w:tr w:rsidR="008A5E4E" w14:paraId="518B40F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DCF0FA4" w14:textId="77777777" w:rsidR="008A5E4E" w:rsidRDefault="0065745B">
            <w:pPr>
              <w:pStyle w:val="tdTableStyle-TablestyleSyntax-BodyE-Opcodes-Body1"/>
              <w:shd w:val="clear" w:color="auto" w:fill="DCDCDC"/>
            </w:pPr>
            <w:r>
              <w:rPr>
                <w:rStyle w:val="code"/>
                <w:shd w:val="clear" w:color="auto" w:fill="DCDCDC"/>
              </w:rPr>
              <w:t>or_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3B9801D6" w14:textId="77777777" w:rsidR="008A5E4E" w:rsidRDefault="0065745B">
            <w:pPr>
              <w:pStyle w:val="tdTableStyle-TablestyleSyntax-BodyD-Operands-Body1"/>
            </w:pPr>
            <w:r>
              <w:rPr>
                <w:rStyle w:val="em"/>
              </w:rPr>
              <w:t>dest, src0, src1</w:t>
            </w:r>
          </w:p>
        </w:tc>
      </w:tr>
      <w:tr w:rsidR="008A5E4E" w14:paraId="3D0119D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6471AFD" w14:textId="77777777" w:rsidR="008A5E4E" w:rsidRDefault="0065745B">
            <w:pPr>
              <w:pStyle w:val="tdTableStyle-TablestyleSyntax-BodyE-Opcodes-Body1"/>
              <w:shd w:val="clear" w:color="auto" w:fill="DCDCDC"/>
            </w:pPr>
            <w:r>
              <w:rPr>
                <w:rStyle w:val="code"/>
                <w:shd w:val="clear" w:color="auto" w:fill="DCDCDC"/>
              </w:rPr>
              <w:t>xor_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50E35A04" w14:textId="77777777" w:rsidR="008A5E4E" w:rsidRDefault="0065745B">
            <w:pPr>
              <w:pStyle w:val="tdTableStyle-TablestyleSyntax-BodyD-Operands-Body1"/>
            </w:pPr>
            <w:r>
              <w:rPr>
                <w:rStyle w:val="em"/>
              </w:rPr>
              <w:t>dest, src0, src1</w:t>
            </w:r>
          </w:p>
        </w:tc>
      </w:tr>
      <w:tr w:rsidR="008A5E4E" w14:paraId="348A9F0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E48B3B4" w14:textId="77777777" w:rsidR="008A5E4E" w:rsidRDefault="0065745B">
            <w:pPr>
              <w:pStyle w:val="tdTableStyle-TablestyleSyntax-BodyE-Opcodes-Body1"/>
              <w:shd w:val="clear" w:color="auto" w:fill="DCDCDC"/>
            </w:pPr>
            <w:r>
              <w:rPr>
                <w:rStyle w:val="code"/>
                <w:shd w:val="clear" w:color="auto" w:fill="DCDCDC"/>
              </w:rPr>
              <w:t>not_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622EA7C" w14:textId="77777777" w:rsidR="008A5E4E" w:rsidRDefault="0065745B">
            <w:pPr>
              <w:pStyle w:val="tdTableStyle-TablestyleSyntax-BodyD-Operands-Body1"/>
            </w:pPr>
            <w:r>
              <w:rPr>
                <w:rStyle w:val="em"/>
              </w:rPr>
              <w:t>dest, src0</w:t>
            </w:r>
          </w:p>
        </w:tc>
      </w:tr>
      <w:tr w:rsidR="008A5E4E" w14:paraId="12132ED5"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4504368C" w14:textId="77777777" w:rsidR="008A5E4E" w:rsidRDefault="0065745B">
            <w:pPr>
              <w:pStyle w:val="tdTableStyle-TablestyleSyntax-BodyB-Opcodes-Body1"/>
              <w:shd w:val="clear" w:color="auto" w:fill="DCDCDC"/>
            </w:pPr>
            <w:r>
              <w:rPr>
                <w:rStyle w:val="code"/>
                <w:shd w:val="clear" w:color="auto" w:fill="DCDCDC"/>
              </w:rPr>
              <w:t>popcount_u32_</w:t>
            </w:r>
            <w:r>
              <w:rPr>
                <w:rStyle w:val="em"/>
                <w:shd w:val="clear" w:color="auto" w:fill="DCDCDC"/>
              </w:rPr>
              <w:t>TypeLength</w:t>
            </w:r>
          </w:p>
        </w:tc>
        <w:tc>
          <w:tcPr>
            <w:tcW w:w="0" w:type="auto"/>
            <w:tcMar>
              <w:top w:w="45" w:type="dxa"/>
              <w:left w:w="45" w:type="dxa"/>
              <w:bottom w:w="45" w:type="dxa"/>
              <w:right w:w="45" w:type="dxa"/>
            </w:tcMar>
          </w:tcPr>
          <w:p w14:paraId="4DAD729F" w14:textId="77777777" w:rsidR="008A5E4E" w:rsidRDefault="0065745B">
            <w:pPr>
              <w:pStyle w:val="tdTableStyle-TablestyleSyntax-BodyA-Operands-Body1"/>
            </w:pPr>
            <w:r>
              <w:rPr>
                <w:rStyle w:val="em"/>
              </w:rPr>
              <w:t>dest, src0</w:t>
            </w:r>
          </w:p>
        </w:tc>
      </w:tr>
    </w:tbl>
    <w:p w14:paraId="04F85888" w14:textId="77777777" w:rsidR="008A5E4E" w:rsidRDefault="008A5E4E">
      <w:pPr>
        <w:spacing w:after="240"/>
      </w:pPr>
    </w:p>
    <w:p w14:paraId="466900E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547"/>
      </w:tblGrid>
      <w:tr w:rsidR="008A5E4E" w14:paraId="476E55D0"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5542077"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7900262A" w14:textId="77777777">
        <w:trPr>
          <w:tblCellSpacing w:w="0" w:type="dxa"/>
        </w:trPr>
        <w:tc>
          <w:tcPr>
            <w:tcW w:w="0" w:type="auto"/>
            <w:tcBorders>
              <w:bottom w:val="single" w:sz="6" w:space="0" w:color="000000"/>
            </w:tcBorders>
            <w:tcMar>
              <w:top w:w="45" w:type="dxa"/>
              <w:left w:w="45" w:type="dxa"/>
              <w:bottom w:w="45" w:type="dxa"/>
              <w:right w:w="45" w:type="dxa"/>
            </w:tcMar>
          </w:tcPr>
          <w:p w14:paraId="6EDEEB92" w14:textId="77777777" w:rsidR="008A5E4E" w:rsidRDefault="0065745B">
            <w:pPr>
              <w:pStyle w:val="tdTableStyle-TablestyleNonAltRows-BodyD-Column-Body1"/>
            </w:pPr>
            <w:r>
              <w:rPr>
                <w:rStyle w:val="em"/>
              </w:rPr>
              <w:t>Type</w:t>
            </w:r>
            <w:r>
              <w:t xml:space="preserve">: </w:t>
            </w:r>
            <w:r>
              <w:rPr>
                <w:rStyle w:val="code"/>
              </w:rPr>
              <w:t>b</w:t>
            </w:r>
          </w:p>
        </w:tc>
      </w:tr>
      <w:tr w:rsidR="008A5E4E" w14:paraId="4301B18C" w14:textId="77777777">
        <w:trPr>
          <w:tblCellSpacing w:w="0" w:type="dxa"/>
        </w:trPr>
        <w:tc>
          <w:tcPr>
            <w:tcW w:w="0" w:type="auto"/>
            <w:tcMar>
              <w:top w:w="45" w:type="dxa"/>
              <w:left w:w="45" w:type="dxa"/>
              <w:bottom w:w="45" w:type="dxa"/>
              <w:right w:w="45" w:type="dxa"/>
            </w:tcMar>
          </w:tcPr>
          <w:p w14:paraId="15C50947" w14:textId="77777777" w:rsidR="008A5E4E" w:rsidRDefault="0065745B">
            <w:pPr>
              <w:pStyle w:val="tdTableStyle-TablestyleNonAltRows-BodyA-Column-Body1"/>
            </w:pPr>
            <w:r>
              <w:rPr>
                <w:rStyle w:val="em"/>
              </w:rPr>
              <w:t>Length</w:t>
            </w:r>
            <w:r>
              <w:t xml:space="preserve">: 1, 32, 64; </w:t>
            </w:r>
            <w:r>
              <w:rPr>
                <w:rStyle w:val="code"/>
              </w:rPr>
              <w:t>popcount</w:t>
            </w:r>
            <w:r>
              <w:t xml:space="preserve"> does not support </w:t>
            </w:r>
            <w:r>
              <w:rPr>
                <w:rStyle w:val="code"/>
              </w:rPr>
              <w:t>b1</w:t>
            </w:r>
            <w:r>
              <w:t xml:space="preserve">. </w:t>
            </w:r>
          </w:p>
        </w:tc>
      </w:tr>
    </w:tbl>
    <w:p w14:paraId="33053003" w14:textId="77777777" w:rsidR="008A5E4E" w:rsidRDefault="008A5E4E">
      <w:pPr>
        <w:spacing w:after="240"/>
      </w:pPr>
    </w:p>
    <w:p w14:paraId="690FA8F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781392D2"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8D32A89"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3CD18700" w14:textId="77777777">
        <w:trPr>
          <w:tblCellSpacing w:w="0" w:type="dxa"/>
        </w:trPr>
        <w:tc>
          <w:tcPr>
            <w:tcW w:w="0" w:type="auto"/>
            <w:tcBorders>
              <w:bottom w:val="single" w:sz="6" w:space="0" w:color="000000"/>
            </w:tcBorders>
            <w:tcMar>
              <w:top w:w="45" w:type="dxa"/>
              <w:left w:w="45" w:type="dxa"/>
              <w:bottom w:w="45" w:type="dxa"/>
              <w:right w:w="45" w:type="dxa"/>
            </w:tcMar>
          </w:tcPr>
          <w:p w14:paraId="21F48651" w14:textId="77777777" w:rsidR="008A5E4E" w:rsidRDefault="0065745B">
            <w:pPr>
              <w:pStyle w:val="tdTableStyle-TablestyleNonAltRows-BodyD-Column-Body1"/>
            </w:pPr>
            <w:r>
              <w:rPr>
                <w:rStyle w:val="em"/>
              </w:rPr>
              <w:t>dest</w:t>
            </w:r>
            <w:r>
              <w:t xml:space="preserve">: Destination register. </w:t>
            </w:r>
          </w:p>
        </w:tc>
      </w:tr>
      <w:tr w:rsidR="008A5E4E" w14:paraId="00810630" w14:textId="77777777">
        <w:trPr>
          <w:tblCellSpacing w:w="0" w:type="dxa"/>
        </w:trPr>
        <w:tc>
          <w:tcPr>
            <w:tcW w:w="0" w:type="auto"/>
            <w:tcMar>
              <w:top w:w="45" w:type="dxa"/>
              <w:left w:w="45" w:type="dxa"/>
              <w:bottom w:w="45" w:type="dxa"/>
              <w:right w:w="45" w:type="dxa"/>
            </w:tcMar>
          </w:tcPr>
          <w:p w14:paraId="4D34DFF8" w14:textId="1A701EE8" w:rsidR="008A5E4E" w:rsidRDefault="0065745B" w:rsidP="009A7528">
            <w:pPr>
              <w:pStyle w:val="tdTableStyle-TablestyleNonAltRows-BodyA-Column-Body1"/>
            </w:pPr>
            <w:r>
              <w:rPr>
                <w:rStyle w:val="em"/>
              </w:rPr>
              <w:t>src0</w:t>
            </w:r>
            <w:r>
              <w:t xml:space="preserve">, </w:t>
            </w:r>
            <w:r>
              <w:rPr>
                <w:rStyle w:val="em"/>
              </w:rPr>
              <w:t>src1</w:t>
            </w:r>
            <w:r>
              <w:t xml:space="preserve">: Sources. Can be a register, </w:t>
            </w:r>
            <w:r w:rsidR="009A7528">
              <w:t xml:space="preserve">or </w:t>
            </w:r>
            <w:r>
              <w:t>immediate value.</w:t>
            </w:r>
          </w:p>
        </w:tc>
      </w:tr>
    </w:tbl>
    <w:p w14:paraId="70D711C9" w14:textId="77777777" w:rsidR="008A5E4E" w:rsidRDefault="008A5E4E">
      <w:pPr>
        <w:spacing w:after="240"/>
      </w:pPr>
    </w:p>
    <w:p w14:paraId="05D24EA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704A431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01EFFDA"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4C9EF38B" w14:textId="77777777">
        <w:trPr>
          <w:tblCellSpacing w:w="0" w:type="dxa"/>
        </w:trPr>
        <w:tc>
          <w:tcPr>
            <w:tcW w:w="0" w:type="auto"/>
            <w:tcMar>
              <w:top w:w="45" w:type="dxa"/>
              <w:left w:w="45" w:type="dxa"/>
              <w:bottom w:w="45" w:type="dxa"/>
              <w:right w:w="45" w:type="dxa"/>
            </w:tcMar>
          </w:tcPr>
          <w:p w14:paraId="6BFC6441" w14:textId="77777777" w:rsidR="008A5E4E" w:rsidRDefault="0065745B">
            <w:pPr>
              <w:pStyle w:val="tdTableStyle-TablestyleNonAltRows-BodyA-Column-Body1"/>
            </w:pPr>
            <w:r>
              <w:t xml:space="preserve">No exceptions are allowed. </w:t>
            </w:r>
          </w:p>
        </w:tc>
      </w:tr>
    </w:tbl>
    <w:p w14:paraId="08F204ED" w14:textId="77777777" w:rsidR="008A5E4E" w:rsidRDefault="008A5E4E">
      <w:pPr>
        <w:spacing w:after="240"/>
      </w:pPr>
    </w:p>
    <w:p w14:paraId="47B39B04" w14:textId="77777777" w:rsidR="008A5E4E" w:rsidRDefault="0065745B">
      <w:pPr>
        <w:pStyle w:val="p"/>
      </w:pPr>
      <w:r>
        <w:t xml:space="preserve">For BRIG syntax, see </w:t>
      </w:r>
      <w:r>
        <w:rPr>
          <w:rStyle w:val="xref1"/>
        </w:rPr>
        <w:t>18.7.1.5. BRIG Syntax for Individual Bit Operations (</w:t>
      </w:r>
      <w:r w:rsidR="009A76EE" w:rsidRPr="008A5E4E">
        <w:fldChar w:fldCharType="begin"/>
      </w:r>
      <w:r w:rsidR="008A5E4E">
        <w:instrText xml:space="preserve"> PAGEREF _Ref-595721946 \p \h  \* MERGEFORMAT </w:instrText>
      </w:r>
      <w:r w:rsidR="009A76EE" w:rsidRPr="008A5E4E">
        <w:fldChar w:fldCharType="separate"/>
      </w:r>
      <w:r w:rsidR="00533AF0" w:rsidRPr="00533AF0">
        <w:rPr>
          <w:rStyle w:val="xref1"/>
          <w:noProof/>
        </w:rPr>
        <w:t>on</w:t>
      </w:r>
      <w:r w:rsidR="00533AF0">
        <w:rPr>
          <w:noProof/>
        </w:rPr>
        <w:t xml:space="preserve"> page 358</w:t>
      </w:r>
      <w:r w:rsidR="009A76EE" w:rsidRPr="008A5E4E">
        <w:rPr>
          <w:rStyle w:val="xref1"/>
        </w:rPr>
        <w:fldChar w:fldCharType="end"/>
      </w:r>
      <w:r>
        <w:rPr>
          <w:rStyle w:val="xref1"/>
        </w:rPr>
        <w:t>)</w:t>
      </w:r>
      <w:r>
        <w:t>.</w:t>
      </w:r>
    </w:p>
    <w:p w14:paraId="504EB4A8" w14:textId="77777777" w:rsidR="008A5E4E" w:rsidRDefault="0065745B">
      <w:pPr>
        <w:pStyle w:val="h3"/>
      </w:pPr>
      <w:bookmarkStart w:id="468" w:name="_Toc396034211"/>
      <w:r>
        <w:lastRenderedPageBreak/>
        <w:t>5.6.2 Description</w:t>
      </w:r>
      <w:bookmarkEnd w:id="468"/>
    </w:p>
    <w:p w14:paraId="76756074" w14:textId="77777777" w:rsidR="008A5E4E" w:rsidRDefault="0065745B">
      <w:pPr>
        <w:pStyle w:val="p"/>
      </w:pPr>
      <w:r>
        <w:t xml:space="preserve"> The </w:t>
      </w:r>
      <w:r>
        <w:rPr>
          <w:rStyle w:val="code1"/>
        </w:rPr>
        <w:t>b1</w:t>
      </w:r>
      <w:r>
        <w:t xml:space="preserve"> form is used with control (</w:t>
      </w:r>
      <w:r>
        <w:rPr>
          <w:rStyle w:val="code1"/>
        </w:rPr>
        <w:t>c</w:t>
      </w:r>
      <w:r>
        <w:t xml:space="preserve">) register sources. It can only be used with the operations </w:t>
      </w:r>
      <w:r>
        <w:rPr>
          <w:rStyle w:val="code1"/>
        </w:rPr>
        <w:t>and</w:t>
      </w:r>
      <w:r>
        <w:t xml:space="preserve">, </w:t>
      </w:r>
      <w:r>
        <w:rPr>
          <w:rStyle w:val="code1"/>
        </w:rPr>
        <w:t>or</w:t>
      </w:r>
      <w:r>
        <w:t xml:space="preserve">, </w:t>
      </w:r>
      <w:r>
        <w:rPr>
          <w:rStyle w:val="code1"/>
        </w:rPr>
        <w:t>xor</w:t>
      </w:r>
      <w:r>
        <w:t xml:space="preserve">, and </w:t>
      </w:r>
      <w:r>
        <w:rPr>
          <w:rStyle w:val="code1"/>
        </w:rPr>
        <w:t>not</w:t>
      </w:r>
      <w:r>
        <w:t>.</w:t>
      </w:r>
    </w:p>
    <w:p w14:paraId="100230AA" w14:textId="77777777" w:rsidR="008A5E4E" w:rsidRDefault="009A76EE">
      <w:pPr>
        <w:pStyle w:val="pDefinitionTerm"/>
      </w:pPr>
      <w:r>
        <w:fldChar w:fldCharType="begin"/>
      </w:r>
      <w:r w:rsidR="0065745B">
        <w:instrText xml:space="preserve"> XE "individual bit operations:and operation" </w:instrText>
      </w:r>
      <w:r>
        <w:fldChar w:fldCharType="end"/>
      </w:r>
      <w:r w:rsidR="0065745B">
        <w:rPr>
          <w:rStyle w:val="code1"/>
        </w:rPr>
        <w:t>and</w:t>
      </w:r>
    </w:p>
    <w:p w14:paraId="3F119A3D" w14:textId="77777777" w:rsidR="008A5E4E" w:rsidRDefault="0065745B">
      <w:pPr>
        <w:pStyle w:val="p1"/>
      </w:pPr>
      <w:r>
        <w:t xml:space="preserve">Performs the bitwise AND operation on the two sources </w:t>
      </w:r>
      <w:r>
        <w:rPr>
          <w:rStyle w:val="i"/>
        </w:rPr>
        <w:t>src0</w:t>
      </w:r>
      <w:r>
        <w:t xml:space="preserve"> and </w:t>
      </w:r>
      <w:r>
        <w:rPr>
          <w:rStyle w:val="i"/>
        </w:rPr>
        <w:t>src1</w:t>
      </w:r>
      <w:r>
        <w:t xml:space="preserve"> and places the result in the destination </w:t>
      </w:r>
      <w:r>
        <w:rPr>
          <w:rStyle w:val="i"/>
        </w:rPr>
        <w:t>dest</w:t>
      </w:r>
      <w:r>
        <w:t xml:space="preserve">. The </w:t>
      </w:r>
      <w:r>
        <w:rPr>
          <w:rStyle w:val="code1"/>
        </w:rPr>
        <w:t>and</w:t>
      </w:r>
      <w:r>
        <w:t xml:space="preserve"> operation can be applied to 1-, 32-, and 64-bit values. </w:t>
      </w:r>
    </w:p>
    <w:p w14:paraId="2156DDA5" w14:textId="77777777" w:rsidR="008A5E4E" w:rsidRDefault="009A76EE">
      <w:pPr>
        <w:pStyle w:val="pDefinitionTerm"/>
      </w:pPr>
      <w:r>
        <w:fldChar w:fldCharType="begin"/>
      </w:r>
      <w:r w:rsidR="0065745B">
        <w:instrText xml:space="preserve"> XE "individual bit operations:or operation" </w:instrText>
      </w:r>
      <w:r>
        <w:fldChar w:fldCharType="end"/>
      </w:r>
      <w:r w:rsidR="0065745B">
        <w:rPr>
          <w:rStyle w:val="code1"/>
        </w:rPr>
        <w:t>or</w:t>
      </w:r>
    </w:p>
    <w:p w14:paraId="1C81C15C" w14:textId="77777777" w:rsidR="008A5E4E" w:rsidRDefault="0065745B">
      <w:pPr>
        <w:pStyle w:val="p1"/>
      </w:pPr>
      <w:r>
        <w:t xml:space="preserve">Performs the bitwise OR operation on the two sources </w:t>
      </w:r>
      <w:r>
        <w:rPr>
          <w:rStyle w:val="i"/>
        </w:rPr>
        <w:t>src0</w:t>
      </w:r>
      <w:r>
        <w:t xml:space="preserve"> and </w:t>
      </w:r>
      <w:r>
        <w:rPr>
          <w:rStyle w:val="i"/>
        </w:rPr>
        <w:t>src1</w:t>
      </w:r>
      <w:r>
        <w:t xml:space="preserve"> and places the result in the destination </w:t>
      </w:r>
      <w:r>
        <w:rPr>
          <w:rStyle w:val="i"/>
        </w:rPr>
        <w:t>dest</w:t>
      </w:r>
      <w:r>
        <w:t xml:space="preserve">. The </w:t>
      </w:r>
      <w:r>
        <w:rPr>
          <w:rStyle w:val="code1"/>
        </w:rPr>
        <w:t>or</w:t>
      </w:r>
      <w:r>
        <w:t xml:space="preserve"> operation can be applied to 1-, 32-, and 64-bit values.</w:t>
      </w:r>
    </w:p>
    <w:p w14:paraId="38E3A5AA" w14:textId="77777777" w:rsidR="008A5E4E" w:rsidRDefault="009A76EE">
      <w:pPr>
        <w:pStyle w:val="pDefinitionTerm"/>
      </w:pPr>
      <w:r>
        <w:fldChar w:fldCharType="begin"/>
      </w:r>
      <w:r w:rsidR="0065745B">
        <w:instrText xml:space="preserve"> XE "individual bit operations:xor operation" </w:instrText>
      </w:r>
      <w:r>
        <w:fldChar w:fldCharType="end"/>
      </w:r>
      <w:r w:rsidR="0065745B">
        <w:rPr>
          <w:rStyle w:val="code1"/>
        </w:rPr>
        <w:t>xor</w:t>
      </w:r>
    </w:p>
    <w:p w14:paraId="105729ED" w14:textId="77777777" w:rsidR="008A5E4E" w:rsidRDefault="0065745B">
      <w:pPr>
        <w:pStyle w:val="div"/>
      </w:pPr>
      <w:r>
        <w:t xml:space="preserve">Performs the bitwise XOR operation on the two sources </w:t>
      </w:r>
      <w:r>
        <w:rPr>
          <w:rStyle w:val="i"/>
        </w:rPr>
        <w:t>src0</w:t>
      </w:r>
      <w:r>
        <w:t xml:space="preserve"> and </w:t>
      </w:r>
      <w:r>
        <w:rPr>
          <w:rStyle w:val="i"/>
        </w:rPr>
        <w:t>src1</w:t>
      </w:r>
      <w:r>
        <w:t xml:space="preserve"> and places the result in the destination </w:t>
      </w:r>
      <w:r>
        <w:rPr>
          <w:rStyle w:val="i"/>
        </w:rPr>
        <w:t>dest</w:t>
      </w:r>
      <w:r>
        <w:t xml:space="preserve">. The </w:t>
      </w:r>
      <w:r>
        <w:rPr>
          <w:rStyle w:val="code1"/>
        </w:rPr>
        <w:t>xor</w:t>
      </w:r>
      <w:r>
        <w:t xml:space="preserve"> operation can be applied to 1-, 32-, and 64-bit values.</w:t>
      </w:r>
    </w:p>
    <w:p w14:paraId="7AF0214A" w14:textId="77777777" w:rsidR="008A5E4E" w:rsidRDefault="009A76EE">
      <w:pPr>
        <w:pStyle w:val="pDefinitionTerm"/>
      </w:pPr>
      <w:r>
        <w:fldChar w:fldCharType="begin"/>
      </w:r>
      <w:r w:rsidR="0065745B">
        <w:instrText xml:space="preserve"> XE "individual bit operations:not operation" </w:instrText>
      </w:r>
      <w:r>
        <w:fldChar w:fldCharType="end"/>
      </w:r>
      <w:r w:rsidR="0065745B">
        <w:rPr>
          <w:rStyle w:val="code1"/>
        </w:rPr>
        <w:t>not</w:t>
      </w:r>
    </w:p>
    <w:p w14:paraId="693A1CED" w14:textId="77777777" w:rsidR="008A5E4E" w:rsidRDefault="0065745B">
      <w:pPr>
        <w:pStyle w:val="p1"/>
      </w:pPr>
      <w:r>
        <w:t xml:space="preserve">Performs the bitwise NOT operation on the source </w:t>
      </w:r>
      <w:r>
        <w:rPr>
          <w:rStyle w:val="i"/>
        </w:rPr>
        <w:t>src0</w:t>
      </w:r>
      <w:r>
        <w:t xml:space="preserve"> and places the result in the destination </w:t>
      </w:r>
      <w:r>
        <w:rPr>
          <w:rStyle w:val="i"/>
        </w:rPr>
        <w:t>dest</w:t>
      </w:r>
      <w:r>
        <w:t xml:space="preserve">. The </w:t>
      </w:r>
      <w:r>
        <w:rPr>
          <w:rStyle w:val="code1"/>
        </w:rPr>
        <w:t>not</w:t>
      </w:r>
      <w:r>
        <w:t xml:space="preserve"> operation can be applied to 1-, 32-, and 64-bit values.</w:t>
      </w:r>
    </w:p>
    <w:p w14:paraId="7574927A" w14:textId="77777777" w:rsidR="008A5E4E" w:rsidRDefault="009A76EE">
      <w:pPr>
        <w:pStyle w:val="pDefinitionTerm"/>
      </w:pPr>
      <w:r>
        <w:fldChar w:fldCharType="begin"/>
      </w:r>
      <w:r w:rsidR="0065745B">
        <w:instrText xml:space="preserve"> XE "individual bit operations:popcount operation" </w:instrText>
      </w:r>
      <w:r>
        <w:fldChar w:fldCharType="end"/>
      </w:r>
      <w:r w:rsidR="0065745B">
        <w:rPr>
          <w:rStyle w:val="code1"/>
        </w:rPr>
        <w:t>popcount</w:t>
      </w:r>
    </w:p>
    <w:p w14:paraId="14243F1F" w14:textId="77777777" w:rsidR="008A5E4E" w:rsidRDefault="0065745B">
      <w:pPr>
        <w:pStyle w:val="p1"/>
      </w:pPr>
      <w:r>
        <w:t xml:space="preserve">Counts the number of 1 bits in </w:t>
      </w:r>
      <w:r>
        <w:rPr>
          <w:rStyle w:val="i"/>
        </w:rPr>
        <w:t>src0</w:t>
      </w:r>
      <w:r>
        <w:t xml:space="preserve">. Only </w:t>
      </w:r>
      <w:r>
        <w:rPr>
          <w:rStyle w:val="code1"/>
        </w:rPr>
        <w:t>b32</w:t>
      </w:r>
      <w:r>
        <w:t xml:space="preserve"> and </w:t>
      </w:r>
      <w:r>
        <w:rPr>
          <w:rStyle w:val="code1"/>
        </w:rPr>
        <w:t>b64</w:t>
      </w:r>
      <w:r>
        <w:t xml:space="preserve"> inputs are supported. The </w:t>
      </w:r>
      <w:r>
        <w:rPr>
          <w:rStyle w:val="i"/>
        </w:rPr>
        <w:t>Type</w:t>
      </w:r>
      <w:r>
        <w:t xml:space="preserve"> and </w:t>
      </w:r>
      <w:r>
        <w:rPr>
          <w:rStyle w:val="i"/>
        </w:rPr>
        <w:t>Length</w:t>
      </w:r>
      <w:r>
        <w:t xml:space="preserve"> fields specify the type and size of </w:t>
      </w:r>
      <w:r>
        <w:rPr>
          <w:rStyle w:val="i"/>
        </w:rPr>
        <w:t>src0</w:t>
      </w:r>
      <w:r>
        <w:t xml:space="preserve">. </w:t>
      </w:r>
      <w:r>
        <w:rPr>
          <w:rStyle w:val="i"/>
        </w:rPr>
        <w:t>dest</w:t>
      </w:r>
      <w:r>
        <w:t xml:space="preserve"> has a fixed compound type of </w:t>
      </w:r>
      <w:r>
        <w:rPr>
          <w:rStyle w:val="code1"/>
        </w:rPr>
        <w:t>u32</w:t>
      </w:r>
      <w:r>
        <w:t xml:space="preserve"> and must be a 32-bit register.</w:t>
      </w:r>
    </w:p>
    <w:p w14:paraId="4D9631D9" w14:textId="77777777" w:rsidR="008A5E4E" w:rsidRDefault="0065745B">
      <w:pPr>
        <w:pStyle w:val="pNoPageBreakAfter1"/>
      </w:pPr>
      <w:r>
        <w:t>See this pseudocode:</w:t>
      </w:r>
    </w:p>
    <w:p w14:paraId="16032468" w14:textId="77777777" w:rsidR="008A5E4E" w:rsidRDefault="0065745B">
      <w:pPr>
        <w:pStyle w:val="pre1"/>
      </w:pPr>
      <w:r>
        <w:t>int popcount(unsigned int a)</w:t>
      </w:r>
      <w:r>
        <w:br/>
        <w:t xml:space="preserve"> {</w:t>
      </w:r>
      <w:r>
        <w:br/>
        <w:t xml:space="preserve">    int d = 0;</w:t>
      </w:r>
      <w:r>
        <w:br/>
        <w:t xml:space="preserve">    while (a != 0) {</w:t>
      </w:r>
      <w:r>
        <w:br/>
        <w:t xml:space="preserve">       if (a &amp; 1) d++;</w:t>
      </w:r>
      <w:r>
        <w:br/>
        <w:t xml:space="preserve">       a &gt;&gt;= 1;</w:t>
      </w:r>
      <w:r>
        <w:br/>
        <w:t xml:space="preserve">    }</w:t>
      </w:r>
      <w:r>
        <w:br/>
        <w:t xml:space="preserve">    return d;</w:t>
      </w:r>
      <w:r>
        <w:br/>
        <w:t xml:space="preserve"> }</w:t>
      </w:r>
    </w:p>
    <w:p w14:paraId="119863B4" w14:textId="77777777" w:rsidR="008A5E4E" w:rsidRDefault="0065745B">
      <w:pPr>
        <w:pStyle w:val="p1"/>
      </w:pPr>
      <w:r>
        <w:t xml:space="preserve">See </w:t>
      </w:r>
      <w:r>
        <w:rPr>
          <w:rStyle w:val="xref1"/>
        </w:rPr>
        <w:t>Table 5–7 (</w:t>
      </w:r>
      <w:r w:rsidR="009A76EE" w:rsidRPr="008A5E4E">
        <w:fldChar w:fldCharType="begin"/>
      </w:r>
      <w:r w:rsidR="008A5E4E">
        <w:instrText xml:space="preserve"> PAGEREF 1322866374 \p \h  \* MERGEFORMAT </w:instrText>
      </w:r>
      <w:r w:rsidR="009A76EE" w:rsidRPr="008A5E4E">
        <w:fldChar w:fldCharType="separate"/>
      </w:r>
      <w:r w:rsidR="00533AF0" w:rsidRPr="00533AF0">
        <w:rPr>
          <w:rStyle w:val="xref1"/>
          <w:noProof/>
        </w:rPr>
        <w:t>on</w:t>
      </w:r>
      <w:r w:rsidR="00533AF0">
        <w:rPr>
          <w:noProof/>
        </w:rPr>
        <w:t xml:space="preserve"> page 111</w:t>
      </w:r>
      <w:r w:rsidR="009A76EE" w:rsidRPr="008A5E4E">
        <w:rPr>
          <w:rStyle w:val="xref1"/>
        </w:rPr>
        <w:fldChar w:fldCharType="end"/>
      </w:r>
      <w:r>
        <w:rPr>
          <w:rStyle w:val="xref1"/>
        </w:rPr>
        <w:t>)</w:t>
      </w:r>
      <w:r>
        <w:t xml:space="preserve">. </w:t>
      </w:r>
    </w:p>
    <w:p w14:paraId="1E35B387" w14:textId="77777777" w:rsidR="008A5E4E" w:rsidRDefault="0065745B">
      <w:pPr>
        <w:pStyle w:val="pTableTitle"/>
      </w:pPr>
      <w:bookmarkStart w:id="469" w:name="_ListOf99"/>
      <w:bookmarkStart w:id="470" w:name="1322866374"/>
      <w:r>
        <w:t>Table 5–7 Inputs and Results for popcount Operation</w:t>
      </w:r>
    </w:p>
    <w:bookmarkEnd w:id="469"/>
    <w:bookmarkEnd w:id="470"/>
    <w:p w14:paraId="0D35124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9"/>
        <w:gridCol w:w="631"/>
      </w:tblGrid>
      <w:tr w:rsidR="008A5E4E" w14:paraId="031D3D10"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480B8F54" w14:textId="77777777" w:rsidR="008A5E4E" w:rsidRDefault="0065745B">
            <w:pPr>
              <w:pStyle w:val="thTableStyle-TablestyleNonAltRows-HeadE-Sidehead-Header1"/>
              <w:shd w:val="clear" w:color="auto" w:fill="D3D3D3"/>
            </w:pPr>
            <w:r>
              <w:rPr>
                <w:rStyle w:val="b1"/>
                <w:b/>
                <w:bCs/>
                <w:shd w:val="clear" w:color="auto" w:fill="D3D3D3"/>
              </w:rPr>
              <w:t>Input</w:t>
            </w:r>
          </w:p>
        </w:tc>
        <w:tc>
          <w:tcPr>
            <w:tcW w:w="0" w:type="auto"/>
            <w:tcBorders>
              <w:bottom w:val="double" w:sz="3" w:space="0" w:color="000000"/>
            </w:tcBorders>
            <w:shd w:val="clear" w:color="auto" w:fill="D3D3D3"/>
            <w:tcMar>
              <w:top w:w="45" w:type="dxa"/>
              <w:left w:w="45" w:type="dxa"/>
              <w:bottom w:w="45" w:type="dxa"/>
              <w:right w:w="45" w:type="dxa"/>
            </w:tcMar>
          </w:tcPr>
          <w:p w14:paraId="7E865950" w14:textId="77777777" w:rsidR="008A5E4E" w:rsidRDefault="0065745B">
            <w:pPr>
              <w:pStyle w:val="thTableStyle-TablestyleNonAltRows-HeadD-Column-Header1"/>
              <w:shd w:val="clear" w:color="auto" w:fill="D3D3D3"/>
            </w:pPr>
            <w:r>
              <w:rPr>
                <w:rStyle w:val="b1"/>
                <w:b/>
                <w:bCs/>
                <w:shd w:val="clear" w:color="auto" w:fill="D3D3D3"/>
              </w:rPr>
              <w:t>Result</w:t>
            </w:r>
          </w:p>
        </w:tc>
      </w:tr>
      <w:tr w:rsidR="008A5E4E" w14:paraId="26B4648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3BC50FA" w14:textId="77777777" w:rsidR="008A5E4E" w:rsidRDefault="0065745B">
            <w:pPr>
              <w:pStyle w:val="tdTableStyle-TablestyleNonAltRows-BodyE-Sidehead-Body1"/>
              <w:shd w:val="clear" w:color="auto" w:fill="DCDCDC"/>
            </w:pPr>
            <w:r>
              <w:rPr>
                <w:rStyle w:val="code"/>
                <w:shd w:val="clear" w:color="auto" w:fill="DCDCDC"/>
              </w:rPr>
              <w:t>00000000</w:t>
            </w:r>
          </w:p>
        </w:tc>
        <w:tc>
          <w:tcPr>
            <w:tcW w:w="0" w:type="auto"/>
            <w:tcBorders>
              <w:bottom w:val="single" w:sz="6" w:space="0" w:color="000000"/>
            </w:tcBorders>
            <w:tcMar>
              <w:top w:w="45" w:type="dxa"/>
              <w:left w:w="45" w:type="dxa"/>
              <w:bottom w:w="45" w:type="dxa"/>
              <w:right w:w="45" w:type="dxa"/>
            </w:tcMar>
          </w:tcPr>
          <w:p w14:paraId="3A7B4936" w14:textId="77777777" w:rsidR="008A5E4E" w:rsidRDefault="0065745B">
            <w:pPr>
              <w:pStyle w:val="tdTableStyle-TablestyleNonAltRows-BodyD-Column-Body1"/>
            </w:pPr>
            <w:r>
              <w:t xml:space="preserve"> 0</w:t>
            </w:r>
          </w:p>
        </w:tc>
      </w:tr>
      <w:tr w:rsidR="008A5E4E" w14:paraId="1E6F139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1823715" w14:textId="77777777" w:rsidR="008A5E4E" w:rsidRDefault="0065745B">
            <w:pPr>
              <w:pStyle w:val="tdTableStyle-TablestyleNonAltRows-BodyE-Sidehead-Body1"/>
              <w:shd w:val="clear" w:color="auto" w:fill="DCDCDC"/>
            </w:pPr>
            <w:r>
              <w:rPr>
                <w:rStyle w:val="code"/>
                <w:shd w:val="clear" w:color="auto" w:fill="DCDCDC"/>
              </w:rPr>
              <w:t>00ffffff</w:t>
            </w:r>
          </w:p>
        </w:tc>
        <w:tc>
          <w:tcPr>
            <w:tcW w:w="0" w:type="auto"/>
            <w:tcBorders>
              <w:bottom w:val="single" w:sz="6" w:space="0" w:color="000000"/>
            </w:tcBorders>
            <w:tcMar>
              <w:top w:w="45" w:type="dxa"/>
              <w:left w:w="45" w:type="dxa"/>
              <w:bottom w:w="45" w:type="dxa"/>
              <w:right w:w="45" w:type="dxa"/>
            </w:tcMar>
          </w:tcPr>
          <w:p w14:paraId="2B8813DF" w14:textId="77777777" w:rsidR="008A5E4E" w:rsidRDefault="0065745B">
            <w:pPr>
              <w:pStyle w:val="tdTableStyle-TablestyleNonAltRows-BodyD-Column-Body1"/>
            </w:pPr>
            <w:r>
              <w:t xml:space="preserve"> 24</w:t>
            </w:r>
          </w:p>
        </w:tc>
      </w:tr>
      <w:tr w:rsidR="008A5E4E" w14:paraId="78B3E52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64EC5C5" w14:textId="77777777" w:rsidR="008A5E4E" w:rsidRDefault="0065745B">
            <w:pPr>
              <w:pStyle w:val="tdTableStyle-TablestyleNonAltRows-BodyE-Sidehead-Body1"/>
              <w:shd w:val="clear" w:color="auto" w:fill="DCDCDC"/>
            </w:pPr>
            <w:r>
              <w:rPr>
                <w:rStyle w:val="code"/>
                <w:shd w:val="clear" w:color="auto" w:fill="DCDCDC"/>
              </w:rPr>
              <w:t>7fffffff</w:t>
            </w:r>
          </w:p>
        </w:tc>
        <w:tc>
          <w:tcPr>
            <w:tcW w:w="0" w:type="auto"/>
            <w:tcBorders>
              <w:bottom w:val="single" w:sz="6" w:space="0" w:color="000000"/>
            </w:tcBorders>
            <w:tcMar>
              <w:top w:w="45" w:type="dxa"/>
              <w:left w:w="45" w:type="dxa"/>
              <w:bottom w:w="45" w:type="dxa"/>
              <w:right w:w="45" w:type="dxa"/>
            </w:tcMar>
          </w:tcPr>
          <w:p w14:paraId="3705E877" w14:textId="77777777" w:rsidR="008A5E4E" w:rsidRDefault="0065745B">
            <w:pPr>
              <w:pStyle w:val="tdTableStyle-TablestyleNonAltRows-BodyD-Column-Body1"/>
            </w:pPr>
            <w:r>
              <w:t xml:space="preserve"> 31</w:t>
            </w:r>
          </w:p>
        </w:tc>
      </w:tr>
      <w:tr w:rsidR="008A5E4E" w14:paraId="32511E5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86B3E1F" w14:textId="77777777" w:rsidR="008A5E4E" w:rsidRDefault="0065745B">
            <w:pPr>
              <w:pStyle w:val="tdTableStyle-TablestyleNonAltRows-BodyE-Sidehead-Body1"/>
              <w:shd w:val="clear" w:color="auto" w:fill="DCDCDC"/>
            </w:pPr>
            <w:r>
              <w:rPr>
                <w:rStyle w:val="code"/>
                <w:shd w:val="clear" w:color="auto" w:fill="DCDCDC"/>
              </w:rPr>
              <w:t>01ffffff</w:t>
            </w:r>
          </w:p>
        </w:tc>
        <w:tc>
          <w:tcPr>
            <w:tcW w:w="0" w:type="auto"/>
            <w:tcBorders>
              <w:bottom w:val="single" w:sz="6" w:space="0" w:color="000000"/>
            </w:tcBorders>
            <w:tcMar>
              <w:top w:w="45" w:type="dxa"/>
              <w:left w:w="45" w:type="dxa"/>
              <w:bottom w:w="45" w:type="dxa"/>
              <w:right w:w="45" w:type="dxa"/>
            </w:tcMar>
          </w:tcPr>
          <w:p w14:paraId="353AF837" w14:textId="77777777" w:rsidR="008A5E4E" w:rsidRDefault="0065745B">
            <w:pPr>
              <w:pStyle w:val="tdTableStyle-TablestyleNonAltRows-BodyD-Column-Body1"/>
            </w:pPr>
            <w:r>
              <w:t xml:space="preserve"> 25</w:t>
            </w:r>
          </w:p>
        </w:tc>
      </w:tr>
      <w:tr w:rsidR="008A5E4E" w14:paraId="00C03B7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D069B17" w14:textId="77777777" w:rsidR="008A5E4E" w:rsidRDefault="0065745B">
            <w:pPr>
              <w:pStyle w:val="tdTableStyle-TablestyleNonAltRows-BodyE-Sidehead-Body1"/>
              <w:shd w:val="clear" w:color="auto" w:fill="DCDCDC"/>
            </w:pPr>
            <w:r>
              <w:rPr>
                <w:rStyle w:val="code"/>
                <w:shd w:val="clear" w:color="auto" w:fill="DCDCDC"/>
              </w:rPr>
              <w:t>ffffffff</w:t>
            </w:r>
          </w:p>
        </w:tc>
        <w:tc>
          <w:tcPr>
            <w:tcW w:w="0" w:type="auto"/>
            <w:tcBorders>
              <w:bottom w:val="single" w:sz="6" w:space="0" w:color="000000"/>
            </w:tcBorders>
            <w:tcMar>
              <w:top w:w="45" w:type="dxa"/>
              <w:left w:w="45" w:type="dxa"/>
              <w:bottom w:w="45" w:type="dxa"/>
              <w:right w:w="45" w:type="dxa"/>
            </w:tcMar>
          </w:tcPr>
          <w:p w14:paraId="3178C23C" w14:textId="77777777" w:rsidR="008A5E4E" w:rsidRDefault="0065745B">
            <w:pPr>
              <w:pStyle w:val="tdTableStyle-TablestyleNonAltRows-BodyD-Column-Body1"/>
            </w:pPr>
            <w:r>
              <w:t xml:space="preserve"> 32</w:t>
            </w:r>
          </w:p>
        </w:tc>
      </w:tr>
      <w:tr w:rsidR="008A5E4E" w14:paraId="36D27B3B"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9B5D22A" w14:textId="77777777" w:rsidR="008A5E4E" w:rsidRDefault="0065745B">
            <w:pPr>
              <w:pStyle w:val="tdTableStyle-TablestyleNonAltRows-BodyB-Sidehead-Body1"/>
              <w:shd w:val="clear" w:color="auto" w:fill="DCDCDC"/>
            </w:pPr>
            <w:r>
              <w:rPr>
                <w:rStyle w:val="code"/>
                <w:shd w:val="clear" w:color="auto" w:fill="DCDCDC"/>
              </w:rPr>
              <w:t>ffff0f00</w:t>
            </w:r>
          </w:p>
        </w:tc>
        <w:tc>
          <w:tcPr>
            <w:tcW w:w="0" w:type="auto"/>
            <w:tcMar>
              <w:top w:w="45" w:type="dxa"/>
              <w:left w:w="45" w:type="dxa"/>
              <w:bottom w:w="45" w:type="dxa"/>
              <w:right w:w="45" w:type="dxa"/>
            </w:tcMar>
          </w:tcPr>
          <w:p w14:paraId="7F4C8D37" w14:textId="77777777" w:rsidR="008A5E4E" w:rsidRDefault="0065745B">
            <w:pPr>
              <w:pStyle w:val="tdTableStyle-TablestyleNonAltRows-BodyA-Column-Body1"/>
            </w:pPr>
            <w:r>
              <w:t xml:space="preserve"> 20</w:t>
            </w:r>
          </w:p>
        </w:tc>
      </w:tr>
    </w:tbl>
    <w:p w14:paraId="43CE50D6" w14:textId="77777777" w:rsidR="008A5E4E" w:rsidRDefault="008A5E4E">
      <w:pPr>
        <w:spacing w:after="240"/>
      </w:pPr>
    </w:p>
    <w:p w14:paraId="5D0009BE" w14:textId="77777777" w:rsidR="008A5E4E" w:rsidRDefault="0065745B">
      <w:pPr>
        <w:pStyle w:val="pExample"/>
      </w:pPr>
      <w:r>
        <w:lastRenderedPageBreak/>
        <w:t>Examples</w:t>
      </w:r>
    </w:p>
    <w:p w14:paraId="65829C5B" w14:textId="77777777" w:rsidR="008A5E4E" w:rsidRDefault="0065745B">
      <w:pPr>
        <w:pStyle w:val="pre"/>
      </w:pPr>
      <w:r>
        <w:t>and_b1 $c0, $c2, $c3;</w:t>
      </w:r>
      <w:r>
        <w:br/>
        <w:t xml:space="preserve"> and_b32 $s0, $s2, $s3;</w:t>
      </w:r>
      <w:r>
        <w:br/>
        <w:t xml:space="preserve"> and_b64 $d0, $d1, $d2;</w:t>
      </w:r>
      <w:r>
        <w:br/>
        <w:t xml:space="preserve"> </w:t>
      </w:r>
      <w:r>
        <w:br/>
        <w:t xml:space="preserve"> or_b1 $c0, $c2, $c3;</w:t>
      </w:r>
      <w:r>
        <w:br/>
        <w:t xml:space="preserve"> or_b32 $s0, $s2, $s3;</w:t>
      </w:r>
      <w:r>
        <w:br/>
        <w:t xml:space="preserve"> or_b64 $d0, $d1, $d2;</w:t>
      </w:r>
      <w:r>
        <w:br/>
        <w:t xml:space="preserve"> </w:t>
      </w:r>
      <w:r>
        <w:br/>
        <w:t xml:space="preserve"> xor_b1 $c0, $c2, $c3;</w:t>
      </w:r>
      <w:r>
        <w:br/>
        <w:t xml:space="preserve"> xor_b32 $s0, $s2, $s3;</w:t>
      </w:r>
      <w:r>
        <w:br/>
        <w:t xml:space="preserve"> xor_b64 $d0, $d1, $d2;</w:t>
      </w:r>
      <w:r>
        <w:br/>
        <w:t xml:space="preserve"> </w:t>
      </w:r>
      <w:r>
        <w:br/>
        <w:t xml:space="preserve"> not_b1 $c1, $c2;</w:t>
      </w:r>
      <w:r>
        <w:br/>
        <w:t xml:space="preserve"> not_b32 $s0, $s2;</w:t>
      </w:r>
      <w:r>
        <w:br/>
        <w:t xml:space="preserve"> not_b64 $d0, $d1;</w:t>
      </w:r>
      <w:r>
        <w:br/>
        <w:t xml:space="preserve"> </w:t>
      </w:r>
      <w:r>
        <w:br/>
        <w:t xml:space="preserve"> popcount_u32_b32 $s1, $s2;</w:t>
      </w:r>
      <w:r>
        <w:br/>
        <w:t xml:space="preserve"> popcount_u32_b64 $s1, $d2;</w:t>
      </w:r>
    </w:p>
    <w:p w14:paraId="5EB54332" w14:textId="77777777" w:rsidR="008A5E4E" w:rsidRDefault="0065745B">
      <w:pPr>
        <w:pStyle w:val="h2"/>
      </w:pPr>
      <w:bookmarkStart w:id="471" w:name="_Toc396034212"/>
      <w:r>
        <w:t xml:space="preserve">5.7 </w:t>
      </w:r>
      <w:r w:rsidR="009A76EE">
        <w:fldChar w:fldCharType="begin"/>
      </w:r>
      <w:r>
        <w:instrText xml:space="preserve"> XE "bit string operations" </w:instrText>
      </w:r>
      <w:r w:rsidR="009A76EE">
        <w:fldChar w:fldCharType="end"/>
      </w:r>
      <w:r>
        <w:t>Bit String Operations</w:t>
      </w:r>
      <w:bookmarkEnd w:id="471"/>
    </w:p>
    <w:p w14:paraId="6ADFC3D5" w14:textId="77777777" w:rsidR="008A5E4E" w:rsidRDefault="0065745B">
      <w:pPr>
        <w:pStyle w:val="p"/>
      </w:pPr>
      <w:r>
        <w:t>A common operation on elements is packing or unpacking a bit string. HSAIL provides bit string operations to access bit and byte strings within elements.</w:t>
      </w:r>
    </w:p>
    <w:p w14:paraId="2568A716" w14:textId="77777777" w:rsidR="008A5E4E" w:rsidRDefault="0065745B">
      <w:pPr>
        <w:pStyle w:val="h3"/>
      </w:pPr>
      <w:bookmarkStart w:id="472" w:name="_Toc396034213"/>
      <w:r>
        <w:t>5.7.1 Syntax</w:t>
      </w:r>
      <w:bookmarkEnd w:id="472"/>
    </w:p>
    <w:p w14:paraId="3ADEAF44" w14:textId="77777777" w:rsidR="008A5E4E" w:rsidRDefault="0065745B">
      <w:pPr>
        <w:pStyle w:val="pTableTitle"/>
      </w:pPr>
      <w:bookmarkStart w:id="473" w:name="_ListOf100"/>
      <w:r>
        <w:t>Table 5–8 Syntax for Bit String Operations</w:t>
      </w:r>
    </w:p>
    <w:bookmarkEnd w:id="473"/>
    <w:p w14:paraId="0BF686F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246"/>
        <w:gridCol w:w="1771"/>
      </w:tblGrid>
      <w:tr w:rsidR="008A5E4E" w14:paraId="39E99A48"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0BA57619"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65B05CEB" w14:textId="77777777" w:rsidR="008A5E4E" w:rsidRDefault="0065745B">
            <w:pPr>
              <w:pStyle w:val="thTableStyle-TablestyleSyntax-HeadD-Operands-Header1"/>
              <w:shd w:val="clear" w:color="auto" w:fill="D3D3D3"/>
            </w:pPr>
            <w:r>
              <w:rPr>
                <w:shd w:val="clear" w:color="auto" w:fill="D3D3D3"/>
              </w:rPr>
              <w:t>Operands</w:t>
            </w:r>
          </w:p>
        </w:tc>
      </w:tr>
      <w:tr w:rsidR="008A5E4E" w14:paraId="1CBA6C5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1D0A01C" w14:textId="77777777" w:rsidR="008A5E4E" w:rsidRDefault="0065745B">
            <w:pPr>
              <w:pStyle w:val="tdTableStyle-TablestyleSyntax-BodyE-Opcodes-Body1"/>
              <w:shd w:val="clear" w:color="auto" w:fill="DCDCDC"/>
            </w:pPr>
            <w:r>
              <w:rPr>
                <w:rStyle w:val="code"/>
                <w:shd w:val="clear" w:color="auto" w:fill="DCDCDC"/>
              </w:rPr>
              <w:t>bitextract_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4B9B37D9"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p>
        </w:tc>
      </w:tr>
      <w:tr w:rsidR="008A5E4E" w14:paraId="29DD5E7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6DAACF4" w14:textId="77777777" w:rsidR="008A5E4E" w:rsidRDefault="0065745B">
            <w:pPr>
              <w:pStyle w:val="tdTableStyle-TablestyleSyntax-BodyE-Opcodes-Body1"/>
              <w:shd w:val="clear" w:color="auto" w:fill="DCDCDC"/>
            </w:pPr>
            <w:r>
              <w:rPr>
                <w:rStyle w:val="code"/>
                <w:shd w:val="clear" w:color="auto" w:fill="DCDCDC"/>
              </w:rPr>
              <w:t>bitinsert_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E29EFB1"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r>
              <w:t xml:space="preserve">, </w:t>
            </w:r>
            <w:r>
              <w:rPr>
                <w:rStyle w:val="em"/>
              </w:rPr>
              <w:t>src3</w:t>
            </w:r>
          </w:p>
        </w:tc>
      </w:tr>
      <w:tr w:rsidR="008A5E4E" w14:paraId="2EB2DA6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C7D3313" w14:textId="77777777" w:rsidR="008A5E4E" w:rsidRDefault="0065745B">
            <w:pPr>
              <w:pStyle w:val="tdTableStyle-TablestyleSyntax-BodyE-Opcodes-Body1"/>
              <w:shd w:val="clear" w:color="auto" w:fill="DCDCDC"/>
            </w:pPr>
            <w:r>
              <w:rPr>
                <w:rStyle w:val="code"/>
                <w:shd w:val="clear" w:color="auto" w:fill="DCDCDC"/>
              </w:rPr>
              <w:t>bitmask_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5A1D3CD0"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p>
        </w:tc>
      </w:tr>
      <w:tr w:rsidR="008A5E4E" w14:paraId="6AEE62F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E711E93" w14:textId="77777777" w:rsidR="008A5E4E" w:rsidRDefault="0065745B">
            <w:pPr>
              <w:pStyle w:val="tdTableStyle-TablestyleSyntax-BodyE-Opcodes-Body1"/>
              <w:shd w:val="clear" w:color="auto" w:fill="DCDCDC"/>
            </w:pPr>
            <w:r>
              <w:rPr>
                <w:rStyle w:val="code"/>
                <w:shd w:val="clear" w:color="auto" w:fill="DCDCDC"/>
              </w:rPr>
              <w:t>bitrev_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4AEA49F" w14:textId="77777777" w:rsidR="008A5E4E" w:rsidRDefault="0065745B">
            <w:pPr>
              <w:pStyle w:val="tdTableStyle-TablestyleSyntax-BodyD-Operands-Body1"/>
            </w:pPr>
            <w:r>
              <w:rPr>
                <w:rStyle w:val="em"/>
              </w:rPr>
              <w:t>dest</w:t>
            </w:r>
            <w:r>
              <w:t xml:space="preserve">, </w:t>
            </w:r>
            <w:r>
              <w:rPr>
                <w:rStyle w:val="em"/>
              </w:rPr>
              <w:t>src0</w:t>
            </w:r>
          </w:p>
        </w:tc>
      </w:tr>
      <w:tr w:rsidR="008A5E4E" w14:paraId="15AD1DB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656A911" w14:textId="77777777" w:rsidR="008A5E4E" w:rsidRDefault="0065745B">
            <w:pPr>
              <w:pStyle w:val="tdTableStyle-TablestyleSyntax-BodyE-Opcodes-Body1"/>
              <w:shd w:val="clear" w:color="auto" w:fill="DCDCDC"/>
            </w:pPr>
            <w:r>
              <w:rPr>
                <w:rStyle w:val="code"/>
                <w:shd w:val="clear" w:color="auto" w:fill="DCDCDC"/>
              </w:rPr>
              <w:t>bitselect_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55A0D235"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p>
        </w:tc>
      </w:tr>
      <w:tr w:rsidR="008A5E4E" w14:paraId="79196C6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D599C85" w14:textId="77777777" w:rsidR="008A5E4E" w:rsidRDefault="0065745B">
            <w:pPr>
              <w:pStyle w:val="tdTableStyle-TablestyleSyntax-BodyE-Opcodes-Body1"/>
              <w:shd w:val="clear" w:color="auto" w:fill="DCDCDC"/>
            </w:pPr>
            <w:r>
              <w:rPr>
                <w:rStyle w:val="code"/>
                <w:shd w:val="clear" w:color="auto" w:fill="DCDCDC"/>
              </w:rPr>
              <w:t>firstbit_u32_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61D66624" w14:textId="77777777" w:rsidR="008A5E4E" w:rsidRDefault="0065745B">
            <w:pPr>
              <w:pStyle w:val="tdTableStyle-TablestyleSyntax-BodyD-Operands-Body1"/>
            </w:pPr>
            <w:r>
              <w:rPr>
                <w:rStyle w:val="em"/>
              </w:rPr>
              <w:t>dest</w:t>
            </w:r>
            <w:r>
              <w:t xml:space="preserve">, </w:t>
            </w:r>
            <w:r>
              <w:rPr>
                <w:rStyle w:val="em"/>
              </w:rPr>
              <w:t>src0</w:t>
            </w:r>
          </w:p>
        </w:tc>
      </w:tr>
      <w:tr w:rsidR="008A5E4E" w14:paraId="4AADA918"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5F5FEEB9" w14:textId="77777777" w:rsidR="008A5E4E" w:rsidRDefault="0065745B">
            <w:pPr>
              <w:pStyle w:val="tdTableStyle-TablestyleSyntax-BodyB-Opcodes-Body1"/>
              <w:shd w:val="clear" w:color="auto" w:fill="DCDCDC"/>
            </w:pPr>
            <w:r>
              <w:rPr>
                <w:rStyle w:val="code"/>
                <w:shd w:val="clear" w:color="auto" w:fill="DCDCDC"/>
              </w:rPr>
              <w:t>lastbit_u32_</w:t>
            </w:r>
            <w:r>
              <w:rPr>
                <w:rStyle w:val="em"/>
                <w:shd w:val="clear" w:color="auto" w:fill="DCDCDC"/>
              </w:rPr>
              <w:t>TypeLength</w:t>
            </w:r>
          </w:p>
        </w:tc>
        <w:tc>
          <w:tcPr>
            <w:tcW w:w="0" w:type="auto"/>
            <w:tcMar>
              <w:top w:w="45" w:type="dxa"/>
              <w:left w:w="45" w:type="dxa"/>
              <w:bottom w:w="45" w:type="dxa"/>
              <w:right w:w="45" w:type="dxa"/>
            </w:tcMar>
          </w:tcPr>
          <w:p w14:paraId="7E562A9C" w14:textId="77777777" w:rsidR="008A5E4E" w:rsidRDefault="0065745B">
            <w:pPr>
              <w:pStyle w:val="tdTableStyle-TablestyleSyntax-BodyA-Operands-Body1"/>
            </w:pPr>
            <w:r>
              <w:rPr>
                <w:rStyle w:val="em"/>
              </w:rPr>
              <w:t>dest</w:t>
            </w:r>
            <w:r>
              <w:t xml:space="preserve">, </w:t>
            </w:r>
            <w:r>
              <w:rPr>
                <w:rStyle w:val="em"/>
              </w:rPr>
              <w:t>src0</w:t>
            </w:r>
          </w:p>
        </w:tc>
      </w:tr>
    </w:tbl>
    <w:p w14:paraId="033CD277" w14:textId="77777777" w:rsidR="008A5E4E" w:rsidRDefault="008A5E4E">
      <w:pPr>
        <w:spacing w:after="240"/>
      </w:pPr>
    </w:p>
    <w:p w14:paraId="4F62E36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8086"/>
      </w:tblGrid>
      <w:tr w:rsidR="008A5E4E" w14:paraId="6D5CF29B"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FBB3E97"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6075BF56" w14:textId="77777777">
        <w:trPr>
          <w:tblCellSpacing w:w="0" w:type="dxa"/>
        </w:trPr>
        <w:tc>
          <w:tcPr>
            <w:tcW w:w="0" w:type="auto"/>
            <w:tcBorders>
              <w:bottom w:val="single" w:sz="6" w:space="0" w:color="000000"/>
            </w:tcBorders>
            <w:tcMar>
              <w:top w:w="45" w:type="dxa"/>
              <w:left w:w="45" w:type="dxa"/>
              <w:bottom w:w="45" w:type="dxa"/>
              <w:right w:w="45" w:type="dxa"/>
            </w:tcMar>
          </w:tcPr>
          <w:p w14:paraId="21D416A7" w14:textId="77777777" w:rsidR="008A5E4E" w:rsidRDefault="0065745B">
            <w:pPr>
              <w:pStyle w:val="tdTableStyle-TablestyleNonAltRows-BodyD-Column-Body1"/>
            </w:pPr>
            <w:r>
              <w:rPr>
                <w:rStyle w:val="em"/>
              </w:rPr>
              <w:t>Type</w:t>
            </w:r>
            <w:r>
              <w:t xml:space="preserve">: </w:t>
            </w:r>
            <w:r>
              <w:rPr>
                <w:rStyle w:val="code"/>
              </w:rPr>
              <w:t>b</w:t>
            </w:r>
            <w:r>
              <w:t xml:space="preserve"> for </w:t>
            </w:r>
            <w:r>
              <w:rPr>
                <w:rStyle w:val="code"/>
              </w:rPr>
              <w:t>bitmask</w:t>
            </w:r>
            <w:r>
              <w:t xml:space="preserve">, </w:t>
            </w:r>
            <w:r>
              <w:rPr>
                <w:rStyle w:val="code"/>
              </w:rPr>
              <w:t>bitrev</w:t>
            </w:r>
            <w:r>
              <w:t xml:space="preserve">, and </w:t>
            </w:r>
            <w:r>
              <w:rPr>
                <w:rStyle w:val="code"/>
              </w:rPr>
              <w:t>bitselect</w:t>
            </w:r>
            <w:r>
              <w:t xml:space="preserve">; </w:t>
            </w:r>
            <w:r>
              <w:rPr>
                <w:rStyle w:val="code"/>
              </w:rPr>
              <w:t>s</w:t>
            </w:r>
            <w:r>
              <w:t xml:space="preserve"> and </w:t>
            </w:r>
            <w:r>
              <w:rPr>
                <w:rStyle w:val="code"/>
              </w:rPr>
              <w:t>u</w:t>
            </w:r>
            <w:r>
              <w:t xml:space="preserve"> for </w:t>
            </w:r>
            <w:r>
              <w:rPr>
                <w:rStyle w:val="code"/>
              </w:rPr>
              <w:t>bitextract</w:t>
            </w:r>
            <w:r>
              <w:t xml:space="preserve">, </w:t>
            </w:r>
            <w:r>
              <w:rPr>
                <w:rStyle w:val="code"/>
              </w:rPr>
              <w:t>bitinsert</w:t>
            </w:r>
            <w:r>
              <w:t xml:space="preserve">, </w:t>
            </w:r>
            <w:r>
              <w:rPr>
                <w:rStyle w:val="code"/>
              </w:rPr>
              <w:t>firstbit</w:t>
            </w:r>
            <w:r>
              <w:t xml:space="preserve">, and </w:t>
            </w:r>
            <w:r>
              <w:rPr>
                <w:rStyle w:val="code"/>
              </w:rPr>
              <w:t>lastbit</w:t>
            </w:r>
            <w:r>
              <w:t xml:space="preserve">. </w:t>
            </w:r>
          </w:p>
        </w:tc>
      </w:tr>
      <w:tr w:rsidR="008A5E4E" w14:paraId="7238286D" w14:textId="77777777">
        <w:trPr>
          <w:tblCellSpacing w:w="0" w:type="dxa"/>
        </w:trPr>
        <w:tc>
          <w:tcPr>
            <w:tcW w:w="0" w:type="auto"/>
            <w:tcMar>
              <w:top w:w="45" w:type="dxa"/>
              <w:left w:w="45" w:type="dxa"/>
              <w:bottom w:w="45" w:type="dxa"/>
              <w:right w:w="45" w:type="dxa"/>
            </w:tcMar>
          </w:tcPr>
          <w:p w14:paraId="203A28B3" w14:textId="77777777" w:rsidR="008A5E4E" w:rsidRDefault="0065745B">
            <w:pPr>
              <w:pStyle w:val="tdTableStyle-TablestyleNonAltRows-BodyA-Column-Body1"/>
            </w:pPr>
            <w:r>
              <w:rPr>
                <w:rStyle w:val="em"/>
              </w:rPr>
              <w:t>Length</w:t>
            </w:r>
            <w:r>
              <w:t xml:space="preserve">: 32, 64. </w:t>
            </w:r>
          </w:p>
        </w:tc>
      </w:tr>
    </w:tbl>
    <w:p w14:paraId="6F73CFC9" w14:textId="77777777" w:rsidR="008A5E4E" w:rsidRDefault="008A5E4E">
      <w:pPr>
        <w:spacing w:after="240"/>
      </w:pPr>
    </w:p>
    <w:p w14:paraId="48F74B54"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0BF40290"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211B25A"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1172487E" w14:textId="77777777">
        <w:trPr>
          <w:tblCellSpacing w:w="0" w:type="dxa"/>
        </w:trPr>
        <w:tc>
          <w:tcPr>
            <w:tcW w:w="0" w:type="auto"/>
            <w:tcBorders>
              <w:bottom w:val="single" w:sz="6" w:space="0" w:color="000000"/>
            </w:tcBorders>
            <w:tcMar>
              <w:top w:w="45" w:type="dxa"/>
              <w:left w:w="45" w:type="dxa"/>
              <w:bottom w:w="45" w:type="dxa"/>
              <w:right w:w="45" w:type="dxa"/>
            </w:tcMar>
          </w:tcPr>
          <w:p w14:paraId="2B12F5F4" w14:textId="77777777" w:rsidR="008A5E4E" w:rsidRDefault="0065745B">
            <w:pPr>
              <w:pStyle w:val="tdTableStyle-TablestyleNonAltRows-BodyD-Column-Body1"/>
            </w:pPr>
            <w:r>
              <w:rPr>
                <w:rStyle w:val="em"/>
              </w:rPr>
              <w:t>dest</w:t>
            </w:r>
            <w:r>
              <w:t xml:space="preserve">: Destination register. Must match the size of </w:t>
            </w:r>
            <w:r>
              <w:rPr>
                <w:rStyle w:val="em"/>
              </w:rPr>
              <w:t>Length</w:t>
            </w:r>
            <w:r>
              <w:t xml:space="preserve">. </w:t>
            </w:r>
          </w:p>
        </w:tc>
      </w:tr>
      <w:tr w:rsidR="008A5E4E" w14:paraId="6F569481" w14:textId="77777777">
        <w:trPr>
          <w:tblCellSpacing w:w="0" w:type="dxa"/>
        </w:trPr>
        <w:tc>
          <w:tcPr>
            <w:tcW w:w="0" w:type="auto"/>
            <w:tcMar>
              <w:top w:w="45" w:type="dxa"/>
              <w:left w:w="45" w:type="dxa"/>
              <w:bottom w:w="45" w:type="dxa"/>
              <w:right w:w="45" w:type="dxa"/>
            </w:tcMar>
          </w:tcPr>
          <w:p w14:paraId="6853BBC0" w14:textId="71090F9A" w:rsidR="008A5E4E" w:rsidRDefault="0065745B" w:rsidP="009A7528">
            <w:pPr>
              <w:pStyle w:val="tdTableStyle-TablestyleNonAltRows-BodyA-Column-Body1"/>
            </w:pPr>
            <w:r>
              <w:rPr>
                <w:rStyle w:val="em"/>
              </w:rPr>
              <w:t>src0</w:t>
            </w:r>
            <w:r>
              <w:t xml:space="preserve">, </w:t>
            </w:r>
            <w:r>
              <w:rPr>
                <w:rStyle w:val="em"/>
              </w:rPr>
              <w:t>src1</w:t>
            </w:r>
            <w:r>
              <w:t xml:space="preserve">, </w:t>
            </w:r>
            <w:r>
              <w:rPr>
                <w:rStyle w:val="em"/>
              </w:rPr>
              <w:t>src2</w:t>
            </w:r>
            <w:r>
              <w:t xml:space="preserve">: Sources. Can be a register, </w:t>
            </w:r>
            <w:r w:rsidR="009A7528">
              <w:t xml:space="preserve">or </w:t>
            </w:r>
            <w:r>
              <w:t xml:space="preserve">immediate value. </w:t>
            </w:r>
          </w:p>
        </w:tc>
      </w:tr>
    </w:tbl>
    <w:p w14:paraId="678C1E4F" w14:textId="77777777" w:rsidR="008A5E4E" w:rsidRDefault="008A5E4E">
      <w:pPr>
        <w:spacing w:after="240"/>
      </w:pPr>
    </w:p>
    <w:p w14:paraId="0573A9E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19A6590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1489C70"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499CC890" w14:textId="77777777">
        <w:trPr>
          <w:tblCellSpacing w:w="0" w:type="dxa"/>
        </w:trPr>
        <w:tc>
          <w:tcPr>
            <w:tcW w:w="0" w:type="auto"/>
            <w:tcMar>
              <w:top w:w="45" w:type="dxa"/>
              <w:left w:w="45" w:type="dxa"/>
              <w:bottom w:w="45" w:type="dxa"/>
              <w:right w:w="45" w:type="dxa"/>
            </w:tcMar>
          </w:tcPr>
          <w:p w14:paraId="1DB1D09D" w14:textId="77777777" w:rsidR="008A5E4E" w:rsidRDefault="0065745B">
            <w:pPr>
              <w:pStyle w:val="tdTableStyle-TablestyleNonAltRows-BodyA-Column-Body1"/>
            </w:pPr>
            <w:r>
              <w:t xml:space="preserve">No exceptions are allowed. </w:t>
            </w:r>
          </w:p>
        </w:tc>
      </w:tr>
    </w:tbl>
    <w:p w14:paraId="1EC718A0" w14:textId="77777777" w:rsidR="008A5E4E" w:rsidRDefault="008A5E4E">
      <w:pPr>
        <w:spacing w:after="240"/>
      </w:pPr>
    </w:p>
    <w:p w14:paraId="57088392" w14:textId="77777777" w:rsidR="008A5E4E" w:rsidRDefault="0065745B">
      <w:pPr>
        <w:pStyle w:val="p"/>
      </w:pPr>
      <w:r>
        <w:t xml:space="preserve">For BRIG syntax, see </w:t>
      </w:r>
      <w:r>
        <w:rPr>
          <w:rStyle w:val="xref1"/>
        </w:rPr>
        <w:t>18.7.1.6. BRIG Syntax for Bit String Operations (</w:t>
      </w:r>
      <w:r w:rsidR="009A76EE" w:rsidRPr="008A5E4E">
        <w:fldChar w:fldCharType="begin"/>
      </w:r>
      <w:r w:rsidR="008A5E4E">
        <w:instrText xml:space="preserve"> PAGEREF _Ref1769009320 \p \h  \* MERGEFORMAT </w:instrText>
      </w:r>
      <w:r w:rsidR="009A76EE" w:rsidRPr="008A5E4E">
        <w:fldChar w:fldCharType="separate"/>
      </w:r>
      <w:r w:rsidR="00533AF0" w:rsidRPr="00533AF0">
        <w:rPr>
          <w:rStyle w:val="xref1"/>
          <w:noProof/>
        </w:rPr>
        <w:t>on</w:t>
      </w:r>
      <w:r w:rsidR="00533AF0">
        <w:rPr>
          <w:noProof/>
        </w:rPr>
        <w:t xml:space="preserve"> page 358</w:t>
      </w:r>
      <w:r w:rsidR="009A76EE" w:rsidRPr="008A5E4E">
        <w:rPr>
          <w:rStyle w:val="xref1"/>
        </w:rPr>
        <w:fldChar w:fldCharType="end"/>
      </w:r>
      <w:r>
        <w:rPr>
          <w:rStyle w:val="xref1"/>
        </w:rPr>
        <w:t>)</w:t>
      </w:r>
      <w:r>
        <w:t xml:space="preserve">. </w:t>
      </w:r>
    </w:p>
    <w:p w14:paraId="7CAC62E2" w14:textId="77777777" w:rsidR="008A5E4E" w:rsidRDefault="0065745B">
      <w:pPr>
        <w:pStyle w:val="h3"/>
      </w:pPr>
      <w:bookmarkStart w:id="474" w:name="_Toc396034214"/>
      <w:r>
        <w:t>5.7.2 Description</w:t>
      </w:r>
      <w:bookmarkEnd w:id="474"/>
    </w:p>
    <w:p w14:paraId="7C5A790D" w14:textId="77777777" w:rsidR="008A5E4E" w:rsidRDefault="009A76EE">
      <w:pPr>
        <w:pStyle w:val="pDefinitionTerm"/>
      </w:pPr>
      <w:r>
        <w:fldChar w:fldCharType="begin"/>
      </w:r>
      <w:r w:rsidR="0065745B">
        <w:instrText xml:space="preserve"> XE "bit string operations:bitextract" </w:instrText>
      </w:r>
      <w:r>
        <w:fldChar w:fldCharType="end"/>
      </w:r>
      <w:r w:rsidR="0065745B">
        <w:rPr>
          <w:rStyle w:val="code1"/>
        </w:rPr>
        <w:t>bitextract</w:t>
      </w:r>
    </w:p>
    <w:p w14:paraId="35E2D8CA" w14:textId="77777777" w:rsidR="008A5E4E" w:rsidRDefault="0065745B">
      <w:pPr>
        <w:pStyle w:val="p1"/>
      </w:pPr>
      <w:r>
        <w:t xml:space="preserve">Extracts a range of bits. </w:t>
      </w:r>
    </w:p>
    <w:p w14:paraId="5AA39AF8" w14:textId="77777777" w:rsidR="008A5E4E" w:rsidRDefault="0065745B">
      <w:pPr>
        <w:pStyle w:val="p1"/>
      </w:pPr>
      <w:r>
        <w:rPr>
          <w:rStyle w:val="i"/>
        </w:rPr>
        <w:t>src0</w:t>
      </w:r>
      <w:r>
        <w:t xml:space="preserve"> and </w:t>
      </w:r>
      <w:r>
        <w:rPr>
          <w:rStyle w:val="i"/>
        </w:rPr>
        <w:t>dest</w:t>
      </w:r>
      <w:r>
        <w:t xml:space="preserve"> are treated as the </w:t>
      </w:r>
      <w:r>
        <w:rPr>
          <w:rStyle w:val="i"/>
        </w:rPr>
        <w:t>TypeLength</w:t>
      </w:r>
      <w:r>
        <w:t xml:space="preserve"> of the operation. </w:t>
      </w:r>
      <w:r>
        <w:rPr>
          <w:rStyle w:val="i"/>
        </w:rPr>
        <w:t>src1</w:t>
      </w:r>
      <w:r>
        <w:t xml:space="preserve"> and </w:t>
      </w:r>
      <w:r>
        <w:rPr>
          <w:rStyle w:val="i"/>
        </w:rPr>
        <w:t>src2</w:t>
      </w:r>
      <w:r>
        <w:t xml:space="preserve"> are treated as </w:t>
      </w:r>
      <w:r>
        <w:rPr>
          <w:rStyle w:val="code1"/>
        </w:rPr>
        <w:t>u32</w:t>
      </w:r>
      <w:r>
        <w:t xml:space="preserve">. </w:t>
      </w:r>
    </w:p>
    <w:p w14:paraId="517CF0E9" w14:textId="77777777" w:rsidR="008A5E4E" w:rsidRDefault="0065745B">
      <w:pPr>
        <w:pStyle w:val="p1"/>
      </w:pPr>
      <w:r>
        <w:t xml:space="preserve">The least significant 5 (for 32-bit) or 6 (for 64-bit) bits of </w:t>
      </w:r>
      <w:r>
        <w:rPr>
          <w:rStyle w:val="i"/>
        </w:rPr>
        <w:t>src1</w:t>
      </w:r>
      <w:r>
        <w:t xml:space="preserve"> specify bit offset from bit 0. The least significant 5 (for 32-bit) or 6 (for 64-bit) of </w:t>
      </w:r>
      <w:r>
        <w:rPr>
          <w:rStyle w:val="i"/>
        </w:rPr>
        <w:t>src2</w:t>
      </w:r>
      <w:r>
        <w:t xml:space="preserve"> specify a bit-field width. </w:t>
      </w:r>
      <w:r>
        <w:rPr>
          <w:rStyle w:val="i"/>
        </w:rPr>
        <w:t>src0</w:t>
      </w:r>
      <w:r>
        <w:t xml:space="preserve"> specifies the replacement bits. </w:t>
      </w:r>
    </w:p>
    <w:p w14:paraId="41330C29" w14:textId="77777777" w:rsidR="008A5E4E" w:rsidRDefault="0065745B">
      <w:pPr>
        <w:pStyle w:val="p1"/>
      </w:pPr>
      <w:r>
        <w:t xml:space="preserve">The bits are extracted from </w:t>
      </w:r>
      <w:r>
        <w:rPr>
          <w:rStyle w:val="i"/>
        </w:rPr>
        <w:t>src0</w:t>
      </w:r>
      <w:r>
        <w:t xml:space="preserve"> starting at bit position offset and extending for width bits and placed into the destination </w:t>
      </w:r>
      <w:r>
        <w:rPr>
          <w:rStyle w:val="i"/>
        </w:rPr>
        <w:t>dest</w:t>
      </w:r>
      <w:r>
        <w:t xml:space="preserve">. </w:t>
      </w:r>
    </w:p>
    <w:p w14:paraId="5E6661DA" w14:textId="77777777" w:rsidR="008A5E4E" w:rsidRDefault="0065745B">
      <w:pPr>
        <w:pStyle w:val="p1"/>
      </w:pPr>
      <w:r>
        <w:t xml:space="preserve">The result is undefined if the bit offset plus bit-field width is greater than the </w:t>
      </w:r>
      <w:r>
        <w:rPr>
          <w:rStyle w:val="i"/>
        </w:rPr>
        <w:t>dest</w:t>
      </w:r>
      <w:r>
        <w:t xml:space="preserve"> operand length.</w:t>
      </w:r>
    </w:p>
    <w:p w14:paraId="18C4C3AF" w14:textId="77777777" w:rsidR="008A5E4E" w:rsidRDefault="0065745B">
      <w:pPr>
        <w:pStyle w:val="p1"/>
      </w:pPr>
      <w:r>
        <w:rPr>
          <w:rStyle w:val="code1"/>
        </w:rPr>
        <w:t>bitextract_s</w:t>
      </w:r>
      <w:r>
        <w:t xml:space="preserve"> sign-extends the most significant bit of the extracted bit field. </w:t>
      </w:r>
      <w:r>
        <w:rPr>
          <w:rStyle w:val="code1"/>
        </w:rPr>
        <w:t>bitextract_u</w:t>
      </w:r>
      <w:r>
        <w:t xml:space="preserve"> zero-extends the extracted bit field. </w:t>
      </w:r>
    </w:p>
    <w:p w14:paraId="4F93E218" w14:textId="77777777" w:rsidR="008A5E4E" w:rsidRDefault="0065745B">
      <w:pPr>
        <w:pStyle w:val="pre1"/>
      </w:pPr>
      <w:r>
        <w:t xml:space="preserve">offset = </w:t>
      </w:r>
      <w:r>
        <w:rPr>
          <w:rStyle w:val="em"/>
        </w:rPr>
        <w:t>src1</w:t>
      </w:r>
      <w:r>
        <w:t xml:space="preserve"> &amp; (operation.length == 32 ? 31 : 63);</w:t>
      </w:r>
      <w:r>
        <w:br/>
        <w:t xml:space="preserve"> width = </w:t>
      </w:r>
      <w:r>
        <w:rPr>
          <w:rStyle w:val="em"/>
        </w:rPr>
        <w:t>src2</w:t>
      </w:r>
      <w:r>
        <w:t xml:space="preserve"> &amp; (operation.length == 32 ? 31 : 63);</w:t>
      </w:r>
      <w:r>
        <w:br/>
        <w:t xml:space="preserve"> if (width == 0) {</w:t>
      </w:r>
      <w:r>
        <w:br/>
        <w:t xml:space="preserve">   </w:t>
      </w:r>
      <w:r>
        <w:rPr>
          <w:rStyle w:val="em"/>
        </w:rPr>
        <w:t>dest</w:t>
      </w:r>
      <w:r>
        <w:t xml:space="preserve"> = 0;</w:t>
      </w:r>
      <w:r>
        <w:br/>
        <w:t xml:space="preserve"> } else {</w:t>
      </w:r>
      <w:r>
        <w:br/>
        <w:t xml:space="preserve">   </w:t>
      </w:r>
      <w:r>
        <w:rPr>
          <w:rStyle w:val="em"/>
        </w:rPr>
        <w:t>dest</w:t>
      </w:r>
      <w:r>
        <w:t xml:space="preserve"> = (</w:t>
      </w:r>
      <w:r>
        <w:rPr>
          <w:rStyle w:val="em"/>
        </w:rPr>
        <w:t>src0</w:t>
      </w:r>
      <w:r>
        <w:t xml:space="preserve"> &lt;&lt; (operation.length - width - offset))</w:t>
      </w:r>
      <w:r>
        <w:br/>
        <w:t xml:space="preserve">                &gt;&gt; (operation.length - width);</w:t>
      </w:r>
      <w:r>
        <w:br/>
        <w:t xml:space="preserve">   // signed or unsigned &gt;&gt;, depending on operation.type</w:t>
      </w:r>
      <w:r>
        <w:br/>
        <w:t xml:space="preserve"> }                      </w:t>
      </w:r>
    </w:p>
    <w:p w14:paraId="7755A488" w14:textId="77777777" w:rsidR="008A5E4E" w:rsidRDefault="009A76EE">
      <w:pPr>
        <w:pStyle w:val="pDefinitionTerm"/>
      </w:pPr>
      <w:r>
        <w:fldChar w:fldCharType="begin"/>
      </w:r>
      <w:r w:rsidR="0065745B">
        <w:instrText xml:space="preserve"> XE "bit string operations:bitinsert" </w:instrText>
      </w:r>
      <w:r>
        <w:fldChar w:fldCharType="end"/>
      </w:r>
      <w:r w:rsidR="0065745B">
        <w:rPr>
          <w:rStyle w:val="code1"/>
        </w:rPr>
        <w:t>bitinsert</w:t>
      </w:r>
    </w:p>
    <w:p w14:paraId="2B95F23D" w14:textId="77777777" w:rsidR="008A5E4E" w:rsidRDefault="0065745B">
      <w:pPr>
        <w:pStyle w:val="p1"/>
      </w:pPr>
      <w:r>
        <w:t>Replaces a range of bits.</w:t>
      </w:r>
    </w:p>
    <w:p w14:paraId="327AD950" w14:textId="77777777" w:rsidR="008A5E4E" w:rsidRDefault="0065745B">
      <w:pPr>
        <w:pStyle w:val="p1"/>
      </w:pPr>
      <w:r>
        <w:rPr>
          <w:rStyle w:val="i"/>
        </w:rPr>
        <w:t>src0</w:t>
      </w:r>
      <w:r>
        <w:t xml:space="preserve">, </w:t>
      </w:r>
      <w:r>
        <w:rPr>
          <w:rStyle w:val="i"/>
        </w:rPr>
        <w:t>src1</w:t>
      </w:r>
      <w:r>
        <w:t xml:space="preserve">, and </w:t>
      </w:r>
      <w:r>
        <w:rPr>
          <w:rStyle w:val="i"/>
        </w:rPr>
        <w:t>dest</w:t>
      </w:r>
      <w:r>
        <w:t xml:space="preserve"> are treated as the </w:t>
      </w:r>
      <w:r>
        <w:rPr>
          <w:rStyle w:val="i"/>
        </w:rPr>
        <w:t>TypeLength</w:t>
      </w:r>
      <w:r>
        <w:t xml:space="preserve"> of the operation. </w:t>
      </w:r>
      <w:r>
        <w:rPr>
          <w:rStyle w:val="i"/>
        </w:rPr>
        <w:t>src2</w:t>
      </w:r>
      <w:r>
        <w:t xml:space="preserve"> and </w:t>
      </w:r>
      <w:r>
        <w:rPr>
          <w:rStyle w:val="i"/>
        </w:rPr>
        <w:t>src3</w:t>
      </w:r>
      <w:r>
        <w:t xml:space="preserve"> are treated as </w:t>
      </w:r>
      <w:r>
        <w:rPr>
          <w:rStyle w:val="code1"/>
        </w:rPr>
        <w:t>u32</w:t>
      </w:r>
      <w:r>
        <w:t xml:space="preserve">. </w:t>
      </w:r>
    </w:p>
    <w:p w14:paraId="2DEFB305" w14:textId="77777777" w:rsidR="008A5E4E" w:rsidRDefault="0065745B">
      <w:pPr>
        <w:pStyle w:val="p1"/>
      </w:pPr>
      <w:r>
        <w:t xml:space="preserve"> The least significant 5 (for 32-bit) or 6 (for 64-bit) bits of </w:t>
      </w:r>
      <w:r>
        <w:rPr>
          <w:rStyle w:val="i"/>
        </w:rPr>
        <w:t>src2</w:t>
      </w:r>
      <w:r>
        <w:t xml:space="preserve"> specify bit offset from bit 0. The least significant 5 (for 32-bit) or 6 (for 64-bit) of </w:t>
      </w:r>
      <w:r>
        <w:rPr>
          <w:rStyle w:val="i"/>
        </w:rPr>
        <w:t>src3</w:t>
      </w:r>
      <w:r>
        <w:t xml:space="preserve"> specify a bit-field width. </w:t>
      </w:r>
      <w:r>
        <w:rPr>
          <w:rStyle w:val="i"/>
        </w:rPr>
        <w:t>src0</w:t>
      </w:r>
      <w:r>
        <w:t xml:space="preserve"> specifies the bits into which the replacement bits specified by </w:t>
      </w:r>
      <w:r>
        <w:rPr>
          <w:rStyle w:val="i"/>
        </w:rPr>
        <w:t>src1</w:t>
      </w:r>
      <w:r>
        <w:t xml:space="preserve"> are inserted. </w:t>
      </w:r>
    </w:p>
    <w:p w14:paraId="5FB3A24D" w14:textId="77777777" w:rsidR="008A5E4E" w:rsidRDefault="0065745B">
      <w:pPr>
        <w:pStyle w:val="p1"/>
      </w:pPr>
      <w:r>
        <w:t xml:space="preserve">The result is undefined if the bit offset plus bit-field width is greater than the </w:t>
      </w:r>
      <w:r>
        <w:rPr>
          <w:rStyle w:val="i"/>
        </w:rPr>
        <w:t>dest</w:t>
      </w:r>
      <w:r>
        <w:t xml:space="preserve"> operand length.</w:t>
      </w:r>
    </w:p>
    <w:p w14:paraId="09665BDD" w14:textId="77777777" w:rsidR="008A5E4E" w:rsidRDefault="0065745B">
      <w:pPr>
        <w:pStyle w:val="p1"/>
      </w:pPr>
      <w:r>
        <w:t xml:space="preserve">The </w:t>
      </w:r>
      <w:r>
        <w:rPr>
          <w:rStyle w:val="code1"/>
        </w:rPr>
        <w:t>bitinsert</w:t>
      </w:r>
      <w:r>
        <w:t xml:space="preserve"> operation supports both signed and unsigned forms to aid readers of the code, though both forms compute the same result.</w:t>
      </w:r>
    </w:p>
    <w:p w14:paraId="36DED260" w14:textId="77777777" w:rsidR="008A5E4E" w:rsidRDefault="0065745B">
      <w:pPr>
        <w:pStyle w:val="pre1"/>
      </w:pPr>
      <w:r>
        <w:lastRenderedPageBreak/>
        <w:t xml:space="preserve">offset = </w:t>
      </w:r>
      <w:r>
        <w:rPr>
          <w:rStyle w:val="em"/>
        </w:rPr>
        <w:t>src2</w:t>
      </w:r>
      <w:r>
        <w:t xml:space="preserve"> &amp; (operation.length == 32 ? 31 : 63);</w:t>
      </w:r>
      <w:r>
        <w:br/>
        <w:t xml:space="preserve"> width = </w:t>
      </w:r>
      <w:r>
        <w:rPr>
          <w:rStyle w:val="em"/>
        </w:rPr>
        <w:t>src3</w:t>
      </w:r>
      <w:r>
        <w:t xml:space="preserve"> &amp; (operation.length == 32 ? 31 : 63);</w:t>
      </w:r>
      <w:r>
        <w:br/>
        <w:t xml:space="preserve"> mask = (1 &lt;&lt; width) - 1;</w:t>
      </w:r>
      <w:r>
        <w:br/>
        <w:t xml:space="preserve"> </w:t>
      </w:r>
      <w:r>
        <w:rPr>
          <w:rStyle w:val="em"/>
        </w:rPr>
        <w:t>dest</w:t>
      </w:r>
      <w:r>
        <w:t xml:space="preserve"> = (</w:t>
      </w:r>
      <w:r>
        <w:rPr>
          <w:rStyle w:val="em"/>
        </w:rPr>
        <w:t>src0</w:t>
      </w:r>
      <w:r>
        <w:t xml:space="preserve"> &amp; ~(mask &lt;&lt; offset)) | ((</w:t>
      </w:r>
      <w:r>
        <w:rPr>
          <w:rStyle w:val="em"/>
        </w:rPr>
        <w:t>src1</w:t>
      </w:r>
      <w:r>
        <w:t xml:space="preserve"> &amp; mask) &lt;&lt; offset);</w:t>
      </w:r>
    </w:p>
    <w:p w14:paraId="1D398358" w14:textId="77777777" w:rsidR="008A5E4E" w:rsidRDefault="009A76EE">
      <w:pPr>
        <w:pStyle w:val="pDefinitionTerm"/>
      </w:pPr>
      <w:r>
        <w:fldChar w:fldCharType="begin"/>
      </w:r>
      <w:r w:rsidR="0065745B">
        <w:instrText xml:space="preserve"> XE "bit string operations:bitmask" </w:instrText>
      </w:r>
      <w:r>
        <w:fldChar w:fldCharType="end"/>
      </w:r>
      <w:r w:rsidR="0065745B">
        <w:rPr>
          <w:rStyle w:val="code1"/>
        </w:rPr>
        <w:t>bitmask</w:t>
      </w:r>
    </w:p>
    <w:p w14:paraId="427091F9" w14:textId="77777777" w:rsidR="008A5E4E" w:rsidRDefault="0065745B">
      <w:pPr>
        <w:pStyle w:val="p1"/>
      </w:pPr>
      <w:r>
        <w:t xml:space="preserve">Creates a bit mask that can be used with </w:t>
      </w:r>
      <w:r>
        <w:rPr>
          <w:rStyle w:val="code1"/>
        </w:rPr>
        <w:t>bitselect</w:t>
      </w:r>
      <w:r>
        <w:t>.</w:t>
      </w:r>
    </w:p>
    <w:p w14:paraId="739CD07A" w14:textId="77777777" w:rsidR="008A5E4E" w:rsidRDefault="0065745B">
      <w:pPr>
        <w:pStyle w:val="p1"/>
      </w:pPr>
      <w:r>
        <w:rPr>
          <w:rStyle w:val="i"/>
        </w:rPr>
        <w:t>dest</w:t>
      </w:r>
      <w:r>
        <w:t xml:space="preserve"> is treated as the </w:t>
      </w:r>
      <w:r>
        <w:rPr>
          <w:rStyle w:val="i"/>
        </w:rPr>
        <w:t>TypeLength</w:t>
      </w:r>
      <w:r>
        <w:t xml:space="preserve"> of the operation. </w:t>
      </w:r>
      <w:r>
        <w:rPr>
          <w:rStyle w:val="i"/>
        </w:rPr>
        <w:t>src0</w:t>
      </w:r>
      <w:r>
        <w:t xml:space="preserve"> and </w:t>
      </w:r>
      <w:r>
        <w:rPr>
          <w:rStyle w:val="i"/>
        </w:rPr>
        <w:t>src1</w:t>
      </w:r>
      <w:r>
        <w:t xml:space="preserve"> are treated as </w:t>
      </w:r>
      <w:r>
        <w:rPr>
          <w:rStyle w:val="code1"/>
        </w:rPr>
        <w:t>u32</w:t>
      </w:r>
      <w:r>
        <w:t xml:space="preserve">. </w:t>
      </w:r>
    </w:p>
    <w:p w14:paraId="61F6BC0C" w14:textId="77777777" w:rsidR="008A5E4E" w:rsidRDefault="0065745B">
      <w:pPr>
        <w:pStyle w:val="p1"/>
      </w:pPr>
      <w:r>
        <w:t xml:space="preserve">The least significant 5 (for 32-bit) or 6 (for 64-bit) bits of </w:t>
      </w:r>
      <w:r>
        <w:rPr>
          <w:rStyle w:val="i"/>
        </w:rPr>
        <w:t>src0</w:t>
      </w:r>
      <w:r>
        <w:t xml:space="preserve"> specify bit offset from bit 0. The least significant 5 (for 32-bit) or 6 (for 64-bit) of </w:t>
      </w:r>
      <w:r>
        <w:rPr>
          <w:rStyle w:val="i"/>
        </w:rPr>
        <w:t>src1</w:t>
      </w:r>
      <w:r>
        <w:t xml:space="preserve"> specify a bit-mask width. </w:t>
      </w:r>
      <w:r>
        <w:rPr>
          <w:rStyle w:val="i"/>
        </w:rPr>
        <w:t>dest</w:t>
      </w:r>
      <w:r>
        <w:t xml:space="preserve"> is set to a bit mask that contains width consecutive 1 bits starting at offset. </w:t>
      </w:r>
    </w:p>
    <w:p w14:paraId="51990F92" w14:textId="77777777" w:rsidR="008A5E4E" w:rsidRDefault="0065745B">
      <w:pPr>
        <w:pStyle w:val="p1"/>
      </w:pPr>
      <w:r>
        <w:t xml:space="preserve">The result is undefined if the bit offset plus bit mask width is greater than the </w:t>
      </w:r>
      <w:r>
        <w:rPr>
          <w:rStyle w:val="i"/>
        </w:rPr>
        <w:t>dest</w:t>
      </w:r>
      <w:r>
        <w:t xml:space="preserve"> operand length. </w:t>
      </w:r>
    </w:p>
    <w:p w14:paraId="77F72D80" w14:textId="77777777" w:rsidR="008A5E4E" w:rsidRDefault="0065745B">
      <w:pPr>
        <w:pStyle w:val="pre1"/>
      </w:pPr>
      <w:r>
        <w:t xml:space="preserve">offset = </w:t>
      </w:r>
      <w:r>
        <w:rPr>
          <w:rStyle w:val="em"/>
        </w:rPr>
        <w:t>src0</w:t>
      </w:r>
      <w:r>
        <w:t xml:space="preserve"> &amp; (operation.length == 32 ? 31 : 63);</w:t>
      </w:r>
      <w:r>
        <w:br/>
        <w:t xml:space="preserve"> width = </w:t>
      </w:r>
      <w:r>
        <w:rPr>
          <w:rStyle w:val="em"/>
        </w:rPr>
        <w:t>src1</w:t>
      </w:r>
      <w:r>
        <w:t xml:space="preserve"> &amp; (operation.length == 32 ? 31 : 63);</w:t>
      </w:r>
      <w:r>
        <w:br/>
        <w:t xml:space="preserve"> mask = (1 &lt;&lt; width) - 1;</w:t>
      </w:r>
      <w:r>
        <w:br/>
        <w:t xml:space="preserve"> </w:t>
      </w:r>
      <w:r>
        <w:rPr>
          <w:rStyle w:val="em"/>
        </w:rPr>
        <w:t>dest</w:t>
      </w:r>
      <w:r>
        <w:t xml:space="preserve"> = mask &lt;&lt; offset;</w:t>
      </w:r>
    </w:p>
    <w:p w14:paraId="6099830E" w14:textId="77777777" w:rsidR="008A5E4E" w:rsidRDefault="009A76EE">
      <w:pPr>
        <w:pStyle w:val="pDefinitionTerm"/>
      </w:pPr>
      <w:r>
        <w:fldChar w:fldCharType="begin"/>
      </w:r>
      <w:r w:rsidR="0065745B">
        <w:instrText xml:space="preserve"> XE "bit string operations:bitrev" </w:instrText>
      </w:r>
      <w:r>
        <w:fldChar w:fldCharType="end"/>
      </w:r>
      <w:r w:rsidR="0065745B">
        <w:rPr>
          <w:rStyle w:val="code1"/>
        </w:rPr>
        <w:t>bitrev</w:t>
      </w:r>
    </w:p>
    <w:p w14:paraId="7C459E27" w14:textId="77777777" w:rsidR="008A5E4E" w:rsidRDefault="0065745B">
      <w:pPr>
        <w:pStyle w:val="p1"/>
      </w:pPr>
      <w:r>
        <w:t xml:space="preserve">Reverses the bits in a register. For example, given </w:t>
      </w:r>
      <w:r>
        <w:rPr>
          <w:rStyle w:val="code1"/>
        </w:rPr>
        <w:t>0x12345678</w:t>
      </w:r>
      <w:r>
        <w:t xml:space="preserve">, the result would be </w:t>
      </w:r>
      <w:r>
        <w:rPr>
          <w:rStyle w:val="code1"/>
        </w:rPr>
        <w:t>0x1e6a2c48</w:t>
      </w:r>
      <w:r>
        <w:t xml:space="preserve">. </w:t>
      </w:r>
    </w:p>
    <w:p w14:paraId="15D137DB" w14:textId="77777777" w:rsidR="008A5E4E" w:rsidRDefault="009A76EE">
      <w:pPr>
        <w:pStyle w:val="pDefinitionTerm"/>
      </w:pPr>
      <w:r>
        <w:fldChar w:fldCharType="begin"/>
      </w:r>
      <w:r w:rsidR="0065745B">
        <w:instrText xml:space="preserve"> XE "bit string operations:bitselect" </w:instrText>
      </w:r>
      <w:r>
        <w:fldChar w:fldCharType="end"/>
      </w:r>
      <w:r w:rsidR="0065745B">
        <w:rPr>
          <w:rStyle w:val="code1"/>
        </w:rPr>
        <w:t>bitselect</w:t>
      </w:r>
    </w:p>
    <w:p w14:paraId="16587F70" w14:textId="77777777" w:rsidR="008A5E4E" w:rsidRDefault="0065745B">
      <w:pPr>
        <w:pStyle w:val="p1"/>
      </w:pPr>
      <w:r>
        <w:t xml:space="preserve">Bit field select. This operation sets the destination </w:t>
      </w:r>
      <w:r>
        <w:rPr>
          <w:rStyle w:val="i"/>
        </w:rPr>
        <w:t>dest</w:t>
      </w:r>
      <w:r>
        <w:t xml:space="preserve"> to selected bits of </w:t>
      </w:r>
      <w:r>
        <w:rPr>
          <w:rStyle w:val="i"/>
        </w:rPr>
        <w:t>src1</w:t>
      </w:r>
      <w:r>
        <w:t xml:space="preserve"> and </w:t>
      </w:r>
      <w:r>
        <w:rPr>
          <w:rStyle w:val="i"/>
        </w:rPr>
        <w:t>src2</w:t>
      </w:r>
      <w:r>
        <w:t xml:space="preserve">. The source </w:t>
      </w:r>
      <w:r>
        <w:rPr>
          <w:rStyle w:val="i"/>
        </w:rPr>
        <w:t>src0</w:t>
      </w:r>
      <w:r>
        <w:t xml:space="preserve"> is a mask used to select bits from </w:t>
      </w:r>
      <w:r>
        <w:rPr>
          <w:rStyle w:val="i"/>
        </w:rPr>
        <w:t>src1</w:t>
      </w:r>
      <w:r>
        <w:t xml:space="preserve"> or </w:t>
      </w:r>
      <w:r>
        <w:rPr>
          <w:rStyle w:val="i"/>
        </w:rPr>
        <w:t>src2</w:t>
      </w:r>
      <w:r>
        <w:t>, using this formula:</w:t>
      </w:r>
    </w:p>
    <w:p w14:paraId="5C1DABF9" w14:textId="77777777" w:rsidR="008A5E4E" w:rsidRDefault="0065745B">
      <w:pPr>
        <w:pStyle w:val="pre1"/>
      </w:pPr>
      <w:r>
        <w:rPr>
          <w:rStyle w:val="em"/>
        </w:rPr>
        <w:t>dest</w:t>
      </w:r>
      <w:r>
        <w:t xml:space="preserve"> = (</w:t>
      </w:r>
      <w:r>
        <w:rPr>
          <w:rStyle w:val="em"/>
        </w:rPr>
        <w:t>src1</w:t>
      </w:r>
      <w:r>
        <w:t xml:space="preserve"> &amp; </w:t>
      </w:r>
      <w:r>
        <w:rPr>
          <w:rStyle w:val="em"/>
        </w:rPr>
        <w:t>src0</w:t>
      </w:r>
      <w:r>
        <w:t>) | (</w:t>
      </w:r>
      <w:r>
        <w:rPr>
          <w:rStyle w:val="em"/>
        </w:rPr>
        <w:t>src2</w:t>
      </w:r>
      <w:r>
        <w:t xml:space="preserve"> &amp; ~</w:t>
      </w:r>
      <w:r>
        <w:rPr>
          <w:rStyle w:val="em"/>
        </w:rPr>
        <w:t>src0</w:t>
      </w:r>
      <w:r>
        <w:t>)</w:t>
      </w:r>
    </w:p>
    <w:p w14:paraId="795B69D0" w14:textId="77777777" w:rsidR="008A5E4E" w:rsidRDefault="009A76EE">
      <w:pPr>
        <w:pStyle w:val="pDefinitionTerm"/>
      </w:pPr>
      <w:r>
        <w:fldChar w:fldCharType="begin"/>
      </w:r>
      <w:r w:rsidR="0065745B">
        <w:instrText xml:space="preserve"> XE "bit string operations:firstbit" </w:instrText>
      </w:r>
      <w:r>
        <w:fldChar w:fldCharType="end"/>
      </w:r>
      <w:r w:rsidR="0065745B">
        <w:rPr>
          <w:rStyle w:val="code1"/>
        </w:rPr>
        <w:t>firstbit_u</w:t>
      </w:r>
    </w:p>
    <w:p w14:paraId="42F74227" w14:textId="77777777" w:rsidR="008A5E4E" w:rsidRDefault="0065745B">
      <w:pPr>
        <w:pStyle w:val="p1"/>
      </w:pPr>
      <w:r>
        <w:t xml:space="preserve">For unsigned inputs, </w:t>
      </w:r>
      <w:r>
        <w:rPr>
          <w:rStyle w:val="code1"/>
        </w:rPr>
        <w:t>firstbit</w:t>
      </w:r>
      <w:r>
        <w:t xml:space="preserve"> finds the first bit set to 1 in a number starting from the most significant bit. For example:</w:t>
      </w:r>
    </w:p>
    <w:p w14:paraId="22B1BA18" w14:textId="77777777" w:rsidR="008A5E4E" w:rsidRDefault="0065745B">
      <w:pPr>
        <w:pStyle w:val="li1"/>
        <w:numPr>
          <w:ilvl w:val="0"/>
          <w:numId w:val="105"/>
        </w:numPr>
        <w:spacing w:before="320"/>
        <w:ind w:left="1200"/>
      </w:pPr>
      <w:r>
        <w:rPr>
          <w:rStyle w:val="code1"/>
        </w:rPr>
        <w:t>firstbit_u32_u32</w:t>
      </w:r>
      <w:r>
        <w:t xml:space="preserve"> of 0xffffff (all 1's) returns 0</w:t>
      </w:r>
    </w:p>
    <w:p w14:paraId="173D0217" w14:textId="77777777" w:rsidR="008A5E4E" w:rsidRDefault="0065745B">
      <w:pPr>
        <w:pStyle w:val="li1"/>
        <w:numPr>
          <w:ilvl w:val="0"/>
          <w:numId w:val="105"/>
        </w:numPr>
        <w:ind w:left="1200"/>
      </w:pPr>
      <w:r>
        <w:rPr>
          <w:rStyle w:val="code1"/>
        </w:rPr>
        <w:t>firstbit_u32_u32</w:t>
      </w:r>
      <w:r>
        <w:t xml:space="preserve"> of 0x7fffffff (one 0 followed by 31 1's) returns 1</w:t>
      </w:r>
    </w:p>
    <w:p w14:paraId="1A85D7E4" w14:textId="77777777" w:rsidR="008A5E4E" w:rsidRDefault="0065745B">
      <w:pPr>
        <w:pStyle w:val="li1"/>
        <w:numPr>
          <w:ilvl w:val="0"/>
          <w:numId w:val="105"/>
        </w:numPr>
        <w:spacing w:after="320"/>
        <w:ind w:left="1200"/>
      </w:pPr>
      <w:r>
        <w:rPr>
          <w:rStyle w:val="code1"/>
        </w:rPr>
        <w:t>firstbit_u32_u32</w:t>
      </w:r>
      <w:r>
        <w:t xml:space="preserve"> of 0x01ffffff (seven 0's followed by 25 1's) returns 7</w:t>
      </w:r>
    </w:p>
    <w:p w14:paraId="1BB80DC3" w14:textId="77777777" w:rsidR="008A5E4E" w:rsidRDefault="0065745B">
      <w:pPr>
        <w:pStyle w:val="p1"/>
      </w:pPr>
      <w:r>
        <w:t xml:space="preserve"> If no bits or all bits in </w:t>
      </w:r>
      <w:r>
        <w:rPr>
          <w:rStyle w:val="i"/>
        </w:rPr>
        <w:t>src0</w:t>
      </w:r>
      <w:r>
        <w:t xml:space="preserve"> are set, then </w:t>
      </w:r>
      <w:r>
        <w:rPr>
          <w:rStyle w:val="i"/>
        </w:rPr>
        <w:t>dest</w:t>
      </w:r>
      <w:r>
        <w:t xml:space="preserve"> is set to −1. The result is always a 32-bit register.</w:t>
      </w:r>
    </w:p>
    <w:p w14:paraId="7EF4B3B3" w14:textId="77777777" w:rsidR="008A5E4E" w:rsidRDefault="0065745B">
      <w:pPr>
        <w:pStyle w:val="p1"/>
      </w:pPr>
      <w:r>
        <w:rPr>
          <w:rStyle w:val="i"/>
        </w:rPr>
        <w:t>Length</w:t>
      </w:r>
      <w:r>
        <w:t xml:space="preserve"> applies only to the source.</w:t>
      </w:r>
    </w:p>
    <w:p w14:paraId="0C9ECD45" w14:textId="77777777" w:rsidR="008A5E4E" w:rsidRDefault="0065745B">
      <w:pPr>
        <w:pStyle w:val="pNoPageBreakAfter1"/>
      </w:pPr>
      <w:r>
        <w:t>See this pseudocode:</w:t>
      </w:r>
    </w:p>
    <w:p w14:paraId="433591A1" w14:textId="77777777" w:rsidR="008A5E4E" w:rsidRDefault="0065745B">
      <w:pPr>
        <w:pStyle w:val="pre1"/>
      </w:pPr>
      <w:r>
        <w:t>int firstbit_u(uint a)</w:t>
      </w:r>
      <w:r>
        <w:br/>
        <w:t xml:space="preserve"> {  </w:t>
      </w:r>
      <w:r>
        <w:br/>
        <w:t xml:space="preserve">    if (a == 0)</w:t>
      </w:r>
      <w:r>
        <w:br/>
        <w:t xml:space="preserve">    return -1;  </w:t>
      </w:r>
      <w:r>
        <w:br/>
        <w:t xml:space="preserve">    int pos = 0;  </w:t>
      </w:r>
      <w:r>
        <w:br/>
        <w:t xml:space="preserve">    while ((int)a &gt; 0) { </w:t>
      </w:r>
      <w:r>
        <w:br/>
        <w:t xml:space="preserve">       a &lt;&lt;= 1; pos++;</w:t>
      </w:r>
      <w:r>
        <w:br/>
        <w:t xml:space="preserve">    }</w:t>
      </w:r>
      <w:r>
        <w:br/>
        <w:t xml:space="preserve">    return pos;</w:t>
      </w:r>
      <w:r>
        <w:br/>
        <w:t xml:space="preserve"> }</w:t>
      </w:r>
    </w:p>
    <w:p w14:paraId="7920A4DA" w14:textId="77777777" w:rsidR="008A5E4E" w:rsidRDefault="0065745B">
      <w:pPr>
        <w:pStyle w:val="p1"/>
      </w:pPr>
      <w:r>
        <w:lastRenderedPageBreak/>
        <w:t xml:space="preserve">See </w:t>
      </w:r>
      <w:r>
        <w:rPr>
          <w:rStyle w:val="xref1"/>
        </w:rPr>
        <w:t>Table 5–9 (</w:t>
      </w:r>
      <w:r w:rsidR="009A76EE" w:rsidRPr="008A5E4E">
        <w:fldChar w:fldCharType="begin"/>
      </w:r>
      <w:r w:rsidR="008A5E4E">
        <w:instrText xml:space="preserve"> PAGEREF -1598315179 \p \h  \* MERGEFORMAT </w:instrText>
      </w:r>
      <w:r w:rsidR="009A76EE" w:rsidRPr="008A5E4E">
        <w:fldChar w:fldCharType="separate"/>
      </w:r>
      <w:r w:rsidR="00533AF0" w:rsidRPr="00533AF0">
        <w:rPr>
          <w:rStyle w:val="xref1"/>
          <w:noProof/>
        </w:rPr>
        <w:t>on</w:t>
      </w:r>
      <w:r w:rsidR="00533AF0">
        <w:rPr>
          <w:noProof/>
        </w:rPr>
        <w:t xml:space="preserve"> page 115</w:t>
      </w:r>
      <w:r w:rsidR="009A76EE" w:rsidRPr="008A5E4E">
        <w:rPr>
          <w:rStyle w:val="xref1"/>
        </w:rPr>
        <w:fldChar w:fldCharType="end"/>
      </w:r>
      <w:r>
        <w:rPr>
          <w:rStyle w:val="xref1"/>
        </w:rPr>
        <w:t>)</w:t>
      </w:r>
      <w:r>
        <w:t>.</w:t>
      </w:r>
    </w:p>
    <w:p w14:paraId="74613774" w14:textId="77777777" w:rsidR="008A5E4E" w:rsidRDefault="009A76EE">
      <w:pPr>
        <w:pStyle w:val="pDefinitionTerm"/>
      </w:pPr>
      <w:r>
        <w:fldChar w:fldCharType="begin"/>
      </w:r>
      <w:r w:rsidR="0065745B">
        <w:instrText xml:space="preserve"> XE "bit string operations:firstbit" </w:instrText>
      </w:r>
      <w:r>
        <w:fldChar w:fldCharType="end"/>
      </w:r>
      <w:r w:rsidR="0065745B">
        <w:rPr>
          <w:rStyle w:val="code1"/>
        </w:rPr>
        <w:t>firstbit_s</w:t>
      </w:r>
    </w:p>
    <w:p w14:paraId="50994B82" w14:textId="77777777" w:rsidR="008A5E4E" w:rsidRDefault="0065745B">
      <w:pPr>
        <w:pStyle w:val="p1"/>
      </w:pPr>
      <w:r>
        <w:t xml:space="preserve">For signed inputs, </w:t>
      </w:r>
      <w:r>
        <w:rPr>
          <w:rStyle w:val="code1"/>
        </w:rPr>
        <w:t>firstbit</w:t>
      </w:r>
      <w:r>
        <w:t xml:space="preserve"> finds the first bit set in a positive integer starting from the most significant bit, or finds the first bit clear in a negative integer from the most significant bit.</w:t>
      </w:r>
    </w:p>
    <w:p w14:paraId="23F2A97F" w14:textId="77777777" w:rsidR="008A5E4E" w:rsidRDefault="0065745B">
      <w:pPr>
        <w:pStyle w:val="p1"/>
      </w:pPr>
      <w:r>
        <w:t xml:space="preserve">If no bits in </w:t>
      </w:r>
      <w:r>
        <w:rPr>
          <w:rStyle w:val="i"/>
        </w:rPr>
        <w:t>src0</w:t>
      </w:r>
      <w:r>
        <w:t xml:space="preserve"> are set, then </w:t>
      </w:r>
      <w:r>
        <w:rPr>
          <w:rStyle w:val="i"/>
        </w:rPr>
        <w:t>dest</w:t>
      </w:r>
      <w:r>
        <w:t xml:space="preserve"> is set to −1. The result is always a 32-bit register. </w:t>
      </w:r>
    </w:p>
    <w:p w14:paraId="2F5D3CDD" w14:textId="77777777" w:rsidR="008A5E4E" w:rsidRDefault="0065745B">
      <w:pPr>
        <w:pStyle w:val="p1"/>
      </w:pPr>
      <w:r>
        <w:rPr>
          <w:rStyle w:val="i"/>
        </w:rPr>
        <w:t>Length</w:t>
      </w:r>
      <w:r>
        <w:t xml:space="preserve"> applies only to the source.</w:t>
      </w:r>
    </w:p>
    <w:p w14:paraId="26F4A7F4" w14:textId="77777777" w:rsidR="008A5E4E" w:rsidRDefault="0065745B">
      <w:pPr>
        <w:pStyle w:val="pNoPageBreakAfter1"/>
      </w:pPr>
      <w:r>
        <w:t>See this pseudocode:</w:t>
      </w:r>
    </w:p>
    <w:p w14:paraId="12DC01ED" w14:textId="77777777" w:rsidR="008A5E4E" w:rsidRDefault="0065745B">
      <w:pPr>
        <w:pStyle w:val="pre1"/>
      </w:pPr>
      <w:r>
        <w:t>int firstbit_s (int a)</w:t>
      </w:r>
      <w:r>
        <w:br/>
        <w:t xml:space="preserve"> {  </w:t>
      </w:r>
      <w:r>
        <w:br/>
        <w:t xml:space="preserve">    uint u = a &gt;= 0? a: ~a; // complement negative numbers  </w:t>
      </w:r>
      <w:r>
        <w:br/>
        <w:t xml:space="preserve">    return firstbit_u(u);</w:t>
      </w:r>
      <w:r>
        <w:br/>
        <w:t xml:space="preserve"> }  </w:t>
      </w:r>
    </w:p>
    <w:p w14:paraId="1D42A31D" w14:textId="77777777" w:rsidR="008A5E4E" w:rsidRDefault="0065745B">
      <w:pPr>
        <w:pStyle w:val="p1"/>
      </w:pPr>
      <w:r>
        <w:t xml:space="preserve">See </w:t>
      </w:r>
      <w:r>
        <w:rPr>
          <w:rStyle w:val="xref1"/>
        </w:rPr>
        <w:t>Table 5–9 (</w:t>
      </w:r>
      <w:r w:rsidR="009A76EE" w:rsidRPr="008A5E4E">
        <w:fldChar w:fldCharType="begin"/>
      </w:r>
      <w:r w:rsidR="008A5E4E">
        <w:instrText xml:space="preserve"> PAGEREF -1598315179 \p \h  \* MERGEFORMAT </w:instrText>
      </w:r>
      <w:r w:rsidR="009A76EE" w:rsidRPr="008A5E4E">
        <w:fldChar w:fldCharType="separate"/>
      </w:r>
      <w:r w:rsidR="00533AF0" w:rsidRPr="00533AF0">
        <w:rPr>
          <w:rStyle w:val="xref1"/>
          <w:noProof/>
        </w:rPr>
        <w:t>on</w:t>
      </w:r>
      <w:r w:rsidR="00533AF0">
        <w:rPr>
          <w:noProof/>
        </w:rPr>
        <w:t xml:space="preserve"> page 115</w:t>
      </w:r>
      <w:r w:rsidR="009A76EE" w:rsidRPr="008A5E4E">
        <w:rPr>
          <w:rStyle w:val="xref1"/>
        </w:rPr>
        <w:fldChar w:fldCharType="end"/>
      </w:r>
      <w:r>
        <w:rPr>
          <w:rStyle w:val="xref1"/>
        </w:rPr>
        <w:t>)</w:t>
      </w:r>
      <w:r>
        <w:t>.</w:t>
      </w:r>
    </w:p>
    <w:p w14:paraId="207843FD" w14:textId="77777777" w:rsidR="008A5E4E" w:rsidRDefault="009A76EE">
      <w:pPr>
        <w:pStyle w:val="pDefinitionTerm"/>
      </w:pPr>
      <w:r>
        <w:fldChar w:fldCharType="begin"/>
      </w:r>
      <w:r w:rsidR="0065745B">
        <w:instrText xml:space="preserve"> XE "bit string operations:lastbit" </w:instrText>
      </w:r>
      <w:r>
        <w:fldChar w:fldCharType="end"/>
      </w:r>
      <w:r w:rsidR="0065745B">
        <w:rPr>
          <w:rStyle w:val="code1"/>
        </w:rPr>
        <w:t>lastbit</w:t>
      </w:r>
    </w:p>
    <w:p w14:paraId="40D4FA15" w14:textId="77777777" w:rsidR="008A5E4E" w:rsidRDefault="0065745B">
      <w:pPr>
        <w:pStyle w:val="p1"/>
      </w:pPr>
      <w:r>
        <w:t xml:space="preserve">Finds the first bit set to 1 in a number starting from the least significant bit. For example, </w:t>
      </w:r>
      <w:r>
        <w:rPr>
          <w:rStyle w:val="code1"/>
        </w:rPr>
        <w:t>lastbit</w:t>
      </w:r>
      <w:r>
        <w:t xml:space="preserve"> of 0x00000001 produces 0. If no bits in </w:t>
      </w:r>
      <w:r>
        <w:rPr>
          <w:rStyle w:val="i"/>
        </w:rPr>
        <w:t>src0</w:t>
      </w:r>
      <w:r>
        <w:t xml:space="preserve"> are set, then </w:t>
      </w:r>
      <w:r>
        <w:rPr>
          <w:rStyle w:val="i"/>
        </w:rPr>
        <w:t>dest</w:t>
      </w:r>
      <w:r>
        <w:t xml:space="preserve"> is set to −1. The result is always a 32-bit register.</w:t>
      </w:r>
    </w:p>
    <w:p w14:paraId="458AC1CF" w14:textId="77777777" w:rsidR="008A5E4E" w:rsidRDefault="0065745B">
      <w:pPr>
        <w:pStyle w:val="p1"/>
      </w:pPr>
      <w:r>
        <w:rPr>
          <w:rStyle w:val="i"/>
        </w:rPr>
        <w:t>Length</w:t>
      </w:r>
      <w:r>
        <w:t xml:space="preserve"> applies only to the source.</w:t>
      </w:r>
    </w:p>
    <w:p w14:paraId="7739F54B" w14:textId="77777777" w:rsidR="008A5E4E" w:rsidRDefault="0065745B">
      <w:pPr>
        <w:pStyle w:val="p1"/>
      </w:pPr>
      <w:r>
        <w:t xml:space="preserve">The </w:t>
      </w:r>
      <w:r>
        <w:rPr>
          <w:rStyle w:val="code1"/>
        </w:rPr>
        <w:t>lastbit</w:t>
      </w:r>
      <w:r>
        <w:t xml:space="preserve"> operation supports both signed and unsigned forms to aid readers of the code, though both forms compute the same result.</w:t>
      </w:r>
    </w:p>
    <w:p w14:paraId="058428F3" w14:textId="77777777" w:rsidR="008A5E4E" w:rsidRDefault="0065745B">
      <w:pPr>
        <w:pStyle w:val="pNoPageBreakAfter1"/>
      </w:pPr>
      <w:r>
        <w:t>See this pseudocode:</w:t>
      </w:r>
    </w:p>
    <w:p w14:paraId="3A239891" w14:textId="77777777" w:rsidR="008A5E4E" w:rsidRDefault="0065745B">
      <w:pPr>
        <w:pStyle w:val="pre1"/>
      </w:pPr>
      <w:r>
        <w:t>int lastbit(uint a)</w:t>
      </w:r>
      <w:r>
        <w:br/>
        <w:t xml:space="preserve"> {</w:t>
      </w:r>
      <w:r>
        <w:br/>
        <w:t xml:space="preserve">    if (a == 0) return -1;</w:t>
      </w:r>
      <w:r>
        <w:br/>
        <w:t xml:space="preserve">    int pos = 0;</w:t>
      </w:r>
      <w:r>
        <w:br/>
        <w:t xml:space="preserve">    while ((a&amp;1) != 1) { </w:t>
      </w:r>
      <w:r>
        <w:br/>
        <w:t xml:space="preserve">        a &gt;&gt;= 1; pos++;</w:t>
      </w:r>
      <w:r>
        <w:br/>
        <w:t xml:space="preserve">    }</w:t>
      </w:r>
      <w:r>
        <w:br/>
        <w:t xml:space="preserve">    return pos;</w:t>
      </w:r>
      <w:r>
        <w:br/>
        <w:t xml:space="preserve"> }</w:t>
      </w:r>
    </w:p>
    <w:p w14:paraId="02A0C58D" w14:textId="77777777" w:rsidR="008A5E4E" w:rsidRDefault="0065745B">
      <w:pPr>
        <w:pStyle w:val="p1"/>
      </w:pPr>
      <w:r>
        <w:t xml:space="preserve">See </w:t>
      </w:r>
      <w:r>
        <w:rPr>
          <w:rStyle w:val="xref1"/>
        </w:rPr>
        <w:t>Table 5–9 (</w:t>
      </w:r>
      <w:r w:rsidR="009A76EE" w:rsidRPr="008A5E4E">
        <w:fldChar w:fldCharType="begin"/>
      </w:r>
      <w:r w:rsidR="008A5E4E">
        <w:instrText xml:space="preserve"> PAGEREF -1598315179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w:t>
      </w:r>
    </w:p>
    <w:p w14:paraId="6CC761A6" w14:textId="77777777" w:rsidR="008A5E4E" w:rsidRDefault="0065745B">
      <w:pPr>
        <w:pStyle w:val="pTableTitle"/>
      </w:pPr>
      <w:bookmarkStart w:id="475" w:name="_ListOf101"/>
      <w:bookmarkStart w:id="476" w:name="-1598315179"/>
      <w:r>
        <w:t>Table 5–9 Inputs and Results for firstbit and lastbit Operations</w:t>
      </w:r>
    </w:p>
    <w:bookmarkEnd w:id="475"/>
    <w:bookmarkEnd w:id="476"/>
    <w:p w14:paraId="37FA1CB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9"/>
        <w:gridCol w:w="1530"/>
        <w:gridCol w:w="1484"/>
      </w:tblGrid>
      <w:tr w:rsidR="008A5E4E" w14:paraId="458CF139"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112B4E67" w14:textId="77777777" w:rsidR="008A5E4E" w:rsidRDefault="0065745B">
            <w:pPr>
              <w:pStyle w:val="thTableStyle-TablestyleNonAltRows-HeadE-Sidehead-Header1"/>
              <w:shd w:val="clear" w:color="auto" w:fill="D3D3D3"/>
            </w:pPr>
            <w:r>
              <w:rPr>
                <w:shd w:val="clear" w:color="auto" w:fill="D3D3D3"/>
              </w:rPr>
              <w:t>Input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56B7D51" w14:textId="77777777" w:rsidR="008A5E4E" w:rsidRDefault="0065745B">
            <w:pPr>
              <w:pStyle w:val="thTableStyle-TablestyleNonAltRows-HeadE-Column-Header1"/>
              <w:shd w:val="clear" w:color="auto" w:fill="D3D3D3"/>
            </w:pPr>
            <w:r>
              <w:rPr>
                <w:shd w:val="clear" w:color="auto" w:fill="D3D3D3"/>
              </w:rPr>
              <w:t>Result for firstbit</w:t>
            </w:r>
          </w:p>
        </w:tc>
        <w:tc>
          <w:tcPr>
            <w:tcW w:w="0" w:type="auto"/>
            <w:tcBorders>
              <w:bottom w:val="double" w:sz="3" w:space="0" w:color="000000"/>
            </w:tcBorders>
            <w:shd w:val="clear" w:color="auto" w:fill="D3D3D3"/>
            <w:tcMar>
              <w:top w:w="45" w:type="dxa"/>
              <w:left w:w="45" w:type="dxa"/>
              <w:bottom w:w="45" w:type="dxa"/>
              <w:right w:w="45" w:type="dxa"/>
            </w:tcMar>
          </w:tcPr>
          <w:p w14:paraId="47B3533C" w14:textId="77777777" w:rsidR="008A5E4E" w:rsidRDefault="0065745B">
            <w:pPr>
              <w:pStyle w:val="thTableStyle-TablestyleNonAltRows-HeadD-Sidehead-Header1"/>
              <w:shd w:val="clear" w:color="auto" w:fill="D3D3D3"/>
            </w:pPr>
            <w:r>
              <w:rPr>
                <w:shd w:val="clear" w:color="auto" w:fill="D3D3D3"/>
              </w:rPr>
              <w:t>Result for lastbit</w:t>
            </w:r>
          </w:p>
        </w:tc>
      </w:tr>
      <w:tr w:rsidR="008A5E4E" w14:paraId="6E4D2FB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B0EFC09" w14:textId="77777777" w:rsidR="008A5E4E" w:rsidRDefault="0065745B">
            <w:pPr>
              <w:pStyle w:val="tdTableStyle-TablestyleNonAltRows-BodyE-Sidehead-Body1"/>
              <w:shd w:val="clear" w:color="auto" w:fill="DCDCDC"/>
            </w:pPr>
            <w:r>
              <w:rPr>
                <w:rStyle w:val="code"/>
                <w:shd w:val="clear" w:color="auto" w:fill="DCDCDC"/>
              </w:rPr>
              <w:t>00000000</w:t>
            </w:r>
          </w:p>
        </w:tc>
        <w:tc>
          <w:tcPr>
            <w:tcW w:w="0" w:type="auto"/>
            <w:tcBorders>
              <w:bottom w:val="single" w:sz="6" w:space="0" w:color="000000"/>
              <w:right w:val="single" w:sz="6" w:space="0" w:color="000000"/>
            </w:tcBorders>
            <w:tcMar>
              <w:top w:w="45" w:type="dxa"/>
              <w:left w:w="45" w:type="dxa"/>
              <w:bottom w:w="45" w:type="dxa"/>
              <w:right w:w="45" w:type="dxa"/>
            </w:tcMar>
          </w:tcPr>
          <w:p w14:paraId="18E7C76E" w14:textId="77777777" w:rsidR="008A5E4E" w:rsidRDefault="0065745B">
            <w:pPr>
              <w:pStyle w:val="tdTableStyle-TablestyleNonAltRows-BodyE-Column-Body1"/>
            </w:pPr>
            <w:r>
              <w:t xml:space="preserve"> -1</w:t>
            </w:r>
          </w:p>
        </w:tc>
        <w:tc>
          <w:tcPr>
            <w:tcW w:w="0" w:type="auto"/>
            <w:tcBorders>
              <w:bottom w:val="single" w:sz="6" w:space="0" w:color="000000"/>
            </w:tcBorders>
            <w:shd w:val="clear" w:color="auto" w:fill="DCDCDC"/>
            <w:tcMar>
              <w:top w:w="45" w:type="dxa"/>
              <w:left w:w="45" w:type="dxa"/>
              <w:bottom w:w="45" w:type="dxa"/>
              <w:right w:w="45" w:type="dxa"/>
            </w:tcMar>
          </w:tcPr>
          <w:p w14:paraId="0EDA787E" w14:textId="77777777" w:rsidR="008A5E4E" w:rsidRDefault="0065745B">
            <w:pPr>
              <w:pStyle w:val="tdTableStyle-TablestyleNonAltRows-BodyD-Sidehead-Body1"/>
              <w:shd w:val="clear" w:color="auto" w:fill="DCDCDC"/>
            </w:pPr>
            <w:r>
              <w:rPr>
                <w:shd w:val="clear" w:color="auto" w:fill="DCDCDC"/>
              </w:rPr>
              <w:t xml:space="preserve"> -1</w:t>
            </w:r>
          </w:p>
        </w:tc>
      </w:tr>
      <w:tr w:rsidR="008A5E4E" w14:paraId="4B8D2D0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22C9DA8" w14:textId="77777777" w:rsidR="008A5E4E" w:rsidRDefault="0065745B">
            <w:pPr>
              <w:pStyle w:val="tdTableStyle-TablestyleNonAltRows-BodyE-Sidehead-Body1"/>
              <w:shd w:val="clear" w:color="auto" w:fill="DCDCDC"/>
            </w:pPr>
            <w:r>
              <w:rPr>
                <w:rStyle w:val="code"/>
                <w:shd w:val="clear" w:color="auto" w:fill="DCDCDC"/>
              </w:rPr>
              <w:t>00ffffff</w:t>
            </w:r>
          </w:p>
        </w:tc>
        <w:tc>
          <w:tcPr>
            <w:tcW w:w="0" w:type="auto"/>
            <w:tcBorders>
              <w:bottom w:val="single" w:sz="6" w:space="0" w:color="000000"/>
              <w:right w:val="single" w:sz="6" w:space="0" w:color="000000"/>
            </w:tcBorders>
            <w:tcMar>
              <w:top w:w="45" w:type="dxa"/>
              <w:left w:w="45" w:type="dxa"/>
              <w:bottom w:w="45" w:type="dxa"/>
              <w:right w:w="45" w:type="dxa"/>
            </w:tcMar>
          </w:tcPr>
          <w:p w14:paraId="24A8FA98" w14:textId="77777777" w:rsidR="008A5E4E" w:rsidRDefault="0065745B">
            <w:pPr>
              <w:pStyle w:val="tdTableStyle-TablestyleNonAltRows-BodyE-Column-Body1"/>
            </w:pPr>
            <w:r>
              <w:t xml:space="preserve"> 8</w:t>
            </w:r>
          </w:p>
        </w:tc>
        <w:tc>
          <w:tcPr>
            <w:tcW w:w="0" w:type="auto"/>
            <w:tcBorders>
              <w:bottom w:val="single" w:sz="6" w:space="0" w:color="000000"/>
            </w:tcBorders>
            <w:shd w:val="clear" w:color="auto" w:fill="DCDCDC"/>
            <w:tcMar>
              <w:top w:w="45" w:type="dxa"/>
              <w:left w:w="45" w:type="dxa"/>
              <w:bottom w:w="45" w:type="dxa"/>
              <w:right w:w="45" w:type="dxa"/>
            </w:tcMar>
          </w:tcPr>
          <w:p w14:paraId="01A2546B" w14:textId="77777777" w:rsidR="008A5E4E" w:rsidRDefault="0065745B">
            <w:pPr>
              <w:pStyle w:val="tdTableStyle-TablestyleNonAltRows-BodyD-Sidehead-Body1"/>
              <w:shd w:val="clear" w:color="auto" w:fill="DCDCDC"/>
            </w:pPr>
            <w:r>
              <w:rPr>
                <w:shd w:val="clear" w:color="auto" w:fill="DCDCDC"/>
              </w:rPr>
              <w:t xml:space="preserve"> 0</w:t>
            </w:r>
          </w:p>
        </w:tc>
      </w:tr>
      <w:tr w:rsidR="008A5E4E" w14:paraId="6D25F96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204C960" w14:textId="77777777" w:rsidR="008A5E4E" w:rsidRDefault="0065745B">
            <w:pPr>
              <w:pStyle w:val="tdTableStyle-TablestyleNonAltRows-BodyE-Sidehead-Body1"/>
              <w:shd w:val="clear" w:color="auto" w:fill="DCDCDC"/>
            </w:pPr>
            <w:r>
              <w:rPr>
                <w:rStyle w:val="code"/>
                <w:shd w:val="clear" w:color="auto" w:fill="DCDCDC"/>
              </w:rPr>
              <w:t>7fffffff</w:t>
            </w:r>
          </w:p>
        </w:tc>
        <w:tc>
          <w:tcPr>
            <w:tcW w:w="0" w:type="auto"/>
            <w:tcBorders>
              <w:bottom w:val="single" w:sz="6" w:space="0" w:color="000000"/>
              <w:right w:val="single" w:sz="6" w:space="0" w:color="000000"/>
            </w:tcBorders>
            <w:tcMar>
              <w:top w:w="45" w:type="dxa"/>
              <w:left w:w="45" w:type="dxa"/>
              <w:bottom w:w="45" w:type="dxa"/>
              <w:right w:w="45" w:type="dxa"/>
            </w:tcMar>
          </w:tcPr>
          <w:p w14:paraId="0CAE1B6E" w14:textId="77777777" w:rsidR="008A5E4E" w:rsidRDefault="0065745B">
            <w:pPr>
              <w:pStyle w:val="tdTableStyle-TablestyleNonAltRows-BodyE-Column-Body1"/>
            </w:pPr>
            <w:r>
              <w:t xml:space="preserve"> 1</w:t>
            </w:r>
          </w:p>
        </w:tc>
        <w:tc>
          <w:tcPr>
            <w:tcW w:w="0" w:type="auto"/>
            <w:tcBorders>
              <w:bottom w:val="single" w:sz="6" w:space="0" w:color="000000"/>
            </w:tcBorders>
            <w:shd w:val="clear" w:color="auto" w:fill="DCDCDC"/>
            <w:tcMar>
              <w:top w:w="45" w:type="dxa"/>
              <w:left w:w="45" w:type="dxa"/>
              <w:bottom w:w="45" w:type="dxa"/>
              <w:right w:w="45" w:type="dxa"/>
            </w:tcMar>
          </w:tcPr>
          <w:p w14:paraId="0E5EFD3E" w14:textId="77777777" w:rsidR="008A5E4E" w:rsidRDefault="0065745B">
            <w:pPr>
              <w:pStyle w:val="tdTableStyle-TablestyleNonAltRows-BodyD-Sidehead-Body1"/>
              <w:shd w:val="clear" w:color="auto" w:fill="DCDCDC"/>
            </w:pPr>
            <w:r>
              <w:rPr>
                <w:shd w:val="clear" w:color="auto" w:fill="DCDCDC"/>
              </w:rPr>
              <w:t xml:space="preserve"> 0</w:t>
            </w:r>
          </w:p>
        </w:tc>
      </w:tr>
      <w:tr w:rsidR="008A5E4E" w14:paraId="4FC4E86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4DE80E2" w14:textId="77777777" w:rsidR="008A5E4E" w:rsidRDefault="0065745B">
            <w:pPr>
              <w:pStyle w:val="tdTableStyle-TablestyleNonAltRows-BodyE-Sidehead-Body1"/>
              <w:shd w:val="clear" w:color="auto" w:fill="DCDCDC"/>
            </w:pPr>
            <w:r>
              <w:rPr>
                <w:rStyle w:val="code"/>
                <w:shd w:val="clear" w:color="auto" w:fill="DCDCDC"/>
              </w:rPr>
              <w:t>01ffffff</w:t>
            </w:r>
          </w:p>
        </w:tc>
        <w:tc>
          <w:tcPr>
            <w:tcW w:w="0" w:type="auto"/>
            <w:tcBorders>
              <w:bottom w:val="single" w:sz="6" w:space="0" w:color="000000"/>
              <w:right w:val="single" w:sz="6" w:space="0" w:color="000000"/>
            </w:tcBorders>
            <w:tcMar>
              <w:top w:w="45" w:type="dxa"/>
              <w:left w:w="45" w:type="dxa"/>
              <w:bottom w:w="45" w:type="dxa"/>
              <w:right w:w="45" w:type="dxa"/>
            </w:tcMar>
          </w:tcPr>
          <w:p w14:paraId="47033BD6" w14:textId="77777777" w:rsidR="008A5E4E" w:rsidRDefault="0065745B">
            <w:pPr>
              <w:pStyle w:val="tdTableStyle-TablestyleNonAltRows-BodyE-Column-Body1"/>
            </w:pPr>
            <w:r>
              <w:t xml:space="preserve"> 7</w:t>
            </w:r>
          </w:p>
        </w:tc>
        <w:tc>
          <w:tcPr>
            <w:tcW w:w="0" w:type="auto"/>
            <w:tcBorders>
              <w:bottom w:val="single" w:sz="6" w:space="0" w:color="000000"/>
            </w:tcBorders>
            <w:shd w:val="clear" w:color="auto" w:fill="DCDCDC"/>
            <w:tcMar>
              <w:top w:w="45" w:type="dxa"/>
              <w:left w:w="45" w:type="dxa"/>
              <w:bottom w:w="45" w:type="dxa"/>
              <w:right w:w="45" w:type="dxa"/>
            </w:tcMar>
          </w:tcPr>
          <w:p w14:paraId="621B637F" w14:textId="77777777" w:rsidR="008A5E4E" w:rsidRDefault="0065745B">
            <w:pPr>
              <w:pStyle w:val="tdTableStyle-TablestyleNonAltRows-BodyD-Sidehead-Body1"/>
              <w:shd w:val="clear" w:color="auto" w:fill="DCDCDC"/>
            </w:pPr>
            <w:r>
              <w:rPr>
                <w:shd w:val="clear" w:color="auto" w:fill="DCDCDC"/>
              </w:rPr>
              <w:t xml:space="preserve"> 0</w:t>
            </w:r>
          </w:p>
        </w:tc>
      </w:tr>
      <w:tr w:rsidR="008A5E4E" w14:paraId="550356D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014E5DA" w14:textId="77777777" w:rsidR="008A5E4E" w:rsidRDefault="0065745B">
            <w:pPr>
              <w:pStyle w:val="tdTableStyle-TablestyleNonAltRows-BodyE-Sidehead-Body1"/>
              <w:shd w:val="clear" w:color="auto" w:fill="DCDCDC"/>
            </w:pPr>
            <w:r>
              <w:rPr>
                <w:rStyle w:val="code"/>
                <w:shd w:val="clear" w:color="auto" w:fill="DCDCDC"/>
              </w:rPr>
              <w:t>ffffffff</w:t>
            </w:r>
          </w:p>
        </w:tc>
        <w:tc>
          <w:tcPr>
            <w:tcW w:w="0" w:type="auto"/>
            <w:tcBorders>
              <w:bottom w:val="single" w:sz="6" w:space="0" w:color="000000"/>
              <w:right w:val="single" w:sz="6" w:space="0" w:color="000000"/>
            </w:tcBorders>
            <w:tcMar>
              <w:top w:w="45" w:type="dxa"/>
              <w:left w:w="45" w:type="dxa"/>
              <w:bottom w:w="45" w:type="dxa"/>
              <w:right w:w="45" w:type="dxa"/>
            </w:tcMar>
          </w:tcPr>
          <w:p w14:paraId="4CC2B0A4" w14:textId="77777777" w:rsidR="008A5E4E" w:rsidRDefault="0065745B">
            <w:pPr>
              <w:pStyle w:val="tdTableStyle-TablestyleNonAltRows-BodyE-Column-Body1"/>
            </w:pPr>
            <w:r>
              <w:t xml:space="preserve"> 0</w:t>
            </w:r>
          </w:p>
        </w:tc>
        <w:tc>
          <w:tcPr>
            <w:tcW w:w="0" w:type="auto"/>
            <w:tcBorders>
              <w:bottom w:val="single" w:sz="6" w:space="0" w:color="000000"/>
            </w:tcBorders>
            <w:shd w:val="clear" w:color="auto" w:fill="DCDCDC"/>
            <w:tcMar>
              <w:top w:w="45" w:type="dxa"/>
              <w:left w:w="45" w:type="dxa"/>
              <w:bottom w:w="45" w:type="dxa"/>
              <w:right w:w="45" w:type="dxa"/>
            </w:tcMar>
          </w:tcPr>
          <w:p w14:paraId="63FF5240" w14:textId="77777777" w:rsidR="008A5E4E" w:rsidRDefault="0065745B">
            <w:pPr>
              <w:pStyle w:val="tdTableStyle-TablestyleNonAltRows-BodyD-Sidehead-Body1"/>
              <w:shd w:val="clear" w:color="auto" w:fill="DCDCDC"/>
            </w:pPr>
            <w:r>
              <w:rPr>
                <w:shd w:val="clear" w:color="auto" w:fill="DCDCDC"/>
              </w:rPr>
              <w:t xml:space="preserve"> 0</w:t>
            </w:r>
          </w:p>
        </w:tc>
      </w:tr>
      <w:tr w:rsidR="008A5E4E" w14:paraId="7F97F3DF"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C26432C" w14:textId="77777777" w:rsidR="008A5E4E" w:rsidRDefault="0065745B">
            <w:pPr>
              <w:pStyle w:val="tdTableStyle-TablestyleNonAltRows-BodyB-Sidehead-Body1"/>
              <w:shd w:val="clear" w:color="auto" w:fill="DCDCDC"/>
            </w:pPr>
            <w:r>
              <w:rPr>
                <w:rStyle w:val="code"/>
                <w:shd w:val="clear" w:color="auto" w:fill="DCDCDC"/>
              </w:rPr>
              <w:t>ffff0f00</w:t>
            </w:r>
          </w:p>
        </w:tc>
        <w:tc>
          <w:tcPr>
            <w:tcW w:w="0" w:type="auto"/>
            <w:tcBorders>
              <w:right w:val="single" w:sz="6" w:space="0" w:color="000000"/>
            </w:tcBorders>
            <w:tcMar>
              <w:top w:w="45" w:type="dxa"/>
              <w:left w:w="45" w:type="dxa"/>
              <w:bottom w:w="45" w:type="dxa"/>
              <w:right w:w="45" w:type="dxa"/>
            </w:tcMar>
          </w:tcPr>
          <w:p w14:paraId="62EBF87A" w14:textId="77777777" w:rsidR="008A5E4E" w:rsidRDefault="0065745B">
            <w:pPr>
              <w:pStyle w:val="tdTableStyle-TablestyleNonAltRows-BodyB-Column-Body1"/>
            </w:pPr>
            <w:r>
              <w:t xml:space="preserve"> 0</w:t>
            </w:r>
          </w:p>
        </w:tc>
        <w:tc>
          <w:tcPr>
            <w:tcW w:w="0" w:type="auto"/>
            <w:shd w:val="clear" w:color="auto" w:fill="DCDCDC"/>
            <w:tcMar>
              <w:top w:w="45" w:type="dxa"/>
              <w:left w:w="45" w:type="dxa"/>
              <w:bottom w:w="45" w:type="dxa"/>
              <w:right w:w="45" w:type="dxa"/>
            </w:tcMar>
          </w:tcPr>
          <w:p w14:paraId="11A84627" w14:textId="77777777" w:rsidR="008A5E4E" w:rsidRDefault="0065745B">
            <w:pPr>
              <w:pStyle w:val="tdTableStyle-TablestyleNonAltRows-BodyA-Sidehead-Body1"/>
              <w:shd w:val="clear" w:color="auto" w:fill="DCDCDC"/>
            </w:pPr>
            <w:r>
              <w:rPr>
                <w:shd w:val="clear" w:color="auto" w:fill="DCDCDC"/>
              </w:rPr>
              <w:t xml:space="preserve"> 8</w:t>
            </w:r>
          </w:p>
        </w:tc>
      </w:tr>
    </w:tbl>
    <w:p w14:paraId="0373AA93" w14:textId="77777777" w:rsidR="008A5E4E" w:rsidRDefault="008A5E4E">
      <w:pPr>
        <w:spacing w:after="240"/>
      </w:pPr>
    </w:p>
    <w:p w14:paraId="076386EC" w14:textId="77777777" w:rsidR="008A5E4E" w:rsidRDefault="0065745B">
      <w:pPr>
        <w:pStyle w:val="pExample"/>
      </w:pPr>
      <w:r>
        <w:lastRenderedPageBreak/>
        <w:t>Examples</w:t>
      </w:r>
    </w:p>
    <w:p w14:paraId="103BC415" w14:textId="77777777" w:rsidR="008A5E4E" w:rsidRDefault="0065745B">
      <w:pPr>
        <w:pStyle w:val="pre"/>
      </w:pPr>
      <w:r>
        <w:t>bitrev_b32 $s1, $s2;</w:t>
      </w:r>
      <w:r>
        <w:br/>
        <w:t xml:space="preserve"> bitrev_b64 $d1, 0x234;</w:t>
      </w:r>
      <w:r>
        <w:br/>
        <w:t xml:space="preserve"> </w:t>
      </w:r>
      <w:r>
        <w:br/>
        <w:t xml:space="preserve"> bitextract_s32 $s1, $s1, 2, 3;</w:t>
      </w:r>
      <w:r>
        <w:br/>
        <w:t xml:space="preserve"> bitextract_u64 $d1, $d1, $s1, $s2;</w:t>
      </w:r>
      <w:r>
        <w:br/>
        <w:t xml:space="preserve"> </w:t>
      </w:r>
      <w:r>
        <w:br/>
        <w:t xml:space="preserve"> bitinsert_s32 $s1, $s1, $s2, 2, 3;</w:t>
      </w:r>
      <w:r>
        <w:br/>
        <w:t xml:space="preserve"> bitinsert_u64 $d1, $d2, $d3, $s1, $s2;</w:t>
      </w:r>
      <w:r>
        <w:br/>
        <w:t xml:space="preserve"> </w:t>
      </w:r>
      <w:r>
        <w:br/>
        <w:t xml:space="preserve"> bitmask_b32 $s0, $s1, $s2;</w:t>
      </w:r>
      <w:r>
        <w:br/>
        <w:t xml:space="preserve"> </w:t>
      </w:r>
      <w:r>
        <w:br/>
        <w:t xml:space="preserve"> bitselect_b32 $s3, $s0, $s3, $s4;</w:t>
      </w:r>
      <w:r>
        <w:br/>
        <w:t xml:space="preserve"> </w:t>
      </w:r>
      <w:r>
        <w:br/>
        <w:t xml:space="preserve"> firstbit_u32_s32 $s0, $s0;</w:t>
      </w:r>
      <w:r>
        <w:br/>
        <w:t xml:space="preserve"> firstbit_u32_u64 $s0, $d6;</w:t>
      </w:r>
      <w:r>
        <w:br/>
        <w:t xml:space="preserve"> </w:t>
      </w:r>
      <w:r>
        <w:br/>
        <w:t xml:space="preserve"> lastbit_u32_u32 $s0, $s0;</w:t>
      </w:r>
      <w:r>
        <w:br/>
        <w:t xml:space="preserve"> lastbit_u32_s64 $s0, $d6;</w:t>
      </w:r>
    </w:p>
    <w:p w14:paraId="5FDE23E2" w14:textId="77777777" w:rsidR="008A5E4E" w:rsidRDefault="0065745B">
      <w:pPr>
        <w:pStyle w:val="h2"/>
      </w:pPr>
      <w:bookmarkStart w:id="477" w:name="_Toc396034215"/>
      <w:r>
        <w:t xml:space="preserve">5.8 </w:t>
      </w:r>
      <w:r w:rsidR="009A76EE">
        <w:fldChar w:fldCharType="begin"/>
      </w:r>
      <w:r>
        <w:instrText xml:space="preserve"> XE "copy operations" </w:instrText>
      </w:r>
      <w:r w:rsidR="009A76EE">
        <w:fldChar w:fldCharType="end"/>
      </w:r>
      <w:bookmarkStart w:id="478" w:name="_Ref1912668387"/>
      <w:r>
        <w:t>Copy (Move) Operations</w:t>
      </w:r>
      <w:bookmarkEnd w:id="477"/>
      <w:bookmarkEnd w:id="478"/>
    </w:p>
    <w:p w14:paraId="68136F2A" w14:textId="77777777" w:rsidR="008A5E4E" w:rsidRDefault="0065745B">
      <w:pPr>
        <w:pStyle w:val="p"/>
      </w:pPr>
      <w:r>
        <w:t>These operations perform copy or move operations.</w:t>
      </w:r>
    </w:p>
    <w:p w14:paraId="4C9C84D6" w14:textId="77777777" w:rsidR="008A5E4E" w:rsidRDefault="0065745B">
      <w:pPr>
        <w:pStyle w:val="p"/>
      </w:pPr>
      <w:r>
        <w:t>If the Base profile has been specified then the 64-bit floating-point type (</w:t>
      </w:r>
      <w:r>
        <w:rPr>
          <w:rStyle w:val="code1"/>
        </w:rPr>
        <w:t>f64</w:t>
      </w:r>
      <w:r>
        <w:t xml:space="preserve"> ) is not supported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w:t>
      </w:r>
    </w:p>
    <w:p w14:paraId="2BA0D2C5" w14:textId="77777777" w:rsidR="008A5E4E" w:rsidRDefault="0065745B">
      <w:pPr>
        <w:pStyle w:val="p"/>
      </w:pPr>
      <w:r>
        <w:t xml:space="preserve">For the small machine model </w:t>
      </w:r>
      <w:r>
        <w:rPr>
          <w:rStyle w:val="code1"/>
        </w:rPr>
        <w:t>sig64</w:t>
      </w:r>
      <w:r>
        <w:t xml:space="preserve"> is not supported, and for the large machine model </w:t>
      </w:r>
      <w:r>
        <w:rPr>
          <w:rStyle w:val="code1"/>
        </w:rPr>
        <w:t>sig32</w:t>
      </w:r>
      <w:r>
        <w:t xml:space="preserve"> is not supported (see </w:t>
      </w:r>
      <w:r>
        <w:rPr>
          <w:rStyle w:val="xref1"/>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w:t>
      </w:r>
    </w:p>
    <w:p w14:paraId="53C29EEA" w14:textId="77777777" w:rsidR="008A5E4E" w:rsidRDefault="0065745B">
      <w:pPr>
        <w:pStyle w:val="h3"/>
      </w:pPr>
      <w:bookmarkStart w:id="479" w:name="_Toc396034216"/>
      <w:r>
        <w:t>5.8.1 Syntax</w:t>
      </w:r>
      <w:bookmarkEnd w:id="479"/>
    </w:p>
    <w:p w14:paraId="6C575E8E" w14:textId="77777777" w:rsidR="008A5E4E" w:rsidRDefault="0065745B">
      <w:pPr>
        <w:pStyle w:val="pTableTitle"/>
      </w:pPr>
      <w:bookmarkStart w:id="480" w:name="_ListOf102"/>
      <w:r>
        <w:t>Table 5–10 Syntax for Copy (Move) Operations</w:t>
      </w:r>
    </w:p>
    <w:bookmarkEnd w:id="480"/>
    <w:p w14:paraId="6ED36ED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133"/>
        <w:gridCol w:w="2489"/>
      </w:tblGrid>
      <w:tr w:rsidR="008A5E4E" w14:paraId="4007DD25"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404FEE52" w14:textId="77777777" w:rsidR="008A5E4E" w:rsidRDefault="0065745B">
            <w:pPr>
              <w:pStyle w:val="thTableStyle-TablestyleSyntax-HeadE-Opcodes-Header1"/>
              <w:shd w:val="clear" w:color="auto" w:fill="D3D3D3"/>
            </w:pPr>
            <w:r>
              <w:rPr>
                <w:shd w:val="clear" w:color="auto" w:fill="D3D3D3"/>
              </w:rPr>
              <w:t xml:space="preserve">Opcode and Modifiers </w:t>
            </w:r>
          </w:p>
        </w:tc>
        <w:tc>
          <w:tcPr>
            <w:tcW w:w="0" w:type="auto"/>
            <w:tcBorders>
              <w:bottom w:val="double" w:sz="3" w:space="0" w:color="000000"/>
            </w:tcBorders>
            <w:shd w:val="clear" w:color="auto" w:fill="D3D3D3"/>
            <w:tcMar>
              <w:top w:w="45" w:type="dxa"/>
              <w:left w:w="45" w:type="dxa"/>
              <w:bottom w:w="45" w:type="dxa"/>
              <w:right w:w="45" w:type="dxa"/>
            </w:tcMar>
          </w:tcPr>
          <w:p w14:paraId="55768CE4" w14:textId="77777777" w:rsidR="008A5E4E" w:rsidRDefault="0065745B">
            <w:pPr>
              <w:pStyle w:val="thTableStyle-TablestyleSyntax-HeadD-Operands-Header1"/>
              <w:shd w:val="clear" w:color="auto" w:fill="D3D3D3"/>
            </w:pPr>
            <w:r>
              <w:rPr>
                <w:shd w:val="clear" w:color="auto" w:fill="D3D3D3"/>
              </w:rPr>
              <w:t>Operands</w:t>
            </w:r>
          </w:p>
        </w:tc>
      </w:tr>
      <w:tr w:rsidR="008A5E4E" w14:paraId="53C87D6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8BBB7E0" w14:textId="77777777" w:rsidR="008A5E4E" w:rsidRDefault="0065745B">
            <w:pPr>
              <w:pStyle w:val="tdTableStyle-TablestyleSyntax-BodyE-Opcodes-Body1"/>
              <w:shd w:val="clear" w:color="auto" w:fill="DCDCDC"/>
            </w:pPr>
            <w:r>
              <w:rPr>
                <w:rStyle w:val="code"/>
                <w:shd w:val="clear" w:color="auto" w:fill="DCDCDC"/>
              </w:rPr>
              <w:t>combine_v2_b64_b32</w:t>
            </w:r>
          </w:p>
        </w:tc>
        <w:tc>
          <w:tcPr>
            <w:tcW w:w="0" w:type="auto"/>
            <w:tcBorders>
              <w:bottom w:val="single" w:sz="6" w:space="0" w:color="000000"/>
            </w:tcBorders>
            <w:tcMar>
              <w:top w:w="45" w:type="dxa"/>
              <w:left w:w="45" w:type="dxa"/>
              <w:bottom w:w="45" w:type="dxa"/>
              <w:right w:w="45" w:type="dxa"/>
            </w:tcMar>
          </w:tcPr>
          <w:p w14:paraId="2489C147" w14:textId="77777777" w:rsidR="008A5E4E" w:rsidRDefault="0065745B">
            <w:pPr>
              <w:pStyle w:val="tdTableStyle-TablestyleSyntax-BodyD-Operands-Body1"/>
            </w:pPr>
            <w:r>
              <w:rPr>
                <w:rStyle w:val="em"/>
              </w:rPr>
              <w:t>dest</w:t>
            </w:r>
            <w:r>
              <w:rPr>
                <w:rStyle w:val="code"/>
              </w:rPr>
              <w:t>, (</w:t>
            </w:r>
            <w:r>
              <w:rPr>
                <w:rStyle w:val="em"/>
              </w:rPr>
              <w:t>src0</w:t>
            </w:r>
            <w:r>
              <w:rPr>
                <w:rStyle w:val="code"/>
              </w:rPr>
              <w:t>,</w:t>
            </w:r>
            <w:r>
              <w:rPr>
                <w:rStyle w:val="em"/>
              </w:rPr>
              <w:t>src1</w:t>
            </w:r>
            <w:r>
              <w:rPr>
                <w:rStyle w:val="code"/>
              </w:rPr>
              <w:t>)</w:t>
            </w:r>
          </w:p>
        </w:tc>
      </w:tr>
      <w:tr w:rsidR="008A5E4E" w14:paraId="372AA1B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D7FFCF6" w14:textId="77777777" w:rsidR="008A5E4E" w:rsidRDefault="0065745B">
            <w:pPr>
              <w:pStyle w:val="tdTableStyle-TablestyleSyntax-BodyE-Opcodes-Body1"/>
              <w:shd w:val="clear" w:color="auto" w:fill="DCDCDC"/>
            </w:pPr>
            <w:r>
              <w:rPr>
                <w:rStyle w:val="code"/>
                <w:shd w:val="clear" w:color="auto" w:fill="DCDCDC"/>
              </w:rPr>
              <w:t>combine_v4_b128_b32</w:t>
            </w:r>
          </w:p>
        </w:tc>
        <w:tc>
          <w:tcPr>
            <w:tcW w:w="0" w:type="auto"/>
            <w:tcBorders>
              <w:bottom w:val="single" w:sz="6" w:space="0" w:color="000000"/>
            </w:tcBorders>
            <w:tcMar>
              <w:top w:w="45" w:type="dxa"/>
              <w:left w:w="45" w:type="dxa"/>
              <w:bottom w:w="45" w:type="dxa"/>
              <w:right w:w="45" w:type="dxa"/>
            </w:tcMar>
          </w:tcPr>
          <w:p w14:paraId="42183EB6" w14:textId="77777777" w:rsidR="008A5E4E" w:rsidRDefault="0065745B">
            <w:pPr>
              <w:pStyle w:val="tdTableStyle-TablestyleSyntax-BodyD-Operands-Body1"/>
            </w:pPr>
            <w:r>
              <w:rPr>
                <w:rStyle w:val="em"/>
              </w:rPr>
              <w:t>dest</w:t>
            </w:r>
            <w:r>
              <w:rPr>
                <w:rStyle w:val="code"/>
              </w:rPr>
              <w:t>, (</w:t>
            </w:r>
            <w:r>
              <w:rPr>
                <w:rStyle w:val="em"/>
              </w:rPr>
              <w:t>src0</w:t>
            </w:r>
            <w:r>
              <w:rPr>
                <w:rStyle w:val="code"/>
              </w:rPr>
              <w:t>,</w:t>
            </w:r>
            <w:r>
              <w:rPr>
                <w:rStyle w:val="em"/>
              </w:rPr>
              <w:t>src1</w:t>
            </w:r>
            <w:r>
              <w:rPr>
                <w:rStyle w:val="code"/>
              </w:rPr>
              <w:t>,</w:t>
            </w:r>
            <w:r>
              <w:rPr>
                <w:rStyle w:val="em"/>
              </w:rPr>
              <w:t>src2</w:t>
            </w:r>
            <w:r>
              <w:rPr>
                <w:rStyle w:val="code"/>
              </w:rPr>
              <w:t>,</w:t>
            </w:r>
            <w:r>
              <w:rPr>
                <w:rStyle w:val="em"/>
              </w:rPr>
              <w:t>src3</w:t>
            </w:r>
            <w:r>
              <w:rPr>
                <w:rStyle w:val="code"/>
              </w:rPr>
              <w:t>)</w:t>
            </w:r>
          </w:p>
        </w:tc>
      </w:tr>
      <w:tr w:rsidR="008A5E4E" w14:paraId="449B05D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989A10B" w14:textId="77777777" w:rsidR="008A5E4E" w:rsidRDefault="0065745B">
            <w:pPr>
              <w:pStyle w:val="tdTableStyle-TablestyleSyntax-BodyE-Opcodes-Body1"/>
              <w:shd w:val="clear" w:color="auto" w:fill="DCDCDC"/>
            </w:pPr>
            <w:r>
              <w:rPr>
                <w:rStyle w:val="code"/>
                <w:shd w:val="clear" w:color="auto" w:fill="DCDCDC"/>
              </w:rPr>
              <w:t>combine_v2_b128_b64</w:t>
            </w:r>
          </w:p>
        </w:tc>
        <w:tc>
          <w:tcPr>
            <w:tcW w:w="0" w:type="auto"/>
            <w:tcBorders>
              <w:bottom w:val="single" w:sz="6" w:space="0" w:color="000000"/>
            </w:tcBorders>
            <w:tcMar>
              <w:top w:w="45" w:type="dxa"/>
              <w:left w:w="45" w:type="dxa"/>
              <w:bottom w:w="45" w:type="dxa"/>
              <w:right w:w="45" w:type="dxa"/>
            </w:tcMar>
          </w:tcPr>
          <w:p w14:paraId="2FF42778" w14:textId="77777777" w:rsidR="008A5E4E" w:rsidRDefault="0065745B">
            <w:pPr>
              <w:pStyle w:val="tdTableStyle-TablestyleSyntax-BodyD-Operands-Body1"/>
            </w:pPr>
            <w:r>
              <w:rPr>
                <w:rStyle w:val="em"/>
              </w:rPr>
              <w:t>dest</w:t>
            </w:r>
            <w:r>
              <w:rPr>
                <w:rStyle w:val="code"/>
              </w:rPr>
              <w:t>, (</w:t>
            </w:r>
            <w:r>
              <w:rPr>
                <w:rStyle w:val="em"/>
              </w:rPr>
              <w:t>src0</w:t>
            </w:r>
            <w:r>
              <w:rPr>
                <w:rStyle w:val="code"/>
              </w:rPr>
              <w:t>,</w:t>
            </w:r>
            <w:r>
              <w:rPr>
                <w:rStyle w:val="em"/>
              </w:rPr>
              <w:t>src1</w:t>
            </w:r>
            <w:r>
              <w:rPr>
                <w:rStyle w:val="code"/>
              </w:rPr>
              <w:t>)</w:t>
            </w:r>
          </w:p>
        </w:tc>
      </w:tr>
      <w:tr w:rsidR="008A5E4E" w14:paraId="427E845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A3B6AB0" w14:textId="77777777" w:rsidR="008A5E4E" w:rsidRDefault="0065745B">
            <w:pPr>
              <w:pStyle w:val="tdTableStyle-TablestyleSyntax-BodyE-Opcodes-Body1"/>
              <w:shd w:val="clear" w:color="auto" w:fill="DCDCDC"/>
            </w:pPr>
            <w:r>
              <w:rPr>
                <w:rStyle w:val="code"/>
                <w:shd w:val="clear" w:color="auto" w:fill="DCDCDC"/>
              </w:rPr>
              <w:t>expand_v2_b32_b64</w:t>
            </w:r>
          </w:p>
        </w:tc>
        <w:tc>
          <w:tcPr>
            <w:tcW w:w="0" w:type="auto"/>
            <w:tcBorders>
              <w:bottom w:val="single" w:sz="6" w:space="0" w:color="000000"/>
            </w:tcBorders>
            <w:tcMar>
              <w:top w:w="45" w:type="dxa"/>
              <w:left w:w="45" w:type="dxa"/>
              <w:bottom w:w="45" w:type="dxa"/>
              <w:right w:w="45" w:type="dxa"/>
            </w:tcMar>
          </w:tcPr>
          <w:p w14:paraId="24789F28" w14:textId="77777777" w:rsidR="008A5E4E" w:rsidRDefault="0065745B">
            <w:pPr>
              <w:pStyle w:val="tdTableStyle-TablestyleSyntax-BodyD-Operands-Body1"/>
            </w:pPr>
            <w:r>
              <w:rPr>
                <w:rStyle w:val="code"/>
              </w:rPr>
              <w:t>(</w:t>
            </w:r>
            <w:r>
              <w:rPr>
                <w:rStyle w:val="em"/>
              </w:rPr>
              <w:t>dest0</w:t>
            </w:r>
            <w:r>
              <w:rPr>
                <w:rStyle w:val="code"/>
              </w:rPr>
              <w:t>,</w:t>
            </w:r>
            <w:r>
              <w:rPr>
                <w:rStyle w:val="em"/>
              </w:rPr>
              <w:t>dest1</w:t>
            </w:r>
            <w:r>
              <w:rPr>
                <w:rStyle w:val="code"/>
              </w:rPr>
              <w:t xml:space="preserve">), </w:t>
            </w:r>
            <w:r>
              <w:rPr>
                <w:rStyle w:val="em"/>
              </w:rPr>
              <w:t>src0</w:t>
            </w:r>
          </w:p>
        </w:tc>
      </w:tr>
      <w:tr w:rsidR="008A5E4E" w14:paraId="1AD14E3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AA8E4E4" w14:textId="77777777" w:rsidR="008A5E4E" w:rsidRDefault="0065745B">
            <w:pPr>
              <w:pStyle w:val="tdTableStyle-TablestyleSyntax-BodyE-Opcodes-Body1"/>
              <w:shd w:val="clear" w:color="auto" w:fill="DCDCDC"/>
            </w:pPr>
            <w:r>
              <w:rPr>
                <w:rStyle w:val="code"/>
                <w:shd w:val="clear" w:color="auto" w:fill="DCDCDC"/>
              </w:rPr>
              <w:t>expand_v4_b32_b128</w:t>
            </w:r>
          </w:p>
        </w:tc>
        <w:tc>
          <w:tcPr>
            <w:tcW w:w="0" w:type="auto"/>
            <w:tcBorders>
              <w:bottom w:val="single" w:sz="6" w:space="0" w:color="000000"/>
            </w:tcBorders>
            <w:tcMar>
              <w:top w:w="45" w:type="dxa"/>
              <w:left w:w="45" w:type="dxa"/>
              <w:bottom w:w="45" w:type="dxa"/>
              <w:right w:w="45" w:type="dxa"/>
            </w:tcMar>
          </w:tcPr>
          <w:p w14:paraId="0C61B109" w14:textId="77777777" w:rsidR="008A5E4E" w:rsidRDefault="0065745B">
            <w:pPr>
              <w:pStyle w:val="tdTableStyle-TablestyleSyntax-BodyD-Operands-Body1"/>
            </w:pPr>
            <w:r>
              <w:rPr>
                <w:rStyle w:val="code"/>
              </w:rPr>
              <w:t>(</w:t>
            </w:r>
            <w:r>
              <w:rPr>
                <w:rStyle w:val="em"/>
              </w:rPr>
              <w:t>dest0</w:t>
            </w:r>
            <w:r>
              <w:rPr>
                <w:rStyle w:val="code"/>
              </w:rPr>
              <w:t>,</w:t>
            </w:r>
            <w:r>
              <w:rPr>
                <w:rStyle w:val="em"/>
              </w:rPr>
              <w:t>dest1</w:t>
            </w:r>
            <w:r>
              <w:rPr>
                <w:rStyle w:val="code"/>
              </w:rPr>
              <w:t>,</w:t>
            </w:r>
            <w:r>
              <w:rPr>
                <w:rStyle w:val="em"/>
              </w:rPr>
              <w:t>dest2</w:t>
            </w:r>
            <w:r>
              <w:rPr>
                <w:rStyle w:val="code"/>
              </w:rPr>
              <w:t>,</w:t>
            </w:r>
            <w:r>
              <w:rPr>
                <w:rStyle w:val="em"/>
              </w:rPr>
              <w:t>dest3</w:t>
            </w:r>
            <w:r>
              <w:rPr>
                <w:rStyle w:val="code"/>
              </w:rPr>
              <w:t xml:space="preserve">), </w:t>
            </w:r>
            <w:r>
              <w:rPr>
                <w:rStyle w:val="em"/>
              </w:rPr>
              <w:t>src0</w:t>
            </w:r>
          </w:p>
        </w:tc>
      </w:tr>
      <w:tr w:rsidR="008A5E4E" w14:paraId="5AE5F51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AB219F9" w14:textId="77777777" w:rsidR="008A5E4E" w:rsidRDefault="0065745B">
            <w:pPr>
              <w:pStyle w:val="tdTableStyle-TablestyleSyntax-BodyE-Opcodes-Body1"/>
              <w:shd w:val="clear" w:color="auto" w:fill="DCDCDC"/>
            </w:pPr>
            <w:r>
              <w:rPr>
                <w:rStyle w:val="code"/>
                <w:shd w:val="clear" w:color="auto" w:fill="DCDCDC"/>
              </w:rPr>
              <w:t>expand_v2_b64_b128</w:t>
            </w:r>
          </w:p>
        </w:tc>
        <w:tc>
          <w:tcPr>
            <w:tcW w:w="0" w:type="auto"/>
            <w:tcBorders>
              <w:bottom w:val="single" w:sz="6" w:space="0" w:color="000000"/>
            </w:tcBorders>
            <w:tcMar>
              <w:top w:w="45" w:type="dxa"/>
              <w:left w:w="45" w:type="dxa"/>
              <w:bottom w:w="45" w:type="dxa"/>
              <w:right w:w="45" w:type="dxa"/>
            </w:tcMar>
          </w:tcPr>
          <w:p w14:paraId="4D9B53AD" w14:textId="77777777" w:rsidR="008A5E4E" w:rsidRDefault="0065745B">
            <w:pPr>
              <w:pStyle w:val="tdTableStyle-TablestyleSyntax-BodyD-Operands-Body1"/>
            </w:pPr>
            <w:r>
              <w:rPr>
                <w:rStyle w:val="code"/>
              </w:rPr>
              <w:t>(</w:t>
            </w:r>
            <w:r>
              <w:rPr>
                <w:rStyle w:val="em"/>
              </w:rPr>
              <w:t>dest0</w:t>
            </w:r>
            <w:r>
              <w:rPr>
                <w:rStyle w:val="code"/>
              </w:rPr>
              <w:t>,</w:t>
            </w:r>
            <w:r>
              <w:rPr>
                <w:rStyle w:val="em"/>
              </w:rPr>
              <w:t>dest1</w:t>
            </w:r>
            <w:r>
              <w:rPr>
                <w:rStyle w:val="code"/>
              </w:rPr>
              <w:t xml:space="preserve">), </w:t>
            </w:r>
            <w:r>
              <w:rPr>
                <w:rStyle w:val="em"/>
              </w:rPr>
              <w:t>src0</w:t>
            </w:r>
          </w:p>
        </w:tc>
      </w:tr>
      <w:tr w:rsidR="008A5E4E" w14:paraId="2CEF641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2F8DDCE" w14:textId="77777777" w:rsidR="008A5E4E" w:rsidRDefault="0065745B">
            <w:pPr>
              <w:pStyle w:val="tdTableStyle-TablestyleSyntax-BodyE-Opcodes-Body1"/>
              <w:shd w:val="clear" w:color="auto" w:fill="DCDCDC"/>
            </w:pPr>
            <w:r>
              <w:rPr>
                <w:rStyle w:val="b"/>
                <w:b/>
                <w:bCs/>
                <w:shd w:val="clear" w:color="auto" w:fill="DCDCDC"/>
              </w:rPr>
              <w:t>lda_</w:t>
            </w:r>
            <w:commentRangeStart w:id="481"/>
            <w:r>
              <w:rPr>
                <w:rStyle w:val="em"/>
                <w:shd w:val="clear" w:color="auto" w:fill="DCDCDC"/>
              </w:rPr>
              <w:t>segment</w:t>
            </w:r>
            <w:commentRangeEnd w:id="481"/>
            <w:r w:rsidR="00705E3F">
              <w:rPr>
                <w:rStyle w:val="ac"/>
                <w:b w:val="0"/>
                <w:bCs w:val="0"/>
                <w:color w:val="auto"/>
              </w:rPr>
              <w:commentReference w:id="481"/>
            </w:r>
            <w:r>
              <w:rPr>
                <w:rStyle w:val="code"/>
                <w:shd w:val="clear" w:color="auto" w:fill="DCDCDC"/>
              </w:rPr>
              <w:t>_</w:t>
            </w:r>
            <w:r>
              <w:rPr>
                <w:rStyle w:val="b"/>
                <w:b/>
                <w:bCs/>
                <w:shd w:val="clear" w:color="auto" w:fill="DCDCDC"/>
              </w:rPr>
              <w:t>u</w:t>
            </w:r>
            <w:r>
              <w:rPr>
                <w:rStyle w:val="em"/>
                <w:shd w:val="clear" w:color="auto" w:fill="DCDCDC"/>
              </w:rPr>
              <w:t>Length</w:t>
            </w:r>
          </w:p>
        </w:tc>
        <w:tc>
          <w:tcPr>
            <w:tcW w:w="0" w:type="auto"/>
            <w:tcBorders>
              <w:bottom w:val="single" w:sz="6" w:space="0" w:color="000000"/>
            </w:tcBorders>
            <w:tcMar>
              <w:top w:w="45" w:type="dxa"/>
              <w:left w:w="45" w:type="dxa"/>
              <w:bottom w:w="45" w:type="dxa"/>
              <w:right w:w="45" w:type="dxa"/>
            </w:tcMar>
          </w:tcPr>
          <w:p w14:paraId="60620F3C" w14:textId="77777777" w:rsidR="008A5E4E" w:rsidRDefault="0065745B">
            <w:pPr>
              <w:pStyle w:val="tdTableStyle-TablestyleSyntax-BodyD-Operands-Body1"/>
            </w:pPr>
            <w:r>
              <w:rPr>
                <w:rStyle w:val="em"/>
              </w:rPr>
              <w:t>dest</w:t>
            </w:r>
            <w:r>
              <w:t xml:space="preserve">, </w:t>
            </w:r>
            <w:r>
              <w:rPr>
                <w:rStyle w:val="em"/>
              </w:rPr>
              <w:t>address</w:t>
            </w:r>
          </w:p>
        </w:tc>
      </w:tr>
      <w:tr w:rsidR="008A5E4E" w14:paraId="32DC8DCD"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6E074EA" w14:textId="77777777" w:rsidR="008A5E4E" w:rsidRDefault="0065745B">
            <w:pPr>
              <w:pStyle w:val="tdTableStyle-TablestyleSyntax-BodyB-Opcodes-Body1"/>
              <w:shd w:val="clear" w:color="auto" w:fill="DCDCDC"/>
            </w:pPr>
            <w:r>
              <w:rPr>
                <w:rStyle w:val="code"/>
                <w:shd w:val="clear" w:color="auto" w:fill="DCDCDC"/>
              </w:rPr>
              <w:t>mov_</w:t>
            </w:r>
            <w:r>
              <w:rPr>
                <w:rStyle w:val="em"/>
                <w:shd w:val="clear" w:color="auto" w:fill="DCDCDC"/>
              </w:rPr>
              <w:t>moveType</w:t>
            </w:r>
          </w:p>
        </w:tc>
        <w:tc>
          <w:tcPr>
            <w:tcW w:w="0" w:type="auto"/>
            <w:tcMar>
              <w:top w:w="45" w:type="dxa"/>
              <w:left w:w="45" w:type="dxa"/>
              <w:bottom w:w="45" w:type="dxa"/>
              <w:right w:w="45" w:type="dxa"/>
            </w:tcMar>
          </w:tcPr>
          <w:p w14:paraId="1BF220AF" w14:textId="77777777" w:rsidR="008A5E4E" w:rsidRDefault="0065745B">
            <w:pPr>
              <w:pStyle w:val="tdTableStyle-TablestyleSyntax-BodyA-Operands-Body1"/>
            </w:pPr>
            <w:r>
              <w:rPr>
                <w:rStyle w:val="em"/>
              </w:rPr>
              <w:t>dest</w:t>
            </w:r>
            <w:r>
              <w:t xml:space="preserve">, </w:t>
            </w:r>
            <w:r>
              <w:rPr>
                <w:rStyle w:val="em"/>
              </w:rPr>
              <w:t>src0</w:t>
            </w:r>
          </w:p>
        </w:tc>
      </w:tr>
    </w:tbl>
    <w:p w14:paraId="5238BC1A" w14:textId="77777777" w:rsidR="008A5E4E" w:rsidRDefault="008A5E4E">
      <w:pPr>
        <w:spacing w:after="240"/>
      </w:pPr>
    </w:p>
    <w:p w14:paraId="659507F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058C1B01"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16046E2" w14:textId="77777777" w:rsidR="008A5E4E" w:rsidRDefault="0065745B">
            <w:pPr>
              <w:pStyle w:val="thTableStyle-TablestyleNonAltRows-HeadD-Column-Header1"/>
              <w:shd w:val="clear" w:color="auto" w:fill="D3D3D3"/>
            </w:pPr>
            <w:r>
              <w:rPr>
                <w:shd w:val="clear" w:color="auto" w:fill="D3D3D3"/>
              </w:rPr>
              <w:t xml:space="preserve">Explanation of Modifiers </w:t>
            </w:r>
          </w:p>
        </w:tc>
      </w:tr>
      <w:tr w:rsidR="008A5E4E" w14:paraId="4887E00F" w14:textId="77777777">
        <w:trPr>
          <w:tblCellSpacing w:w="0" w:type="dxa"/>
        </w:trPr>
        <w:tc>
          <w:tcPr>
            <w:tcW w:w="0" w:type="auto"/>
            <w:tcBorders>
              <w:bottom w:val="single" w:sz="6" w:space="0" w:color="000000"/>
            </w:tcBorders>
            <w:tcMar>
              <w:top w:w="45" w:type="dxa"/>
              <w:left w:w="45" w:type="dxa"/>
              <w:bottom w:w="45" w:type="dxa"/>
              <w:right w:w="45" w:type="dxa"/>
            </w:tcMar>
          </w:tcPr>
          <w:p w14:paraId="6AF4B31A" w14:textId="77777777" w:rsidR="008A5E4E" w:rsidRDefault="0065745B">
            <w:pPr>
              <w:pStyle w:val="tdTableStyle-TablestyleNonAltRows-BodyD-Column-Body1"/>
            </w:pPr>
            <w:r>
              <w:rPr>
                <w:rStyle w:val="em"/>
              </w:rPr>
              <w:t>segment</w:t>
            </w:r>
            <w:r>
              <w:t xml:space="preserve">: Optional segment: global, group, private, kernarg or readonly. If omitted, flat is used. See </w:t>
            </w:r>
            <w:r>
              <w:rPr>
                <w:rStyle w:val="xref"/>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
                <w:noProof/>
              </w:rPr>
              <w:t>on</w:t>
            </w:r>
            <w:r w:rsidR="00533AF0">
              <w:rPr>
                <w:noProof/>
              </w:rPr>
              <w:t xml:space="preserve"> page 14</w:t>
            </w:r>
            <w:r w:rsidR="009A76EE" w:rsidRPr="008A5E4E">
              <w:rPr>
                <w:rStyle w:val="xref"/>
              </w:rPr>
              <w:fldChar w:fldCharType="end"/>
            </w:r>
            <w:r>
              <w:rPr>
                <w:rStyle w:val="xref"/>
              </w:rPr>
              <w:t>)</w:t>
            </w:r>
            <w:r>
              <w:t xml:space="preserve">. </w:t>
            </w:r>
          </w:p>
        </w:tc>
      </w:tr>
      <w:tr w:rsidR="008A5E4E" w14:paraId="11EB4B74" w14:textId="77777777">
        <w:trPr>
          <w:tblCellSpacing w:w="0" w:type="dxa"/>
        </w:trPr>
        <w:tc>
          <w:tcPr>
            <w:tcW w:w="0" w:type="auto"/>
            <w:tcBorders>
              <w:bottom w:val="single" w:sz="6" w:space="0" w:color="000000"/>
            </w:tcBorders>
            <w:tcMar>
              <w:top w:w="45" w:type="dxa"/>
              <w:left w:w="45" w:type="dxa"/>
              <w:bottom w:w="45" w:type="dxa"/>
              <w:right w:w="45" w:type="dxa"/>
            </w:tcMar>
          </w:tcPr>
          <w:p w14:paraId="1FAB83C8" w14:textId="77777777" w:rsidR="008A5E4E" w:rsidRDefault="0065745B">
            <w:pPr>
              <w:pStyle w:val="tdTableStyle-TablestyleNonAltRows-BodyD-Column-Body1"/>
            </w:pPr>
            <w:r>
              <w:rPr>
                <w:rStyle w:val="em"/>
              </w:rPr>
              <w:t>Length</w:t>
            </w:r>
            <w:r>
              <w:t xml:space="preserve">: 1, 32, 64, 128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For </w:t>
            </w:r>
            <w:r>
              <w:rPr>
                <w:rStyle w:val="code"/>
              </w:rPr>
              <w:t>lda</w:t>
            </w:r>
            <w:r>
              <w:t xml:space="preserve"> must match the address size (see </w:t>
            </w:r>
            <w:r>
              <w:rPr>
                <w:rStyle w:val="xref"/>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r w:rsidR="008A5E4E" w14:paraId="2902466F" w14:textId="77777777">
        <w:trPr>
          <w:tblCellSpacing w:w="0" w:type="dxa"/>
        </w:trPr>
        <w:tc>
          <w:tcPr>
            <w:tcW w:w="0" w:type="auto"/>
            <w:tcMar>
              <w:top w:w="45" w:type="dxa"/>
              <w:left w:w="45" w:type="dxa"/>
              <w:bottom w:w="45" w:type="dxa"/>
              <w:right w:w="45" w:type="dxa"/>
            </w:tcMar>
          </w:tcPr>
          <w:p w14:paraId="0ABA52AC" w14:textId="77777777" w:rsidR="008A5E4E" w:rsidRDefault="0065745B">
            <w:pPr>
              <w:pStyle w:val="tdTableStyle-TablestyleNonAltRows-BodyA-Column-Body1"/>
            </w:pPr>
            <w:r>
              <w:rPr>
                <w:rStyle w:val="em"/>
              </w:rPr>
              <w:t>moveType</w:t>
            </w:r>
            <w:r>
              <w:t xml:space="preserve">: </w:t>
            </w:r>
            <w:r>
              <w:rPr>
                <w:rStyle w:val="code"/>
              </w:rPr>
              <w:t>b1</w:t>
            </w:r>
            <w:r>
              <w:t xml:space="preserve">, </w:t>
            </w:r>
            <w:r>
              <w:rPr>
                <w:rStyle w:val="code"/>
              </w:rPr>
              <w:t>b32</w:t>
            </w:r>
            <w:r>
              <w:t xml:space="preserve">, </w:t>
            </w:r>
            <w:r>
              <w:rPr>
                <w:rStyle w:val="code"/>
              </w:rPr>
              <w:t>b64</w:t>
            </w:r>
            <w:r>
              <w:t xml:space="preserve">, </w:t>
            </w:r>
            <w:r>
              <w:rPr>
                <w:rStyle w:val="code"/>
              </w:rPr>
              <w:t>b128</w:t>
            </w:r>
            <w:r>
              <w:t xml:space="preserve">, </w:t>
            </w:r>
            <w:r>
              <w:rPr>
                <w:rStyle w:val="code"/>
              </w:rPr>
              <w:t>u32</w:t>
            </w:r>
            <w:r>
              <w:t xml:space="preserve">, </w:t>
            </w:r>
            <w:r>
              <w:rPr>
                <w:rStyle w:val="code"/>
              </w:rPr>
              <w:t>u64</w:t>
            </w:r>
            <w:r>
              <w:t xml:space="preserve">, </w:t>
            </w:r>
            <w:r>
              <w:rPr>
                <w:rStyle w:val="code"/>
              </w:rPr>
              <w:t>s32</w:t>
            </w:r>
            <w:r>
              <w:t xml:space="preserve">, </w:t>
            </w:r>
            <w:r>
              <w:rPr>
                <w:rStyle w:val="code"/>
              </w:rPr>
              <w:t>s64</w:t>
            </w:r>
            <w:r>
              <w:t xml:space="preserve">, </w:t>
            </w:r>
            <w:r>
              <w:rPr>
                <w:rStyle w:val="code"/>
              </w:rPr>
              <w:t>f16</w:t>
            </w:r>
            <w:r>
              <w:t xml:space="preserve">, </w:t>
            </w:r>
            <w:r>
              <w:rPr>
                <w:rStyle w:val="code"/>
              </w:rPr>
              <w:t>f32</w:t>
            </w:r>
            <w:r>
              <w:t xml:space="preserve">, </w:t>
            </w:r>
            <w:r>
              <w:rPr>
                <w:rStyle w:val="code"/>
              </w:rPr>
              <w:t>roimg</w:t>
            </w:r>
            <w:r>
              <w:t xml:space="preserve">, </w:t>
            </w:r>
            <w:r>
              <w:rPr>
                <w:rStyle w:val="code"/>
              </w:rPr>
              <w:t>woimg</w:t>
            </w:r>
            <w:r>
              <w:t xml:space="preserve">, </w:t>
            </w:r>
            <w:r>
              <w:rPr>
                <w:rStyle w:val="code"/>
              </w:rPr>
              <w:t>rwimg</w:t>
            </w:r>
            <w:r>
              <w:t xml:space="preserve">, </w:t>
            </w:r>
            <w:r>
              <w:rPr>
                <w:rStyle w:val="code"/>
              </w:rPr>
              <w:t>samp</w:t>
            </w:r>
            <w:r>
              <w:t xml:space="preserve">. In addition, can be </w:t>
            </w:r>
            <w:r>
              <w:rPr>
                <w:rStyle w:val="code"/>
              </w:rPr>
              <w:t>f64</w:t>
            </w:r>
            <w:r>
              <w:t xml:space="preserve"> if the Base </w:t>
            </w:r>
            <w:r>
              <w:lastRenderedPageBreak/>
              <w:t xml:space="preserve">profile is not specified, </w:t>
            </w:r>
            <w:r>
              <w:rPr>
                <w:rStyle w:val="code"/>
              </w:rPr>
              <w:t>sig32</w:t>
            </w:r>
            <w:r>
              <w:t xml:space="preserve"> for small machine model, and </w:t>
            </w:r>
            <w:r>
              <w:rPr>
                <w:rStyle w:val="code"/>
              </w:rPr>
              <w:t>sig64</w:t>
            </w:r>
            <w:r>
              <w:t xml:space="preserve"> for large machine model. See </w:t>
            </w:r>
            <w:r>
              <w:rPr>
                <w:rStyle w:val="xref"/>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and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bl>
    <w:p w14:paraId="5754E1C5" w14:textId="77777777" w:rsidR="008A5E4E" w:rsidRDefault="008A5E4E">
      <w:pPr>
        <w:spacing w:after="240"/>
      </w:pPr>
    </w:p>
    <w:p w14:paraId="6E662D69"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5315"/>
      </w:tblGrid>
      <w:tr w:rsidR="008A5E4E" w14:paraId="690187C9"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0E91618"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2704BA42" w14:textId="77777777">
        <w:trPr>
          <w:tblCellSpacing w:w="0" w:type="dxa"/>
        </w:trPr>
        <w:tc>
          <w:tcPr>
            <w:tcW w:w="0" w:type="auto"/>
            <w:tcBorders>
              <w:bottom w:val="single" w:sz="6" w:space="0" w:color="000000"/>
            </w:tcBorders>
            <w:tcMar>
              <w:top w:w="45" w:type="dxa"/>
              <w:left w:w="45" w:type="dxa"/>
              <w:bottom w:w="45" w:type="dxa"/>
              <w:right w:w="45" w:type="dxa"/>
            </w:tcMar>
          </w:tcPr>
          <w:p w14:paraId="7AC30787" w14:textId="77777777" w:rsidR="008A5E4E" w:rsidRDefault="0065745B">
            <w:pPr>
              <w:pStyle w:val="tdTableStyle-TablestyleNonAltRows-BodyD-Column-Body1"/>
            </w:pPr>
            <w:r>
              <w:rPr>
                <w:rStyle w:val="em"/>
              </w:rPr>
              <w:t>dest</w:t>
            </w:r>
            <w:r>
              <w:t xml:space="preserve">, </w:t>
            </w:r>
            <w:r>
              <w:rPr>
                <w:rStyle w:val="em"/>
              </w:rPr>
              <w:t>dest0</w:t>
            </w:r>
            <w:r>
              <w:t xml:space="preserve">, </w:t>
            </w:r>
            <w:r>
              <w:rPr>
                <w:rStyle w:val="em"/>
              </w:rPr>
              <w:t>dest1</w:t>
            </w:r>
            <w:r>
              <w:t xml:space="preserve">, </w:t>
            </w:r>
            <w:r>
              <w:rPr>
                <w:rStyle w:val="em"/>
              </w:rPr>
              <w:t>dest2</w:t>
            </w:r>
            <w:r>
              <w:t xml:space="preserve">, </w:t>
            </w:r>
            <w:r>
              <w:rPr>
                <w:rStyle w:val="em"/>
              </w:rPr>
              <w:t>dest3</w:t>
            </w:r>
            <w:r>
              <w:t xml:space="preserve">: Destination. </w:t>
            </w:r>
          </w:p>
        </w:tc>
      </w:tr>
      <w:tr w:rsidR="008A5E4E" w14:paraId="36F268B4" w14:textId="77777777">
        <w:trPr>
          <w:tblCellSpacing w:w="0" w:type="dxa"/>
        </w:trPr>
        <w:tc>
          <w:tcPr>
            <w:tcW w:w="0" w:type="auto"/>
            <w:tcBorders>
              <w:bottom w:val="single" w:sz="6" w:space="0" w:color="000000"/>
            </w:tcBorders>
            <w:tcMar>
              <w:top w:w="45" w:type="dxa"/>
              <w:left w:w="45" w:type="dxa"/>
              <w:bottom w:w="45" w:type="dxa"/>
              <w:right w:w="45" w:type="dxa"/>
            </w:tcMar>
          </w:tcPr>
          <w:p w14:paraId="7B6A4553" w14:textId="7380ACAF" w:rsidR="008A5E4E" w:rsidRDefault="0065745B" w:rsidP="009A7528">
            <w:pPr>
              <w:pStyle w:val="tdTableStyle-TablestyleNonAltRows-BodyD-Column-Body1"/>
            </w:pPr>
            <w:r>
              <w:rPr>
                <w:rStyle w:val="em"/>
              </w:rPr>
              <w:t>src0</w:t>
            </w:r>
            <w:r>
              <w:t xml:space="preserve">, </w:t>
            </w:r>
            <w:r>
              <w:rPr>
                <w:rStyle w:val="em"/>
              </w:rPr>
              <w:t>src1</w:t>
            </w:r>
            <w:r>
              <w:t xml:space="preserve">, </w:t>
            </w:r>
            <w:r>
              <w:rPr>
                <w:rStyle w:val="em"/>
              </w:rPr>
              <w:t>src2</w:t>
            </w:r>
            <w:r>
              <w:t xml:space="preserve">, </w:t>
            </w:r>
            <w:r>
              <w:rPr>
                <w:rStyle w:val="em"/>
              </w:rPr>
              <w:t>src3</w:t>
            </w:r>
            <w:r>
              <w:t>: Sources. Can be a register,</w:t>
            </w:r>
            <w:r w:rsidR="009A7528">
              <w:t xml:space="preserve"> or</w:t>
            </w:r>
            <w:r>
              <w:t xml:space="preserve"> immediate value. </w:t>
            </w:r>
          </w:p>
        </w:tc>
      </w:tr>
      <w:tr w:rsidR="008A5E4E" w14:paraId="1528F60A" w14:textId="77777777">
        <w:trPr>
          <w:tblCellSpacing w:w="0" w:type="dxa"/>
        </w:trPr>
        <w:tc>
          <w:tcPr>
            <w:tcW w:w="0" w:type="auto"/>
            <w:tcMar>
              <w:top w:w="45" w:type="dxa"/>
              <w:left w:w="45" w:type="dxa"/>
              <w:bottom w:w="45" w:type="dxa"/>
              <w:right w:w="45" w:type="dxa"/>
            </w:tcMar>
          </w:tcPr>
          <w:p w14:paraId="0CA79C6F" w14:textId="77777777" w:rsidR="008A5E4E" w:rsidRDefault="0065745B">
            <w:pPr>
              <w:pStyle w:val="tdTableStyle-TablestyleNonAltRows-BodyA-Column-Body1"/>
            </w:pPr>
            <w:r>
              <w:rPr>
                <w:rStyle w:val="em"/>
              </w:rPr>
              <w:t>address</w:t>
            </w:r>
            <w:r>
              <w:t xml:space="preserve">: An address expression. See </w:t>
            </w:r>
            <w:r>
              <w:rPr>
                <w:rStyle w:val="xref"/>
              </w:rPr>
              <w:t>4.18. Address Expressions (</w:t>
            </w:r>
            <w:r w:rsidR="009A76EE" w:rsidRPr="008A5E4E">
              <w:fldChar w:fldCharType="begin"/>
            </w:r>
            <w:r w:rsidR="008A5E4E">
              <w:instrText xml:space="preserve"> PAGEREF _Ref242180951 \p \h  \* MERGEFORMAT </w:instrText>
            </w:r>
            <w:r w:rsidR="009A76EE" w:rsidRPr="008A5E4E">
              <w:fldChar w:fldCharType="separate"/>
            </w:r>
            <w:r w:rsidR="00533AF0" w:rsidRPr="00533AF0">
              <w:rPr>
                <w:rStyle w:val="xref"/>
                <w:noProof/>
              </w:rPr>
              <w:t>on</w:t>
            </w:r>
            <w:r w:rsidR="00533AF0">
              <w:rPr>
                <w:noProof/>
              </w:rPr>
              <w:t xml:space="preserve"> page 88</w:t>
            </w:r>
            <w:r w:rsidR="009A76EE" w:rsidRPr="008A5E4E">
              <w:rPr>
                <w:rStyle w:val="xref"/>
              </w:rPr>
              <w:fldChar w:fldCharType="end"/>
            </w:r>
            <w:r>
              <w:rPr>
                <w:rStyle w:val="xref"/>
              </w:rPr>
              <w:t>)</w:t>
            </w:r>
            <w:r>
              <w:t xml:space="preserve">. </w:t>
            </w:r>
          </w:p>
        </w:tc>
      </w:tr>
    </w:tbl>
    <w:p w14:paraId="5F739B72" w14:textId="77777777" w:rsidR="008A5E4E" w:rsidRDefault="008A5E4E">
      <w:pPr>
        <w:spacing w:after="240"/>
      </w:pPr>
    </w:p>
    <w:p w14:paraId="711F5EF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2E042D3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B8C3CC5"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4C5856E8" w14:textId="77777777">
        <w:trPr>
          <w:tblCellSpacing w:w="0" w:type="dxa"/>
        </w:trPr>
        <w:tc>
          <w:tcPr>
            <w:tcW w:w="0" w:type="auto"/>
            <w:tcMar>
              <w:top w:w="45" w:type="dxa"/>
              <w:left w:w="45" w:type="dxa"/>
              <w:bottom w:w="45" w:type="dxa"/>
              <w:right w:w="45" w:type="dxa"/>
            </w:tcMar>
          </w:tcPr>
          <w:p w14:paraId="71470359" w14:textId="77777777" w:rsidR="008A5E4E" w:rsidRDefault="0065745B">
            <w:pPr>
              <w:pStyle w:val="tdTableStyle-TablestyleNonAltRows-BodyA-Column-Body1"/>
            </w:pPr>
            <w:r>
              <w:t xml:space="preserve">No exceptions are allowed. </w:t>
            </w:r>
          </w:p>
        </w:tc>
      </w:tr>
    </w:tbl>
    <w:p w14:paraId="740AD992" w14:textId="77777777" w:rsidR="008A5E4E" w:rsidRDefault="008A5E4E">
      <w:pPr>
        <w:spacing w:after="240"/>
      </w:pPr>
    </w:p>
    <w:p w14:paraId="5F49A754" w14:textId="77777777" w:rsidR="008A5E4E" w:rsidRDefault="0065745B">
      <w:pPr>
        <w:pStyle w:val="p"/>
      </w:pPr>
      <w:r>
        <w:t xml:space="preserve">For BRIG syntax, see </w:t>
      </w:r>
      <w:r>
        <w:rPr>
          <w:rStyle w:val="xref1"/>
        </w:rPr>
        <w:t>18.7.1.7. BRIG Syntax for Copy (Move) Operations (</w:t>
      </w:r>
      <w:r w:rsidR="009A76EE" w:rsidRPr="008A5E4E">
        <w:fldChar w:fldCharType="begin"/>
      </w:r>
      <w:r w:rsidR="008A5E4E">
        <w:instrText xml:space="preserve"> PAGEREF _Ref541142187 \p \h  \* MERGEFORMAT </w:instrText>
      </w:r>
      <w:r w:rsidR="009A76EE" w:rsidRPr="008A5E4E">
        <w:fldChar w:fldCharType="separate"/>
      </w:r>
      <w:r w:rsidR="00533AF0" w:rsidRPr="00533AF0">
        <w:rPr>
          <w:rStyle w:val="xref1"/>
          <w:noProof/>
        </w:rPr>
        <w:t>on</w:t>
      </w:r>
      <w:r w:rsidR="00533AF0">
        <w:rPr>
          <w:noProof/>
        </w:rPr>
        <w:t xml:space="preserve"> page 359</w:t>
      </w:r>
      <w:r w:rsidR="009A76EE" w:rsidRPr="008A5E4E">
        <w:rPr>
          <w:rStyle w:val="xref1"/>
        </w:rPr>
        <w:fldChar w:fldCharType="end"/>
      </w:r>
      <w:r>
        <w:rPr>
          <w:rStyle w:val="xref1"/>
        </w:rPr>
        <w:t>)</w:t>
      </w:r>
      <w:r>
        <w:t xml:space="preserve">. </w:t>
      </w:r>
    </w:p>
    <w:p w14:paraId="27A533EF" w14:textId="77777777" w:rsidR="008A5E4E" w:rsidRDefault="0065745B">
      <w:pPr>
        <w:pStyle w:val="h3"/>
      </w:pPr>
      <w:bookmarkStart w:id="482" w:name="_Toc396034217"/>
      <w:r>
        <w:t>5.8.2 Description</w:t>
      </w:r>
      <w:bookmarkEnd w:id="482"/>
    </w:p>
    <w:p w14:paraId="07C61951" w14:textId="77777777" w:rsidR="008A5E4E" w:rsidRDefault="009A76EE">
      <w:pPr>
        <w:pStyle w:val="pDefinitionTerm"/>
      </w:pPr>
      <w:r>
        <w:fldChar w:fldCharType="begin"/>
      </w:r>
      <w:r w:rsidR="0065745B">
        <w:instrText xml:space="preserve"> XE "copy operations:combine operation" </w:instrText>
      </w:r>
      <w:r>
        <w:fldChar w:fldCharType="end"/>
      </w:r>
      <w:r w:rsidR="0065745B">
        <w:rPr>
          <w:rStyle w:val="code1"/>
        </w:rPr>
        <w:t>combine</w:t>
      </w:r>
    </w:p>
    <w:p w14:paraId="55C5E276" w14:textId="77777777" w:rsidR="008A5E4E" w:rsidRDefault="0065745B">
      <w:pPr>
        <w:pStyle w:val="p1"/>
      </w:pPr>
      <w:r>
        <w:t xml:space="preserve">Combines the values in the multiple source registers </w:t>
      </w:r>
      <w:r>
        <w:rPr>
          <w:rStyle w:val="i"/>
        </w:rPr>
        <w:t>src0</w:t>
      </w:r>
      <w:r>
        <w:t xml:space="preserve">, </w:t>
      </w:r>
      <w:r>
        <w:rPr>
          <w:rStyle w:val="i"/>
        </w:rPr>
        <w:t>src1</w:t>
      </w:r>
      <w:r>
        <w:t xml:space="preserve">, and so forth to form a single result, which is stored in the destination register </w:t>
      </w:r>
      <w:r>
        <w:rPr>
          <w:rStyle w:val="i"/>
        </w:rPr>
        <w:t>dest</w:t>
      </w:r>
      <w:r>
        <w:t xml:space="preserve">. </w:t>
      </w:r>
      <w:r>
        <w:rPr>
          <w:rStyle w:val="i"/>
        </w:rPr>
        <w:t>src0</w:t>
      </w:r>
      <w:r>
        <w:t xml:space="preserve"> becomes the least significant bits, </w:t>
      </w:r>
      <w:r>
        <w:rPr>
          <w:rStyle w:val="i"/>
        </w:rPr>
        <w:t>src1</w:t>
      </w:r>
      <w:r>
        <w:t xml:space="preserve"> the next least significant bits, and so forth. </w:t>
      </w:r>
    </w:p>
    <w:p w14:paraId="238D9EE3" w14:textId="77777777" w:rsidR="008A5E4E" w:rsidRDefault="0065745B">
      <w:pPr>
        <w:pStyle w:val="p1"/>
      </w:pPr>
      <w:r>
        <w:t>This operation has a vector source made up of two or four registers. The length of each source multiplied by the number of source registers must equal the length of the destination register.</w:t>
      </w:r>
    </w:p>
    <w:p w14:paraId="0B153206" w14:textId="77777777" w:rsidR="008A5E4E" w:rsidRDefault="009A76EE">
      <w:pPr>
        <w:pStyle w:val="pDefinitionTerm"/>
      </w:pPr>
      <w:r>
        <w:fldChar w:fldCharType="begin"/>
      </w:r>
      <w:r w:rsidR="0065745B">
        <w:instrText xml:space="preserve"> XE "copy operations:expand operation" </w:instrText>
      </w:r>
      <w:r>
        <w:fldChar w:fldCharType="end"/>
      </w:r>
      <w:r w:rsidR="0065745B">
        <w:rPr>
          <w:rStyle w:val="code1"/>
        </w:rPr>
        <w:t>expand</w:t>
      </w:r>
    </w:p>
    <w:p w14:paraId="472CD590" w14:textId="77777777" w:rsidR="008A5E4E" w:rsidRDefault="0065745B">
      <w:pPr>
        <w:pStyle w:val="p1"/>
      </w:pPr>
      <w:r>
        <w:t xml:space="preserve">Splits the value in the source operand </w:t>
      </w:r>
      <w:r>
        <w:rPr>
          <w:rStyle w:val="i"/>
        </w:rPr>
        <w:t>src0</w:t>
      </w:r>
      <w:r>
        <w:t xml:space="preserve"> into multiple parts and stores them in the multiple destination registers </w:t>
      </w:r>
      <w:r>
        <w:rPr>
          <w:rStyle w:val="i"/>
        </w:rPr>
        <w:t>dest0</w:t>
      </w:r>
      <w:r>
        <w:t xml:space="preserve">, </w:t>
      </w:r>
      <w:r>
        <w:rPr>
          <w:rStyle w:val="i"/>
        </w:rPr>
        <w:t>dest1</w:t>
      </w:r>
      <w:r>
        <w:t xml:space="preserve">, and so forth. The least significant bits of the value are stored in </w:t>
      </w:r>
      <w:r>
        <w:rPr>
          <w:rStyle w:val="i"/>
        </w:rPr>
        <w:t>dest0</w:t>
      </w:r>
      <w:r>
        <w:t xml:space="preserve">, the next least significant bits in </w:t>
      </w:r>
      <w:r>
        <w:rPr>
          <w:rStyle w:val="i"/>
        </w:rPr>
        <w:t>dest1</w:t>
      </w:r>
      <w:r>
        <w:t xml:space="preserve">, and so forth. </w:t>
      </w:r>
    </w:p>
    <w:p w14:paraId="1E09D6CC" w14:textId="28143FB6" w:rsidR="008A5E4E" w:rsidRDefault="0065745B">
      <w:pPr>
        <w:pStyle w:val="p1"/>
      </w:pPr>
      <w:r>
        <w:t>This operation has a destination made up of two or four registers. The length of each destination multiplied by the number of destination registers must equal the length of the source operand.</w:t>
      </w:r>
    </w:p>
    <w:p w14:paraId="7A820FA5" w14:textId="77777777" w:rsidR="008A5E4E" w:rsidRDefault="009A76EE">
      <w:pPr>
        <w:pStyle w:val="pDefinitionTerm"/>
      </w:pPr>
      <w:r>
        <w:fldChar w:fldCharType="begin"/>
      </w:r>
      <w:r w:rsidR="0065745B">
        <w:instrText xml:space="preserve"> XE "copy operations:lda" </w:instrText>
      </w:r>
      <w:r>
        <w:fldChar w:fldCharType="end"/>
      </w:r>
      <w:r w:rsidR="0065745B">
        <w:rPr>
          <w:rStyle w:val="code1"/>
        </w:rPr>
        <w:t>lda</w:t>
      </w:r>
    </w:p>
    <w:p w14:paraId="6A9F2E57" w14:textId="77777777" w:rsidR="008A5E4E" w:rsidRDefault="0065745B">
      <w:pPr>
        <w:pStyle w:val="p1"/>
      </w:pPr>
      <w:r>
        <w:t xml:space="preserve">This operation sets the destination </w:t>
      </w:r>
      <w:r>
        <w:rPr>
          <w:rStyle w:val="i"/>
        </w:rPr>
        <w:t>dest</w:t>
      </w:r>
      <w:r>
        <w:t xml:space="preserve"> to the address of the source. </w:t>
      </w:r>
    </w:p>
    <w:p w14:paraId="77C1B41E" w14:textId="77777777" w:rsidR="008A5E4E" w:rsidRDefault="0065745B">
      <w:pPr>
        <w:pStyle w:val="p1"/>
      </w:pPr>
      <w:r>
        <w:t xml:space="preserve">If </w:t>
      </w:r>
      <w:r>
        <w:rPr>
          <w:rStyle w:val="i"/>
        </w:rPr>
        <w:t>segment</w:t>
      </w:r>
      <w:r>
        <w:t xml:space="preserve"> is present, the address is a segment address of that kind. If </w:t>
      </w:r>
      <w:r>
        <w:rPr>
          <w:rStyle w:val="i"/>
        </w:rPr>
        <w:t>segment</w:t>
      </w:r>
      <w:r>
        <w:t xml:space="preserve"> is omitted, the address is a flat address.</w:t>
      </w:r>
    </w:p>
    <w:p w14:paraId="5D27CE0B" w14:textId="77777777" w:rsidR="008A5E4E" w:rsidRDefault="0065745B">
      <w:pPr>
        <w:pStyle w:val="p1"/>
      </w:pPr>
      <w:r>
        <w:t xml:space="preserve">The address kind must match the source address expression. See </w:t>
      </w:r>
      <w:r>
        <w:rPr>
          <w:rStyle w:val="xref1"/>
        </w:rPr>
        <w:t>6.1.1. How Addresses Are Formed (</w:t>
      </w:r>
      <w:r w:rsidR="009A76EE" w:rsidRPr="008A5E4E">
        <w:fldChar w:fldCharType="begin"/>
      </w:r>
      <w:r w:rsidR="008A5E4E">
        <w:instrText xml:space="preserve"> PAGEREF _Ref-1018411741 \p \h  \* MERGEFORMAT </w:instrText>
      </w:r>
      <w:r w:rsidR="009A76EE" w:rsidRPr="008A5E4E">
        <w:fldChar w:fldCharType="separate"/>
      </w:r>
      <w:r w:rsidR="00533AF0" w:rsidRPr="00533AF0">
        <w:rPr>
          <w:rStyle w:val="xref1"/>
          <w:noProof/>
        </w:rPr>
        <w:t>on</w:t>
      </w:r>
      <w:r w:rsidR="00533AF0">
        <w:rPr>
          <w:noProof/>
        </w:rPr>
        <w:t xml:space="preserve"> page 155</w:t>
      </w:r>
      <w:r w:rsidR="009A76EE" w:rsidRPr="008A5E4E">
        <w:rPr>
          <w:rStyle w:val="xref1"/>
        </w:rPr>
        <w:fldChar w:fldCharType="end"/>
      </w:r>
      <w:r>
        <w:rPr>
          <w:rStyle w:val="xref1"/>
        </w:rPr>
        <w:t>)</w:t>
      </w:r>
      <w:r>
        <w:t xml:space="preserve">. The size of </w:t>
      </w:r>
      <w:r>
        <w:rPr>
          <w:rStyle w:val="i"/>
        </w:rPr>
        <w:t>dest</w:t>
      </w:r>
      <w:r>
        <w:t xml:space="preserve"> must match the address size of the segment. See </w:t>
      </w:r>
      <w:r>
        <w:rPr>
          <w:rStyle w:val="xref1"/>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 xml:space="preserve">. </w:t>
      </w:r>
    </w:p>
    <w:p w14:paraId="47EC863E" w14:textId="698D2944" w:rsidR="007C2822" w:rsidRDefault="0065745B">
      <w:pPr>
        <w:pStyle w:val="p1"/>
      </w:pPr>
      <w:r>
        <w:lastRenderedPageBreak/>
        <w:t>The address of a kernel</w:t>
      </w:r>
      <w:r w:rsidR="007C2822">
        <w:t xml:space="preserve"> or</w:t>
      </w:r>
      <w:r>
        <w:t xml:space="preserve"> function cannot be taken. </w:t>
      </w:r>
      <w:r w:rsidR="007C2822">
        <w:t xml:space="preserve">The </w:t>
      </w:r>
      <w:r w:rsidR="00761C64">
        <w:t>HSA</w:t>
      </w:r>
      <w:r w:rsidR="007C2822">
        <w:t xml:space="preserve"> runtime can be used to obtain kernel and indirect function code handles. The </w:t>
      </w:r>
      <w:r w:rsidR="007C2822" w:rsidRPr="00636634">
        <w:rPr>
          <w:rFonts w:ascii="Courier New" w:hAnsi="Courier New" w:cs="Courier New"/>
        </w:rPr>
        <w:t>scall</w:t>
      </w:r>
      <w:r w:rsidR="007C2822">
        <w:t xml:space="preserve"> operation can be used to achieve the equivalent of indirect calls.</w:t>
      </w:r>
    </w:p>
    <w:p w14:paraId="5B18729B" w14:textId="5A435E1C" w:rsidR="008A5E4E" w:rsidRDefault="007C2822">
      <w:pPr>
        <w:pStyle w:val="p1"/>
      </w:pPr>
      <w:r>
        <w:t>The address of a label cannot be taken. T</w:t>
      </w:r>
      <w:r w:rsidR="0065745B">
        <w:t xml:space="preserve">he </w:t>
      </w:r>
      <w:r w:rsidR="0065745B">
        <w:rPr>
          <w:rStyle w:val="code1"/>
        </w:rPr>
        <w:t>sbr</w:t>
      </w:r>
      <w:r w:rsidR="0065745B">
        <w:t xml:space="preserve"> operation can be used to achieve the equivalent of indirect branches.</w:t>
      </w:r>
    </w:p>
    <w:p w14:paraId="53F192C1" w14:textId="77777777" w:rsidR="008A5E4E" w:rsidRDefault="0065745B">
      <w:pPr>
        <w:pStyle w:val="p1"/>
      </w:pPr>
      <w:r>
        <w:t>The address of a spill segment variable cannot be taken.</w:t>
      </w:r>
    </w:p>
    <w:p w14:paraId="7597C5E9" w14:textId="77777777" w:rsidR="008A5E4E" w:rsidRDefault="0065745B">
      <w:pPr>
        <w:pStyle w:val="p1"/>
      </w:pPr>
      <w:r>
        <w:t>The address of an arg segment variable cannot be taken: neither a function formal argument, nor arg block actual argument.</w:t>
      </w:r>
    </w:p>
    <w:p w14:paraId="5A9066A4" w14:textId="77777777" w:rsidR="008A5E4E" w:rsidRDefault="0065745B">
      <w:pPr>
        <w:pStyle w:val="p1"/>
      </w:pPr>
      <w:r>
        <w:t xml:space="preserve">This operation can also be used to take the byte address of a kernel's formal arguments in the kernarg segment. </w:t>
      </w:r>
    </w:p>
    <w:p w14:paraId="70BE8A1A" w14:textId="77777777" w:rsidR="008A5E4E" w:rsidRDefault="0065745B">
      <w:pPr>
        <w:pStyle w:val="p1"/>
      </w:pPr>
      <w:r>
        <w:t xml:space="preserve">This operation can be followed by an </w:t>
      </w:r>
      <w:r>
        <w:rPr>
          <w:rStyle w:val="code1"/>
        </w:rPr>
        <w:t>stof</w:t>
      </w:r>
      <w:r>
        <w:t xml:space="preserve"> or </w:t>
      </w:r>
      <w:r>
        <w:rPr>
          <w:rStyle w:val="code1"/>
        </w:rPr>
        <w:t>ftos</w:t>
      </w:r>
      <w:r>
        <w:t xml:space="preserve"> operation to convert to a flat or segment address if necessary.</w:t>
      </w:r>
    </w:p>
    <w:p w14:paraId="58C4F032" w14:textId="77777777" w:rsidR="008A5E4E" w:rsidRDefault="009A76EE">
      <w:pPr>
        <w:pStyle w:val="pDefinitionTerm"/>
      </w:pPr>
      <w:r>
        <w:fldChar w:fldCharType="begin"/>
      </w:r>
      <w:r w:rsidR="0065745B">
        <w:instrText xml:space="preserve"> XE "copy operations:mov" </w:instrText>
      </w:r>
      <w:r>
        <w:fldChar w:fldCharType="end"/>
      </w:r>
      <w:r w:rsidR="0065745B">
        <w:rPr>
          <w:rStyle w:val="code1"/>
        </w:rPr>
        <w:t>mov</w:t>
      </w:r>
    </w:p>
    <w:p w14:paraId="163F859C" w14:textId="77777777" w:rsidR="00327994" w:rsidRDefault="0065745B">
      <w:pPr>
        <w:pStyle w:val="p1"/>
      </w:pPr>
      <w:r>
        <w:t xml:space="preserve">Copies a value of type </w:t>
      </w:r>
      <w:r>
        <w:rPr>
          <w:rStyle w:val="i"/>
        </w:rPr>
        <w:t>moveType</w:t>
      </w:r>
      <w:r>
        <w:t xml:space="preserve"> from source </w:t>
      </w:r>
      <w:r>
        <w:rPr>
          <w:rStyle w:val="i"/>
        </w:rPr>
        <w:t>src0</w:t>
      </w:r>
      <w:r>
        <w:t xml:space="preserve"> into the destination </w:t>
      </w:r>
      <w:r>
        <w:rPr>
          <w:rStyle w:val="i"/>
        </w:rPr>
        <w:t>dest</w:t>
      </w:r>
      <w:r>
        <w:t>.</w:t>
      </w:r>
    </w:p>
    <w:p w14:paraId="1DF5642D" w14:textId="6774F54F" w:rsidR="00327994" w:rsidRDefault="0065745B">
      <w:pPr>
        <w:pStyle w:val="p1"/>
      </w:pPr>
      <w:r>
        <w:t xml:space="preserve">It is required that, when moving a value that is of type </w:t>
      </w:r>
      <w:r>
        <w:rPr>
          <w:rStyle w:val="code1"/>
        </w:rPr>
        <w:t>roimg</w:t>
      </w:r>
      <w:r>
        <w:t xml:space="preserve">, </w:t>
      </w:r>
      <w:r>
        <w:rPr>
          <w:rStyle w:val="code1"/>
        </w:rPr>
        <w:t>woimg</w:t>
      </w:r>
      <w:r>
        <w:t xml:space="preserve">, </w:t>
      </w:r>
      <w:r>
        <w:rPr>
          <w:rStyle w:val="code1"/>
        </w:rPr>
        <w:t>rwimg</w:t>
      </w:r>
      <w:r>
        <w:t xml:space="preserve">, </w:t>
      </w:r>
      <w:r>
        <w:rPr>
          <w:rStyle w:val="code1"/>
        </w:rPr>
        <w:t>samp</w:t>
      </w:r>
      <w:r>
        <w:t xml:space="preserve">, </w:t>
      </w:r>
      <w:r>
        <w:rPr>
          <w:rStyle w:val="code1"/>
        </w:rPr>
        <w:t>sig32</w:t>
      </w:r>
      <w:r>
        <w:t xml:space="preserve"> or </w:t>
      </w:r>
      <w:r>
        <w:rPr>
          <w:rStyle w:val="code1"/>
        </w:rPr>
        <w:t>sig64</w:t>
      </w:r>
      <w:r>
        <w:t xml:space="preserve">, </w:t>
      </w:r>
      <w:r>
        <w:rPr>
          <w:rStyle w:val="i"/>
        </w:rPr>
        <w:t>moveType</w:t>
      </w:r>
      <w:r>
        <w:t xml:space="preserve"> should be specified accordingly (see </w:t>
      </w:r>
      <w:r>
        <w:rPr>
          <w:rStyle w:val="xref1"/>
        </w:rPr>
        <w:t>7.1.9. Using Image Operations (</w:t>
      </w:r>
      <w:r w:rsidR="009A76EE" w:rsidRPr="008A5E4E">
        <w:fldChar w:fldCharType="begin"/>
      </w:r>
      <w:r w:rsidR="008A5E4E">
        <w:instrText xml:space="preserve"> PAGEREF _Ref2126260306 \p \h  \* MERGEFORMAT </w:instrText>
      </w:r>
      <w:r w:rsidR="009A76EE" w:rsidRPr="008A5E4E">
        <w:fldChar w:fldCharType="separate"/>
      </w:r>
      <w:r w:rsidR="00533AF0" w:rsidRPr="00533AF0">
        <w:rPr>
          <w:rStyle w:val="xref1"/>
          <w:noProof/>
        </w:rPr>
        <w:t>on</w:t>
      </w:r>
      <w:r w:rsidR="00533AF0">
        <w:rPr>
          <w:noProof/>
        </w:rPr>
        <w:t xml:space="preserve"> page 213</w:t>
      </w:r>
      <w:r w:rsidR="009A76EE" w:rsidRPr="008A5E4E">
        <w:rPr>
          <w:rStyle w:val="xref1"/>
        </w:rPr>
        <w:fldChar w:fldCharType="end"/>
      </w:r>
      <w:r>
        <w:rPr>
          <w:rStyle w:val="xref1"/>
        </w:rPr>
        <w:t>)</w:t>
      </w:r>
      <w:r>
        <w:t xml:space="preserve"> and </w:t>
      </w:r>
      <w:r>
        <w:rPr>
          <w:rStyle w:val="xref1"/>
        </w:rPr>
        <w:t>6.8. Notification (signal) Operations (</w:t>
      </w:r>
      <w:r w:rsidR="009A76EE" w:rsidRPr="008A5E4E">
        <w:fldChar w:fldCharType="begin"/>
      </w:r>
      <w:r w:rsidR="008A5E4E">
        <w:instrText xml:space="preserve"> PAGEREF _Ref-338720175 \p \h  \* MERGEFORMAT </w:instrText>
      </w:r>
      <w:r w:rsidR="009A76EE" w:rsidRPr="008A5E4E">
        <w:fldChar w:fldCharType="separate"/>
      </w:r>
      <w:r w:rsidR="00533AF0" w:rsidRPr="00533AF0">
        <w:rPr>
          <w:rStyle w:val="xref1"/>
          <w:noProof/>
        </w:rPr>
        <w:t>on</w:t>
      </w:r>
      <w:r w:rsidR="00533AF0">
        <w:rPr>
          <w:noProof/>
        </w:rPr>
        <w:t xml:space="preserve"> page 183</w:t>
      </w:r>
      <w:r w:rsidR="009A76EE" w:rsidRPr="008A5E4E">
        <w:rPr>
          <w:rStyle w:val="xref1"/>
        </w:rPr>
        <w:fldChar w:fldCharType="end"/>
      </w:r>
      <w:r>
        <w:rPr>
          <w:rStyle w:val="xref1"/>
        </w:rPr>
        <w:t>)</w:t>
      </w:r>
      <w:r>
        <w:t>).</w:t>
      </w:r>
    </w:p>
    <w:p w14:paraId="6A10D628" w14:textId="606D9397" w:rsidR="008A5E4E" w:rsidRDefault="0065745B">
      <w:pPr>
        <w:pStyle w:val="p1"/>
      </w:pPr>
      <w:r>
        <w:t xml:space="preserve">If </w:t>
      </w:r>
      <w:r>
        <w:rPr>
          <w:rStyle w:val="i"/>
        </w:rPr>
        <w:t>moveType</w:t>
      </w:r>
      <w:r>
        <w:t xml:space="preserve"> is </w:t>
      </w:r>
      <w:r>
        <w:rPr>
          <w:rStyle w:val="code1"/>
        </w:rPr>
        <w:t>f16</w:t>
      </w:r>
      <w:r>
        <w:t xml:space="preserve">, </w:t>
      </w:r>
      <w:r w:rsidR="00A6409D">
        <w:t xml:space="preserve">the most significant 16 bits of the destination </w:t>
      </w:r>
      <w:r w:rsidR="00A6409D" w:rsidRPr="00636634">
        <w:rPr>
          <w:rFonts w:ascii="Courier New" w:hAnsi="Courier New" w:cs="Courier New"/>
        </w:rPr>
        <w:t>s</w:t>
      </w:r>
      <w:r w:rsidR="00327994">
        <w:t xml:space="preserve"> register are undefined. If the source is also an </w:t>
      </w:r>
      <w:r w:rsidR="00327994" w:rsidRPr="00636634">
        <w:rPr>
          <w:rFonts w:ascii="Courier New" w:hAnsi="Courier New" w:cs="Courier New"/>
        </w:rPr>
        <w:t>s</w:t>
      </w:r>
      <w:r w:rsidR="00327994">
        <w:t xml:space="preserve"> register, then it is</w:t>
      </w:r>
      <w:r w:rsidR="00A6409D">
        <w:t xml:space="preserve"> not required </w:t>
      </w:r>
      <w:r w:rsidR="00327994">
        <w:t xml:space="preserve">that the most significant 16 bits of the destination match the most significant 16 bits of the source. </w:t>
      </w:r>
      <w:r>
        <w:t xml:space="preserve"> See </w:t>
      </w:r>
      <w:r>
        <w:rPr>
          <w:rStyle w:val="xref1"/>
        </w:rPr>
        <w:t>4.19.1. Floating-Point Numbers (</w:t>
      </w:r>
      <w:r w:rsidR="009A76EE" w:rsidRPr="008A5E4E">
        <w:fldChar w:fldCharType="begin"/>
      </w:r>
      <w:r w:rsidR="008A5E4E">
        <w:instrText xml:space="preserve"> PAGEREF _Ref2115534732 \p \h  \* MERGEFORMAT </w:instrText>
      </w:r>
      <w:r w:rsidR="009A76EE" w:rsidRPr="008A5E4E">
        <w:fldChar w:fldCharType="separate"/>
      </w:r>
      <w:r w:rsidR="00533AF0" w:rsidRPr="00533AF0">
        <w:rPr>
          <w:rStyle w:val="xref1"/>
          <w:noProof/>
        </w:rPr>
        <w:t>on</w:t>
      </w:r>
      <w:r w:rsidR="00533AF0">
        <w:rPr>
          <w:noProof/>
        </w:rPr>
        <w:t xml:space="preserve"> page 91</w:t>
      </w:r>
      <w:r w:rsidR="009A76EE" w:rsidRPr="008A5E4E">
        <w:rPr>
          <w:rStyle w:val="xref1"/>
        </w:rPr>
        <w:fldChar w:fldCharType="end"/>
      </w:r>
      <w:r>
        <w:rPr>
          <w:rStyle w:val="xref1"/>
        </w:rPr>
        <w:t>)</w:t>
      </w:r>
      <w:r>
        <w:t xml:space="preserve">. </w:t>
      </w:r>
    </w:p>
    <w:p w14:paraId="22F4A522" w14:textId="77777777" w:rsidR="008A5E4E" w:rsidRDefault="0065745B">
      <w:pPr>
        <w:pStyle w:val="h3"/>
      </w:pPr>
      <w:bookmarkStart w:id="483" w:name="_Toc396034218"/>
      <w:r>
        <w:t>5.8.3 Additional Information About lda</w:t>
      </w:r>
      <w:bookmarkEnd w:id="483"/>
    </w:p>
    <w:p w14:paraId="1E6FD2B5" w14:textId="77777777" w:rsidR="008A5E4E" w:rsidRDefault="0065745B">
      <w:pPr>
        <w:pStyle w:val="pNoPageBreakAfter"/>
      </w:pPr>
      <w:r>
        <w:t xml:space="preserve"> Assume the following:</w:t>
      </w:r>
    </w:p>
    <w:p w14:paraId="42F33CED" w14:textId="77777777" w:rsidR="008A5E4E" w:rsidRDefault="0065745B">
      <w:pPr>
        <w:pStyle w:val="li"/>
        <w:numPr>
          <w:ilvl w:val="0"/>
          <w:numId w:val="106"/>
        </w:numPr>
        <w:spacing w:before="320"/>
        <w:ind w:left="600"/>
      </w:pPr>
      <w:r>
        <w:t xml:space="preserve">There is a variable </w:t>
      </w:r>
      <w:r>
        <w:rPr>
          <w:rStyle w:val="code1"/>
        </w:rPr>
        <w:t>%g</w:t>
      </w:r>
      <w:r>
        <w:t xml:space="preserve"> in the group segment with group segment address 20.</w:t>
      </w:r>
    </w:p>
    <w:p w14:paraId="08751B68" w14:textId="77777777" w:rsidR="008A5E4E" w:rsidRDefault="0065745B">
      <w:pPr>
        <w:pStyle w:val="li"/>
        <w:numPr>
          <w:ilvl w:val="0"/>
          <w:numId w:val="106"/>
        </w:numPr>
        <w:ind w:left="600"/>
      </w:pPr>
      <w:r>
        <w:t xml:space="preserve">The group segment starts at flat address x. </w:t>
      </w:r>
    </w:p>
    <w:p w14:paraId="0FA906F4" w14:textId="77777777" w:rsidR="008A5E4E" w:rsidRDefault="0065745B">
      <w:pPr>
        <w:pStyle w:val="li"/>
        <w:numPr>
          <w:ilvl w:val="0"/>
          <w:numId w:val="106"/>
        </w:numPr>
        <w:spacing w:after="320"/>
        <w:ind w:left="600"/>
      </w:pPr>
      <w:r>
        <w:t xml:space="preserve"> Register </w:t>
      </w:r>
      <w:r>
        <w:rPr>
          <w:rStyle w:val="code1"/>
        </w:rPr>
        <w:t>$d0</w:t>
      </w:r>
      <w:r>
        <w:t xml:space="preserve"> contains the following flat address: </w:t>
      </w:r>
      <w:r>
        <w:rPr>
          <w:rStyle w:val="code1"/>
        </w:rPr>
        <w:t>x + 10</w:t>
      </w:r>
      <w:r>
        <w:t xml:space="preserve">. </w:t>
      </w:r>
    </w:p>
    <w:p w14:paraId="627C6B85" w14:textId="77777777" w:rsidR="008A5E4E" w:rsidRDefault="0065745B">
      <w:pPr>
        <w:pStyle w:val="p"/>
      </w:pPr>
      <w:r>
        <w:t xml:space="preserve"> If the address contains an identifier, then the segment for the identifier must agree with the segment used in the operation. </w:t>
      </w:r>
      <w:r>
        <w:rPr>
          <w:rStyle w:val="code1"/>
        </w:rPr>
        <w:t>lda</w:t>
      </w:r>
      <w:r>
        <w:t xml:space="preserve"> only computes addresses. It does not convert between segments and flat addressing. </w:t>
      </w:r>
    </w:p>
    <w:p w14:paraId="5A35C5F3" w14:textId="77777777" w:rsidR="008A5E4E" w:rsidRDefault="0065745B">
      <w:pPr>
        <w:pStyle w:val="pre"/>
      </w:pPr>
      <w:r>
        <w:t>lda_u64 $d1, [$d0 + 10];     // sets $d1 to the flat address x + 20</w:t>
      </w:r>
      <w:r>
        <w:br/>
        <w:t xml:space="preserve"> mov_b64 $d1, $d0;            // sets $d1 to the flat address x + 10</w:t>
      </w:r>
      <w:r>
        <w:br/>
        <w:t xml:space="preserve"> </w:t>
      </w:r>
      <w:r>
        <w:br/>
        <w:t xml:space="preserve"> lda_group_u32 $s1, [%g];     // loads the segment address of %g into $s1</w:t>
      </w:r>
      <w:r>
        <w:br/>
        <w:t xml:space="preserve"> stof_group_u64_u32 $d1, $s1; // convert $s1 to flat address in large machine </w:t>
      </w:r>
      <w:r>
        <w:br/>
        <w:t xml:space="preserve">                              // model; result is (x + 20)</w:t>
      </w:r>
    </w:p>
    <w:p w14:paraId="5BF7E60C" w14:textId="77777777" w:rsidR="008A5E4E" w:rsidRDefault="0065745B">
      <w:pPr>
        <w:pStyle w:val="pExample"/>
      </w:pPr>
      <w:r>
        <w:t>Examples</w:t>
      </w:r>
    </w:p>
    <w:p w14:paraId="50415458" w14:textId="077C0FE3" w:rsidR="008A5E4E" w:rsidRDefault="0065745B">
      <w:pPr>
        <w:pStyle w:val="pre"/>
      </w:pPr>
      <w:r>
        <w:t xml:space="preserve">combine_v2_b64_b32 $d0, ($s0, $s1); </w:t>
      </w:r>
      <w:r>
        <w:br/>
        <w:t xml:space="preserve"> combine_v4_b128_b32 $q0, ($s0, $s1, $s2, $s3); </w:t>
      </w:r>
      <w:r>
        <w:br/>
        <w:t xml:space="preserve"> combine_v2_b128_b64 $q0, ($d0, $d1); </w:t>
      </w:r>
      <w:r>
        <w:br/>
        <w:t xml:space="preserve"> </w:t>
      </w:r>
      <w:r>
        <w:br/>
      </w:r>
      <w:r>
        <w:lastRenderedPageBreak/>
        <w:t xml:space="preserve"> expand_v2_b32_b64 ($s0, $s1), $d0; </w:t>
      </w:r>
      <w:r>
        <w:br/>
        <w:t xml:space="preserve"> expand_v4_b32_b128 ($s0, $s1, $s2, $s3), $q0; </w:t>
      </w:r>
      <w:r>
        <w:br/>
        <w:t xml:space="preserve"> expand_v2_b64_b128 ($d0, $d1), $q0; </w:t>
      </w:r>
      <w:r>
        <w:br/>
        <w:t xml:space="preserve"> </w:t>
      </w:r>
      <w:r>
        <w:br/>
        <w:t xml:space="preserve"> global_u32 %g[3];</w:t>
      </w:r>
      <w:r>
        <w:br/>
        <w:t xml:space="preserve"> lda_global_u64 $d1, [%g];</w:t>
      </w:r>
      <w:r>
        <w:br/>
        <w:t xml:space="preserve"> lda_global_u64 $d1, [$d1 + 8];</w:t>
      </w:r>
      <w:r>
        <w:br/>
      </w:r>
      <w:r w:rsidR="00A61684">
        <w:t xml:space="preserve"> lda_private_u32 $s1, [&amp;p];</w:t>
      </w:r>
      <w:r w:rsidR="00A61684">
        <w:br/>
      </w:r>
      <w:r>
        <w:t xml:space="preserve"> </w:t>
      </w:r>
      <w:r>
        <w:br/>
        <w:t xml:space="preserve"> mov_b1 $c1, 0;</w:t>
      </w:r>
      <w:r>
        <w:br/>
        <w:t xml:space="preserve"> </w:t>
      </w:r>
      <w:r>
        <w:br/>
        <w:t xml:space="preserve"> mov_b32 $s1, 0;</w:t>
      </w:r>
      <w:r>
        <w:br/>
        <w:t xml:space="preserve"> mov_b32 $s1, 0.0f;</w:t>
      </w:r>
      <w:r>
        <w:br/>
        <w:t xml:space="preserve"> </w:t>
      </w:r>
      <w:r>
        <w:br/>
        <w:t xml:space="preserve"> mov_b64 $d1, 0;</w:t>
      </w:r>
      <w:r>
        <w:br/>
        <w:t xml:space="preserve"> mov_b64 $d1, 0.0;</w:t>
      </w:r>
    </w:p>
    <w:p w14:paraId="754D82B7" w14:textId="77777777" w:rsidR="008A5E4E" w:rsidRDefault="0065745B">
      <w:pPr>
        <w:pStyle w:val="h2"/>
      </w:pPr>
      <w:bookmarkStart w:id="484" w:name="_Toc396034219"/>
      <w:r>
        <w:t xml:space="preserve">5.9 </w:t>
      </w:r>
      <w:r w:rsidR="009A76EE">
        <w:fldChar w:fldCharType="begin"/>
      </w:r>
      <w:r>
        <w:instrText xml:space="preserve"> XE "packed data operations" </w:instrText>
      </w:r>
      <w:r w:rsidR="009A76EE">
        <w:fldChar w:fldCharType="end"/>
      </w:r>
      <w:r>
        <w:t>Packed Data Operations</w:t>
      </w:r>
      <w:bookmarkEnd w:id="484"/>
    </w:p>
    <w:p w14:paraId="399CA303" w14:textId="77777777" w:rsidR="008A5E4E" w:rsidRDefault="0065745B">
      <w:pPr>
        <w:pStyle w:val="p"/>
      </w:pPr>
      <w:r>
        <w:t xml:space="preserve">These operations perform shuffle, interleave, pack, and unpack operations on packed data. In addition, many of the integer and floating-point operations support packed data as does the </w:t>
      </w:r>
      <w:r>
        <w:rPr>
          <w:rStyle w:val="code1"/>
        </w:rPr>
        <w:t>cmp</w:t>
      </w:r>
      <w:r>
        <w:t xml:space="preserve"> operation.</w:t>
      </w:r>
    </w:p>
    <w:p w14:paraId="49267FBC" w14:textId="77777777" w:rsidR="008A5E4E" w:rsidRDefault="0065745B">
      <w:pPr>
        <w:pStyle w:val="p"/>
      </w:pPr>
      <w:r>
        <w:t>If the Base profile has been specified then the 64-bit packed floating-point type (</w:t>
      </w:r>
      <w:r>
        <w:rPr>
          <w:rStyle w:val="code1"/>
        </w:rPr>
        <w:t>2xf64</w:t>
      </w:r>
      <w:r>
        <w:t xml:space="preserve">) is not supported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w:t>
      </w:r>
    </w:p>
    <w:p w14:paraId="64FF1A60" w14:textId="77777777" w:rsidR="008A5E4E" w:rsidRDefault="0065745B">
      <w:pPr>
        <w:pStyle w:val="p"/>
      </w:pPr>
      <w:r>
        <w:t>See also:</w:t>
      </w:r>
    </w:p>
    <w:p w14:paraId="29A3AEDE" w14:textId="77777777" w:rsidR="008A5E4E" w:rsidRDefault="0065745B">
      <w:pPr>
        <w:pStyle w:val="li"/>
        <w:numPr>
          <w:ilvl w:val="0"/>
          <w:numId w:val="107"/>
        </w:numPr>
        <w:spacing w:before="320"/>
        <w:ind w:left="600"/>
      </w:pPr>
      <w:r>
        <w:rPr>
          <w:rStyle w:val="xref1"/>
        </w:rPr>
        <w:t>5.2. Integer Arithmetic Operations (</w:t>
      </w:r>
      <w:r w:rsidR="009A76EE" w:rsidRPr="008A5E4E">
        <w:fldChar w:fldCharType="begin"/>
      </w:r>
      <w:r w:rsidR="008A5E4E">
        <w:instrText xml:space="preserve"> PAGEREF _Ref782772164 \p \h  \* MERGEFORMAT </w:instrText>
      </w:r>
      <w:r w:rsidR="009A76EE" w:rsidRPr="008A5E4E">
        <w:fldChar w:fldCharType="separate"/>
      </w:r>
      <w:r w:rsidR="00533AF0" w:rsidRPr="00533AF0">
        <w:rPr>
          <w:rStyle w:val="xref1"/>
          <w:noProof/>
        </w:rPr>
        <w:t>on</w:t>
      </w:r>
      <w:r w:rsidR="00533AF0">
        <w:rPr>
          <w:noProof/>
        </w:rPr>
        <w:t xml:space="preserve"> page 99</w:t>
      </w:r>
      <w:r w:rsidR="009A76EE" w:rsidRPr="008A5E4E">
        <w:rPr>
          <w:rStyle w:val="xref1"/>
        </w:rPr>
        <w:fldChar w:fldCharType="end"/>
      </w:r>
      <w:r>
        <w:rPr>
          <w:rStyle w:val="xref1"/>
        </w:rPr>
        <w:t>)</w:t>
      </w:r>
    </w:p>
    <w:p w14:paraId="077833E6" w14:textId="77777777" w:rsidR="008A5E4E" w:rsidRDefault="0065745B">
      <w:pPr>
        <w:pStyle w:val="li"/>
        <w:numPr>
          <w:ilvl w:val="0"/>
          <w:numId w:val="107"/>
        </w:numPr>
        <w:ind w:left="600"/>
      </w:pPr>
      <w:r>
        <w:rPr>
          <w:rStyle w:val="xref1"/>
        </w:rPr>
        <w:t>5.11. Floating-Point Arithmetic Operations (</w:t>
      </w:r>
      <w:r w:rsidR="009A76EE" w:rsidRPr="008A5E4E">
        <w:fldChar w:fldCharType="begin"/>
      </w:r>
      <w:r w:rsidR="008A5E4E">
        <w:instrText xml:space="preserve"> PAGEREF _Ref820116351 \p \h  \* MERGEFORMAT </w:instrText>
      </w:r>
      <w:r w:rsidR="009A76EE" w:rsidRPr="008A5E4E">
        <w:fldChar w:fldCharType="separate"/>
      </w:r>
      <w:r w:rsidR="00533AF0" w:rsidRPr="00533AF0">
        <w:rPr>
          <w:rStyle w:val="xref1"/>
          <w:noProof/>
        </w:rPr>
        <w:t>on</w:t>
      </w:r>
      <w:r w:rsidR="00533AF0">
        <w:rPr>
          <w:noProof/>
        </w:rPr>
        <w:t xml:space="preserve"> page 127</w:t>
      </w:r>
      <w:r w:rsidR="009A76EE" w:rsidRPr="008A5E4E">
        <w:rPr>
          <w:rStyle w:val="xref1"/>
        </w:rPr>
        <w:fldChar w:fldCharType="end"/>
      </w:r>
      <w:r>
        <w:rPr>
          <w:rStyle w:val="xref1"/>
        </w:rPr>
        <w:t>)</w:t>
      </w:r>
    </w:p>
    <w:p w14:paraId="296BA957" w14:textId="77777777" w:rsidR="008A5E4E" w:rsidRDefault="0065745B">
      <w:pPr>
        <w:pStyle w:val="li"/>
        <w:numPr>
          <w:ilvl w:val="0"/>
          <w:numId w:val="107"/>
        </w:numPr>
        <w:spacing w:after="320"/>
        <w:ind w:left="600"/>
      </w:pPr>
      <w:r>
        <w:rPr>
          <w:rStyle w:val="xref1"/>
        </w:rPr>
        <w:t>5.17. Compare (cmp) Operation (</w:t>
      </w:r>
      <w:r w:rsidR="009A76EE" w:rsidRPr="008A5E4E">
        <w:fldChar w:fldCharType="begin"/>
      </w:r>
      <w:r w:rsidR="008A5E4E">
        <w:instrText xml:space="preserve"> PAGEREF _Ref-1421006528 \p \h  \* MERGEFORMAT </w:instrText>
      </w:r>
      <w:r w:rsidR="009A76EE" w:rsidRPr="008A5E4E">
        <w:fldChar w:fldCharType="separate"/>
      </w:r>
      <w:r w:rsidR="00533AF0" w:rsidRPr="00533AF0">
        <w:rPr>
          <w:rStyle w:val="xref1"/>
          <w:noProof/>
        </w:rPr>
        <w:t>on</w:t>
      </w:r>
      <w:r w:rsidR="00533AF0">
        <w:rPr>
          <w:noProof/>
        </w:rPr>
        <w:t xml:space="preserve"> page 143</w:t>
      </w:r>
      <w:r w:rsidR="009A76EE" w:rsidRPr="008A5E4E">
        <w:rPr>
          <w:rStyle w:val="xref1"/>
        </w:rPr>
        <w:fldChar w:fldCharType="end"/>
      </w:r>
      <w:r>
        <w:rPr>
          <w:rStyle w:val="xref1"/>
        </w:rPr>
        <w:t>)</w:t>
      </w:r>
    </w:p>
    <w:p w14:paraId="224C3D95" w14:textId="77777777" w:rsidR="008A5E4E" w:rsidRDefault="0065745B">
      <w:pPr>
        <w:pStyle w:val="p"/>
      </w:pPr>
      <w:r>
        <w:t xml:space="preserve">See </w:t>
      </w:r>
      <w:r>
        <w:rPr>
          <w:rStyle w:val="xref1"/>
        </w:rPr>
        <w:t>Table 5–11 (</w:t>
      </w:r>
      <w:r w:rsidR="009A76EE" w:rsidRPr="008A5E4E">
        <w:fldChar w:fldCharType="begin"/>
      </w:r>
      <w:r w:rsidR="008A5E4E">
        <w:instrText xml:space="preserve"> PAGEREF 1540810904 \p \h  \* MERGEFORMAT </w:instrText>
      </w:r>
      <w:r w:rsidR="009A76EE" w:rsidRPr="008A5E4E">
        <w:fldChar w:fldCharType="separate"/>
      </w:r>
      <w:r w:rsidR="00533AF0" w:rsidRPr="00533AF0">
        <w:rPr>
          <w:rStyle w:val="xref1"/>
          <w:noProof/>
        </w:rPr>
        <w:t>on</w:t>
      </w:r>
      <w:r w:rsidR="00533AF0">
        <w:rPr>
          <w:noProof/>
        </w:rPr>
        <w:t xml:space="preserve"> page 119</w:t>
      </w:r>
      <w:r w:rsidR="009A76EE" w:rsidRPr="008A5E4E">
        <w:rPr>
          <w:rStyle w:val="xref1"/>
        </w:rPr>
        <w:fldChar w:fldCharType="end"/>
      </w:r>
      <w:r>
        <w:rPr>
          <w:rStyle w:val="xref1"/>
        </w:rPr>
        <w:t>)</w:t>
      </w:r>
      <w:r>
        <w:t xml:space="preserve"> and </w:t>
      </w:r>
      <w:r>
        <w:rPr>
          <w:rStyle w:val="xref1"/>
        </w:rPr>
        <w:t>Table 5–12 (</w:t>
      </w:r>
      <w:r w:rsidR="009A76EE" w:rsidRPr="008A5E4E">
        <w:fldChar w:fldCharType="begin"/>
      </w:r>
      <w:r w:rsidR="008A5E4E">
        <w:instrText xml:space="preserve"> PAGEREF 299193643 \p \h  \* MERGEFORMAT </w:instrText>
      </w:r>
      <w:r w:rsidR="009A76EE" w:rsidRPr="008A5E4E">
        <w:fldChar w:fldCharType="separate"/>
      </w:r>
      <w:r w:rsidR="00533AF0" w:rsidRPr="00533AF0">
        <w:rPr>
          <w:rStyle w:val="xref1"/>
          <w:noProof/>
        </w:rPr>
        <w:t>on</w:t>
      </w:r>
      <w:r w:rsidR="00533AF0">
        <w:rPr>
          <w:noProof/>
        </w:rPr>
        <w:t xml:space="preserve"> page 119</w:t>
      </w:r>
      <w:r w:rsidR="009A76EE" w:rsidRPr="008A5E4E">
        <w:rPr>
          <w:rStyle w:val="xref1"/>
        </w:rPr>
        <w:fldChar w:fldCharType="end"/>
      </w:r>
      <w:r>
        <w:rPr>
          <w:rStyle w:val="xref1"/>
        </w:rPr>
        <w:t>)</w:t>
      </w:r>
      <w:r>
        <w:t xml:space="preserve">. </w:t>
      </w:r>
    </w:p>
    <w:p w14:paraId="61E341D6" w14:textId="77777777" w:rsidR="008A5E4E" w:rsidRDefault="0065745B">
      <w:pPr>
        <w:pStyle w:val="h3"/>
      </w:pPr>
      <w:bookmarkStart w:id="485" w:name="_Toc396034220"/>
      <w:r>
        <w:t>5.9.1 Syntax</w:t>
      </w:r>
      <w:bookmarkEnd w:id="485"/>
    </w:p>
    <w:p w14:paraId="66619E3C" w14:textId="77777777" w:rsidR="008A5E4E" w:rsidRDefault="0065745B">
      <w:pPr>
        <w:pStyle w:val="pTableTitle"/>
      </w:pPr>
      <w:bookmarkStart w:id="486" w:name="_ListOf103"/>
      <w:bookmarkStart w:id="487" w:name="1540810904"/>
      <w:r>
        <w:t>Table 5–11 Syntax for Shuffle and Interleave Operations</w:t>
      </w:r>
    </w:p>
    <w:bookmarkEnd w:id="486"/>
    <w:bookmarkEnd w:id="487"/>
    <w:p w14:paraId="4A00486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043"/>
        <w:gridCol w:w="1423"/>
      </w:tblGrid>
      <w:tr w:rsidR="008A5E4E" w14:paraId="449BE4FB"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07E75544" w14:textId="77777777" w:rsidR="008A5E4E" w:rsidRDefault="0065745B">
            <w:pPr>
              <w:pStyle w:val="thTableStyle-TablestyleSyntax-HeadE-Opcodes-Header1"/>
              <w:shd w:val="clear" w:color="auto" w:fill="D3D3D3"/>
            </w:pPr>
            <w:r>
              <w:rPr>
                <w:shd w:val="clear" w:color="auto" w:fill="D3D3D3"/>
              </w:rPr>
              <w:t xml:space="preserve">Opcodes and Modifiers </w:t>
            </w:r>
          </w:p>
        </w:tc>
        <w:tc>
          <w:tcPr>
            <w:tcW w:w="0" w:type="auto"/>
            <w:tcBorders>
              <w:bottom w:val="double" w:sz="3" w:space="0" w:color="000000"/>
            </w:tcBorders>
            <w:shd w:val="clear" w:color="auto" w:fill="D3D3D3"/>
            <w:tcMar>
              <w:top w:w="45" w:type="dxa"/>
              <w:left w:w="45" w:type="dxa"/>
              <w:bottom w:w="45" w:type="dxa"/>
              <w:right w:w="45" w:type="dxa"/>
            </w:tcMar>
          </w:tcPr>
          <w:p w14:paraId="50BED91C" w14:textId="77777777" w:rsidR="008A5E4E" w:rsidRDefault="0065745B">
            <w:pPr>
              <w:pStyle w:val="thTableStyle-TablestyleSyntax-HeadD-Operands-Header1"/>
              <w:shd w:val="clear" w:color="auto" w:fill="D3D3D3"/>
            </w:pPr>
            <w:r>
              <w:rPr>
                <w:shd w:val="clear" w:color="auto" w:fill="D3D3D3"/>
              </w:rPr>
              <w:t>Operands</w:t>
            </w:r>
          </w:p>
        </w:tc>
      </w:tr>
      <w:tr w:rsidR="008A5E4E" w14:paraId="3D48936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BAC5AE9" w14:textId="77777777" w:rsidR="008A5E4E" w:rsidRDefault="0065745B">
            <w:pPr>
              <w:pStyle w:val="tdTableStyle-TablestyleSyntax-BodyE-Opcodes-Body1"/>
              <w:shd w:val="clear" w:color="auto" w:fill="DCDCDC"/>
            </w:pPr>
            <w:r>
              <w:rPr>
                <w:rStyle w:val="code"/>
                <w:shd w:val="clear" w:color="auto" w:fill="DCDCDC"/>
              </w:rPr>
              <w:t>shuffle_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0E285B70"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p>
        </w:tc>
      </w:tr>
      <w:tr w:rsidR="008A5E4E" w14:paraId="4BB939B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44BCDB5" w14:textId="77777777" w:rsidR="008A5E4E" w:rsidRDefault="0065745B">
            <w:pPr>
              <w:pStyle w:val="tdTableStyle-TablestyleSyntax-BodyE-Opcodes-Body1"/>
              <w:shd w:val="clear" w:color="auto" w:fill="DCDCDC"/>
            </w:pPr>
            <w:r>
              <w:rPr>
                <w:rStyle w:val="code"/>
                <w:shd w:val="clear" w:color="auto" w:fill="DCDCDC"/>
              </w:rPr>
              <w:t>unpacklo_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0B1F52D4"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p>
        </w:tc>
      </w:tr>
      <w:tr w:rsidR="008A5E4E" w14:paraId="40B75056"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1BE85C94" w14:textId="77777777" w:rsidR="008A5E4E" w:rsidRDefault="0065745B">
            <w:pPr>
              <w:pStyle w:val="tdTableStyle-TablestyleSyntax-BodyB-Opcodes-Body1"/>
              <w:shd w:val="clear" w:color="auto" w:fill="DCDCDC"/>
            </w:pPr>
            <w:r>
              <w:rPr>
                <w:rStyle w:val="code"/>
                <w:shd w:val="clear" w:color="auto" w:fill="DCDCDC"/>
              </w:rPr>
              <w:t>unpackhi_</w:t>
            </w:r>
            <w:r>
              <w:rPr>
                <w:rStyle w:val="em"/>
                <w:shd w:val="clear" w:color="auto" w:fill="DCDCDC"/>
              </w:rPr>
              <w:t>TypeLength</w:t>
            </w:r>
          </w:p>
        </w:tc>
        <w:tc>
          <w:tcPr>
            <w:tcW w:w="0" w:type="auto"/>
            <w:tcMar>
              <w:top w:w="45" w:type="dxa"/>
              <w:left w:w="45" w:type="dxa"/>
              <w:bottom w:w="45" w:type="dxa"/>
              <w:right w:w="45" w:type="dxa"/>
            </w:tcMar>
          </w:tcPr>
          <w:p w14:paraId="3C346299" w14:textId="77777777" w:rsidR="008A5E4E" w:rsidRDefault="0065745B">
            <w:pPr>
              <w:pStyle w:val="tdTableStyle-TablestyleSyntax-BodyA-Operands-Body1"/>
            </w:pPr>
            <w:r>
              <w:rPr>
                <w:rStyle w:val="em"/>
              </w:rPr>
              <w:t>dest</w:t>
            </w:r>
            <w:r>
              <w:t xml:space="preserve">, </w:t>
            </w:r>
            <w:r>
              <w:rPr>
                <w:rStyle w:val="em"/>
              </w:rPr>
              <w:t>src0</w:t>
            </w:r>
            <w:r>
              <w:t xml:space="preserve">, </w:t>
            </w:r>
            <w:r>
              <w:rPr>
                <w:rStyle w:val="em"/>
              </w:rPr>
              <w:t>src1</w:t>
            </w:r>
          </w:p>
        </w:tc>
      </w:tr>
    </w:tbl>
    <w:p w14:paraId="5391DB64" w14:textId="77777777" w:rsidR="008A5E4E" w:rsidRDefault="008A5E4E">
      <w:pPr>
        <w:spacing w:after="240"/>
      </w:pPr>
    </w:p>
    <w:p w14:paraId="1D9A779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5888"/>
      </w:tblGrid>
      <w:tr w:rsidR="008A5E4E" w14:paraId="5A7D7BBD"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9EB147A"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4.13.2. Packed Data Types (</w:t>
            </w:r>
            <w:r w:rsidR="009A76EE" w:rsidRPr="008A5E4E">
              <w:fldChar w:fldCharType="begin"/>
            </w:r>
            <w:r w:rsidR="008A5E4E">
              <w:instrText xml:space="preserve"> PAGEREF _Ref-925366242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0B842894" w14:textId="77777777">
        <w:trPr>
          <w:tblCellSpacing w:w="0" w:type="dxa"/>
        </w:trPr>
        <w:tc>
          <w:tcPr>
            <w:tcW w:w="0" w:type="auto"/>
            <w:tcBorders>
              <w:bottom w:val="single" w:sz="6" w:space="0" w:color="000000"/>
            </w:tcBorders>
            <w:tcMar>
              <w:top w:w="45" w:type="dxa"/>
              <w:left w:w="45" w:type="dxa"/>
              <w:bottom w:w="45" w:type="dxa"/>
              <w:right w:w="45" w:type="dxa"/>
            </w:tcMar>
          </w:tcPr>
          <w:p w14:paraId="1B00DF53" w14:textId="77777777" w:rsidR="008A5E4E" w:rsidRDefault="0065745B">
            <w:pPr>
              <w:pStyle w:val="tdTableStyle-TablestyleNonAltRows-BodyD-Column-Body1"/>
            </w:pPr>
            <w:r>
              <w:rPr>
                <w:rStyle w:val="em"/>
              </w:rPr>
              <w:t>Type</w:t>
            </w:r>
            <w:r>
              <w:t xml:space="preserve">: </w:t>
            </w:r>
            <w:r>
              <w:rPr>
                <w:rStyle w:val="code"/>
              </w:rPr>
              <w:t>s</w:t>
            </w:r>
            <w:r>
              <w:t xml:space="preserve">, </w:t>
            </w:r>
            <w:r>
              <w:rPr>
                <w:rStyle w:val="code"/>
              </w:rPr>
              <w:t>u</w:t>
            </w:r>
            <w:r>
              <w:t xml:space="preserve">, </w:t>
            </w:r>
            <w:r>
              <w:rPr>
                <w:rStyle w:val="code"/>
              </w:rPr>
              <w:t>f</w:t>
            </w:r>
            <w:r>
              <w:t xml:space="preserve">. </w:t>
            </w:r>
          </w:p>
        </w:tc>
      </w:tr>
      <w:tr w:rsidR="008A5E4E" w14:paraId="1B617F72" w14:textId="77777777">
        <w:trPr>
          <w:tblCellSpacing w:w="0" w:type="dxa"/>
        </w:trPr>
        <w:tc>
          <w:tcPr>
            <w:tcW w:w="0" w:type="auto"/>
            <w:tcMar>
              <w:top w:w="45" w:type="dxa"/>
              <w:left w:w="45" w:type="dxa"/>
              <w:bottom w:w="45" w:type="dxa"/>
              <w:right w:w="45" w:type="dxa"/>
            </w:tcMar>
          </w:tcPr>
          <w:p w14:paraId="68157CCC" w14:textId="77777777" w:rsidR="008A5E4E" w:rsidRDefault="0065745B">
            <w:pPr>
              <w:pStyle w:val="tdTableStyle-TablestyleNonAltRows-BodyA-Column-Body1"/>
            </w:pPr>
            <w:r>
              <w:rPr>
                <w:rStyle w:val="em"/>
              </w:rPr>
              <w:t>Length</w:t>
            </w:r>
            <w:r>
              <w:t xml:space="preserve">: </w:t>
            </w:r>
            <w:r>
              <w:rPr>
                <w:rStyle w:val="code"/>
              </w:rPr>
              <w:t>8x4</w:t>
            </w:r>
            <w:r>
              <w:t xml:space="preserve">, </w:t>
            </w:r>
            <w:r>
              <w:rPr>
                <w:rStyle w:val="code"/>
              </w:rPr>
              <w:t>8x8</w:t>
            </w:r>
            <w:r>
              <w:t xml:space="preserve">, </w:t>
            </w:r>
            <w:r>
              <w:rPr>
                <w:rStyle w:val="code"/>
              </w:rPr>
              <w:t>16x2</w:t>
            </w:r>
            <w:r>
              <w:t xml:space="preserve">, </w:t>
            </w:r>
            <w:r>
              <w:rPr>
                <w:rStyle w:val="code"/>
              </w:rPr>
              <w:t>16x4</w:t>
            </w:r>
            <w:r>
              <w:t xml:space="preserve">, </w:t>
            </w:r>
            <w:r>
              <w:rPr>
                <w:rStyle w:val="code"/>
              </w:rPr>
              <w:t>32x2</w:t>
            </w:r>
          </w:p>
        </w:tc>
      </w:tr>
    </w:tbl>
    <w:p w14:paraId="0662EA05" w14:textId="77777777" w:rsidR="008A5E4E" w:rsidRDefault="008A5E4E">
      <w:pPr>
        <w:spacing w:after="240"/>
      </w:pPr>
    </w:p>
    <w:p w14:paraId="1BB87EB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8268"/>
      </w:tblGrid>
      <w:tr w:rsidR="008A5E4E" w14:paraId="08DE21FD"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FE2BFA0"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13273E6D" w14:textId="77777777">
        <w:trPr>
          <w:tblCellSpacing w:w="0" w:type="dxa"/>
        </w:trPr>
        <w:tc>
          <w:tcPr>
            <w:tcW w:w="0" w:type="auto"/>
            <w:tcBorders>
              <w:bottom w:val="single" w:sz="6" w:space="0" w:color="000000"/>
            </w:tcBorders>
            <w:tcMar>
              <w:top w:w="45" w:type="dxa"/>
              <w:left w:w="45" w:type="dxa"/>
              <w:bottom w:w="45" w:type="dxa"/>
              <w:right w:w="45" w:type="dxa"/>
            </w:tcMar>
          </w:tcPr>
          <w:p w14:paraId="4CCA979D" w14:textId="77777777" w:rsidR="008A5E4E" w:rsidRDefault="0065745B">
            <w:pPr>
              <w:pStyle w:val="tdTableStyle-TablestyleNonAltRows-BodyD-Column-Body1"/>
            </w:pPr>
            <w:r>
              <w:rPr>
                <w:rStyle w:val="em"/>
              </w:rPr>
              <w:t>dest</w:t>
            </w:r>
            <w:r>
              <w:t xml:space="preserve">: Destination. See the Description below. </w:t>
            </w:r>
          </w:p>
        </w:tc>
      </w:tr>
      <w:tr w:rsidR="008A5E4E" w14:paraId="08510009" w14:textId="77777777">
        <w:trPr>
          <w:tblCellSpacing w:w="0" w:type="dxa"/>
        </w:trPr>
        <w:tc>
          <w:tcPr>
            <w:tcW w:w="0" w:type="auto"/>
            <w:tcBorders>
              <w:bottom w:val="single" w:sz="6" w:space="0" w:color="000000"/>
            </w:tcBorders>
            <w:tcMar>
              <w:top w:w="45" w:type="dxa"/>
              <w:left w:w="45" w:type="dxa"/>
              <w:bottom w:w="45" w:type="dxa"/>
              <w:right w:w="45" w:type="dxa"/>
            </w:tcMar>
          </w:tcPr>
          <w:p w14:paraId="63928DA6" w14:textId="3D7A26E5" w:rsidR="008A5E4E" w:rsidRDefault="0065745B" w:rsidP="00954832">
            <w:pPr>
              <w:pStyle w:val="tdTableStyle-TablestyleNonAltRows-BodyD-Column-Body1"/>
            </w:pPr>
            <w:r>
              <w:rPr>
                <w:rStyle w:val="em"/>
              </w:rPr>
              <w:t>src0</w:t>
            </w:r>
            <w:r>
              <w:t xml:space="preserve">, </w:t>
            </w:r>
            <w:r>
              <w:rPr>
                <w:rStyle w:val="em"/>
              </w:rPr>
              <w:t>src1</w:t>
            </w:r>
            <w:r>
              <w:t>: Sources. Must be a packed register</w:t>
            </w:r>
            <w:r w:rsidR="00954832">
              <w:t>,</w:t>
            </w:r>
            <w:r>
              <w:t xml:space="preserve"> or a</w:t>
            </w:r>
            <w:r w:rsidR="00954832">
              <w:t>n immediate</w:t>
            </w:r>
            <w:r>
              <w:t xml:space="preserve"> value. </w:t>
            </w:r>
          </w:p>
        </w:tc>
      </w:tr>
      <w:tr w:rsidR="008A5E4E" w14:paraId="59CFEB1E" w14:textId="77777777">
        <w:trPr>
          <w:tblCellSpacing w:w="0" w:type="dxa"/>
        </w:trPr>
        <w:tc>
          <w:tcPr>
            <w:tcW w:w="0" w:type="auto"/>
            <w:tcMar>
              <w:top w:w="45" w:type="dxa"/>
              <w:left w:w="45" w:type="dxa"/>
              <w:bottom w:w="45" w:type="dxa"/>
              <w:right w:w="45" w:type="dxa"/>
            </w:tcMar>
          </w:tcPr>
          <w:p w14:paraId="267B0DDF" w14:textId="77777777" w:rsidR="008A5E4E" w:rsidRDefault="0065745B">
            <w:pPr>
              <w:pStyle w:val="tdTableStyle-TablestyleNonAltRows-BodyA-Column-Body1"/>
            </w:pPr>
            <w:r>
              <w:rPr>
                <w:rStyle w:val="em"/>
              </w:rPr>
              <w:t>src2</w:t>
            </w:r>
            <w:r>
              <w:t xml:space="preserve">: Source. Must be a constant value used to select elements. </w:t>
            </w:r>
            <w:r w:rsidR="00FB08AD">
              <w:rPr>
                <w:rStyle w:val="code"/>
              </w:rPr>
              <w:t>WAVESIZE</w:t>
            </w:r>
            <w:r w:rsidR="00FB08AD">
              <w:t xml:space="preserve"> is not allowed. </w:t>
            </w:r>
            <w:r>
              <w:t xml:space="preserve">See </w:t>
            </w:r>
            <w:r>
              <w:rPr>
                <w:rStyle w:val="xref"/>
              </w:rPr>
              <w:t>Table 5–13 (</w:t>
            </w:r>
            <w:r w:rsidR="009A76EE" w:rsidRPr="008A5E4E">
              <w:fldChar w:fldCharType="begin"/>
            </w:r>
            <w:r w:rsidR="008A5E4E">
              <w:instrText xml:space="preserve"> PAGEREF -1514085888 \p \h  \* MERGEFORMAT </w:instrText>
            </w:r>
            <w:r w:rsidR="009A76EE" w:rsidRPr="008A5E4E">
              <w:fldChar w:fldCharType="separate"/>
            </w:r>
            <w:r w:rsidR="00533AF0" w:rsidRPr="00533AF0">
              <w:rPr>
                <w:rStyle w:val="xref"/>
                <w:noProof/>
              </w:rPr>
              <w:t>on</w:t>
            </w:r>
            <w:r w:rsidR="00533AF0">
              <w:rPr>
                <w:noProof/>
              </w:rPr>
              <w:t xml:space="preserve"> page 122</w:t>
            </w:r>
            <w:r w:rsidR="009A76EE" w:rsidRPr="008A5E4E">
              <w:rPr>
                <w:rStyle w:val="xref"/>
              </w:rPr>
              <w:fldChar w:fldCharType="end"/>
            </w:r>
            <w:r>
              <w:rPr>
                <w:rStyle w:val="xref"/>
              </w:rPr>
              <w:t>)</w:t>
            </w:r>
            <w:r>
              <w:t xml:space="preserve">. </w:t>
            </w:r>
          </w:p>
        </w:tc>
      </w:tr>
    </w:tbl>
    <w:p w14:paraId="187BC634" w14:textId="77777777" w:rsidR="008A5E4E" w:rsidRDefault="008A5E4E">
      <w:pPr>
        <w:spacing w:after="240"/>
      </w:pPr>
    </w:p>
    <w:p w14:paraId="5F6F665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4172F16D"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FB72E2A"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57624BEB" w14:textId="77777777">
        <w:trPr>
          <w:tblCellSpacing w:w="0" w:type="dxa"/>
        </w:trPr>
        <w:tc>
          <w:tcPr>
            <w:tcW w:w="0" w:type="auto"/>
            <w:tcMar>
              <w:top w:w="45" w:type="dxa"/>
              <w:left w:w="45" w:type="dxa"/>
              <w:bottom w:w="45" w:type="dxa"/>
              <w:right w:w="45" w:type="dxa"/>
            </w:tcMar>
          </w:tcPr>
          <w:p w14:paraId="71A4B936" w14:textId="77777777" w:rsidR="008A5E4E" w:rsidRDefault="0065745B">
            <w:pPr>
              <w:pStyle w:val="tdTableStyle-TablestyleNonAltRows-BodyA-Column-Body1"/>
            </w:pPr>
            <w:r>
              <w:t xml:space="preserve">No exceptions are allowed. </w:t>
            </w:r>
          </w:p>
        </w:tc>
      </w:tr>
    </w:tbl>
    <w:p w14:paraId="71076796" w14:textId="77777777" w:rsidR="008A5E4E" w:rsidRDefault="008A5E4E">
      <w:pPr>
        <w:spacing w:after="240"/>
      </w:pPr>
    </w:p>
    <w:p w14:paraId="441DD0F0" w14:textId="77777777" w:rsidR="008A5E4E" w:rsidRDefault="0065745B">
      <w:pPr>
        <w:pStyle w:val="p"/>
      </w:pPr>
      <w:r>
        <w:t xml:space="preserve">For BRIG syntax, see </w:t>
      </w:r>
      <w:r>
        <w:rPr>
          <w:rStyle w:val="xref1"/>
        </w:rPr>
        <w:t>18.7.1.8. BRIG Syntax for Packed Data Operations (</w:t>
      </w:r>
      <w:r w:rsidR="009A76EE" w:rsidRPr="008A5E4E">
        <w:fldChar w:fldCharType="begin"/>
      </w:r>
      <w:r w:rsidR="008A5E4E">
        <w:instrText xml:space="preserve"> PAGEREF _Ref1327107999 \p \h  \* MERGEFORMAT </w:instrText>
      </w:r>
      <w:r w:rsidR="009A76EE" w:rsidRPr="008A5E4E">
        <w:fldChar w:fldCharType="separate"/>
      </w:r>
      <w:r w:rsidR="00533AF0" w:rsidRPr="00533AF0">
        <w:rPr>
          <w:rStyle w:val="xref1"/>
          <w:noProof/>
        </w:rPr>
        <w:t>on</w:t>
      </w:r>
      <w:r w:rsidR="00533AF0">
        <w:rPr>
          <w:noProof/>
        </w:rPr>
        <w:t xml:space="preserve"> page 359</w:t>
      </w:r>
      <w:r w:rsidR="009A76EE" w:rsidRPr="008A5E4E">
        <w:rPr>
          <w:rStyle w:val="xref1"/>
        </w:rPr>
        <w:fldChar w:fldCharType="end"/>
      </w:r>
      <w:r>
        <w:rPr>
          <w:rStyle w:val="xref1"/>
        </w:rPr>
        <w:t>)</w:t>
      </w:r>
      <w:r>
        <w:t xml:space="preserve">. </w:t>
      </w:r>
    </w:p>
    <w:p w14:paraId="46E5734F" w14:textId="77777777" w:rsidR="008A5E4E" w:rsidRDefault="0065745B">
      <w:pPr>
        <w:pStyle w:val="pTableTitle"/>
      </w:pPr>
      <w:bookmarkStart w:id="488" w:name="_ListOf104"/>
      <w:bookmarkStart w:id="489" w:name="299193643"/>
      <w:r>
        <w:t>Table 5–12 Syntax for Pack and Unpack Operations</w:t>
      </w:r>
    </w:p>
    <w:bookmarkEnd w:id="488"/>
    <w:bookmarkEnd w:id="489"/>
    <w:p w14:paraId="6B857BA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3606"/>
        <w:gridCol w:w="1423"/>
      </w:tblGrid>
      <w:tr w:rsidR="008A5E4E" w14:paraId="69527C64"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7AE5D3B0" w14:textId="77777777" w:rsidR="008A5E4E" w:rsidRDefault="0065745B">
            <w:pPr>
              <w:pStyle w:val="thTableStyle-TablestyleSyntax-HeadE-Opcodes-Header1"/>
              <w:shd w:val="clear" w:color="auto" w:fill="D3D3D3"/>
            </w:pPr>
            <w:r>
              <w:rPr>
                <w:shd w:val="clear" w:color="auto" w:fill="D3D3D3"/>
              </w:rPr>
              <w:t>Opcodes and Modifiers</w:t>
            </w:r>
          </w:p>
        </w:tc>
        <w:tc>
          <w:tcPr>
            <w:tcW w:w="0" w:type="auto"/>
            <w:tcBorders>
              <w:bottom w:val="double" w:sz="3" w:space="0" w:color="000000"/>
            </w:tcBorders>
            <w:shd w:val="clear" w:color="auto" w:fill="D3D3D3"/>
            <w:tcMar>
              <w:top w:w="45" w:type="dxa"/>
              <w:left w:w="45" w:type="dxa"/>
              <w:bottom w:w="45" w:type="dxa"/>
              <w:right w:w="45" w:type="dxa"/>
            </w:tcMar>
          </w:tcPr>
          <w:p w14:paraId="5DF70A49" w14:textId="77777777" w:rsidR="008A5E4E" w:rsidRDefault="0065745B">
            <w:pPr>
              <w:pStyle w:val="thTableStyle-TablestyleSyntax-HeadD-Operands-Header1"/>
              <w:shd w:val="clear" w:color="auto" w:fill="D3D3D3"/>
            </w:pPr>
            <w:r>
              <w:rPr>
                <w:shd w:val="clear" w:color="auto" w:fill="D3D3D3"/>
              </w:rPr>
              <w:t>Operands</w:t>
            </w:r>
          </w:p>
        </w:tc>
      </w:tr>
      <w:tr w:rsidR="008A5E4E" w14:paraId="2B1044C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C7AFB6C" w14:textId="77777777" w:rsidR="008A5E4E" w:rsidRDefault="0065745B">
            <w:pPr>
              <w:pStyle w:val="tdTableStyle-TablestyleSyntax-BodyE-Opcodes-Body1"/>
              <w:shd w:val="clear" w:color="auto" w:fill="DCDCDC"/>
            </w:pPr>
            <w:r>
              <w:rPr>
                <w:rStyle w:val="code"/>
                <w:shd w:val="clear" w:color="auto" w:fill="DCDCDC"/>
              </w:rPr>
              <w:t>pack_</w:t>
            </w:r>
            <w:r>
              <w:rPr>
                <w:rStyle w:val="em"/>
                <w:shd w:val="clear" w:color="auto" w:fill="DCDCDC"/>
              </w:rPr>
              <w:t>destTypedestLength_srcTypesrcLength</w:t>
            </w:r>
          </w:p>
        </w:tc>
        <w:tc>
          <w:tcPr>
            <w:tcW w:w="0" w:type="auto"/>
            <w:tcBorders>
              <w:bottom w:val="single" w:sz="6" w:space="0" w:color="000000"/>
            </w:tcBorders>
            <w:tcMar>
              <w:top w:w="45" w:type="dxa"/>
              <w:left w:w="45" w:type="dxa"/>
              <w:bottom w:w="45" w:type="dxa"/>
              <w:right w:w="45" w:type="dxa"/>
            </w:tcMar>
          </w:tcPr>
          <w:p w14:paraId="350C11B6"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p>
        </w:tc>
      </w:tr>
      <w:tr w:rsidR="008A5E4E" w14:paraId="6C0EFE48"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2A2BD2C6" w14:textId="77777777" w:rsidR="008A5E4E" w:rsidRDefault="0065745B">
            <w:pPr>
              <w:pStyle w:val="tdTableStyle-TablestyleSyntax-BodyB-Opcodes-Body1"/>
              <w:shd w:val="clear" w:color="auto" w:fill="DCDCDC"/>
            </w:pPr>
            <w:r>
              <w:rPr>
                <w:rStyle w:val="code"/>
                <w:shd w:val="clear" w:color="auto" w:fill="DCDCDC"/>
              </w:rPr>
              <w:t>unpack_</w:t>
            </w:r>
            <w:r>
              <w:rPr>
                <w:rStyle w:val="em"/>
                <w:shd w:val="clear" w:color="auto" w:fill="DCDCDC"/>
              </w:rPr>
              <w:t>destTypedestLength_srcTypesrcLength</w:t>
            </w:r>
          </w:p>
        </w:tc>
        <w:tc>
          <w:tcPr>
            <w:tcW w:w="0" w:type="auto"/>
            <w:tcMar>
              <w:top w:w="45" w:type="dxa"/>
              <w:left w:w="45" w:type="dxa"/>
              <w:bottom w:w="45" w:type="dxa"/>
              <w:right w:w="45" w:type="dxa"/>
            </w:tcMar>
          </w:tcPr>
          <w:p w14:paraId="6E41C427" w14:textId="77777777" w:rsidR="008A5E4E" w:rsidRDefault="0065745B">
            <w:pPr>
              <w:pStyle w:val="tdTableStyle-TablestyleSyntax-BodyA-Operands-Body1"/>
            </w:pPr>
            <w:r>
              <w:rPr>
                <w:rStyle w:val="em"/>
              </w:rPr>
              <w:t>dest</w:t>
            </w:r>
            <w:r>
              <w:t xml:space="preserve">, </w:t>
            </w:r>
            <w:r>
              <w:rPr>
                <w:rStyle w:val="em"/>
              </w:rPr>
              <w:t>src0</w:t>
            </w:r>
            <w:r>
              <w:t xml:space="preserve">, </w:t>
            </w:r>
            <w:r>
              <w:rPr>
                <w:rStyle w:val="em"/>
              </w:rPr>
              <w:t>src1</w:t>
            </w:r>
          </w:p>
        </w:tc>
      </w:tr>
    </w:tbl>
    <w:p w14:paraId="163E0293" w14:textId="77777777" w:rsidR="008A5E4E" w:rsidRDefault="008A5E4E">
      <w:pPr>
        <w:spacing w:after="240"/>
      </w:pPr>
    </w:p>
    <w:p w14:paraId="63F582F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1D6C31FB"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CAE1518"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007D6AC4" w14:textId="77777777">
        <w:trPr>
          <w:tblCellSpacing w:w="0" w:type="dxa"/>
        </w:trPr>
        <w:tc>
          <w:tcPr>
            <w:tcW w:w="0" w:type="auto"/>
            <w:tcBorders>
              <w:bottom w:val="single" w:sz="6" w:space="0" w:color="000000"/>
            </w:tcBorders>
            <w:tcMar>
              <w:top w:w="45" w:type="dxa"/>
              <w:left w:w="45" w:type="dxa"/>
              <w:bottom w:w="45" w:type="dxa"/>
              <w:right w:w="45" w:type="dxa"/>
            </w:tcMar>
          </w:tcPr>
          <w:p w14:paraId="5AC6321D" w14:textId="77777777" w:rsidR="008A5E4E" w:rsidRDefault="0065745B">
            <w:pPr>
              <w:pStyle w:val="tdTableStyle-TablestyleNonAltRows-BodyD-Column-Body1"/>
            </w:pPr>
            <w:r>
              <w:rPr>
                <w:rStyle w:val="em"/>
              </w:rPr>
              <w:t>destType</w:t>
            </w:r>
            <w:r>
              <w:t xml:space="preserve">: </w:t>
            </w:r>
            <w:r>
              <w:rPr>
                <w:rStyle w:val="code"/>
              </w:rPr>
              <w:t>s</w:t>
            </w:r>
            <w:r>
              <w:t xml:space="preserve">, </w:t>
            </w:r>
            <w:r>
              <w:rPr>
                <w:rStyle w:val="code"/>
              </w:rPr>
              <w:t>u</w:t>
            </w:r>
            <w:r>
              <w:t xml:space="preserve">, </w:t>
            </w:r>
            <w:r>
              <w:rPr>
                <w:rStyle w:val="code"/>
              </w:rPr>
              <w:t>f</w:t>
            </w:r>
            <w:r>
              <w:t xml:space="preserve">. </w:t>
            </w:r>
          </w:p>
        </w:tc>
      </w:tr>
      <w:tr w:rsidR="008A5E4E" w14:paraId="45E45F42" w14:textId="77777777">
        <w:trPr>
          <w:tblCellSpacing w:w="0" w:type="dxa"/>
        </w:trPr>
        <w:tc>
          <w:tcPr>
            <w:tcW w:w="0" w:type="auto"/>
            <w:tcBorders>
              <w:bottom w:val="single" w:sz="6" w:space="0" w:color="000000"/>
            </w:tcBorders>
            <w:tcMar>
              <w:top w:w="45" w:type="dxa"/>
              <w:left w:w="45" w:type="dxa"/>
              <w:bottom w:w="45" w:type="dxa"/>
              <w:right w:w="45" w:type="dxa"/>
            </w:tcMar>
          </w:tcPr>
          <w:p w14:paraId="667587B7" w14:textId="77777777" w:rsidR="008A5E4E" w:rsidRDefault="0065745B">
            <w:pPr>
              <w:pStyle w:val="tdTableStyle-TablestyleNonAltRows-BodyD-Column-Body1"/>
            </w:pPr>
            <w:r>
              <w:rPr>
                <w:rStyle w:val="em"/>
              </w:rPr>
              <w:t>srcType</w:t>
            </w:r>
            <w:r>
              <w:t xml:space="preserve">: </w:t>
            </w:r>
            <w:r>
              <w:rPr>
                <w:rStyle w:val="code"/>
              </w:rPr>
              <w:t>s</w:t>
            </w:r>
            <w:r>
              <w:t xml:space="preserve">, </w:t>
            </w:r>
            <w:r>
              <w:rPr>
                <w:rStyle w:val="code"/>
              </w:rPr>
              <w:t>u</w:t>
            </w:r>
            <w:r>
              <w:t xml:space="preserve">, </w:t>
            </w:r>
            <w:r>
              <w:rPr>
                <w:rStyle w:val="code"/>
              </w:rPr>
              <w:t>f</w:t>
            </w:r>
            <w:r>
              <w:t xml:space="preserve">. </w:t>
            </w:r>
          </w:p>
        </w:tc>
      </w:tr>
      <w:tr w:rsidR="008A5E4E" w14:paraId="592B1A4C" w14:textId="77777777">
        <w:trPr>
          <w:tblCellSpacing w:w="0" w:type="dxa"/>
        </w:trPr>
        <w:tc>
          <w:tcPr>
            <w:tcW w:w="0" w:type="auto"/>
            <w:tcBorders>
              <w:bottom w:val="single" w:sz="6" w:space="0" w:color="000000"/>
            </w:tcBorders>
            <w:tcMar>
              <w:top w:w="45" w:type="dxa"/>
              <w:left w:w="45" w:type="dxa"/>
              <w:bottom w:w="45" w:type="dxa"/>
              <w:right w:w="45" w:type="dxa"/>
            </w:tcMar>
          </w:tcPr>
          <w:p w14:paraId="65273BDE" w14:textId="77777777" w:rsidR="008A5E4E" w:rsidRDefault="0065745B">
            <w:pPr>
              <w:pStyle w:val="p3"/>
            </w:pPr>
            <w:r>
              <w:rPr>
                <w:rStyle w:val="em"/>
              </w:rPr>
              <w:t>destLength</w:t>
            </w:r>
            <w:r>
              <w:t>:</w:t>
            </w:r>
          </w:p>
          <w:p w14:paraId="2D30AC22" w14:textId="77777777" w:rsidR="008A5E4E" w:rsidRDefault="0065745B">
            <w:pPr>
              <w:pStyle w:val="p3"/>
            </w:pPr>
            <w:r>
              <w:t xml:space="preserve">For </w:t>
            </w:r>
            <w:r>
              <w:rPr>
                <w:rStyle w:val="code"/>
              </w:rPr>
              <w:t>pack</w:t>
            </w:r>
            <w:r>
              <w:t xml:space="preserve">, can be </w:t>
            </w:r>
            <w:r>
              <w:rPr>
                <w:rStyle w:val="code"/>
              </w:rPr>
              <w:t>8x4</w:t>
            </w:r>
            <w:r>
              <w:t xml:space="preserve">, </w:t>
            </w:r>
            <w:r>
              <w:rPr>
                <w:rStyle w:val="code"/>
              </w:rPr>
              <w:t>8x8</w:t>
            </w:r>
            <w:r>
              <w:t xml:space="preserve">, </w:t>
            </w:r>
            <w:r>
              <w:rPr>
                <w:rStyle w:val="code"/>
              </w:rPr>
              <w:t>8x16</w:t>
            </w:r>
            <w:r>
              <w:t xml:space="preserve">, </w:t>
            </w:r>
            <w:r>
              <w:rPr>
                <w:rStyle w:val="code"/>
              </w:rPr>
              <w:t>16x2</w:t>
            </w:r>
            <w:r>
              <w:t xml:space="preserve">, </w:t>
            </w:r>
            <w:r>
              <w:rPr>
                <w:rStyle w:val="code"/>
              </w:rPr>
              <w:t>16x4</w:t>
            </w:r>
            <w:r>
              <w:t xml:space="preserve">, </w:t>
            </w:r>
            <w:r>
              <w:rPr>
                <w:rStyle w:val="code"/>
              </w:rPr>
              <w:t>16x8</w:t>
            </w:r>
            <w:r>
              <w:t xml:space="preserve">, </w:t>
            </w:r>
            <w:r>
              <w:rPr>
                <w:rStyle w:val="code"/>
              </w:rPr>
              <w:t>32x2</w:t>
            </w:r>
            <w:r>
              <w:t xml:space="preserve">, </w:t>
            </w:r>
            <w:r>
              <w:rPr>
                <w:rStyle w:val="code"/>
              </w:rPr>
              <w:t>32x4</w:t>
            </w:r>
            <w:r>
              <w:t xml:space="preserve">, </w:t>
            </w:r>
            <w:r>
              <w:rPr>
                <w:rStyle w:val="code"/>
              </w:rPr>
              <w:t>64x2</w:t>
            </w:r>
            <w:r>
              <w:t xml:space="preserve">. If the Base profile has been specified, </w:t>
            </w:r>
            <w:r>
              <w:rPr>
                <w:rStyle w:val="code"/>
              </w:rPr>
              <w:t>64x2</w:t>
            </w:r>
            <w:r>
              <w:t xml:space="preserve"> is not supported if </w:t>
            </w:r>
            <w:r>
              <w:rPr>
                <w:rStyle w:val="em"/>
              </w:rPr>
              <w:t>destType</w:t>
            </w:r>
            <w:r>
              <w:t xml:space="preserve"> is </w:t>
            </w:r>
            <w:r>
              <w:rPr>
                <w:rStyle w:val="code"/>
              </w:rPr>
              <w:t>f</w:t>
            </w:r>
            <w:r>
              <w:t>.</w:t>
            </w:r>
          </w:p>
          <w:p w14:paraId="3F487130" w14:textId="2CBB187C" w:rsidR="008A5E4E" w:rsidRDefault="0065745B">
            <w:pPr>
              <w:pStyle w:val="p3"/>
            </w:pPr>
            <w:r>
              <w:t xml:space="preserve"> For </w:t>
            </w:r>
            <w:r>
              <w:rPr>
                <w:rStyle w:val="code"/>
              </w:rPr>
              <w:t>unpack</w:t>
            </w:r>
            <w:r>
              <w:t xml:space="preserve">, can be 32, 64, and, if </w:t>
            </w:r>
            <w:r>
              <w:rPr>
                <w:rStyle w:val="em"/>
              </w:rPr>
              <w:t>destType</w:t>
            </w:r>
            <w:r>
              <w:t xml:space="preserve"> is </w:t>
            </w:r>
            <w:r>
              <w:rPr>
                <w:rStyle w:val="code"/>
              </w:rPr>
              <w:t>f</w:t>
            </w:r>
            <w:r>
              <w:t xml:space="preserve">, can be 16. If the Base profile has been specified, 64 is not supported if </w:t>
            </w:r>
            <w:r>
              <w:rPr>
                <w:rStyle w:val="em"/>
              </w:rPr>
              <w:t>destType</w:t>
            </w:r>
            <w:r>
              <w:t xml:space="preserve"> is </w:t>
            </w:r>
            <w:r>
              <w:rPr>
                <w:rStyle w:val="code"/>
              </w:rPr>
              <w:t>f</w:t>
            </w:r>
            <w:r>
              <w:t>.</w:t>
            </w:r>
          </w:p>
        </w:tc>
      </w:tr>
      <w:tr w:rsidR="008A5E4E" w14:paraId="4A9E68A0" w14:textId="77777777">
        <w:trPr>
          <w:tblCellSpacing w:w="0" w:type="dxa"/>
        </w:trPr>
        <w:tc>
          <w:tcPr>
            <w:tcW w:w="0" w:type="auto"/>
            <w:tcBorders>
              <w:bottom w:val="single" w:sz="6" w:space="0" w:color="000000"/>
            </w:tcBorders>
            <w:tcMar>
              <w:top w:w="45" w:type="dxa"/>
              <w:left w:w="45" w:type="dxa"/>
              <w:bottom w:w="45" w:type="dxa"/>
              <w:right w:w="45" w:type="dxa"/>
            </w:tcMar>
          </w:tcPr>
          <w:p w14:paraId="659CC9F9" w14:textId="77777777" w:rsidR="008A5E4E" w:rsidRDefault="0065745B">
            <w:pPr>
              <w:pStyle w:val="p3"/>
            </w:pPr>
            <w:r>
              <w:rPr>
                <w:rStyle w:val="em"/>
              </w:rPr>
              <w:t>srcLength</w:t>
            </w:r>
            <w:r>
              <w:t>:</w:t>
            </w:r>
          </w:p>
          <w:p w14:paraId="4AFD32AB" w14:textId="77777777" w:rsidR="008A5E4E" w:rsidRDefault="0065745B">
            <w:pPr>
              <w:pStyle w:val="p3"/>
            </w:pPr>
            <w:r>
              <w:t xml:space="preserve"> For </w:t>
            </w:r>
            <w:r>
              <w:rPr>
                <w:rStyle w:val="code"/>
              </w:rPr>
              <w:t>pack</w:t>
            </w:r>
            <w:r>
              <w:t xml:space="preserve">, can be 32, 64, and, if </w:t>
            </w:r>
            <w:r>
              <w:rPr>
                <w:rStyle w:val="em"/>
              </w:rPr>
              <w:t>srcType</w:t>
            </w:r>
            <w:r>
              <w:t xml:space="preserve"> is </w:t>
            </w:r>
            <w:r>
              <w:rPr>
                <w:rStyle w:val="code"/>
              </w:rPr>
              <w:t>f</w:t>
            </w:r>
            <w:r>
              <w:t xml:space="preserve">, can be 16. If the Base profile has been specified, 64 is not supported if </w:t>
            </w:r>
            <w:r>
              <w:rPr>
                <w:rStyle w:val="em"/>
              </w:rPr>
              <w:t>srcType</w:t>
            </w:r>
            <w:r>
              <w:t xml:space="preserve"> is </w:t>
            </w:r>
            <w:r>
              <w:rPr>
                <w:rStyle w:val="code"/>
              </w:rPr>
              <w:t>f</w:t>
            </w:r>
            <w:r>
              <w:t>.</w:t>
            </w:r>
          </w:p>
          <w:p w14:paraId="6E8DA276" w14:textId="173C3077" w:rsidR="008A5E4E" w:rsidRDefault="0065745B">
            <w:pPr>
              <w:pStyle w:val="p3"/>
            </w:pPr>
            <w:r>
              <w:t xml:space="preserve"> For </w:t>
            </w:r>
            <w:r>
              <w:rPr>
                <w:rStyle w:val="code"/>
              </w:rPr>
              <w:t>unpack</w:t>
            </w:r>
            <w:r>
              <w:t xml:space="preserve">, can be </w:t>
            </w:r>
            <w:r>
              <w:rPr>
                <w:rStyle w:val="code"/>
              </w:rPr>
              <w:t>8x4</w:t>
            </w:r>
            <w:r>
              <w:t xml:space="preserve">, </w:t>
            </w:r>
            <w:r>
              <w:rPr>
                <w:rStyle w:val="code"/>
              </w:rPr>
              <w:t>8x8</w:t>
            </w:r>
            <w:r>
              <w:t xml:space="preserve">, </w:t>
            </w:r>
            <w:r>
              <w:rPr>
                <w:rStyle w:val="code"/>
              </w:rPr>
              <w:t>8x16</w:t>
            </w:r>
            <w:r>
              <w:t xml:space="preserve">, </w:t>
            </w:r>
            <w:r>
              <w:rPr>
                <w:rStyle w:val="code"/>
              </w:rPr>
              <w:t>16x2</w:t>
            </w:r>
            <w:r>
              <w:t xml:space="preserve">, </w:t>
            </w:r>
            <w:r>
              <w:rPr>
                <w:rStyle w:val="code"/>
              </w:rPr>
              <w:t>16x4</w:t>
            </w:r>
            <w:r>
              <w:t xml:space="preserve">, </w:t>
            </w:r>
            <w:r>
              <w:rPr>
                <w:rStyle w:val="code"/>
              </w:rPr>
              <w:t>16x8</w:t>
            </w:r>
            <w:r>
              <w:t xml:space="preserve">, </w:t>
            </w:r>
            <w:r>
              <w:rPr>
                <w:rStyle w:val="code"/>
              </w:rPr>
              <w:t>32x2</w:t>
            </w:r>
            <w:r>
              <w:t xml:space="preserve">, </w:t>
            </w:r>
            <w:r>
              <w:rPr>
                <w:rStyle w:val="code"/>
              </w:rPr>
              <w:t>32x4</w:t>
            </w:r>
            <w:r>
              <w:t xml:space="preserve">, </w:t>
            </w:r>
            <w:r>
              <w:rPr>
                <w:rStyle w:val="code"/>
              </w:rPr>
              <w:t>64x2</w:t>
            </w:r>
            <w:r>
              <w:t xml:space="preserve">. If the Base profile has been specified, </w:t>
            </w:r>
            <w:r>
              <w:rPr>
                <w:rStyle w:val="code"/>
              </w:rPr>
              <w:t>64x2</w:t>
            </w:r>
            <w:r>
              <w:t xml:space="preserve"> is not supported if </w:t>
            </w:r>
            <w:r>
              <w:rPr>
                <w:rStyle w:val="em"/>
              </w:rPr>
              <w:t>srcType</w:t>
            </w:r>
            <w:r>
              <w:t xml:space="preserve"> is </w:t>
            </w:r>
            <w:r>
              <w:rPr>
                <w:rStyle w:val="code"/>
              </w:rPr>
              <w:t>f</w:t>
            </w:r>
            <w:r>
              <w:t>.</w:t>
            </w:r>
          </w:p>
        </w:tc>
      </w:tr>
      <w:tr w:rsidR="008A5E4E" w14:paraId="10DB1B18" w14:textId="77777777">
        <w:trPr>
          <w:tblCellSpacing w:w="0" w:type="dxa"/>
        </w:trPr>
        <w:tc>
          <w:tcPr>
            <w:tcW w:w="0" w:type="auto"/>
            <w:tcMar>
              <w:top w:w="45" w:type="dxa"/>
              <w:left w:w="45" w:type="dxa"/>
              <w:bottom w:w="45" w:type="dxa"/>
              <w:right w:w="45" w:type="dxa"/>
            </w:tcMar>
          </w:tcPr>
          <w:p w14:paraId="3A20A15C" w14:textId="77777777" w:rsidR="008A5E4E" w:rsidRDefault="0065745B">
            <w:pPr>
              <w:pStyle w:val="tdTableStyle-TablestyleNonAltRows-BodyA-Column-Body1"/>
            </w:pP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w:t>
            </w:r>
            <w:r>
              <w:rPr>
                <w:rStyle w:val="xref"/>
              </w:rPr>
              <w:t>Table 4–3 (</w:t>
            </w:r>
            <w:r w:rsidR="009A76EE" w:rsidRPr="008A5E4E">
              <w:fldChar w:fldCharType="begin"/>
            </w:r>
            <w:r w:rsidR="008A5E4E">
              <w:instrText xml:space="preserve"> PAGEREF 1446291903 \p \h  \* MERGEFORMAT </w:instrText>
            </w:r>
            <w:r w:rsidR="009A76EE" w:rsidRPr="008A5E4E">
              <w:fldChar w:fldCharType="separate"/>
            </w:r>
            <w:r w:rsidR="00533AF0" w:rsidRPr="00533AF0">
              <w:rPr>
                <w:rStyle w:val="xref"/>
                <w:noProof/>
              </w:rPr>
              <w:t>on</w:t>
            </w:r>
            <w:r w:rsidR="00533AF0">
              <w:rPr>
                <w:noProof/>
              </w:rPr>
              <w:t xml:space="preserve"> page 80</w:t>
            </w:r>
            <w:r w:rsidR="009A76EE" w:rsidRPr="008A5E4E">
              <w:rPr>
                <w:rStyle w:val="xref"/>
              </w:rPr>
              <w:fldChar w:fldCharType="end"/>
            </w:r>
            <w:r>
              <w:rPr>
                <w:rStyle w:val="xref"/>
              </w:rPr>
              <w:t>)</w:t>
            </w:r>
            <w:r>
              <w:t xml:space="preserve"> and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bl>
    <w:p w14:paraId="40AB24EF" w14:textId="77777777" w:rsidR="008A5E4E" w:rsidRDefault="008A5E4E">
      <w:pPr>
        <w:spacing w:after="240"/>
      </w:pPr>
    </w:p>
    <w:p w14:paraId="00B4CE0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35BA8DF0"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335096EB"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57601051" w14:textId="77777777">
        <w:trPr>
          <w:tblCellSpacing w:w="0" w:type="dxa"/>
        </w:trPr>
        <w:tc>
          <w:tcPr>
            <w:tcW w:w="0" w:type="auto"/>
            <w:tcBorders>
              <w:bottom w:val="single" w:sz="6" w:space="0" w:color="000000"/>
            </w:tcBorders>
            <w:tcMar>
              <w:top w:w="45" w:type="dxa"/>
              <w:left w:w="45" w:type="dxa"/>
              <w:bottom w:w="45" w:type="dxa"/>
              <w:right w:w="45" w:type="dxa"/>
            </w:tcMar>
          </w:tcPr>
          <w:p w14:paraId="50E409FD" w14:textId="77777777" w:rsidR="008A5E4E" w:rsidRDefault="0065745B">
            <w:pPr>
              <w:pStyle w:val="tdTableStyle-TablestyleNonAltRows-BodyD-Column-Body1"/>
            </w:pPr>
            <w:r>
              <w:rPr>
                <w:rStyle w:val="em"/>
              </w:rPr>
              <w:t>dest</w:t>
            </w:r>
            <w:r>
              <w:t xml:space="preserve">: Destination register. </w:t>
            </w:r>
          </w:p>
        </w:tc>
      </w:tr>
      <w:tr w:rsidR="008A5E4E" w14:paraId="1FB8F295" w14:textId="77777777">
        <w:trPr>
          <w:tblCellSpacing w:w="0" w:type="dxa"/>
        </w:trPr>
        <w:tc>
          <w:tcPr>
            <w:tcW w:w="0" w:type="auto"/>
            <w:tcMar>
              <w:top w:w="45" w:type="dxa"/>
              <w:left w:w="45" w:type="dxa"/>
              <w:bottom w:w="45" w:type="dxa"/>
              <w:right w:w="45" w:type="dxa"/>
            </w:tcMar>
          </w:tcPr>
          <w:p w14:paraId="1B5ED25D" w14:textId="56E45867" w:rsidR="008A5E4E" w:rsidRDefault="0065745B" w:rsidP="00BE7DE2">
            <w:pPr>
              <w:pStyle w:val="p3"/>
            </w:pPr>
            <w:r>
              <w:rPr>
                <w:rStyle w:val="em"/>
              </w:rPr>
              <w:t>src0</w:t>
            </w:r>
            <w:r>
              <w:t xml:space="preserve">, </w:t>
            </w:r>
            <w:r>
              <w:rPr>
                <w:rStyle w:val="em"/>
              </w:rPr>
              <w:t>src1</w:t>
            </w:r>
            <w:r>
              <w:t xml:space="preserve">, </w:t>
            </w:r>
            <w:r>
              <w:rPr>
                <w:rStyle w:val="em"/>
              </w:rPr>
              <w:t>src2</w:t>
            </w:r>
            <w:r>
              <w:t xml:space="preserve">: Sources. Can be a register, </w:t>
            </w:r>
            <w:r w:rsidR="009A7528">
              <w:t xml:space="preserve">or </w:t>
            </w:r>
            <w:r>
              <w:t>immediate value.</w:t>
            </w:r>
          </w:p>
        </w:tc>
      </w:tr>
    </w:tbl>
    <w:p w14:paraId="153F0BD5" w14:textId="77777777" w:rsidR="008A5E4E" w:rsidRDefault="008A5E4E">
      <w:pPr>
        <w:spacing w:after="240"/>
      </w:pPr>
    </w:p>
    <w:p w14:paraId="2EB5ABB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563FB298"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A89744F"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5038EEC1" w14:textId="77777777">
        <w:trPr>
          <w:tblCellSpacing w:w="0" w:type="dxa"/>
        </w:trPr>
        <w:tc>
          <w:tcPr>
            <w:tcW w:w="0" w:type="auto"/>
            <w:tcMar>
              <w:top w:w="45" w:type="dxa"/>
              <w:left w:w="45" w:type="dxa"/>
              <w:bottom w:w="45" w:type="dxa"/>
              <w:right w:w="45" w:type="dxa"/>
            </w:tcMar>
          </w:tcPr>
          <w:p w14:paraId="64B35E63" w14:textId="77777777" w:rsidR="008A5E4E" w:rsidRDefault="0065745B">
            <w:pPr>
              <w:pStyle w:val="tdTableStyle-TablestyleNonAltRows-BodyA-Column-Body1"/>
            </w:pPr>
            <w:r>
              <w:t xml:space="preserve">No exceptions are allowed. </w:t>
            </w:r>
          </w:p>
        </w:tc>
      </w:tr>
    </w:tbl>
    <w:p w14:paraId="332C4672" w14:textId="77777777" w:rsidR="008A5E4E" w:rsidRDefault="008A5E4E">
      <w:pPr>
        <w:spacing w:after="240"/>
      </w:pPr>
    </w:p>
    <w:p w14:paraId="44973F35" w14:textId="77777777" w:rsidR="008A5E4E" w:rsidRDefault="0065745B">
      <w:pPr>
        <w:pStyle w:val="p"/>
      </w:pPr>
      <w:r>
        <w:t xml:space="preserve">For BRIG syntax, see </w:t>
      </w:r>
      <w:r>
        <w:rPr>
          <w:rStyle w:val="xref1"/>
        </w:rPr>
        <w:t>18.7.1.8. BRIG Syntax for Packed Data Operations (</w:t>
      </w:r>
      <w:r w:rsidR="009A76EE" w:rsidRPr="008A5E4E">
        <w:fldChar w:fldCharType="begin"/>
      </w:r>
      <w:r w:rsidR="008A5E4E">
        <w:instrText xml:space="preserve"> PAGEREF _Ref1327107999 \p \h  \* MERGEFORMAT </w:instrText>
      </w:r>
      <w:r w:rsidR="009A76EE" w:rsidRPr="008A5E4E">
        <w:fldChar w:fldCharType="separate"/>
      </w:r>
      <w:r w:rsidR="00533AF0" w:rsidRPr="00533AF0">
        <w:rPr>
          <w:rStyle w:val="xref1"/>
          <w:noProof/>
        </w:rPr>
        <w:t>on</w:t>
      </w:r>
      <w:r w:rsidR="00533AF0">
        <w:rPr>
          <w:noProof/>
        </w:rPr>
        <w:t xml:space="preserve"> page 359</w:t>
      </w:r>
      <w:r w:rsidR="009A76EE" w:rsidRPr="008A5E4E">
        <w:rPr>
          <w:rStyle w:val="xref1"/>
        </w:rPr>
        <w:fldChar w:fldCharType="end"/>
      </w:r>
      <w:r>
        <w:rPr>
          <w:rStyle w:val="xref1"/>
        </w:rPr>
        <w:t>)</w:t>
      </w:r>
      <w:r>
        <w:t xml:space="preserve">. </w:t>
      </w:r>
    </w:p>
    <w:p w14:paraId="7960AC24" w14:textId="77777777" w:rsidR="008A5E4E" w:rsidRDefault="0065745B">
      <w:pPr>
        <w:pStyle w:val="h3"/>
      </w:pPr>
      <w:bookmarkStart w:id="490" w:name="_Toc396034221"/>
      <w:r>
        <w:t>5.9.2 Description</w:t>
      </w:r>
      <w:bookmarkEnd w:id="490"/>
    </w:p>
    <w:p w14:paraId="0CB8E3C2" w14:textId="77777777" w:rsidR="008A5E4E" w:rsidRDefault="009A76EE">
      <w:pPr>
        <w:pStyle w:val="pDefinitionTerm"/>
      </w:pPr>
      <w:r>
        <w:fldChar w:fldCharType="begin"/>
      </w:r>
      <w:r w:rsidR="0065745B">
        <w:instrText xml:space="preserve"> XE "packed data operations:shuffle" </w:instrText>
      </w:r>
      <w:r>
        <w:fldChar w:fldCharType="end"/>
      </w:r>
      <w:r w:rsidR="0065745B">
        <w:rPr>
          <w:rStyle w:val="code1"/>
        </w:rPr>
        <w:t>shuffle</w:t>
      </w:r>
    </w:p>
    <w:p w14:paraId="2C063490" w14:textId="77777777" w:rsidR="008A5E4E" w:rsidRDefault="0065745B">
      <w:pPr>
        <w:pStyle w:val="p1"/>
      </w:pPr>
      <w:r>
        <w:t xml:space="preserve">Selects half of the elements of </w:t>
      </w:r>
      <w:r>
        <w:rPr>
          <w:rStyle w:val="i"/>
        </w:rPr>
        <w:t>src0</w:t>
      </w:r>
      <w:r>
        <w:t xml:space="preserve"> based on controls in </w:t>
      </w:r>
      <w:r>
        <w:rPr>
          <w:rStyle w:val="i"/>
        </w:rPr>
        <w:t>src2</w:t>
      </w:r>
      <w:r>
        <w:t xml:space="preserve"> and copies them into the lower half of the </w:t>
      </w:r>
      <w:r>
        <w:rPr>
          <w:rStyle w:val="i"/>
        </w:rPr>
        <w:t>dest</w:t>
      </w:r>
      <w:r>
        <w:t xml:space="preserve">. It then selects half of the elements of </w:t>
      </w:r>
      <w:r>
        <w:rPr>
          <w:rStyle w:val="i"/>
        </w:rPr>
        <w:t>src1</w:t>
      </w:r>
      <w:r>
        <w:t xml:space="preserve"> based on controls in </w:t>
      </w:r>
      <w:r>
        <w:rPr>
          <w:rStyle w:val="i"/>
        </w:rPr>
        <w:t>src2</w:t>
      </w:r>
      <w:r>
        <w:t xml:space="preserve"> and copies them into the upper half of the </w:t>
      </w:r>
      <w:r>
        <w:rPr>
          <w:rStyle w:val="i"/>
        </w:rPr>
        <w:t>dest</w:t>
      </w:r>
      <w:r>
        <w:t xml:space="preserve">. </w:t>
      </w:r>
      <w:r>
        <w:rPr>
          <w:rStyle w:val="i"/>
        </w:rPr>
        <w:t>src2</w:t>
      </w:r>
      <w:r>
        <w:t xml:space="preserve"> has the fixed compound type of </w:t>
      </w:r>
      <w:r>
        <w:rPr>
          <w:rStyle w:val="code1"/>
        </w:rPr>
        <w:t>b32</w:t>
      </w:r>
      <w:r>
        <w:t xml:space="preserve">. See </w:t>
      </w:r>
      <w:r>
        <w:rPr>
          <w:rStyle w:val="xref1"/>
        </w:rPr>
        <w:t>5.9.3. Controls in src2 for shuffle Operation (</w:t>
      </w:r>
      <w:r w:rsidR="009A76EE" w:rsidRPr="008A5E4E">
        <w:fldChar w:fldCharType="begin"/>
      </w:r>
      <w:r w:rsidR="008A5E4E">
        <w:instrText xml:space="preserve"> PAGEREF -230661160 \p \h  \* MERGEFORMAT </w:instrText>
      </w:r>
      <w:r w:rsidR="009A76EE" w:rsidRPr="008A5E4E">
        <w:fldChar w:fldCharType="separate"/>
      </w:r>
      <w:r w:rsidR="00533AF0" w:rsidRPr="00533AF0">
        <w:rPr>
          <w:rStyle w:val="xref1"/>
          <w:noProof/>
        </w:rPr>
        <w:t>on</w:t>
      </w:r>
      <w:r w:rsidR="00533AF0">
        <w:rPr>
          <w:noProof/>
        </w:rPr>
        <w:t xml:space="preserve"> page 122</w:t>
      </w:r>
      <w:r w:rsidR="009A76EE" w:rsidRPr="008A5E4E">
        <w:rPr>
          <w:rStyle w:val="xref1"/>
        </w:rPr>
        <w:fldChar w:fldCharType="end"/>
      </w:r>
      <w:r>
        <w:rPr>
          <w:rStyle w:val="xref1"/>
        </w:rPr>
        <w:t>)</w:t>
      </w:r>
      <w:r>
        <w:t xml:space="preserve">. </w:t>
      </w:r>
    </w:p>
    <w:p w14:paraId="051B3CCD" w14:textId="77777777" w:rsidR="008A5E4E" w:rsidRDefault="009A76EE">
      <w:pPr>
        <w:pStyle w:val="pDefinitionTerm"/>
      </w:pPr>
      <w:r>
        <w:fldChar w:fldCharType="begin"/>
      </w:r>
      <w:r w:rsidR="0065745B">
        <w:instrText xml:space="preserve"> XE "packed data operations:unpacklo" </w:instrText>
      </w:r>
      <w:r>
        <w:fldChar w:fldCharType="end"/>
      </w:r>
      <w:r w:rsidR="0065745B">
        <w:rPr>
          <w:rStyle w:val="code1"/>
        </w:rPr>
        <w:t>unpacklo</w:t>
      </w:r>
    </w:p>
    <w:p w14:paraId="00F838B4" w14:textId="77777777" w:rsidR="008A5E4E" w:rsidRDefault="0065745B">
      <w:pPr>
        <w:pStyle w:val="p1"/>
      </w:pPr>
      <w:r>
        <w:t xml:space="preserve">Copies and interleaves the lower half of the elements from each source into the destination. See </w:t>
      </w:r>
      <w:r>
        <w:rPr>
          <w:rStyle w:val="xref1"/>
        </w:rPr>
        <w:t>5.9.5. Examples of unpacklo and unpackhi Operations (</w:t>
      </w:r>
      <w:r w:rsidR="009A76EE" w:rsidRPr="008A5E4E">
        <w:fldChar w:fldCharType="begin"/>
      </w:r>
      <w:r w:rsidR="008A5E4E">
        <w:instrText xml:space="preserve"> PAGEREF -899732091 \p \h  \* MERGEFORMAT </w:instrText>
      </w:r>
      <w:r w:rsidR="009A76EE" w:rsidRPr="008A5E4E">
        <w:fldChar w:fldCharType="separate"/>
      </w:r>
      <w:r w:rsidR="00533AF0" w:rsidRPr="00533AF0">
        <w:rPr>
          <w:rStyle w:val="xref1"/>
          <w:noProof/>
        </w:rPr>
        <w:t>on</w:t>
      </w:r>
      <w:r w:rsidR="00533AF0">
        <w:rPr>
          <w:noProof/>
        </w:rPr>
        <w:t xml:space="preserve"> page 125</w:t>
      </w:r>
      <w:r w:rsidR="009A76EE" w:rsidRPr="008A5E4E">
        <w:rPr>
          <w:rStyle w:val="xref1"/>
        </w:rPr>
        <w:fldChar w:fldCharType="end"/>
      </w:r>
      <w:r>
        <w:rPr>
          <w:rStyle w:val="xref1"/>
        </w:rPr>
        <w:t>)</w:t>
      </w:r>
      <w:r>
        <w:t>.</w:t>
      </w:r>
    </w:p>
    <w:p w14:paraId="4DA3F5A8" w14:textId="77777777" w:rsidR="008A5E4E" w:rsidRDefault="009A76EE">
      <w:pPr>
        <w:pStyle w:val="pDefinitionTerm"/>
      </w:pPr>
      <w:r>
        <w:fldChar w:fldCharType="begin"/>
      </w:r>
      <w:r w:rsidR="0065745B">
        <w:instrText xml:space="preserve"> XE "packed data operations:unpackhi" </w:instrText>
      </w:r>
      <w:r>
        <w:fldChar w:fldCharType="end"/>
      </w:r>
      <w:r w:rsidR="0065745B">
        <w:rPr>
          <w:rStyle w:val="code1"/>
        </w:rPr>
        <w:t>unpackhi</w:t>
      </w:r>
    </w:p>
    <w:p w14:paraId="26140494" w14:textId="77777777" w:rsidR="008A5E4E" w:rsidRDefault="0065745B">
      <w:pPr>
        <w:pStyle w:val="p1"/>
      </w:pPr>
      <w:r>
        <w:t xml:space="preserve">Copies and interleaves the upper half of the elements from each source into the destination. See </w:t>
      </w:r>
      <w:r>
        <w:rPr>
          <w:rStyle w:val="xref1"/>
        </w:rPr>
        <w:t>5.9.5. Examples of unpacklo and unpackhi Operations (</w:t>
      </w:r>
      <w:r w:rsidR="009A76EE" w:rsidRPr="008A5E4E">
        <w:fldChar w:fldCharType="begin"/>
      </w:r>
      <w:r w:rsidR="008A5E4E">
        <w:instrText xml:space="preserve"> PAGEREF -899732091 \p \h  \* MERGEFORMAT </w:instrText>
      </w:r>
      <w:r w:rsidR="009A76EE" w:rsidRPr="008A5E4E">
        <w:fldChar w:fldCharType="separate"/>
      </w:r>
      <w:r w:rsidR="00533AF0" w:rsidRPr="00533AF0">
        <w:rPr>
          <w:rStyle w:val="xref1"/>
          <w:noProof/>
        </w:rPr>
        <w:t>on</w:t>
      </w:r>
      <w:r w:rsidR="00533AF0">
        <w:rPr>
          <w:noProof/>
        </w:rPr>
        <w:t xml:space="preserve"> page 125</w:t>
      </w:r>
      <w:r w:rsidR="009A76EE" w:rsidRPr="008A5E4E">
        <w:rPr>
          <w:rStyle w:val="xref1"/>
        </w:rPr>
        <w:fldChar w:fldCharType="end"/>
      </w:r>
      <w:r>
        <w:rPr>
          <w:rStyle w:val="xref1"/>
        </w:rPr>
        <w:t>)</w:t>
      </w:r>
      <w:r>
        <w:t xml:space="preserve">. </w:t>
      </w:r>
    </w:p>
    <w:p w14:paraId="690058D6" w14:textId="77777777" w:rsidR="008A5E4E" w:rsidRDefault="009A76EE">
      <w:pPr>
        <w:pStyle w:val="pDefinitionTerm"/>
      </w:pPr>
      <w:r>
        <w:fldChar w:fldCharType="begin"/>
      </w:r>
      <w:r w:rsidR="0065745B">
        <w:instrText xml:space="preserve"> XE "packed data operations:pack" </w:instrText>
      </w:r>
      <w:r>
        <w:fldChar w:fldCharType="end"/>
      </w:r>
      <w:r w:rsidR="0065745B">
        <w:rPr>
          <w:rStyle w:val="code1"/>
        </w:rPr>
        <w:t>pack</w:t>
      </w:r>
    </w:p>
    <w:p w14:paraId="4D5CF6FD" w14:textId="77777777" w:rsidR="008A5E4E" w:rsidRDefault="0065745B">
      <w:pPr>
        <w:pStyle w:val="p1"/>
      </w:pPr>
      <w:r>
        <w:t xml:space="preserve">Assigns the elements of the packed value in </w:t>
      </w:r>
      <w:r>
        <w:rPr>
          <w:rStyle w:val="i"/>
        </w:rPr>
        <w:t>src0</w:t>
      </w:r>
      <w:r>
        <w:t xml:space="preserve"> to </w:t>
      </w:r>
      <w:r>
        <w:rPr>
          <w:rStyle w:val="i"/>
        </w:rPr>
        <w:t>dest</w:t>
      </w:r>
      <w:r>
        <w:t xml:space="preserve">, replacing the element specified by </w:t>
      </w:r>
      <w:r>
        <w:rPr>
          <w:rStyle w:val="i"/>
        </w:rPr>
        <w:t>src2</w:t>
      </w:r>
      <w:r>
        <w:t xml:space="preserve"> with the value from </w:t>
      </w:r>
      <w:r>
        <w:rPr>
          <w:rStyle w:val="i"/>
        </w:rPr>
        <w:t>src1</w:t>
      </w:r>
      <w:r>
        <w:t>.</w:t>
      </w:r>
    </w:p>
    <w:p w14:paraId="027C1B4F" w14:textId="77777777" w:rsidR="008A5E4E" w:rsidRDefault="0065745B">
      <w:pPr>
        <w:pStyle w:val="p1"/>
      </w:pPr>
      <w:r>
        <w:rPr>
          <w:rStyle w:val="i"/>
        </w:rPr>
        <w:t>src0</w:t>
      </w:r>
      <w:r>
        <w:t xml:space="preserve"> is the same packed type as </w:t>
      </w:r>
      <w:r>
        <w:rPr>
          <w:rStyle w:val="i"/>
        </w:rPr>
        <w:t>dest</w:t>
      </w:r>
      <w:r>
        <w:t>.</w:t>
      </w:r>
    </w:p>
    <w:p w14:paraId="6E305F8B" w14:textId="77777777" w:rsidR="008A5E4E" w:rsidRDefault="0065745B">
      <w:pPr>
        <w:pStyle w:val="p1"/>
      </w:pPr>
      <w:r>
        <w:rPr>
          <w:rStyle w:val="i"/>
        </w:rPr>
        <w:t>src2</w:t>
      </w:r>
      <w:r>
        <w:t xml:space="preserve"> has the fixed compound type of </w:t>
      </w:r>
      <w:r>
        <w:rPr>
          <w:rStyle w:val="code1"/>
        </w:rPr>
        <w:t>u32</w:t>
      </w:r>
      <w:r>
        <w:t>. It specifies the index of the element to pack.</w:t>
      </w:r>
    </w:p>
    <w:p w14:paraId="50CE3A07" w14:textId="77777777" w:rsidR="008A5E4E" w:rsidRDefault="0065745B">
      <w:pPr>
        <w:pStyle w:val="p1"/>
      </w:pPr>
      <w:r>
        <w:t xml:space="preserve"> If the element count is 2 (that is, the </w:t>
      </w:r>
      <w:r>
        <w:rPr>
          <w:rStyle w:val="i"/>
        </w:rPr>
        <w:t>Length</w:t>
      </w:r>
      <w:r>
        <w:t xml:space="preserve"> ends with x2), the index is specified in the least significant bit of </w:t>
      </w:r>
      <w:r>
        <w:rPr>
          <w:rStyle w:val="i"/>
        </w:rPr>
        <w:t>src2</w:t>
      </w:r>
      <w:r>
        <w:t>.</w:t>
      </w:r>
    </w:p>
    <w:p w14:paraId="129509EB" w14:textId="77777777" w:rsidR="008A5E4E" w:rsidRDefault="0065745B">
      <w:pPr>
        <w:pStyle w:val="p1"/>
      </w:pPr>
      <w:r>
        <w:t xml:space="preserve"> If the element count is 4 (that is, the </w:t>
      </w:r>
      <w:r>
        <w:rPr>
          <w:rStyle w:val="i"/>
        </w:rPr>
        <w:t>Length</w:t>
      </w:r>
      <w:r>
        <w:t xml:space="preserve"> ends with x4), the index is specified in the least significant 2 bits of </w:t>
      </w:r>
      <w:r>
        <w:rPr>
          <w:rStyle w:val="i"/>
        </w:rPr>
        <w:t>src2</w:t>
      </w:r>
      <w:r>
        <w:t>.</w:t>
      </w:r>
    </w:p>
    <w:p w14:paraId="7AAA3B02" w14:textId="77777777" w:rsidR="008A5E4E" w:rsidRDefault="0065745B">
      <w:pPr>
        <w:pStyle w:val="p1"/>
      </w:pPr>
      <w:r>
        <w:t xml:space="preserve"> If the element count is 8 (that is, the </w:t>
      </w:r>
      <w:r>
        <w:rPr>
          <w:rStyle w:val="i"/>
        </w:rPr>
        <w:t>Length</w:t>
      </w:r>
      <w:r>
        <w:t xml:space="preserve"> ends with x8), the index is specified in the least significant 3 bits of </w:t>
      </w:r>
      <w:r>
        <w:rPr>
          <w:rStyle w:val="i"/>
        </w:rPr>
        <w:t>src2</w:t>
      </w:r>
      <w:r>
        <w:t>.</w:t>
      </w:r>
    </w:p>
    <w:p w14:paraId="6FA6B63B" w14:textId="77777777" w:rsidR="008A5E4E" w:rsidRDefault="0065745B">
      <w:pPr>
        <w:pStyle w:val="p1"/>
      </w:pPr>
      <w:r>
        <w:t xml:space="preserve"> If the element count is 16 (that is, the </w:t>
      </w:r>
      <w:r>
        <w:rPr>
          <w:rStyle w:val="i"/>
        </w:rPr>
        <w:t>Length</w:t>
      </w:r>
      <w:r>
        <w:t xml:space="preserve"> ends with x16), the index is specified in the least significant 4 bits of </w:t>
      </w:r>
      <w:r>
        <w:rPr>
          <w:rStyle w:val="i"/>
        </w:rPr>
        <w:t>src2</w:t>
      </w:r>
      <w:r>
        <w:t>.</w:t>
      </w:r>
    </w:p>
    <w:p w14:paraId="69A9F509" w14:textId="77777777" w:rsidR="008A5E4E" w:rsidRDefault="0065745B">
      <w:pPr>
        <w:pStyle w:val="p1"/>
      </w:pPr>
      <w:r>
        <w:t xml:space="preserve"> The index 0 corresponds to the least significant bits, with higher values corresponding to elements with serially higher significant bits.</w:t>
      </w:r>
    </w:p>
    <w:p w14:paraId="382A40FF" w14:textId="77777777" w:rsidR="008A5E4E" w:rsidRDefault="0065745B">
      <w:pPr>
        <w:pStyle w:val="p1"/>
      </w:pPr>
      <w:r>
        <w:rPr>
          <w:rStyle w:val="i"/>
        </w:rPr>
        <w:t>src1</w:t>
      </w:r>
      <w:r>
        <w:t xml:space="preserve"> has the compound type </w:t>
      </w:r>
      <w:r>
        <w:rPr>
          <w:rStyle w:val="i"/>
        </w:rPr>
        <w:t>srcTypesrcLength</w:t>
      </w:r>
      <w:r>
        <w:t>.</w:t>
      </w:r>
    </w:p>
    <w:p w14:paraId="480C5199" w14:textId="77777777" w:rsidR="008A5E4E" w:rsidRDefault="0065745B">
      <w:pPr>
        <w:pStyle w:val="pNoPageBreakAfter1"/>
      </w:pPr>
      <w:r>
        <w:t xml:space="preserve">See </w:t>
      </w:r>
      <w:r>
        <w:rPr>
          <w:rStyle w:val="xref1"/>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1"/>
          <w:noProof/>
        </w:rPr>
        <w:t>on</w:t>
      </w:r>
      <w:r w:rsidR="00533AF0">
        <w:rPr>
          <w:noProof/>
        </w:rPr>
        <w:t xml:space="preserve"> page 86</w:t>
      </w:r>
      <w:r w:rsidR="009A76EE" w:rsidRPr="008A5E4E">
        <w:rPr>
          <w:rStyle w:val="xref1"/>
        </w:rPr>
        <w:fldChar w:fldCharType="end"/>
      </w:r>
      <w:r>
        <w:rPr>
          <w:rStyle w:val="xref1"/>
        </w:rPr>
        <w:t>)</w:t>
      </w:r>
      <w:r>
        <w:t xml:space="preserve">. The normal rules for source and destination operands apply but using the destination packed type's element compound type: </w:t>
      </w:r>
    </w:p>
    <w:p w14:paraId="1BA3480E" w14:textId="77777777" w:rsidR="008A5E4E" w:rsidRDefault="0065745B">
      <w:pPr>
        <w:pStyle w:val="li1"/>
        <w:numPr>
          <w:ilvl w:val="0"/>
          <w:numId w:val="108"/>
        </w:numPr>
        <w:spacing w:before="320"/>
        <w:ind w:left="1200"/>
      </w:pPr>
      <w:r>
        <w:t>The source and destination type (</w:t>
      </w:r>
      <w:r>
        <w:rPr>
          <w:rStyle w:val="code1"/>
        </w:rPr>
        <w:t>s</w:t>
      </w:r>
      <w:r>
        <w:t xml:space="preserve">, </w:t>
      </w:r>
      <w:r>
        <w:rPr>
          <w:rStyle w:val="code1"/>
        </w:rPr>
        <w:t>u</w:t>
      </w:r>
      <w:r>
        <w:t xml:space="preserve">, </w:t>
      </w:r>
      <w:r>
        <w:rPr>
          <w:rStyle w:val="code1"/>
        </w:rPr>
        <w:t>f</w:t>
      </w:r>
      <w:r>
        <w:t xml:space="preserve">) must match. </w:t>
      </w:r>
    </w:p>
    <w:p w14:paraId="62100305" w14:textId="77777777" w:rsidR="008A5E4E" w:rsidRDefault="0065745B">
      <w:pPr>
        <w:pStyle w:val="li1"/>
        <w:numPr>
          <w:ilvl w:val="0"/>
          <w:numId w:val="108"/>
        </w:numPr>
        <w:ind w:left="1200"/>
      </w:pPr>
      <w:r>
        <w:lastRenderedPageBreak/>
        <w:t xml:space="preserve">For integer types, if the packed destination type's element size is 8 or 16 then the source compound type size must be 32, otherwise it must be the same as the packed destination type's element size. If the source is a register, the register must be the size of the source compound type. If the source size is bigger than the destination type's element size, then the value will be truncated and the least significant bits used. </w:t>
      </w:r>
    </w:p>
    <w:p w14:paraId="1B50D107" w14:textId="77777777" w:rsidR="008A5E4E" w:rsidRDefault="0065745B">
      <w:pPr>
        <w:pStyle w:val="li1"/>
        <w:numPr>
          <w:ilvl w:val="0"/>
          <w:numId w:val="108"/>
        </w:numPr>
        <w:ind w:left="1200"/>
      </w:pPr>
      <w:r>
        <w:t xml:space="preserve">For </w:t>
      </w:r>
      <w:r>
        <w:rPr>
          <w:rStyle w:val="code1"/>
        </w:rPr>
        <w:t>f32</w:t>
      </w:r>
      <w:r>
        <w:t xml:space="preserve"> and </w:t>
      </w:r>
      <w:r>
        <w:rPr>
          <w:rStyle w:val="code1"/>
        </w:rPr>
        <w:t>f64</w:t>
      </w:r>
      <w:r>
        <w:t xml:space="preserve"> types, if the source is a register, its size must match the destination type's element size. </w:t>
      </w:r>
    </w:p>
    <w:p w14:paraId="066FB6D7" w14:textId="79A66F5B" w:rsidR="008A5E4E" w:rsidRDefault="0065745B">
      <w:pPr>
        <w:pStyle w:val="li1"/>
        <w:numPr>
          <w:ilvl w:val="0"/>
          <w:numId w:val="108"/>
        </w:numPr>
        <w:spacing w:after="320"/>
        <w:ind w:left="1200"/>
      </w:pPr>
      <w:r>
        <w:t xml:space="preserve">For </w:t>
      </w:r>
      <w:r>
        <w:rPr>
          <w:rStyle w:val="code1"/>
        </w:rPr>
        <w:t>f16</w:t>
      </w:r>
      <w:r>
        <w:t xml:space="preserve"> type, if the source is a register, it must be an </w:t>
      </w:r>
      <w:r>
        <w:rPr>
          <w:rStyle w:val="code1"/>
        </w:rPr>
        <w:t>s</w:t>
      </w:r>
      <w:r>
        <w:t xml:space="preserve"> register</w:t>
      </w:r>
      <w:r w:rsidR="00DA58E6">
        <w:t>, and the least significant 16 bits are used</w:t>
      </w:r>
      <w:r>
        <w:t xml:space="preserve">. See </w:t>
      </w:r>
      <w:r>
        <w:rPr>
          <w:rStyle w:val="xref1"/>
        </w:rPr>
        <w:t>4.19.1. Floating-Point Numbers (</w:t>
      </w:r>
      <w:r w:rsidR="009A76EE" w:rsidRPr="008A5E4E">
        <w:fldChar w:fldCharType="begin"/>
      </w:r>
      <w:r w:rsidR="008A5E4E">
        <w:instrText xml:space="preserve"> PAGEREF _Ref2115534732 \p \h  \* MERGEFORMAT </w:instrText>
      </w:r>
      <w:r w:rsidR="009A76EE" w:rsidRPr="008A5E4E">
        <w:fldChar w:fldCharType="separate"/>
      </w:r>
      <w:r w:rsidR="00533AF0" w:rsidRPr="00533AF0">
        <w:rPr>
          <w:rStyle w:val="xref1"/>
          <w:noProof/>
        </w:rPr>
        <w:t>on</w:t>
      </w:r>
      <w:r w:rsidR="00533AF0">
        <w:rPr>
          <w:noProof/>
        </w:rPr>
        <w:t xml:space="preserve"> page 91</w:t>
      </w:r>
      <w:r w:rsidR="009A76EE" w:rsidRPr="008A5E4E">
        <w:rPr>
          <w:rStyle w:val="xref1"/>
        </w:rPr>
        <w:fldChar w:fldCharType="end"/>
      </w:r>
      <w:r>
        <w:rPr>
          <w:rStyle w:val="xref1"/>
        </w:rPr>
        <w:t>)</w:t>
      </w:r>
      <w:r>
        <w:t xml:space="preserve">. </w:t>
      </w:r>
    </w:p>
    <w:p w14:paraId="06C5F98D" w14:textId="77777777" w:rsidR="008A5E4E" w:rsidRDefault="009A76EE">
      <w:pPr>
        <w:pStyle w:val="pDefinitionTerm"/>
      </w:pPr>
      <w:r>
        <w:fldChar w:fldCharType="begin"/>
      </w:r>
      <w:r w:rsidR="0065745B">
        <w:instrText xml:space="preserve"> XE "packed data operations:unpack" </w:instrText>
      </w:r>
      <w:r>
        <w:fldChar w:fldCharType="end"/>
      </w:r>
      <w:r w:rsidR="0065745B">
        <w:rPr>
          <w:rStyle w:val="code1"/>
        </w:rPr>
        <w:t>unpack</w:t>
      </w:r>
    </w:p>
    <w:p w14:paraId="74034679" w14:textId="77777777" w:rsidR="008A5E4E" w:rsidRDefault="0065745B">
      <w:pPr>
        <w:pStyle w:val="p1"/>
      </w:pPr>
      <w:r>
        <w:t xml:space="preserve">Assigns the element specified by </w:t>
      </w:r>
      <w:r>
        <w:rPr>
          <w:rStyle w:val="i"/>
        </w:rPr>
        <w:t>src1</w:t>
      </w:r>
      <w:r>
        <w:t xml:space="preserve"> from the packed value in </w:t>
      </w:r>
      <w:r>
        <w:rPr>
          <w:rStyle w:val="i"/>
        </w:rPr>
        <w:t>src0</w:t>
      </w:r>
      <w:r>
        <w:t xml:space="preserve"> to </w:t>
      </w:r>
      <w:r>
        <w:rPr>
          <w:rStyle w:val="i"/>
        </w:rPr>
        <w:t>dest</w:t>
      </w:r>
      <w:r>
        <w:t>.</w:t>
      </w:r>
    </w:p>
    <w:p w14:paraId="3CB38F43" w14:textId="77777777" w:rsidR="008A5E4E" w:rsidRDefault="0065745B">
      <w:pPr>
        <w:pStyle w:val="p1"/>
      </w:pPr>
      <w:r>
        <w:rPr>
          <w:rStyle w:val="i"/>
        </w:rPr>
        <w:t>src1</w:t>
      </w:r>
      <w:r>
        <w:t xml:space="preserve"> has the fixed compound type of </w:t>
      </w:r>
      <w:r>
        <w:rPr>
          <w:rStyle w:val="code1"/>
        </w:rPr>
        <w:t>u32</w:t>
      </w:r>
      <w:r>
        <w:t>. It specifies the index of the element to unpack.</w:t>
      </w:r>
    </w:p>
    <w:p w14:paraId="4F8BC831" w14:textId="77777777" w:rsidR="008A5E4E" w:rsidRDefault="0065745B">
      <w:pPr>
        <w:pStyle w:val="p1"/>
      </w:pPr>
      <w:r>
        <w:t xml:space="preserve">If the element count is 2 (that is, the </w:t>
      </w:r>
      <w:r>
        <w:rPr>
          <w:rStyle w:val="i"/>
        </w:rPr>
        <w:t>Length</w:t>
      </w:r>
      <w:r>
        <w:t xml:space="preserve"> ends with </w:t>
      </w:r>
      <w:r>
        <w:rPr>
          <w:rStyle w:val="code1"/>
        </w:rPr>
        <w:t>x2</w:t>
      </w:r>
      <w:r>
        <w:t xml:space="preserve">), the index is specified in the least significant bit of </w:t>
      </w:r>
      <w:r>
        <w:rPr>
          <w:rStyle w:val="i"/>
        </w:rPr>
        <w:t>src1</w:t>
      </w:r>
      <w:r>
        <w:t>.</w:t>
      </w:r>
    </w:p>
    <w:p w14:paraId="408BEB40" w14:textId="77777777" w:rsidR="008A5E4E" w:rsidRDefault="0065745B">
      <w:pPr>
        <w:pStyle w:val="p1"/>
      </w:pPr>
      <w:r>
        <w:t xml:space="preserve">If the element count is 4 (that is, the </w:t>
      </w:r>
      <w:r>
        <w:rPr>
          <w:rStyle w:val="i"/>
        </w:rPr>
        <w:t>Length</w:t>
      </w:r>
      <w:r>
        <w:t xml:space="preserve"> ends with </w:t>
      </w:r>
      <w:r>
        <w:rPr>
          <w:rStyle w:val="code1"/>
        </w:rPr>
        <w:t>x4</w:t>
      </w:r>
      <w:r>
        <w:t xml:space="preserve">), the index is specified in the least significant 2 bits of </w:t>
      </w:r>
      <w:r>
        <w:rPr>
          <w:rStyle w:val="i"/>
        </w:rPr>
        <w:t>src1</w:t>
      </w:r>
      <w:r>
        <w:t>.</w:t>
      </w:r>
    </w:p>
    <w:p w14:paraId="52CCBBDC" w14:textId="77777777" w:rsidR="008A5E4E" w:rsidRDefault="0065745B">
      <w:pPr>
        <w:pStyle w:val="p1"/>
      </w:pPr>
      <w:r>
        <w:t xml:space="preserve">If the element count is 8 (that is, the </w:t>
      </w:r>
      <w:r>
        <w:rPr>
          <w:rStyle w:val="i"/>
        </w:rPr>
        <w:t>Length</w:t>
      </w:r>
      <w:r>
        <w:t xml:space="preserve"> ends with </w:t>
      </w:r>
      <w:r>
        <w:rPr>
          <w:rStyle w:val="code1"/>
        </w:rPr>
        <w:t>x8</w:t>
      </w:r>
      <w:r>
        <w:t xml:space="preserve">), the index is specified in the least significant 3 bits of </w:t>
      </w:r>
      <w:r>
        <w:rPr>
          <w:rStyle w:val="i"/>
        </w:rPr>
        <w:t>src1</w:t>
      </w:r>
      <w:r>
        <w:t>.</w:t>
      </w:r>
    </w:p>
    <w:p w14:paraId="134FB6F3" w14:textId="77777777" w:rsidR="008A5E4E" w:rsidRDefault="0065745B">
      <w:pPr>
        <w:pStyle w:val="p1"/>
      </w:pPr>
      <w:r>
        <w:t xml:space="preserve">If the element count is 16 (that is, the </w:t>
      </w:r>
      <w:r>
        <w:rPr>
          <w:rStyle w:val="i"/>
        </w:rPr>
        <w:t>Length</w:t>
      </w:r>
      <w:r>
        <w:t xml:space="preserve"> ends with </w:t>
      </w:r>
      <w:r>
        <w:rPr>
          <w:rStyle w:val="code1"/>
        </w:rPr>
        <w:t>x16</w:t>
      </w:r>
      <w:r>
        <w:t xml:space="preserve">), the index is specified in the least significant 4 bits of </w:t>
      </w:r>
      <w:r>
        <w:rPr>
          <w:rStyle w:val="i"/>
        </w:rPr>
        <w:t>src1</w:t>
      </w:r>
      <w:r>
        <w:t>.</w:t>
      </w:r>
    </w:p>
    <w:p w14:paraId="742A3B73" w14:textId="77777777" w:rsidR="008A5E4E" w:rsidRDefault="0065745B">
      <w:pPr>
        <w:pStyle w:val="p1"/>
      </w:pPr>
      <w:r>
        <w:t>The index 0 corresponds to the least significant bits, with higher values corresponding to elements with serially higher significant bits.</w:t>
      </w:r>
    </w:p>
    <w:p w14:paraId="1337AD4E" w14:textId="77777777" w:rsidR="008A5E4E" w:rsidRDefault="0065745B">
      <w:pPr>
        <w:pStyle w:val="p1"/>
      </w:pPr>
      <w:r>
        <w:rPr>
          <w:rStyle w:val="i"/>
        </w:rPr>
        <w:t>src0</w:t>
      </w:r>
      <w:r>
        <w:t xml:space="preserve"> has the compound type </w:t>
      </w:r>
      <w:r>
        <w:rPr>
          <w:rStyle w:val="i"/>
        </w:rPr>
        <w:t>srcTypesrcLength</w:t>
      </w:r>
      <w:r>
        <w:t>.</w:t>
      </w:r>
    </w:p>
    <w:p w14:paraId="5A004CFF" w14:textId="77777777" w:rsidR="008A5E4E" w:rsidRDefault="0065745B">
      <w:pPr>
        <w:pStyle w:val="p1"/>
      </w:pPr>
      <w:r>
        <w:t xml:space="preserve">See </w:t>
      </w:r>
      <w:r>
        <w:rPr>
          <w:rStyle w:val="xref1"/>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1"/>
          <w:noProof/>
        </w:rPr>
        <w:t>on</w:t>
      </w:r>
      <w:r w:rsidR="00533AF0">
        <w:rPr>
          <w:noProof/>
        </w:rPr>
        <w:t xml:space="preserve"> page 86</w:t>
      </w:r>
      <w:r w:rsidR="009A76EE" w:rsidRPr="008A5E4E">
        <w:rPr>
          <w:rStyle w:val="xref1"/>
        </w:rPr>
        <w:fldChar w:fldCharType="end"/>
      </w:r>
      <w:r>
        <w:rPr>
          <w:rStyle w:val="xref1"/>
        </w:rPr>
        <w:t>)</w:t>
      </w:r>
      <w:r>
        <w:t>. The normal rules for source and destination operands apply but using the packed type's element compound type:</w:t>
      </w:r>
    </w:p>
    <w:p w14:paraId="5896AD4C" w14:textId="77777777" w:rsidR="008A5E4E" w:rsidRDefault="0065745B">
      <w:pPr>
        <w:pStyle w:val="li1"/>
        <w:numPr>
          <w:ilvl w:val="0"/>
          <w:numId w:val="109"/>
        </w:numPr>
        <w:spacing w:before="320"/>
        <w:ind w:left="1200"/>
      </w:pPr>
      <w:r>
        <w:t xml:space="preserve"> The source and destination type (</w:t>
      </w:r>
      <w:r>
        <w:rPr>
          <w:rStyle w:val="code1"/>
        </w:rPr>
        <w:t>s</w:t>
      </w:r>
      <w:r>
        <w:t xml:space="preserve">, </w:t>
      </w:r>
      <w:r>
        <w:rPr>
          <w:rStyle w:val="code1"/>
        </w:rPr>
        <w:t>u</w:t>
      </w:r>
      <w:r>
        <w:t xml:space="preserve">, </w:t>
      </w:r>
      <w:r>
        <w:rPr>
          <w:rStyle w:val="code1"/>
        </w:rPr>
        <w:t>f</w:t>
      </w:r>
      <w:r>
        <w:t xml:space="preserve">) must match. </w:t>
      </w:r>
    </w:p>
    <w:p w14:paraId="27833492" w14:textId="77777777" w:rsidR="008A5E4E" w:rsidRDefault="0065745B">
      <w:pPr>
        <w:pStyle w:val="li1"/>
        <w:numPr>
          <w:ilvl w:val="0"/>
          <w:numId w:val="109"/>
        </w:numPr>
        <w:ind w:left="1200"/>
      </w:pPr>
      <w:r>
        <w:t xml:space="preserve">For integer types, if the packed source type's element size is 8 or 16 then the destination compound type size must be 32, otherwise it must be the same as the packed source type's element size. The destination register must be the size of the destination compound type. If the destination compound type size is bigger than the source type's element size, then the value will be sign-extended for </w:t>
      </w:r>
      <w:r>
        <w:rPr>
          <w:rStyle w:val="code1"/>
        </w:rPr>
        <w:t>s</w:t>
      </w:r>
      <w:r>
        <w:t xml:space="preserve"> and zero-extended for </w:t>
      </w:r>
      <w:r>
        <w:rPr>
          <w:rStyle w:val="code1"/>
        </w:rPr>
        <w:t>u</w:t>
      </w:r>
      <w:r>
        <w:t>.</w:t>
      </w:r>
    </w:p>
    <w:p w14:paraId="6F849775" w14:textId="77777777" w:rsidR="008A5E4E" w:rsidRDefault="0065745B">
      <w:pPr>
        <w:pStyle w:val="li1"/>
        <w:numPr>
          <w:ilvl w:val="0"/>
          <w:numId w:val="109"/>
        </w:numPr>
        <w:ind w:left="1200"/>
      </w:pPr>
      <w:r>
        <w:t xml:space="preserve">For </w:t>
      </w:r>
      <w:r>
        <w:rPr>
          <w:rStyle w:val="code1"/>
        </w:rPr>
        <w:t>f32</w:t>
      </w:r>
      <w:r>
        <w:t xml:space="preserve"> and </w:t>
      </w:r>
      <w:r>
        <w:rPr>
          <w:rStyle w:val="code1"/>
        </w:rPr>
        <w:t>f64</w:t>
      </w:r>
      <w:r>
        <w:t xml:space="preserve"> types, the destination compound type must match the packed source type's element type. The destination register must be the size of the destination compound type.</w:t>
      </w:r>
    </w:p>
    <w:p w14:paraId="4CB35C37" w14:textId="010AE688" w:rsidR="008A5E4E" w:rsidRDefault="0065745B">
      <w:pPr>
        <w:pStyle w:val="li1"/>
        <w:numPr>
          <w:ilvl w:val="0"/>
          <w:numId w:val="109"/>
        </w:numPr>
        <w:spacing w:after="320"/>
        <w:ind w:left="1200"/>
      </w:pPr>
      <w:r>
        <w:t xml:space="preserve">For </w:t>
      </w:r>
      <w:r>
        <w:rPr>
          <w:rStyle w:val="code1"/>
        </w:rPr>
        <w:t>f16</w:t>
      </w:r>
      <w:r>
        <w:t xml:space="preserve"> type, the destination register must be an </w:t>
      </w:r>
      <w:r>
        <w:rPr>
          <w:rStyle w:val="code1"/>
        </w:rPr>
        <w:t>s</w:t>
      </w:r>
      <w:r>
        <w:t xml:space="preserve"> register. The packed element value</w:t>
      </w:r>
      <w:r w:rsidR="0013610E">
        <w:t xml:space="preserve"> is stored in the least significant 16 bits and the most significant 16 bits are undefined.</w:t>
      </w:r>
      <w:r>
        <w:t xml:space="preserve"> See </w:t>
      </w:r>
      <w:r>
        <w:rPr>
          <w:rStyle w:val="xref1"/>
        </w:rPr>
        <w:t>4.19.1. Floating-Point Numbers (</w:t>
      </w:r>
      <w:r w:rsidR="009A76EE" w:rsidRPr="008A5E4E">
        <w:fldChar w:fldCharType="begin"/>
      </w:r>
      <w:r w:rsidR="008A5E4E">
        <w:instrText xml:space="preserve"> PAGEREF _Ref2115534732 \p \h  \* MERGEFORMAT </w:instrText>
      </w:r>
      <w:r w:rsidR="009A76EE" w:rsidRPr="008A5E4E">
        <w:fldChar w:fldCharType="separate"/>
      </w:r>
      <w:r w:rsidR="00533AF0" w:rsidRPr="00533AF0">
        <w:rPr>
          <w:rStyle w:val="xref1"/>
          <w:noProof/>
        </w:rPr>
        <w:t>on</w:t>
      </w:r>
      <w:r w:rsidR="00533AF0">
        <w:rPr>
          <w:noProof/>
        </w:rPr>
        <w:t xml:space="preserve"> page 91</w:t>
      </w:r>
      <w:r w:rsidR="009A76EE" w:rsidRPr="008A5E4E">
        <w:rPr>
          <w:rStyle w:val="xref1"/>
        </w:rPr>
        <w:fldChar w:fldCharType="end"/>
      </w:r>
      <w:r>
        <w:rPr>
          <w:rStyle w:val="xref1"/>
        </w:rPr>
        <w:t>)</w:t>
      </w:r>
      <w:r>
        <w:t xml:space="preserve">. </w:t>
      </w:r>
    </w:p>
    <w:p w14:paraId="17E57570" w14:textId="77777777" w:rsidR="008A5E4E" w:rsidRDefault="0065745B">
      <w:pPr>
        <w:pStyle w:val="h3"/>
      </w:pPr>
      <w:bookmarkStart w:id="491" w:name="_Toc396034222"/>
      <w:bookmarkStart w:id="492" w:name="-230661160"/>
      <w:r>
        <w:lastRenderedPageBreak/>
        <w:t>5.9.3 Controls in src2 for shuffle Operation</w:t>
      </w:r>
      <w:bookmarkEnd w:id="491"/>
    </w:p>
    <w:bookmarkEnd w:id="492"/>
    <w:p w14:paraId="58D6F9CA" w14:textId="77777777" w:rsidR="008A5E4E" w:rsidRDefault="0065745B">
      <w:pPr>
        <w:pStyle w:val="p"/>
      </w:pPr>
      <w:r>
        <w:rPr>
          <w:rStyle w:val="i"/>
        </w:rPr>
        <w:t>src2</w:t>
      </w:r>
      <w:r>
        <w:t xml:space="preserve"> of type </w:t>
      </w:r>
      <w:r>
        <w:rPr>
          <w:rStyle w:val="code1"/>
        </w:rPr>
        <w:t>b32</w:t>
      </w:r>
      <w:r>
        <w:t xml:space="preserve"> contains a set of bit selectors as shown in the table below. </w:t>
      </w:r>
    </w:p>
    <w:p w14:paraId="4A39ABC0" w14:textId="77777777" w:rsidR="008A5E4E" w:rsidRDefault="0065745B">
      <w:pPr>
        <w:pStyle w:val="p"/>
      </w:pPr>
      <w:r>
        <w:t>The second column shows where the bits are copied to in the destination.</w:t>
      </w:r>
    </w:p>
    <w:p w14:paraId="217EB7C6" w14:textId="77777777" w:rsidR="008A5E4E" w:rsidRDefault="0065745B">
      <w:pPr>
        <w:pStyle w:val="pTableTitle"/>
      </w:pPr>
      <w:bookmarkStart w:id="493" w:name="_ListOf105"/>
      <w:bookmarkStart w:id="494" w:name="-1514085888"/>
      <w:r>
        <w:t>Table 5–13 Bit Selectors for shuffle Operation</w:t>
      </w:r>
    </w:p>
    <w:bookmarkEnd w:id="493"/>
    <w:bookmarkEnd w:id="494"/>
    <w:p w14:paraId="155CE44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3961"/>
        <w:gridCol w:w="1112"/>
      </w:tblGrid>
      <w:tr w:rsidR="008A5E4E" w14:paraId="62B01A65"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7AF0862" w14:textId="77777777" w:rsidR="008A5E4E" w:rsidRDefault="0065745B">
            <w:pPr>
              <w:pStyle w:val="thTableStyle-TablestyleAltRows-HeadE-Column-Header1"/>
              <w:shd w:val="clear" w:color="auto" w:fill="D3D3D3"/>
            </w:pPr>
            <w:r>
              <w:rPr>
                <w:shd w:val="clear" w:color="auto" w:fill="D3D3D3"/>
              </w:rPr>
              <w:t>src2 Bits for Packed Data Types s8x4 and u8x4</w:t>
            </w:r>
          </w:p>
        </w:tc>
        <w:tc>
          <w:tcPr>
            <w:tcW w:w="0" w:type="auto"/>
            <w:tcBorders>
              <w:bottom w:val="double" w:sz="3" w:space="0" w:color="000000"/>
            </w:tcBorders>
            <w:shd w:val="clear" w:color="auto" w:fill="D3D3D3"/>
            <w:tcMar>
              <w:top w:w="45" w:type="dxa"/>
              <w:left w:w="45" w:type="dxa"/>
              <w:bottom w:w="45" w:type="dxa"/>
              <w:right w:w="45" w:type="dxa"/>
            </w:tcMar>
          </w:tcPr>
          <w:p w14:paraId="00E16A1A" w14:textId="77777777" w:rsidR="008A5E4E" w:rsidRDefault="0065745B">
            <w:pPr>
              <w:pStyle w:val="thTableStyle-TablestyleAltRows-HeadD-Column-Header1"/>
              <w:shd w:val="clear" w:color="auto" w:fill="D3D3D3"/>
            </w:pPr>
            <w:r>
              <w:rPr>
                <w:shd w:val="clear" w:color="auto" w:fill="D3D3D3"/>
              </w:rPr>
              <w:t>Copied to</w:t>
            </w:r>
          </w:p>
        </w:tc>
      </w:tr>
      <w:tr w:rsidR="008A5E4E" w14:paraId="03CBBD02"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8F18251" w14:textId="77777777" w:rsidR="008A5E4E" w:rsidRDefault="0065745B">
            <w:pPr>
              <w:pStyle w:val="tdTableStyle-TablestyleAltRows-BodyE-Column-Body1"/>
            </w:pPr>
            <w:r>
              <w:t xml:space="preserve">1-0 selects one of four bytes from </w:t>
            </w:r>
            <w:r>
              <w:rPr>
                <w:rStyle w:val="em"/>
              </w:rPr>
              <w:t>src0</w:t>
            </w:r>
          </w:p>
        </w:tc>
        <w:tc>
          <w:tcPr>
            <w:tcW w:w="0" w:type="auto"/>
            <w:tcBorders>
              <w:bottom w:val="single" w:sz="6" w:space="0" w:color="000000"/>
            </w:tcBorders>
            <w:tcMar>
              <w:top w:w="45" w:type="dxa"/>
              <w:left w:w="45" w:type="dxa"/>
              <w:bottom w:w="45" w:type="dxa"/>
              <w:right w:w="45" w:type="dxa"/>
            </w:tcMar>
          </w:tcPr>
          <w:p w14:paraId="04211267" w14:textId="77777777" w:rsidR="008A5E4E" w:rsidRDefault="0065745B">
            <w:pPr>
              <w:pStyle w:val="tdTableStyle-TablestyleAltRows-BodyD-Column-Body1"/>
            </w:pPr>
            <w:r>
              <w:rPr>
                <w:rStyle w:val="em"/>
              </w:rPr>
              <w:t>dest</w:t>
            </w:r>
            <w:r>
              <w:t xml:space="preserve"> bits 7-0 </w:t>
            </w:r>
          </w:p>
        </w:tc>
      </w:tr>
      <w:tr w:rsidR="008A5E4E" w14:paraId="0A10DFAC"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A1EA30F" w14:textId="77777777" w:rsidR="008A5E4E" w:rsidRDefault="0065745B">
            <w:pPr>
              <w:pStyle w:val="tdTableStyle-TablestyleAltRows-BodyE-Column-Body2"/>
              <w:shd w:val="clear" w:color="auto" w:fill="D3D3D3"/>
            </w:pPr>
            <w:r>
              <w:rPr>
                <w:shd w:val="clear" w:color="auto" w:fill="D3D3D3"/>
              </w:rPr>
              <w:t xml:space="preserve">3-2 selects one of four bytes from </w:t>
            </w:r>
            <w:r>
              <w:rPr>
                <w:rStyle w:val="em"/>
                <w:shd w:val="clear" w:color="auto" w:fill="D3D3D3"/>
              </w:rPr>
              <w:t>src0</w:t>
            </w:r>
          </w:p>
        </w:tc>
        <w:tc>
          <w:tcPr>
            <w:tcW w:w="0" w:type="auto"/>
            <w:tcBorders>
              <w:bottom w:val="single" w:sz="6" w:space="0" w:color="000000"/>
            </w:tcBorders>
            <w:shd w:val="clear" w:color="auto" w:fill="D3D3D3"/>
            <w:tcMar>
              <w:top w:w="45" w:type="dxa"/>
              <w:left w:w="45" w:type="dxa"/>
              <w:bottom w:w="45" w:type="dxa"/>
              <w:right w:w="45" w:type="dxa"/>
            </w:tcMar>
          </w:tcPr>
          <w:p w14:paraId="44624C2B" w14:textId="77777777" w:rsidR="008A5E4E" w:rsidRDefault="0065745B">
            <w:pPr>
              <w:pStyle w:val="tdTableStyle-TablestyleAltRows-BodyD-Column-Body2"/>
              <w:shd w:val="clear" w:color="auto" w:fill="D3D3D3"/>
            </w:pPr>
            <w:r>
              <w:rPr>
                <w:rStyle w:val="em"/>
                <w:shd w:val="clear" w:color="auto" w:fill="D3D3D3"/>
              </w:rPr>
              <w:t>dest</w:t>
            </w:r>
            <w:r>
              <w:rPr>
                <w:shd w:val="clear" w:color="auto" w:fill="D3D3D3"/>
              </w:rPr>
              <w:t xml:space="preserve"> bits 15-8 </w:t>
            </w:r>
          </w:p>
        </w:tc>
      </w:tr>
      <w:tr w:rsidR="008A5E4E" w14:paraId="34975BD1"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446178FD" w14:textId="77777777" w:rsidR="008A5E4E" w:rsidRDefault="0065745B">
            <w:pPr>
              <w:pStyle w:val="tdTableStyle-TablestyleAltRows-BodyE-Column-Body1"/>
            </w:pPr>
            <w:r>
              <w:t xml:space="preserve">5-4 selects one of four bytes from </w:t>
            </w:r>
            <w:r>
              <w:rPr>
                <w:rStyle w:val="em"/>
              </w:rPr>
              <w:t>src1</w:t>
            </w:r>
          </w:p>
        </w:tc>
        <w:tc>
          <w:tcPr>
            <w:tcW w:w="0" w:type="auto"/>
            <w:tcBorders>
              <w:bottom w:val="single" w:sz="6" w:space="0" w:color="000000"/>
            </w:tcBorders>
            <w:tcMar>
              <w:top w:w="45" w:type="dxa"/>
              <w:left w:w="45" w:type="dxa"/>
              <w:bottom w:w="45" w:type="dxa"/>
              <w:right w:w="45" w:type="dxa"/>
            </w:tcMar>
          </w:tcPr>
          <w:p w14:paraId="6A6B61E4" w14:textId="77777777" w:rsidR="008A5E4E" w:rsidRDefault="0065745B">
            <w:pPr>
              <w:pStyle w:val="tdTableStyle-TablestyleAltRows-BodyD-Column-Body1"/>
            </w:pPr>
            <w:r>
              <w:rPr>
                <w:rStyle w:val="em"/>
              </w:rPr>
              <w:t>dest</w:t>
            </w:r>
            <w:r>
              <w:t xml:space="preserve"> bits 23-16 </w:t>
            </w:r>
          </w:p>
        </w:tc>
      </w:tr>
      <w:tr w:rsidR="008A5E4E" w14:paraId="2B6972B5"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2DAA41A9" w14:textId="77777777" w:rsidR="008A5E4E" w:rsidRDefault="0065745B">
            <w:pPr>
              <w:pStyle w:val="tdTableStyle-TablestyleAltRows-BodyB-Column-Body2"/>
              <w:shd w:val="clear" w:color="auto" w:fill="D3D3D3"/>
            </w:pPr>
            <w:r>
              <w:rPr>
                <w:shd w:val="clear" w:color="auto" w:fill="D3D3D3"/>
              </w:rPr>
              <w:t xml:space="preserve">7-6 selects one of four bytes from </w:t>
            </w:r>
            <w:r>
              <w:rPr>
                <w:rStyle w:val="em"/>
                <w:shd w:val="clear" w:color="auto" w:fill="D3D3D3"/>
              </w:rPr>
              <w:t>src1</w:t>
            </w:r>
          </w:p>
        </w:tc>
        <w:tc>
          <w:tcPr>
            <w:tcW w:w="0" w:type="auto"/>
            <w:shd w:val="clear" w:color="auto" w:fill="D3D3D3"/>
            <w:tcMar>
              <w:top w:w="45" w:type="dxa"/>
              <w:left w:w="45" w:type="dxa"/>
              <w:bottom w:w="45" w:type="dxa"/>
              <w:right w:w="45" w:type="dxa"/>
            </w:tcMar>
          </w:tcPr>
          <w:p w14:paraId="77A5B6F9" w14:textId="77777777" w:rsidR="008A5E4E" w:rsidRDefault="0065745B">
            <w:pPr>
              <w:pStyle w:val="tdTableStyle-TablestyleAltRows-BodyA-Column-Body2"/>
              <w:shd w:val="clear" w:color="auto" w:fill="D3D3D3"/>
            </w:pPr>
            <w:r>
              <w:rPr>
                <w:rStyle w:val="em"/>
                <w:shd w:val="clear" w:color="auto" w:fill="D3D3D3"/>
              </w:rPr>
              <w:t>dest</w:t>
            </w:r>
            <w:r>
              <w:rPr>
                <w:shd w:val="clear" w:color="auto" w:fill="D3D3D3"/>
              </w:rPr>
              <w:t xml:space="preserve"> bits 31-24 </w:t>
            </w:r>
          </w:p>
        </w:tc>
      </w:tr>
    </w:tbl>
    <w:p w14:paraId="07625429" w14:textId="77777777" w:rsidR="008A5E4E" w:rsidRDefault="008A5E4E">
      <w:pPr>
        <w:spacing w:after="240"/>
      </w:pPr>
    </w:p>
    <w:p w14:paraId="62436A8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3961"/>
        <w:gridCol w:w="1112"/>
      </w:tblGrid>
      <w:tr w:rsidR="008A5E4E" w14:paraId="674C77C7"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F5AC1BE" w14:textId="77777777" w:rsidR="008A5E4E" w:rsidRDefault="0065745B">
            <w:pPr>
              <w:pStyle w:val="thTableStyle-TablestyleAltRows-HeadE-Column-Header1"/>
              <w:shd w:val="clear" w:color="auto" w:fill="D3D3D3"/>
            </w:pPr>
            <w:r>
              <w:rPr>
                <w:shd w:val="clear" w:color="auto" w:fill="D3D3D3"/>
              </w:rPr>
              <w:t>src2 Bits for Packed Data Types s8x8 and u8x8</w:t>
            </w:r>
          </w:p>
        </w:tc>
        <w:tc>
          <w:tcPr>
            <w:tcW w:w="0" w:type="auto"/>
            <w:tcBorders>
              <w:bottom w:val="double" w:sz="3" w:space="0" w:color="000000"/>
            </w:tcBorders>
            <w:shd w:val="clear" w:color="auto" w:fill="D3D3D3"/>
            <w:tcMar>
              <w:top w:w="45" w:type="dxa"/>
              <w:left w:w="45" w:type="dxa"/>
              <w:bottom w:w="45" w:type="dxa"/>
              <w:right w:w="45" w:type="dxa"/>
            </w:tcMar>
          </w:tcPr>
          <w:p w14:paraId="67C763CC" w14:textId="77777777" w:rsidR="008A5E4E" w:rsidRDefault="0065745B">
            <w:pPr>
              <w:pStyle w:val="thTableStyle-TablestyleAltRows-HeadD-Column-Header1"/>
              <w:shd w:val="clear" w:color="auto" w:fill="D3D3D3"/>
            </w:pPr>
            <w:r>
              <w:rPr>
                <w:shd w:val="clear" w:color="auto" w:fill="D3D3D3"/>
              </w:rPr>
              <w:t>Copied to</w:t>
            </w:r>
          </w:p>
        </w:tc>
      </w:tr>
      <w:tr w:rsidR="008A5E4E" w14:paraId="0F211ACB"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7B9BF1FE" w14:textId="77777777" w:rsidR="008A5E4E" w:rsidRDefault="0065745B">
            <w:pPr>
              <w:pStyle w:val="tdTableStyle-TablestyleAltRows-BodyE-Column-Body1"/>
            </w:pPr>
            <w:r>
              <w:t xml:space="preserve">2-0 selects one of eight bytes from </w:t>
            </w:r>
            <w:r>
              <w:rPr>
                <w:rStyle w:val="em"/>
              </w:rPr>
              <w:t>src0</w:t>
            </w:r>
          </w:p>
        </w:tc>
        <w:tc>
          <w:tcPr>
            <w:tcW w:w="0" w:type="auto"/>
            <w:tcBorders>
              <w:bottom w:val="single" w:sz="6" w:space="0" w:color="000000"/>
            </w:tcBorders>
            <w:tcMar>
              <w:top w:w="45" w:type="dxa"/>
              <w:left w:w="45" w:type="dxa"/>
              <w:bottom w:w="45" w:type="dxa"/>
              <w:right w:w="45" w:type="dxa"/>
            </w:tcMar>
          </w:tcPr>
          <w:p w14:paraId="289FA246" w14:textId="77777777" w:rsidR="008A5E4E" w:rsidRDefault="0065745B">
            <w:pPr>
              <w:pStyle w:val="tdTableStyle-TablestyleAltRows-BodyD-Column-Body1"/>
            </w:pPr>
            <w:r>
              <w:rPr>
                <w:rStyle w:val="em"/>
              </w:rPr>
              <w:t>dest</w:t>
            </w:r>
            <w:r>
              <w:t xml:space="preserve"> bits 7-0 </w:t>
            </w:r>
          </w:p>
        </w:tc>
      </w:tr>
      <w:tr w:rsidR="008A5E4E" w14:paraId="0AC21D1F"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40D9C8A" w14:textId="77777777" w:rsidR="008A5E4E" w:rsidRDefault="0065745B">
            <w:pPr>
              <w:pStyle w:val="tdTableStyle-TablestyleAltRows-BodyE-Column-Body2"/>
              <w:shd w:val="clear" w:color="auto" w:fill="D3D3D3"/>
            </w:pPr>
            <w:r>
              <w:rPr>
                <w:shd w:val="clear" w:color="auto" w:fill="D3D3D3"/>
              </w:rPr>
              <w:t xml:space="preserve">5-3 selects one of eight bytes from </w:t>
            </w:r>
            <w:r>
              <w:rPr>
                <w:rStyle w:val="em"/>
                <w:shd w:val="clear" w:color="auto" w:fill="D3D3D3"/>
              </w:rPr>
              <w:t>src0</w:t>
            </w:r>
          </w:p>
        </w:tc>
        <w:tc>
          <w:tcPr>
            <w:tcW w:w="0" w:type="auto"/>
            <w:tcBorders>
              <w:bottom w:val="single" w:sz="6" w:space="0" w:color="000000"/>
            </w:tcBorders>
            <w:shd w:val="clear" w:color="auto" w:fill="D3D3D3"/>
            <w:tcMar>
              <w:top w:w="45" w:type="dxa"/>
              <w:left w:w="45" w:type="dxa"/>
              <w:bottom w:w="45" w:type="dxa"/>
              <w:right w:w="45" w:type="dxa"/>
            </w:tcMar>
          </w:tcPr>
          <w:p w14:paraId="193B15DA" w14:textId="77777777" w:rsidR="008A5E4E" w:rsidRDefault="0065745B">
            <w:pPr>
              <w:pStyle w:val="tdTableStyle-TablestyleAltRows-BodyD-Column-Body2"/>
              <w:shd w:val="clear" w:color="auto" w:fill="D3D3D3"/>
            </w:pPr>
            <w:r>
              <w:rPr>
                <w:rStyle w:val="em"/>
                <w:shd w:val="clear" w:color="auto" w:fill="D3D3D3"/>
              </w:rPr>
              <w:t>dest</w:t>
            </w:r>
            <w:r>
              <w:rPr>
                <w:shd w:val="clear" w:color="auto" w:fill="D3D3D3"/>
              </w:rPr>
              <w:t xml:space="preserve"> bits 15-8 </w:t>
            </w:r>
          </w:p>
        </w:tc>
      </w:tr>
      <w:tr w:rsidR="008A5E4E" w14:paraId="76A0B9A5"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3E3E855" w14:textId="77777777" w:rsidR="008A5E4E" w:rsidRDefault="0065745B">
            <w:pPr>
              <w:pStyle w:val="tdTableStyle-TablestyleAltRows-BodyE-Column-Body1"/>
            </w:pPr>
            <w:r>
              <w:t xml:space="preserve">8-6 selects one of eight bytes from </w:t>
            </w:r>
            <w:r>
              <w:rPr>
                <w:rStyle w:val="em"/>
              </w:rPr>
              <w:t>src0</w:t>
            </w:r>
          </w:p>
        </w:tc>
        <w:tc>
          <w:tcPr>
            <w:tcW w:w="0" w:type="auto"/>
            <w:tcBorders>
              <w:bottom w:val="single" w:sz="6" w:space="0" w:color="000000"/>
            </w:tcBorders>
            <w:tcMar>
              <w:top w:w="45" w:type="dxa"/>
              <w:left w:w="45" w:type="dxa"/>
              <w:bottom w:w="45" w:type="dxa"/>
              <w:right w:w="45" w:type="dxa"/>
            </w:tcMar>
          </w:tcPr>
          <w:p w14:paraId="6954D5F3" w14:textId="77777777" w:rsidR="008A5E4E" w:rsidRDefault="0065745B">
            <w:pPr>
              <w:pStyle w:val="tdTableStyle-TablestyleAltRows-BodyD-Column-Body1"/>
            </w:pPr>
            <w:r>
              <w:rPr>
                <w:rStyle w:val="em"/>
              </w:rPr>
              <w:t>dest</w:t>
            </w:r>
            <w:r>
              <w:t xml:space="preserve"> bits 23-16 </w:t>
            </w:r>
          </w:p>
        </w:tc>
      </w:tr>
      <w:tr w:rsidR="008A5E4E" w14:paraId="2FB7BCBF"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EFEDE23" w14:textId="77777777" w:rsidR="008A5E4E" w:rsidRDefault="0065745B">
            <w:pPr>
              <w:pStyle w:val="tdTableStyle-TablestyleAltRows-BodyE-Column-Body2"/>
              <w:shd w:val="clear" w:color="auto" w:fill="D3D3D3"/>
            </w:pPr>
            <w:r>
              <w:rPr>
                <w:shd w:val="clear" w:color="auto" w:fill="D3D3D3"/>
              </w:rPr>
              <w:t xml:space="preserve">11-9 selects one of eight bytes from </w:t>
            </w:r>
            <w:r>
              <w:rPr>
                <w:rStyle w:val="em"/>
                <w:shd w:val="clear" w:color="auto" w:fill="D3D3D3"/>
              </w:rPr>
              <w:t>src0</w:t>
            </w:r>
          </w:p>
        </w:tc>
        <w:tc>
          <w:tcPr>
            <w:tcW w:w="0" w:type="auto"/>
            <w:tcBorders>
              <w:bottom w:val="single" w:sz="6" w:space="0" w:color="000000"/>
            </w:tcBorders>
            <w:shd w:val="clear" w:color="auto" w:fill="D3D3D3"/>
            <w:tcMar>
              <w:top w:w="45" w:type="dxa"/>
              <w:left w:w="45" w:type="dxa"/>
              <w:bottom w:w="45" w:type="dxa"/>
              <w:right w:w="45" w:type="dxa"/>
            </w:tcMar>
          </w:tcPr>
          <w:p w14:paraId="629CAD78" w14:textId="77777777" w:rsidR="008A5E4E" w:rsidRDefault="0065745B">
            <w:pPr>
              <w:pStyle w:val="tdTableStyle-TablestyleAltRows-BodyD-Column-Body2"/>
              <w:shd w:val="clear" w:color="auto" w:fill="D3D3D3"/>
            </w:pPr>
            <w:r>
              <w:rPr>
                <w:rStyle w:val="em"/>
                <w:shd w:val="clear" w:color="auto" w:fill="D3D3D3"/>
              </w:rPr>
              <w:t>dest</w:t>
            </w:r>
            <w:r>
              <w:rPr>
                <w:shd w:val="clear" w:color="auto" w:fill="D3D3D3"/>
              </w:rPr>
              <w:t xml:space="preserve"> bits 31-24 </w:t>
            </w:r>
          </w:p>
        </w:tc>
      </w:tr>
      <w:tr w:rsidR="008A5E4E" w14:paraId="3477327F"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36D0B14C" w14:textId="77777777" w:rsidR="008A5E4E" w:rsidRDefault="0065745B">
            <w:pPr>
              <w:pStyle w:val="tdTableStyle-TablestyleAltRows-BodyE-Column-Body1"/>
            </w:pPr>
            <w:r>
              <w:t xml:space="preserve">14-12 selects one of eight bytes from </w:t>
            </w:r>
            <w:r>
              <w:rPr>
                <w:rStyle w:val="em"/>
              </w:rPr>
              <w:t>src1</w:t>
            </w:r>
          </w:p>
        </w:tc>
        <w:tc>
          <w:tcPr>
            <w:tcW w:w="0" w:type="auto"/>
            <w:tcBorders>
              <w:bottom w:val="single" w:sz="6" w:space="0" w:color="000000"/>
            </w:tcBorders>
            <w:tcMar>
              <w:top w:w="45" w:type="dxa"/>
              <w:left w:w="45" w:type="dxa"/>
              <w:bottom w:w="45" w:type="dxa"/>
              <w:right w:w="45" w:type="dxa"/>
            </w:tcMar>
          </w:tcPr>
          <w:p w14:paraId="7F2E7624" w14:textId="77777777" w:rsidR="008A5E4E" w:rsidRDefault="0065745B">
            <w:pPr>
              <w:pStyle w:val="tdTableStyle-TablestyleAltRows-BodyD-Column-Body1"/>
            </w:pPr>
            <w:r>
              <w:rPr>
                <w:rStyle w:val="em"/>
              </w:rPr>
              <w:t>dest</w:t>
            </w:r>
            <w:r>
              <w:t xml:space="preserve"> bits 39-32 </w:t>
            </w:r>
          </w:p>
        </w:tc>
      </w:tr>
      <w:tr w:rsidR="008A5E4E" w14:paraId="68EA087A"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BD90FDF" w14:textId="77777777" w:rsidR="008A5E4E" w:rsidRDefault="0065745B">
            <w:pPr>
              <w:pStyle w:val="tdTableStyle-TablestyleAltRows-BodyE-Column-Body2"/>
              <w:shd w:val="clear" w:color="auto" w:fill="D3D3D3"/>
            </w:pPr>
            <w:r>
              <w:rPr>
                <w:shd w:val="clear" w:color="auto" w:fill="D3D3D3"/>
              </w:rPr>
              <w:t xml:space="preserve">17-15 selects one of eight bytes from </w:t>
            </w:r>
            <w:r>
              <w:rPr>
                <w:rStyle w:val="em"/>
                <w:shd w:val="clear" w:color="auto" w:fill="D3D3D3"/>
              </w:rPr>
              <w:t>src1</w:t>
            </w:r>
          </w:p>
        </w:tc>
        <w:tc>
          <w:tcPr>
            <w:tcW w:w="0" w:type="auto"/>
            <w:tcBorders>
              <w:bottom w:val="single" w:sz="6" w:space="0" w:color="000000"/>
            </w:tcBorders>
            <w:shd w:val="clear" w:color="auto" w:fill="D3D3D3"/>
            <w:tcMar>
              <w:top w:w="45" w:type="dxa"/>
              <w:left w:w="45" w:type="dxa"/>
              <w:bottom w:w="45" w:type="dxa"/>
              <w:right w:w="45" w:type="dxa"/>
            </w:tcMar>
          </w:tcPr>
          <w:p w14:paraId="3142C0C5" w14:textId="77777777" w:rsidR="008A5E4E" w:rsidRDefault="0065745B">
            <w:pPr>
              <w:pStyle w:val="tdTableStyle-TablestyleAltRows-BodyD-Column-Body2"/>
              <w:shd w:val="clear" w:color="auto" w:fill="D3D3D3"/>
            </w:pPr>
            <w:r>
              <w:rPr>
                <w:rStyle w:val="em"/>
                <w:shd w:val="clear" w:color="auto" w:fill="D3D3D3"/>
              </w:rPr>
              <w:t>dest</w:t>
            </w:r>
            <w:r>
              <w:rPr>
                <w:shd w:val="clear" w:color="auto" w:fill="D3D3D3"/>
              </w:rPr>
              <w:t xml:space="preserve"> bits 47-40 </w:t>
            </w:r>
          </w:p>
        </w:tc>
      </w:tr>
      <w:tr w:rsidR="008A5E4E" w14:paraId="1CC93AAA"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75541206" w14:textId="77777777" w:rsidR="008A5E4E" w:rsidRDefault="0065745B">
            <w:pPr>
              <w:pStyle w:val="tdTableStyle-TablestyleAltRows-BodyE-Column-Body1"/>
            </w:pPr>
            <w:r>
              <w:t xml:space="preserve">20-18 selects one of eight bytes from </w:t>
            </w:r>
            <w:r>
              <w:rPr>
                <w:rStyle w:val="em"/>
              </w:rPr>
              <w:t>src1</w:t>
            </w:r>
          </w:p>
        </w:tc>
        <w:tc>
          <w:tcPr>
            <w:tcW w:w="0" w:type="auto"/>
            <w:tcBorders>
              <w:bottom w:val="single" w:sz="6" w:space="0" w:color="000000"/>
            </w:tcBorders>
            <w:tcMar>
              <w:top w:w="45" w:type="dxa"/>
              <w:left w:w="45" w:type="dxa"/>
              <w:bottom w:w="45" w:type="dxa"/>
              <w:right w:w="45" w:type="dxa"/>
            </w:tcMar>
          </w:tcPr>
          <w:p w14:paraId="35446AFD" w14:textId="77777777" w:rsidR="008A5E4E" w:rsidRDefault="0065745B">
            <w:pPr>
              <w:pStyle w:val="tdTableStyle-TablestyleAltRows-BodyD-Column-Body1"/>
            </w:pPr>
            <w:r>
              <w:rPr>
                <w:rStyle w:val="em"/>
              </w:rPr>
              <w:t>dest</w:t>
            </w:r>
            <w:r>
              <w:t xml:space="preserve"> bits 55-48 </w:t>
            </w:r>
          </w:p>
        </w:tc>
      </w:tr>
      <w:tr w:rsidR="008A5E4E" w14:paraId="39BB3A6B"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6EDC3B8F" w14:textId="77777777" w:rsidR="008A5E4E" w:rsidRDefault="0065745B">
            <w:pPr>
              <w:pStyle w:val="tdTableStyle-TablestyleAltRows-BodyB-Column-Body2"/>
              <w:shd w:val="clear" w:color="auto" w:fill="D3D3D3"/>
            </w:pPr>
            <w:r>
              <w:rPr>
                <w:shd w:val="clear" w:color="auto" w:fill="D3D3D3"/>
              </w:rPr>
              <w:t xml:space="preserve">23-21 selects one of eight bytes from </w:t>
            </w:r>
            <w:r>
              <w:rPr>
                <w:rStyle w:val="em"/>
                <w:shd w:val="clear" w:color="auto" w:fill="D3D3D3"/>
              </w:rPr>
              <w:t>src1</w:t>
            </w:r>
          </w:p>
        </w:tc>
        <w:tc>
          <w:tcPr>
            <w:tcW w:w="0" w:type="auto"/>
            <w:shd w:val="clear" w:color="auto" w:fill="D3D3D3"/>
            <w:tcMar>
              <w:top w:w="45" w:type="dxa"/>
              <w:left w:w="45" w:type="dxa"/>
              <w:bottom w:w="45" w:type="dxa"/>
              <w:right w:w="45" w:type="dxa"/>
            </w:tcMar>
          </w:tcPr>
          <w:p w14:paraId="11E5D8CF" w14:textId="77777777" w:rsidR="008A5E4E" w:rsidRDefault="0065745B">
            <w:pPr>
              <w:pStyle w:val="tdTableStyle-TablestyleAltRows-BodyA-Column-Body2"/>
              <w:shd w:val="clear" w:color="auto" w:fill="D3D3D3"/>
            </w:pPr>
            <w:r>
              <w:rPr>
                <w:rStyle w:val="em"/>
                <w:shd w:val="clear" w:color="auto" w:fill="D3D3D3"/>
              </w:rPr>
              <w:t>dest</w:t>
            </w:r>
            <w:r>
              <w:rPr>
                <w:shd w:val="clear" w:color="auto" w:fill="D3D3D3"/>
              </w:rPr>
              <w:t xml:space="preserve"> bits 63-56 </w:t>
            </w:r>
          </w:p>
        </w:tc>
      </w:tr>
    </w:tbl>
    <w:p w14:paraId="5EBCDDB5" w14:textId="77777777" w:rsidR="008A5E4E" w:rsidRDefault="008A5E4E">
      <w:pPr>
        <w:spacing w:after="240"/>
      </w:pPr>
    </w:p>
    <w:p w14:paraId="0E92437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771"/>
        <w:gridCol w:w="1112"/>
      </w:tblGrid>
      <w:tr w:rsidR="008A5E4E" w14:paraId="0DEB0B01"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C341157" w14:textId="77777777" w:rsidR="008A5E4E" w:rsidRDefault="0065745B">
            <w:pPr>
              <w:pStyle w:val="thTableStyle-TablestyleAltRows-HeadE-Column-Header1"/>
              <w:shd w:val="clear" w:color="auto" w:fill="D3D3D3"/>
            </w:pPr>
            <w:r>
              <w:rPr>
                <w:shd w:val="clear" w:color="auto" w:fill="D3D3D3"/>
              </w:rPr>
              <w:t>src2 Bits for Packed Data Types s16x2, u16x2, and f16x2</w:t>
            </w:r>
          </w:p>
        </w:tc>
        <w:tc>
          <w:tcPr>
            <w:tcW w:w="0" w:type="auto"/>
            <w:tcBorders>
              <w:bottom w:val="double" w:sz="3" w:space="0" w:color="000000"/>
            </w:tcBorders>
            <w:shd w:val="clear" w:color="auto" w:fill="D3D3D3"/>
            <w:tcMar>
              <w:top w:w="45" w:type="dxa"/>
              <w:left w:w="45" w:type="dxa"/>
              <w:bottom w:w="45" w:type="dxa"/>
              <w:right w:w="45" w:type="dxa"/>
            </w:tcMar>
          </w:tcPr>
          <w:p w14:paraId="148A04E9" w14:textId="77777777" w:rsidR="008A5E4E" w:rsidRDefault="0065745B">
            <w:pPr>
              <w:pStyle w:val="thTableStyle-TablestyleAltRows-HeadD-Column-Header1"/>
              <w:shd w:val="clear" w:color="auto" w:fill="D3D3D3"/>
            </w:pPr>
            <w:r>
              <w:rPr>
                <w:shd w:val="clear" w:color="auto" w:fill="D3D3D3"/>
              </w:rPr>
              <w:t>Copied to</w:t>
            </w:r>
          </w:p>
        </w:tc>
      </w:tr>
      <w:tr w:rsidR="008A5E4E" w14:paraId="6C280AF1"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0D11ED39" w14:textId="77777777" w:rsidR="008A5E4E" w:rsidRDefault="0065745B">
            <w:pPr>
              <w:pStyle w:val="tdTableStyle-TablestyleAltRows-BodyE-Column-Body1"/>
            </w:pPr>
            <w:r>
              <w:t xml:space="preserve"> 0 selects one of two 16-bit values from </w:t>
            </w:r>
            <w:r>
              <w:rPr>
                <w:rStyle w:val="em"/>
              </w:rPr>
              <w:t>src0</w:t>
            </w:r>
          </w:p>
        </w:tc>
        <w:tc>
          <w:tcPr>
            <w:tcW w:w="0" w:type="auto"/>
            <w:tcBorders>
              <w:bottom w:val="single" w:sz="6" w:space="0" w:color="000000"/>
            </w:tcBorders>
            <w:tcMar>
              <w:top w:w="45" w:type="dxa"/>
              <w:left w:w="45" w:type="dxa"/>
              <w:bottom w:w="45" w:type="dxa"/>
              <w:right w:w="45" w:type="dxa"/>
            </w:tcMar>
          </w:tcPr>
          <w:p w14:paraId="03C65E9B" w14:textId="77777777" w:rsidR="008A5E4E" w:rsidRDefault="0065745B">
            <w:pPr>
              <w:pStyle w:val="tdTableStyle-TablestyleAltRows-BodyD-Column-Body1"/>
            </w:pPr>
            <w:r>
              <w:rPr>
                <w:rStyle w:val="em"/>
              </w:rPr>
              <w:t>dest</w:t>
            </w:r>
            <w:r>
              <w:t xml:space="preserve"> bits 15-0 </w:t>
            </w:r>
          </w:p>
        </w:tc>
      </w:tr>
      <w:tr w:rsidR="008A5E4E" w14:paraId="77E8AE99"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5738A6F3" w14:textId="77777777" w:rsidR="008A5E4E" w:rsidRDefault="0065745B">
            <w:pPr>
              <w:pStyle w:val="tdTableStyle-TablestyleAltRows-BodyB-Column-Body2"/>
              <w:shd w:val="clear" w:color="auto" w:fill="D3D3D3"/>
            </w:pPr>
            <w:r>
              <w:rPr>
                <w:shd w:val="clear" w:color="auto" w:fill="D3D3D3"/>
              </w:rPr>
              <w:t xml:space="preserve">1 selects one of two 16-bit values from </w:t>
            </w:r>
            <w:r>
              <w:rPr>
                <w:rStyle w:val="em"/>
                <w:shd w:val="clear" w:color="auto" w:fill="D3D3D3"/>
              </w:rPr>
              <w:t>src1</w:t>
            </w:r>
          </w:p>
        </w:tc>
        <w:tc>
          <w:tcPr>
            <w:tcW w:w="0" w:type="auto"/>
            <w:shd w:val="clear" w:color="auto" w:fill="D3D3D3"/>
            <w:tcMar>
              <w:top w:w="45" w:type="dxa"/>
              <w:left w:w="45" w:type="dxa"/>
              <w:bottom w:w="45" w:type="dxa"/>
              <w:right w:w="45" w:type="dxa"/>
            </w:tcMar>
          </w:tcPr>
          <w:p w14:paraId="3369AB98" w14:textId="77777777" w:rsidR="008A5E4E" w:rsidRDefault="0065745B">
            <w:pPr>
              <w:pStyle w:val="tdTableStyle-TablestyleAltRows-BodyA-Column-Body2"/>
              <w:shd w:val="clear" w:color="auto" w:fill="D3D3D3"/>
            </w:pPr>
            <w:r>
              <w:rPr>
                <w:rStyle w:val="em"/>
                <w:shd w:val="clear" w:color="auto" w:fill="D3D3D3"/>
              </w:rPr>
              <w:t>dest</w:t>
            </w:r>
            <w:r>
              <w:rPr>
                <w:shd w:val="clear" w:color="auto" w:fill="D3D3D3"/>
              </w:rPr>
              <w:t xml:space="preserve"> bits 31-16 </w:t>
            </w:r>
          </w:p>
        </w:tc>
      </w:tr>
    </w:tbl>
    <w:p w14:paraId="347F0F41" w14:textId="77777777" w:rsidR="008A5E4E" w:rsidRDefault="008A5E4E">
      <w:pPr>
        <w:spacing w:after="240"/>
      </w:pPr>
    </w:p>
    <w:p w14:paraId="09790B3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771"/>
        <w:gridCol w:w="1112"/>
      </w:tblGrid>
      <w:tr w:rsidR="008A5E4E" w14:paraId="444C31E5"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3AF9486" w14:textId="77777777" w:rsidR="008A5E4E" w:rsidRDefault="0065745B">
            <w:pPr>
              <w:pStyle w:val="thTableStyle-TablestyleAltRows-HeadE-Column-Header1"/>
              <w:shd w:val="clear" w:color="auto" w:fill="D3D3D3"/>
            </w:pPr>
            <w:r>
              <w:rPr>
                <w:shd w:val="clear" w:color="auto" w:fill="D3D3D3"/>
              </w:rPr>
              <w:t>src2 Bits for Packed Data Types s16x4, u16x4, and f16x4</w:t>
            </w:r>
          </w:p>
        </w:tc>
        <w:tc>
          <w:tcPr>
            <w:tcW w:w="0" w:type="auto"/>
            <w:tcBorders>
              <w:bottom w:val="double" w:sz="3" w:space="0" w:color="000000"/>
            </w:tcBorders>
            <w:shd w:val="clear" w:color="auto" w:fill="D3D3D3"/>
            <w:tcMar>
              <w:top w:w="45" w:type="dxa"/>
              <w:left w:w="45" w:type="dxa"/>
              <w:bottom w:w="45" w:type="dxa"/>
              <w:right w:w="45" w:type="dxa"/>
            </w:tcMar>
          </w:tcPr>
          <w:p w14:paraId="01E188DD" w14:textId="77777777" w:rsidR="008A5E4E" w:rsidRDefault="0065745B">
            <w:pPr>
              <w:pStyle w:val="thTableStyle-TablestyleAltRows-HeadD-Column-Header1"/>
              <w:shd w:val="clear" w:color="auto" w:fill="D3D3D3"/>
            </w:pPr>
            <w:r>
              <w:rPr>
                <w:shd w:val="clear" w:color="auto" w:fill="D3D3D3"/>
              </w:rPr>
              <w:t>Copied to</w:t>
            </w:r>
          </w:p>
        </w:tc>
      </w:tr>
      <w:tr w:rsidR="008A5E4E" w14:paraId="21A9476B"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3A22ED18" w14:textId="77777777" w:rsidR="008A5E4E" w:rsidRDefault="0065745B">
            <w:pPr>
              <w:pStyle w:val="tdTableStyle-TablestyleAltRows-BodyE-Column-Body1"/>
            </w:pPr>
            <w:r>
              <w:t xml:space="preserve"> 1-0 selects one of four 16-bit values from </w:t>
            </w:r>
            <w:r>
              <w:rPr>
                <w:rStyle w:val="em"/>
              </w:rPr>
              <w:t>src0</w:t>
            </w:r>
          </w:p>
        </w:tc>
        <w:tc>
          <w:tcPr>
            <w:tcW w:w="0" w:type="auto"/>
            <w:tcBorders>
              <w:bottom w:val="single" w:sz="6" w:space="0" w:color="000000"/>
            </w:tcBorders>
            <w:tcMar>
              <w:top w:w="45" w:type="dxa"/>
              <w:left w:w="45" w:type="dxa"/>
              <w:bottom w:w="45" w:type="dxa"/>
              <w:right w:w="45" w:type="dxa"/>
            </w:tcMar>
          </w:tcPr>
          <w:p w14:paraId="68EE8676" w14:textId="77777777" w:rsidR="008A5E4E" w:rsidRDefault="0065745B">
            <w:pPr>
              <w:pStyle w:val="tdTableStyle-TablestyleAltRows-BodyD-Column-Body1"/>
            </w:pPr>
            <w:r>
              <w:rPr>
                <w:rStyle w:val="em"/>
              </w:rPr>
              <w:t>dest</w:t>
            </w:r>
            <w:r>
              <w:t xml:space="preserve"> bits 15-0 </w:t>
            </w:r>
          </w:p>
        </w:tc>
      </w:tr>
      <w:tr w:rsidR="008A5E4E" w14:paraId="23E1925B"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6259295" w14:textId="77777777" w:rsidR="008A5E4E" w:rsidRDefault="0065745B">
            <w:pPr>
              <w:pStyle w:val="tdTableStyle-TablestyleAltRows-BodyE-Column-Body2"/>
              <w:shd w:val="clear" w:color="auto" w:fill="D3D3D3"/>
            </w:pPr>
            <w:r>
              <w:rPr>
                <w:shd w:val="clear" w:color="auto" w:fill="D3D3D3"/>
              </w:rPr>
              <w:t xml:space="preserve">3-2 selects one of four 16-bit values from </w:t>
            </w:r>
            <w:r>
              <w:rPr>
                <w:rStyle w:val="em"/>
                <w:shd w:val="clear" w:color="auto" w:fill="D3D3D3"/>
              </w:rPr>
              <w:t>src1</w:t>
            </w:r>
          </w:p>
        </w:tc>
        <w:tc>
          <w:tcPr>
            <w:tcW w:w="0" w:type="auto"/>
            <w:tcBorders>
              <w:bottom w:val="single" w:sz="6" w:space="0" w:color="000000"/>
            </w:tcBorders>
            <w:shd w:val="clear" w:color="auto" w:fill="D3D3D3"/>
            <w:tcMar>
              <w:top w:w="45" w:type="dxa"/>
              <w:left w:w="45" w:type="dxa"/>
              <w:bottom w:w="45" w:type="dxa"/>
              <w:right w:w="45" w:type="dxa"/>
            </w:tcMar>
          </w:tcPr>
          <w:p w14:paraId="1A755F9C" w14:textId="77777777" w:rsidR="008A5E4E" w:rsidRDefault="0065745B">
            <w:pPr>
              <w:pStyle w:val="tdTableStyle-TablestyleAltRows-BodyD-Column-Body2"/>
              <w:shd w:val="clear" w:color="auto" w:fill="D3D3D3"/>
            </w:pPr>
            <w:r>
              <w:rPr>
                <w:rStyle w:val="em"/>
                <w:shd w:val="clear" w:color="auto" w:fill="D3D3D3"/>
              </w:rPr>
              <w:t>dest</w:t>
            </w:r>
            <w:r>
              <w:rPr>
                <w:shd w:val="clear" w:color="auto" w:fill="D3D3D3"/>
              </w:rPr>
              <w:t xml:space="preserve"> bits 31-16 </w:t>
            </w:r>
          </w:p>
        </w:tc>
      </w:tr>
      <w:tr w:rsidR="008A5E4E" w14:paraId="50E8D25D"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FB866C1" w14:textId="77777777" w:rsidR="008A5E4E" w:rsidRDefault="0065745B">
            <w:pPr>
              <w:pStyle w:val="tdTableStyle-TablestyleAltRows-BodyE-Column-Body1"/>
            </w:pPr>
            <w:r>
              <w:t xml:space="preserve">5-4 selects one of four 16-bit values from </w:t>
            </w:r>
            <w:r>
              <w:rPr>
                <w:rStyle w:val="em"/>
              </w:rPr>
              <w:t>src0</w:t>
            </w:r>
          </w:p>
        </w:tc>
        <w:tc>
          <w:tcPr>
            <w:tcW w:w="0" w:type="auto"/>
            <w:tcBorders>
              <w:bottom w:val="single" w:sz="6" w:space="0" w:color="000000"/>
            </w:tcBorders>
            <w:tcMar>
              <w:top w:w="45" w:type="dxa"/>
              <w:left w:w="45" w:type="dxa"/>
              <w:bottom w:w="45" w:type="dxa"/>
              <w:right w:w="45" w:type="dxa"/>
            </w:tcMar>
          </w:tcPr>
          <w:p w14:paraId="004ACEB6" w14:textId="77777777" w:rsidR="008A5E4E" w:rsidRDefault="0065745B">
            <w:pPr>
              <w:pStyle w:val="tdTableStyle-TablestyleAltRows-BodyD-Column-Body1"/>
            </w:pPr>
            <w:r>
              <w:rPr>
                <w:rStyle w:val="em"/>
              </w:rPr>
              <w:t>dest</w:t>
            </w:r>
            <w:r>
              <w:t xml:space="preserve"> bits 47-32 </w:t>
            </w:r>
          </w:p>
        </w:tc>
      </w:tr>
      <w:tr w:rsidR="008A5E4E" w14:paraId="035F883F"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0EDB271C" w14:textId="77777777" w:rsidR="008A5E4E" w:rsidRDefault="0065745B">
            <w:pPr>
              <w:pStyle w:val="tdTableStyle-TablestyleAltRows-BodyB-Column-Body2"/>
              <w:shd w:val="clear" w:color="auto" w:fill="D3D3D3"/>
            </w:pPr>
            <w:r>
              <w:rPr>
                <w:shd w:val="clear" w:color="auto" w:fill="D3D3D3"/>
              </w:rPr>
              <w:t xml:space="preserve">7-6 selects one of four 16-bit values from </w:t>
            </w:r>
            <w:r>
              <w:rPr>
                <w:rStyle w:val="em"/>
                <w:shd w:val="clear" w:color="auto" w:fill="D3D3D3"/>
              </w:rPr>
              <w:t>src1</w:t>
            </w:r>
          </w:p>
        </w:tc>
        <w:tc>
          <w:tcPr>
            <w:tcW w:w="0" w:type="auto"/>
            <w:shd w:val="clear" w:color="auto" w:fill="D3D3D3"/>
            <w:tcMar>
              <w:top w:w="45" w:type="dxa"/>
              <w:left w:w="45" w:type="dxa"/>
              <w:bottom w:w="45" w:type="dxa"/>
              <w:right w:w="45" w:type="dxa"/>
            </w:tcMar>
          </w:tcPr>
          <w:p w14:paraId="08781F90" w14:textId="77777777" w:rsidR="008A5E4E" w:rsidRDefault="0065745B">
            <w:pPr>
              <w:pStyle w:val="tdTableStyle-TablestyleAltRows-BodyA-Column-Body2"/>
              <w:shd w:val="clear" w:color="auto" w:fill="D3D3D3"/>
            </w:pPr>
            <w:r>
              <w:rPr>
                <w:rStyle w:val="em"/>
                <w:shd w:val="clear" w:color="auto" w:fill="D3D3D3"/>
              </w:rPr>
              <w:t>dest</w:t>
            </w:r>
            <w:r>
              <w:rPr>
                <w:shd w:val="clear" w:color="auto" w:fill="D3D3D3"/>
              </w:rPr>
              <w:t xml:space="preserve"> bits 63-48 </w:t>
            </w:r>
          </w:p>
        </w:tc>
      </w:tr>
    </w:tbl>
    <w:p w14:paraId="02FA7D75" w14:textId="77777777" w:rsidR="008A5E4E" w:rsidRDefault="008A5E4E">
      <w:pPr>
        <w:spacing w:after="240"/>
      </w:pPr>
    </w:p>
    <w:p w14:paraId="5EAB9731"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3154"/>
        <w:gridCol w:w="1112"/>
      </w:tblGrid>
      <w:tr w:rsidR="008A5E4E" w14:paraId="2BE55F7E"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7D41AA7" w14:textId="77777777" w:rsidR="008A5E4E" w:rsidRDefault="0065745B">
            <w:pPr>
              <w:pStyle w:val="thTableStyle-TablestyleAltRows-HeadE-Column-Header1"/>
              <w:shd w:val="clear" w:color="auto" w:fill="D3D3D3"/>
            </w:pPr>
            <w:r>
              <w:rPr>
                <w:rStyle w:val="b1"/>
                <w:b/>
                <w:bCs/>
                <w:shd w:val="clear" w:color="auto" w:fill="D3D3D3"/>
              </w:rPr>
              <w:t>src2 Bits for Packed Data Type f32x2</w:t>
            </w:r>
          </w:p>
        </w:tc>
        <w:tc>
          <w:tcPr>
            <w:tcW w:w="0" w:type="auto"/>
            <w:tcBorders>
              <w:bottom w:val="double" w:sz="3" w:space="0" w:color="000000"/>
            </w:tcBorders>
            <w:shd w:val="clear" w:color="auto" w:fill="D3D3D3"/>
            <w:tcMar>
              <w:top w:w="45" w:type="dxa"/>
              <w:left w:w="45" w:type="dxa"/>
              <w:bottom w:w="45" w:type="dxa"/>
              <w:right w:w="45" w:type="dxa"/>
            </w:tcMar>
          </w:tcPr>
          <w:p w14:paraId="1F0F6012" w14:textId="77777777" w:rsidR="008A5E4E" w:rsidRDefault="0065745B">
            <w:pPr>
              <w:pStyle w:val="thTableStyle-TablestyleAltRows-HeadD-Column-Header1"/>
              <w:shd w:val="clear" w:color="auto" w:fill="D3D3D3"/>
            </w:pPr>
            <w:r>
              <w:rPr>
                <w:shd w:val="clear" w:color="auto" w:fill="D3D3D3"/>
              </w:rPr>
              <w:t>Copied to</w:t>
            </w:r>
          </w:p>
        </w:tc>
      </w:tr>
      <w:tr w:rsidR="008A5E4E" w14:paraId="17013E9F"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98D2D28" w14:textId="77777777" w:rsidR="008A5E4E" w:rsidRDefault="0065745B">
            <w:pPr>
              <w:pStyle w:val="tdTableStyle-TablestyleAltRows-BodyE-Column-Body1"/>
            </w:pPr>
            <w:r>
              <w:t xml:space="preserve"> 0 selects one of two 32-bit values from </w:t>
            </w:r>
            <w:r>
              <w:rPr>
                <w:rStyle w:val="em"/>
              </w:rPr>
              <w:t>src0</w:t>
            </w:r>
          </w:p>
        </w:tc>
        <w:tc>
          <w:tcPr>
            <w:tcW w:w="0" w:type="auto"/>
            <w:tcBorders>
              <w:bottom w:val="single" w:sz="6" w:space="0" w:color="000000"/>
            </w:tcBorders>
            <w:tcMar>
              <w:top w:w="45" w:type="dxa"/>
              <w:left w:w="45" w:type="dxa"/>
              <w:bottom w:w="45" w:type="dxa"/>
              <w:right w:w="45" w:type="dxa"/>
            </w:tcMar>
          </w:tcPr>
          <w:p w14:paraId="580A1CD7" w14:textId="77777777" w:rsidR="008A5E4E" w:rsidRDefault="0065745B">
            <w:pPr>
              <w:pStyle w:val="tdTableStyle-TablestyleAltRows-BodyD-Column-Body1"/>
            </w:pPr>
            <w:r>
              <w:rPr>
                <w:rStyle w:val="em"/>
              </w:rPr>
              <w:t>dest</w:t>
            </w:r>
            <w:r>
              <w:t xml:space="preserve"> bits 31-0 </w:t>
            </w:r>
          </w:p>
        </w:tc>
      </w:tr>
      <w:tr w:rsidR="008A5E4E" w14:paraId="45BD5327"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25CC1D6D" w14:textId="77777777" w:rsidR="008A5E4E" w:rsidRDefault="0065745B">
            <w:pPr>
              <w:pStyle w:val="tdTableStyle-TablestyleAltRows-BodyB-Column-Body2"/>
              <w:shd w:val="clear" w:color="auto" w:fill="D3D3D3"/>
            </w:pPr>
            <w:r>
              <w:rPr>
                <w:shd w:val="clear" w:color="auto" w:fill="D3D3D3"/>
              </w:rPr>
              <w:lastRenderedPageBreak/>
              <w:t xml:space="preserve">1 selects one of two 32-bit values from </w:t>
            </w:r>
            <w:r>
              <w:rPr>
                <w:rStyle w:val="em"/>
                <w:shd w:val="clear" w:color="auto" w:fill="D3D3D3"/>
              </w:rPr>
              <w:t>src1</w:t>
            </w:r>
          </w:p>
        </w:tc>
        <w:tc>
          <w:tcPr>
            <w:tcW w:w="0" w:type="auto"/>
            <w:shd w:val="clear" w:color="auto" w:fill="D3D3D3"/>
            <w:tcMar>
              <w:top w:w="45" w:type="dxa"/>
              <w:left w:w="45" w:type="dxa"/>
              <w:bottom w:w="45" w:type="dxa"/>
              <w:right w:w="45" w:type="dxa"/>
            </w:tcMar>
          </w:tcPr>
          <w:p w14:paraId="229192E6" w14:textId="77777777" w:rsidR="008A5E4E" w:rsidRDefault="0065745B">
            <w:pPr>
              <w:pStyle w:val="tdTableStyle-TablestyleAltRows-BodyA-Column-Body2"/>
              <w:shd w:val="clear" w:color="auto" w:fill="D3D3D3"/>
            </w:pPr>
            <w:r>
              <w:rPr>
                <w:rStyle w:val="em"/>
                <w:shd w:val="clear" w:color="auto" w:fill="D3D3D3"/>
              </w:rPr>
              <w:t>dest</w:t>
            </w:r>
            <w:r>
              <w:rPr>
                <w:shd w:val="clear" w:color="auto" w:fill="D3D3D3"/>
              </w:rPr>
              <w:t xml:space="preserve"> bits 63-32 </w:t>
            </w:r>
          </w:p>
        </w:tc>
      </w:tr>
    </w:tbl>
    <w:p w14:paraId="0B2BD198" w14:textId="77777777" w:rsidR="008A5E4E" w:rsidRDefault="008A5E4E">
      <w:pPr>
        <w:spacing w:after="240"/>
      </w:pPr>
    </w:p>
    <w:p w14:paraId="2B146034" w14:textId="77777777" w:rsidR="008A5E4E" w:rsidRDefault="0065745B">
      <w:pPr>
        <w:pStyle w:val="h3"/>
      </w:pPr>
      <w:bookmarkStart w:id="495" w:name="_Toc396034223"/>
      <w:r>
        <w:t>5.9.4 Common Uses for shuffle Operation</w:t>
      </w:r>
      <w:bookmarkEnd w:id="495"/>
    </w:p>
    <w:p w14:paraId="47BB7645" w14:textId="77777777" w:rsidR="008A5E4E" w:rsidRDefault="0065745B">
      <w:pPr>
        <w:pStyle w:val="p"/>
      </w:pPr>
      <w:r>
        <w:t>Common uses for the shuffle operation include broadcast, swap, and rotate.</w:t>
      </w:r>
    </w:p>
    <w:p w14:paraId="7DB50490" w14:textId="77777777" w:rsidR="008A5E4E" w:rsidRDefault="0065745B">
      <w:pPr>
        <w:pStyle w:val="pNoPageBreakAfter"/>
      </w:pPr>
      <w:r>
        <w:rPr>
          <w:rStyle w:val="b2"/>
        </w:rPr>
        <w:t>Broadcast</w:t>
      </w:r>
    </w:p>
    <w:p w14:paraId="247CFDCD" w14:textId="77777777" w:rsidR="008A5E4E" w:rsidRDefault="0065745B">
      <w:pPr>
        <w:pStyle w:val="p"/>
      </w:pPr>
      <w:r>
        <w:t xml:space="preserve">Broadcast the least significant data element into the destination: </w:t>
      </w:r>
    </w:p>
    <w:p w14:paraId="6A21741E" w14:textId="77777777" w:rsidR="008A5E4E" w:rsidRDefault="0065745B">
      <w:pPr>
        <w:pStyle w:val="pre"/>
      </w:pPr>
      <w:r>
        <w:t xml:space="preserve">shuffle_u8x4 </w:t>
      </w:r>
      <w:r>
        <w:rPr>
          <w:rStyle w:val="em"/>
        </w:rPr>
        <w:t>dest</w:t>
      </w:r>
      <w:r>
        <w:t xml:space="preserve">, </w:t>
      </w:r>
      <w:r>
        <w:rPr>
          <w:rStyle w:val="em"/>
        </w:rPr>
        <w:t>src0</w:t>
      </w:r>
      <w:r>
        <w:t xml:space="preserve">, </w:t>
      </w:r>
      <w:r>
        <w:rPr>
          <w:rStyle w:val="em"/>
        </w:rPr>
        <w:t>src1</w:t>
      </w:r>
      <w:r>
        <w:t>, 0;</w:t>
      </w:r>
    </w:p>
    <w:p w14:paraId="20708A27" w14:textId="77777777" w:rsidR="008A5E4E" w:rsidRDefault="0065745B">
      <w:pPr>
        <w:pStyle w:val="p"/>
      </w:pPr>
      <w:r>
        <w:rPr>
          <w:rStyle w:val="i"/>
        </w:rPr>
        <w:t>src2</w:t>
      </w:r>
      <w:r>
        <w:t xml:space="preserve"> is the constant 00 00 00 00 in bits.</w:t>
      </w:r>
    </w:p>
    <w:p w14:paraId="1870B92F" w14:textId="77777777" w:rsidR="008A5E4E" w:rsidRDefault="0065745B">
      <w:pPr>
        <w:pStyle w:val="p"/>
      </w:pPr>
      <w:r>
        <w:t>Broadcast the second data element into the destination:</w:t>
      </w:r>
    </w:p>
    <w:p w14:paraId="377D10B3" w14:textId="77777777" w:rsidR="008A5E4E" w:rsidRDefault="0065745B">
      <w:pPr>
        <w:pStyle w:val="pre"/>
      </w:pPr>
      <w:r>
        <w:t xml:space="preserve">shuffle_u8x4 </w:t>
      </w:r>
      <w:r>
        <w:rPr>
          <w:rStyle w:val="em"/>
        </w:rPr>
        <w:t>dest</w:t>
      </w:r>
      <w:r>
        <w:t xml:space="preserve">, </w:t>
      </w:r>
      <w:r>
        <w:rPr>
          <w:rStyle w:val="em"/>
        </w:rPr>
        <w:t>src0</w:t>
      </w:r>
      <w:r>
        <w:t xml:space="preserve">, </w:t>
      </w:r>
      <w:r>
        <w:rPr>
          <w:rStyle w:val="em"/>
        </w:rPr>
        <w:t>src1</w:t>
      </w:r>
      <w:r>
        <w:t>, 0x55;</w:t>
      </w:r>
    </w:p>
    <w:p w14:paraId="53F66796" w14:textId="77777777" w:rsidR="008A5E4E" w:rsidRDefault="0065745B">
      <w:pPr>
        <w:pStyle w:val="p"/>
      </w:pPr>
      <w:r>
        <w:rPr>
          <w:rStyle w:val="i"/>
        </w:rPr>
        <w:t>src2</w:t>
      </w:r>
      <w:r>
        <w:t xml:space="preserve"> is the constant 01 01 01 01 in bits.</w:t>
      </w:r>
    </w:p>
    <w:p w14:paraId="2EF0C70D" w14:textId="77777777" w:rsidR="008A5E4E" w:rsidRDefault="0065745B">
      <w:pPr>
        <w:pStyle w:val="p"/>
      </w:pPr>
      <w:r>
        <w:t>Broadcast the third data element into the destination:</w:t>
      </w:r>
    </w:p>
    <w:p w14:paraId="6611043A" w14:textId="77777777" w:rsidR="008A5E4E" w:rsidRDefault="0065745B">
      <w:pPr>
        <w:pStyle w:val="pre"/>
      </w:pPr>
      <w:r>
        <w:t xml:space="preserve">shuffle_u8x4 </w:t>
      </w:r>
      <w:r>
        <w:rPr>
          <w:rStyle w:val="em"/>
        </w:rPr>
        <w:t>dest</w:t>
      </w:r>
      <w:r>
        <w:t xml:space="preserve">, </w:t>
      </w:r>
      <w:r>
        <w:rPr>
          <w:rStyle w:val="em"/>
        </w:rPr>
        <w:t>src0</w:t>
      </w:r>
      <w:r>
        <w:t xml:space="preserve">, </w:t>
      </w:r>
      <w:r>
        <w:rPr>
          <w:rStyle w:val="em"/>
        </w:rPr>
        <w:t>src1</w:t>
      </w:r>
      <w:r>
        <w:t>, 0xaa;</w:t>
      </w:r>
    </w:p>
    <w:p w14:paraId="35DC225A" w14:textId="77777777" w:rsidR="008A5E4E" w:rsidRDefault="0065745B">
      <w:pPr>
        <w:pStyle w:val="p"/>
      </w:pPr>
      <w:r>
        <w:rPr>
          <w:rStyle w:val="i"/>
        </w:rPr>
        <w:t>src2</w:t>
      </w:r>
      <w:r>
        <w:t xml:space="preserve"> is the constant 10 10 10 10 in bits.</w:t>
      </w:r>
    </w:p>
    <w:p w14:paraId="591EA525" w14:textId="77777777" w:rsidR="008A5E4E" w:rsidRDefault="0065745B">
      <w:pPr>
        <w:pStyle w:val="p"/>
      </w:pPr>
      <w:r>
        <w:t>Broadcast the most significant data element into the destination:</w:t>
      </w:r>
    </w:p>
    <w:p w14:paraId="07B25D1A" w14:textId="77777777" w:rsidR="008A5E4E" w:rsidRDefault="0065745B">
      <w:pPr>
        <w:pStyle w:val="pre"/>
      </w:pPr>
      <w:r>
        <w:t xml:space="preserve">shuffle_u8x4 </w:t>
      </w:r>
      <w:r>
        <w:rPr>
          <w:rStyle w:val="em"/>
        </w:rPr>
        <w:t>dest</w:t>
      </w:r>
      <w:r>
        <w:t xml:space="preserve">, </w:t>
      </w:r>
      <w:r>
        <w:rPr>
          <w:rStyle w:val="em"/>
        </w:rPr>
        <w:t>src0</w:t>
      </w:r>
      <w:r>
        <w:t xml:space="preserve">, </w:t>
      </w:r>
      <w:r>
        <w:rPr>
          <w:rStyle w:val="em"/>
        </w:rPr>
        <w:t>src0</w:t>
      </w:r>
      <w:r>
        <w:t xml:space="preserve">, 0xff; </w:t>
      </w:r>
    </w:p>
    <w:p w14:paraId="60AA6E0F" w14:textId="77777777" w:rsidR="008A5E4E" w:rsidRDefault="0065745B">
      <w:pPr>
        <w:pStyle w:val="p"/>
      </w:pPr>
      <w:r>
        <w:rPr>
          <w:rStyle w:val="i"/>
        </w:rPr>
        <w:t>src2</w:t>
      </w:r>
      <w:r>
        <w:t xml:space="preserve"> is the constant 11 11 11 11 in bits.</w:t>
      </w:r>
    </w:p>
    <w:p w14:paraId="054D1776" w14:textId="77777777" w:rsidR="008A5E4E" w:rsidRDefault="0065745B">
      <w:pPr>
        <w:pStyle w:val="p"/>
      </w:pPr>
      <w:r>
        <w:t xml:space="preserve">See the figure below. </w:t>
      </w:r>
    </w:p>
    <w:p w14:paraId="7989AD74" w14:textId="77777777" w:rsidR="008A5E4E" w:rsidRDefault="0065745B">
      <w:pPr>
        <w:pStyle w:val="pFigureTitle"/>
      </w:pPr>
      <w:bookmarkStart w:id="496" w:name="_ListOf79"/>
      <w:r>
        <w:t>Figure 5–1 Example of Broadcast</w:t>
      </w:r>
    </w:p>
    <w:bookmarkEnd w:id="496"/>
    <w:p w14:paraId="31D0460F" w14:textId="1A86F8B3" w:rsidR="008A5E4E" w:rsidRDefault="00377C98">
      <w:pPr>
        <w:pStyle w:val="pFigure"/>
      </w:pPr>
      <w:r>
        <w:rPr>
          <w:noProof/>
          <w:lang w:eastAsia="zh-TW"/>
        </w:rPr>
        <w:drawing>
          <wp:inline distT="0" distB="0" distL="0" distR="0" wp14:anchorId="0FC2BF34" wp14:editId="537DC1F7">
            <wp:extent cx="5730875" cy="2265045"/>
            <wp:effectExtent l="0" t="0" r="3175" b="1905"/>
            <wp:docPr id="100" name="圖片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0"/>
                    <pic:cNvPicPr preferRelativeResize="0">
                      <a:picLocks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0875" cy="2265045"/>
                    </a:xfrm>
                    <a:prstGeom prst="rect">
                      <a:avLst/>
                    </a:prstGeom>
                    <a:solidFill>
                      <a:srgbClr val="FFFFFF"/>
                    </a:solidFill>
                    <a:ln>
                      <a:noFill/>
                    </a:ln>
                  </pic:spPr>
                </pic:pic>
              </a:graphicData>
            </a:graphic>
          </wp:inline>
        </w:drawing>
      </w:r>
    </w:p>
    <w:p w14:paraId="1E1C7E4D" w14:textId="77777777" w:rsidR="008A5E4E" w:rsidRDefault="0065745B">
      <w:pPr>
        <w:pStyle w:val="pNoPageBreakAfter"/>
      </w:pPr>
      <w:r>
        <w:rPr>
          <w:rStyle w:val="b2"/>
        </w:rPr>
        <w:t>Swap</w:t>
      </w:r>
    </w:p>
    <w:p w14:paraId="46260313" w14:textId="77777777" w:rsidR="008A5E4E" w:rsidRDefault="0065745B">
      <w:pPr>
        <w:pStyle w:val="pNoPageBreakAfter"/>
      </w:pPr>
      <w:r>
        <w:t xml:space="preserve"> Swap (switch the order of data elements; the reverse is 0x1b):</w:t>
      </w:r>
    </w:p>
    <w:p w14:paraId="3B50C519" w14:textId="77777777" w:rsidR="008A5E4E" w:rsidRDefault="0065745B">
      <w:pPr>
        <w:pStyle w:val="pre"/>
      </w:pPr>
      <w:r>
        <w:t xml:space="preserve">shuffle_u8x4 </w:t>
      </w:r>
      <w:r>
        <w:rPr>
          <w:rStyle w:val="em"/>
        </w:rPr>
        <w:t>dest</w:t>
      </w:r>
      <w:r>
        <w:t xml:space="preserve">, </w:t>
      </w:r>
      <w:r>
        <w:rPr>
          <w:rStyle w:val="em"/>
        </w:rPr>
        <w:t>src0</w:t>
      </w:r>
      <w:r>
        <w:t xml:space="preserve">, </w:t>
      </w:r>
      <w:r>
        <w:rPr>
          <w:rStyle w:val="em"/>
        </w:rPr>
        <w:t>src0</w:t>
      </w:r>
      <w:r>
        <w:t xml:space="preserve">, 0x1b;       </w:t>
      </w:r>
    </w:p>
    <w:p w14:paraId="24A617B7" w14:textId="77777777" w:rsidR="008A5E4E" w:rsidRDefault="0065745B">
      <w:pPr>
        <w:pStyle w:val="p"/>
      </w:pPr>
      <w:r>
        <w:rPr>
          <w:rStyle w:val="code1"/>
        </w:rPr>
        <w:lastRenderedPageBreak/>
        <w:t>src2</w:t>
      </w:r>
      <w:r>
        <w:t xml:space="preserve"> is the constant 00 01 10 11 in bits.</w:t>
      </w:r>
    </w:p>
    <w:p w14:paraId="12E893D6" w14:textId="77777777" w:rsidR="008A5E4E" w:rsidRDefault="0065745B">
      <w:pPr>
        <w:pStyle w:val="pNoPageBreakAfter"/>
      </w:pPr>
      <w:r>
        <w:rPr>
          <w:rStyle w:val="b2"/>
        </w:rPr>
        <w:t>Rotate</w:t>
      </w:r>
    </w:p>
    <w:p w14:paraId="7F7C2FBC" w14:textId="77777777" w:rsidR="008A5E4E" w:rsidRDefault="0065745B">
      <w:pPr>
        <w:pStyle w:val="pNoPageBreakAfter"/>
      </w:pPr>
      <w:r>
        <w:t xml:space="preserve">To rotate: </w:t>
      </w:r>
    </w:p>
    <w:p w14:paraId="5A404BF0" w14:textId="77777777" w:rsidR="008A5E4E" w:rsidRDefault="0065745B">
      <w:pPr>
        <w:pStyle w:val="li"/>
        <w:numPr>
          <w:ilvl w:val="0"/>
          <w:numId w:val="110"/>
        </w:numPr>
        <w:spacing w:before="320"/>
        <w:ind w:left="600"/>
      </w:pPr>
      <w:r>
        <w:t xml:space="preserve"> 0x93 is the left rotate (shifting data to the left); the most significant data element is moved to the least significant position. </w:t>
      </w:r>
    </w:p>
    <w:p w14:paraId="6FAE0DC7" w14:textId="77777777" w:rsidR="008A5E4E" w:rsidRDefault="0065745B">
      <w:pPr>
        <w:pStyle w:val="li"/>
        <w:numPr>
          <w:ilvl w:val="0"/>
          <w:numId w:val="110"/>
        </w:numPr>
        <w:spacing w:after="320"/>
        <w:ind w:left="600"/>
      </w:pPr>
      <w:r>
        <w:t xml:space="preserve"> 0x39 is the right rotate (shifting data to the right); the least significant data element is moved to the most significant position. </w:t>
      </w:r>
    </w:p>
    <w:p w14:paraId="03537219" w14:textId="77777777" w:rsidR="008A5E4E" w:rsidRDefault="0065745B">
      <w:pPr>
        <w:pStyle w:val="p"/>
      </w:pPr>
      <w:r>
        <w:t xml:space="preserve">See the figure below, which is an example of a shuffle with two specific masks. </w:t>
      </w:r>
    </w:p>
    <w:p w14:paraId="334CE4A7" w14:textId="77777777" w:rsidR="008A5E4E" w:rsidRDefault="0065745B">
      <w:pPr>
        <w:pStyle w:val="pFigureTitle"/>
      </w:pPr>
      <w:bookmarkStart w:id="497" w:name="_ListOf80"/>
      <w:r>
        <w:t>Figure 5–2 Example of Rotate</w:t>
      </w:r>
    </w:p>
    <w:bookmarkEnd w:id="497"/>
    <w:p w14:paraId="27EC9DA8" w14:textId="44DA670F" w:rsidR="008A5E4E" w:rsidRDefault="00377C98">
      <w:pPr>
        <w:pStyle w:val="pFigure"/>
      </w:pPr>
      <w:r>
        <w:rPr>
          <w:noProof/>
          <w:lang w:eastAsia="zh-TW"/>
        </w:rPr>
        <w:drawing>
          <wp:inline distT="0" distB="0" distL="0" distR="0" wp14:anchorId="3D2DF3CD" wp14:editId="4E30E552">
            <wp:extent cx="5730875" cy="2360295"/>
            <wp:effectExtent l="0" t="0" r="3175" b="1905"/>
            <wp:docPr id="101" name="圖片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1"/>
                    <pic:cNvPicPr preferRelativeResize="0">
                      <a:picLocks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30875" cy="2360295"/>
                    </a:xfrm>
                    <a:prstGeom prst="rect">
                      <a:avLst/>
                    </a:prstGeom>
                    <a:solidFill>
                      <a:srgbClr val="FFFFFF"/>
                    </a:solidFill>
                    <a:ln>
                      <a:noFill/>
                    </a:ln>
                  </pic:spPr>
                </pic:pic>
              </a:graphicData>
            </a:graphic>
          </wp:inline>
        </w:drawing>
      </w:r>
    </w:p>
    <w:p w14:paraId="3B690F59" w14:textId="77777777" w:rsidR="008A5E4E" w:rsidRDefault="0065745B">
      <w:pPr>
        <w:pStyle w:val="h3"/>
      </w:pPr>
      <w:bookmarkStart w:id="498" w:name="_Toc396034224"/>
      <w:bookmarkStart w:id="499" w:name="-899732091"/>
      <w:r>
        <w:t>5.9.5 Examples of unpacklo and unpackhi Operations</w:t>
      </w:r>
      <w:bookmarkEnd w:id="498"/>
    </w:p>
    <w:bookmarkEnd w:id="499"/>
    <w:p w14:paraId="487E9097" w14:textId="77777777" w:rsidR="008A5E4E" w:rsidRDefault="0065745B">
      <w:pPr>
        <w:pStyle w:val="p"/>
      </w:pPr>
      <w:r>
        <w:t>See the figure below.</w:t>
      </w:r>
    </w:p>
    <w:p w14:paraId="3A7DC0BB" w14:textId="77777777" w:rsidR="008A5E4E" w:rsidRDefault="0065745B">
      <w:pPr>
        <w:pStyle w:val="pFigureTitle"/>
      </w:pPr>
      <w:bookmarkStart w:id="500" w:name="_ListOf81"/>
      <w:r>
        <w:lastRenderedPageBreak/>
        <w:t>Figure 5–3 Example of Unpack</w:t>
      </w:r>
    </w:p>
    <w:bookmarkEnd w:id="500"/>
    <w:p w14:paraId="0557918A" w14:textId="07AA0B2B" w:rsidR="008A5E4E" w:rsidRDefault="00377C98">
      <w:pPr>
        <w:pStyle w:val="pFigure"/>
      </w:pPr>
      <w:r>
        <w:rPr>
          <w:noProof/>
          <w:lang w:eastAsia="zh-TW"/>
        </w:rPr>
        <w:drawing>
          <wp:inline distT="0" distB="0" distL="0" distR="0" wp14:anchorId="26EEC502" wp14:editId="1346369E">
            <wp:extent cx="5730875" cy="2265045"/>
            <wp:effectExtent l="0" t="0" r="3175" b="1905"/>
            <wp:docPr id="102" name="圖片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
                    <pic:cNvPicPr preferRelativeResize="0">
                      <a:picLocks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30875" cy="2265045"/>
                    </a:xfrm>
                    <a:prstGeom prst="rect">
                      <a:avLst/>
                    </a:prstGeom>
                    <a:solidFill>
                      <a:srgbClr val="FFFFFF"/>
                    </a:solidFill>
                    <a:ln>
                      <a:noFill/>
                    </a:ln>
                  </pic:spPr>
                </pic:pic>
              </a:graphicData>
            </a:graphic>
          </wp:inline>
        </w:drawing>
      </w:r>
    </w:p>
    <w:p w14:paraId="0B77192D" w14:textId="77777777" w:rsidR="008A5E4E" w:rsidRDefault="0065745B">
      <w:pPr>
        <w:pStyle w:val="pExample"/>
      </w:pPr>
      <w:r>
        <w:t>Examples</w:t>
      </w:r>
    </w:p>
    <w:p w14:paraId="730D961B" w14:textId="2F0899D5" w:rsidR="008A5E4E" w:rsidRDefault="0065745B">
      <w:pPr>
        <w:pStyle w:val="pre"/>
      </w:pPr>
      <w:r>
        <w:t>shuffle_u8x4 $s10, $s12, $s12, 0x55;</w:t>
      </w:r>
      <w:r>
        <w:br/>
        <w:t xml:space="preserve"> unpacklo_u8x4 $s1, $s2, 72;</w:t>
      </w:r>
      <w:r>
        <w:br/>
        <w:t xml:space="preserve"> unpackhi_f16x2 $s3, $s3,$s4;</w:t>
      </w:r>
      <w:r>
        <w:br/>
        <w:t xml:space="preserve">         </w:t>
      </w:r>
      <w:r>
        <w:br/>
        <w:t xml:space="preserve"> // Packing with no conversions: </w:t>
      </w:r>
      <w:r>
        <w:br/>
        <w:t xml:space="preserve"> pack_f32x2_f32 $d1, $d1, $s2, 1;</w:t>
      </w:r>
      <w:r>
        <w:br/>
        <w:t xml:space="preserve"> pack_f32x4_f32 $q1, $q2, $s2, 3;</w:t>
      </w:r>
      <w:r>
        <w:br/>
        <w:t xml:space="preserve"> pack_u32x2_u32 $d1, $d2, $s1, 2;</w:t>
      </w:r>
      <w:r>
        <w:br/>
        <w:t xml:space="preserve"> pack_s64x2_s64 $q1, $q1, $d1, $s1;</w:t>
      </w:r>
      <w:r>
        <w:br/>
        <w:t xml:space="preserve">                 </w:t>
      </w:r>
      <w:r>
        <w:br/>
        <w:t xml:space="preserve"> // Packing with integer truncation: </w:t>
      </w:r>
      <w:r>
        <w:br/>
        <w:t xml:space="preserve"> pack_u8x4_u32 $s1, $s2, $s3, 2;</w:t>
      </w:r>
      <w:r>
        <w:br/>
        <w:t xml:space="preserve"> pack_s16x4_s</w:t>
      </w:r>
      <w:r w:rsidR="00DF3AF4">
        <w:t>16</w:t>
      </w:r>
      <w:r>
        <w:t xml:space="preserve"> $d1, $d1, $</w:t>
      </w:r>
      <w:r w:rsidR="00DF3AF4">
        <w:t>s</w:t>
      </w:r>
      <w:r>
        <w:t>2, 0;</w:t>
      </w:r>
      <w:r>
        <w:br/>
        <w:t xml:space="preserve"> pack_u32x2_u</w:t>
      </w:r>
      <w:r w:rsidR="00DF3AF4">
        <w:t>32</w:t>
      </w:r>
      <w:r>
        <w:t xml:space="preserve"> $d1, $d2, $</w:t>
      </w:r>
      <w:r w:rsidR="00DF3AF4">
        <w:t>s</w:t>
      </w:r>
      <w:r>
        <w:t>3, 0;</w:t>
      </w:r>
      <w:r>
        <w:br/>
        <w:t xml:space="preserve">                 </w:t>
      </w:r>
      <w:r>
        <w:br/>
        <w:t xml:space="preserve"> // Packing an f16: </w:t>
      </w:r>
      <w:r>
        <w:br/>
        <w:t xml:space="preserve"> pack_f16x2_f16 $s1, $s2, $s3, 1;</w:t>
      </w:r>
      <w:r>
        <w:br/>
        <w:t xml:space="preserve"> pack_f16x4_f16 $d1, $d2, $s3, 3;</w:t>
      </w:r>
      <w:r>
        <w:br/>
        <w:t xml:space="preserve">                 </w:t>
      </w:r>
      <w:r>
        <w:br/>
        <w:t xml:space="preserve"> // Unpacking with no conversions: </w:t>
      </w:r>
      <w:r>
        <w:br/>
        <w:t xml:space="preserve"> unpack_f32_f32x2 $s1, $d2, 1;</w:t>
      </w:r>
      <w:r>
        <w:br/>
        <w:t xml:space="preserve"> unpack_f32_f32x4 $s1, $q2, 3;</w:t>
      </w:r>
      <w:r>
        <w:br/>
        <w:t xml:space="preserve"> unpack_u32_u32x4 $s1, $q1, 2;</w:t>
      </w:r>
      <w:r>
        <w:br/>
        <w:t xml:space="preserve"> unpack_s64_s64x2 $d1, $q1, 0;</w:t>
      </w:r>
      <w:r>
        <w:br/>
        <w:t xml:space="preserve">                 </w:t>
      </w:r>
      <w:r>
        <w:br/>
        <w:t xml:space="preserve"> // Unpacking with integer sign or zero extension: </w:t>
      </w:r>
      <w:r>
        <w:br/>
        <w:t xml:space="preserve"> unpack_u32_u8x4 $s1, $s2, 2;</w:t>
      </w:r>
      <w:r>
        <w:br/>
        <w:t xml:space="preserve"> unpack_s32_s16x4 $s1, $d1, 0;</w:t>
      </w:r>
      <w:r>
        <w:br/>
        <w:t xml:space="preserve"> unpack_u</w:t>
      </w:r>
      <w:r w:rsidR="00DF3AF4">
        <w:t>32</w:t>
      </w:r>
      <w:r>
        <w:t>_u32x4 $</w:t>
      </w:r>
      <w:r w:rsidR="00DF3AF4">
        <w:t>s</w:t>
      </w:r>
      <w:r>
        <w:t>1, $q1, 2;</w:t>
      </w:r>
      <w:r>
        <w:br/>
        <w:t xml:space="preserve"> unpack_s</w:t>
      </w:r>
      <w:r w:rsidR="00DF3AF4">
        <w:t>32</w:t>
      </w:r>
      <w:r>
        <w:t>_s32x2 $</w:t>
      </w:r>
      <w:r w:rsidR="00DF3AF4">
        <w:t>s</w:t>
      </w:r>
      <w:r>
        <w:t>1, $d2, 0;</w:t>
      </w:r>
      <w:r>
        <w:br/>
        <w:t xml:space="preserve">                 </w:t>
      </w:r>
      <w:r>
        <w:br/>
        <w:t xml:space="preserve"> // Unpacking an f16: </w:t>
      </w:r>
      <w:r>
        <w:br/>
        <w:t xml:space="preserve"> unpack_f16_f16x2 $s1, $s2, 1;</w:t>
      </w:r>
      <w:r>
        <w:br/>
        <w:t xml:space="preserve"> unpack_f16_f16x4 $s1, $d2, 3;</w:t>
      </w:r>
    </w:p>
    <w:p w14:paraId="6B4483F0" w14:textId="77777777" w:rsidR="008A5E4E" w:rsidRDefault="0065745B">
      <w:pPr>
        <w:pStyle w:val="h2"/>
      </w:pPr>
      <w:bookmarkStart w:id="501" w:name="_Toc396034225"/>
      <w:r>
        <w:t xml:space="preserve">5.10 </w:t>
      </w:r>
      <w:r w:rsidR="009A76EE">
        <w:fldChar w:fldCharType="begin"/>
      </w:r>
      <w:r>
        <w:instrText xml:space="preserve"> XE "bit conditional move operation" </w:instrText>
      </w:r>
      <w:r w:rsidR="009A76EE">
        <w:fldChar w:fldCharType="end"/>
      </w:r>
      <w:r w:rsidR="009A76EE">
        <w:fldChar w:fldCharType="begin"/>
      </w:r>
      <w:r>
        <w:instrText xml:space="preserve"> XE "bit conditional move operation:cmov" </w:instrText>
      </w:r>
      <w:r w:rsidR="009A76EE">
        <w:fldChar w:fldCharType="end"/>
      </w:r>
      <w:r>
        <w:t>Bit Conditional Move (cmov) Operation</w:t>
      </w:r>
      <w:bookmarkEnd w:id="501"/>
    </w:p>
    <w:p w14:paraId="3E869163" w14:textId="77777777" w:rsidR="008A5E4E" w:rsidRDefault="0065745B">
      <w:pPr>
        <w:pStyle w:val="p"/>
      </w:pPr>
      <w:r>
        <w:t xml:space="preserve">The </w:t>
      </w:r>
      <w:r>
        <w:rPr>
          <w:rStyle w:val="code1"/>
        </w:rPr>
        <w:t>cmov</w:t>
      </w:r>
      <w:r>
        <w:t xml:space="preserve"> operation performs a bit conditional move.</w:t>
      </w:r>
    </w:p>
    <w:p w14:paraId="4B845EE7" w14:textId="77777777" w:rsidR="008A5E4E" w:rsidRDefault="0065745B">
      <w:pPr>
        <w:pStyle w:val="p"/>
      </w:pPr>
      <w:r>
        <w:t xml:space="preserve">There is a packed form of this operation. </w:t>
      </w:r>
    </w:p>
    <w:p w14:paraId="303998E3" w14:textId="77777777" w:rsidR="008A5E4E" w:rsidRDefault="0065745B">
      <w:pPr>
        <w:pStyle w:val="h3"/>
      </w:pPr>
      <w:bookmarkStart w:id="502" w:name="_Toc396034226"/>
      <w:r>
        <w:lastRenderedPageBreak/>
        <w:t>5.10.1 Syntax</w:t>
      </w:r>
      <w:bookmarkEnd w:id="502"/>
    </w:p>
    <w:p w14:paraId="2CAB158E" w14:textId="77777777" w:rsidR="008A5E4E" w:rsidRDefault="0065745B">
      <w:pPr>
        <w:pStyle w:val="pTableTitle"/>
      </w:pPr>
      <w:bookmarkStart w:id="503" w:name="_ListOf106"/>
      <w:r>
        <w:t>Table 5–14 Syntax for Bit Conditional Move (cmov) Operation</w:t>
      </w:r>
    </w:p>
    <w:bookmarkEnd w:id="503"/>
    <w:p w14:paraId="3A66C14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60"/>
        <w:gridCol w:w="1795"/>
      </w:tblGrid>
      <w:tr w:rsidR="008A5E4E" w14:paraId="6C727CAF"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13128336"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48407919" w14:textId="77777777" w:rsidR="008A5E4E" w:rsidRDefault="0065745B">
            <w:pPr>
              <w:pStyle w:val="thTableStyle-TablestyleSyntax-HeadD-Operands-Header1"/>
              <w:shd w:val="clear" w:color="auto" w:fill="D3D3D3"/>
            </w:pPr>
            <w:r>
              <w:rPr>
                <w:shd w:val="clear" w:color="auto" w:fill="D3D3D3"/>
              </w:rPr>
              <w:t>Operands</w:t>
            </w:r>
          </w:p>
        </w:tc>
      </w:tr>
      <w:tr w:rsidR="008A5E4E" w14:paraId="063E52A7"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F264626" w14:textId="77777777" w:rsidR="008A5E4E" w:rsidRDefault="0065745B">
            <w:pPr>
              <w:pStyle w:val="tdTableStyle-TablestyleSyntax-BodyB-Opcodes-Body1"/>
              <w:shd w:val="clear" w:color="auto" w:fill="DCDCDC"/>
            </w:pPr>
            <w:r>
              <w:rPr>
                <w:rStyle w:val="code"/>
                <w:shd w:val="clear" w:color="auto" w:fill="DCDCDC"/>
              </w:rPr>
              <w:t>cmov_</w:t>
            </w:r>
            <w:r>
              <w:rPr>
                <w:rStyle w:val="em"/>
                <w:shd w:val="clear" w:color="auto" w:fill="DCDCDC"/>
              </w:rPr>
              <w:t>TypeLength</w:t>
            </w:r>
          </w:p>
        </w:tc>
        <w:tc>
          <w:tcPr>
            <w:tcW w:w="0" w:type="auto"/>
            <w:tcMar>
              <w:top w:w="45" w:type="dxa"/>
              <w:left w:w="45" w:type="dxa"/>
              <w:bottom w:w="45" w:type="dxa"/>
              <w:right w:w="45" w:type="dxa"/>
            </w:tcMar>
          </w:tcPr>
          <w:p w14:paraId="7A5E1451" w14:textId="77777777" w:rsidR="008A5E4E" w:rsidRDefault="0065745B">
            <w:pPr>
              <w:pStyle w:val="tdTableStyle-TablestyleSyntax-BodyA-Operands-Body1"/>
            </w:pPr>
            <w:r>
              <w:rPr>
                <w:rStyle w:val="em"/>
              </w:rPr>
              <w:t>dest</w:t>
            </w:r>
            <w:r>
              <w:rPr>
                <w:rStyle w:val="code"/>
              </w:rPr>
              <w:t xml:space="preserve">, </w:t>
            </w:r>
            <w:r>
              <w:rPr>
                <w:rStyle w:val="em"/>
              </w:rPr>
              <w:t>src0</w:t>
            </w:r>
            <w:r>
              <w:rPr>
                <w:rStyle w:val="code"/>
              </w:rPr>
              <w:t xml:space="preserve">, </w:t>
            </w:r>
            <w:r>
              <w:rPr>
                <w:rStyle w:val="em"/>
              </w:rPr>
              <w:t>src1</w:t>
            </w:r>
            <w:r>
              <w:rPr>
                <w:rStyle w:val="code"/>
              </w:rPr>
              <w:t xml:space="preserve">, </w:t>
            </w:r>
            <w:r>
              <w:rPr>
                <w:rStyle w:val="em"/>
              </w:rPr>
              <w:t>src2</w:t>
            </w:r>
          </w:p>
        </w:tc>
      </w:tr>
    </w:tbl>
    <w:p w14:paraId="1FF58173" w14:textId="77777777" w:rsidR="008A5E4E" w:rsidRDefault="008A5E4E">
      <w:pPr>
        <w:spacing w:after="240"/>
      </w:pPr>
    </w:p>
    <w:p w14:paraId="2873D5C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74F9710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EDCBADB"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48770EB4" w14:textId="77777777">
        <w:trPr>
          <w:tblCellSpacing w:w="0" w:type="dxa"/>
        </w:trPr>
        <w:tc>
          <w:tcPr>
            <w:tcW w:w="0" w:type="auto"/>
            <w:tcBorders>
              <w:bottom w:val="single" w:sz="6" w:space="0" w:color="000000"/>
            </w:tcBorders>
            <w:tcMar>
              <w:top w:w="45" w:type="dxa"/>
              <w:left w:w="45" w:type="dxa"/>
              <w:bottom w:w="45" w:type="dxa"/>
              <w:right w:w="45" w:type="dxa"/>
            </w:tcMar>
          </w:tcPr>
          <w:p w14:paraId="2071CAA0" w14:textId="77777777" w:rsidR="008A5E4E" w:rsidRDefault="0065745B">
            <w:pPr>
              <w:pStyle w:val="tdTableStyle-TablestyleNonAltRows-BodyD-Column-Body1"/>
            </w:pPr>
            <w:r>
              <w:rPr>
                <w:rStyle w:val="em"/>
              </w:rPr>
              <w:t>Type</w:t>
            </w:r>
            <w:r>
              <w:t xml:space="preserve">: For the regular operation: </w:t>
            </w:r>
            <w:r>
              <w:rPr>
                <w:rStyle w:val="code"/>
              </w:rPr>
              <w:t>b</w:t>
            </w:r>
            <w:r>
              <w:t xml:space="preserve">. For the packed operation: </w:t>
            </w:r>
            <w:r>
              <w:rPr>
                <w:rStyle w:val="code"/>
              </w:rPr>
              <w:t>s</w:t>
            </w:r>
            <w:r>
              <w:t xml:space="preserve">, </w:t>
            </w:r>
            <w:r>
              <w:rPr>
                <w:rStyle w:val="code"/>
              </w:rPr>
              <w:t>u</w:t>
            </w:r>
            <w:r>
              <w:t xml:space="preserve">, </w:t>
            </w:r>
            <w:r>
              <w:rPr>
                <w:rStyle w:val="code"/>
              </w:rPr>
              <w:t>f</w:t>
            </w:r>
            <w:r>
              <w:t>.</w:t>
            </w:r>
          </w:p>
        </w:tc>
      </w:tr>
      <w:tr w:rsidR="008A5E4E" w14:paraId="1C6D881A" w14:textId="77777777">
        <w:trPr>
          <w:tblCellSpacing w:w="0" w:type="dxa"/>
        </w:trPr>
        <w:tc>
          <w:tcPr>
            <w:tcW w:w="0" w:type="auto"/>
            <w:tcMar>
              <w:top w:w="45" w:type="dxa"/>
              <w:left w:w="45" w:type="dxa"/>
              <w:bottom w:w="45" w:type="dxa"/>
              <w:right w:w="45" w:type="dxa"/>
            </w:tcMar>
          </w:tcPr>
          <w:p w14:paraId="1A7BDA2C" w14:textId="77777777" w:rsidR="008A5E4E" w:rsidRDefault="0065745B">
            <w:pPr>
              <w:pStyle w:val="tdTableStyle-TablestyleNonAltRows-BodyA-Column-Body1"/>
            </w:pPr>
            <w:r>
              <w:rPr>
                <w:rStyle w:val="em"/>
              </w:rPr>
              <w:t>Length</w:t>
            </w:r>
            <w:r>
              <w:t xml:space="preserve">: For the regular operation, </w:t>
            </w:r>
            <w:r>
              <w:rPr>
                <w:rStyle w:val="em"/>
              </w:rPr>
              <w:t>Length</w:t>
            </w:r>
            <w:r>
              <w:t xml:space="preserve"> can be 1, 32, 64. Applies to </w:t>
            </w:r>
            <w:r>
              <w:rPr>
                <w:rStyle w:val="em"/>
              </w:rPr>
              <w:t>src1</w:t>
            </w:r>
            <w:r>
              <w:t xml:space="preserve">, and </w:t>
            </w:r>
            <w:r>
              <w:rPr>
                <w:rStyle w:val="em"/>
              </w:rPr>
              <w:t>src2</w:t>
            </w:r>
            <w:r>
              <w:t xml:space="preserve">. For the packed operation, </w:t>
            </w:r>
            <w:r>
              <w:rPr>
                <w:rStyle w:val="em"/>
              </w:rPr>
              <w:t>Length</w:t>
            </w:r>
            <w:r>
              <w:t xml:space="preserve"> can be any packed type. </w:t>
            </w:r>
          </w:p>
        </w:tc>
      </w:tr>
    </w:tbl>
    <w:p w14:paraId="310B172D" w14:textId="77777777" w:rsidR="008A5E4E" w:rsidRDefault="008A5E4E">
      <w:pPr>
        <w:spacing w:after="240"/>
      </w:pPr>
    </w:p>
    <w:p w14:paraId="1184E90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0A29AC6F"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32EB5BB3"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6444BEB3" w14:textId="77777777">
        <w:trPr>
          <w:tblCellSpacing w:w="0" w:type="dxa"/>
        </w:trPr>
        <w:tc>
          <w:tcPr>
            <w:tcW w:w="0" w:type="auto"/>
            <w:tcBorders>
              <w:bottom w:val="single" w:sz="6" w:space="0" w:color="000000"/>
            </w:tcBorders>
            <w:tcMar>
              <w:top w:w="45" w:type="dxa"/>
              <w:left w:w="45" w:type="dxa"/>
              <w:bottom w:w="45" w:type="dxa"/>
              <w:right w:w="45" w:type="dxa"/>
            </w:tcMar>
          </w:tcPr>
          <w:p w14:paraId="7BC8DFF5" w14:textId="77777777" w:rsidR="008A5E4E" w:rsidRDefault="0065745B">
            <w:pPr>
              <w:pStyle w:val="tdTableStyle-TablestyleNonAltRows-BodyD-Column-Body1"/>
            </w:pPr>
            <w:r>
              <w:rPr>
                <w:rStyle w:val="em"/>
              </w:rPr>
              <w:t>dest</w:t>
            </w:r>
            <w:r>
              <w:t xml:space="preserve">: Destination register. For the packed form, if the length is 32 bits, then </w:t>
            </w:r>
            <w:r>
              <w:rPr>
                <w:rStyle w:val="em"/>
              </w:rPr>
              <w:t>dest</w:t>
            </w:r>
            <w:r>
              <w:t xml:space="preserve"> must be an </w:t>
            </w:r>
            <w:r>
              <w:rPr>
                <w:rStyle w:val="code"/>
              </w:rPr>
              <w:t>s</w:t>
            </w:r>
            <w:r>
              <w:t xml:space="preserve"> register; if the length is 64 bits, then </w:t>
            </w:r>
            <w:r>
              <w:rPr>
                <w:rStyle w:val="em"/>
              </w:rPr>
              <w:t>dest</w:t>
            </w:r>
            <w:r>
              <w:t xml:space="preserve"> must be a </w:t>
            </w:r>
            <w:r>
              <w:rPr>
                <w:rStyle w:val="code"/>
              </w:rPr>
              <w:t>d</w:t>
            </w:r>
            <w:r>
              <w:t xml:space="preserve"> register; if the length is 128 bits, then </w:t>
            </w:r>
            <w:r>
              <w:rPr>
                <w:rStyle w:val="em"/>
              </w:rPr>
              <w:t>dest</w:t>
            </w:r>
            <w:r>
              <w:t xml:space="preserve"> must be a </w:t>
            </w:r>
            <w:r>
              <w:rPr>
                <w:rStyle w:val="code"/>
              </w:rPr>
              <w:t>q</w:t>
            </w:r>
            <w:r>
              <w:t xml:space="preserve"> register. </w:t>
            </w:r>
          </w:p>
        </w:tc>
      </w:tr>
      <w:tr w:rsidR="008A5E4E" w14:paraId="1C5292CD" w14:textId="77777777">
        <w:trPr>
          <w:tblCellSpacing w:w="0" w:type="dxa"/>
        </w:trPr>
        <w:tc>
          <w:tcPr>
            <w:tcW w:w="0" w:type="auto"/>
            <w:tcMar>
              <w:top w:w="45" w:type="dxa"/>
              <w:left w:w="45" w:type="dxa"/>
              <w:bottom w:w="45" w:type="dxa"/>
              <w:right w:w="45" w:type="dxa"/>
            </w:tcMar>
          </w:tcPr>
          <w:p w14:paraId="3C54CD3E" w14:textId="4B7FE1C3" w:rsidR="008A5E4E" w:rsidRDefault="0065745B" w:rsidP="009A7528">
            <w:pPr>
              <w:pStyle w:val="tdTableStyle-TablestyleNonAltRows-BodyA-Column-Body1"/>
            </w:pPr>
            <w:r>
              <w:rPr>
                <w:rStyle w:val="em"/>
              </w:rPr>
              <w:t>src0</w:t>
            </w:r>
            <w:r>
              <w:t xml:space="preserve">, </w:t>
            </w:r>
            <w:r>
              <w:rPr>
                <w:rStyle w:val="em"/>
              </w:rPr>
              <w:t>src1</w:t>
            </w:r>
            <w:r>
              <w:t xml:space="preserve">, </w:t>
            </w:r>
            <w:r>
              <w:rPr>
                <w:rStyle w:val="em"/>
              </w:rPr>
              <w:t>src2</w:t>
            </w:r>
            <w:r>
              <w:t xml:space="preserve">: Sources. For the regular operation, </w:t>
            </w:r>
            <w:r>
              <w:rPr>
                <w:rStyle w:val="em"/>
              </w:rPr>
              <w:t>src0</w:t>
            </w:r>
            <w:r>
              <w:t xml:space="preserve"> must be a control (</w:t>
            </w:r>
            <w:r>
              <w:rPr>
                <w:rStyle w:val="code"/>
              </w:rPr>
              <w:t>c</w:t>
            </w:r>
            <w:r>
              <w:t xml:space="preserve">) register or an immediate value and is of type </w:t>
            </w:r>
            <w:r>
              <w:rPr>
                <w:rStyle w:val="code"/>
              </w:rPr>
              <w:t>b1</w:t>
            </w:r>
            <w:r>
              <w:t xml:space="preserve">. For the packed operation, if the </w:t>
            </w:r>
            <w:r>
              <w:rPr>
                <w:rStyle w:val="em"/>
              </w:rPr>
              <w:t>Length</w:t>
            </w:r>
            <w:r>
              <w:t xml:space="preserve"> is 32 bits, then </w:t>
            </w:r>
            <w:r>
              <w:rPr>
                <w:rStyle w:val="em"/>
              </w:rPr>
              <w:t>src0</w:t>
            </w:r>
            <w:r>
              <w:t xml:space="preserve"> must be an </w:t>
            </w:r>
            <w:r>
              <w:rPr>
                <w:rStyle w:val="code"/>
              </w:rPr>
              <w:t>s</w:t>
            </w:r>
            <w:r>
              <w:t xml:space="preserve"> register or </w:t>
            </w:r>
            <w:r w:rsidR="009A7528">
              <w:t xml:space="preserve">immediate </w:t>
            </w:r>
            <w:r>
              <w:t xml:space="preserve">value of type </w:t>
            </w:r>
            <w:r>
              <w:rPr>
                <w:rStyle w:val="code"/>
              </w:rPr>
              <w:t>u</w:t>
            </w:r>
            <w:r>
              <w:rPr>
                <w:rStyle w:val="em"/>
              </w:rPr>
              <w:t>Length</w:t>
            </w:r>
            <w:r>
              <w:t xml:space="preserve">; if the </w:t>
            </w:r>
            <w:r>
              <w:rPr>
                <w:rStyle w:val="em"/>
              </w:rPr>
              <w:t>Length</w:t>
            </w:r>
            <w:r>
              <w:t xml:space="preserve"> is 64 bits, then </w:t>
            </w:r>
            <w:r>
              <w:rPr>
                <w:rStyle w:val="em"/>
              </w:rPr>
              <w:t>src0</w:t>
            </w:r>
            <w:r>
              <w:t xml:space="preserve"> must be a </w:t>
            </w:r>
            <w:r>
              <w:rPr>
                <w:rStyle w:val="code"/>
              </w:rPr>
              <w:t>d</w:t>
            </w:r>
            <w:r>
              <w:t xml:space="preserve"> register or </w:t>
            </w:r>
            <w:r w:rsidR="009A7528">
              <w:t xml:space="preserve">immediate </w:t>
            </w:r>
            <w:r>
              <w:t xml:space="preserve">value of type </w:t>
            </w:r>
            <w:r>
              <w:rPr>
                <w:rStyle w:val="code"/>
              </w:rPr>
              <w:t>u</w:t>
            </w:r>
            <w:r>
              <w:rPr>
                <w:rStyle w:val="em"/>
              </w:rPr>
              <w:t>Length</w:t>
            </w:r>
            <w:r>
              <w:t xml:space="preserve">; if the </w:t>
            </w:r>
            <w:r>
              <w:rPr>
                <w:rStyle w:val="em"/>
              </w:rPr>
              <w:t>Length</w:t>
            </w:r>
            <w:r>
              <w:t xml:space="preserve"> is 128 bits, then </w:t>
            </w:r>
            <w:r>
              <w:rPr>
                <w:rStyle w:val="em"/>
              </w:rPr>
              <w:t>src0</w:t>
            </w:r>
            <w:r>
              <w:t xml:space="preserve"> must be a </w:t>
            </w:r>
            <w:r>
              <w:rPr>
                <w:rStyle w:val="code"/>
              </w:rPr>
              <w:t>q</w:t>
            </w:r>
            <w:r>
              <w:t xml:space="preserve"> register or </w:t>
            </w:r>
            <w:r w:rsidR="009A7528">
              <w:t xml:space="preserve">immediate </w:t>
            </w:r>
            <w:r>
              <w:t xml:space="preserve">value of type </w:t>
            </w:r>
            <w:r>
              <w:rPr>
                <w:rStyle w:val="code"/>
              </w:rPr>
              <w:t>u</w:t>
            </w:r>
            <w:r>
              <w:rPr>
                <w:rStyle w:val="em"/>
              </w:rPr>
              <w:t>Length</w:t>
            </w:r>
            <w:r>
              <w:t>.</w:t>
            </w:r>
          </w:p>
        </w:tc>
      </w:tr>
    </w:tbl>
    <w:p w14:paraId="26D67CB2" w14:textId="77777777" w:rsidR="008A5E4E" w:rsidRDefault="008A5E4E">
      <w:pPr>
        <w:spacing w:after="240"/>
      </w:pPr>
    </w:p>
    <w:p w14:paraId="0D7A715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68A09398"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D59C9D4"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22A3208D" w14:textId="77777777">
        <w:trPr>
          <w:tblCellSpacing w:w="0" w:type="dxa"/>
        </w:trPr>
        <w:tc>
          <w:tcPr>
            <w:tcW w:w="0" w:type="auto"/>
            <w:tcMar>
              <w:top w:w="45" w:type="dxa"/>
              <w:left w:w="45" w:type="dxa"/>
              <w:bottom w:w="45" w:type="dxa"/>
              <w:right w:w="45" w:type="dxa"/>
            </w:tcMar>
          </w:tcPr>
          <w:p w14:paraId="734B164B" w14:textId="77777777" w:rsidR="008A5E4E" w:rsidRDefault="0065745B">
            <w:pPr>
              <w:pStyle w:val="tdTableStyle-TablestyleNonAltRows-BodyA-Column-Body1"/>
            </w:pPr>
            <w:r>
              <w:t xml:space="preserve">No exceptions are allowed. </w:t>
            </w:r>
          </w:p>
        </w:tc>
      </w:tr>
    </w:tbl>
    <w:p w14:paraId="67248AE0" w14:textId="77777777" w:rsidR="008A5E4E" w:rsidRDefault="008A5E4E">
      <w:pPr>
        <w:spacing w:after="240"/>
      </w:pPr>
    </w:p>
    <w:p w14:paraId="7FF0A26A" w14:textId="77777777" w:rsidR="008A5E4E" w:rsidRDefault="0065745B">
      <w:pPr>
        <w:pStyle w:val="p"/>
      </w:pPr>
      <w:r>
        <w:t xml:space="preserve">For BRIG syntax, see </w:t>
      </w:r>
      <w:r>
        <w:rPr>
          <w:rStyle w:val="xref1"/>
        </w:rPr>
        <w:t>18.7.1.9. BRIG Syntax for Bit Conditional Move (cmov) Operation (</w:t>
      </w:r>
      <w:r w:rsidR="009A76EE" w:rsidRPr="008A5E4E">
        <w:fldChar w:fldCharType="begin"/>
      </w:r>
      <w:r w:rsidR="008A5E4E">
        <w:instrText xml:space="preserve"> PAGEREF _Ref-1360734804 \p \h  \* MERGEFORMAT </w:instrText>
      </w:r>
      <w:r w:rsidR="009A76EE" w:rsidRPr="008A5E4E">
        <w:fldChar w:fldCharType="separate"/>
      </w:r>
      <w:r w:rsidR="00533AF0" w:rsidRPr="00533AF0">
        <w:rPr>
          <w:rStyle w:val="xref1"/>
          <w:noProof/>
        </w:rPr>
        <w:t>on</w:t>
      </w:r>
      <w:r w:rsidR="00533AF0">
        <w:rPr>
          <w:noProof/>
        </w:rPr>
        <w:t xml:space="preserve"> page 360</w:t>
      </w:r>
      <w:r w:rsidR="009A76EE" w:rsidRPr="008A5E4E">
        <w:rPr>
          <w:rStyle w:val="xref1"/>
        </w:rPr>
        <w:fldChar w:fldCharType="end"/>
      </w:r>
      <w:r>
        <w:rPr>
          <w:rStyle w:val="xref1"/>
        </w:rPr>
        <w:t>)</w:t>
      </w:r>
      <w:r>
        <w:t xml:space="preserve">. </w:t>
      </w:r>
    </w:p>
    <w:p w14:paraId="4D93C40D" w14:textId="77777777" w:rsidR="008A5E4E" w:rsidRDefault="0065745B">
      <w:pPr>
        <w:pStyle w:val="h3"/>
      </w:pPr>
      <w:bookmarkStart w:id="504" w:name="_Toc396034227"/>
      <w:r>
        <w:t>5.10.2 Description</w:t>
      </w:r>
      <w:bookmarkEnd w:id="504"/>
    </w:p>
    <w:p w14:paraId="38D51731" w14:textId="77777777" w:rsidR="008A5E4E" w:rsidRDefault="0065745B">
      <w:pPr>
        <w:pStyle w:val="p"/>
      </w:pPr>
      <w:r>
        <w:t xml:space="preserve">The regular form of </w:t>
      </w:r>
      <w:r>
        <w:rPr>
          <w:rStyle w:val="code1"/>
        </w:rPr>
        <w:t>cmov</w:t>
      </w:r>
      <w:r>
        <w:t xml:space="preserve"> conditionally moves either of two 1-bit, 32-bit, 64-bit, or 128-bit values into the destination register </w:t>
      </w:r>
      <w:r>
        <w:rPr>
          <w:rStyle w:val="i"/>
        </w:rPr>
        <w:t>dest</w:t>
      </w:r>
      <w:r>
        <w:t xml:space="preserve">. If the source </w:t>
      </w:r>
      <w:r>
        <w:rPr>
          <w:rStyle w:val="i"/>
        </w:rPr>
        <w:t>src0</w:t>
      </w:r>
      <w:r>
        <w:t xml:space="preserve"> is false (0), the destination is set to the value of </w:t>
      </w:r>
      <w:r>
        <w:rPr>
          <w:rStyle w:val="i"/>
        </w:rPr>
        <w:t>src2</w:t>
      </w:r>
      <w:r>
        <w:t xml:space="preserve">; otherwise, the destination is set to the value of </w:t>
      </w:r>
      <w:r>
        <w:rPr>
          <w:rStyle w:val="i"/>
        </w:rPr>
        <w:t>src1</w:t>
      </w:r>
      <w:r>
        <w:t>.</w:t>
      </w:r>
    </w:p>
    <w:p w14:paraId="61E77EED" w14:textId="77777777" w:rsidR="008A5E4E" w:rsidRDefault="0065745B">
      <w:pPr>
        <w:pStyle w:val="p"/>
      </w:pPr>
      <w:r>
        <w:t xml:space="preserve">The packed form of </w:t>
      </w:r>
      <w:r>
        <w:rPr>
          <w:rStyle w:val="code1"/>
        </w:rPr>
        <w:t>cmov</w:t>
      </w:r>
      <w:r>
        <w:t xml:space="preserve"> conditionally moves each element of the packed type independently. If the element in </w:t>
      </w:r>
      <w:r>
        <w:rPr>
          <w:rStyle w:val="i"/>
        </w:rPr>
        <w:t>src0</w:t>
      </w:r>
      <w:r>
        <w:t xml:space="preserve"> is false (0), the corresponding destination element is set to the corresponding element of </w:t>
      </w:r>
      <w:r>
        <w:rPr>
          <w:rStyle w:val="i"/>
        </w:rPr>
        <w:t>src2</w:t>
      </w:r>
      <w:r>
        <w:t xml:space="preserve">; otherwise, the destination is set to the corresponding element of </w:t>
      </w:r>
      <w:r>
        <w:rPr>
          <w:rStyle w:val="i"/>
        </w:rPr>
        <w:t>src1</w:t>
      </w:r>
      <w:r>
        <w:t>.</w:t>
      </w:r>
    </w:p>
    <w:p w14:paraId="08FD38EC" w14:textId="77777777" w:rsidR="008A5E4E" w:rsidRDefault="0065745B">
      <w:pPr>
        <w:pStyle w:val="pExample"/>
      </w:pPr>
      <w:r>
        <w:t>Examples</w:t>
      </w:r>
    </w:p>
    <w:p w14:paraId="757D5BA5" w14:textId="77777777" w:rsidR="008A5E4E" w:rsidRDefault="0065745B">
      <w:pPr>
        <w:pStyle w:val="pre"/>
      </w:pPr>
      <w:r>
        <w:t>cmov_b32 $s1, $c3, $s1, $s2;</w:t>
      </w:r>
      <w:r>
        <w:br/>
        <w:t xml:space="preserve"> cmov_b64 $d1, $c3, $d1, $d2;</w:t>
      </w:r>
      <w:r>
        <w:br/>
        <w:t xml:space="preserve"> cmov_b32 $s1, $c0, $s1, $s2;</w:t>
      </w:r>
      <w:r>
        <w:br/>
      </w:r>
      <w:r>
        <w:lastRenderedPageBreak/>
        <w:t xml:space="preserve">                 </w:t>
      </w:r>
      <w:r>
        <w:br/>
        <w:t xml:space="preserve"> cmov_u8x4 $s1, $s0, $s1, $s2;</w:t>
      </w:r>
      <w:r>
        <w:br/>
        <w:t xml:space="preserve"> cmov_s8x4 $s1, $s0, $s1, $s2;</w:t>
      </w:r>
      <w:r>
        <w:br/>
        <w:t xml:space="preserve"> cmov_s8x8 $d1, $d0, $d1, $d2;</w:t>
      </w:r>
    </w:p>
    <w:p w14:paraId="6531C5B2" w14:textId="77777777" w:rsidR="008A5E4E" w:rsidRDefault="0065745B">
      <w:pPr>
        <w:pStyle w:val="h2"/>
      </w:pPr>
      <w:bookmarkStart w:id="505" w:name="_Toc396034228"/>
      <w:r>
        <w:t xml:space="preserve">5.11 </w:t>
      </w:r>
      <w:r w:rsidR="009A76EE">
        <w:fldChar w:fldCharType="begin"/>
      </w:r>
      <w:r>
        <w:instrText xml:space="preserve"> XE "floating-point arithmetic operations" </w:instrText>
      </w:r>
      <w:r w:rsidR="009A76EE">
        <w:fldChar w:fldCharType="end"/>
      </w:r>
      <w:bookmarkStart w:id="506" w:name="_Ref820116351"/>
      <w:bookmarkStart w:id="507" w:name="_Ref1094051589"/>
      <w:r>
        <w:t>Floating-Point Arithmetic Operations</w:t>
      </w:r>
      <w:bookmarkEnd w:id="505"/>
      <w:bookmarkEnd w:id="506"/>
      <w:bookmarkEnd w:id="507"/>
    </w:p>
    <w:p w14:paraId="417A2823" w14:textId="77777777" w:rsidR="008A5E4E" w:rsidRDefault="0065745B">
      <w:pPr>
        <w:pStyle w:val="p"/>
      </w:pPr>
      <w:r>
        <w:t xml:space="preserve">These operations perform floating-point arithmetic and follow the IEEE/ANSI Standard 754-2008. However, there are some important differences. See </w:t>
      </w:r>
      <w:r>
        <w:rPr>
          <w:rStyle w:val="xref1"/>
        </w:rPr>
        <w:t>4.19. Floating Point (</w:t>
      </w:r>
      <w:r w:rsidR="009A76EE" w:rsidRPr="008A5E4E">
        <w:fldChar w:fldCharType="begin"/>
      </w:r>
      <w:r w:rsidR="008A5E4E">
        <w:instrText xml:space="preserve"> PAGEREF _Ref521090489 \p \h  \* MERGEFORMAT </w:instrText>
      </w:r>
      <w:r w:rsidR="009A76EE" w:rsidRPr="008A5E4E">
        <w:fldChar w:fldCharType="separate"/>
      </w:r>
      <w:r w:rsidR="00533AF0" w:rsidRPr="00533AF0">
        <w:rPr>
          <w:rStyle w:val="xref1"/>
          <w:noProof/>
        </w:rPr>
        <w:t>on</w:t>
      </w:r>
      <w:r w:rsidR="00533AF0">
        <w:rPr>
          <w:noProof/>
        </w:rPr>
        <w:t xml:space="preserve"> page 90</w:t>
      </w:r>
      <w:r w:rsidR="009A76EE" w:rsidRPr="008A5E4E">
        <w:rPr>
          <w:rStyle w:val="xref1"/>
        </w:rPr>
        <w:fldChar w:fldCharType="end"/>
      </w:r>
      <w:r>
        <w:rPr>
          <w:rStyle w:val="xref1"/>
        </w:rPr>
        <w:t>)</w:t>
      </w:r>
      <w:r>
        <w:t>.</w:t>
      </w:r>
    </w:p>
    <w:p w14:paraId="0662A4D4" w14:textId="77777777" w:rsidR="008A5E4E" w:rsidRDefault="0065745B">
      <w:pPr>
        <w:pStyle w:val="h3"/>
      </w:pPr>
      <w:bookmarkStart w:id="508" w:name="_Toc396034229"/>
      <w:r>
        <w:t>5.11.1 Syntax</w:t>
      </w:r>
      <w:bookmarkEnd w:id="508"/>
    </w:p>
    <w:p w14:paraId="115A11E4" w14:textId="77777777" w:rsidR="008A5E4E" w:rsidRDefault="0065745B">
      <w:pPr>
        <w:pStyle w:val="pTableTitle"/>
      </w:pPr>
      <w:bookmarkStart w:id="509" w:name="_ListOf107"/>
      <w:r>
        <w:t>Table 5–15 Syntax for Floating-Point Arithmetic Operations</w:t>
      </w:r>
    </w:p>
    <w:bookmarkEnd w:id="509"/>
    <w:p w14:paraId="476D0622"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642"/>
        <w:gridCol w:w="1420"/>
      </w:tblGrid>
      <w:tr w:rsidR="008A5E4E" w14:paraId="01DBC623"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3C9129EF"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280278A9" w14:textId="77777777" w:rsidR="008A5E4E" w:rsidRDefault="0065745B">
            <w:pPr>
              <w:pStyle w:val="thTableStyle-TablestyleSyntax-HeadD-Operands-Header1"/>
              <w:shd w:val="clear" w:color="auto" w:fill="D3D3D3"/>
            </w:pPr>
            <w:r>
              <w:rPr>
                <w:shd w:val="clear" w:color="auto" w:fill="D3D3D3"/>
              </w:rPr>
              <w:t>Operands</w:t>
            </w:r>
          </w:p>
        </w:tc>
      </w:tr>
      <w:tr w:rsidR="008A5E4E" w14:paraId="1996CF3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74CDEEA" w14:textId="77777777" w:rsidR="008A5E4E" w:rsidRDefault="0065745B">
            <w:pPr>
              <w:pStyle w:val="tdTableStyle-TablestyleSyntax-BodyE-Opcodes-Body1"/>
              <w:shd w:val="clear" w:color="auto" w:fill="DCDCDC"/>
            </w:pPr>
            <w:r>
              <w:rPr>
                <w:rStyle w:val="b"/>
                <w:b/>
                <w:bCs/>
                <w:shd w:val="clear" w:color="auto" w:fill="DCDCDC"/>
              </w:rPr>
              <w:t>add_</w:t>
            </w:r>
            <w:commentRangeStart w:id="510"/>
            <w:r>
              <w:rPr>
                <w:rStyle w:val="code"/>
                <w:shd w:val="clear" w:color="auto" w:fill="DCDCDC"/>
              </w:rPr>
              <w:t>ftz_</w:t>
            </w:r>
            <w:r>
              <w:rPr>
                <w:rStyle w:val="em"/>
                <w:shd w:val="clear" w:color="auto" w:fill="DCDCDC"/>
              </w:rPr>
              <w:t>round</w:t>
            </w:r>
            <w:commentRangeEnd w:id="510"/>
            <w:r w:rsidR="00E83D2B">
              <w:rPr>
                <w:rStyle w:val="ac"/>
                <w:b w:val="0"/>
                <w:bCs w:val="0"/>
                <w:color w:val="auto"/>
              </w:rPr>
              <w:commentReference w:id="510"/>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0B10ABAD" w14:textId="77777777" w:rsidR="008A5E4E" w:rsidRDefault="0065745B">
            <w:pPr>
              <w:pStyle w:val="tdTableStyle-TablestyleSyntax-BodyD-Operands-Body1"/>
            </w:pPr>
            <w:r>
              <w:rPr>
                <w:rStyle w:val="em"/>
              </w:rPr>
              <w:t>dest, src0, src1</w:t>
            </w:r>
          </w:p>
        </w:tc>
      </w:tr>
      <w:tr w:rsidR="008A5E4E" w14:paraId="6C333B3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9980968" w14:textId="77777777" w:rsidR="008A5E4E" w:rsidRDefault="0065745B">
            <w:pPr>
              <w:pStyle w:val="tdTableStyle-TablestyleSyntax-BodyE-Opcodes-Body1"/>
              <w:shd w:val="clear" w:color="auto" w:fill="DCDCDC"/>
            </w:pPr>
            <w:r>
              <w:rPr>
                <w:rStyle w:val="b"/>
                <w:b/>
                <w:bCs/>
                <w:shd w:val="clear" w:color="auto" w:fill="DCDCDC"/>
              </w:rPr>
              <w:t>ceil_</w:t>
            </w:r>
            <w:r>
              <w:rPr>
                <w:rStyle w:val="code"/>
                <w:shd w:val="clear" w:color="auto" w:fill="DCDCDC"/>
              </w:rPr>
              <w:t>ftz_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68ADBCDC" w14:textId="77777777" w:rsidR="008A5E4E" w:rsidRDefault="0065745B">
            <w:pPr>
              <w:pStyle w:val="tdTableStyle-TablestyleSyntax-BodyD-Operands-Body1"/>
            </w:pPr>
            <w:r>
              <w:rPr>
                <w:rStyle w:val="em"/>
              </w:rPr>
              <w:t>dest, src0</w:t>
            </w:r>
          </w:p>
        </w:tc>
      </w:tr>
      <w:tr w:rsidR="008A5E4E" w14:paraId="1E5027F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47340B1" w14:textId="77777777" w:rsidR="008A5E4E" w:rsidRDefault="0065745B">
            <w:pPr>
              <w:pStyle w:val="tdTableStyle-TablestyleSyntax-BodyE-Opcodes-Body1"/>
              <w:shd w:val="clear" w:color="auto" w:fill="DCDCDC"/>
            </w:pPr>
            <w:r>
              <w:rPr>
                <w:rStyle w:val="b"/>
                <w:b/>
                <w:bCs/>
                <w:shd w:val="clear" w:color="auto" w:fill="DCDCDC"/>
              </w:rPr>
              <w:t>div_</w:t>
            </w:r>
            <w:r>
              <w:rPr>
                <w:rStyle w:val="code"/>
                <w:shd w:val="clear" w:color="auto" w:fill="DCDCDC"/>
              </w:rPr>
              <w:t>ftz_</w:t>
            </w:r>
            <w:r>
              <w:rPr>
                <w:rStyle w:val="em"/>
                <w:shd w:val="clear" w:color="auto" w:fill="DCDCDC"/>
              </w:rPr>
              <w:t>round</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54857115" w14:textId="77777777" w:rsidR="008A5E4E" w:rsidRDefault="0065745B">
            <w:pPr>
              <w:pStyle w:val="tdTableStyle-TablestyleSyntax-BodyD-Operands-Body1"/>
            </w:pPr>
            <w:r>
              <w:rPr>
                <w:rStyle w:val="em"/>
              </w:rPr>
              <w:t>dest, src0, src1</w:t>
            </w:r>
          </w:p>
        </w:tc>
      </w:tr>
      <w:tr w:rsidR="008A5E4E" w14:paraId="18CA345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41A19CF" w14:textId="77777777" w:rsidR="008A5E4E" w:rsidRDefault="0065745B">
            <w:pPr>
              <w:pStyle w:val="tdTableStyle-TablestyleSyntax-BodyE-Opcodes-Body1"/>
              <w:shd w:val="clear" w:color="auto" w:fill="DCDCDC"/>
            </w:pPr>
            <w:r>
              <w:rPr>
                <w:rStyle w:val="b"/>
                <w:b/>
                <w:bCs/>
                <w:shd w:val="clear" w:color="auto" w:fill="DCDCDC"/>
              </w:rPr>
              <w:t>floor_</w:t>
            </w:r>
            <w:r>
              <w:rPr>
                <w:rStyle w:val="code"/>
                <w:shd w:val="clear" w:color="auto" w:fill="DCDCDC"/>
              </w:rPr>
              <w:t>ftz_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85CBCF6" w14:textId="77777777" w:rsidR="008A5E4E" w:rsidRDefault="0065745B">
            <w:pPr>
              <w:pStyle w:val="tdTableStyle-TablestyleSyntax-BodyD-Operands-Body1"/>
            </w:pPr>
            <w:r>
              <w:rPr>
                <w:rStyle w:val="em"/>
              </w:rPr>
              <w:t>dest, src0</w:t>
            </w:r>
          </w:p>
        </w:tc>
      </w:tr>
      <w:tr w:rsidR="008A5E4E" w14:paraId="2723A28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047852A" w14:textId="77777777" w:rsidR="008A5E4E" w:rsidRDefault="0065745B">
            <w:pPr>
              <w:pStyle w:val="tdTableStyle-TablestyleSyntax-BodyE-Opcodes-Body1"/>
              <w:shd w:val="clear" w:color="auto" w:fill="DCDCDC"/>
            </w:pPr>
            <w:r>
              <w:rPr>
                <w:rStyle w:val="b"/>
                <w:b/>
                <w:bCs/>
                <w:shd w:val="clear" w:color="auto" w:fill="DCDCDC"/>
              </w:rPr>
              <w:t>fma_</w:t>
            </w:r>
            <w:r>
              <w:rPr>
                <w:rStyle w:val="code"/>
                <w:shd w:val="clear" w:color="auto" w:fill="DCDCDC"/>
              </w:rPr>
              <w:t>ftz_</w:t>
            </w:r>
            <w:r>
              <w:rPr>
                <w:rStyle w:val="em"/>
                <w:shd w:val="clear" w:color="auto" w:fill="DCDCDC"/>
              </w:rPr>
              <w:t>round</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2CC6AA1" w14:textId="77777777" w:rsidR="008A5E4E" w:rsidRDefault="0065745B">
            <w:pPr>
              <w:pStyle w:val="tdTableStyle-TablestyleSyntax-BodyD-Operands-Body1"/>
            </w:pPr>
            <w:r>
              <w:rPr>
                <w:rStyle w:val="em"/>
              </w:rPr>
              <w:t>dest, src0, src1, src2</w:t>
            </w:r>
          </w:p>
        </w:tc>
      </w:tr>
      <w:tr w:rsidR="008A5E4E" w14:paraId="3C8A7A8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D1F724F" w14:textId="74E0658E" w:rsidR="008A5E4E" w:rsidRDefault="0065745B">
            <w:pPr>
              <w:pStyle w:val="tdTableStyle-TablestyleSyntax-BodyE-Opcodes-Body1"/>
              <w:shd w:val="clear" w:color="auto" w:fill="DCDCDC"/>
            </w:pPr>
            <w:r>
              <w:rPr>
                <w:rStyle w:val="b"/>
                <w:b/>
                <w:bCs/>
                <w:shd w:val="clear" w:color="auto" w:fill="DCDCDC"/>
              </w:rPr>
              <w:t>fract</w:t>
            </w:r>
            <w:r>
              <w:rPr>
                <w:rStyle w:val="code"/>
                <w:shd w:val="clear" w:color="auto" w:fill="DCDCDC"/>
              </w:rPr>
              <w:t>_ftz_</w:t>
            </w:r>
            <w:r w:rsidR="006766A3">
              <w:rPr>
                <w:rStyle w:val="em"/>
                <w:shd w:val="clear" w:color="auto" w:fill="DCDCDC"/>
              </w:rPr>
              <w:t xml:space="preserve"> </w:t>
            </w:r>
            <w:r w:rsidR="006766A3" w:rsidRPr="00240BD2">
              <w:rPr>
                <w:rStyle w:val="em"/>
                <w:b w:val="0"/>
                <w:shd w:val="clear" w:color="auto" w:fill="DCDCDC"/>
              </w:rPr>
              <w:t>round</w:t>
            </w:r>
            <w:r w:rsidR="006766A3" w:rsidRPr="00240BD2">
              <w:rPr>
                <w:rStyle w:val="code"/>
                <w:b w:val="0"/>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5A7102EF" w14:textId="77777777" w:rsidR="008A5E4E" w:rsidRDefault="0065745B">
            <w:pPr>
              <w:pStyle w:val="tdTableStyle-TablestyleSyntax-BodyD-Operands-Body1"/>
            </w:pPr>
            <w:r>
              <w:rPr>
                <w:rStyle w:val="em"/>
              </w:rPr>
              <w:t>dest, src0</w:t>
            </w:r>
          </w:p>
        </w:tc>
      </w:tr>
      <w:tr w:rsidR="008A5E4E" w14:paraId="56AF7E2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78BF9AB" w14:textId="77777777" w:rsidR="008A5E4E" w:rsidRDefault="0065745B">
            <w:pPr>
              <w:pStyle w:val="tdTableStyle-TablestyleSyntax-BodyE-Opcodes-Body1"/>
              <w:shd w:val="clear" w:color="auto" w:fill="DCDCDC"/>
            </w:pPr>
            <w:r>
              <w:rPr>
                <w:rStyle w:val="b"/>
                <w:b/>
                <w:bCs/>
                <w:shd w:val="clear" w:color="auto" w:fill="DCDCDC"/>
              </w:rPr>
              <w:t>max</w:t>
            </w:r>
            <w:r>
              <w:rPr>
                <w:rStyle w:val="code"/>
                <w:shd w:val="clear" w:color="auto" w:fill="DCDCDC"/>
              </w:rPr>
              <w:t>_ftz_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3FF5E06D" w14:textId="77777777" w:rsidR="008A5E4E" w:rsidRDefault="0065745B">
            <w:pPr>
              <w:pStyle w:val="tdTableStyle-TablestyleSyntax-BodyD-Operands-Body1"/>
            </w:pPr>
            <w:r>
              <w:rPr>
                <w:rStyle w:val="em"/>
              </w:rPr>
              <w:t>dest, src0, src1</w:t>
            </w:r>
          </w:p>
        </w:tc>
      </w:tr>
      <w:tr w:rsidR="008A5E4E" w14:paraId="2F1E29F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5868B3C" w14:textId="77777777" w:rsidR="008A5E4E" w:rsidRDefault="0065745B">
            <w:pPr>
              <w:pStyle w:val="tdTableStyle-TablestyleSyntax-BodyE-Opcodes-Body1"/>
              <w:shd w:val="clear" w:color="auto" w:fill="DCDCDC"/>
            </w:pPr>
            <w:r>
              <w:rPr>
                <w:rStyle w:val="b"/>
                <w:b/>
                <w:bCs/>
                <w:shd w:val="clear" w:color="auto" w:fill="DCDCDC"/>
              </w:rPr>
              <w:t>min</w:t>
            </w:r>
            <w:r>
              <w:rPr>
                <w:rStyle w:val="code"/>
                <w:shd w:val="clear" w:color="auto" w:fill="DCDCDC"/>
              </w:rPr>
              <w:t>_ftz_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35984F12" w14:textId="77777777" w:rsidR="008A5E4E" w:rsidRDefault="0065745B">
            <w:pPr>
              <w:pStyle w:val="tdTableStyle-TablestyleSyntax-BodyD-Operands-Body1"/>
            </w:pPr>
            <w:r>
              <w:rPr>
                <w:rStyle w:val="em"/>
              </w:rPr>
              <w:t>dest, src0, src1</w:t>
            </w:r>
          </w:p>
        </w:tc>
      </w:tr>
      <w:tr w:rsidR="008A5E4E" w14:paraId="7CF9A68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33C22E6" w14:textId="77777777" w:rsidR="008A5E4E" w:rsidRDefault="0065745B">
            <w:pPr>
              <w:pStyle w:val="tdTableStyle-TablestyleSyntax-BodyE-Opcodes-Body1"/>
              <w:shd w:val="clear" w:color="auto" w:fill="DCDCDC"/>
            </w:pPr>
            <w:r>
              <w:rPr>
                <w:rStyle w:val="b"/>
                <w:b/>
                <w:bCs/>
                <w:shd w:val="clear" w:color="auto" w:fill="DCDCDC"/>
              </w:rPr>
              <w:t>mul</w:t>
            </w:r>
            <w:r>
              <w:rPr>
                <w:rStyle w:val="code"/>
                <w:shd w:val="clear" w:color="auto" w:fill="DCDCDC"/>
              </w:rPr>
              <w:t>_ftz_</w:t>
            </w:r>
            <w:r>
              <w:rPr>
                <w:rStyle w:val="em"/>
                <w:shd w:val="clear" w:color="auto" w:fill="DCDCDC"/>
              </w:rPr>
              <w:t>round</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2513A04E" w14:textId="77777777" w:rsidR="008A5E4E" w:rsidRDefault="0065745B">
            <w:pPr>
              <w:pStyle w:val="tdTableStyle-TablestyleSyntax-BodyD-Operands-Body1"/>
            </w:pPr>
            <w:r>
              <w:rPr>
                <w:rStyle w:val="em"/>
              </w:rPr>
              <w:t>dest, src0, src1</w:t>
            </w:r>
          </w:p>
        </w:tc>
      </w:tr>
      <w:tr w:rsidR="008A5E4E" w14:paraId="117F3C6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075785C" w14:textId="77777777" w:rsidR="008A5E4E" w:rsidRDefault="0065745B">
            <w:pPr>
              <w:pStyle w:val="tdTableStyle-TablestyleSyntax-BodyE-Opcodes-Body1"/>
              <w:shd w:val="clear" w:color="auto" w:fill="DCDCDC"/>
            </w:pPr>
            <w:r>
              <w:rPr>
                <w:rStyle w:val="b"/>
                <w:b/>
                <w:bCs/>
                <w:shd w:val="clear" w:color="auto" w:fill="DCDCDC"/>
              </w:rPr>
              <w:t>rint_</w:t>
            </w:r>
            <w:r>
              <w:rPr>
                <w:rStyle w:val="code"/>
                <w:shd w:val="clear" w:color="auto" w:fill="DCDCDC"/>
              </w:rPr>
              <w:t>ftz_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05971EA4" w14:textId="77777777" w:rsidR="008A5E4E" w:rsidRDefault="0065745B">
            <w:pPr>
              <w:pStyle w:val="tdTableStyle-TablestyleSyntax-BodyD-Operands-Body1"/>
            </w:pPr>
            <w:r>
              <w:rPr>
                <w:rStyle w:val="em"/>
              </w:rPr>
              <w:t>dest, src0</w:t>
            </w:r>
          </w:p>
        </w:tc>
      </w:tr>
      <w:tr w:rsidR="008A5E4E" w14:paraId="7782467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93D893F" w14:textId="77777777" w:rsidR="008A5E4E" w:rsidRDefault="0065745B">
            <w:pPr>
              <w:pStyle w:val="tdTableStyle-TablestyleSyntax-BodyE-Opcodes-Body1"/>
              <w:shd w:val="clear" w:color="auto" w:fill="DCDCDC"/>
            </w:pPr>
            <w:r>
              <w:rPr>
                <w:rStyle w:val="b"/>
                <w:b/>
                <w:bCs/>
                <w:shd w:val="clear" w:color="auto" w:fill="DCDCDC"/>
              </w:rPr>
              <w:t>sqrt</w:t>
            </w:r>
            <w:r>
              <w:rPr>
                <w:rStyle w:val="code"/>
                <w:shd w:val="clear" w:color="auto" w:fill="DCDCDC"/>
              </w:rPr>
              <w:t>_ftz_</w:t>
            </w:r>
            <w:r>
              <w:rPr>
                <w:rStyle w:val="em"/>
                <w:shd w:val="clear" w:color="auto" w:fill="DCDCDC"/>
              </w:rPr>
              <w:t>round</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28C70E74" w14:textId="77777777" w:rsidR="008A5E4E" w:rsidRDefault="0065745B">
            <w:pPr>
              <w:pStyle w:val="tdTableStyle-TablestyleSyntax-BodyD-Operands-Body1"/>
            </w:pPr>
            <w:r>
              <w:rPr>
                <w:rStyle w:val="em"/>
              </w:rPr>
              <w:t>dest, src0</w:t>
            </w:r>
          </w:p>
        </w:tc>
      </w:tr>
      <w:tr w:rsidR="008A5E4E" w14:paraId="55BDAE4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BD52FC5" w14:textId="77777777" w:rsidR="008A5E4E" w:rsidRDefault="0065745B">
            <w:pPr>
              <w:pStyle w:val="tdTableStyle-TablestyleSyntax-BodyE-Opcodes-Body1"/>
              <w:shd w:val="clear" w:color="auto" w:fill="DCDCDC"/>
            </w:pPr>
            <w:r>
              <w:rPr>
                <w:rStyle w:val="b"/>
                <w:b/>
                <w:bCs/>
                <w:shd w:val="clear" w:color="auto" w:fill="DCDCDC"/>
              </w:rPr>
              <w:t>sub</w:t>
            </w:r>
            <w:r>
              <w:rPr>
                <w:rStyle w:val="code"/>
                <w:shd w:val="clear" w:color="auto" w:fill="DCDCDC"/>
              </w:rPr>
              <w:t>_ftz_</w:t>
            </w:r>
            <w:r>
              <w:rPr>
                <w:rStyle w:val="em"/>
                <w:shd w:val="clear" w:color="auto" w:fill="DCDCDC"/>
              </w:rPr>
              <w:t>round</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1C9686CA" w14:textId="77777777" w:rsidR="008A5E4E" w:rsidRDefault="0065745B">
            <w:pPr>
              <w:pStyle w:val="tdTableStyle-TablestyleSyntax-BodyD-Operands-Body1"/>
            </w:pPr>
            <w:r>
              <w:rPr>
                <w:rStyle w:val="em"/>
              </w:rPr>
              <w:t>dest, src0, src1</w:t>
            </w:r>
          </w:p>
        </w:tc>
      </w:tr>
      <w:tr w:rsidR="008A5E4E" w14:paraId="4B1461F8"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8D3AACA" w14:textId="77777777" w:rsidR="008A5E4E" w:rsidRDefault="0065745B">
            <w:pPr>
              <w:pStyle w:val="tdTableStyle-TablestyleSyntax-BodyB-Opcodes-Body1"/>
              <w:shd w:val="clear" w:color="auto" w:fill="DCDCDC"/>
            </w:pPr>
            <w:r>
              <w:rPr>
                <w:rStyle w:val="b"/>
                <w:b/>
                <w:bCs/>
                <w:shd w:val="clear" w:color="auto" w:fill="DCDCDC"/>
              </w:rPr>
              <w:t>trunc_</w:t>
            </w:r>
            <w:r>
              <w:rPr>
                <w:rStyle w:val="code"/>
                <w:shd w:val="clear" w:color="auto" w:fill="DCDCDC"/>
              </w:rPr>
              <w:t>ftz_</w:t>
            </w:r>
            <w:r>
              <w:rPr>
                <w:rStyle w:val="em"/>
                <w:shd w:val="clear" w:color="auto" w:fill="DCDCDC"/>
              </w:rPr>
              <w:t>TypeLength</w:t>
            </w:r>
          </w:p>
        </w:tc>
        <w:tc>
          <w:tcPr>
            <w:tcW w:w="0" w:type="auto"/>
            <w:tcMar>
              <w:top w:w="45" w:type="dxa"/>
              <w:left w:w="45" w:type="dxa"/>
              <w:bottom w:w="45" w:type="dxa"/>
              <w:right w:w="45" w:type="dxa"/>
            </w:tcMar>
          </w:tcPr>
          <w:p w14:paraId="1B4BEEC9" w14:textId="77777777" w:rsidR="008A5E4E" w:rsidRDefault="0065745B">
            <w:pPr>
              <w:pStyle w:val="tdTableStyle-TablestyleSyntax-BodyA-Operands-Body1"/>
            </w:pPr>
            <w:r>
              <w:rPr>
                <w:rStyle w:val="em"/>
              </w:rPr>
              <w:t>dest, src0</w:t>
            </w:r>
          </w:p>
        </w:tc>
      </w:tr>
    </w:tbl>
    <w:p w14:paraId="67FF55D6" w14:textId="77777777" w:rsidR="008A5E4E" w:rsidRDefault="008A5E4E">
      <w:pPr>
        <w:spacing w:after="240"/>
      </w:pPr>
    </w:p>
    <w:p w14:paraId="498CDE6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1A0CA0D8"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3C3D6306"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513F812A" w14:textId="77777777">
        <w:trPr>
          <w:tblCellSpacing w:w="0" w:type="dxa"/>
        </w:trPr>
        <w:tc>
          <w:tcPr>
            <w:tcW w:w="0" w:type="auto"/>
            <w:tcBorders>
              <w:bottom w:val="single" w:sz="6" w:space="0" w:color="000000"/>
            </w:tcBorders>
            <w:tcMar>
              <w:top w:w="45" w:type="dxa"/>
              <w:left w:w="45" w:type="dxa"/>
              <w:bottom w:w="45" w:type="dxa"/>
              <w:right w:w="45" w:type="dxa"/>
            </w:tcMar>
          </w:tcPr>
          <w:p w14:paraId="718332C4" w14:textId="77777777" w:rsidR="008A5E4E" w:rsidRDefault="0065745B">
            <w:pPr>
              <w:pStyle w:val="tdTableStyle-TablestyleNonAltRows-BodyD-Column-Body1"/>
            </w:pPr>
            <w:r>
              <w:rPr>
                <w:rStyle w:val="code"/>
              </w:rPr>
              <w:t>ftz</w:t>
            </w:r>
            <w:r>
              <w:t xml:space="preserve">: Required if the Base profile has been specified, otherwise optional. If specified, subnormal source values and tiny result values are flushed to zero. See </w:t>
            </w:r>
            <w:r>
              <w:rPr>
                <w:rStyle w:val="xref"/>
              </w:rPr>
              <w:t>4.19.3. Flush to Zero (ftz) (</w:t>
            </w:r>
            <w:r w:rsidR="009A76EE" w:rsidRPr="008A5E4E">
              <w:fldChar w:fldCharType="begin"/>
            </w:r>
            <w:r w:rsidR="008A5E4E">
              <w:instrText xml:space="preserve"> PAGEREF _Ref-117136002 \p \h  \* MERGEFORMAT </w:instrText>
            </w:r>
            <w:r w:rsidR="009A76EE" w:rsidRPr="008A5E4E">
              <w:fldChar w:fldCharType="separate"/>
            </w:r>
            <w:r w:rsidR="00533AF0" w:rsidRPr="00533AF0">
              <w:rPr>
                <w:rStyle w:val="xref"/>
                <w:noProof/>
              </w:rPr>
              <w:t>on</w:t>
            </w:r>
            <w:r w:rsidR="00533AF0">
              <w:rPr>
                <w:noProof/>
              </w:rPr>
              <w:t xml:space="preserve"> page 93</w:t>
            </w:r>
            <w:r w:rsidR="009A76EE" w:rsidRPr="008A5E4E">
              <w:rPr>
                <w:rStyle w:val="xref"/>
              </w:rPr>
              <w:fldChar w:fldCharType="end"/>
            </w:r>
            <w:r>
              <w:rPr>
                <w:rStyle w:val="xref"/>
              </w:rPr>
              <w:t>)</w:t>
            </w:r>
            <w:r>
              <w:t>.</w:t>
            </w:r>
          </w:p>
        </w:tc>
      </w:tr>
      <w:tr w:rsidR="008A5E4E" w14:paraId="3382976E" w14:textId="77777777">
        <w:trPr>
          <w:tblCellSpacing w:w="0" w:type="dxa"/>
        </w:trPr>
        <w:tc>
          <w:tcPr>
            <w:tcW w:w="0" w:type="auto"/>
            <w:tcBorders>
              <w:bottom w:val="single" w:sz="6" w:space="0" w:color="000000"/>
            </w:tcBorders>
            <w:tcMar>
              <w:top w:w="45" w:type="dxa"/>
              <w:left w:w="45" w:type="dxa"/>
              <w:bottom w:w="45" w:type="dxa"/>
              <w:right w:w="45" w:type="dxa"/>
            </w:tcMar>
          </w:tcPr>
          <w:p w14:paraId="0C4AFAC2" w14:textId="0B84740C" w:rsidR="008A5E4E" w:rsidRDefault="0065745B" w:rsidP="009D6F23">
            <w:pPr>
              <w:pStyle w:val="tdTableStyle-TablestyleNonAltRows-BodyD-Column-Body1"/>
            </w:pPr>
            <w:r>
              <w:rPr>
                <w:rStyle w:val="em"/>
              </w:rPr>
              <w:t>round</w:t>
            </w:r>
            <w:r>
              <w:t xml:space="preserve">: Optional rounding mode. </w:t>
            </w:r>
            <w:r w:rsidR="00E739CD">
              <w:t xml:space="preserve">Possible values are </w:t>
            </w:r>
            <w:r w:rsidR="00E739CD">
              <w:rPr>
                <w:rStyle w:val="code"/>
              </w:rPr>
              <w:t>up</w:t>
            </w:r>
            <w:r w:rsidR="00E739CD">
              <w:t xml:space="preserve">, </w:t>
            </w:r>
            <w:r w:rsidR="00E739CD">
              <w:rPr>
                <w:rStyle w:val="code"/>
              </w:rPr>
              <w:t>down</w:t>
            </w:r>
            <w:r w:rsidR="00E739CD">
              <w:t xml:space="preserve">, </w:t>
            </w:r>
            <w:r w:rsidR="00E739CD">
              <w:rPr>
                <w:rStyle w:val="code"/>
              </w:rPr>
              <w:t>zero</w:t>
            </w:r>
            <w:r w:rsidR="00E739CD">
              <w:t xml:space="preserve">, or </w:t>
            </w:r>
            <w:r w:rsidR="00E739CD">
              <w:rPr>
                <w:rStyle w:val="code"/>
              </w:rPr>
              <w:t>near</w:t>
            </w:r>
            <w:r w:rsidR="00E739CD">
              <w:t xml:space="preserve">. </w:t>
            </w:r>
            <w:r>
              <w:t xml:space="preserve">If the Base profile has been specified, </w:t>
            </w:r>
            <w:r w:rsidR="002F76F9">
              <w:t>then must be omitted</w:t>
            </w:r>
            <w:r>
              <w:t xml:space="preserve">. </w:t>
            </w:r>
            <w:r w:rsidR="00CE4AA6">
              <w:t>If omitted the default floating-point roundi</w:t>
            </w:r>
            <w:r w:rsidR="0010499F">
              <w:t>ng mode specified by the module</w:t>
            </w:r>
            <w:r w:rsidR="00CE4AA6">
              <w:t xml:space="preserve"> </w:t>
            </w:r>
            <w:r w:rsidR="009D6F23">
              <w:t>header</w:t>
            </w:r>
            <w:r w:rsidR="00CE4AA6">
              <w:t xml:space="preserve"> is used. </w:t>
            </w:r>
            <w:r>
              <w:t xml:space="preserve">See </w:t>
            </w:r>
            <w:r w:rsidR="00F8297D" w:rsidRPr="00F8297D">
              <w:rPr>
                <w:rStyle w:val="xref"/>
              </w:rPr>
              <w:t>Chapter 14. module Header (on page 293)</w:t>
            </w:r>
            <w:r>
              <w:t xml:space="preserve">. </w:t>
            </w:r>
          </w:p>
        </w:tc>
      </w:tr>
      <w:tr w:rsidR="008A5E4E" w14:paraId="50AC1A37" w14:textId="77777777">
        <w:trPr>
          <w:tblCellSpacing w:w="0" w:type="dxa"/>
        </w:trPr>
        <w:tc>
          <w:tcPr>
            <w:tcW w:w="0" w:type="auto"/>
            <w:tcBorders>
              <w:bottom w:val="single" w:sz="6" w:space="0" w:color="000000"/>
            </w:tcBorders>
            <w:tcMar>
              <w:top w:w="45" w:type="dxa"/>
              <w:left w:w="45" w:type="dxa"/>
              <w:bottom w:w="45" w:type="dxa"/>
              <w:right w:w="45" w:type="dxa"/>
            </w:tcMar>
          </w:tcPr>
          <w:p w14:paraId="33F81E38" w14:textId="77777777" w:rsidR="008A5E4E" w:rsidRDefault="0065745B">
            <w:pPr>
              <w:pStyle w:val="tdTableStyle-TablestyleNonAltRows-BodyD-Column-Body1"/>
            </w:pPr>
            <w:r>
              <w:rPr>
                <w:rStyle w:val="em"/>
              </w:rPr>
              <w:t>Type</w:t>
            </w:r>
            <w:r>
              <w:t xml:space="preserve">: </w:t>
            </w:r>
            <w:r>
              <w:rPr>
                <w:rStyle w:val="code"/>
              </w:rPr>
              <w:t>f</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w:t>
            </w:r>
          </w:p>
        </w:tc>
      </w:tr>
      <w:tr w:rsidR="008A5E4E" w14:paraId="632FA551" w14:textId="77777777">
        <w:trPr>
          <w:tblCellSpacing w:w="0" w:type="dxa"/>
        </w:trPr>
        <w:tc>
          <w:tcPr>
            <w:tcW w:w="0" w:type="auto"/>
            <w:tcMar>
              <w:top w:w="45" w:type="dxa"/>
              <w:left w:w="45" w:type="dxa"/>
              <w:bottom w:w="45" w:type="dxa"/>
              <w:right w:w="45" w:type="dxa"/>
            </w:tcMar>
          </w:tcPr>
          <w:p w14:paraId="7576A1F2" w14:textId="77777777" w:rsidR="008A5E4E" w:rsidRDefault="0065745B">
            <w:pPr>
              <w:pStyle w:val="tdTableStyle-TablestyleNonAltRows-BodyA-Column-Body1"/>
            </w:pPr>
            <w:r>
              <w:rPr>
                <w:rStyle w:val="em"/>
              </w:rPr>
              <w:t>Length</w:t>
            </w:r>
            <w:r>
              <w:t xml:space="preserve">: 16, 32, and, if the Base profile has not been specified, 64.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and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bl>
    <w:p w14:paraId="35E5FD8D" w14:textId="77777777" w:rsidR="008A5E4E" w:rsidRDefault="008A5E4E">
      <w:pPr>
        <w:spacing w:after="240"/>
      </w:pPr>
    </w:p>
    <w:p w14:paraId="533CDDF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5036"/>
      </w:tblGrid>
      <w:tr w:rsidR="008A5E4E" w14:paraId="38ABEC4B"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11D35F5" w14:textId="77777777" w:rsidR="008A5E4E" w:rsidRDefault="0065745B">
            <w:pPr>
              <w:pStyle w:val="thTableStyle-TablestyleNonAltRows-HeadD-Column-Header1"/>
              <w:shd w:val="clear" w:color="auto" w:fill="D3D3D3"/>
            </w:pPr>
            <w:r>
              <w:rPr>
                <w:shd w:val="clear" w:color="auto" w:fill="D3D3D3"/>
              </w:rPr>
              <w:t xml:space="preserve"> 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05E8CAE0" w14:textId="77777777">
        <w:trPr>
          <w:tblCellSpacing w:w="0" w:type="dxa"/>
        </w:trPr>
        <w:tc>
          <w:tcPr>
            <w:tcW w:w="0" w:type="auto"/>
            <w:tcBorders>
              <w:bottom w:val="single" w:sz="6" w:space="0" w:color="000000"/>
            </w:tcBorders>
            <w:tcMar>
              <w:top w:w="45" w:type="dxa"/>
              <w:left w:w="45" w:type="dxa"/>
              <w:bottom w:w="45" w:type="dxa"/>
              <w:right w:w="45" w:type="dxa"/>
            </w:tcMar>
          </w:tcPr>
          <w:p w14:paraId="3694CF7D" w14:textId="77777777" w:rsidR="008A5E4E" w:rsidRDefault="0065745B">
            <w:pPr>
              <w:pStyle w:val="tdTableStyle-TablestyleNonAltRows-BodyD-Column-Body1"/>
            </w:pPr>
            <w:r>
              <w:rPr>
                <w:rStyle w:val="em"/>
              </w:rPr>
              <w:t>dest</w:t>
            </w:r>
            <w:r>
              <w:t xml:space="preserve">: Destination register. </w:t>
            </w:r>
          </w:p>
        </w:tc>
      </w:tr>
      <w:tr w:rsidR="008A5E4E" w14:paraId="10D1814D" w14:textId="77777777">
        <w:trPr>
          <w:tblCellSpacing w:w="0" w:type="dxa"/>
        </w:trPr>
        <w:tc>
          <w:tcPr>
            <w:tcW w:w="0" w:type="auto"/>
            <w:tcMar>
              <w:top w:w="45" w:type="dxa"/>
              <w:left w:w="45" w:type="dxa"/>
              <w:bottom w:w="45" w:type="dxa"/>
              <w:right w:w="45" w:type="dxa"/>
            </w:tcMar>
          </w:tcPr>
          <w:p w14:paraId="4EBBAC65" w14:textId="77777777" w:rsidR="008A5E4E" w:rsidRDefault="0065745B">
            <w:pPr>
              <w:pStyle w:val="tdTableStyle-TablestyleNonAltRows-BodyA-Column-Body1"/>
            </w:pPr>
            <w:r>
              <w:rPr>
                <w:rStyle w:val="em"/>
              </w:rPr>
              <w:lastRenderedPageBreak/>
              <w:t>src0</w:t>
            </w:r>
            <w:r>
              <w:t xml:space="preserve">, </w:t>
            </w:r>
            <w:r>
              <w:rPr>
                <w:rStyle w:val="em"/>
              </w:rPr>
              <w:t>src1</w:t>
            </w:r>
            <w:r>
              <w:t xml:space="preserve">, </w:t>
            </w:r>
            <w:r>
              <w:rPr>
                <w:rStyle w:val="em"/>
              </w:rPr>
              <w:t>src2</w:t>
            </w:r>
            <w:r>
              <w:t>: Sources. Can be a register or immediate value.</w:t>
            </w:r>
          </w:p>
        </w:tc>
      </w:tr>
    </w:tbl>
    <w:p w14:paraId="505A1BF2" w14:textId="77777777" w:rsidR="008A5E4E" w:rsidRDefault="008A5E4E">
      <w:pPr>
        <w:spacing w:after="240"/>
      </w:pPr>
    </w:p>
    <w:p w14:paraId="2BEEFCD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3F58DBE7"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A677DFC"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415A1F99" w14:textId="77777777">
        <w:trPr>
          <w:tblCellSpacing w:w="0" w:type="dxa"/>
        </w:trPr>
        <w:tc>
          <w:tcPr>
            <w:tcW w:w="0" w:type="auto"/>
            <w:tcMar>
              <w:top w:w="45" w:type="dxa"/>
              <w:left w:w="45" w:type="dxa"/>
              <w:bottom w:w="45" w:type="dxa"/>
              <w:right w:w="45" w:type="dxa"/>
            </w:tcMar>
          </w:tcPr>
          <w:p w14:paraId="4EF8FEF7" w14:textId="77777777" w:rsidR="008A5E4E" w:rsidRDefault="0065745B">
            <w:pPr>
              <w:pStyle w:val="tdTableStyle-TablestyleNonAltRows-BodyA-Column-Body1"/>
            </w:pPr>
            <w:r>
              <w:t>Floating-point exceptions are allowed.</w:t>
            </w:r>
          </w:p>
        </w:tc>
      </w:tr>
    </w:tbl>
    <w:p w14:paraId="397B1091" w14:textId="77777777" w:rsidR="008A5E4E" w:rsidRDefault="008A5E4E">
      <w:pPr>
        <w:spacing w:after="240"/>
      </w:pPr>
    </w:p>
    <w:p w14:paraId="4137584D" w14:textId="77777777" w:rsidR="008A5E4E" w:rsidRDefault="0065745B">
      <w:pPr>
        <w:pStyle w:val="pTableTitle"/>
      </w:pPr>
      <w:bookmarkStart w:id="511" w:name="_ListOf108"/>
      <w:r>
        <w:t>Table 5–16 Syntax for Packed Versions of Floating-Point Arithmetic Operations</w:t>
      </w:r>
    </w:p>
    <w:bookmarkEnd w:id="511"/>
    <w:p w14:paraId="034362B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902"/>
        <w:gridCol w:w="1073"/>
      </w:tblGrid>
      <w:tr w:rsidR="008A5E4E" w14:paraId="22157053"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4B2E8056"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51FE4121" w14:textId="77777777" w:rsidR="008A5E4E" w:rsidRDefault="0065745B">
            <w:pPr>
              <w:pStyle w:val="thTableStyle-TablestyleSyntax-HeadD-Operands-Header1"/>
              <w:shd w:val="clear" w:color="auto" w:fill="D3D3D3"/>
            </w:pPr>
            <w:r>
              <w:rPr>
                <w:shd w:val="clear" w:color="auto" w:fill="D3D3D3"/>
              </w:rPr>
              <w:t>Operands</w:t>
            </w:r>
          </w:p>
        </w:tc>
      </w:tr>
      <w:tr w:rsidR="008A5E4E" w14:paraId="5B093C0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B82D1C2" w14:textId="77777777" w:rsidR="008A5E4E" w:rsidRDefault="0065745B">
            <w:pPr>
              <w:pStyle w:val="tdTableStyle-TablestyleSyntax-BodyE-Opcodes-Body1"/>
              <w:shd w:val="clear" w:color="auto" w:fill="DCDCDC"/>
            </w:pPr>
            <w:r>
              <w:rPr>
                <w:rStyle w:val="b"/>
                <w:b/>
                <w:bCs/>
                <w:shd w:val="clear" w:color="auto" w:fill="DCDCDC"/>
              </w:rPr>
              <w:t>add</w:t>
            </w:r>
            <w:r>
              <w:rPr>
                <w:rStyle w:val="code"/>
                <w:shd w:val="clear" w:color="auto" w:fill="DCDCDC"/>
              </w:rPr>
              <w:t>_ftz_</w:t>
            </w:r>
            <w:r>
              <w:rPr>
                <w:rStyle w:val="em"/>
                <w:shd w:val="clear" w:color="auto" w:fill="DCDCDC"/>
              </w:rPr>
              <w:t>round</w:t>
            </w:r>
            <w:r>
              <w:rPr>
                <w:rStyle w:val="code"/>
                <w:shd w:val="clear" w:color="auto" w:fill="DCDCDC"/>
              </w:rPr>
              <w:t>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54B5BC64" w14:textId="77777777" w:rsidR="008A5E4E" w:rsidRDefault="0065745B">
            <w:pPr>
              <w:pStyle w:val="tdTableStyle-TablestyleSyntax-BodyD-Operands-Body1"/>
            </w:pPr>
            <w:r>
              <w:rPr>
                <w:rStyle w:val="em"/>
              </w:rPr>
              <w:t>dest, src0, src1</w:t>
            </w:r>
          </w:p>
        </w:tc>
      </w:tr>
      <w:tr w:rsidR="008A5E4E" w14:paraId="5F55946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C5050AE" w14:textId="77777777" w:rsidR="008A5E4E" w:rsidRDefault="0065745B">
            <w:pPr>
              <w:pStyle w:val="tdTableStyle-TablestyleSyntax-BodyE-Opcodes-Body1"/>
              <w:shd w:val="clear" w:color="auto" w:fill="DCDCDC"/>
            </w:pPr>
            <w:r>
              <w:rPr>
                <w:rStyle w:val="b"/>
                <w:b/>
                <w:bCs/>
                <w:shd w:val="clear" w:color="auto" w:fill="DCDCDC"/>
              </w:rPr>
              <w:t>ceil</w:t>
            </w:r>
            <w:r>
              <w:rPr>
                <w:rStyle w:val="code"/>
                <w:shd w:val="clear" w:color="auto" w:fill="DCDCDC"/>
              </w:rPr>
              <w:t>_ftz_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0033D3EB" w14:textId="77777777" w:rsidR="008A5E4E" w:rsidRDefault="0065745B">
            <w:pPr>
              <w:pStyle w:val="tdTableStyle-TablestyleSyntax-BodyD-Operands-Body1"/>
            </w:pPr>
            <w:r>
              <w:rPr>
                <w:rStyle w:val="em"/>
              </w:rPr>
              <w:t>dest, src0</w:t>
            </w:r>
          </w:p>
        </w:tc>
      </w:tr>
      <w:tr w:rsidR="008A5E4E" w14:paraId="60F02AF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12ABF1B" w14:textId="77777777" w:rsidR="008A5E4E" w:rsidRDefault="0065745B">
            <w:pPr>
              <w:pStyle w:val="tdTableStyle-TablestyleSyntax-BodyE-Opcodes-Body1"/>
              <w:shd w:val="clear" w:color="auto" w:fill="DCDCDC"/>
            </w:pPr>
            <w:r>
              <w:rPr>
                <w:rStyle w:val="b"/>
                <w:b/>
                <w:bCs/>
                <w:shd w:val="clear" w:color="auto" w:fill="DCDCDC"/>
              </w:rPr>
              <w:t>div</w:t>
            </w:r>
            <w:r>
              <w:rPr>
                <w:rStyle w:val="code"/>
                <w:shd w:val="clear" w:color="auto" w:fill="DCDCDC"/>
              </w:rPr>
              <w:t>_ftz_</w:t>
            </w:r>
            <w:r>
              <w:rPr>
                <w:rStyle w:val="em"/>
                <w:shd w:val="clear" w:color="auto" w:fill="DCDCDC"/>
              </w:rPr>
              <w:t>round</w:t>
            </w:r>
            <w:r>
              <w:rPr>
                <w:rStyle w:val="code"/>
                <w:shd w:val="clear" w:color="auto" w:fill="DCDCDC"/>
              </w:rPr>
              <w:t>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0FF263ED" w14:textId="77777777" w:rsidR="008A5E4E" w:rsidRDefault="0065745B">
            <w:pPr>
              <w:pStyle w:val="tdTableStyle-TablestyleSyntax-BodyD-Operands-Body1"/>
            </w:pPr>
            <w:r>
              <w:rPr>
                <w:rStyle w:val="em"/>
              </w:rPr>
              <w:t>dest, src0, src1</w:t>
            </w:r>
          </w:p>
        </w:tc>
      </w:tr>
      <w:tr w:rsidR="008A5E4E" w14:paraId="081AF2D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8AD9547" w14:textId="77777777" w:rsidR="008A5E4E" w:rsidRDefault="0065745B">
            <w:pPr>
              <w:pStyle w:val="tdTableStyle-TablestyleSyntax-BodyE-Opcodes-Body1"/>
              <w:shd w:val="clear" w:color="auto" w:fill="DCDCDC"/>
            </w:pPr>
            <w:r>
              <w:rPr>
                <w:rStyle w:val="b"/>
                <w:b/>
                <w:bCs/>
                <w:shd w:val="clear" w:color="auto" w:fill="DCDCDC"/>
              </w:rPr>
              <w:t>floor</w:t>
            </w:r>
            <w:r>
              <w:rPr>
                <w:rStyle w:val="code"/>
                <w:shd w:val="clear" w:color="auto" w:fill="DCDCDC"/>
              </w:rPr>
              <w:t>_ftz_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3644CA8A" w14:textId="77777777" w:rsidR="008A5E4E" w:rsidRDefault="0065745B">
            <w:pPr>
              <w:pStyle w:val="tdTableStyle-TablestyleSyntax-BodyD-Operands-Body1"/>
            </w:pPr>
            <w:r>
              <w:rPr>
                <w:rStyle w:val="em"/>
              </w:rPr>
              <w:t>dest, src0</w:t>
            </w:r>
          </w:p>
        </w:tc>
      </w:tr>
      <w:tr w:rsidR="008A5E4E" w14:paraId="0EE64D6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CE1F7DF" w14:textId="06587CD9" w:rsidR="008A5E4E" w:rsidRDefault="0065745B">
            <w:pPr>
              <w:pStyle w:val="tdTableStyle-TablestyleSyntax-BodyE-Opcodes-Body1"/>
              <w:shd w:val="clear" w:color="auto" w:fill="DCDCDC"/>
            </w:pPr>
            <w:r>
              <w:rPr>
                <w:rStyle w:val="b"/>
                <w:b/>
                <w:bCs/>
                <w:shd w:val="clear" w:color="auto" w:fill="DCDCDC"/>
              </w:rPr>
              <w:t>fract</w:t>
            </w:r>
            <w:r>
              <w:rPr>
                <w:rStyle w:val="code"/>
                <w:shd w:val="clear" w:color="auto" w:fill="DCDCDC"/>
              </w:rPr>
              <w:t>_ftz_</w:t>
            </w:r>
            <w:r w:rsidR="00D22841" w:rsidRPr="001E38B2">
              <w:rPr>
                <w:rStyle w:val="code"/>
                <w:rFonts w:ascii="Cambria" w:hAnsi="Cambria" w:cs="Calibri"/>
                <w:b w:val="0"/>
                <w:i/>
                <w:shd w:val="clear" w:color="auto" w:fill="DCDCDC"/>
              </w:rPr>
              <w:t>round_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53EEE57A" w14:textId="77777777" w:rsidR="008A5E4E" w:rsidRDefault="0065745B">
            <w:pPr>
              <w:pStyle w:val="tdTableStyle-TablestyleSyntax-BodyD-Operands-Body1"/>
            </w:pPr>
            <w:r>
              <w:rPr>
                <w:rStyle w:val="em"/>
              </w:rPr>
              <w:t>dest, src0</w:t>
            </w:r>
          </w:p>
        </w:tc>
      </w:tr>
      <w:tr w:rsidR="008A5E4E" w14:paraId="0A7BC3C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433C787" w14:textId="77777777" w:rsidR="008A5E4E" w:rsidRDefault="0065745B">
            <w:pPr>
              <w:pStyle w:val="tdTableStyle-TablestyleSyntax-BodyE-Opcodes-Body1"/>
              <w:shd w:val="clear" w:color="auto" w:fill="DCDCDC"/>
            </w:pPr>
            <w:r>
              <w:rPr>
                <w:rStyle w:val="b"/>
                <w:b/>
                <w:bCs/>
                <w:shd w:val="clear" w:color="auto" w:fill="DCDCDC"/>
              </w:rPr>
              <w:t>max</w:t>
            </w:r>
            <w:r>
              <w:rPr>
                <w:rStyle w:val="code"/>
                <w:shd w:val="clear" w:color="auto" w:fill="DCDCDC"/>
              </w:rPr>
              <w:t>_ftz_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417A437C" w14:textId="77777777" w:rsidR="008A5E4E" w:rsidRDefault="0065745B">
            <w:pPr>
              <w:pStyle w:val="tdTableStyle-TablestyleSyntax-BodyD-Operands-Body1"/>
            </w:pPr>
            <w:r>
              <w:rPr>
                <w:rStyle w:val="em"/>
              </w:rPr>
              <w:t>dest, src0</w:t>
            </w:r>
          </w:p>
        </w:tc>
      </w:tr>
      <w:tr w:rsidR="008A5E4E" w14:paraId="1EF1AB5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912EAC2" w14:textId="77777777" w:rsidR="008A5E4E" w:rsidRDefault="0065745B">
            <w:pPr>
              <w:pStyle w:val="tdTableStyle-TablestyleSyntax-BodyE-Opcodes-Body1"/>
              <w:shd w:val="clear" w:color="auto" w:fill="DCDCDC"/>
            </w:pPr>
            <w:r>
              <w:rPr>
                <w:rStyle w:val="b"/>
                <w:b/>
                <w:bCs/>
                <w:shd w:val="clear" w:color="auto" w:fill="DCDCDC"/>
              </w:rPr>
              <w:t>min</w:t>
            </w:r>
            <w:r>
              <w:rPr>
                <w:rStyle w:val="code"/>
                <w:shd w:val="clear" w:color="auto" w:fill="DCDCDC"/>
              </w:rPr>
              <w:t>_ftz_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75C4EE2A" w14:textId="77777777" w:rsidR="008A5E4E" w:rsidRDefault="0065745B">
            <w:pPr>
              <w:pStyle w:val="tdTableStyle-TablestyleSyntax-BodyD-Operands-Body1"/>
            </w:pPr>
            <w:r>
              <w:rPr>
                <w:rStyle w:val="em"/>
              </w:rPr>
              <w:t>dest, src0, src1</w:t>
            </w:r>
          </w:p>
        </w:tc>
      </w:tr>
      <w:tr w:rsidR="008A5E4E" w14:paraId="7F5BC71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847A3B1" w14:textId="77777777" w:rsidR="008A5E4E" w:rsidRDefault="0065745B">
            <w:pPr>
              <w:pStyle w:val="tdTableStyle-TablestyleSyntax-BodyE-Opcodes-Body1"/>
              <w:shd w:val="clear" w:color="auto" w:fill="DCDCDC"/>
            </w:pPr>
            <w:r>
              <w:rPr>
                <w:rStyle w:val="b"/>
                <w:b/>
                <w:bCs/>
                <w:shd w:val="clear" w:color="auto" w:fill="DCDCDC"/>
              </w:rPr>
              <w:t>mul</w:t>
            </w:r>
            <w:r>
              <w:rPr>
                <w:rStyle w:val="code"/>
                <w:shd w:val="clear" w:color="auto" w:fill="DCDCDC"/>
              </w:rPr>
              <w:t>_ftz_</w:t>
            </w:r>
            <w:r>
              <w:rPr>
                <w:rStyle w:val="em"/>
                <w:shd w:val="clear" w:color="auto" w:fill="DCDCDC"/>
              </w:rPr>
              <w:t>round</w:t>
            </w:r>
            <w:r>
              <w:rPr>
                <w:rStyle w:val="code"/>
                <w:shd w:val="clear" w:color="auto" w:fill="DCDCDC"/>
              </w:rPr>
              <w:t>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2F5F8AC7" w14:textId="77777777" w:rsidR="008A5E4E" w:rsidRDefault="0065745B">
            <w:pPr>
              <w:pStyle w:val="tdTableStyle-TablestyleSyntax-BodyD-Operands-Body1"/>
            </w:pPr>
            <w:r>
              <w:rPr>
                <w:rStyle w:val="em"/>
              </w:rPr>
              <w:t>dest, src0, src1</w:t>
            </w:r>
          </w:p>
        </w:tc>
      </w:tr>
      <w:tr w:rsidR="008A5E4E" w14:paraId="54035F4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EF18C2D" w14:textId="77777777" w:rsidR="008A5E4E" w:rsidRDefault="0065745B">
            <w:pPr>
              <w:pStyle w:val="tdTableStyle-TablestyleSyntax-BodyE-Opcodes-Body1"/>
              <w:shd w:val="clear" w:color="auto" w:fill="DCDCDC"/>
            </w:pPr>
            <w:r>
              <w:rPr>
                <w:rStyle w:val="b"/>
                <w:b/>
                <w:bCs/>
                <w:shd w:val="clear" w:color="auto" w:fill="DCDCDC"/>
              </w:rPr>
              <w:t>rint</w:t>
            </w:r>
            <w:r>
              <w:rPr>
                <w:rStyle w:val="code"/>
                <w:shd w:val="clear" w:color="auto" w:fill="DCDCDC"/>
              </w:rPr>
              <w:t>_ftz_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139B9DDA" w14:textId="77777777" w:rsidR="008A5E4E" w:rsidRDefault="0065745B">
            <w:pPr>
              <w:pStyle w:val="tdTableStyle-TablestyleSyntax-BodyD-Operands-Body1"/>
            </w:pPr>
            <w:r>
              <w:rPr>
                <w:rStyle w:val="em"/>
              </w:rPr>
              <w:t>dest, src0</w:t>
            </w:r>
          </w:p>
        </w:tc>
      </w:tr>
      <w:tr w:rsidR="008A5E4E" w14:paraId="349D8B4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06B11A5" w14:textId="77777777" w:rsidR="008A5E4E" w:rsidRDefault="0065745B">
            <w:pPr>
              <w:pStyle w:val="tdTableStyle-TablestyleSyntax-BodyE-Opcodes-Body1"/>
              <w:shd w:val="clear" w:color="auto" w:fill="DCDCDC"/>
            </w:pPr>
            <w:r>
              <w:rPr>
                <w:rStyle w:val="b"/>
                <w:b/>
                <w:bCs/>
                <w:shd w:val="clear" w:color="auto" w:fill="DCDCDC"/>
              </w:rPr>
              <w:t>sqrt</w:t>
            </w:r>
            <w:r>
              <w:rPr>
                <w:rStyle w:val="code"/>
                <w:shd w:val="clear" w:color="auto" w:fill="DCDCDC"/>
              </w:rPr>
              <w:t>_ftz_</w:t>
            </w:r>
            <w:r>
              <w:rPr>
                <w:rStyle w:val="em"/>
                <w:shd w:val="clear" w:color="auto" w:fill="DCDCDC"/>
              </w:rPr>
              <w:t>round</w:t>
            </w:r>
            <w:r>
              <w:rPr>
                <w:rStyle w:val="code"/>
                <w:shd w:val="clear" w:color="auto" w:fill="DCDCDC"/>
              </w:rPr>
              <w:t>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46909B2B" w14:textId="77777777" w:rsidR="008A5E4E" w:rsidRDefault="0065745B">
            <w:pPr>
              <w:pStyle w:val="tdTableStyle-TablestyleSyntax-BodyD-Operands-Body1"/>
            </w:pPr>
            <w:r>
              <w:rPr>
                <w:rStyle w:val="em"/>
              </w:rPr>
              <w:t>dest, src0</w:t>
            </w:r>
          </w:p>
        </w:tc>
      </w:tr>
      <w:tr w:rsidR="008A5E4E" w14:paraId="37ABD6B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AF3ECCB" w14:textId="77777777" w:rsidR="008A5E4E" w:rsidRDefault="0065745B">
            <w:pPr>
              <w:pStyle w:val="tdTableStyle-TablestyleSyntax-BodyE-Opcodes-Body1"/>
              <w:shd w:val="clear" w:color="auto" w:fill="DCDCDC"/>
            </w:pPr>
            <w:r>
              <w:rPr>
                <w:rStyle w:val="b"/>
                <w:b/>
                <w:bCs/>
                <w:shd w:val="clear" w:color="auto" w:fill="DCDCDC"/>
              </w:rPr>
              <w:t>sub</w:t>
            </w:r>
            <w:r>
              <w:rPr>
                <w:rStyle w:val="code"/>
                <w:shd w:val="clear" w:color="auto" w:fill="DCDCDC"/>
              </w:rPr>
              <w:t>_ftz_</w:t>
            </w:r>
            <w:r>
              <w:rPr>
                <w:rStyle w:val="em"/>
                <w:shd w:val="clear" w:color="auto" w:fill="DCDCDC"/>
              </w:rPr>
              <w:t>round</w:t>
            </w:r>
            <w:r>
              <w:rPr>
                <w:rStyle w:val="code"/>
                <w:shd w:val="clear" w:color="auto" w:fill="DCDCDC"/>
              </w:rPr>
              <w:t>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1ACFF9B8" w14:textId="77777777" w:rsidR="008A5E4E" w:rsidRDefault="0065745B">
            <w:pPr>
              <w:pStyle w:val="tdTableStyle-TablestyleSyntax-BodyD-Operands-Body1"/>
            </w:pPr>
            <w:r>
              <w:rPr>
                <w:rStyle w:val="em"/>
              </w:rPr>
              <w:t>dest, src0, src1</w:t>
            </w:r>
          </w:p>
        </w:tc>
      </w:tr>
      <w:tr w:rsidR="008A5E4E" w14:paraId="0A909E6B"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565A1B20" w14:textId="77777777" w:rsidR="008A5E4E" w:rsidRDefault="0065745B">
            <w:pPr>
              <w:pStyle w:val="tdTableStyle-TablestyleSyntax-BodyB-Opcodes-Body1"/>
              <w:shd w:val="clear" w:color="auto" w:fill="DCDCDC"/>
            </w:pPr>
            <w:r>
              <w:rPr>
                <w:rStyle w:val="b"/>
                <w:b/>
                <w:bCs/>
                <w:shd w:val="clear" w:color="auto" w:fill="DCDCDC"/>
              </w:rPr>
              <w:t>trunc</w:t>
            </w:r>
            <w:r>
              <w:rPr>
                <w:rStyle w:val="code"/>
                <w:shd w:val="clear" w:color="auto" w:fill="DCDCDC"/>
              </w:rPr>
              <w:t>_ftz_</w:t>
            </w:r>
            <w:r>
              <w:rPr>
                <w:rStyle w:val="em"/>
                <w:shd w:val="clear" w:color="auto" w:fill="DCDCDC"/>
              </w:rPr>
              <w:t>Control_TypeLength</w:t>
            </w:r>
          </w:p>
        </w:tc>
        <w:tc>
          <w:tcPr>
            <w:tcW w:w="0" w:type="auto"/>
            <w:tcMar>
              <w:top w:w="45" w:type="dxa"/>
              <w:left w:w="45" w:type="dxa"/>
              <w:bottom w:w="45" w:type="dxa"/>
              <w:right w:w="45" w:type="dxa"/>
            </w:tcMar>
          </w:tcPr>
          <w:p w14:paraId="59CF8E3D" w14:textId="77777777" w:rsidR="008A5E4E" w:rsidRDefault="0065745B">
            <w:pPr>
              <w:pStyle w:val="tdTableStyle-TablestyleSyntax-BodyA-Operands-Body1"/>
            </w:pPr>
            <w:r>
              <w:rPr>
                <w:rStyle w:val="em"/>
              </w:rPr>
              <w:t>dest, src0</w:t>
            </w:r>
          </w:p>
        </w:tc>
      </w:tr>
    </w:tbl>
    <w:p w14:paraId="691A23B2" w14:textId="77777777" w:rsidR="008A5E4E" w:rsidRDefault="008A5E4E">
      <w:pPr>
        <w:spacing w:after="240"/>
      </w:pPr>
    </w:p>
    <w:p w14:paraId="2AD83FA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053E12FE"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50FABC9"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6475D1B7" w14:textId="77777777">
        <w:trPr>
          <w:tblCellSpacing w:w="0" w:type="dxa"/>
        </w:trPr>
        <w:tc>
          <w:tcPr>
            <w:tcW w:w="0" w:type="auto"/>
            <w:tcBorders>
              <w:bottom w:val="single" w:sz="6" w:space="0" w:color="000000"/>
            </w:tcBorders>
            <w:tcMar>
              <w:top w:w="45" w:type="dxa"/>
              <w:left w:w="45" w:type="dxa"/>
              <w:bottom w:w="45" w:type="dxa"/>
              <w:right w:w="45" w:type="dxa"/>
            </w:tcMar>
          </w:tcPr>
          <w:p w14:paraId="396B4D00" w14:textId="77777777" w:rsidR="008A5E4E" w:rsidRDefault="0065745B">
            <w:pPr>
              <w:pStyle w:val="tdTableStyle-TablestyleNonAltRows-BodyD-Column-Body1"/>
            </w:pPr>
            <w:r>
              <w:rPr>
                <w:rStyle w:val="code"/>
              </w:rPr>
              <w:t>ftz</w:t>
            </w:r>
            <w:r>
              <w:t xml:space="preserve">: Required if the Base profile has been specified, otherwise optional. If specified, subnormal source values and tiny result values are flushed to zero. See </w:t>
            </w:r>
            <w:r>
              <w:rPr>
                <w:rStyle w:val="xref"/>
              </w:rPr>
              <w:t>4.19.3. Flush to Zero (ftz) (</w:t>
            </w:r>
            <w:r w:rsidR="009A76EE" w:rsidRPr="008A5E4E">
              <w:fldChar w:fldCharType="begin"/>
            </w:r>
            <w:r w:rsidR="008A5E4E">
              <w:instrText xml:space="preserve"> PAGEREF _Ref-117136002 \p \h  \* MERGEFORMAT </w:instrText>
            </w:r>
            <w:r w:rsidR="009A76EE" w:rsidRPr="008A5E4E">
              <w:fldChar w:fldCharType="separate"/>
            </w:r>
            <w:r w:rsidR="00533AF0" w:rsidRPr="00533AF0">
              <w:rPr>
                <w:rStyle w:val="xref"/>
                <w:noProof/>
              </w:rPr>
              <w:t>on</w:t>
            </w:r>
            <w:r w:rsidR="00533AF0">
              <w:rPr>
                <w:noProof/>
              </w:rPr>
              <w:t xml:space="preserve"> page 93</w:t>
            </w:r>
            <w:r w:rsidR="009A76EE" w:rsidRPr="008A5E4E">
              <w:rPr>
                <w:rStyle w:val="xref"/>
              </w:rPr>
              <w:fldChar w:fldCharType="end"/>
            </w:r>
            <w:r>
              <w:rPr>
                <w:rStyle w:val="xref"/>
              </w:rPr>
              <w:t>)</w:t>
            </w:r>
            <w:r>
              <w:t xml:space="preserve">. </w:t>
            </w:r>
          </w:p>
        </w:tc>
      </w:tr>
      <w:tr w:rsidR="008A5E4E" w14:paraId="3E489E53" w14:textId="77777777">
        <w:trPr>
          <w:tblCellSpacing w:w="0" w:type="dxa"/>
        </w:trPr>
        <w:tc>
          <w:tcPr>
            <w:tcW w:w="0" w:type="auto"/>
            <w:tcBorders>
              <w:bottom w:val="single" w:sz="6" w:space="0" w:color="000000"/>
            </w:tcBorders>
            <w:tcMar>
              <w:top w:w="45" w:type="dxa"/>
              <w:left w:w="45" w:type="dxa"/>
              <w:bottom w:w="45" w:type="dxa"/>
              <w:right w:w="45" w:type="dxa"/>
            </w:tcMar>
          </w:tcPr>
          <w:p w14:paraId="16FB35B8" w14:textId="5AFC4673" w:rsidR="008A5E4E" w:rsidRDefault="0065745B" w:rsidP="009D6F23">
            <w:pPr>
              <w:pStyle w:val="tdTableStyle-TablestyleNonAltRows-BodyD-Column-Body1"/>
            </w:pPr>
            <w:r>
              <w:rPr>
                <w:rStyle w:val="em"/>
              </w:rPr>
              <w:t>round</w:t>
            </w:r>
            <w:r>
              <w:t xml:space="preserve">: Optional </w:t>
            </w:r>
            <w:r w:rsidR="002F76F9">
              <w:rPr>
                <w:rStyle w:val="code"/>
              </w:rPr>
              <w:t>up</w:t>
            </w:r>
            <w:r w:rsidR="002F76F9">
              <w:t xml:space="preserve">, </w:t>
            </w:r>
            <w:r w:rsidR="002F76F9">
              <w:rPr>
                <w:rStyle w:val="code"/>
              </w:rPr>
              <w:t>down</w:t>
            </w:r>
            <w:r w:rsidR="002F76F9">
              <w:t xml:space="preserve">, </w:t>
            </w:r>
            <w:r w:rsidR="002F76F9">
              <w:rPr>
                <w:rStyle w:val="code"/>
              </w:rPr>
              <w:t>zero</w:t>
            </w:r>
            <w:r w:rsidR="002F76F9">
              <w:t xml:space="preserve">, or </w:t>
            </w:r>
            <w:r w:rsidR="002F76F9">
              <w:rPr>
                <w:rStyle w:val="code"/>
              </w:rPr>
              <w:t>near</w:t>
            </w:r>
            <w:r w:rsidR="002F76F9">
              <w:t xml:space="preserve"> </w:t>
            </w:r>
            <w:r>
              <w:t>rounding mode. If the Base profile has been specified,</w:t>
            </w:r>
            <w:r w:rsidR="002F76F9">
              <w:t xml:space="preserve"> then must be omitted</w:t>
            </w:r>
            <w:r>
              <w:t xml:space="preserve">. </w:t>
            </w:r>
            <w:r w:rsidR="002F76F9">
              <w:t xml:space="preserve">If omitted the default floating-point rounding mode specified by the </w:t>
            </w:r>
            <w:r w:rsidR="0010499F">
              <w:t>module</w:t>
            </w:r>
            <w:r w:rsidR="002F76F9">
              <w:t xml:space="preserve"> </w:t>
            </w:r>
            <w:r w:rsidR="009D6F23">
              <w:t>header</w:t>
            </w:r>
            <w:r w:rsidR="002F76F9">
              <w:t xml:space="preserve"> is used. </w:t>
            </w:r>
            <w:r>
              <w:t xml:space="preserve">See </w:t>
            </w:r>
            <w:r w:rsidR="00F8297D" w:rsidRPr="00F8297D">
              <w:rPr>
                <w:rStyle w:val="xref"/>
              </w:rPr>
              <w:t>Chapter 14. module Header (on page 293)</w:t>
            </w:r>
            <w:r>
              <w:t xml:space="preserve">. </w:t>
            </w:r>
          </w:p>
        </w:tc>
      </w:tr>
      <w:tr w:rsidR="008A5E4E" w14:paraId="5E1F23ED" w14:textId="77777777">
        <w:trPr>
          <w:tblCellSpacing w:w="0" w:type="dxa"/>
        </w:trPr>
        <w:tc>
          <w:tcPr>
            <w:tcW w:w="0" w:type="auto"/>
            <w:tcBorders>
              <w:bottom w:val="single" w:sz="6" w:space="0" w:color="000000"/>
            </w:tcBorders>
            <w:tcMar>
              <w:top w:w="45" w:type="dxa"/>
              <w:left w:w="45" w:type="dxa"/>
              <w:bottom w:w="45" w:type="dxa"/>
              <w:right w:w="45" w:type="dxa"/>
            </w:tcMar>
          </w:tcPr>
          <w:p w14:paraId="02EE9EC3" w14:textId="77777777" w:rsidR="008A5E4E" w:rsidRDefault="0065745B">
            <w:pPr>
              <w:pStyle w:val="p3"/>
            </w:pPr>
            <w:r>
              <w:rPr>
                <w:rStyle w:val="em"/>
              </w:rPr>
              <w:t>Control</w:t>
            </w:r>
            <w:r>
              <w:t xml:space="preserve"> for </w:t>
            </w:r>
            <w:r>
              <w:rPr>
                <w:rStyle w:val="code"/>
              </w:rPr>
              <w:t>ceil</w:t>
            </w:r>
            <w:r>
              <w:t xml:space="preserve">, </w:t>
            </w:r>
            <w:r>
              <w:rPr>
                <w:rStyle w:val="code"/>
              </w:rPr>
              <w:t>floor</w:t>
            </w:r>
            <w:r>
              <w:t xml:space="preserve">, </w:t>
            </w:r>
            <w:r>
              <w:rPr>
                <w:rStyle w:val="code"/>
              </w:rPr>
              <w:t>fract</w:t>
            </w:r>
            <w:r>
              <w:t xml:space="preserve">, </w:t>
            </w:r>
            <w:r>
              <w:rPr>
                <w:rStyle w:val="code"/>
              </w:rPr>
              <w:t>rint</w:t>
            </w:r>
            <w:r>
              <w:t xml:space="preserve">, </w:t>
            </w:r>
            <w:r>
              <w:rPr>
                <w:rStyle w:val="code"/>
              </w:rPr>
              <w:t>sqrt</w:t>
            </w:r>
            <w:r>
              <w:t xml:space="preserve">, and </w:t>
            </w:r>
            <w:r>
              <w:rPr>
                <w:rStyle w:val="code"/>
              </w:rPr>
              <w:t>trunc</w:t>
            </w:r>
            <w:r>
              <w:t xml:space="preserve">: </w:t>
            </w:r>
            <w:r>
              <w:rPr>
                <w:rStyle w:val="code"/>
              </w:rPr>
              <w:t>p</w:t>
            </w:r>
            <w:r>
              <w:t xml:space="preserve"> or </w:t>
            </w:r>
            <w:r>
              <w:rPr>
                <w:rStyle w:val="code"/>
              </w:rPr>
              <w:t>s</w:t>
            </w:r>
            <w:r>
              <w:t xml:space="preserve">. </w:t>
            </w:r>
          </w:p>
          <w:p w14:paraId="174D52B1" w14:textId="77777777" w:rsidR="008A5E4E" w:rsidRDefault="0065745B">
            <w:pPr>
              <w:pStyle w:val="p3"/>
            </w:pPr>
            <w:r>
              <w:rPr>
                <w:rStyle w:val="em"/>
              </w:rPr>
              <w:t>Control</w:t>
            </w:r>
            <w:r>
              <w:t xml:space="preserve"> for </w:t>
            </w:r>
            <w:r>
              <w:rPr>
                <w:rStyle w:val="code"/>
              </w:rPr>
              <w:t>add</w:t>
            </w:r>
            <w:r>
              <w:t xml:space="preserve">, </w:t>
            </w:r>
            <w:r>
              <w:rPr>
                <w:rStyle w:val="code"/>
              </w:rPr>
              <w:t>div</w:t>
            </w:r>
            <w:r>
              <w:t xml:space="preserve">, </w:t>
            </w:r>
            <w:r>
              <w:rPr>
                <w:rStyle w:val="code"/>
              </w:rPr>
              <w:t>max</w:t>
            </w:r>
            <w:r>
              <w:t xml:space="preserve">, </w:t>
            </w:r>
            <w:r>
              <w:rPr>
                <w:rStyle w:val="code"/>
              </w:rPr>
              <w:t>min</w:t>
            </w:r>
            <w:r>
              <w:t xml:space="preserve">, </w:t>
            </w:r>
            <w:r>
              <w:rPr>
                <w:rStyle w:val="code"/>
              </w:rPr>
              <w:t>mul</w:t>
            </w:r>
            <w:r>
              <w:t xml:space="preserve">, and </w:t>
            </w:r>
            <w:r>
              <w:rPr>
                <w:rStyle w:val="code"/>
              </w:rPr>
              <w:t>sub</w:t>
            </w:r>
            <w:r>
              <w:t xml:space="preserve">: </w:t>
            </w:r>
            <w:r>
              <w:rPr>
                <w:rStyle w:val="code"/>
              </w:rPr>
              <w:t>pp</w:t>
            </w:r>
            <w:r>
              <w:t xml:space="preserve">, </w:t>
            </w:r>
            <w:r>
              <w:rPr>
                <w:rStyle w:val="code"/>
              </w:rPr>
              <w:t>ps</w:t>
            </w:r>
            <w:r>
              <w:t xml:space="preserve">, </w:t>
            </w:r>
            <w:r>
              <w:rPr>
                <w:rStyle w:val="code"/>
              </w:rPr>
              <w:t>sp</w:t>
            </w:r>
            <w:r>
              <w:t xml:space="preserve">, or </w:t>
            </w:r>
            <w:r>
              <w:rPr>
                <w:rStyle w:val="code"/>
              </w:rPr>
              <w:t>ss</w:t>
            </w:r>
            <w:r>
              <w:t xml:space="preserve">. </w:t>
            </w:r>
          </w:p>
          <w:p w14:paraId="0C6A1E75" w14:textId="77777777" w:rsidR="008A5E4E" w:rsidRDefault="0065745B">
            <w:pPr>
              <w:pStyle w:val="p3"/>
            </w:pPr>
            <w:r>
              <w:t xml:space="preserve">See </w:t>
            </w:r>
            <w:r>
              <w:rPr>
                <w:rStyle w:val="xref"/>
              </w:rPr>
              <w:t>4.14. Packing Controls for Packed Data (</w:t>
            </w:r>
            <w:r w:rsidR="009A76EE" w:rsidRPr="008A5E4E">
              <w:fldChar w:fldCharType="begin"/>
            </w:r>
            <w:r w:rsidR="008A5E4E">
              <w:instrText xml:space="preserve"> PAGEREF _Ref1794149818 \p \h  \* MERGEFORMAT </w:instrText>
            </w:r>
            <w:r w:rsidR="009A76EE" w:rsidRPr="008A5E4E">
              <w:fldChar w:fldCharType="separate"/>
            </w:r>
            <w:r w:rsidR="00533AF0" w:rsidRPr="00533AF0">
              <w:rPr>
                <w:rStyle w:val="xref"/>
                <w:noProof/>
              </w:rPr>
              <w:t>on</w:t>
            </w:r>
            <w:r w:rsidR="00533AF0">
              <w:rPr>
                <w:noProof/>
              </w:rPr>
              <w:t xml:space="preserve"> page 81</w:t>
            </w:r>
            <w:r w:rsidR="009A76EE" w:rsidRPr="008A5E4E">
              <w:rPr>
                <w:rStyle w:val="xref"/>
              </w:rPr>
              <w:fldChar w:fldCharType="end"/>
            </w:r>
            <w:r>
              <w:rPr>
                <w:rStyle w:val="xref"/>
              </w:rPr>
              <w:t>)</w:t>
            </w:r>
            <w:r>
              <w:t>.</w:t>
            </w:r>
          </w:p>
        </w:tc>
      </w:tr>
      <w:tr w:rsidR="008A5E4E" w14:paraId="2CC84B1B" w14:textId="77777777">
        <w:trPr>
          <w:tblCellSpacing w:w="0" w:type="dxa"/>
        </w:trPr>
        <w:tc>
          <w:tcPr>
            <w:tcW w:w="0" w:type="auto"/>
            <w:tcMar>
              <w:top w:w="45" w:type="dxa"/>
              <w:left w:w="45" w:type="dxa"/>
              <w:bottom w:w="45" w:type="dxa"/>
              <w:right w:w="45" w:type="dxa"/>
            </w:tcMar>
          </w:tcPr>
          <w:p w14:paraId="6BB2287E" w14:textId="77777777" w:rsidR="008A5E4E" w:rsidRDefault="0065745B">
            <w:pPr>
              <w:pStyle w:val="p3"/>
            </w:pPr>
            <w:r>
              <w:rPr>
                <w:rStyle w:val="em"/>
              </w:rPr>
              <w:t>TypeLength</w:t>
            </w:r>
            <w:r>
              <w:t xml:space="preserve">: </w:t>
            </w:r>
            <w:r>
              <w:rPr>
                <w:rStyle w:val="code"/>
              </w:rPr>
              <w:t>f16x2</w:t>
            </w:r>
            <w:r>
              <w:t xml:space="preserve">, </w:t>
            </w:r>
            <w:r>
              <w:rPr>
                <w:rStyle w:val="code"/>
              </w:rPr>
              <w:t>f16x4</w:t>
            </w:r>
            <w:r>
              <w:t xml:space="preserve">, </w:t>
            </w:r>
            <w:r>
              <w:rPr>
                <w:rStyle w:val="code"/>
              </w:rPr>
              <w:t>f16x8</w:t>
            </w:r>
            <w:r>
              <w:t xml:space="preserve">, </w:t>
            </w:r>
            <w:r>
              <w:rPr>
                <w:rStyle w:val="code"/>
              </w:rPr>
              <w:t>f32x2</w:t>
            </w:r>
            <w:r>
              <w:t xml:space="preserve">, </w:t>
            </w:r>
            <w:r>
              <w:rPr>
                <w:rStyle w:val="code"/>
              </w:rPr>
              <w:t>f32x4</w:t>
            </w:r>
            <w:r>
              <w:t xml:space="preserve">, and, if the Base profile has not been specified, </w:t>
            </w:r>
            <w:r>
              <w:rPr>
                <w:rStyle w:val="code"/>
              </w:rPr>
              <w:t>f64x2</w:t>
            </w:r>
            <w:r>
              <w:t xml:space="preserve">. See </w:t>
            </w:r>
            <w:r>
              <w:rPr>
                <w:rStyle w:val="xref"/>
              </w:rPr>
              <w:t>4.13.2. Packed Data Types (</w:t>
            </w:r>
            <w:r w:rsidR="009A76EE" w:rsidRPr="008A5E4E">
              <w:fldChar w:fldCharType="begin"/>
            </w:r>
            <w:r w:rsidR="008A5E4E">
              <w:instrText xml:space="preserve"> PAGEREF _Ref-925366242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and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bl>
    <w:p w14:paraId="1AF622DA" w14:textId="77777777" w:rsidR="008A5E4E" w:rsidRDefault="008A5E4E">
      <w:pPr>
        <w:spacing w:after="240"/>
      </w:pPr>
    </w:p>
    <w:p w14:paraId="6FA3C914"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57481E0D"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965F3D5"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49ACCEB1" w14:textId="77777777">
        <w:trPr>
          <w:tblCellSpacing w:w="0" w:type="dxa"/>
        </w:trPr>
        <w:tc>
          <w:tcPr>
            <w:tcW w:w="0" w:type="auto"/>
            <w:tcBorders>
              <w:bottom w:val="single" w:sz="6" w:space="0" w:color="000000"/>
            </w:tcBorders>
            <w:tcMar>
              <w:top w:w="45" w:type="dxa"/>
              <w:left w:w="45" w:type="dxa"/>
              <w:bottom w:w="45" w:type="dxa"/>
              <w:right w:w="45" w:type="dxa"/>
            </w:tcMar>
          </w:tcPr>
          <w:p w14:paraId="04B5B351" w14:textId="77777777" w:rsidR="008A5E4E" w:rsidRDefault="0065745B">
            <w:pPr>
              <w:pStyle w:val="tdTableStyle-TablestyleNonAltRows-BodyD-Column-Body1"/>
            </w:pPr>
            <w:r>
              <w:rPr>
                <w:rStyle w:val="em"/>
              </w:rPr>
              <w:t>dest</w:t>
            </w:r>
            <w:r>
              <w:t xml:space="preserve">: Destination register. </w:t>
            </w:r>
          </w:p>
        </w:tc>
      </w:tr>
      <w:tr w:rsidR="008A5E4E" w14:paraId="6EE55A70" w14:textId="77777777">
        <w:trPr>
          <w:tblCellSpacing w:w="0" w:type="dxa"/>
        </w:trPr>
        <w:tc>
          <w:tcPr>
            <w:tcW w:w="0" w:type="auto"/>
            <w:tcMar>
              <w:top w:w="45" w:type="dxa"/>
              <w:left w:w="45" w:type="dxa"/>
              <w:bottom w:w="45" w:type="dxa"/>
              <w:right w:w="45" w:type="dxa"/>
            </w:tcMar>
          </w:tcPr>
          <w:p w14:paraId="058232D9" w14:textId="77777777" w:rsidR="008A5E4E" w:rsidRDefault="0065745B">
            <w:pPr>
              <w:pStyle w:val="tdTableStyle-TablestyleNonAltRows-BodyA-Column-Body1"/>
            </w:pPr>
            <w:r>
              <w:rPr>
                <w:rStyle w:val="em"/>
              </w:rPr>
              <w:lastRenderedPageBreak/>
              <w:t>src0</w:t>
            </w:r>
            <w:r>
              <w:t xml:space="preserve">, </w:t>
            </w:r>
            <w:r>
              <w:rPr>
                <w:rStyle w:val="em"/>
              </w:rPr>
              <w:t>src1</w:t>
            </w:r>
            <w:r>
              <w:t>: Sources. Can be a register or immediate value.</w:t>
            </w:r>
          </w:p>
        </w:tc>
      </w:tr>
    </w:tbl>
    <w:p w14:paraId="6FCB6FF3" w14:textId="77777777" w:rsidR="008A5E4E" w:rsidRDefault="008A5E4E">
      <w:pPr>
        <w:spacing w:after="240"/>
      </w:pPr>
    </w:p>
    <w:p w14:paraId="6A92A174"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03D84E37"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648D9CD"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758F2950" w14:textId="77777777">
        <w:trPr>
          <w:tblCellSpacing w:w="0" w:type="dxa"/>
        </w:trPr>
        <w:tc>
          <w:tcPr>
            <w:tcW w:w="0" w:type="auto"/>
            <w:tcMar>
              <w:top w:w="45" w:type="dxa"/>
              <w:left w:w="45" w:type="dxa"/>
              <w:bottom w:w="45" w:type="dxa"/>
              <w:right w:w="45" w:type="dxa"/>
            </w:tcMar>
          </w:tcPr>
          <w:p w14:paraId="1C3D4510" w14:textId="77777777" w:rsidR="008A5E4E" w:rsidRDefault="0065745B">
            <w:pPr>
              <w:pStyle w:val="tdTableStyle-TablestyleNonAltRows-BodyA-Column-Body1"/>
            </w:pPr>
            <w:r>
              <w:t>Floating-point exceptions are allowed.</w:t>
            </w:r>
          </w:p>
        </w:tc>
      </w:tr>
    </w:tbl>
    <w:p w14:paraId="1030CC3D" w14:textId="77777777" w:rsidR="008A5E4E" w:rsidRDefault="008A5E4E">
      <w:pPr>
        <w:spacing w:after="240"/>
      </w:pPr>
    </w:p>
    <w:p w14:paraId="3B180279" w14:textId="77777777" w:rsidR="008A5E4E" w:rsidRDefault="0065745B">
      <w:pPr>
        <w:pStyle w:val="p"/>
      </w:pPr>
      <w:r>
        <w:t xml:space="preserve">For BRIG syntax, see </w:t>
      </w:r>
      <w:r>
        <w:rPr>
          <w:rStyle w:val="xref1"/>
        </w:rPr>
        <w:t>18.7.1.10. BRIG Syntax for Floating-Point Arithmetic Operations (</w:t>
      </w:r>
      <w:r w:rsidR="009A76EE" w:rsidRPr="008A5E4E">
        <w:fldChar w:fldCharType="begin"/>
      </w:r>
      <w:r w:rsidR="008A5E4E">
        <w:instrText xml:space="preserve"> PAGEREF _Ref2046975212 \p \h  \* MERGEFORMAT </w:instrText>
      </w:r>
      <w:r w:rsidR="009A76EE" w:rsidRPr="008A5E4E">
        <w:fldChar w:fldCharType="separate"/>
      </w:r>
      <w:r w:rsidR="00533AF0" w:rsidRPr="00533AF0">
        <w:rPr>
          <w:rStyle w:val="xref1"/>
          <w:noProof/>
        </w:rPr>
        <w:t>on</w:t>
      </w:r>
      <w:r w:rsidR="00533AF0">
        <w:rPr>
          <w:noProof/>
        </w:rPr>
        <w:t xml:space="preserve"> page 360</w:t>
      </w:r>
      <w:r w:rsidR="009A76EE" w:rsidRPr="008A5E4E">
        <w:rPr>
          <w:rStyle w:val="xref1"/>
        </w:rPr>
        <w:fldChar w:fldCharType="end"/>
      </w:r>
      <w:r>
        <w:rPr>
          <w:rStyle w:val="xref1"/>
        </w:rPr>
        <w:t>)</w:t>
      </w:r>
      <w:r>
        <w:t xml:space="preserve">. </w:t>
      </w:r>
    </w:p>
    <w:p w14:paraId="2323AC48" w14:textId="77777777" w:rsidR="008A5E4E" w:rsidRDefault="0065745B">
      <w:pPr>
        <w:pStyle w:val="h3"/>
      </w:pPr>
      <w:bookmarkStart w:id="512" w:name="_Toc396034230"/>
      <w:r>
        <w:t>5.11.2 Description</w:t>
      </w:r>
      <w:bookmarkEnd w:id="512"/>
    </w:p>
    <w:p w14:paraId="2A951535" w14:textId="77777777" w:rsidR="008A5E4E" w:rsidRDefault="009A76EE">
      <w:pPr>
        <w:pStyle w:val="pDefinitionTerm"/>
      </w:pPr>
      <w:r>
        <w:fldChar w:fldCharType="begin"/>
      </w:r>
      <w:r w:rsidR="0065745B">
        <w:instrText xml:space="preserve"> XE "floating-point arithmetic operations:add operation" </w:instrText>
      </w:r>
      <w:r>
        <w:fldChar w:fldCharType="end"/>
      </w:r>
      <w:r w:rsidR="0065745B">
        <w:rPr>
          <w:rStyle w:val="code1"/>
        </w:rPr>
        <w:t>add</w:t>
      </w:r>
    </w:p>
    <w:p w14:paraId="345B5DEF" w14:textId="77777777" w:rsidR="008A5E4E" w:rsidRDefault="0065745B">
      <w:pPr>
        <w:pStyle w:val="p1"/>
      </w:pPr>
      <w:r>
        <w:t xml:space="preserve">Performs the IEEE/ANSI Standard 754-2008 standard floating-point add. </w:t>
      </w:r>
    </w:p>
    <w:p w14:paraId="302F5ED6" w14:textId="77777777" w:rsidR="008A5E4E" w:rsidRDefault="009A76EE">
      <w:pPr>
        <w:pStyle w:val="pDefinitionTerm"/>
      </w:pPr>
      <w:r>
        <w:fldChar w:fldCharType="begin"/>
      </w:r>
      <w:r w:rsidR="0065745B">
        <w:instrText xml:space="preserve"> XE "floating-point arithmetic operations:ceil" </w:instrText>
      </w:r>
      <w:r>
        <w:fldChar w:fldCharType="end"/>
      </w:r>
      <w:r w:rsidR="0065745B">
        <w:rPr>
          <w:rStyle w:val="code1"/>
        </w:rPr>
        <w:t>ceil</w:t>
      </w:r>
    </w:p>
    <w:p w14:paraId="2455F662" w14:textId="77777777" w:rsidR="008A5E4E" w:rsidRDefault="0065745B">
      <w:pPr>
        <w:pStyle w:val="p1"/>
      </w:pPr>
      <w:r>
        <w:t xml:space="preserve">Rounds the floating-point source </w:t>
      </w:r>
      <w:r>
        <w:rPr>
          <w:rStyle w:val="i"/>
        </w:rPr>
        <w:t>src0</w:t>
      </w:r>
      <w:r>
        <w:t xml:space="preserve"> toward positive infinity to produce a floating-point integral number that is assigned to the destination </w:t>
      </w:r>
      <w:r>
        <w:rPr>
          <w:rStyle w:val="i"/>
        </w:rPr>
        <w:t>dest</w:t>
      </w:r>
      <w:r>
        <w:t xml:space="preserve">. If the source has an infinity value, the result will be the same infinity value. No exceptions are generated besides invalid operation for a signaling NaN source. </w:t>
      </w:r>
    </w:p>
    <w:p w14:paraId="10D9E1C0" w14:textId="77777777" w:rsidR="008A5E4E" w:rsidRDefault="009A76EE">
      <w:pPr>
        <w:pStyle w:val="pDefinitionTerm"/>
      </w:pPr>
      <w:r>
        <w:fldChar w:fldCharType="begin"/>
      </w:r>
      <w:r w:rsidR="0065745B">
        <w:instrText xml:space="preserve"> XE "floating-point arithmetic operations:div" </w:instrText>
      </w:r>
      <w:r>
        <w:fldChar w:fldCharType="end"/>
      </w:r>
      <w:r w:rsidR="0065745B">
        <w:rPr>
          <w:rStyle w:val="code1"/>
        </w:rPr>
        <w:t>div</w:t>
      </w:r>
    </w:p>
    <w:p w14:paraId="11B6358E" w14:textId="715D5906" w:rsidR="008A5E4E" w:rsidRDefault="0064034A">
      <w:pPr>
        <w:pStyle w:val="p1"/>
      </w:pPr>
      <w:r>
        <w:t xml:space="preserve">Performs the IEEE/ANSI Standard 754-2008 standard floating-point divide. </w:t>
      </w:r>
      <w:r w:rsidR="0065745B">
        <w:t xml:space="preserve">Computes source </w:t>
      </w:r>
      <w:r w:rsidR="0065745B">
        <w:rPr>
          <w:rStyle w:val="i"/>
        </w:rPr>
        <w:t>src0</w:t>
      </w:r>
      <w:r w:rsidR="0065745B">
        <w:t xml:space="preserve"> divided by source </w:t>
      </w:r>
      <w:r w:rsidR="0065745B">
        <w:rPr>
          <w:rStyle w:val="i"/>
        </w:rPr>
        <w:t>src1</w:t>
      </w:r>
      <w:r w:rsidR="0065745B">
        <w:t xml:space="preserve"> and stores the result in the destination </w:t>
      </w:r>
      <w:r w:rsidR="0065745B">
        <w:rPr>
          <w:rStyle w:val="i"/>
        </w:rPr>
        <w:t>dest</w:t>
      </w:r>
      <w:r w:rsidR="0065745B">
        <w:t xml:space="preserve">. </w:t>
      </w:r>
    </w:p>
    <w:p w14:paraId="163141E9" w14:textId="71471368" w:rsidR="008A5E4E" w:rsidRDefault="0065745B">
      <w:pPr>
        <w:pStyle w:val="p1"/>
      </w:pPr>
      <w:r>
        <w:rPr>
          <w:rStyle w:val="code1"/>
        </w:rPr>
        <w:t>div</w:t>
      </w:r>
      <w:r>
        <w:t xml:space="preserve"> must return a correctly rounded result in the Full profile and return a result </w:t>
      </w:r>
      <w:r w:rsidR="003C6187">
        <w:t xml:space="preserve">less than or equal to </w:t>
      </w:r>
      <w:r>
        <w:t>2.5 ULP (</w:t>
      </w:r>
      <w:r w:rsidR="002F59B9">
        <w:t xml:space="preserve">see </w:t>
      </w:r>
      <w:r w:rsidR="002F59B9">
        <w:rPr>
          <w:rStyle w:val="xref1"/>
        </w:rPr>
        <w:t>4.19.6. Unit of Least Precision (ULP) (</w:t>
      </w:r>
      <w:r w:rsidR="002F59B9">
        <w:fldChar w:fldCharType="begin"/>
      </w:r>
      <w:r w:rsidR="002F59B9">
        <w:instrText xml:space="preserve"> PAGEREF  unit_of_least_precision \h \p  \* MERGEFORMAT </w:instrText>
      </w:r>
      <w:r w:rsidR="002F59B9">
        <w:fldChar w:fldCharType="separate"/>
      </w:r>
      <w:r w:rsidR="002F59B9">
        <w:rPr>
          <w:noProof/>
        </w:rPr>
        <w:t>on page 105</w:t>
      </w:r>
      <w:r w:rsidR="002F59B9">
        <w:fldChar w:fldCharType="end"/>
      </w:r>
      <w:r w:rsidR="002F59B9">
        <w:rPr>
          <w:rStyle w:val="xref1"/>
        </w:rPr>
        <w:t>)</w:t>
      </w:r>
      <w:r>
        <w:t xml:space="preserve">) of the mathematically accurate value in the Base profile. See </w:t>
      </w:r>
      <w:r>
        <w:rPr>
          <w:rStyle w:val="xref1"/>
        </w:rPr>
        <w:t>Chapter 16. Profiles (</w:t>
      </w:r>
      <w:r w:rsidR="009A76EE" w:rsidRPr="008A5E4E">
        <w:fldChar w:fldCharType="begin"/>
      </w:r>
      <w:r w:rsidR="008A5E4E">
        <w:instrText xml:space="preserve"> PAGEREF _Ref-680049201 \p \h  \* MERGEFORMAT </w:instrText>
      </w:r>
      <w:r w:rsidR="009A76EE" w:rsidRPr="008A5E4E">
        <w:fldChar w:fldCharType="separate"/>
      </w:r>
      <w:r w:rsidR="00533AF0" w:rsidRPr="00533AF0">
        <w:rPr>
          <w:rStyle w:val="xref1"/>
          <w:noProof/>
        </w:rPr>
        <w:t>on</w:t>
      </w:r>
      <w:r w:rsidR="00533AF0">
        <w:rPr>
          <w:noProof/>
        </w:rPr>
        <w:t xml:space="preserve"> page 297</w:t>
      </w:r>
      <w:r w:rsidR="009A76EE" w:rsidRPr="008A5E4E">
        <w:rPr>
          <w:rStyle w:val="xref1"/>
        </w:rPr>
        <w:fldChar w:fldCharType="end"/>
      </w:r>
      <w:r>
        <w:rPr>
          <w:rStyle w:val="xref1"/>
        </w:rPr>
        <w:t>)</w:t>
      </w:r>
      <w:r>
        <w:t>.</w:t>
      </w:r>
    </w:p>
    <w:p w14:paraId="7ABA3965" w14:textId="77777777" w:rsidR="008A5E4E" w:rsidRDefault="009A76EE">
      <w:pPr>
        <w:pStyle w:val="pDefinitionTerm"/>
      </w:pPr>
      <w:r>
        <w:fldChar w:fldCharType="begin"/>
      </w:r>
      <w:r w:rsidR="0065745B">
        <w:instrText xml:space="preserve"> XE "floating-point arithmetic operations:floor" </w:instrText>
      </w:r>
      <w:r>
        <w:fldChar w:fldCharType="end"/>
      </w:r>
      <w:r w:rsidR="0065745B">
        <w:rPr>
          <w:rStyle w:val="code1"/>
        </w:rPr>
        <w:t>floor</w:t>
      </w:r>
    </w:p>
    <w:p w14:paraId="5538C8E8" w14:textId="77777777" w:rsidR="008A5E4E" w:rsidRDefault="0065745B">
      <w:pPr>
        <w:pStyle w:val="p1"/>
      </w:pPr>
      <w:r>
        <w:t xml:space="preserve">Rounds the floating-point source </w:t>
      </w:r>
      <w:r>
        <w:rPr>
          <w:rStyle w:val="i"/>
        </w:rPr>
        <w:t>src0</w:t>
      </w:r>
      <w:r>
        <w:t xml:space="preserve"> toward negative infinity to produce a floating-point integral number that is assigned to the destination </w:t>
      </w:r>
      <w:r>
        <w:rPr>
          <w:rStyle w:val="i"/>
        </w:rPr>
        <w:t>dest</w:t>
      </w:r>
      <w:r>
        <w:t xml:space="preserve">. If the source has an infinity value, the result will be the same infinity value. No exceptions are generated besides invalid operation for a signaling NaN source. </w:t>
      </w:r>
    </w:p>
    <w:p w14:paraId="7E8057CD" w14:textId="77777777" w:rsidR="008A5E4E" w:rsidRDefault="009A76EE">
      <w:pPr>
        <w:pStyle w:val="pDefinitionTerm"/>
      </w:pPr>
      <w:r>
        <w:fldChar w:fldCharType="begin"/>
      </w:r>
      <w:r w:rsidR="0065745B">
        <w:instrText xml:space="preserve"> XE "floating-point arithmetic operations:fma" </w:instrText>
      </w:r>
      <w:r>
        <w:fldChar w:fldCharType="end"/>
      </w:r>
      <w:r w:rsidR="0065745B">
        <w:rPr>
          <w:rStyle w:val="code1"/>
        </w:rPr>
        <w:t>fma</w:t>
      </w:r>
    </w:p>
    <w:p w14:paraId="1CB5466A" w14:textId="77777777" w:rsidR="008A5E4E" w:rsidRDefault="0065745B">
      <w:pPr>
        <w:pStyle w:val="p1"/>
      </w:pPr>
      <w:r>
        <w:t xml:space="preserve">The floating-point </w:t>
      </w:r>
      <w:r>
        <w:rPr>
          <w:rStyle w:val="code1"/>
        </w:rPr>
        <w:t>fma</w:t>
      </w:r>
      <w:r>
        <w:t xml:space="preserve"> (fused multiply add) computes </w:t>
      </w:r>
      <w:r>
        <w:rPr>
          <w:rStyle w:val="i"/>
        </w:rPr>
        <w:t>src0</w:t>
      </w:r>
      <w:r>
        <w:rPr>
          <w:rStyle w:val="code1"/>
        </w:rPr>
        <w:t xml:space="preserve"> * </w:t>
      </w:r>
      <w:r>
        <w:rPr>
          <w:rStyle w:val="i"/>
        </w:rPr>
        <w:t>src1</w:t>
      </w:r>
      <w:r>
        <w:rPr>
          <w:rStyle w:val="code1"/>
        </w:rPr>
        <w:t xml:space="preserve"> + </w:t>
      </w:r>
      <w:r>
        <w:rPr>
          <w:rStyle w:val="i"/>
        </w:rPr>
        <w:t>src2</w:t>
      </w:r>
      <w:r>
        <w:t xml:space="preserve"> with unbounded range and precision. The resulting value is then rounded once using the specified rounding mode.</w:t>
      </w:r>
    </w:p>
    <w:p w14:paraId="715B1C8F" w14:textId="77777777" w:rsidR="008A5E4E" w:rsidRDefault="0065745B">
      <w:pPr>
        <w:pStyle w:val="p1"/>
      </w:pPr>
      <w:r>
        <w:t xml:space="preserve">No underflow, overflow, or inexact exception can be generated for the multiply. However, these exceptions can be generated by the addition. Thus, </w:t>
      </w:r>
      <w:r>
        <w:rPr>
          <w:rStyle w:val="code1"/>
        </w:rPr>
        <w:t>fma</w:t>
      </w:r>
      <w:r>
        <w:t xml:space="preserve"> differs from a </w:t>
      </w:r>
      <w:r>
        <w:rPr>
          <w:rStyle w:val="code1"/>
        </w:rPr>
        <w:t>mul</w:t>
      </w:r>
      <w:r>
        <w:t xml:space="preserve"> followed by an </w:t>
      </w:r>
      <w:r>
        <w:rPr>
          <w:rStyle w:val="code1"/>
        </w:rPr>
        <w:t>add</w:t>
      </w:r>
      <w:r>
        <w:t xml:space="preserve">. </w:t>
      </w:r>
    </w:p>
    <w:p w14:paraId="4F6381CD" w14:textId="77777777" w:rsidR="008A5E4E" w:rsidRDefault="0065745B">
      <w:pPr>
        <w:pStyle w:val="p1"/>
      </w:pPr>
      <w:r>
        <w:rPr>
          <w:rStyle w:val="code1"/>
        </w:rPr>
        <w:t>fma</w:t>
      </w:r>
      <w:r>
        <w:t xml:space="preserve"> is not supported as a packed operation, because it takes three source operands. </w:t>
      </w:r>
    </w:p>
    <w:p w14:paraId="37776605" w14:textId="77777777" w:rsidR="008A5E4E" w:rsidRDefault="009A76EE">
      <w:pPr>
        <w:pStyle w:val="pDefinitionTerm"/>
      </w:pPr>
      <w:r>
        <w:fldChar w:fldCharType="begin"/>
      </w:r>
      <w:r w:rsidR="0065745B">
        <w:instrText xml:space="preserve"> XE "floating-point arithmetic operations:fract" </w:instrText>
      </w:r>
      <w:r>
        <w:fldChar w:fldCharType="end"/>
      </w:r>
      <w:r w:rsidR="0065745B">
        <w:rPr>
          <w:rStyle w:val="code1"/>
        </w:rPr>
        <w:t>fract</w:t>
      </w:r>
    </w:p>
    <w:p w14:paraId="7A91B1C4" w14:textId="77777777" w:rsidR="008A5E4E" w:rsidRDefault="0065745B">
      <w:pPr>
        <w:pStyle w:val="p1"/>
      </w:pPr>
      <w:r>
        <w:t xml:space="preserve">Sets the destination </w:t>
      </w:r>
      <w:r>
        <w:rPr>
          <w:rStyle w:val="i"/>
        </w:rPr>
        <w:t>dest</w:t>
      </w:r>
      <w:r>
        <w:t xml:space="preserve"> to the fractional part of source </w:t>
      </w:r>
      <w:r>
        <w:rPr>
          <w:rStyle w:val="i"/>
        </w:rPr>
        <w:t>src0</w:t>
      </w:r>
      <w:r>
        <w:t>.</w:t>
      </w:r>
    </w:p>
    <w:p w14:paraId="56FA565C" w14:textId="1151ACDA" w:rsidR="000E0359" w:rsidRPr="00240BD2" w:rsidRDefault="004779DF" w:rsidP="0084217B">
      <w:pPr>
        <w:pStyle w:val="p1"/>
        <w:rPr>
          <w:rStyle w:val="code1"/>
          <w:rFonts w:ascii="Cambria" w:hAnsi="Cambria" w:cs="Cambria"/>
          <w:sz w:val="22"/>
          <w:szCs w:val="22"/>
        </w:rPr>
      </w:pPr>
      <w:r>
        <w:rPr>
          <w:rStyle w:val="code1"/>
          <w:i/>
          <w:sz w:val="16"/>
          <w:szCs w:val="16"/>
        </w:rPr>
        <w:lastRenderedPageBreak/>
        <w:t>src0’</w:t>
      </w:r>
      <w:r>
        <w:rPr>
          <w:rStyle w:val="code1"/>
          <w:sz w:val="16"/>
          <w:szCs w:val="16"/>
        </w:rPr>
        <w:t xml:space="preserve"> = </w:t>
      </w:r>
      <w:r w:rsidRPr="00240BD2">
        <w:rPr>
          <w:rStyle w:val="code1"/>
          <w:i/>
          <w:sz w:val="16"/>
          <w:szCs w:val="16"/>
        </w:rPr>
        <w:t>ftz</w:t>
      </w:r>
      <w:r>
        <w:rPr>
          <w:rStyle w:val="code1"/>
          <w:sz w:val="16"/>
          <w:szCs w:val="16"/>
        </w:rPr>
        <w:t xml:space="preserve"> ? </w:t>
      </w:r>
      <w:r w:rsidR="001966B2">
        <w:rPr>
          <w:rStyle w:val="code1"/>
          <w:sz w:val="16"/>
          <w:szCs w:val="16"/>
        </w:rPr>
        <w:t>flush_sub</w:t>
      </w:r>
      <w:r>
        <w:rPr>
          <w:rStyle w:val="code1"/>
          <w:sz w:val="16"/>
          <w:szCs w:val="16"/>
        </w:rPr>
        <w:t>norm</w:t>
      </w:r>
      <w:r w:rsidR="001966B2">
        <w:rPr>
          <w:rStyle w:val="code1"/>
          <w:sz w:val="16"/>
          <w:szCs w:val="16"/>
        </w:rPr>
        <w:t>al</w:t>
      </w:r>
      <w:r>
        <w:rPr>
          <w:rStyle w:val="code1"/>
          <w:sz w:val="16"/>
          <w:szCs w:val="16"/>
        </w:rPr>
        <w:t>_to_zero(</w:t>
      </w:r>
      <w:r>
        <w:rPr>
          <w:rStyle w:val="code1"/>
          <w:i/>
          <w:sz w:val="16"/>
          <w:szCs w:val="16"/>
        </w:rPr>
        <w:t>src0</w:t>
      </w:r>
      <w:r>
        <w:rPr>
          <w:rStyle w:val="code1"/>
          <w:sz w:val="16"/>
          <w:szCs w:val="16"/>
        </w:rPr>
        <w:t xml:space="preserve">) : </w:t>
      </w:r>
      <w:r>
        <w:rPr>
          <w:rStyle w:val="code1"/>
          <w:i/>
          <w:sz w:val="16"/>
          <w:szCs w:val="16"/>
        </w:rPr>
        <w:t>src0</w:t>
      </w:r>
      <w:r>
        <w:rPr>
          <w:rStyle w:val="code1"/>
          <w:i/>
          <w:sz w:val="16"/>
          <w:szCs w:val="16"/>
        </w:rPr>
        <w:br/>
      </w:r>
      <w:r w:rsidR="000E0359" w:rsidRPr="00240BD2">
        <w:rPr>
          <w:rStyle w:val="code1"/>
          <w:i/>
          <w:sz w:val="16"/>
          <w:szCs w:val="16"/>
        </w:rPr>
        <w:t>dest</w:t>
      </w:r>
      <w:r w:rsidR="000E0359">
        <w:rPr>
          <w:rStyle w:val="code1"/>
          <w:sz w:val="16"/>
          <w:szCs w:val="16"/>
        </w:rPr>
        <w:t xml:space="preserve"> = (</w:t>
      </w:r>
      <w:r w:rsidR="000E0359" w:rsidRPr="00240BD2">
        <w:rPr>
          <w:rStyle w:val="code1"/>
          <w:i/>
          <w:sz w:val="16"/>
          <w:szCs w:val="16"/>
        </w:rPr>
        <w:t>src</w:t>
      </w:r>
      <w:r>
        <w:rPr>
          <w:rStyle w:val="code1"/>
          <w:i/>
          <w:sz w:val="16"/>
          <w:szCs w:val="16"/>
        </w:rPr>
        <w:t>0’</w:t>
      </w:r>
      <w:r w:rsidR="000E0359">
        <w:rPr>
          <w:rStyle w:val="code1"/>
          <w:sz w:val="16"/>
          <w:szCs w:val="16"/>
        </w:rPr>
        <w:t xml:space="preserve"> == +0.0) ? +0.0</w:t>
      </w:r>
      <w:r w:rsidR="000E0359">
        <w:rPr>
          <w:rStyle w:val="code1"/>
          <w:sz w:val="16"/>
          <w:szCs w:val="16"/>
        </w:rPr>
        <w:br/>
        <w:t xml:space="preserve">       : (</w:t>
      </w:r>
      <w:r w:rsidR="000E0359" w:rsidRPr="00240BD2">
        <w:rPr>
          <w:rStyle w:val="code1"/>
          <w:i/>
          <w:sz w:val="16"/>
          <w:szCs w:val="16"/>
        </w:rPr>
        <w:t>src0</w:t>
      </w:r>
      <w:r>
        <w:rPr>
          <w:rStyle w:val="code1"/>
          <w:i/>
          <w:sz w:val="16"/>
          <w:szCs w:val="16"/>
        </w:rPr>
        <w:t>’</w:t>
      </w:r>
      <w:r w:rsidR="000E0359">
        <w:rPr>
          <w:rStyle w:val="code1"/>
          <w:sz w:val="16"/>
          <w:szCs w:val="16"/>
        </w:rPr>
        <w:t xml:space="preserve"> == -0.0) ? -0.0</w:t>
      </w:r>
      <w:r w:rsidR="000E0359">
        <w:rPr>
          <w:rStyle w:val="code1"/>
          <w:sz w:val="16"/>
          <w:szCs w:val="16"/>
        </w:rPr>
        <w:br/>
        <w:t xml:space="preserve">       : (</w:t>
      </w:r>
      <w:r w:rsidR="000E0359" w:rsidRPr="009C7467">
        <w:rPr>
          <w:rStyle w:val="code1"/>
          <w:i/>
          <w:sz w:val="16"/>
          <w:szCs w:val="16"/>
        </w:rPr>
        <w:t>src0</w:t>
      </w:r>
      <w:r>
        <w:rPr>
          <w:rStyle w:val="code1"/>
          <w:i/>
          <w:sz w:val="16"/>
          <w:szCs w:val="16"/>
        </w:rPr>
        <w:t>’</w:t>
      </w:r>
      <w:r w:rsidR="000E0359">
        <w:rPr>
          <w:rStyle w:val="code1"/>
          <w:sz w:val="16"/>
          <w:szCs w:val="16"/>
        </w:rPr>
        <w:t xml:space="preserve"> == +inf) ? +0.0</w:t>
      </w:r>
      <w:r w:rsidR="000E0359">
        <w:rPr>
          <w:rStyle w:val="code1"/>
          <w:sz w:val="16"/>
          <w:szCs w:val="16"/>
        </w:rPr>
        <w:br/>
        <w:t xml:space="preserve">       : (</w:t>
      </w:r>
      <w:r w:rsidR="000E0359" w:rsidRPr="009C7467">
        <w:rPr>
          <w:rStyle w:val="code1"/>
          <w:i/>
          <w:sz w:val="16"/>
          <w:szCs w:val="16"/>
        </w:rPr>
        <w:t>src0</w:t>
      </w:r>
      <w:r>
        <w:rPr>
          <w:rStyle w:val="code1"/>
          <w:i/>
          <w:sz w:val="16"/>
          <w:szCs w:val="16"/>
        </w:rPr>
        <w:t>’</w:t>
      </w:r>
      <w:r w:rsidR="000E0359">
        <w:rPr>
          <w:rStyle w:val="code1"/>
          <w:sz w:val="16"/>
          <w:szCs w:val="16"/>
        </w:rPr>
        <w:t xml:space="preserve"> == -inf) ? -0.0</w:t>
      </w:r>
      <w:r w:rsidR="000E0359">
        <w:rPr>
          <w:rStyle w:val="code1"/>
          <w:sz w:val="16"/>
          <w:szCs w:val="16"/>
        </w:rPr>
        <w:br/>
        <w:t xml:space="preserve">       : (isNaN(</w:t>
      </w:r>
      <w:r w:rsidR="000E0359" w:rsidRPr="009C7467">
        <w:rPr>
          <w:rStyle w:val="code1"/>
          <w:i/>
          <w:sz w:val="16"/>
          <w:szCs w:val="16"/>
        </w:rPr>
        <w:t>src0</w:t>
      </w:r>
      <w:r>
        <w:rPr>
          <w:rStyle w:val="code1"/>
          <w:i/>
          <w:sz w:val="16"/>
          <w:szCs w:val="16"/>
        </w:rPr>
        <w:t>’</w:t>
      </w:r>
      <w:r w:rsidR="000E0359">
        <w:rPr>
          <w:rStyle w:val="code1"/>
          <w:sz w:val="16"/>
          <w:szCs w:val="16"/>
        </w:rPr>
        <w:t>)) ? NaN</w:t>
      </w:r>
      <w:r w:rsidR="00682B0A" w:rsidRPr="00240BD2">
        <w:rPr>
          <w:rStyle w:val="code1"/>
          <w:i/>
          <w:sz w:val="16"/>
          <w:szCs w:val="16"/>
          <w:vertAlign w:val="subscript"/>
        </w:rPr>
        <w:t>src0</w:t>
      </w:r>
      <w:r>
        <w:rPr>
          <w:rStyle w:val="code1"/>
          <w:i/>
          <w:sz w:val="16"/>
          <w:szCs w:val="16"/>
          <w:vertAlign w:val="subscript"/>
        </w:rPr>
        <w:t>’</w:t>
      </w:r>
      <w:r w:rsidR="00466D13">
        <w:rPr>
          <w:rStyle w:val="code1"/>
          <w:sz w:val="16"/>
          <w:szCs w:val="16"/>
        </w:rPr>
        <w:br/>
      </w:r>
      <w:r w:rsidR="00552AB3">
        <w:rPr>
          <w:rStyle w:val="code1"/>
          <w:sz w:val="16"/>
          <w:szCs w:val="16"/>
        </w:rPr>
        <w:t xml:space="preserve">       : </w:t>
      </w:r>
      <w:r w:rsidR="00552AB3" w:rsidRPr="00552AB3">
        <w:rPr>
          <w:rStyle w:val="code1"/>
          <w:sz w:val="16"/>
          <w:szCs w:val="16"/>
        </w:rPr>
        <w:t>min(round</w:t>
      </w:r>
      <w:r w:rsidR="00552AB3" w:rsidRPr="00240BD2">
        <w:rPr>
          <w:rStyle w:val="code1"/>
          <w:i/>
          <w:sz w:val="16"/>
          <w:szCs w:val="16"/>
          <w:vertAlign w:val="subscript"/>
        </w:rPr>
        <w:t>round_modifier</w:t>
      </w:r>
      <w:r w:rsidR="009104BD">
        <w:rPr>
          <w:rStyle w:val="code1"/>
          <w:i/>
          <w:sz w:val="16"/>
          <w:szCs w:val="16"/>
          <w:vertAlign w:val="subscript"/>
        </w:rPr>
        <w:t xml:space="preserve">, </w:t>
      </w:r>
      <w:r w:rsidR="009104BD" w:rsidRPr="009C7467">
        <w:rPr>
          <w:rStyle w:val="code1"/>
          <w:i/>
          <w:sz w:val="16"/>
          <w:szCs w:val="16"/>
          <w:vertAlign w:val="subscript"/>
        </w:rPr>
        <w:t>TypeLength</w:t>
      </w:r>
      <w:r w:rsidR="00552AB3">
        <w:rPr>
          <w:rStyle w:val="code1"/>
          <w:sz w:val="16"/>
          <w:szCs w:val="16"/>
        </w:rPr>
        <w:t>(</w:t>
      </w:r>
      <w:r w:rsidR="00552AB3" w:rsidRPr="00240BD2">
        <w:rPr>
          <w:rStyle w:val="code1"/>
          <w:i/>
          <w:sz w:val="16"/>
          <w:szCs w:val="16"/>
        </w:rPr>
        <w:t>src0</w:t>
      </w:r>
      <w:r>
        <w:rPr>
          <w:rStyle w:val="code1"/>
          <w:i/>
          <w:sz w:val="16"/>
          <w:szCs w:val="16"/>
        </w:rPr>
        <w:t>’</w:t>
      </w:r>
      <w:r w:rsidR="00552AB3">
        <w:rPr>
          <w:rStyle w:val="code1"/>
          <w:sz w:val="16"/>
          <w:szCs w:val="16"/>
        </w:rPr>
        <w:t xml:space="preserve"> -</w:t>
      </w:r>
      <w:r w:rsidR="0084217B">
        <w:rPr>
          <w:rStyle w:val="code1"/>
          <w:sz w:val="16"/>
          <w:szCs w:val="16"/>
        </w:rPr>
        <w:t xml:space="preserve"> </w:t>
      </w:r>
      <w:r w:rsidR="0084217B" w:rsidRPr="0084217B">
        <w:rPr>
          <w:rStyle w:val="code1"/>
          <w:rFonts w:ascii="Cambria Math" w:hAnsi="Cambria Math" w:cs="Cambria Math"/>
          <w:sz w:val="16"/>
          <w:szCs w:val="16"/>
        </w:rPr>
        <w:t>⌊</w:t>
      </w:r>
      <w:r w:rsidR="0084217B">
        <w:rPr>
          <w:rStyle w:val="code1"/>
          <w:rFonts w:ascii="Cambria Math" w:hAnsi="Cambria Math" w:cs="Cambria Math"/>
          <w:sz w:val="16"/>
          <w:szCs w:val="16"/>
        </w:rPr>
        <w:t xml:space="preserve">  </w:t>
      </w:r>
      <w:r w:rsidR="00552AB3" w:rsidRPr="00240BD2">
        <w:rPr>
          <w:rStyle w:val="code1"/>
          <w:i/>
          <w:sz w:val="16"/>
          <w:szCs w:val="16"/>
        </w:rPr>
        <w:t>src0</w:t>
      </w:r>
      <w:r>
        <w:rPr>
          <w:rStyle w:val="code1"/>
          <w:i/>
          <w:sz w:val="16"/>
          <w:szCs w:val="16"/>
        </w:rPr>
        <w:t>’</w:t>
      </w:r>
      <w:r w:rsidR="0084217B">
        <w:rPr>
          <w:rStyle w:val="code1"/>
          <w:sz w:val="16"/>
          <w:szCs w:val="16"/>
        </w:rPr>
        <w:t xml:space="preserve"> </w:t>
      </w:r>
      <w:r w:rsidR="0084217B" w:rsidRPr="0084217B">
        <w:rPr>
          <w:rStyle w:val="code1"/>
          <w:rFonts w:ascii="Cambria Math" w:hAnsi="Cambria Math" w:cs="Cambria Math"/>
          <w:sz w:val="16"/>
          <w:szCs w:val="16"/>
        </w:rPr>
        <w:t>⌋</w:t>
      </w:r>
      <w:r w:rsidR="00552AB3" w:rsidRPr="00552AB3">
        <w:rPr>
          <w:rStyle w:val="code1"/>
          <w:sz w:val="16"/>
          <w:szCs w:val="16"/>
        </w:rPr>
        <w:t xml:space="preserve">), </w:t>
      </w:r>
      <w:r w:rsidR="00552AB3">
        <w:rPr>
          <w:rStyle w:val="code1"/>
          <w:sz w:val="16"/>
          <w:szCs w:val="16"/>
        </w:rPr>
        <w:t>smallest_numeric</w:t>
      </w:r>
      <w:r w:rsidR="00552AB3" w:rsidRPr="00240BD2">
        <w:rPr>
          <w:rStyle w:val="code1"/>
          <w:i/>
          <w:sz w:val="16"/>
          <w:szCs w:val="16"/>
          <w:vertAlign w:val="subscript"/>
        </w:rPr>
        <w:t>TypeLength</w:t>
      </w:r>
      <w:r w:rsidR="00552AB3" w:rsidRPr="00552AB3">
        <w:rPr>
          <w:rStyle w:val="code1"/>
          <w:sz w:val="16"/>
          <w:szCs w:val="16"/>
        </w:rPr>
        <w:t>)</w:t>
      </w:r>
      <w:r w:rsidR="000E0359">
        <w:rPr>
          <w:rStyle w:val="code1"/>
          <w:sz w:val="16"/>
          <w:szCs w:val="16"/>
        </w:rPr>
        <w:br/>
      </w:r>
      <w:r w:rsidR="000E0359">
        <w:rPr>
          <w:rStyle w:val="code1"/>
          <w:sz w:val="16"/>
          <w:szCs w:val="16"/>
        </w:rPr>
        <w:br/>
      </w:r>
      <w:r w:rsidR="00F0491F">
        <w:t>w</w:t>
      </w:r>
      <w:r w:rsidR="0084217B">
        <w:t>here:</w:t>
      </w:r>
    </w:p>
    <w:p w14:paraId="618FFAA6" w14:textId="40169C53" w:rsidR="00552AB3" w:rsidRDefault="00552AB3" w:rsidP="00552AB3">
      <w:pPr>
        <w:pStyle w:val="p1"/>
        <w:rPr>
          <w:rStyle w:val="code1"/>
          <w:sz w:val="16"/>
          <w:szCs w:val="16"/>
        </w:rPr>
      </w:pPr>
      <w:r>
        <w:rPr>
          <w:rStyle w:val="code1"/>
          <w:sz w:val="16"/>
          <w:szCs w:val="16"/>
        </w:rPr>
        <w:t>smallest_numeric</w:t>
      </w:r>
      <w:r w:rsidRPr="009C7467">
        <w:rPr>
          <w:rStyle w:val="code1"/>
          <w:sz w:val="16"/>
          <w:szCs w:val="16"/>
          <w:vertAlign w:val="subscript"/>
        </w:rPr>
        <w:t>f16</w:t>
      </w:r>
      <w:r>
        <w:rPr>
          <w:rStyle w:val="code1"/>
          <w:sz w:val="16"/>
          <w:szCs w:val="16"/>
        </w:rPr>
        <w:t xml:space="preserve"> = </w:t>
      </w:r>
      <w:r w:rsidRPr="00552AB3">
        <w:rPr>
          <w:rStyle w:val="code1"/>
          <w:sz w:val="16"/>
          <w:szCs w:val="16"/>
        </w:rPr>
        <w:t>0x1.ffcp-1h</w:t>
      </w:r>
      <w:r>
        <w:rPr>
          <w:rStyle w:val="code1"/>
          <w:sz w:val="16"/>
          <w:szCs w:val="16"/>
        </w:rPr>
        <w:br/>
        <w:t>smallest_numeric</w:t>
      </w:r>
      <w:r>
        <w:rPr>
          <w:rStyle w:val="code1"/>
          <w:sz w:val="16"/>
          <w:szCs w:val="16"/>
          <w:vertAlign w:val="subscript"/>
        </w:rPr>
        <w:t>f32</w:t>
      </w:r>
      <w:r>
        <w:rPr>
          <w:rStyle w:val="code1"/>
          <w:sz w:val="16"/>
          <w:szCs w:val="16"/>
        </w:rPr>
        <w:t xml:space="preserve"> = </w:t>
      </w:r>
      <w:r w:rsidRPr="00552AB3">
        <w:rPr>
          <w:rStyle w:val="code1"/>
          <w:sz w:val="16"/>
          <w:szCs w:val="16"/>
        </w:rPr>
        <w:t xml:space="preserve">0x1.fffffep-1f </w:t>
      </w:r>
      <w:r>
        <w:rPr>
          <w:rStyle w:val="code1"/>
          <w:sz w:val="16"/>
          <w:szCs w:val="16"/>
        </w:rPr>
        <w:br/>
        <w:t>smallest_numeric</w:t>
      </w:r>
      <w:r>
        <w:rPr>
          <w:rStyle w:val="code1"/>
          <w:sz w:val="16"/>
          <w:szCs w:val="16"/>
          <w:vertAlign w:val="subscript"/>
        </w:rPr>
        <w:t>f64</w:t>
      </w:r>
      <w:r>
        <w:rPr>
          <w:rStyle w:val="code1"/>
          <w:sz w:val="16"/>
          <w:szCs w:val="16"/>
        </w:rPr>
        <w:t xml:space="preserve"> = </w:t>
      </w:r>
      <w:r w:rsidRPr="00552AB3">
        <w:rPr>
          <w:rStyle w:val="code1"/>
          <w:sz w:val="16"/>
          <w:szCs w:val="16"/>
        </w:rPr>
        <w:t>0x1.fffffffffffffp-1</w:t>
      </w:r>
      <w:r w:rsidR="0084217B">
        <w:rPr>
          <w:rStyle w:val="code1"/>
          <w:sz w:val="16"/>
          <w:szCs w:val="16"/>
        </w:rPr>
        <w:t>d</w:t>
      </w:r>
    </w:p>
    <w:p w14:paraId="41CAC38F" w14:textId="50EFE82B" w:rsidR="008A5E4E" w:rsidRDefault="00C60EAB">
      <w:pPr>
        <w:pStyle w:val="p1"/>
      </w:pPr>
      <w:r>
        <w:t>T</w:t>
      </w:r>
      <w:r w:rsidR="0065745B">
        <w:t xml:space="preserve">he </w:t>
      </w:r>
      <w:r w:rsidR="0065745B">
        <w:rPr>
          <w:rStyle w:val="code1"/>
        </w:rPr>
        <w:t>min</w:t>
      </w:r>
      <w:r w:rsidR="0065745B">
        <w:t xml:space="preserve"> is used to ensure that the result of the </w:t>
      </w:r>
      <w:r w:rsidR="0065745B">
        <w:rPr>
          <w:rStyle w:val="code1"/>
        </w:rPr>
        <w:t>fract</w:t>
      </w:r>
      <w:r w:rsidR="0065745B">
        <w:t xml:space="preserve"> operation of a small negative number is not 1</w:t>
      </w:r>
      <w:r>
        <w:t>.0</w:t>
      </w:r>
      <w:r w:rsidR="0065745B">
        <w:t xml:space="preserve"> so that the result is in the half-open interval [0</w:t>
      </w:r>
      <w:r>
        <w:t>.0</w:t>
      </w:r>
      <w:r w:rsidR="0065745B">
        <w:t>, 1</w:t>
      </w:r>
      <w:r>
        <w:t>.0</w:t>
      </w:r>
      <w:r w:rsidR="0065745B">
        <w:t xml:space="preserve">). </w:t>
      </w:r>
    </w:p>
    <w:p w14:paraId="38522A5F" w14:textId="7CDF3A40" w:rsidR="00C60EAB" w:rsidRDefault="001E1D29">
      <w:pPr>
        <w:pStyle w:val="p1"/>
      </w:pPr>
      <w:r>
        <w:t xml:space="preserve">NaN inputs are handled as described in </w:t>
      </w:r>
      <w:r>
        <w:rPr>
          <w:rStyle w:val="xref1"/>
        </w:rPr>
        <w:t>4.19.4. Not A Number (NaN) (</w:t>
      </w:r>
      <w:r w:rsidRPr="008A5E4E">
        <w:fldChar w:fldCharType="begin"/>
      </w:r>
      <w:r>
        <w:instrText xml:space="preserve"> PAGEREF _Ref-143320687 \p \h  \* MERGEFORMAT </w:instrText>
      </w:r>
      <w:r w:rsidRPr="008A5E4E">
        <w:fldChar w:fldCharType="separate"/>
      </w:r>
      <w:r w:rsidRPr="00533AF0">
        <w:rPr>
          <w:rStyle w:val="xref1"/>
          <w:noProof/>
        </w:rPr>
        <w:t>on</w:t>
      </w:r>
      <w:r>
        <w:rPr>
          <w:noProof/>
        </w:rPr>
        <w:t xml:space="preserve"> page 93</w:t>
      </w:r>
      <w:r w:rsidRPr="008A5E4E">
        <w:rPr>
          <w:rStyle w:val="xref1"/>
        </w:rPr>
        <w:fldChar w:fldCharType="end"/>
      </w:r>
      <w:r>
        <w:rPr>
          <w:rStyle w:val="xref1"/>
        </w:rPr>
        <w:t>)</w:t>
      </w:r>
      <w:r>
        <w:t>.</w:t>
      </w:r>
    </w:p>
    <w:p w14:paraId="744A39B6" w14:textId="77777777" w:rsidR="008A5E4E" w:rsidRDefault="009A76EE">
      <w:pPr>
        <w:pStyle w:val="pDefinitionTerm"/>
      </w:pPr>
      <w:r>
        <w:fldChar w:fldCharType="begin"/>
      </w:r>
      <w:r w:rsidR="0065745B">
        <w:instrText xml:space="preserve"> XE "floating-point arithmetic operations:max" </w:instrText>
      </w:r>
      <w:r>
        <w:fldChar w:fldCharType="end"/>
      </w:r>
      <w:r w:rsidR="0065745B">
        <w:rPr>
          <w:rStyle w:val="code1"/>
        </w:rPr>
        <w:t>max</w:t>
      </w:r>
    </w:p>
    <w:p w14:paraId="5E94E3F1" w14:textId="77777777" w:rsidR="008A5E4E" w:rsidRDefault="0065745B">
      <w:pPr>
        <w:pStyle w:val="p1"/>
      </w:pPr>
      <w:r>
        <w:t xml:space="preserve">Computes the maximum of source </w:t>
      </w:r>
      <w:r>
        <w:rPr>
          <w:rStyle w:val="i"/>
        </w:rPr>
        <w:t>src0</w:t>
      </w:r>
      <w:r>
        <w:t xml:space="preserve"> and source </w:t>
      </w:r>
      <w:r>
        <w:rPr>
          <w:rStyle w:val="i"/>
        </w:rPr>
        <w:t>src1</w:t>
      </w:r>
      <w:r>
        <w:t xml:space="preserve"> and stores the result in the destination </w:t>
      </w:r>
      <w:r>
        <w:rPr>
          <w:rStyle w:val="i"/>
        </w:rPr>
        <w:t>dest</w:t>
      </w:r>
      <w:r>
        <w:t>.</w:t>
      </w:r>
    </w:p>
    <w:p w14:paraId="10F972E4" w14:textId="77777777" w:rsidR="008A5E4E" w:rsidRDefault="0065745B">
      <w:pPr>
        <w:pStyle w:val="p1"/>
      </w:pPr>
      <w:r>
        <w:rPr>
          <w:rStyle w:val="code1"/>
        </w:rPr>
        <w:t>max</w:t>
      </w:r>
      <w:r>
        <w:t xml:space="preserve"> implements the maxNum operation as described in IEEE/ANSI Standard 754-2008. If one of the inputs is a quiet NaN and the other input is not a NaN, then the non-NaN input is returned; otherwise NaN inputs are handled as described in </w:t>
      </w:r>
      <w:r>
        <w:rPr>
          <w:rStyle w:val="xref1"/>
        </w:rPr>
        <w:t>4.19.4. Not A Number (NaN) (</w:t>
      </w:r>
      <w:r w:rsidR="009A76EE" w:rsidRPr="008A5E4E">
        <w:fldChar w:fldCharType="begin"/>
      </w:r>
      <w:r w:rsidR="008A5E4E">
        <w:instrText xml:space="preserve"> PAGEREF _Ref-143320687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w:t>
      </w:r>
    </w:p>
    <w:p w14:paraId="4CB93C3D" w14:textId="77777777" w:rsidR="008A5E4E" w:rsidRDefault="009A76EE">
      <w:pPr>
        <w:pStyle w:val="pDefinitionTerm"/>
      </w:pPr>
      <w:r>
        <w:fldChar w:fldCharType="begin"/>
      </w:r>
      <w:r w:rsidR="0065745B">
        <w:instrText xml:space="preserve"> XE "floating-point arithmetic operations:min" </w:instrText>
      </w:r>
      <w:r>
        <w:fldChar w:fldCharType="end"/>
      </w:r>
      <w:r w:rsidR="0065745B">
        <w:rPr>
          <w:rStyle w:val="code1"/>
        </w:rPr>
        <w:t>min</w:t>
      </w:r>
    </w:p>
    <w:p w14:paraId="7948DED3" w14:textId="77777777" w:rsidR="008A5E4E" w:rsidRDefault="0065745B">
      <w:pPr>
        <w:pStyle w:val="p1"/>
      </w:pPr>
      <w:r>
        <w:t xml:space="preserve">Computes the minimum of source </w:t>
      </w:r>
      <w:r>
        <w:rPr>
          <w:rStyle w:val="i"/>
        </w:rPr>
        <w:t>src0</w:t>
      </w:r>
      <w:r>
        <w:t xml:space="preserve"> and source </w:t>
      </w:r>
      <w:r>
        <w:rPr>
          <w:rStyle w:val="i"/>
        </w:rPr>
        <w:t>src1</w:t>
      </w:r>
      <w:r>
        <w:t xml:space="preserve"> and stores the result in the destination </w:t>
      </w:r>
      <w:r>
        <w:rPr>
          <w:rStyle w:val="i"/>
        </w:rPr>
        <w:t>dest</w:t>
      </w:r>
      <w:r>
        <w:t>.</w:t>
      </w:r>
    </w:p>
    <w:p w14:paraId="7B994FB7" w14:textId="77777777" w:rsidR="008A5E4E" w:rsidRDefault="0065745B">
      <w:pPr>
        <w:pStyle w:val="p1"/>
      </w:pPr>
      <w:r>
        <w:rPr>
          <w:rStyle w:val="code1"/>
        </w:rPr>
        <w:t>min</w:t>
      </w:r>
      <w:r>
        <w:t xml:space="preserve"> implements the minNum operation as described in IEEE/ANSI Standard 754-2008. If one of the inputs is a quiet NaN and the other input is not a NaN, then the non-NaN input is returned; otherwise NaN inputs are handled as described in </w:t>
      </w:r>
      <w:r>
        <w:rPr>
          <w:rStyle w:val="xref1"/>
        </w:rPr>
        <w:t>4.19.4. Not A Number (NaN) (</w:t>
      </w:r>
      <w:r w:rsidR="009A76EE" w:rsidRPr="008A5E4E">
        <w:fldChar w:fldCharType="begin"/>
      </w:r>
      <w:r w:rsidR="008A5E4E">
        <w:instrText xml:space="preserve"> PAGEREF _Ref-143320687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w:t>
      </w:r>
    </w:p>
    <w:p w14:paraId="4394247A" w14:textId="77777777" w:rsidR="008A5E4E" w:rsidRDefault="009A76EE">
      <w:pPr>
        <w:pStyle w:val="pDefinitionTerm"/>
      </w:pPr>
      <w:r>
        <w:fldChar w:fldCharType="begin"/>
      </w:r>
      <w:r w:rsidR="0065745B">
        <w:instrText xml:space="preserve"> XE "floating-point arithmetic operations:mul" </w:instrText>
      </w:r>
      <w:r>
        <w:fldChar w:fldCharType="end"/>
      </w:r>
      <w:r w:rsidR="0065745B">
        <w:rPr>
          <w:rStyle w:val="code1"/>
        </w:rPr>
        <w:t>mul</w:t>
      </w:r>
    </w:p>
    <w:p w14:paraId="2548460C" w14:textId="77777777" w:rsidR="008A5E4E" w:rsidRDefault="0065745B">
      <w:pPr>
        <w:pStyle w:val="p1"/>
      </w:pPr>
      <w:r>
        <w:t xml:space="preserve">Multiplies source </w:t>
      </w:r>
      <w:r>
        <w:rPr>
          <w:rStyle w:val="i"/>
        </w:rPr>
        <w:t>src0</w:t>
      </w:r>
      <w:r>
        <w:t xml:space="preserve"> by source </w:t>
      </w:r>
      <w:r>
        <w:rPr>
          <w:rStyle w:val="i"/>
        </w:rPr>
        <w:t>src1</w:t>
      </w:r>
      <w:r>
        <w:t xml:space="preserve"> (following IEEE/ANSI Standard 754-2008 rules) and stores the result in the destination </w:t>
      </w:r>
      <w:r>
        <w:rPr>
          <w:rStyle w:val="i"/>
        </w:rPr>
        <w:t>dest</w:t>
      </w:r>
      <w:r>
        <w:t>.</w:t>
      </w:r>
    </w:p>
    <w:p w14:paraId="60B3F926" w14:textId="77777777" w:rsidR="008A5E4E" w:rsidRDefault="009A76EE">
      <w:pPr>
        <w:pStyle w:val="pDefinitionTerm"/>
      </w:pPr>
      <w:r>
        <w:fldChar w:fldCharType="begin"/>
      </w:r>
      <w:r w:rsidR="0065745B">
        <w:instrText xml:space="preserve"> XE "floating-point arithmetic operations:rint" </w:instrText>
      </w:r>
      <w:r>
        <w:fldChar w:fldCharType="end"/>
      </w:r>
      <w:r w:rsidR="0065745B">
        <w:rPr>
          <w:rStyle w:val="code1"/>
        </w:rPr>
        <w:t>rint</w:t>
      </w:r>
    </w:p>
    <w:p w14:paraId="736A08E2" w14:textId="77777777" w:rsidR="008A5E4E" w:rsidRDefault="0065745B">
      <w:pPr>
        <w:pStyle w:val="p1"/>
      </w:pPr>
      <w:r>
        <w:t xml:space="preserve">Rounds the floating-point source </w:t>
      </w:r>
      <w:r>
        <w:rPr>
          <w:rStyle w:val="i"/>
        </w:rPr>
        <w:t>src0</w:t>
      </w:r>
      <w:r>
        <w:t xml:space="preserve"> toward the nearest integral number, choosing the even integral value if there is a tie, to produce a floating-point integral number that is assigned to the destination </w:t>
      </w:r>
      <w:r>
        <w:rPr>
          <w:rStyle w:val="i"/>
        </w:rPr>
        <w:t>dest</w:t>
      </w:r>
      <w:r>
        <w:t xml:space="preserve">. If the source has an infinity value, the result will be the same infinity value. No exceptions are generated besides invalid operation for a signaling NaN source. </w:t>
      </w:r>
    </w:p>
    <w:p w14:paraId="45E3BD63" w14:textId="77777777" w:rsidR="008A5E4E" w:rsidRDefault="009A76EE">
      <w:pPr>
        <w:pStyle w:val="pDefinitionTerm"/>
      </w:pPr>
      <w:r>
        <w:fldChar w:fldCharType="begin"/>
      </w:r>
      <w:r w:rsidR="0065745B">
        <w:instrText xml:space="preserve"> XE "floating-point arithmetic operations:sub" </w:instrText>
      </w:r>
      <w:r>
        <w:fldChar w:fldCharType="end"/>
      </w:r>
      <w:r w:rsidR="0065745B">
        <w:rPr>
          <w:rStyle w:val="code1"/>
        </w:rPr>
        <w:t>sub</w:t>
      </w:r>
    </w:p>
    <w:p w14:paraId="4CE55F66" w14:textId="77777777" w:rsidR="008A5E4E" w:rsidRDefault="0065745B">
      <w:pPr>
        <w:pStyle w:val="p1"/>
      </w:pPr>
      <w:r>
        <w:t xml:space="preserve">Subtracts source </w:t>
      </w:r>
      <w:r>
        <w:rPr>
          <w:rStyle w:val="i"/>
        </w:rPr>
        <w:t>src1</w:t>
      </w:r>
      <w:r>
        <w:t xml:space="preserve"> from source </w:t>
      </w:r>
      <w:r>
        <w:rPr>
          <w:rStyle w:val="i"/>
        </w:rPr>
        <w:t>src0</w:t>
      </w:r>
      <w:r>
        <w:t xml:space="preserve"> and places the result in the destination </w:t>
      </w:r>
      <w:r>
        <w:rPr>
          <w:rStyle w:val="i"/>
        </w:rPr>
        <w:t>dest</w:t>
      </w:r>
      <w:r>
        <w:t>. The answer is computed according to IEEE/ANSI Standard 754-2008 rules.</w:t>
      </w:r>
    </w:p>
    <w:p w14:paraId="16899D21" w14:textId="77777777" w:rsidR="008A5E4E" w:rsidRDefault="009A76EE">
      <w:pPr>
        <w:pStyle w:val="pDefinitionTerm"/>
      </w:pPr>
      <w:r>
        <w:fldChar w:fldCharType="begin"/>
      </w:r>
      <w:r w:rsidR="0065745B">
        <w:instrText xml:space="preserve"> XE "floating-point arithmetic operations:sqrt" </w:instrText>
      </w:r>
      <w:r>
        <w:fldChar w:fldCharType="end"/>
      </w:r>
      <w:r w:rsidR="0065745B">
        <w:rPr>
          <w:rStyle w:val="code1"/>
        </w:rPr>
        <w:t>sqrt</w:t>
      </w:r>
    </w:p>
    <w:p w14:paraId="385DC2FF" w14:textId="77777777" w:rsidR="008A5E4E" w:rsidRDefault="0065745B">
      <w:pPr>
        <w:pStyle w:val="p1"/>
      </w:pPr>
      <w:r>
        <w:t xml:space="preserve">Sets the destination </w:t>
      </w:r>
      <w:r>
        <w:rPr>
          <w:rStyle w:val="i"/>
        </w:rPr>
        <w:t>dest</w:t>
      </w:r>
      <w:r>
        <w:t xml:space="preserve"> to the square root of source </w:t>
      </w:r>
      <w:r>
        <w:rPr>
          <w:rStyle w:val="i"/>
        </w:rPr>
        <w:t>src0</w:t>
      </w:r>
      <w:r>
        <w:t>.</w:t>
      </w:r>
    </w:p>
    <w:p w14:paraId="000E7979" w14:textId="77777777" w:rsidR="008A5E4E" w:rsidRDefault="0065745B">
      <w:pPr>
        <w:pStyle w:val="p1"/>
      </w:pPr>
      <w:r>
        <w:t xml:space="preserve">If </w:t>
      </w:r>
      <w:r>
        <w:rPr>
          <w:rStyle w:val="i"/>
        </w:rPr>
        <w:t>src0</w:t>
      </w:r>
      <w:r>
        <w:t xml:space="preserve"> is negative, must return a quiet NaN and generate the invalid operation exception.</w:t>
      </w:r>
    </w:p>
    <w:p w14:paraId="4656B959" w14:textId="502AF01E" w:rsidR="008A5E4E" w:rsidRDefault="0065745B">
      <w:pPr>
        <w:pStyle w:val="p1"/>
      </w:pPr>
      <w:r>
        <w:rPr>
          <w:rStyle w:val="code1"/>
        </w:rPr>
        <w:lastRenderedPageBreak/>
        <w:t>sqrt</w:t>
      </w:r>
      <w:r>
        <w:t xml:space="preserve"> returns the correctly rounded result for the Full profile and a result </w:t>
      </w:r>
      <w:r w:rsidR="003C6187">
        <w:t xml:space="preserve">less than or equal to </w:t>
      </w:r>
      <w:r>
        <w:t xml:space="preserve">1 ULP </w:t>
      </w:r>
      <w:r w:rsidR="002F59B9">
        <w:t xml:space="preserve">(see </w:t>
      </w:r>
      <w:r w:rsidR="002F59B9">
        <w:rPr>
          <w:rStyle w:val="xref1"/>
        </w:rPr>
        <w:t>4.19.6. Unit of Least Precision (ULP) (</w:t>
      </w:r>
      <w:r w:rsidR="002F59B9">
        <w:fldChar w:fldCharType="begin"/>
      </w:r>
      <w:r w:rsidR="002F59B9">
        <w:instrText xml:space="preserve"> PAGEREF  unit_of_least_precision \h \p  \* MERGEFORMAT </w:instrText>
      </w:r>
      <w:r w:rsidR="002F59B9">
        <w:fldChar w:fldCharType="separate"/>
      </w:r>
      <w:r w:rsidR="002F59B9">
        <w:rPr>
          <w:noProof/>
        </w:rPr>
        <w:t>on page 105</w:t>
      </w:r>
      <w:r w:rsidR="002F59B9">
        <w:fldChar w:fldCharType="end"/>
      </w:r>
      <w:r w:rsidR="002F59B9">
        <w:rPr>
          <w:rStyle w:val="xref1"/>
        </w:rPr>
        <w:t>)</w:t>
      </w:r>
      <w:r w:rsidR="002F59B9">
        <w:t xml:space="preserve">) </w:t>
      </w:r>
      <w:r>
        <w:t xml:space="preserve">of the mathematically accurate value for the Base profile. See </w:t>
      </w:r>
      <w:r>
        <w:rPr>
          <w:rStyle w:val="xref1"/>
        </w:rPr>
        <w:t>Chapter 16. Profiles (</w:t>
      </w:r>
      <w:r w:rsidR="009A76EE" w:rsidRPr="008A5E4E">
        <w:fldChar w:fldCharType="begin"/>
      </w:r>
      <w:r w:rsidR="008A5E4E">
        <w:instrText xml:space="preserve"> PAGEREF _Ref-680049201 \p \h  \* MERGEFORMAT </w:instrText>
      </w:r>
      <w:r w:rsidR="009A76EE" w:rsidRPr="008A5E4E">
        <w:fldChar w:fldCharType="separate"/>
      </w:r>
      <w:r w:rsidR="00533AF0" w:rsidRPr="00533AF0">
        <w:rPr>
          <w:rStyle w:val="xref1"/>
          <w:noProof/>
        </w:rPr>
        <w:t>on</w:t>
      </w:r>
      <w:r w:rsidR="00533AF0">
        <w:rPr>
          <w:noProof/>
        </w:rPr>
        <w:t xml:space="preserve"> page 297</w:t>
      </w:r>
      <w:r w:rsidR="009A76EE" w:rsidRPr="008A5E4E">
        <w:rPr>
          <w:rStyle w:val="xref1"/>
        </w:rPr>
        <w:fldChar w:fldCharType="end"/>
      </w:r>
      <w:r>
        <w:rPr>
          <w:rStyle w:val="xref1"/>
        </w:rPr>
        <w:t>)</w:t>
      </w:r>
      <w:r>
        <w:t>.</w:t>
      </w:r>
    </w:p>
    <w:p w14:paraId="0811737D" w14:textId="77777777" w:rsidR="008A5E4E" w:rsidRDefault="009A76EE">
      <w:pPr>
        <w:pStyle w:val="pDefinitionTerm"/>
      </w:pPr>
      <w:r>
        <w:fldChar w:fldCharType="begin"/>
      </w:r>
      <w:r w:rsidR="0065745B">
        <w:instrText xml:space="preserve"> XE "floating-point arithmetic operations:trunc" </w:instrText>
      </w:r>
      <w:r>
        <w:fldChar w:fldCharType="end"/>
      </w:r>
      <w:r w:rsidR="0065745B">
        <w:rPr>
          <w:rStyle w:val="code1"/>
        </w:rPr>
        <w:t>trunc</w:t>
      </w:r>
    </w:p>
    <w:p w14:paraId="20882F98" w14:textId="77777777" w:rsidR="008A5E4E" w:rsidRDefault="0065745B">
      <w:pPr>
        <w:pStyle w:val="p1"/>
      </w:pPr>
      <w:r>
        <w:t xml:space="preserve">Rounds the floating-point source </w:t>
      </w:r>
      <w:r>
        <w:rPr>
          <w:rStyle w:val="i"/>
        </w:rPr>
        <w:t>src0</w:t>
      </w:r>
      <w:r>
        <w:t xml:space="preserve"> toward zero to produce a floating-point integral number that is assigned to the destination </w:t>
      </w:r>
      <w:r>
        <w:rPr>
          <w:rStyle w:val="i"/>
        </w:rPr>
        <w:t>dest</w:t>
      </w:r>
      <w:r>
        <w:t xml:space="preserve">. If the source has an infinity value, the result will be the same infinity value. No exceptions are generated besides invalid operation for a signaling NaN source. </w:t>
      </w:r>
    </w:p>
    <w:p w14:paraId="2396A201" w14:textId="77777777" w:rsidR="008A5E4E" w:rsidRDefault="0065745B">
      <w:pPr>
        <w:pStyle w:val="pExample"/>
      </w:pPr>
      <w:r>
        <w:t>Examples of Regular (Nonpacked) Operations</w:t>
      </w:r>
    </w:p>
    <w:p w14:paraId="64D1B449" w14:textId="77777777" w:rsidR="008A5E4E" w:rsidRDefault="0065745B">
      <w:pPr>
        <w:pStyle w:val="pre"/>
      </w:pPr>
      <w:r>
        <w:t xml:space="preserve">add_f32 $s3,$s2,$s1; </w:t>
      </w:r>
      <w:r>
        <w:br/>
        <w:t xml:space="preserve"> add_f64 $d3,$d2,$d1;</w:t>
      </w:r>
      <w:r>
        <w:br/>
        <w:t xml:space="preserve"> div_f32 $s3,1.0f,$s1;</w:t>
      </w:r>
      <w:r>
        <w:br/>
        <w:t xml:space="preserve"> div_f64 $d3,1.0,$d0;</w:t>
      </w:r>
      <w:r>
        <w:br/>
        <w:t xml:space="preserve"> fma_f32 $s3,1.0f,$s1,23.0f;</w:t>
      </w:r>
      <w:r>
        <w:br/>
        <w:t xml:space="preserve"> fma_f64 $d3,1.0,$d0, $d3;</w:t>
      </w:r>
      <w:r>
        <w:br/>
        <w:t xml:space="preserve"> max_f32 $s3,1.0f,$s1;</w:t>
      </w:r>
      <w:r>
        <w:br/>
        <w:t xml:space="preserve"> max_f64 $d3,1.0,$d0;</w:t>
      </w:r>
      <w:r>
        <w:br/>
        <w:t xml:space="preserve"> min_f32 $s3,1.0f,$s1;</w:t>
      </w:r>
      <w:r>
        <w:br/>
        <w:t xml:space="preserve"> min_f64 $d3,1.0,$d0;</w:t>
      </w:r>
      <w:r>
        <w:br/>
        <w:t xml:space="preserve"> mul_f32 $s3,1.0f,$s1;</w:t>
      </w:r>
      <w:r>
        <w:br/>
        <w:t xml:space="preserve"> mul_f64 $d3,1.0,$d0;</w:t>
      </w:r>
      <w:r>
        <w:br/>
        <w:t xml:space="preserve"> sub_f32 $s3,1.0f,$s1; </w:t>
      </w:r>
      <w:r>
        <w:br/>
        <w:t xml:space="preserve"> sub_f64 $d3,1.0,$d0;</w:t>
      </w:r>
      <w:r>
        <w:br/>
        <w:t xml:space="preserve"> fract_f32 $s0, 3.2f;</w:t>
      </w:r>
    </w:p>
    <w:p w14:paraId="5BFE5000" w14:textId="77777777" w:rsidR="008A5E4E" w:rsidRDefault="0065745B">
      <w:pPr>
        <w:pStyle w:val="pExample"/>
      </w:pPr>
      <w:r>
        <w:t>Examples of Packed Operations</w:t>
      </w:r>
    </w:p>
    <w:p w14:paraId="464FF707" w14:textId="77777777" w:rsidR="008A5E4E" w:rsidRDefault="0065745B">
      <w:pPr>
        <w:pStyle w:val="pre"/>
      </w:pPr>
      <w:r>
        <w:t>add_pp_f16x2 $s1, $s0, $s3;</w:t>
      </w:r>
      <w:r>
        <w:br/>
        <w:t xml:space="preserve"> sub_pp_f16x2 $s1, $s0, $s3;</w:t>
      </w:r>
    </w:p>
    <w:p w14:paraId="04C49805" w14:textId="77777777" w:rsidR="007769CF" w:rsidRDefault="007769CF" w:rsidP="007769CF">
      <w:pPr>
        <w:pStyle w:val="h2"/>
      </w:pPr>
      <w:bookmarkStart w:id="513" w:name="_Toc396034231"/>
      <w:r>
        <w:t xml:space="preserve">5.12 </w:t>
      </w:r>
      <w:r>
        <w:fldChar w:fldCharType="begin"/>
      </w:r>
      <w:r>
        <w:instrText xml:space="preserve"> XE "integer optimization operation" </w:instrText>
      </w:r>
      <w:r>
        <w:fldChar w:fldCharType="end"/>
      </w:r>
      <w:r>
        <w:t>Floating-Point Optimization Operation</w:t>
      </w:r>
    </w:p>
    <w:p w14:paraId="0508AE71" w14:textId="77777777" w:rsidR="007769CF" w:rsidRDefault="007769CF" w:rsidP="007769CF">
      <w:pPr>
        <w:pStyle w:val="p"/>
      </w:pPr>
      <w:r>
        <w:t>Floating-point optimizations are intended to improve performance. High-level compilers should attempt to generate these whenever possible.</w:t>
      </w:r>
    </w:p>
    <w:p w14:paraId="3918E87D" w14:textId="77777777" w:rsidR="007769CF" w:rsidRDefault="007769CF" w:rsidP="007769CF">
      <w:pPr>
        <w:pStyle w:val="h3"/>
      </w:pPr>
      <w:r>
        <w:t>5.12.1 Syntax</w:t>
      </w:r>
    </w:p>
    <w:p w14:paraId="0B9BC92C" w14:textId="77777777" w:rsidR="007769CF" w:rsidRDefault="007769CF" w:rsidP="007769CF">
      <w:pPr>
        <w:pStyle w:val="pTableTitle"/>
      </w:pPr>
      <w:r>
        <w:t>Table 5–17 Syntax for Floating-Point Optimization Operation</w:t>
      </w:r>
    </w:p>
    <w:p w14:paraId="72815494" w14:textId="77777777" w:rsidR="007769CF" w:rsidRDefault="007769CF" w:rsidP="007769CF">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300"/>
        <w:gridCol w:w="1420"/>
      </w:tblGrid>
      <w:tr w:rsidR="007769CF" w14:paraId="283A18EE" w14:textId="77777777" w:rsidTr="00EE4436">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6696A96D" w14:textId="77777777" w:rsidR="007769CF" w:rsidRDefault="007769CF" w:rsidP="00EE4436">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3CEE9796" w14:textId="77777777" w:rsidR="007769CF" w:rsidRDefault="007769CF" w:rsidP="00EE4436">
            <w:pPr>
              <w:pStyle w:val="thTableStyle-TablestyleSyntax-HeadD-Operands-Header1"/>
              <w:shd w:val="clear" w:color="auto" w:fill="D3D3D3"/>
            </w:pPr>
            <w:r>
              <w:rPr>
                <w:shd w:val="clear" w:color="auto" w:fill="D3D3D3"/>
              </w:rPr>
              <w:t>Operands</w:t>
            </w:r>
          </w:p>
        </w:tc>
      </w:tr>
      <w:tr w:rsidR="007769CF" w14:paraId="3937E3A2" w14:textId="77777777" w:rsidTr="00EE4436">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57DB2838" w14:textId="77777777" w:rsidR="007769CF" w:rsidRDefault="007769CF" w:rsidP="00EE4436">
            <w:pPr>
              <w:pStyle w:val="tdTableStyle-TablestyleSyntax-BodyB-Opcodes-Body1"/>
              <w:shd w:val="clear" w:color="auto" w:fill="DCDCDC"/>
            </w:pPr>
            <w:r>
              <w:rPr>
                <w:rStyle w:val="code"/>
                <w:shd w:val="clear" w:color="auto" w:fill="DCDCDC"/>
              </w:rPr>
              <w:t>mad</w:t>
            </w:r>
            <w:r w:rsidR="005B30F1">
              <w:rPr>
                <w:rStyle w:val="code"/>
                <w:shd w:val="clear" w:color="auto" w:fill="DCDCDC"/>
              </w:rPr>
              <w:t>_ftz_</w:t>
            </w:r>
            <w:r w:rsidR="005B30F1">
              <w:rPr>
                <w:rStyle w:val="em"/>
                <w:shd w:val="clear" w:color="auto" w:fill="DCDCDC"/>
              </w:rPr>
              <w:t>round</w:t>
            </w:r>
            <w:r>
              <w:rPr>
                <w:rStyle w:val="code"/>
                <w:shd w:val="clear" w:color="auto" w:fill="DCDCDC"/>
              </w:rPr>
              <w:t>_</w:t>
            </w:r>
            <w:r>
              <w:rPr>
                <w:rStyle w:val="em"/>
                <w:shd w:val="clear" w:color="auto" w:fill="DCDCDC"/>
              </w:rPr>
              <w:t>TypeLength</w:t>
            </w:r>
          </w:p>
        </w:tc>
        <w:tc>
          <w:tcPr>
            <w:tcW w:w="0" w:type="auto"/>
            <w:tcMar>
              <w:top w:w="45" w:type="dxa"/>
              <w:left w:w="45" w:type="dxa"/>
              <w:bottom w:w="45" w:type="dxa"/>
              <w:right w:w="45" w:type="dxa"/>
            </w:tcMar>
          </w:tcPr>
          <w:p w14:paraId="0DA2CA4F" w14:textId="77777777" w:rsidR="007769CF" w:rsidRDefault="007769CF" w:rsidP="00EE4436">
            <w:pPr>
              <w:pStyle w:val="tdTableStyle-TablestyleSyntax-BodyA-Operands-Body1"/>
            </w:pPr>
            <w:r>
              <w:rPr>
                <w:rStyle w:val="em"/>
              </w:rPr>
              <w:t>dest, src0, src1, src2</w:t>
            </w:r>
          </w:p>
        </w:tc>
      </w:tr>
    </w:tbl>
    <w:p w14:paraId="30249AC4" w14:textId="77777777" w:rsidR="00EB5FAF" w:rsidRDefault="00EB5FAF" w:rsidP="00EB5FAF">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EB5FAF" w14:paraId="71E3495C" w14:textId="77777777" w:rsidTr="00EE4436">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7520DAD" w14:textId="77777777" w:rsidR="00EB5FAF" w:rsidRDefault="00EB5FAF" w:rsidP="00EE4436">
            <w:pPr>
              <w:pStyle w:val="thTableStyle-TablestyleNonAltRows-HeadD-Column-Header1"/>
              <w:shd w:val="clear" w:color="auto" w:fill="D3D3D3"/>
            </w:pPr>
            <w:r>
              <w:rPr>
                <w:shd w:val="clear" w:color="auto" w:fill="D3D3D3"/>
              </w:rPr>
              <w:t>Explanation of Modifiers</w:t>
            </w:r>
          </w:p>
        </w:tc>
      </w:tr>
      <w:tr w:rsidR="00EB5FAF" w14:paraId="1D9EDB68" w14:textId="77777777" w:rsidTr="00EE4436">
        <w:trPr>
          <w:tblCellSpacing w:w="0" w:type="dxa"/>
        </w:trPr>
        <w:tc>
          <w:tcPr>
            <w:tcW w:w="0" w:type="auto"/>
            <w:tcBorders>
              <w:bottom w:val="single" w:sz="6" w:space="0" w:color="000000"/>
            </w:tcBorders>
            <w:tcMar>
              <w:top w:w="45" w:type="dxa"/>
              <w:left w:w="45" w:type="dxa"/>
              <w:bottom w:w="45" w:type="dxa"/>
              <w:right w:w="45" w:type="dxa"/>
            </w:tcMar>
          </w:tcPr>
          <w:p w14:paraId="3782525F" w14:textId="77777777" w:rsidR="00EB5FAF" w:rsidRDefault="00EB5FAF" w:rsidP="00EE4436">
            <w:pPr>
              <w:pStyle w:val="tdTableStyle-TablestyleNonAltRows-BodyD-Column-Body1"/>
            </w:pPr>
            <w:r>
              <w:rPr>
                <w:rStyle w:val="code"/>
              </w:rPr>
              <w:t>ftz</w:t>
            </w:r>
            <w:r>
              <w:t xml:space="preserve">: Required if the Base profile has been specified, otherwise optional. If specified, subnormal source values and tiny result values are flushed to zero. See </w:t>
            </w:r>
            <w:r>
              <w:rPr>
                <w:rStyle w:val="xref"/>
              </w:rPr>
              <w:t>4.19.3. Flush to Zero (ftz) (</w:t>
            </w:r>
            <w:r w:rsidRPr="008A5E4E">
              <w:fldChar w:fldCharType="begin"/>
            </w:r>
            <w:r>
              <w:instrText xml:space="preserve"> PAGEREF _Ref-117136002 \p \h  \* MERGEFORMAT </w:instrText>
            </w:r>
            <w:r w:rsidRPr="008A5E4E">
              <w:fldChar w:fldCharType="separate"/>
            </w:r>
            <w:r w:rsidRPr="00533AF0">
              <w:rPr>
                <w:rStyle w:val="xref"/>
                <w:noProof/>
              </w:rPr>
              <w:t>on</w:t>
            </w:r>
            <w:r>
              <w:rPr>
                <w:noProof/>
              </w:rPr>
              <w:t xml:space="preserve"> page 93</w:t>
            </w:r>
            <w:r w:rsidRPr="008A5E4E">
              <w:rPr>
                <w:rStyle w:val="xref"/>
              </w:rPr>
              <w:fldChar w:fldCharType="end"/>
            </w:r>
            <w:r>
              <w:rPr>
                <w:rStyle w:val="xref"/>
              </w:rPr>
              <w:t>)</w:t>
            </w:r>
            <w:r>
              <w:t>.</w:t>
            </w:r>
          </w:p>
        </w:tc>
      </w:tr>
      <w:tr w:rsidR="00EB5FAF" w14:paraId="1A33D8C2" w14:textId="77777777" w:rsidTr="00EE4436">
        <w:trPr>
          <w:tblCellSpacing w:w="0" w:type="dxa"/>
        </w:trPr>
        <w:tc>
          <w:tcPr>
            <w:tcW w:w="0" w:type="auto"/>
            <w:tcBorders>
              <w:bottom w:val="single" w:sz="6" w:space="0" w:color="000000"/>
            </w:tcBorders>
            <w:tcMar>
              <w:top w:w="45" w:type="dxa"/>
              <w:left w:w="45" w:type="dxa"/>
              <w:bottom w:w="45" w:type="dxa"/>
              <w:right w:w="45" w:type="dxa"/>
            </w:tcMar>
          </w:tcPr>
          <w:p w14:paraId="7253F6E6" w14:textId="029E10C7" w:rsidR="00EB5FAF" w:rsidRDefault="00EB5FAF" w:rsidP="009D6F23">
            <w:pPr>
              <w:pStyle w:val="tdTableStyle-TablestyleNonAltRows-BodyD-Column-Body1"/>
            </w:pPr>
            <w:r>
              <w:rPr>
                <w:rStyle w:val="em"/>
              </w:rPr>
              <w:t>round</w:t>
            </w:r>
            <w:r>
              <w:t xml:space="preserve">: Optional rounding mode. </w:t>
            </w:r>
            <w:r w:rsidR="00D446D5">
              <w:t>Possi</w:t>
            </w:r>
            <w:r w:rsidR="00E739CD">
              <w:t xml:space="preserve">ble values are </w:t>
            </w:r>
            <w:r w:rsidR="00E739CD">
              <w:rPr>
                <w:rStyle w:val="code"/>
              </w:rPr>
              <w:t>up</w:t>
            </w:r>
            <w:r w:rsidR="00E739CD">
              <w:t xml:space="preserve">, </w:t>
            </w:r>
            <w:r w:rsidR="00E739CD">
              <w:rPr>
                <w:rStyle w:val="code"/>
              </w:rPr>
              <w:t>down</w:t>
            </w:r>
            <w:r w:rsidR="00E739CD">
              <w:t xml:space="preserve">, </w:t>
            </w:r>
            <w:r w:rsidR="00E739CD">
              <w:rPr>
                <w:rStyle w:val="code"/>
              </w:rPr>
              <w:t>zero</w:t>
            </w:r>
            <w:r w:rsidR="00E739CD">
              <w:t xml:space="preserve">, or </w:t>
            </w:r>
            <w:r w:rsidR="00E739CD">
              <w:rPr>
                <w:rStyle w:val="code"/>
              </w:rPr>
              <w:t>near</w:t>
            </w:r>
            <w:r w:rsidR="00E739CD">
              <w:t xml:space="preserve">. </w:t>
            </w:r>
            <w:r>
              <w:t xml:space="preserve">If the </w:t>
            </w:r>
            <w:r w:rsidR="00281AC8">
              <w:t>Base profile has been specified then must be omitted</w:t>
            </w:r>
            <w:r>
              <w:t xml:space="preserve">. </w:t>
            </w:r>
            <w:r w:rsidR="00281AC8">
              <w:t xml:space="preserve">If omitted the default floating-point rounding mode specified by the </w:t>
            </w:r>
            <w:r w:rsidR="0010499F">
              <w:t>module</w:t>
            </w:r>
            <w:r w:rsidR="00281AC8">
              <w:t xml:space="preserve"> </w:t>
            </w:r>
            <w:r w:rsidR="009D6F23">
              <w:t>header</w:t>
            </w:r>
            <w:r w:rsidR="00281AC8">
              <w:t xml:space="preserve"> is used. </w:t>
            </w:r>
            <w:r>
              <w:t xml:space="preserve">See </w:t>
            </w:r>
            <w:r w:rsidR="00F8297D" w:rsidRPr="00F8297D">
              <w:rPr>
                <w:rStyle w:val="xref"/>
              </w:rPr>
              <w:t>Chapter 14. module Header (on page 293)</w:t>
            </w:r>
            <w:r>
              <w:t xml:space="preserve">. </w:t>
            </w:r>
          </w:p>
        </w:tc>
      </w:tr>
      <w:tr w:rsidR="00EB5FAF" w14:paraId="2E1907B1" w14:textId="77777777" w:rsidTr="00EE4436">
        <w:trPr>
          <w:tblCellSpacing w:w="0" w:type="dxa"/>
        </w:trPr>
        <w:tc>
          <w:tcPr>
            <w:tcW w:w="0" w:type="auto"/>
            <w:tcBorders>
              <w:bottom w:val="single" w:sz="6" w:space="0" w:color="000000"/>
            </w:tcBorders>
            <w:tcMar>
              <w:top w:w="45" w:type="dxa"/>
              <w:left w:w="45" w:type="dxa"/>
              <w:bottom w:w="45" w:type="dxa"/>
              <w:right w:w="45" w:type="dxa"/>
            </w:tcMar>
          </w:tcPr>
          <w:p w14:paraId="520F400D" w14:textId="77777777" w:rsidR="00EB5FAF" w:rsidRDefault="00EB5FAF" w:rsidP="00EE4436">
            <w:pPr>
              <w:pStyle w:val="tdTableStyle-TablestyleNonAltRows-BodyD-Column-Body1"/>
            </w:pPr>
            <w:r>
              <w:rPr>
                <w:rStyle w:val="em"/>
              </w:rPr>
              <w:t>Type</w:t>
            </w:r>
            <w:r>
              <w:t xml:space="preserve">: </w:t>
            </w:r>
            <w:r>
              <w:rPr>
                <w:rStyle w:val="code"/>
              </w:rPr>
              <w:t>f</w:t>
            </w:r>
            <w:r>
              <w:t xml:space="preserve">. See </w:t>
            </w:r>
            <w:r>
              <w:rPr>
                <w:rStyle w:val="xref"/>
              </w:rPr>
              <w:t>Table 4–2 (</w:t>
            </w:r>
            <w:r w:rsidRPr="008A5E4E">
              <w:fldChar w:fldCharType="begin"/>
            </w:r>
            <w:r>
              <w:instrText xml:space="preserve"> PAGEREF 992818021 \p \h  \* MERGEFORMAT </w:instrText>
            </w:r>
            <w:r w:rsidRPr="008A5E4E">
              <w:fldChar w:fldCharType="separate"/>
            </w:r>
            <w:r w:rsidRPr="00533AF0">
              <w:rPr>
                <w:rStyle w:val="xref"/>
                <w:noProof/>
              </w:rPr>
              <w:t>on</w:t>
            </w:r>
            <w:r>
              <w:rPr>
                <w:noProof/>
              </w:rPr>
              <w:t xml:space="preserve"> page 79</w:t>
            </w:r>
            <w:r w:rsidRPr="008A5E4E">
              <w:rPr>
                <w:rStyle w:val="xref"/>
              </w:rPr>
              <w:fldChar w:fldCharType="end"/>
            </w:r>
            <w:r>
              <w:rPr>
                <w:rStyle w:val="xref"/>
              </w:rPr>
              <w:t>)</w:t>
            </w:r>
            <w:r>
              <w:t xml:space="preserve">. </w:t>
            </w:r>
          </w:p>
        </w:tc>
      </w:tr>
      <w:tr w:rsidR="00EB5FAF" w14:paraId="3554D70B" w14:textId="77777777" w:rsidTr="00EE4436">
        <w:trPr>
          <w:tblCellSpacing w:w="0" w:type="dxa"/>
        </w:trPr>
        <w:tc>
          <w:tcPr>
            <w:tcW w:w="0" w:type="auto"/>
            <w:tcMar>
              <w:top w:w="45" w:type="dxa"/>
              <w:left w:w="45" w:type="dxa"/>
              <w:bottom w:w="45" w:type="dxa"/>
              <w:right w:w="45" w:type="dxa"/>
            </w:tcMar>
          </w:tcPr>
          <w:p w14:paraId="1148EA65" w14:textId="77777777" w:rsidR="00EB5FAF" w:rsidRDefault="00EB5FAF" w:rsidP="00EE4436">
            <w:pPr>
              <w:pStyle w:val="tdTableStyle-TablestyleNonAltRows-BodyA-Column-Body1"/>
            </w:pPr>
            <w:r>
              <w:rPr>
                <w:rStyle w:val="em"/>
              </w:rPr>
              <w:lastRenderedPageBreak/>
              <w:t>Length</w:t>
            </w:r>
            <w:r>
              <w:t xml:space="preserve">: 16, 32, and, if the Base profile has not been specified, 64. See </w:t>
            </w:r>
            <w:r>
              <w:rPr>
                <w:rStyle w:val="xref"/>
              </w:rPr>
              <w:t>Table 4–2 (</w:t>
            </w:r>
            <w:r w:rsidRPr="008A5E4E">
              <w:fldChar w:fldCharType="begin"/>
            </w:r>
            <w:r>
              <w:instrText xml:space="preserve"> PAGEREF 992818021 \p \h  \* MERGEFORMAT </w:instrText>
            </w:r>
            <w:r w:rsidRPr="008A5E4E">
              <w:fldChar w:fldCharType="separate"/>
            </w:r>
            <w:r w:rsidRPr="00533AF0">
              <w:rPr>
                <w:rStyle w:val="xref"/>
                <w:noProof/>
              </w:rPr>
              <w:t>on</w:t>
            </w:r>
            <w:r>
              <w:rPr>
                <w:noProof/>
              </w:rPr>
              <w:t xml:space="preserve"> page 79</w:t>
            </w:r>
            <w:r w:rsidRPr="008A5E4E">
              <w:rPr>
                <w:rStyle w:val="xref"/>
              </w:rPr>
              <w:fldChar w:fldCharType="end"/>
            </w:r>
            <w:r>
              <w:rPr>
                <w:rStyle w:val="xref"/>
              </w:rPr>
              <w:t>)</w:t>
            </w:r>
            <w:r>
              <w:t xml:space="preserve"> and </w:t>
            </w:r>
            <w:r>
              <w:rPr>
                <w:rStyle w:val="xref"/>
              </w:rPr>
              <w:t>16.2.1. Base Profile Requirements (</w:t>
            </w:r>
            <w:r w:rsidRPr="008A5E4E">
              <w:fldChar w:fldCharType="begin"/>
            </w:r>
            <w:r>
              <w:instrText xml:space="preserve"> PAGEREF _Ref-16064923 \p \h  \* MERGEFORMAT </w:instrText>
            </w:r>
            <w:r w:rsidRPr="008A5E4E">
              <w:fldChar w:fldCharType="separate"/>
            </w:r>
            <w:r w:rsidRPr="00533AF0">
              <w:rPr>
                <w:rStyle w:val="xref"/>
                <w:noProof/>
              </w:rPr>
              <w:t>on</w:t>
            </w:r>
            <w:r>
              <w:rPr>
                <w:noProof/>
              </w:rPr>
              <w:t xml:space="preserve"> page 298</w:t>
            </w:r>
            <w:r w:rsidRPr="008A5E4E">
              <w:rPr>
                <w:rStyle w:val="xref"/>
              </w:rPr>
              <w:fldChar w:fldCharType="end"/>
            </w:r>
            <w:r>
              <w:rPr>
                <w:rStyle w:val="xref"/>
              </w:rPr>
              <w:t>)</w:t>
            </w:r>
            <w:r>
              <w:t>.</w:t>
            </w:r>
          </w:p>
        </w:tc>
      </w:tr>
    </w:tbl>
    <w:p w14:paraId="12CA9D3C" w14:textId="77777777" w:rsidR="00EB5FAF" w:rsidRDefault="00EB5FAF" w:rsidP="00EB5FAF">
      <w:pPr>
        <w:spacing w:after="240"/>
      </w:pPr>
    </w:p>
    <w:p w14:paraId="01FED148" w14:textId="77777777" w:rsidR="00EB5FAF" w:rsidRDefault="00EB5FAF" w:rsidP="00EB5FAF">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5036"/>
      </w:tblGrid>
      <w:tr w:rsidR="00EB5FAF" w14:paraId="0D057846" w14:textId="77777777" w:rsidTr="00EE4436">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7AF5966" w14:textId="77777777" w:rsidR="00EB5FAF" w:rsidRDefault="00EB5FAF" w:rsidP="00EE4436">
            <w:pPr>
              <w:pStyle w:val="thTableStyle-TablestyleNonAltRows-HeadD-Column-Header1"/>
              <w:shd w:val="clear" w:color="auto" w:fill="D3D3D3"/>
            </w:pPr>
            <w:r>
              <w:rPr>
                <w:shd w:val="clear" w:color="auto" w:fill="D3D3D3"/>
              </w:rPr>
              <w:t xml:space="preserve"> Explanation of Operands (see </w:t>
            </w:r>
            <w:r>
              <w:rPr>
                <w:rStyle w:val="xref2"/>
                <w:shd w:val="clear" w:color="auto" w:fill="D3D3D3"/>
              </w:rPr>
              <w:t>4.16. Operands (</w:t>
            </w:r>
            <w:r w:rsidRPr="008A5E4E">
              <w:fldChar w:fldCharType="begin"/>
            </w:r>
            <w:r>
              <w:instrText xml:space="preserve"> PAGEREF _Ref-316080158 \p \h  \* MERGEFORMAT </w:instrText>
            </w:r>
            <w:r w:rsidRPr="008A5E4E">
              <w:fldChar w:fldCharType="separate"/>
            </w:r>
            <w:r w:rsidRPr="00533AF0">
              <w:rPr>
                <w:rStyle w:val="xref2"/>
                <w:noProof/>
              </w:rPr>
              <w:t>on</w:t>
            </w:r>
            <w:r>
              <w:rPr>
                <w:noProof/>
              </w:rPr>
              <w:t xml:space="preserve"> page 86</w:t>
            </w:r>
            <w:r w:rsidRPr="008A5E4E">
              <w:rPr>
                <w:rStyle w:val="xref2"/>
              </w:rPr>
              <w:fldChar w:fldCharType="end"/>
            </w:r>
            <w:r>
              <w:rPr>
                <w:rStyle w:val="xref2"/>
                <w:shd w:val="clear" w:color="auto" w:fill="D3D3D3"/>
              </w:rPr>
              <w:t>)</w:t>
            </w:r>
            <w:r>
              <w:rPr>
                <w:shd w:val="clear" w:color="auto" w:fill="D3D3D3"/>
              </w:rPr>
              <w:t xml:space="preserve">) </w:t>
            </w:r>
          </w:p>
        </w:tc>
      </w:tr>
      <w:tr w:rsidR="00EB5FAF" w14:paraId="30514A6D" w14:textId="77777777" w:rsidTr="00EE4436">
        <w:trPr>
          <w:tblCellSpacing w:w="0" w:type="dxa"/>
        </w:trPr>
        <w:tc>
          <w:tcPr>
            <w:tcW w:w="0" w:type="auto"/>
            <w:tcBorders>
              <w:bottom w:val="single" w:sz="6" w:space="0" w:color="000000"/>
            </w:tcBorders>
            <w:tcMar>
              <w:top w:w="45" w:type="dxa"/>
              <w:left w:w="45" w:type="dxa"/>
              <w:bottom w:w="45" w:type="dxa"/>
              <w:right w:w="45" w:type="dxa"/>
            </w:tcMar>
          </w:tcPr>
          <w:p w14:paraId="25E3D439" w14:textId="77777777" w:rsidR="00EB5FAF" w:rsidRDefault="00EB5FAF" w:rsidP="00EE4436">
            <w:pPr>
              <w:pStyle w:val="tdTableStyle-TablestyleNonAltRows-BodyD-Column-Body1"/>
            </w:pPr>
            <w:r>
              <w:rPr>
                <w:rStyle w:val="em"/>
              </w:rPr>
              <w:t>dest</w:t>
            </w:r>
            <w:r>
              <w:t xml:space="preserve">: Destination register. </w:t>
            </w:r>
          </w:p>
        </w:tc>
      </w:tr>
      <w:tr w:rsidR="00EB5FAF" w14:paraId="71D0B6BF" w14:textId="77777777" w:rsidTr="00EE4436">
        <w:trPr>
          <w:tblCellSpacing w:w="0" w:type="dxa"/>
        </w:trPr>
        <w:tc>
          <w:tcPr>
            <w:tcW w:w="0" w:type="auto"/>
            <w:tcMar>
              <w:top w:w="45" w:type="dxa"/>
              <w:left w:w="45" w:type="dxa"/>
              <w:bottom w:w="45" w:type="dxa"/>
              <w:right w:w="45" w:type="dxa"/>
            </w:tcMar>
          </w:tcPr>
          <w:p w14:paraId="39A10885" w14:textId="77777777" w:rsidR="00EB5FAF" w:rsidRDefault="00EB5FAF" w:rsidP="00EE4436">
            <w:pPr>
              <w:pStyle w:val="tdTableStyle-TablestyleNonAltRows-BodyA-Column-Body1"/>
            </w:pPr>
            <w:r>
              <w:rPr>
                <w:rStyle w:val="em"/>
              </w:rPr>
              <w:t>src0</w:t>
            </w:r>
            <w:r>
              <w:t xml:space="preserve">, </w:t>
            </w:r>
            <w:r>
              <w:rPr>
                <w:rStyle w:val="em"/>
              </w:rPr>
              <w:t>src1</w:t>
            </w:r>
            <w:r>
              <w:t xml:space="preserve">, </w:t>
            </w:r>
            <w:r>
              <w:rPr>
                <w:rStyle w:val="em"/>
              </w:rPr>
              <w:t>src2</w:t>
            </w:r>
            <w:r>
              <w:t>: Sources. Can be a register or immediate value.</w:t>
            </w:r>
          </w:p>
        </w:tc>
      </w:tr>
    </w:tbl>
    <w:p w14:paraId="6EFFB4D2" w14:textId="77777777" w:rsidR="00EB5FAF" w:rsidRDefault="00EB5FAF" w:rsidP="00EB5FAF">
      <w:pPr>
        <w:spacing w:after="240"/>
      </w:pPr>
    </w:p>
    <w:p w14:paraId="62C8CACE" w14:textId="77777777" w:rsidR="00EB5FAF" w:rsidRDefault="00EB5FAF" w:rsidP="00EB5FAF">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EB5FAF" w14:paraId="7F6DF379" w14:textId="77777777" w:rsidTr="00EE4436">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C193E0A" w14:textId="77777777" w:rsidR="00EB5FAF" w:rsidRDefault="00EB5FAF" w:rsidP="00EE4436">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Pr="008A5E4E">
              <w:fldChar w:fldCharType="begin"/>
            </w:r>
            <w:r>
              <w:instrText xml:space="preserve"> PAGEREF _Ref-178335936 \p \h  \* MERGEFORMAT </w:instrText>
            </w:r>
            <w:r w:rsidRPr="008A5E4E">
              <w:fldChar w:fldCharType="separate"/>
            </w:r>
            <w:r w:rsidRPr="00533AF0">
              <w:rPr>
                <w:rStyle w:val="xref2"/>
                <w:noProof/>
              </w:rPr>
              <w:t>on</w:t>
            </w:r>
            <w:r>
              <w:rPr>
                <w:noProof/>
              </w:rPr>
              <w:t xml:space="preserve"> page 277</w:t>
            </w:r>
            <w:r w:rsidRPr="008A5E4E">
              <w:rPr>
                <w:rStyle w:val="xref2"/>
              </w:rPr>
              <w:fldChar w:fldCharType="end"/>
            </w:r>
            <w:r>
              <w:rPr>
                <w:rStyle w:val="xref2"/>
                <w:shd w:val="clear" w:color="auto" w:fill="D3D3D3"/>
              </w:rPr>
              <w:t>)</w:t>
            </w:r>
            <w:r>
              <w:rPr>
                <w:shd w:val="clear" w:color="auto" w:fill="D3D3D3"/>
              </w:rPr>
              <w:t xml:space="preserve">) </w:t>
            </w:r>
          </w:p>
        </w:tc>
      </w:tr>
      <w:tr w:rsidR="00EB5FAF" w14:paraId="1CCCC8C3" w14:textId="77777777" w:rsidTr="00EE4436">
        <w:trPr>
          <w:tblCellSpacing w:w="0" w:type="dxa"/>
        </w:trPr>
        <w:tc>
          <w:tcPr>
            <w:tcW w:w="0" w:type="auto"/>
            <w:tcMar>
              <w:top w:w="45" w:type="dxa"/>
              <w:left w:w="45" w:type="dxa"/>
              <w:bottom w:w="45" w:type="dxa"/>
              <w:right w:w="45" w:type="dxa"/>
            </w:tcMar>
          </w:tcPr>
          <w:p w14:paraId="3822741A" w14:textId="77777777" w:rsidR="00EB5FAF" w:rsidRDefault="00EB5FAF" w:rsidP="00EE4436">
            <w:pPr>
              <w:pStyle w:val="tdTableStyle-TablestyleNonAltRows-BodyA-Column-Body1"/>
            </w:pPr>
            <w:r>
              <w:t>Floating-point exceptions are allowed.</w:t>
            </w:r>
          </w:p>
        </w:tc>
      </w:tr>
    </w:tbl>
    <w:p w14:paraId="773EA6F8" w14:textId="77777777" w:rsidR="007769CF" w:rsidRDefault="007769CF" w:rsidP="007769CF">
      <w:pPr>
        <w:spacing w:after="240"/>
      </w:pPr>
    </w:p>
    <w:p w14:paraId="399878E5" w14:textId="77777777" w:rsidR="007769CF" w:rsidRDefault="007769CF" w:rsidP="007769CF">
      <w:pPr>
        <w:pStyle w:val="p"/>
      </w:pPr>
      <w:r>
        <w:t xml:space="preserve">For BRIG syntax, see </w:t>
      </w:r>
      <w:r w:rsidR="00F57888">
        <w:rPr>
          <w:rStyle w:val="xref1"/>
        </w:rPr>
        <w:t>18.7.1.11</w:t>
      </w:r>
      <w:r>
        <w:rPr>
          <w:rStyle w:val="xref1"/>
        </w:rPr>
        <w:t xml:space="preserve">. BRIG Syntax for </w:t>
      </w:r>
      <w:r w:rsidR="00EB5FAF">
        <w:rPr>
          <w:rStyle w:val="xref1"/>
        </w:rPr>
        <w:t>Floating-Point</w:t>
      </w:r>
      <w:r>
        <w:rPr>
          <w:rStyle w:val="xref1"/>
        </w:rPr>
        <w:t xml:space="preserve"> Optimization Operation (</w:t>
      </w:r>
      <w:r w:rsidR="00F57888">
        <w:fldChar w:fldCharType="begin"/>
      </w:r>
      <w:r w:rsidR="00F57888">
        <w:rPr>
          <w:rStyle w:val="xref1"/>
        </w:rPr>
        <w:instrText xml:space="preserve"> PAGEREF brig_syntax_floating_point_optimization \p \h </w:instrText>
      </w:r>
      <w:r w:rsidR="00F57888">
        <w:fldChar w:fldCharType="separate"/>
      </w:r>
      <w:r w:rsidR="00F57888">
        <w:rPr>
          <w:rStyle w:val="xref1"/>
          <w:noProof/>
        </w:rPr>
        <w:t>on page 365</w:t>
      </w:r>
      <w:r w:rsidR="00F57888">
        <w:fldChar w:fldCharType="end"/>
      </w:r>
      <w:r>
        <w:rPr>
          <w:rStyle w:val="xref1"/>
        </w:rPr>
        <w:t>)</w:t>
      </w:r>
      <w:r>
        <w:t xml:space="preserve">. </w:t>
      </w:r>
    </w:p>
    <w:p w14:paraId="2962CC53" w14:textId="77777777" w:rsidR="007769CF" w:rsidRDefault="00106FCB" w:rsidP="007769CF">
      <w:pPr>
        <w:pStyle w:val="h3"/>
      </w:pPr>
      <w:r>
        <w:t>5.12</w:t>
      </w:r>
      <w:r w:rsidR="007769CF">
        <w:t>.2 Description</w:t>
      </w:r>
    </w:p>
    <w:p w14:paraId="4E454B8B" w14:textId="77777777" w:rsidR="00723032" w:rsidRDefault="00723032" w:rsidP="00723032">
      <w:pPr>
        <w:pStyle w:val="p"/>
      </w:pPr>
      <w:r>
        <w:t xml:space="preserve">The </w:t>
      </w:r>
      <w:r w:rsidR="00451B12">
        <w:t xml:space="preserve">floating-point </w:t>
      </w:r>
      <w:r w:rsidRPr="00636634">
        <w:rPr>
          <w:rFonts w:ascii="Courier New" w:hAnsi="Courier New" w:cs="Courier New"/>
        </w:rPr>
        <w:t>mad</w:t>
      </w:r>
      <w:r>
        <w:t xml:space="preserve"> </w:t>
      </w:r>
      <w:r w:rsidR="00260CB8">
        <w:t xml:space="preserve">(multiply add) </w:t>
      </w:r>
      <w:r>
        <w:t>operation multiplies</w:t>
      </w:r>
      <w:r w:rsidR="000A6F17">
        <w:t xml:space="preserve"> source</w:t>
      </w:r>
      <w:r>
        <w:t xml:space="preserve"> </w:t>
      </w:r>
      <w:r w:rsidRPr="00636634">
        <w:rPr>
          <w:i/>
        </w:rPr>
        <w:t>src0</w:t>
      </w:r>
      <w:r>
        <w:t xml:space="preserve"> </w:t>
      </w:r>
      <w:r w:rsidR="000A6F17">
        <w:t>times source</w:t>
      </w:r>
      <w:r>
        <w:t xml:space="preserve"> </w:t>
      </w:r>
      <w:r w:rsidRPr="00636634">
        <w:rPr>
          <w:i/>
        </w:rPr>
        <w:t>src1</w:t>
      </w:r>
      <w:r>
        <w:t xml:space="preserve"> and </w:t>
      </w:r>
      <w:r w:rsidR="000A6F17">
        <w:t xml:space="preserve">then </w:t>
      </w:r>
      <w:r>
        <w:t>adds</w:t>
      </w:r>
      <w:r w:rsidR="000A6F17">
        <w:t xml:space="preserve"> source</w:t>
      </w:r>
      <w:r>
        <w:t xml:space="preserve"> </w:t>
      </w:r>
      <w:r w:rsidRPr="00636634">
        <w:rPr>
          <w:i/>
        </w:rPr>
        <w:t>src2</w:t>
      </w:r>
      <w:r w:rsidR="000A6F17">
        <w:rPr>
          <w:i/>
        </w:rPr>
        <w:t>.</w:t>
      </w:r>
      <w:r w:rsidR="000A6F17">
        <w:t xml:space="preserve"> T</w:t>
      </w:r>
      <w:r w:rsidR="004813A6">
        <w:t xml:space="preserve">he result </w:t>
      </w:r>
      <w:r w:rsidR="000A6F17">
        <w:t xml:space="preserve">is stored </w:t>
      </w:r>
      <w:r w:rsidR="004813A6">
        <w:t>in</w:t>
      </w:r>
      <w:r w:rsidR="000229A2">
        <w:t xml:space="preserve"> the destination</w:t>
      </w:r>
      <w:r w:rsidR="004813A6">
        <w:t xml:space="preserve"> </w:t>
      </w:r>
      <w:r w:rsidR="004813A6" w:rsidRPr="00636634">
        <w:rPr>
          <w:i/>
        </w:rPr>
        <w:t>dest</w:t>
      </w:r>
      <w:r w:rsidR="00CC0A9C">
        <w:rPr>
          <w:i/>
        </w:rPr>
        <w:t>.</w:t>
      </w:r>
      <w:r w:rsidR="004813A6">
        <w:t xml:space="preserve"> </w:t>
      </w:r>
      <w:r w:rsidR="00E644E8">
        <w:t xml:space="preserve">The computation must be </w:t>
      </w:r>
      <w:r w:rsidR="009329B8">
        <w:t>performed</w:t>
      </w:r>
      <w:r w:rsidR="00E644E8">
        <w:t xml:space="preserve"> </w:t>
      </w:r>
      <w:r w:rsidR="00451B12">
        <w:t xml:space="preserve">using the </w:t>
      </w:r>
      <w:r w:rsidR="0060147C">
        <w:t xml:space="preserve">semantic </w:t>
      </w:r>
      <w:r w:rsidR="00451B12">
        <w:t xml:space="preserve">equivalent </w:t>
      </w:r>
      <w:r w:rsidR="00395599">
        <w:t>of one of the following methods</w:t>
      </w:r>
      <w:r>
        <w:t>:</w:t>
      </w:r>
    </w:p>
    <w:p w14:paraId="536FE099" w14:textId="77777777" w:rsidR="00447FE9" w:rsidRPr="00636634" w:rsidRDefault="006F5F7A" w:rsidP="00636634">
      <w:pPr>
        <w:pStyle w:val="p"/>
        <w:numPr>
          <w:ilvl w:val="0"/>
          <w:numId w:val="321"/>
        </w:numPr>
        <w:rPr>
          <w:i/>
        </w:rPr>
      </w:pPr>
      <w:r w:rsidRPr="00636634">
        <w:rPr>
          <w:i/>
        </w:rPr>
        <w:t>Single Round Method:</w:t>
      </w:r>
    </w:p>
    <w:p w14:paraId="060823E7" w14:textId="77777777" w:rsidR="00447FE9" w:rsidRDefault="00447FE9" w:rsidP="00636634">
      <w:pPr>
        <w:pStyle w:val="p"/>
        <w:ind w:left="720"/>
      </w:pPr>
      <w:r>
        <w:t xml:space="preserve"> </w:t>
      </w:r>
      <w:r w:rsidR="006F5F7A" w:rsidRPr="00447FE9">
        <w:rPr>
          <w:rFonts w:ascii="Courier New" w:hAnsi="Courier New" w:cs="Courier New"/>
          <w:sz w:val="16"/>
          <w:szCs w:val="16"/>
        </w:rPr>
        <w:t>fma_</w:t>
      </w:r>
      <w:r w:rsidR="006F5F7A" w:rsidRPr="00447FE9">
        <w:rPr>
          <w:rFonts w:ascii="Courier New" w:hAnsi="Courier New" w:cs="Courier New"/>
          <w:i/>
          <w:sz w:val="16"/>
          <w:szCs w:val="16"/>
        </w:rPr>
        <w:t>ftz_round</w:t>
      </w:r>
      <w:r w:rsidR="006F5F7A" w:rsidRPr="00447FE9">
        <w:rPr>
          <w:rFonts w:ascii="Courier New" w:hAnsi="Courier New" w:cs="Courier New"/>
          <w:sz w:val="16"/>
          <w:szCs w:val="16"/>
        </w:rPr>
        <w:t>_f</w:t>
      </w:r>
      <w:r w:rsidR="006F5F7A" w:rsidRPr="00447FE9">
        <w:rPr>
          <w:rFonts w:ascii="Courier New" w:hAnsi="Courier New" w:cs="Courier New"/>
          <w:i/>
          <w:sz w:val="16"/>
          <w:szCs w:val="16"/>
        </w:rPr>
        <w:t>Length</w:t>
      </w:r>
      <w:r w:rsidR="006F5F7A" w:rsidRPr="00447FE9">
        <w:rPr>
          <w:rFonts w:ascii="Courier New" w:hAnsi="Courier New" w:cs="Courier New"/>
          <w:sz w:val="16"/>
          <w:szCs w:val="16"/>
        </w:rPr>
        <w:t xml:space="preserve"> </w:t>
      </w:r>
      <w:r w:rsidR="006F5F7A" w:rsidRPr="00447FE9">
        <w:rPr>
          <w:rFonts w:ascii="Courier New" w:hAnsi="Courier New" w:cs="Courier New"/>
          <w:i/>
          <w:sz w:val="16"/>
          <w:szCs w:val="16"/>
        </w:rPr>
        <w:t>dest</w:t>
      </w:r>
      <w:r w:rsidR="006F5F7A" w:rsidRPr="00447FE9">
        <w:rPr>
          <w:rFonts w:ascii="Courier New" w:hAnsi="Courier New" w:cs="Courier New"/>
          <w:sz w:val="16"/>
          <w:szCs w:val="16"/>
        </w:rPr>
        <w:t xml:space="preserve">, </w:t>
      </w:r>
      <w:r w:rsidR="006F5F7A" w:rsidRPr="00447FE9">
        <w:rPr>
          <w:rFonts w:ascii="Courier New" w:hAnsi="Courier New" w:cs="Courier New"/>
          <w:i/>
          <w:sz w:val="16"/>
          <w:szCs w:val="16"/>
        </w:rPr>
        <w:t>src0</w:t>
      </w:r>
      <w:r w:rsidR="006F5F7A" w:rsidRPr="00447FE9">
        <w:rPr>
          <w:rFonts w:ascii="Courier New" w:hAnsi="Courier New" w:cs="Courier New"/>
          <w:sz w:val="16"/>
          <w:szCs w:val="16"/>
        </w:rPr>
        <w:t xml:space="preserve">, </w:t>
      </w:r>
      <w:r w:rsidR="006F5F7A" w:rsidRPr="00447FE9">
        <w:rPr>
          <w:rFonts w:ascii="Courier New" w:hAnsi="Courier New" w:cs="Courier New"/>
          <w:i/>
          <w:sz w:val="16"/>
          <w:szCs w:val="16"/>
        </w:rPr>
        <w:t>src1</w:t>
      </w:r>
      <w:r w:rsidR="006F5F7A" w:rsidRPr="00447FE9">
        <w:rPr>
          <w:rFonts w:ascii="Courier New" w:hAnsi="Courier New" w:cs="Courier New"/>
          <w:sz w:val="16"/>
          <w:szCs w:val="16"/>
        </w:rPr>
        <w:t xml:space="preserve">, </w:t>
      </w:r>
      <w:r w:rsidR="006F5F7A" w:rsidRPr="00447FE9">
        <w:rPr>
          <w:rFonts w:ascii="Courier New" w:hAnsi="Courier New" w:cs="Courier New"/>
          <w:i/>
          <w:sz w:val="16"/>
          <w:szCs w:val="16"/>
        </w:rPr>
        <w:t>src2</w:t>
      </w:r>
      <w:r w:rsidR="006F5F7A" w:rsidRPr="00447FE9">
        <w:rPr>
          <w:rFonts w:ascii="Courier New" w:hAnsi="Courier New" w:cs="Courier New"/>
          <w:sz w:val="16"/>
          <w:szCs w:val="16"/>
        </w:rPr>
        <w:t>;</w:t>
      </w:r>
    </w:p>
    <w:p w14:paraId="015611FD" w14:textId="77777777" w:rsidR="00447FE9" w:rsidRPr="00636634" w:rsidRDefault="006F5F7A" w:rsidP="00636634">
      <w:pPr>
        <w:pStyle w:val="p"/>
        <w:numPr>
          <w:ilvl w:val="0"/>
          <w:numId w:val="321"/>
        </w:numPr>
        <w:rPr>
          <w:i/>
        </w:rPr>
      </w:pPr>
      <w:r w:rsidRPr="00636634">
        <w:rPr>
          <w:i/>
        </w:rPr>
        <w:t>Double Round Method:</w:t>
      </w:r>
    </w:p>
    <w:p w14:paraId="5DFCCBCF" w14:textId="77777777" w:rsidR="00723032" w:rsidRPr="00447FE9" w:rsidRDefault="00356002" w:rsidP="00636634">
      <w:pPr>
        <w:pStyle w:val="p"/>
        <w:ind w:left="720"/>
      </w:pPr>
      <w:r w:rsidRPr="00636634">
        <w:rPr>
          <w:rFonts w:ascii="Courier New" w:hAnsi="Courier New" w:cs="Courier New"/>
          <w:sz w:val="16"/>
          <w:szCs w:val="16"/>
        </w:rPr>
        <w:t xml:space="preserve"> </w:t>
      </w:r>
      <w:r w:rsidR="001E1092" w:rsidRPr="00447FE9">
        <w:rPr>
          <w:rFonts w:ascii="Courier New" w:hAnsi="Courier New" w:cs="Courier New"/>
          <w:sz w:val="16"/>
          <w:szCs w:val="16"/>
        </w:rPr>
        <w:t>mul_</w:t>
      </w:r>
      <w:r w:rsidR="001E1092" w:rsidRPr="00636634">
        <w:rPr>
          <w:rFonts w:ascii="Courier New" w:hAnsi="Courier New" w:cs="Courier New"/>
          <w:i/>
          <w:sz w:val="16"/>
          <w:szCs w:val="16"/>
        </w:rPr>
        <w:t>ftz_round</w:t>
      </w:r>
      <w:r w:rsidR="001E1092" w:rsidRPr="00447FE9">
        <w:rPr>
          <w:rFonts w:ascii="Courier New" w:hAnsi="Courier New" w:cs="Courier New"/>
          <w:sz w:val="16"/>
          <w:szCs w:val="16"/>
        </w:rPr>
        <w:t>_f</w:t>
      </w:r>
      <w:r w:rsidR="00723032" w:rsidRPr="00636634">
        <w:rPr>
          <w:rFonts w:ascii="Courier New" w:hAnsi="Courier New" w:cs="Courier New"/>
          <w:i/>
          <w:sz w:val="16"/>
          <w:szCs w:val="16"/>
        </w:rPr>
        <w:t>L</w:t>
      </w:r>
      <w:r w:rsidRPr="00636634">
        <w:rPr>
          <w:rFonts w:ascii="Courier New" w:hAnsi="Courier New" w:cs="Courier New"/>
          <w:i/>
          <w:sz w:val="16"/>
          <w:szCs w:val="16"/>
        </w:rPr>
        <w:t>ength</w:t>
      </w:r>
      <w:r w:rsidRPr="00636634">
        <w:rPr>
          <w:rFonts w:ascii="Courier New" w:hAnsi="Courier New" w:cs="Courier New"/>
          <w:sz w:val="16"/>
          <w:szCs w:val="16"/>
        </w:rPr>
        <w:t xml:space="preserve"> </w:t>
      </w:r>
      <w:r w:rsidR="001E1092" w:rsidRPr="00447FE9">
        <w:rPr>
          <w:rFonts w:ascii="Courier New" w:hAnsi="Courier New" w:cs="Courier New"/>
          <w:i/>
          <w:sz w:val="16"/>
          <w:szCs w:val="16"/>
        </w:rPr>
        <w:t>temp</w:t>
      </w:r>
      <w:r w:rsidRPr="00636634">
        <w:rPr>
          <w:rFonts w:ascii="Courier New" w:hAnsi="Courier New" w:cs="Courier New"/>
          <w:sz w:val="16"/>
          <w:szCs w:val="16"/>
        </w:rPr>
        <w:t xml:space="preserve">, </w:t>
      </w:r>
      <w:r w:rsidRPr="00636634">
        <w:rPr>
          <w:rFonts w:ascii="Courier New" w:hAnsi="Courier New" w:cs="Courier New"/>
          <w:i/>
          <w:sz w:val="16"/>
          <w:szCs w:val="16"/>
        </w:rPr>
        <w:t>src0</w:t>
      </w:r>
      <w:r w:rsidRPr="00636634">
        <w:rPr>
          <w:rFonts w:ascii="Courier New" w:hAnsi="Courier New" w:cs="Courier New"/>
          <w:sz w:val="16"/>
          <w:szCs w:val="16"/>
        </w:rPr>
        <w:t xml:space="preserve">, </w:t>
      </w:r>
      <w:r w:rsidRPr="00636634">
        <w:rPr>
          <w:rFonts w:ascii="Courier New" w:hAnsi="Courier New" w:cs="Courier New"/>
          <w:i/>
          <w:sz w:val="16"/>
          <w:szCs w:val="16"/>
        </w:rPr>
        <w:t>src1</w:t>
      </w:r>
      <w:r w:rsidRPr="00636634">
        <w:rPr>
          <w:rFonts w:ascii="Courier New" w:hAnsi="Courier New" w:cs="Courier New"/>
          <w:sz w:val="16"/>
          <w:szCs w:val="16"/>
        </w:rPr>
        <w:t xml:space="preserve">; </w:t>
      </w:r>
      <w:r w:rsidRPr="00636634">
        <w:rPr>
          <w:rFonts w:ascii="Courier New" w:hAnsi="Courier New" w:cs="Courier New"/>
          <w:sz w:val="16"/>
          <w:szCs w:val="16"/>
        </w:rPr>
        <w:br/>
        <w:t xml:space="preserve"> </w:t>
      </w:r>
      <w:r w:rsidR="001E1092" w:rsidRPr="00447FE9">
        <w:rPr>
          <w:rFonts w:ascii="Courier New" w:hAnsi="Courier New" w:cs="Courier New"/>
          <w:sz w:val="16"/>
          <w:szCs w:val="16"/>
        </w:rPr>
        <w:t>add_</w:t>
      </w:r>
      <w:r w:rsidR="001E1092" w:rsidRPr="00636634">
        <w:rPr>
          <w:rFonts w:ascii="Courier New" w:hAnsi="Courier New" w:cs="Courier New"/>
          <w:i/>
          <w:sz w:val="16"/>
          <w:szCs w:val="16"/>
        </w:rPr>
        <w:t>ftz_round</w:t>
      </w:r>
      <w:r w:rsidR="001E1092" w:rsidRPr="00447FE9">
        <w:rPr>
          <w:rFonts w:ascii="Courier New" w:hAnsi="Courier New" w:cs="Courier New"/>
          <w:sz w:val="16"/>
          <w:szCs w:val="16"/>
        </w:rPr>
        <w:t>_f</w:t>
      </w:r>
      <w:r w:rsidR="00723032" w:rsidRPr="00636634">
        <w:rPr>
          <w:rFonts w:ascii="Courier New" w:hAnsi="Courier New" w:cs="Courier New"/>
          <w:i/>
          <w:sz w:val="16"/>
          <w:szCs w:val="16"/>
        </w:rPr>
        <w:t>Length</w:t>
      </w:r>
      <w:r w:rsidR="00723032" w:rsidRPr="00636634">
        <w:rPr>
          <w:rFonts w:ascii="Courier New" w:hAnsi="Courier New" w:cs="Courier New"/>
          <w:sz w:val="16"/>
          <w:szCs w:val="16"/>
        </w:rPr>
        <w:t xml:space="preserve"> </w:t>
      </w:r>
      <w:r w:rsidR="00723032" w:rsidRPr="00636634">
        <w:rPr>
          <w:rFonts w:ascii="Courier New" w:hAnsi="Courier New" w:cs="Courier New"/>
          <w:i/>
          <w:sz w:val="16"/>
          <w:szCs w:val="16"/>
        </w:rPr>
        <w:t>dest</w:t>
      </w:r>
      <w:r w:rsidR="00723032" w:rsidRPr="00636634">
        <w:rPr>
          <w:rFonts w:ascii="Courier New" w:hAnsi="Courier New" w:cs="Courier New"/>
          <w:sz w:val="16"/>
          <w:szCs w:val="16"/>
        </w:rPr>
        <w:t xml:space="preserve">, </w:t>
      </w:r>
      <w:r w:rsidR="001E1092" w:rsidRPr="00447FE9">
        <w:rPr>
          <w:rFonts w:ascii="Courier New" w:hAnsi="Courier New" w:cs="Courier New"/>
          <w:i/>
          <w:sz w:val="16"/>
          <w:szCs w:val="16"/>
        </w:rPr>
        <w:t>temp</w:t>
      </w:r>
      <w:r w:rsidR="00723032" w:rsidRPr="00636634">
        <w:rPr>
          <w:rFonts w:ascii="Courier New" w:hAnsi="Courier New" w:cs="Courier New"/>
          <w:sz w:val="16"/>
          <w:szCs w:val="16"/>
        </w:rPr>
        <w:t xml:space="preserve">, </w:t>
      </w:r>
      <w:r w:rsidR="00723032" w:rsidRPr="00636634">
        <w:rPr>
          <w:rFonts w:ascii="Courier New" w:hAnsi="Courier New" w:cs="Courier New"/>
          <w:i/>
          <w:sz w:val="16"/>
          <w:szCs w:val="16"/>
        </w:rPr>
        <w:t>src2</w:t>
      </w:r>
      <w:r w:rsidRPr="00636634">
        <w:rPr>
          <w:rFonts w:ascii="Courier New" w:hAnsi="Courier New" w:cs="Courier New"/>
          <w:sz w:val="16"/>
          <w:szCs w:val="16"/>
        </w:rPr>
        <w:t>;</w:t>
      </w:r>
    </w:p>
    <w:p w14:paraId="4623A72E" w14:textId="77777777" w:rsidR="00447FE9" w:rsidRDefault="006B0462" w:rsidP="007769CF">
      <w:pPr>
        <w:pStyle w:val="p"/>
      </w:pPr>
      <w:r>
        <w:t xml:space="preserve">Where each operation uses the same modifies and type as the </w:t>
      </w:r>
      <w:r w:rsidRPr="00636634">
        <w:rPr>
          <w:rFonts w:ascii="Courier New" w:hAnsi="Courier New" w:cs="Courier New"/>
        </w:rPr>
        <w:t>mad</w:t>
      </w:r>
      <w:r>
        <w:t xml:space="preserve"> operation.</w:t>
      </w:r>
    </w:p>
    <w:p w14:paraId="60D172FD" w14:textId="77777777" w:rsidR="00306D11" w:rsidRDefault="00723032" w:rsidP="007769CF">
      <w:pPr>
        <w:pStyle w:val="p"/>
      </w:pPr>
      <w:r w:rsidRPr="00723032">
        <w:t xml:space="preserve">No alternative </w:t>
      </w:r>
      <w:r w:rsidR="006A2E7B">
        <w:t>method</w:t>
      </w:r>
      <w:r w:rsidRPr="00723032">
        <w:t xml:space="preserve"> is allowed.</w:t>
      </w:r>
    </w:p>
    <w:p w14:paraId="5E354799" w14:textId="4999CC9C" w:rsidR="00723032" w:rsidRDefault="00447FE9" w:rsidP="007769CF">
      <w:pPr>
        <w:pStyle w:val="p"/>
      </w:pPr>
      <w:r>
        <w:t>The same method must be used for</w:t>
      </w:r>
      <w:r w:rsidR="00451B12">
        <w:t xml:space="preserve"> all floting-point </w:t>
      </w:r>
      <w:r w:rsidR="00451B12" w:rsidRPr="00EC5422">
        <w:rPr>
          <w:rFonts w:ascii="Courier New" w:hAnsi="Courier New" w:cs="Courier New"/>
        </w:rPr>
        <w:t>mad</w:t>
      </w:r>
      <w:r w:rsidR="00451B12">
        <w:t xml:space="preserve"> operations</w:t>
      </w:r>
      <w:r>
        <w:t xml:space="preserve"> on a specific </w:t>
      </w:r>
      <w:r w:rsidR="0023395C">
        <w:t>kernel agent</w:t>
      </w:r>
      <w:r w:rsidR="00451B12">
        <w:t>. An HSA runtime query is available to determin</w:t>
      </w:r>
      <w:r w:rsidR="001E5593">
        <w:t>e</w:t>
      </w:r>
      <w:r w:rsidR="00451B12">
        <w:t xml:space="preserve"> the method </w:t>
      </w:r>
      <w:r w:rsidR="00554B20">
        <w:t xml:space="preserve">used </w:t>
      </w:r>
      <w:r>
        <w:t>on</w:t>
      </w:r>
      <w:r w:rsidR="00451B12">
        <w:t xml:space="preserve"> </w:t>
      </w:r>
      <w:r w:rsidR="0023395C">
        <w:t>a kernel agent</w:t>
      </w:r>
      <w:r w:rsidR="00451B12">
        <w:t>.</w:t>
      </w:r>
    </w:p>
    <w:p w14:paraId="3D08A3CE" w14:textId="2C4B613A" w:rsidR="00260CB8" w:rsidRDefault="00260CB8" w:rsidP="007769CF">
      <w:pPr>
        <w:pStyle w:val="p"/>
      </w:pPr>
      <w:r>
        <w:t xml:space="preserve">The floating-point </w:t>
      </w:r>
      <w:r w:rsidRPr="00EC5422">
        <w:rPr>
          <w:rFonts w:ascii="Courier New" w:hAnsi="Courier New" w:cs="Courier New"/>
        </w:rPr>
        <w:t>mad</w:t>
      </w:r>
      <w:r>
        <w:t xml:space="preserve"> operation enables </w:t>
      </w:r>
      <w:r w:rsidR="003D0C05">
        <w:t xml:space="preserve">high level </w:t>
      </w:r>
      <w:r>
        <w:t>compilers to generate a contracted multiply</w:t>
      </w:r>
      <w:r w:rsidR="003D0C05">
        <w:t xml:space="preserve">-addition without prescribing whether single or double </w:t>
      </w:r>
      <w:r>
        <w:t>rounding behavior</w:t>
      </w:r>
      <w:r w:rsidR="007847D6">
        <w:t xml:space="preserve"> should be used</w:t>
      </w:r>
      <w:r>
        <w:t xml:space="preserve">. This allows the finalizer </w:t>
      </w:r>
      <w:r w:rsidR="003D0C05">
        <w:t xml:space="preserve">for </w:t>
      </w:r>
      <w:r w:rsidR="0023395C">
        <w:t>a kernel agent</w:t>
      </w:r>
      <w:r w:rsidR="003D0C05">
        <w:t xml:space="preserve"> </w:t>
      </w:r>
      <w:r>
        <w:t xml:space="preserve">to generate either a separate multiply and addition with intermediate rounding, or an </w:t>
      </w:r>
      <w:r w:rsidRPr="00EC5422">
        <w:rPr>
          <w:rFonts w:ascii="Courier New" w:hAnsi="Courier New" w:cs="Courier New"/>
        </w:rPr>
        <w:t>fma</w:t>
      </w:r>
      <w:r>
        <w:t xml:space="preserve"> operation without intermediate rounding, depending on which approach </w:t>
      </w:r>
      <w:r w:rsidR="007847D6">
        <w:t>has better performance in terms of speed or power</w:t>
      </w:r>
      <w:r>
        <w:t>.</w:t>
      </w:r>
    </w:p>
    <w:p w14:paraId="0F80ECE8" w14:textId="77777777" w:rsidR="00E552D3" w:rsidRDefault="00E552D3" w:rsidP="007769CF">
      <w:pPr>
        <w:pStyle w:val="p"/>
      </w:pPr>
      <w:r>
        <w:t xml:space="preserve">Floating-point </w:t>
      </w:r>
      <w:r>
        <w:rPr>
          <w:rStyle w:val="code1"/>
        </w:rPr>
        <w:t>mad</w:t>
      </w:r>
      <w:r>
        <w:t xml:space="preserve"> is not supported as a packed operation, because it takes three source operands.</w:t>
      </w:r>
    </w:p>
    <w:p w14:paraId="600D364E" w14:textId="77777777" w:rsidR="007769CF" w:rsidRDefault="007769CF" w:rsidP="007769CF">
      <w:pPr>
        <w:pStyle w:val="pExample"/>
      </w:pPr>
      <w:r>
        <w:t>Examples</w:t>
      </w:r>
    </w:p>
    <w:p w14:paraId="75E926C0" w14:textId="77777777" w:rsidR="007769CF" w:rsidRDefault="005D488A" w:rsidP="007769CF">
      <w:pPr>
        <w:pStyle w:val="pre"/>
      </w:pPr>
      <w:r>
        <w:t xml:space="preserve"> mad_f16 $s1, $s2, $s3, $s5;</w:t>
      </w:r>
      <w:r>
        <w:br/>
        <w:t xml:space="preserve"> mad_f32 $s1, $s2, $s3, $s5;</w:t>
      </w:r>
      <w:r>
        <w:br/>
        <w:t xml:space="preserve"> mad_f</w:t>
      </w:r>
      <w:r w:rsidR="009D3943">
        <w:t>64 $d1, $d2, $d3, $d2;</w:t>
      </w:r>
    </w:p>
    <w:p w14:paraId="0C807A7B" w14:textId="77777777" w:rsidR="008A5E4E" w:rsidRDefault="0065745B">
      <w:pPr>
        <w:pStyle w:val="h2"/>
      </w:pPr>
      <w:r>
        <w:lastRenderedPageBreak/>
        <w:t xml:space="preserve">5.12 </w:t>
      </w:r>
      <w:r w:rsidR="009A76EE">
        <w:fldChar w:fldCharType="begin"/>
      </w:r>
      <w:r>
        <w:instrText xml:space="preserve"> XE "floating-point bit operations" </w:instrText>
      </w:r>
      <w:r w:rsidR="009A76EE">
        <w:fldChar w:fldCharType="end"/>
      </w:r>
      <w:bookmarkStart w:id="514" w:name="_Ref-416699767"/>
      <w:bookmarkStart w:id="515" w:name="_Ref2063762454"/>
      <w:r>
        <w:t>Floating-Point Bit Operations</w:t>
      </w:r>
      <w:bookmarkEnd w:id="513"/>
      <w:bookmarkEnd w:id="514"/>
      <w:bookmarkEnd w:id="515"/>
    </w:p>
    <w:p w14:paraId="37E7755C" w14:textId="77777777" w:rsidR="008A5E4E" w:rsidRDefault="0065745B">
      <w:pPr>
        <w:pStyle w:val="p"/>
      </w:pPr>
      <w:r>
        <w:t xml:space="preserve">These operations are performed as floating-point bit operations and follow the IEEE/ANSI Standard 754-2008. See </w:t>
      </w:r>
      <w:r>
        <w:rPr>
          <w:rStyle w:val="xref1"/>
        </w:rPr>
        <w:t>4.19. Floating Point (</w:t>
      </w:r>
      <w:r w:rsidR="009A76EE" w:rsidRPr="008A5E4E">
        <w:fldChar w:fldCharType="begin"/>
      </w:r>
      <w:r w:rsidR="008A5E4E">
        <w:instrText xml:space="preserve"> PAGEREF _Ref521090489 \p \h  \* MERGEFORMAT </w:instrText>
      </w:r>
      <w:r w:rsidR="009A76EE" w:rsidRPr="008A5E4E">
        <w:fldChar w:fldCharType="separate"/>
      </w:r>
      <w:r w:rsidR="00533AF0" w:rsidRPr="00533AF0">
        <w:rPr>
          <w:rStyle w:val="xref1"/>
          <w:noProof/>
        </w:rPr>
        <w:t>on</w:t>
      </w:r>
      <w:r w:rsidR="00533AF0">
        <w:rPr>
          <w:noProof/>
        </w:rPr>
        <w:t xml:space="preserve"> page 90</w:t>
      </w:r>
      <w:r w:rsidR="009A76EE" w:rsidRPr="008A5E4E">
        <w:rPr>
          <w:rStyle w:val="xref1"/>
        </w:rPr>
        <w:fldChar w:fldCharType="end"/>
      </w:r>
      <w:r>
        <w:rPr>
          <w:rStyle w:val="xref1"/>
        </w:rPr>
        <w:t>)</w:t>
      </w:r>
      <w:r>
        <w:t>.</w:t>
      </w:r>
    </w:p>
    <w:p w14:paraId="458E187F" w14:textId="77777777" w:rsidR="008A5E4E" w:rsidRDefault="0065745B">
      <w:pPr>
        <w:pStyle w:val="pNoPageBreakAfter"/>
      </w:pPr>
      <w:r>
        <w:t>Since they are bit operations:</w:t>
      </w:r>
    </w:p>
    <w:p w14:paraId="774EA450" w14:textId="77777777" w:rsidR="008A5E4E" w:rsidRDefault="0065745B">
      <w:pPr>
        <w:pStyle w:val="li"/>
        <w:numPr>
          <w:ilvl w:val="0"/>
          <w:numId w:val="111"/>
        </w:numPr>
        <w:spacing w:before="320"/>
        <w:ind w:left="600"/>
      </w:pPr>
      <w:r>
        <w:t>They do not generate any exceptions, including underflow or inexact, nor invalid operation if any of their inputs are signaling NaNs.</w:t>
      </w:r>
    </w:p>
    <w:p w14:paraId="1F028BA6" w14:textId="77777777" w:rsidR="008A5E4E" w:rsidRDefault="0065745B">
      <w:pPr>
        <w:pStyle w:val="li"/>
        <w:numPr>
          <w:ilvl w:val="0"/>
          <w:numId w:val="111"/>
        </w:numPr>
        <w:ind w:left="600"/>
      </w:pPr>
      <w:r>
        <w:t xml:space="preserve">They do not convert signaling NaNs to quiet NaNs. </w:t>
      </w:r>
    </w:p>
    <w:p w14:paraId="3FB41913" w14:textId="77777777" w:rsidR="008A5E4E" w:rsidRDefault="0065745B">
      <w:pPr>
        <w:pStyle w:val="li"/>
        <w:numPr>
          <w:ilvl w:val="0"/>
          <w:numId w:val="111"/>
        </w:numPr>
        <w:ind w:left="600"/>
      </w:pPr>
      <w:r>
        <w:t xml:space="preserve">The </w:t>
      </w:r>
      <w:r>
        <w:rPr>
          <w:rStyle w:val="code1"/>
        </w:rPr>
        <w:t>ftz</w:t>
      </w:r>
      <w:r>
        <w:t xml:space="preserve"> modifier is not supported and they do not flush subnormal values to 0.0. </w:t>
      </w:r>
    </w:p>
    <w:p w14:paraId="7B32C976" w14:textId="77777777" w:rsidR="008A5E4E" w:rsidRDefault="0065745B">
      <w:pPr>
        <w:pStyle w:val="li"/>
        <w:numPr>
          <w:ilvl w:val="0"/>
          <w:numId w:val="111"/>
        </w:numPr>
        <w:spacing w:after="320"/>
        <w:ind w:left="600"/>
      </w:pPr>
      <w:r>
        <w:t>The rounding modifier is not supported and no rounding is performed.</w:t>
      </w:r>
    </w:p>
    <w:p w14:paraId="6667B2B8" w14:textId="77777777" w:rsidR="008A5E4E" w:rsidRDefault="0065745B">
      <w:pPr>
        <w:pStyle w:val="h3"/>
      </w:pPr>
      <w:bookmarkStart w:id="516" w:name="_Toc396034232"/>
      <w:r>
        <w:t>5.12.1 Syntax</w:t>
      </w:r>
      <w:bookmarkEnd w:id="516"/>
    </w:p>
    <w:p w14:paraId="33402A9D" w14:textId="77777777" w:rsidR="008A5E4E" w:rsidRDefault="0065745B">
      <w:pPr>
        <w:pStyle w:val="pTableTitle"/>
      </w:pPr>
      <w:bookmarkStart w:id="517" w:name="_ListOf109"/>
      <w:r>
        <w:t>Table 5–17 Syntax for Floating-Point Bit Operations</w:t>
      </w:r>
    </w:p>
    <w:bookmarkEnd w:id="517"/>
    <w:p w14:paraId="3FAFA6D9"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60"/>
        <w:gridCol w:w="1363"/>
      </w:tblGrid>
      <w:tr w:rsidR="008A5E4E" w14:paraId="394704B9"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50A09631"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3BAEBAF4" w14:textId="77777777" w:rsidR="008A5E4E" w:rsidRDefault="0065745B">
            <w:pPr>
              <w:pStyle w:val="thTableStyle-TablestyleSyntax-HeadD-Operands-Header1"/>
              <w:shd w:val="clear" w:color="auto" w:fill="D3D3D3"/>
            </w:pPr>
            <w:r>
              <w:rPr>
                <w:shd w:val="clear" w:color="auto" w:fill="D3D3D3"/>
              </w:rPr>
              <w:t>Operands</w:t>
            </w:r>
          </w:p>
        </w:tc>
      </w:tr>
      <w:tr w:rsidR="008A5E4E" w14:paraId="31FBB86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48CFE20" w14:textId="77777777" w:rsidR="008A5E4E" w:rsidRDefault="0065745B">
            <w:pPr>
              <w:pStyle w:val="tdTableStyle-TablestyleSyntax-BodyE-Opcodes-Body1"/>
              <w:shd w:val="clear" w:color="auto" w:fill="DCDCDC"/>
            </w:pPr>
            <w:r>
              <w:rPr>
                <w:rStyle w:val="b"/>
                <w:b/>
                <w:bCs/>
                <w:shd w:val="clear" w:color="auto" w:fill="DCDCDC"/>
              </w:rPr>
              <w:t>abs_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5FFE186B" w14:textId="77777777" w:rsidR="008A5E4E" w:rsidRDefault="0065745B">
            <w:pPr>
              <w:pStyle w:val="tdTableStyle-TablestyleSyntax-BodyD-Operands-Body1"/>
            </w:pPr>
            <w:r>
              <w:rPr>
                <w:rStyle w:val="em"/>
              </w:rPr>
              <w:t>dest, src0</w:t>
            </w:r>
          </w:p>
        </w:tc>
      </w:tr>
      <w:tr w:rsidR="008A5E4E" w14:paraId="0703817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0DD5694" w14:textId="77777777" w:rsidR="008A5E4E" w:rsidRDefault="0065745B">
            <w:pPr>
              <w:pStyle w:val="tdTableStyle-TablestyleSyntax-BodyE-Opcodes-Body1"/>
              <w:shd w:val="clear" w:color="auto" w:fill="DCDCDC"/>
            </w:pPr>
            <w:r>
              <w:rPr>
                <w:rStyle w:val="code"/>
                <w:shd w:val="clear" w:color="auto" w:fill="DCDCDC"/>
              </w:rPr>
              <w:t>class_b1_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664F3079" w14:textId="77777777" w:rsidR="008A5E4E" w:rsidRDefault="0065745B">
            <w:pPr>
              <w:pStyle w:val="tdTableStyle-TablestyleSyntax-BodyD-Operands-Body1"/>
            </w:pPr>
            <w:r>
              <w:rPr>
                <w:rStyle w:val="em"/>
              </w:rPr>
              <w:t>dest</w:t>
            </w:r>
            <w:r>
              <w:rPr>
                <w:rStyle w:val="code"/>
              </w:rPr>
              <w:t xml:space="preserve">, </w:t>
            </w:r>
            <w:r>
              <w:rPr>
                <w:rStyle w:val="em"/>
              </w:rPr>
              <w:t>src0</w:t>
            </w:r>
            <w:r>
              <w:rPr>
                <w:rStyle w:val="code"/>
              </w:rPr>
              <w:t xml:space="preserve">, </w:t>
            </w:r>
            <w:r>
              <w:rPr>
                <w:rStyle w:val="em"/>
              </w:rPr>
              <w:t>cond</w:t>
            </w:r>
          </w:p>
        </w:tc>
      </w:tr>
      <w:tr w:rsidR="008A5E4E" w14:paraId="47C0412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C89FD68" w14:textId="77777777" w:rsidR="008A5E4E" w:rsidRDefault="0065745B">
            <w:pPr>
              <w:pStyle w:val="tdTableStyle-TablestyleSyntax-BodyE-Opcodes-Body1"/>
              <w:shd w:val="clear" w:color="auto" w:fill="DCDCDC"/>
            </w:pPr>
            <w:r>
              <w:rPr>
                <w:rStyle w:val="b"/>
                <w:b/>
                <w:bCs/>
                <w:shd w:val="clear" w:color="auto" w:fill="DCDCDC"/>
              </w:rPr>
              <w:t>copysign_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44CB5673" w14:textId="77777777" w:rsidR="008A5E4E" w:rsidRDefault="0065745B">
            <w:pPr>
              <w:pStyle w:val="tdTableStyle-TablestyleSyntax-BodyD-Operands-Body1"/>
            </w:pPr>
            <w:r>
              <w:rPr>
                <w:rStyle w:val="em"/>
              </w:rPr>
              <w:t>dest, src0, src1</w:t>
            </w:r>
          </w:p>
        </w:tc>
      </w:tr>
      <w:tr w:rsidR="008A5E4E" w14:paraId="26273BCF"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59185E3" w14:textId="77777777" w:rsidR="008A5E4E" w:rsidRDefault="0065745B">
            <w:pPr>
              <w:pStyle w:val="tdTableStyle-TablestyleSyntax-BodyB-Opcodes-Body1"/>
              <w:shd w:val="clear" w:color="auto" w:fill="DCDCDC"/>
            </w:pPr>
            <w:r>
              <w:rPr>
                <w:rStyle w:val="b"/>
                <w:b/>
                <w:bCs/>
                <w:shd w:val="clear" w:color="auto" w:fill="DCDCDC"/>
              </w:rPr>
              <w:t>neg_</w:t>
            </w:r>
            <w:r>
              <w:rPr>
                <w:rStyle w:val="em"/>
                <w:shd w:val="clear" w:color="auto" w:fill="DCDCDC"/>
              </w:rPr>
              <w:t>TypeLength</w:t>
            </w:r>
          </w:p>
        </w:tc>
        <w:tc>
          <w:tcPr>
            <w:tcW w:w="0" w:type="auto"/>
            <w:tcMar>
              <w:top w:w="45" w:type="dxa"/>
              <w:left w:w="45" w:type="dxa"/>
              <w:bottom w:w="45" w:type="dxa"/>
              <w:right w:w="45" w:type="dxa"/>
            </w:tcMar>
          </w:tcPr>
          <w:p w14:paraId="2ACA18D4" w14:textId="77777777" w:rsidR="008A5E4E" w:rsidRDefault="0065745B">
            <w:pPr>
              <w:pStyle w:val="tdTableStyle-TablestyleSyntax-BodyA-Operands-Body1"/>
            </w:pPr>
            <w:r>
              <w:rPr>
                <w:rStyle w:val="em"/>
              </w:rPr>
              <w:t>dest, src0</w:t>
            </w:r>
          </w:p>
        </w:tc>
      </w:tr>
    </w:tbl>
    <w:p w14:paraId="4A2E2FEB" w14:textId="77777777" w:rsidR="008A5E4E" w:rsidRDefault="008A5E4E">
      <w:pPr>
        <w:spacing w:after="240"/>
      </w:pPr>
    </w:p>
    <w:p w14:paraId="68F11B4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1274A049"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4B0ECAF"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 xml:space="preserve">)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6FC07BDF" w14:textId="77777777">
        <w:trPr>
          <w:tblCellSpacing w:w="0" w:type="dxa"/>
        </w:trPr>
        <w:tc>
          <w:tcPr>
            <w:tcW w:w="0" w:type="auto"/>
            <w:tcBorders>
              <w:bottom w:val="single" w:sz="6" w:space="0" w:color="000000"/>
            </w:tcBorders>
            <w:tcMar>
              <w:top w:w="45" w:type="dxa"/>
              <w:left w:w="45" w:type="dxa"/>
              <w:bottom w:w="45" w:type="dxa"/>
              <w:right w:w="45" w:type="dxa"/>
            </w:tcMar>
          </w:tcPr>
          <w:p w14:paraId="1F35D887" w14:textId="77777777" w:rsidR="008A5E4E" w:rsidRDefault="0065745B">
            <w:pPr>
              <w:pStyle w:val="tdTableStyle-TablestyleNonAltRows-BodyD-Column-Body1"/>
            </w:pPr>
            <w:r>
              <w:rPr>
                <w:rStyle w:val="em"/>
              </w:rPr>
              <w:t>Type</w:t>
            </w:r>
            <w:r>
              <w:t xml:space="preserve">: </w:t>
            </w:r>
            <w:r>
              <w:rPr>
                <w:rStyle w:val="code"/>
              </w:rPr>
              <w:t>f</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w:t>
            </w:r>
          </w:p>
        </w:tc>
      </w:tr>
      <w:tr w:rsidR="008A5E4E" w14:paraId="7A341F36" w14:textId="77777777">
        <w:trPr>
          <w:tblCellSpacing w:w="0" w:type="dxa"/>
        </w:trPr>
        <w:tc>
          <w:tcPr>
            <w:tcW w:w="0" w:type="auto"/>
            <w:tcMar>
              <w:top w:w="45" w:type="dxa"/>
              <w:left w:w="45" w:type="dxa"/>
              <w:bottom w:w="45" w:type="dxa"/>
              <w:right w:w="45" w:type="dxa"/>
            </w:tcMar>
          </w:tcPr>
          <w:p w14:paraId="465D0921" w14:textId="77777777" w:rsidR="008A5E4E" w:rsidRDefault="0065745B">
            <w:pPr>
              <w:pStyle w:val="tdTableStyle-TablestyleNonAltRows-BodyA-Column-Body1"/>
            </w:pPr>
            <w:r>
              <w:rPr>
                <w:rStyle w:val="em"/>
              </w:rPr>
              <w:t>Length</w:t>
            </w:r>
            <w:r>
              <w:t xml:space="preserve">: 16, 32, and, if the Base profile has not been specified, 64.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and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bl>
    <w:p w14:paraId="3C9E4DDC" w14:textId="77777777" w:rsidR="008A5E4E" w:rsidRDefault="008A5E4E">
      <w:pPr>
        <w:spacing w:after="240"/>
      </w:pPr>
    </w:p>
    <w:p w14:paraId="201DB27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1149B268"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E55166A"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738AB957" w14:textId="77777777">
        <w:trPr>
          <w:tblCellSpacing w:w="0" w:type="dxa"/>
        </w:trPr>
        <w:tc>
          <w:tcPr>
            <w:tcW w:w="0" w:type="auto"/>
            <w:tcBorders>
              <w:bottom w:val="single" w:sz="6" w:space="0" w:color="000000"/>
            </w:tcBorders>
            <w:tcMar>
              <w:top w:w="45" w:type="dxa"/>
              <w:left w:w="45" w:type="dxa"/>
              <w:bottom w:w="45" w:type="dxa"/>
              <w:right w:w="45" w:type="dxa"/>
            </w:tcMar>
          </w:tcPr>
          <w:p w14:paraId="534E07B6" w14:textId="77777777" w:rsidR="008A5E4E" w:rsidRDefault="0065745B">
            <w:pPr>
              <w:pStyle w:val="tdTableStyle-TablestyleNonAltRows-BodyD-Column-Body1"/>
            </w:pPr>
            <w:r>
              <w:rPr>
                <w:rStyle w:val="em"/>
              </w:rPr>
              <w:t>dest</w:t>
            </w:r>
            <w:r>
              <w:t>: Destination register.</w:t>
            </w:r>
          </w:p>
        </w:tc>
      </w:tr>
      <w:tr w:rsidR="008A5E4E" w14:paraId="78861364" w14:textId="77777777">
        <w:trPr>
          <w:tblCellSpacing w:w="0" w:type="dxa"/>
        </w:trPr>
        <w:tc>
          <w:tcPr>
            <w:tcW w:w="0" w:type="auto"/>
            <w:tcBorders>
              <w:bottom w:val="single" w:sz="6" w:space="0" w:color="000000"/>
            </w:tcBorders>
            <w:tcMar>
              <w:top w:w="45" w:type="dxa"/>
              <w:left w:w="45" w:type="dxa"/>
              <w:bottom w:w="45" w:type="dxa"/>
              <w:right w:w="45" w:type="dxa"/>
            </w:tcMar>
          </w:tcPr>
          <w:p w14:paraId="2BF531D9" w14:textId="77777777" w:rsidR="008A5E4E" w:rsidRDefault="0065745B">
            <w:pPr>
              <w:pStyle w:val="tdTableStyle-TablestyleNonAltRows-BodyD-Column-Body1"/>
            </w:pPr>
            <w:r>
              <w:rPr>
                <w:rStyle w:val="em"/>
              </w:rPr>
              <w:t>src0</w:t>
            </w:r>
            <w:r>
              <w:t xml:space="preserve">, </w:t>
            </w:r>
            <w:r>
              <w:rPr>
                <w:rStyle w:val="em"/>
              </w:rPr>
              <w:t>src1</w:t>
            </w:r>
            <w:r>
              <w:t xml:space="preserve">: Sources. Can be a register or immediate value. </w:t>
            </w:r>
          </w:p>
        </w:tc>
      </w:tr>
      <w:tr w:rsidR="008A5E4E" w14:paraId="65A0CE7E" w14:textId="77777777">
        <w:trPr>
          <w:tblCellSpacing w:w="0" w:type="dxa"/>
        </w:trPr>
        <w:tc>
          <w:tcPr>
            <w:tcW w:w="0" w:type="auto"/>
            <w:tcMar>
              <w:top w:w="45" w:type="dxa"/>
              <w:left w:w="45" w:type="dxa"/>
              <w:bottom w:w="45" w:type="dxa"/>
              <w:right w:w="45" w:type="dxa"/>
            </w:tcMar>
          </w:tcPr>
          <w:p w14:paraId="4AA2E10F" w14:textId="77777777" w:rsidR="008A5E4E" w:rsidRDefault="0065745B" w:rsidP="00613D2A">
            <w:pPr>
              <w:pStyle w:val="p3"/>
            </w:pPr>
            <w:r>
              <w:rPr>
                <w:rStyle w:val="em"/>
              </w:rPr>
              <w:t>cond</w:t>
            </w:r>
            <w:r>
              <w:t xml:space="preserve">: Source bit set specifying the conditions being tested. Must be a register or immediate value of compound type </w:t>
            </w:r>
            <w:r>
              <w:rPr>
                <w:rStyle w:val="code"/>
              </w:rPr>
              <w:t>u32</w:t>
            </w:r>
            <w:r>
              <w:t xml:space="preserve">. See </w:t>
            </w:r>
            <w:r>
              <w:rPr>
                <w:rStyle w:val="xref"/>
              </w:rPr>
              <w:t>Table 5–18 (</w:t>
            </w:r>
            <w:r w:rsidR="009A76EE" w:rsidRPr="008A5E4E">
              <w:fldChar w:fldCharType="begin"/>
            </w:r>
            <w:r w:rsidR="008A5E4E">
              <w:instrText xml:space="preserve"> PAGEREF -1373081727 \p \h  \* MERGEFORMAT </w:instrText>
            </w:r>
            <w:r w:rsidR="009A76EE" w:rsidRPr="008A5E4E">
              <w:fldChar w:fldCharType="separate"/>
            </w:r>
            <w:r w:rsidR="00533AF0" w:rsidRPr="00533AF0">
              <w:rPr>
                <w:rStyle w:val="xref"/>
                <w:noProof/>
              </w:rPr>
              <w:t>on</w:t>
            </w:r>
            <w:r w:rsidR="00533AF0">
              <w:rPr>
                <w:noProof/>
              </w:rPr>
              <w:t xml:space="preserve"> page 133</w:t>
            </w:r>
            <w:r w:rsidR="009A76EE" w:rsidRPr="008A5E4E">
              <w:rPr>
                <w:rStyle w:val="xref"/>
              </w:rPr>
              <w:fldChar w:fldCharType="end"/>
            </w:r>
            <w:r>
              <w:rPr>
                <w:rStyle w:val="xref"/>
              </w:rPr>
              <w:t>)</w:t>
            </w:r>
            <w:r>
              <w:t xml:space="preserve">. </w:t>
            </w:r>
          </w:p>
        </w:tc>
      </w:tr>
    </w:tbl>
    <w:p w14:paraId="651EB401" w14:textId="77777777" w:rsidR="008A5E4E" w:rsidRDefault="008A5E4E">
      <w:pPr>
        <w:spacing w:after="240"/>
      </w:pPr>
    </w:p>
    <w:p w14:paraId="65EC6A58" w14:textId="77777777" w:rsidR="008A5E4E" w:rsidRDefault="0065745B">
      <w:pPr>
        <w:pStyle w:val="pTableTitle"/>
      </w:pPr>
      <w:bookmarkStart w:id="518" w:name="_ListOf110"/>
      <w:bookmarkStart w:id="519" w:name="-1373081727"/>
      <w:r>
        <w:t>Table 5–18 Class Operation Source Operand Condition Bits</w:t>
      </w:r>
    </w:p>
    <w:bookmarkEnd w:id="518"/>
    <w:bookmarkEnd w:id="519"/>
    <w:p w14:paraId="39B8A5F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85"/>
        <w:gridCol w:w="835"/>
      </w:tblGrid>
      <w:tr w:rsidR="008A5E4E" w14:paraId="12A80590"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BC388BC" w14:textId="77777777" w:rsidR="008A5E4E" w:rsidRDefault="0065745B">
            <w:pPr>
              <w:pStyle w:val="thTableStyle-TablestyleNonAltRows-HeadE-Column-Header1"/>
              <w:shd w:val="clear" w:color="auto" w:fill="D3D3D3"/>
            </w:pPr>
            <w:r>
              <w:rPr>
                <w:shd w:val="clear" w:color="auto" w:fill="D3D3D3"/>
              </w:rPr>
              <w:t>Condition being tested</w:t>
            </w:r>
          </w:p>
        </w:tc>
        <w:tc>
          <w:tcPr>
            <w:tcW w:w="0" w:type="auto"/>
            <w:tcBorders>
              <w:bottom w:val="double" w:sz="3" w:space="0" w:color="000000"/>
            </w:tcBorders>
            <w:shd w:val="clear" w:color="auto" w:fill="D3D3D3"/>
            <w:tcMar>
              <w:top w:w="45" w:type="dxa"/>
              <w:left w:w="45" w:type="dxa"/>
              <w:bottom w:w="45" w:type="dxa"/>
              <w:right w:w="45" w:type="dxa"/>
            </w:tcMar>
          </w:tcPr>
          <w:p w14:paraId="1761813F" w14:textId="77777777" w:rsidR="008A5E4E" w:rsidRDefault="0065745B">
            <w:pPr>
              <w:pStyle w:val="thTableStyle-TablestyleNonAltRows-HeadD-Column-Header1"/>
              <w:shd w:val="clear" w:color="auto" w:fill="D3D3D3"/>
            </w:pPr>
            <w:r>
              <w:rPr>
                <w:shd w:val="clear" w:color="auto" w:fill="D3D3D3"/>
              </w:rPr>
              <w:t>Bit value</w:t>
            </w:r>
          </w:p>
        </w:tc>
      </w:tr>
      <w:tr w:rsidR="008A5E4E" w14:paraId="28DE75C6"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2EA1737" w14:textId="77777777" w:rsidR="008A5E4E" w:rsidRDefault="0065745B">
            <w:pPr>
              <w:pStyle w:val="tdTableStyle-TablestyleNonAltRows-BodyE-Column-Body1"/>
            </w:pPr>
            <w:r>
              <w:lastRenderedPageBreak/>
              <w:t>Signaling NaN</w:t>
            </w:r>
          </w:p>
        </w:tc>
        <w:tc>
          <w:tcPr>
            <w:tcW w:w="0" w:type="auto"/>
            <w:tcBorders>
              <w:bottom w:val="single" w:sz="6" w:space="0" w:color="000000"/>
            </w:tcBorders>
            <w:tcMar>
              <w:top w:w="45" w:type="dxa"/>
              <w:left w:w="45" w:type="dxa"/>
              <w:bottom w:w="45" w:type="dxa"/>
              <w:right w:w="45" w:type="dxa"/>
            </w:tcMar>
          </w:tcPr>
          <w:p w14:paraId="798971C4" w14:textId="77777777" w:rsidR="008A5E4E" w:rsidRDefault="0065745B">
            <w:pPr>
              <w:pStyle w:val="tdTableStyle-TablestyleNonAltRows-BodyD-Column-Body1"/>
            </w:pPr>
            <w:r>
              <w:t>0x001</w:t>
            </w:r>
          </w:p>
        </w:tc>
      </w:tr>
      <w:tr w:rsidR="008A5E4E" w14:paraId="3D31C321"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7958F349" w14:textId="77777777" w:rsidR="008A5E4E" w:rsidRDefault="0065745B">
            <w:pPr>
              <w:pStyle w:val="tdTableStyle-TablestyleNonAltRows-BodyE-Column-Body1"/>
            </w:pPr>
            <w:r>
              <w:t>Quiet NaN</w:t>
            </w:r>
          </w:p>
        </w:tc>
        <w:tc>
          <w:tcPr>
            <w:tcW w:w="0" w:type="auto"/>
            <w:tcBorders>
              <w:bottom w:val="single" w:sz="6" w:space="0" w:color="000000"/>
            </w:tcBorders>
            <w:tcMar>
              <w:top w:w="45" w:type="dxa"/>
              <w:left w:w="45" w:type="dxa"/>
              <w:bottom w:w="45" w:type="dxa"/>
              <w:right w:w="45" w:type="dxa"/>
            </w:tcMar>
          </w:tcPr>
          <w:p w14:paraId="647A26DC" w14:textId="77777777" w:rsidR="008A5E4E" w:rsidRDefault="0065745B">
            <w:pPr>
              <w:pStyle w:val="tdTableStyle-TablestyleNonAltRows-BodyD-Column-Body1"/>
            </w:pPr>
            <w:r>
              <w:t>0x002</w:t>
            </w:r>
          </w:p>
        </w:tc>
      </w:tr>
      <w:tr w:rsidR="008A5E4E" w14:paraId="3362921E"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39179078" w14:textId="77777777" w:rsidR="008A5E4E" w:rsidRDefault="0065745B">
            <w:pPr>
              <w:pStyle w:val="tdTableStyle-TablestyleNonAltRows-BodyE-Column-Body1"/>
            </w:pPr>
            <w:r>
              <w:t>Negative infinity</w:t>
            </w:r>
          </w:p>
        </w:tc>
        <w:tc>
          <w:tcPr>
            <w:tcW w:w="0" w:type="auto"/>
            <w:tcBorders>
              <w:bottom w:val="single" w:sz="6" w:space="0" w:color="000000"/>
            </w:tcBorders>
            <w:tcMar>
              <w:top w:w="45" w:type="dxa"/>
              <w:left w:w="45" w:type="dxa"/>
              <w:bottom w:w="45" w:type="dxa"/>
              <w:right w:w="45" w:type="dxa"/>
            </w:tcMar>
          </w:tcPr>
          <w:p w14:paraId="580E305F" w14:textId="77777777" w:rsidR="008A5E4E" w:rsidRDefault="0065745B">
            <w:pPr>
              <w:pStyle w:val="tdTableStyle-TablestyleNonAltRows-BodyD-Column-Body1"/>
            </w:pPr>
            <w:r>
              <w:t>0x004</w:t>
            </w:r>
          </w:p>
        </w:tc>
      </w:tr>
      <w:tr w:rsidR="008A5E4E" w14:paraId="4A0B5B31"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78C4810" w14:textId="77777777" w:rsidR="008A5E4E" w:rsidRDefault="0065745B">
            <w:pPr>
              <w:pStyle w:val="tdTableStyle-TablestyleNonAltRows-BodyE-Column-Body1"/>
            </w:pPr>
            <w:r>
              <w:t>Negative normal</w:t>
            </w:r>
          </w:p>
        </w:tc>
        <w:tc>
          <w:tcPr>
            <w:tcW w:w="0" w:type="auto"/>
            <w:tcBorders>
              <w:bottom w:val="single" w:sz="6" w:space="0" w:color="000000"/>
            </w:tcBorders>
            <w:tcMar>
              <w:top w:w="45" w:type="dxa"/>
              <w:left w:w="45" w:type="dxa"/>
              <w:bottom w:w="45" w:type="dxa"/>
              <w:right w:w="45" w:type="dxa"/>
            </w:tcMar>
          </w:tcPr>
          <w:p w14:paraId="0BB56C60" w14:textId="77777777" w:rsidR="008A5E4E" w:rsidRDefault="0065745B">
            <w:pPr>
              <w:pStyle w:val="tdTableStyle-TablestyleNonAltRows-BodyD-Column-Body1"/>
            </w:pPr>
            <w:r>
              <w:t>0x008</w:t>
            </w:r>
          </w:p>
        </w:tc>
      </w:tr>
      <w:tr w:rsidR="008A5E4E" w14:paraId="3E171F49"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30B6491C" w14:textId="77777777" w:rsidR="008A5E4E" w:rsidRDefault="0065745B">
            <w:pPr>
              <w:pStyle w:val="tdTableStyle-TablestyleNonAltRows-BodyE-Column-Body1"/>
            </w:pPr>
            <w:r>
              <w:t>Negative subnormal</w:t>
            </w:r>
          </w:p>
        </w:tc>
        <w:tc>
          <w:tcPr>
            <w:tcW w:w="0" w:type="auto"/>
            <w:tcBorders>
              <w:bottom w:val="single" w:sz="6" w:space="0" w:color="000000"/>
            </w:tcBorders>
            <w:tcMar>
              <w:top w:w="45" w:type="dxa"/>
              <w:left w:w="45" w:type="dxa"/>
              <w:bottom w:w="45" w:type="dxa"/>
              <w:right w:w="45" w:type="dxa"/>
            </w:tcMar>
          </w:tcPr>
          <w:p w14:paraId="5C1F76A2" w14:textId="77777777" w:rsidR="008A5E4E" w:rsidRDefault="0065745B">
            <w:pPr>
              <w:pStyle w:val="tdTableStyle-TablestyleNonAltRows-BodyD-Column-Body1"/>
            </w:pPr>
            <w:r>
              <w:t>0x010</w:t>
            </w:r>
          </w:p>
        </w:tc>
      </w:tr>
      <w:tr w:rsidR="008A5E4E" w14:paraId="5629C542"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81805B8" w14:textId="77777777" w:rsidR="008A5E4E" w:rsidRDefault="0065745B">
            <w:pPr>
              <w:pStyle w:val="tdTableStyle-TablestyleNonAltRows-BodyE-Column-Body1"/>
            </w:pPr>
            <w:r>
              <w:t>Negative zero</w:t>
            </w:r>
          </w:p>
        </w:tc>
        <w:tc>
          <w:tcPr>
            <w:tcW w:w="0" w:type="auto"/>
            <w:tcBorders>
              <w:bottom w:val="single" w:sz="6" w:space="0" w:color="000000"/>
            </w:tcBorders>
            <w:tcMar>
              <w:top w:w="45" w:type="dxa"/>
              <w:left w:w="45" w:type="dxa"/>
              <w:bottom w:w="45" w:type="dxa"/>
              <w:right w:w="45" w:type="dxa"/>
            </w:tcMar>
          </w:tcPr>
          <w:p w14:paraId="6CA02148" w14:textId="77777777" w:rsidR="008A5E4E" w:rsidRDefault="0065745B">
            <w:pPr>
              <w:pStyle w:val="tdTableStyle-TablestyleNonAltRows-BodyD-Column-Body1"/>
            </w:pPr>
            <w:r>
              <w:t>0x020</w:t>
            </w:r>
          </w:p>
        </w:tc>
      </w:tr>
      <w:tr w:rsidR="008A5E4E" w14:paraId="5B7FA49C"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B8169CB" w14:textId="77777777" w:rsidR="008A5E4E" w:rsidRDefault="0065745B">
            <w:pPr>
              <w:pStyle w:val="tdTableStyle-TablestyleNonAltRows-BodyE-Column-Body1"/>
            </w:pPr>
            <w:r>
              <w:t>Positive zero</w:t>
            </w:r>
          </w:p>
        </w:tc>
        <w:tc>
          <w:tcPr>
            <w:tcW w:w="0" w:type="auto"/>
            <w:tcBorders>
              <w:bottom w:val="single" w:sz="6" w:space="0" w:color="000000"/>
            </w:tcBorders>
            <w:tcMar>
              <w:top w:w="45" w:type="dxa"/>
              <w:left w:w="45" w:type="dxa"/>
              <w:bottom w:w="45" w:type="dxa"/>
              <w:right w:w="45" w:type="dxa"/>
            </w:tcMar>
          </w:tcPr>
          <w:p w14:paraId="4EC44B0A" w14:textId="77777777" w:rsidR="008A5E4E" w:rsidRDefault="0065745B">
            <w:pPr>
              <w:pStyle w:val="tdTableStyle-TablestyleNonAltRows-BodyD-Column-Body1"/>
            </w:pPr>
            <w:r>
              <w:t>0x040</w:t>
            </w:r>
          </w:p>
        </w:tc>
      </w:tr>
      <w:tr w:rsidR="008A5E4E" w14:paraId="3CCF7ED0"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4ADAD6AE" w14:textId="77777777" w:rsidR="008A5E4E" w:rsidRDefault="0065745B">
            <w:pPr>
              <w:pStyle w:val="tdTableStyle-TablestyleNonAltRows-BodyE-Column-Body1"/>
            </w:pPr>
            <w:r>
              <w:t>Positive subnormal</w:t>
            </w:r>
          </w:p>
        </w:tc>
        <w:tc>
          <w:tcPr>
            <w:tcW w:w="0" w:type="auto"/>
            <w:tcBorders>
              <w:bottom w:val="single" w:sz="6" w:space="0" w:color="000000"/>
            </w:tcBorders>
            <w:tcMar>
              <w:top w:w="45" w:type="dxa"/>
              <w:left w:w="45" w:type="dxa"/>
              <w:bottom w:w="45" w:type="dxa"/>
              <w:right w:w="45" w:type="dxa"/>
            </w:tcMar>
          </w:tcPr>
          <w:p w14:paraId="486A9B2A" w14:textId="77777777" w:rsidR="008A5E4E" w:rsidRDefault="0065745B">
            <w:pPr>
              <w:pStyle w:val="tdTableStyle-TablestyleNonAltRows-BodyD-Column-Body1"/>
            </w:pPr>
            <w:r>
              <w:t>0x080</w:t>
            </w:r>
          </w:p>
        </w:tc>
      </w:tr>
      <w:tr w:rsidR="008A5E4E" w14:paraId="4D29D515"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7F40C242" w14:textId="77777777" w:rsidR="008A5E4E" w:rsidRDefault="0065745B">
            <w:pPr>
              <w:pStyle w:val="tdTableStyle-TablestyleNonAltRows-BodyE-Column-Body1"/>
            </w:pPr>
            <w:r>
              <w:t>Positive normal</w:t>
            </w:r>
          </w:p>
        </w:tc>
        <w:tc>
          <w:tcPr>
            <w:tcW w:w="0" w:type="auto"/>
            <w:tcBorders>
              <w:bottom w:val="single" w:sz="6" w:space="0" w:color="000000"/>
            </w:tcBorders>
            <w:tcMar>
              <w:top w:w="45" w:type="dxa"/>
              <w:left w:w="45" w:type="dxa"/>
              <w:bottom w:w="45" w:type="dxa"/>
              <w:right w:w="45" w:type="dxa"/>
            </w:tcMar>
          </w:tcPr>
          <w:p w14:paraId="72694FDD" w14:textId="77777777" w:rsidR="008A5E4E" w:rsidRDefault="0065745B">
            <w:pPr>
              <w:pStyle w:val="tdTableStyle-TablestyleNonAltRows-BodyD-Column-Body1"/>
            </w:pPr>
            <w:r>
              <w:t>0x100</w:t>
            </w:r>
          </w:p>
        </w:tc>
      </w:tr>
      <w:tr w:rsidR="008A5E4E" w14:paraId="16446EAB" w14:textId="77777777">
        <w:trPr>
          <w:tblCellSpacing w:w="0" w:type="dxa"/>
        </w:trPr>
        <w:tc>
          <w:tcPr>
            <w:tcW w:w="0" w:type="auto"/>
            <w:tcBorders>
              <w:right w:val="single" w:sz="6" w:space="0" w:color="000000"/>
            </w:tcBorders>
            <w:tcMar>
              <w:top w:w="45" w:type="dxa"/>
              <w:left w:w="45" w:type="dxa"/>
              <w:bottom w:w="45" w:type="dxa"/>
              <w:right w:w="45" w:type="dxa"/>
            </w:tcMar>
          </w:tcPr>
          <w:p w14:paraId="58E073F3" w14:textId="77777777" w:rsidR="008A5E4E" w:rsidRDefault="0065745B">
            <w:pPr>
              <w:pStyle w:val="tdTableStyle-TablestyleNonAltRows-BodyB-Column-Body1"/>
            </w:pPr>
            <w:r>
              <w:t>Positive infinity</w:t>
            </w:r>
          </w:p>
        </w:tc>
        <w:tc>
          <w:tcPr>
            <w:tcW w:w="0" w:type="auto"/>
            <w:tcMar>
              <w:top w:w="45" w:type="dxa"/>
              <w:left w:w="45" w:type="dxa"/>
              <w:bottom w:w="45" w:type="dxa"/>
              <w:right w:w="45" w:type="dxa"/>
            </w:tcMar>
          </w:tcPr>
          <w:p w14:paraId="35CD0BA4" w14:textId="77777777" w:rsidR="008A5E4E" w:rsidRDefault="0065745B">
            <w:pPr>
              <w:pStyle w:val="tdTableStyle-TablestyleNonAltRows-BodyA-Column-Body1"/>
            </w:pPr>
            <w:r>
              <w:t>0x200</w:t>
            </w:r>
          </w:p>
        </w:tc>
      </w:tr>
    </w:tbl>
    <w:p w14:paraId="5A5652A9" w14:textId="77777777" w:rsidR="008A5E4E" w:rsidRDefault="008A5E4E">
      <w:pPr>
        <w:spacing w:after="240"/>
      </w:pPr>
    </w:p>
    <w:p w14:paraId="3CAE149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67891C1F"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D5957C5"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74A0F332" w14:textId="77777777">
        <w:trPr>
          <w:tblCellSpacing w:w="0" w:type="dxa"/>
        </w:trPr>
        <w:tc>
          <w:tcPr>
            <w:tcW w:w="0" w:type="auto"/>
            <w:tcMar>
              <w:top w:w="45" w:type="dxa"/>
              <w:left w:w="45" w:type="dxa"/>
              <w:bottom w:w="45" w:type="dxa"/>
              <w:right w:w="45" w:type="dxa"/>
            </w:tcMar>
          </w:tcPr>
          <w:p w14:paraId="1208BF56" w14:textId="77777777" w:rsidR="008A5E4E" w:rsidRDefault="0065745B">
            <w:pPr>
              <w:pStyle w:val="tdTableStyle-TablestyleNonAltRows-BodyA-Column-Body1"/>
            </w:pPr>
            <w:r>
              <w:t xml:space="preserve">No exceptions are allowed. </w:t>
            </w:r>
          </w:p>
        </w:tc>
      </w:tr>
    </w:tbl>
    <w:p w14:paraId="5D9EC4C4" w14:textId="77777777" w:rsidR="008A5E4E" w:rsidRDefault="008A5E4E">
      <w:pPr>
        <w:spacing w:after="240"/>
      </w:pPr>
    </w:p>
    <w:p w14:paraId="2EEF79EE" w14:textId="77777777" w:rsidR="008A5E4E" w:rsidRDefault="0065745B">
      <w:pPr>
        <w:pStyle w:val="pTableTitle"/>
      </w:pPr>
      <w:bookmarkStart w:id="520" w:name="_ListOf111"/>
      <w:r>
        <w:t>Table 5–19 Syntax for Packed Versions of Floating-Point Bit Operations</w:t>
      </w:r>
    </w:p>
    <w:bookmarkEnd w:id="520"/>
    <w:p w14:paraId="34257A6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297"/>
        <w:gridCol w:w="1073"/>
      </w:tblGrid>
      <w:tr w:rsidR="008A5E4E" w14:paraId="699C7525"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1CD66EB5"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6961D7B0" w14:textId="77777777" w:rsidR="008A5E4E" w:rsidRDefault="0065745B">
            <w:pPr>
              <w:pStyle w:val="thTableStyle-TablestyleSyntax-HeadD-Operands-Header1"/>
              <w:shd w:val="clear" w:color="auto" w:fill="D3D3D3"/>
            </w:pPr>
            <w:r>
              <w:rPr>
                <w:shd w:val="clear" w:color="auto" w:fill="D3D3D3"/>
              </w:rPr>
              <w:t>Operands</w:t>
            </w:r>
          </w:p>
        </w:tc>
      </w:tr>
      <w:tr w:rsidR="008A5E4E" w14:paraId="4D42B31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246F019" w14:textId="77777777" w:rsidR="008A5E4E" w:rsidRDefault="0065745B">
            <w:pPr>
              <w:pStyle w:val="tdTableStyle-TablestyleSyntax-BodyE-Opcodes-Body1"/>
              <w:shd w:val="clear" w:color="auto" w:fill="DCDCDC"/>
            </w:pPr>
            <w:r>
              <w:rPr>
                <w:rStyle w:val="b"/>
                <w:b/>
                <w:bCs/>
                <w:shd w:val="clear" w:color="auto" w:fill="DCDCDC"/>
              </w:rPr>
              <w:t>abs</w:t>
            </w:r>
            <w:r>
              <w:rPr>
                <w:rStyle w:val="code"/>
                <w:shd w:val="clear" w:color="auto" w:fill="DCDCDC"/>
              </w:rPr>
              <w:t>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6675B8E2" w14:textId="77777777" w:rsidR="008A5E4E" w:rsidRDefault="0065745B">
            <w:pPr>
              <w:pStyle w:val="tdTableStyle-TablestyleSyntax-BodyD-Operands-Body1"/>
            </w:pPr>
            <w:r>
              <w:rPr>
                <w:rStyle w:val="em"/>
              </w:rPr>
              <w:t>dest, src0</w:t>
            </w:r>
          </w:p>
        </w:tc>
      </w:tr>
      <w:tr w:rsidR="008A5E4E" w14:paraId="5360426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2DD0592" w14:textId="77777777" w:rsidR="008A5E4E" w:rsidRDefault="0065745B">
            <w:pPr>
              <w:pStyle w:val="tdTableStyle-TablestyleSyntax-BodyE-Opcodes-Body1"/>
              <w:shd w:val="clear" w:color="auto" w:fill="DCDCDC"/>
            </w:pPr>
            <w:r>
              <w:rPr>
                <w:rStyle w:val="b"/>
                <w:b/>
                <w:bCs/>
                <w:shd w:val="clear" w:color="auto" w:fill="DCDCDC"/>
              </w:rPr>
              <w:t>copysign_</w:t>
            </w:r>
            <w:r>
              <w:rPr>
                <w:rStyle w:val="em"/>
                <w:shd w:val="clear" w:color="auto" w:fill="DCDCDC"/>
              </w:rPr>
              <w:t>Control_TypeLength</w:t>
            </w:r>
          </w:p>
        </w:tc>
        <w:tc>
          <w:tcPr>
            <w:tcW w:w="0" w:type="auto"/>
            <w:tcBorders>
              <w:bottom w:val="single" w:sz="6" w:space="0" w:color="000000"/>
            </w:tcBorders>
            <w:tcMar>
              <w:top w:w="45" w:type="dxa"/>
              <w:left w:w="45" w:type="dxa"/>
              <w:bottom w:w="45" w:type="dxa"/>
              <w:right w:w="45" w:type="dxa"/>
            </w:tcMar>
          </w:tcPr>
          <w:p w14:paraId="442B7CD1" w14:textId="77777777" w:rsidR="008A5E4E" w:rsidRDefault="0065745B">
            <w:pPr>
              <w:pStyle w:val="tdTableStyle-TablestyleSyntax-BodyD-Operands-Body1"/>
            </w:pPr>
            <w:r>
              <w:rPr>
                <w:rStyle w:val="em"/>
              </w:rPr>
              <w:t>dest, src0, src1</w:t>
            </w:r>
          </w:p>
        </w:tc>
      </w:tr>
      <w:tr w:rsidR="008A5E4E" w14:paraId="1D7FEF39"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2EE05983" w14:textId="77777777" w:rsidR="008A5E4E" w:rsidRDefault="0065745B">
            <w:pPr>
              <w:pStyle w:val="tdTableStyle-TablestyleSyntax-BodyB-Opcodes-Body1"/>
              <w:shd w:val="clear" w:color="auto" w:fill="DCDCDC"/>
            </w:pPr>
            <w:r>
              <w:rPr>
                <w:rStyle w:val="b"/>
                <w:b/>
                <w:bCs/>
                <w:shd w:val="clear" w:color="auto" w:fill="DCDCDC"/>
              </w:rPr>
              <w:t>neg</w:t>
            </w:r>
            <w:r>
              <w:rPr>
                <w:rStyle w:val="code"/>
                <w:shd w:val="clear" w:color="auto" w:fill="DCDCDC"/>
              </w:rPr>
              <w:t>_</w:t>
            </w:r>
            <w:r>
              <w:rPr>
                <w:rStyle w:val="em"/>
                <w:shd w:val="clear" w:color="auto" w:fill="DCDCDC"/>
              </w:rPr>
              <w:t>Control_TypeLength</w:t>
            </w:r>
          </w:p>
        </w:tc>
        <w:tc>
          <w:tcPr>
            <w:tcW w:w="0" w:type="auto"/>
            <w:tcMar>
              <w:top w:w="45" w:type="dxa"/>
              <w:left w:w="45" w:type="dxa"/>
              <w:bottom w:w="45" w:type="dxa"/>
              <w:right w:w="45" w:type="dxa"/>
            </w:tcMar>
          </w:tcPr>
          <w:p w14:paraId="6FD6C63C" w14:textId="77777777" w:rsidR="008A5E4E" w:rsidRDefault="0065745B">
            <w:pPr>
              <w:pStyle w:val="tdTableStyle-TablestyleSyntax-BodyA-Operands-Body1"/>
            </w:pPr>
            <w:r>
              <w:rPr>
                <w:rStyle w:val="em"/>
              </w:rPr>
              <w:t>dest</w:t>
            </w:r>
            <w:r>
              <w:rPr>
                <w:rStyle w:val="code"/>
              </w:rPr>
              <w:t xml:space="preserve">, </w:t>
            </w:r>
            <w:r>
              <w:rPr>
                <w:rStyle w:val="em"/>
              </w:rPr>
              <w:t>src0</w:t>
            </w:r>
          </w:p>
        </w:tc>
      </w:tr>
    </w:tbl>
    <w:p w14:paraId="50092843" w14:textId="77777777" w:rsidR="008A5E4E" w:rsidRDefault="008A5E4E">
      <w:pPr>
        <w:spacing w:after="240"/>
      </w:pPr>
    </w:p>
    <w:p w14:paraId="0A5A61E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5154C7F8"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86B241A"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24582394" w14:textId="77777777">
        <w:trPr>
          <w:tblCellSpacing w:w="0" w:type="dxa"/>
        </w:trPr>
        <w:tc>
          <w:tcPr>
            <w:tcW w:w="0" w:type="auto"/>
            <w:tcBorders>
              <w:bottom w:val="single" w:sz="6" w:space="0" w:color="000000"/>
            </w:tcBorders>
            <w:tcMar>
              <w:top w:w="45" w:type="dxa"/>
              <w:left w:w="45" w:type="dxa"/>
              <w:bottom w:w="45" w:type="dxa"/>
              <w:right w:w="45" w:type="dxa"/>
            </w:tcMar>
          </w:tcPr>
          <w:p w14:paraId="3C885CB8" w14:textId="77777777" w:rsidR="008A5E4E" w:rsidRDefault="0065745B">
            <w:pPr>
              <w:pStyle w:val="p3"/>
            </w:pPr>
            <w:r>
              <w:rPr>
                <w:rStyle w:val="em"/>
              </w:rPr>
              <w:t>Control</w:t>
            </w:r>
            <w:r>
              <w:t xml:space="preserve"> for </w:t>
            </w:r>
            <w:r>
              <w:rPr>
                <w:rStyle w:val="code"/>
              </w:rPr>
              <w:t>abs</w:t>
            </w:r>
            <w:r>
              <w:t xml:space="preserve">, and </w:t>
            </w:r>
            <w:r>
              <w:rPr>
                <w:rStyle w:val="code"/>
              </w:rPr>
              <w:t>neg</w:t>
            </w:r>
            <w:r>
              <w:t xml:space="preserve">: </w:t>
            </w:r>
            <w:r>
              <w:rPr>
                <w:rStyle w:val="code"/>
              </w:rPr>
              <w:t>p</w:t>
            </w:r>
            <w:r>
              <w:t xml:space="preserve"> or </w:t>
            </w:r>
            <w:r>
              <w:rPr>
                <w:rStyle w:val="code"/>
              </w:rPr>
              <w:t>s</w:t>
            </w:r>
            <w:r>
              <w:t xml:space="preserve">. </w:t>
            </w:r>
          </w:p>
          <w:p w14:paraId="5659E0B3" w14:textId="77777777" w:rsidR="008A5E4E" w:rsidRDefault="0065745B">
            <w:pPr>
              <w:pStyle w:val="p3"/>
            </w:pPr>
            <w:r>
              <w:rPr>
                <w:rStyle w:val="em"/>
              </w:rPr>
              <w:t>Control</w:t>
            </w:r>
            <w:r>
              <w:t xml:space="preserve"> for </w:t>
            </w:r>
            <w:r>
              <w:rPr>
                <w:rStyle w:val="code"/>
              </w:rPr>
              <w:t>copysign</w:t>
            </w:r>
            <w:r>
              <w:t xml:space="preserve">: </w:t>
            </w:r>
            <w:r>
              <w:rPr>
                <w:rStyle w:val="code"/>
              </w:rPr>
              <w:t>pp</w:t>
            </w:r>
            <w:r>
              <w:t xml:space="preserve">, </w:t>
            </w:r>
            <w:r>
              <w:rPr>
                <w:rStyle w:val="code"/>
              </w:rPr>
              <w:t>ps</w:t>
            </w:r>
            <w:r>
              <w:t xml:space="preserve">, </w:t>
            </w:r>
            <w:r>
              <w:rPr>
                <w:rStyle w:val="code"/>
              </w:rPr>
              <w:t>sp</w:t>
            </w:r>
            <w:r>
              <w:t xml:space="preserve">, or </w:t>
            </w:r>
            <w:r>
              <w:rPr>
                <w:rStyle w:val="code"/>
              </w:rPr>
              <w:t>ss</w:t>
            </w:r>
            <w:r>
              <w:t xml:space="preserve">. </w:t>
            </w:r>
          </w:p>
          <w:p w14:paraId="510E1568" w14:textId="77777777" w:rsidR="008A5E4E" w:rsidRDefault="0065745B">
            <w:pPr>
              <w:pStyle w:val="p3"/>
            </w:pPr>
            <w:r>
              <w:t xml:space="preserve">See </w:t>
            </w:r>
            <w:r>
              <w:rPr>
                <w:rStyle w:val="xref"/>
              </w:rPr>
              <w:t>4.14. Packing Controls for Packed Data (</w:t>
            </w:r>
            <w:r w:rsidR="009A76EE" w:rsidRPr="008A5E4E">
              <w:fldChar w:fldCharType="begin"/>
            </w:r>
            <w:r w:rsidR="008A5E4E">
              <w:instrText xml:space="preserve"> PAGEREF _Ref1794149818 \p \h  \* MERGEFORMAT </w:instrText>
            </w:r>
            <w:r w:rsidR="009A76EE" w:rsidRPr="008A5E4E">
              <w:fldChar w:fldCharType="separate"/>
            </w:r>
            <w:r w:rsidR="00533AF0" w:rsidRPr="00533AF0">
              <w:rPr>
                <w:rStyle w:val="xref"/>
                <w:noProof/>
              </w:rPr>
              <w:t>on</w:t>
            </w:r>
            <w:r w:rsidR="00533AF0">
              <w:rPr>
                <w:noProof/>
              </w:rPr>
              <w:t xml:space="preserve"> page 81</w:t>
            </w:r>
            <w:r w:rsidR="009A76EE" w:rsidRPr="008A5E4E">
              <w:rPr>
                <w:rStyle w:val="xref"/>
              </w:rPr>
              <w:fldChar w:fldCharType="end"/>
            </w:r>
            <w:r>
              <w:rPr>
                <w:rStyle w:val="xref"/>
              </w:rPr>
              <w:t>)</w:t>
            </w:r>
            <w:r>
              <w:t>.</w:t>
            </w:r>
          </w:p>
        </w:tc>
      </w:tr>
      <w:tr w:rsidR="008A5E4E" w14:paraId="6076A30D" w14:textId="77777777">
        <w:trPr>
          <w:tblCellSpacing w:w="0" w:type="dxa"/>
        </w:trPr>
        <w:tc>
          <w:tcPr>
            <w:tcW w:w="0" w:type="auto"/>
            <w:tcMar>
              <w:top w:w="45" w:type="dxa"/>
              <w:left w:w="45" w:type="dxa"/>
              <w:bottom w:w="45" w:type="dxa"/>
              <w:right w:w="45" w:type="dxa"/>
            </w:tcMar>
          </w:tcPr>
          <w:p w14:paraId="6459B4B6" w14:textId="77777777" w:rsidR="008A5E4E" w:rsidRDefault="0065745B">
            <w:pPr>
              <w:pStyle w:val="p3"/>
            </w:pPr>
            <w:r>
              <w:rPr>
                <w:rStyle w:val="em"/>
              </w:rPr>
              <w:t>TypeLength</w:t>
            </w:r>
            <w:r>
              <w:t xml:space="preserve">: </w:t>
            </w:r>
            <w:r>
              <w:rPr>
                <w:rStyle w:val="code"/>
              </w:rPr>
              <w:t>f16x2</w:t>
            </w:r>
            <w:r>
              <w:t xml:space="preserve">, </w:t>
            </w:r>
            <w:r>
              <w:rPr>
                <w:rStyle w:val="code"/>
              </w:rPr>
              <w:t>f16x4</w:t>
            </w:r>
            <w:r>
              <w:t xml:space="preserve">, </w:t>
            </w:r>
            <w:r>
              <w:rPr>
                <w:rStyle w:val="code"/>
              </w:rPr>
              <w:t>f16x8</w:t>
            </w:r>
            <w:r>
              <w:t xml:space="preserve">, </w:t>
            </w:r>
            <w:r>
              <w:rPr>
                <w:rStyle w:val="code"/>
              </w:rPr>
              <w:t>f32x2</w:t>
            </w:r>
            <w:r>
              <w:t xml:space="preserve">, </w:t>
            </w:r>
            <w:r>
              <w:rPr>
                <w:rStyle w:val="code"/>
              </w:rPr>
              <w:t>f32x4</w:t>
            </w:r>
            <w:r>
              <w:t xml:space="preserve">, and, if the Base profile has not been specified, </w:t>
            </w:r>
            <w:r>
              <w:rPr>
                <w:rStyle w:val="code"/>
              </w:rPr>
              <w:t>f64x2</w:t>
            </w:r>
            <w:r>
              <w:t xml:space="preserve">. See </w:t>
            </w:r>
            <w:r>
              <w:rPr>
                <w:rStyle w:val="xref"/>
              </w:rPr>
              <w:t>4.13.2. Packed Data Types (</w:t>
            </w:r>
            <w:r w:rsidR="009A76EE" w:rsidRPr="008A5E4E">
              <w:fldChar w:fldCharType="begin"/>
            </w:r>
            <w:r w:rsidR="008A5E4E">
              <w:instrText xml:space="preserve"> PAGEREF _Ref-925366242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and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bl>
    <w:p w14:paraId="425A0A01" w14:textId="77777777" w:rsidR="008A5E4E" w:rsidRDefault="008A5E4E">
      <w:pPr>
        <w:spacing w:after="240"/>
      </w:pPr>
    </w:p>
    <w:p w14:paraId="133EB1D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400ABEDA"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73A3B88"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33897B46" w14:textId="77777777">
        <w:trPr>
          <w:tblCellSpacing w:w="0" w:type="dxa"/>
        </w:trPr>
        <w:tc>
          <w:tcPr>
            <w:tcW w:w="0" w:type="auto"/>
            <w:tcBorders>
              <w:bottom w:val="single" w:sz="6" w:space="0" w:color="000000"/>
            </w:tcBorders>
            <w:tcMar>
              <w:top w:w="45" w:type="dxa"/>
              <w:left w:w="45" w:type="dxa"/>
              <w:bottom w:w="45" w:type="dxa"/>
              <w:right w:w="45" w:type="dxa"/>
            </w:tcMar>
          </w:tcPr>
          <w:p w14:paraId="774880FE" w14:textId="77777777" w:rsidR="008A5E4E" w:rsidRDefault="0065745B">
            <w:pPr>
              <w:pStyle w:val="tdTableStyle-TablestyleNonAltRows-BodyD-Column-Body1"/>
            </w:pPr>
            <w:r>
              <w:rPr>
                <w:rStyle w:val="em"/>
              </w:rPr>
              <w:t>dest</w:t>
            </w:r>
            <w:r>
              <w:t xml:space="preserve">: Destination register. </w:t>
            </w:r>
          </w:p>
        </w:tc>
      </w:tr>
      <w:tr w:rsidR="008A5E4E" w14:paraId="21AFFF9B" w14:textId="77777777">
        <w:trPr>
          <w:tblCellSpacing w:w="0" w:type="dxa"/>
        </w:trPr>
        <w:tc>
          <w:tcPr>
            <w:tcW w:w="0" w:type="auto"/>
            <w:tcMar>
              <w:top w:w="45" w:type="dxa"/>
              <w:left w:w="45" w:type="dxa"/>
              <w:bottom w:w="45" w:type="dxa"/>
              <w:right w:w="45" w:type="dxa"/>
            </w:tcMar>
          </w:tcPr>
          <w:p w14:paraId="3C4AEE98" w14:textId="77777777" w:rsidR="008A5E4E" w:rsidRDefault="0065745B">
            <w:pPr>
              <w:pStyle w:val="tdTableStyle-TablestyleNonAltRows-BodyA-Column-Body1"/>
            </w:pPr>
            <w:r>
              <w:rPr>
                <w:rStyle w:val="em"/>
              </w:rPr>
              <w:t>src0</w:t>
            </w:r>
            <w:r>
              <w:t xml:space="preserve">, </w:t>
            </w:r>
            <w:r>
              <w:rPr>
                <w:rStyle w:val="em"/>
              </w:rPr>
              <w:t>src1</w:t>
            </w:r>
            <w:r>
              <w:t>: Sources. Can be a register or immediate value.</w:t>
            </w:r>
          </w:p>
        </w:tc>
      </w:tr>
    </w:tbl>
    <w:p w14:paraId="77EDB499" w14:textId="77777777" w:rsidR="008A5E4E" w:rsidRDefault="008A5E4E">
      <w:pPr>
        <w:spacing w:after="240"/>
      </w:pPr>
    </w:p>
    <w:p w14:paraId="753642D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3116D886"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3DB0576D" w14:textId="77777777" w:rsidR="008A5E4E" w:rsidRDefault="0065745B">
            <w:pPr>
              <w:pStyle w:val="thTableStyle-TablestyleNonAltRows-HeadD-Column-Header1"/>
              <w:shd w:val="clear" w:color="auto" w:fill="D3D3D3"/>
            </w:pPr>
            <w:r>
              <w:rPr>
                <w:shd w:val="clear" w:color="auto" w:fill="D3D3D3"/>
              </w:rPr>
              <w:lastRenderedPageBreak/>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6973F241" w14:textId="77777777">
        <w:trPr>
          <w:tblCellSpacing w:w="0" w:type="dxa"/>
        </w:trPr>
        <w:tc>
          <w:tcPr>
            <w:tcW w:w="0" w:type="auto"/>
            <w:tcMar>
              <w:top w:w="45" w:type="dxa"/>
              <w:left w:w="45" w:type="dxa"/>
              <w:bottom w:w="45" w:type="dxa"/>
              <w:right w:w="45" w:type="dxa"/>
            </w:tcMar>
          </w:tcPr>
          <w:p w14:paraId="547D640C" w14:textId="77777777" w:rsidR="008A5E4E" w:rsidRDefault="0065745B">
            <w:pPr>
              <w:pStyle w:val="tdTableStyle-TablestyleNonAltRows-BodyA-Column-Body1"/>
            </w:pPr>
            <w:r>
              <w:t xml:space="preserve">No exceptions are allowed. </w:t>
            </w:r>
          </w:p>
        </w:tc>
      </w:tr>
    </w:tbl>
    <w:p w14:paraId="202195E9" w14:textId="77777777" w:rsidR="008A5E4E" w:rsidRDefault="008A5E4E">
      <w:pPr>
        <w:spacing w:after="240"/>
      </w:pPr>
    </w:p>
    <w:p w14:paraId="4380CD82" w14:textId="77777777" w:rsidR="008A5E4E" w:rsidRDefault="0065745B">
      <w:pPr>
        <w:pStyle w:val="p"/>
      </w:pPr>
      <w:r>
        <w:t xml:space="preserve">For BRIG syntax, see </w:t>
      </w:r>
      <w:r>
        <w:rPr>
          <w:rStyle w:val="xref1"/>
        </w:rPr>
        <w:t>18.7.1.5. BRIG Syntax for Individual Bit Operations (</w:t>
      </w:r>
      <w:r w:rsidR="009A76EE" w:rsidRPr="008A5E4E">
        <w:fldChar w:fldCharType="begin"/>
      </w:r>
      <w:r w:rsidR="008A5E4E">
        <w:instrText xml:space="preserve"> PAGEREF _Ref-595721946 \p \h  \* MERGEFORMAT </w:instrText>
      </w:r>
      <w:r w:rsidR="009A76EE" w:rsidRPr="008A5E4E">
        <w:fldChar w:fldCharType="separate"/>
      </w:r>
      <w:r w:rsidR="00533AF0" w:rsidRPr="00533AF0">
        <w:rPr>
          <w:rStyle w:val="xref1"/>
          <w:noProof/>
        </w:rPr>
        <w:t>on</w:t>
      </w:r>
      <w:r w:rsidR="00533AF0">
        <w:rPr>
          <w:noProof/>
        </w:rPr>
        <w:t xml:space="preserve"> page 358</w:t>
      </w:r>
      <w:r w:rsidR="009A76EE" w:rsidRPr="008A5E4E">
        <w:rPr>
          <w:rStyle w:val="xref1"/>
        </w:rPr>
        <w:fldChar w:fldCharType="end"/>
      </w:r>
      <w:r>
        <w:rPr>
          <w:rStyle w:val="xref1"/>
        </w:rPr>
        <w:t>)</w:t>
      </w:r>
      <w:r>
        <w:t xml:space="preserve">. </w:t>
      </w:r>
    </w:p>
    <w:p w14:paraId="3F58C11A" w14:textId="77777777" w:rsidR="008A5E4E" w:rsidRDefault="0065745B">
      <w:pPr>
        <w:pStyle w:val="h3"/>
      </w:pPr>
      <w:bookmarkStart w:id="521" w:name="_Toc396034233"/>
      <w:r>
        <w:t>5.12.2 Description</w:t>
      </w:r>
      <w:bookmarkEnd w:id="521"/>
    </w:p>
    <w:p w14:paraId="4AF4EA38" w14:textId="77777777" w:rsidR="008A5E4E" w:rsidRDefault="009A76EE">
      <w:pPr>
        <w:pStyle w:val="pDefinitionTerm"/>
      </w:pPr>
      <w:r>
        <w:fldChar w:fldCharType="begin"/>
      </w:r>
      <w:r w:rsidR="0065745B">
        <w:instrText xml:space="preserve"> XE "floating-point bit operations:abs" </w:instrText>
      </w:r>
      <w:r>
        <w:fldChar w:fldCharType="end"/>
      </w:r>
      <w:r w:rsidR="0065745B">
        <w:rPr>
          <w:rStyle w:val="code1"/>
        </w:rPr>
        <w:t>abs</w:t>
      </w:r>
    </w:p>
    <w:p w14:paraId="30CA5623" w14:textId="77777777" w:rsidR="008A5E4E" w:rsidRDefault="0065745B">
      <w:pPr>
        <w:pStyle w:val="p1"/>
      </w:pPr>
      <w:r>
        <w:t xml:space="preserve">Copies a floating-point operand </w:t>
      </w:r>
      <w:r>
        <w:rPr>
          <w:rStyle w:val="i"/>
        </w:rPr>
        <w:t>src0</w:t>
      </w:r>
      <w:r>
        <w:t xml:space="preserve"> to the destination </w:t>
      </w:r>
      <w:r>
        <w:rPr>
          <w:rStyle w:val="i"/>
        </w:rPr>
        <w:t>dest</w:t>
      </w:r>
      <w:r>
        <w:t>, setting the sign bit to 0 (positive). No rounding is performed.</w:t>
      </w:r>
    </w:p>
    <w:p w14:paraId="5D5756DA" w14:textId="77777777" w:rsidR="008A5E4E" w:rsidRDefault="009A76EE">
      <w:pPr>
        <w:pStyle w:val="pDefinitionTerm"/>
      </w:pPr>
      <w:r>
        <w:fldChar w:fldCharType="begin"/>
      </w:r>
      <w:r w:rsidR="0065745B">
        <w:instrText xml:space="preserve"> XE "floating-point bit operations:class" </w:instrText>
      </w:r>
      <w:r>
        <w:fldChar w:fldCharType="end"/>
      </w:r>
      <w:r w:rsidR="0065745B">
        <w:rPr>
          <w:rStyle w:val="code1"/>
        </w:rPr>
        <w:t>class</w:t>
      </w:r>
    </w:p>
    <w:p w14:paraId="7AABD6BD" w14:textId="77777777" w:rsidR="008A5E4E" w:rsidRDefault="0065745B">
      <w:pPr>
        <w:pStyle w:val="p1"/>
      </w:pPr>
      <w:r>
        <w:t xml:space="preserve">Tests the properties of a floating-point number in source </w:t>
      </w:r>
      <w:r>
        <w:rPr>
          <w:rStyle w:val="i"/>
        </w:rPr>
        <w:t>src0</w:t>
      </w:r>
      <w:r>
        <w:t xml:space="preserve">, storing a 1 in the destination </w:t>
      </w:r>
      <w:r>
        <w:rPr>
          <w:rStyle w:val="i"/>
        </w:rPr>
        <w:t>dest</w:t>
      </w:r>
      <w:r>
        <w:t xml:space="preserve"> if any of the conditions specified in </w:t>
      </w:r>
      <w:r>
        <w:rPr>
          <w:rStyle w:val="i"/>
        </w:rPr>
        <w:t>cond</w:t>
      </w:r>
      <w:r>
        <w:t xml:space="preserve"> are true. If all properties are false, </w:t>
      </w:r>
      <w:r>
        <w:rPr>
          <w:rStyle w:val="i"/>
        </w:rPr>
        <w:t>dest</w:t>
      </w:r>
      <w:r>
        <w:t xml:space="preserve"> is set to 0. </w:t>
      </w:r>
      <w:r>
        <w:rPr>
          <w:rStyle w:val="i"/>
        </w:rPr>
        <w:t>dest</w:t>
      </w:r>
      <w:r>
        <w:t>must be a control (</w:t>
      </w:r>
      <w:r>
        <w:rPr>
          <w:rStyle w:val="code1"/>
        </w:rPr>
        <w:t>c</w:t>
      </w:r>
      <w:r>
        <w:t>) register.</w:t>
      </w:r>
    </w:p>
    <w:p w14:paraId="2D59FFEE" w14:textId="77777777" w:rsidR="008A5E4E" w:rsidRDefault="0065745B">
      <w:pPr>
        <w:pStyle w:val="p1"/>
      </w:pPr>
      <w:r>
        <w:rPr>
          <w:rStyle w:val="i"/>
        </w:rPr>
        <w:t>cond</w:t>
      </w:r>
      <w:r>
        <w:t xml:space="preserve"> is interpreted using the values of </w:t>
      </w:r>
      <w:r>
        <w:rPr>
          <w:rStyle w:val="xref1"/>
        </w:rPr>
        <w:t>Table 5–18 (</w:t>
      </w:r>
      <w:r w:rsidR="009A76EE" w:rsidRPr="008A5E4E">
        <w:fldChar w:fldCharType="begin"/>
      </w:r>
      <w:r w:rsidR="008A5E4E">
        <w:instrText xml:space="preserve"> PAGEREF -1373081727 \p \h  \* MERGEFORMAT </w:instrText>
      </w:r>
      <w:r w:rsidR="009A76EE" w:rsidRPr="008A5E4E">
        <w:fldChar w:fldCharType="separate"/>
      </w:r>
      <w:r w:rsidR="00533AF0" w:rsidRPr="00533AF0">
        <w:rPr>
          <w:rStyle w:val="xref1"/>
          <w:noProof/>
        </w:rPr>
        <w:t>on</w:t>
      </w:r>
      <w:r w:rsidR="00533AF0">
        <w:rPr>
          <w:noProof/>
        </w:rPr>
        <w:t xml:space="preserve"> page 133</w:t>
      </w:r>
      <w:r w:rsidR="009A76EE" w:rsidRPr="008A5E4E">
        <w:rPr>
          <w:rStyle w:val="xref1"/>
        </w:rPr>
        <w:fldChar w:fldCharType="end"/>
      </w:r>
      <w:r>
        <w:rPr>
          <w:rStyle w:val="xref1"/>
        </w:rPr>
        <w:t>)</w:t>
      </w:r>
      <w:r>
        <w:t xml:space="preserve"> which can be combined using bitwise OR. All other bits are ignored. Thus, the following code will set the register </w:t>
      </w:r>
      <w:r>
        <w:rPr>
          <w:rStyle w:val="code1"/>
        </w:rPr>
        <w:t>c1</w:t>
      </w:r>
      <w:r>
        <w:t xml:space="preserve"> to 1 if </w:t>
      </w:r>
      <w:r>
        <w:rPr>
          <w:rStyle w:val="code1"/>
        </w:rPr>
        <w:t>$s1</w:t>
      </w:r>
      <w:r>
        <w:t xml:space="preserve"> is either a signaling or quiet NaN:</w:t>
      </w:r>
    </w:p>
    <w:p w14:paraId="70BC1D42" w14:textId="77777777" w:rsidR="008A5E4E" w:rsidRDefault="0065745B">
      <w:pPr>
        <w:pStyle w:val="pre1"/>
      </w:pPr>
      <w:r>
        <w:t>class_b1_f32 $c1, $s1, 3;</w:t>
      </w:r>
    </w:p>
    <w:p w14:paraId="7BBB57F9" w14:textId="77777777" w:rsidR="008A5E4E" w:rsidRDefault="009A76EE">
      <w:pPr>
        <w:pStyle w:val="pDefinitionTerm"/>
      </w:pPr>
      <w:r>
        <w:fldChar w:fldCharType="begin"/>
      </w:r>
      <w:r w:rsidR="0065745B">
        <w:instrText xml:space="preserve"> XE "floating-point bit operations:copysign" </w:instrText>
      </w:r>
      <w:r>
        <w:fldChar w:fldCharType="end"/>
      </w:r>
      <w:r w:rsidR="0065745B">
        <w:rPr>
          <w:rStyle w:val="code1"/>
        </w:rPr>
        <w:t>copysign</w:t>
      </w:r>
    </w:p>
    <w:p w14:paraId="5D2AD3FB" w14:textId="77777777" w:rsidR="008A5E4E" w:rsidRDefault="0065745B">
      <w:pPr>
        <w:pStyle w:val="p1"/>
      </w:pPr>
      <w:r>
        <w:t xml:space="preserve">Copies a floating-point operand </w:t>
      </w:r>
      <w:r>
        <w:rPr>
          <w:rStyle w:val="i"/>
        </w:rPr>
        <w:t>src0</w:t>
      </w:r>
      <w:r>
        <w:t xml:space="preserve"> to the destination </w:t>
      </w:r>
      <w:r>
        <w:rPr>
          <w:rStyle w:val="i"/>
        </w:rPr>
        <w:t>dest</w:t>
      </w:r>
      <w:r>
        <w:t xml:space="preserve">, setting the sign bit to the sign bit of </w:t>
      </w:r>
      <w:r>
        <w:rPr>
          <w:rStyle w:val="i"/>
        </w:rPr>
        <w:t>src1</w:t>
      </w:r>
      <w:r>
        <w:t>.</w:t>
      </w:r>
    </w:p>
    <w:p w14:paraId="4F132D02" w14:textId="77777777" w:rsidR="008A5E4E" w:rsidRDefault="009A76EE">
      <w:pPr>
        <w:pStyle w:val="pDefinitionTerm"/>
      </w:pPr>
      <w:r>
        <w:fldChar w:fldCharType="begin"/>
      </w:r>
      <w:r w:rsidR="0065745B">
        <w:instrText xml:space="preserve"> XE "floating-point bit operations:neg" </w:instrText>
      </w:r>
      <w:r>
        <w:fldChar w:fldCharType="end"/>
      </w:r>
      <w:r w:rsidR="0065745B">
        <w:rPr>
          <w:rStyle w:val="code1"/>
        </w:rPr>
        <w:t>neg</w:t>
      </w:r>
    </w:p>
    <w:p w14:paraId="5E6C6AE8" w14:textId="77777777" w:rsidR="00CE0780" w:rsidRDefault="0065745B">
      <w:pPr>
        <w:pStyle w:val="p1"/>
      </w:pPr>
      <w:r>
        <w:t xml:space="preserve">Copies a floating-point operand </w:t>
      </w:r>
      <w:r>
        <w:rPr>
          <w:rStyle w:val="i"/>
        </w:rPr>
        <w:t>src0</w:t>
      </w:r>
      <w:r>
        <w:t xml:space="preserve"> to a destination </w:t>
      </w:r>
      <w:r>
        <w:rPr>
          <w:rStyle w:val="i"/>
        </w:rPr>
        <w:t>dest</w:t>
      </w:r>
      <w:r>
        <w:t>, reversing the sign bit.</w:t>
      </w:r>
    </w:p>
    <w:p w14:paraId="2DB283FD" w14:textId="2832E2DF" w:rsidR="008A5E4E" w:rsidRDefault="00CE0780">
      <w:pPr>
        <w:pStyle w:val="p1"/>
      </w:pPr>
      <w:r>
        <w:t>Note that</w:t>
      </w:r>
      <w:r w:rsidR="0065745B">
        <w:t xml:space="preserve"> </w:t>
      </w:r>
      <w:r w:rsidR="0035097F">
        <w:rPr>
          <w:rStyle w:val="code1"/>
        </w:rPr>
        <w:t>n</w:t>
      </w:r>
      <w:r w:rsidR="0065745B">
        <w:rPr>
          <w:rStyle w:val="code1"/>
        </w:rPr>
        <w:t>eg</w:t>
      </w:r>
      <w:r w:rsidR="0035097F">
        <w:rPr>
          <w:rStyle w:val="code1"/>
        </w:rPr>
        <w:t>(x)</w:t>
      </w:r>
      <w:r w:rsidR="0065745B">
        <w:t xml:space="preserve"> is not the same as </w:t>
      </w:r>
      <w:r w:rsidR="0065745B">
        <w:rPr>
          <w:rStyle w:val="code1"/>
        </w:rPr>
        <w:t>sub(</w:t>
      </w:r>
      <w:r>
        <w:rPr>
          <w:rStyle w:val="code1"/>
        </w:rPr>
        <w:t>+</w:t>
      </w:r>
      <w:r w:rsidR="0065745B">
        <w:rPr>
          <w:rStyle w:val="code1"/>
        </w:rPr>
        <w:t>0</w:t>
      </w:r>
      <w:r w:rsidR="001D0014">
        <w:rPr>
          <w:rStyle w:val="code1"/>
        </w:rPr>
        <w:t>.0</w:t>
      </w:r>
      <w:r w:rsidR="0065745B">
        <w:rPr>
          <w:rStyle w:val="code1"/>
        </w:rPr>
        <w:t>, x)</w:t>
      </w:r>
      <w:r w:rsidR="0065745B">
        <w:t xml:space="preserve">. </w:t>
      </w:r>
      <w:r w:rsidR="006D22F4">
        <w:t xml:space="preserve"> </w:t>
      </w:r>
      <w:r w:rsidR="0065745B">
        <w:t xml:space="preserve">. </w:t>
      </w:r>
      <w:r>
        <w:t xml:space="preserve">In addition to </w:t>
      </w:r>
      <w:r w:rsidRPr="00CE0780">
        <w:t>having no effects on the exception state</w:t>
      </w:r>
      <w:r>
        <w:t>,</w:t>
      </w:r>
      <w:r w:rsidRPr="00CE0780">
        <w:t xml:space="preserve"> </w:t>
      </w:r>
      <w:r w:rsidRPr="00A272C0">
        <w:rPr>
          <w:rFonts w:ascii="Courier New" w:hAnsi="Courier New" w:cs="Courier New"/>
        </w:rPr>
        <w:t>neg(+0.0)</w:t>
      </w:r>
      <w:r w:rsidRPr="00CE0780">
        <w:t xml:space="preserve"> is -0</w:t>
      </w:r>
      <w:r>
        <w:t>.0</w:t>
      </w:r>
      <w:r w:rsidRPr="00CE0780">
        <w:t xml:space="preserve"> and </w:t>
      </w:r>
      <w:r w:rsidRPr="00A272C0">
        <w:rPr>
          <w:rFonts w:ascii="Courier New" w:hAnsi="Courier New" w:cs="Courier New"/>
        </w:rPr>
        <w:t>neg(-0.0)</w:t>
      </w:r>
      <w:r w:rsidRPr="00CE0780">
        <w:t xml:space="preserve"> is +0</w:t>
      </w:r>
      <w:r>
        <w:t>.0</w:t>
      </w:r>
      <w:r w:rsidRPr="00CE0780">
        <w:t xml:space="preserve">, while </w:t>
      </w:r>
      <w:r w:rsidRPr="00A272C0">
        <w:rPr>
          <w:rFonts w:ascii="Courier New" w:hAnsi="Courier New" w:cs="Courier New"/>
        </w:rPr>
        <w:t>sub(</w:t>
      </w:r>
      <w:r>
        <w:rPr>
          <w:rFonts w:ascii="Courier New" w:hAnsi="Courier New" w:cs="Courier New"/>
        </w:rPr>
        <w:t>+</w:t>
      </w:r>
      <w:r w:rsidRPr="00A272C0">
        <w:rPr>
          <w:rFonts w:ascii="Courier New" w:hAnsi="Courier New" w:cs="Courier New"/>
        </w:rPr>
        <w:t>0.0, x)</w:t>
      </w:r>
      <w:r w:rsidRPr="00CE0780">
        <w:t xml:space="preserve"> is always +0</w:t>
      </w:r>
      <w:r>
        <w:t>.0</w:t>
      </w:r>
      <w:r w:rsidRPr="00CE0780">
        <w:t xml:space="preserve"> when </w:t>
      </w:r>
      <w:r w:rsidRPr="00A272C0">
        <w:rPr>
          <w:rFonts w:ascii="Courier New" w:hAnsi="Courier New" w:cs="Courier New"/>
        </w:rPr>
        <w:t>x</w:t>
      </w:r>
      <w:r w:rsidRPr="00CE0780">
        <w:t xml:space="preserve"> is either +0</w:t>
      </w:r>
      <w:r>
        <w:t>.0</w:t>
      </w:r>
      <w:r w:rsidRPr="00CE0780">
        <w:t xml:space="preserve"> or -0</w:t>
      </w:r>
      <w:r>
        <w:t>.0</w:t>
      </w:r>
      <w:r w:rsidRPr="00CE0780">
        <w:t>.</w:t>
      </w:r>
    </w:p>
    <w:p w14:paraId="347E47B8" w14:textId="77777777" w:rsidR="008A5E4E" w:rsidRDefault="0065745B">
      <w:pPr>
        <w:pStyle w:val="pExample"/>
      </w:pPr>
      <w:r>
        <w:t>Examples</w:t>
      </w:r>
    </w:p>
    <w:p w14:paraId="6B922A45" w14:textId="77777777" w:rsidR="008A5E4E" w:rsidRDefault="0065745B">
      <w:pPr>
        <w:pStyle w:val="pre"/>
      </w:pPr>
      <w:r>
        <w:t>abs_f32 $s1,$s2;</w:t>
      </w:r>
      <w:r>
        <w:br/>
        <w:t xml:space="preserve"> abs_f64 $d1,$d2;</w:t>
      </w:r>
      <w:r>
        <w:br/>
        <w:t xml:space="preserve"> class_b1_f32 $c1, $s1, 3;</w:t>
      </w:r>
      <w:r>
        <w:br/>
        <w:t xml:space="preserve"> class_b1_f32 $c1, $s1, $s2;</w:t>
      </w:r>
      <w:r>
        <w:br/>
        <w:t xml:space="preserve"> class_b1_f64 $c1, $d1, $s2;</w:t>
      </w:r>
      <w:r>
        <w:br/>
        <w:t xml:space="preserve"> class_b1_f64 $c1, $d1, 3;</w:t>
      </w:r>
      <w:r>
        <w:br/>
        <w:t xml:space="preserve"> copysign_f32 $s3,$s2,$s1;</w:t>
      </w:r>
      <w:r>
        <w:br/>
        <w:t xml:space="preserve"> copysign_f64 $d3,$d2,$d1;</w:t>
      </w:r>
      <w:r>
        <w:br/>
        <w:t xml:space="preserve"> neg_f32 $s3,1.0f;</w:t>
      </w:r>
      <w:r>
        <w:br/>
        <w:t xml:space="preserve"> neg_f64 $d3,1.0;</w:t>
      </w:r>
    </w:p>
    <w:p w14:paraId="616C7D65" w14:textId="77777777" w:rsidR="008A5E4E" w:rsidRDefault="0065745B">
      <w:pPr>
        <w:pStyle w:val="pExample"/>
      </w:pPr>
      <w:r>
        <w:t>Examples of Packed Operations</w:t>
      </w:r>
    </w:p>
    <w:p w14:paraId="1A136DED" w14:textId="77777777" w:rsidR="008A5E4E" w:rsidRDefault="0065745B">
      <w:pPr>
        <w:pStyle w:val="pre"/>
      </w:pPr>
      <w:r>
        <w:t>abs_p_f16x2 $s1, $s2;</w:t>
      </w:r>
      <w:r>
        <w:br/>
        <w:t xml:space="preserve"> abs_p_f32x2 $d1, $d1;</w:t>
      </w:r>
      <w:r>
        <w:br/>
        <w:t xml:space="preserve"> neg_p_f16x2 $s1, $s2;</w:t>
      </w:r>
      <w:r>
        <w:br/>
        <w:t xml:space="preserve"> add_pp_f16x2 $s1, $s0, $s3;</w:t>
      </w:r>
    </w:p>
    <w:p w14:paraId="766CD597" w14:textId="77777777" w:rsidR="008A5E4E" w:rsidRDefault="0065745B">
      <w:pPr>
        <w:pStyle w:val="h2"/>
      </w:pPr>
      <w:bookmarkStart w:id="522" w:name="_Toc396034234"/>
      <w:r>
        <w:lastRenderedPageBreak/>
        <w:t xml:space="preserve">5.13 </w:t>
      </w:r>
      <w:r w:rsidR="009A76EE">
        <w:fldChar w:fldCharType="begin"/>
      </w:r>
      <w:r>
        <w:instrText xml:space="preserve"> XE "native floating-point operations" </w:instrText>
      </w:r>
      <w:r w:rsidR="009A76EE">
        <w:fldChar w:fldCharType="end"/>
      </w:r>
      <w:bookmarkStart w:id="523" w:name="_Ref1312830617"/>
      <w:bookmarkStart w:id="524" w:name="_Ref1914114600"/>
      <w:r>
        <w:t>Native Floating-Point Operations</w:t>
      </w:r>
      <w:bookmarkEnd w:id="522"/>
      <w:bookmarkEnd w:id="523"/>
      <w:bookmarkEnd w:id="524"/>
    </w:p>
    <w:p w14:paraId="484B0069" w14:textId="58D61127" w:rsidR="008A5E4E" w:rsidRDefault="0065745B">
      <w:pPr>
        <w:pStyle w:val="p"/>
      </w:pPr>
      <w:r>
        <w:t>The floating-point native function operations pro</w:t>
      </w:r>
      <w:r w:rsidR="00A51FF2">
        <w:t>duce</w:t>
      </w:r>
      <w:r>
        <w:t xml:space="preserve"> fast approximate implementation </w:t>
      </w:r>
      <w:r w:rsidR="00BC5B0F">
        <w:t xml:space="preserve">dependent </w:t>
      </w:r>
      <w:r w:rsidR="00A51FF2">
        <w:t>result</w:t>
      </w:r>
      <w:r>
        <w:t>s. They are expected to take advantage of hardware acceleration and are intended to be used where speed is preferred over accuracy.</w:t>
      </w:r>
    </w:p>
    <w:p w14:paraId="005B8E0C" w14:textId="77777777" w:rsidR="008A5E4E" w:rsidRDefault="0065745B">
      <w:pPr>
        <w:pStyle w:val="p"/>
      </w:pPr>
      <w:r>
        <w:t>For example, they can be used in device-specific libraries which know the accuracy of the native operations on that device. They can also be used in code that first performs tests to ensure they meet the accuracy requirements for every value in the range required by the algorithm.</w:t>
      </w:r>
    </w:p>
    <w:p w14:paraId="536503ED" w14:textId="433641C7" w:rsidR="008A5E4E" w:rsidRDefault="0065745B">
      <w:pPr>
        <w:pStyle w:val="p"/>
      </w:pPr>
      <w:r>
        <w:t>These operations do not support rounding modes or the flush to zero (</w:t>
      </w:r>
      <w:r>
        <w:rPr>
          <w:rStyle w:val="code1"/>
        </w:rPr>
        <w:t>ftz</w:t>
      </w:r>
      <w:r>
        <w:t>) modifier. It is implementation</w:t>
      </w:r>
      <w:r w:rsidR="00E11165">
        <w:t xml:space="preserve"> </w:t>
      </w:r>
      <w:r>
        <w:t xml:space="preserve">defined how they round the result, whether or not subnormal source operand values are flushed to zero, whether or not tiny result values are flushed to zero, if NaN payloads are preserved (regardless of the profile specified), or if exceptions are generated (including those resulting from signaling NaNs). </w:t>
      </w:r>
    </w:p>
    <w:p w14:paraId="65548353" w14:textId="77777777" w:rsidR="008A5E4E" w:rsidRDefault="0065745B">
      <w:pPr>
        <w:pStyle w:val="p"/>
      </w:pPr>
      <w:r>
        <w:t xml:space="preserve">See </w:t>
      </w:r>
      <w:r>
        <w:rPr>
          <w:rStyle w:val="xref1"/>
        </w:rPr>
        <w:t>4.19. Floating Point (</w:t>
      </w:r>
      <w:r w:rsidR="009A76EE" w:rsidRPr="008A5E4E">
        <w:fldChar w:fldCharType="begin"/>
      </w:r>
      <w:r w:rsidR="008A5E4E">
        <w:instrText xml:space="preserve"> PAGEREF _Ref521090489 \p \h  \* MERGEFORMAT </w:instrText>
      </w:r>
      <w:r w:rsidR="009A76EE" w:rsidRPr="008A5E4E">
        <w:fldChar w:fldCharType="separate"/>
      </w:r>
      <w:r w:rsidR="00533AF0" w:rsidRPr="00533AF0">
        <w:rPr>
          <w:rStyle w:val="xref1"/>
          <w:noProof/>
        </w:rPr>
        <w:t>on</w:t>
      </w:r>
      <w:r w:rsidR="00533AF0">
        <w:rPr>
          <w:noProof/>
        </w:rPr>
        <w:t xml:space="preserve"> page 90</w:t>
      </w:r>
      <w:r w:rsidR="009A76EE" w:rsidRPr="008A5E4E">
        <w:rPr>
          <w:rStyle w:val="xref1"/>
        </w:rPr>
        <w:fldChar w:fldCharType="end"/>
      </w:r>
      <w:r>
        <w:rPr>
          <w:rStyle w:val="xref1"/>
        </w:rPr>
        <w:t>)</w:t>
      </w:r>
      <w:r>
        <w:t>.</w:t>
      </w:r>
    </w:p>
    <w:p w14:paraId="763EE269" w14:textId="77777777" w:rsidR="008A5E4E" w:rsidRDefault="0065745B">
      <w:pPr>
        <w:pStyle w:val="h3"/>
      </w:pPr>
      <w:bookmarkStart w:id="525" w:name="_Toc396034235"/>
      <w:r>
        <w:t>5.13.1 Syntax</w:t>
      </w:r>
      <w:bookmarkEnd w:id="525"/>
    </w:p>
    <w:p w14:paraId="6580DF7C" w14:textId="77777777" w:rsidR="008A5E4E" w:rsidRDefault="0065745B">
      <w:pPr>
        <w:pStyle w:val="pTableTitle"/>
      </w:pPr>
      <w:bookmarkStart w:id="526" w:name="_ListOf112"/>
      <w:r>
        <w:t>Table 5–20 Syntax for Native Floating-Point Operations</w:t>
      </w:r>
    </w:p>
    <w:bookmarkEnd w:id="526"/>
    <w:p w14:paraId="1C0A964E" w14:textId="77777777" w:rsidR="008A5E4E" w:rsidRDefault="008A5E4E">
      <w:pPr>
        <w:spacing w:before="240"/>
      </w:pPr>
    </w:p>
    <w:tbl>
      <w:tblPr>
        <w:tblW w:w="0" w:type="auto"/>
        <w:tblCellMar>
          <w:left w:w="10" w:type="dxa"/>
          <w:right w:w="10" w:type="dxa"/>
        </w:tblCellMar>
        <w:tblLook w:val="04A0" w:firstRow="1" w:lastRow="0" w:firstColumn="1" w:lastColumn="0" w:noHBand="0" w:noVBand="1"/>
      </w:tblPr>
      <w:tblGrid>
        <w:gridCol w:w="1900"/>
        <w:gridCol w:w="1780"/>
      </w:tblGrid>
      <w:tr w:rsidR="000E27CD" w14:paraId="50540F94" w14:textId="77777777">
        <w:trPr>
          <w:tblHeader/>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5D34E448" w14:textId="77777777" w:rsidR="008A5E4E" w:rsidRDefault="0065745B">
            <w:pPr>
              <w:pStyle w:val="thTableStyle-TablestyleSyntax-HeadE-Opcodes-Header1"/>
              <w:shd w:val="clear" w:color="auto" w:fill="D3D3D3"/>
            </w:pPr>
            <w:r>
              <w:rPr>
                <w:shd w:val="clear" w:color="auto" w:fill="D3D3D3"/>
              </w:rPr>
              <w:t xml:space="preserve">Opcode and Modifiers </w:t>
            </w:r>
          </w:p>
        </w:tc>
        <w:tc>
          <w:tcPr>
            <w:tcW w:w="0" w:type="auto"/>
            <w:tcBorders>
              <w:bottom w:val="double" w:sz="3" w:space="0" w:color="000000"/>
            </w:tcBorders>
            <w:shd w:val="clear" w:color="auto" w:fill="D3D3D3"/>
            <w:tcMar>
              <w:top w:w="45" w:type="dxa"/>
              <w:left w:w="45" w:type="dxa"/>
              <w:bottom w:w="45" w:type="dxa"/>
              <w:right w:w="45" w:type="dxa"/>
            </w:tcMar>
          </w:tcPr>
          <w:p w14:paraId="512695F7" w14:textId="77777777" w:rsidR="008A5E4E" w:rsidRDefault="0065745B">
            <w:pPr>
              <w:pStyle w:val="thTableStyle-TablestyleSyntax-HeadD-Operands-Header1"/>
              <w:shd w:val="clear" w:color="auto" w:fill="D3D3D3"/>
            </w:pPr>
            <w:r>
              <w:rPr>
                <w:shd w:val="clear" w:color="auto" w:fill="D3D3D3"/>
              </w:rPr>
              <w:t>Operands</w:t>
            </w:r>
          </w:p>
        </w:tc>
      </w:tr>
      <w:tr w:rsidR="000E27CD" w14:paraId="1DB4627B" w14:textId="77777777">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3E67B5B" w14:textId="77777777" w:rsidR="008A5E4E" w:rsidRDefault="0065745B">
            <w:pPr>
              <w:pStyle w:val="tdTableStyle-TablestyleSyntax-BodyE-Opcodes-Body1"/>
              <w:shd w:val="clear" w:color="auto" w:fill="DCDCDC"/>
            </w:pPr>
            <w:r>
              <w:rPr>
                <w:rStyle w:val="b"/>
                <w:b/>
                <w:bCs/>
                <w:shd w:val="clear" w:color="auto" w:fill="DCDCDC"/>
              </w:rPr>
              <w:t>ncos_f32</w:t>
            </w:r>
          </w:p>
        </w:tc>
        <w:tc>
          <w:tcPr>
            <w:tcW w:w="0" w:type="auto"/>
            <w:tcBorders>
              <w:bottom w:val="single" w:sz="6" w:space="0" w:color="000000"/>
            </w:tcBorders>
            <w:tcMar>
              <w:top w:w="45" w:type="dxa"/>
              <w:left w:w="45" w:type="dxa"/>
              <w:bottom w:w="45" w:type="dxa"/>
              <w:right w:w="45" w:type="dxa"/>
            </w:tcMar>
          </w:tcPr>
          <w:p w14:paraId="7C171CAF" w14:textId="77777777" w:rsidR="008A5E4E" w:rsidRDefault="0065745B">
            <w:pPr>
              <w:pStyle w:val="tdTableStyle-TablestyleSyntax-BodyD-Operands-Body1"/>
            </w:pPr>
            <w:r>
              <w:rPr>
                <w:rStyle w:val="em"/>
              </w:rPr>
              <w:t>dest</w:t>
            </w:r>
            <w:r>
              <w:rPr>
                <w:rStyle w:val="code"/>
              </w:rPr>
              <w:t xml:space="preserve">, </w:t>
            </w:r>
            <w:r>
              <w:rPr>
                <w:rStyle w:val="em"/>
              </w:rPr>
              <w:t>src</w:t>
            </w:r>
          </w:p>
        </w:tc>
      </w:tr>
      <w:tr w:rsidR="000E27CD" w14:paraId="6E645174" w14:textId="77777777">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C32DABB" w14:textId="77777777" w:rsidR="008A5E4E" w:rsidRDefault="0065745B">
            <w:pPr>
              <w:pStyle w:val="tdTableStyle-TablestyleSyntax-BodyE-Opcodes-Body1"/>
              <w:shd w:val="clear" w:color="auto" w:fill="DCDCDC"/>
            </w:pPr>
            <w:r>
              <w:rPr>
                <w:rStyle w:val="b"/>
                <w:b/>
                <w:bCs/>
                <w:shd w:val="clear" w:color="auto" w:fill="DCDCDC"/>
              </w:rPr>
              <w:t>nexp2_f32</w:t>
            </w:r>
          </w:p>
        </w:tc>
        <w:tc>
          <w:tcPr>
            <w:tcW w:w="0" w:type="auto"/>
            <w:tcBorders>
              <w:bottom w:val="single" w:sz="6" w:space="0" w:color="000000"/>
            </w:tcBorders>
            <w:tcMar>
              <w:top w:w="45" w:type="dxa"/>
              <w:left w:w="45" w:type="dxa"/>
              <w:bottom w:w="45" w:type="dxa"/>
              <w:right w:w="45" w:type="dxa"/>
            </w:tcMar>
          </w:tcPr>
          <w:p w14:paraId="35FE0DCD" w14:textId="77777777" w:rsidR="008A5E4E" w:rsidRDefault="0065745B">
            <w:pPr>
              <w:pStyle w:val="tdTableStyle-TablestyleSyntax-BodyD-Operands-Body1"/>
            </w:pPr>
            <w:r>
              <w:rPr>
                <w:rStyle w:val="em"/>
              </w:rPr>
              <w:t>dest</w:t>
            </w:r>
            <w:r>
              <w:rPr>
                <w:rStyle w:val="code"/>
              </w:rPr>
              <w:t xml:space="preserve">, </w:t>
            </w:r>
            <w:r>
              <w:rPr>
                <w:rStyle w:val="em"/>
              </w:rPr>
              <w:t>src</w:t>
            </w:r>
          </w:p>
        </w:tc>
      </w:tr>
      <w:tr w:rsidR="000E27CD" w14:paraId="3A5AE4CA" w14:textId="77777777">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995C322" w14:textId="77777777" w:rsidR="008A5E4E" w:rsidRDefault="0065745B">
            <w:pPr>
              <w:pStyle w:val="tdTableStyle-TablestyleSyntax-BodyE-Opcodes-Body1"/>
              <w:shd w:val="clear" w:color="auto" w:fill="DCDCDC"/>
            </w:pPr>
            <w:r>
              <w:rPr>
                <w:rStyle w:val="b"/>
                <w:b/>
                <w:bCs/>
                <w:shd w:val="clear" w:color="auto" w:fill="DCDCDC"/>
              </w:rPr>
              <w:t>nfma</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216BA9B9" w14:textId="77777777" w:rsidR="008A5E4E" w:rsidRDefault="0065745B">
            <w:pPr>
              <w:pStyle w:val="tdTableStyle-TablestyleSyntax-BodyD-Operands-Body1"/>
            </w:pPr>
            <w:r>
              <w:rPr>
                <w:rStyle w:val="em"/>
              </w:rPr>
              <w:t>dest</w:t>
            </w:r>
            <w:r>
              <w:rPr>
                <w:rStyle w:val="code"/>
              </w:rPr>
              <w:t xml:space="preserve">, </w:t>
            </w:r>
            <w:r>
              <w:rPr>
                <w:rStyle w:val="em"/>
              </w:rPr>
              <w:t>src0</w:t>
            </w:r>
            <w:r>
              <w:rPr>
                <w:rStyle w:val="code"/>
              </w:rPr>
              <w:t xml:space="preserve">, </w:t>
            </w:r>
            <w:r>
              <w:rPr>
                <w:rStyle w:val="em"/>
              </w:rPr>
              <w:t>src1</w:t>
            </w:r>
            <w:r>
              <w:rPr>
                <w:rStyle w:val="code"/>
              </w:rPr>
              <w:t xml:space="preserve">, </w:t>
            </w:r>
            <w:r>
              <w:rPr>
                <w:rStyle w:val="em"/>
              </w:rPr>
              <w:t>src2</w:t>
            </w:r>
          </w:p>
        </w:tc>
      </w:tr>
      <w:tr w:rsidR="000E27CD" w14:paraId="3E04EFB9" w14:textId="77777777">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C07F744" w14:textId="77777777" w:rsidR="008A5E4E" w:rsidRDefault="0065745B">
            <w:pPr>
              <w:pStyle w:val="tdTableStyle-TablestyleSyntax-BodyE-Opcodes-Body1"/>
              <w:shd w:val="clear" w:color="auto" w:fill="DCDCDC"/>
            </w:pPr>
            <w:r>
              <w:rPr>
                <w:rStyle w:val="b"/>
                <w:b/>
                <w:bCs/>
                <w:shd w:val="clear" w:color="auto" w:fill="DCDCDC"/>
              </w:rPr>
              <w:t>nlog2_f32</w:t>
            </w:r>
          </w:p>
        </w:tc>
        <w:tc>
          <w:tcPr>
            <w:tcW w:w="0" w:type="auto"/>
            <w:tcBorders>
              <w:bottom w:val="single" w:sz="6" w:space="0" w:color="000000"/>
            </w:tcBorders>
            <w:tcMar>
              <w:top w:w="45" w:type="dxa"/>
              <w:left w:w="45" w:type="dxa"/>
              <w:bottom w:w="45" w:type="dxa"/>
              <w:right w:w="45" w:type="dxa"/>
            </w:tcMar>
          </w:tcPr>
          <w:p w14:paraId="68A5DC65" w14:textId="77777777" w:rsidR="008A5E4E" w:rsidRDefault="0065745B">
            <w:pPr>
              <w:pStyle w:val="tdTableStyle-TablestyleSyntax-BodyD-Operands-Body1"/>
            </w:pPr>
            <w:r>
              <w:rPr>
                <w:rStyle w:val="em"/>
              </w:rPr>
              <w:t>dest</w:t>
            </w:r>
            <w:r>
              <w:rPr>
                <w:rStyle w:val="code"/>
              </w:rPr>
              <w:t xml:space="preserve">, </w:t>
            </w:r>
            <w:r>
              <w:rPr>
                <w:rStyle w:val="em"/>
              </w:rPr>
              <w:t>src</w:t>
            </w:r>
          </w:p>
        </w:tc>
      </w:tr>
      <w:tr w:rsidR="000E27CD" w14:paraId="26A619B9" w14:textId="77777777">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E6D6EA9" w14:textId="77777777" w:rsidR="008A5E4E" w:rsidRDefault="0065745B">
            <w:pPr>
              <w:pStyle w:val="tdTableStyle-TablestyleSyntax-BodyE-Opcodes-Body1"/>
              <w:shd w:val="clear" w:color="auto" w:fill="DCDCDC"/>
            </w:pPr>
            <w:r>
              <w:rPr>
                <w:rStyle w:val="b"/>
                <w:b/>
                <w:bCs/>
                <w:shd w:val="clear" w:color="auto" w:fill="DCDCDC"/>
              </w:rPr>
              <w:t>nrcp</w:t>
            </w:r>
            <w:r>
              <w:rPr>
                <w:rStyle w:val="code"/>
                <w:shd w:val="clear" w:color="auto" w:fill="DCDCDC"/>
              </w:rPr>
              <w:t>_</w:t>
            </w:r>
            <w:commentRangeStart w:id="527"/>
            <w:r>
              <w:rPr>
                <w:rStyle w:val="b"/>
                <w:b/>
                <w:bCs/>
                <w:shd w:val="clear" w:color="auto" w:fill="DCDCDC"/>
              </w:rPr>
              <w:t>TypeLength</w:t>
            </w:r>
            <w:commentRangeEnd w:id="527"/>
            <w:r w:rsidR="00E83D2B">
              <w:rPr>
                <w:rStyle w:val="ac"/>
                <w:b w:val="0"/>
                <w:bCs w:val="0"/>
                <w:color w:val="auto"/>
              </w:rPr>
              <w:commentReference w:id="527"/>
            </w:r>
          </w:p>
        </w:tc>
        <w:tc>
          <w:tcPr>
            <w:tcW w:w="0" w:type="auto"/>
            <w:tcBorders>
              <w:bottom w:val="single" w:sz="6" w:space="0" w:color="000000"/>
            </w:tcBorders>
            <w:tcMar>
              <w:top w:w="45" w:type="dxa"/>
              <w:left w:w="45" w:type="dxa"/>
              <w:bottom w:w="45" w:type="dxa"/>
              <w:right w:w="45" w:type="dxa"/>
            </w:tcMar>
          </w:tcPr>
          <w:p w14:paraId="273B3D29" w14:textId="77777777" w:rsidR="008A5E4E" w:rsidRDefault="0065745B">
            <w:pPr>
              <w:pStyle w:val="tdTableStyle-TablestyleSyntax-BodyD-Operands-Body1"/>
            </w:pPr>
            <w:r>
              <w:rPr>
                <w:rStyle w:val="em"/>
              </w:rPr>
              <w:t>dest</w:t>
            </w:r>
            <w:r>
              <w:rPr>
                <w:rStyle w:val="code"/>
              </w:rPr>
              <w:t xml:space="preserve">, </w:t>
            </w:r>
            <w:r>
              <w:rPr>
                <w:rStyle w:val="em"/>
              </w:rPr>
              <w:t>src</w:t>
            </w:r>
          </w:p>
        </w:tc>
      </w:tr>
      <w:tr w:rsidR="000E27CD" w14:paraId="0DAC4C5C" w14:textId="77777777">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D35A127" w14:textId="77777777" w:rsidR="008A5E4E" w:rsidRDefault="0065745B">
            <w:pPr>
              <w:pStyle w:val="tdTableStyle-TablestyleSyntax-BodyE-Opcodes-Body1"/>
              <w:shd w:val="clear" w:color="auto" w:fill="DCDCDC"/>
            </w:pPr>
            <w:r>
              <w:rPr>
                <w:rStyle w:val="b"/>
                <w:b/>
                <w:bCs/>
                <w:shd w:val="clear" w:color="auto" w:fill="DCDCDC"/>
              </w:rPr>
              <w:t>nrsqrt</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1D7431EE" w14:textId="77777777" w:rsidR="008A5E4E" w:rsidRDefault="0065745B">
            <w:pPr>
              <w:pStyle w:val="tdTableStyle-TablestyleSyntax-BodyD-Operands-Body1"/>
            </w:pPr>
            <w:r>
              <w:rPr>
                <w:rStyle w:val="em"/>
              </w:rPr>
              <w:t>dest</w:t>
            </w:r>
            <w:r>
              <w:rPr>
                <w:rStyle w:val="code"/>
              </w:rPr>
              <w:t xml:space="preserve">, </w:t>
            </w:r>
            <w:r>
              <w:rPr>
                <w:rStyle w:val="em"/>
              </w:rPr>
              <w:t>src</w:t>
            </w:r>
          </w:p>
        </w:tc>
      </w:tr>
      <w:tr w:rsidR="000E27CD" w14:paraId="7ED94CB8" w14:textId="77777777">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5FA112F" w14:textId="77777777" w:rsidR="008A5E4E" w:rsidRDefault="0065745B">
            <w:pPr>
              <w:pStyle w:val="tdTableStyle-TablestyleSyntax-BodyE-Opcodes-Body1"/>
              <w:shd w:val="clear" w:color="auto" w:fill="DCDCDC"/>
            </w:pPr>
            <w:r>
              <w:rPr>
                <w:rStyle w:val="b"/>
                <w:b/>
                <w:bCs/>
                <w:shd w:val="clear" w:color="auto" w:fill="DCDCDC"/>
              </w:rPr>
              <w:t>nsin_f32</w:t>
            </w:r>
          </w:p>
        </w:tc>
        <w:tc>
          <w:tcPr>
            <w:tcW w:w="0" w:type="auto"/>
            <w:tcBorders>
              <w:bottom w:val="single" w:sz="6" w:space="0" w:color="000000"/>
            </w:tcBorders>
            <w:tcMar>
              <w:top w:w="45" w:type="dxa"/>
              <w:left w:w="45" w:type="dxa"/>
              <w:bottom w:w="45" w:type="dxa"/>
              <w:right w:w="45" w:type="dxa"/>
            </w:tcMar>
          </w:tcPr>
          <w:p w14:paraId="0571EE8D" w14:textId="77777777" w:rsidR="008A5E4E" w:rsidRDefault="0065745B">
            <w:pPr>
              <w:pStyle w:val="tdTableStyle-TablestyleSyntax-BodyD-Operands-Body1"/>
            </w:pPr>
            <w:r>
              <w:rPr>
                <w:rStyle w:val="em"/>
              </w:rPr>
              <w:t>dest</w:t>
            </w:r>
            <w:r>
              <w:rPr>
                <w:rStyle w:val="code"/>
              </w:rPr>
              <w:t xml:space="preserve">, </w:t>
            </w:r>
            <w:r>
              <w:rPr>
                <w:rStyle w:val="em"/>
              </w:rPr>
              <w:t>src</w:t>
            </w:r>
          </w:p>
        </w:tc>
      </w:tr>
      <w:tr w:rsidR="000E27CD" w14:paraId="615FDE84" w14:textId="77777777">
        <w:tc>
          <w:tcPr>
            <w:tcW w:w="0" w:type="auto"/>
            <w:tcBorders>
              <w:right w:val="single" w:sz="18" w:space="0" w:color="000000"/>
            </w:tcBorders>
            <w:shd w:val="clear" w:color="auto" w:fill="DCDCDC"/>
            <w:tcMar>
              <w:top w:w="45" w:type="dxa"/>
              <w:left w:w="45" w:type="dxa"/>
              <w:bottom w:w="45" w:type="dxa"/>
              <w:right w:w="45" w:type="dxa"/>
            </w:tcMar>
          </w:tcPr>
          <w:p w14:paraId="71612334" w14:textId="77777777" w:rsidR="008A5E4E" w:rsidRDefault="0065745B">
            <w:pPr>
              <w:pStyle w:val="tdTableStyle-TablestyleSyntax-BodyB-Opcodes-Body1"/>
              <w:shd w:val="clear" w:color="auto" w:fill="DCDCDC"/>
            </w:pPr>
            <w:r>
              <w:rPr>
                <w:rStyle w:val="b"/>
                <w:b/>
                <w:bCs/>
                <w:shd w:val="clear" w:color="auto" w:fill="DCDCDC"/>
              </w:rPr>
              <w:t>nsqrt</w:t>
            </w:r>
            <w:r>
              <w:rPr>
                <w:rStyle w:val="code"/>
                <w:shd w:val="clear" w:color="auto" w:fill="DCDCDC"/>
              </w:rPr>
              <w:t>_</w:t>
            </w:r>
            <w:r>
              <w:rPr>
                <w:rStyle w:val="b"/>
                <w:b/>
                <w:bCs/>
                <w:shd w:val="clear" w:color="auto" w:fill="DCDCDC"/>
              </w:rPr>
              <w:t>TypeLength</w:t>
            </w:r>
          </w:p>
        </w:tc>
        <w:tc>
          <w:tcPr>
            <w:tcW w:w="0" w:type="auto"/>
            <w:tcMar>
              <w:top w:w="45" w:type="dxa"/>
              <w:left w:w="45" w:type="dxa"/>
              <w:bottom w:w="45" w:type="dxa"/>
              <w:right w:w="45" w:type="dxa"/>
            </w:tcMar>
          </w:tcPr>
          <w:p w14:paraId="3690858A" w14:textId="77777777" w:rsidR="008A5E4E" w:rsidRDefault="0065745B">
            <w:pPr>
              <w:pStyle w:val="tdTableStyle-TablestyleSyntax-BodyA-Operands-Body1"/>
            </w:pPr>
            <w:r>
              <w:rPr>
                <w:rStyle w:val="em"/>
              </w:rPr>
              <w:t>dest</w:t>
            </w:r>
            <w:r>
              <w:rPr>
                <w:rStyle w:val="code"/>
              </w:rPr>
              <w:t xml:space="preserve">, </w:t>
            </w:r>
            <w:r>
              <w:rPr>
                <w:rStyle w:val="em"/>
              </w:rPr>
              <w:t>src</w:t>
            </w:r>
          </w:p>
        </w:tc>
      </w:tr>
    </w:tbl>
    <w:p w14:paraId="35E8508F" w14:textId="77777777" w:rsidR="008A5E4E" w:rsidRDefault="008A5E4E">
      <w:pPr>
        <w:spacing w:after="240"/>
      </w:pPr>
    </w:p>
    <w:p w14:paraId="2C67594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8135"/>
      </w:tblGrid>
      <w:tr w:rsidR="008A5E4E" w14:paraId="0DFEE24B"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3D92F79"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w:t>
            </w:r>
          </w:p>
        </w:tc>
      </w:tr>
      <w:tr w:rsidR="008A5E4E" w14:paraId="47D613FE" w14:textId="77777777">
        <w:trPr>
          <w:tblCellSpacing w:w="0" w:type="dxa"/>
        </w:trPr>
        <w:tc>
          <w:tcPr>
            <w:tcW w:w="0" w:type="auto"/>
            <w:tcBorders>
              <w:bottom w:val="single" w:sz="6" w:space="0" w:color="000000"/>
            </w:tcBorders>
            <w:tcMar>
              <w:top w:w="45" w:type="dxa"/>
              <w:left w:w="45" w:type="dxa"/>
              <w:bottom w:w="45" w:type="dxa"/>
              <w:right w:w="45" w:type="dxa"/>
            </w:tcMar>
          </w:tcPr>
          <w:p w14:paraId="063C069B" w14:textId="77777777" w:rsidR="008A5E4E" w:rsidRDefault="0065745B">
            <w:pPr>
              <w:pStyle w:val="tdTableStyle-TablestyleNonAltRows-BodyD-Column-Body1"/>
            </w:pPr>
            <w:r>
              <w:rPr>
                <w:rStyle w:val="em"/>
              </w:rPr>
              <w:t>Type</w:t>
            </w:r>
            <w:r>
              <w:t xml:space="preserve">: </w:t>
            </w:r>
            <w:r>
              <w:rPr>
                <w:rStyle w:val="code"/>
              </w:rPr>
              <w:t>f</w:t>
            </w:r>
            <w:r>
              <w:t xml:space="preserve">. </w:t>
            </w:r>
          </w:p>
        </w:tc>
      </w:tr>
      <w:tr w:rsidR="008A5E4E" w14:paraId="2ACFBE10" w14:textId="77777777">
        <w:trPr>
          <w:tblCellSpacing w:w="0" w:type="dxa"/>
        </w:trPr>
        <w:tc>
          <w:tcPr>
            <w:tcW w:w="0" w:type="auto"/>
            <w:tcMar>
              <w:top w:w="45" w:type="dxa"/>
              <w:left w:w="45" w:type="dxa"/>
              <w:bottom w:w="45" w:type="dxa"/>
              <w:right w:w="45" w:type="dxa"/>
            </w:tcMar>
          </w:tcPr>
          <w:p w14:paraId="7AC9CD23" w14:textId="77777777" w:rsidR="008A5E4E" w:rsidRDefault="0065745B">
            <w:pPr>
              <w:pStyle w:val="tdTableStyle-TablestyleNonAltRows-BodyA-Column-Body1"/>
            </w:pPr>
            <w:r>
              <w:rPr>
                <w:rStyle w:val="em"/>
              </w:rPr>
              <w:t>Length</w:t>
            </w:r>
            <w:r>
              <w:t xml:space="preserve">: 16, 32, and, if the Base profile has not been specified, 64. See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bl>
    <w:p w14:paraId="7EBB3982" w14:textId="77777777" w:rsidR="008A5E4E" w:rsidRDefault="008A5E4E">
      <w:pPr>
        <w:spacing w:after="240"/>
      </w:pPr>
    </w:p>
    <w:p w14:paraId="6F9A3E4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449A4F17"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B5485B6"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13F427A9" w14:textId="77777777">
        <w:trPr>
          <w:tblCellSpacing w:w="0" w:type="dxa"/>
        </w:trPr>
        <w:tc>
          <w:tcPr>
            <w:tcW w:w="0" w:type="auto"/>
            <w:tcBorders>
              <w:bottom w:val="single" w:sz="6" w:space="0" w:color="000000"/>
            </w:tcBorders>
            <w:tcMar>
              <w:top w:w="45" w:type="dxa"/>
              <w:left w:w="45" w:type="dxa"/>
              <w:bottom w:w="45" w:type="dxa"/>
              <w:right w:w="45" w:type="dxa"/>
            </w:tcMar>
          </w:tcPr>
          <w:p w14:paraId="6ED8F321" w14:textId="77777777" w:rsidR="008A5E4E" w:rsidRDefault="0065745B">
            <w:pPr>
              <w:pStyle w:val="tdTableStyle-TablestyleNonAltRows-BodyD-Column-Body1"/>
            </w:pPr>
            <w:r>
              <w:rPr>
                <w:rStyle w:val="em"/>
              </w:rPr>
              <w:t>dest</w:t>
            </w:r>
            <w:r>
              <w:t>: Destination register.</w:t>
            </w:r>
          </w:p>
        </w:tc>
      </w:tr>
      <w:tr w:rsidR="008A5E4E" w14:paraId="2303B6CE" w14:textId="77777777">
        <w:trPr>
          <w:tblCellSpacing w:w="0" w:type="dxa"/>
        </w:trPr>
        <w:tc>
          <w:tcPr>
            <w:tcW w:w="0" w:type="auto"/>
            <w:tcMar>
              <w:top w:w="45" w:type="dxa"/>
              <w:left w:w="45" w:type="dxa"/>
              <w:bottom w:w="45" w:type="dxa"/>
              <w:right w:w="45" w:type="dxa"/>
            </w:tcMar>
          </w:tcPr>
          <w:p w14:paraId="18A23CD0" w14:textId="77777777" w:rsidR="008A5E4E" w:rsidRDefault="0065745B">
            <w:pPr>
              <w:pStyle w:val="tdTableStyle-TablestyleNonAltRows-BodyA-Column-Body1"/>
            </w:pPr>
            <w:r>
              <w:rPr>
                <w:rStyle w:val="em"/>
              </w:rPr>
              <w:t>src</w:t>
            </w:r>
            <w:r>
              <w:t xml:space="preserve">, </w:t>
            </w:r>
            <w:r>
              <w:rPr>
                <w:rStyle w:val="em"/>
              </w:rPr>
              <w:t>src0</w:t>
            </w:r>
            <w:r>
              <w:t xml:space="preserve">, </w:t>
            </w:r>
            <w:r>
              <w:rPr>
                <w:rStyle w:val="em"/>
              </w:rPr>
              <w:t>src1</w:t>
            </w:r>
            <w:r>
              <w:t xml:space="preserve">, </w:t>
            </w:r>
            <w:r>
              <w:rPr>
                <w:rStyle w:val="em"/>
              </w:rPr>
              <w:t>src2</w:t>
            </w:r>
            <w:r>
              <w:t>: Sources. Can be a register or immediate value.</w:t>
            </w:r>
          </w:p>
        </w:tc>
      </w:tr>
    </w:tbl>
    <w:p w14:paraId="6088BC00" w14:textId="77777777" w:rsidR="008A5E4E" w:rsidRDefault="008A5E4E">
      <w:pPr>
        <w:spacing w:after="240"/>
      </w:pPr>
    </w:p>
    <w:p w14:paraId="78A12A8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32"/>
      </w:tblGrid>
      <w:tr w:rsidR="008A5E4E" w14:paraId="17080CDF"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9EA92A1" w14:textId="77777777" w:rsidR="008A5E4E" w:rsidRDefault="0065745B">
            <w:pPr>
              <w:pStyle w:val="thTableStyle-TablestyleNonAltRows-HeadD-Column-Header1"/>
              <w:shd w:val="clear" w:color="auto" w:fill="D3D3D3"/>
            </w:pPr>
            <w:r>
              <w:rPr>
                <w:shd w:val="clear" w:color="auto" w:fill="D3D3D3"/>
              </w:rPr>
              <w:lastRenderedPageBreak/>
              <w:t xml:space="preserve">Exceptions (see </w:t>
            </w:r>
            <w:r>
              <w:rPr>
                <w:rStyle w:val="xref2"/>
                <w:shd w:val="clear" w:color="auto" w:fill="D3D3D3"/>
              </w:rPr>
              <w:t>12.2. Hardware Exceptions (</w:t>
            </w:r>
            <w:r w:rsidR="009A76EE" w:rsidRPr="008A5E4E">
              <w:fldChar w:fldCharType="begin"/>
            </w:r>
            <w:r w:rsidR="008A5E4E">
              <w:instrText xml:space="preserve"> PAGEREF _Ref-1432139704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50591E5D" w14:textId="77777777">
        <w:trPr>
          <w:tblCellSpacing w:w="0" w:type="dxa"/>
        </w:trPr>
        <w:tc>
          <w:tcPr>
            <w:tcW w:w="0" w:type="auto"/>
            <w:tcMar>
              <w:top w:w="45" w:type="dxa"/>
              <w:left w:w="45" w:type="dxa"/>
              <w:bottom w:w="45" w:type="dxa"/>
              <w:right w:w="45" w:type="dxa"/>
            </w:tcMar>
          </w:tcPr>
          <w:p w14:paraId="2AE28D72" w14:textId="77777777" w:rsidR="008A5E4E" w:rsidRDefault="0065745B">
            <w:pPr>
              <w:pStyle w:val="tdTableStyle-TablestyleNonAltRows-BodyA-Column-Body1"/>
            </w:pPr>
            <w:r>
              <w:t>Standard floating-point exceptions are allowed.</w:t>
            </w:r>
          </w:p>
        </w:tc>
      </w:tr>
    </w:tbl>
    <w:p w14:paraId="05EEA85C" w14:textId="77777777" w:rsidR="008A5E4E" w:rsidRDefault="008A5E4E">
      <w:pPr>
        <w:spacing w:after="240"/>
      </w:pPr>
    </w:p>
    <w:p w14:paraId="2FBD8B58" w14:textId="77777777" w:rsidR="008A5E4E" w:rsidRDefault="0065745B">
      <w:pPr>
        <w:pStyle w:val="p"/>
      </w:pPr>
      <w:r>
        <w:t xml:space="preserve">For BRIG syntax, see </w:t>
      </w:r>
      <w:r>
        <w:rPr>
          <w:rStyle w:val="xref1"/>
        </w:rPr>
        <w:t>18.7.1.12. BRIG Syntax for Native Floating-Point Operations (</w:t>
      </w:r>
      <w:r w:rsidR="009A76EE" w:rsidRPr="008A5E4E">
        <w:fldChar w:fldCharType="begin"/>
      </w:r>
      <w:r w:rsidR="008A5E4E">
        <w:instrText xml:space="preserve"> PAGEREF _Ref-1438660056 \p \h  \* MERGEFORMAT </w:instrText>
      </w:r>
      <w:r w:rsidR="009A76EE" w:rsidRPr="008A5E4E">
        <w:fldChar w:fldCharType="separate"/>
      </w:r>
      <w:r w:rsidR="00533AF0" w:rsidRPr="00533AF0">
        <w:rPr>
          <w:rStyle w:val="xref1"/>
          <w:noProof/>
        </w:rPr>
        <w:t>on</w:t>
      </w:r>
      <w:r w:rsidR="00533AF0">
        <w:rPr>
          <w:noProof/>
        </w:rPr>
        <w:t xml:space="preserve"> page 361</w:t>
      </w:r>
      <w:r w:rsidR="009A76EE" w:rsidRPr="008A5E4E">
        <w:rPr>
          <w:rStyle w:val="xref1"/>
        </w:rPr>
        <w:fldChar w:fldCharType="end"/>
      </w:r>
      <w:r>
        <w:rPr>
          <w:rStyle w:val="xref1"/>
        </w:rPr>
        <w:t>)</w:t>
      </w:r>
      <w:r>
        <w:t xml:space="preserve">. </w:t>
      </w:r>
    </w:p>
    <w:p w14:paraId="1597721B" w14:textId="77777777" w:rsidR="008A5E4E" w:rsidRDefault="0065745B">
      <w:pPr>
        <w:pStyle w:val="h3"/>
      </w:pPr>
      <w:bookmarkStart w:id="528" w:name="_Toc396034236"/>
      <w:r>
        <w:t>5.13.2 Description</w:t>
      </w:r>
      <w:bookmarkEnd w:id="528"/>
    </w:p>
    <w:p w14:paraId="6E01460E" w14:textId="77777777" w:rsidR="008A5E4E" w:rsidRDefault="009A76EE">
      <w:pPr>
        <w:pStyle w:val="pDefinitionTerm"/>
      </w:pPr>
      <w:r>
        <w:fldChar w:fldCharType="begin"/>
      </w:r>
      <w:r w:rsidR="0065745B">
        <w:instrText xml:space="preserve"> XE "native floating-point operations:ncos" </w:instrText>
      </w:r>
      <w:r>
        <w:fldChar w:fldCharType="end"/>
      </w:r>
      <w:r w:rsidR="0065745B">
        <w:rPr>
          <w:rStyle w:val="code1"/>
        </w:rPr>
        <w:t>ncos</w:t>
      </w:r>
    </w:p>
    <w:p w14:paraId="41E97588" w14:textId="77777777" w:rsidR="008A5E4E" w:rsidRDefault="0065745B">
      <w:pPr>
        <w:pStyle w:val="p1"/>
      </w:pPr>
      <w:r>
        <w:t xml:space="preserve">Computes the cosine of the angle in source </w:t>
      </w:r>
      <w:r>
        <w:rPr>
          <w:rStyle w:val="i"/>
        </w:rPr>
        <w:t>src</w:t>
      </w:r>
      <w:r>
        <w:t xml:space="preserve"> and stores the result in the destination </w:t>
      </w:r>
      <w:r>
        <w:rPr>
          <w:rStyle w:val="i"/>
        </w:rPr>
        <w:t>dest</w:t>
      </w:r>
      <w:r>
        <w:t xml:space="preserve">. The angle </w:t>
      </w:r>
      <w:r>
        <w:rPr>
          <w:rStyle w:val="i"/>
        </w:rPr>
        <w:t>src</w:t>
      </w:r>
      <w:r>
        <w:t xml:space="preserve"> is in radians.</w:t>
      </w:r>
    </w:p>
    <w:p w14:paraId="344EB25B" w14:textId="77777777" w:rsidR="008A5E4E" w:rsidRDefault="009A76EE">
      <w:pPr>
        <w:pStyle w:val="pDefinitionTerm"/>
      </w:pPr>
      <w:r>
        <w:fldChar w:fldCharType="begin"/>
      </w:r>
      <w:r w:rsidR="0065745B">
        <w:instrText xml:space="preserve"> XE "native floating-point operations:nexp2" </w:instrText>
      </w:r>
      <w:r>
        <w:fldChar w:fldCharType="end"/>
      </w:r>
      <w:r w:rsidR="0065745B">
        <w:rPr>
          <w:rStyle w:val="code1"/>
        </w:rPr>
        <w:t>nexp2</w:t>
      </w:r>
    </w:p>
    <w:p w14:paraId="4A1D1FA1" w14:textId="77777777" w:rsidR="008A5E4E" w:rsidRDefault="0065745B">
      <w:pPr>
        <w:pStyle w:val="p1"/>
      </w:pPr>
      <w:r>
        <w:t xml:space="preserve">Computes the base-2 exponential of a value. </w:t>
      </w:r>
    </w:p>
    <w:p w14:paraId="5A5343C5" w14:textId="77777777" w:rsidR="008A5E4E" w:rsidRDefault="009A76EE">
      <w:pPr>
        <w:pStyle w:val="pDefinitionTerm"/>
      </w:pPr>
      <w:r>
        <w:fldChar w:fldCharType="begin"/>
      </w:r>
      <w:r w:rsidR="0065745B">
        <w:instrText xml:space="preserve"> XE "native floating-point operations:nfma" </w:instrText>
      </w:r>
      <w:r>
        <w:fldChar w:fldCharType="end"/>
      </w:r>
      <w:r w:rsidR="0065745B">
        <w:rPr>
          <w:rStyle w:val="code1"/>
        </w:rPr>
        <w:t>nfma</w:t>
      </w:r>
    </w:p>
    <w:p w14:paraId="475BC611" w14:textId="77777777" w:rsidR="008A5E4E" w:rsidRDefault="0065745B">
      <w:pPr>
        <w:pStyle w:val="p1"/>
      </w:pPr>
      <w:r>
        <w:t xml:space="preserve">The floating-point </w:t>
      </w:r>
      <w:r>
        <w:rPr>
          <w:rStyle w:val="code1"/>
        </w:rPr>
        <w:t>nfma</w:t>
      </w:r>
      <w:r>
        <w:t xml:space="preserve"> (native fused multiply add) computes a </w:t>
      </w:r>
      <w:r>
        <w:rPr>
          <w:rStyle w:val="i"/>
        </w:rPr>
        <w:t>src0</w:t>
      </w:r>
      <w:r>
        <w:t xml:space="preserve"> * </w:t>
      </w:r>
      <w:r>
        <w:rPr>
          <w:rStyle w:val="i"/>
        </w:rPr>
        <w:t>src1</w:t>
      </w:r>
      <w:r>
        <w:t xml:space="preserve"> + </w:t>
      </w:r>
      <w:r>
        <w:rPr>
          <w:rStyle w:val="i"/>
        </w:rPr>
        <w:t>src2</w:t>
      </w:r>
      <w:r>
        <w:t xml:space="preserve"> and stores the result in the destination </w:t>
      </w:r>
      <w:r>
        <w:rPr>
          <w:rStyle w:val="i"/>
        </w:rPr>
        <w:t>dest</w:t>
      </w:r>
      <w:r>
        <w:t xml:space="preserve">. </w:t>
      </w:r>
    </w:p>
    <w:p w14:paraId="26CA4A6D" w14:textId="77777777" w:rsidR="008A5E4E" w:rsidRDefault="009A76EE">
      <w:pPr>
        <w:pStyle w:val="pDefinitionTerm"/>
      </w:pPr>
      <w:r>
        <w:fldChar w:fldCharType="begin"/>
      </w:r>
      <w:r w:rsidR="0065745B">
        <w:instrText xml:space="preserve"> XE "native floating-point operations:nlog2" </w:instrText>
      </w:r>
      <w:r>
        <w:fldChar w:fldCharType="end"/>
      </w:r>
      <w:r w:rsidR="0065745B">
        <w:rPr>
          <w:rStyle w:val="code1"/>
        </w:rPr>
        <w:t>nlog2</w:t>
      </w:r>
    </w:p>
    <w:p w14:paraId="3995FFAE" w14:textId="77777777" w:rsidR="008A5E4E" w:rsidRDefault="0065745B">
      <w:pPr>
        <w:pStyle w:val="p1"/>
      </w:pPr>
      <w:r>
        <w:t>Finds the base-2 logarithm of a value.</w:t>
      </w:r>
    </w:p>
    <w:p w14:paraId="4A7E8602" w14:textId="77777777" w:rsidR="008A5E4E" w:rsidRDefault="009A76EE">
      <w:pPr>
        <w:pStyle w:val="pDefinitionTerm"/>
      </w:pPr>
      <w:r>
        <w:fldChar w:fldCharType="begin"/>
      </w:r>
      <w:r w:rsidR="0065745B">
        <w:instrText xml:space="preserve"> XE "native floating-point operations:nrcp" </w:instrText>
      </w:r>
      <w:r>
        <w:fldChar w:fldCharType="end"/>
      </w:r>
      <w:r w:rsidR="0065745B">
        <w:rPr>
          <w:rStyle w:val="code1"/>
        </w:rPr>
        <w:t>nrcp</w:t>
      </w:r>
    </w:p>
    <w:p w14:paraId="72E7E5B9" w14:textId="77777777" w:rsidR="008A5E4E" w:rsidRDefault="0065745B">
      <w:pPr>
        <w:pStyle w:val="p1"/>
      </w:pPr>
      <w:r>
        <w:t>Computes the floating-point reciprocal.</w:t>
      </w:r>
    </w:p>
    <w:p w14:paraId="4564D2BB" w14:textId="77777777" w:rsidR="008A5E4E" w:rsidRDefault="009A76EE">
      <w:pPr>
        <w:pStyle w:val="pDefinitionTerm"/>
      </w:pPr>
      <w:r>
        <w:fldChar w:fldCharType="begin"/>
      </w:r>
      <w:r w:rsidR="0065745B">
        <w:instrText xml:space="preserve"> XE "native floating-point operations:nrsqrt" </w:instrText>
      </w:r>
      <w:r>
        <w:fldChar w:fldCharType="end"/>
      </w:r>
      <w:r w:rsidR="0065745B">
        <w:rPr>
          <w:rStyle w:val="code1"/>
        </w:rPr>
        <w:t>nrsqrt</w:t>
      </w:r>
    </w:p>
    <w:p w14:paraId="47F538C2" w14:textId="77777777" w:rsidR="008A5E4E" w:rsidRDefault="0065745B">
      <w:pPr>
        <w:pStyle w:val="p1"/>
      </w:pPr>
      <w:r>
        <w:t xml:space="preserve">Computes the reciprocal of the square root. </w:t>
      </w:r>
    </w:p>
    <w:p w14:paraId="258F48BD" w14:textId="77777777" w:rsidR="008A5E4E" w:rsidRDefault="009A76EE">
      <w:pPr>
        <w:pStyle w:val="pDefinitionTerm"/>
      </w:pPr>
      <w:r>
        <w:fldChar w:fldCharType="begin"/>
      </w:r>
      <w:r w:rsidR="0065745B">
        <w:instrText xml:space="preserve"> XE "native floating-point operations:nsin" </w:instrText>
      </w:r>
      <w:r>
        <w:fldChar w:fldCharType="end"/>
      </w:r>
      <w:r w:rsidR="0065745B">
        <w:rPr>
          <w:rStyle w:val="code1"/>
        </w:rPr>
        <w:t>nsin</w:t>
      </w:r>
    </w:p>
    <w:p w14:paraId="04E64179" w14:textId="77777777" w:rsidR="008A5E4E" w:rsidRDefault="0065745B">
      <w:pPr>
        <w:pStyle w:val="p1"/>
      </w:pPr>
      <w:r>
        <w:t xml:space="preserve">Computes the sine of the angle in source </w:t>
      </w:r>
      <w:r>
        <w:rPr>
          <w:rStyle w:val="i"/>
        </w:rPr>
        <w:t>src</w:t>
      </w:r>
      <w:r>
        <w:t xml:space="preserve"> and stores the result in the destination </w:t>
      </w:r>
      <w:r>
        <w:rPr>
          <w:rStyle w:val="i"/>
        </w:rPr>
        <w:t>dest</w:t>
      </w:r>
      <w:r>
        <w:t xml:space="preserve">. The angle </w:t>
      </w:r>
      <w:r>
        <w:rPr>
          <w:rStyle w:val="i"/>
        </w:rPr>
        <w:t>src</w:t>
      </w:r>
      <w:r>
        <w:t xml:space="preserve"> is in radians.</w:t>
      </w:r>
    </w:p>
    <w:p w14:paraId="106A6506" w14:textId="77777777" w:rsidR="008A5E4E" w:rsidRDefault="009A76EE">
      <w:pPr>
        <w:pStyle w:val="pDefinitionTerm"/>
      </w:pPr>
      <w:r>
        <w:fldChar w:fldCharType="begin"/>
      </w:r>
      <w:r w:rsidR="0065745B">
        <w:instrText xml:space="preserve"> XE "native floating-point operations:nsqrt" </w:instrText>
      </w:r>
      <w:r>
        <w:fldChar w:fldCharType="end"/>
      </w:r>
      <w:r w:rsidR="0065745B">
        <w:rPr>
          <w:rStyle w:val="code1"/>
        </w:rPr>
        <w:t>nsqrt</w:t>
      </w:r>
    </w:p>
    <w:p w14:paraId="5CB25525" w14:textId="77777777" w:rsidR="008A5E4E" w:rsidRDefault="0065745B">
      <w:pPr>
        <w:pStyle w:val="p1"/>
      </w:pPr>
      <w:r>
        <w:t xml:space="preserve">Computes the square root. </w:t>
      </w:r>
    </w:p>
    <w:p w14:paraId="40794E99" w14:textId="77777777" w:rsidR="008A5E4E" w:rsidRDefault="0065745B">
      <w:pPr>
        <w:pStyle w:val="pExample"/>
      </w:pPr>
      <w:r>
        <w:t>Examples</w:t>
      </w:r>
    </w:p>
    <w:p w14:paraId="08C91B7A" w14:textId="77777777" w:rsidR="008A5E4E" w:rsidRDefault="0065745B">
      <w:pPr>
        <w:pStyle w:val="pre"/>
      </w:pPr>
      <w:r>
        <w:t>ncos_f32 $s1, $s0;</w:t>
      </w:r>
      <w:r>
        <w:br/>
        <w:t xml:space="preserve"> </w:t>
      </w:r>
      <w:r>
        <w:br/>
        <w:t xml:space="preserve"> nexp2_f32 $s1, $s0;</w:t>
      </w:r>
      <w:r>
        <w:br/>
        <w:t xml:space="preserve"> </w:t>
      </w:r>
      <w:r>
        <w:br/>
        <w:t xml:space="preserve"> nfma_f32 $s3, 1.0f, $s1, 23.0f;</w:t>
      </w:r>
      <w:r>
        <w:br/>
        <w:t xml:space="preserve"> nfma_f64 $d3, 1.0D, $d0, $d3;</w:t>
      </w:r>
      <w:r>
        <w:br/>
        <w:t xml:space="preserve"> </w:t>
      </w:r>
      <w:r>
        <w:br/>
        <w:t xml:space="preserve"> nlog2_f32 $s1, $s0;</w:t>
      </w:r>
      <w:r>
        <w:br/>
        <w:t xml:space="preserve"> </w:t>
      </w:r>
      <w:r>
        <w:br/>
        <w:t xml:space="preserve"> nrcp_f32 $s1, $s0;</w:t>
      </w:r>
      <w:r>
        <w:br/>
        <w:t xml:space="preserve"> </w:t>
      </w:r>
      <w:r>
        <w:br/>
        <w:t xml:space="preserve"> nrsqrt_f32 $s1, $s0;</w:t>
      </w:r>
      <w:r>
        <w:br/>
        <w:t xml:space="preserve"> </w:t>
      </w:r>
      <w:r>
        <w:br/>
        <w:t xml:space="preserve"> nsin_f32 $s1, $s0;</w:t>
      </w:r>
    </w:p>
    <w:p w14:paraId="262FCD45" w14:textId="77777777" w:rsidR="008A5E4E" w:rsidRDefault="0065745B">
      <w:pPr>
        <w:pStyle w:val="h2"/>
      </w:pPr>
      <w:bookmarkStart w:id="529" w:name="_Toc396034237"/>
      <w:r>
        <w:lastRenderedPageBreak/>
        <w:t xml:space="preserve">5.14 </w:t>
      </w:r>
      <w:r w:rsidR="009A76EE">
        <w:fldChar w:fldCharType="begin"/>
      </w:r>
      <w:r>
        <w:instrText xml:space="preserve"> XE "multimedia operations" </w:instrText>
      </w:r>
      <w:r w:rsidR="009A76EE">
        <w:fldChar w:fldCharType="end"/>
      </w:r>
      <w:r>
        <w:t>Multimedia Operations</w:t>
      </w:r>
      <w:bookmarkEnd w:id="529"/>
    </w:p>
    <w:p w14:paraId="12E2A184" w14:textId="77777777" w:rsidR="008A5E4E" w:rsidRDefault="0065745B">
      <w:pPr>
        <w:pStyle w:val="p"/>
      </w:pPr>
      <w:r>
        <w:t>These operations support fast multimedia operations. The operations work on special packed formats that have up to four values packed into a single 32-bit register.</w:t>
      </w:r>
    </w:p>
    <w:p w14:paraId="1B5B0971" w14:textId="77777777" w:rsidR="008A5E4E" w:rsidRDefault="0065745B">
      <w:pPr>
        <w:pStyle w:val="h3"/>
      </w:pPr>
      <w:bookmarkStart w:id="530" w:name="_Toc396034238"/>
      <w:r>
        <w:t>5.14.1 Syntax</w:t>
      </w:r>
      <w:bookmarkEnd w:id="530"/>
    </w:p>
    <w:p w14:paraId="0E85E847" w14:textId="77777777" w:rsidR="008A5E4E" w:rsidRDefault="0065745B">
      <w:pPr>
        <w:pStyle w:val="pTableTitle"/>
      </w:pPr>
      <w:bookmarkStart w:id="531" w:name="_ListOf113"/>
      <w:r>
        <w:t>Table 5–21 Syntax for Multimedia Operations</w:t>
      </w:r>
    </w:p>
    <w:bookmarkEnd w:id="531"/>
    <w:p w14:paraId="422CB66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641"/>
        <w:gridCol w:w="1771"/>
      </w:tblGrid>
      <w:tr w:rsidR="008A5E4E" w14:paraId="7A760E99"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485F23C7" w14:textId="77777777" w:rsidR="008A5E4E" w:rsidRDefault="0065745B">
            <w:pPr>
              <w:pStyle w:val="thTableStyle-TablestyleSyntax-HeadE-Opcodes-Header1"/>
              <w:shd w:val="clear" w:color="auto" w:fill="D3D3D3"/>
            </w:pPr>
            <w:r>
              <w:rPr>
                <w:shd w:val="clear" w:color="auto" w:fill="D3D3D3"/>
              </w:rPr>
              <w:t>Opcode</w:t>
            </w:r>
          </w:p>
        </w:tc>
        <w:tc>
          <w:tcPr>
            <w:tcW w:w="0" w:type="auto"/>
            <w:tcBorders>
              <w:bottom w:val="double" w:sz="3" w:space="0" w:color="000000"/>
            </w:tcBorders>
            <w:shd w:val="clear" w:color="auto" w:fill="D3D3D3"/>
            <w:tcMar>
              <w:top w:w="45" w:type="dxa"/>
              <w:left w:w="45" w:type="dxa"/>
              <w:bottom w:w="45" w:type="dxa"/>
              <w:right w:w="45" w:type="dxa"/>
            </w:tcMar>
          </w:tcPr>
          <w:p w14:paraId="04EC5B45" w14:textId="77777777" w:rsidR="008A5E4E" w:rsidRDefault="0065745B">
            <w:pPr>
              <w:pStyle w:val="thTableStyle-TablestyleSyntax-HeadD-Operands-Header1"/>
              <w:shd w:val="clear" w:color="auto" w:fill="D3D3D3"/>
            </w:pPr>
            <w:r>
              <w:rPr>
                <w:shd w:val="clear" w:color="auto" w:fill="D3D3D3"/>
              </w:rPr>
              <w:t>Operands</w:t>
            </w:r>
          </w:p>
        </w:tc>
      </w:tr>
      <w:tr w:rsidR="008A5E4E" w14:paraId="2E7B95B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E1B0E0D" w14:textId="77777777" w:rsidR="008A5E4E" w:rsidRDefault="0065745B">
            <w:pPr>
              <w:pStyle w:val="tdTableStyle-TablestyleSyntax-BodyE-Opcodes-Body1"/>
              <w:shd w:val="clear" w:color="auto" w:fill="DCDCDC"/>
            </w:pPr>
            <w:r>
              <w:rPr>
                <w:rStyle w:val="b"/>
                <w:b/>
                <w:bCs/>
                <w:shd w:val="clear" w:color="auto" w:fill="DCDCDC"/>
              </w:rPr>
              <w:t>bitalign_b32</w:t>
            </w:r>
          </w:p>
        </w:tc>
        <w:tc>
          <w:tcPr>
            <w:tcW w:w="0" w:type="auto"/>
            <w:tcBorders>
              <w:bottom w:val="single" w:sz="6" w:space="0" w:color="000000"/>
            </w:tcBorders>
            <w:tcMar>
              <w:top w:w="45" w:type="dxa"/>
              <w:left w:w="45" w:type="dxa"/>
              <w:bottom w:w="45" w:type="dxa"/>
              <w:right w:w="45" w:type="dxa"/>
            </w:tcMar>
          </w:tcPr>
          <w:p w14:paraId="0EF6D5FA"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p>
        </w:tc>
      </w:tr>
      <w:tr w:rsidR="008A5E4E" w14:paraId="6D7DE04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62B424E" w14:textId="77777777" w:rsidR="008A5E4E" w:rsidRDefault="0065745B">
            <w:pPr>
              <w:pStyle w:val="tdTableStyle-TablestyleSyntax-BodyE-Opcodes-Body1"/>
              <w:shd w:val="clear" w:color="auto" w:fill="DCDCDC"/>
            </w:pPr>
            <w:r>
              <w:rPr>
                <w:rStyle w:val="b"/>
                <w:b/>
                <w:bCs/>
                <w:shd w:val="clear" w:color="auto" w:fill="DCDCDC"/>
              </w:rPr>
              <w:t>bytealign_b32</w:t>
            </w:r>
          </w:p>
        </w:tc>
        <w:tc>
          <w:tcPr>
            <w:tcW w:w="0" w:type="auto"/>
            <w:tcBorders>
              <w:bottom w:val="single" w:sz="6" w:space="0" w:color="000000"/>
            </w:tcBorders>
            <w:tcMar>
              <w:top w:w="45" w:type="dxa"/>
              <w:left w:w="45" w:type="dxa"/>
              <w:bottom w:w="45" w:type="dxa"/>
              <w:right w:w="45" w:type="dxa"/>
            </w:tcMar>
          </w:tcPr>
          <w:p w14:paraId="549B8659"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p>
        </w:tc>
      </w:tr>
      <w:tr w:rsidR="008A5E4E" w14:paraId="59D777E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1118C0A" w14:textId="77777777" w:rsidR="008A5E4E" w:rsidRDefault="0065745B">
            <w:pPr>
              <w:pStyle w:val="tdTableStyle-TablestyleSyntax-BodyE-Opcodes-Body1"/>
              <w:shd w:val="clear" w:color="auto" w:fill="DCDCDC"/>
            </w:pPr>
            <w:r>
              <w:rPr>
                <w:rStyle w:val="code"/>
                <w:shd w:val="clear" w:color="auto" w:fill="DCDCDC"/>
              </w:rPr>
              <w:t>lerp_u8x4</w:t>
            </w:r>
          </w:p>
        </w:tc>
        <w:tc>
          <w:tcPr>
            <w:tcW w:w="0" w:type="auto"/>
            <w:tcBorders>
              <w:bottom w:val="single" w:sz="6" w:space="0" w:color="000000"/>
            </w:tcBorders>
            <w:tcMar>
              <w:top w:w="45" w:type="dxa"/>
              <w:left w:w="45" w:type="dxa"/>
              <w:bottom w:w="45" w:type="dxa"/>
              <w:right w:w="45" w:type="dxa"/>
            </w:tcMar>
          </w:tcPr>
          <w:p w14:paraId="69360E82"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p>
        </w:tc>
      </w:tr>
      <w:tr w:rsidR="008A5E4E" w14:paraId="22042D9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A1EC6BC" w14:textId="77777777" w:rsidR="008A5E4E" w:rsidRDefault="0065745B">
            <w:pPr>
              <w:pStyle w:val="tdTableStyle-TablestyleSyntax-BodyE-Opcodes-Body1"/>
              <w:shd w:val="clear" w:color="auto" w:fill="DCDCDC"/>
            </w:pPr>
            <w:r>
              <w:rPr>
                <w:rStyle w:val="b"/>
                <w:b/>
                <w:bCs/>
                <w:shd w:val="clear" w:color="auto" w:fill="DCDCDC"/>
              </w:rPr>
              <w:t>packcvt_u8x4_f32</w:t>
            </w:r>
          </w:p>
        </w:tc>
        <w:tc>
          <w:tcPr>
            <w:tcW w:w="0" w:type="auto"/>
            <w:tcBorders>
              <w:bottom w:val="single" w:sz="6" w:space="0" w:color="000000"/>
            </w:tcBorders>
            <w:tcMar>
              <w:top w:w="45" w:type="dxa"/>
              <w:left w:w="45" w:type="dxa"/>
              <w:bottom w:w="45" w:type="dxa"/>
              <w:right w:w="45" w:type="dxa"/>
            </w:tcMar>
          </w:tcPr>
          <w:p w14:paraId="49BAE586"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r>
              <w:t xml:space="preserve">, </w:t>
            </w:r>
            <w:r>
              <w:rPr>
                <w:rStyle w:val="em"/>
              </w:rPr>
              <w:t>src3</w:t>
            </w:r>
          </w:p>
        </w:tc>
      </w:tr>
      <w:tr w:rsidR="008A5E4E" w14:paraId="5B8BA75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5566AAE" w14:textId="77777777" w:rsidR="008A5E4E" w:rsidRDefault="0065745B">
            <w:pPr>
              <w:pStyle w:val="tdTableStyle-TablestyleSyntax-BodyE-Opcodes-Body1"/>
              <w:shd w:val="clear" w:color="auto" w:fill="DCDCDC"/>
            </w:pPr>
            <w:r>
              <w:rPr>
                <w:rStyle w:val="b"/>
                <w:b/>
                <w:bCs/>
                <w:shd w:val="clear" w:color="auto" w:fill="DCDCDC"/>
              </w:rPr>
              <w:t>unpackcvt_f32_u8x4</w:t>
            </w:r>
          </w:p>
        </w:tc>
        <w:tc>
          <w:tcPr>
            <w:tcW w:w="0" w:type="auto"/>
            <w:tcBorders>
              <w:bottom w:val="single" w:sz="6" w:space="0" w:color="000000"/>
            </w:tcBorders>
            <w:tcMar>
              <w:top w:w="45" w:type="dxa"/>
              <w:left w:w="45" w:type="dxa"/>
              <w:bottom w:w="45" w:type="dxa"/>
              <w:right w:w="45" w:type="dxa"/>
            </w:tcMar>
          </w:tcPr>
          <w:p w14:paraId="2F4740BF"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p>
        </w:tc>
      </w:tr>
      <w:tr w:rsidR="008A5E4E" w14:paraId="172C494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79EB6A7" w14:textId="77777777" w:rsidR="008A5E4E" w:rsidRDefault="0065745B">
            <w:pPr>
              <w:pStyle w:val="tdTableStyle-TablestyleSyntax-BodyE-Opcodes-Body1"/>
              <w:shd w:val="clear" w:color="auto" w:fill="DCDCDC"/>
            </w:pPr>
            <w:r>
              <w:rPr>
                <w:rStyle w:val="b"/>
                <w:b/>
                <w:bCs/>
                <w:shd w:val="clear" w:color="auto" w:fill="DCDCDC"/>
              </w:rPr>
              <w:t>sad_u32_u32</w:t>
            </w:r>
          </w:p>
        </w:tc>
        <w:tc>
          <w:tcPr>
            <w:tcW w:w="0" w:type="auto"/>
            <w:tcBorders>
              <w:bottom w:val="single" w:sz="6" w:space="0" w:color="000000"/>
            </w:tcBorders>
            <w:tcMar>
              <w:top w:w="45" w:type="dxa"/>
              <w:left w:w="45" w:type="dxa"/>
              <w:bottom w:w="45" w:type="dxa"/>
              <w:right w:w="45" w:type="dxa"/>
            </w:tcMar>
          </w:tcPr>
          <w:p w14:paraId="3ED1F18B"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p>
        </w:tc>
      </w:tr>
      <w:tr w:rsidR="008A5E4E" w14:paraId="2DB9D9F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903CBDD" w14:textId="77777777" w:rsidR="008A5E4E" w:rsidRDefault="0065745B">
            <w:pPr>
              <w:pStyle w:val="tdTableStyle-TablestyleSyntax-BodyE-Opcodes-Body1"/>
              <w:shd w:val="clear" w:color="auto" w:fill="DCDCDC"/>
            </w:pPr>
            <w:r>
              <w:rPr>
                <w:rStyle w:val="b"/>
                <w:b/>
                <w:bCs/>
                <w:shd w:val="clear" w:color="auto" w:fill="DCDCDC"/>
              </w:rPr>
              <w:t>sad_u32_u16x2</w:t>
            </w:r>
          </w:p>
        </w:tc>
        <w:tc>
          <w:tcPr>
            <w:tcW w:w="0" w:type="auto"/>
            <w:tcBorders>
              <w:bottom w:val="single" w:sz="6" w:space="0" w:color="000000"/>
            </w:tcBorders>
            <w:tcMar>
              <w:top w:w="45" w:type="dxa"/>
              <w:left w:w="45" w:type="dxa"/>
              <w:bottom w:w="45" w:type="dxa"/>
              <w:right w:w="45" w:type="dxa"/>
            </w:tcMar>
          </w:tcPr>
          <w:p w14:paraId="41B09110"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p>
        </w:tc>
      </w:tr>
      <w:tr w:rsidR="008A5E4E" w14:paraId="281C506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DECD48B" w14:textId="77777777" w:rsidR="008A5E4E" w:rsidRDefault="0065745B">
            <w:pPr>
              <w:pStyle w:val="tdTableStyle-TablestyleSyntax-BodyE-Opcodes-Body1"/>
              <w:shd w:val="clear" w:color="auto" w:fill="DCDCDC"/>
            </w:pPr>
            <w:r>
              <w:rPr>
                <w:rStyle w:val="b"/>
                <w:b/>
                <w:bCs/>
                <w:shd w:val="clear" w:color="auto" w:fill="DCDCDC"/>
              </w:rPr>
              <w:t>sad_u32_u8x4</w:t>
            </w:r>
          </w:p>
        </w:tc>
        <w:tc>
          <w:tcPr>
            <w:tcW w:w="0" w:type="auto"/>
            <w:tcBorders>
              <w:bottom w:val="single" w:sz="6" w:space="0" w:color="000000"/>
            </w:tcBorders>
            <w:tcMar>
              <w:top w:w="45" w:type="dxa"/>
              <w:left w:w="45" w:type="dxa"/>
              <w:bottom w:w="45" w:type="dxa"/>
              <w:right w:w="45" w:type="dxa"/>
            </w:tcMar>
          </w:tcPr>
          <w:p w14:paraId="11A2A839" w14:textId="77777777" w:rsidR="008A5E4E" w:rsidRDefault="0065745B">
            <w:pPr>
              <w:pStyle w:val="tdTableStyle-TablestyleSyntax-BodyD-Operands-Body1"/>
            </w:pPr>
            <w:r>
              <w:rPr>
                <w:rStyle w:val="em"/>
              </w:rPr>
              <w:t>dest</w:t>
            </w:r>
            <w:r>
              <w:t xml:space="preserve">, </w:t>
            </w:r>
            <w:r>
              <w:rPr>
                <w:rStyle w:val="em"/>
              </w:rPr>
              <w:t>src0</w:t>
            </w:r>
            <w:r>
              <w:t xml:space="preserve">, </w:t>
            </w:r>
            <w:r>
              <w:rPr>
                <w:rStyle w:val="em"/>
              </w:rPr>
              <w:t>src1</w:t>
            </w:r>
            <w:r>
              <w:t xml:space="preserve">, </w:t>
            </w:r>
            <w:r>
              <w:rPr>
                <w:rStyle w:val="em"/>
              </w:rPr>
              <w:t>src2</w:t>
            </w:r>
          </w:p>
        </w:tc>
      </w:tr>
      <w:tr w:rsidR="008A5E4E" w14:paraId="02D6EE19"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1443928" w14:textId="77777777" w:rsidR="008A5E4E" w:rsidRDefault="0065745B">
            <w:pPr>
              <w:pStyle w:val="tdTableStyle-TablestyleSyntax-BodyB-Opcodes-Body1"/>
              <w:shd w:val="clear" w:color="auto" w:fill="DCDCDC"/>
            </w:pPr>
            <w:r>
              <w:rPr>
                <w:rStyle w:val="b"/>
                <w:b/>
                <w:bCs/>
                <w:shd w:val="clear" w:color="auto" w:fill="DCDCDC"/>
              </w:rPr>
              <w:t>sadhi_u16x2_u8x4</w:t>
            </w:r>
          </w:p>
        </w:tc>
        <w:tc>
          <w:tcPr>
            <w:tcW w:w="0" w:type="auto"/>
            <w:tcMar>
              <w:top w:w="45" w:type="dxa"/>
              <w:left w:w="45" w:type="dxa"/>
              <w:bottom w:w="45" w:type="dxa"/>
              <w:right w:w="45" w:type="dxa"/>
            </w:tcMar>
          </w:tcPr>
          <w:p w14:paraId="11519BE9" w14:textId="77777777" w:rsidR="008A5E4E" w:rsidRDefault="0065745B">
            <w:pPr>
              <w:pStyle w:val="tdTableStyle-TablestyleSyntax-BodyA-Operands-Body1"/>
            </w:pPr>
            <w:r>
              <w:rPr>
                <w:rStyle w:val="em"/>
              </w:rPr>
              <w:t>dest</w:t>
            </w:r>
            <w:r>
              <w:t xml:space="preserve">, </w:t>
            </w:r>
            <w:r>
              <w:rPr>
                <w:rStyle w:val="em"/>
              </w:rPr>
              <w:t>src0</w:t>
            </w:r>
            <w:r>
              <w:t xml:space="preserve">, </w:t>
            </w:r>
            <w:r>
              <w:rPr>
                <w:rStyle w:val="em"/>
              </w:rPr>
              <w:t>src1</w:t>
            </w:r>
            <w:r>
              <w:t xml:space="preserve">, </w:t>
            </w:r>
            <w:r>
              <w:rPr>
                <w:rStyle w:val="em"/>
              </w:rPr>
              <w:t>src2</w:t>
            </w:r>
          </w:p>
        </w:tc>
      </w:tr>
    </w:tbl>
    <w:p w14:paraId="0A78EE42" w14:textId="77777777" w:rsidR="008A5E4E" w:rsidRDefault="008A5E4E">
      <w:pPr>
        <w:spacing w:after="240"/>
      </w:pPr>
    </w:p>
    <w:p w14:paraId="5C58FDC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60306A16"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D0D3ED5"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33625ECC" w14:textId="77777777">
        <w:trPr>
          <w:tblCellSpacing w:w="0" w:type="dxa"/>
        </w:trPr>
        <w:tc>
          <w:tcPr>
            <w:tcW w:w="0" w:type="auto"/>
            <w:tcBorders>
              <w:bottom w:val="single" w:sz="6" w:space="0" w:color="000000"/>
            </w:tcBorders>
            <w:tcMar>
              <w:top w:w="45" w:type="dxa"/>
              <w:left w:w="45" w:type="dxa"/>
              <w:bottom w:w="45" w:type="dxa"/>
              <w:right w:w="45" w:type="dxa"/>
            </w:tcMar>
          </w:tcPr>
          <w:p w14:paraId="3C62BFBC" w14:textId="77777777" w:rsidR="008A5E4E" w:rsidRDefault="0065745B">
            <w:pPr>
              <w:pStyle w:val="tdTableStyle-TablestyleNonAltRows-BodyD-Column-Body1"/>
            </w:pPr>
            <w:r>
              <w:rPr>
                <w:rStyle w:val="em"/>
              </w:rPr>
              <w:t>dest</w:t>
            </w:r>
            <w:r>
              <w:t xml:space="preserve">: The destination must be an </w:t>
            </w:r>
            <w:r>
              <w:rPr>
                <w:rStyle w:val="code"/>
              </w:rPr>
              <w:t>s</w:t>
            </w:r>
            <w:r>
              <w:t xml:space="preserve"> register. </w:t>
            </w:r>
          </w:p>
        </w:tc>
      </w:tr>
      <w:tr w:rsidR="008A5E4E" w14:paraId="03DFDB72" w14:textId="77777777">
        <w:trPr>
          <w:tblCellSpacing w:w="0" w:type="dxa"/>
        </w:trPr>
        <w:tc>
          <w:tcPr>
            <w:tcW w:w="0" w:type="auto"/>
            <w:tcMar>
              <w:top w:w="45" w:type="dxa"/>
              <w:left w:w="45" w:type="dxa"/>
              <w:bottom w:w="45" w:type="dxa"/>
              <w:right w:w="45" w:type="dxa"/>
            </w:tcMar>
          </w:tcPr>
          <w:p w14:paraId="5FDB873B" w14:textId="12C2F771" w:rsidR="008A5E4E" w:rsidRDefault="0065745B" w:rsidP="00613D2A">
            <w:pPr>
              <w:pStyle w:val="p3"/>
            </w:pPr>
            <w:r>
              <w:rPr>
                <w:rStyle w:val="em"/>
              </w:rPr>
              <w:t>src0</w:t>
            </w:r>
            <w:r>
              <w:t xml:space="preserve">, </w:t>
            </w:r>
            <w:r>
              <w:rPr>
                <w:rStyle w:val="em"/>
              </w:rPr>
              <w:t>src1</w:t>
            </w:r>
            <w:r>
              <w:t xml:space="preserve">, </w:t>
            </w:r>
            <w:r>
              <w:rPr>
                <w:rStyle w:val="em"/>
              </w:rPr>
              <w:t>src2</w:t>
            </w:r>
            <w:r>
              <w:t xml:space="preserve">, </w:t>
            </w:r>
            <w:r>
              <w:rPr>
                <w:rStyle w:val="em"/>
              </w:rPr>
              <w:t>src3</w:t>
            </w:r>
            <w:r>
              <w:t xml:space="preserve">: Sources. Can be a register, </w:t>
            </w:r>
            <w:r w:rsidR="00613D2A">
              <w:t xml:space="preserve">or </w:t>
            </w:r>
            <w:r>
              <w:t xml:space="preserve">immediate value, except </w:t>
            </w:r>
            <w:r>
              <w:rPr>
                <w:rStyle w:val="em"/>
              </w:rPr>
              <w:t>src1</w:t>
            </w:r>
            <w:r>
              <w:t xml:space="preserve"> for </w:t>
            </w:r>
            <w:r>
              <w:rPr>
                <w:rStyle w:val="code"/>
              </w:rPr>
              <w:t>unpackcvt</w:t>
            </w:r>
            <w:r>
              <w:t xml:space="preserve"> must be a </w:t>
            </w:r>
            <w:r w:rsidR="00613D2A">
              <w:t xml:space="preserve">constant </w:t>
            </w:r>
            <w:r>
              <w:t>with value 0, 1, 2, or 3</w:t>
            </w:r>
            <w:r w:rsidR="00FB08AD">
              <w:rPr>
                <w:rStyle w:val="code"/>
              </w:rPr>
              <w:t xml:space="preserve"> </w:t>
            </w:r>
            <w:r w:rsidR="006E1268">
              <w:rPr>
                <w:rStyle w:val="code"/>
              </w:rPr>
              <w:t>(</w:t>
            </w:r>
            <w:r w:rsidR="00FB08AD">
              <w:rPr>
                <w:rStyle w:val="code"/>
              </w:rPr>
              <w:t>WAVESIZE</w:t>
            </w:r>
            <w:r w:rsidR="00FB08AD">
              <w:t xml:space="preserve"> is not allowed</w:t>
            </w:r>
            <w:r w:rsidR="006E1268">
              <w:t>)</w:t>
            </w:r>
            <w:r w:rsidR="00FB08AD">
              <w:t>.</w:t>
            </w:r>
          </w:p>
        </w:tc>
      </w:tr>
    </w:tbl>
    <w:p w14:paraId="3DF2654D" w14:textId="77777777" w:rsidR="008A5E4E" w:rsidRDefault="008A5E4E">
      <w:pPr>
        <w:spacing w:after="240"/>
      </w:pPr>
    </w:p>
    <w:p w14:paraId="1725205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4FDB2759"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656ED52"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6FBB8B55" w14:textId="77777777">
        <w:trPr>
          <w:tblCellSpacing w:w="0" w:type="dxa"/>
        </w:trPr>
        <w:tc>
          <w:tcPr>
            <w:tcW w:w="0" w:type="auto"/>
            <w:tcMar>
              <w:top w:w="45" w:type="dxa"/>
              <w:left w:w="45" w:type="dxa"/>
              <w:bottom w:w="45" w:type="dxa"/>
              <w:right w:w="45" w:type="dxa"/>
            </w:tcMar>
          </w:tcPr>
          <w:p w14:paraId="258162E4" w14:textId="77777777" w:rsidR="008A5E4E" w:rsidRDefault="0065745B">
            <w:pPr>
              <w:pStyle w:val="tdTableStyle-TablestyleNonAltRows-BodyA-Column-Body1"/>
            </w:pPr>
            <w:r>
              <w:t xml:space="preserve">No exceptions are allowed. </w:t>
            </w:r>
          </w:p>
        </w:tc>
      </w:tr>
    </w:tbl>
    <w:p w14:paraId="08DD392A" w14:textId="77777777" w:rsidR="008A5E4E" w:rsidRDefault="008A5E4E">
      <w:pPr>
        <w:spacing w:after="240"/>
      </w:pPr>
    </w:p>
    <w:p w14:paraId="29E6A859" w14:textId="77777777" w:rsidR="008A5E4E" w:rsidRDefault="0065745B">
      <w:pPr>
        <w:pStyle w:val="p"/>
      </w:pPr>
      <w:r>
        <w:t xml:space="preserve">For BRIG syntax, see </w:t>
      </w:r>
      <w:r>
        <w:rPr>
          <w:rStyle w:val="xref1"/>
        </w:rPr>
        <w:t>18.7.1.13. BRIG Syntax for Multimedia Operations (</w:t>
      </w:r>
      <w:r w:rsidR="009A76EE" w:rsidRPr="008A5E4E">
        <w:fldChar w:fldCharType="begin"/>
      </w:r>
      <w:r w:rsidR="008A5E4E">
        <w:instrText xml:space="preserve"> PAGEREF _Ref-1693008468 \p \h  \* MERGEFORMAT </w:instrText>
      </w:r>
      <w:r w:rsidR="009A76EE" w:rsidRPr="008A5E4E">
        <w:fldChar w:fldCharType="separate"/>
      </w:r>
      <w:r w:rsidR="00533AF0" w:rsidRPr="00533AF0">
        <w:rPr>
          <w:rStyle w:val="xref1"/>
          <w:noProof/>
        </w:rPr>
        <w:t>on</w:t>
      </w:r>
      <w:r w:rsidR="00533AF0">
        <w:rPr>
          <w:noProof/>
        </w:rPr>
        <w:t xml:space="preserve"> page 362</w:t>
      </w:r>
      <w:r w:rsidR="009A76EE" w:rsidRPr="008A5E4E">
        <w:rPr>
          <w:rStyle w:val="xref1"/>
        </w:rPr>
        <w:fldChar w:fldCharType="end"/>
      </w:r>
      <w:r>
        <w:rPr>
          <w:rStyle w:val="xref1"/>
        </w:rPr>
        <w:t>)</w:t>
      </w:r>
      <w:r>
        <w:t xml:space="preserve">. </w:t>
      </w:r>
    </w:p>
    <w:p w14:paraId="10D518A1" w14:textId="77777777" w:rsidR="008A5E4E" w:rsidRDefault="0065745B">
      <w:pPr>
        <w:pStyle w:val="h3"/>
      </w:pPr>
      <w:bookmarkStart w:id="532" w:name="_Toc396034239"/>
      <w:r>
        <w:t>5.14.2 Description</w:t>
      </w:r>
      <w:bookmarkEnd w:id="532"/>
    </w:p>
    <w:p w14:paraId="5A1E981A" w14:textId="77777777" w:rsidR="008A5E4E" w:rsidRDefault="009A76EE">
      <w:pPr>
        <w:pStyle w:val="pDefinitionTerm"/>
      </w:pPr>
      <w:r>
        <w:fldChar w:fldCharType="begin"/>
      </w:r>
      <w:r w:rsidR="0065745B">
        <w:instrText xml:space="preserve"> XE "multimedia operations:bitalign" </w:instrText>
      </w:r>
      <w:r>
        <w:fldChar w:fldCharType="end"/>
      </w:r>
      <w:r w:rsidR="0065745B">
        <w:rPr>
          <w:rStyle w:val="code1"/>
        </w:rPr>
        <w:t>bitalign</w:t>
      </w:r>
    </w:p>
    <w:p w14:paraId="62BDFF73" w14:textId="77777777" w:rsidR="008A5E4E" w:rsidRDefault="0065745B">
      <w:pPr>
        <w:pStyle w:val="p1"/>
      </w:pPr>
      <w:r>
        <w:t xml:space="preserve">Used to align 32-bits within 64-bits of data on an arbitrary bit boundary. </w:t>
      </w:r>
      <w:r>
        <w:rPr>
          <w:rStyle w:val="i"/>
        </w:rPr>
        <w:t>src2</w:t>
      </w:r>
      <w:r>
        <w:t xml:space="preserve"> is treated as a </w:t>
      </w:r>
      <w:r>
        <w:rPr>
          <w:rStyle w:val="code1"/>
        </w:rPr>
        <w:t>u32</w:t>
      </w:r>
      <w:r>
        <w:t xml:space="preserve"> value and the least significant 5 bits used to specify a shift amount. The 32-bit </w:t>
      </w:r>
      <w:r>
        <w:rPr>
          <w:rStyle w:val="i"/>
        </w:rPr>
        <w:t>src0</w:t>
      </w:r>
      <w:r>
        <w:t xml:space="preserve"> and </w:t>
      </w:r>
      <w:r>
        <w:rPr>
          <w:rStyle w:val="i"/>
        </w:rPr>
        <w:t>src1</w:t>
      </w:r>
      <w:r>
        <w:t xml:space="preserve"> are treated as the least significant and most significant bits of a 64-bit value respectively, which is shifted right by the shift amount of bits, and the least significant 32 bits returned.</w:t>
      </w:r>
    </w:p>
    <w:p w14:paraId="2DFDCF19" w14:textId="77777777" w:rsidR="008A5E4E" w:rsidRDefault="0065745B">
      <w:pPr>
        <w:pStyle w:val="pre1"/>
      </w:pPr>
      <w:r>
        <w:lastRenderedPageBreak/>
        <w:t xml:space="preserve">uint32 shift = </w:t>
      </w:r>
      <w:r>
        <w:rPr>
          <w:rStyle w:val="em"/>
        </w:rPr>
        <w:t>src2</w:t>
      </w:r>
      <w:r>
        <w:t xml:space="preserve"> &amp; 31;</w:t>
      </w:r>
      <w:r>
        <w:br/>
        <w:t xml:space="preserve"> uint64_t value = (((uint64_t)</w:t>
      </w:r>
      <w:r>
        <w:rPr>
          <w:rStyle w:val="em"/>
        </w:rPr>
        <w:t>src1</w:t>
      </w:r>
      <w:r>
        <w:t>) &lt;&lt; 32) | ((uint64_t)</w:t>
      </w:r>
      <w:r>
        <w:rPr>
          <w:rStyle w:val="em"/>
        </w:rPr>
        <w:t>src0</w:t>
      </w:r>
      <w:r>
        <w:t>);</w:t>
      </w:r>
      <w:r>
        <w:br/>
        <w:t xml:space="preserve"> uint32_t </w:t>
      </w:r>
      <w:r>
        <w:rPr>
          <w:rStyle w:val="em"/>
        </w:rPr>
        <w:t>dest</w:t>
      </w:r>
      <w:r>
        <w:t xml:space="preserve"> = (uint32_t)((value &gt;&gt; shift) &amp; 0xffffffff);</w:t>
      </w:r>
    </w:p>
    <w:p w14:paraId="7CFEB045" w14:textId="77777777" w:rsidR="008A5E4E" w:rsidRDefault="0065745B">
      <w:pPr>
        <w:pStyle w:val="pNoPageBreakAfter1"/>
      </w:pPr>
      <w:r>
        <w:t xml:space="preserve">If </w:t>
      </w:r>
      <w:r>
        <w:rPr>
          <w:rStyle w:val="i"/>
        </w:rPr>
        <w:t>src0</w:t>
      </w:r>
      <w:r>
        <w:t xml:space="preserve"> contains </w:t>
      </w:r>
      <w:r>
        <w:rPr>
          <w:rStyle w:val="code1"/>
        </w:rPr>
        <w:t>0xA3A2A1A0</w:t>
      </w:r>
      <w:r>
        <w:t xml:space="preserve"> and </w:t>
      </w:r>
      <w:r>
        <w:rPr>
          <w:rStyle w:val="i"/>
        </w:rPr>
        <w:t>src1</w:t>
      </w:r>
      <w:r>
        <w:t xml:space="preserve"> contains </w:t>
      </w:r>
      <w:r>
        <w:rPr>
          <w:rStyle w:val="code1"/>
        </w:rPr>
        <w:t>0xB3B2B1B0</w:t>
      </w:r>
      <w:r>
        <w:t>, then:</w:t>
      </w:r>
    </w:p>
    <w:p w14:paraId="51BD3E20" w14:textId="77777777" w:rsidR="008A5E4E" w:rsidRDefault="0065745B">
      <w:pPr>
        <w:pStyle w:val="li1"/>
        <w:numPr>
          <w:ilvl w:val="0"/>
          <w:numId w:val="112"/>
        </w:numPr>
        <w:spacing w:before="320"/>
        <w:ind w:left="1200"/>
      </w:pPr>
      <w:r>
        <w:rPr>
          <w:rStyle w:val="code1"/>
        </w:rPr>
        <w:t xml:space="preserve">bitalign </w:t>
      </w:r>
      <w:r>
        <w:rPr>
          <w:rStyle w:val="i"/>
        </w:rPr>
        <w:t>dest</w:t>
      </w:r>
      <w:r>
        <w:rPr>
          <w:rStyle w:val="code1"/>
        </w:rPr>
        <w:t xml:space="preserve">, </w:t>
      </w:r>
      <w:r>
        <w:rPr>
          <w:rStyle w:val="i"/>
        </w:rPr>
        <w:t>src0</w:t>
      </w:r>
      <w:r>
        <w:rPr>
          <w:rStyle w:val="code1"/>
        </w:rPr>
        <w:t xml:space="preserve">, </w:t>
      </w:r>
      <w:r>
        <w:rPr>
          <w:rStyle w:val="i"/>
        </w:rPr>
        <w:t>src1</w:t>
      </w:r>
      <w:r>
        <w:rPr>
          <w:rStyle w:val="code1"/>
        </w:rPr>
        <w:t>, 8</w:t>
      </w:r>
      <w:r>
        <w:t xml:space="preserve"> results in destination </w:t>
      </w:r>
      <w:r>
        <w:rPr>
          <w:rStyle w:val="i"/>
        </w:rPr>
        <w:t>dest</w:t>
      </w:r>
      <w:r>
        <w:t xml:space="preserve"> containing </w:t>
      </w:r>
      <w:r>
        <w:rPr>
          <w:rStyle w:val="code1"/>
        </w:rPr>
        <w:t>0xB0A3A2A1</w:t>
      </w:r>
      <w:r>
        <w:t>.</w:t>
      </w:r>
    </w:p>
    <w:p w14:paraId="64054397" w14:textId="77777777" w:rsidR="008A5E4E" w:rsidRDefault="0065745B">
      <w:pPr>
        <w:pStyle w:val="li1"/>
        <w:numPr>
          <w:ilvl w:val="0"/>
          <w:numId w:val="112"/>
        </w:numPr>
        <w:ind w:left="1200"/>
      </w:pPr>
      <w:r>
        <w:rPr>
          <w:rStyle w:val="code1"/>
        </w:rPr>
        <w:t xml:space="preserve">bitalign </w:t>
      </w:r>
      <w:r>
        <w:rPr>
          <w:rStyle w:val="i"/>
        </w:rPr>
        <w:t>dest</w:t>
      </w:r>
      <w:r>
        <w:rPr>
          <w:rStyle w:val="code1"/>
        </w:rPr>
        <w:t xml:space="preserve">, </w:t>
      </w:r>
      <w:r>
        <w:rPr>
          <w:rStyle w:val="i"/>
        </w:rPr>
        <w:t>src0</w:t>
      </w:r>
      <w:r>
        <w:rPr>
          <w:rStyle w:val="code1"/>
        </w:rPr>
        <w:t xml:space="preserve">, </w:t>
      </w:r>
      <w:r>
        <w:rPr>
          <w:rStyle w:val="i"/>
        </w:rPr>
        <w:t>src1</w:t>
      </w:r>
      <w:r>
        <w:rPr>
          <w:rStyle w:val="code1"/>
        </w:rPr>
        <w:t>, 16</w:t>
      </w:r>
      <w:r>
        <w:t xml:space="preserve"> results in destination </w:t>
      </w:r>
      <w:r>
        <w:rPr>
          <w:rStyle w:val="i"/>
        </w:rPr>
        <w:t>dest</w:t>
      </w:r>
      <w:r>
        <w:t xml:space="preserve"> containing </w:t>
      </w:r>
      <w:r>
        <w:rPr>
          <w:rStyle w:val="code1"/>
        </w:rPr>
        <w:t>0xB1B0A3A2</w:t>
      </w:r>
      <w:r>
        <w:t>.</w:t>
      </w:r>
    </w:p>
    <w:p w14:paraId="38FEDC43" w14:textId="77777777" w:rsidR="008A5E4E" w:rsidRDefault="0065745B">
      <w:pPr>
        <w:pStyle w:val="li1"/>
        <w:numPr>
          <w:ilvl w:val="0"/>
          <w:numId w:val="112"/>
        </w:numPr>
        <w:spacing w:after="320"/>
        <w:ind w:left="1200"/>
      </w:pPr>
      <w:r>
        <w:rPr>
          <w:rStyle w:val="code1"/>
        </w:rPr>
        <w:t xml:space="preserve">bitalign </w:t>
      </w:r>
      <w:r>
        <w:rPr>
          <w:rStyle w:val="i"/>
        </w:rPr>
        <w:t>dest</w:t>
      </w:r>
      <w:r>
        <w:rPr>
          <w:rStyle w:val="code1"/>
        </w:rPr>
        <w:t xml:space="preserve">, </w:t>
      </w:r>
      <w:r>
        <w:rPr>
          <w:rStyle w:val="i"/>
        </w:rPr>
        <w:t>src0</w:t>
      </w:r>
      <w:r>
        <w:rPr>
          <w:rStyle w:val="code1"/>
        </w:rPr>
        <w:t xml:space="preserve">, </w:t>
      </w:r>
      <w:r>
        <w:rPr>
          <w:rStyle w:val="i"/>
        </w:rPr>
        <w:t>src1</w:t>
      </w:r>
      <w:r>
        <w:rPr>
          <w:rStyle w:val="code1"/>
        </w:rPr>
        <w:t>, 24</w:t>
      </w:r>
      <w:r>
        <w:t xml:space="preserve"> results in destination </w:t>
      </w:r>
      <w:r>
        <w:rPr>
          <w:rStyle w:val="i"/>
        </w:rPr>
        <w:t>dest</w:t>
      </w:r>
      <w:r>
        <w:t xml:space="preserve"> containing </w:t>
      </w:r>
      <w:r>
        <w:rPr>
          <w:rStyle w:val="code1"/>
        </w:rPr>
        <w:t>0xB2B1B0A3</w:t>
      </w:r>
      <w:r>
        <w:t>.</w:t>
      </w:r>
    </w:p>
    <w:p w14:paraId="2454B91A" w14:textId="77777777" w:rsidR="008A5E4E" w:rsidRDefault="009A76EE">
      <w:pPr>
        <w:pStyle w:val="pDefinitionTerm"/>
      </w:pPr>
      <w:r>
        <w:fldChar w:fldCharType="begin"/>
      </w:r>
      <w:r w:rsidR="0065745B">
        <w:instrText xml:space="preserve"> XE "multimedia operations:bytealign" </w:instrText>
      </w:r>
      <w:r>
        <w:fldChar w:fldCharType="end"/>
      </w:r>
      <w:r w:rsidR="0065745B">
        <w:rPr>
          <w:rStyle w:val="code1"/>
        </w:rPr>
        <w:t>bytealign</w:t>
      </w:r>
    </w:p>
    <w:p w14:paraId="614DEE37" w14:textId="77777777" w:rsidR="008A5E4E" w:rsidRDefault="0065745B">
      <w:pPr>
        <w:pStyle w:val="p1"/>
      </w:pPr>
      <w:r>
        <w:t xml:space="preserve">Used to align 32-bits within 64-bits of data on an arbitrary byte boundary. </w:t>
      </w:r>
      <w:r>
        <w:rPr>
          <w:rStyle w:val="i"/>
        </w:rPr>
        <w:t>src2</w:t>
      </w:r>
      <w:r>
        <w:t xml:space="preserve"> is treated as a </w:t>
      </w:r>
      <w:r>
        <w:rPr>
          <w:rStyle w:val="code1"/>
        </w:rPr>
        <w:t>u32</w:t>
      </w:r>
      <w:r>
        <w:t xml:space="preserve"> value and the least significant 2 bits used to specify a shift amount. The 32-bit </w:t>
      </w:r>
      <w:r>
        <w:rPr>
          <w:rStyle w:val="i"/>
        </w:rPr>
        <w:t>src0</w:t>
      </w:r>
      <w:r>
        <w:t xml:space="preserve"> and </w:t>
      </w:r>
      <w:r>
        <w:rPr>
          <w:rStyle w:val="i"/>
        </w:rPr>
        <w:t>src1</w:t>
      </w:r>
      <w:r>
        <w:t xml:space="preserve"> are treated as the least significant and most significant bits of a 64-bit value respectively, which is shifted right by the shift amount of bytes, and the least significant 32 bits returned.</w:t>
      </w:r>
    </w:p>
    <w:p w14:paraId="05B890AC" w14:textId="77777777" w:rsidR="008A5E4E" w:rsidRDefault="0065745B">
      <w:pPr>
        <w:pStyle w:val="pre1"/>
      </w:pPr>
      <w:r>
        <w:t>uint32 shift = (</w:t>
      </w:r>
      <w:r>
        <w:rPr>
          <w:rStyle w:val="em"/>
        </w:rPr>
        <w:t>src2</w:t>
      </w:r>
      <w:r>
        <w:t xml:space="preserve"> &amp; 3) * 8;</w:t>
      </w:r>
      <w:r>
        <w:br/>
        <w:t xml:space="preserve"> uint64_t value = (((uint64_t)</w:t>
      </w:r>
      <w:r>
        <w:rPr>
          <w:rStyle w:val="em"/>
        </w:rPr>
        <w:t>src1</w:t>
      </w:r>
      <w:r>
        <w:t>) &lt;&lt; 32) | ((uint64_t)</w:t>
      </w:r>
      <w:r>
        <w:rPr>
          <w:rStyle w:val="em"/>
        </w:rPr>
        <w:t>src0</w:t>
      </w:r>
      <w:r>
        <w:t>);</w:t>
      </w:r>
      <w:r>
        <w:br/>
        <w:t xml:space="preserve"> uint32_t </w:t>
      </w:r>
      <w:r>
        <w:rPr>
          <w:rStyle w:val="em"/>
        </w:rPr>
        <w:t>dest</w:t>
      </w:r>
      <w:r>
        <w:t xml:space="preserve"> = (uint32_t)((value &gt;&gt; shift) &amp; 0ffffffff);</w:t>
      </w:r>
    </w:p>
    <w:p w14:paraId="1492BE0D" w14:textId="77777777" w:rsidR="008A5E4E" w:rsidRDefault="0065745B">
      <w:pPr>
        <w:pStyle w:val="pNoPageBreakAfter1"/>
      </w:pPr>
      <w:r>
        <w:t xml:space="preserve">If </w:t>
      </w:r>
      <w:r>
        <w:rPr>
          <w:rStyle w:val="i"/>
        </w:rPr>
        <w:t>src0</w:t>
      </w:r>
      <w:r>
        <w:t xml:space="preserve"> contains </w:t>
      </w:r>
      <w:r>
        <w:rPr>
          <w:rStyle w:val="code1"/>
        </w:rPr>
        <w:t>0xA3A2A1A0</w:t>
      </w:r>
      <w:r>
        <w:t xml:space="preserve"> and </w:t>
      </w:r>
      <w:r>
        <w:rPr>
          <w:rStyle w:val="i"/>
        </w:rPr>
        <w:t>src1</w:t>
      </w:r>
      <w:r>
        <w:t xml:space="preserve"> contains </w:t>
      </w:r>
      <w:r>
        <w:rPr>
          <w:rStyle w:val="code1"/>
        </w:rPr>
        <w:t>0xB3B2B1B0</w:t>
      </w:r>
      <w:r>
        <w:t>, then:</w:t>
      </w:r>
    </w:p>
    <w:p w14:paraId="5C91A89A" w14:textId="77777777" w:rsidR="008A5E4E" w:rsidRDefault="0065745B">
      <w:pPr>
        <w:pStyle w:val="li1"/>
        <w:numPr>
          <w:ilvl w:val="0"/>
          <w:numId w:val="113"/>
        </w:numPr>
        <w:spacing w:before="320"/>
        <w:ind w:left="1200"/>
      </w:pPr>
      <w:r>
        <w:rPr>
          <w:rStyle w:val="code1"/>
        </w:rPr>
        <w:t xml:space="preserve">bytealign </w:t>
      </w:r>
      <w:r>
        <w:rPr>
          <w:rStyle w:val="i"/>
        </w:rPr>
        <w:t>dest</w:t>
      </w:r>
      <w:r>
        <w:rPr>
          <w:rStyle w:val="code1"/>
        </w:rPr>
        <w:t xml:space="preserve">, </w:t>
      </w:r>
      <w:r>
        <w:rPr>
          <w:rStyle w:val="i"/>
        </w:rPr>
        <w:t>src0</w:t>
      </w:r>
      <w:r>
        <w:rPr>
          <w:rStyle w:val="code1"/>
        </w:rPr>
        <w:t xml:space="preserve">, </w:t>
      </w:r>
      <w:r>
        <w:rPr>
          <w:rStyle w:val="i"/>
        </w:rPr>
        <w:t>src1</w:t>
      </w:r>
      <w:r>
        <w:rPr>
          <w:rStyle w:val="code1"/>
        </w:rPr>
        <w:t>, 1</w:t>
      </w:r>
      <w:r>
        <w:t xml:space="preserve"> results in destination </w:t>
      </w:r>
      <w:r>
        <w:rPr>
          <w:rStyle w:val="i"/>
        </w:rPr>
        <w:t>dest</w:t>
      </w:r>
      <w:r>
        <w:t xml:space="preserve"> containing </w:t>
      </w:r>
      <w:r>
        <w:rPr>
          <w:rStyle w:val="code1"/>
        </w:rPr>
        <w:t>0xB0A3A2A1</w:t>
      </w:r>
      <w:r>
        <w:t>.</w:t>
      </w:r>
    </w:p>
    <w:p w14:paraId="5AFDF868" w14:textId="77777777" w:rsidR="008A5E4E" w:rsidRDefault="0065745B">
      <w:pPr>
        <w:pStyle w:val="li1"/>
        <w:numPr>
          <w:ilvl w:val="0"/>
          <w:numId w:val="113"/>
        </w:numPr>
        <w:ind w:left="1200"/>
      </w:pPr>
      <w:r>
        <w:rPr>
          <w:rStyle w:val="code1"/>
        </w:rPr>
        <w:t xml:space="preserve">bytealign </w:t>
      </w:r>
      <w:r>
        <w:rPr>
          <w:rStyle w:val="i"/>
        </w:rPr>
        <w:t>dest</w:t>
      </w:r>
      <w:r>
        <w:rPr>
          <w:rStyle w:val="code1"/>
        </w:rPr>
        <w:t xml:space="preserve">, </w:t>
      </w:r>
      <w:r>
        <w:rPr>
          <w:rStyle w:val="i"/>
        </w:rPr>
        <w:t>src0</w:t>
      </w:r>
      <w:r>
        <w:rPr>
          <w:rStyle w:val="code1"/>
        </w:rPr>
        <w:t xml:space="preserve">, </w:t>
      </w:r>
      <w:r>
        <w:rPr>
          <w:rStyle w:val="i"/>
        </w:rPr>
        <w:t>src1</w:t>
      </w:r>
      <w:r>
        <w:rPr>
          <w:rStyle w:val="code1"/>
        </w:rPr>
        <w:t>, 2</w:t>
      </w:r>
      <w:r>
        <w:t xml:space="preserve"> results in destination </w:t>
      </w:r>
      <w:r>
        <w:rPr>
          <w:rStyle w:val="i"/>
        </w:rPr>
        <w:t>dest</w:t>
      </w:r>
      <w:r>
        <w:t xml:space="preserve"> containing </w:t>
      </w:r>
      <w:r>
        <w:rPr>
          <w:rStyle w:val="code1"/>
        </w:rPr>
        <w:t>0xB1B0A3A2</w:t>
      </w:r>
      <w:r>
        <w:t>.</w:t>
      </w:r>
    </w:p>
    <w:p w14:paraId="5C2F8D2A" w14:textId="77777777" w:rsidR="008A5E4E" w:rsidRDefault="0065745B">
      <w:pPr>
        <w:pStyle w:val="li1"/>
        <w:numPr>
          <w:ilvl w:val="0"/>
          <w:numId w:val="113"/>
        </w:numPr>
        <w:spacing w:after="320"/>
        <w:ind w:left="1200"/>
      </w:pPr>
      <w:r>
        <w:rPr>
          <w:rStyle w:val="code1"/>
        </w:rPr>
        <w:t xml:space="preserve">bytealign </w:t>
      </w:r>
      <w:r>
        <w:rPr>
          <w:rStyle w:val="i"/>
        </w:rPr>
        <w:t>dest</w:t>
      </w:r>
      <w:r>
        <w:rPr>
          <w:rStyle w:val="code1"/>
        </w:rPr>
        <w:t xml:space="preserve">, </w:t>
      </w:r>
      <w:r>
        <w:rPr>
          <w:rStyle w:val="i"/>
        </w:rPr>
        <w:t>src0</w:t>
      </w:r>
      <w:r>
        <w:rPr>
          <w:rStyle w:val="code1"/>
        </w:rPr>
        <w:t xml:space="preserve">, </w:t>
      </w:r>
      <w:r>
        <w:rPr>
          <w:rStyle w:val="i"/>
        </w:rPr>
        <w:t>src1</w:t>
      </w:r>
      <w:r>
        <w:rPr>
          <w:rStyle w:val="code1"/>
        </w:rPr>
        <w:t>, 3</w:t>
      </w:r>
      <w:r>
        <w:t xml:space="preserve"> results in destination </w:t>
      </w:r>
      <w:r>
        <w:rPr>
          <w:rStyle w:val="i"/>
        </w:rPr>
        <w:t>dest</w:t>
      </w:r>
      <w:r>
        <w:t xml:space="preserve"> containing </w:t>
      </w:r>
      <w:r>
        <w:rPr>
          <w:rStyle w:val="code1"/>
        </w:rPr>
        <w:t>0xB2B1B0A3</w:t>
      </w:r>
      <w:r>
        <w:t>.</w:t>
      </w:r>
    </w:p>
    <w:p w14:paraId="274766DE" w14:textId="77777777" w:rsidR="008A5E4E" w:rsidRDefault="009A76EE">
      <w:pPr>
        <w:pStyle w:val="pDefinitionTerm"/>
      </w:pPr>
      <w:r>
        <w:fldChar w:fldCharType="begin"/>
      </w:r>
      <w:r w:rsidR="0065745B">
        <w:instrText xml:space="preserve"> XE "multimedia operations:lerp" </w:instrText>
      </w:r>
      <w:r>
        <w:fldChar w:fldCharType="end"/>
      </w:r>
      <w:r w:rsidR="0065745B">
        <w:rPr>
          <w:rStyle w:val="code1"/>
        </w:rPr>
        <w:t>lerp</w:t>
      </w:r>
    </w:p>
    <w:p w14:paraId="7942079F" w14:textId="065BD730" w:rsidR="008A5E4E" w:rsidRDefault="0065745B">
      <w:pPr>
        <w:pStyle w:val="p1"/>
      </w:pPr>
      <w:r>
        <w:t>Linear interpolation (lerp)</w:t>
      </w:r>
      <w:r w:rsidR="00463B6C">
        <w:t xml:space="preserve"> c</w:t>
      </w:r>
      <w:r>
        <w:t>omputes the unsigned 8-bit average</w:t>
      </w:r>
      <w:r w:rsidR="00463B6C">
        <w:t xml:space="preserve"> of packed data</w:t>
      </w:r>
      <w:r>
        <w:t>.</w:t>
      </w:r>
      <w:r w:rsidR="00B479B8">
        <w:t xml:space="preserve"> Useful in multimedia applications that use unsigned 8-bit packed data to represent pixels.</w:t>
      </w:r>
    </w:p>
    <w:p w14:paraId="752B48B5" w14:textId="77777777" w:rsidR="008A5E4E" w:rsidRDefault="0065745B">
      <w:pPr>
        <w:pStyle w:val="p1"/>
      </w:pPr>
      <w:r>
        <w:t xml:space="preserve">Treating the sources as four 8-bit packed unsigned values, this operation adds each byte of </w:t>
      </w:r>
      <w:r>
        <w:rPr>
          <w:rStyle w:val="i"/>
        </w:rPr>
        <w:t>src0</w:t>
      </w:r>
      <w:r>
        <w:t xml:space="preserve"> and </w:t>
      </w:r>
      <w:r>
        <w:rPr>
          <w:rStyle w:val="i"/>
        </w:rPr>
        <w:t>src1</w:t>
      </w:r>
      <w:r>
        <w:t xml:space="preserve"> and the least significant bit of each byte of </w:t>
      </w:r>
      <w:r>
        <w:rPr>
          <w:rStyle w:val="i"/>
        </w:rPr>
        <w:t>src2</w:t>
      </w:r>
      <w:r>
        <w:t xml:space="preserve"> and then divides each result by 2.</w:t>
      </w:r>
    </w:p>
    <w:p w14:paraId="189141F7" w14:textId="77777777" w:rsidR="008A5E4E" w:rsidRDefault="0065745B">
      <w:pPr>
        <w:pStyle w:val="pre1"/>
      </w:pPr>
      <w:r>
        <w:rPr>
          <w:rStyle w:val="em"/>
        </w:rPr>
        <w:t>dest</w:t>
      </w:r>
      <w:r>
        <w:t xml:space="preserve"> = (((((</w:t>
      </w:r>
      <w:r>
        <w:rPr>
          <w:rStyle w:val="em"/>
        </w:rPr>
        <w:t>src0</w:t>
      </w:r>
      <w:r>
        <w:t xml:space="preserve"> &gt;&gt; 24) &amp; 0xff) + ((</w:t>
      </w:r>
      <w:r>
        <w:rPr>
          <w:rStyle w:val="em"/>
        </w:rPr>
        <w:t>src1</w:t>
      </w:r>
      <w:r>
        <w:t xml:space="preserve"> &gt;&gt; 24) &amp; 0xff) +</w:t>
      </w:r>
      <w:r>
        <w:br/>
        <w:t xml:space="preserve">        ((</w:t>
      </w:r>
      <w:r>
        <w:rPr>
          <w:rStyle w:val="em"/>
        </w:rPr>
        <w:t>src2</w:t>
      </w:r>
      <w:r>
        <w:t xml:space="preserve"> &gt;&gt; 24) &amp; 0x1)) &gt;&gt; 1)) &amp; 0xff) &lt;&lt; 24) |</w:t>
      </w:r>
      <w:r>
        <w:br/>
        <w:t xml:space="preserve">        (((((</w:t>
      </w:r>
      <w:r>
        <w:rPr>
          <w:rStyle w:val="em"/>
        </w:rPr>
        <w:t>src0</w:t>
      </w:r>
      <w:r>
        <w:t xml:space="preserve"> &gt;&gt; 16) &amp; 0xff) + ((</w:t>
      </w:r>
      <w:r>
        <w:rPr>
          <w:rStyle w:val="em"/>
        </w:rPr>
        <w:t>src1</w:t>
      </w:r>
      <w:r>
        <w:t xml:space="preserve"> &gt;&gt; 16) &amp; 0xff) +</w:t>
      </w:r>
      <w:r>
        <w:br/>
        <w:t xml:space="preserve">        ((</w:t>
      </w:r>
      <w:r>
        <w:rPr>
          <w:rStyle w:val="em"/>
        </w:rPr>
        <w:t>src2</w:t>
      </w:r>
      <w:r>
        <w:t xml:space="preserve"> &gt;&gt; 16) &amp; 0x1)) &gt;&gt; 1)) &amp; 0xff) &lt;&lt; 16) |</w:t>
      </w:r>
      <w:r>
        <w:br/>
        <w:t xml:space="preserve">        (((((</w:t>
      </w:r>
      <w:r>
        <w:rPr>
          <w:rStyle w:val="em"/>
        </w:rPr>
        <w:t>src0</w:t>
      </w:r>
      <w:r>
        <w:t xml:space="preserve"> &gt;&gt; 8) &amp; 0xff) + ((</w:t>
      </w:r>
      <w:r>
        <w:rPr>
          <w:rStyle w:val="em"/>
        </w:rPr>
        <w:t>src1</w:t>
      </w:r>
      <w:r>
        <w:t xml:space="preserve"> &gt;&gt; 8) &amp; 0xff) +</w:t>
      </w:r>
      <w:r>
        <w:br/>
        <w:t xml:space="preserve">        ((</w:t>
      </w:r>
      <w:r>
        <w:rPr>
          <w:rStyle w:val="em"/>
        </w:rPr>
        <w:t>src2</w:t>
      </w:r>
      <w:r>
        <w:t xml:space="preserve"> &gt;&gt; 8) &amp; 0x1)) &gt;&gt; 1)) &amp; 0xff) &lt;&lt; 8) |</w:t>
      </w:r>
      <w:r>
        <w:br/>
        <w:t xml:space="preserve">        (((</w:t>
      </w:r>
      <w:r>
        <w:rPr>
          <w:rStyle w:val="em"/>
        </w:rPr>
        <w:t>src0</w:t>
      </w:r>
      <w:r>
        <w:t xml:space="preserve"> &amp; 0xff) + (</w:t>
      </w:r>
      <w:r>
        <w:rPr>
          <w:rStyle w:val="em"/>
        </w:rPr>
        <w:t>src1</w:t>
      </w:r>
      <w:r>
        <w:t xml:space="preserve"> &amp; 0xff) + (</w:t>
      </w:r>
      <w:r>
        <w:rPr>
          <w:rStyle w:val="em"/>
        </w:rPr>
        <w:t>src2</w:t>
      </w:r>
      <w:r>
        <w:t xml:space="preserve"> &amp; 0x1)) &gt;&gt; 1)) &amp; 0xff)</w:t>
      </w:r>
    </w:p>
    <w:p w14:paraId="179C5E19" w14:textId="77777777" w:rsidR="008A5E4E" w:rsidRDefault="009A76EE">
      <w:pPr>
        <w:pStyle w:val="pDefinitionTerm"/>
      </w:pPr>
      <w:r>
        <w:lastRenderedPageBreak/>
        <w:fldChar w:fldCharType="begin"/>
      </w:r>
      <w:r w:rsidR="0065745B">
        <w:instrText xml:space="preserve"> XE "multimedia operations:packcvt" </w:instrText>
      </w:r>
      <w:r>
        <w:fldChar w:fldCharType="end"/>
      </w:r>
      <w:r w:rsidR="0065745B">
        <w:rPr>
          <w:rStyle w:val="code1"/>
        </w:rPr>
        <w:t>packcvt</w:t>
      </w:r>
    </w:p>
    <w:p w14:paraId="64D2B5DA" w14:textId="77777777" w:rsidR="008A5E4E" w:rsidRDefault="0065745B">
      <w:pPr>
        <w:pStyle w:val="p1"/>
      </w:pPr>
      <w:r>
        <w:t xml:space="preserve">Takes four floating-point numbers, converts them to unsigned integer values, and packs them into a packed </w:t>
      </w:r>
      <w:r>
        <w:rPr>
          <w:rStyle w:val="code1"/>
        </w:rPr>
        <w:t>u8x4</w:t>
      </w:r>
      <w:r>
        <w:t xml:space="preserve"> value. Conversion is performed using round to nearest even. Values greater than 255.0 are converted to 255. Values less than 0.0 are converted to 0. </w:t>
      </w:r>
    </w:p>
    <w:p w14:paraId="0297650F" w14:textId="77777777" w:rsidR="008A5E4E" w:rsidRDefault="0065745B">
      <w:pPr>
        <w:pStyle w:val="pre1"/>
      </w:pPr>
      <w:r>
        <w:rPr>
          <w:rStyle w:val="em"/>
        </w:rPr>
        <w:t>dest</w:t>
      </w:r>
      <w:r>
        <w:t xml:space="preserve"> = (((uint32_t)(cvt_neari_sat_u8_f32(src0))) &lt;&lt; 0)  |</w:t>
      </w:r>
      <w:r>
        <w:br/>
        <w:t xml:space="preserve">        (((uint32_t)(cvt_neari_sat_u8_f32(src1))) &lt;&lt; 8)  |</w:t>
      </w:r>
      <w:r>
        <w:br/>
        <w:t xml:space="preserve">        (((uint32_t)(cvt_neari_sat_u8_f32(src2))) &lt;&lt; 16) |</w:t>
      </w:r>
      <w:r>
        <w:br/>
        <w:t xml:space="preserve">        (((uint32_t)(cvt_neari_sat_u8_f32(src3))) &lt;&lt; 24);                </w:t>
      </w:r>
    </w:p>
    <w:p w14:paraId="050CA368" w14:textId="77777777" w:rsidR="008A5E4E" w:rsidRDefault="009A76EE">
      <w:pPr>
        <w:pStyle w:val="pDefinitionTerm"/>
      </w:pPr>
      <w:r>
        <w:fldChar w:fldCharType="begin"/>
      </w:r>
      <w:r w:rsidR="0065745B">
        <w:instrText xml:space="preserve"> XE "multimedia operations:unpackcvt" </w:instrText>
      </w:r>
      <w:r>
        <w:fldChar w:fldCharType="end"/>
      </w:r>
      <w:r w:rsidR="0065745B">
        <w:rPr>
          <w:rStyle w:val="code1"/>
        </w:rPr>
        <w:t>unpackcvt</w:t>
      </w:r>
    </w:p>
    <w:p w14:paraId="50E56DAD" w14:textId="50AA66D7" w:rsidR="008A5E4E" w:rsidRDefault="0065745B">
      <w:pPr>
        <w:pStyle w:val="p1"/>
      </w:pPr>
      <w:r>
        <w:t xml:space="preserve">Unpacks a single element from a packed </w:t>
      </w:r>
      <w:r>
        <w:rPr>
          <w:rStyle w:val="code1"/>
        </w:rPr>
        <w:t>u8x4</w:t>
      </w:r>
      <w:r>
        <w:t xml:space="preserve"> value and converts it to an </w:t>
      </w:r>
      <w:r>
        <w:rPr>
          <w:rStyle w:val="code1"/>
        </w:rPr>
        <w:t>f32</w:t>
      </w:r>
      <w:r>
        <w:t xml:space="preserve">. </w:t>
      </w:r>
      <w:r>
        <w:rPr>
          <w:rStyle w:val="i"/>
        </w:rPr>
        <w:t>src1</w:t>
      </w:r>
      <w:r>
        <w:t xml:space="preserve"> specifies the element and must be a</w:t>
      </w:r>
      <w:r w:rsidR="0044712B">
        <w:t xml:space="preserve"> constant</w:t>
      </w:r>
      <w:r>
        <w:t xml:space="preserve"> </w:t>
      </w:r>
      <w:r>
        <w:rPr>
          <w:rStyle w:val="code1"/>
        </w:rPr>
        <w:t>u32</w:t>
      </w:r>
      <w:r>
        <w:t xml:space="preserve"> with a value of 0, 1, 2, or 3. </w:t>
      </w:r>
    </w:p>
    <w:p w14:paraId="0CAD6CB8" w14:textId="77777777" w:rsidR="008A5E4E" w:rsidRDefault="0065745B">
      <w:pPr>
        <w:pStyle w:val="pre1"/>
      </w:pPr>
      <w:r>
        <w:t xml:space="preserve">shift = </w:t>
      </w:r>
      <w:r>
        <w:rPr>
          <w:rStyle w:val="em"/>
        </w:rPr>
        <w:t>src1</w:t>
      </w:r>
      <w:r>
        <w:t xml:space="preserve"> * 8;</w:t>
      </w:r>
      <w:r>
        <w:br/>
        <w:t xml:space="preserve"> </w:t>
      </w:r>
      <w:r>
        <w:rPr>
          <w:rStyle w:val="em"/>
        </w:rPr>
        <w:t>dest</w:t>
      </w:r>
      <w:r>
        <w:t xml:space="preserve"> = cvt_f32_u8((</w:t>
      </w:r>
      <w:r>
        <w:rPr>
          <w:rStyle w:val="em"/>
        </w:rPr>
        <w:t>src0</w:t>
      </w:r>
      <w:r>
        <w:t xml:space="preserve"> &gt;&gt; shift) &amp; 0xff);                      </w:t>
      </w:r>
    </w:p>
    <w:p w14:paraId="74308218" w14:textId="77777777" w:rsidR="008A5E4E" w:rsidRDefault="009A76EE">
      <w:pPr>
        <w:pStyle w:val="pDefinitionTerm"/>
      </w:pPr>
      <w:r>
        <w:fldChar w:fldCharType="begin"/>
      </w:r>
      <w:r w:rsidR="0065745B">
        <w:instrText xml:space="preserve"> XE "multimedia operations:sad" </w:instrText>
      </w:r>
      <w:r>
        <w:fldChar w:fldCharType="end"/>
      </w:r>
      <w:r w:rsidR="0065745B">
        <w:rPr>
          <w:rStyle w:val="code1"/>
        </w:rPr>
        <w:t>sad</w:t>
      </w:r>
    </w:p>
    <w:p w14:paraId="03FBB5DA" w14:textId="77777777" w:rsidR="008A5E4E" w:rsidRDefault="0065745B">
      <w:pPr>
        <w:pStyle w:val="p1"/>
      </w:pPr>
      <w:r>
        <w:t xml:space="preserve">Computes the sum of the absolute differences of </w:t>
      </w:r>
      <w:r>
        <w:rPr>
          <w:rStyle w:val="i"/>
        </w:rPr>
        <w:t>src0</w:t>
      </w:r>
      <w:r>
        <w:t xml:space="preserve"> and </w:t>
      </w:r>
      <w:r>
        <w:rPr>
          <w:rStyle w:val="i"/>
        </w:rPr>
        <w:t>src1</w:t>
      </w:r>
      <w:r>
        <w:t xml:space="preserve"> and then adds </w:t>
      </w:r>
      <w:r>
        <w:rPr>
          <w:rStyle w:val="i"/>
        </w:rPr>
        <w:t>src2</w:t>
      </w:r>
      <w:r>
        <w:t xml:space="preserve"> to the result. </w:t>
      </w:r>
      <w:r>
        <w:rPr>
          <w:rStyle w:val="code1"/>
        </w:rPr>
        <w:t>src0</w:t>
      </w:r>
      <w:r>
        <w:t xml:space="preserve"> and </w:t>
      </w:r>
      <w:r>
        <w:rPr>
          <w:rStyle w:val="code1"/>
        </w:rPr>
        <w:t>src1</w:t>
      </w:r>
      <w:r>
        <w:t xml:space="preserve"> are either </w:t>
      </w:r>
      <w:r>
        <w:rPr>
          <w:rStyle w:val="code1"/>
        </w:rPr>
        <w:t>u32</w:t>
      </w:r>
      <w:r>
        <w:t xml:space="preserve">, </w:t>
      </w:r>
      <w:r>
        <w:rPr>
          <w:rStyle w:val="code1"/>
        </w:rPr>
        <w:t>u16x2</w:t>
      </w:r>
      <w:r>
        <w:t xml:space="preserve">, or </w:t>
      </w:r>
      <w:r>
        <w:rPr>
          <w:rStyle w:val="code1"/>
        </w:rPr>
        <w:t>u8x4</w:t>
      </w:r>
      <w:r>
        <w:t xml:space="preserve"> and the absolute difference is performed treating the values as unsigned. The </w:t>
      </w:r>
      <w:r>
        <w:rPr>
          <w:rStyle w:val="i"/>
        </w:rPr>
        <w:t>dest</w:t>
      </w:r>
      <w:r>
        <w:t xml:space="preserve"> and </w:t>
      </w:r>
      <w:r>
        <w:rPr>
          <w:rStyle w:val="i"/>
        </w:rPr>
        <w:t>src2</w:t>
      </w:r>
      <w:r>
        <w:t xml:space="preserve"> are </w:t>
      </w:r>
      <w:r>
        <w:rPr>
          <w:rStyle w:val="code1"/>
        </w:rPr>
        <w:t>u32</w:t>
      </w:r>
      <w:r>
        <w:t>.</w:t>
      </w:r>
    </w:p>
    <w:p w14:paraId="6A7C2BA8" w14:textId="77777777" w:rsidR="008A5E4E" w:rsidRDefault="0065745B">
      <w:pPr>
        <w:pStyle w:val="li1"/>
        <w:numPr>
          <w:ilvl w:val="0"/>
          <w:numId w:val="114"/>
        </w:numPr>
        <w:spacing w:before="320"/>
        <w:ind w:left="1200"/>
      </w:pPr>
      <w:r>
        <w:rPr>
          <w:rStyle w:val="code1"/>
        </w:rPr>
        <w:t>sad_u32_u32</w:t>
      </w:r>
      <w:r>
        <w:t>:</w:t>
      </w:r>
    </w:p>
    <w:p w14:paraId="38A3C677" w14:textId="77777777" w:rsidR="008A5E4E" w:rsidRDefault="0065745B">
      <w:pPr>
        <w:pStyle w:val="pre2"/>
      </w:pPr>
      <w:r>
        <w:t>uint32_t abs_diff(uint32_t a, uint32_t b) {</w:t>
      </w:r>
      <w:r>
        <w:br/>
        <w:t xml:space="preserve">   return a &lt; b ? b - a : a - b;</w:t>
      </w:r>
      <w:r>
        <w:br/>
        <w:t xml:space="preserve"> }</w:t>
      </w:r>
      <w:r>
        <w:br/>
        <w:t xml:space="preserve"> </w:t>
      </w:r>
      <w:r>
        <w:br/>
        <w:t xml:space="preserve"> </w:t>
      </w:r>
      <w:r>
        <w:rPr>
          <w:rStyle w:val="em"/>
        </w:rPr>
        <w:t>dest</w:t>
      </w:r>
      <w:r>
        <w:t xml:space="preserve"> = abs_diff(</w:t>
      </w:r>
      <w:r>
        <w:rPr>
          <w:rStyle w:val="em"/>
        </w:rPr>
        <w:t>src0</w:t>
      </w:r>
      <w:r>
        <w:t xml:space="preserve">, </w:t>
      </w:r>
      <w:r>
        <w:rPr>
          <w:rStyle w:val="em"/>
        </w:rPr>
        <w:t>src1</w:t>
      </w:r>
      <w:r>
        <w:t xml:space="preserve">) + </w:t>
      </w:r>
      <w:r>
        <w:rPr>
          <w:rStyle w:val="em"/>
        </w:rPr>
        <w:t>src2</w:t>
      </w:r>
      <w:r>
        <w:t>;</w:t>
      </w:r>
    </w:p>
    <w:p w14:paraId="7E01956C" w14:textId="77777777" w:rsidR="008A5E4E" w:rsidRDefault="0065745B">
      <w:pPr>
        <w:pStyle w:val="li1"/>
        <w:numPr>
          <w:ilvl w:val="0"/>
          <w:numId w:val="114"/>
        </w:numPr>
        <w:ind w:left="1200"/>
      </w:pPr>
      <w:r>
        <w:rPr>
          <w:rStyle w:val="code1"/>
        </w:rPr>
        <w:t>sad_u32_u16x2</w:t>
      </w:r>
      <w:r>
        <w:t>:</w:t>
      </w:r>
    </w:p>
    <w:p w14:paraId="1DCE5A68" w14:textId="77777777" w:rsidR="008A5E4E" w:rsidRDefault="0065745B">
      <w:pPr>
        <w:pStyle w:val="pre2"/>
      </w:pPr>
      <w:r>
        <w:t>uint32_t abs_diff(uint16_t a, uint16_t b) {</w:t>
      </w:r>
      <w:r>
        <w:br/>
        <w:t xml:space="preserve">   return a &lt; b ? b - a : a - b;</w:t>
      </w:r>
      <w:r>
        <w:br/>
        <w:t xml:space="preserve"> }</w:t>
      </w:r>
      <w:r>
        <w:br/>
        <w:t xml:space="preserve"> </w:t>
      </w:r>
      <w:r>
        <w:br/>
        <w:t xml:space="preserve"> </w:t>
      </w:r>
      <w:r>
        <w:rPr>
          <w:rStyle w:val="em"/>
        </w:rPr>
        <w:t>dest</w:t>
      </w:r>
      <w:r>
        <w:t xml:space="preserve"> = abs_diff((src0 &gt;&gt; 16) &amp; 0xffff, (</w:t>
      </w:r>
      <w:r>
        <w:rPr>
          <w:rStyle w:val="em"/>
        </w:rPr>
        <w:t>src1</w:t>
      </w:r>
      <w:r>
        <w:t xml:space="preserve"> &gt;&gt; 16) &amp; 0xffff) +</w:t>
      </w:r>
      <w:r>
        <w:br/>
        <w:t xml:space="preserve">        abs_diff((src0 &gt;&gt;  0) &amp; 0xffff, (</w:t>
      </w:r>
      <w:r>
        <w:rPr>
          <w:rStyle w:val="em"/>
        </w:rPr>
        <w:t>src1</w:t>
      </w:r>
      <w:r>
        <w:t xml:space="preserve"> &gt;&gt;  0) &amp; 0xffff) + </w:t>
      </w:r>
      <w:r>
        <w:rPr>
          <w:rStyle w:val="em"/>
        </w:rPr>
        <w:t>src2</w:t>
      </w:r>
      <w:r>
        <w:t>;</w:t>
      </w:r>
    </w:p>
    <w:p w14:paraId="106EF92A" w14:textId="77777777" w:rsidR="008A5E4E" w:rsidRDefault="0065745B">
      <w:pPr>
        <w:pStyle w:val="li1"/>
        <w:numPr>
          <w:ilvl w:val="0"/>
          <w:numId w:val="114"/>
        </w:numPr>
        <w:ind w:left="1200"/>
      </w:pPr>
      <w:r>
        <w:rPr>
          <w:rStyle w:val="code1"/>
        </w:rPr>
        <w:t>sad_u32_u8x4</w:t>
      </w:r>
      <w:r>
        <w:t>:</w:t>
      </w:r>
    </w:p>
    <w:p w14:paraId="0C596846" w14:textId="77777777" w:rsidR="008A5E4E" w:rsidRDefault="0065745B">
      <w:pPr>
        <w:pStyle w:val="pre2"/>
        <w:spacing w:after="320"/>
      </w:pPr>
      <w:r>
        <w:t>uint32_t abs_diff(uint8_t a, uint8_t b) {</w:t>
      </w:r>
      <w:r>
        <w:br/>
        <w:t xml:space="preserve">   return a &lt; b ? b - a : a - b;</w:t>
      </w:r>
      <w:r>
        <w:br/>
        <w:t xml:space="preserve"> }</w:t>
      </w:r>
      <w:r>
        <w:br/>
        <w:t xml:space="preserve"> </w:t>
      </w:r>
      <w:r>
        <w:br/>
        <w:t xml:space="preserve"> </w:t>
      </w:r>
      <w:r>
        <w:rPr>
          <w:rStyle w:val="em"/>
        </w:rPr>
        <w:t>dest</w:t>
      </w:r>
      <w:r>
        <w:t xml:space="preserve"> = abs_diff((</w:t>
      </w:r>
      <w:r>
        <w:rPr>
          <w:rStyle w:val="em"/>
        </w:rPr>
        <w:t>src0</w:t>
      </w:r>
      <w:r>
        <w:t xml:space="preserve"> &gt;&gt; 24) &amp; 0xff, (</w:t>
      </w:r>
      <w:r>
        <w:rPr>
          <w:rStyle w:val="em"/>
        </w:rPr>
        <w:t>src1</w:t>
      </w:r>
      <w:r>
        <w:t xml:space="preserve"> &gt;&gt; 24) &amp; 0xff) +</w:t>
      </w:r>
      <w:r>
        <w:br/>
        <w:t xml:space="preserve">        abs_diff((</w:t>
      </w:r>
      <w:r>
        <w:rPr>
          <w:rStyle w:val="em"/>
        </w:rPr>
        <w:t>src0</w:t>
      </w:r>
      <w:r>
        <w:t xml:space="preserve"> &gt;&gt; 16) &amp; 0xff, (</w:t>
      </w:r>
      <w:r>
        <w:rPr>
          <w:rStyle w:val="em"/>
        </w:rPr>
        <w:t>src1</w:t>
      </w:r>
      <w:r>
        <w:t xml:space="preserve"> &gt;&gt; 16) &amp; 0xff) +</w:t>
      </w:r>
      <w:r>
        <w:br/>
        <w:t xml:space="preserve">        abs_diff((</w:t>
      </w:r>
      <w:r>
        <w:rPr>
          <w:rStyle w:val="em"/>
        </w:rPr>
        <w:t>src0</w:t>
      </w:r>
      <w:r>
        <w:t xml:space="preserve"> &gt;&gt;  8) &amp; 0xff, (</w:t>
      </w:r>
      <w:r>
        <w:rPr>
          <w:rStyle w:val="em"/>
        </w:rPr>
        <w:t>src1</w:t>
      </w:r>
      <w:r>
        <w:t xml:space="preserve"> &gt;&gt;  8) &amp; 0xff) +</w:t>
      </w:r>
      <w:r>
        <w:br/>
        <w:t xml:space="preserve">        abs_diff((</w:t>
      </w:r>
      <w:r>
        <w:rPr>
          <w:rStyle w:val="em"/>
        </w:rPr>
        <w:t>src0</w:t>
      </w:r>
      <w:r>
        <w:t xml:space="preserve"> &gt;&gt;  0) &amp; 0xff, (</w:t>
      </w:r>
      <w:r>
        <w:rPr>
          <w:rStyle w:val="em"/>
        </w:rPr>
        <w:t>src1</w:t>
      </w:r>
      <w:r>
        <w:t xml:space="preserve"> &gt;&gt;  0) &amp; 0xff) + </w:t>
      </w:r>
      <w:r>
        <w:rPr>
          <w:rStyle w:val="em"/>
        </w:rPr>
        <w:t>src2</w:t>
      </w:r>
      <w:r>
        <w:t>;</w:t>
      </w:r>
    </w:p>
    <w:p w14:paraId="5D01F8C1" w14:textId="77777777" w:rsidR="008A5E4E" w:rsidRDefault="009A76EE">
      <w:pPr>
        <w:pStyle w:val="pDefinitionTerm"/>
      </w:pPr>
      <w:r>
        <w:fldChar w:fldCharType="begin"/>
      </w:r>
      <w:r w:rsidR="0065745B">
        <w:instrText xml:space="preserve"> XE "multimedia operations:sadhi" </w:instrText>
      </w:r>
      <w:r>
        <w:fldChar w:fldCharType="end"/>
      </w:r>
      <w:r w:rsidR="0065745B">
        <w:rPr>
          <w:rStyle w:val="code1"/>
        </w:rPr>
        <w:t>sadhi</w:t>
      </w:r>
    </w:p>
    <w:p w14:paraId="2FB0EE37" w14:textId="77777777" w:rsidR="008A5E4E" w:rsidRDefault="0065745B">
      <w:pPr>
        <w:pStyle w:val="p1"/>
      </w:pPr>
      <w:r>
        <w:t xml:space="preserve">Same as </w:t>
      </w:r>
      <w:r>
        <w:rPr>
          <w:rStyle w:val="code1"/>
        </w:rPr>
        <w:t>sad</w:t>
      </w:r>
      <w:r>
        <w:t xml:space="preserve"> except the sum of absolute differences is added to the most significant 16 bits of </w:t>
      </w:r>
      <w:r>
        <w:rPr>
          <w:rStyle w:val="i"/>
        </w:rPr>
        <w:t>dest</w:t>
      </w:r>
      <w:r>
        <w:t xml:space="preserve">. </w:t>
      </w:r>
      <w:r>
        <w:rPr>
          <w:rStyle w:val="i"/>
        </w:rPr>
        <w:t>dest</w:t>
      </w:r>
      <w:r>
        <w:t xml:space="preserve"> and </w:t>
      </w:r>
      <w:r>
        <w:rPr>
          <w:rStyle w:val="i"/>
        </w:rPr>
        <w:t>src2</w:t>
      </w:r>
      <w:r>
        <w:t xml:space="preserve"> are treated as a </w:t>
      </w:r>
      <w:r>
        <w:rPr>
          <w:rStyle w:val="code1"/>
        </w:rPr>
        <w:t>u16x2</w:t>
      </w:r>
      <w:r>
        <w:t xml:space="preserve">. </w:t>
      </w:r>
      <w:r>
        <w:rPr>
          <w:rStyle w:val="i"/>
        </w:rPr>
        <w:t>src0</w:t>
      </w:r>
      <w:r>
        <w:t xml:space="preserve"> and </w:t>
      </w:r>
      <w:r>
        <w:rPr>
          <w:rStyle w:val="i"/>
        </w:rPr>
        <w:t>src1</w:t>
      </w:r>
      <w:r>
        <w:t xml:space="preserve"> are treated as </w:t>
      </w:r>
      <w:r>
        <w:rPr>
          <w:rStyle w:val="code1"/>
        </w:rPr>
        <w:t>u8x4</w:t>
      </w:r>
      <w:r>
        <w:t>.</w:t>
      </w:r>
    </w:p>
    <w:p w14:paraId="31AF6F40" w14:textId="77777777" w:rsidR="008A5E4E" w:rsidRDefault="0065745B">
      <w:pPr>
        <w:pStyle w:val="p1"/>
      </w:pPr>
      <w:r>
        <w:rPr>
          <w:rStyle w:val="code1"/>
        </w:rPr>
        <w:t>sadhi_u16x2_u8x4</w:t>
      </w:r>
      <w:r>
        <w:t xml:space="preserve"> can be used in combination with </w:t>
      </w:r>
      <w:r>
        <w:rPr>
          <w:rStyle w:val="code1"/>
        </w:rPr>
        <w:t>sad_u32_u8x4</w:t>
      </w:r>
      <w:r>
        <w:t xml:space="preserve"> to store two sets of sum of absolute differences results in a single </w:t>
      </w:r>
      <w:r>
        <w:rPr>
          <w:rStyle w:val="code1"/>
        </w:rPr>
        <w:t>s</w:t>
      </w:r>
      <w:r>
        <w:t xml:space="preserve"> register as a </w:t>
      </w:r>
      <w:r>
        <w:rPr>
          <w:rStyle w:val="code1"/>
        </w:rPr>
        <w:t>u16x2</w:t>
      </w:r>
      <w:r>
        <w:t xml:space="preserve">. In this case, care must be taken that the </w:t>
      </w:r>
      <w:r>
        <w:rPr>
          <w:rStyle w:val="code1"/>
        </w:rPr>
        <w:t>sad_u32_u8x4</w:t>
      </w:r>
      <w:r>
        <w:t xml:space="preserve"> will not overflow the least significant 16 bits, and </w:t>
      </w:r>
      <w:r>
        <w:lastRenderedPageBreak/>
        <w:t xml:space="preserve">that adding </w:t>
      </w:r>
      <w:r>
        <w:rPr>
          <w:rStyle w:val="i"/>
        </w:rPr>
        <w:t>src2</w:t>
      </w:r>
      <w:r>
        <w:t xml:space="preserve"> (which is treated as the type </w:t>
      </w:r>
      <w:r>
        <w:rPr>
          <w:rStyle w:val="code1"/>
        </w:rPr>
        <w:t>u16x2</w:t>
      </w:r>
      <w:r>
        <w:t>) also does not overflow the least significant 16 bits.</w:t>
      </w:r>
    </w:p>
    <w:p w14:paraId="324BB7BA" w14:textId="77777777" w:rsidR="008A5E4E" w:rsidRDefault="0065745B">
      <w:pPr>
        <w:pStyle w:val="li1"/>
        <w:numPr>
          <w:ilvl w:val="0"/>
          <w:numId w:val="115"/>
        </w:numPr>
        <w:spacing w:before="320"/>
        <w:ind w:left="1200"/>
      </w:pPr>
      <w:r>
        <w:rPr>
          <w:rStyle w:val="code1"/>
        </w:rPr>
        <w:t>sadhi_u16x2_u8x4</w:t>
      </w:r>
      <w:r>
        <w:t>:</w:t>
      </w:r>
    </w:p>
    <w:p w14:paraId="1DD42D5E" w14:textId="77777777" w:rsidR="008A5E4E" w:rsidRDefault="0065745B">
      <w:pPr>
        <w:pStyle w:val="pre2"/>
        <w:spacing w:after="320"/>
      </w:pPr>
      <w:r>
        <w:t>uint32_t abs_diff(uint8_t a, uint8_t b) {</w:t>
      </w:r>
      <w:r>
        <w:br/>
        <w:t xml:space="preserve">   return a &lt; b ? b - a : a - b;</w:t>
      </w:r>
      <w:r>
        <w:br/>
        <w:t xml:space="preserve"> }</w:t>
      </w:r>
      <w:r>
        <w:br/>
        <w:t xml:space="preserve"> </w:t>
      </w:r>
      <w:r>
        <w:br/>
        <w:t xml:space="preserve"> </w:t>
      </w:r>
      <w:r>
        <w:rPr>
          <w:rStyle w:val="em"/>
        </w:rPr>
        <w:t>dest</w:t>
      </w:r>
      <w:r>
        <w:t xml:space="preserve"> = (abs_diff((</w:t>
      </w:r>
      <w:r>
        <w:rPr>
          <w:rStyle w:val="em"/>
        </w:rPr>
        <w:t>src0</w:t>
      </w:r>
      <w:r>
        <w:t xml:space="preserve"> &gt;&gt; 24) &amp; 0xff, (</w:t>
      </w:r>
      <w:r>
        <w:rPr>
          <w:rStyle w:val="em"/>
        </w:rPr>
        <w:t>src1</w:t>
      </w:r>
      <w:r>
        <w:t xml:space="preserve"> &gt;&gt; 24) &amp; 0xff) &lt;&lt; 16) +</w:t>
      </w:r>
      <w:r>
        <w:br/>
        <w:t xml:space="preserve">        (abs_diff((</w:t>
      </w:r>
      <w:r>
        <w:rPr>
          <w:rStyle w:val="em"/>
        </w:rPr>
        <w:t>src0</w:t>
      </w:r>
      <w:r>
        <w:t xml:space="preserve"> &gt;&gt; 16) &amp; 0xff, (</w:t>
      </w:r>
      <w:r>
        <w:rPr>
          <w:rStyle w:val="em"/>
        </w:rPr>
        <w:t>src1</w:t>
      </w:r>
      <w:r>
        <w:t xml:space="preserve"> &gt;&gt; 16) &amp; 0xff) &lt;&lt; 16) +</w:t>
      </w:r>
      <w:r>
        <w:br/>
        <w:t xml:space="preserve">        (abs_diff((</w:t>
      </w:r>
      <w:r>
        <w:rPr>
          <w:rStyle w:val="em"/>
        </w:rPr>
        <w:t>src0</w:t>
      </w:r>
      <w:r>
        <w:t xml:space="preserve"> &gt;&gt;  8) &amp; 0xff, (</w:t>
      </w:r>
      <w:r>
        <w:rPr>
          <w:rStyle w:val="em"/>
        </w:rPr>
        <w:t>src1</w:t>
      </w:r>
      <w:r>
        <w:t xml:space="preserve"> &gt;&gt;  8) &amp; 0xff) &lt;&lt; 16) +</w:t>
      </w:r>
      <w:r>
        <w:br/>
        <w:t xml:space="preserve">        (abs_diff((</w:t>
      </w:r>
      <w:r>
        <w:rPr>
          <w:rStyle w:val="em"/>
        </w:rPr>
        <w:t>src0</w:t>
      </w:r>
      <w:r>
        <w:t xml:space="preserve"> &gt;&gt;  0) &amp; 0xff, (</w:t>
      </w:r>
      <w:r>
        <w:rPr>
          <w:rStyle w:val="em"/>
        </w:rPr>
        <w:t>src1</w:t>
      </w:r>
      <w:r>
        <w:t xml:space="preserve"> &gt;&gt;  0) &amp; 0xff) &lt;&lt; 16) + </w:t>
      </w:r>
      <w:r>
        <w:br/>
        <w:t xml:space="preserve">         </w:t>
      </w:r>
      <w:r>
        <w:rPr>
          <w:rStyle w:val="em"/>
        </w:rPr>
        <w:t>src2</w:t>
      </w:r>
      <w:r>
        <w:t>;</w:t>
      </w:r>
    </w:p>
    <w:p w14:paraId="6FDD3DF8" w14:textId="77777777" w:rsidR="008A5E4E" w:rsidRDefault="0065745B">
      <w:pPr>
        <w:pStyle w:val="pExample"/>
      </w:pPr>
      <w:r>
        <w:t>Examples</w:t>
      </w:r>
    </w:p>
    <w:p w14:paraId="159F5699" w14:textId="77777777" w:rsidR="008A5E4E" w:rsidRDefault="0065745B">
      <w:pPr>
        <w:pStyle w:val="pre"/>
      </w:pPr>
      <w:r>
        <w:t>bitalign_b32 $s5, $s0, $s1, $s2;</w:t>
      </w:r>
      <w:r>
        <w:br/>
        <w:t xml:space="preserve"> </w:t>
      </w:r>
      <w:r>
        <w:br/>
        <w:t xml:space="preserve"> bytealign_b32 $s5, $s0, $s1, $s2;</w:t>
      </w:r>
      <w:r>
        <w:br/>
        <w:t xml:space="preserve"> </w:t>
      </w:r>
      <w:r>
        <w:br/>
        <w:t xml:space="preserve"> lerp_u8x4 $s5, $s0, $s1, $s2;</w:t>
      </w:r>
      <w:r>
        <w:br/>
        <w:t xml:space="preserve"> </w:t>
      </w:r>
      <w:r>
        <w:br/>
        <w:t xml:space="preserve"> packcvt_u8x4_f32 $s1, $s2, $s3, $s9, $s3;</w:t>
      </w:r>
      <w:r>
        <w:br/>
        <w:t xml:space="preserve"> </w:t>
      </w:r>
      <w:r>
        <w:br/>
        <w:t xml:space="preserve"> unpackcvt_f32_u8x4 $s5, $s0, 0;</w:t>
      </w:r>
      <w:r>
        <w:br/>
        <w:t xml:space="preserve"> unpackcvt_f32_u8x4 $s5, $s0, 1;</w:t>
      </w:r>
      <w:r>
        <w:br/>
        <w:t xml:space="preserve"> unpackcvt_f32_u8x4 $s5, $s0, 2;</w:t>
      </w:r>
      <w:r>
        <w:br/>
        <w:t xml:space="preserve"> unpackcvt_f32_u8x4 $s5, $s0, 3;</w:t>
      </w:r>
      <w:r>
        <w:br/>
        <w:t xml:space="preserve"> </w:t>
      </w:r>
      <w:r>
        <w:br/>
        <w:t xml:space="preserve"> sad_u32_u32 $s5, $s0, $s1, $s6;</w:t>
      </w:r>
      <w:r>
        <w:br/>
        <w:t xml:space="preserve"> sad_u32_u16x2 $s5, $s0, $s1, $s6;</w:t>
      </w:r>
      <w:r>
        <w:br/>
        <w:t xml:space="preserve"> sad_u32_u8x4 $s5, $s0, $s1, $s6;</w:t>
      </w:r>
      <w:r>
        <w:br/>
        <w:t xml:space="preserve"> </w:t>
      </w:r>
      <w:r>
        <w:br/>
        <w:t xml:space="preserve"> sadhi_u16x2_u8x4 $s5, $s0, $s1, $s6;</w:t>
      </w:r>
    </w:p>
    <w:p w14:paraId="1CC9D6AB" w14:textId="77777777" w:rsidR="008A5E4E" w:rsidRDefault="0065745B">
      <w:pPr>
        <w:pStyle w:val="h2"/>
      </w:pPr>
      <w:bookmarkStart w:id="533" w:name="_Toc396034240"/>
      <w:r>
        <w:t xml:space="preserve">5.15 </w:t>
      </w:r>
      <w:bookmarkStart w:id="534" w:name="_Ref1306621231"/>
      <w:bookmarkStart w:id="535" w:name="_Ref-1562734525"/>
      <w:r>
        <w:t>Segment Checking (segmentp) Operation</w:t>
      </w:r>
      <w:bookmarkEnd w:id="533"/>
      <w:bookmarkEnd w:id="534"/>
      <w:bookmarkEnd w:id="535"/>
    </w:p>
    <w:p w14:paraId="063D229C" w14:textId="77777777" w:rsidR="008A5E4E" w:rsidRDefault="0065745B">
      <w:pPr>
        <w:pStyle w:val="p"/>
      </w:pPr>
      <w:r>
        <w:t xml:space="preserve">The </w:t>
      </w:r>
      <w:r>
        <w:rPr>
          <w:rStyle w:val="code1"/>
        </w:rPr>
        <w:t>segmentp</w:t>
      </w:r>
      <w:r>
        <w:t xml:space="preserve"> operation tests whether or not a given flat address is within a specific memory segment.</w:t>
      </w:r>
    </w:p>
    <w:p w14:paraId="72656EE5" w14:textId="77777777" w:rsidR="008A5E4E" w:rsidRDefault="0065745B">
      <w:pPr>
        <w:pStyle w:val="p"/>
      </w:pPr>
      <w:r>
        <w:t xml:space="preserve">See also </w:t>
      </w:r>
      <w:r>
        <w:rPr>
          <w:rStyle w:val="xref1"/>
        </w:rPr>
        <w:t>5.16. Segment Conversion Operations (</w:t>
      </w:r>
      <w:r w:rsidR="009A76EE" w:rsidRPr="008A5E4E">
        <w:fldChar w:fldCharType="begin"/>
      </w:r>
      <w:r w:rsidR="008A5E4E">
        <w:instrText xml:space="preserve"> PAGEREF _Ref-459154242 \p \h  \* MERGEFORMAT </w:instrText>
      </w:r>
      <w:r w:rsidR="009A76EE" w:rsidRPr="008A5E4E">
        <w:fldChar w:fldCharType="separate"/>
      </w:r>
      <w:r w:rsidR="00533AF0" w:rsidRPr="00533AF0">
        <w:rPr>
          <w:rStyle w:val="xref1"/>
          <w:noProof/>
        </w:rPr>
        <w:t>on</w:t>
      </w:r>
      <w:r w:rsidR="00533AF0">
        <w:rPr>
          <w:noProof/>
        </w:rPr>
        <w:t xml:space="preserve"> page 142</w:t>
      </w:r>
      <w:r w:rsidR="009A76EE" w:rsidRPr="008A5E4E">
        <w:rPr>
          <w:rStyle w:val="xref1"/>
        </w:rPr>
        <w:fldChar w:fldCharType="end"/>
      </w:r>
      <w:r>
        <w:rPr>
          <w:rStyle w:val="xref1"/>
        </w:rPr>
        <w:t>)</w:t>
      </w:r>
      <w:r>
        <w:t xml:space="preserve">. </w:t>
      </w:r>
    </w:p>
    <w:p w14:paraId="385C382F" w14:textId="77777777" w:rsidR="008A5E4E" w:rsidRDefault="0065745B">
      <w:pPr>
        <w:pStyle w:val="h3"/>
      </w:pPr>
      <w:bookmarkStart w:id="536" w:name="_Toc396034241"/>
      <w:r>
        <w:t>5.15.1 Syntax</w:t>
      </w:r>
      <w:bookmarkEnd w:id="536"/>
    </w:p>
    <w:p w14:paraId="44E4399E" w14:textId="77777777" w:rsidR="008A5E4E" w:rsidRDefault="0065745B">
      <w:pPr>
        <w:pStyle w:val="pTableTitle"/>
      </w:pPr>
      <w:bookmarkStart w:id="537" w:name="_ListOf114"/>
      <w:r>
        <w:t>Table 5–22 Syntax for Segment Checking (segmentp) Operation</w:t>
      </w:r>
    </w:p>
    <w:bookmarkEnd w:id="537"/>
    <w:p w14:paraId="0283346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3797"/>
        <w:gridCol w:w="912"/>
      </w:tblGrid>
      <w:tr w:rsidR="008A5E4E" w14:paraId="11C74295"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7E7CEF68"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19F97341" w14:textId="77777777" w:rsidR="008A5E4E" w:rsidRDefault="0065745B">
            <w:pPr>
              <w:pStyle w:val="thTableStyle-TablestyleSyntax-HeadD-Operands-Header1"/>
              <w:shd w:val="clear" w:color="auto" w:fill="D3D3D3"/>
            </w:pPr>
            <w:r>
              <w:rPr>
                <w:shd w:val="clear" w:color="auto" w:fill="D3D3D3"/>
              </w:rPr>
              <w:t>Operands</w:t>
            </w:r>
          </w:p>
        </w:tc>
      </w:tr>
      <w:tr w:rsidR="008A5E4E" w14:paraId="6F94286F"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245209EC" w14:textId="77777777" w:rsidR="008A5E4E" w:rsidRDefault="0065745B">
            <w:pPr>
              <w:pStyle w:val="tdTableStyle-TablestyleSyntax-BodyB-Opcodes-Body1"/>
              <w:shd w:val="clear" w:color="auto" w:fill="DCDCDC"/>
            </w:pPr>
            <w:r>
              <w:rPr>
                <w:rStyle w:val="b"/>
                <w:b/>
                <w:bCs/>
                <w:shd w:val="clear" w:color="auto" w:fill="DCDCDC"/>
              </w:rPr>
              <w:t>segmentp</w:t>
            </w:r>
            <w:r>
              <w:rPr>
                <w:rStyle w:val="em"/>
                <w:shd w:val="clear" w:color="auto" w:fill="DCDCDC"/>
              </w:rPr>
              <w:t>_segment</w:t>
            </w:r>
            <w:r>
              <w:rPr>
                <w:rStyle w:val="code"/>
                <w:shd w:val="clear" w:color="auto" w:fill="DCDCDC"/>
              </w:rPr>
              <w:t>_nonull</w:t>
            </w:r>
            <w:r>
              <w:rPr>
                <w:rStyle w:val="b"/>
                <w:b/>
                <w:bCs/>
                <w:shd w:val="clear" w:color="auto" w:fill="DCDCDC"/>
              </w:rPr>
              <w:t>_b1_</w:t>
            </w:r>
            <w:r>
              <w:rPr>
                <w:rStyle w:val="em"/>
                <w:shd w:val="clear" w:color="auto" w:fill="DCDCDC"/>
              </w:rPr>
              <w:t>srcTypesrcLength</w:t>
            </w:r>
          </w:p>
        </w:tc>
        <w:tc>
          <w:tcPr>
            <w:tcW w:w="0" w:type="auto"/>
            <w:tcMar>
              <w:top w:w="45" w:type="dxa"/>
              <w:left w:w="45" w:type="dxa"/>
              <w:bottom w:w="45" w:type="dxa"/>
              <w:right w:w="45" w:type="dxa"/>
            </w:tcMar>
          </w:tcPr>
          <w:p w14:paraId="7A537A9F" w14:textId="77777777" w:rsidR="008A5E4E" w:rsidRDefault="0065745B">
            <w:pPr>
              <w:pStyle w:val="tdTableStyle-TablestyleSyntax-BodyA-Operands-Body1"/>
            </w:pPr>
            <w:r>
              <w:rPr>
                <w:rStyle w:val="em"/>
              </w:rPr>
              <w:t>dest</w:t>
            </w:r>
            <w:r>
              <w:rPr>
                <w:rStyle w:val="code"/>
              </w:rPr>
              <w:t xml:space="preserve">, </w:t>
            </w:r>
            <w:r>
              <w:rPr>
                <w:rStyle w:val="em"/>
              </w:rPr>
              <w:t>src</w:t>
            </w:r>
          </w:p>
        </w:tc>
      </w:tr>
    </w:tbl>
    <w:p w14:paraId="21E02223" w14:textId="77777777" w:rsidR="008A5E4E" w:rsidRDefault="008A5E4E">
      <w:pPr>
        <w:spacing w:after="240"/>
      </w:pPr>
    </w:p>
    <w:p w14:paraId="2E8A5D4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7EEFDB6A"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D2927FD"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w:t>
            </w:r>
          </w:p>
        </w:tc>
      </w:tr>
      <w:tr w:rsidR="008A5E4E" w14:paraId="61C409D5" w14:textId="77777777">
        <w:trPr>
          <w:tblCellSpacing w:w="0" w:type="dxa"/>
        </w:trPr>
        <w:tc>
          <w:tcPr>
            <w:tcW w:w="0" w:type="auto"/>
            <w:tcBorders>
              <w:bottom w:val="single" w:sz="6" w:space="0" w:color="000000"/>
            </w:tcBorders>
            <w:tcMar>
              <w:top w:w="45" w:type="dxa"/>
              <w:left w:w="45" w:type="dxa"/>
              <w:bottom w:w="45" w:type="dxa"/>
              <w:right w:w="45" w:type="dxa"/>
            </w:tcMar>
          </w:tcPr>
          <w:p w14:paraId="52C16EC9" w14:textId="77777777" w:rsidR="008A5E4E" w:rsidRDefault="0065745B">
            <w:pPr>
              <w:pStyle w:val="tdTableStyle-TablestyleNonAltRows-BodyD-Column-Body1"/>
            </w:pPr>
            <w:r>
              <w:rPr>
                <w:rStyle w:val="em"/>
              </w:rPr>
              <w:t>segment</w:t>
            </w:r>
            <w:r>
              <w:t xml:space="preserve">: Can be </w:t>
            </w:r>
            <w:r>
              <w:rPr>
                <w:rStyle w:val="code"/>
              </w:rPr>
              <w:t>global</w:t>
            </w:r>
            <w:r>
              <w:t xml:space="preserve">, </w:t>
            </w:r>
            <w:r>
              <w:rPr>
                <w:rStyle w:val="code"/>
              </w:rPr>
              <w:t>group</w:t>
            </w:r>
            <w:r>
              <w:t xml:space="preserve"> or </w:t>
            </w:r>
            <w:r>
              <w:rPr>
                <w:rStyle w:val="code"/>
              </w:rPr>
              <w:t>private</w:t>
            </w:r>
            <w:r>
              <w:t xml:space="preserve">. See </w:t>
            </w:r>
            <w:r>
              <w:rPr>
                <w:rStyle w:val="xref"/>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
                <w:noProof/>
              </w:rPr>
              <w:t>on</w:t>
            </w:r>
            <w:r w:rsidR="00533AF0">
              <w:rPr>
                <w:noProof/>
              </w:rPr>
              <w:t xml:space="preserve"> page 14</w:t>
            </w:r>
            <w:r w:rsidR="009A76EE" w:rsidRPr="008A5E4E">
              <w:rPr>
                <w:rStyle w:val="xref"/>
              </w:rPr>
              <w:fldChar w:fldCharType="end"/>
            </w:r>
            <w:r>
              <w:rPr>
                <w:rStyle w:val="xref"/>
              </w:rPr>
              <w:t>)</w:t>
            </w:r>
            <w:r>
              <w:t xml:space="preserve">. </w:t>
            </w:r>
          </w:p>
        </w:tc>
      </w:tr>
      <w:tr w:rsidR="008A5E4E" w14:paraId="552C6C3F" w14:textId="77777777">
        <w:trPr>
          <w:tblCellSpacing w:w="0" w:type="dxa"/>
        </w:trPr>
        <w:tc>
          <w:tcPr>
            <w:tcW w:w="0" w:type="auto"/>
            <w:tcBorders>
              <w:bottom w:val="single" w:sz="6" w:space="0" w:color="000000"/>
            </w:tcBorders>
            <w:tcMar>
              <w:top w:w="45" w:type="dxa"/>
              <w:left w:w="45" w:type="dxa"/>
              <w:bottom w:w="45" w:type="dxa"/>
              <w:right w:w="45" w:type="dxa"/>
            </w:tcMar>
          </w:tcPr>
          <w:p w14:paraId="38BA110A" w14:textId="77777777" w:rsidR="008A5E4E" w:rsidRDefault="0065745B">
            <w:pPr>
              <w:pStyle w:val="tdTableStyle-TablestyleNonAltRows-BodyD-Column-Body1"/>
            </w:pPr>
            <w:r>
              <w:rPr>
                <w:rStyle w:val="code"/>
              </w:rPr>
              <w:t>nonull</w:t>
            </w:r>
            <w:r>
              <w:t xml:space="preserve">: Optional. If present, indicates that the </w:t>
            </w:r>
            <w:r>
              <w:rPr>
                <w:rStyle w:val="code"/>
              </w:rPr>
              <w:t>src</w:t>
            </w:r>
            <w:r>
              <w:t xml:space="preserve"> operand will not be the </w:t>
            </w:r>
            <w:r>
              <w:rPr>
                <w:rStyle w:val="code"/>
              </w:rPr>
              <w:t>nullptr</w:t>
            </w:r>
            <w:r>
              <w:t xml:space="preserve"> address value for the </w:t>
            </w:r>
            <w:r>
              <w:rPr>
                <w:rStyle w:val="code"/>
              </w:rPr>
              <w:t>segment</w:t>
            </w:r>
            <w:r>
              <w:t xml:space="preserve">. See the </w:t>
            </w:r>
            <w:r>
              <w:lastRenderedPageBreak/>
              <w:t xml:space="preserve">Description below. </w:t>
            </w:r>
          </w:p>
        </w:tc>
      </w:tr>
      <w:tr w:rsidR="008A5E4E" w14:paraId="0213B126" w14:textId="77777777">
        <w:trPr>
          <w:tblCellSpacing w:w="0" w:type="dxa"/>
        </w:trPr>
        <w:tc>
          <w:tcPr>
            <w:tcW w:w="0" w:type="auto"/>
            <w:tcBorders>
              <w:bottom w:val="single" w:sz="6" w:space="0" w:color="000000"/>
            </w:tcBorders>
            <w:tcMar>
              <w:top w:w="45" w:type="dxa"/>
              <w:left w:w="45" w:type="dxa"/>
              <w:bottom w:w="45" w:type="dxa"/>
              <w:right w:w="45" w:type="dxa"/>
            </w:tcMar>
          </w:tcPr>
          <w:p w14:paraId="24418EE5" w14:textId="77777777" w:rsidR="008A5E4E" w:rsidRDefault="0065745B">
            <w:pPr>
              <w:pStyle w:val="tdTableStyle-TablestyleNonAltRows-BodyD-Column-Body1"/>
            </w:pPr>
            <w:r>
              <w:rPr>
                <w:rStyle w:val="em"/>
              </w:rPr>
              <w:lastRenderedPageBreak/>
              <w:t>srcType</w:t>
            </w:r>
            <w:r>
              <w:t xml:space="preserve">: </w:t>
            </w:r>
            <w:r>
              <w:rPr>
                <w:rStyle w:val="code"/>
              </w:rPr>
              <w:t>u</w:t>
            </w:r>
            <w:r>
              <w:t>.</w:t>
            </w:r>
          </w:p>
        </w:tc>
      </w:tr>
      <w:tr w:rsidR="008A5E4E" w14:paraId="67825356" w14:textId="77777777">
        <w:trPr>
          <w:tblCellSpacing w:w="0" w:type="dxa"/>
        </w:trPr>
        <w:tc>
          <w:tcPr>
            <w:tcW w:w="0" w:type="auto"/>
            <w:tcMar>
              <w:top w:w="45" w:type="dxa"/>
              <w:left w:w="45" w:type="dxa"/>
              <w:bottom w:w="45" w:type="dxa"/>
              <w:right w:w="45" w:type="dxa"/>
            </w:tcMar>
          </w:tcPr>
          <w:p w14:paraId="487FBCFF" w14:textId="77777777" w:rsidR="008A5E4E" w:rsidRDefault="0065745B">
            <w:pPr>
              <w:pStyle w:val="tdTableStyle-TablestyleNonAltRows-BodyA-Column-Body1"/>
            </w:pPr>
            <w:r>
              <w:rPr>
                <w:rStyle w:val="em"/>
              </w:rPr>
              <w:t>srcLength</w:t>
            </w:r>
            <w:r>
              <w:t xml:space="preserve">: 32, 64. The size of the source address. Must match the address size of flat addresses. See </w:t>
            </w:r>
            <w:r>
              <w:rPr>
                <w:rStyle w:val="xref"/>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bl>
    <w:p w14:paraId="0DC3ECC7" w14:textId="77777777" w:rsidR="008A5E4E" w:rsidRDefault="008A5E4E">
      <w:pPr>
        <w:spacing w:after="240"/>
      </w:pPr>
    </w:p>
    <w:p w14:paraId="305F3C4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8166"/>
      </w:tblGrid>
      <w:tr w:rsidR="008A5E4E" w14:paraId="1D146F89"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0991DAE"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20D1D998" w14:textId="77777777">
        <w:trPr>
          <w:tblCellSpacing w:w="0" w:type="dxa"/>
        </w:trPr>
        <w:tc>
          <w:tcPr>
            <w:tcW w:w="0" w:type="auto"/>
            <w:tcBorders>
              <w:bottom w:val="single" w:sz="6" w:space="0" w:color="000000"/>
            </w:tcBorders>
            <w:tcMar>
              <w:top w:w="45" w:type="dxa"/>
              <w:left w:w="45" w:type="dxa"/>
              <w:bottom w:w="45" w:type="dxa"/>
              <w:right w:w="45" w:type="dxa"/>
            </w:tcMar>
          </w:tcPr>
          <w:p w14:paraId="34078DA6" w14:textId="77777777" w:rsidR="008A5E4E" w:rsidRDefault="0065745B">
            <w:pPr>
              <w:pStyle w:val="tdTableStyle-TablestyleNonAltRows-BodyD-Column-Body1"/>
            </w:pPr>
            <w:r>
              <w:rPr>
                <w:rStyle w:val="em"/>
              </w:rPr>
              <w:t>dest</w:t>
            </w:r>
            <w:r>
              <w:t>: Destination register. Must be a control (</w:t>
            </w:r>
            <w:r>
              <w:rPr>
                <w:rStyle w:val="code"/>
              </w:rPr>
              <w:t>c</w:t>
            </w:r>
            <w:r>
              <w:t>) register.</w:t>
            </w:r>
          </w:p>
        </w:tc>
      </w:tr>
      <w:tr w:rsidR="008A5E4E" w14:paraId="58FEB935" w14:textId="77777777">
        <w:trPr>
          <w:tblCellSpacing w:w="0" w:type="dxa"/>
        </w:trPr>
        <w:tc>
          <w:tcPr>
            <w:tcW w:w="0" w:type="auto"/>
            <w:tcMar>
              <w:top w:w="45" w:type="dxa"/>
              <w:left w:w="45" w:type="dxa"/>
              <w:bottom w:w="45" w:type="dxa"/>
              <w:right w:w="45" w:type="dxa"/>
            </w:tcMar>
          </w:tcPr>
          <w:p w14:paraId="2D957037" w14:textId="77777777" w:rsidR="008A5E4E" w:rsidRDefault="0065745B">
            <w:pPr>
              <w:pStyle w:val="tdTableStyle-TablestyleNonAltRows-BodyA-Column-Body1"/>
            </w:pPr>
            <w:r>
              <w:rPr>
                <w:rStyle w:val="em"/>
              </w:rPr>
              <w:t>src</w:t>
            </w:r>
            <w:r>
              <w:t xml:space="preserve">: Source for the flat address that is being checked. Can be a register or immediate value. See </w:t>
            </w:r>
            <w:r>
              <w:rPr>
                <w:rStyle w:val="xref"/>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bl>
    <w:p w14:paraId="3F140E2E" w14:textId="77777777" w:rsidR="008A5E4E" w:rsidRDefault="008A5E4E">
      <w:pPr>
        <w:spacing w:after="240"/>
      </w:pPr>
    </w:p>
    <w:p w14:paraId="7F70D21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5176E243"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6381B2A"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34A13787" w14:textId="77777777">
        <w:trPr>
          <w:tblCellSpacing w:w="0" w:type="dxa"/>
        </w:trPr>
        <w:tc>
          <w:tcPr>
            <w:tcW w:w="0" w:type="auto"/>
            <w:tcMar>
              <w:top w:w="45" w:type="dxa"/>
              <w:left w:w="45" w:type="dxa"/>
              <w:bottom w:w="45" w:type="dxa"/>
              <w:right w:w="45" w:type="dxa"/>
            </w:tcMar>
          </w:tcPr>
          <w:p w14:paraId="58D31388" w14:textId="77777777" w:rsidR="008A5E4E" w:rsidRDefault="0065745B">
            <w:pPr>
              <w:pStyle w:val="tdTableStyle-TablestyleNonAltRows-BodyA-Column-Body1"/>
            </w:pPr>
            <w:r>
              <w:t xml:space="preserve">No exceptions are allowed. </w:t>
            </w:r>
          </w:p>
        </w:tc>
      </w:tr>
    </w:tbl>
    <w:p w14:paraId="27DBF7D5" w14:textId="77777777" w:rsidR="008A5E4E" w:rsidRDefault="008A5E4E">
      <w:pPr>
        <w:spacing w:after="240"/>
      </w:pPr>
    </w:p>
    <w:p w14:paraId="3CBF6C4A" w14:textId="77777777" w:rsidR="008A5E4E" w:rsidRDefault="0065745B">
      <w:pPr>
        <w:pStyle w:val="p"/>
      </w:pPr>
      <w:r>
        <w:t xml:space="preserve">For BRIG syntax, see </w:t>
      </w:r>
      <w:r>
        <w:rPr>
          <w:rStyle w:val="xref1"/>
        </w:rPr>
        <w:t>18.7.1.14. BRIG Syntax for Segment Checking (segmentp) Operation (</w:t>
      </w:r>
      <w:r w:rsidR="009A76EE" w:rsidRPr="008A5E4E">
        <w:fldChar w:fldCharType="begin"/>
      </w:r>
      <w:r w:rsidR="008A5E4E">
        <w:instrText xml:space="preserve"> PAGEREF _Ref374274071 \p \h  \* MERGEFORMAT </w:instrText>
      </w:r>
      <w:r w:rsidR="009A76EE" w:rsidRPr="008A5E4E">
        <w:fldChar w:fldCharType="separate"/>
      </w:r>
      <w:r w:rsidR="00533AF0" w:rsidRPr="00533AF0">
        <w:rPr>
          <w:rStyle w:val="xref1"/>
          <w:noProof/>
        </w:rPr>
        <w:t>on</w:t>
      </w:r>
      <w:r w:rsidR="00533AF0">
        <w:rPr>
          <w:noProof/>
        </w:rPr>
        <w:t xml:space="preserve"> page 362</w:t>
      </w:r>
      <w:r w:rsidR="009A76EE" w:rsidRPr="008A5E4E">
        <w:rPr>
          <w:rStyle w:val="xref1"/>
        </w:rPr>
        <w:fldChar w:fldCharType="end"/>
      </w:r>
      <w:r>
        <w:rPr>
          <w:rStyle w:val="xref1"/>
        </w:rPr>
        <w:t>)</w:t>
      </w:r>
      <w:r>
        <w:t xml:space="preserve">. </w:t>
      </w:r>
    </w:p>
    <w:p w14:paraId="16AA186B" w14:textId="77777777" w:rsidR="008A5E4E" w:rsidRDefault="0065745B">
      <w:pPr>
        <w:pStyle w:val="h3"/>
      </w:pPr>
      <w:bookmarkStart w:id="538" w:name="_Toc396034242"/>
      <w:r>
        <w:t>5.15.2 Description</w:t>
      </w:r>
      <w:bookmarkEnd w:id="538"/>
    </w:p>
    <w:p w14:paraId="167789EE" w14:textId="77777777" w:rsidR="008A5E4E" w:rsidRDefault="0065745B">
      <w:pPr>
        <w:pStyle w:val="p"/>
      </w:pPr>
      <w:r>
        <w:t xml:space="preserve">This operation sets the destination </w:t>
      </w:r>
      <w:r>
        <w:rPr>
          <w:rStyle w:val="i"/>
        </w:rPr>
        <w:t>dest</w:t>
      </w:r>
      <w:r>
        <w:t xml:space="preserve"> to true (1) if the flat address in source </w:t>
      </w:r>
      <w:r>
        <w:rPr>
          <w:rStyle w:val="i"/>
        </w:rPr>
        <w:t>src</w:t>
      </w:r>
      <w:r>
        <w:t xml:space="preserve"> is either the </w:t>
      </w:r>
      <w:r>
        <w:rPr>
          <w:rStyle w:val="code1"/>
        </w:rPr>
        <w:t>nullptr</w:t>
      </w:r>
      <w:r>
        <w:t xml:space="preserve"> value for the flat address, or is within the address range of the specified segment. If the source is a register, it must match the size of a flat address. See </w:t>
      </w:r>
      <w:r>
        <w:rPr>
          <w:rStyle w:val="xref1"/>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w:t>
      </w:r>
    </w:p>
    <w:p w14:paraId="02F326C3" w14:textId="77777777" w:rsidR="008A5E4E" w:rsidRDefault="0065745B">
      <w:pPr>
        <w:pStyle w:val="p"/>
      </w:pPr>
      <w:r>
        <w:t xml:space="preserve">If it is known that the </w:t>
      </w:r>
      <w:r>
        <w:rPr>
          <w:rStyle w:val="i"/>
        </w:rPr>
        <w:t>src</w:t>
      </w:r>
      <w:r>
        <w:t xml:space="preserve"> operand can never have the flat address null pointer value, then the </w:t>
      </w:r>
      <w:r>
        <w:rPr>
          <w:rStyle w:val="code1"/>
        </w:rPr>
        <w:t>nonull</w:t>
      </w:r>
      <w:r>
        <w:t xml:space="preserve"> modifier can be specified. On some implementations this might be more efficient. The result is undefined if the </w:t>
      </w:r>
      <w:r>
        <w:rPr>
          <w:rStyle w:val="code1"/>
        </w:rPr>
        <w:t>nonull</w:t>
      </w:r>
      <w:r>
        <w:t xml:space="preserve"> modifier is specified and </w:t>
      </w:r>
      <w:r>
        <w:rPr>
          <w:rStyle w:val="i"/>
        </w:rPr>
        <w:t>src</w:t>
      </w:r>
      <w:r>
        <w:t xml:space="preserve"> is the </w:t>
      </w:r>
      <w:r>
        <w:rPr>
          <w:rStyle w:val="code1"/>
        </w:rPr>
        <w:t>nullptr</w:t>
      </w:r>
      <w:r>
        <w:t xml:space="preserve"> value for the flat address. On some implementations this might result in incorrect values. See </w:t>
      </w:r>
      <w:r>
        <w:rPr>
          <w:rStyle w:val="xref1"/>
        </w:rPr>
        <w:t>17.10. Segment Address Conversion (</w:t>
      </w:r>
      <w:r w:rsidR="009A76EE" w:rsidRPr="008A5E4E">
        <w:fldChar w:fldCharType="begin"/>
      </w:r>
      <w:r w:rsidR="008A5E4E">
        <w:instrText xml:space="preserve"> PAGEREF _Ref1764254717 \p \h  \* MERGEFORMAT </w:instrText>
      </w:r>
      <w:r w:rsidR="009A76EE" w:rsidRPr="008A5E4E">
        <w:fldChar w:fldCharType="separate"/>
      </w:r>
      <w:r w:rsidR="00533AF0" w:rsidRPr="00533AF0">
        <w:rPr>
          <w:rStyle w:val="xref1"/>
          <w:noProof/>
        </w:rPr>
        <w:t>on</w:t>
      </w:r>
      <w:r w:rsidR="00533AF0">
        <w:rPr>
          <w:noProof/>
        </w:rPr>
        <w:t xml:space="preserve"> page 305</w:t>
      </w:r>
      <w:r w:rsidR="009A76EE" w:rsidRPr="008A5E4E">
        <w:rPr>
          <w:rStyle w:val="xref1"/>
        </w:rPr>
        <w:fldChar w:fldCharType="end"/>
      </w:r>
      <w:r>
        <w:rPr>
          <w:rStyle w:val="xref1"/>
        </w:rPr>
        <w:t>)</w:t>
      </w:r>
      <w:r>
        <w:t>.</w:t>
      </w:r>
    </w:p>
    <w:p w14:paraId="4522BC44" w14:textId="77777777" w:rsidR="008A5E4E" w:rsidRDefault="0065745B">
      <w:pPr>
        <w:pStyle w:val="p"/>
      </w:pPr>
      <w:r>
        <w:t xml:space="preserve"> See </w:t>
      </w:r>
      <w:r>
        <w:rPr>
          <w:rStyle w:val="xref1"/>
        </w:rPr>
        <w:t>2.8.4. Memory Segment Access Rules (</w:t>
      </w:r>
      <w:r w:rsidR="009A76EE" w:rsidRPr="008A5E4E">
        <w:fldChar w:fldCharType="begin"/>
      </w:r>
      <w:r w:rsidR="008A5E4E">
        <w:instrText xml:space="preserve"> PAGEREF _Ref-340444701 \p \h  \* MERGEFORMAT </w:instrText>
      </w:r>
      <w:r w:rsidR="009A76EE" w:rsidRPr="008A5E4E">
        <w:fldChar w:fldCharType="separate"/>
      </w:r>
      <w:r w:rsidR="00533AF0" w:rsidRPr="00533AF0">
        <w:rPr>
          <w:rStyle w:val="xref1"/>
          <w:noProof/>
        </w:rPr>
        <w:t>on</w:t>
      </w:r>
      <w:r w:rsidR="00533AF0">
        <w:rPr>
          <w:noProof/>
        </w:rPr>
        <w:t xml:space="preserve"> page 20</w:t>
      </w:r>
      <w:r w:rsidR="009A76EE" w:rsidRPr="008A5E4E">
        <w:rPr>
          <w:rStyle w:val="xref1"/>
        </w:rPr>
        <w:fldChar w:fldCharType="end"/>
      </w:r>
      <w:r>
        <w:rPr>
          <w:rStyle w:val="xref1"/>
        </w:rPr>
        <w:t>)</w:t>
      </w:r>
      <w:r>
        <w:t>.</w:t>
      </w:r>
    </w:p>
    <w:p w14:paraId="609D43BC" w14:textId="77777777" w:rsidR="008A5E4E" w:rsidRDefault="0065745B">
      <w:pPr>
        <w:pStyle w:val="pExample"/>
      </w:pPr>
      <w:r>
        <w:t>Examples</w:t>
      </w:r>
    </w:p>
    <w:p w14:paraId="0C3C7BA3" w14:textId="77777777" w:rsidR="008A5E4E" w:rsidRDefault="0065745B">
      <w:pPr>
        <w:pStyle w:val="pre"/>
      </w:pPr>
      <w:r>
        <w:t>segmentp_private_b1_u32 $c1, $s0;       // small machine model</w:t>
      </w:r>
      <w:r>
        <w:br/>
        <w:t xml:space="preserve"> segmentp_global_b1_u32 $c1, $s0;        // small machine model</w:t>
      </w:r>
      <w:r>
        <w:br/>
        <w:t xml:space="preserve"> segmentp_global_nonull_b1_u32 $c1, $s0; // small machine model</w:t>
      </w:r>
      <w:r>
        <w:br/>
        <w:t xml:space="preserve"> segmentp_group_b1_u64 $c1, $d0;         // large machine model</w:t>
      </w:r>
    </w:p>
    <w:p w14:paraId="075FC4C1" w14:textId="77777777" w:rsidR="008A5E4E" w:rsidRDefault="0065745B">
      <w:pPr>
        <w:pStyle w:val="h2"/>
      </w:pPr>
      <w:bookmarkStart w:id="539" w:name="_Toc396034243"/>
      <w:r>
        <w:t xml:space="preserve">5.16 </w:t>
      </w:r>
      <w:r w:rsidR="009A76EE">
        <w:fldChar w:fldCharType="begin"/>
      </w:r>
      <w:r>
        <w:instrText xml:space="preserve"> XE "segment conversion operations:" </w:instrText>
      </w:r>
      <w:r w:rsidR="009A76EE">
        <w:fldChar w:fldCharType="end"/>
      </w:r>
      <w:bookmarkStart w:id="540" w:name="_Ref-459154242"/>
      <w:r>
        <w:t>Segment Conversion Operations</w:t>
      </w:r>
      <w:bookmarkEnd w:id="539"/>
      <w:bookmarkEnd w:id="540"/>
    </w:p>
    <w:p w14:paraId="000BDDDC" w14:textId="77777777" w:rsidR="008A5E4E" w:rsidRDefault="0065745B">
      <w:pPr>
        <w:pStyle w:val="p"/>
      </w:pPr>
      <w:r>
        <w:t xml:space="preserve">The segment conversion operations convert a flat address into a segment address, or a segment address into a flat address. </w:t>
      </w:r>
    </w:p>
    <w:p w14:paraId="624AE7CF" w14:textId="77777777" w:rsidR="008A5E4E" w:rsidRDefault="0065745B">
      <w:pPr>
        <w:pStyle w:val="p"/>
      </w:pPr>
      <w:r>
        <w:t xml:space="preserve">See also </w:t>
      </w:r>
      <w:r>
        <w:rPr>
          <w:rStyle w:val="xref1"/>
        </w:rPr>
        <w:t>5.15. Segment Checking (segmentp) Operation (</w:t>
      </w:r>
      <w:r w:rsidR="009A76EE" w:rsidRPr="008A5E4E">
        <w:fldChar w:fldCharType="begin"/>
      </w:r>
      <w:r w:rsidR="008A5E4E">
        <w:instrText xml:space="preserve"> PAGEREF _Ref-1562734525 \p \h  \* MERGEFORMAT </w:instrText>
      </w:r>
      <w:r w:rsidR="009A76EE" w:rsidRPr="008A5E4E">
        <w:fldChar w:fldCharType="separate"/>
      </w:r>
      <w:r w:rsidR="00533AF0" w:rsidRPr="00533AF0">
        <w:rPr>
          <w:rStyle w:val="xref1"/>
          <w:noProof/>
        </w:rPr>
        <w:t>on</w:t>
      </w:r>
      <w:r w:rsidR="00533AF0">
        <w:rPr>
          <w:noProof/>
        </w:rPr>
        <w:t xml:space="preserve"> page 140</w:t>
      </w:r>
      <w:r w:rsidR="009A76EE" w:rsidRPr="008A5E4E">
        <w:rPr>
          <w:rStyle w:val="xref1"/>
        </w:rPr>
        <w:fldChar w:fldCharType="end"/>
      </w:r>
      <w:r>
        <w:rPr>
          <w:rStyle w:val="xref1"/>
        </w:rPr>
        <w:t>)</w:t>
      </w:r>
      <w:r>
        <w:t xml:space="preserve">. </w:t>
      </w:r>
    </w:p>
    <w:p w14:paraId="6EABD474" w14:textId="77777777" w:rsidR="008A5E4E" w:rsidRDefault="0065745B">
      <w:pPr>
        <w:pStyle w:val="h3"/>
      </w:pPr>
      <w:bookmarkStart w:id="541" w:name="_Toc396034244"/>
      <w:r>
        <w:lastRenderedPageBreak/>
        <w:t>5.16.1 Syntax</w:t>
      </w:r>
      <w:bookmarkEnd w:id="541"/>
    </w:p>
    <w:p w14:paraId="51024EF7" w14:textId="77777777" w:rsidR="008A5E4E" w:rsidRDefault="0065745B">
      <w:pPr>
        <w:pStyle w:val="pTableTitle"/>
      </w:pPr>
      <w:bookmarkStart w:id="542" w:name="_ListOf115"/>
      <w:r>
        <w:t>Table 5–23 Syntax for Segment Conversion Operations</w:t>
      </w:r>
    </w:p>
    <w:bookmarkEnd w:id="542"/>
    <w:p w14:paraId="609C381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8"/>
        <w:gridCol w:w="912"/>
      </w:tblGrid>
      <w:tr w:rsidR="008A5E4E" w14:paraId="60BD199E"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641FB1F3" w14:textId="77777777" w:rsidR="008A5E4E" w:rsidRDefault="0065745B">
            <w:pPr>
              <w:pStyle w:val="thTableStyle-TablestyleSyntax-HeadE-Opcodes-Header1"/>
              <w:shd w:val="clear" w:color="auto" w:fill="D3D3D3"/>
            </w:pPr>
            <w:r>
              <w:rPr>
                <w:shd w:val="clear" w:color="auto" w:fill="D3D3D3"/>
              </w:rPr>
              <w:t xml:space="preserve">Opcodes and Modifiers </w:t>
            </w:r>
          </w:p>
        </w:tc>
        <w:tc>
          <w:tcPr>
            <w:tcW w:w="0" w:type="auto"/>
            <w:tcBorders>
              <w:bottom w:val="double" w:sz="3" w:space="0" w:color="000000"/>
            </w:tcBorders>
            <w:shd w:val="clear" w:color="auto" w:fill="D3D3D3"/>
            <w:tcMar>
              <w:top w:w="45" w:type="dxa"/>
              <w:left w:w="45" w:type="dxa"/>
              <w:bottom w:w="45" w:type="dxa"/>
              <w:right w:w="45" w:type="dxa"/>
            </w:tcMar>
          </w:tcPr>
          <w:p w14:paraId="2EFAA5F3" w14:textId="77777777" w:rsidR="008A5E4E" w:rsidRDefault="0065745B">
            <w:pPr>
              <w:pStyle w:val="thTableStyle-TablestyleSyntax-HeadD-Operands-Header1"/>
              <w:shd w:val="clear" w:color="auto" w:fill="D3D3D3"/>
            </w:pPr>
            <w:r>
              <w:rPr>
                <w:shd w:val="clear" w:color="auto" w:fill="D3D3D3"/>
              </w:rPr>
              <w:t>Operands</w:t>
            </w:r>
          </w:p>
        </w:tc>
      </w:tr>
      <w:tr w:rsidR="008A5E4E" w14:paraId="00B1BAC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18CA108" w14:textId="77777777" w:rsidR="008A5E4E" w:rsidRDefault="0065745B">
            <w:pPr>
              <w:pStyle w:val="tdTableStyle-TablestyleSyntax-BodyE-Opcodes-Body1"/>
              <w:shd w:val="clear" w:color="auto" w:fill="DCDCDC"/>
            </w:pPr>
            <w:r>
              <w:rPr>
                <w:rStyle w:val="b"/>
                <w:b/>
                <w:bCs/>
                <w:shd w:val="clear" w:color="auto" w:fill="DCDCDC"/>
              </w:rPr>
              <w:t>ftos</w:t>
            </w:r>
            <w:r>
              <w:rPr>
                <w:rStyle w:val="em"/>
                <w:shd w:val="clear" w:color="auto" w:fill="DCDCDC"/>
              </w:rPr>
              <w:t>_segment</w:t>
            </w:r>
            <w:r>
              <w:rPr>
                <w:rStyle w:val="code"/>
                <w:shd w:val="clear" w:color="auto" w:fill="DCDCDC"/>
              </w:rPr>
              <w:t>_nonull</w:t>
            </w:r>
            <w:r>
              <w:rPr>
                <w:rStyle w:val="em"/>
                <w:shd w:val="clear" w:color="auto" w:fill="DCDCDC"/>
              </w:rPr>
              <w:t>_destTypedestLength_srcTypesrcLength</w:t>
            </w:r>
          </w:p>
        </w:tc>
        <w:tc>
          <w:tcPr>
            <w:tcW w:w="0" w:type="auto"/>
            <w:tcBorders>
              <w:bottom w:val="single" w:sz="6" w:space="0" w:color="000000"/>
            </w:tcBorders>
            <w:tcMar>
              <w:top w:w="45" w:type="dxa"/>
              <w:left w:w="45" w:type="dxa"/>
              <w:bottom w:w="45" w:type="dxa"/>
              <w:right w:w="45" w:type="dxa"/>
            </w:tcMar>
          </w:tcPr>
          <w:p w14:paraId="1B0A998F" w14:textId="77777777" w:rsidR="008A5E4E" w:rsidRDefault="0065745B">
            <w:pPr>
              <w:pStyle w:val="tdTableStyle-TablestyleSyntax-BodyD-Operands-Body1"/>
            </w:pPr>
            <w:r>
              <w:rPr>
                <w:rStyle w:val="em"/>
              </w:rPr>
              <w:t>dest</w:t>
            </w:r>
            <w:r>
              <w:rPr>
                <w:rStyle w:val="code"/>
              </w:rPr>
              <w:t xml:space="preserve">, </w:t>
            </w:r>
            <w:r>
              <w:rPr>
                <w:rStyle w:val="em"/>
              </w:rPr>
              <w:t>src</w:t>
            </w:r>
          </w:p>
        </w:tc>
      </w:tr>
      <w:tr w:rsidR="008A5E4E" w14:paraId="674C2AF4"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D56FDC5" w14:textId="77777777" w:rsidR="008A5E4E" w:rsidRDefault="0065745B">
            <w:pPr>
              <w:pStyle w:val="tdTableStyle-TablestyleSyntax-BodyB-Opcodes-Body1"/>
              <w:shd w:val="clear" w:color="auto" w:fill="DCDCDC"/>
            </w:pPr>
            <w:r>
              <w:rPr>
                <w:rStyle w:val="b"/>
                <w:b/>
                <w:bCs/>
                <w:shd w:val="clear" w:color="auto" w:fill="DCDCDC"/>
              </w:rPr>
              <w:t>stof_</w:t>
            </w:r>
            <w:r>
              <w:rPr>
                <w:rStyle w:val="em"/>
                <w:shd w:val="clear" w:color="auto" w:fill="DCDCDC"/>
              </w:rPr>
              <w:t>segment</w:t>
            </w:r>
            <w:r>
              <w:rPr>
                <w:rStyle w:val="code"/>
                <w:shd w:val="clear" w:color="auto" w:fill="DCDCDC"/>
              </w:rPr>
              <w:t>_nonull</w:t>
            </w:r>
            <w:r>
              <w:rPr>
                <w:rStyle w:val="em"/>
                <w:shd w:val="clear" w:color="auto" w:fill="DCDCDC"/>
              </w:rPr>
              <w:t>_destTypedestLength_srcTypesrcLength</w:t>
            </w:r>
          </w:p>
        </w:tc>
        <w:tc>
          <w:tcPr>
            <w:tcW w:w="0" w:type="auto"/>
            <w:tcMar>
              <w:top w:w="45" w:type="dxa"/>
              <w:left w:w="45" w:type="dxa"/>
              <w:bottom w:w="45" w:type="dxa"/>
              <w:right w:w="45" w:type="dxa"/>
            </w:tcMar>
          </w:tcPr>
          <w:p w14:paraId="4D523F1D" w14:textId="77777777" w:rsidR="008A5E4E" w:rsidRDefault="0065745B">
            <w:pPr>
              <w:pStyle w:val="tdTableStyle-TablestyleSyntax-BodyA-Operands-Body1"/>
            </w:pPr>
            <w:r>
              <w:rPr>
                <w:rStyle w:val="em"/>
              </w:rPr>
              <w:t>dest</w:t>
            </w:r>
            <w:r>
              <w:rPr>
                <w:rStyle w:val="code"/>
              </w:rPr>
              <w:t xml:space="preserve">, </w:t>
            </w:r>
            <w:r>
              <w:rPr>
                <w:rStyle w:val="em"/>
              </w:rPr>
              <w:t>src</w:t>
            </w:r>
          </w:p>
        </w:tc>
      </w:tr>
    </w:tbl>
    <w:p w14:paraId="7018B04C" w14:textId="77777777" w:rsidR="008A5E4E" w:rsidRDefault="008A5E4E">
      <w:pPr>
        <w:spacing w:after="240"/>
      </w:pPr>
    </w:p>
    <w:p w14:paraId="7E3055C2"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63008C4A"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F56E0F3"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176A0533" w14:textId="77777777">
        <w:trPr>
          <w:tblCellSpacing w:w="0" w:type="dxa"/>
        </w:trPr>
        <w:tc>
          <w:tcPr>
            <w:tcW w:w="0" w:type="auto"/>
            <w:tcBorders>
              <w:bottom w:val="single" w:sz="6" w:space="0" w:color="000000"/>
            </w:tcBorders>
            <w:tcMar>
              <w:top w:w="45" w:type="dxa"/>
              <w:left w:w="45" w:type="dxa"/>
              <w:bottom w:w="45" w:type="dxa"/>
              <w:right w:w="45" w:type="dxa"/>
            </w:tcMar>
          </w:tcPr>
          <w:p w14:paraId="2712CDB3" w14:textId="6BD48E8D" w:rsidR="008A5E4E" w:rsidRDefault="0065745B">
            <w:pPr>
              <w:pStyle w:val="tdTableStyle-TablestyleNonAltRows-BodyD-Column-Body1"/>
            </w:pPr>
            <w:r>
              <w:rPr>
                <w:rStyle w:val="em"/>
              </w:rPr>
              <w:t>segment</w:t>
            </w:r>
            <w:r>
              <w:t xml:space="preserve">: </w:t>
            </w:r>
            <w:r>
              <w:rPr>
                <w:rStyle w:val="code"/>
              </w:rPr>
              <w:t>group</w:t>
            </w:r>
            <w:r>
              <w:t xml:space="preserve"> or </w:t>
            </w:r>
            <w:r>
              <w:rPr>
                <w:rStyle w:val="code"/>
              </w:rPr>
              <w:t>private</w:t>
            </w:r>
            <w:r>
              <w:t xml:space="preserve">. See </w:t>
            </w:r>
            <w:r>
              <w:rPr>
                <w:rStyle w:val="xref"/>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
                <w:noProof/>
              </w:rPr>
              <w:t>on</w:t>
            </w:r>
            <w:r w:rsidR="00533AF0">
              <w:rPr>
                <w:noProof/>
              </w:rPr>
              <w:t xml:space="preserve"> page 14</w:t>
            </w:r>
            <w:r w:rsidR="009A76EE" w:rsidRPr="008A5E4E">
              <w:rPr>
                <w:rStyle w:val="xref"/>
              </w:rPr>
              <w:fldChar w:fldCharType="end"/>
            </w:r>
            <w:r>
              <w:rPr>
                <w:rStyle w:val="xref"/>
              </w:rPr>
              <w:t>)</w:t>
            </w:r>
            <w:r>
              <w:t xml:space="preserve">. </w:t>
            </w:r>
          </w:p>
        </w:tc>
      </w:tr>
      <w:tr w:rsidR="008A5E4E" w14:paraId="5CD6D5D9" w14:textId="77777777">
        <w:trPr>
          <w:tblCellSpacing w:w="0" w:type="dxa"/>
        </w:trPr>
        <w:tc>
          <w:tcPr>
            <w:tcW w:w="0" w:type="auto"/>
            <w:tcBorders>
              <w:bottom w:val="single" w:sz="6" w:space="0" w:color="000000"/>
            </w:tcBorders>
            <w:tcMar>
              <w:top w:w="45" w:type="dxa"/>
              <w:left w:w="45" w:type="dxa"/>
              <w:bottom w:w="45" w:type="dxa"/>
              <w:right w:w="45" w:type="dxa"/>
            </w:tcMar>
          </w:tcPr>
          <w:p w14:paraId="59563FB5" w14:textId="77777777" w:rsidR="008A5E4E" w:rsidRDefault="0065745B">
            <w:pPr>
              <w:pStyle w:val="tdTableStyle-TablestyleNonAltRows-BodyD-Column-Body1"/>
            </w:pPr>
            <w:r>
              <w:rPr>
                <w:rStyle w:val="code"/>
              </w:rPr>
              <w:t>nonull</w:t>
            </w:r>
            <w:r>
              <w:t xml:space="preserve">: Optional. If present, indicates that the </w:t>
            </w:r>
            <w:r>
              <w:rPr>
                <w:rStyle w:val="code"/>
              </w:rPr>
              <w:t>src</w:t>
            </w:r>
            <w:r>
              <w:t xml:space="preserve"> operand will not be the </w:t>
            </w:r>
            <w:r>
              <w:rPr>
                <w:rStyle w:val="code"/>
              </w:rPr>
              <w:t>nullptr</w:t>
            </w:r>
            <w:r>
              <w:t xml:space="preserve"> address value for the </w:t>
            </w:r>
            <w:r>
              <w:rPr>
                <w:rStyle w:val="code"/>
              </w:rPr>
              <w:t>segment</w:t>
            </w:r>
            <w:r>
              <w:t xml:space="preserve">. See the Description below. </w:t>
            </w:r>
          </w:p>
        </w:tc>
      </w:tr>
      <w:tr w:rsidR="008A5E4E" w14:paraId="240ABE0F" w14:textId="77777777">
        <w:trPr>
          <w:tblCellSpacing w:w="0" w:type="dxa"/>
        </w:trPr>
        <w:tc>
          <w:tcPr>
            <w:tcW w:w="0" w:type="auto"/>
            <w:tcBorders>
              <w:bottom w:val="single" w:sz="6" w:space="0" w:color="000000"/>
            </w:tcBorders>
            <w:tcMar>
              <w:top w:w="45" w:type="dxa"/>
              <w:left w:w="45" w:type="dxa"/>
              <w:bottom w:w="45" w:type="dxa"/>
              <w:right w:w="45" w:type="dxa"/>
            </w:tcMar>
          </w:tcPr>
          <w:p w14:paraId="38D6D088" w14:textId="77777777" w:rsidR="008A5E4E" w:rsidRDefault="0065745B">
            <w:pPr>
              <w:pStyle w:val="tdTableStyle-TablestyleNonAltRows-BodyD-Column-Body1"/>
            </w:pPr>
            <w:r>
              <w:rPr>
                <w:rStyle w:val="em"/>
              </w:rPr>
              <w:t>destType</w:t>
            </w:r>
            <w:r>
              <w:t xml:space="preserve">: </w:t>
            </w:r>
            <w:r>
              <w:rPr>
                <w:rStyle w:val="code"/>
              </w:rPr>
              <w:t>u</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w:t>
            </w:r>
          </w:p>
        </w:tc>
      </w:tr>
      <w:tr w:rsidR="008A5E4E" w14:paraId="28F3D795" w14:textId="77777777">
        <w:trPr>
          <w:tblCellSpacing w:w="0" w:type="dxa"/>
        </w:trPr>
        <w:tc>
          <w:tcPr>
            <w:tcW w:w="0" w:type="auto"/>
            <w:tcBorders>
              <w:bottom w:val="single" w:sz="6" w:space="0" w:color="000000"/>
            </w:tcBorders>
            <w:tcMar>
              <w:top w:w="45" w:type="dxa"/>
              <w:left w:w="45" w:type="dxa"/>
              <w:bottom w:w="45" w:type="dxa"/>
              <w:right w:w="45" w:type="dxa"/>
            </w:tcMar>
          </w:tcPr>
          <w:p w14:paraId="4B2A1852" w14:textId="77777777" w:rsidR="008A5E4E" w:rsidRDefault="0065745B">
            <w:pPr>
              <w:pStyle w:val="tdTableStyle-TablestyleNonAltRows-BodyD-Column-Body1"/>
            </w:pPr>
            <w:r>
              <w:rPr>
                <w:rStyle w:val="em"/>
              </w:rPr>
              <w:t>destLength</w:t>
            </w:r>
            <w:r>
              <w:t xml:space="preserve">: 32, 64. The size of the destination address. For </w:t>
            </w:r>
            <w:r>
              <w:rPr>
                <w:rStyle w:val="code"/>
              </w:rPr>
              <w:t>ftos</w:t>
            </w:r>
            <w:r>
              <w:t xml:space="preserve">, must be the address size of </w:t>
            </w:r>
            <w:r>
              <w:rPr>
                <w:rStyle w:val="em"/>
              </w:rPr>
              <w:t>segment</w:t>
            </w:r>
            <w:r>
              <w:t xml:space="preserve">; for </w:t>
            </w:r>
            <w:r>
              <w:rPr>
                <w:rStyle w:val="code"/>
              </w:rPr>
              <w:t>stof</w:t>
            </w:r>
            <w:r>
              <w:t xml:space="preserve">, must be the flat address size. See </w:t>
            </w:r>
            <w:r>
              <w:rPr>
                <w:rStyle w:val="xref"/>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w:t>
            </w:r>
          </w:p>
        </w:tc>
      </w:tr>
      <w:tr w:rsidR="008A5E4E" w14:paraId="45B68530" w14:textId="77777777">
        <w:trPr>
          <w:tblCellSpacing w:w="0" w:type="dxa"/>
        </w:trPr>
        <w:tc>
          <w:tcPr>
            <w:tcW w:w="0" w:type="auto"/>
            <w:tcBorders>
              <w:bottom w:val="single" w:sz="6" w:space="0" w:color="000000"/>
            </w:tcBorders>
            <w:tcMar>
              <w:top w:w="45" w:type="dxa"/>
              <w:left w:w="45" w:type="dxa"/>
              <w:bottom w:w="45" w:type="dxa"/>
              <w:right w:w="45" w:type="dxa"/>
            </w:tcMar>
          </w:tcPr>
          <w:p w14:paraId="2DA24825" w14:textId="77777777" w:rsidR="008A5E4E" w:rsidRDefault="0065745B">
            <w:pPr>
              <w:pStyle w:val="tdTableStyle-TablestyleNonAltRows-BodyD-Column-Body1"/>
            </w:pPr>
            <w:r>
              <w:rPr>
                <w:rStyle w:val="em"/>
              </w:rPr>
              <w:t>srcType</w:t>
            </w:r>
            <w:r>
              <w:t xml:space="preserve">: </w:t>
            </w:r>
            <w:r>
              <w:rPr>
                <w:rStyle w:val="code"/>
              </w:rPr>
              <w:t>u</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w:t>
            </w:r>
          </w:p>
        </w:tc>
      </w:tr>
      <w:tr w:rsidR="008A5E4E" w14:paraId="237AF637" w14:textId="77777777">
        <w:trPr>
          <w:tblCellSpacing w:w="0" w:type="dxa"/>
        </w:trPr>
        <w:tc>
          <w:tcPr>
            <w:tcW w:w="0" w:type="auto"/>
            <w:tcMar>
              <w:top w:w="45" w:type="dxa"/>
              <w:left w:w="45" w:type="dxa"/>
              <w:bottom w:w="45" w:type="dxa"/>
              <w:right w:w="45" w:type="dxa"/>
            </w:tcMar>
          </w:tcPr>
          <w:p w14:paraId="062062CD" w14:textId="77777777" w:rsidR="008A5E4E" w:rsidRDefault="0065745B">
            <w:pPr>
              <w:pStyle w:val="tdTableStyle-TablestyleNonAltRows-BodyA-Column-Body1"/>
            </w:pPr>
            <w:r>
              <w:rPr>
                <w:rStyle w:val="em"/>
              </w:rPr>
              <w:t>srcLength</w:t>
            </w:r>
            <w:r>
              <w:t xml:space="preserve">: 32, 64. The size of the source address. For </w:t>
            </w:r>
            <w:r>
              <w:rPr>
                <w:rStyle w:val="code"/>
              </w:rPr>
              <w:t>ftos</w:t>
            </w:r>
            <w:r>
              <w:t xml:space="preserve">, must be the flat address size; for </w:t>
            </w:r>
            <w:r>
              <w:rPr>
                <w:rStyle w:val="code"/>
              </w:rPr>
              <w:t>stof</w:t>
            </w:r>
            <w:r>
              <w:t xml:space="preserve">, must be the address size of </w:t>
            </w:r>
            <w:r>
              <w:rPr>
                <w:rStyle w:val="em"/>
              </w:rPr>
              <w:t>segment</w:t>
            </w:r>
            <w:r>
              <w:t xml:space="preserve">. See </w:t>
            </w:r>
            <w:r>
              <w:rPr>
                <w:rStyle w:val="xref"/>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bl>
    <w:p w14:paraId="3F44681C" w14:textId="77777777" w:rsidR="008A5E4E" w:rsidRDefault="008A5E4E">
      <w:pPr>
        <w:spacing w:after="240"/>
      </w:pPr>
    </w:p>
    <w:p w14:paraId="3E5AC2A1"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27184399"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3AE966C4"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5BE56C8A" w14:textId="77777777">
        <w:trPr>
          <w:tblCellSpacing w:w="0" w:type="dxa"/>
        </w:trPr>
        <w:tc>
          <w:tcPr>
            <w:tcW w:w="0" w:type="auto"/>
            <w:tcBorders>
              <w:bottom w:val="single" w:sz="6" w:space="0" w:color="000000"/>
            </w:tcBorders>
            <w:tcMar>
              <w:top w:w="45" w:type="dxa"/>
              <w:left w:w="45" w:type="dxa"/>
              <w:bottom w:w="45" w:type="dxa"/>
              <w:right w:w="45" w:type="dxa"/>
            </w:tcMar>
          </w:tcPr>
          <w:p w14:paraId="68E6089D" w14:textId="77777777" w:rsidR="008A5E4E" w:rsidRDefault="0065745B">
            <w:pPr>
              <w:pStyle w:val="tdTableStyle-TablestyleNonAltRows-BodyD-Column-Body1"/>
            </w:pPr>
            <w:r>
              <w:rPr>
                <w:rStyle w:val="em"/>
              </w:rPr>
              <w:t>dest</w:t>
            </w:r>
            <w:r>
              <w:t xml:space="preserve">: Destination register. </w:t>
            </w:r>
          </w:p>
        </w:tc>
      </w:tr>
      <w:tr w:rsidR="008A5E4E" w14:paraId="0DB508B5" w14:textId="77777777">
        <w:trPr>
          <w:tblCellSpacing w:w="0" w:type="dxa"/>
        </w:trPr>
        <w:tc>
          <w:tcPr>
            <w:tcW w:w="0" w:type="auto"/>
            <w:tcMar>
              <w:top w:w="45" w:type="dxa"/>
              <w:left w:w="45" w:type="dxa"/>
              <w:bottom w:w="45" w:type="dxa"/>
              <w:right w:w="45" w:type="dxa"/>
            </w:tcMar>
          </w:tcPr>
          <w:p w14:paraId="0B81CD7E" w14:textId="77777777" w:rsidR="008A5E4E" w:rsidRDefault="0065745B">
            <w:pPr>
              <w:pStyle w:val="tdTableStyle-TablestyleNonAltRows-BodyA-Column-Body1"/>
            </w:pPr>
            <w:r>
              <w:rPr>
                <w:rStyle w:val="em"/>
              </w:rPr>
              <w:t>src</w:t>
            </w:r>
            <w:r>
              <w:t>: Source to be converted. Can be a register or immediate value.</w:t>
            </w:r>
          </w:p>
        </w:tc>
      </w:tr>
    </w:tbl>
    <w:p w14:paraId="751BC87D" w14:textId="77777777" w:rsidR="008A5E4E" w:rsidRDefault="008A5E4E">
      <w:pPr>
        <w:spacing w:after="240"/>
      </w:pPr>
    </w:p>
    <w:p w14:paraId="45E7613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27654F84"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88953EB"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74A23144" w14:textId="77777777">
        <w:trPr>
          <w:tblCellSpacing w:w="0" w:type="dxa"/>
        </w:trPr>
        <w:tc>
          <w:tcPr>
            <w:tcW w:w="0" w:type="auto"/>
            <w:tcMar>
              <w:top w:w="45" w:type="dxa"/>
              <w:left w:w="45" w:type="dxa"/>
              <w:bottom w:w="45" w:type="dxa"/>
              <w:right w:w="45" w:type="dxa"/>
            </w:tcMar>
          </w:tcPr>
          <w:p w14:paraId="74A83911" w14:textId="77777777" w:rsidR="008A5E4E" w:rsidRDefault="0065745B">
            <w:pPr>
              <w:pStyle w:val="tdTableStyle-TablestyleNonAltRows-BodyA-Column-Body1"/>
            </w:pPr>
            <w:r>
              <w:t xml:space="preserve">No exceptions are allowed. </w:t>
            </w:r>
          </w:p>
        </w:tc>
      </w:tr>
    </w:tbl>
    <w:p w14:paraId="0D48F3B8" w14:textId="77777777" w:rsidR="008A5E4E" w:rsidRDefault="008A5E4E">
      <w:pPr>
        <w:spacing w:after="240"/>
      </w:pPr>
    </w:p>
    <w:p w14:paraId="42BA909E" w14:textId="77777777" w:rsidR="008A5E4E" w:rsidRDefault="0065745B">
      <w:pPr>
        <w:pStyle w:val="p"/>
      </w:pPr>
      <w:r>
        <w:t xml:space="preserve">For BRIG syntax, see </w:t>
      </w:r>
      <w:r>
        <w:rPr>
          <w:rStyle w:val="xref1"/>
        </w:rPr>
        <w:t>18.7.1.15. BRIG Syntax for Segment Conversion Operations (</w:t>
      </w:r>
      <w:r w:rsidR="009A76EE" w:rsidRPr="008A5E4E">
        <w:fldChar w:fldCharType="begin"/>
      </w:r>
      <w:r w:rsidR="008A5E4E">
        <w:instrText xml:space="preserve"> PAGEREF _Ref-579432783 \p \h  \* MERGEFORMAT </w:instrText>
      </w:r>
      <w:r w:rsidR="009A76EE" w:rsidRPr="008A5E4E">
        <w:fldChar w:fldCharType="separate"/>
      </w:r>
      <w:r w:rsidR="00533AF0" w:rsidRPr="00533AF0">
        <w:rPr>
          <w:rStyle w:val="xref1"/>
          <w:noProof/>
        </w:rPr>
        <w:t>on</w:t>
      </w:r>
      <w:r w:rsidR="00533AF0">
        <w:rPr>
          <w:noProof/>
        </w:rPr>
        <w:t xml:space="preserve"> page 362</w:t>
      </w:r>
      <w:r w:rsidR="009A76EE" w:rsidRPr="008A5E4E">
        <w:rPr>
          <w:rStyle w:val="xref1"/>
        </w:rPr>
        <w:fldChar w:fldCharType="end"/>
      </w:r>
      <w:r>
        <w:rPr>
          <w:rStyle w:val="xref1"/>
        </w:rPr>
        <w:t>)</w:t>
      </w:r>
      <w:r>
        <w:t xml:space="preserve">. </w:t>
      </w:r>
    </w:p>
    <w:p w14:paraId="0A4ACEC6" w14:textId="77777777" w:rsidR="008A5E4E" w:rsidRDefault="0065745B">
      <w:pPr>
        <w:pStyle w:val="h3"/>
      </w:pPr>
      <w:bookmarkStart w:id="543" w:name="_Toc396034245"/>
      <w:r>
        <w:t>5.16.2 Description</w:t>
      </w:r>
      <w:bookmarkEnd w:id="543"/>
    </w:p>
    <w:p w14:paraId="72EB3F71" w14:textId="77777777" w:rsidR="008A5E4E" w:rsidRDefault="009A76EE">
      <w:pPr>
        <w:pStyle w:val="pDefinitionTerm"/>
      </w:pPr>
      <w:r>
        <w:fldChar w:fldCharType="begin"/>
      </w:r>
      <w:r w:rsidR="0065745B">
        <w:instrText xml:space="preserve"> XE "segment conversion operations:ftos" </w:instrText>
      </w:r>
      <w:r>
        <w:fldChar w:fldCharType="end"/>
      </w:r>
      <w:r w:rsidR="0065745B">
        <w:rPr>
          <w:rStyle w:val="code1"/>
        </w:rPr>
        <w:t>ftos</w:t>
      </w:r>
    </w:p>
    <w:p w14:paraId="45EDD720" w14:textId="77777777" w:rsidR="008A5E4E" w:rsidRDefault="0065745B">
      <w:pPr>
        <w:pStyle w:val="p1"/>
      </w:pPr>
      <w:r>
        <w:t xml:space="preserve">Converts the flat address specified by </w:t>
      </w:r>
      <w:r>
        <w:rPr>
          <w:rStyle w:val="i"/>
        </w:rPr>
        <w:t>src</w:t>
      </w:r>
      <w:r>
        <w:t xml:space="preserve"> into a segment address and stores the result in the destination register </w:t>
      </w:r>
      <w:r>
        <w:rPr>
          <w:rStyle w:val="i"/>
        </w:rPr>
        <w:t>dest</w:t>
      </w:r>
      <w:r>
        <w:t xml:space="preserve">. If </w:t>
      </w:r>
      <w:r>
        <w:rPr>
          <w:rStyle w:val="i"/>
        </w:rPr>
        <w:t>src</w:t>
      </w:r>
      <w:r>
        <w:t xml:space="preserve"> is the flat address </w:t>
      </w:r>
      <w:r>
        <w:rPr>
          <w:rStyle w:val="code1"/>
        </w:rPr>
        <w:t>nullptr</w:t>
      </w:r>
      <w:r>
        <w:t xml:space="preserve"> value, then </w:t>
      </w:r>
      <w:r>
        <w:rPr>
          <w:rStyle w:val="i"/>
        </w:rPr>
        <w:t>dest</w:t>
      </w:r>
      <w:r>
        <w:t xml:space="preserve"> is set to the segment address </w:t>
      </w:r>
      <w:r>
        <w:rPr>
          <w:rStyle w:val="code1"/>
        </w:rPr>
        <w:t>nullptr</w:t>
      </w:r>
      <w:r>
        <w:t xml:space="preserve"> value. The destination register size must match the size of the </w:t>
      </w:r>
      <w:r>
        <w:rPr>
          <w:rStyle w:val="i"/>
        </w:rPr>
        <w:t>segment</w:t>
      </w:r>
      <w:r>
        <w:t xml:space="preserve"> address. If the source is a register, it must match the size of a flat address. See </w:t>
      </w:r>
      <w:r>
        <w:rPr>
          <w:rStyle w:val="xref1"/>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 xml:space="preserve">. </w:t>
      </w:r>
    </w:p>
    <w:p w14:paraId="2AB3E731" w14:textId="36DB6A5B" w:rsidR="005104D4" w:rsidRDefault="00AA0A3B">
      <w:pPr>
        <w:pStyle w:val="p1"/>
      </w:pPr>
      <w:r>
        <w:lastRenderedPageBreak/>
        <w:t>The global segment is not supported as there is no conversion</w:t>
      </w:r>
      <w:r w:rsidR="005104D4">
        <w:t xml:space="preserve"> required from a flat address that references the global segment and a global segment address since the values are the same. </w:t>
      </w:r>
      <w:r w:rsidR="008866AB">
        <w:t xml:space="preserve">See </w:t>
      </w:r>
      <w:r w:rsidR="008866AB">
        <w:rPr>
          <w:rStyle w:val="xref1"/>
        </w:rPr>
        <w:t>2.8.3. Addressing for Segments (</w:t>
      </w:r>
      <w:r w:rsidR="008866AB" w:rsidRPr="008A5E4E">
        <w:fldChar w:fldCharType="begin"/>
      </w:r>
      <w:r w:rsidR="008866AB">
        <w:instrText xml:space="preserve"> PAGEREF _Ref-281916011 \p \h  \* MERGEFORMAT </w:instrText>
      </w:r>
      <w:r w:rsidR="008866AB" w:rsidRPr="008A5E4E">
        <w:fldChar w:fldCharType="separate"/>
      </w:r>
      <w:r w:rsidR="008866AB" w:rsidRPr="00533AF0">
        <w:rPr>
          <w:rStyle w:val="xref1"/>
          <w:noProof/>
        </w:rPr>
        <w:t>on</w:t>
      </w:r>
      <w:r w:rsidR="008866AB">
        <w:rPr>
          <w:noProof/>
        </w:rPr>
        <w:t xml:space="preserve"> page 19</w:t>
      </w:r>
      <w:r w:rsidR="008866AB" w:rsidRPr="008A5E4E">
        <w:rPr>
          <w:rStyle w:val="xref1"/>
        </w:rPr>
        <w:fldChar w:fldCharType="end"/>
      </w:r>
      <w:r w:rsidR="008866AB">
        <w:rPr>
          <w:rStyle w:val="xref1"/>
        </w:rPr>
        <w:t>)</w:t>
      </w:r>
      <w:r w:rsidR="008866AB">
        <w:t>.</w:t>
      </w:r>
    </w:p>
    <w:p w14:paraId="5062B0E1" w14:textId="77777777" w:rsidR="008A5E4E" w:rsidRDefault="0065745B">
      <w:pPr>
        <w:pStyle w:val="p1"/>
      </w:pPr>
      <w:r>
        <w:t xml:space="preserve">If the source is not in the specified segment, the result is undefined. See </w:t>
      </w:r>
      <w:r>
        <w:rPr>
          <w:rStyle w:val="xref1"/>
        </w:rPr>
        <w:t>2.8.4. Memory Segment Access Rules (</w:t>
      </w:r>
      <w:r w:rsidR="009A76EE" w:rsidRPr="008A5E4E">
        <w:fldChar w:fldCharType="begin"/>
      </w:r>
      <w:r w:rsidR="008A5E4E">
        <w:instrText xml:space="preserve"> PAGEREF _Ref-340444701 \p \h  \* MERGEFORMAT </w:instrText>
      </w:r>
      <w:r w:rsidR="009A76EE" w:rsidRPr="008A5E4E">
        <w:fldChar w:fldCharType="separate"/>
      </w:r>
      <w:r w:rsidR="00533AF0" w:rsidRPr="00533AF0">
        <w:rPr>
          <w:rStyle w:val="xref1"/>
          <w:noProof/>
        </w:rPr>
        <w:t>on</w:t>
      </w:r>
      <w:r w:rsidR="00533AF0">
        <w:rPr>
          <w:noProof/>
        </w:rPr>
        <w:t xml:space="preserve"> page 20</w:t>
      </w:r>
      <w:r w:rsidR="009A76EE" w:rsidRPr="008A5E4E">
        <w:rPr>
          <w:rStyle w:val="xref1"/>
        </w:rPr>
        <w:fldChar w:fldCharType="end"/>
      </w:r>
      <w:r>
        <w:rPr>
          <w:rStyle w:val="xref1"/>
        </w:rPr>
        <w:t>)</w:t>
      </w:r>
      <w:r>
        <w:t xml:space="preserve">. </w:t>
      </w:r>
    </w:p>
    <w:p w14:paraId="752881CD" w14:textId="77777777" w:rsidR="008A5E4E" w:rsidRDefault="0065745B">
      <w:pPr>
        <w:pStyle w:val="p1"/>
      </w:pPr>
      <w:r>
        <w:t xml:space="preserve">If it is known that the </w:t>
      </w:r>
      <w:r>
        <w:rPr>
          <w:rStyle w:val="i"/>
        </w:rPr>
        <w:t>src</w:t>
      </w:r>
      <w:r>
        <w:t xml:space="preserve"> operand can never have the flat address null pointer value, then the </w:t>
      </w:r>
      <w:r>
        <w:rPr>
          <w:rStyle w:val="code1"/>
        </w:rPr>
        <w:t>nonull</w:t>
      </w:r>
      <w:r>
        <w:t xml:space="preserve"> modifier can be specified. On some implementations this might be more efficient. The result is undefined if the </w:t>
      </w:r>
      <w:r>
        <w:rPr>
          <w:rStyle w:val="code1"/>
        </w:rPr>
        <w:t>nonull</w:t>
      </w:r>
      <w:r>
        <w:t xml:space="preserve"> modifier is specified and </w:t>
      </w:r>
      <w:r>
        <w:rPr>
          <w:rStyle w:val="i"/>
        </w:rPr>
        <w:t>src</w:t>
      </w:r>
      <w:r>
        <w:t xml:space="preserve"> is the </w:t>
      </w:r>
      <w:r>
        <w:rPr>
          <w:rStyle w:val="code1"/>
        </w:rPr>
        <w:t>nullptr</w:t>
      </w:r>
      <w:r>
        <w:t xml:space="preserve"> value for the flat address. On some implementations this might result in incorrect values. See </w:t>
      </w:r>
      <w:r>
        <w:rPr>
          <w:rStyle w:val="xref1"/>
        </w:rPr>
        <w:t>17.10. Segment Address Conversion (</w:t>
      </w:r>
      <w:r w:rsidR="009A76EE" w:rsidRPr="008A5E4E">
        <w:fldChar w:fldCharType="begin"/>
      </w:r>
      <w:r w:rsidR="008A5E4E">
        <w:instrText xml:space="preserve"> PAGEREF _Ref1764254717 \p \h  \* MERGEFORMAT </w:instrText>
      </w:r>
      <w:r w:rsidR="009A76EE" w:rsidRPr="008A5E4E">
        <w:fldChar w:fldCharType="separate"/>
      </w:r>
      <w:r w:rsidR="00533AF0" w:rsidRPr="00533AF0">
        <w:rPr>
          <w:rStyle w:val="xref1"/>
          <w:noProof/>
        </w:rPr>
        <w:t>on</w:t>
      </w:r>
      <w:r w:rsidR="00533AF0">
        <w:rPr>
          <w:noProof/>
        </w:rPr>
        <w:t xml:space="preserve"> page 305</w:t>
      </w:r>
      <w:r w:rsidR="009A76EE" w:rsidRPr="008A5E4E">
        <w:rPr>
          <w:rStyle w:val="xref1"/>
        </w:rPr>
        <w:fldChar w:fldCharType="end"/>
      </w:r>
      <w:r>
        <w:rPr>
          <w:rStyle w:val="xref1"/>
        </w:rPr>
        <w:t>)</w:t>
      </w:r>
      <w:r>
        <w:t>.</w:t>
      </w:r>
    </w:p>
    <w:p w14:paraId="2E087C0D" w14:textId="77777777" w:rsidR="008A5E4E" w:rsidRDefault="009A76EE">
      <w:pPr>
        <w:pStyle w:val="pDefinitionTerm"/>
      </w:pPr>
      <w:r>
        <w:fldChar w:fldCharType="begin"/>
      </w:r>
      <w:r w:rsidR="0065745B">
        <w:instrText xml:space="preserve"> XE "segment conversion operations:stof" </w:instrText>
      </w:r>
      <w:r>
        <w:fldChar w:fldCharType="end"/>
      </w:r>
      <w:r w:rsidR="0065745B">
        <w:rPr>
          <w:rStyle w:val="code1"/>
        </w:rPr>
        <w:t>stof</w:t>
      </w:r>
    </w:p>
    <w:p w14:paraId="168BCBD4" w14:textId="77777777" w:rsidR="008A5E4E" w:rsidRDefault="0065745B">
      <w:pPr>
        <w:pStyle w:val="p1"/>
      </w:pPr>
      <w:r>
        <w:t xml:space="preserve">Converts the segment address specified by </w:t>
      </w:r>
      <w:r>
        <w:rPr>
          <w:rStyle w:val="i"/>
        </w:rPr>
        <w:t>src</w:t>
      </w:r>
      <w:r>
        <w:t xml:space="preserve"> into a flat address and stores the result in the destination register </w:t>
      </w:r>
      <w:r>
        <w:rPr>
          <w:rStyle w:val="i"/>
        </w:rPr>
        <w:t>dest</w:t>
      </w:r>
      <w:r>
        <w:t xml:space="preserve">. The destination register size must match the flat address size. If the source is a register, it must match the size of the </w:t>
      </w:r>
      <w:r>
        <w:rPr>
          <w:rStyle w:val="i"/>
        </w:rPr>
        <w:t>segment</w:t>
      </w:r>
      <w:r>
        <w:t xml:space="preserve"> address. See </w:t>
      </w:r>
      <w:r>
        <w:rPr>
          <w:rStyle w:val="xref1"/>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w:t>
      </w:r>
    </w:p>
    <w:p w14:paraId="20104B7A" w14:textId="5E58F239" w:rsidR="005104D4" w:rsidRDefault="00AA0A3B" w:rsidP="005104D4">
      <w:pPr>
        <w:pStyle w:val="p1"/>
      </w:pPr>
      <w:r>
        <w:t>The global segment is not supported as n</w:t>
      </w:r>
      <w:r w:rsidR="005104D4">
        <w:t xml:space="preserve">o conversion is required from a global segment address to a flat address since the values are the same. </w:t>
      </w:r>
      <w:r w:rsidR="008866AB">
        <w:t xml:space="preserve">See </w:t>
      </w:r>
      <w:r w:rsidR="008866AB">
        <w:rPr>
          <w:rStyle w:val="xref1"/>
        </w:rPr>
        <w:t>2.8.3. Addressing for Segments (</w:t>
      </w:r>
      <w:r w:rsidR="008866AB" w:rsidRPr="008A5E4E">
        <w:fldChar w:fldCharType="begin"/>
      </w:r>
      <w:r w:rsidR="008866AB">
        <w:instrText xml:space="preserve"> PAGEREF _Ref-281916011 \p \h  \* MERGEFORMAT </w:instrText>
      </w:r>
      <w:r w:rsidR="008866AB" w:rsidRPr="008A5E4E">
        <w:fldChar w:fldCharType="separate"/>
      </w:r>
      <w:r w:rsidR="008866AB" w:rsidRPr="00533AF0">
        <w:rPr>
          <w:rStyle w:val="xref1"/>
          <w:noProof/>
        </w:rPr>
        <w:t>on</w:t>
      </w:r>
      <w:r w:rsidR="008866AB">
        <w:rPr>
          <w:noProof/>
        </w:rPr>
        <w:t xml:space="preserve"> page 19</w:t>
      </w:r>
      <w:r w:rsidR="008866AB" w:rsidRPr="008A5E4E">
        <w:rPr>
          <w:rStyle w:val="xref1"/>
        </w:rPr>
        <w:fldChar w:fldCharType="end"/>
      </w:r>
      <w:r w:rsidR="008866AB">
        <w:rPr>
          <w:rStyle w:val="xref1"/>
        </w:rPr>
        <w:t>)</w:t>
      </w:r>
      <w:r w:rsidR="008866AB">
        <w:t>.</w:t>
      </w:r>
    </w:p>
    <w:p w14:paraId="0C1733F9" w14:textId="77777777" w:rsidR="008A5E4E" w:rsidRDefault="0065745B">
      <w:pPr>
        <w:pStyle w:val="p1"/>
      </w:pPr>
      <w:r>
        <w:t xml:space="preserve">If it is known that the </w:t>
      </w:r>
      <w:r>
        <w:rPr>
          <w:rStyle w:val="i"/>
        </w:rPr>
        <w:t>src</w:t>
      </w:r>
      <w:r>
        <w:t xml:space="preserve"> operand can never have the segment address null pointer value, then the </w:t>
      </w:r>
      <w:r>
        <w:rPr>
          <w:rStyle w:val="code1"/>
        </w:rPr>
        <w:t>nonull</w:t>
      </w:r>
      <w:r>
        <w:t xml:space="preserve"> modifier can be specified. On some implementations this might be more efficient. The result is undefined if the </w:t>
      </w:r>
      <w:r>
        <w:rPr>
          <w:rStyle w:val="code1"/>
        </w:rPr>
        <w:t>nonull</w:t>
      </w:r>
      <w:r>
        <w:t xml:space="preserve"> modifier is specified and </w:t>
      </w:r>
      <w:r>
        <w:rPr>
          <w:rStyle w:val="i"/>
        </w:rPr>
        <w:t>src</w:t>
      </w:r>
      <w:r>
        <w:t xml:space="preserve"> is the </w:t>
      </w:r>
      <w:r>
        <w:rPr>
          <w:rStyle w:val="code1"/>
        </w:rPr>
        <w:t>nullptr</w:t>
      </w:r>
      <w:r>
        <w:t xml:space="preserve"> value for the segment address. On some implementations this might result in incorrect values. See </w:t>
      </w:r>
      <w:r>
        <w:rPr>
          <w:rStyle w:val="xref1"/>
        </w:rPr>
        <w:t>17.10. Segment Address Conversion (</w:t>
      </w:r>
      <w:r w:rsidR="009A76EE" w:rsidRPr="008A5E4E">
        <w:fldChar w:fldCharType="begin"/>
      </w:r>
      <w:r w:rsidR="008A5E4E">
        <w:instrText xml:space="preserve"> PAGEREF _Ref1764254717 \p \h  \* MERGEFORMAT </w:instrText>
      </w:r>
      <w:r w:rsidR="009A76EE" w:rsidRPr="008A5E4E">
        <w:fldChar w:fldCharType="separate"/>
      </w:r>
      <w:r w:rsidR="00533AF0" w:rsidRPr="00533AF0">
        <w:rPr>
          <w:rStyle w:val="xref1"/>
          <w:noProof/>
        </w:rPr>
        <w:t>on</w:t>
      </w:r>
      <w:r w:rsidR="00533AF0">
        <w:rPr>
          <w:noProof/>
        </w:rPr>
        <w:t xml:space="preserve"> page 305</w:t>
      </w:r>
      <w:r w:rsidR="009A76EE" w:rsidRPr="008A5E4E">
        <w:rPr>
          <w:rStyle w:val="xref1"/>
        </w:rPr>
        <w:fldChar w:fldCharType="end"/>
      </w:r>
      <w:r>
        <w:rPr>
          <w:rStyle w:val="xref1"/>
        </w:rPr>
        <w:t>)</w:t>
      </w:r>
      <w:r>
        <w:t>.</w:t>
      </w:r>
    </w:p>
    <w:p w14:paraId="71319485" w14:textId="77777777" w:rsidR="008A5E4E" w:rsidRDefault="0065745B">
      <w:pPr>
        <w:pStyle w:val="pExample"/>
      </w:pPr>
      <w:r>
        <w:t>Examples</w:t>
      </w:r>
    </w:p>
    <w:p w14:paraId="161BB3F2" w14:textId="6877EBEE" w:rsidR="008A5E4E" w:rsidRDefault="0065745B">
      <w:pPr>
        <w:pStyle w:val="pre"/>
      </w:pPr>
      <w:r>
        <w:t>// large machine model conversions</w:t>
      </w:r>
      <w:r>
        <w:br/>
        <w:t xml:space="preserve"> stof_private_u64_u32 $d1, $s1;</w:t>
      </w:r>
      <w:r>
        <w:br/>
        <w:t xml:space="preserve"> stof_private_nonull_u64_u32 $d1, $s1;</w:t>
      </w:r>
      <w:r>
        <w:br/>
        <w:t xml:space="preserve"> ftos_group_u32_u64 $s1, $d2;</w:t>
      </w:r>
      <w:r w:rsidR="00D22CBF">
        <w:br/>
        <w:t xml:space="preserve"> ftos_group_nonull_u32_u64 $s1, $d2;</w:t>
      </w:r>
      <w:r>
        <w:br/>
        <w:t xml:space="preserve"> </w:t>
      </w:r>
      <w:r>
        <w:br/>
        <w:t xml:space="preserve"> // small machine model conversions</w:t>
      </w:r>
      <w:r>
        <w:br/>
        <w:t xml:space="preserve"> stof_private_u32_u32 $s1, $s2;</w:t>
      </w:r>
      <w:r>
        <w:br/>
        <w:t xml:space="preserve"> stof_private_nonull_u32_u32 $s1, $s2;</w:t>
      </w:r>
      <w:r>
        <w:br/>
        <w:t xml:space="preserve"> ftos_group_u32_u32 $s1, $s2;</w:t>
      </w:r>
      <w:r w:rsidR="00D22CBF">
        <w:br/>
        <w:t xml:space="preserve"> ftos_group_nonull_u32_u32 $s1, $s2;</w:t>
      </w:r>
    </w:p>
    <w:p w14:paraId="3FD307AE" w14:textId="77777777" w:rsidR="008A5E4E" w:rsidRDefault="0065745B">
      <w:pPr>
        <w:pStyle w:val="h2"/>
      </w:pPr>
      <w:bookmarkStart w:id="544" w:name="_Toc396034246"/>
      <w:r>
        <w:t xml:space="preserve">5.17 </w:t>
      </w:r>
      <w:r w:rsidR="009A76EE">
        <w:fldChar w:fldCharType="begin"/>
      </w:r>
      <w:r>
        <w:instrText xml:space="preserve"> XE "compare operation" </w:instrText>
      </w:r>
      <w:r w:rsidR="009A76EE">
        <w:fldChar w:fldCharType="end"/>
      </w:r>
      <w:r w:rsidR="009A76EE">
        <w:fldChar w:fldCharType="begin"/>
      </w:r>
      <w:r>
        <w:instrText xml:space="preserve"> XE "compare operation:cmp" </w:instrText>
      </w:r>
      <w:r w:rsidR="009A76EE">
        <w:fldChar w:fldCharType="end"/>
      </w:r>
      <w:bookmarkStart w:id="545" w:name="_Ref-1421006528"/>
      <w:bookmarkStart w:id="546" w:name="_Ref-347349783"/>
      <w:r>
        <w:t>Compare (cmp) Operation</w:t>
      </w:r>
      <w:bookmarkEnd w:id="544"/>
      <w:bookmarkEnd w:id="545"/>
      <w:bookmarkEnd w:id="546"/>
    </w:p>
    <w:p w14:paraId="1DDA83F7" w14:textId="77777777" w:rsidR="008A5E4E" w:rsidRDefault="0065745B">
      <w:pPr>
        <w:pStyle w:val="p"/>
      </w:pPr>
      <w:r>
        <w:t>The compare (</w:t>
      </w:r>
      <w:r>
        <w:rPr>
          <w:rStyle w:val="code1"/>
        </w:rPr>
        <w:t>cmp</w:t>
      </w:r>
      <w:r>
        <w:t xml:space="preserve">) operation compares two numeric values. The value written depends on the type of destination </w:t>
      </w:r>
      <w:r>
        <w:rPr>
          <w:rStyle w:val="i"/>
        </w:rPr>
        <w:t>dest</w:t>
      </w:r>
      <w:r>
        <w:t xml:space="preserve">. </w:t>
      </w:r>
    </w:p>
    <w:p w14:paraId="630567D4" w14:textId="5DFA73EF" w:rsidR="008A5E4E" w:rsidRDefault="0065745B">
      <w:pPr>
        <w:pStyle w:val="p"/>
      </w:pPr>
      <w:r>
        <w:rPr>
          <w:rStyle w:val="code1"/>
        </w:rPr>
        <w:t>cmp</w:t>
      </w:r>
      <w:r>
        <w:t xml:space="preserve"> compares register-sized values, with one exception: for </w:t>
      </w:r>
      <w:r>
        <w:rPr>
          <w:rStyle w:val="code1"/>
        </w:rPr>
        <w:t>f16</w:t>
      </w:r>
      <w:r w:rsidR="00C677F3" w:rsidRPr="00C677F3">
        <w:t xml:space="preserve"> </w:t>
      </w:r>
      <w:r w:rsidR="00C677F3">
        <w:t>register operands</w:t>
      </w:r>
      <w:r>
        <w:t xml:space="preserve">, </w:t>
      </w:r>
      <w:r>
        <w:rPr>
          <w:rStyle w:val="code1"/>
        </w:rPr>
        <w:t>cmp</w:t>
      </w:r>
      <w:r>
        <w:t xml:space="preserve"> uses the </w:t>
      </w:r>
      <w:r w:rsidR="00C677F3">
        <w:t xml:space="preserve">floating point value stored in the least significant 16 bits and ignores the most significant 16 bits. </w:t>
      </w:r>
      <w:r>
        <w:t xml:space="preserve">See </w:t>
      </w:r>
      <w:r>
        <w:rPr>
          <w:rStyle w:val="xref1"/>
        </w:rPr>
        <w:t>4.19.1. Floating-Point Numbers (</w:t>
      </w:r>
      <w:r w:rsidR="009A76EE" w:rsidRPr="008A5E4E">
        <w:fldChar w:fldCharType="begin"/>
      </w:r>
      <w:r w:rsidR="008A5E4E">
        <w:instrText xml:space="preserve"> PAGEREF _Ref2115534732 \p \h  \* MERGEFORMAT </w:instrText>
      </w:r>
      <w:r w:rsidR="009A76EE" w:rsidRPr="008A5E4E">
        <w:fldChar w:fldCharType="separate"/>
      </w:r>
      <w:r w:rsidR="00533AF0" w:rsidRPr="00533AF0">
        <w:rPr>
          <w:rStyle w:val="xref1"/>
          <w:noProof/>
        </w:rPr>
        <w:t>on</w:t>
      </w:r>
      <w:r w:rsidR="00533AF0">
        <w:rPr>
          <w:noProof/>
        </w:rPr>
        <w:t xml:space="preserve"> page 91</w:t>
      </w:r>
      <w:r w:rsidR="009A76EE" w:rsidRPr="008A5E4E">
        <w:rPr>
          <w:rStyle w:val="xref1"/>
        </w:rPr>
        <w:fldChar w:fldCharType="end"/>
      </w:r>
      <w:r>
        <w:rPr>
          <w:rStyle w:val="xref1"/>
        </w:rPr>
        <w:t>)</w:t>
      </w:r>
      <w:r>
        <w:t>.</w:t>
      </w:r>
    </w:p>
    <w:p w14:paraId="616D2CB2" w14:textId="77777777" w:rsidR="008A5E4E" w:rsidRDefault="0065745B">
      <w:pPr>
        <w:pStyle w:val="p"/>
      </w:pPr>
      <w:r>
        <w:rPr>
          <w:rStyle w:val="code1"/>
        </w:rPr>
        <w:t>cmp</w:t>
      </w:r>
      <w:r>
        <w:t xml:space="preserve"> also supports packed operands, returning one result per element.</w:t>
      </w:r>
    </w:p>
    <w:p w14:paraId="34588C18" w14:textId="77777777" w:rsidR="008A5E4E" w:rsidRDefault="0065745B">
      <w:pPr>
        <w:pStyle w:val="p"/>
      </w:pPr>
      <w:r>
        <w:t xml:space="preserve">Floating-point comparison is required to follow IEEE/ANSI Standard 754-2008. See </w:t>
      </w:r>
      <w:r>
        <w:rPr>
          <w:rStyle w:val="xref1"/>
        </w:rPr>
        <w:t>4.19. Floating Point (</w:t>
      </w:r>
      <w:r w:rsidR="009A76EE" w:rsidRPr="008A5E4E">
        <w:fldChar w:fldCharType="begin"/>
      </w:r>
      <w:r w:rsidR="008A5E4E">
        <w:instrText xml:space="preserve"> PAGEREF _Ref521090489 \p \h  \* MERGEFORMAT </w:instrText>
      </w:r>
      <w:r w:rsidR="009A76EE" w:rsidRPr="008A5E4E">
        <w:fldChar w:fldCharType="separate"/>
      </w:r>
      <w:r w:rsidR="00533AF0" w:rsidRPr="00533AF0">
        <w:rPr>
          <w:rStyle w:val="xref1"/>
          <w:noProof/>
        </w:rPr>
        <w:t>on</w:t>
      </w:r>
      <w:r w:rsidR="00533AF0">
        <w:rPr>
          <w:noProof/>
        </w:rPr>
        <w:t xml:space="preserve"> page 90</w:t>
      </w:r>
      <w:r w:rsidR="009A76EE" w:rsidRPr="008A5E4E">
        <w:rPr>
          <w:rStyle w:val="xref1"/>
        </w:rPr>
        <w:fldChar w:fldCharType="end"/>
      </w:r>
      <w:r>
        <w:rPr>
          <w:rStyle w:val="xref1"/>
        </w:rPr>
        <w:t>)</w:t>
      </w:r>
      <w:r>
        <w:t>.</w:t>
      </w:r>
    </w:p>
    <w:p w14:paraId="44034FFB" w14:textId="0C5B0982" w:rsidR="008A5E4E" w:rsidRDefault="0065745B">
      <w:pPr>
        <w:pStyle w:val="p"/>
      </w:pPr>
      <w:r>
        <w:lastRenderedPageBreak/>
        <w:t xml:space="preserve">If the source operands are floating-point, and one or more of them is a signaling NaN, then an invalid operation exception must be generated. Additionally, if the operation is a </w:t>
      </w:r>
      <w:r w:rsidR="00EB3BD9">
        <w:t>signaling</w:t>
      </w:r>
      <w:r>
        <w:t xml:space="preserve"> comparison form and one or more of the source operands is a quiet NaN, then an invalid operation exception must be generated. See </w:t>
      </w:r>
      <w:r>
        <w:rPr>
          <w:rStyle w:val="xref1"/>
        </w:rPr>
        <w:t>12.2. Hardware Exceptions (</w:t>
      </w:r>
      <w:r w:rsidR="009A76EE" w:rsidRPr="008A5E4E">
        <w:fldChar w:fldCharType="begin"/>
      </w:r>
      <w:r w:rsidR="008A5E4E">
        <w:instrText xml:space="preserve"> PAGEREF _Ref-1432139704 \p \h  \* MERGEFORMAT </w:instrText>
      </w:r>
      <w:r w:rsidR="009A76EE" w:rsidRPr="008A5E4E">
        <w:fldChar w:fldCharType="separate"/>
      </w:r>
      <w:r w:rsidR="00533AF0" w:rsidRPr="00533AF0">
        <w:rPr>
          <w:rStyle w:val="xref1"/>
          <w:noProof/>
        </w:rPr>
        <w:t>on</w:t>
      </w:r>
      <w:r w:rsidR="00533AF0">
        <w:rPr>
          <w:noProof/>
        </w:rPr>
        <w:t xml:space="preserve"> page 277</w:t>
      </w:r>
      <w:r w:rsidR="009A76EE" w:rsidRPr="008A5E4E">
        <w:rPr>
          <w:rStyle w:val="xref1"/>
        </w:rPr>
        <w:fldChar w:fldCharType="end"/>
      </w:r>
      <w:r>
        <w:rPr>
          <w:rStyle w:val="xref1"/>
        </w:rPr>
        <w:t>)</w:t>
      </w:r>
      <w:r>
        <w:t xml:space="preserve">. </w:t>
      </w:r>
    </w:p>
    <w:p w14:paraId="4E20332A" w14:textId="77777777" w:rsidR="008A5E4E" w:rsidRDefault="0065745B">
      <w:pPr>
        <w:pStyle w:val="p"/>
      </w:pPr>
      <w:r>
        <w:t xml:space="preserve">The </w:t>
      </w:r>
      <w:r>
        <w:rPr>
          <w:rStyle w:val="code1"/>
        </w:rPr>
        <w:t>ftz</w:t>
      </w:r>
      <w:r>
        <w:t xml:space="preserve"> modifier is supported if the source operand type is floating-point. See </w:t>
      </w:r>
      <w:r>
        <w:rPr>
          <w:rStyle w:val="xref1"/>
        </w:rPr>
        <w:t>4.19.3. Flush to Zero (ftz) (</w:t>
      </w:r>
      <w:r w:rsidR="009A76EE" w:rsidRPr="008A5E4E">
        <w:fldChar w:fldCharType="begin"/>
      </w:r>
      <w:r w:rsidR="008A5E4E">
        <w:instrText xml:space="preserve"> PAGEREF _Ref-117136002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 xml:space="preserve">. </w:t>
      </w:r>
    </w:p>
    <w:p w14:paraId="4457AA13" w14:textId="77777777" w:rsidR="008A5E4E" w:rsidRDefault="0065745B">
      <w:pPr>
        <w:pStyle w:val="p"/>
      </w:pPr>
      <w:r>
        <w:t xml:space="preserve">See </w:t>
      </w:r>
      <w:r>
        <w:rPr>
          <w:rStyle w:val="xref1"/>
        </w:rPr>
        <w:t>Table 5–24 (</w:t>
      </w:r>
      <w:r w:rsidR="009A76EE" w:rsidRPr="008A5E4E">
        <w:fldChar w:fldCharType="begin"/>
      </w:r>
      <w:r w:rsidR="008A5E4E">
        <w:instrText xml:space="preserve"> PAGEREF -350810879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 xml:space="preserve"> and </w:t>
      </w:r>
      <w:r>
        <w:rPr>
          <w:rStyle w:val="xref1"/>
        </w:rPr>
        <w:t>Table 5–25 (</w:t>
      </w:r>
      <w:r w:rsidR="009A76EE" w:rsidRPr="008A5E4E">
        <w:fldChar w:fldCharType="begin"/>
      </w:r>
      <w:r w:rsidR="008A5E4E">
        <w:instrText xml:space="preserve"> PAGEREF -1639621616 \p \h  \* MERGEFORMAT </w:instrText>
      </w:r>
      <w:r w:rsidR="009A76EE" w:rsidRPr="008A5E4E">
        <w:fldChar w:fldCharType="separate"/>
      </w:r>
      <w:r w:rsidR="00533AF0" w:rsidRPr="00533AF0">
        <w:rPr>
          <w:rStyle w:val="xref1"/>
          <w:noProof/>
        </w:rPr>
        <w:t>on</w:t>
      </w:r>
      <w:r w:rsidR="00533AF0">
        <w:rPr>
          <w:noProof/>
        </w:rPr>
        <w:t xml:space="preserve"> page 145</w:t>
      </w:r>
      <w:r w:rsidR="009A76EE" w:rsidRPr="008A5E4E">
        <w:rPr>
          <w:rStyle w:val="xref1"/>
        </w:rPr>
        <w:fldChar w:fldCharType="end"/>
      </w:r>
      <w:r>
        <w:rPr>
          <w:rStyle w:val="xref1"/>
        </w:rPr>
        <w:t>)</w:t>
      </w:r>
      <w:r>
        <w:t>.</w:t>
      </w:r>
    </w:p>
    <w:p w14:paraId="7224703E" w14:textId="77777777" w:rsidR="008A5E4E" w:rsidRDefault="0065745B">
      <w:pPr>
        <w:pStyle w:val="h3"/>
      </w:pPr>
      <w:bookmarkStart w:id="547" w:name="_Toc396034247"/>
      <w:r>
        <w:t>5.17.1 Syntax</w:t>
      </w:r>
      <w:bookmarkEnd w:id="547"/>
    </w:p>
    <w:p w14:paraId="7AF2F674" w14:textId="77777777" w:rsidR="008A5E4E" w:rsidRDefault="0065745B">
      <w:pPr>
        <w:pStyle w:val="pTableTitle"/>
      </w:pPr>
      <w:bookmarkStart w:id="548" w:name="_ListOf116"/>
      <w:bookmarkStart w:id="549" w:name="-350810879"/>
      <w:r>
        <w:t>Table 5–24 Syntax for Compare (cmp) Operation</w:t>
      </w:r>
    </w:p>
    <w:bookmarkEnd w:id="548"/>
    <w:bookmarkEnd w:id="549"/>
    <w:p w14:paraId="55E5AAC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058"/>
        <w:gridCol w:w="1073"/>
      </w:tblGrid>
      <w:tr w:rsidR="008A5E4E" w14:paraId="62E2ECD0"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66D4E6F6" w14:textId="77777777" w:rsidR="008A5E4E" w:rsidRDefault="0065745B">
            <w:pPr>
              <w:pStyle w:val="thTableStyle-TablestyleSyntax-HeadE-Opcodes-Header1"/>
              <w:shd w:val="clear" w:color="auto" w:fill="D3D3D3"/>
            </w:pPr>
            <w:r>
              <w:rPr>
                <w:shd w:val="clear" w:color="auto" w:fill="D3D3D3"/>
              </w:rPr>
              <w:t xml:space="preserve">Opcode and Modifiers </w:t>
            </w:r>
          </w:p>
        </w:tc>
        <w:tc>
          <w:tcPr>
            <w:tcW w:w="0" w:type="auto"/>
            <w:tcBorders>
              <w:bottom w:val="double" w:sz="3" w:space="0" w:color="000000"/>
            </w:tcBorders>
            <w:shd w:val="clear" w:color="auto" w:fill="D3D3D3"/>
            <w:tcMar>
              <w:top w:w="45" w:type="dxa"/>
              <w:left w:w="45" w:type="dxa"/>
              <w:bottom w:w="45" w:type="dxa"/>
              <w:right w:w="45" w:type="dxa"/>
            </w:tcMar>
          </w:tcPr>
          <w:p w14:paraId="10AD4955" w14:textId="77777777" w:rsidR="008A5E4E" w:rsidRDefault="0065745B">
            <w:pPr>
              <w:pStyle w:val="thTableStyle-TablestyleSyntax-HeadD-Operands-Header1"/>
              <w:shd w:val="clear" w:color="auto" w:fill="D3D3D3"/>
            </w:pPr>
            <w:r>
              <w:rPr>
                <w:shd w:val="clear" w:color="auto" w:fill="D3D3D3"/>
              </w:rPr>
              <w:t>Operands</w:t>
            </w:r>
          </w:p>
        </w:tc>
      </w:tr>
      <w:tr w:rsidR="008A5E4E" w14:paraId="1A506744"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6A3C479" w14:textId="77777777" w:rsidR="008A5E4E" w:rsidRDefault="0065745B">
            <w:pPr>
              <w:pStyle w:val="tdTableStyle-TablestyleSyntax-BodyB-Opcodes-Body1"/>
              <w:shd w:val="clear" w:color="auto" w:fill="DCDCDC"/>
            </w:pPr>
            <w:r>
              <w:rPr>
                <w:rStyle w:val="b"/>
                <w:b/>
                <w:bCs/>
                <w:shd w:val="clear" w:color="auto" w:fill="DCDCDC"/>
              </w:rPr>
              <w:t>cmp_</w:t>
            </w:r>
            <w:r>
              <w:rPr>
                <w:rStyle w:val="em"/>
                <w:shd w:val="clear" w:color="auto" w:fill="DCDCDC"/>
              </w:rPr>
              <w:t>op</w:t>
            </w:r>
            <w:r>
              <w:rPr>
                <w:rStyle w:val="b"/>
                <w:b/>
                <w:bCs/>
                <w:shd w:val="clear" w:color="auto" w:fill="DCDCDC"/>
              </w:rPr>
              <w:t>_</w:t>
            </w:r>
            <w:r>
              <w:rPr>
                <w:rStyle w:val="code"/>
                <w:shd w:val="clear" w:color="auto" w:fill="DCDCDC"/>
              </w:rPr>
              <w:t>ftz_</w:t>
            </w:r>
            <w:r>
              <w:rPr>
                <w:rStyle w:val="b"/>
                <w:b/>
                <w:bCs/>
                <w:shd w:val="clear" w:color="auto" w:fill="DCDCDC"/>
              </w:rPr>
              <w:t>destTypedestLength</w:t>
            </w:r>
            <w:r>
              <w:rPr>
                <w:rStyle w:val="code"/>
                <w:shd w:val="clear" w:color="auto" w:fill="DCDCDC"/>
              </w:rPr>
              <w:t>_</w:t>
            </w:r>
            <w:r>
              <w:rPr>
                <w:rStyle w:val="b"/>
                <w:b/>
                <w:bCs/>
                <w:shd w:val="clear" w:color="auto" w:fill="DCDCDC"/>
              </w:rPr>
              <w:t>srcTypesrcLength</w:t>
            </w:r>
          </w:p>
        </w:tc>
        <w:tc>
          <w:tcPr>
            <w:tcW w:w="0" w:type="auto"/>
            <w:tcMar>
              <w:top w:w="45" w:type="dxa"/>
              <w:left w:w="45" w:type="dxa"/>
              <w:bottom w:w="45" w:type="dxa"/>
              <w:right w:w="45" w:type="dxa"/>
            </w:tcMar>
          </w:tcPr>
          <w:p w14:paraId="43B538CA" w14:textId="77777777" w:rsidR="008A5E4E" w:rsidRDefault="0065745B">
            <w:pPr>
              <w:pStyle w:val="tdTableStyle-TablestyleSyntax-BodyA-Operands-Body1"/>
            </w:pPr>
            <w:r>
              <w:rPr>
                <w:rStyle w:val="em"/>
              </w:rPr>
              <w:t>dest, src0, src1</w:t>
            </w:r>
          </w:p>
        </w:tc>
      </w:tr>
    </w:tbl>
    <w:p w14:paraId="199652EE" w14:textId="77777777" w:rsidR="008A5E4E" w:rsidRDefault="008A5E4E">
      <w:pPr>
        <w:spacing w:after="240"/>
      </w:pPr>
    </w:p>
    <w:p w14:paraId="36F822E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53CA61A3"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8605C86"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73C3A455" w14:textId="77777777">
        <w:trPr>
          <w:tblCellSpacing w:w="0" w:type="dxa"/>
        </w:trPr>
        <w:tc>
          <w:tcPr>
            <w:tcW w:w="0" w:type="auto"/>
            <w:tcBorders>
              <w:bottom w:val="single" w:sz="6" w:space="0" w:color="000000"/>
            </w:tcBorders>
            <w:tcMar>
              <w:top w:w="45" w:type="dxa"/>
              <w:left w:w="45" w:type="dxa"/>
              <w:bottom w:w="45" w:type="dxa"/>
              <w:right w:w="45" w:type="dxa"/>
            </w:tcMar>
          </w:tcPr>
          <w:p w14:paraId="161085B5" w14:textId="77777777" w:rsidR="008A5E4E" w:rsidRDefault="0065745B">
            <w:pPr>
              <w:pStyle w:val="p3"/>
            </w:pPr>
            <w:r>
              <w:rPr>
                <w:rStyle w:val="em"/>
              </w:rPr>
              <w:t>op</w:t>
            </w:r>
            <w:r>
              <w:t xml:space="preserve"> for bit types: </w:t>
            </w:r>
            <w:r>
              <w:rPr>
                <w:rStyle w:val="code"/>
              </w:rPr>
              <w:t>eq</w:t>
            </w:r>
            <w:r>
              <w:t xml:space="preserve"> and </w:t>
            </w:r>
            <w:r>
              <w:rPr>
                <w:rStyle w:val="code"/>
              </w:rPr>
              <w:t>ne</w:t>
            </w:r>
            <w:r>
              <w:t xml:space="preserve">. </w:t>
            </w:r>
          </w:p>
          <w:p w14:paraId="12E61BEA" w14:textId="77777777" w:rsidR="008A5E4E" w:rsidRDefault="0065745B">
            <w:pPr>
              <w:pStyle w:val="p3"/>
            </w:pPr>
            <w:r>
              <w:rPr>
                <w:rStyle w:val="em"/>
              </w:rPr>
              <w:t>op</w:t>
            </w:r>
            <w:r>
              <w:t xml:space="preserve"> for integer source types: </w:t>
            </w:r>
            <w:r>
              <w:rPr>
                <w:rStyle w:val="code"/>
              </w:rPr>
              <w:t>eq</w:t>
            </w:r>
            <w:r>
              <w:t xml:space="preserve">, </w:t>
            </w:r>
            <w:r>
              <w:rPr>
                <w:rStyle w:val="code"/>
              </w:rPr>
              <w:t>ne</w:t>
            </w:r>
            <w:r>
              <w:t xml:space="preserve">, </w:t>
            </w:r>
            <w:r>
              <w:rPr>
                <w:rStyle w:val="code"/>
              </w:rPr>
              <w:t>lt</w:t>
            </w:r>
            <w:r>
              <w:t xml:space="preserve">, </w:t>
            </w:r>
            <w:r>
              <w:rPr>
                <w:rStyle w:val="code"/>
              </w:rPr>
              <w:t>le</w:t>
            </w:r>
            <w:r>
              <w:t xml:space="preserve">, </w:t>
            </w:r>
            <w:r>
              <w:rPr>
                <w:rStyle w:val="code"/>
              </w:rPr>
              <w:t>gt</w:t>
            </w:r>
            <w:r>
              <w:t xml:space="preserve">, </w:t>
            </w:r>
            <w:r>
              <w:rPr>
                <w:rStyle w:val="code"/>
              </w:rPr>
              <w:t>ge</w:t>
            </w:r>
            <w:r>
              <w:t xml:space="preserve">. </w:t>
            </w:r>
          </w:p>
          <w:p w14:paraId="20C9AB76" w14:textId="77777777" w:rsidR="008A5E4E" w:rsidRDefault="0065745B">
            <w:pPr>
              <w:pStyle w:val="p3"/>
            </w:pPr>
            <w:r>
              <w:rPr>
                <w:rStyle w:val="em"/>
              </w:rPr>
              <w:t>op</w:t>
            </w:r>
            <w:r>
              <w:t xml:space="preserve"> for floating-point source types: </w:t>
            </w:r>
            <w:r>
              <w:rPr>
                <w:rStyle w:val="code"/>
              </w:rPr>
              <w:t>eq</w:t>
            </w:r>
            <w:r>
              <w:t xml:space="preserve">, </w:t>
            </w:r>
            <w:r>
              <w:rPr>
                <w:rStyle w:val="code"/>
              </w:rPr>
              <w:t>ne</w:t>
            </w:r>
            <w:r>
              <w:t xml:space="preserve">, </w:t>
            </w:r>
            <w:r>
              <w:rPr>
                <w:rStyle w:val="code"/>
              </w:rPr>
              <w:t>lt</w:t>
            </w:r>
            <w:r>
              <w:t xml:space="preserve">, </w:t>
            </w:r>
            <w:r>
              <w:rPr>
                <w:rStyle w:val="code"/>
              </w:rPr>
              <w:t>le</w:t>
            </w:r>
            <w:r>
              <w:t xml:space="preserve">, </w:t>
            </w:r>
            <w:r>
              <w:rPr>
                <w:rStyle w:val="code"/>
              </w:rPr>
              <w:t>gt</w:t>
            </w:r>
            <w:r>
              <w:t xml:space="preserve">, </w:t>
            </w:r>
            <w:r>
              <w:rPr>
                <w:rStyle w:val="code"/>
              </w:rPr>
              <w:t>ge</w:t>
            </w:r>
            <w:r>
              <w:t xml:space="preserve">, </w:t>
            </w:r>
            <w:r>
              <w:rPr>
                <w:rStyle w:val="code"/>
              </w:rPr>
              <w:t>equ</w:t>
            </w:r>
            <w:r>
              <w:t xml:space="preserve">, </w:t>
            </w:r>
            <w:r>
              <w:rPr>
                <w:rStyle w:val="code"/>
              </w:rPr>
              <w:t>neu</w:t>
            </w:r>
            <w:r>
              <w:t xml:space="preserve">, </w:t>
            </w:r>
            <w:r>
              <w:rPr>
                <w:rStyle w:val="code"/>
              </w:rPr>
              <w:t>ltu</w:t>
            </w:r>
            <w:r>
              <w:t xml:space="preserve">, </w:t>
            </w:r>
            <w:r>
              <w:rPr>
                <w:rStyle w:val="code"/>
              </w:rPr>
              <w:t>leu</w:t>
            </w:r>
            <w:r>
              <w:t xml:space="preserve">, </w:t>
            </w:r>
            <w:r>
              <w:rPr>
                <w:rStyle w:val="code"/>
              </w:rPr>
              <w:t>gtu</w:t>
            </w:r>
            <w:r>
              <w:t xml:space="preserve">, </w:t>
            </w:r>
            <w:r>
              <w:rPr>
                <w:rStyle w:val="code"/>
              </w:rPr>
              <w:t>geu</w:t>
            </w:r>
            <w:r>
              <w:t xml:space="preserve">, </w:t>
            </w:r>
            <w:r>
              <w:rPr>
                <w:rStyle w:val="code"/>
              </w:rPr>
              <w:t>num</w:t>
            </w:r>
            <w:r>
              <w:t xml:space="preserve">, </w:t>
            </w:r>
            <w:r>
              <w:rPr>
                <w:rStyle w:val="code"/>
              </w:rPr>
              <w:t>nan</w:t>
            </w:r>
            <w:r>
              <w:t xml:space="preserve"> and signaling NaN forms </w:t>
            </w:r>
            <w:r>
              <w:rPr>
                <w:rStyle w:val="code"/>
              </w:rPr>
              <w:t>seq</w:t>
            </w:r>
            <w:r>
              <w:t xml:space="preserve">, </w:t>
            </w:r>
            <w:r>
              <w:rPr>
                <w:rStyle w:val="code"/>
              </w:rPr>
              <w:t>sne</w:t>
            </w:r>
            <w:r>
              <w:t xml:space="preserve">, </w:t>
            </w:r>
            <w:r>
              <w:rPr>
                <w:rStyle w:val="code"/>
              </w:rPr>
              <w:t>slt</w:t>
            </w:r>
            <w:r>
              <w:t xml:space="preserve">, </w:t>
            </w:r>
            <w:r>
              <w:rPr>
                <w:rStyle w:val="code"/>
              </w:rPr>
              <w:t>sle</w:t>
            </w:r>
            <w:r>
              <w:t xml:space="preserve">, </w:t>
            </w:r>
            <w:r>
              <w:rPr>
                <w:rStyle w:val="code"/>
              </w:rPr>
              <w:t>sgt</w:t>
            </w:r>
            <w:r>
              <w:t xml:space="preserve">, </w:t>
            </w:r>
            <w:r>
              <w:rPr>
                <w:rStyle w:val="code"/>
              </w:rPr>
              <w:t>sge</w:t>
            </w:r>
            <w:r>
              <w:t xml:space="preserve">, </w:t>
            </w:r>
            <w:r>
              <w:rPr>
                <w:rStyle w:val="code"/>
              </w:rPr>
              <w:t>sequ</w:t>
            </w:r>
            <w:r>
              <w:t xml:space="preserve">, </w:t>
            </w:r>
            <w:r>
              <w:rPr>
                <w:rStyle w:val="code"/>
              </w:rPr>
              <w:t>sneu</w:t>
            </w:r>
            <w:r>
              <w:t xml:space="preserve">, </w:t>
            </w:r>
            <w:r>
              <w:rPr>
                <w:rStyle w:val="code"/>
              </w:rPr>
              <w:t>sltu</w:t>
            </w:r>
            <w:r>
              <w:t xml:space="preserve">, </w:t>
            </w:r>
            <w:r>
              <w:rPr>
                <w:rStyle w:val="code"/>
              </w:rPr>
              <w:t>sleu</w:t>
            </w:r>
            <w:r>
              <w:t xml:space="preserve">, </w:t>
            </w:r>
            <w:r>
              <w:rPr>
                <w:rStyle w:val="code"/>
              </w:rPr>
              <w:t>sgtu</w:t>
            </w:r>
            <w:r>
              <w:t xml:space="preserve">, </w:t>
            </w:r>
            <w:r>
              <w:rPr>
                <w:rStyle w:val="code"/>
              </w:rPr>
              <w:t>sgeu</w:t>
            </w:r>
            <w:r>
              <w:t xml:space="preserve">, </w:t>
            </w:r>
            <w:r>
              <w:rPr>
                <w:rStyle w:val="code"/>
              </w:rPr>
              <w:t>snum</w:t>
            </w:r>
            <w:r>
              <w:t xml:space="preserve">, </w:t>
            </w:r>
            <w:r>
              <w:rPr>
                <w:rStyle w:val="code"/>
              </w:rPr>
              <w:t>snan</w:t>
            </w:r>
            <w:r>
              <w:t xml:space="preserve">. </w:t>
            </w:r>
          </w:p>
        </w:tc>
      </w:tr>
      <w:tr w:rsidR="008A5E4E" w14:paraId="73EE3DFB" w14:textId="77777777">
        <w:trPr>
          <w:tblCellSpacing w:w="0" w:type="dxa"/>
        </w:trPr>
        <w:tc>
          <w:tcPr>
            <w:tcW w:w="0" w:type="auto"/>
            <w:tcBorders>
              <w:bottom w:val="single" w:sz="6" w:space="0" w:color="000000"/>
            </w:tcBorders>
            <w:tcMar>
              <w:top w:w="45" w:type="dxa"/>
              <w:left w:w="45" w:type="dxa"/>
              <w:bottom w:w="45" w:type="dxa"/>
              <w:right w:w="45" w:type="dxa"/>
            </w:tcMar>
          </w:tcPr>
          <w:p w14:paraId="3384423F" w14:textId="77777777" w:rsidR="008A5E4E" w:rsidRDefault="0065745B">
            <w:pPr>
              <w:pStyle w:val="tdTableStyle-TablestyleNonAltRows-BodyD-Column-Body1"/>
            </w:pPr>
            <w:r>
              <w:rPr>
                <w:rStyle w:val="code"/>
              </w:rPr>
              <w:t>ftz</w:t>
            </w:r>
            <w:r>
              <w:t xml:space="preserve">: Only valid for floating-point source types. Required if the Base profile has been specified, otherwise optional. If specified, subnormal source values are flushed to zero. See </w:t>
            </w:r>
            <w:r>
              <w:rPr>
                <w:rStyle w:val="xref"/>
              </w:rPr>
              <w:t>4.19.3. Flush to Zero (ftz) (</w:t>
            </w:r>
            <w:r w:rsidR="009A76EE" w:rsidRPr="008A5E4E">
              <w:fldChar w:fldCharType="begin"/>
            </w:r>
            <w:r w:rsidR="008A5E4E">
              <w:instrText xml:space="preserve"> PAGEREF _Ref-117136002 \p \h  \* MERGEFORMAT </w:instrText>
            </w:r>
            <w:r w:rsidR="009A76EE" w:rsidRPr="008A5E4E">
              <w:fldChar w:fldCharType="separate"/>
            </w:r>
            <w:r w:rsidR="00533AF0" w:rsidRPr="00533AF0">
              <w:rPr>
                <w:rStyle w:val="xref"/>
                <w:noProof/>
              </w:rPr>
              <w:t>on</w:t>
            </w:r>
            <w:r w:rsidR="00533AF0">
              <w:rPr>
                <w:noProof/>
              </w:rPr>
              <w:t xml:space="preserve"> page 93</w:t>
            </w:r>
            <w:r w:rsidR="009A76EE" w:rsidRPr="008A5E4E">
              <w:rPr>
                <w:rStyle w:val="xref"/>
              </w:rPr>
              <w:fldChar w:fldCharType="end"/>
            </w:r>
            <w:r>
              <w:rPr>
                <w:rStyle w:val="xref"/>
              </w:rPr>
              <w:t>)</w:t>
            </w:r>
            <w:r>
              <w:t>.</w:t>
            </w:r>
          </w:p>
        </w:tc>
      </w:tr>
      <w:tr w:rsidR="008A5E4E" w14:paraId="68AA9AC0" w14:textId="77777777">
        <w:trPr>
          <w:tblCellSpacing w:w="0" w:type="dxa"/>
        </w:trPr>
        <w:tc>
          <w:tcPr>
            <w:tcW w:w="0" w:type="auto"/>
            <w:tcBorders>
              <w:bottom w:val="single" w:sz="6" w:space="0" w:color="000000"/>
            </w:tcBorders>
            <w:tcMar>
              <w:top w:w="45" w:type="dxa"/>
              <w:left w:w="45" w:type="dxa"/>
              <w:bottom w:w="45" w:type="dxa"/>
              <w:right w:w="45" w:type="dxa"/>
            </w:tcMar>
          </w:tcPr>
          <w:p w14:paraId="15CCB0E2" w14:textId="77777777" w:rsidR="008A5E4E" w:rsidRDefault="0065745B">
            <w:pPr>
              <w:pStyle w:val="tdTableStyle-TablestyleNonAltRows-BodyD-Column-Body1"/>
            </w:pPr>
            <w:r>
              <w:rPr>
                <w:rStyle w:val="em"/>
              </w:rPr>
              <w:t>destTypedestLength</w:t>
            </w:r>
            <w:r>
              <w:t xml:space="preserve">: Describes the destination. </w:t>
            </w:r>
          </w:p>
        </w:tc>
      </w:tr>
      <w:tr w:rsidR="008A5E4E" w14:paraId="33358957" w14:textId="77777777">
        <w:trPr>
          <w:tblCellSpacing w:w="0" w:type="dxa"/>
        </w:trPr>
        <w:tc>
          <w:tcPr>
            <w:tcW w:w="0" w:type="auto"/>
            <w:tcBorders>
              <w:bottom w:val="single" w:sz="6" w:space="0" w:color="000000"/>
            </w:tcBorders>
            <w:tcMar>
              <w:top w:w="45" w:type="dxa"/>
              <w:left w:w="45" w:type="dxa"/>
              <w:bottom w:w="45" w:type="dxa"/>
              <w:right w:w="45" w:type="dxa"/>
            </w:tcMar>
          </w:tcPr>
          <w:p w14:paraId="73FFB0FB" w14:textId="77777777" w:rsidR="008A5E4E" w:rsidRDefault="0065745B">
            <w:pPr>
              <w:pStyle w:val="tdTableStyle-TablestyleNonAltRows-BodyD-Column-Body1"/>
            </w:pPr>
            <w:r>
              <w:rPr>
                <w:rStyle w:val="em"/>
              </w:rPr>
              <w:t>destType</w:t>
            </w:r>
            <w:r>
              <w:t xml:space="preserve">: </w:t>
            </w:r>
            <w:r>
              <w:rPr>
                <w:rStyle w:val="code"/>
              </w:rPr>
              <w:t>u</w:t>
            </w:r>
            <w:r>
              <w:t xml:space="preserve">, </w:t>
            </w:r>
            <w:r>
              <w:rPr>
                <w:rStyle w:val="code"/>
              </w:rPr>
              <w:t>s</w:t>
            </w:r>
            <w:r>
              <w:t xml:space="preserve">, </w:t>
            </w:r>
            <w:r>
              <w:rPr>
                <w:rStyle w:val="code"/>
              </w:rPr>
              <w:t>f</w:t>
            </w:r>
            <w:r>
              <w:t xml:space="preserve">; </w:t>
            </w:r>
            <w:r>
              <w:rPr>
                <w:rStyle w:val="code"/>
              </w:rPr>
              <w:t>b</w:t>
            </w:r>
            <w:r>
              <w:t xml:space="preserve"> if </w:t>
            </w:r>
            <w:r>
              <w:rPr>
                <w:rStyle w:val="em"/>
              </w:rPr>
              <w:t>destLength</w:t>
            </w:r>
            <w:r>
              <w:t xml:space="preserve"> is 1.</w:t>
            </w:r>
          </w:p>
        </w:tc>
      </w:tr>
      <w:tr w:rsidR="008A5E4E" w14:paraId="3D483061" w14:textId="77777777">
        <w:trPr>
          <w:tblCellSpacing w:w="0" w:type="dxa"/>
        </w:trPr>
        <w:tc>
          <w:tcPr>
            <w:tcW w:w="0" w:type="auto"/>
            <w:tcBorders>
              <w:bottom w:val="single" w:sz="6" w:space="0" w:color="000000"/>
            </w:tcBorders>
            <w:tcMar>
              <w:top w:w="45" w:type="dxa"/>
              <w:left w:w="45" w:type="dxa"/>
              <w:bottom w:w="45" w:type="dxa"/>
              <w:right w:w="45" w:type="dxa"/>
            </w:tcMar>
          </w:tcPr>
          <w:p w14:paraId="27E2A7B2" w14:textId="77777777" w:rsidR="008A5E4E" w:rsidRDefault="0065745B">
            <w:pPr>
              <w:pStyle w:val="tdTableStyle-TablestyleNonAltRows-BodyD-Column-Body1"/>
            </w:pPr>
            <w:r>
              <w:rPr>
                <w:rStyle w:val="em"/>
              </w:rPr>
              <w:t>destLength</w:t>
            </w:r>
            <w:r>
              <w:t xml:space="preserve">: 32, 64; 1 if source type is </w:t>
            </w:r>
            <w:r>
              <w:rPr>
                <w:rStyle w:val="code"/>
              </w:rPr>
              <w:t>b</w:t>
            </w:r>
            <w:r>
              <w:t xml:space="preserve">; 16 if source type is </w:t>
            </w:r>
            <w:r>
              <w:rPr>
                <w:rStyle w:val="code"/>
              </w:rPr>
              <w:t>f</w:t>
            </w:r>
            <w:r>
              <w:t xml:space="preserve">. If the Base profile has been specified, 64 is not supported if </w:t>
            </w:r>
            <w:r>
              <w:rPr>
                <w:rStyle w:val="em"/>
              </w:rPr>
              <w:t>destType</w:t>
            </w:r>
            <w:r>
              <w:t xml:space="preserve"> is </w:t>
            </w:r>
            <w:r>
              <w:rPr>
                <w:rStyle w:val="code"/>
              </w:rPr>
              <w:t>f</w:t>
            </w:r>
            <w:r>
              <w:t xml:space="preserve">. See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r w:rsidR="008A5E4E" w14:paraId="3E2E73CD" w14:textId="77777777">
        <w:trPr>
          <w:tblCellSpacing w:w="0" w:type="dxa"/>
        </w:trPr>
        <w:tc>
          <w:tcPr>
            <w:tcW w:w="0" w:type="auto"/>
            <w:tcBorders>
              <w:bottom w:val="single" w:sz="6" w:space="0" w:color="000000"/>
            </w:tcBorders>
            <w:tcMar>
              <w:top w:w="45" w:type="dxa"/>
              <w:left w:w="45" w:type="dxa"/>
              <w:bottom w:w="45" w:type="dxa"/>
              <w:right w:w="45" w:type="dxa"/>
            </w:tcMar>
          </w:tcPr>
          <w:p w14:paraId="1574D57A" w14:textId="77777777" w:rsidR="008A5E4E" w:rsidRDefault="0065745B">
            <w:pPr>
              <w:pStyle w:val="tdTableStyle-TablestyleNonAltRows-BodyD-Column-Body1"/>
            </w:pPr>
            <w:r>
              <w:rPr>
                <w:rStyle w:val="em"/>
              </w:rPr>
              <w:t>srcTypesrcLength</w:t>
            </w:r>
            <w:r>
              <w:t xml:space="preserve">: Describes the two sources. </w:t>
            </w:r>
          </w:p>
        </w:tc>
      </w:tr>
      <w:tr w:rsidR="008A5E4E" w14:paraId="5963017A" w14:textId="77777777">
        <w:trPr>
          <w:tblCellSpacing w:w="0" w:type="dxa"/>
        </w:trPr>
        <w:tc>
          <w:tcPr>
            <w:tcW w:w="0" w:type="auto"/>
            <w:tcBorders>
              <w:bottom w:val="single" w:sz="6" w:space="0" w:color="000000"/>
            </w:tcBorders>
            <w:tcMar>
              <w:top w:w="45" w:type="dxa"/>
              <w:left w:w="45" w:type="dxa"/>
              <w:bottom w:w="45" w:type="dxa"/>
              <w:right w:w="45" w:type="dxa"/>
            </w:tcMar>
          </w:tcPr>
          <w:p w14:paraId="171D4815" w14:textId="77777777" w:rsidR="008A5E4E" w:rsidRDefault="0065745B">
            <w:pPr>
              <w:pStyle w:val="tdTableStyle-TablestyleNonAltRows-BodyD-Column-Body1"/>
            </w:pPr>
            <w:r>
              <w:rPr>
                <w:rStyle w:val="em"/>
              </w:rPr>
              <w:t>srcType</w:t>
            </w:r>
            <w:r>
              <w:t xml:space="preserve">: </w:t>
            </w:r>
            <w:r>
              <w:rPr>
                <w:rStyle w:val="code"/>
              </w:rPr>
              <w:t>b</w:t>
            </w:r>
            <w:r>
              <w:t xml:space="preserve">, </w:t>
            </w:r>
            <w:r>
              <w:rPr>
                <w:rStyle w:val="code"/>
              </w:rPr>
              <w:t>u</w:t>
            </w:r>
            <w:r>
              <w:t xml:space="preserve">, </w:t>
            </w:r>
            <w:r>
              <w:rPr>
                <w:rStyle w:val="code"/>
              </w:rPr>
              <w:t>s</w:t>
            </w:r>
            <w:r>
              <w:t xml:space="preserve">, </w:t>
            </w:r>
            <w:r>
              <w:rPr>
                <w:rStyle w:val="code"/>
              </w:rPr>
              <w:t>f</w:t>
            </w:r>
            <w:r>
              <w:t xml:space="preserve">. </w:t>
            </w:r>
          </w:p>
        </w:tc>
      </w:tr>
      <w:tr w:rsidR="008A5E4E" w14:paraId="1DE66B87" w14:textId="77777777">
        <w:trPr>
          <w:tblCellSpacing w:w="0" w:type="dxa"/>
        </w:trPr>
        <w:tc>
          <w:tcPr>
            <w:tcW w:w="0" w:type="auto"/>
            <w:tcMar>
              <w:top w:w="45" w:type="dxa"/>
              <w:left w:w="45" w:type="dxa"/>
              <w:bottom w:w="45" w:type="dxa"/>
              <w:right w:w="45" w:type="dxa"/>
            </w:tcMar>
          </w:tcPr>
          <w:p w14:paraId="463C99D5" w14:textId="77777777" w:rsidR="008A5E4E" w:rsidRDefault="0065745B">
            <w:pPr>
              <w:pStyle w:val="tdTableStyle-TablestyleNonAltRows-BodyA-Column-Body1"/>
            </w:pPr>
            <w:r>
              <w:rPr>
                <w:rStyle w:val="em"/>
              </w:rPr>
              <w:t>srcLength</w:t>
            </w:r>
            <w:r>
              <w:t xml:space="preserve">: 32, 64; 1 if source type is </w:t>
            </w:r>
            <w:r>
              <w:rPr>
                <w:rStyle w:val="code"/>
              </w:rPr>
              <w:t>b</w:t>
            </w:r>
            <w:r>
              <w:t xml:space="preserve">; 16 if source type is </w:t>
            </w:r>
            <w:r>
              <w:rPr>
                <w:rStyle w:val="code"/>
              </w:rPr>
              <w:t>f</w:t>
            </w:r>
            <w:r>
              <w:t xml:space="preserve">. If the Base profile has been specified, 64 is not supported if </w:t>
            </w:r>
            <w:r>
              <w:rPr>
                <w:rStyle w:val="em"/>
              </w:rPr>
              <w:t>srcType</w:t>
            </w:r>
            <w:r>
              <w:t xml:space="preserve"> is </w:t>
            </w:r>
            <w:r>
              <w:rPr>
                <w:rStyle w:val="code"/>
              </w:rPr>
              <w:t>f</w:t>
            </w:r>
            <w:r>
              <w:t xml:space="preserve">. See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bl>
    <w:p w14:paraId="2BB7EA25" w14:textId="77777777" w:rsidR="008A5E4E" w:rsidRDefault="008A5E4E">
      <w:pPr>
        <w:spacing w:after="240"/>
      </w:pPr>
    </w:p>
    <w:p w14:paraId="499E479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55D2D4A7"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82D1D88"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4F70BB65" w14:textId="77777777">
        <w:trPr>
          <w:tblCellSpacing w:w="0" w:type="dxa"/>
        </w:trPr>
        <w:tc>
          <w:tcPr>
            <w:tcW w:w="0" w:type="auto"/>
            <w:tcBorders>
              <w:bottom w:val="single" w:sz="6" w:space="0" w:color="000000"/>
            </w:tcBorders>
            <w:tcMar>
              <w:top w:w="45" w:type="dxa"/>
              <w:left w:w="45" w:type="dxa"/>
              <w:bottom w:w="45" w:type="dxa"/>
              <w:right w:w="45" w:type="dxa"/>
            </w:tcMar>
          </w:tcPr>
          <w:p w14:paraId="1434FA3D" w14:textId="77777777" w:rsidR="008A5E4E" w:rsidRDefault="0065745B">
            <w:pPr>
              <w:pStyle w:val="tdTableStyle-TablestyleNonAltRows-BodyD-Column-Body1"/>
            </w:pPr>
            <w:r>
              <w:rPr>
                <w:rStyle w:val="em"/>
              </w:rPr>
              <w:t>dest</w:t>
            </w:r>
            <w:r>
              <w:t>: Destination register.</w:t>
            </w:r>
          </w:p>
        </w:tc>
      </w:tr>
      <w:tr w:rsidR="008A5E4E" w14:paraId="39541CF1" w14:textId="77777777">
        <w:trPr>
          <w:tblCellSpacing w:w="0" w:type="dxa"/>
        </w:trPr>
        <w:tc>
          <w:tcPr>
            <w:tcW w:w="0" w:type="auto"/>
            <w:tcMar>
              <w:top w:w="45" w:type="dxa"/>
              <w:left w:w="45" w:type="dxa"/>
              <w:bottom w:w="45" w:type="dxa"/>
              <w:right w:w="45" w:type="dxa"/>
            </w:tcMar>
          </w:tcPr>
          <w:p w14:paraId="32D1E53D" w14:textId="370225BC" w:rsidR="008A5E4E" w:rsidRDefault="0065745B" w:rsidP="0044712B">
            <w:pPr>
              <w:pStyle w:val="tdTableStyle-TablestyleNonAltRows-BodyA-Column-Body1"/>
            </w:pPr>
            <w:r>
              <w:rPr>
                <w:rStyle w:val="em"/>
              </w:rPr>
              <w:t>src0</w:t>
            </w:r>
            <w:r>
              <w:t xml:space="preserve">, </w:t>
            </w:r>
            <w:r>
              <w:rPr>
                <w:rStyle w:val="em"/>
              </w:rPr>
              <w:t>src1</w:t>
            </w:r>
            <w:r>
              <w:t xml:space="preserve">: Sources. Each source can be a register, </w:t>
            </w:r>
            <w:r w:rsidR="0044712B">
              <w:t xml:space="preserve">or </w:t>
            </w:r>
            <w:r>
              <w:t>immediate value.</w:t>
            </w:r>
          </w:p>
        </w:tc>
      </w:tr>
    </w:tbl>
    <w:p w14:paraId="6AE723D6" w14:textId="77777777" w:rsidR="008A5E4E" w:rsidRDefault="008A5E4E">
      <w:pPr>
        <w:spacing w:after="240"/>
      </w:pPr>
    </w:p>
    <w:p w14:paraId="4056C439"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6F8CEDC4"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BB2A5BB"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37B2BA19" w14:textId="77777777">
        <w:trPr>
          <w:tblCellSpacing w:w="0" w:type="dxa"/>
        </w:trPr>
        <w:tc>
          <w:tcPr>
            <w:tcW w:w="0" w:type="auto"/>
            <w:tcMar>
              <w:top w:w="45" w:type="dxa"/>
              <w:left w:w="45" w:type="dxa"/>
              <w:bottom w:w="45" w:type="dxa"/>
              <w:right w:w="45" w:type="dxa"/>
            </w:tcMar>
          </w:tcPr>
          <w:p w14:paraId="0C8A7B8E" w14:textId="5D022F9B" w:rsidR="008A5E4E" w:rsidRDefault="001B19F0">
            <w:pPr>
              <w:pStyle w:val="tdTableStyle-TablestyleNonAltRows-BodyA-Column-Body1"/>
            </w:pPr>
            <w:r>
              <w:t>Signaling NaN</w:t>
            </w:r>
            <w:r w:rsidR="0065745B">
              <w:t xml:space="preserve"> floating-point numbers generate the invalid operation exception. The </w:t>
            </w:r>
            <w:r w:rsidR="0065745B">
              <w:rPr>
                <w:rStyle w:val="code"/>
              </w:rPr>
              <w:t>s</w:t>
            </w:r>
            <w:r w:rsidR="0065745B">
              <w:t xml:space="preserve"> comparison forms also generate the invalid operation exception for </w:t>
            </w:r>
            <w:r>
              <w:t>quiet NaN</w:t>
            </w:r>
            <w:r w:rsidR="0065745B">
              <w:t xml:space="preserve"> floating-point numbers.</w:t>
            </w:r>
          </w:p>
        </w:tc>
      </w:tr>
    </w:tbl>
    <w:p w14:paraId="5E9A1DCF" w14:textId="77777777" w:rsidR="008A5E4E" w:rsidRDefault="008A5E4E">
      <w:pPr>
        <w:spacing w:after="240"/>
      </w:pPr>
    </w:p>
    <w:p w14:paraId="59766809" w14:textId="77777777" w:rsidR="008A5E4E" w:rsidRDefault="0065745B">
      <w:pPr>
        <w:pStyle w:val="pTableTitle"/>
      </w:pPr>
      <w:bookmarkStart w:id="550" w:name="_ListOf117"/>
      <w:bookmarkStart w:id="551" w:name="-1639621616"/>
      <w:r>
        <w:t>Table 5–25 Syntax for Packed Version of Compare (cmp) Operation</w:t>
      </w:r>
    </w:p>
    <w:bookmarkEnd w:id="550"/>
    <w:bookmarkEnd w:id="551"/>
    <w:p w14:paraId="2E82194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888"/>
        <w:gridCol w:w="1073"/>
      </w:tblGrid>
      <w:tr w:rsidR="008A5E4E" w14:paraId="441B44DD"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50119EBA"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4F0313CB" w14:textId="77777777" w:rsidR="008A5E4E" w:rsidRDefault="0065745B">
            <w:pPr>
              <w:pStyle w:val="thTableStyle-TablestyleSyntax-HeadD-Operands-Header1"/>
              <w:shd w:val="clear" w:color="auto" w:fill="D3D3D3"/>
            </w:pPr>
            <w:r>
              <w:rPr>
                <w:shd w:val="clear" w:color="auto" w:fill="D3D3D3"/>
              </w:rPr>
              <w:t>Operands</w:t>
            </w:r>
          </w:p>
        </w:tc>
      </w:tr>
      <w:tr w:rsidR="008A5E4E" w14:paraId="59C1CC3A"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52D9E43" w14:textId="77777777" w:rsidR="008A5E4E" w:rsidRDefault="0065745B">
            <w:pPr>
              <w:pStyle w:val="tdTableStyle-TablestyleSyntax-BodyB-Opcodes-Body1"/>
              <w:shd w:val="clear" w:color="auto" w:fill="DCDCDC"/>
            </w:pPr>
            <w:r>
              <w:rPr>
                <w:rStyle w:val="b"/>
                <w:b/>
                <w:bCs/>
                <w:shd w:val="clear" w:color="auto" w:fill="DCDCDC"/>
              </w:rPr>
              <w:t>cmp_</w:t>
            </w:r>
            <w:r>
              <w:rPr>
                <w:rStyle w:val="em"/>
                <w:shd w:val="clear" w:color="auto" w:fill="DCDCDC"/>
              </w:rPr>
              <w:t>op</w:t>
            </w:r>
            <w:r>
              <w:rPr>
                <w:rStyle w:val="b"/>
                <w:b/>
                <w:bCs/>
                <w:shd w:val="clear" w:color="auto" w:fill="DCDCDC"/>
              </w:rPr>
              <w:t>_</w:t>
            </w:r>
            <w:r>
              <w:rPr>
                <w:rStyle w:val="code"/>
                <w:shd w:val="clear" w:color="auto" w:fill="DCDCDC"/>
              </w:rPr>
              <w:t>ftz_</w:t>
            </w:r>
            <w:r>
              <w:rPr>
                <w:rStyle w:val="b"/>
                <w:b/>
                <w:bCs/>
                <w:shd w:val="clear" w:color="auto" w:fill="DCDCDC"/>
              </w:rPr>
              <w:t>pp</w:t>
            </w:r>
            <w:r>
              <w:rPr>
                <w:rStyle w:val="em"/>
                <w:shd w:val="clear" w:color="auto" w:fill="DCDCDC"/>
              </w:rPr>
              <w:t>_uLength_TypeLength</w:t>
            </w:r>
          </w:p>
        </w:tc>
        <w:tc>
          <w:tcPr>
            <w:tcW w:w="0" w:type="auto"/>
            <w:tcMar>
              <w:top w:w="45" w:type="dxa"/>
              <w:left w:w="45" w:type="dxa"/>
              <w:bottom w:w="45" w:type="dxa"/>
              <w:right w:w="45" w:type="dxa"/>
            </w:tcMar>
          </w:tcPr>
          <w:p w14:paraId="221D5139" w14:textId="77777777" w:rsidR="008A5E4E" w:rsidRDefault="0065745B">
            <w:pPr>
              <w:pStyle w:val="tdTableStyle-TablestyleSyntax-BodyA-Operands-Body1"/>
            </w:pPr>
            <w:r>
              <w:rPr>
                <w:rStyle w:val="em"/>
              </w:rPr>
              <w:t>dest, src0, src1</w:t>
            </w:r>
          </w:p>
        </w:tc>
      </w:tr>
    </w:tbl>
    <w:p w14:paraId="7AC4A2B6" w14:textId="77777777" w:rsidR="008A5E4E" w:rsidRDefault="008A5E4E">
      <w:pPr>
        <w:spacing w:after="240"/>
      </w:pPr>
    </w:p>
    <w:p w14:paraId="64A3118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23C9BA8A"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EE57516"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4.13.2. Packed Data Types (</w:t>
            </w:r>
            <w:r w:rsidR="009A76EE" w:rsidRPr="008A5E4E">
              <w:fldChar w:fldCharType="begin"/>
            </w:r>
            <w:r w:rsidR="008A5E4E">
              <w:instrText xml:space="preserve"> PAGEREF _Ref-925366242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3B95945B" w14:textId="77777777">
        <w:trPr>
          <w:tblCellSpacing w:w="0" w:type="dxa"/>
        </w:trPr>
        <w:tc>
          <w:tcPr>
            <w:tcW w:w="0" w:type="auto"/>
            <w:tcBorders>
              <w:bottom w:val="single" w:sz="6" w:space="0" w:color="000000"/>
            </w:tcBorders>
            <w:tcMar>
              <w:top w:w="45" w:type="dxa"/>
              <w:left w:w="45" w:type="dxa"/>
              <w:bottom w:w="45" w:type="dxa"/>
              <w:right w:w="45" w:type="dxa"/>
            </w:tcMar>
          </w:tcPr>
          <w:p w14:paraId="0D06090B" w14:textId="77777777" w:rsidR="008A5E4E" w:rsidRDefault="0065745B">
            <w:pPr>
              <w:pStyle w:val="tdTableStyle-TablestyleNonAltRows-BodyD-Column-Body1"/>
            </w:pPr>
            <w:r>
              <w:rPr>
                <w:rStyle w:val="em"/>
              </w:rPr>
              <w:t>op</w:t>
            </w:r>
            <w:r>
              <w:t xml:space="preserve">: See Explanation of Modifiers table above. </w:t>
            </w:r>
          </w:p>
        </w:tc>
      </w:tr>
      <w:tr w:rsidR="008A5E4E" w14:paraId="067277A4" w14:textId="77777777">
        <w:trPr>
          <w:tblCellSpacing w:w="0" w:type="dxa"/>
        </w:trPr>
        <w:tc>
          <w:tcPr>
            <w:tcW w:w="0" w:type="auto"/>
            <w:tcBorders>
              <w:bottom w:val="single" w:sz="6" w:space="0" w:color="000000"/>
            </w:tcBorders>
            <w:tcMar>
              <w:top w:w="45" w:type="dxa"/>
              <w:left w:w="45" w:type="dxa"/>
              <w:bottom w:w="45" w:type="dxa"/>
              <w:right w:w="45" w:type="dxa"/>
            </w:tcMar>
          </w:tcPr>
          <w:p w14:paraId="74694B16" w14:textId="77777777" w:rsidR="008A5E4E" w:rsidRDefault="0065745B">
            <w:pPr>
              <w:pStyle w:val="tdTableStyle-TablestyleNonAltRows-BodyD-Column-Body1"/>
            </w:pPr>
            <w:r>
              <w:rPr>
                <w:rStyle w:val="code"/>
              </w:rPr>
              <w:t>ftz</w:t>
            </w:r>
            <w:r>
              <w:t xml:space="preserve">: Only valid for floating-point source types. Required if the Base profile has been specified, otherwise optional. If specified, subnormal source values are flushed to zero. See </w:t>
            </w:r>
            <w:r>
              <w:rPr>
                <w:rStyle w:val="xref"/>
              </w:rPr>
              <w:t>4.19.3. Flush to Zero (ftz) (</w:t>
            </w:r>
            <w:r w:rsidR="009A76EE" w:rsidRPr="008A5E4E">
              <w:fldChar w:fldCharType="begin"/>
            </w:r>
            <w:r w:rsidR="008A5E4E">
              <w:instrText xml:space="preserve"> PAGEREF _Ref-117136002 \p \h  \* MERGEFORMAT </w:instrText>
            </w:r>
            <w:r w:rsidR="009A76EE" w:rsidRPr="008A5E4E">
              <w:fldChar w:fldCharType="separate"/>
            </w:r>
            <w:r w:rsidR="00533AF0" w:rsidRPr="00533AF0">
              <w:rPr>
                <w:rStyle w:val="xref"/>
                <w:noProof/>
              </w:rPr>
              <w:t>on</w:t>
            </w:r>
            <w:r w:rsidR="00533AF0">
              <w:rPr>
                <w:noProof/>
              </w:rPr>
              <w:t xml:space="preserve"> page 93</w:t>
            </w:r>
            <w:r w:rsidR="009A76EE" w:rsidRPr="008A5E4E">
              <w:rPr>
                <w:rStyle w:val="xref"/>
              </w:rPr>
              <w:fldChar w:fldCharType="end"/>
            </w:r>
            <w:r>
              <w:rPr>
                <w:rStyle w:val="xref"/>
              </w:rPr>
              <w:t>)</w:t>
            </w:r>
            <w:r>
              <w:t xml:space="preserve">. </w:t>
            </w:r>
          </w:p>
        </w:tc>
      </w:tr>
      <w:tr w:rsidR="008A5E4E" w14:paraId="5D118B69" w14:textId="77777777">
        <w:trPr>
          <w:tblCellSpacing w:w="0" w:type="dxa"/>
        </w:trPr>
        <w:tc>
          <w:tcPr>
            <w:tcW w:w="0" w:type="auto"/>
            <w:tcBorders>
              <w:bottom w:val="single" w:sz="6" w:space="0" w:color="000000"/>
            </w:tcBorders>
            <w:tcMar>
              <w:top w:w="45" w:type="dxa"/>
              <w:left w:w="45" w:type="dxa"/>
              <w:bottom w:w="45" w:type="dxa"/>
              <w:right w:w="45" w:type="dxa"/>
            </w:tcMar>
          </w:tcPr>
          <w:p w14:paraId="706490BD" w14:textId="77777777" w:rsidR="008A5E4E" w:rsidRDefault="0065745B">
            <w:pPr>
              <w:pStyle w:val="tdTableStyle-TablestyleNonAltRows-BodyD-Column-Body1"/>
            </w:pPr>
            <w:r>
              <w:rPr>
                <w:rStyle w:val="em"/>
              </w:rPr>
              <w:t>Type</w:t>
            </w:r>
            <w:r>
              <w:t xml:space="preserve">: </w:t>
            </w:r>
            <w:r>
              <w:rPr>
                <w:rStyle w:val="code"/>
              </w:rPr>
              <w:t>s</w:t>
            </w:r>
            <w:r>
              <w:t xml:space="preserve">, </w:t>
            </w:r>
            <w:r>
              <w:rPr>
                <w:rStyle w:val="code"/>
              </w:rPr>
              <w:t>u</w:t>
            </w:r>
            <w:r>
              <w:t xml:space="preserve">, </w:t>
            </w:r>
            <w:r>
              <w:rPr>
                <w:rStyle w:val="code"/>
              </w:rPr>
              <w:t>f</w:t>
            </w:r>
            <w:r>
              <w:t xml:space="preserve">. </w:t>
            </w:r>
          </w:p>
        </w:tc>
      </w:tr>
      <w:tr w:rsidR="008A5E4E" w14:paraId="6DBBDD5B" w14:textId="77777777">
        <w:trPr>
          <w:tblCellSpacing w:w="0" w:type="dxa"/>
        </w:trPr>
        <w:tc>
          <w:tcPr>
            <w:tcW w:w="0" w:type="auto"/>
            <w:tcMar>
              <w:top w:w="45" w:type="dxa"/>
              <w:left w:w="45" w:type="dxa"/>
              <w:bottom w:w="45" w:type="dxa"/>
              <w:right w:w="45" w:type="dxa"/>
            </w:tcMar>
          </w:tcPr>
          <w:p w14:paraId="051E1297" w14:textId="77777777" w:rsidR="008A5E4E" w:rsidRDefault="0065745B">
            <w:pPr>
              <w:pStyle w:val="tdTableStyle-TablestyleNonAltRows-BodyA-Column-Body1"/>
            </w:pPr>
            <w:r>
              <w:rPr>
                <w:rStyle w:val="em"/>
              </w:rPr>
              <w:t>Length</w:t>
            </w:r>
            <w:r>
              <w:t xml:space="preserve">: </w:t>
            </w:r>
            <w:r>
              <w:rPr>
                <w:rStyle w:val="code"/>
              </w:rPr>
              <w:t>8x4</w:t>
            </w:r>
            <w:r>
              <w:t xml:space="preserve">, </w:t>
            </w:r>
            <w:r>
              <w:rPr>
                <w:rStyle w:val="code"/>
              </w:rPr>
              <w:t>8x8</w:t>
            </w:r>
            <w:r>
              <w:t xml:space="preserve">, </w:t>
            </w:r>
            <w:r>
              <w:rPr>
                <w:rStyle w:val="code"/>
              </w:rPr>
              <w:t>8x16</w:t>
            </w:r>
            <w:r>
              <w:t xml:space="preserve">, </w:t>
            </w:r>
            <w:r>
              <w:rPr>
                <w:rStyle w:val="code"/>
              </w:rPr>
              <w:t>16x2</w:t>
            </w:r>
            <w:r>
              <w:t xml:space="preserve">, </w:t>
            </w:r>
            <w:r>
              <w:rPr>
                <w:rStyle w:val="code"/>
              </w:rPr>
              <w:t>16x4</w:t>
            </w:r>
            <w:r>
              <w:t xml:space="preserve">, </w:t>
            </w:r>
            <w:r>
              <w:rPr>
                <w:rStyle w:val="code"/>
              </w:rPr>
              <w:t>16x8</w:t>
            </w:r>
            <w:r>
              <w:t xml:space="preserve">, </w:t>
            </w:r>
            <w:r>
              <w:rPr>
                <w:rStyle w:val="code"/>
              </w:rPr>
              <w:t>32x2</w:t>
            </w:r>
            <w:r>
              <w:t xml:space="preserve">, </w:t>
            </w:r>
            <w:r>
              <w:rPr>
                <w:rStyle w:val="code"/>
              </w:rPr>
              <w:t>32x4</w:t>
            </w:r>
            <w:r>
              <w:t xml:space="preserve">, </w:t>
            </w:r>
            <w:r>
              <w:rPr>
                <w:rStyle w:val="code"/>
              </w:rPr>
              <w:t>64x2</w:t>
            </w:r>
            <w:r>
              <w:t xml:space="preserve">. If the Base profile has been specified, </w:t>
            </w:r>
            <w:r>
              <w:rPr>
                <w:rStyle w:val="code"/>
              </w:rPr>
              <w:t>64x2</w:t>
            </w:r>
            <w:r>
              <w:t xml:space="preserve"> is not supported if </w:t>
            </w:r>
            <w:r>
              <w:rPr>
                <w:rStyle w:val="em"/>
              </w:rPr>
              <w:t>Type</w:t>
            </w:r>
            <w:r>
              <w:t xml:space="preserve"> is </w:t>
            </w:r>
            <w:r>
              <w:rPr>
                <w:rStyle w:val="code"/>
              </w:rPr>
              <w:t>f</w:t>
            </w:r>
            <w:r>
              <w:t xml:space="preserve">. See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bl>
    <w:p w14:paraId="5B27D63B" w14:textId="77777777" w:rsidR="008A5E4E" w:rsidRDefault="008A5E4E">
      <w:pPr>
        <w:spacing w:after="240"/>
      </w:pPr>
    </w:p>
    <w:p w14:paraId="22527E1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52647F2F"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1BCC87F"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0C8CE3E9" w14:textId="77777777">
        <w:trPr>
          <w:tblCellSpacing w:w="0" w:type="dxa"/>
        </w:trPr>
        <w:tc>
          <w:tcPr>
            <w:tcW w:w="0" w:type="auto"/>
            <w:tcBorders>
              <w:bottom w:val="single" w:sz="6" w:space="0" w:color="000000"/>
            </w:tcBorders>
            <w:tcMar>
              <w:top w:w="45" w:type="dxa"/>
              <w:left w:w="45" w:type="dxa"/>
              <w:bottom w:w="45" w:type="dxa"/>
              <w:right w:w="45" w:type="dxa"/>
            </w:tcMar>
          </w:tcPr>
          <w:p w14:paraId="7470201D" w14:textId="77777777" w:rsidR="008A5E4E" w:rsidRDefault="0065745B">
            <w:pPr>
              <w:pStyle w:val="tdTableStyle-TablestyleNonAltRows-BodyD-Column-Body1"/>
            </w:pPr>
            <w:r>
              <w:rPr>
                <w:rStyle w:val="em"/>
              </w:rPr>
              <w:t>dest</w:t>
            </w:r>
            <w:r>
              <w:t xml:space="preserve">: Destination register. This operation performs an element-by-element compare and puts the result in the destination. </w:t>
            </w:r>
            <w:r>
              <w:rPr>
                <w:rStyle w:val="em"/>
              </w:rPr>
              <w:t>dest</w:t>
            </w:r>
            <w:r>
              <w:t xml:space="preserve"> must be a packed register of equal dimension as the sources. Each element in the packed destination is written to either all 1's (for true) or all 0's (for false) based on the result of each element-wise compare. </w:t>
            </w:r>
          </w:p>
        </w:tc>
      </w:tr>
      <w:tr w:rsidR="008A5E4E" w14:paraId="49B64489" w14:textId="77777777">
        <w:trPr>
          <w:tblCellSpacing w:w="0" w:type="dxa"/>
        </w:trPr>
        <w:tc>
          <w:tcPr>
            <w:tcW w:w="0" w:type="auto"/>
            <w:tcMar>
              <w:top w:w="45" w:type="dxa"/>
              <w:left w:w="45" w:type="dxa"/>
              <w:bottom w:w="45" w:type="dxa"/>
              <w:right w:w="45" w:type="dxa"/>
            </w:tcMar>
          </w:tcPr>
          <w:p w14:paraId="1410205D" w14:textId="686E72A3" w:rsidR="008A5E4E" w:rsidRDefault="0065745B" w:rsidP="00FB08AD">
            <w:pPr>
              <w:pStyle w:val="tdTableStyle-TablestyleNonAltRows-BodyA-Column-Body1"/>
            </w:pPr>
            <w:r>
              <w:rPr>
                <w:rStyle w:val="em"/>
              </w:rPr>
              <w:t>src0</w:t>
            </w:r>
            <w:r>
              <w:t xml:space="preserve">, </w:t>
            </w:r>
            <w:r>
              <w:rPr>
                <w:rStyle w:val="em"/>
              </w:rPr>
              <w:t>src1</w:t>
            </w:r>
            <w:r>
              <w:t>: Sources. Must be a packed register or a</w:t>
            </w:r>
            <w:r w:rsidR="00FB08AD">
              <w:t>n immediate</w:t>
            </w:r>
            <w:r>
              <w:t xml:space="preserve"> value.</w:t>
            </w:r>
          </w:p>
        </w:tc>
      </w:tr>
    </w:tbl>
    <w:p w14:paraId="707010CF" w14:textId="77777777" w:rsidR="008A5E4E" w:rsidRDefault="008A5E4E">
      <w:pPr>
        <w:spacing w:after="240"/>
      </w:pPr>
    </w:p>
    <w:p w14:paraId="1641DBA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65C53A69"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7933781"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7E142C8F" w14:textId="77777777">
        <w:trPr>
          <w:tblCellSpacing w:w="0" w:type="dxa"/>
        </w:trPr>
        <w:tc>
          <w:tcPr>
            <w:tcW w:w="0" w:type="auto"/>
            <w:tcMar>
              <w:top w:w="45" w:type="dxa"/>
              <w:left w:w="45" w:type="dxa"/>
              <w:bottom w:w="45" w:type="dxa"/>
              <w:right w:w="45" w:type="dxa"/>
            </w:tcMar>
          </w:tcPr>
          <w:p w14:paraId="5A5EB35F" w14:textId="37E92520" w:rsidR="008A5E4E" w:rsidRDefault="001B19F0">
            <w:pPr>
              <w:pStyle w:val="tdTableStyle-TablestyleNonAltRows-BodyA-Column-Body1"/>
            </w:pPr>
            <w:r>
              <w:t xml:space="preserve">Signaling </w:t>
            </w:r>
            <w:r w:rsidR="0065745B">
              <w:t xml:space="preserve">NaN floating-point numbers generate the invalid operation exception. The </w:t>
            </w:r>
            <w:r w:rsidR="0065745B">
              <w:rPr>
                <w:rStyle w:val="code"/>
              </w:rPr>
              <w:t>s</w:t>
            </w:r>
            <w:r w:rsidR="0065745B">
              <w:t xml:space="preserve"> comparison forms also generate the invalid operation exception for q</w:t>
            </w:r>
            <w:r>
              <w:t xml:space="preserve">uiet </w:t>
            </w:r>
            <w:r w:rsidR="0065745B">
              <w:t>NaN floating-point numbers.</w:t>
            </w:r>
          </w:p>
        </w:tc>
      </w:tr>
    </w:tbl>
    <w:p w14:paraId="66FE5D1D" w14:textId="77777777" w:rsidR="008A5E4E" w:rsidRDefault="008A5E4E">
      <w:pPr>
        <w:spacing w:after="240"/>
      </w:pPr>
    </w:p>
    <w:p w14:paraId="4747026B" w14:textId="77777777" w:rsidR="008A5E4E" w:rsidRDefault="0065745B">
      <w:pPr>
        <w:pStyle w:val="p"/>
      </w:pPr>
      <w:r>
        <w:t xml:space="preserve">For BRIG syntax, see </w:t>
      </w:r>
      <w:r>
        <w:rPr>
          <w:rStyle w:val="xref1"/>
        </w:rPr>
        <w:t>18.7.1.16. BRIG Syntax for Compare (cmp) Operation (</w:t>
      </w:r>
      <w:r w:rsidR="009A76EE" w:rsidRPr="008A5E4E">
        <w:fldChar w:fldCharType="begin"/>
      </w:r>
      <w:r w:rsidR="008A5E4E">
        <w:instrText xml:space="preserve"> PAGEREF _Ref178185206 \p \h  \* MERGEFORMAT </w:instrText>
      </w:r>
      <w:r w:rsidR="009A76EE" w:rsidRPr="008A5E4E">
        <w:fldChar w:fldCharType="separate"/>
      </w:r>
      <w:r w:rsidR="00533AF0" w:rsidRPr="00533AF0">
        <w:rPr>
          <w:rStyle w:val="xref1"/>
          <w:noProof/>
        </w:rPr>
        <w:t>on</w:t>
      </w:r>
      <w:r w:rsidR="00533AF0">
        <w:rPr>
          <w:noProof/>
        </w:rPr>
        <w:t xml:space="preserve"> page 363</w:t>
      </w:r>
      <w:r w:rsidR="009A76EE" w:rsidRPr="008A5E4E">
        <w:rPr>
          <w:rStyle w:val="xref1"/>
        </w:rPr>
        <w:fldChar w:fldCharType="end"/>
      </w:r>
      <w:r>
        <w:rPr>
          <w:rStyle w:val="xref1"/>
        </w:rPr>
        <w:t>)</w:t>
      </w:r>
      <w:r>
        <w:t>.</w:t>
      </w:r>
    </w:p>
    <w:p w14:paraId="0A349765" w14:textId="77777777" w:rsidR="008A5E4E" w:rsidRDefault="0065745B">
      <w:pPr>
        <w:pStyle w:val="h3"/>
      </w:pPr>
      <w:bookmarkStart w:id="552" w:name="_Toc396034248"/>
      <w:r>
        <w:t>5.17.2 Description</w:t>
      </w:r>
      <w:bookmarkEnd w:id="552"/>
    </w:p>
    <w:p w14:paraId="1EA0ACF9" w14:textId="77777777" w:rsidR="008A5E4E" w:rsidRDefault="0065745B">
      <w:pPr>
        <w:pStyle w:val="p"/>
      </w:pPr>
      <w:r>
        <w:t xml:space="preserve">The table below shows the value written into the destination </w:t>
      </w:r>
      <w:r>
        <w:rPr>
          <w:rStyle w:val="i"/>
        </w:rPr>
        <w:t>dest</w:t>
      </w:r>
      <w:r>
        <w:t xml:space="preserve">. For packed types, the value for the comparison of each element is written into the corresponding element in the destination </w:t>
      </w:r>
      <w:r>
        <w:rPr>
          <w:rStyle w:val="i"/>
        </w:rPr>
        <w:t>dest</w:t>
      </w:r>
      <w:r>
        <w:t>.</w:t>
      </w:r>
    </w:p>
    <w:p w14:paraId="1518978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112"/>
        <w:gridCol w:w="1046"/>
        <w:gridCol w:w="1689"/>
      </w:tblGrid>
      <w:tr w:rsidR="008A5E4E" w14:paraId="3A16EB0E"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B7A3CC2" w14:textId="77777777" w:rsidR="008A5E4E" w:rsidRDefault="0065745B">
            <w:pPr>
              <w:pStyle w:val="thTableStyle-TablestyleAltRows-HeadE-Column-Header1"/>
              <w:shd w:val="clear" w:color="auto" w:fill="D3D3D3"/>
            </w:pPr>
            <w:r>
              <w:rPr>
                <w:shd w:val="clear" w:color="auto" w:fill="D3D3D3"/>
              </w:rPr>
              <w:t xml:space="preserve">Type of </w:t>
            </w:r>
            <w:r>
              <w:rPr>
                <w:rStyle w:val="i1"/>
                <w:shd w:val="clear" w:color="auto" w:fill="D3D3D3"/>
              </w:rPr>
              <w:t>dest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B79BE16" w14:textId="77777777" w:rsidR="008A5E4E" w:rsidRDefault="0065745B">
            <w:pPr>
              <w:pStyle w:val="thTableStyle-TablestyleAltRows-HeadE-Column-Header1"/>
              <w:shd w:val="clear" w:color="auto" w:fill="D3D3D3"/>
            </w:pPr>
            <w:r>
              <w:rPr>
                <w:shd w:val="clear" w:color="auto" w:fill="D3D3D3"/>
              </w:rPr>
              <w:t>True</w:t>
            </w:r>
          </w:p>
        </w:tc>
        <w:tc>
          <w:tcPr>
            <w:tcW w:w="0" w:type="auto"/>
            <w:tcBorders>
              <w:bottom w:val="double" w:sz="3" w:space="0" w:color="000000"/>
            </w:tcBorders>
            <w:shd w:val="clear" w:color="auto" w:fill="D3D3D3"/>
            <w:tcMar>
              <w:top w:w="45" w:type="dxa"/>
              <w:left w:w="45" w:type="dxa"/>
              <w:bottom w:w="45" w:type="dxa"/>
              <w:right w:w="45" w:type="dxa"/>
            </w:tcMar>
          </w:tcPr>
          <w:p w14:paraId="187E2324" w14:textId="77777777" w:rsidR="008A5E4E" w:rsidRDefault="0065745B">
            <w:pPr>
              <w:pStyle w:val="thTableStyle-TablestyleAltRows-HeadD-Column-Header1"/>
              <w:shd w:val="clear" w:color="auto" w:fill="D3D3D3"/>
            </w:pPr>
            <w:r>
              <w:rPr>
                <w:shd w:val="clear" w:color="auto" w:fill="D3D3D3"/>
              </w:rPr>
              <w:t>False</w:t>
            </w:r>
          </w:p>
        </w:tc>
      </w:tr>
      <w:tr w:rsidR="008A5E4E" w14:paraId="43CAA40D"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C443CCC" w14:textId="77777777" w:rsidR="008A5E4E" w:rsidRDefault="0065745B">
            <w:pPr>
              <w:pStyle w:val="tdTableStyle-TablestyleAltRows-BodyE-Column-Body1"/>
            </w:pPr>
            <w:r>
              <w:t>f16, f32, f64</w:t>
            </w:r>
          </w:p>
        </w:tc>
        <w:tc>
          <w:tcPr>
            <w:tcW w:w="0" w:type="auto"/>
            <w:tcBorders>
              <w:bottom w:val="single" w:sz="6" w:space="0" w:color="000000"/>
              <w:right w:val="single" w:sz="6" w:space="0" w:color="000000"/>
            </w:tcBorders>
            <w:tcMar>
              <w:top w:w="45" w:type="dxa"/>
              <w:left w:w="45" w:type="dxa"/>
              <w:bottom w:w="45" w:type="dxa"/>
              <w:right w:w="45" w:type="dxa"/>
            </w:tcMar>
          </w:tcPr>
          <w:p w14:paraId="00DD273E" w14:textId="77777777" w:rsidR="008A5E4E" w:rsidRDefault="0065745B">
            <w:pPr>
              <w:pStyle w:val="tdTableStyle-TablestyleAltRows-BodyE-Column-Body1"/>
            </w:pPr>
            <w:r>
              <w:t>1.0</w:t>
            </w:r>
          </w:p>
        </w:tc>
        <w:tc>
          <w:tcPr>
            <w:tcW w:w="0" w:type="auto"/>
            <w:tcBorders>
              <w:bottom w:val="single" w:sz="6" w:space="0" w:color="000000"/>
            </w:tcBorders>
            <w:tcMar>
              <w:top w:w="45" w:type="dxa"/>
              <w:left w:w="45" w:type="dxa"/>
              <w:bottom w:w="45" w:type="dxa"/>
              <w:right w:w="45" w:type="dxa"/>
            </w:tcMar>
          </w:tcPr>
          <w:p w14:paraId="3F3733CA" w14:textId="77777777" w:rsidR="008A5E4E" w:rsidRDefault="0065745B">
            <w:pPr>
              <w:pStyle w:val="tdTableStyle-TablestyleAltRows-BodyD-Column-Body1"/>
            </w:pPr>
            <w:r>
              <w:t>0.0</w:t>
            </w:r>
          </w:p>
        </w:tc>
      </w:tr>
      <w:tr w:rsidR="008A5E4E" w14:paraId="75AA7B8D"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0045998" w14:textId="77777777" w:rsidR="008A5E4E" w:rsidRDefault="0065745B">
            <w:pPr>
              <w:pStyle w:val="tdTableStyle-TablestyleAltRows-BodyE-Column-Body2"/>
              <w:shd w:val="clear" w:color="auto" w:fill="D3D3D3"/>
            </w:pPr>
            <w:r>
              <w:rPr>
                <w:shd w:val="clear" w:color="auto" w:fill="D3D3D3"/>
              </w:rPr>
              <w:t>u8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1EDF203" w14:textId="77777777" w:rsidR="008A5E4E" w:rsidRDefault="0065745B">
            <w:pPr>
              <w:pStyle w:val="tdTableStyle-TablestyleAltRows-BodyE-Column-Body2"/>
              <w:shd w:val="clear" w:color="auto" w:fill="D3D3D3"/>
            </w:pPr>
            <w:r>
              <w:rPr>
                <w:shd w:val="clear" w:color="auto" w:fill="D3D3D3"/>
              </w:rPr>
              <w:t xml:space="preserve">0xff </w:t>
            </w:r>
          </w:p>
        </w:tc>
        <w:tc>
          <w:tcPr>
            <w:tcW w:w="0" w:type="auto"/>
            <w:tcBorders>
              <w:bottom w:val="single" w:sz="6" w:space="0" w:color="000000"/>
            </w:tcBorders>
            <w:shd w:val="clear" w:color="auto" w:fill="D3D3D3"/>
            <w:tcMar>
              <w:top w:w="45" w:type="dxa"/>
              <w:left w:w="45" w:type="dxa"/>
              <w:bottom w:w="45" w:type="dxa"/>
              <w:right w:w="45" w:type="dxa"/>
            </w:tcMar>
          </w:tcPr>
          <w:p w14:paraId="306A361B" w14:textId="77777777" w:rsidR="008A5E4E" w:rsidRDefault="0065745B">
            <w:pPr>
              <w:pStyle w:val="tdTableStyle-TablestyleAltRows-BodyD-Column-Body2"/>
              <w:shd w:val="clear" w:color="auto" w:fill="D3D3D3"/>
            </w:pPr>
            <w:r>
              <w:rPr>
                <w:shd w:val="clear" w:color="auto" w:fill="D3D3D3"/>
              </w:rPr>
              <w:t>0x00</w:t>
            </w:r>
          </w:p>
        </w:tc>
      </w:tr>
      <w:tr w:rsidR="008A5E4E" w14:paraId="33F38B27"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2852D6F2" w14:textId="77777777" w:rsidR="008A5E4E" w:rsidRDefault="0065745B">
            <w:pPr>
              <w:pStyle w:val="tdTableStyle-TablestyleAltRows-BodyE-Column-Body1"/>
            </w:pPr>
            <w:r>
              <w:t>u16</w:t>
            </w:r>
          </w:p>
        </w:tc>
        <w:tc>
          <w:tcPr>
            <w:tcW w:w="0" w:type="auto"/>
            <w:tcBorders>
              <w:bottom w:val="single" w:sz="6" w:space="0" w:color="000000"/>
              <w:right w:val="single" w:sz="6" w:space="0" w:color="000000"/>
            </w:tcBorders>
            <w:tcMar>
              <w:top w:w="45" w:type="dxa"/>
              <w:left w:w="45" w:type="dxa"/>
              <w:bottom w:w="45" w:type="dxa"/>
              <w:right w:w="45" w:type="dxa"/>
            </w:tcMar>
          </w:tcPr>
          <w:p w14:paraId="0D0CCC2C" w14:textId="77777777" w:rsidR="008A5E4E" w:rsidRDefault="0065745B">
            <w:pPr>
              <w:pStyle w:val="tdTableStyle-TablestyleAltRows-BodyE-Column-Body1"/>
            </w:pPr>
            <w:r>
              <w:t xml:space="preserve">0xffff </w:t>
            </w:r>
          </w:p>
        </w:tc>
        <w:tc>
          <w:tcPr>
            <w:tcW w:w="0" w:type="auto"/>
            <w:tcBorders>
              <w:bottom w:val="single" w:sz="6" w:space="0" w:color="000000"/>
            </w:tcBorders>
            <w:tcMar>
              <w:top w:w="45" w:type="dxa"/>
              <w:left w:w="45" w:type="dxa"/>
              <w:bottom w:w="45" w:type="dxa"/>
              <w:right w:w="45" w:type="dxa"/>
            </w:tcMar>
          </w:tcPr>
          <w:p w14:paraId="3F0167AF" w14:textId="77777777" w:rsidR="008A5E4E" w:rsidRDefault="0065745B">
            <w:pPr>
              <w:pStyle w:val="tdTableStyle-TablestyleAltRows-BodyD-Column-Body1"/>
            </w:pPr>
            <w:r>
              <w:t>0x0000</w:t>
            </w:r>
          </w:p>
        </w:tc>
      </w:tr>
      <w:tr w:rsidR="008A5E4E" w14:paraId="5B0A2DF8"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12E2432" w14:textId="77777777" w:rsidR="008A5E4E" w:rsidRDefault="0065745B">
            <w:pPr>
              <w:pStyle w:val="tdTableStyle-TablestyleAltRows-BodyE-Column-Body2"/>
              <w:shd w:val="clear" w:color="auto" w:fill="D3D3D3"/>
            </w:pPr>
            <w:r>
              <w:rPr>
                <w:shd w:val="clear" w:color="auto" w:fill="D3D3D3"/>
              </w:rPr>
              <w:t>u32, s32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22F6184" w14:textId="77777777" w:rsidR="008A5E4E" w:rsidRDefault="0065745B">
            <w:pPr>
              <w:pStyle w:val="tdTableStyle-TablestyleAltRows-BodyE-Column-Body2"/>
              <w:shd w:val="clear" w:color="auto" w:fill="D3D3D3"/>
            </w:pPr>
            <w:r>
              <w:rPr>
                <w:shd w:val="clear" w:color="auto" w:fill="D3D3D3"/>
              </w:rPr>
              <w:t xml:space="preserve">0xffffffff </w:t>
            </w:r>
          </w:p>
        </w:tc>
        <w:tc>
          <w:tcPr>
            <w:tcW w:w="0" w:type="auto"/>
            <w:tcBorders>
              <w:bottom w:val="single" w:sz="6" w:space="0" w:color="000000"/>
            </w:tcBorders>
            <w:shd w:val="clear" w:color="auto" w:fill="D3D3D3"/>
            <w:tcMar>
              <w:top w:w="45" w:type="dxa"/>
              <w:left w:w="45" w:type="dxa"/>
              <w:bottom w:w="45" w:type="dxa"/>
              <w:right w:w="45" w:type="dxa"/>
            </w:tcMar>
          </w:tcPr>
          <w:p w14:paraId="6EBCC623" w14:textId="77777777" w:rsidR="008A5E4E" w:rsidRDefault="0065745B">
            <w:pPr>
              <w:pStyle w:val="tdTableStyle-TablestyleAltRows-BodyD-Column-Body2"/>
              <w:shd w:val="clear" w:color="auto" w:fill="D3D3D3"/>
            </w:pPr>
            <w:r>
              <w:rPr>
                <w:shd w:val="clear" w:color="auto" w:fill="D3D3D3"/>
              </w:rPr>
              <w:t>0x00000000</w:t>
            </w:r>
          </w:p>
        </w:tc>
      </w:tr>
      <w:tr w:rsidR="008A5E4E" w14:paraId="77E57D0A"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30925A3D" w14:textId="77777777" w:rsidR="008A5E4E" w:rsidRDefault="0065745B">
            <w:pPr>
              <w:pStyle w:val="tdTableStyle-TablestyleAltRows-BodyE-Column-Body1"/>
            </w:pPr>
            <w:r>
              <w:lastRenderedPageBreak/>
              <w:t>u64, s64</w:t>
            </w:r>
          </w:p>
        </w:tc>
        <w:tc>
          <w:tcPr>
            <w:tcW w:w="0" w:type="auto"/>
            <w:tcBorders>
              <w:bottom w:val="single" w:sz="6" w:space="0" w:color="000000"/>
              <w:right w:val="single" w:sz="6" w:space="0" w:color="000000"/>
            </w:tcBorders>
            <w:tcMar>
              <w:top w:w="45" w:type="dxa"/>
              <w:left w:w="45" w:type="dxa"/>
              <w:bottom w:w="45" w:type="dxa"/>
              <w:right w:w="45" w:type="dxa"/>
            </w:tcMar>
          </w:tcPr>
          <w:p w14:paraId="799C9326" w14:textId="77777777" w:rsidR="008A5E4E" w:rsidRDefault="0065745B">
            <w:pPr>
              <w:pStyle w:val="tdTableStyle-TablestyleAltRows-BodyE-Column-Body1"/>
            </w:pPr>
            <w:r>
              <w:t>0xffffffffffffffff</w:t>
            </w:r>
          </w:p>
        </w:tc>
        <w:tc>
          <w:tcPr>
            <w:tcW w:w="0" w:type="auto"/>
            <w:tcBorders>
              <w:bottom w:val="single" w:sz="6" w:space="0" w:color="000000"/>
            </w:tcBorders>
            <w:tcMar>
              <w:top w:w="45" w:type="dxa"/>
              <w:left w:w="45" w:type="dxa"/>
              <w:bottom w:w="45" w:type="dxa"/>
              <w:right w:w="45" w:type="dxa"/>
            </w:tcMar>
          </w:tcPr>
          <w:p w14:paraId="06C61377" w14:textId="77777777" w:rsidR="008A5E4E" w:rsidRDefault="0065745B">
            <w:pPr>
              <w:pStyle w:val="tdTableStyle-TablestyleAltRows-BodyD-Column-Body1"/>
            </w:pPr>
            <w:r>
              <w:t>0x0000000000000000</w:t>
            </w:r>
          </w:p>
        </w:tc>
      </w:tr>
      <w:tr w:rsidR="008A5E4E" w14:paraId="378C1426"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39FAED68" w14:textId="77777777" w:rsidR="008A5E4E" w:rsidRDefault="0065745B">
            <w:pPr>
              <w:pStyle w:val="tdTableStyle-TablestyleAltRows-BodyB-Column-Body2"/>
              <w:shd w:val="clear" w:color="auto" w:fill="D3D3D3"/>
            </w:pPr>
            <w:r>
              <w:rPr>
                <w:shd w:val="clear" w:color="auto" w:fill="D3D3D3"/>
              </w:rPr>
              <w:t>b1</w:t>
            </w:r>
          </w:p>
        </w:tc>
        <w:tc>
          <w:tcPr>
            <w:tcW w:w="0" w:type="auto"/>
            <w:tcBorders>
              <w:right w:val="single" w:sz="6" w:space="0" w:color="000000"/>
            </w:tcBorders>
            <w:shd w:val="clear" w:color="auto" w:fill="D3D3D3"/>
            <w:tcMar>
              <w:top w:w="45" w:type="dxa"/>
              <w:left w:w="45" w:type="dxa"/>
              <w:bottom w:w="45" w:type="dxa"/>
              <w:right w:w="45" w:type="dxa"/>
            </w:tcMar>
          </w:tcPr>
          <w:p w14:paraId="6A728386" w14:textId="77777777" w:rsidR="008A5E4E" w:rsidRDefault="0065745B">
            <w:pPr>
              <w:pStyle w:val="tdTableStyle-TablestyleAltRows-BodyB-Column-Body2"/>
              <w:shd w:val="clear" w:color="auto" w:fill="D3D3D3"/>
            </w:pPr>
            <w:r>
              <w:rPr>
                <w:shd w:val="clear" w:color="auto" w:fill="D3D3D3"/>
              </w:rPr>
              <w:t>1</w:t>
            </w:r>
          </w:p>
        </w:tc>
        <w:tc>
          <w:tcPr>
            <w:tcW w:w="0" w:type="auto"/>
            <w:shd w:val="clear" w:color="auto" w:fill="D3D3D3"/>
            <w:tcMar>
              <w:top w:w="45" w:type="dxa"/>
              <w:left w:w="45" w:type="dxa"/>
              <w:bottom w:w="45" w:type="dxa"/>
              <w:right w:w="45" w:type="dxa"/>
            </w:tcMar>
          </w:tcPr>
          <w:p w14:paraId="462C963A" w14:textId="77777777" w:rsidR="008A5E4E" w:rsidRDefault="0065745B">
            <w:pPr>
              <w:pStyle w:val="tdTableStyle-TablestyleAltRows-BodyA-Column-Body2"/>
              <w:shd w:val="clear" w:color="auto" w:fill="D3D3D3"/>
            </w:pPr>
            <w:r>
              <w:rPr>
                <w:shd w:val="clear" w:color="auto" w:fill="D3D3D3"/>
              </w:rPr>
              <w:t>0</w:t>
            </w:r>
          </w:p>
        </w:tc>
      </w:tr>
    </w:tbl>
    <w:p w14:paraId="13EDD0EC" w14:textId="77777777" w:rsidR="008A5E4E" w:rsidRDefault="008A5E4E">
      <w:pPr>
        <w:spacing w:after="240"/>
      </w:pPr>
    </w:p>
    <w:p w14:paraId="25749C6B" w14:textId="77777777" w:rsidR="008A5E4E" w:rsidRDefault="0065745B">
      <w:pPr>
        <w:pStyle w:val="pDefinitionTerm"/>
      </w:pPr>
      <w:r>
        <w:rPr>
          <w:rStyle w:val="code1"/>
        </w:rPr>
        <w:t>num</w:t>
      </w:r>
    </w:p>
    <w:p w14:paraId="05A16E92" w14:textId="77777777" w:rsidR="008A5E4E" w:rsidRDefault="0065745B">
      <w:pPr>
        <w:pStyle w:val="p1"/>
      </w:pPr>
      <w:r>
        <w:t>Numeric. Only supported for floating point source operand types. Returns true if both floating-point source operands are numeric values (not a NaN).</w:t>
      </w:r>
    </w:p>
    <w:p w14:paraId="1D1B8546" w14:textId="77777777" w:rsidR="008A5E4E" w:rsidRDefault="0065745B">
      <w:pPr>
        <w:pStyle w:val="pDefinitionTerm"/>
      </w:pPr>
      <w:r>
        <w:rPr>
          <w:rStyle w:val="code1"/>
        </w:rPr>
        <w:t>nan</w:t>
      </w:r>
    </w:p>
    <w:p w14:paraId="43D484AE" w14:textId="77777777" w:rsidR="008A5E4E" w:rsidRDefault="0065745B">
      <w:pPr>
        <w:pStyle w:val="p1"/>
      </w:pPr>
      <w:r>
        <w:t xml:space="preserve">Not A Number. Only supported for floating point source operand types. Returns true if either floating-point source operand is a NaN. </w:t>
      </w:r>
    </w:p>
    <w:p w14:paraId="4AF2CE2B" w14:textId="77777777" w:rsidR="008A5E4E" w:rsidRDefault="0065745B">
      <w:pPr>
        <w:pStyle w:val="pDefinitionTerm"/>
      </w:pPr>
      <w:r>
        <w:rPr>
          <w:rStyle w:val="code1"/>
        </w:rPr>
        <w:t>eq</w:t>
      </w:r>
      <w:r>
        <w:t xml:space="preserve">, </w:t>
      </w:r>
      <w:r>
        <w:rPr>
          <w:rStyle w:val="code1"/>
        </w:rPr>
        <w:t>ne</w:t>
      </w:r>
      <w:r>
        <w:t xml:space="preserve">, </w:t>
      </w:r>
      <w:r>
        <w:rPr>
          <w:rStyle w:val="code1"/>
        </w:rPr>
        <w:t>lt</w:t>
      </w:r>
      <w:r>
        <w:t xml:space="preserve">, </w:t>
      </w:r>
      <w:r>
        <w:rPr>
          <w:rStyle w:val="code1"/>
        </w:rPr>
        <w:t>le</w:t>
      </w:r>
      <w:r>
        <w:t xml:space="preserve">, </w:t>
      </w:r>
      <w:r>
        <w:rPr>
          <w:rStyle w:val="code1"/>
        </w:rPr>
        <w:t>gt</w:t>
      </w:r>
      <w:r>
        <w:t xml:space="preserve">, </w:t>
      </w:r>
      <w:r>
        <w:rPr>
          <w:rStyle w:val="code1"/>
        </w:rPr>
        <w:t>ge</w:t>
      </w:r>
    </w:p>
    <w:p w14:paraId="5FDC21FC" w14:textId="77777777" w:rsidR="008A5E4E" w:rsidRDefault="0065745B">
      <w:pPr>
        <w:pStyle w:val="p1"/>
      </w:pPr>
      <w:r>
        <w:t xml:space="preserve">Ordered comparisons. These correspond to </w:t>
      </w:r>
      <w:r>
        <w:rPr>
          <w:rStyle w:val="spanBookTitle"/>
        </w:rPr>
        <w:t>equal</w:t>
      </w:r>
      <w:r>
        <w:t xml:space="preserve">, </w:t>
      </w:r>
      <w:r>
        <w:rPr>
          <w:rStyle w:val="spanBookTitle"/>
        </w:rPr>
        <w:t>not equa</w:t>
      </w:r>
      <w:r>
        <w:t xml:space="preserve">l, </w:t>
      </w:r>
      <w:r>
        <w:rPr>
          <w:rStyle w:val="spanBookTitle"/>
        </w:rPr>
        <w:t>less than</w:t>
      </w:r>
      <w:r>
        <w:t xml:space="preserve">, </w:t>
      </w:r>
      <w:r>
        <w:rPr>
          <w:rStyle w:val="spanBookTitle"/>
        </w:rPr>
        <w:t>less than or equal</w:t>
      </w:r>
      <w:r>
        <w:t xml:space="preserve">, </w:t>
      </w:r>
      <w:r>
        <w:rPr>
          <w:rStyle w:val="spanBookTitle"/>
        </w:rPr>
        <w:t>greater than</w:t>
      </w:r>
      <w:r>
        <w:t xml:space="preserve"> and </w:t>
      </w:r>
      <w:r>
        <w:rPr>
          <w:rStyle w:val="spanBookTitle"/>
        </w:rPr>
        <w:t>greater than or equal</w:t>
      </w:r>
      <w:r>
        <w:t xml:space="preserve"> respectively. All support both integer and floating point source operand types. Additionally, </w:t>
      </w:r>
      <w:r>
        <w:rPr>
          <w:rStyle w:val="code1"/>
        </w:rPr>
        <w:t>eq</w:t>
      </w:r>
      <w:r>
        <w:t xml:space="preserve"> and </w:t>
      </w:r>
      <w:r>
        <w:rPr>
          <w:rStyle w:val="code1"/>
        </w:rPr>
        <w:t>ne</w:t>
      </w:r>
      <w:r>
        <w:t xml:space="preserve"> support the </w:t>
      </w:r>
      <w:r>
        <w:rPr>
          <w:rStyle w:val="code1"/>
        </w:rPr>
        <w:t>b1</w:t>
      </w:r>
      <w:r>
        <w:t xml:space="preserve"> bit source operand type. For floating-point source operands, if either is a NaN, then the result is false. Otherwise, returns the corresponding comparison performed on the source operands.</w:t>
      </w:r>
    </w:p>
    <w:p w14:paraId="1B109CA3" w14:textId="77777777" w:rsidR="008A5E4E" w:rsidRDefault="0065745B">
      <w:pPr>
        <w:pStyle w:val="pDefinitionTerm"/>
      </w:pPr>
      <w:r>
        <w:rPr>
          <w:rStyle w:val="code1"/>
        </w:rPr>
        <w:t>equ</w:t>
      </w:r>
      <w:r>
        <w:t xml:space="preserve">, </w:t>
      </w:r>
      <w:r>
        <w:rPr>
          <w:rStyle w:val="code1"/>
        </w:rPr>
        <w:t>neu</w:t>
      </w:r>
      <w:r>
        <w:t xml:space="preserve">, </w:t>
      </w:r>
      <w:r>
        <w:rPr>
          <w:rStyle w:val="code1"/>
        </w:rPr>
        <w:t>ltu</w:t>
      </w:r>
      <w:r>
        <w:t xml:space="preserve">, </w:t>
      </w:r>
      <w:r>
        <w:rPr>
          <w:rStyle w:val="code1"/>
        </w:rPr>
        <w:t>leu</w:t>
      </w:r>
      <w:r>
        <w:t xml:space="preserve">, </w:t>
      </w:r>
      <w:r>
        <w:rPr>
          <w:rStyle w:val="code1"/>
        </w:rPr>
        <w:t>gtu</w:t>
      </w:r>
      <w:r>
        <w:t xml:space="preserve">, </w:t>
      </w:r>
      <w:r>
        <w:rPr>
          <w:rStyle w:val="code1"/>
        </w:rPr>
        <w:t>geu</w:t>
      </w:r>
    </w:p>
    <w:p w14:paraId="6755D5C1" w14:textId="77777777" w:rsidR="008A5E4E" w:rsidRDefault="0065745B">
      <w:pPr>
        <w:pStyle w:val="p1"/>
      </w:pPr>
      <w:r>
        <w:t xml:space="preserve">Unordered comparisons. There are unordered forms of all the ordered comparisons. For example, </w:t>
      </w:r>
      <w:r>
        <w:rPr>
          <w:rStyle w:val="code1"/>
        </w:rPr>
        <w:t>leu</w:t>
      </w:r>
      <w:r>
        <w:t xml:space="preserve"> is the unordered form of </w:t>
      </w:r>
      <w:r>
        <w:rPr>
          <w:rStyle w:val="code1"/>
        </w:rPr>
        <w:t>le</w:t>
      </w:r>
      <w:r>
        <w:t>. Only supported for floating point source operand types. If either operand is a NaN, then the result is true. Otherwise, returns the same result as the corresponding ordered comparison.</w:t>
      </w:r>
    </w:p>
    <w:p w14:paraId="62F64453" w14:textId="77777777" w:rsidR="008A5E4E" w:rsidRDefault="0065745B">
      <w:pPr>
        <w:pStyle w:val="pDefinitionTerm"/>
      </w:pPr>
      <w:r>
        <w:rPr>
          <w:rStyle w:val="code1"/>
        </w:rPr>
        <w:t>seq</w:t>
      </w:r>
      <w:r>
        <w:t xml:space="preserve">, </w:t>
      </w:r>
      <w:r>
        <w:rPr>
          <w:rStyle w:val="code1"/>
        </w:rPr>
        <w:t>sne</w:t>
      </w:r>
      <w:r>
        <w:t xml:space="preserve">, </w:t>
      </w:r>
      <w:r>
        <w:rPr>
          <w:rStyle w:val="code1"/>
        </w:rPr>
        <w:t>slt</w:t>
      </w:r>
      <w:r>
        <w:t xml:space="preserve">, </w:t>
      </w:r>
      <w:r>
        <w:rPr>
          <w:rStyle w:val="code1"/>
        </w:rPr>
        <w:t>sle</w:t>
      </w:r>
      <w:r>
        <w:t xml:space="preserve">, </w:t>
      </w:r>
      <w:r>
        <w:rPr>
          <w:rStyle w:val="code1"/>
        </w:rPr>
        <w:t>sgt</w:t>
      </w:r>
      <w:r>
        <w:t xml:space="preserve">, </w:t>
      </w:r>
      <w:r>
        <w:rPr>
          <w:rStyle w:val="code1"/>
        </w:rPr>
        <w:t>sge</w:t>
      </w:r>
      <w:r>
        <w:t xml:space="preserve">, </w:t>
      </w:r>
      <w:r>
        <w:rPr>
          <w:rStyle w:val="code1"/>
        </w:rPr>
        <w:t>sequ</w:t>
      </w:r>
      <w:r>
        <w:t xml:space="preserve">, </w:t>
      </w:r>
      <w:r>
        <w:rPr>
          <w:rStyle w:val="code1"/>
        </w:rPr>
        <w:t>sneu</w:t>
      </w:r>
      <w:r>
        <w:t xml:space="preserve">, </w:t>
      </w:r>
      <w:r>
        <w:rPr>
          <w:rStyle w:val="code1"/>
        </w:rPr>
        <w:t>sltu</w:t>
      </w:r>
      <w:r>
        <w:t xml:space="preserve">, </w:t>
      </w:r>
      <w:r>
        <w:rPr>
          <w:rStyle w:val="code1"/>
        </w:rPr>
        <w:t>sleu</w:t>
      </w:r>
      <w:r>
        <w:t xml:space="preserve">, </w:t>
      </w:r>
      <w:r>
        <w:rPr>
          <w:rStyle w:val="code1"/>
        </w:rPr>
        <w:t>sgtu</w:t>
      </w:r>
      <w:r>
        <w:t xml:space="preserve">, </w:t>
      </w:r>
      <w:r>
        <w:rPr>
          <w:rStyle w:val="code1"/>
        </w:rPr>
        <w:t>sgeu</w:t>
      </w:r>
      <w:r>
        <w:t xml:space="preserve">, </w:t>
      </w:r>
      <w:r>
        <w:rPr>
          <w:rStyle w:val="code1"/>
        </w:rPr>
        <w:t>snum</w:t>
      </w:r>
      <w:r>
        <w:t xml:space="preserve">, </w:t>
      </w:r>
      <w:r>
        <w:rPr>
          <w:rStyle w:val="code1"/>
        </w:rPr>
        <w:t>snan</w:t>
      </w:r>
    </w:p>
    <w:p w14:paraId="1CA7FD9F" w14:textId="6936D7C2" w:rsidR="008A5E4E" w:rsidRDefault="00EB3BD9">
      <w:pPr>
        <w:pStyle w:val="p1"/>
      </w:pPr>
      <w:r>
        <w:t>Signaling</w:t>
      </w:r>
      <w:r w:rsidR="0065745B">
        <w:t xml:space="preserve"> comparisons. There are </w:t>
      </w:r>
      <w:r>
        <w:t>signaling</w:t>
      </w:r>
      <w:r w:rsidR="0065745B">
        <w:t xml:space="preserve"> forms of the ordered, unordered, </w:t>
      </w:r>
      <w:r w:rsidR="0065745B">
        <w:rPr>
          <w:rStyle w:val="code1"/>
        </w:rPr>
        <w:t>num</w:t>
      </w:r>
      <w:r w:rsidR="0065745B">
        <w:t xml:space="preserve"> and </w:t>
      </w:r>
      <w:r w:rsidR="0065745B">
        <w:rPr>
          <w:rStyle w:val="code1"/>
        </w:rPr>
        <w:t>nan</w:t>
      </w:r>
      <w:r w:rsidR="0065745B">
        <w:t xml:space="preserve"> comparisons. For example, </w:t>
      </w:r>
      <w:r w:rsidR="0065745B">
        <w:rPr>
          <w:rStyle w:val="code1"/>
        </w:rPr>
        <w:t>sle</w:t>
      </w:r>
      <w:r w:rsidR="0065745B">
        <w:t xml:space="preserve"> is the </w:t>
      </w:r>
      <w:r>
        <w:t>signaling</w:t>
      </w:r>
      <w:r w:rsidR="0065745B">
        <w:t xml:space="preserve"> form of </w:t>
      </w:r>
      <w:r w:rsidR="0065745B">
        <w:rPr>
          <w:rStyle w:val="code1"/>
        </w:rPr>
        <w:t>le</w:t>
      </w:r>
      <w:r w:rsidR="0065745B">
        <w:t>. Only supported for floating point source operand types. Returns the same result as the corresponding non-</w:t>
      </w:r>
      <w:r>
        <w:t>signaling</w:t>
      </w:r>
      <w:r w:rsidR="0065745B">
        <w:t xml:space="preserve"> comparison, except that the invalid operation exception must also be generated if either source operand is a quiet NaN.</w:t>
      </w:r>
    </w:p>
    <w:p w14:paraId="73B96B97" w14:textId="77777777" w:rsidR="008A5E4E" w:rsidRDefault="0065745B">
      <w:pPr>
        <w:pStyle w:val="pNoPageBreakAfter"/>
      </w:pPr>
      <w:r>
        <w:t xml:space="preserve">For the floating point comparisons see </w:t>
      </w:r>
      <w:r>
        <w:rPr>
          <w:rStyle w:val="xref1"/>
        </w:rPr>
        <w:t>Table 5–26 (</w:t>
      </w:r>
      <w:r w:rsidR="009A76EE" w:rsidRPr="008A5E4E">
        <w:fldChar w:fldCharType="begin"/>
      </w:r>
      <w:r w:rsidR="008A5E4E">
        <w:instrText xml:space="preserve"> PAGEREF 869158090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w:t>
      </w:r>
    </w:p>
    <w:p w14:paraId="2B616DDA" w14:textId="77777777" w:rsidR="008A5E4E" w:rsidRDefault="0065745B">
      <w:pPr>
        <w:pStyle w:val="li"/>
        <w:numPr>
          <w:ilvl w:val="0"/>
          <w:numId w:val="116"/>
        </w:numPr>
        <w:spacing w:before="320"/>
        <w:ind w:left="600"/>
      </w:pPr>
      <w:r>
        <w:t xml:space="preserve">The table gives a mapping from the HSAIL floating-point comparisons to the corresponding IEEE/ANSI Standard 754-2008 four mutually exclusive relations </w:t>
      </w:r>
      <w:r>
        <w:rPr>
          <w:rStyle w:val="spanBookTitle"/>
        </w:rPr>
        <w:t>less than</w:t>
      </w:r>
      <w:r>
        <w:t xml:space="preserve"> (LT), </w:t>
      </w:r>
      <w:r>
        <w:rPr>
          <w:rStyle w:val="spanBookTitle"/>
        </w:rPr>
        <w:t>equal</w:t>
      </w:r>
      <w:r>
        <w:t xml:space="preserve"> (EQ), </w:t>
      </w:r>
      <w:r>
        <w:rPr>
          <w:rStyle w:val="spanBookTitle"/>
        </w:rPr>
        <w:t>greater than</w:t>
      </w:r>
      <w:r>
        <w:t xml:space="preserve"> (GT) and </w:t>
      </w:r>
      <w:r>
        <w:rPr>
          <w:rStyle w:val="spanBookTitle"/>
        </w:rPr>
        <w:t>unordered</w:t>
      </w:r>
      <w:r>
        <w:t xml:space="preserve"> (UN).</w:t>
      </w:r>
    </w:p>
    <w:p w14:paraId="53C0108C" w14:textId="77777777" w:rsidR="008A5E4E" w:rsidRDefault="0065745B">
      <w:pPr>
        <w:pStyle w:val="li"/>
        <w:numPr>
          <w:ilvl w:val="0"/>
          <w:numId w:val="116"/>
        </w:numPr>
        <w:ind w:left="600"/>
      </w:pPr>
      <w:r>
        <w:t>The HSAIL comparison is true if any of the IEEE/ANSI Standard 754-2008 relations are true.</w:t>
      </w:r>
    </w:p>
    <w:p w14:paraId="0A47A839" w14:textId="77777777" w:rsidR="008A5E4E" w:rsidRDefault="0065745B">
      <w:pPr>
        <w:pStyle w:val="li"/>
        <w:numPr>
          <w:ilvl w:val="0"/>
          <w:numId w:val="116"/>
        </w:numPr>
        <w:ind w:left="600"/>
      </w:pPr>
      <w:r>
        <w:t xml:space="preserve">The sign of zero is ignored so +0.0 compares </w:t>
      </w:r>
      <w:r>
        <w:rPr>
          <w:rStyle w:val="spanBookTitle"/>
        </w:rPr>
        <w:t>equal</w:t>
      </w:r>
      <w:r>
        <w:t xml:space="preserve"> to -0.0.</w:t>
      </w:r>
    </w:p>
    <w:p w14:paraId="7A0D529E" w14:textId="77777777" w:rsidR="008A5E4E" w:rsidRDefault="0065745B">
      <w:pPr>
        <w:pStyle w:val="li"/>
        <w:numPr>
          <w:ilvl w:val="0"/>
          <w:numId w:val="116"/>
        </w:numPr>
        <w:ind w:left="600"/>
      </w:pPr>
      <w:r>
        <w:t xml:space="preserve">Infinite operands of the same sign compare as </w:t>
      </w:r>
      <w:r>
        <w:rPr>
          <w:rStyle w:val="spanBookTitle"/>
        </w:rPr>
        <w:t>equal</w:t>
      </w:r>
      <w:r>
        <w:t>.</w:t>
      </w:r>
    </w:p>
    <w:p w14:paraId="6C277547" w14:textId="77777777" w:rsidR="008A5E4E" w:rsidRDefault="0065745B">
      <w:pPr>
        <w:pStyle w:val="li"/>
        <w:numPr>
          <w:ilvl w:val="0"/>
          <w:numId w:val="116"/>
        </w:numPr>
        <w:ind w:left="600"/>
      </w:pPr>
      <w:r>
        <w:t xml:space="preserve">Every NaN compares </w:t>
      </w:r>
      <w:r>
        <w:rPr>
          <w:rStyle w:val="spanBookTitle"/>
        </w:rPr>
        <w:t>unordered</w:t>
      </w:r>
      <w:r>
        <w:t xml:space="preserve"> with everything, including itself.</w:t>
      </w:r>
    </w:p>
    <w:p w14:paraId="40CB04A0" w14:textId="77777777" w:rsidR="008A5E4E" w:rsidRDefault="0065745B">
      <w:pPr>
        <w:pStyle w:val="li"/>
        <w:numPr>
          <w:ilvl w:val="0"/>
          <w:numId w:val="116"/>
        </w:numPr>
        <w:spacing w:after="320"/>
        <w:ind w:left="600"/>
      </w:pPr>
      <w:r>
        <w:t>The table also gives the IEEE/ANSI Standard 754-2008 equivalent operation name if available.</w:t>
      </w:r>
    </w:p>
    <w:p w14:paraId="477D5441" w14:textId="77777777" w:rsidR="008A5E4E" w:rsidRDefault="0065745B">
      <w:pPr>
        <w:pStyle w:val="pTableTitle"/>
      </w:pPr>
      <w:bookmarkStart w:id="553" w:name="_ListOf118"/>
      <w:bookmarkStart w:id="554" w:name="869158090"/>
      <w:r>
        <w:lastRenderedPageBreak/>
        <w:t>Table 5–26 Floating-Point Comparisons</w:t>
      </w:r>
    </w:p>
    <w:bookmarkEnd w:id="553"/>
    <w:bookmarkEnd w:id="554"/>
    <w:p w14:paraId="2E160B32"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004"/>
        <w:gridCol w:w="1329"/>
        <w:gridCol w:w="2594"/>
      </w:tblGrid>
      <w:tr w:rsidR="00533AF0" w14:paraId="46FA68DE" w14:textId="77777777" w:rsidTr="00533AF0">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EB83EE1" w14:textId="77777777" w:rsidR="008A5E4E" w:rsidRDefault="0065745B">
            <w:pPr>
              <w:pStyle w:val="thTableStyle-TablestyleAltRows-HeadE-Column-Header1"/>
              <w:shd w:val="clear" w:color="auto" w:fill="D3D3D3"/>
              <w:jc w:val="center"/>
            </w:pPr>
            <w:r>
              <w:rPr>
                <w:shd w:val="clear" w:color="auto" w:fill="D3D3D3"/>
              </w:rPr>
              <w:t>HSAIL</w:t>
            </w:r>
          </w:p>
        </w:tc>
        <w:tc>
          <w:tcPr>
            <w:tcW w:w="0" w:type="auto"/>
            <w:gridSpan w:val="2"/>
            <w:tcBorders>
              <w:bottom w:val="double" w:sz="3" w:space="0" w:color="000000"/>
            </w:tcBorders>
            <w:shd w:val="clear" w:color="auto" w:fill="D3D3D3"/>
            <w:tcMar>
              <w:top w:w="45" w:type="dxa"/>
              <w:left w:w="45" w:type="dxa"/>
              <w:bottom w:w="45" w:type="dxa"/>
              <w:right w:w="45" w:type="dxa"/>
            </w:tcMar>
          </w:tcPr>
          <w:p w14:paraId="1D50FCAE" w14:textId="77777777" w:rsidR="008A5E4E" w:rsidRDefault="0065745B">
            <w:pPr>
              <w:pStyle w:val="thTableStyle-TablestyleAltRows-HeadD-Column-Header1"/>
              <w:shd w:val="clear" w:color="auto" w:fill="D3D3D3"/>
            </w:pPr>
            <w:r>
              <w:rPr>
                <w:shd w:val="clear" w:color="auto" w:fill="D3D3D3"/>
              </w:rPr>
              <w:t>IEEE/ANSI Standard 754-2008</w:t>
            </w:r>
          </w:p>
        </w:tc>
      </w:tr>
      <w:tr w:rsidR="008A5E4E" w14:paraId="21EFA59D"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F95D555" w14:textId="77777777" w:rsidR="008A5E4E" w:rsidRDefault="0065745B">
            <w:pPr>
              <w:pStyle w:val="thTableStyle-TablestyleAltRows-HeadE-Column-Header1"/>
              <w:shd w:val="clear" w:color="auto" w:fill="D3D3D3"/>
            </w:pPr>
            <w:r>
              <w:rPr>
                <w:shd w:val="clear" w:color="auto" w:fill="D3D3D3"/>
              </w:rPr>
              <w:t>Comparison Operation</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225D8B4" w14:textId="77777777" w:rsidR="008A5E4E" w:rsidRDefault="0065745B">
            <w:pPr>
              <w:pStyle w:val="thTableStyle-TablestyleAltRows-HeadE-Column-Header1"/>
              <w:shd w:val="clear" w:color="auto" w:fill="D3D3D3"/>
            </w:pPr>
            <w:r>
              <w:rPr>
                <w:shd w:val="clear" w:color="auto" w:fill="D3D3D3"/>
              </w:rPr>
              <w:t>True Relations</w:t>
            </w:r>
          </w:p>
        </w:tc>
        <w:tc>
          <w:tcPr>
            <w:tcW w:w="0" w:type="auto"/>
            <w:tcBorders>
              <w:bottom w:val="double" w:sz="3" w:space="0" w:color="000000"/>
            </w:tcBorders>
            <w:shd w:val="clear" w:color="auto" w:fill="D3D3D3"/>
            <w:tcMar>
              <w:top w:w="45" w:type="dxa"/>
              <w:left w:w="45" w:type="dxa"/>
              <w:bottom w:w="45" w:type="dxa"/>
              <w:right w:w="45" w:type="dxa"/>
            </w:tcMar>
          </w:tcPr>
          <w:p w14:paraId="00F71510" w14:textId="77777777" w:rsidR="008A5E4E" w:rsidRDefault="0065745B">
            <w:pPr>
              <w:pStyle w:val="thTableStyle-TablestyleAltRows-HeadD-Column-Header1"/>
              <w:shd w:val="clear" w:color="auto" w:fill="D3D3D3"/>
            </w:pPr>
            <w:r>
              <w:rPr>
                <w:shd w:val="clear" w:color="auto" w:fill="D3D3D3"/>
              </w:rPr>
              <w:t>Operation</w:t>
            </w:r>
          </w:p>
        </w:tc>
      </w:tr>
      <w:tr w:rsidR="008A5E4E" w14:paraId="5A40C76D"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01B13540" w14:textId="77777777" w:rsidR="008A5E4E" w:rsidRDefault="0065745B">
            <w:pPr>
              <w:pStyle w:val="tdTableStyle-TablestyleAltRows-BodyE-Column-Body1"/>
            </w:pPr>
            <w:r>
              <w:rPr>
                <w:rStyle w:val="code"/>
              </w:rPr>
              <w:t>num</w:t>
            </w:r>
          </w:p>
        </w:tc>
        <w:tc>
          <w:tcPr>
            <w:tcW w:w="0" w:type="auto"/>
            <w:tcBorders>
              <w:bottom w:val="single" w:sz="6" w:space="0" w:color="000000"/>
              <w:right w:val="single" w:sz="6" w:space="0" w:color="000000"/>
            </w:tcBorders>
            <w:tcMar>
              <w:top w:w="45" w:type="dxa"/>
              <w:left w:w="45" w:type="dxa"/>
              <w:bottom w:w="45" w:type="dxa"/>
              <w:right w:w="45" w:type="dxa"/>
            </w:tcMar>
          </w:tcPr>
          <w:p w14:paraId="065487F2" w14:textId="77777777" w:rsidR="008A5E4E" w:rsidRDefault="0065745B">
            <w:pPr>
              <w:pStyle w:val="tdTableStyle-TablestyleAltRows-BodyE-Column-Body1"/>
            </w:pPr>
            <w:r>
              <w:t xml:space="preserve">EQ, LT, GT </w:t>
            </w:r>
          </w:p>
        </w:tc>
        <w:tc>
          <w:tcPr>
            <w:tcW w:w="0" w:type="auto"/>
            <w:tcBorders>
              <w:bottom w:val="single" w:sz="6" w:space="0" w:color="000000"/>
            </w:tcBorders>
            <w:tcMar>
              <w:top w:w="45" w:type="dxa"/>
              <w:left w:w="45" w:type="dxa"/>
              <w:bottom w:w="45" w:type="dxa"/>
              <w:right w:w="45" w:type="dxa"/>
            </w:tcMar>
          </w:tcPr>
          <w:p w14:paraId="73F006C6" w14:textId="77777777" w:rsidR="008A5E4E" w:rsidRDefault="0065745B">
            <w:pPr>
              <w:pStyle w:val="tdTableStyle-TablestyleAltRows-BodyD-Column-Body1"/>
            </w:pPr>
            <w:r>
              <w:t xml:space="preserve">compareQuietOrdered </w:t>
            </w:r>
          </w:p>
        </w:tc>
      </w:tr>
      <w:tr w:rsidR="008A5E4E" w14:paraId="661DB1FF"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22F9052" w14:textId="77777777" w:rsidR="008A5E4E" w:rsidRDefault="0065745B">
            <w:pPr>
              <w:pStyle w:val="tdTableStyle-TablestyleAltRows-BodyE-Column-Body2"/>
              <w:shd w:val="clear" w:color="auto" w:fill="D3D3D3"/>
            </w:pPr>
            <w:r>
              <w:rPr>
                <w:rStyle w:val="code"/>
                <w:shd w:val="clear" w:color="auto" w:fill="D3D3D3"/>
              </w:rPr>
              <w:t>nan</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5C04698" w14:textId="77777777" w:rsidR="008A5E4E" w:rsidRDefault="0065745B">
            <w:pPr>
              <w:pStyle w:val="tdTableStyle-TablestyleAltRows-BodyE-Column-Body2"/>
              <w:shd w:val="clear" w:color="auto" w:fill="D3D3D3"/>
            </w:pPr>
            <w:r>
              <w:rPr>
                <w:shd w:val="clear" w:color="auto" w:fill="D3D3D3"/>
              </w:rPr>
              <w:t xml:space="preserve">UN </w:t>
            </w:r>
          </w:p>
        </w:tc>
        <w:tc>
          <w:tcPr>
            <w:tcW w:w="0" w:type="auto"/>
            <w:tcBorders>
              <w:bottom w:val="single" w:sz="6" w:space="0" w:color="000000"/>
            </w:tcBorders>
            <w:shd w:val="clear" w:color="auto" w:fill="D3D3D3"/>
            <w:tcMar>
              <w:top w:w="45" w:type="dxa"/>
              <w:left w:w="45" w:type="dxa"/>
              <w:bottom w:w="45" w:type="dxa"/>
              <w:right w:w="45" w:type="dxa"/>
            </w:tcMar>
          </w:tcPr>
          <w:p w14:paraId="6C6126E3" w14:textId="77777777" w:rsidR="008A5E4E" w:rsidRDefault="0065745B">
            <w:pPr>
              <w:pStyle w:val="tdTableStyle-TablestyleAltRows-BodyD-Column-Body2"/>
              <w:shd w:val="clear" w:color="auto" w:fill="D3D3D3"/>
            </w:pPr>
            <w:r>
              <w:rPr>
                <w:shd w:val="clear" w:color="auto" w:fill="D3D3D3"/>
              </w:rPr>
              <w:t xml:space="preserve">compareQuietUnordered </w:t>
            </w:r>
          </w:p>
        </w:tc>
      </w:tr>
      <w:tr w:rsidR="008A5E4E" w14:paraId="6AAD9C9F"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C427442" w14:textId="77777777" w:rsidR="008A5E4E" w:rsidRDefault="0065745B">
            <w:pPr>
              <w:pStyle w:val="tdTableStyle-TablestyleAltRows-BodyE-Column-Body1"/>
            </w:pPr>
            <w:r>
              <w:rPr>
                <w:rStyle w:val="code"/>
              </w:rPr>
              <w:t>eq</w:t>
            </w:r>
          </w:p>
        </w:tc>
        <w:tc>
          <w:tcPr>
            <w:tcW w:w="0" w:type="auto"/>
            <w:tcBorders>
              <w:bottom w:val="single" w:sz="6" w:space="0" w:color="000000"/>
              <w:right w:val="single" w:sz="6" w:space="0" w:color="000000"/>
            </w:tcBorders>
            <w:tcMar>
              <w:top w:w="45" w:type="dxa"/>
              <w:left w:w="45" w:type="dxa"/>
              <w:bottom w:w="45" w:type="dxa"/>
              <w:right w:w="45" w:type="dxa"/>
            </w:tcMar>
          </w:tcPr>
          <w:p w14:paraId="3C72BBAD" w14:textId="77777777" w:rsidR="008A5E4E" w:rsidRDefault="0065745B">
            <w:pPr>
              <w:pStyle w:val="tdTableStyle-TablestyleAltRows-BodyE-Column-Body1"/>
            </w:pPr>
            <w:r>
              <w:t xml:space="preserve">EQ </w:t>
            </w:r>
          </w:p>
        </w:tc>
        <w:tc>
          <w:tcPr>
            <w:tcW w:w="0" w:type="auto"/>
            <w:tcBorders>
              <w:bottom w:val="single" w:sz="6" w:space="0" w:color="000000"/>
            </w:tcBorders>
            <w:tcMar>
              <w:top w:w="45" w:type="dxa"/>
              <w:left w:w="45" w:type="dxa"/>
              <w:bottom w:w="45" w:type="dxa"/>
              <w:right w:w="45" w:type="dxa"/>
            </w:tcMar>
          </w:tcPr>
          <w:p w14:paraId="1896C26D" w14:textId="77777777" w:rsidR="008A5E4E" w:rsidRDefault="0065745B">
            <w:pPr>
              <w:pStyle w:val="tdTableStyle-TablestyleAltRows-BodyD-Column-Body1"/>
            </w:pPr>
            <w:r>
              <w:t xml:space="preserve">compareQuietEqual </w:t>
            </w:r>
          </w:p>
        </w:tc>
      </w:tr>
      <w:tr w:rsidR="008A5E4E" w14:paraId="0FD7D70A"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15E757A" w14:textId="77777777" w:rsidR="008A5E4E" w:rsidRDefault="0065745B">
            <w:pPr>
              <w:pStyle w:val="tdTableStyle-TablestyleAltRows-BodyE-Column-Body2"/>
              <w:shd w:val="clear" w:color="auto" w:fill="D3D3D3"/>
            </w:pPr>
            <w:r>
              <w:rPr>
                <w:rStyle w:val="code"/>
                <w:shd w:val="clear" w:color="auto" w:fill="D3D3D3"/>
              </w:rPr>
              <w:t>ne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FCD8A82" w14:textId="77777777" w:rsidR="008A5E4E" w:rsidRDefault="0065745B">
            <w:pPr>
              <w:pStyle w:val="tdTableStyle-TablestyleAltRows-BodyE-Column-Body2"/>
              <w:shd w:val="clear" w:color="auto" w:fill="D3D3D3"/>
            </w:pPr>
            <w:r>
              <w:rPr>
                <w:shd w:val="clear" w:color="auto" w:fill="D3D3D3"/>
              </w:rPr>
              <w:t xml:space="preserve">LT, GT </w:t>
            </w:r>
          </w:p>
        </w:tc>
        <w:tc>
          <w:tcPr>
            <w:tcW w:w="0" w:type="auto"/>
            <w:tcBorders>
              <w:bottom w:val="single" w:sz="6" w:space="0" w:color="000000"/>
            </w:tcBorders>
            <w:shd w:val="clear" w:color="auto" w:fill="D3D3D3"/>
            <w:tcMar>
              <w:top w:w="45" w:type="dxa"/>
              <w:left w:w="45" w:type="dxa"/>
              <w:bottom w:w="45" w:type="dxa"/>
              <w:right w:w="45" w:type="dxa"/>
            </w:tcMar>
          </w:tcPr>
          <w:p w14:paraId="4B47781D" w14:textId="77777777" w:rsidR="008A5E4E" w:rsidRDefault="0065745B">
            <w:pPr>
              <w:pStyle w:val="tdTableStyle-TablestyleAltRows-BodyD-Column-Body2"/>
              <w:shd w:val="clear" w:color="auto" w:fill="D3D3D3"/>
            </w:pPr>
            <w:r>
              <w:rPr>
                <w:shd w:val="clear" w:color="auto" w:fill="D3D3D3"/>
              </w:rPr>
              <w:t xml:space="preserve">  </w:t>
            </w:r>
          </w:p>
        </w:tc>
      </w:tr>
      <w:tr w:rsidR="008A5E4E" w14:paraId="3E1B546F"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66160B0" w14:textId="77777777" w:rsidR="008A5E4E" w:rsidRDefault="0065745B">
            <w:pPr>
              <w:pStyle w:val="tdTableStyle-TablestyleAltRows-BodyE-Column-Body1"/>
            </w:pPr>
            <w:r>
              <w:rPr>
                <w:rStyle w:val="code"/>
              </w:rPr>
              <w:t>lt</w:t>
            </w:r>
          </w:p>
        </w:tc>
        <w:tc>
          <w:tcPr>
            <w:tcW w:w="0" w:type="auto"/>
            <w:tcBorders>
              <w:bottom w:val="single" w:sz="6" w:space="0" w:color="000000"/>
              <w:right w:val="single" w:sz="6" w:space="0" w:color="000000"/>
            </w:tcBorders>
            <w:tcMar>
              <w:top w:w="45" w:type="dxa"/>
              <w:left w:w="45" w:type="dxa"/>
              <w:bottom w:w="45" w:type="dxa"/>
              <w:right w:w="45" w:type="dxa"/>
            </w:tcMar>
          </w:tcPr>
          <w:p w14:paraId="40C739C5" w14:textId="77777777" w:rsidR="008A5E4E" w:rsidRDefault="0065745B">
            <w:pPr>
              <w:pStyle w:val="tdTableStyle-TablestyleAltRows-BodyE-Column-Body1"/>
            </w:pPr>
            <w:r>
              <w:t xml:space="preserve">LT </w:t>
            </w:r>
          </w:p>
        </w:tc>
        <w:tc>
          <w:tcPr>
            <w:tcW w:w="0" w:type="auto"/>
            <w:tcBorders>
              <w:bottom w:val="single" w:sz="6" w:space="0" w:color="000000"/>
            </w:tcBorders>
            <w:tcMar>
              <w:top w:w="45" w:type="dxa"/>
              <w:left w:w="45" w:type="dxa"/>
              <w:bottom w:w="45" w:type="dxa"/>
              <w:right w:w="45" w:type="dxa"/>
            </w:tcMar>
          </w:tcPr>
          <w:p w14:paraId="360021BE" w14:textId="77777777" w:rsidR="008A5E4E" w:rsidRDefault="0065745B">
            <w:pPr>
              <w:pStyle w:val="tdTableStyle-TablestyleAltRows-BodyD-Column-Body1"/>
            </w:pPr>
            <w:r>
              <w:t xml:space="preserve">compareQuietLess </w:t>
            </w:r>
          </w:p>
        </w:tc>
      </w:tr>
      <w:tr w:rsidR="008A5E4E" w14:paraId="0835BEB6"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982FB12" w14:textId="77777777" w:rsidR="008A5E4E" w:rsidRDefault="0065745B">
            <w:pPr>
              <w:pStyle w:val="tdTableStyle-TablestyleAltRows-BodyE-Column-Body2"/>
              <w:shd w:val="clear" w:color="auto" w:fill="D3D3D3"/>
            </w:pPr>
            <w:r>
              <w:rPr>
                <w:rStyle w:val="code"/>
                <w:shd w:val="clear" w:color="auto" w:fill="D3D3D3"/>
              </w:rPr>
              <w:t>le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0E6A5B9" w14:textId="77777777" w:rsidR="008A5E4E" w:rsidRDefault="0065745B">
            <w:pPr>
              <w:pStyle w:val="tdTableStyle-TablestyleAltRows-BodyE-Column-Body2"/>
              <w:shd w:val="clear" w:color="auto" w:fill="D3D3D3"/>
            </w:pPr>
            <w:r>
              <w:rPr>
                <w:shd w:val="clear" w:color="auto" w:fill="D3D3D3"/>
              </w:rPr>
              <w:t xml:space="preserve">EQ, LT </w:t>
            </w:r>
          </w:p>
        </w:tc>
        <w:tc>
          <w:tcPr>
            <w:tcW w:w="0" w:type="auto"/>
            <w:tcBorders>
              <w:bottom w:val="single" w:sz="6" w:space="0" w:color="000000"/>
            </w:tcBorders>
            <w:shd w:val="clear" w:color="auto" w:fill="D3D3D3"/>
            <w:tcMar>
              <w:top w:w="45" w:type="dxa"/>
              <w:left w:w="45" w:type="dxa"/>
              <w:bottom w:w="45" w:type="dxa"/>
              <w:right w:w="45" w:type="dxa"/>
            </w:tcMar>
          </w:tcPr>
          <w:p w14:paraId="5B708F49" w14:textId="77777777" w:rsidR="008A5E4E" w:rsidRDefault="0065745B">
            <w:pPr>
              <w:pStyle w:val="tdTableStyle-TablestyleAltRows-BodyD-Column-Body2"/>
              <w:shd w:val="clear" w:color="auto" w:fill="D3D3D3"/>
            </w:pPr>
            <w:r>
              <w:rPr>
                <w:shd w:val="clear" w:color="auto" w:fill="D3D3D3"/>
              </w:rPr>
              <w:t xml:space="preserve">compareQuietLessEqual </w:t>
            </w:r>
          </w:p>
        </w:tc>
      </w:tr>
      <w:tr w:rsidR="008A5E4E" w14:paraId="64330F72"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0E201C5" w14:textId="77777777" w:rsidR="008A5E4E" w:rsidRDefault="0065745B">
            <w:pPr>
              <w:pStyle w:val="tdTableStyle-TablestyleAltRows-BodyE-Column-Body1"/>
            </w:pPr>
            <w:r>
              <w:rPr>
                <w:rStyle w:val="code"/>
              </w:rPr>
              <w:t>gt</w:t>
            </w:r>
          </w:p>
        </w:tc>
        <w:tc>
          <w:tcPr>
            <w:tcW w:w="0" w:type="auto"/>
            <w:tcBorders>
              <w:bottom w:val="single" w:sz="6" w:space="0" w:color="000000"/>
              <w:right w:val="single" w:sz="6" w:space="0" w:color="000000"/>
            </w:tcBorders>
            <w:tcMar>
              <w:top w:w="45" w:type="dxa"/>
              <w:left w:w="45" w:type="dxa"/>
              <w:bottom w:w="45" w:type="dxa"/>
              <w:right w:w="45" w:type="dxa"/>
            </w:tcMar>
          </w:tcPr>
          <w:p w14:paraId="496A9824" w14:textId="77777777" w:rsidR="008A5E4E" w:rsidRDefault="0065745B">
            <w:pPr>
              <w:pStyle w:val="tdTableStyle-TablestyleAltRows-BodyE-Column-Body1"/>
            </w:pPr>
            <w:r>
              <w:t xml:space="preserve">GT </w:t>
            </w:r>
          </w:p>
        </w:tc>
        <w:tc>
          <w:tcPr>
            <w:tcW w:w="0" w:type="auto"/>
            <w:tcBorders>
              <w:bottom w:val="single" w:sz="6" w:space="0" w:color="000000"/>
            </w:tcBorders>
            <w:tcMar>
              <w:top w:w="45" w:type="dxa"/>
              <w:left w:w="45" w:type="dxa"/>
              <w:bottom w:w="45" w:type="dxa"/>
              <w:right w:w="45" w:type="dxa"/>
            </w:tcMar>
          </w:tcPr>
          <w:p w14:paraId="195B720D" w14:textId="77777777" w:rsidR="008A5E4E" w:rsidRDefault="0065745B">
            <w:pPr>
              <w:pStyle w:val="tdTableStyle-TablestyleAltRows-BodyD-Column-Body1"/>
            </w:pPr>
            <w:r>
              <w:t xml:space="preserve">compareQuietGreater </w:t>
            </w:r>
          </w:p>
        </w:tc>
      </w:tr>
      <w:tr w:rsidR="008A5E4E" w14:paraId="1F20A3CC"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5E4877F" w14:textId="77777777" w:rsidR="008A5E4E" w:rsidRDefault="0065745B">
            <w:pPr>
              <w:pStyle w:val="tdTableStyle-TablestyleAltRows-BodyE-Column-Body2"/>
              <w:shd w:val="clear" w:color="auto" w:fill="D3D3D3"/>
            </w:pPr>
            <w:r>
              <w:rPr>
                <w:rStyle w:val="code"/>
                <w:shd w:val="clear" w:color="auto" w:fill="D3D3D3"/>
              </w:rPr>
              <w:t>ge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B2EC902" w14:textId="77777777" w:rsidR="008A5E4E" w:rsidRDefault="0065745B">
            <w:pPr>
              <w:pStyle w:val="tdTableStyle-TablestyleAltRows-BodyE-Column-Body2"/>
              <w:shd w:val="clear" w:color="auto" w:fill="D3D3D3"/>
            </w:pPr>
            <w:r>
              <w:rPr>
                <w:shd w:val="clear" w:color="auto" w:fill="D3D3D3"/>
              </w:rPr>
              <w:t xml:space="preserve">EQ, GT </w:t>
            </w:r>
          </w:p>
        </w:tc>
        <w:tc>
          <w:tcPr>
            <w:tcW w:w="0" w:type="auto"/>
            <w:tcBorders>
              <w:bottom w:val="single" w:sz="6" w:space="0" w:color="000000"/>
            </w:tcBorders>
            <w:shd w:val="clear" w:color="auto" w:fill="D3D3D3"/>
            <w:tcMar>
              <w:top w:w="45" w:type="dxa"/>
              <w:left w:w="45" w:type="dxa"/>
              <w:bottom w:w="45" w:type="dxa"/>
              <w:right w:w="45" w:type="dxa"/>
            </w:tcMar>
          </w:tcPr>
          <w:p w14:paraId="4CE24291" w14:textId="77777777" w:rsidR="008A5E4E" w:rsidRDefault="0065745B">
            <w:pPr>
              <w:pStyle w:val="tdTableStyle-TablestyleAltRows-BodyD-Column-Body2"/>
              <w:shd w:val="clear" w:color="auto" w:fill="D3D3D3"/>
            </w:pPr>
            <w:r>
              <w:rPr>
                <w:shd w:val="clear" w:color="auto" w:fill="D3D3D3"/>
              </w:rPr>
              <w:t xml:space="preserve">compareQuietGreaterEqual </w:t>
            </w:r>
          </w:p>
        </w:tc>
      </w:tr>
      <w:tr w:rsidR="008A5E4E" w14:paraId="702EB141"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42388AE6" w14:textId="77777777" w:rsidR="008A5E4E" w:rsidRDefault="0065745B">
            <w:pPr>
              <w:pStyle w:val="tdTableStyle-TablestyleAltRows-BodyE-Column-Body1"/>
            </w:pPr>
            <w:r>
              <w:rPr>
                <w:rStyle w:val="code"/>
              </w:rPr>
              <w:t>equ</w:t>
            </w:r>
          </w:p>
        </w:tc>
        <w:tc>
          <w:tcPr>
            <w:tcW w:w="0" w:type="auto"/>
            <w:tcBorders>
              <w:bottom w:val="single" w:sz="6" w:space="0" w:color="000000"/>
              <w:right w:val="single" w:sz="6" w:space="0" w:color="000000"/>
            </w:tcBorders>
            <w:tcMar>
              <w:top w:w="45" w:type="dxa"/>
              <w:left w:w="45" w:type="dxa"/>
              <w:bottom w:w="45" w:type="dxa"/>
              <w:right w:w="45" w:type="dxa"/>
            </w:tcMar>
          </w:tcPr>
          <w:p w14:paraId="0E355F77" w14:textId="77777777" w:rsidR="008A5E4E" w:rsidRDefault="0065745B">
            <w:pPr>
              <w:pStyle w:val="tdTableStyle-TablestyleAltRows-BodyE-Column-Body1"/>
            </w:pPr>
            <w:r>
              <w:t xml:space="preserve">EQ, UN </w:t>
            </w:r>
          </w:p>
        </w:tc>
        <w:tc>
          <w:tcPr>
            <w:tcW w:w="0" w:type="auto"/>
            <w:tcBorders>
              <w:bottom w:val="single" w:sz="6" w:space="0" w:color="000000"/>
            </w:tcBorders>
            <w:tcMar>
              <w:top w:w="45" w:type="dxa"/>
              <w:left w:w="45" w:type="dxa"/>
              <w:bottom w:w="45" w:type="dxa"/>
              <w:right w:w="45" w:type="dxa"/>
            </w:tcMar>
          </w:tcPr>
          <w:p w14:paraId="309C1DC4" w14:textId="77777777" w:rsidR="008A5E4E" w:rsidRDefault="0065745B">
            <w:pPr>
              <w:pStyle w:val="tdTableStyle-TablestyleAltRows-BodyD-Column-Body1"/>
            </w:pPr>
            <w:r>
              <w:t xml:space="preserve">  </w:t>
            </w:r>
          </w:p>
        </w:tc>
      </w:tr>
      <w:tr w:rsidR="008A5E4E" w14:paraId="654387F4"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A530EA3" w14:textId="77777777" w:rsidR="008A5E4E" w:rsidRDefault="0065745B">
            <w:pPr>
              <w:pStyle w:val="tdTableStyle-TablestyleAltRows-BodyE-Column-Body2"/>
              <w:shd w:val="clear" w:color="auto" w:fill="D3D3D3"/>
            </w:pPr>
            <w:r>
              <w:rPr>
                <w:rStyle w:val="code"/>
                <w:shd w:val="clear" w:color="auto" w:fill="D3D3D3"/>
              </w:rPr>
              <w:t>neu</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F655F26" w14:textId="77777777" w:rsidR="008A5E4E" w:rsidRDefault="0065745B">
            <w:pPr>
              <w:pStyle w:val="tdTableStyle-TablestyleAltRows-BodyE-Column-Body2"/>
              <w:shd w:val="clear" w:color="auto" w:fill="D3D3D3"/>
            </w:pPr>
            <w:r>
              <w:rPr>
                <w:shd w:val="clear" w:color="auto" w:fill="D3D3D3"/>
              </w:rPr>
              <w:t xml:space="preserve">LT, GT, UN </w:t>
            </w:r>
          </w:p>
        </w:tc>
        <w:tc>
          <w:tcPr>
            <w:tcW w:w="0" w:type="auto"/>
            <w:tcBorders>
              <w:bottom w:val="single" w:sz="6" w:space="0" w:color="000000"/>
            </w:tcBorders>
            <w:shd w:val="clear" w:color="auto" w:fill="D3D3D3"/>
            <w:tcMar>
              <w:top w:w="45" w:type="dxa"/>
              <w:left w:w="45" w:type="dxa"/>
              <w:bottom w:w="45" w:type="dxa"/>
              <w:right w:w="45" w:type="dxa"/>
            </w:tcMar>
          </w:tcPr>
          <w:p w14:paraId="1F003024" w14:textId="77777777" w:rsidR="008A5E4E" w:rsidRDefault="0065745B">
            <w:pPr>
              <w:pStyle w:val="tdTableStyle-TablestyleAltRows-BodyD-Column-Body2"/>
              <w:shd w:val="clear" w:color="auto" w:fill="D3D3D3"/>
            </w:pPr>
            <w:r>
              <w:rPr>
                <w:shd w:val="clear" w:color="auto" w:fill="D3D3D3"/>
              </w:rPr>
              <w:t xml:space="preserve">compareQuietNotEqual </w:t>
            </w:r>
          </w:p>
        </w:tc>
      </w:tr>
      <w:tr w:rsidR="008A5E4E" w14:paraId="6C2131AC"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AC3824A" w14:textId="77777777" w:rsidR="008A5E4E" w:rsidRDefault="0065745B">
            <w:pPr>
              <w:pStyle w:val="tdTableStyle-TablestyleAltRows-BodyE-Column-Body1"/>
            </w:pPr>
            <w:r>
              <w:rPr>
                <w:rStyle w:val="code"/>
              </w:rPr>
              <w:t>ltu</w:t>
            </w:r>
          </w:p>
        </w:tc>
        <w:tc>
          <w:tcPr>
            <w:tcW w:w="0" w:type="auto"/>
            <w:tcBorders>
              <w:bottom w:val="single" w:sz="6" w:space="0" w:color="000000"/>
              <w:right w:val="single" w:sz="6" w:space="0" w:color="000000"/>
            </w:tcBorders>
            <w:tcMar>
              <w:top w:w="45" w:type="dxa"/>
              <w:left w:w="45" w:type="dxa"/>
              <w:bottom w:w="45" w:type="dxa"/>
              <w:right w:w="45" w:type="dxa"/>
            </w:tcMar>
          </w:tcPr>
          <w:p w14:paraId="696A4B3D" w14:textId="77777777" w:rsidR="008A5E4E" w:rsidRDefault="0065745B">
            <w:pPr>
              <w:pStyle w:val="tdTableStyle-TablestyleAltRows-BodyE-Column-Body1"/>
            </w:pPr>
            <w:r>
              <w:t xml:space="preserve">LT, UN </w:t>
            </w:r>
          </w:p>
        </w:tc>
        <w:tc>
          <w:tcPr>
            <w:tcW w:w="0" w:type="auto"/>
            <w:tcBorders>
              <w:bottom w:val="single" w:sz="6" w:space="0" w:color="000000"/>
            </w:tcBorders>
            <w:tcMar>
              <w:top w:w="45" w:type="dxa"/>
              <w:left w:w="45" w:type="dxa"/>
              <w:bottom w:w="45" w:type="dxa"/>
              <w:right w:w="45" w:type="dxa"/>
            </w:tcMar>
          </w:tcPr>
          <w:p w14:paraId="2DD554C1" w14:textId="77777777" w:rsidR="008A5E4E" w:rsidRDefault="0065745B">
            <w:pPr>
              <w:pStyle w:val="tdTableStyle-TablestyleAltRows-BodyD-Column-Body1"/>
            </w:pPr>
            <w:r>
              <w:t xml:space="preserve">compareQuietLessUnordered </w:t>
            </w:r>
          </w:p>
        </w:tc>
      </w:tr>
      <w:tr w:rsidR="008A5E4E" w14:paraId="5DBF1B20"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07B9137" w14:textId="77777777" w:rsidR="008A5E4E" w:rsidRDefault="0065745B">
            <w:pPr>
              <w:pStyle w:val="tdTableStyle-TablestyleAltRows-BodyE-Column-Body2"/>
              <w:shd w:val="clear" w:color="auto" w:fill="D3D3D3"/>
            </w:pPr>
            <w:r>
              <w:rPr>
                <w:rStyle w:val="code"/>
                <w:shd w:val="clear" w:color="auto" w:fill="D3D3D3"/>
              </w:rPr>
              <w:t>leu</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F7EBD07" w14:textId="77777777" w:rsidR="008A5E4E" w:rsidRDefault="0065745B">
            <w:pPr>
              <w:pStyle w:val="tdTableStyle-TablestyleAltRows-BodyE-Column-Body2"/>
              <w:shd w:val="clear" w:color="auto" w:fill="D3D3D3"/>
            </w:pPr>
            <w:r>
              <w:rPr>
                <w:shd w:val="clear" w:color="auto" w:fill="D3D3D3"/>
              </w:rPr>
              <w:t xml:space="preserve">EQ, LT, UN </w:t>
            </w:r>
          </w:p>
        </w:tc>
        <w:tc>
          <w:tcPr>
            <w:tcW w:w="0" w:type="auto"/>
            <w:tcBorders>
              <w:bottom w:val="single" w:sz="6" w:space="0" w:color="000000"/>
            </w:tcBorders>
            <w:shd w:val="clear" w:color="auto" w:fill="D3D3D3"/>
            <w:tcMar>
              <w:top w:w="45" w:type="dxa"/>
              <w:left w:w="45" w:type="dxa"/>
              <w:bottom w:w="45" w:type="dxa"/>
              <w:right w:w="45" w:type="dxa"/>
            </w:tcMar>
          </w:tcPr>
          <w:p w14:paraId="2C268B6A" w14:textId="77777777" w:rsidR="008A5E4E" w:rsidRDefault="0065745B">
            <w:pPr>
              <w:pStyle w:val="tdTableStyle-TablestyleAltRows-BodyD-Column-Body2"/>
              <w:shd w:val="clear" w:color="auto" w:fill="D3D3D3"/>
            </w:pPr>
            <w:r>
              <w:rPr>
                <w:shd w:val="clear" w:color="auto" w:fill="D3D3D3"/>
              </w:rPr>
              <w:t xml:space="preserve">compareQuietNotGreater </w:t>
            </w:r>
          </w:p>
        </w:tc>
      </w:tr>
      <w:tr w:rsidR="008A5E4E" w14:paraId="67CAD0B0"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07808E9E" w14:textId="77777777" w:rsidR="008A5E4E" w:rsidRDefault="0065745B">
            <w:pPr>
              <w:pStyle w:val="tdTableStyle-TablestyleAltRows-BodyE-Column-Body1"/>
            </w:pPr>
            <w:r>
              <w:rPr>
                <w:rStyle w:val="code"/>
              </w:rPr>
              <w:t>gtu</w:t>
            </w:r>
          </w:p>
        </w:tc>
        <w:tc>
          <w:tcPr>
            <w:tcW w:w="0" w:type="auto"/>
            <w:tcBorders>
              <w:bottom w:val="single" w:sz="6" w:space="0" w:color="000000"/>
              <w:right w:val="single" w:sz="6" w:space="0" w:color="000000"/>
            </w:tcBorders>
            <w:tcMar>
              <w:top w:w="45" w:type="dxa"/>
              <w:left w:w="45" w:type="dxa"/>
              <w:bottom w:w="45" w:type="dxa"/>
              <w:right w:w="45" w:type="dxa"/>
            </w:tcMar>
          </w:tcPr>
          <w:p w14:paraId="69EBFDC4" w14:textId="77777777" w:rsidR="008A5E4E" w:rsidRDefault="0065745B">
            <w:pPr>
              <w:pStyle w:val="tdTableStyle-TablestyleAltRows-BodyE-Column-Body1"/>
            </w:pPr>
            <w:r>
              <w:t xml:space="preserve">GT, UN </w:t>
            </w:r>
          </w:p>
        </w:tc>
        <w:tc>
          <w:tcPr>
            <w:tcW w:w="0" w:type="auto"/>
            <w:tcBorders>
              <w:bottom w:val="single" w:sz="6" w:space="0" w:color="000000"/>
            </w:tcBorders>
            <w:tcMar>
              <w:top w:w="45" w:type="dxa"/>
              <w:left w:w="45" w:type="dxa"/>
              <w:bottom w:w="45" w:type="dxa"/>
              <w:right w:w="45" w:type="dxa"/>
            </w:tcMar>
          </w:tcPr>
          <w:p w14:paraId="1D733527" w14:textId="77777777" w:rsidR="008A5E4E" w:rsidRDefault="0065745B">
            <w:pPr>
              <w:pStyle w:val="tdTableStyle-TablestyleAltRows-BodyD-Column-Body1"/>
            </w:pPr>
            <w:r>
              <w:t xml:space="preserve">compareQuietGreaterUnordered </w:t>
            </w:r>
          </w:p>
        </w:tc>
      </w:tr>
      <w:tr w:rsidR="008A5E4E" w14:paraId="3A493255"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AB4E0A1" w14:textId="77777777" w:rsidR="008A5E4E" w:rsidRDefault="0065745B">
            <w:pPr>
              <w:pStyle w:val="tdTableStyle-TablestyleAltRows-BodyE-Column-Body2"/>
              <w:shd w:val="clear" w:color="auto" w:fill="D3D3D3"/>
            </w:pPr>
            <w:r>
              <w:rPr>
                <w:rStyle w:val="code"/>
                <w:shd w:val="clear" w:color="auto" w:fill="D3D3D3"/>
              </w:rPr>
              <w:t>geu</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81A6185" w14:textId="77777777" w:rsidR="008A5E4E" w:rsidRDefault="0065745B">
            <w:pPr>
              <w:pStyle w:val="tdTableStyle-TablestyleAltRows-BodyE-Column-Body2"/>
              <w:shd w:val="clear" w:color="auto" w:fill="D3D3D3"/>
            </w:pPr>
            <w:r>
              <w:rPr>
                <w:shd w:val="clear" w:color="auto" w:fill="D3D3D3"/>
              </w:rPr>
              <w:t xml:space="preserve">EQ, GT, UN </w:t>
            </w:r>
          </w:p>
        </w:tc>
        <w:tc>
          <w:tcPr>
            <w:tcW w:w="0" w:type="auto"/>
            <w:tcBorders>
              <w:bottom w:val="single" w:sz="6" w:space="0" w:color="000000"/>
            </w:tcBorders>
            <w:shd w:val="clear" w:color="auto" w:fill="D3D3D3"/>
            <w:tcMar>
              <w:top w:w="45" w:type="dxa"/>
              <w:left w:w="45" w:type="dxa"/>
              <w:bottom w:w="45" w:type="dxa"/>
              <w:right w:w="45" w:type="dxa"/>
            </w:tcMar>
          </w:tcPr>
          <w:p w14:paraId="671C0DC5" w14:textId="77777777" w:rsidR="008A5E4E" w:rsidRDefault="0065745B">
            <w:pPr>
              <w:pStyle w:val="tdTableStyle-TablestyleAltRows-BodyD-Column-Body2"/>
              <w:shd w:val="clear" w:color="auto" w:fill="D3D3D3"/>
            </w:pPr>
            <w:r>
              <w:rPr>
                <w:shd w:val="clear" w:color="auto" w:fill="D3D3D3"/>
              </w:rPr>
              <w:t xml:space="preserve">compareQuietNotLess </w:t>
            </w:r>
          </w:p>
        </w:tc>
      </w:tr>
      <w:tr w:rsidR="008A5E4E" w14:paraId="15362948"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251CB2B5" w14:textId="77777777" w:rsidR="008A5E4E" w:rsidRDefault="0065745B">
            <w:pPr>
              <w:pStyle w:val="tdTableStyle-TablestyleAltRows-BodyE-Column-Body1"/>
            </w:pPr>
            <w:r>
              <w:rPr>
                <w:rStyle w:val="code"/>
              </w:rPr>
              <w:t>snum</w:t>
            </w:r>
          </w:p>
        </w:tc>
        <w:tc>
          <w:tcPr>
            <w:tcW w:w="0" w:type="auto"/>
            <w:tcBorders>
              <w:bottom w:val="single" w:sz="6" w:space="0" w:color="000000"/>
              <w:right w:val="single" w:sz="6" w:space="0" w:color="000000"/>
            </w:tcBorders>
            <w:tcMar>
              <w:top w:w="45" w:type="dxa"/>
              <w:left w:w="45" w:type="dxa"/>
              <w:bottom w:w="45" w:type="dxa"/>
              <w:right w:w="45" w:type="dxa"/>
            </w:tcMar>
          </w:tcPr>
          <w:p w14:paraId="59009CB3" w14:textId="77777777" w:rsidR="008A5E4E" w:rsidRDefault="0065745B">
            <w:pPr>
              <w:pStyle w:val="tdTableStyle-TablestyleAltRows-BodyE-Column-Body1"/>
            </w:pPr>
            <w:r>
              <w:t xml:space="preserve">EQ, LT, GT </w:t>
            </w:r>
          </w:p>
        </w:tc>
        <w:tc>
          <w:tcPr>
            <w:tcW w:w="0" w:type="auto"/>
            <w:tcBorders>
              <w:bottom w:val="single" w:sz="6" w:space="0" w:color="000000"/>
            </w:tcBorders>
            <w:tcMar>
              <w:top w:w="45" w:type="dxa"/>
              <w:left w:w="45" w:type="dxa"/>
              <w:bottom w:w="45" w:type="dxa"/>
              <w:right w:w="45" w:type="dxa"/>
            </w:tcMar>
          </w:tcPr>
          <w:p w14:paraId="07885BCB" w14:textId="77777777" w:rsidR="008A5E4E" w:rsidRDefault="0065745B">
            <w:pPr>
              <w:pStyle w:val="tdTableStyle-TablestyleAltRows-BodyD-Column-Body1"/>
            </w:pPr>
            <w:r>
              <w:t xml:space="preserve">  </w:t>
            </w:r>
          </w:p>
        </w:tc>
      </w:tr>
      <w:tr w:rsidR="008A5E4E" w14:paraId="445173E1"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9DA5AEA" w14:textId="77777777" w:rsidR="008A5E4E" w:rsidRDefault="0065745B">
            <w:pPr>
              <w:pStyle w:val="tdTableStyle-TablestyleAltRows-BodyE-Column-Body2"/>
              <w:shd w:val="clear" w:color="auto" w:fill="D3D3D3"/>
            </w:pPr>
            <w:r>
              <w:rPr>
                <w:rStyle w:val="code"/>
                <w:shd w:val="clear" w:color="auto" w:fill="D3D3D3"/>
              </w:rPr>
              <w:t>snan</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8DE9FD9" w14:textId="77777777" w:rsidR="008A5E4E" w:rsidRDefault="0065745B">
            <w:pPr>
              <w:pStyle w:val="tdTableStyle-TablestyleAltRows-BodyE-Column-Body2"/>
              <w:shd w:val="clear" w:color="auto" w:fill="D3D3D3"/>
            </w:pPr>
            <w:r>
              <w:rPr>
                <w:shd w:val="clear" w:color="auto" w:fill="D3D3D3"/>
              </w:rPr>
              <w:t xml:space="preserve">UN </w:t>
            </w:r>
          </w:p>
        </w:tc>
        <w:tc>
          <w:tcPr>
            <w:tcW w:w="0" w:type="auto"/>
            <w:tcBorders>
              <w:bottom w:val="single" w:sz="6" w:space="0" w:color="000000"/>
            </w:tcBorders>
            <w:shd w:val="clear" w:color="auto" w:fill="D3D3D3"/>
            <w:tcMar>
              <w:top w:w="45" w:type="dxa"/>
              <w:left w:w="45" w:type="dxa"/>
              <w:bottom w:w="45" w:type="dxa"/>
              <w:right w:w="45" w:type="dxa"/>
            </w:tcMar>
          </w:tcPr>
          <w:p w14:paraId="7FA6FD54" w14:textId="77777777" w:rsidR="008A5E4E" w:rsidRDefault="0065745B">
            <w:pPr>
              <w:pStyle w:val="tdTableStyle-TablestyleAltRows-BodyD-Column-Body2"/>
              <w:shd w:val="clear" w:color="auto" w:fill="D3D3D3"/>
            </w:pPr>
            <w:r>
              <w:rPr>
                <w:shd w:val="clear" w:color="auto" w:fill="D3D3D3"/>
              </w:rPr>
              <w:t xml:space="preserve">  </w:t>
            </w:r>
          </w:p>
        </w:tc>
      </w:tr>
      <w:tr w:rsidR="008A5E4E" w14:paraId="3047FFE5"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03D75C07" w14:textId="77777777" w:rsidR="008A5E4E" w:rsidRDefault="0065745B">
            <w:pPr>
              <w:pStyle w:val="tdTableStyle-TablestyleAltRows-BodyE-Column-Body1"/>
            </w:pPr>
            <w:r>
              <w:rPr>
                <w:rStyle w:val="code"/>
              </w:rPr>
              <w:t>seq</w:t>
            </w:r>
          </w:p>
        </w:tc>
        <w:tc>
          <w:tcPr>
            <w:tcW w:w="0" w:type="auto"/>
            <w:tcBorders>
              <w:bottom w:val="single" w:sz="6" w:space="0" w:color="000000"/>
              <w:right w:val="single" w:sz="6" w:space="0" w:color="000000"/>
            </w:tcBorders>
            <w:tcMar>
              <w:top w:w="45" w:type="dxa"/>
              <w:left w:w="45" w:type="dxa"/>
              <w:bottom w:w="45" w:type="dxa"/>
              <w:right w:w="45" w:type="dxa"/>
            </w:tcMar>
          </w:tcPr>
          <w:p w14:paraId="77F2317C" w14:textId="77777777" w:rsidR="008A5E4E" w:rsidRDefault="0065745B">
            <w:pPr>
              <w:pStyle w:val="tdTableStyle-TablestyleAltRows-BodyE-Column-Body1"/>
            </w:pPr>
            <w:r>
              <w:t xml:space="preserve">EQ </w:t>
            </w:r>
          </w:p>
        </w:tc>
        <w:tc>
          <w:tcPr>
            <w:tcW w:w="0" w:type="auto"/>
            <w:tcBorders>
              <w:bottom w:val="single" w:sz="6" w:space="0" w:color="000000"/>
            </w:tcBorders>
            <w:tcMar>
              <w:top w:w="45" w:type="dxa"/>
              <w:left w:w="45" w:type="dxa"/>
              <w:bottom w:w="45" w:type="dxa"/>
              <w:right w:w="45" w:type="dxa"/>
            </w:tcMar>
          </w:tcPr>
          <w:p w14:paraId="2161640D" w14:textId="77777777" w:rsidR="008A5E4E" w:rsidRDefault="0065745B">
            <w:pPr>
              <w:pStyle w:val="tdTableStyle-TablestyleAltRows-BodyD-Column-Body1"/>
            </w:pPr>
            <w:r>
              <w:t xml:space="preserve">compareSignalingEqual </w:t>
            </w:r>
          </w:p>
        </w:tc>
      </w:tr>
      <w:tr w:rsidR="008A5E4E" w14:paraId="20620761"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530BE5F" w14:textId="77777777" w:rsidR="008A5E4E" w:rsidRDefault="0065745B">
            <w:pPr>
              <w:pStyle w:val="tdTableStyle-TablestyleAltRows-BodyE-Column-Body2"/>
              <w:shd w:val="clear" w:color="auto" w:fill="D3D3D3"/>
            </w:pPr>
            <w:r>
              <w:rPr>
                <w:rStyle w:val="code"/>
                <w:shd w:val="clear" w:color="auto" w:fill="D3D3D3"/>
              </w:rPr>
              <w:t>sne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A04159B" w14:textId="77777777" w:rsidR="008A5E4E" w:rsidRDefault="0065745B">
            <w:pPr>
              <w:pStyle w:val="tdTableStyle-TablestyleAltRows-BodyE-Column-Body2"/>
              <w:shd w:val="clear" w:color="auto" w:fill="D3D3D3"/>
            </w:pPr>
            <w:r>
              <w:rPr>
                <w:shd w:val="clear" w:color="auto" w:fill="D3D3D3"/>
              </w:rPr>
              <w:t xml:space="preserve">LT, GT </w:t>
            </w:r>
          </w:p>
        </w:tc>
        <w:tc>
          <w:tcPr>
            <w:tcW w:w="0" w:type="auto"/>
            <w:tcBorders>
              <w:bottom w:val="single" w:sz="6" w:space="0" w:color="000000"/>
            </w:tcBorders>
            <w:shd w:val="clear" w:color="auto" w:fill="D3D3D3"/>
            <w:tcMar>
              <w:top w:w="45" w:type="dxa"/>
              <w:left w:w="45" w:type="dxa"/>
              <w:bottom w:w="45" w:type="dxa"/>
              <w:right w:w="45" w:type="dxa"/>
            </w:tcMar>
          </w:tcPr>
          <w:p w14:paraId="19BDC602" w14:textId="77777777" w:rsidR="008A5E4E" w:rsidRDefault="0065745B">
            <w:pPr>
              <w:pStyle w:val="tdTableStyle-TablestyleAltRows-BodyD-Column-Body2"/>
              <w:shd w:val="clear" w:color="auto" w:fill="D3D3D3"/>
            </w:pPr>
            <w:r>
              <w:rPr>
                <w:shd w:val="clear" w:color="auto" w:fill="D3D3D3"/>
              </w:rPr>
              <w:t xml:space="preserve">  </w:t>
            </w:r>
          </w:p>
        </w:tc>
      </w:tr>
      <w:tr w:rsidR="008A5E4E" w14:paraId="6ABC3F00"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BC1E71B" w14:textId="77777777" w:rsidR="008A5E4E" w:rsidRDefault="0065745B">
            <w:pPr>
              <w:pStyle w:val="tdTableStyle-TablestyleAltRows-BodyE-Column-Body1"/>
            </w:pPr>
            <w:r>
              <w:rPr>
                <w:rStyle w:val="code"/>
              </w:rPr>
              <w:t>slt</w:t>
            </w:r>
          </w:p>
        </w:tc>
        <w:tc>
          <w:tcPr>
            <w:tcW w:w="0" w:type="auto"/>
            <w:tcBorders>
              <w:bottom w:val="single" w:sz="6" w:space="0" w:color="000000"/>
              <w:right w:val="single" w:sz="6" w:space="0" w:color="000000"/>
            </w:tcBorders>
            <w:tcMar>
              <w:top w:w="45" w:type="dxa"/>
              <w:left w:w="45" w:type="dxa"/>
              <w:bottom w:w="45" w:type="dxa"/>
              <w:right w:w="45" w:type="dxa"/>
            </w:tcMar>
          </w:tcPr>
          <w:p w14:paraId="08CBF2F8" w14:textId="77777777" w:rsidR="008A5E4E" w:rsidRDefault="0065745B">
            <w:pPr>
              <w:pStyle w:val="tdTableStyle-TablestyleAltRows-BodyE-Column-Body1"/>
            </w:pPr>
            <w:r>
              <w:t xml:space="preserve">LT </w:t>
            </w:r>
          </w:p>
        </w:tc>
        <w:tc>
          <w:tcPr>
            <w:tcW w:w="0" w:type="auto"/>
            <w:tcBorders>
              <w:bottom w:val="single" w:sz="6" w:space="0" w:color="000000"/>
            </w:tcBorders>
            <w:tcMar>
              <w:top w:w="45" w:type="dxa"/>
              <w:left w:w="45" w:type="dxa"/>
              <w:bottom w:w="45" w:type="dxa"/>
              <w:right w:w="45" w:type="dxa"/>
            </w:tcMar>
          </w:tcPr>
          <w:p w14:paraId="1334C6D3" w14:textId="77777777" w:rsidR="008A5E4E" w:rsidRDefault="0065745B">
            <w:pPr>
              <w:pStyle w:val="tdTableStyle-TablestyleAltRows-BodyD-Column-Body1"/>
            </w:pPr>
            <w:r>
              <w:t xml:space="preserve">compareSignalingLess </w:t>
            </w:r>
          </w:p>
        </w:tc>
      </w:tr>
      <w:tr w:rsidR="008A5E4E" w14:paraId="4B05521B"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2C9E599" w14:textId="77777777" w:rsidR="008A5E4E" w:rsidRDefault="0065745B">
            <w:pPr>
              <w:pStyle w:val="tdTableStyle-TablestyleAltRows-BodyE-Column-Body2"/>
              <w:shd w:val="clear" w:color="auto" w:fill="D3D3D3"/>
            </w:pPr>
            <w:r>
              <w:rPr>
                <w:rStyle w:val="code"/>
                <w:shd w:val="clear" w:color="auto" w:fill="D3D3D3"/>
              </w:rPr>
              <w:t>sle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67A0F6D" w14:textId="77777777" w:rsidR="008A5E4E" w:rsidRDefault="0065745B">
            <w:pPr>
              <w:pStyle w:val="tdTableStyle-TablestyleAltRows-BodyE-Column-Body2"/>
              <w:shd w:val="clear" w:color="auto" w:fill="D3D3D3"/>
            </w:pPr>
            <w:r>
              <w:rPr>
                <w:shd w:val="clear" w:color="auto" w:fill="D3D3D3"/>
              </w:rPr>
              <w:t xml:space="preserve">EQ, LT </w:t>
            </w:r>
          </w:p>
        </w:tc>
        <w:tc>
          <w:tcPr>
            <w:tcW w:w="0" w:type="auto"/>
            <w:tcBorders>
              <w:bottom w:val="single" w:sz="6" w:space="0" w:color="000000"/>
            </w:tcBorders>
            <w:shd w:val="clear" w:color="auto" w:fill="D3D3D3"/>
            <w:tcMar>
              <w:top w:w="45" w:type="dxa"/>
              <w:left w:w="45" w:type="dxa"/>
              <w:bottom w:w="45" w:type="dxa"/>
              <w:right w:w="45" w:type="dxa"/>
            </w:tcMar>
          </w:tcPr>
          <w:p w14:paraId="33AE9134" w14:textId="77777777" w:rsidR="008A5E4E" w:rsidRDefault="0065745B">
            <w:pPr>
              <w:pStyle w:val="tdTableStyle-TablestyleAltRows-BodyD-Column-Body2"/>
              <w:shd w:val="clear" w:color="auto" w:fill="D3D3D3"/>
            </w:pPr>
            <w:r>
              <w:rPr>
                <w:shd w:val="clear" w:color="auto" w:fill="D3D3D3"/>
              </w:rPr>
              <w:t xml:space="preserve">compareSignalingLessEqual </w:t>
            </w:r>
          </w:p>
        </w:tc>
      </w:tr>
      <w:tr w:rsidR="008A5E4E" w14:paraId="41927A49"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262BA3F6" w14:textId="77777777" w:rsidR="008A5E4E" w:rsidRDefault="0065745B">
            <w:pPr>
              <w:pStyle w:val="tdTableStyle-TablestyleAltRows-BodyE-Column-Body1"/>
            </w:pPr>
            <w:r>
              <w:rPr>
                <w:rStyle w:val="code"/>
              </w:rPr>
              <w:t>sgt</w:t>
            </w:r>
          </w:p>
        </w:tc>
        <w:tc>
          <w:tcPr>
            <w:tcW w:w="0" w:type="auto"/>
            <w:tcBorders>
              <w:bottom w:val="single" w:sz="6" w:space="0" w:color="000000"/>
              <w:right w:val="single" w:sz="6" w:space="0" w:color="000000"/>
            </w:tcBorders>
            <w:tcMar>
              <w:top w:w="45" w:type="dxa"/>
              <w:left w:w="45" w:type="dxa"/>
              <w:bottom w:w="45" w:type="dxa"/>
              <w:right w:w="45" w:type="dxa"/>
            </w:tcMar>
          </w:tcPr>
          <w:p w14:paraId="733DD926" w14:textId="77777777" w:rsidR="008A5E4E" w:rsidRDefault="0065745B">
            <w:pPr>
              <w:pStyle w:val="tdTableStyle-TablestyleAltRows-BodyE-Column-Body1"/>
            </w:pPr>
            <w:r>
              <w:t xml:space="preserve">GT </w:t>
            </w:r>
          </w:p>
        </w:tc>
        <w:tc>
          <w:tcPr>
            <w:tcW w:w="0" w:type="auto"/>
            <w:tcBorders>
              <w:bottom w:val="single" w:sz="6" w:space="0" w:color="000000"/>
            </w:tcBorders>
            <w:tcMar>
              <w:top w:w="45" w:type="dxa"/>
              <w:left w:w="45" w:type="dxa"/>
              <w:bottom w:w="45" w:type="dxa"/>
              <w:right w:w="45" w:type="dxa"/>
            </w:tcMar>
          </w:tcPr>
          <w:p w14:paraId="26C07D45" w14:textId="77777777" w:rsidR="008A5E4E" w:rsidRDefault="0065745B">
            <w:pPr>
              <w:pStyle w:val="tdTableStyle-TablestyleAltRows-BodyD-Column-Body1"/>
            </w:pPr>
            <w:r>
              <w:t xml:space="preserve">compareSignalingGreater </w:t>
            </w:r>
          </w:p>
        </w:tc>
      </w:tr>
      <w:tr w:rsidR="008A5E4E" w14:paraId="28CD4764"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B6A2188" w14:textId="77777777" w:rsidR="008A5E4E" w:rsidRDefault="0065745B">
            <w:pPr>
              <w:pStyle w:val="tdTableStyle-TablestyleAltRows-BodyE-Column-Body2"/>
              <w:shd w:val="clear" w:color="auto" w:fill="D3D3D3"/>
            </w:pPr>
            <w:r>
              <w:rPr>
                <w:rStyle w:val="code"/>
                <w:shd w:val="clear" w:color="auto" w:fill="D3D3D3"/>
              </w:rPr>
              <w:t>sge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1951E2C" w14:textId="77777777" w:rsidR="008A5E4E" w:rsidRDefault="0065745B">
            <w:pPr>
              <w:pStyle w:val="tdTableStyle-TablestyleAltRows-BodyE-Column-Body2"/>
              <w:shd w:val="clear" w:color="auto" w:fill="D3D3D3"/>
            </w:pPr>
            <w:r>
              <w:rPr>
                <w:shd w:val="clear" w:color="auto" w:fill="D3D3D3"/>
              </w:rPr>
              <w:t xml:space="preserve">EQ, GT </w:t>
            </w:r>
          </w:p>
        </w:tc>
        <w:tc>
          <w:tcPr>
            <w:tcW w:w="0" w:type="auto"/>
            <w:tcBorders>
              <w:bottom w:val="single" w:sz="6" w:space="0" w:color="000000"/>
            </w:tcBorders>
            <w:shd w:val="clear" w:color="auto" w:fill="D3D3D3"/>
            <w:tcMar>
              <w:top w:w="45" w:type="dxa"/>
              <w:left w:w="45" w:type="dxa"/>
              <w:bottom w:w="45" w:type="dxa"/>
              <w:right w:w="45" w:type="dxa"/>
            </w:tcMar>
          </w:tcPr>
          <w:p w14:paraId="70B34790" w14:textId="77777777" w:rsidR="008A5E4E" w:rsidRDefault="0065745B">
            <w:pPr>
              <w:pStyle w:val="tdTableStyle-TablestyleAltRows-BodyD-Column-Body2"/>
              <w:shd w:val="clear" w:color="auto" w:fill="D3D3D3"/>
            </w:pPr>
            <w:r>
              <w:rPr>
                <w:shd w:val="clear" w:color="auto" w:fill="D3D3D3"/>
              </w:rPr>
              <w:t xml:space="preserve">compareSignalingGreaterEqual </w:t>
            </w:r>
          </w:p>
        </w:tc>
      </w:tr>
      <w:tr w:rsidR="008A5E4E" w14:paraId="50EAD0D9"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6388657" w14:textId="77777777" w:rsidR="008A5E4E" w:rsidRDefault="0065745B">
            <w:pPr>
              <w:pStyle w:val="tdTableStyle-TablestyleAltRows-BodyE-Column-Body1"/>
            </w:pPr>
            <w:r>
              <w:rPr>
                <w:rStyle w:val="code"/>
              </w:rPr>
              <w:t>sequ</w:t>
            </w:r>
          </w:p>
        </w:tc>
        <w:tc>
          <w:tcPr>
            <w:tcW w:w="0" w:type="auto"/>
            <w:tcBorders>
              <w:bottom w:val="single" w:sz="6" w:space="0" w:color="000000"/>
              <w:right w:val="single" w:sz="6" w:space="0" w:color="000000"/>
            </w:tcBorders>
            <w:tcMar>
              <w:top w:w="45" w:type="dxa"/>
              <w:left w:w="45" w:type="dxa"/>
              <w:bottom w:w="45" w:type="dxa"/>
              <w:right w:w="45" w:type="dxa"/>
            </w:tcMar>
          </w:tcPr>
          <w:p w14:paraId="2186AE98" w14:textId="77777777" w:rsidR="008A5E4E" w:rsidRDefault="0065745B">
            <w:pPr>
              <w:pStyle w:val="tdTableStyle-TablestyleAltRows-BodyE-Column-Body1"/>
            </w:pPr>
            <w:r>
              <w:t xml:space="preserve">EQ, UN </w:t>
            </w:r>
          </w:p>
        </w:tc>
        <w:tc>
          <w:tcPr>
            <w:tcW w:w="0" w:type="auto"/>
            <w:tcBorders>
              <w:bottom w:val="single" w:sz="6" w:space="0" w:color="000000"/>
            </w:tcBorders>
            <w:tcMar>
              <w:top w:w="45" w:type="dxa"/>
              <w:left w:w="45" w:type="dxa"/>
              <w:bottom w:w="45" w:type="dxa"/>
              <w:right w:w="45" w:type="dxa"/>
            </w:tcMar>
          </w:tcPr>
          <w:p w14:paraId="46E4C1C7" w14:textId="77777777" w:rsidR="008A5E4E" w:rsidRDefault="0065745B">
            <w:pPr>
              <w:pStyle w:val="tdTableStyle-TablestyleAltRows-BodyD-Column-Body1"/>
            </w:pPr>
            <w:r>
              <w:t xml:space="preserve">  </w:t>
            </w:r>
          </w:p>
        </w:tc>
      </w:tr>
      <w:tr w:rsidR="008A5E4E" w14:paraId="36E5D877"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B5B01B4" w14:textId="77777777" w:rsidR="008A5E4E" w:rsidRDefault="0065745B">
            <w:pPr>
              <w:pStyle w:val="tdTableStyle-TablestyleAltRows-BodyE-Column-Body2"/>
              <w:shd w:val="clear" w:color="auto" w:fill="D3D3D3"/>
            </w:pPr>
            <w:r>
              <w:rPr>
                <w:rStyle w:val="code"/>
                <w:shd w:val="clear" w:color="auto" w:fill="D3D3D3"/>
              </w:rPr>
              <w:t>sneu</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D5D2D4F" w14:textId="77777777" w:rsidR="008A5E4E" w:rsidRDefault="0065745B">
            <w:pPr>
              <w:pStyle w:val="tdTableStyle-TablestyleAltRows-BodyE-Column-Body2"/>
              <w:shd w:val="clear" w:color="auto" w:fill="D3D3D3"/>
            </w:pPr>
            <w:r>
              <w:rPr>
                <w:shd w:val="clear" w:color="auto" w:fill="D3D3D3"/>
              </w:rPr>
              <w:t xml:space="preserve">LT, GT, UN </w:t>
            </w:r>
          </w:p>
        </w:tc>
        <w:tc>
          <w:tcPr>
            <w:tcW w:w="0" w:type="auto"/>
            <w:tcBorders>
              <w:bottom w:val="single" w:sz="6" w:space="0" w:color="000000"/>
            </w:tcBorders>
            <w:shd w:val="clear" w:color="auto" w:fill="D3D3D3"/>
            <w:tcMar>
              <w:top w:w="45" w:type="dxa"/>
              <w:left w:w="45" w:type="dxa"/>
              <w:bottom w:w="45" w:type="dxa"/>
              <w:right w:w="45" w:type="dxa"/>
            </w:tcMar>
          </w:tcPr>
          <w:p w14:paraId="0A9FFE27" w14:textId="77777777" w:rsidR="008A5E4E" w:rsidRDefault="0065745B">
            <w:pPr>
              <w:pStyle w:val="tdTableStyle-TablestyleAltRows-BodyD-Column-Body2"/>
              <w:shd w:val="clear" w:color="auto" w:fill="D3D3D3"/>
            </w:pPr>
            <w:r>
              <w:rPr>
                <w:shd w:val="clear" w:color="auto" w:fill="D3D3D3"/>
              </w:rPr>
              <w:t xml:space="preserve">compareSignalingNotEqual </w:t>
            </w:r>
          </w:p>
        </w:tc>
      </w:tr>
      <w:tr w:rsidR="008A5E4E" w14:paraId="439A680F"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2AAE0CD9" w14:textId="77777777" w:rsidR="008A5E4E" w:rsidRDefault="0065745B">
            <w:pPr>
              <w:pStyle w:val="tdTableStyle-TablestyleAltRows-BodyE-Column-Body1"/>
            </w:pPr>
            <w:r>
              <w:rPr>
                <w:rStyle w:val="code"/>
              </w:rPr>
              <w:t>sltu</w:t>
            </w:r>
          </w:p>
        </w:tc>
        <w:tc>
          <w:tcPr>
            <w:tcW w:w="0" w:type="auto"/>
            <w:tcBorders>
              <w:bottom w:val="single" w:sz="6" w:space="0" w:color="000000"/>
              <w:right w:val="single" w:sz="6" w:space="0" w:color="000000"/>
            </w:tcBorders>
            <w:tcMar>
              <w:top w:w="45" w:type="dxa"/>
              <w:left w:w="45" w:type="dxa"/>
              <w:bottom w:w="45" w:type="dxa"/>
              <w:right w:w="45" w:type="dxa"/>
            </w:tcMar>
          </w:tcPr>
          <w:p w14:paraId="722F9C79" w14:textId="77777777" w:rsidR="008A5E4E" w:rsidRDefault="0065745B">
            <w:pPr>
              <w:pStyle w:val="tdTableStyle-TablestyleAltRows-BodyE-Column-Body1"/>
            </w:pPr>
            <w:r>
              <w:t xml:space="preserve">LT, UN </w:t>
            </w:r>
          </w:p>
        </w:tc>
        <w:tc>
          <w:tcPr>
            <w:tcW w:w="0" w:type="auto"/>
            <w:tcBorders>
              <w:bottom w:val="single" w:sz="6" w:space="0" w:color="000000"/>
            </w:tcBorders>
            <w:tcMar>
              <w:top w:w="45" w:type="dxa"/>
              <w:left w:w="45" w:type="dxa"/>
              <w:bottom w:w="45" w:type="dxa"/>
              <w:right w:w="45" w:type="dxa"/>
            </w:tcMar>
          </w:tcPr>
          <w:p w14:paraId="2792BE47" w14:textId="77777777" w:rsidR="008A5E4E" w:rsidRDefault="0065745B">
            <w:pPr>
              <w:pStyle w:val="tdTableStyle-TablestyleAltRows-BodyD-Column-Body1"/>
            </w:pPr>
            <w:r>
              <w:t xml:space="preserve">compareSignalingLessUnordered </w:t>
            </w:r>
          </w:p>
        </w:tc>
      </w:tr>
      <w:tr w:rsidR="008A5E4E" w14:paraId="6A7A5C2A"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596DF1E" w14:textId="77777777" w:rsidR="008A5E4E" w:rsidRDefault="0065745B">
            <w:pPr>
              <w:pStyle w:val="tdTableStyle-TablestyleAltRows-BodyE-Column-Body2"/>
              <w:shd w:val="clear" w:color="auto" w:fill="D3D3D3"/>
            </w:pPr>
            <w:r>
              <w:rPr>
                <w:rStyle w:val="code"/>
                <w:shd w:val="clear" w:color="auto" w:fill="D3D3D3"/>
              </w:rPr>
              <w:t>sleu</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7FA494E" w14:textId="77777777" w:rsidR="008A5E4E" w:rsidRDefault="0065745B">
            <w:pPr>
              <w:pStyle w:val="tdTableStyle-TablestyleAltRows-BodyE-Column-Body2"/>
              <w:shd w:val="clear" w:color="auto" w:fill="D3D3D3"/>
            </w:pPr>
            <w:r>
              <w:rPr>
                <w:shd w:val="clear" w:color="auto" w:fill="D3D3D3"/>
              </w:rPr>
              <w:t xml:space="preserve">EQ, LT, UN </w:t>
            </w:r>
          </w:p>
        </w:tc>
        <w:tc>
          <w:tcPr>
            <w:tcW w:w="0" w:type="auto"/>
            <w:tcBorders>
              <w:bottom w:val="single" w:sz="6" w:space="0" w:color="000000"/>
            </w:tcBorders>
            <w:shd w:val="clear" w:color="auto" w:fill="D3D3D3"/>
            <w:tcMar>
              <w:top w:w="45" w:type="dxa"/>
              <w:left w:w="45" w:type="dxa"/>
              <w:bottom w:w="45" w:type="dxa"/>
              <w:right w:w="45" w:type="dxa"/>
            </w:tcMar>
          </w:tcPr>
          <w:p w14:paraId="37DB1326" w14:textId="77777777" w:rsidR="008A5E4E" w:rsidRDefault="0065745B">
            <w:pPr>
              <w:pStyle w:val="tdTableStyle-TablestyleAltRows-BodyD-Column-Body2"/>
              <w:shd w:val="clear" w:color="auto" w:fill="D3D3D3"/>
            </w:pPr>
            <w:r>
              <w:rPr>
                <w:shd w:val="clear" w:color="auto" w:fill="D3D3D3"/>
              </w:rPr>
              <w:t xml:space="preserve">compareSignalingNotGreater </w:t>
            </w:r>
          </w:p>
        </w:tc>
      </w:tr>
      <w:tr w:rsidR="008A5E4E" w14:paraId="2D12C794"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732E9C69" w14:textId="77777777" w:rsidR="008A5E4E" w:rsidRDefault="0065745B">
            <w:pPr>
              <w:pStyle w:val="tdTableStyle-TablestyleAltRows-BodyE-Column-Body1"/>
            </w:pPr>
            <w:r>
              <w:rPr>
                <w:rStyle w:val="code"/>
              </w:rPr>
              <w:t>sgtu</w:t>
            </w:r>
          </w:p>
        </w:tc>
        <w:tc>
          <w:tcPr>
            <w:tcW w:w="0" w:type="auto"/>
            <w:tcBorders>
              <w:bottom w:val="single" w:sz="6" w:space="0" w:color="000000"/>
              <w:right w:val="single" w:sz="6" w:space="0" w:color="000000"/>
            </w:tcBorders>
            <w:tcMar>
              <w:top w:w="45" w:type="dxa"/>
              <w:left w:w="45" w:type="dxa"/>
              <w:bottom w:w="45" w:type="dxa"/>
              <w:right w:w="45" w:type="dxa"/>
            </w:tcMar>
          </w:tcPr>
          <w:p w14:paraId="5E334A39" w14:textId="77777777" w:rsidR="008A5E4E" w:rsidRDefault="0065745B">
            <w:pPr>
              <w:pStyle w:val="tdTableStyle-TablestyleAltRows-BodyE-Column-Body1"/>
            </w:pPr>
            <w:r>
              <w:t xml:space="preserve">GT, UN </w:t>
            </w:r>
          </w:p>
        </w:tc>
        <w:tc>
          <w:tcPr>
            <w:tcW w:w="0" w:type="auto"/>
            <w:tcBorders>
              <w:bottom w:val="single" w:sz="6" w:space="0" w:color="000000"/>
            </w:tcBorders>
            <w:tcMar>
              <w:top w:w="45" w:type="dxa"/>
              <w:left w:w="45" w:type="dxa"/>
              <w:bottom w:w="45" w:type="dxa"/>
              <w:right w:w="45" w:type="dxa"/>
            </w:tcMar>
          </w:tcPr>
          <w:p w14:paraId="70B36411" w14:textId="77777777" w:rsidR="008A5E4E" w:rsidRDefault="0065745B">
            <w:pPr>
              <w:pStyle w:val="tdTableStyle-TablestyleAltRows-BodyD-Column-Body1"/>
            </w:pPr>
            <w:r>
              <w:t xml:space="preserve">compareSignalingGreaterUnordered </w:t>
            </w:r>
          </w:p>
        </w:tc>
      </w:tr>
      <w:tr w:rsidR="008A5E4E" w14:paraId="47AE0DC0"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447F45B8" w14:textId="77777777" w:rsidR="008A5E4E" w:rsidRDefault="0065745B">
            <w:pPr>
              <w:pStyle w:val="tdTableStyle-TablestyleAltRows-BodyB-Column-Body2"/>
              <w:shd w:val="clear" w:color="auto" w:fill="D3D3D3"/>
            </w:pPr>
            <w:r>
              <w:rPr>
                <w:rStyle w:val="code"/>
                <w:shd w:val="clear" w:color="auto" w:fill="D3D3D3"/>
              </w:rPr>
              <w:t>sgeu</w:t>
            </w:r>
          </w:p>
        </w:tc>
        <w:tc>
          <w:tcPr>
            <w:tcW w:w="0" w:type="auto"/>
            <w:tcBorders>
              <w:right w:val="single" w:sz="6" w:space="0" w:color="000000"/>
            </w:tcBorders>
            <w:shd w:val="clear" w:color="auto" w:fill="D3D3D3"/>
            <w:tcMar>
              <w:top w:w="45" w:type="dxa"/>
              <w:left w:w="45" w:type="dxa"/>
              <w:bottom w:w="45" w:type="dxa"/>
              <w:right w:w="45" w:type="dxa"/>
            </w:tcMar>
          </w:tcPr>
          <w:p w14:paraId="61A26C39" w14:textId="77777777" w:rsidR="008A5E4E" w:rsidRDefault="0065745B">
            <w:pPr>
              <w:pStyle w:val="tdTableStyle-TablestyleAltRows-BodyB-Column-Body2"/>
              <w:shd w:val="clear" w:color="auto" w:fill="D3D3D3"/>
            </w:pPr>
            <w:r>
              <w:rPr>
                <w:shd w:val="clear" w:color="auto" w:fill="D3D3D3"/>
              </w:rPr>
              <w:t xml:space="preserve">EQ, GT, UN </w:t>
            </w:r>
          </w:p>
        </w:tc>
        <w:tc>
          <w:tcPr>
            <w:tcW w:w="0" w:type="auto"/>
            <w:shd w:val="clear" w:color="auto" w:fill="D3D3D3"/>
            <w:tcMar>
              <w:top w:w="45" w:type="dxa"/>
              <w:left w:w="45" w:type="dxa"/>
              <w:bottom w:w="45" w:type="dxa"/>
              <w:right w:w="45" w:type="dxa"/>
            </w:tcMar>
          </w:tcPr>
          <w:p w14:paraId="2F1EB261" w14:textId="77777777" w:rsidR="008A5E4E" w:rsidRDefault="0065745B">
            <w:pPr>
              <w:pStyle w:val="tdTableStyle-TablestyleAltRows-BodyA-Column-Body2"/>
              <w:shd w:val="clear" w:color="auto" w:fill="D3D3D3"/>
            </w:pPr>
            <w:r>
              <w:rPr>
                <w:shd w:val="clear" w:color="auto" w:fill="D3D3D3"/>
              </w:rPr>
              <w:t xml:space="preserve">compareSignalingNotLess </w:t>
            </w:r>
          </w:p>
        </w:tc>
      </w:tr>
    </w:tbl>
    <w:p w14:paraId="7B5268C5" w14:textId="77777777" w:rsidR="008A5E4E" w:rsidRDefault="008A5E4E">
      <w:pPr>
        <w:spacing w:after="240"/>
      </w:pPr>
    </w:p>
    <w:p w14:paraId="238A4E98" w14:textId="77777777" w:rsidR="008A5E4E" w:rsidRDefault="0065745B">
      <w:pPr>
        <w:pStyle w:val="pExample"/>
      </w:pPr>
      <w:r>
        <w:t>Examples</w:t>
      </w:r>
    </w:p>
    <w:p w14:paraId="0BF5EEF8" w14:textId="77777777" w:rsidR="008A5E4E" w:rsidRDefault="0065745B">
      <w:pPr>
        <w:pStyle w:val="pre"/>
      </w:pPr>
      <w:r>
        <w:t>cmp_eq_b1_b1 $c1, $c2, 0;</w:t>
      </w:r>
      <w:r>
        <w:br/>
        <w:t xml:space="preserve"> cmp_eq_u32_b1 $s1, $c2, 0;</w:t>
      </w:r>
      <w:r>
        <w:br/>
        <w:t xml:space="preserve"> cmp_eq_s32_b1 $s1, $c2, 1;</w:t>
      </w:r>
      <w:r>
        <w:br/>
        <w:t xml:space="preserve"> cmp_eq_f32_b1 $s1, $c2, 1;</w:t>
      </w:r>
      <w:r>
        <w:br/>
        <w:t xml:space="preserve"> </w:t>
      </w:r>
      <w:r>
        <w:br/>
        <w:t xml:space="preserve"> cmp_ne_b1_b1 $c1, $c2, 0;</w:t>
      </w:r>
      <w:r>
        <w:br/>
        <w:t xml:space="preserve"> cmp_ne_u32_b1 $s1, $c2, 0;</w:t>
      </w:r>
      <w:r>
        <w:br/>
        <w:t xml:space="preserve"> cmp_ne_s32_b1 $s1, $c2, 0;</w:t>
      </w:r>
      <w:r>
        <w:br/>
        <w:t xml:space="preserve"> cmp_ne_f32_b1 $s1, $c2, 1;</w:t>
      </w:r>
      <w:r>
        <w:br/>
        <w:t xml:space="preserve"> </w:t>
      </w:r>
      <w:r>
        <w:br/>
        <w:t xml:space="preserve"> cmp_lt_b1_u32 $c1, $s2, 0;</w:t>
      </w:r>
      <w:r>
        <w:br/>
        <w:t xml:space="preserve"> cmp_lt_u32_s32 $s1, $s2, 0;</w:t>
      </w:r>
      <w:r>
        <w:br/>
      </w:r>
      <w:r>
        <w:lastRenderedPageBreak/>
        <w:t xml:space="preserve"> cmp_lt_s32_s32 $s1, $s2, 0;</w:t>
      </w:r>
      <w:r>
        <w:br/>
        <w:t xml:space="preserve"> cmp_lt_f32_f32 $s1, $s2, 0.0f;</w:t>
      </w:r>
      <w:r>
        <w:br/>
        <w:t xml:space="preserve"> </w:t>
      </w:r>
      <w:r>
        <w:br/>
        <w:t xml:space="preserve"> cmp_gt_b1_u32 $c1, $s2, 0;</w:t>
      </w:r>
      <w:r>
        <w:br/>
        <w:t xml:space="preserve"> cmp_gt_u32_s32 $s1, $s2, 0;</w:t>
      </w:r>
      <w:r>
        <w:br/>
        <w:t xml:space="preserve"> cmp_gt_s32_s32 $s1, $s2, 0;</w:t>
      </w:r>
      <w:r>
        <w:br/>
        <w:t xml:space="preserve"> cmp_gt_f32_f32 $s1, $s2, 0.0f;</w:t>
      </w:r>
      <w:r>
        <w:br/>
        <w:t xml:space="preserve"> </w:t>
      </w:r>
      <w:r>
        <w:br/>
        <w:t xml:space="preserve"> cmp_equ_b1_f32 $c1, $s2, 0.0f;</w:t>
      </w:r>
      <w:r>
        <w:br/>
        <w:t xml:space="preserve"> cmp_equ_b1_f64 $c1, $d1, $d2;</w:t>
      </w:r>
      <w:r>
        <w:br/>
        <w:t xml:space="preserve"> </w:t>
      </w:r>
      <w:r>
        <w:br/>
        <w:t xml:space="preserve"> cmp_sltu_b1_f32 $c1, $s2, 0.0f;</w:t>
      </w:r>
      <w:r>
        <w:br/>
        <w:t xml:space="preserve"> cmp_sltu_b1_f64 $c1, $d1, $d2;</w:t>
      </w:r>
      <w:r>
        <w:br/>
        <w:t xml:space="preserve"> </w:t>
      </w:r>
      <w:r>
        <w:br/>
        <w:t xml:space="preserve"> cmp_lt_pp_u8x4_u8x4 $s1, $s2, $s3;</w:t>
      </w:r>
      <w:r>
        <w:br/>
        <w:t xml:space="preserve"> cmp_lt_pp_u16x2_f16x2 $s1, $s2, $s3;</w:t>
      </w:r>
      <w:r>
        <w:br/>
        <w:t xml:space="preserve"> cmp_lt_pp_u32x2_f32x2 $d1, $d2, $d3;</w:t>
      </w:r>
    </w:p>
    <w:p w14:paraId="74DD5A16" w14:textId="77777777" w:rsidR="008A5E4E" w:rsidRDefault="0065745B">
      <w:pPr>
        <w:pStyle w:val="h2"/>
      </w:pPr>
      <w:bookmarkStart w:id="555" w:name="_Toc396034249"/>
      <w:r>
        <w:t xml:space="preserve">5.18 </w:t>
      </w:r>
      <w:r w:rsidR="009A76EE">
        <w:fldChar w:fldCharType="begin"/>
      </w:r>
      <w:r>
        <w:instrText xml:space="preserve"> XE "conversion operations" </w:instrText>
      </w:r>
      <w:r w:rsidR="009A76EE">
        <w:fldChar w:fldCharType="end"/>
      </w:r>
      <w:bookmarkStart w:id="556" w:name="_Ref133263008"/>
      <w:bookmarkStart w:id="557" w:name="_Ref338407832"/>
      <w:r>
        <w:t>Conversion (cvt) Operation</w:t>
      </w:r>
      <w:bookmarkEnd w:id="555"/>
      <w:bookmarkEnd w:id="556"/>
      <w:bookmarkEnd w:id="557"/>
    </w:p>
    <w:p w14:paraId="6AD5EE75" w14:textId="77777777" w:rsidR="008A5E4E" w:rsidRDefault="0065745B">
      <w:pPr>
        <w:pStyle w:val="h3"/>
      </w:pPr>
      <w:bookmarkStart w:id="558" w:name="_Toc396034250"/>
      <w:r>
        <w:t>5.18.1 Overview</w:t>
      </w:r>
      <w:bookmarkEnd w:id="558"/>
    </w:p>
    <w:p w14:paraId="2C29F112" w14:textId="7030D325" w:rsidR="008A5E4E" w:rsidRDefault="009A76EE">
      <w:pPr>
        <w:pStyle w:val="p"/>
      </w:pPr>
      <w:r>
        <w:fldChar w:fldCharType="begin"/>
      </w:r>
      <w:r w:rsidR="0065745B">
        <w:instrText xml:space="preserve"> XE "conversion operations:cvt" </w:instrText>
      </w:r>
      <w:r>
        <w:fldChar w:fldCharType="end"/>
      </w:r>
      <w:r w:rsidR="0065745B">
        <w:t>The conversion (</w:t>
      </w:r>
      <w:r w:rsidR="0065745B">
        <w:rPr>
          <w:rStyle w:val="code1"/>
        </w:rPr>
        <w:t>cvt</w:t>
      </w:r>
      <w:r w:rsidR="0065745B">
        <w:t>) operation converts a value with a particular type and length to another value with a different type and/or length.</w:t>
      </w:r>
    </w:p>
    <w:p w14:paraId="60120F09" w14:textId="77777777" w:rsidR="008A5E4E" w:rsidRDefault="0065745B">
      <w:pPr>
        <w:pStyle w:val="p"/>
      </w:pPr>
      <w:r>
        <w:t>Conversion operations specify different types and/or lengths for the destination and the source operands.</w:t>
      </w:r>
    </w:p>
    <w:p w14:paraId="2FD7C1C2" w14:textId="77777777" w:rsidR="008A5E4E" w:rsidRDefault="0065745B">
      <w:pPr>
        <w:pStyle w:val="p"/>
      </w:pPr>
      <w:r>
        <w:t xml:space="preserve">The source and destination operands are not allowed to have the same type and length. If the source operand is an integer type, then the destination type is not allowed to be an integer type with the same size. Use a </w:t>
      </w:r>
      <w:r>
        <w:rPr>
          <w:rStyle w:val="code1"/>
        </w:rPr>
        <w:t>mov</w:t>
      </w:r>
      <w:r>
        <w:t xml:space="preserve"> operation instead because these cases involve no conversion.</w:t>
      </w:r>
    </w:p>
    <w:p w14:paraId="03310220" w14:textId="77777777" w:rsidR="008A5E4E" w:rsidRDefault="0065745B">
      <w:pPr>
        <w:pStyle w:val="p"/>
      </w:pPr>
      <w:r>
        <w:t xml:space="preserve">If the source or destination is a floating-point type the conversion is required to follow IEEE/ANSI Standard 754-2008. See </w:t>
      </w:r>
      <w:r>
        <w:rPr>
          <w:rStyle w:val="xref1"/>
        </w:rPr>
        <w:t>4.19. Floating Point (</w:t>
      </w:r>
      <w:r w:rsidR="009A76EE" w:rsidRPr="008A5E4E">
        <w:fldChar w:fldCharType="begin"/>
      </w:r>
      <w:r w:rsidR="008A5E4E">
        <w:instrText xml:space="preserve"> PAGEREF _Ref521090489 \p \h  \* MERGEFORMAT </w:instrText>
      </w:r>
      <w:r w:rsidR="009A76EE" w:rsidRPr="008A5E4E">
        <w:fldChar w:fldCharType="separate"/>
      </w:r>
      <w:r w:rsidR="00533AF0" w:rsidRPr="00533AF0">
        <w:rPr>
          <w:rStyle w:val="xref1"/>
          <w:noProof/>
        </w:rPr>
        <w:t>on</w:t>
      </w:r>
      <w:r w:rsidR="00533AF0">
        <w:rPr>
          <w:noProof/>
        </w:rPr>
        <w:t xml:space="preserve"> page 90</w:t>
      </w:r>
      <w:r w:rsidR="009A76EE" w:rsidRPr="008A5E4E">
        <w:rPr>
          <w:rStyle w:val="xref1"/>
        </w:rPr>
        <w:fldChar w:fldCharType="end"/>
      </w:r>
      <w:r>
        <w:rPr>
          <w:rStyle w:val="xref1"/>
        </w:rPr>
        <w:t>)</w:t>
      </w:r>
      <w:r>
        <w:t>.</w:t>
      </w:r>
    </w:p>
    <w:p w14:paraId="0A2B4684" w14:textId="77777777" w:rsidR="008A5E4E" w:rsidRDefault="0065745B">
      <w:pPr>
        <w:pStyle w:val="pNoPageBreakAfter"/>
      </w:pPr>
      <w:r>
        <w:t>For register operands:</w:t>
      </w:r>
    </w:p>
    <w:p w14:paraId="393CF4F9" w14:textId="77777777" w:rsidR="008A5E4E" w:rsidRDefault="0065745B">
      <w:pPr>
        <w:pStyle w:val="li"/>
        <w:numPr>
          <w:ilvl w:val="0"/>
          <w:numId w:val="117"/>
        </w:numPr>
        <w:spacing w:before="320"/>
        <w:ind w:left="600"/>
      </w:pPr>
      <w:r>
        <w:t xml:space="preserve">If the source or destination operand type is </w:t>
      </w:r>
      <w:r>
        <w:rPr>
          <w:rStyle w:val="code1"/>
        </w:rPr>
        <w:t>b1</w:t>
      </w:r>
      <w:r>
        <w:t xml:space="preserve"> then it must be a </w:t>
      </w:r>
      <w:r>
        <w:rPr>
          <w:rStyle w:val="code1"/>
        </w:rPr>
        <w:t>c</w:t>
      </w:r>
      <w:r>
        <w:t xml:space="preserve"> register.</w:t>
      </w:r>
    </w:p>
    <w:p w14:paraId="728EB5B5" w14:textId="77777777" w:rsidR="008A5E4E" w:rsidRDefault="0065745B">
      <w:pPr>
        <w:pStyle w:val="li"/>
        <w:numPr>
          <w:ilvl w:val="0"/>
          <w:numId w:val="117"/>
        </w:numPr>
        <w:ind w:left="600"/>
      </w:pPr>
      <w:r>
        <w:t xml:space="preserve">If the source operand has an integer type less than 32 bits in size, then it must be an </w:t>
      </w:r>
      <w:r>
        <w:rPr>
          <w:rStyle w:val="code1"/>
        </w:rPr>
        <w:t>s</w:t>
      </w:r>
      <w:r>
        <w:t xml:space="preserve"> register. In this case, the least significant source type length bits are used.</w:t>
      </w:r>
    </w:p>
    <w:p w14:paraId="67DDD9B0" w14:textId="77777777" w:rsidR="008A5E4E" w:rsidRDefault="0065745B">
      <w:pPr>
        <w:pStyle w:val="li"/>
        <w:numPr>
          <w:ilvl w:val="0"/>
          <w:numId w:val="117"/>
        </w:numPr>
        <w:spacing w:after="320"/>
        <w:ind w:left="600"/>
      </w:pPr>
      <w:r>
        <w:t xml:space="preserve">If the destination operand has an integer type less than 32 bit is size, then it must be an </w:t>
      </w:r>
      <w:r>
        <w:rPr>
          <w:rStyle w:val="code1"/>
        </w:rPr>
        <w:t>s</w:t>
      </w:r>
      <w:r>
        <w:t xml:space="preserve"> register. In this case, the conversion operations first transform the source to the destination type. The converted result is then zero-extended for </w:t>
      </w:r>
      <w:r>
        <w:rPr>
          <w:rStyle w:val="code1"/>
        </w:rPr>
        <w:t>u</w:t>
      </w:r>
      <w:r>
        <w:t xml:space="preserve"> types, and sign-extended for </w:t>
      </w:r>
      <w:r>
        <w:rPr>
          <w:rStyle w:val="code1"/>
        </w:rPr>
        <w:t>s</w:t>
      </w:r>
      <w:r>
        <w:t xml:space="preserve"> types, to 32 bits.</w:t>
      </w:r>
    </w:p>
    <w:p w14:paraId="44F5155F" w14:textId="77777777" w:rsidR="008A5E4E" w:rsidRDefault="0065745B">
      <w:pPr>
        <w:pStyle w:val="p"/>
      </w:pPr>
      <w:r>
        <w:t xml:space="preserve">No packed formats are supported. </w:t>
      </w:r>
    </w:p>
    <w:p w14:paraId="0941AE96" w14:textId="77777777" w:rsidR="008A5E4E" w:rsidRDefault="0065745B">
      <w:pPr>
        <w:pStyle w:val="p"/>
      </w:pPr>
      <w:r>
        <w:rPr>
          <w:rStyle w:val="xref1"/>
        </w:rPr>
        <w:t>Table 5–27 (</w:t>
      </w:r>
      <w:r w:rsidR="009A76EE" w:rsidRPr="008A5E4E">
        <w:fldChar w:fldCharType="begin"/>
      </w:r>
      <w:r w:rsidR="008A5E4E">
        <w:instrText xml:space="preserve"> PAGEREF -791138852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 xml:space="preserve"> shows how the first step of the conversion operation does the transformation. The table uses the notation defined in </w:t>
      </w:r>
      <w:r>
        <w:rPr>
          <w:rStyle w:val="xref1"/>
        </w:rPr>
        <w:t>Table 5–28 (</w:t>
      </w:r>
      <w:r w:rsidR="009A76EE" w:rsidRPr="008A5E4E">
        <w:fldChar w:fldCharType="begin"/>
      </w:r>
      <w:r w:rsidR="008A5E4E">
        <w:instrText xml:space="preserve"> PAGEREF 434802620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w:t>
      </w:r>
    </w:p>
    <w:p w14:paraId="37D37880" w14:textId="77777777" w:rsidR="008A5E4E" w:rsidRDefault="0065745B">
      <w:pPr>
        <w:pStyle w:val="pTableTitle"/>
      </w:pPr>
      <w:bookmarkStart w:id="559" w:name="_ListOf119"/>
      <w:bookmarkStart w:id="560" w:name="-791138852"/>
      <w:r>
        <w:t>Table 5–27 Conversion Methods</w:t>
      </w:r>
    </w:p>
    <w:bookmarkEnd w:id="559"/>
    <w:bookmarkEnd w:id="560"/>
    <w:p w14:paraId="46C28F5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013"/>
        <w:gridCol w:w="674"/>
        <w:gridCol w:w="675"/>
        <w:gridCol w:w="674"/>
        <w:gridCol w:w="676"/>
        <w:gridCol w:w="676"/>
        <w:gridCol w:w="676"/>
        <w:gridCol w:w="676"/>
        <w:gridCol w:w="676"/>
        <w:gridCol w:w="676"/>
        <w:gridCol w:w="676"/>
        <w:gridCol w:w="676"/>
        <w:gridCol w:w="676"/>
      </w:tblGrid>
      <w:tr w:rsidR="008A5E4E" w14:paraId="092F4C0F"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310178A3" w14:textId="77777777" w:rsidR="008A5E4E" w:rsidRDefault="0065745B">
            <w:pPr>
              <w:pStyle w:val="thTableStyle-TablestyleNonAltRows-HeadE-Sidehead-Header1"/>
              <w:shd w:val="clear" w:color="auto" w:fill="D3D3D3"/>
            </w:pPr>
            <w:r>
              <w:rPr>
                <w:shd w:val="clear" w:color="auto" w:fill="D3D3D3"/>
              </w:rPr>
              <w:lastRenderedPageBreak/>
              <w:t> </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07DC701" w14:textId="77777777" w:rsidR="008A5E4E" w:rsidRDefault="0065745B">
            <w:pPr>
              <w:pStyle w:val="thTableStyle-TablestyleNonAltRows-HeadE-Column-Header1"/>
              <w:shd w:val="clear" w:color="auto" w:fill="D3D3D3"/>
              <w:jc w:val="center"/>
            </w:pPr>
            <w:r>
              <w:rPr>
                <w:shd w:val="clear" w:color="auto" w:fill="D3D3D3"/>
              </w:rPr>
              <w:t>Source b1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4483746" w14:textId="77777777" w:rsidR="008A5E4E" w:rsidRDefault="0065745B">
            <w:pPr>
              <w:pStyle w:val="thTableStyle-TablestyleNonAltRows-HeadE-Column-Header1"/>
              <w:shd w:val="clear" w:color="auto" w:fill="D3D3D3"/>
              <w:jc w:val="center"/>
            </w:pPr>
            <w:r>
              <w:rPr>
                <w:shd w:val="clear" w:color="auto" w:fill="D3D3D3"/>
              </w:rPr>
              <w:t>Source u8</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17D3DF7" w14:textId="77777777" w:rsidR="008A5E4E" w:rsidRDefault="0065745B">
            <w:pPr>
              <w:pStyle w:val="thTableStyle-TablestyleNonAltRows-HeadE-Column-Header1"/>
              <w:shd w:val="clear" w:color="auto" w:fill="D3D3D3"/>
              <w:jc w:val="center"/>
            </w:pPr>
            <w:r>
              <w:rPr>
                <w:shd w:val="clear" w:color="auto" w:fill="D3D3D3"/>
              </w:rPr>
              <w:t>Source s8</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CBEF5C9" w14:textId="77777777" w:rsidR="008A5E4E" w:rsidRDefault="0065745B">
            <w:pPr>
              <w:pStyle w:val="thTableStyle-TablestyleNonAltRows-HeadE-Column-Header1"/>
              <w:shd w:val="clear" w:color="auto" w:fill="D3D3D3"/>
              <w:jc w:val="center"/>
            </w:pPr>
            <w:r>
              <w:rPr>
                <w:shd w:val="clear" w:color="auto" w:fill="D3D3D3"/>
              </w:rPr>
              <w:t>Source u16</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4E7FDAE" w14:textId="77777777" w:rsidR="008A5E4E" w:rsidRDefault="0065745B">
            <w:pPr>
              <w:pStyle w:val="thTableStyle-TablestyleNonAltRows-HeadE-Column-Header1"/>
              <w:shd w:val="clear" w:color="auto" w:fill="D3D3D3"/>
              <w:jc w:val="center"/>
            </w:pPr>
            <w:r>
              <w:rPr>
                <w:shd w:val="clear" w:color="auto" w:fill="D3D3D3"/>
              </w:rPr>
              <w:t>Source s16</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2FBD800" w14:textId="77777777" w:rsidR="008A5E4E" w:rsidRDefault="0065745B">
            <w:pPr>
              <w:pStyle w:val="thTableStyle-TablestyleNonAltRows-HeadE-Column-Header1"/>
              <w:shd w:val="clear" w:color="auto" w:fill="D3D3D3"/>
              <w:jc w:val="center"/>
            </w:pPr>
            <w:r>
              <w:rPr>
                <w:shd w:val="clear" w:color="auto" w:fill="D3D3D3"/>
              </w:rPr>
              <w:t>Source f16</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29A3F08" w14:textId="77777777" w:rsidR="008A5E4E" w:rsidRDefault="0065745B">
            <w:pPr>
              <w:pStyle w:val="thTableStyle-TablestyleNonAltRows-HeadE-Column-Header1"/>
              <w:shd w:val="clear" w:color="auto" w:fill="D3D3D3"/>
              <w:jc w:val="center"/>
            </w:pPr>
            <w:r>
              <w:rPr>
                <w:shd w:val="clear" w:color="auto" w:fill="D3D3D3"/>
              </w:rPr>
              <w:t>Source u32</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270F73E" w14:textId="77777777" w:rsidR="008A5E4E" w:rsidRDefault="0065745B">
            <w:pPr>
              <w:pStyle w:val="thTableStyle-TablestyleNonAltRows-HeadE-Column-Header1"/>
              <w:shd w:val="clear" w:color="auto" w:fill="D3D3D3"/>
              <w:jc w:val="center"/>
            </w:pPr>
            <w:r>
              <w:rPr>
                <w:shd w:val="clear" w:color="auto" w:fill="D3D3D3"/>
              </w:rPr>
              <w:t>Source s32</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2C9B720" w14:textId="77777777" w:rsidR="008A5E4E" w:rsidRDefault="0065745B">
            <w:pPr>
              <w:pStyle w:val="thTableStyle-TablestyleNonAltRows-HeadE-Column-Header1"/>
              <w:shd w:val="clear" w:color="auto" w:fill="D3D3D3"/>
              <w:jc w:val="center"/>
            </w:pPr>
            <w:r>
              <w:rPr>
                <w:shd w:val="clear" w:color="auto" w:fill="D3D3D3"/>
              </w:rPr>
              <w:t>Source f32</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F8329E8" w14:textId="77777777" w:rsidR="008A5E4E" w:rsidRDefault="0065745B">
            <w:pPr>
              <w:pStyle w:val="thTableStyle-TablestyleNonAltRows-HeadE-Column-Header1"/>
              <w:shd w:val="clear" w:color="auto" w:fill="D3D3D3"/>
              <w:jc w:val="center"/>
            </w:pPr>
            <w:r>
              <w:rPr>
                <w:shd w:val="clear" w:color="auto" w:fill="D3D3D3"/>
              </w:rPr>
              <w:t>Source u64</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5EB8D9B" w14:textId="77777777" w:rsidR="008A5E4E" w:rsidRDefault="0065745B">
            <w:pPr>
              <w:pStyle w:val="thTableStyle-TablestyleNonAltRows-HeadE-Column-Header1"/>
              <w:shd w:val="clear" w:color="auto" w:fill="D3D3D3"/>
              <w:jc w:val="center"/>
            </w:pPr>
            <w:r>
              <w:rPr>
                <w:shd w:val="clear" w:color="auto" w:fill="D3D3D3"/>
              </w:rPr>
              <w:t>Source s64</w:t>
            </w:r>
          </w:p>
        </w:tc>
        <w:tc>
          <w:tcPr>
            <w:tcW w:w="0" w:type="auto"/>
            <w:tcBorders>
              <w:bottom w:val="double" w:sz="3" w:space="0" w:color="000000"/>
            </w:tcBorders>
            <w:shd w:val="clear" w:color="auto" w:fill="D3D3D3"/>
            <w:tcMar>
              <w:top w:w="45" w:type="dxa"/>
              <w:left w:w="45" w:type="dxa"/>
              <w:bottom w:w="45" w:type="dxa"/>
              <w:right w:w="45" w:type="dxa"/>
            </w:tcMar>
          </w:tcPr>
          <w:p w14:paraId="68A47BD3" w14:textId="77777777" w:rsidR="008A5E4E" w:rsidRDefault="0065745B">
            <w:pPr>
              <w:pStyle w:val="thTableStyle-TablestyleNonAltRows-HeadD-Column-Header1"/>
              <w:shd w:val="clear" w:color="auto" w:fill="D3D3D3"/>
              <w:jc w:val="center"/>
            </w:pPr>
            <w:r>
              <w:rPr>
                <w:shd w:val="clear" w:color="auto" w:fill="D3D3D3"/>
              </w:rPr>
              <w:t>Source f64</w:t>
            </w:r>
          </w:p>
        </w:tc>
      </w:tr>
      <w:tr w:rsidR="008A5E4E" w14:paraId="6DCE7C2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6859F55" w14:textId="77777777" w:rsidR="008A5E4E" w:rsidRDefault="0065745B">
            <w:pPr>
              <w:pStyle w:val="tdTableStyle-TablestyleNonAltRows-BodyE-Sidehead-Body1"/>
              <w:shd w:val="clear" w:color="auto" w:fill="DCDCDC"/>
              <w:jc w:val="center"/>
            </w:pPr>
            <w:r>
              <w:rPr>
                <w:shd w:val="clear" w:color="auto" w:fill="DCDCDC"/>
              </w:rPr>
              <w:t>Destination b1</w:t>
            </w:r>
          </w:p>
        </w:tc>
        <w:tc>
          <w:tcPr>
            <w:tcW w:w="0" w:type="auto"/>
            <w:tcBorders>
              <w:bottom w:val="single" w:sz="6" w:space="0" w:color="000000"/>
              <w:right w:val="single" w:sz="6" w:space="0" w:color="000000"/>
            </w:tcBorders>
            <w:tcMar>
              <w:top w:w="45" w:type="dxa"/>
              <w:left w:w="45" w:type="dxa"/>
              <w:bottom w:w="45" w:type="dxa"/>
              <w:right w:w="45" w:type="dxa"/>
            </w:tcMar>
          </w:tcPr>
          <w:p w14:paraId="7F3E6F72"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19465417" w14:textId="77777777" w:rsidR="008A5E4E" w:rsidRDefault="0065745B">
            <w:pPr>
              <w:pStyle w:val="tdTableStyle-TablestyleNonAltRows-BodyE-Column-Body1"/>
            </w:pPr>
            <w:r>
              <w:t>ztest</w:t>
            </w:r>
          </w:p>
        </w:tc>
        <w:tc>
          <w:tcPr>
            <w:tcW w:w="0" w:type="auto"/>
            <w:tcBorders>
              <w:bottom w:val="single" w:sz="6" w:space="0" w:color="000000"/>
              <w:right w:val="single" w:sz="6" w:space="0" w:color="000000"/>
            </w:tcBorders>
            <w:tcMar>
              <w:top w:w="45" w:type="dxa"/>
              <w:left w:w="45" w:type="dxa"/>
              <w:bottom w:w="45" w:type="dxa"/>
              <w:right w:w="45" w:type="dxa"/>
            </w:tcMar>
          </w:tcPr>
          <w:p w14:paraId="3A14AA95" w14:textId="77777777" w:rsidR="008A5E4E" w:rsidRDefault="0065745B">
            <w:pPr>
              <w:pStyle w:val="tdTableStyle-TablestyleNonAltRows-BodyE-Column-Body1"/>
            </w:pPr>
            <w:r>
              <w:t>ztest</w:t>
            </w:r>
          </w:p>
        </w:tc>
        <w:tc>
          <w:tcPr>
            <w:tcW w:w="0" w:type="auto"/>
            <w:tcBorders>
              <w:bottom w:val="single" w:sz="6" w:space="0" w:color="000000"/>
              <w:right w:val="single" w:sz="6" w:space="0" w:color="000000"/>
            </w:tcBorders>
            <w:tcMar>
              <w:top w:w="45" w:type="dxa"/>
              <w:left w:w="45" w:type="dxa"/>
              <w:bottom w:w="45" w:type="dxa"/>
              <w:right w:w="45" w:type="dxa"/>
            </w:tcMar>
          </w:tcPr>
          <w:p w14:paraId="45E0E0C2" w14:textId="77777777" w:rsidR="008A5E4E" w:rsidRDefault="0065745B">
            <w:pPr>
              <w:pStyle w:val="tdTableStyle-TablestyleNonAltRows-BodyE-Column-Body1"/>
            </w:pPr>
            <w:r>
              <w:t>ztest</w:t>
            </w:r>
          </w:p>
        </w:tc>
        <w:tc>
          <w:tcPr>
            <w:tcW w:w="0" w:type="auto"/>
            <w:tcBorders>
              <w:bottom w:val="single" w:sz="6" w:space="0" w:color="000000"/>
              <w:right w:val="single" w:sz="6" w:space="0" w:color="000000"/>
            </w:tcBorders>
            <w:tcMar>
              <w:top w:w="45" w:type="dxa"/>
              <w:left w:w="45" w:type="dxa"/>
              <w:bottom w:w="45" w:type="dxa"/>
              <w:right w:w="45" w:type="dxa"/>
            </w:tcMar>
          </w:tcPr>
          <w:p w14:paraId="5F1B4904" w14:textId="77777777" w:rsidR="008A5E4E" w:rsidRDefault="0065745B">
            <w:pPr>
              <w:pStyle w:val="tdTableStyle-TablestyleNonAltRows-BodyE-Column-Body1"/>
            </w:pPr>
            <w:r>
              <w:t>ztest</w:t>
            </w:r>
          </w:p>
        </w:tc>
        <w:tc>
          <w:tcPr>
            <w:tcW w:w="0" w:type="auto"/>
            <w:tcBorders>
              <w:bottom w:val="single" w:sz="6" w:space="0" w:color="000000"/>
              <w:right w:val="single" w:sz="6" w:space="0" w:color="000000"/>
            </w:tcBorders>
            <w:tcMar>
              <w:top w:w="45" w:type="dxa"/>
              <w:left w:w="45" w:type="dxa"/>
              <w:bottom w:w="45" w:type="dxa"/>
              <w:right w:w="45" w:type="dxa"/>
            </w:tcMar>
          </w:tcPr>
          <w:p w14:paraId="34CD16CA" w14:textId="77777777" w:rsidR="008A5E4E" w:rsidRDefault="0065745B">
            <w:pPr>
              <w:pStyle w:val="tdTableStyle-TablestyleNonAltRows-BodyE-Column-Body1"/>
            </w:pPr>
            <w:r>
              <w:t>ztest</w:t>
            </w:r>
          </w:p>
        </w:tc>
        <w:tc>
          <w:tcPr>
            <w:tcW w:w="0" w:type="auto"/>
            <w:tcBorders>
              <w:bottom w:val="single" w:sz="6" w:space="0" w:color="000000"/>
              <w:right w:val="single" w:sz="6" w:space="0" w:color="000000"/>
            </w:tcBorders>
            <w:tcMar>
              <w:top w:w="45" w:type="dxa"/>
              <w:left w:w="45" w:type="dxa"/>
              <w:bottom w:w="45" w:type="dxa"/>
              <w:right w:w="45" w:type="dxa"/>
            </w:tcMar>
          </w:tcPr>
          <w:p w14:paraId="3AF01248" w14:textId="77777777" w:rsidR="008A5E4E" w:rsidRDefault="0065745B">
            <w:pPr>
              <w:pStyle w:val="tdTableStyle-TablestyleNonAltRows-BodyE-Column-Body1"/>
            </w:pPr>
            <w:r>
              <w:t>ztest</w:t>
            </w:r>
          </w:p>
        </w:tc>
        <w:tc>
          <w:tcPr>
            <w:tcW w:w="0" w:type="auto"/>
            <w:tcBorders>
              <w:bottom w:val="single" w:sz="6" w:space="0" w:color="000000"/>
              <w:right w:val="single" w:sz="6" w:space="0" w:color="000000"/>
            </w:tcBorders>
            <w:tcMar>
              <w:top w:w="45" w:type="dxa"/>
              <w:left w:w="45" w:type="dxa"/>
              <w:bottom w:w="45" w:type="dxa"/>
              <w:right w:w="45" w:type="dxa"/>
            </w:tcMar>
          </w:tcPr>
          <w:p w14:paraId="26FA3843" w14:textId="77777777" w:rsidR="008A5E4E" w:rsidRDefault="0065745B">
            <w:pPr>
              <w:pStyle w:val="tdTableStyle-TablestyleNonAltRows-BodyE-Column-Body1"/>
            </w:pPr>
            <w:r>
              <w:t>ztest</w:t>
            </w:r>
          </w:p>
        </w:tc>
        <w:tc>
          <w:tcPr>
            <w:tcW w:w="0" w:type="auto"/>
            <w:tcBorders>
              <w:bottom w:val="single" w:sz="6" w:space="0" w:color="000000"/>
              <w:right w:val="single" w:sz="6" w:space="0" w:color="000000"/>
            </w:tcBorders>
            <w:tcMar>
              <w:top w:w="45" w:type="dxa"/>
              <w:left w:w="45" w:type="dxa"/>
              <w:bottom w:w="45" w:type="dxa"/>
              <w:right w:w="45" w:type="dxa"/>
            </w:tcMar>
          </w:tcPr>
          <w:p w14:paraId="684D2F97" w14:textId="77777777" w:rsidR="008A5E4E" w:rsidRDefault="0065745B">
            <w:pPr>
              <w:pStyle w:val="tdTableStyle-TablestyleNonAltRows-BodyE-Column-Body1"/>
            </w:pPr>
            <w:r>
              <w:t>ztest</w:t>
            </w:r>
          </w:p>
        </w:tc>
        <w:tc>
          <w:tcPr>
            <w:tcW w:w="0" w:type="auto"/>
            <w:tcBorders>
              <w:bottom w:val="single" w:sz="6" w:space="0" w:color="000000"/>
              <w:right w:val="single" w:sz="6" w:space="0" w:color="000000"/>
            </w:tcBorders>
            <w:tcMar>
              <w:top w:w="45" w:type="dxa"/>
              <w:left w:w="45" w:type="dxa"/>
              <w:bottom w:w="45" w:type="dxa"/>
              <w:right w:w="45" w:type="dxa"/>
            </w:tcMar>
          </w:tcPr>
          <w:p w14:paraId="7427981B" w14:textId="77777777" w:rsidR="008A5E4E" w:rsidRDefault="0065745B">
            <w:pPr>
              <w:pStyle w:val="tdTableStyle-TablestyleNonAltRows-BodyE-Column-Body1"/>
            </w:pPr>
            <w:r>
              <w:t>ztest</w:t>
            </w:r>
          </w:p>
        </w:tc>
        <w:tc>
          <w:tcPr>
            <w:tcW w:w="0" w:type="auto"/>
            <w:tcBorders>
              <w:bottom w:val="single" w:sz="6" w:space="0" w:color="000000"/>
              <w:right w:val="single" w:sz="6" w:space="0" w:color="000000"/>
            </w:tcBorders>
            <w:tcMar>
              <w:top w:w="45" w:type="dxa"/>
              <w:left w:w="45" w:type="dxa"/>
              <w:bottom w:w="45" w:type="dxa"/>
              <w:right w:w="45" w:type="dxa"/>
            </w:tcMar>
          </w:tcPr>
          <w:p w14:paraId="2E03455C" w14:textId="77777777" w:rsidR="008A5E4E" w:rsidRDefault="0065745B">
            <w:pPr>
              <w:pStyle w:val="tdTableStyle-TablestyleNonAltRows-BodyE-Column-Body1"/>
            </w:pPr>
            <w:r>
              <w:t>ztest</w:t>
            </w:r>
          </w:p>
        </w:tc>
        <w:tc>
          <w:tcPr>
            <w:tcW w:w="0" w:type="auto"/>
            <w:tcBorders>
              <w:bottom w:val="single" w:sz="6" w:space="0" w:color="000000"/>
            </w:tcBorders>
            <w:tcMar>
              <w:top w:w="45" w:type="dxa"/>
              <w:left w:w="45" w:type="dxa"/>
              <w:bottom w:w="45" w:type="dxa"/>
              <w:right w:w="45" w:type="dxa"/>
            </w:tcMar>
          </w:tcPr>
          <w:p w14:paraId="4E88B682" w14:textId="77777777" w:rsidR="008A5E4E" w:rsidRDefault="0065745B">
            <w:pPr>
              <w:pStyle w:val="tdTableStyle-TablestyleNonAltRows-BodyD-Column-Body1"/>
            </w:pPr>
            <w:r>
              <w:t>ztest</w:t>
            </w:r>
          </w:p>
        </w:tc>
      </w:tr>
      <w:tr w:rsidR="008A5E4E" w14:paraId="10DC123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57CF533" w14:textId="77777777" w:rsidR="008A5E4E" w:rsidRDefault="0065745B">
            <w:pPr>
              <w:pStyle w:val="tdTableStyle-TablestyleNonAltRows-BodyE-Sidehead-Body1"/>
              <w:shd w:val="clear" w:color="auto" w:fill="DCDCDC"/>
              <w:jc w:val="center"/>
            </w:pPr>
            <w:r>
              <w:rPr>
                <w:shd w:val="clear" w:color="auto" w:fill="DCDCDC"/>
              </w:rPr>
              <w:t>Destination u8</w:t>
            </w:r>
          </w:p>
        </w:tc>
        <w:tc>
          <w:tcPr>
            <w:tcW w:w="0" w:type="auto"/>
            <w:tcBorders>
              <w:bottom w:val="single" w:sz="6" w:space="0" w:color="000000"/>
              <w:right w:val="single" w:sz="6" w:space="0" w:color="000000"/>
            </w:tcBorders>
            <w:tcMar>
              <w:top w:w="45" w:type="dxa"/>
              <w:left w:w="45" w:type="dxa"/>
              <w:bottom w:w="45" w:type="dxa"/>
              <w:right w:w="45" w:type="dxa"/>
            </w:tcMar>
          </w:tcPr>
          <w:p w14:paraId="45D77F11"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77328B56"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69184C1D"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642CE7B3"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29C19ED6"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03F7454C" w14:textId="77777777" w:rsidR="008A5E4E" w:rsidRDefault="0065745B">
            <w:pPr>
              <w:pStyle w:val="tdTableStyle-TablestyleNonAltRows-BodyE-Column-Body1"/>
            </w:pPr>
            <w:r>
              <w:t>h2u</w:t>
            </w:r>
          </w:p>
        </w:tc>
        <w:tc>
          <w:tcPr>
            <w:tcW w:w="0" w:type="auto"/>
            <w:tcBorders>
              <w:bottom w:val="single" w:sz="6" w:space="0" w:color="000000"/>
              <w:right w:val="single" w:sz="6" w:space="0" w:color="000000"/>
            </w:tcBorders>
            <w:tcMar>
              <w:top w:w="45" w:type="dxa"/>
              <w:left w:w="45" w:type="dxa"/>
              <w:bottom w:w="45" w:type="dxa"/>
              <w:right w:w="45" w:type="dxa"/>
            </w:tcMar>
          </w:tcPr>
          <w:p w14:paraId="402A2803"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2C4DC5CB"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3EA9DA42" w14:textId="77777777" w:rsidR="008A5E4E" w:rsidRDefault="0065745B">
            <w:pPr>
              <w:pStyle w:val="tdTableStyle-TablestyleNonAltRows-BodyE-Column-Body1"/>
            </w:pPr>
            <w:r>
              <w:t>f2u</w:t>
            </w:r>
          </w:p>
        </w:tc>
        <w:tc>
          <w:tcPr>
            <w:tcW w:w="0" w:type="auto"/>
            <w:tcBorders>
              <w:bottom w:val="single" w:sz="6" w:space="0" w:color="000000"/>
              <w:right w:val="single" w:sz="6" w:space="0" w:color="000000"/>
            </w:tcBorders>
            <w:tcMar>
              <w:top w:w="45" w:type="dxa"/>
              <w:left w:w="45" w:type="dxa"/>
              <w:bottom w:w="45" w:type="dxa"/>
              <w:right w:w="45" w:type="dxa"/>
            </w:tcMar>
          </w:tcPr>
          <w:p w14:paraId="1526E3D4"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0FFF0B4B" w14:textId="77777777" w:rsidR="008A5E4E" w:rsidRDefault="0065745B">
            <w:pPr>
              <w:pStyle w:val="tdTableStyle-TablestyleNonAltRows-BodyE-Column-Body1"/>
            </w:pPr>
            <w:r>
              <w:t>chop</w:t>
            </w:r>
          </w:p>
        </w:tc>
        <w:tc>
          <w:tcPr>
            <w:tcW w:w="0" w:type="auto"/>
            <w:tcBorders>
              <w:bottom w:val="single" w:sz="6" w:space="0" w:color="000000"/>
            </w:tcBorders>
            <w:tcMar>
              <w:top w:w="45" w:type="dxa"/>
              <w:left w:w="45" w:type="dxa"/>
              <w:bottom w:w="45" w:type="dxa"/>
              <w:right w:w="45" w:type="dxa"/>
            </w:tcMar>
          </w:tcPr>
          <w:p w14:paraId="4660F677" w14:textId="77777777" w:rsidR="008A5E4E" w:rsidRDefault="0065745B">
            <w:pPr>
              <w:pStyle w:val="tdTableStyle-TablestyleNonAltRows-BodyD-Column-Body1"/>
            </w:pPr>
            <w:r>
              <w:t>d2u</w:t>
            </w:r>
          </w:p>
        </w:tc>
      </w:tr>
      <w:tr w:rsidR="008A5E4E" w14:paraId="7188B2F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5B49449" w14:textId="77777777" w:rsidR="008A5E4E" w:rsidRDefault="0065745B">
            <w:pPr>
              <w:pStyle w:val="tdTableStyle-TablestyleNonAltRows-BodyE-Sidehead-Body1"/>
              <w:shd w:val="clear" w:color="auto" w:fill="DCDCDC"/>
              <w:jc w:val="center"/>
            </w:pPr>
            <w:r>
              <w:rPr>
                <w:shd w:val="clear" w:color="auto" w:fill="DCDCDC"/>
              </w:rPr>
              <w:t>Destination s8</w:t>
            </w:r>
          </w:p>
        </w:tc>
        <w:tc>
          <w:tcPr>
            <w:tcW w:w="0" w:type="auto"/>
            <w:tcBorders>
              <w:bottom w:val="single" w:sz="6" w:space="0" w:color="000000"/>
              <w:right w:val="single" w:sz="6" w:space="0" w:color="000000"/>
            </w:tcBorders>
            <w:tcMar>
              <w:top w:w="45" w:type="dxa"/>
              <w:left w:w="45" w:type="dxa"/>
              <w:bottom w:w="45" w:type="dxa"/>
              <w:right w:w="45" w:type="dxa"/>
            </w:tcMar>
          </w:tcPr>
          <w:p w14:paraId="5BA9A476"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16172AF2"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11D744DB"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0A794F37"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6AE0B9A9"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4A3F6994" w14:textId="77777777" w:rsidR="008A5E4E" w:rsidRDefault="0065745B">
            <w:pPr>
              <w:pStyle w:val="tdTableStyle-TablestyleNonAltRows-BodyE-Column-Body1"/>
            </w:pPr>
            <w:r>
              <w:t>h2s</w:t>
            </w:r>
          </w:p>
        </w:tc>
        <w:tc>
          <w:tcPr>
            <w:tcW w:w="0" w:type="auto"/>
            <w:tcBorders>
              <w:bottom w:val="single" w:sz="6" w:space="0" w:color="000000"/>
              <w:right w:val="single" w:sz="6" w:space="0" w:color="000000"/>
            </w:tcBorders>
            <w:tcMar>
              <w:top w:w="45" w:type="dxa"/>
              <w:left w:w="45" w:type="dxa"/>
              <w:bottom w:w="45" w:type="dxa"/>
              <w:right w:w="45" w:type="dxa"/>
            </w:tcMar>
          </w:tcPr>
          <w:p w14:paraId="7DC21CDE"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1ADA6324"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471A2489" w14:textId="77777777" w:rsidR="008A5E4E" w:rsidRDefault="0065745B">
            <w:pPr>
              <w:pStyle w:val="tdTableStyle-TablestyleNonAltRows-BodyE-Column-Body1"/>
            </w:pPr>
            <w:r>
              <w:t>f2s</w:t>
            </w:r>
          </w:p>
        </w:tc>
        <w:tc>
          <w:tcPr>
            <w:tcW w:w="0" w:type="auto"/>
            <w:tcBorders>
              <w:bottom w:val="single" w:sz="6" w:space="0" w:color="000000"/>
              <w:right w:val="single" w:sz="6" w:space="0" w:color="000000"/>
            </w:tcBorders>
            <w:tcMar>
              <w:top w:w="45" w:type="dxa"/>
              <w:left w:w="45" w:type="dxa"/>
              <w:bottom w:w="45" w:type="dxa"/>
              <w:right w:w="45" w:type="dxa"/>
            </w:tcMar>
          </w:tcPr>
          <w:p w14:paraId="50F8680C"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64BC6AC0" w14:textId="77777777" w:rsidR="008A5E4E" w:rsidRDefault="0065745B">
            <w:pPr>
              <w:pStyle w:val="tdTableStyle-TablestyleNonAltRows-BodyE-Column-Body1"/>
            </w:pPr>
            <w:r>
              <w:t>chop</w:t>
            </w:r>
          </w:p>
        </w:tc>
        <w:tc>
          <w:tcPr>
            <w:tcW w:w="0" w:type="auto"/>
            <w:tcBorders>
              <w:bottom w:val="single" w:sz="6" w:space="0" w:color="000000"/>
            </w:tcBorders>
            <w:tcMar>
              <w:top w:w="45" w:type="dxa"/>
              <w:left w:w="45" w:type="dxa"/>
              <w:bottom w:w="45" w:type="dxa"/>
              <w:right w:w="45" w:type="dxa"/>
            </w:tcMar>
          </w:tcPr>
          <w:p w14:paraId="2B583226" w14:textId="77777777" w:rsidR="008A5E4E" w:rsidRDefault="0065745B">
            <w:pPr>
              <w:pStyle w:val="tdTableStyle-TablestyleNonAltRows-BodyD-Column-Body1"/>
            </w:pPr>
            <w:r>
              <w:t>d2s</w:t>
            </w:r>
          </w:p>
        </w:tc>
      </w:tr>
      <w:tr w:rsidR="008A5E4E" w14:paraId="5A63784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445D145" w14:textId="77777777" w:rsidR="008A5E4E" w:rsidRDefault="0065745B">
            <w:pPr>
              <w:pStyle w:val="tdTableStyle-TablestyleNonAltRows-BodyE-Sidehead-Body1"/>
              <w:shd w:val="clear" w:color="auto" w:fill="DCDCDC"/>
              <w:jc w:val="center"/>
            </w:pPr>
            <w:r>
              <w:rPr>
                <w:shd w:val="clear" w:color="auto" w:fill="DCDCDC"/>
              </w:rPr>
              <w:t>Destination u16</w:t>
            </w:r>
          </w:p>
        </w:tc>
        <w:tc>
          <w:tcPr>
            <w:tcW w:w="0" w:type="auto"/>
            <w:tcBorders>
              <w:bottom w:val="single" w:sz="6" w:space="0" w:color="000000"/>
              <w:right w:val="single" w:sz="6" w:space="0" w:color="000000"/>
            </w:tcBorders>
            <w:tcMar>
              <w:top w:w="45" w:type="dxa"/>
              <w:left w:w="45" w:type="dxa"/>
              <w:bottom w:w="45" w:type="dxa"/>
              <w:right w:w="45" w:type="dxa"/>
            </w:tcMar>
          </w:tcPr>
          <w:p w14:paraId="257A1883"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580B2843"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3F1487E7"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11AE8289"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6ED27E89"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1C4D3386" w14:textId="77777777" w:rsidR="008A5E4E" w:rsidRDefault="0065745B">
            <w:pPr>
              <w:pStyle w:val="tdTableStyle-TablestyleNonAltRows-BodyE-Column-Body1"/>
            </w:pPr>
            <w:r>
              <w:t>h2u</w:t>
            </w:r>
          </w:p>
        </w:tc>
        <w:tc>
          <w:tcPr>
            <w:tcW w:w="0" w:type="auto"/>
            <w:tcBorders>
              <w:bottom w:val="single" w:sz="6" w:space="0" w:color="000000"/>
              <w:right w:val="single" w:sz="6" w:space="0" w:color="000000"/>
            </w:tcBorders>
            <w:tcMar>
              <w:top w:w="45" w:type="dxa"/>
              <w:left w:w="45" w:type="dxa"/>
              <w:bottom w:w="45" w:type="dxa"/>
              <w:right w:w="45" w:type="dxa"/>
            </w:tcMar>
          </w:tcPr>
          <w:p w14:paraId="58BE68EE"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1BCC56B8"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092785AC" w14:textId="77777777" w:rsidR="008A5E4E" w:rsidRDefault="0065745B">
            <w:pPr>
              <w:pStyle w:val="tdTableStyle-TablestyleNonAltRows-BodyE-Column-Body1"/>
            </w:pPr>
            <w:r>
              <w:t>f2u</w:t>
            </w:r>
          </w:p>
        </w:tc>
        <w:tc>
          <w:tcPr>
            <w:tcW w:w="0" w:type="auto"/>
            <w:tcBorders>
              <w:bottom w:val="single" w:sz="6" w:space="0" w:color="000000"/>
              <w:right w:val="single" w:sz="6" w:space="0" w:color="000000"/>
            </w:tcBorders>
            <w:tcMar>
              <w:top w:w="45" w:type="dxa"/>
              <w:left w:w="45" w:type="dxa"/>
              <w:bottom w:w="45" w:type="dxa"/>
              <w:right w:w="45" w:type="dxa"/>
            </w:tcMar>
          </w:tcPr>
          <w:p w14:paraId="4C3FCD22"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46AD6D4A" w14:textId="77777777" w:rsidR="008A5E4E" w:rsidRDefault="0065745B">
            <w:pPr>
              <w:pStyle w:val="tdTableStyle-TablestyleNonAltRows-BodyE-Column-Body1"/>
            </w:pPr>
            <w:r>
              <w:t>chop</w:t>
            </w:r>
          </w:p>
        </w:tc>
        <w:tc>
          <w:tcPr>
            <w:tcW w:w="0" w:type="auto"/>
            <w:tcBorders>
              <w:bottom w:val="single" w:sz="6" w:space="0" w:color="000000"/>
            </w:tcBorders>
            <w:tcMar>
              <w:top w:w="45" w:type="dxa"/>
              <w:left w:w="45" w:type="dxa"/>
              <w:bottom w:w="45" w:type="dxa"/>
              <w:right w:w="45" w:type="dxa"/>
            </w:tcMar>
          </w:tcPr>
          <w:p w14:paraId="064684DB" w14:textId="77777777" w:rsidR="008A5E4E" w:rsidRDefault="0065745B">
            <w:pPr>
              <w:pStyle w:val="tdTableStyle-TablestyleNonAltRows-BodyD-Column-Body1"/>
            </w:pPr>
            <w:r>
              <w:t>d2u</w:t>
            </w:r>
          </w:p>
        </w:tc>
      </w:tr>
      <w:tr w:rsidR="008A5E4E" w14:paraId="5EC8BDD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50A613C" w14:textId="77777777" w:rsidR="008A5E4E" w:rsidRDefault="0065745B">
            <w:pPr>
              <w:pStyle w:val="tdTableStyle-TablestyleNonAltRows-BodyE-Sidehead-Body1"/>
              <w:shd w:val="clear" w:color="auto" w:fill="DCDCDC"/>
              <w:jc w:val="center"/>
            </w:pPr>
            <w:r>
              <w:rPr>
                <w:shd w:val="clear" w:color="auto" w:fill="DCDCDC"/>
              </w:rPr>
              <w:t>Destination s16</w:t>
            </w:r>
          </w:p>
        </w:tc>
        <w:tc>
          <w:tcPr>
            <w:tcW w:w="0" w:type="auto"/>
            <w:tcBorders>
              <w:bottom w:val="single" w:sz="6" w:space="0" w:color="000000"/>
              <w:right w:val="single" w:sz="6" w:space="0" w:color="000000"/>
            </w:tcBorders>
            <w:tcMar>
              <w:top w:w="45" w:type="dxa"/>
              <w:left w:w="45" w:type="dxa"/>
              <w:bottom w:w="45" w:type="dxa"/>
              <w:right w:w="45" w:type="dxa"/>
            </w:tcMar>
          </w:tcPr>
          <w:p w14:paraId="6A411708"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5E1D7EBF"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2C94545B"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51750146"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10BEA895"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7D5620E9" w14:textId="77777777" w:rsidR="008A5E4E" w:rsidRDefault="0065745B">
            <w:pPr>
              <w:pStyle w:val="tdTableStyle-TablestyleNonAltRows-BodyE-Column-Body1"/>
            </w:pPr>
            <w:r>
              <w:t>h2s</w:t>
            </w:r>
          </w:p>
        </w:tc>
        <w:tc>
          <w:tcPr>
            <w:tcW w:w="0" w:type="auto"/>
            <w:tcBorders>
              <w:bottom w:val="single" w:sz="6" w:space="0" w:color="000000"/>
              <w:right w:val="single" w:sz="6" w:space="0" w:color="000000"/>
            </w:tcBorders>
            <w:tcMar>
              <w:top w:w="45" w:type="dxa"/>
              <w:left w:w="45" w:type="dxa"/>
              <w:bottom w:w="45" w:type="dxa"/>
              <w:right w:w="45" w:type="dxa"/>
            </w:tcMar>
          </w:tcPr>
          <w:p w14:paraId="6C39811B"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751AC963"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1FACE06A" w14:textId="77777777" w:rsidR="008A5E4E" w:rsidRDefault="0065745B">
            <w:pPr>
              <w:pStyle w:val="tdTableStyle-TablestyleNonAltRows-BodyE-Column-Body1"/>
            </w:pPr>
            <w:r>
              <w:t>f2s</w:t>
            </w:r>
          </w:p>
        </w:tc>
        <w:tc>
          <w:tcPr>
            <w:tcW w:w="0" w:type="auto"/>
            <w:tcBorders>
              <w:bottom w:val="single" w:sz="6" w:space="0" w:color="000000"/>
              <w:right w:val="single" w:sz="6" w:space="0" w:color="000000"/>
            </w:tcBorders>
            <w:tcMar>
              <w:top w:w="45" w:type="dxa"/>
              <w:left w:w="45" w:type="dxa"/>
              <w:bottom w:w="45" w:type="dxa"/>
              <w:right w:w="45" w:type="dxa"/>
            </w:tcMar>
          </w:tcPr>
          <w:p w14:paraId="462A0951"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55B434DA" w14:textId="77777777" w:rsidR="008A5E4E" w:rsidRDefault="0065745B">
            <w:pPr>
              <w:pStyle w:val="tdTableStyle-TablestyleNonAltRows-BodyE-Column-Body1"/>
            </w:pPr>
            <w:r>
              <w:t>chop</w:t>
            </w:r>
          </w:p>
        </w:tc>
        <w:tc>
          <w:tcPr>
            <w:tcW w:w="0" w:type="auto"/>
            <w:tcBorders>
              <w:bottom w:val="single" w:sz="6" w:space="0" w:color="000000"/>
            </w:tcBorders>
            <w:tcMar>
              <w:top w:w="45" w:type="dxa"/>
              <w:left w:w="45" w:type="dxa"/>
              <w:bottom w:w="45" w:type="dxa"/>
              <w:right w:w="45" w:type="dxa"/>
            </w:tcMar>
          </w:tcPr>
          <w:p w14:paraId="7D5C7385" w14:textId="77777777" w:rsidR="008A5E4E" w:rsidRDefault="0065745B">
            <w:pPr>
              <w:pStyle w:val="tdTableStyle-TablestyleNonAltRows-BodyD-Column-Body1"/>
            </w:pPr>
            <w:r>
              <w:t>d2s</w:t>
            </w:r>
          </w:p>
        </w:tc>
      </w:tr>
      <w:tr w:rsidR="008A5E4E" w14:paraId="4ECFD2C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62792C8" w14:textId="77777777" w:rsidR="008A5E4E" w:rsidRDefault="0065745B">
            <w:pPr>
              <w:pStyle w:val="tdTableStyle-TablestyleNonAltRows-BodyE-Sidehead-Body1"/>
              <w:shd w:val="clear" w:color="auto" w:fill="DCDCDC"/>
              <w:jc w:val="center"/>
            </w:pPr>
            <w:r>
              <w:rPr>
                <w:shd w:val="clear" w:color="auto" w:fill="DCDCDC"/>
              </w:rPr>
              <w:t>Destination f16</w:t>
            </w:r>
          </w:p>
        </w:tc>
        <w:tc>
          <w:tcPr>
            <w:tcW w:w="0" w:type="auto"/>
            <w:tcBorders>
              <w:bottom w:val="single" w:sz="6" w:space="0" w:color="000000"/>
              <w:right w:val="single" w:sz="6" w:space="0" w:color="000000"/>
            </w:tcBorders>
            <w:tcMar>
              <w:top w:w="45" w:type="dxa"/>
              <w:left w:w="45" w:type="dxa"/>
              <w:bottom w:w="45" w:type="dxa"/>
              <w:right w:w="45" w:type="dxa"/>
            </w:tcMar>
          </w:tcPr>
          <w:p w14:paraId="4736ECE8" w14:textId="77777777" w:rsidR="008A5E4E" w:rsidRDefault="0065745B">
            <w:pPr>
              <w:pStyle w:val="tdTableStyle-TablestyleNonAltRows-BodyE-Column-Body1"/>
            </w:pPr>
            <w:r>
              <w:t>u2h</w:t>
            </w:r>
          </w:p>
        </w:tc>
        <w:tc>
          <w:tcPr>
            <w:tcW w:w="0" w:type="auto"/>
            <w:tcBorders>
              <w:bottom w:val="single" w:sz="6" w:space="0" w:color="000000"/>
              <w:right w:val="single" w:sz="6" w:space="0" w:color="000000"/>
            </w:tcBorders>
            <w:tcMar>
              <w:top w:w="45" w:type="dxa"/>
              <w:left w:w="45" w:type="dxa"/>
              <w:bottom w:w="45" w:type="dxa"/>
              <w:right w:w="45" w:type="dxa"/>
            </w:tcMar>
          </w:tcPr>
          <w:p w14:paraId="212B497D" w14:textId="77777777" w:rsidR="008A5E4E" w:rsidRDefault="0065745B">
            <w:pPr>
              <w:pStyle w:val="tdTableStyle-TablestyleNonAltRows-BodyE-Column-Body1"/>
            </w:pPr>
            <w:r>
              <w:t>u2h</w:t>
            </w:r>
          </w:p>
        </w:tc>
        <w:tc>
          <w:tcPr>
            <w:tcW w:w="0" w:type="auto"/>
            <w:tcBorders>
              <w:bottom w:val="single" w:sz="6" w:space="0" w:color="000000"/>
              <w:right w:val="single" w:sz="6" w:space="0" w:color="000000"/>
            </w:tcBorders>
            <w:tcMar>
              <w:top w:w="45" w:type="dxa"/>
              <w:left w:w="45" w:type="dxa"/>
              <w:bottom w:w="45" w:type="dxa"/>
              <w:right w:w="45" w:type="dxa"/>
            </w:tcMar>
          </w:tcPr>
          <w:p w14:paraId="14AF05A6" w14:textId="77777777" w:rsidR="008A5E4E" w:rsidRDefault="0065745B">
            <w:pPr>
              <w:pStyle w:val="tdTableStyle-TablestyleNonAltRows-BodyE-Column-Body1"/>
            </w:pPr>
            <w:r>
              <w:t>s2h</w:t>
            </w:r>
          </w:p>
        </w:tc>
        <w:tc>
          <w:tcPr>
            <w:tcW w:w="0" w:type="auto"/>
            <w:tcBorders>
              <w:bottom w:val="single" w:sz="6" w:space="0" w:color="000000"/>
              <w:right w:val="single" w:sz="6" w:space="0" w:color="000000"/>
            </w:tcBorders>
            <w:tcMar>
              <w:top w:w="45" w:type="dxa"/>
              <w:left w:w="45" w:type="dxa"/>
              <w:bottom w:w="45" w:type="dxa"/>
              <w:right w:w="45" w:type="dxa"/>
            </w:tcMar>
          </w:tcPr>
          <w:p w14:paraId="19785E7D" w14:textId="77777777" w:rsidR="008A5E4E" w:rsidRDefault="0065745B">
            <w:pPr>
              <w:pStyle w:val="tdTableStyle-TablestyleNonAltRows-BodyE-Column-Body1"/>
            </w:pPr>
            <w:r>
              <w:t>u2h</w:t>
            </w:r>
          </w:p>
        </w:tc>
        <w:tc>
          <w:tcPr>
            <w:tcW w:w="0" w:type="auto"/>
            <w:tcBorders>
              <w:bottom w:val="single" w:sz="6" w:space="0" w:color="000000"/>
              <w:right w:val="single" w:sz="6" w:space="0" w:color="000000"/>
            </w:tcBorders>
            <w:tcMar>
              <w:top w:w="45" w:type="dxa"/>
              <w:left w:w="45" w:type="dxa"/>
              <w:bottom w:w="45" w:type="dxa"/>
              <w:right w:w="45" w:type="dxa"/>
            </w:tcMar>
          </w:tcPr>
          <w:p w14:paraId="39CDA931" w14:textId="77777777" w:rsidR="008A5E4E" w:rsidRDefault="0065745B">
            <w:pPr>
              <w:pStyle w:val="tdTableStyle-TablestyleNonAltRows-BodyE-Column-Body1"/>
            </w:pPr>
            <w:r>
              <w:t xml:space="preserve">s2h </w:t>
            </w:r>
          </w:p>
        </w:tc>
        <w:tc>
          <w:tcPr>
            <w:tcW w:w="0" w:type="auto"/>
            <w:tcBorders>
              <w:bottom w:val="single" w:sz="6" w:space="0" w:color="000000"/>
              <w:right w:val="single" w:sz="6" w:space="0" w:color="000000"/>
            </w:tcBorders>
            <w:tcMar>
              <w:top w:w="45" w:type="dxa"/>
              <w:left w:w="45" w:type="dxa"/>
              <w:bottom w:w="45" w:type="dxa"/>
              <w:right w:w="45" w:type="dxa"/>
            </w:tcMar>
          </w:tcPr>
          <w:p w14:paraId="21E09717"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40112279" w14:textId="77777777" w:rsidR="008A5E4E" w:rsidRDefault="0065745B">
            <w:pPr>
              <w:pStyle w:val="tdTableStyle-TablestyleNonAltRows-BodyE-Column-Body1"/>
            </w:pPr>
            <w:r>
              <w:t>u2h</w:t>
            </w:r>
          </w:p>
        </w:tc>
        <w:tc>
          <w:tcPr>
            <w:tcW w:w="0" w:type="auto"/>
            <w:tcBorders>
              <w:bottom w:val="single" w:sz="6" w:space="0" w:color="000000"/>
              <w:right w:val="single" w:sz="6" w:space="0" w:color="000000"/>
            </w:tcBorders>
            <w:tcMar>
              <w:top w:w="45" w:type="dxa"/>
              <w:left w:w="45" w:type="dxa"/>
              <w:bottom w:w="45" w:type="dxa"/>
              <w:right w:w="45" w:type="dxa"/>
            </w:tcMar>
          </w:tcPr>
          <w:p w14:paraId="6C6462FB" w14:textId="77777777" w:rsidR="008A5E4E" w:rsidRDefault="0065745B">
            <w:pPr>
              <w:pStyle w:val="tdTableStyle-TablestyleNonAltRows-BodyE-Column-Body1"/>
            </w:pPr>
            <w:r>
              <w:t>s2h</w:t>
            </w:r>
          </w:p>
        </w:tc>
        <w:tc>
          <w:tcPr>
            <w:tcW w:w="0" w:type="auto"/>
            <w:tcBorders>
              <w:bottom w:val="single" w:sz="6" w:space="0" w:color="000000"/>
              <w:right w:val="single" w:sz="6" w:space="0" w:color="000000"/>
            </w:tcBorders>
            <w:tcMar>
              <w:top w:w="45" w:type="dxa"/>
              <w:left w:w="45" w:type="dxa"/>
              <w:bottom w:w="45" w:type="dxa"/>
              <w:right w:w="45" w:type="dxa"/>
            </w:tcMar>
          </w:tcPr>
          <w:p w14:paraId="62362E05" w14:textId="77777777" w:rsidR="008A5E4E" w:rsidRDefault="0065745B">
            <w:pPr>
              <w:pStyle w:val="tdTableStyle-TablestyleNonAltRows-BodyE-Column-Body1"/>
            </w:pPr>
            <w:r>
              <w:t>f2h</w:t>
            </w:r>
          </w:p>
        </w:tc>
        <w:tc>
          <w:tcPr>
            <w:tcW w:w="0" w:type="auto"/>
            <w:tcBorders>
              <w:bottom w:val="single" w:sz="6" w:space="0" w:color="000000"/>
              <w:right w:val="single" w:sz="6" w:space="0" w:color="000000"/>
            </w:tcBorders>
            <w:tcMar>
              <w:top w:w="45" w:type="dxa"/>
              <w:left w:w="45" w:type="dxa"/>
              <w:bottom w:w="45" w:type="dxa"/>
              <w:right w:w="45" w:type="dxa"/>
            </w:tcMar>
          </w:tcPr>
          <w:p w14:paraId="539052F4" w14:textId="77777777" w:rsidR="008A5E4E" w:rsidRDefault="0065745B">
            <w:pPr>
              <w:pStyle w:val="tdTableStyle-TablestyleNonAltRows-BodyE-Column-Body1"/>
            </w:pPr>
            <w:r>
              <w:t>u2h</w:t>
            </w:r>
          </w:p>
        </w:tc>
        <w:tc>
          <w:tcPr>
            <w:tcW w:w="0" w:type="auto"/>
            <w:tcBorders>
              <w:bottom w:val="single" w:sz="6" w:space="0" w:color="000000"/>
              <w:right w:val="single" w:sz="6" w:space="0" w:color="000000"/>
            </w:tcBorders>
            <w:tcMar>
              <w:top w:w="45" w:type="dxa"/>
              <w:left w:w="45" w:type="dxa"/>
              <w:bottom w:w="45" w:type="dxa"/>
              <w:right w:w="45" w:type="dxa"/>
            </w:tcMar>
          </w:tcPr>
          <w:p w14:paraId="62CB2C03" w14:textId="77777777" w:rsidR="008A5E4E" w:rsidRDefault="0065745B">
            <w:pPr>
              <w:pStyle w:val="tdTableStyle-TablestyleNonAltRows-BodyE-Column-Body1"/>
            </w:pPr>
            <w:r>
              <w:t>s2h</w:t>
            </w:r>
          </w:p>
        </w:tc>
        <w:tc>
          <w:tcPr>
            <w:tcW w:w="0" w:type="auto"/>
            <w:tcBorders>
              <w:bottom w:val="single" w:sz="6" w:space="0" w:color="000000"/>
            </w:tcBorders>
            <w:tcMar>
              <w:top w:w="45" w:type="dxa"/>
              <w:left w:w="45" w:type="dxa"/>
              <w:bottom w:w="45" w:type="dxa"/>
              <w:right w:w="45" w:type="dxa"/>
            </w:tcMar>
          </w:tcPr>
          <w:p w14:paraId="276452F9" w14:textId="77777777" w:rsidR="008A5E4E" w:rsidRDefault="0065745B">
            <w:pPr>
              <w:pStyle w:val="tdTableStyle-TablestyleNonAltRows-BodyD-Column-Body1"/>
            </w:pPr>
            <w:r>
              <w:t>d2h</w:t>
            </w:r>
          </w:p>
        </w:tc>
      </w:tr>
      <w:tr w:rsidR="008A5E4E" w14:paraId="1C0C421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5D6F318" w14:textId="77777777" w:rsidR="008A5E4E" w:rsidRDefault="0065745B">
            <w:pPr>
              <w:pStyle w:val="tdTableStyle-TablestyleNonAltRows-BodyE-Sidehead-Body1"/>
              <w:shd w:val="clear" w:color="auto" w:fill="DCDCDC"/>
              <w:jc w:val="center"/>
            </w:pPr>
            <w:r>
              <w:rPr>
                <w:shd w:val="clear" w:color="auto" w:fill="DCDCDC"/>
              </w:rPr>
              <w:t>Destination u32</w:t>
            </w:r>
          </w:p>
        </w:tc>
        <w:tc>
          <w:tcPr>
            <w:tcW w:w="0" w:type="auto"/>
            <w:tcBorders>
              <w:bottom w:val="single" w:sz="6" w:space="0" w:color="000000"/>
              <w:right w:val="single" w:sz="6" w:space="0" w:color="000000"/>
            </w:tcBorders>
            <w:tcMar>
              <w:top w:w="45" w:type="dxa"/>
              <w:left w:w="45" w:type="dxa"/>
              <w:bottom w:w="45" w:type="dxa"/>
              <w:right w:w="45" w:type="dxa"/>
            </w:tcMar>
          </w:tcPr>
          <w:p w14:paraId="7238936B"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7F7C5672"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600D46E0"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7864FC21"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55296863"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3096751C" w14:textId="77777777" w:rsidR="008A5E4E" w:rsidRDefault="0065745B">
            <w:pPr>
              <w:pStyle w:val="tdTableStyle-TablestyleNonAltRows-BodyE-Column-Body1"/>
            </w:pPr>
            <w:r>
              <w:t>h2u</w:t>
            </w:r>
          </w:p>
        </w:tc>
        <w:tc>
          <w:tcPr>
            <w:tcW w:w="0" w:type="auto"/>
            <w:tcBorders>
              <w:bottom w:val="single" w:sz="6" w:space="0" w:color="000000"/>
              <w:right w:val="single" w:sz="6" w:space="0" w:color="000000"/>
            </w:tcBorders>
            <w:tcMar>
              <w:top w:w="45" w:type="dxa"/>
              <w:left w:w="45" w:type="dxa"/>
              <w:bottom w:w="45" w:type="dxa"/>
              <w:right w:w="45" w:type="dxa"/>
            </w:tcMar>
          </w:tcPr>
          <w:p w14:paraId="1717702B"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7936CF8D"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46C53B53" w14:textId="77777777" w:rsidR="008A5E4E" w:rsidRDefault="0065745B">
            <w:pPr>
              <w:pStyle w:val="tdTableStyle-TablestyleNonAltRows-BodyE-Column-Body1"/>
            </w:pPr>
            <w:r>
              <w:t>f2u</w:t>
            </w:r>
          </w:p>
        </w:tc>
        <w:tc>
          <w:tcPr>
            <w:tcW w:w="0" w:type="auto"/>
            <w:tcBorders>
              <w:bottom w:val="single" w:sz="6" w:space="0" w:color="000000"/>
              <w:right w:val="single" w:sz="6" w:space="0" w:color="000000"/>
            </w:tcBorders>
            <w:tcMar>
              <w:top w:w="45" w:type="dxa"/>
              <w:left w:w="45" w:type="dxa"/>
              <w:bottom w:w="45" w:type="dxa"/>
              <w:right w:w="45" w:type="dxa"/>
            </w:tcMar>
          </w:tcPr>
          <w:p w14:paraId="1781B699"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6646BE15" w14:textId="77777777" w:rsidR="008A5E4E" w:rsidRDefault="0065745B">
            <w:pPr>
              <w:pStyle w:val="tdTableStyle-TablestyleNonAltRows-BodyE-Column-Body1"/>
            </w:pPr>
            <w:r>
              <w:t>chop</w:t>
            </w:r>
          </w:p>
        </w:tc>
        <w:tc>
          <w:tcPr>
            <w:tcW w:w="0" w:type="auto"/>
            <w:tcBorders>
              <w:bottom w:val="single" w:sz="6" w:space="0" w:color="000000"/>
            </w:tcBorders>
            <w:tcMar>
              <w:top w:w="45" w:type="dxa"/>
              <w:left w:w="45" w:type="dxa"/>
              <w:bottom w:w="45" w:type="dxa"/>
              <w:right w:w="45" w:type="dxa"/>
            </w:tcMar>
          </w:tcPr>
          <w:p w14:paraId="42F715CD" w14:textId="77777777" w:rsidR="008A5E4E" w:rsidRDefault="0065745B">
            <w:pPr>
              <w:pStyle w:val="tdTableStyle-TablestyleNonAltRows-BodyD-Column-Body1"/>
            </w:pPr>
            <w:r>
              <w:t>d2u</w:t>
            </w:r>
          </w:p>
        </w:tc>
      </w:tr>
      <w:tr w:rsidR="008A5E4E" w14:paraId="100E44C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D4F9C42" w14:textId="77777777" w:rsidR="008A5E4E" w:rsidRDefault="0065745B">
            <w:pPr>
              <w:pStyle w:val="tdTableStyle-TablestyleNonAltRows-BodyE-Sidehead-Body1"/>
              <w:shd w:val="clear" w:color="auto" w:fill="DCDCDC"/>
              <w:jc w:val="center"/>
            </w:pPr>
            <w:r>
              <w:rPr>
                <w:shd w:val="clear" w:color="auto" w:fill="DCDCDC"/>
              </w:rPr>
              <w:t>Destination s32</w:t>
            </w:r>
          </w:p>
        </w:tc>
        <w:tc>
          <w:tcPr>
            <w:tcW w:w="0" w:type="auto"/>
            <w:tcBorders>
              <w:bottom w:val="single" w:sz="6" w:space="0" w:color="000000"/>
              <w:right w:val="single" w:sz="6" w:space="0" w:color="000000"/>
            </w:tcBorders>
            <w:tcMar>
              <w:top w:w="45" w:type="dxa"/>
              <w:left w:w="45" w:type="dxa"/>
              <w:bottom w:w="45" w:type="dxa"/>
              <w:right w:w="45" w:type="dxa"/>
            </w:tcMar>
          </w:tcPr>
          <w:p w14:paraId="122A6326" w14:textId="77777777" w:rsidR="008A5E4E" w:rsidRDefault="0065745B">
            <w:pPr>
              <w:pStyle w:val="tdTableStyle-TablestyleNonAltRows-BodyE-Column-Body1"/>
            </w:pPr>
            <w:r>
              <w:t>b2s</w:t>
            </w:r>
          </w:p>
        </w:tc>
        <w:tc>
          <w:tcPr>
            <w:tcW w:w="0" w:type="auto"/>
            <w:tcBorders>
              <w:bottom w:val="single" w:sz="6" w:space="0" w:color="000000"/>
              <w:right w:val="single" w:sz="6" w:space="0" w:color="000000"/>
            </w:tcBorders>
            <w:tcMar>
              <w:top w:w="45" w:type="dxa"/>
              <w:left w:w="45" w:type="dxa"/>
              <w:bottom w:w="45" w:type="dxa"/>
              <w:right w:w="45" w:type="dxa"/>
            </w:tcMar>
          </w:tcPr>
          <w:p w14:paraId="7F2A741B"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1AB51EB4"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3167B2A3"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723CE97C"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25D624D2" w14:textId="77777777" w:rsidR="008A5E4E" w:rsidRDefault="0065745B">
            <w:pPr>
              <w:pStyle w:val="tdTableStyle-TablestyleNonAltRows-BodyE-Column-Body1"/>
            </w:pPr>
            <w:r>
              <w:t>h2s</w:t>
            </w:r>
          </w:p>
        </w:tc>
        <w:tc>
          <w:tcPr>
            <w:tcW w:w="0" w:type="auto"/>
            <w:tcBorders>
              <w:bottom w:val="single" w:sz="6" w:space="0" w:color="000000"/>
              <w:right w:val="single" w:sz="6" w:space="0" w:color="000000"/>
            </w:tcBorders>
            <w:tcMar>
              <w:top w:w="45" w:type="dxa"/>
              <w:left w:w="45" w:type="dxa"/>
              <w:bottom w:w="45" w:type="dxa"/>
              <w:right w:w="45" w:type="dxa"/>
            </w:tcMar>
          </w:tcPr>
          <w:p w14:paraId="234F5FFC"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37221C44"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32A32EC0" w14:textId="77777777" w:rsidR="008A5E4E" w:rsidRDefault="0065745B">
            <w:pPr>
              <w:pStyle w:val="tdTableStyle-TablestyleNonAltRows-BodyE-Column-Body1"/>
            </w:pPr>
            <w:r>
              <w:t>f2s</w:t>
            </w:r>
          </w:p>
        </w:tc>
        <w:tc>
          <w:tcPr>
            <w:tcW w:w="0" w:type="auto"/>
            <w:tcBorders>
              <w:bottom w:val="single" w:sz="6" w:space="0" w:color="000000"/>
              <w:right w:val="single" w:sz="6" w:space="0" w:color="000000"/>
            </w:tcBorders>
            <w:tcMar>
              <w:top w:w="45" w:type="dxa"/>
              <w:left w:w="45" w:type="dxa"/>
              <w:bottom w:w="45" w:type="dxa"/>
              <w:right w:w="45" w:type="dxa"/>
            </w:tcMar>
          </w:tcPr>
          <w:p w14:paraId="3945519E" w14:textId="77777777" w:rsidR="008A5E4E" w:rsidRDefault="0065745B">
            <w:pPr>
              <w:pStyle w:val="tdTableStyle-TablestyleNonAltRows-BodyE-Column-Body1"/>
            </w:pPr>
            <w:r>
              <w:t>chop</w:t>
            </w:r>
          </w:p>
        </w:tc>
        <w:tc>
          <w:tcPr>
            <w:tcW w:w="0" w:type="auto"/>
            <w:tcBorders>
              <w:bottom w:val="single" w:sz="6" w:space="0" w:color="000000"/>
              <w:right w:val="single" w:sz="6" w:space="0" w:color="000000"/>
            </w:tcBorders>
            <w:tcMar>
              <w:top w:w="45" w:type="dxa"/>
              <w:left w:w="45" w:type="dxa"/>
              <w:bottom w:w="45" w:type="dxa"/>
              <w:right w:w="45" w:type="dxa"/>
            </w:tcMar>
          </w:tcPr>
          <w:p w14:paraId="3358FA62" w14:textId="77777777" w:rsidR="008A5E4E" w:rsidRDefault="0065745B">
            <w:pPr>
              <w:pStyle w:val="tdTableStyle-TablestyleNonAltRows-BodyE-Column-Body1"/>
            </w:pPr>
            <w:r>
              <w:t>chop</w:t>
            </w:r>
          </w:p>
        </w:tc>
        <w:tc>
          <w:tcPr>
            <w:tcW w:w="0" w:type="auto"/>
            <w:tcBorders>
              <w:bottom w:val="single" w:sz="6" w:space="0" w:color="000000"/>
            </w:tcBorders>
            <w:tcMar>
              <w:top w:w="45" w:type="dxa"/>
              <w:left w:w="45" w:type="dxa"/>
              <w:bottom w:w="45" w:type="dxa"/>
              <w:right w:w="45" w:type="dxa"/>
            </w:tcMar>
          </w:tcPr>
          <w:p w14:paraId="778A4F39" w14:textId="77777777" w:rsidR="008A5E4E" w:rsidRDefault="0065745B">
            <w:pPr>
              <w:pStyle w:val="tdTableStyle-TablestyleNonAltRows-BodyD-Column-Body1"/>
            </w:pPr>
            <w:r>
              <w:t>d2s</w:t>
            </w:r>
          </w:p>
        </w:tc>
      </w:tr>
      <w:tr w:rsidR="008A5E4E" w14:paraId="598E48F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E72597F" w14:textId="77777777" w:rsidR="008A5E4E" w:rsidRDefault="0065745B">
            <w:pPr>
              <w:pStyle w:val="tdTableStyle-TablestyleNonAltRows-BodyE-Sidehead-Body1"/>
              <w:shd w:val="clear" w:color="auto" w:fill="DCDCDC"/>
              <w:jc w:val="center"/>
            </w:pPr>
            <w:r>
              <w:rPr>
                <w:shd w:val="clear" w:color="auto" w:fill="DCDCDC"/>
              </w:rPr>
              <w:t>Destination f32</w:t>
            </w:r>
          </w:p>
        </w:tc>
        <w:tc>
          <w:tcPr>
            <w:tcW w:w="0" w:type="auto"/>
            <w:tcBorders>
              <w:bottom w:val="single" w:sz="6" w:space="0" w:color="000000"/>
              <w:right w:val="single" w:sz="6" w:space="0" w:color="000000"/>
            </w:tcBorders>
            <w:tcMar>
              <w:top w:w="45" w:type="dxa"/>
              <w:left w:w="45" w:type="dxa"/>
              <w:bottom w:w="45" w:type="dxa"/>
              <w:right w:w="45" w:type="dxa"/>
            </w:tcMar>
          </w:tcPr>
          <w:p w14:paraId="53E01BA0" w14:textId="77777777" w:rsidR="008A5E4E" w:rsidRDefault="0065745B">
            <w:pPr>
              <w:pStyle w:val="tdTableStyle-TablestyleNonAltRows-BodyE-Column-Body1"/>
            </w:pPr>
            <w:r>
              <w:t>u2f</w:t>
            </w:r>
          </w:p>
        </w:tc>
        <w:tc>
          <w:tcPr>
            <w:tcW w:w="0" w:type="auto"/>
            <w:tcBorders>
              <w:bottom w:val="single" w:sz="6" w:space="0" w:color="000000"/>
              <w:right w:val="single" w:sz="6" w:space="0" w:color="000000"/>
            </w:tcBorders>
            <w:tcMar>
              <w:top w:w="45" w:type="dxa"/>
              <w:left w:w="45" w:type="dxa"/>
              <w:bottom w:w="45" w:type="dxa"/>
              <w:right w:w="45" w:type="dxa"/>
            </w:tcMar>
          </w:tcPr>
          <w:p w14:paraId="5790B5B2" w14:textId="77777777" w:rsidR="008A5E4E" w:rsidRDefault="0065745B">
            <w:pPr>
              <w:pStyle w:val="tdTableStyle-TablestyleNonAltRows-BodyE-Column-Body1"/>
            </w:pPr>
            <w:r>
              <w:t>u2f</w:t>
            </w:r>
          </w:p>
        </w:tc>
        <w:tc>
          <w:tcPr>
            <w:tcW w:w="0" w:type="auto"/>
            <w:tcBorders>
              <w:bottom w:val="single" w:sz="6" w:space="0" w:color="000000"/>
              <w:right w:val="single" w:sz="6" w:space="0" w:color="000000"/>
            </w:tcBorders>
            <w:tcMar>
              <w:top w:w="45" w:type="dxa"/>
              <w:left w:w="45" w:type="dxa"/>
              <w:bottom w:w="45" w:type="dxa"/>
              <w:right w:w="45" w:type="dxa"/>
            </w:tcMar>
          </w:tcPr>
          <w:p w14:paraId="65974F12" w14:textId="77777777" w:rsidR="008A5E4E" w:rsidRDefault="0065745B">
            <w:pPr>
              <w:pStyle w:val="tdTableStyle-TablestyleNonAltRows-BodyE-Column-Body1"/>
            </w:pPr>
            <w:r>
              <w:t>s2f</w:t>
            </w:r>
          </w:p>
        </w:tc>
        <w:tc>
          <w:tcPr>
            <w:tcW w:w="0" w:type="auto"/>
            <w:tcBorders>
              <w:bottom w:val="single" w:sz="6" w:space="0" w:color="000000"/>
              <w:right w:val="single" w:sz="6" w:space="0" w:color="000000"/>
            </w:tcBorders>
            <w:tcMar>
              <w:top w:w="45" w:type="dxa"/>
              <w:left w:w="45" w:type="dxa"/>
              <w:bottom w:w="45" w:type="dxa"/>
              <w:right w:w="45" w:type="dxa"/>
            </w:tcMar>
          </w:tcPr>
          <w:p w14:paraId="78C14478" w14:textId="77777777" w:rsidR="008A5E4E" w:rsidRDefault="0065745B">
            <w:pPr>
              <w:pStyle w:val="tdTableStyle-TablestyleNonAltRows-BodyE-Column-Body1"/>
            </w:pPr>
            <w:r>
              <w:t>u2f</w:t>
            </w:r>
          </w:p>
        </w:tc>
        <w:tc>
          <w:tcPr>
            <w:tcW w:w="0" w:type="auto"/>
            <w:tcBorders>
              <w:bottom w:val="single" w:sz="6" w:space="0" w:color="000000"/>
              <w:right w:val="single" w:sz="6" w:space="0" w:color="000000"/>
            </w:tcBorders>
            <w:tcMar>
              <w:top w:w="45" w:type="dxa"/>
              <w:left w:w="45" w:type="dxa"/>
              <w:bottom w:w="45" w:type="dxa"/>
              <w:right w:w="45" w:type="dxa"/>
            </w:tcMar>
          </w:tcPr>
          <w:p w14:paraId="296CB51E" w14:textId="77777777" w:rsidR="008A5E4E" w:rsidRDefault="0065745B">
            <w:pPr>
              <w:pStyle w:val="tdTableStyle-TablestyleNonAltRows-BodyE-Column-Body1"/>
            </w:pPr>
            <w:r>
              <w:t>s2f</w:t>
            </w:r>
          </w:p>
        </w:tc>
        <w:tc>
          <w:tcPr>
            <w:tcW w:w="0" w:type="auto"/>
            <w:tcBorders>
              <w:bottom w:val="single" w:sz="6" w:space="0" w:color="000000"/>
              <w:right w:val="single" w:sz="6" w:space="0" w:color="000000"/>
            </w:tcBorders>
            <w:tcMar>
              <w:top w:w="45" w:type="dxa"/>
              <w:left w:w="45" w:type="dxa"/>
              <w:bottom w:w="45" w:type="dxa"/>
              <w:right w:w="45" w:type="dxa"/>
            </w:tcMar>
          </w:tcPr>
          <w:p w14:paraId="4A6D0DC0" w14:textId="77777777" w:rsidR="008A5E4E" w:rsidRDefault="0065745B">
            <w:pPr>
              <w:pStyle w:val="tdTableStyle-TablestyleNonAltRows-BodyE-Column-Body1"/>
            </w:pPr>
            <w:r>
              <w:t>h2f</w:t>
            </w:r>
          </w:p>
        </w:tc>
        <w:tc>
          <w:tcPr>
            <w:tcW w:w="0" w:type="auto"/>
            <w:tcBorders>
              <w:bottom w:val="single" w:sz="6" w:space="0" w:color="000000"/>
              <w:right w:val="single" w:sz="6" w:space="0" w:color="000000"/>
            </w:tcBorders>
            <w:tcMar>
              <w:top w:w="45" w:type="dxa"/>
              <w:left w:w="45" w:type="dxa"/>
              <w:bottom w:w="45" w:type="dxa"/>
              <w:right w:w="45" w:type="dxa"/>
            </w:tcMar>
          </w:tcPr>
          <w:p w14:paraId="54B54E06" w14:textId="77777777" w:rsidR="008A5E4E" w:rsidRDefault="0065745B">
            <w:pPr>
              <w:pStyle w:val="tdTableStyle-TablestyleNonAltRows-BodyE-Column-Body1"/>
            </w:pPr>
            <w:r>
              <w:t>u2f</w:t>
            </w:r>
          </w:p>
        </w:tc>
        <w:tc>
          <w:tcPr>
            <w:tcW w:w="0" w:type="auto"/>
            <w:tcBorders>
              <w:bottom w:val="single" w:sz="6" w:space="0" w:color="000000"/>
              <w:right w:val="single" w:sz="6" w:space="0" w:color="000000"/>
            </w:tcBorders>
            <w:tcMar>
              <w:top w:w="45" w:type="dxa"/>
              <w:left w:w="45" w:type="dxa"/>
              <w:bottom w:w="45" w:type="dxa"/>
              <w:right w:w="45" w:type="dxa"/>
            </w:tcMar>
          </w:tcPr>
          <w:p w14:paraId="4A7F1CC3" w14:textId="77777777" w:rsidR="008A5E4E" w:rsidRDefault="0065745B">
            <w:pPr>
              <w:pStyle w:val="tdTableStyle-TablestyleNonAltRows-BodyE-Column-Body1"/>
            </w:pPr>
            <w:r>
              <w:t>s2f</w:t>
            </w:r>
          </w:p>
        </w:tc>
        <w:tc>
          <w:tcPr>
            <w:tcW w:w="0" w:type="auto"/>
            <w:tcBorders>
              <w:bottom w:val="single" w:sz="6" w:space="0" w:color="000000"/>
              <w:right w:val="single" w:sz="6" w:space="0" w:color="000000"/>
            </w:tcBorders>
            <w:tcMar>
              <w:top w:w="45" w:type="dxa"/>
              <w:left w:w="45" w:type="dxa"/>
              <w:bottom w:w="45" w:type="dxa"/>
              <w:right w:w="45" w:type="dxa"/>
            </w:tcMar>
          </w:tcPr>
          <w:p w14:paraId="097F43DA"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725AC1F5" w14:textId="77777777" w:rsidR="008A5E4E" w:rsidRDefault="0065745B">
            <w:pPr>
              <w:pStyle w:val="tdTableStyle-TablestyleNonAltRows-BodyE-Column-Body1"/>
            </w:pPr>
            <w:r>
              <w:t>u2f</w:t>
            </w:r>
          </w:p>
        </w:tc>
        <w:tc>
          <w:tcPr>
            <w:tcW w:w="0" w:type="auto"/>
            <w:tcBorders>
              <w:bottom w:val="single" w:sz="6" w:space="0" w:color="000000"/>
              <w:right w:val="single" w:sz="6" w:space="0" w:color="000000"/>
            </w:tcBorders>
            <w:tcMar>
              <w:top w:w="45" w:type="dxa"/>
              <w:left w:w="45" w:type="dxa"/>
              <w:bottom w:w="45" w:type="dxa"/>
              <w:right w:w="45" w:type="dxa"/>
            </w:tcMar>
          </w:tcPr>
          <w:p w14:paraId="1ECFC3F3" w14:textId="77777777" w:rsidR="008A5E4E" w:rsidRDefault="0065745B">
            <w:pPr>
              <w:pStyle w:val="tdTableStyle-TablestyleNonAltRows-BodyE-Column-Body1"/>
            </w:pPr>
            <w:r>
              <w:t>s2f</w:t>
            </w:r>
          </w:p>
        </w:tc>
        <w:tc>
          <w:tcPr>
            <w:tcW w:w="0" w:type="auto"/>
            <w:tcBorders>
              <w:bottom w:val="single" w:sz="6" w:space="0" w:color="000000"/>
            </w:tcBorders>
            <w:tcMar>
              <w:top w:w="45" w:type="dxa"/>
              <w:left w:w="45" w:type="dxa"/>
              <w:bottom w:w="45" w:type="dxa"/>
              <w:right w:w="45" w:type="dxa"/>
            </w:tcMar>
          </w:tcPr>
          <w:p w14:paraId="239D0324" w14:textId="77777777" w:rsidR="008A5E4E" w:rsidRDefault="0065745B">
            <w:pPr>
              <w:pStyle w:val="tdTableStyle-TablestyleNonAltRows-BodyD-Column-Body1"/>
            </w:pPr>
            <w:r>
              <w:t>d2f</w:t>
            </w:r>
          </w:p>
        </w:tc>
      </w:tr>
      <w:tr w:rsidR="008A5E4E" w14:paraId="6EB14D7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291A06B" w14:textId="77777777" w:rsidR="008A5E4E" w:rsidRDefault="0065745B">
            <w:pPr>
              <w:pStyle w:val="tdTableStyle-TablestyleNonAltRows-BodyE-Sidehead-Body1"/>
              <w:shd w:val="clear" w:color="auto" w:fill="DCDCDC"/>
              <w:jc w:val="center"/>
            </w:pPr>
            <w:r>
              <w:rPr>
                <w:shd w:val="clear" w:color="auto" w:fill="DCDCDC"/>
              </w:rPr>
              <w:t>Destination u64</w:t>
            </w:r>
          </w:p>
        </w:tc>
        <w:tc>
          <w:tcPr>
            <w:tcW w:w="0" w:type="auto"/>
            <w:tcBorders>
              <w:bottom w:val="single" w:sz="6" w:space="0" w:color="000000"/>
              <w:right w:val="single" w:sz="6" w:space="0" w:color="000000"/>
            </w:tcBorders>
            <w:tcMar>
              <w:top w:w="45" w:type="dxa"/>
              <w:left w:w="45" w:type="dxa"/>
              <w:bottom w:w="45" w:type="dxa"/>
              <w:right w:w="45" w:type="dxa"/>
            </w:tcMar>
          </w:tcPr>
          <w:p w14:paraId="67C3F24C"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63334E1C"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424875B8"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70D8DCBF"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4A998179"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7E08E2FC" w14:textId="77777777" w:rsidR="008A5E4E" w:rsidRDefault="0065745B">
            <w:pPr>
              <w:pStyle w:val="tdTableStyle-TablestyleNonAltRows-BodyE-Column-Body1"/>
            </w:pPr>
            <w:r>
              <w:t>h2u</w:t>
            </w:r>
          </w:p>
        </w:tc>
        <w:tc>
          <w:tcPr>
            <w:tcW w:w="0" w:type="auto"/>
            <w:tcBorders>
              <w:bottom w:val="single" w:sz="6" w:space="0" w:color="000000"/>
              <w:right w:val="single" w:sz="6" w:space="0" w:color="000000"/>
            </w:tcBorders>
            <w:tcMar>
              <w:top w:w="45" w:type="dxa"/>
              <w:left w:w="45" w:type="dxa"/>
              <w:bottom w:w="45" w:type="dxa"/>
              <w:right w:w="45" w:type="dxa"/>
            </w:tcMar>
          </w:tcPr>
          <w:p w14:paraId="35F8CA32"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2471A254"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366D32E7" w14:textId="77777777" w:rsidR="008A5E4E" w:rsidRDefault="0065745B">
            <w:pPr>
              <w:pStyle w:val="tdTableStyle-TablestyleNonAltRows-BodyE-Column-Body1"/>
            </w:pPr>
            <w:r>
              <w:t>f2u</w:t>
            </w:r>
          </w:p>
        </w:tc>
        <w:tc>
          <w:tcPr>
            <w:tcW w:w="0" w:type="auto"/>
            <w:tcBorders>
              <w:bottom w:val="single" w:sz="6" w:space="0" w:color="000000"/>
              <w:right w:val="single" w:sz="6" w:space="0" w:color="000000"/>
            </w:tcBorders>
            <w:tcMar>
              <w:top w:w="45" w:type="dxa"/>
              <w:left w:w="45" w:type="dxa"/>
              <w:bottom w:w="45" w:type="dxa"/>
              <w:right w:w="45" w:type="dxa"/>
            </w:tcMar>
          </w:tcPr>
          <w:p w14:paraId="16469F36"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2E56A58C" w14:textId="77777777" w:rsidR="008A5E4E" w:rsidRDefault="0065745B">
            <w:pPr>
              <w:pStyle w:val="tdTableStyle-TablestyleNonAltRows-BodyE-Column-Body1"/>
              <w:jc w:val="center"/>
            </w:pPr>
            <w:r>
              <w:t>-</w:t>
            </w:r>
          </w:p>
        </w:tc>
        <w:tc>
          <w:tcPr>
            <w:tcW w:w="0" w:type="auto"/>
            <w:tcBorders>
              <w:bottom w:val="single" w:sz="6" w:space="0" w:color="000000"/>
            </w:tcBorders>
            <w:tcMar>
              <w:top w:w="45" w:type="dxa"/>
              <w:left w:w="45" w:type="dxa"/>
              <w:bottom w:w="45" w:type="dxa"/>
              <w:right w:w="45" w:type="dxa"/>
            </w:tcMar>
          </w:tcPr>
          <w:p w14:paraId="4D19B7E9" w14:textId="77777777" w:rsidR="008A5E4E" w:rsidRDefault="0065745B">
            <w:pPr>
              <w:pStyle w:val="tdTableStyle-TablestyleNonAltRows-BodyD-Column-Body1"/>
            </w:pPr>
            <w:r>
              <w:t>d2u</w:t>
            </w:r>
          </w:p>
        </w:tc>
      </w:tr>
      <w:tr w:rsidR="008A5E4E" w14:paraId="060EB1C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2F6D189" w14:textId="77777777" w:rsidR="008A5E4E" w:rsidRDefault="0065745B">
            <w:pPr>
              <w:pStyle w:val="tdTableStyle-TablestyleNonAltRows-BodyE-Sidehead-Body1"/>
              <w:shd w:val="clear" w:color="auto" w:fill="DCDCDC"/>
              <w:jc w:val="center"/>
            </w:pPr>
            <w:r>
              <w:rPr>
                <w:shd w:val="clear" w:color="auto" w:fill="DCDCDC"/>
              </w:rPr>
              <w:t>Destination s64</w:t>
            </w:r>
          </w:p>
        </w:tc>
        <w:tc>
          <w:tcPr>
            <w:tcW w:w="0" w:type="auto"/>
            <w:tcBorders>
              <w:bottom w:val="single" w:sz="6" w:space="0" w:color="000000"/>
              <w:right w:val="single" w:sz="6" w:space="0" w:color="000000"/>
            </w:tcBorders>
            <w:tcMar>
              <w:top w:w="45" w:type="dxa"/>
              <w:left w:w="45" w:type="dxa"/>
              <w:bottom w:w="45" w:type="dxa"/>
              <w:right w:w="45" w:type="dxa"/>
            </w:tcMar>
          </w:tcPr>
          <w:p w14:paraId="71D14ADC" w14:textId="77777777" w:rsidR="008A5E4E" w:rsidRDefault="0065745B">
            <w:pPr>
              <w:pStyle w:val="tdTableStyle-TablestyleNonAltRows-BodyE-Column-Body1"/>
            </w:pPr>
            <w:r>
              <w:t>b2s</w:t>
            </w:r>
          </w:p>
        </w:tc>
        <w:tc>
          <w:tcPr>
            <w:tcW w:w="0" w:type="auto"/>
            <w:tcBorders>
              <w:bottom w:val="single" w:sz="6" w:space="0" w:color="000000"/>
              <w:right w:val="single" w:sz="6" w:space="0" w:color="000000"/>
            </w:tcBorders>
            <w:tcMar>
              <w:top w:w="45" w:type="dxa"/>
              <w:left w:w="45" w:type="dxa"/>
              <w:bottom w:w="45" w:type="dxa"/>
              <w:right w:w="45" w:type="dxa"/>
            </w:tcMar>
          </w:tcPr>
          <w:p w14:paraId="0531CED0"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62D7C2D3"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0A59FA83"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38EC2F9C"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57EB3A1A" w14:textId="77777777" w:rsidR="008A5E4E" w:rsidRDefault="0065745B">
            <w:pPr>
              <w:pStyle w:val="tdTableStyle-TablestyleNonAltRows-BodyE-Column-Body1"/>
            </w:pPr>
            <w:r>
              <w:t>h2s</w:t>
            </w:r>
          </w:p>
        </w:tc>
        <w:tc>
          <w:tcPr>
            <w:tcW w:w="0" w:type="auto"/>
            <w:tcBorders>
              <w:bottom w:val="single" w:sz="6" w:space="0" w:color="000000"/>
              <w:right w:val="single" w:sz="6" w:space="0" w:color="000000"/>
            </w:tcBorders>
            <w:tcMar>
              <w:top w:w="45" w:type="dxa"/>
              <w:left w:w="45" w:type="dxa"/>
              <w:bottom w:w="45" w:type="dxa"/>
              <w:right w:w="45" w:type="dxa"/>
            </w:tcMar>
          </w:tcPr>
          <w:p w14:paraId="7620EDC1" w14:textId="77777777" w:rsidR="008A5E4E" w:rsidRDefault="0065745B">
            <w:pPr>
              <w:pStyle w:val="tdTableStyle-TablestyleNonAltRows-BodyE-Column-Body1"/>
            </w:pPr>
            <w:r>
              <w:t>zext</w:t>
            </w:r>
          </w:p>
        </w:tc>
        <w:tc>
          <w:tcPr>
            <w:tcW w:w="0" w:type="auto"/>
            <w:tcBorders>
              <w:bottom w:val="single" w:sz="6" w:space="0" w:color="000000"/>
              <w:right w:val="single" w:sz="6" w:space="0" w:color="000000"/>
            </w:tcBorders>
            <w:tcMar>
              <w:top w:w="45" w:type="dxa"/>
              <w:left w:w="45" w:type="dxa"/>
              <w:bottom w:w="45" w:type="dxa"/>
              <w:right w:w="45" w:type="dxa"/>
            </w:tcMar>
          </w:tcPr>
          <w:p w14:paraId="684DFE0C" w14:textId="77777777" w:rsidR="008A5E4E" w:rsidRDefault="0065745B">
            <w:pPr>
              <w:pStyle w:val="tdTableStyle-TablestyleNonAltRows-BodyE-Column-Body1"/>
            </w:pPr>
            <w:r>
              <w:t>sext</w:t>
            </w:r>
          </w:p>
        </w:tc>
        <w:tc>
          <w:tcPr>
            <w:tcW w:w="0" w:type="auto"/>
            <w:tcBorders>
              <w:bottom w:val="single" w:sz="6" w:space="0" w:color="000000"/>
              <w:right w:val="single" w:sz="6" w:space="0" w:color="000000"/>
            </w:tcBorders>
            <w:tcMar>
              <w:top w:w="45" w:type="dxa"/>
              <w:left w:w="45" w:type="dxa"/>
              <w:bottom w:w="45" w:type="dxa"/>
              <w:right w:w="45" w:type="dxa"/>
            </w:tcMar>
          </w:tcPr>
          <w:p w14:paraId="1317F2CC" w14:textId="77777777" w:rsidR="008A5E4E" w:rsidRDefault="0065745B">
            <w:pPr>
              <w:pStyle w:val="tdTableStyle-TablestyleNonAltRows-BodyE-Column-Body1"/>
            </w:pPr>
            <w:r>
              <w:t>f2s</w:t>
            </w:r>
          </w:p>
        </w:tc>
        <w:tc>
          <w:tcPr>
            <w:tcW w:w="0" w:type="auto"/>
            <w:tcBorders>
              <w:bottom w:val="single" w:sz="6" w:space="0" w:color="000000"/>
              <w:right w:val="single" w:sz="6" w:space="0" w:color="000000"/>
            </w:tcBorders>
            <w:tcMar>
              <w:top w:w="45" w:type="dxa"/>
              <w:left w:w="45" w:type="dxa"/>
              <w:bottom w:w="45" w:type="dxa"/>
              <w:right w:w="45" w:type="dxa"/>
            </w:tcMar>
          </w:tcPr>
          <w:p w14:paraId="18CA26D2" w14:textId="77777777" w:rsidR="008A5E4E" w:rsidRDefault="0065745B">
            <w:pPr>
              <w:pStyle w:val="tdTableStyle-TablestyleNonAltRows-BodyE-Column-Body1"/>
              <w:jc w:val="center"/>
            </w:pPr>
            <w:r>
              <w:t>-</w:t>
            </w:r>
          </w:p>
        </w:tc>
        <w:tc>
          <w:tcPr>
            <w:tcW w:w="0" w:type="auto"/>
            <w:tcBorders>
              <w:bottom w:val="single" w:sz="6" w:space="0" w:color="000000"/>
              <w:right w:val="single" w:sz="6" w:space="0" w:color="000000"/>
            </w:tcBorders>
            <w:tcMar>
              <w:top w:w="45" w:type="dxa"/>
              <w:left w:w="45" w:type="dxa"/>
              <w:bottom w:w="45" w:type="dxa"/>
              <w:right w:w="45" w:type="dxa"/>
            </w:tcMar>
          </w:tcPr>
          <w:p w14:paraId="1E400E4C" w14:textId="77777777" w:rsidR="008A5E4E" w:rsidRDefault="0065745B">
            <w:pPr>
              <w:pStyle w:val="tdTableStyle-TablestyleNonAltRows-BodyE-Column-Body1"/>
              <w:jc w:val="center"/>
            </w:pPr>
            <w:r>
              <w:t>-</w:t>
            </w:r>
          </w:p>
        </w:tc>
        <w:tc>
          <w:tcPr>
            <w:tcW w:w="0" w:type="auto"/>
            <w:tcBorders>
              <w:bottom w:val="single" w:sz="6" w:space="0" w:color="000000"/>
            </w:tcBorders>
            <w:tcMar>
              <w:top w:w="45" w:type="dxa"/>
              <w:left w:w="45" w:type="dxa"/>
              <w:bottom w:w="45" w:type="dxa"/>
              <w:right w:w="45" w:type="dxa"/>
            </w:tcMar>
          </w:tcPr>
          <w:p w14:paraId="1A714271" w14:textId="77777777" w:rsidR="008A5E4E" w:rsidRDefault="0065745B">
            <w:pPr>
              <w:pStyle w:val="tdTableStyle-TablestyleNonAltRows-BodyD-Column-Body1"/>
            </w:pPr>
            <w:r>
              <w:t>d2s</w:t>
            </w:r>
          </w:p>
        </w:tc>
      </w:tr>
      <w:tr w:rsidR="008A5E4E" w14:paraId="1193715A"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CC813FC" w14:textId="77777777" w:rsidR="008A5E4E" w:rsidRDefault="0065745B">
            <w:pPr>
              <w:pStyle w:val="tdTableStyle-TablestyleNonAltRows-BodyB-Sidehead-Body1"/>
              <w:shd w:val="clear" w:color="auto" w:fill="DCDCDC"/>
              <w:jc w:val="center"/>
            </w:pPr>
            <w:r>
              <w:rPr>
                <w:shd w:val="clear" w:color="auto" w:fill="DCDCDC"/>
              </w:rPr>
              <w:t>Destination f64</w:t>
            </w:r>
          </w:p>
        </w:tc>
        <w:tc>
          <w:tcPr>
            <w:tcW w:w="0" w:type="auto"/>
            <w:tcBorders>
              <w:right w:val="single" w:sz="6" w:space="0" w:color="000000"/>
            </w:tcBorders>
            <w:tcMar>
              <w:top w:w="45" w:type="dxa"/>
              <w:left w:w="45" w:type="dxa"/>
              <w:bottom w:w="45" w:type="dxa"/>
              <w:right w:w="45" w:type="dxa"/>
            </w:tcMar>
          </w:tcPr>
          <w:p w14:paraId="22B396D2" w14:textId="77777777" w:rsidR="008A5E4E" w:rsidRDefault="0065745B">
            <w:pPr>
              <w:pStyle w:val="tdTableStyle-TablestyleNonAltRows-BodyB-Column-Body1"/>
            </w:pPr>
            <w:r>
              <w:t>u2d</w:t>
            </w:r>
          </w:p>
        </w:tc>
        <w:tc>
          <w:tcPr>
            <w:tcW w:w="0" w:type="auto"/>
            <w:tcBorders>
              <w:right w:val="single" w:sz="6" w:space="0" w:color="000000"/>
            </w:tcBorders>
            <w:tcMar>
              <w:top w:w="45" w:type="dxa"/>
              <w:left w:w="45" w:type="dxa"/>
              <w:bottom w:w="45" w:type="dxa"/>
              <w:right w:w="45" w:type="dxa"/>
            </w:tcMar>
          </w:tcPr>
          <w:p w14:paraId="5EADBBE5" w14:textId="77777777" w:rsidR="008A5E4E" w:rsidRDefault="0065745B">
            <w:pPr>
              <w:pStyle w:val="tdTableStyle-TablestyleNonAltRows-BodyB-Column-Body1"/>
            </w:pPr>
            <w:r>
              <w:t>u2d</w:t>
            </w:r>
          </w:p>
        </w:tc>
        <w:tc>
          <w:tcPr>
            <w:tcW w:w="0" w:type="auto"/>
            <w:tcBorders>
              <w:right w:val="single" w:sz="6" w:space="0" w:color="000000"/>
            </w:tcBorders>
            <w:tcMar>
              <w:top w:w="45" w:type="dxa"/>
              <w:left w:w="45" w:type="dxa"/>
              <w:bottom w:w="45" w:type="dxa"/>
              <w:right w:w="45" w:type="dxa"/>
            </w:tcMar>
          </w:tcPr>
          <w:p w14:paraId="4A0E3694" w14:textId="77777777" w:rsidR="008A5E4E" w:rsidRDefault="0065745B">
            <w:pPr>
              <w:pStyle w:val="tdTableStyle-TablestyleNonAltRows-BodyB-Column-Body1"/>
            </w:pPr>
            <w:r>
              <w:t>s2d</w:t>
            </w:r>
          </w:p>
        </w:tc>
        <w:tc>
          <w:tcPr>
            <w:tcW w:w="0" w:type="auto"/>
            <w:tcBorders>
              <w:right w:val="single" w:sz="6" w:space="0" w:color="000000"/>
            </w:tcBorders>
            <w:tcMar>
              <w:top w:w="45" w:type="dxa"/>
              <w:left w:w="45" w:type="dxa"/>
              <w:bottom w:w="45" w:type="dxa"/>
              <w:right w:w="45" w:type="dxa"/>
            </w:tcMar>
          </w:tcPr>
          <w:p w14:paraId="1E50A54F" w14:textId="77777777" w:rsidR="008A5E4E" w:rsidRDefault="0065745B">
            <w:pPr>
              <w:pStyle w:val="tdTableStyle-TablestyleNonAltRows-BodyB-Column-Body1"/>
            </w:pPr>
            <w:r>
              <w:t>u2d</w:t>
            </w:r>
          </w:p>
        </w:tc>
        <w:tc>
          <w:tcPr>
            <w:tcW w:w="0" w:type="auto"/>
            <w:tcBorders>
              <w:right w:val="single" w:sz="6" w:space="0" w:color="000000"/>
            </w:tcBorders>
            <w:tcMar>
              <w:top w:w="45" w:type="dxa"/>
              <w:left w:w="45" w:type="dxa"/>
              <w:bottom w:w="45" w:type="dxa"/>
              <w:right w:w="45" w:type="dxa"/>
            </w:tcMar>
          </w:tcPr>
          <w:p w14:paraId="16E27D80" w14:textId="77777777" w:rsidR="008A5E4E" w:rsidRDefault="0065745B">
            <w:pPr>
              <w:pStyle w:val="tdTableStyle-TablestyleNonAltRows-BodyB-Column-Body1"/>
            </w:pPr>
            <w:r>
              <w:t>s2d</w:t>
            </w:r>
          </w:p>
        </w:tc>
        <w:tc>
          <w:tcPr>
            <w:tcW w:w="0" w:type="auto"/>
            <w:tcBorders>
              <w:right w:val="single" w:sz="6" w:space="0" w:color="000000"/>
            </w:tcBorders>
            <w:tcMar>
              <w:top w:w="45" w:type="dxa"/>
              <w:left w:w="45" w:type="dxa"/>
              <w:bottom w:w="45" w:type="dxa"/>
              <w:right w:w="45" w:type="dxa"/>
            </w:tcMar>
          </w:tcPr>
          <w:p w14:paraId="09F55B04" w14:textId="77777777" w:rsidR="008A5E4E" w:rsidRDefault="0065745B">
            <w:pPr>
              <w:pStyle w:val="tdTableStyle-TablestyleNonAltRows-BodyB-Column-Body1"/>
            </w:pPr>
            <w:r>
              <w:t>h2d</w:t>
            </w:r>
          </w:p>
        </w:tc>
        <w:tc>
          <w:tcPr>
            <w:tcW w:w="0" w:type="auto"/>
            <w:tcBorders>
              <w:right w:val="single" w:sz="6" w:space="0" w:color="000000"/>
            </w:tcBorders>
            <w:tcMar>
              <w:top w:w="45" w:type="dxa"/>
              <w:left w:w="45" w:type="dxa"/>
              <w:bottom w:w="45" w:type="dxa"/>
              <w:right w:w="45" w:type="dxa"/>
            </w:tcMar>
          </w:tcPr>
          <w:p w14:paraId="24B14ED2" w14:textId="77777777" w:rsidR="008A5E4E" w:rsidRDefault="0065745B">
            <w:pPr>
              <w:pStyle w:val="tdTableStyle-TablestyleNonAltRows-BodyB-Column-Body1"/>
            </w:pPr>
            <w:r>
              <w:t>u2d</w:t>
            </w:r>
          </w:p>
        </w:tc>
        <w:tc>
          <w:tcPr>
            <w:tcW w:w="0" w:type="auto"/>
            <w:tcBorders>
              <w:right w:val="single" w:sz="6" w:space="0" w:color="000000"/>
            </w:tcBorders>
            <w:tcMar>
              <w:top w:w="45" w:type="dxa"/>
              <w:left w:w="45" w:type="dxa"/>
              <w:bottom w:w="45" w:type="dxa"/>
              <w:right w:w="45" w:type="dxa"/>
            </w:tcMar>
          </w:tcPr>
          <w:p w14:paraId="412981C4" w14:textId="77777777" w:rsidR="008A5E4E" w:rsidRDefault="0065745B">
            <w:pPr>
              <w:pStyle w:val="tdTableStyle-TablestyleNonAltRows-BodyB-Column-Body1"/>
            </w:pPr>
            <w:r>
              <w:t>s2d</w:t>
            </w:r>
          </w:p>
        </w:tc>
        <w:tc>
          <w:tcPr>
            <w:tcW w:w="0" w:type="auto"/>
            <w:tcBorders>
              <w:right w:val="single" w:sz="6" w:space="0" w:color="000000"/>
            </w:tcBorders>
            <w:tcMar>
              <w:top w:w="45" w:type="dxa"/>
              <w:left w:w="45" w:type="dxa"/>
              <w:bottom w:w="45" w:type="dxa"/>
              <w:right w:w="45" w:type="dxa"/>
            </w:tcMar>
          </w:tcPr>
          <w:p w14:paraId="70640DDF" w14:textId="77777777" w:rsidR="008A5E4E" w:rsidRDefault="0065745B">
            <w:pPr>
              <w:pStyle w:val="tdTableStyle-TablestyleNonAltRows-BodyB-Column-Body1"/>
            </w:pPr>
            <w:r>
              <w:t>f2d</w:t>
            </w:r>
          </w:p>
        </w:tc>
        <w:tc>
          <w:tcPr>
            <w:tcW w:w="0" w:type="auto"/>
            <w:tcBorders>
              <w:right w:val="single" w:sz="6" w:space="0" w:color="000000"/>
            </w:tcBorders>
            <w:tcMar>
              <w:top w:w="45" w:type="dxa"/>
              <w:left w:w="45" w:type="dxa"/>
              <w:bottom w:w="45" w:type="dxa"/>
              <w:right w:w="45" w:type="dxa"/>
            </w:tcMar>
          </w:tcPr>
          <w:p w14:paraId="497523C4" w14:textId="77777777" w:rsidR="008A5E4E" w:rsidRDefault="0065745B">
            <w:pPr>
              <w:pStyle w:val="tdTableStyle-TablestyleNonAltRows-BodyB-Column-Body1"/>
            </w:pPr>
            <w:r>
              <w:t>u2d</w:t>
            </w:r>
          </w:p>
        </w:tc>
        <w:tc>
          <w:tcPr>
            <w:tcW w:w="0" w:type="auto"/>
            <w:tcBorders>
              <w:right w:val="single" w:sz="6" w:space="0" w:color="000000"/>
            </w:tcBorders>
            <w:tcMar>
              <w:top w:w="45" w:type="dxa"/>
              <w:left w:w="45" w:type="dxa"/>
              <w:bottom w:w="45" w:type="dxa"/>
              <w:right w:w="45" w:type="dxa"/>
            </w:tcMar>
          </w:tcPr>
          <w:p w14:paraId="2DE9E481" w14:textId="77777777" w:rsidR="008A5E4E" w:rsidRDefault="0065745B">
            <w:pPr>
              <w:pStyle w:val="tdTableStyle-TablestyleNonAltRows-BodyB-Column-Body1"/>
            </w:pPr>
            <w:r>
              <w:t>s2d</w:t>
            </w:r>
          </w:p>
        </w:tc>
        <w:tc>
          <w:tcPr>
            <w:tcW w:w="0" w:type="auto"/>
            <w:tcMar>
              <w:top w:w="45" w:type="dxa"/>
              <w:left w:w="45" w:type="dxa"/>
              <w:bottom w:w="45" w:type="dxa"/>
              <w:right w:w="45" w:type="dxa"/>
            </w:tcMar>
          </w:tcPr>
          <w:p w14:paraId="00EFFB97" w14:textId="77777777" w:rsidR="008A5E4E" w:rsidRDefault="0065745B">
            <w:pPr>
              <w:pStyle w:val="tdTableStyle-TablestyleNonAltRows-BodyA-Column-Body1"/>
              <w:jc w:val="center"/>
            </w:pPr>
            <w:r>
              <w:t>-</w:t>
            </w:r>
          </w:p>
        </w:tc>
      </w:tr>
    </w:tbl>
    <w:p w14:paraId="60704497" w14:textId="77777777" w:rsidR="008A5E4E" w:rsidRDefault="008A5E4E">
      <w:pPr>
        <w:spacing w:after="240"/>
      </w:pPr>
    </w:p>
    <w:p w14:paraId="4E04315B" w14:textId="77777777" w:rsidR="008A5E4E" w:rsidRDefault="0065745B">
      <w:pPr>
        <w:pStyle w:val="pTableTitle"/>
      </w:pPr>
      <w:bookmarkStart w:id="561" w:name="_ListOf120"/>
      <w:bookmarkStart w:id="562" w:name="434802620"/>
      <w:r>
        <w:t>Table 5–28 Notation for Conversion Methods</w:t>
      </w:r>
    </w:p>
    <w:bookmarkEnd w:id="561"/>
    <w:bookmarkEnd w:id="562"/>
    <w:p w14:paraId="11E63FC9"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508"/>
        <w:gridCol w:w="8612"/>
      </w:tblGrid>
      <w:tr w:rsidR="008A5E4E" w14:paraId="0CBC11B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929BFAF" w14:textId="77777777" w:rsidR="008A5E4E" w:rsidRDefault="0065745B">
            <w:pPr>
              <w:pStyle w:val="tdTableStyle-TablestyleAltRows-BodyE-Sidehead-Body1"/>
              <w:shd w:val="clear" w:color="auto" w:fill="DCDCDC"/>
            </w:pPr>
            <w:r>
              <w:rPr>
                <w:shd w:val="clear" w:color="auto" w:fill="DCDCDC"/>
              </w:rPr>
              <w:t>ztest</w:t>
            </w:r>
          </w:p>
        </w:tc>
        <w:tc>
          <w:tcPr>
            <w:tcW w:w="0" w:type="auto"/>
            <w:tcBorders>
              <w:bottom w:val="single" w:sz="6" w:space="0" w:color="000000"/>
            </w:tcBorders>
            <w:tcMar>
              <w:top w:w="45" w:type="dxa"/>
              <w:left w:w="45" w:type="dxa"/>
              <w:bottom w:w="45" w:type="dxa"/>
              <w:right w:w="45" w:type="dxa"/>
            </w:tcMar>
          </w:tcPr>
          <w:p w14:paraId="61AB8938" w14:textId="77777777" w:rsidR="008A5E4E" w:rsidRDefault="0065745B">
            <w:pPr>
              <w:pStyle w:val="tdTableStyle-TablestyleAltRows-BodyD-Column-Body1"/>
            </w:pPr>
            <w:r>
              <w:t xml:space="preserve">For integer types, 1 if any input bit is 1, 0 if all bits are 0. For floating-point types, 1 if a non-zero number, NaN, +inf or -inf; 0 if +0.0 or -0.0. </w:t>
            </w:r>
          </w:p>
        </w:tc>
      </w:tr>
      <w:tr w:rsidR="008A5E4E" w14:paraId="4BE7CAD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6009AA9" w14:textId="77777777" w:rsidR="008A5E4E" w:rsidRDefault="0065745B">
            <w:pPr>
              <w:pStyle w:val="tdTableStyle-TablestyleAltRows-BodyE-Sidehead-Body2"/>
              <w:shd w:val="clear" w:color="auto" w:fill="DCDCDC"/>
            </w:pPr>
            <w:r>
              <w:rPr>
                <w:shd w:val="clear" w:color="auto" w:fill="DCDCDC"/>
              </w:rPr>
              <w:t>b2s</w:t>
            </w:r>
          </w:p>
        </w:tc>
        <w:tc>
          <w:tcPr>
            <w:tcW w:w="0" w:type="auto"/>
            <w:tcBorders>
              <w:bottom w:val="single" w:sz="6" w:space="0" w:color="000000"/>
            </w:tcBorders>
            <w:shd w:val="clear" w:color="auto" w:fill="D3D3D3"/>
            <w:tcMar>
              <w:top w:w="45" w:type="dxa"/>
              <w:left w:w="45" w:type="dxa"/>
              <w:bottom w:w="45" w:type="dxa"/>
              <w:right w:w="45" w:type="dxa"/>
            </w:tcMar>
          </w:tcPr>
          <w:p w14:paraId="0039FE92" w14:textId="77777777" w:rsidR="008A5E4E" w:rsidRDefault="0065745B">
            <w:pPr>
              <w:pStyle w:val="tdTableStyle-TablestyleAltRows-BodyD-Column-Body2"/>
              <w:shd w:val="clear" w:color="auto" w:fill="D3D3D3"/>
            </w:pPr>
            <w:r>
              <w:rPr>
                <w:shd w:val="clear" w:color="auto" w:fill="D3D3D3"/>
              </w:rPr>
              <w:t>If 0 then all zeros; else all ones.</w:t>
            </w:r>
          </w:p>
        </w:tc>
      </w:tr>
      <w:tr w:rsidR="008A5E4E" w14:paraId="10120CF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65E06A9" w14:textId="77777777" w:rsidR="008A5E4E" w:rsidRDefault="0065745B">
            <w:pPr>
              <w:pStyle w:val="tdTableStyle-TablestyleAltRows-BodyE-Sidehead-Body1"/>
              <w:shd w:val="clear" w:color="auto" w:fill="DCDCDC"/>
            </w:pPr>
            <w:r>
              <w:rPr>
                <w:shd w:val="clear" w:color="auto" w:fill="DCDCDC"/>
              </w:rPr>
              <w:t>chop</w:t>
            </w:r>
          </w:p>
        </w:tc>
        <w:tc>
          <w:tcPr>
            <w:tcW w:w="0" w:type="auto"/>
            <w:tcBorders>
              <w:bottom w:val="single" w:sz="6" w:space="0" w:color="000000"/>
            </w:tcBorders>
            <w:tcMar>
              <w:top w:w="45" w:type="dxa"/>
              <w:left w:w="45" w:type="dxa"/>
              <w:bottom w:w="45" w:type="dxa"/>
              <w:right w:w="45" w:type="dxa"/>
            </w:tcMar>
          </w:tcPr>
          <w:p w14:paraId="30322DC1" w14:textId="77777777" w:rsidR="008A5E4E" w:rsidRDefault="0065745B">
            <w:pPr>
              <w:pStyle w:val="tdTableStyle-TablestyleAltRows-BodyD-Column-Body1"/>
            </w:pPr>
            <w:r>
              <w:t>Delete all upper bits till the value fits.</w:t>
            </w:r>
          </w:p>
        </w:tc>
      </w:tr>
      <w:tr w:rsidR="008A5E4E" w14:paraId="2A4745B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F88675A" w14:textId="77777777" w:rsidR="008A5E4E" w:rsidRDefault="0065745B">
            <w:pPr>
              <w:pStyle w:val="tdTableStyle-TablestyleAltRows-BodyE-Sidehead-Body2"/>
              <w:shd w:val="clear" w:color="auto" w:fill="DCDCDC"/>
            </w:pPr>
            <w:r>
              <w:rPr>
                <w:shd w:val="clear" w:color="auto" w:fill="DCDCDC"/>
              </w:rPr>
              <w:t>zext</w:t>
            </w:r>
          </w:p>
        </w:tc>
        <w:tc>
          <w:tcPr>
            <w:tcW w:w="0" w:type="auto"/>
            <w:tcBorders>
              <w:bottom w:val="single" w:sz="6" w:space="0" w:color="000000"/>
            </w:tcBorders>
            <w:shd w:val="clear" w:color="auto" w:fill="D3D3D3"/>
            <w:tcMar>
              <w:top w:w="45" w:type="dxa"/>
              <w:left w:w="45" w:type="dxa"/>
              <w:bottom w:w="45" w:type="dxa"/>
              <w:right w:w="45" w:type="dxa"/>
            </w:tcMar>
          </w:tcPr>
          <w:p w14:paraId="4EF1B8B1" w14:textId="77777777" w:rsidR="008A5E4E" w:rsidRDefault="0065745B">
            <w:pPr>
              <w:pStyle w:val="tdTableStyle-TablestyleAltRows-BodyD-Column-Body2"/>
              <w:shd w:val="clear" w:color="auto" w:fill="D3D3D3"/>
            </w:pPr>
            <w:r>
              <w:rPr>
                <w:shd w:val="clear" w:color="auto" w:fill="D3D3D3"/>
              </w:rPr>
              <w:t>Extend the value adding zeros on the left.</w:t>
            </w:r>
          </w:p>
        </w:tc>
      </w:tr>
      <w:tr w:rsidR="008A5E4E" w14:paraId="180E290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B49D758" w14:textId="77777777" w:rsidR="008A5E4E" w:rsidRDefault="0065745B">
            <w:pPr>
              <w:pStyle w:val="tdTableStyle-TablestyleAltRows-BodyE-Sidehead-Body1"/>
              <w:shd w:val="clear" w:color="auto" w:fill="DCDCDC"/>
            </w:pPr>
            <w:r>
              <w:rPr>
                <w:shd w:val="clear" w:color="auto" w:fill="DCDCDC"/>
              </w:rPr>
              <w:t>sext</w:t>
            </w:r>
          </w:p>
        </w:tc>
        <w:tc>
          <w:tcPr>
            <w:tcW w:w="0" w:type="auto"/>
            <w:tcBorders>
              <w:bottom w:val="single" w:sz="6" w:space="0" w:color="000000"/>
            </w:tcBorders>
            <w:tcMar>
              <w:top w:w="45" w:type="dxa"/>
              <w:left w:w="45" w:type="dxa"/>
              <w:bottom w:w="45" w:type="dxa"/>
              <w:right w:w="45" w:type="dxa"/>
            </w:tcMar>
          </w:tcPr>
          <w:p w14:paraId="2AD7135A" w14:textId="77777777" w:rsidR="008A5E4E" w:rsidRDefault="0065745B">
            <w:pPr>
              <w:pStyle w:val="tdTableStyle-TablestyleAltRows-BodyD-Column-Body1"/>
            </w:pPr>
            <w:r>
              <w:t>Extend the value, using sign extension.</w:t>
            </w:r>
          </w:p>
        </w:tc>
      </w:tr>
      <w:tr w:rsidR="008A5E4E" w14:paraId="0AC49FC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247E5E0" w14:textId="77777777" w:rsidR="008A5E4E" w:rsidRDefault="0065745B">
            <w:pPr>
              <w:pStyle w:val="tdTableStyle-TablestyleAltRows-BodyE-Sidehead-Body2"/>
              <w:shd w:val="clear" w:color="auto" w:fill="DCDCDC"/>
            </w:pPr>
            <w:r>
              <w:rPr>
                <w:shd w:val="clear" w:color="auto" w:fill="DCDCDC"/>
              </w:rPr>
              <w:t>f2u</w:t>
            </w:r>
          </w:p>
        </w:tc>
        <w:tc>
          <w:tcPr>
            <w:tcW w:w="0" w:type="auto"/>
            <w:tcBorders>
              <w:bottom w:val="single" w:sz="6" w:space="0" w:color="000000"/>
            </w:tcBorders>
            <w:shd w:val="clear" w:color="auto" w:fill="D3D3D3"/>
            <w:tcMar>
              <w:top w:w="45" w:type="dxa"/>
              <w:left w:w="45" w:type="dxa"/>
              <w:bottom w:w="45" w:type="dxa"/>
              <w:right w:w="45" w:type="dxa"/>
            </w:tcMar>
          </w:tcPr>
          <w:p w14:paraId="4B4AAC66" w14:textId="77777777" w:rsidR="008A5E4E" w:rsidRDefault="0065745B">
            <w:pPr>
              <w:pStyle w:val="tdTableStyle-TablestyleAltRows-BodyD-Column-Body2"/>
              <w:shd w:val="clear" w:color="auto" w:fill="D3D3D3"/>
            </w:pPr>
            <w:r>
              <w:rPr>
                <w:shd w:val="clear" w:color="auto" w:fill="D3D3D3"/>
              </w:rPr>
              <w:t>Convert 32-bit floating-point to unsigned.</w:t>
            </w:r>
          </w:p>
        </w:tc>
      </w:tr>
      <w:tr w:rsidR="008A5E4E" w14:paraId="027A008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4330750" w14:textId="77777777" w:rsidR="008A5E4E" w:rsidRDefault="0065745B">
            <w:pPr>
              <w:pStyle w:val="tdTableStyle-TablestyleAltRows-BodyE-Sidehead-Body1"/>
              <w:shd w:val="clear" w:color="auto" w:fill="DCDCDC"/>
            </w:pPr>
            <w:r>
              <w:rPr>
                <w:shd w:val="clear" w:color="auto" w:fill="DCDCDC"/>
              </w:rPr>
              <w:t>f2h</w:t>
            </w:r>
          </w:p>
        </w:tc>
        <w:tc>
          <w:tcPr>
            <w:tcW w:w="0" w:type="auto"/>
            <w:tcBorders>
              <w:bottom w:val="single" w:sz="6" w:space="0" w:color="000000"/>
            </w:tcBorders>
            <w:tcMar>
              <w:top w:w="45" w:type="dxa"/>
              <w:left w:w="45" w:type="dxa"/>
              <w:bottom w:w="45" w:type="dxa"/>
              <w:right w:w="45" w:type="dxa"/>
            </w:tcMar>
          </w:tcPr>
          <w:p w14:paraId="24AC565D" w14:textId="77777777" w:rsidR="008A5E4E" w:rsidRDefault="0065745B">
            <w:pPr>
              <w:pStyle w:val="tdTableStyle-TablestyleAltRows-BodyD-Column-Body1"/>
            </w:pPr>
            <w:r>
              <w:t xml:space="preserve">Convert 32-bit floating-point to 16-bit floating-point (half). </w:t>
            </w:r>
          </w:p>
        </w:tc>
      </w:tr>
      <w:tr w:rsidR="00621D2D" w14:paraId="4A3313F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8CEA9DA" w14:textId="70E42E0B" w:rsidR="00621D2D" w:rsidRDefault="00621D2D">
            <w:pPr>
              <w:pStyle w:val="tdTableStyle-TablestyleAltRows-BodyE-Sidehead-Body1"/>
              <w:shd w:val="clear" w:color="auto" w:fill="DCDCDC"/>
              <w:rPr>
                <w:shd w:val="clear" w:color="auto" w:fill="DCDCDC"/>
              </w:rPr>
            </w:pPr>
            <w:r>
              <w:rPr>
                <w:shd w:val="clear" w:color="auto" w:fill="DCDCDC"/>
              </w:rPr>
              <w:t>f2d</w:t>
            </w:r>
          </w:p>
        </w:tc>
        <w:tc>
          <w:tcPr>
            <w:tcW w:w="0" w:type="auto"/>
            <w:tcBorders>
              <w:bottom w:val="single" w:sz="6" w:space="0" w:color="000000"/>
            </w:tcBorders>
            <w:tcMar>
              <w:top w:w="45" w:type="dxa"/>
              <w:left w:w="45" w:type="dxa"/>
              <w:bottom w:w="45" w:type="dxa"/>
              <w:right w:w="45" w:type="dxa"/>
            </w:tcMar>
          </w:tcPr>
          <w:p w14:paraId="7B56C0E5" w14:textId="07B973A6" w:rsidR="00621D2D" w:rsidRDefault="00621D2D" w:rsidP="00621D2D">
            <w:pPr>
              <w:pStyle w:val="tdTableStyle-TablestyleAltRows-BodyD-Column-Body1"/>
            </w:pPr>
            <w:r>
              <w:rPr>
                <w:shd w:val="clear" w:color="auto" w:fill="D3D3D3"/>
              </w:rPr>
              <w:t>Convert 32-bit floating-point to 64-bit floating-point (double).</w:t>
            </w:r>
          </w:p>
        </w:tc>
      </w:tr>
      <w:tr w:rsidR="008A5E4E" w14:paraId="4812B57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D724316" w14:textId="77777777" w:rsidR="008A5E4E" w:rsidRDefault="0065745B">
            <w:pPr>
              <w:pStyle w:val="tdTableStyle-TablestyleAltRows-BodyE-Sidehead-Body2"/>
              <w:shd w:val="clear" w:color="auto" w:fill="DCDCDC"/>
            </w:pPr>
            <w:r>
              <w:rPr>
                <w:shd w:val="clear" w:color="auto" w:fill="DCDCDC"/>
              </w:rPr>
              <w:t>d2h</w:t>
            </w:r>
          </w:p>
        </w:tc>
        <w:tc>
          <w:tcPr>
            <w:tcW w:w="0" w:type="auto"/>
            <w:tcBorders>
              <w:bottom w:val="single" w:sz="6" w:space="0" w:color="000000"/>
            </w:tcBorders>
            <w:shd w:val="clear" w:color="auto" w:fill="D3D3D3"/>
            <w:tcMar>
              <w:top w:w="45" w:type="dxa"/>
              <w:left w:w="45" w:type="dxa"/>
              <w:bottom w:w="45" w:type="dxa"/>
              <w:right w:w="45" w:type="dxa"/>
            </w:tcMar>
          </w:tcPr>
          <w:p w14:paraId="43845DE3" w14:textId="77777777" w:rsidR="008A5E4E" w:rsidRDefault="0065745B">
            <w:pPr>
              <w:pStyle w:val="tdTableStyle-TablestyleAltRows-BodyD-Column-Body2"/>
              <w:shd w:val="clear" w:color="auto" w:fill="D3D3D3"/>
            </w:pPr>
            <w:r>
              <w:rPr>
                <w:shd w:val="clear" w:color="auto" w:fill="D3D3D3"/>
              </w:rPr>
              <w:t xml:space="preserve">Convert 64-bit floating-point (double) to 16-bit floating-point (half). </w:t>
            </w:r>
          </w:p>
        </w:tc>
      </w:tr>
      <w:tr w:rsidR="008A5E4E" w14:paraId="4DE0A67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0C87492" w14:textId="77777777" w:rsidR="008A5E4E" w:rsidRDefault="0065745B">
            <w:pPr>
              <w:pStyle w:val="tdTableStyle-TablestyleAltRows-BodyE-Sidehead-Body1"/>
              <w:shd w:val="clear" w:color="auto" w:fill="DCDCDC"/>
            </w:pPr>
            <w:r>
              <w:rPr>
                <w:shd w:val="clear" w:color="auto" w:fill="DCDCDC"/>
              </w:rPr>
              <w:t>h2f</w:t>
            </w:r>
          </w:p>
        </w:tc>
        <w:tc>
          <w:tcPr>
            <w:tcW w:w="0" w:type="auto"/>
            <w:tcBorders>
              <w:bottom w:val="single" w:sz="6" w:space="0" w:color="000000"/>
            </w:tcBorders>
            <w:tcMar>
              <w:top w:w="45" w:type="dxa"/>
              <w:left w:w="45" w:type="dxa"/>
              <w:bottom w:w="45" w:type="dxa"/>
              <w:right w:w="45" w:type="dxa"/>
            </w:tcMar>
          </w:tcPr>
          <w:p w14:paraId="752CAC73" w14:textId="77777777" w:rsidR="008A5E4E" w:rsidRDefault="0065745B">
            <w:pPr>
              <w:pStyle w:val="tdTableStyle-TablestyleAltRows-BodyD-Column-Body1"/>
            </w:pPr>
            <w:r>
              <w:t xml:space="preserve">Convert 16-bit floating-point (half) to 32-bit floating-point. </w:t>
            </w:r>
          </w:p>
        </w:tc>
      </w:tr>
      <w:tr w:rsidR="008A5E4E" w14:paraId="3DB305F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E5E4831" w14:textId="77777777" w:rsidR="008A5E4E" w:rsidRDefault="0065745B">
            <w:pPr>
              <w:pStyle w:val="tdTableStyle-TablestyleAltRows-BodyE-Sidehead-Body2"/>
              <w:shd w:val="clear" w:color="auto" w:fill="DCDCDC"/>
            </w:pPr>
            <w:r>
              <w:rPr>
                <w:shd w:val="clear" w:color="auto" w:fill="DCDCDC"/>
              </w:rPr>
              <w:t>h2u</w:t>
            </w:r>
          </w:p>
        </w:tc>
        <w:tc>
          <w:tcPr>
            <w:tcW w:w="0" w:type="auto"/>
            <w:tcBorders>
              <w:bottom w:val="single" w:sz="6" w:space="0" w:color="000000"/>
            </w:tcBorders>
            <w:shd w:val="clear" w:color="auto" w:fill="D3D3D3"/>
            <w:tcMar>
              <w:top w:w="45" w:type="dxa"/>
              <w:left w:w="45" w:type="dxa"/>
              <w:bottom w:w="45" w:type="dxa"/>
              <w:right w:w="45" w:type="dxa"/>
            </w:tcMar>
          </w:tcPr>
          <w:p w14:paraId="42046567" w14:textId="77777777" w:rsidR="008A5E4E" w:rsidRDefault="0065745B">
            <w:pPr>
              <w:pStyle w:val="tdTableStyle-TablestyleAltRows-BodyD-Column-Body2"/>
              <w:shd w:val="clear" w:color="auto" w:fill="D3D3D3"/>
            </w:pPr>
            <w:r>
              <w:rPr>
                <w:shd w:val="clear" w:color="auto" w:fill="D3D3D3"/>
              </w:rPr>
              <w:t>Convert 16-bit floating-point (half) to unsigned.</w:t>
            </w:r>
          </w:p>
        </w:tc>
      </w:tr>
      <w:tr w:rsidR="008A5E4E" w14:paraId="3D168E8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7F7F37A" w14:textId="77777777" w:rsidR="008A5E4E" w:rsidRDefault="0065745B">
            <w:pPr>
              <w:pStyle w:val="tdTableStyle-TablestyleAltRows-BodyE-Sidehead-Body1"/>
              <w:shd w:val="clear" w:color="auto" w:fill="DCDCDC"/>
            </w:pPr>
            <w:r>
              <w:rPr>
                <w:shd w:val="clear" w:color="auto" w:fill="DCDCDC"/>
              </w:rPr>
              <w:t>h2d</w:t>
            </w:r>
          </w:p>
        </w:tc>
        <w:tc>
          <w:tcPr>
            <w:tcW w:w="0" w:type="auto"/>
            <w:tcBorders>
              <w:bottom w:val="single" w:sz="6" w:space="0" w:color="000000"/>
            </w:tcBorders>
            <w:tcMar>
              <w:top w:w="45" w:type="dxa"/>
              <w:left w:w="45" w:type="dxa"/>
              <w:bottom w:w="45" w:type="dxa"/>
              <w:right w:w="45" w:type="dxa"/>
            </w:tcMar>
          </w:tcPr>
          <w:p w14:paraId="1E444BA4" w14:textId="77777777" w:rsidR="008A5E4E" w:rsidRDefault="0065745B">
            <w:pPr>
              <w:pStyle w:val="tdTableStyle-TablestyleAltRows-BodyD-Column-Body1"/>
            </w:pPr>
            <w:r>
              <w:t>Convert 16-bit floating-point (half) to 64-bit floating-point (double).</w:t>
            </w:r>
          </w:p>
        </w:tc>
      </w:tr>
      <w:tr w:rsidR="008A5E4E" w14:paraId="3A9230C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5666A25" w14:textId="77777777" w:rsidR="008A5E4E" w:rsidRDefault="0065745B">
            <w:pPr>
              <w:pStyle w:val="tdTableStyle-TablestyleAltRows-BodyE-Sidehead-Body2"/>
              <w:shd w:val="clear" w:color="auto" w:fill="DCDCDC"/>
            </w:pPr>
            <w:r>
              <w:rPr>
                <w:shd w:val="clear" w:color="auto" w:fill="DCDCDC"/>
              </w:rPr>
              <w:t>d2u</w:t>
            </w:r>
          </w:p>
        </w:tc>
        <w:tc>
          <w:tcPr>
            <w:tcW w:w="0" w:type="auto"/>
            <w:tcBorders>
              <w:bottom w:val="single" w:sz="6" w:space="0" w:color="000000"/>
            </w:tcBorders>
            <w:shd w:val="clear" w:color="auto" w:fill="D3D3D3"/>
            <w:tcMar>
              <w:top w:w="45" w:type="dxa"/>
              <w:left w:w="45" w:type="dxa"/>
              <w:bottom w:w="45" w:type="dxa"/>
              <w:right w:w="45" w:type="dxa"/>
            </w:tcMar>
          </w:tcPr>
          <w:p w14:paraId="6502E182" w14:textId="77777777" w:rsidR="008A5E4E" w:rsidRDefault="0065745B">
            <w:pPr>
              <w:pStyle w:val="tdTableStyle-TablestyleAltRows-BodyD-Column-Body2"/>
              <w:shd w:val="clear" w:color="auto" w:fill="D3D3D3"/>
            </w:pPr>
            <w:r>
              <w:rPr>
                <w:shd w:val="clear" w:color="auto" w:fill="D3D3D3"/>
              </w:rPr>
              <w:t>Convert 64-bit floating-point (double) to unsigned.</w:t>
            </w:r>
          </w:p>
        </w:tc>
      </w:tr>
      <w:tr w:rsidR="008A5E4E" w14:paraId="1160511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56672D4" w14:textId="77777777" w:rsidR="008A5E4E" w:rsidRDefault="0065745B">
            <w:pPr>
              <w:pStyle w:val="tdTableStyle-TablestyleAltRows-BodyE-Sidehead-Body1"/>
              <w:shd w:val="clear" w:color="auto" w:fill="DCDCDC"/>
            </w:pPr>
            <w:r>
              <w:rPr>
                <w:shd w:val="clear" w:color="auto" w:fill="DCDCDC"/>
              </w:rPr>
              <w:t>f2s</w:t>
            </w:r>
          </w:p>
        </w:tc>
        <w:tc>
          <w:tcPr>
            <w:tcW w:w="0" w:type="auto"/>
            <w:tcBorders>
              <w:bottom w:val="single" w:sz="6" w:space="0" w:color="000000"/>
            </w:tcBorders>
            <w:tcMar>
              <w:top w:w="45" w:type="dxa"/>
              <w:left w:w="45" w:type="dxa"/>
              <w:bottom w:w="45" w:type="dxa"/>
              <w:right w:w="45" w:type="dxa"/>
            </w:tcMar>
          </w:tcPr>
          <w:p w14:paraId="164FE065" w14:textId="77777777" w:rsidR="008A5E4E" w:rsidRDefault="0065745B">
            <w:pPr>
              <w:pStyle w:val="tdTableStyle-TablestyleAltRows-BodyD-Column-Body1"/>
            </w:pPr>
            <w:r>
              <w:t>Convert 32-bit floating-point to signed.</w:t>
            </w:r>
          </w:p>
        </w:tc>
      </w:tr>
      <w:tr w:rsidR="008A5E4E" w14:paraId="20D55B3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712D2DE" w14:textId="77777777" w:rsidR="008A5E4E" w:rsidRDefault="0065745B">
            <w:pPr>
              <w:pStyle w:val="tdTableStyle-TablestyleAltRows-BodyE-Sidehead-Body2"/>
              <w:shd w:val="clear" w:color="auto" w:fill="DCDCDC"/>
            </w:pPr>
            <w:r>
              <w:rPr>
                <w:shd w:val="clear" w:color="auto" w:fill="DCDCDC"/>
              </w:rPr>
              <w:t>h2s</w:t>
            </w:r>
          </w:p>
        </w:tc>
        <w:tc>
          <w:tcPr>
            <w:tcW w:w="0" w:type="auto"/>
            <w:tcBorders>
              <w:bottom w:val="single" w:sz="6" w:space="0" w:color="000000"/>
            </w:tcBorders>
            <w:shd w:val="clear" w:color="auto" w:fill="D3D3D3"/>
            <w:tcMar>
              <w:top w:w="45" w:type="dxa"/>
              <w:left w:w="45" w:type="dxa"/>
              <w:bottom w:w="45" w:type="dxa"/>
              <w:right w:w="45" w:type="dxa"/>
            </w:tcMar>
          </w:tcPr>
          <w:p w14:paraId="68305262" w14:textId="77777777" w:rsidR="008A5E4E" w:rsidRDefault="0065745B">
            <w:pPr>
              <w:pStyle w:val="tdTableStyle-TablestyleAltRows-BodyD-Column-Body2"/>
              <w:shd w:val="clear" w:color="auto" w:fill="D3D3D3"/>
            </w:pPr>
            <w:r>
              <w:rPr>
                <w:shd w:val="clear" w:color="auto" w:fill="D3D3D3"/>
              </w:rPr>
              <w:t>Convert 16-bit floating-point (half) to signed.</w:t>
            </w:r>
          </w:p>
        </w:tc>
      </w:tr>
      <w:tr w:rsidR="008A5E4E" w14:paraId="0CABB9E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419DA46" w14:textId="77777777" w:rsidR="008A5E4E" w:rsidRDefault="0065745B">
            <w:pPr>
              <w:pStyle w:val="tdTableStyle-TablestyleAltRows-BodyE-Sidehead-Body1"/>
              <w:shd w:val="clear" w:color="auto" w:fill="DCDCDC"/>
            </w:pPr>
            <w:r>
              <w:rPr>
                <w:shd w:val="clear" w:color="auto" w:fill="DCDCDC"/>
              </w:rPr>
              <w:t>d2s</w:t>
            </w:r>
          </w:p>
        </w:tc>
        <w:tc>
          <w:tcPr>
            <w:tcW w:w="0" w:type="auto"/>
            <w:tcBorders>
              <w:bottom w:val="single" w:sz="6" w:space="0" w:color="000000"/>
            </w:tcBorders>
            <w:tcMar>
              <w:top w:w="45" w:type="dxa"/>
              <w:left w:w="45" w:type="dxa"/>
              <w:bottom w:w="45" w:type="dxa"/>
              <w:right w:w="45" w:type="dxa"/>
            </w:tcMar>
          </w:tcPr>
          <w:p w14:paraId="5ED78239" w14:textId="77777777" w:rsidR="008A5E4E" w:rsidRDefault="0065745B">
            <w:pPr>
              <w:pStyle w:val="tdTableStyle-TablestyleAltRows-BodyD-Column-Body1"/>
            </w:pPr>
            <w:r>
              <w:t>Convert 64-bit floating-point (double) to signed.</w:t>
            </w:r>
          </w:p>
        </w:tc>
      </w:tr>
      <w:tr w:rsidR="008A5E4E" w14:paraId="1A970E5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3076354" w14:textId="77777777" w:rsidR="008A5E4E" w:rsidRDefault="0065745B">
            <w:pPr>
              <w:pStyle w:val="tdTableStyle-TablestyleAltRows-BodyE-Sidehead-Body2"/>
              <w:shd w:val="clear" w:color="auto" w:fill="DCDCDC"/>
            </w:pPr>
            <w:r>
              <w:rPr>
                <w:shd w:val="clear" w:color="auto" w:fill="DCDCDC"/>
              </w:rPr>
              <w:t>d2f</w:t>
            </w:r>
          </w:p>
        </w:tc>
        <w:tc>
          <w:tcPr>
            <w:tcW w:w="0" w:type="auto"/>
            <w:tcBorders>
              <w:bottom w:val="single" w:sz="6" w:space="0" w:color="000000"/>
            </w:tcBorders>
            <w:shd w:val="clear" w:color="auto" w:fill="D3D3D3"/>
            <w:tcMar>
              <w:top w:w="45" w:type="dxa"/>
              <w:left w:w="45" w:type="dxa"/>
              <w:bottom w:w="45" w:type="dxa"/>
              <w:right w:w="45" w:type="dxa"/>
            </w:tcMar>
          </w:tcPr>
          <w:p w14:paraId="3D7A5EE3" w14:textId="77777777" w:rsidR="008A5E4E" w:rsidRDefault="0065745B">
            <w:pPr>
              <w:pStyle w:val="tdTableStyle-TablestyleAltRows-BodyD-Column-Body2"/>
              <w:shd w:val="clear" w:color="auto" w:fill="D3D3D3"/>
            </w:pPr>
            <w:r>
              <w:rPr>
                <w:shd w:val="clear" w:color="auto" w:fill="D3D3D3"/>
              </w:rPr>
              <w:t xml:space="preserve">Convert 64-bit floating-point (double) to 32-bit floating-point. </w:t>
            </w:r>
          </w:p>
        </w:tc>
      </w:tr>
      <w:tr w:rsidR="008A5E4E" w14:paraId="44B93C4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00E24AE" w14:textId="77777777" w:rsidR="008A5E4E" w:rsidRDefault="0065745B">
            <w:pPr>
              <w:pStyle w:val="tdTableStyle-TablestyleAltRows-BodyE-Sidehead-Body1"/>
              <w:shd w:val="clear" w:color="auto" w:fill="DCDCDC"/>
            </w:pPr>
            <w:r>
              <w:rPr>
                <w:shd w:val="clear" w:color="auto" w:fill="DCDCDC"/>
              </w:rPr>
              <w:t>s2f</w:t>
            </w:r>
          </w:p>
        </w:tc>
        <w:tc>
          <w:tcPr>
            <w:tcW w:w="0" w:type="auto"/>
            <w:tcBorders>
              <w:bottom w:val="single" w:sz="6" w:space="0" w:color="000000"/>
            </w:tcBorders>
            <w:tcMar>
              <w:top w:w="45" w:type="dxa"/>
              <w:left w:w="45" w:type="dxa"/>
              <w:bottom w:w="45" w:type="dxa"/>
              <w:right w:w="45" w:type="dxa"/>
            </w:tcMar>
          </w:tcPr>
          <w:p w14:paraId="29A1F177" w14:textId="77777777" w:rsidR="008A5E4E" w:rsidRDefault="0065745B">
            <w:pPr>
              <w:pStyle w:val="tdTableStyle-TablestyleAltRows-BodyD-Column-Body1"/>
            </w:pPr>
            <w:r>
              <w:t>Convert signed to 32-bit floating-point.</w:t>
            </w:r>
          </w:p>
        </w:tc>
      </w:tr>
      <w:tr w:rsidR="008A5E4E" w14:paraId="4974688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14AEFD3" w14:textId="77777777" w:rsidR="008A5E4E" w:rsidRDefault="0065745B">
            <w:pPr>
              <w:pStyle w:val="tdTableStyle-TablestyleAltRows-BodyE-Sidehead-Body2"/>
              <w:shd w:val="clear" w:color="auto" w:fill="DCDCDC"/>
            </w:pPr>
            <w:r>
              <w:rPr>
                <w:shd w:val="clear" w:color="auto" w:fill="DCDCDC"/>
              </w:rPr>
              <w:t>s2h</w:t>
            </w:r>
          </w:p>
        </w:tc>
        <w:tc>
          <w:tcPr>
            <w:tcW w:w="0" w:type="auto"/>
            <w:tcBorders>
              <w:bottom w:val="single" w:sz="6" w:space="0" w:color="000000"/>
            </w:tcBorders>
            <w:shd w:val="clear" w:color="auto" w:fill="D3D3D3"/>
            <w:tcMar>
              <w:top w:w="45" w:type="dxa"/>
              <w:left w:w="45" w:type="dxa"/>
              <w:bottom w:w="45" w:type="dxa"/>
              <w:right w:w="45" w:type="dxa"/>
            </w:tcMar>
          </w:tcPr>
          <w:p w14:paraId="02DF3EAF" w14:textId="77777777" w:rsidR="008A5E4E" w:rsidRDefault="0065745B">
            <w:pPr>
              <w:pStyle w:val="tdTableStyle-TablestyleAltRows-BodyD-Column-Body2"/>
              <w:shd w:val="clear" w:color="auto" w:fill="D3D3D3"/>
            </w:pPr>
            <w:r>
              <w:rPr>
                <w:shd w:val="clear" w:color="auto" w:fill="D3D3D3"/>
              </w:rPr>
              <w:t>Convert signed to 16-bit floating-point (half).</w:t>
            </w:r>
          </w:p>
        </w:tc>
      </w:tr>
      <w:tr w:rsidR="008A5E4E" w14:paraId="64C33EC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1DC1D81" w14:textId="77777777" w:rsidR="008A5E4E" w:rsidRDefault="0065745B">
            <w:pPr>
              <w:pStyle w:val="tdTableStyle-TablestyleAltRows-BodyE-Sidehead-Body1"/>
              <w:shd w:val="clear" w:color="auto" w:fill="DCDCDC"/>
            </w:pPr>
            <w:r>
              <w:rPr>
                <w:shd w:val="clear" w:color="auto" w:fill="DCDCDC"/>
              </w:rPr>
              <w:t>s2d</w:t>
            </w:r>
          </w:p>
        </w:tc>
        <w:tc>
          <w:tcPr>
            <w:tcW w:w="0" w:type="auto"/>
            <w:tcBorders>
              <w:bottom w:val="single" w:sz="6" w:space="0" w:color="000000"/>
            </w:tcBorders>
            <w:tcMar>
              <w:top w:w="45" w:type="dxa"/>
              <w:left w:w="45" w:type="dxa"/>
              <w:bottom w:w="45" w:type="dxa"/>
              <w:right w:w="45" w:type="dxa"/>
            </w:tcMar>
          </w:tcPr>
          <w:p w14:paraId="4464A964" w14:textId="77777777" w:rsidR="008A5E4E" w:rsidRDefault="0065745B">
            <w:pPr>
              <w:pStyle w:val="tdTableStyle-TablestyleAltRows-BodyD-Column-Body1"/>
            </w:pPr>
            <w:r>
              <w:t>Convert signed to 64-bit floating-point (double).</w:t>
            </w:r>
          </w:p>
        </w:tc>
      </w:tr>
      <w:tr w:rsidR="008A5E4E" w14:paraId="3AF7052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14BAC16" w14:textId="77777777" w:rsidR="008A5E4E" w:rsidRDefault="0065745B">
            <w:pPr>
              <w:pStyle w:val="tdTableStyle-TablestyleAltRows-BodyE-Sidehead-Body2"/>
              <w:shd w:val="clear" w:color="auto" w:fill="DCDCDC"/>
            </w:pPr>
            <w:r>
              <w:rPr>
                <w:shd w:val="clear" w:color="auto" w:fill="DCDCDC"/>
              </w:rPr>
              <w:t>u2f</w:t>
            </w:r>
          </w:p>
        </w:tc>
        <w:tc>
          <w:tcPr>
            <w:tcW w:w="0" w:type="auto"/>
            <w:tcBorders>
              <w:bottom w:val="single" w:sz="6" w:space="0" w:color="000000"/>
            </w:tcBorders>
            <w:shd w:val="clear" w:color="auto" w:fill="D3D3D3"/>
            <w:tcMar>
              <w:top w:w="45" w:type="dxa"/>
              <w:left w:w="45" w:type="dxa"/>
              <w:bottom w:w="45" w:type="dxa"/>
              <w:right w:w="45" w:type="dxa"/>
            </w:tcMar>
          </w:tcPr>
          <w:p w14:paraId="3F159B63" w14:textId="77777777" w:rsidR="008A5E4E" w:rsidRDefault="0065745B">
            <w:pPr>
              <w:pStyle w:val="tdTableStyle-TablestyleAltRows-BodyD-Column-Body2"/>
              <w:shd w:val="clear" w:color="auto" w:fill="D3D3D3"/>
            </w:pPr>
            <w:r>
              <w:rPr>
                <w:shd w:val="clear" w:color="auto" w:fill="D3D3D3"/>
              </w:rPr>
              <w:t>Convert unsigned to 32-bit floating-point.</w:t>
            </w:r>
          </w:p>
        </w:tc>
      </w:tr>
      <w:tr w:rsidR="008A5E4E" w14:paraId="3831C6D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18E4B84" w14:textId="77777777" w:rsidR="008A5E4E" w:rsidRDefault="0065745B">
            <w:pPr>
              <w:pStyle w:val="tdTableStyle-TablestyleAltRows-BodyE-Sidehead-Body1"/>
              <w:shd w:val="clear" w:color="auto" w:fill="DCDCDC"/>
            </w:pPr>
            <w:r>
              <w:rPr>
                <w:shd w:val="clear" w:color="auto" w:fill="DCDCDC"/>
              </w:rPr>
              <w:t>u2h</w:t>
            </w:r>
          </w:p>
        </w:tc>
        <w:tc>
          <w:tcPr>
            <w:tcW w:w="0" w:type="auto"/>
            <w:tcBorders>
              <w:bottom w:val="single" w:sz="6" w:space="0" w:color="000000"/>
            </w:tcBorders>
            <w:tcMar>
              <w:top w:w="45" w:type="dxa"/>
              <w:left w:w="45" w:type="dxa"/>
              <w:bottom w:w="45" w:type="dxa"/>
              <w:right w:w="45" w:type="dxa"/>
            </w:tcMar>
          </w:tcPr>
          <w:p w14:paraId="3AF3DB53" w14:textId="77777777" w:rsidR="008A5E4E" w:rsidRDefault="0065745B">
            <w:pPr>
              <w:pStyle w:val="tdTableStyle-TablestyleAltRows-BodyD-Column-Body1"/>
            </w:pPr>
            <w:r>
              <w:t>Convert unsigned to 16-bit floating-point (half).</w:t>
            </w:r>
          </w:p>
        </w:tc>
      </w:tr>
      <w:tr w:rsidR="008A5E4E" w14:paraId="03E3177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8A6B93D" w14:textId="77777777" w:rsidR="008A5E4E" w:rsidRDefault="0065745B">
            <w:pPr>
              <w:pStyle w:val="tdTableStyle-TablestyleAltRows-BodyE-Sidehead-Body2"/>
              <w:shd w:val="clear" w:color="auto" w:fill="DCDCDC"/>
            </w:pPr>
            <w:r>
              <w:rPr>
                <w:shd w:val="clear" w:color="auto" w:fill="DCDCDC"/>
              </w:rPr>
              <w:t>u2d</w:t>
            </w:r>
          </w:p>
        </w:tc>
        <w:tc>
          <w:tcPr>
            <w:tcW w:w="0" w:type="auto"/>
            <w:tcBorders>
              <w:bottom w:val="single" w:sz="6" w:space="0" w:color="000000"/>
            </w:tcBorders>
            <w:shd w:val="clear" w:color="auto" w:fill="D3D3D3"/>
            <w:tcMar>
              <w:top w:w="45" w:type="dxa"/>
              <w:left w:w="45" w:type="dxa"/>
              <w:bottom w:w="45" w:type="dxa"/>
              <w:right w:w="45" w:type="dxa"/>
            </w:tcMar>
          </w:tcPr>
          <w:p w14:paraId="5F1D58C3" w14:textId="77777777" w:rsidR="008A5E4E" w:rsidRDefault="0065745B">
            <w:pPr>
              <w:pStyle w:val="tdTableStyle-TablestyleAltRows-BodyD-Column-Body2"/>
              <w:shd w:val="clear" w:color="auto" w:fill="D3D3D3"/>
            </w:pPr>
            <w:r>
              <w:rPr>
                <w:shd w:val="clear" w:color="auto" w:fill="D3D3D3"/>
              </w:rPr>
              <w:t>Convert unsigned to 64-bit floating-point (double).</w:t>
            </w:r>
          </w:p>
        </w:tc>
      </w:tr>
      <w:tr w:rsidR="008A5E4E" w14:paraId="7357F3AB"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A0910C5" w14:textId="77777777" w:rsidR="008A5E4E" w:rsidRDefault="0065745B">
            <w:pPr>
              <w:pStyle w:val="tdTableStyle-TablestyleAltRows-BodyB-Sidehead-Body1"/>
              <w:shd w:val="clear" w:color="auto" w:fill="DCDCDC"/>
              <w:jc w:val="center"/>
            </w:pPr>
            <w:r>
              <w:rPr>
                <w:shd w:val="clear" w:color="auto" w:fill="DCDCDC"/>
              </w:rPr>
              <w:t>-</w:t>
            </w:r>
          </w:p>
        </w:tc>
        <w:tc>
          <w:tcPr>
            <w:tcW w:w="0" w:type="auto"/>
            <w:tcMar>
              <w:top w:w="45" w:type="dxa"/>
              <w:left w:w="45" w:type="dxa"/>
              <w:bottom w:w="45" w:type="dxa"/>
              <w:right w:w="45" w:type="dxa"/>
            </w:tcMar>
          </w:tcPr>
          <w:p w14:paraId="08D520CC" w14:textId="77777777" w:rsidR="008A5E4E" w:rsidRDefault="0065745B">
            <w:pPr>
              <w:pStyle w:val="tdTableStyle-TablestyleAltRows-BodyA-Column-Body1"/>
            </w:pPr>
            <w:r>
              <w:t>Not allowed.</w:t>
            </w:r>
          </w:p>
        </w:tc>
      </w:tr>
    </w:tbl>
    <w:p w14:paraId="102BE4DB" w14:textId="77777777" w:rsidR="008A5E4E" w:rsidRDefault="008A5E4E">
      <w:pPr>
        <w:spacing w:after="240"/>
      </w:pPr>
    </w:p>
    <w:p w14:paraId="7EF7513D" w14:textId="77777777" w:rsidR="008A5E4E" w:rsidRDefault="0065745B">
      <w:pPr>
        <w:pStyle w:val="h3"/>
      </w:pPr>
      <w:bookmarkStart w:id="563" w:name="_Toc396034251"/>
      <w:r>
        <w:t>5.18.2 Syntax</w:t>
      </w:r>
      <w:bookmarkEnd w:id="563"/>
    </w:p>
    <w:p w14:paraId="70F48D63" w14:textId="77777777" w:rsidR="008A5E4E" w:rsidRDefault="0065745B">
      <w:pPr>
        <w:pStyle w:val="pTableTitle"/>
      </w:pPr>
      <w:bookmarkStart w:id="564" w:name="_ListOf121"/>
      <w:r>
        <w:t>Table 5–29 Syntax for Conversion (cvt) Operation</w:t>
      </w:r>
    </w:p>
    <w:bookmarkEnd w:id="564"/>
    <w:p w14:paraId="70E1157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089"/>
        <w:gridCol w:w="912"/>
      </w:tblGrid>
      <w:tr w:rsidR="008A5E4E" w14:paraId="6630BA3B"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06012B82" w14:textId="77777777" w:rsidR="008A5E4E" w:rsidRDefault="0065745B">
            <w:pPr>
              <w:pStyle w:val="thTableStyle-TablestyleSyntax-HeadE-Opcodes-Header1"/>
              <w:shd w:val="clear" w:color="auto" w:fill="D3D3D3"/>
            </w:pPr>
            <w:r>
              <w:rPr>
                <w:shd w:val="clear" w:color="auto" w:fill="D3D3D3"/>
              </w:rPr>
              <w:t xml:space="preserve">Opcode and Modifiers </w:t>
            </w:r>
          </w:p>
        </w:tc>
        <w:tc>
          <w:tcPr>
            <w:tcW w:w="0" w:type="auto"/>
            <w:tcBorders>
              <w:bottom w:val="double" w:sz="3" w:space="0" w:color="000000"/>
            </w:tcBorders>
            <w:shd w:val="clear" w:color="auto" w:fill="D3D3D3"/>
            <w:tcMar>
              <w:top w:w="45" w:type="dxa"/>
              <w:left w:w="45" w:type="dxa"/>
              <w:bottom w:w="45" w:type="dxa"/>
              <w:right w:w="45" w:type="dxa"/>
            </w:tcMar>
          </w:tcPr>
          <w:p w14:paraId="75EED365" w14:textId="77777777" w:rsidR="008A5E4E" w:rsidRDefault="0065745B">
            <w:pPr>
              <w:pStyle w:val="thTableStyle-TablestyleSyntax-HeadD-Operands-Header1"/>
              <w:shd w:val="clear" w:color="auto" w:fill="D3D3D3"/>
            </w:pPr>
            <w:r>
              <w:rPr>
                <w:shd w:val="clear" w:color="auto" w:fill="D3D3D3"/>
              </w:rPr>
              <w:t>Operands</w:t>
            </w:r>
          </w:p>
        </w:tc>
      </w:tr>
      <w:tr w:rsidR="008A5E4E" w14:paraId="41DA6EA0"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665630A" w14:textId="77777777" w:rsidR="008A5E4E" w:rsidRDefault="0065745B">
            <w:pPr>
              <w:pStyle w:val="tdTableStyle-TablestyleSyntax-BodyB-Opcodes-Body1"/>
              <w:shd w:val="clear" w:color="auto" w:fill="DCDCDC"/>
            </w:pPr>
            <w:r>
              <w:rPr>
                <w:rStyle w:val="b"/>
                <w:b/>
                <w:bCs/>
                <w:shd w:val="clear" w:color="auto" w:fill="DCDCDC"/>
              </w:rPr>
              <w:t>cvt_</w:t>
            </w:r>
            <w:r>
              <w:rPr>
                <w:rStyle w:val="code"/>
                <w:shd w:val="clear" w:color="auto" w:fill="DCDCDC"/>
              </w:rPr>
              <w:t>ftz_</w:t>
            </w:r>
            <w:r>
              <w:rPr>
                <w:rStyle w:val="em"/>
                <w:shd w:val="clear" w:color="auto" w:fill="DCDCDC"/>
              </w:rPr>
              <w:t>round_destTypedestLength_srcTypesrcLength</w:t>
            </w:r>
          </w:p>
        </w:tc>
        <w:tc>
          <w:tcPr>
            <w:tcW w:w="0" w:type="auto"/>
            <w:tcMar>
              <w:top w:w="45" w:type="dxa"/>
              <w:left w:w="45" w:type="dxa"/>
              <w:bottom w:w="45" w:type="dxa"/>
              <w:right w:w="45" w:type="dxa"/>
            </w:tcMar>
          </w:tcPr>
          <w:p w14:paraId="2A956F45" w14:textId="77777777" w:rsidR="008A5E4E" w:rsidRDefault="0065745B">
            <w:pPr>
              <w:pStyle w:val="tdTableStyle-TablestyleSyntax-BodyA-Operands-Body1"/>
            </w:pPr>
            <w:r>
              <w:rPr>
                <w:rStyle w:val="em"/>
              </w:rPr>
              <w:t>dest, src</w:t>
            </w:r>
          </w:p>
        </w:tc>
      </w:tr>
    </w:tbl>
    <w:p w14:paraId="73D2D1AE" w14:textId="77777777" w:rsidR="008A5E4E" w:rsidRDefault="008A5E4E">
      <w:pPr>
        <w:spacing w:after="240"/>
      </w:pPr>
    </w:p>
    <w:p w14:paraId="79C2ED14"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25604A42"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60E159F" w14:textId="77777777" w:rsidR="008A5E4E" w:rsidRDefault="0065745B">
            <w:pPr>
              <w:pStyle w:val="thTableStyle-TablestyleNonAltRows-HeadD-Column-Header1"/>
              <w:shd w:val="clear" w:color="auto" w:fill="D3D3D3"/>
            </w:pPr>
            <w:r>
              <w:rPr>
                <w:shd w:val="clear" w:color="auto" w:fill="D3D3D3"/>
              </w:rPr>
              <w:t xml:space="preserve">Explanation of Modifiers (see </w:t>
            </w:r>
            <w:r>
              <w:rPr>
                <w:rStyle w:val="xref2"/>
                <w:shd w:val="clear" w:color="auto" w:fill="D3D3D3"/>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2"/>
                <w:noProof/>
              </w:rPr>
              <w:t>on</w:t>
            </w:r>
            <w:r w:rsidR="00533AF0">
              <w:rPr>
                <w:noProof/>
              </w:rPr>
              <w:t xml:space="preserve"> page 79</w:t>
            </w:r>
            <w:r w:rsidR="009A76EE" w:rsidRPr="008A5E4E">
              <w:rPr>
                <w:rStyle w:val="xref2"/>
              </w:rPr>
              <w:fldChar w:fldCharType="end"/>
            </w:r>
            <w:r>
              <w:rPr>
                <w:rStyle w:val="xref2"/>
                <w:shd w:val="clear" w:color="auto" w:fill="D3D3D3"/>
              </w:rPr>
              <w:t>)</w:t>
            </w:r>
            <w:r>
              <w:rPr>
                <w:shd w:val="clear" w:color="auto" w:fill="D3D3D3"/>
              </w:rPr>
              <w:t>)</w:t>
            </w:r>
          </w:p>
        </w:tc>
      </w:tr>
      <w:tr w:rsidR="008A5E4E" w14:paraId="736BF820" w14:textId="77777777">
        <w:trPr>
          <w:tblCellSpacing w:w="0" w:type="dxa"/>
        </w:trPr>
        <w:tc>
          <w:tcPr>
            <w:tcW w:w="0" w:type="auto"/>
            <w:tcBorders>
              <w:bottom w:val="single" w:sz="6" w:space="0" w:color="000000"/>
            </w:tcBorders>
            <w:tcMar>
              <w:top w:w="45" w:type="dxa"/>
              <w:left w:w="45" w:type="dxa"/>
              <w:bottom w:w="45" w:type="dxa"/>
              <w:right w:w="45" w:type="dxa"/>
            </w:tcMar>
          </w:tcPr>
          <w:p w14:paraId="7A0D831D" w14:textId="77777777" w:rsidR="008A5E4E" w:rsidRDefault="0065745B">
            <w:pPr>
              <w:pStyle w:val="tdTableStyle-TablestyleNonAltRows-BodyD-Column-Body1"/>
            </w:pPr>
            <w:r>
              <w:rPr>
                <w:rStyle w:val="code"/>
              </w:rPr>
              <w:t>ftz</w:t>
            </w:r>
            <w:r>
              <w:t xml:space="preserve">: Only valid if </w:t>
            </w:r>
            <w:r>
              <w:rPr>
                <w:rStyle w:val="em"/>
              </w:rPr>
              <w:t>srcType</w:t>
            </w:r>
            <w:r>
              <w:t xml:space="preserve"> is floating-point. Required if the Base profile has been specified, otherwise optional. If specified, subnormal source values and tiny result values are flushed to zero. See </w:t>
            </w:r>
            <w:r>
              <w:rPr>
                <w:rStyle w:val="xref"/>
              </w:rPr>
              <w:t>4.19.3. Flush to Zero (ftz) (</w:t>
            </w:r>
            <w:r w:rsidR="009A76EE" w:rsidRPr="008A5E4E">
              <w:fldChar w:fldCharType="begin"/>
            </w:r>
            <w:r w:rsidR="008A5E4E">
              <w:instrText xml:space="preserve"> PAGEREF _Ref-117136002 \p \h  \* MERGEFORMAT </w:instrText>
            </w:r>
            <w:r w:rsidR="009A76EE" w:rsidRPr="008A5E4E">
              <w:fldChar w:fldCharType="separate"/>
            </w:r>
            <w:r w:rsidR="00533AF0" w:rsidRPr="00533AF0">
              <w:rPr>
                <w:rStyle w:val="xref"/>
                <w:noProof/>
              </w:rPr>
              <w:t>on</w:t>
            </w:r>
            <w:r w:rsidR="00533AF0">
              <w:rPr>
                <w:noProof/>
              </w:rPr>
              <w:t xml:space="preserve"> page 93</w:t>
            </w:r>
            <w:r w:rsidR="009A76EE" w:rsidRPr="008A5E4E">
              <w:rPr>
                <w:rStyle w:val="xref"/>
              </w:rPr>
              <w:fldChar w:fldCharType="end"/>
            </w:r>
            <w:r>
              <w:rPr>
                <w:rStyle w:val="xref"/>
              </w:rPr>
              <w:t>)</w:t>
            </w:r>
            <w:r>
              <w:t xml:space="preserve">. </w:t>
            </w:r>
          </w:p>
        </w:tc>
      </w:tr>
      <w:tr w:rsidR="008A5E4E" w14:paraId="736684F7" w14:textId="77777777">
        <w:trPr>
          <w:tblCellSpacing w:w="0" w:type="dxa"/>
        </w:trPr>
        <w:tc>
          <w:tcPr>
            <w:tcW w:w="0" w:type="auto"/>
            <w:tcBorders>
              <w:bottom w:val="single" w:sz="6" w:space="0" w:color="000000"/>
            </w:tcBorders>
            <w:tcMar>
              <w:top w:w="45" w:type="dxa"/>
              <w:left w:w="45" w:type="dxa"/>
              <w:bottom w:w="45" w:type="dxa"/>
              <w:right w:w="45" w:type="dxa"/>
            </w:tcMar>
          </w:tcPr>
          <w:p w14:paraId="101AE8ED" w14:textId="3AC92E18" w:rsidR="008A5E4E" w:rsidRDefault="0065745B" w:rsidP="00490B53">
            <w:pPr>
              <w:pStyle w:val="tdTableStyle-TablestyleNonAltRows-BodyD-Column-Body1"/>
            </w:pPr>
            <w:r>
              <w:rPr>
                <w:rStyle w:val="em"/>
              </w:rPr>
              <w:t>round</w:t>
            </w:r>
            <w:r>
              <w:t xml:space="preserve">: </w:t>
            </w:r>
            <w:r w:rsidR="003B2123">
              <w:t xml:space="preserve">Optional rounding mode. </w:t>
            </w:r>
            <w:r>
              <w:t xml:space="preserve">Only valid if </w:t>
            </w:r>
            <w:r>
              <w:rPr>
                <w:rStyle w:val="em"/>
              </w:rPr>
              <w:t>destType</w:t>
            </w:r>
            <w:r>
              <w:t xml:space="preserve"> and/or </w:t>
            </w:r>
            <w:r>
              <w:rPr>
                <w:rStyle w:val="em"/>
              </w:rPr>
              <w:t>srcType</w:t>
            </w:r>
            <w:r>
              <w:t xml:space="preserve"> is floating-point, unless both are floating-point types and </w:t>
            </w:r>
            <w:r>
              <w:rPr>
                <w:rStyle w:val="em"/>
              </w:rPr>
              <w:t>destType</w:t>
            </w:r>
            <w:r>
              <w:t xml:space="preserve"> size is or larger than </w:t>
            </w:r>
            <w:r>
              <w:rPr>
                <w:rStyle w:val="em"/>
              </w:rPr>
              <w:t>srcType</w:t>
            </w:r>
            <w:r>
              <w:t xml:space="preserve"> size. Possible values are </w:t>
            </w:r>
            <w:r>
              <w:rPr>
                <w:rStyle w:val="code"/>
              </w:rPr>
              <w:t>up</w:t>
            </w:r>
            <w:r>
              <w:t xml:space="preserve">, </w:t>
            </w:r>
            <w:r>
              <w:rPr>
                <w:rStyle w:val="code"/>
              </w:rPr>
              <w:t>down</w:t>
            </w:r>
            <w:r>
              <w:t xml:space="preserve">, </w:t>
            </w:r>
            <w:r>
              <w:rPr>
                <w:rStyle w:val="code"/>
              </w:rPr>
              <w:t>zero</w:t>
            </w:r>
            <w:r>
              <w:t xml:space="preserve">, </w:t>
            </w:r>
            <w:r>
              <w:rPr>
                <w:rStyle w:val="code"/>
              </w:rPr>
              <w:t>near</w:t>
            </w:r>
            <w:r>
              <w:t xml:space="preserve">, </w:t>
            </w:r>
            <w:r>
              <w:rPr>
                <w:rStyle w:val="code"/>
              </w:rPr>
              <w:t>upi</w:t>
            </w:r>
            <w:r>
              <w:t xml:space="preserve"> , </w:t>
            </w:r>
            <w:r>
              <w:rPr>
                <w:rStyle w:val="code"/>
              </w:rPr>
              <w:t>downi</w:t>
            </w:r>
            <w:r>
              <w:t xml:space="preserve">, </w:t>
            </w:r>
            <w:r>
              <w:rPr>
                <w:rStyle w:val="code"/>
              </w:rPr>
              <w:t>zeroi</w:t>
            </w:r>
            <w:r>
              <w:t xml:space="preserve">, </w:t>
            </w:r>
            <w:r>
              <w:rPr>
                <w:rStyle w:val="code"/>
              </w:rPr>
              <w:t>neari</w:t>
            </w:r>
            <w:r>
              <w:t xml:space="preserve">, </w:t>
            </w:r>
            <w:r>
              <w:rPr>
                <w:rStyle w:val="code"/>
              </w:rPr>
              <w:t>upi_sat</w:t>
            </w:r>
            <w:r>
              <w:t xml:space="preserve">, </w:t>
            </w:r>
            <w:r>
              <w:rPr>
                <w:rStyle w:val="code"/>
              </w:rPr>
              <w:t>downi_sat</w:t>
            </w:r>
            <w:r>
              <w:t xml:space="preserve">, </w:t>
            </w:r>
            <w:r>
              <w:rPr>
                <w:rStyle w:val="code"/>
              </w:rPr>
              <w:t>zeroi_sat</w:t>
            </w:r>
            <w:r>
              <w:t xml:space="preserve">, </w:t>
            </w:r>
            <w:r>
              <w:rPr>
                <w:rStyle w:val="code"/>
              </w:rPr>
              <w:t>neari_sat</w:t>
            </w:r>
            <w:r>
              <w:t xml:space="preserve">, </w:t>
            </w:r>
            <w:r>
              <w:rPr>
                <w:rStyle w:val="code"/>
              </w:rPr>
              <w:t>supi</w:t>
            </w:r>
            <w:r>
              <w:t xml:space="preserve">, </w:t>
            </w:r>
            <w:r>
              <w:rPr>
                <w:rStyle w:val="code"/>
              </w:rPr>
              <w:t>sdowni</w:t>
            </w:r>
            <w:r>
              <w:t xml:space="preserve">, </w:t>
            </w:r>
            <w:r>
              <w:rPr>
                <w:rStyle w:val="code"/>
              </w:rPr>
              <w:t>szeroi</w:t>
            </w:r>
            <w:r>
              <w:t xml:space="preserve">, </w:t>
            </w:r>
            <w:r>
              <w:rPr>
                <w:rStyle w:val="code"/>
              </w:rPr>
              <w:t>sneari</w:t>
            </w:r>
            <w:r>
              <w:t xml:space="preserve">, </w:t>
            </w:r>
            <w:r>
              <w:rPr>
                <w:rStyle w:val="code"/>
              </w:rPr>
              <w:t>supi_sat</w:t>
            </w:r>
            <w:r>
              <w:t xml:space="preserve">, </w:t>
            </w:r>
            <w:r>
              <w:rPr>
                <w:rStyle w:val="code"/>
              </w:rPr>
              <w:t>sdowni_sat</w:t>
            </w:r>
            <w:r>
              <w:t xml:space="preserve">, </w:t>
            </w:r>
            <w:r>
              <w:rPr>
                <w:rStyle w:val="code"/>
              </w:rPr>
              <w:t>szeroi_sat</w:t>
            </w:r>
            <w:r>
              <w:t xml:space="preserve">, and </w:t>
            </w:r>
            <w:r>
              <w:rPr>
                <w:rStyle w:val="code"/>
              </w:rPr>
              <w:t>sneari_sat</w:t>
            </w:r>
            <w:r>
              <w:t xml:space="preserve">. However, the allowed values depend on the </w:t>
            </w:r>
            <w:r>
              <w:rPr>
                <w:rStyle w:val="em"/>
              </w:rPr>
              <w:t>destType</w:t>
            </w:r>
            <w:r>
              <w:t xml:space="preserve">, </w:t>
            </w:r>
            <w:r>
              <w:rPr>
                <w:rStyle w:val="em"/>
              </w:rPr>
              <w:t>srcType</w:t>
            </w:r>
            <w:r>
              <w:t>, and whether the Base profile has been specified.</w:t>
            </w:r>
            <w:r w:rsidR="0062516D">
              <w:t xml:space="preserve"> </w:t>
            </w:r>
            <w:r>
              <w:t xml:space="preserve">See </w:t>
            </w:r>
            <w:r>
              <w:rPr>
                <w:rStyle w:val="xref"/>
              </w:rPr>
              <w:t>4.19.2. Rounding (</w:t>
            </w:r>
            <w:r w:rsidR="009A76EE" w:rsidRPr="008A5E4E">
              <w:fldChar w:fldCharType="begin"/>
            </w:r>
            <w:r w:rsidR="008A5E4E">
              <w:instrText xml:space="preserve"> PAGEREF _Ref909768003 \p \h  \* MERGEFORMAT </w:instrText>
            </w:r>
            <w:r w:rsidR="009A76EE" w:rsidRPr="008A5E4E">
              <w:fldChar w:fldCharType="separate"/>
            </w:r>
            <w:r w:rsidR="00533AF0" w:rsidRPr="00533AF0">
              <w:rPr>
                <w:rStyle w:val="xref"/>
                <w:noProof/>
              </w:rPr>
              <w:t>on</w:t>
            </w:r>
            <w:r w:rsidR="00533AF0">
              <w:rPr>
                <w:noProof/>
              </w:rPr>
              <w:t xml:space="preserve"> page 92</w:t>
            </w:r>
            <w:r w:rsidR="009A76EE" w:rsidRPr="008A5E4E">
              <w:rPr>
                <w:rStyle w:val="xref"/>
              </w:rPr>
              <w:fldChar w:fldCharType="end"/>
            </w:r>
            <w:r>
              <w:rPr>
                <w:rStyle w:val="xref"/>
              </w:rPr>
              <w:t>)</w:t>
            </w:r>
            <w:r w:rsidR="00DB08CE">
              <w:rPr>
                <w:rStyle w:val="xref"/>
              </w:rPr>
              <w:t>,</w:t>
            </w:r>
            <w:r>
              <w:t xml:space="preserve">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rsidR="00DB08CE">
              <w:rPr>
                <w:rStyle w:val="xref"/>
              </w:rPr>
              <w:t>,</w:t>
            </w:r>
            <w:r>
              <w:t xml:space="preserve">. </w:t>
            </w:r>
            <w:r>
              <w:rPr>
                <w:rStyle w:val="xref"/>
              </w:rPr>
              <w:t>5.18.3. Rules for Rounding for Conversions (</w:t>
            </w:r>
            <w:r w:rsidR="009A76EE" w:rsidRPr="008A5E4E">
              <w:fldChar w:fldCharType="begin"/>
            </w:r>
            <w:r w:rsidR="008A5E4E">
              <w:instrText xml:space="preserve"> PAGEREF 951210339 \p \h  \* MERGEFORMAT </w:instrText>
            </w:r>
            <w:r w:rsidR="009A76EE" w:rsidRPr="008A5E4E">
              <w:fldChar w:fldCharType="separate"/>
            </w:r>
            <w:r w:rsidR="00533AF0" w:rsidRPr="00533AF0">
              <w:rPr>
                <w:rStyle w:val="xref"/>
                <w:noProof/>
              </w:rPr>
              <w:t>on</w:t>
            </w:r>
            <w:r w:rsidR="00533AF0">
              <w:rPr>
                <w:noProof/>
              </w:rPr>
              <w:t xml:space="preserve"> page 151</w:t>
            </w:r>
            <w:r w:rsidR="009A76EE" w:rsidRPr="008A5E4E">
              <w:rPr>
                <w:rStyle w:val="xref"/>
              </w:rPr>
              <w:fldChar w:fldCharType="end"/>
            </w:r>
            <w:r>
              <w:rPr>
                <w:rStyle w:val="xref"/>
              </w:rPr>
              <w:t>)</w:t>
            </w:r>
            <w:r>
              <w:t xml:space="preserve">, </w:t>
            </w:r>
            <w:r>
              <w:rPr>
                <w:rStyle w:val="xref"/>
              </w:rPr>
              <w:t>5.18.4. Description of Integer Rounding Modes (</w:t>
            </w:r>
            <w:r w:rsidR="009A76EE" w:rsidRPr="008A5E4E">
              <w:fldChar w:fldCharType="begin"/>
            </w:r>
            <w:r w:rsidR="008A5E4E">
              <w:instrText xml:space="preserve"> PAGEREF 1486247340 \p \h  \* MERGEFORMAT </w:instrText>
            </w:r>
            <w:r w:rsidR="009A76EE" w:rsidRPr="008A5E4E">
              <w:fldChar w:fldCharType="separate"/>
            </w:r>
            <w:r w:rsidR="00533AF0" w:rsidRPr="00533AF0">
              <w:rPr>
                <w:rStyle w:val="xref"/>
                <w:noProof/>
              </w:rPr>
              <w:t>on</w:t>
            </w:r>
            <w:r w:rsidR="00533AF0">
              <w:rPr>
                <w:noProof/>
              </w:rPr>
              <w:t xml:space="preserve"> page 152</w:t>
            </w:r>
            <w:r w:rsidR="009A76EE" w:rsidRPr="008A5E4E">
              <w:rPr>
                <w:rStyle w:val="xref"/>
              </w:rPr>
              <w:fldChar w:fldCharType="end"/>
            </w:r>
            <w:r>
              <w:rPr>
                <w:rStyle w:val="xref"/>
              </w:rPr>
              <w:t>)</w:t>
            </w:r>
            <w:r>
              <w:t xml:space="preserve">, and </w:t>
            </w:r>
            <w:r>
              <w:rPr>
                <w:rStyle w:val="xref"/>
              </w:rPr>
              <w:t>5.18.5. Description of Floating-Point Rounding Modes (</w:t>
            </w:r>
            <w:r w:rsidR="009A76EE" w:rsidRPr="008A5E4E">
              <w:fldChar w:fldCharType="begin"/>
            </w:r>
            <w:r w:rsidR="008A5E4E">
              <w:instrText xml:space="preserve"> PAGEREF -646092709 \p \h  \* MERGEFORMAT </w:instrText>
            </w:r>
            <w:r w:rsidR="009A76EE" w:rsidRPr="008A5E4E">
              <w:fldChar w:fldCharType="separate"/>
            </w:r>
            <w:r w:rsidR="00533AF0" w:rsidRPr="00533AF0">
              <w:rPr>
                <w:rStyle w:val="xref"/>
                <w:noProof/>
              </w:rPr>
              <w:t>on</w:t>
            </w:r>
            <w:r w:rsidR="00533AF0">
              <w:rPr>
                <w:noProof/>
              </w:rPr>
              <w:t xml:space="preserve"> page 153</w:t>
            </w:r>
            <w:r w:rsidR="009A76EE" w:rsidRPr="008A5E4E">
              <w:rPr>
                <w:rStyle w:val="xref"/>
              </w:rPr>
              <w:fldChar w:fldCharType="end"/>
            </w:r>
            <w:r>
              <w:rPr>
                <w:rStyle w:val="xref"/>
              </w:rPr>
              <w:t>)</w:t>
            </w:r>
            <w:r>
              <w:t xml:space="preserve">. </w:t>
            </w:r>
          </w:p>
        </w:tc>
      </w:tr>
      <w:tr w:rsidR="008A5E4E" w14:paraId="2EF90692" w14:textId="77777777">
        <w:trPr>
          <w:tblCellSpacing w:w="0" w:type="dxa"/>
        </w:trPr>
        <w:tc>
          <w:tcPr>
            <w:tcW w:w="0" w:type="auto"/>
            <w:tcBorders>
              <w:bottom w:val="single" w:sz="6" w:space="0" w:color="000000"/>
            </w:tcBorders>
            <w:tcMar>
              <w:top w:w="45" w:type="dxa"/>
              <w:left w:w="45" w:type="dxa"/>
              <w:bottom w:w="45" w:type="dxa"/>
              <w:right w:w="45" w:type="dxa"/>
            </w:tcMar>
          </w:tcPr>
          <w:p w14:paraId="3F07F2C3" w14:textId="77777777" w:rsidR="008A5E4E" w:rsidRDefault="0065745B">
            <w:pPr>
              <w:pStyle w:val="tdTableStyle-TablestyleNonAltRows-BodyD-Column-Body1"/>
            </w:pPr>
            <w:r>
              <w:rPr>
                <w:rStyle w:val="em"/>
              </w:rPr>
              <w:t>destType</w:t>
            </w:r>
            <w:r>
              <w:t xml:space="preserve">: </w:t>
            </w:r>
            <w:r>
              <w:rPr>
                <w:rStyle w:val="code"/>
              </w:rPr>
              <w:t>b</w:t>
            </w:r>
            <w:r>
              <w:t xml:space="preserve">, </w:t>
            </w:r>
            <w:r>
              <w:rPr>
                <w:rStyle w:val="code"/>
              </w:rPr>
              <w:t>u</w:t>
            </w:r>
            <w:r>
              <w:t xml:space="preserve">, </w:t>
            </w:r>
            <w:r>
              <w:rPr>
                <w:rStyle w:val="code"/>
              </w:rPr>
              <w:t>s</w:t>
            </w:r>
            <w:r>
              <w:t xml:space="preserve">, </w:t>
            </w:r>
            <w:r>
              <w:rPr>
                <w:rStyle w:val="code"/>
              </w:rPr>
              <w:t>f</w:t>
            </w:r>
            <w:r>
              <w:t>.</w:t>
            </w:r>
          </w:p>
        </w:tc>
      </w:tr>
      <w:tr w:rsidR="008A5E4E" w14:paraId="5200010F" w14:textId="77777777">
        <w:trPr>
          <w:tblCellSpacing w:w="0" w:type="dxa"/>
        </w:trPr>
        <w:tc>
          <w:tcPr>
            <w:tcW w:w="0" w:type="auto"/>
            <w:tcBorders>
              <w:bottom w:val="single" w:sz="6" w:space="0" w:color="000000"/>
            </w:tcBorders>
            <w:tcMar>
              <w:top w:w="45" w:type="dxa"/>
              <w:left w:w="45" w:type="dxa"/>
              <w:bottom w:w="45" w:type="dxa"/>
              <w:right w:w="45" w:type="dxa"/>
            </w:tcMar>
          </w:tcPr>
          <w:p w14:paraId="227DDFD0" w14:textId="77777777" w:rsidR="008A5E4E" w:rsidRDefault="0065745B">
            <w:pPr>
              <w:pStyle w:val="tdTableStyle-TablestyleNonAltRows-BodyD-Column-Body1"/>
            </w:pPr>
            <w:r>
              <w:rPr>
                <w:rStyle w:val="em"/>
              </w:rPr>
              <w:t>destLength</w:t>
            </w:r>
            <w:r>
              <w:t xml:space="preserve">: 1, 8, 16, 32, 64. 1 is only allowed for </w:t>
            </w:r>
            <w:r>
              <w:rPr>
                <w:rStyle w:val="em"/>
              </w:rPr>
              <w:t>destType</w:t>
            </w:r>
            <w:r>
              <w:t xml:space="preserve"> of </w:t>
            </w:r>
            <w:r>
              <w:rPr>
                <w:rStyle w:val="code"/>
              </w:rPr>
              <w:t>b</w:t>
            </w:r>
            <w:r>
              <w:t xml:space="preserve">. 1 and 8 are not allowed for </w:t>
            </w:r>
            <w:r>
              <w:rPr>
                <w:rStyle w:val="em"/>
              </w:rPr>
              <w:t>destType</w:t>
            </w:r>
            <w:r>
              <w:t xml:space="preserve"> of </w:t>
            </w:r>
            <w:r>
              <w:rPr>
                <w:rStyle w:val="code"/>
              </w:rPr>
              <w:t>f</w:t>
            </w:r>
            <w:r>
              <w:t xml:space="preserve">. If the Base profile has been specified, 64 is not supported if </w:t>
            </w:r>
            <w:r>
              <w:rPr>
                <w:rStyle w:val="em"/>
              </w:rPr>
              <w:t>destType</w:t>
            </w:r>
            <w:r>
              <w:t xml:space="preserve"> is </w:t>
            </w:r>
            <w:r>
              <w:rPr>
                <w:rStyle w:val="code"/>
              </w:rPr>
              <w:t>f</w:t>
            </w:r>
            <w:r>
              <w:t xml:space="preserve">. See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r w:rsidR="008A5E4E" w14:paraId="4EF3A776" w14:textId="77777777">
        <w:trPr>
          <w:tblCellSpacing w:w="0" w:type="dxa"/>
        </w:trPr>
        <w:tc>
          <w:tcPr>
            <w:tcW w:w="0" w:type="auto"/>
            <w:tcBorders>
              <w:bottom w:val="single" w:sz="6" w:space="0" w:color="000000"/>
            </w:tcBorders>
            <w:tcMar>
              <w:top w:w="45" w:type="dxa"/>
              <w:left w:w="45" w:type="dxa"/>
              <w:bottom w:w="45" w:type="dxa"/>
              <w:right w:w="45" w:type="dxa"/>
            </w:tcMar>
          </w:tcPr>
          <w:p w14:paraId="653575C3" w14:textId="77777777" w:rsidR="008A5E4E" w:rsidRDefault="0065745B">
            <w:pPr>
              <w:pStyle w:val="tdTableStyle-TablestyleNonAltRows-BodyD-Column-Body1"/>
            </w:pPr>
            <w:r>
              <w:rPr>
                <w:rStyle w:val="em"/>
              </w:rPr>
              <w:t>srcType</w:t>
            </w:r>
            <w:r>
              <w:t xml:space="preserve">: </w:t>
            </w:r>
            <w:r>
              <w:rPr>
                <w:rStyle w:val="code"/>
              </w:rPr>
              <w:t>b</w:t>
            </w:r>
            <w:r>
              <w:t xml:space="preserve">, </w:t>
            </w:r>
            <w:r>
              <w:rPr>
                <w:rStyle w:val="code"/>
              </w:rPr>
              <w:t>u</w:t>
            </w:r>
            <w:r>
              <w:t xml:space="preserve">, </w:t>
            </w:r>
            <w:r>
              <w:rPr>
                <w:rStyle w:val="code"/>
              </w:rPr>
              <w:t>s</w:t>
            </w:r>
            <w:r>
              <w:t xml:space="preserve">, </w:t>
            </w:r>
            <w:r>
              <w:rPr>
                <w:rStyle w:val="code"/>
              </w:rPr>
              <w:t>f</w:t>
            </w:r>
            <w:r>
              <w:t xml:space="preserve">. </w:t>
            </w:r>
          </w:p>
        </w:tc>
      </w:tr>
      <w:tr w:rsidR="008A5E4E" w14:paraId="748A29A0" w14:textId="77777777">
        <w:trPr>
          <w:tblCellSpacing w:w="0" w:type="dxa"/>
        </w:trPr>
        <w:tc>
          <w:tcPr>
            <w:tcW w:w="0" w:type="auto"/>
            <w:tcMar>
              <w:top w:w="45" w:type="dxa"/>
              <w:left w:w="45" w:type="dxa"/>
              <w:bottom w:w="45" w:type="dxa"/>
              <w:right w:w="45" w:type="dxa"/>
            </w:tcMar>
          </w:tcPr>
          <w:p w14:paraId="746C29BD" w14:textId="77777777" w:rsidR="008A5E4E" w:rsidRDefault="0065745B">
            <w:pPr>
              <w:pStyle w:val="tdTableStyle-TablestyleNonAltRows-BodyA-Column-Body1"/>
            </w:pPr>
            <w:r>
              <w:rPr>
                <w:rStyle w:val="em"/>
              </w:rPr>
              <w:t>srcLength</w:t>
            </w:r>
            <w:r>
              <w:t xml:space="preserve">: 1, 8, 16, 32, 64. 1 is only allowed for </w:t>
            </w:r>
            <w:r>
              <w:rPr>
                <w:rStyle w:val="em"/>
              </w:rPr>
              <w:t>srcType</w:t>
            </w:r>
            <w:r>
              <w:t xml:space="preserve"> of </w:t>
            </w:r>
            <w:r>
              <w:rPr>
                <w:rStyle w:val="code"/>
              </w:rPr>
              <w:t>b</w:t>
            </w:r>
            <w:r>
              <w:t xml:space="preserve">. 1 and 8 are not allowed for </w:t>
            </w:r>
            <w:r>
              <w:rPr>
                <w:rStyle w:val="em"/>
              </w:rPr>
              <w:t>srcType</w:t>
            </w:r>
            <w:r>
              <w:t xml:space="preserve"> of </w:t>
            </w:r>
            <w:r>
              <w:rPr>
                <w:rStyle w:val="code"/>
              </w:rPr>
              <w:t>f</w:t>
            </w:r>
            <w:r>
              <w:t xml:space="preserve">. If the Base profile has been specified, 64 is not supported if </w:t>
            </w:r>
            <w:r>
              <w:rPr>
                <w:rStyle w:val="em"/>
              </w:rPr>
              <w:t>srcType</w:t>
            </w:r>
            <w:r>
              <w:t xml:space="preserve"> is </w:t>
            </w:r>
            <w:r>
              <w:rPr>
                <w:rStyle w:val="code"/>
              </w:rPr>
              <w:t>f</w:t>
            </w:r>
            <w:r>
              <w:t xml:space="preserve">. See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bl>
    <w:p w14:paraId="736BC39A" w14:textId="77777777" w:rsidR="008A5E4E" w:rsidRDefault="008A5E4E">
      <w:pPr>
        <w:spacing w:after="240"/>
      </w:pPr>
    </w:p>
    <w:p w14:paraId="083BDB1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96"/>
      </w:tblGrid>
      <w:tr w:rsidR="008A5E4E" w14:paraId="09FB96FB"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B51BE39"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7573D9F5" w14:textId="77777777">
        <w:trPr>
          <w:tblCellSpacing w:w="0" w:type="dxa"/>
        </w:trPr>
        <w:tc>
          <w:tcPr>
            <w:tcW w:w="0" w:type="auto"/>
            <w:tcBorders>
              <w:bottom w:val="single" w:sz="6" w:space="0" w:color="000000"/>
            </w:tcBorders>
            <w:tcMar>
              <w:top w:w="45" w:type="dxa"/>
              <w:left w:w="45" w:type="dxa"/>
              <w:bottom w:w="45" w:type="dxa"/>
              <w:right w:w="45" w:type="dxa"/>
            </w:tcMar>
          </w:tcPr>
          <w:p w14:paraId="13DBE1D8" w14:textId="77777777" w:rsidR="008A5E4E" w:rsidRDefault="0065745B">
            <w:pPr>
              <w:pStyle w:val="tdTableStyle-TablestyleNonAltRows-BodyD-Column-Body1"/>
            </w:pPr>
            <w:r>
              <w:rPr>
                <w:rStyle w:val="em"/>
              </w:rPr>
              <w:t>dest</w:t>
            </w:r>
            <w:r>
              <w:t xml:space="preserve">: Destination register. </w:t>
            </w:r>
          </w:p>
        </w:tc>
      </w:tr>
      <w:tr w:rsidR="008A5E4E" w14:paraId="008780E3" w14:textId="77777777">
        <w:trPr>
          <w:tblCellSpacing w:w="0" w:type="dxa"/>
        </w:trPr>
        <w:tc>
          <w:tcPr>
            <w:tcW w:w="0" w:type="auto"/>
            <w:tcMar>
              <w:top w:w="45" w:type="dxa"/>
              <w:left w:w="45" w:type="dxa"/>
              <w:bottom w:w="45" w:type="dxa"/>
              <w:right w:w="45" w:type="dxa"/>
            </w:tcMar>
          </w:tcPr>
          <w:p w14:paraId="787D7892" w14:textId="32BD40D9" w:rsidR="008A5E4E" w:rsidRDefault="0065745B" w:rsidP="0044712B">
            <w:pPr>
              <w:pStyle w:val="tdTableStyle-TablestyleNonAltRows-BodyA-Column-Body1"/>
            </w:pPr>
            <w:r>
              <w:rPr>
                <w:rStyle w:val="em"/>
              </w:rPr>
              <w:t>src</w:t>
            </w:r>
            <w:r>
              <w:t xml:space="preserve">: Source. Can be a register, </w:t>
            </w:r>
            <w:r w:rsidR="0044712B">
              <w:t xml:space="preserve">or </w:t>
            </w:r>
            <w:r>
              <w:t>immediate value.</w:t>
            </w:r>
          </w:p>
        </w:tc>
      </w:tr>
    </w:tbl>
    <w:p w14:paraId="69684414" w14:textId="77777777" w:rsidR="008A5E4E" w:rsidRDefault="008A5E4E">
      <w:pPr>
        <w:spacing w:after="240"/>
      </w:pPr>
    </w:p>
    <w:p w14:paraId="6008954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5090285E"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45373D9"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7C0D00FB" w14:textId="77777777">
        <w:trPr>
          <w:tblCellSpacing w:w="0" w:type="dxa"/>
        </w:trPr>
        <w:tc>
          <w:tcPr>
            <w:tcW w:w="0" w:type="auto"/>
            <w:tcMar>
              <w:top w:w="45" w:type="dxa"/>
              <w:left w:w="45" w:type="dxa"/>
              <w:bottom w:w="45" w:type="dxa"/>
              <w:right w:w="45" w:type="dxa"/>
            </w:tcMar>
          </w:tcPr>
          <w:p w14:paraId="45698480" w14:textId="77777777" w:rsidR="008A5E4E" w:rsidRDefault="0065745B">
            <w:pPr>
              <w:pStyle w:val="tdTableStyle-TablestyleNonAltRows-BodyA-Column-Body1"/>
            </w:pPr>
            <w:r>
              <w:t>Floating-point exceptions are allowed.</w:t>
            </w:r>
          </w:p>
        </w:tc>
      </w:tr>
    </w:tbl>
    <w:p w14:paraId="19EB9F43" w14:textId="77777777" w:rsidR="008A5E4E" w:rsidRDefault="008A5E4E">
      <w:pPr>
        <w:spacing w:after="240"/>
      </w:pPr>
    </w:p>
    <w:p w14:paraId="7F498D66" w14:textId="77777777" w:rsidR="008A5E4E" w:rsidRDefault="0065745B">
      <w:pPr>
        <w:pStyle w:val="p"/>
      </w:pPr>
      <w:r>
        <w:t xml:space="preserve">For BRIG syntax, see </w:t>
      </w:r>
      <w:r>
        <w:rPr>
          <w:rStyle w:val="xref1"/>
        </w:rPr>
        <w:t>18.7.1.17. BRIG Syntax for Conversion (cvt) Operation (</w:t>
      </w:r>
      <w:r w:rsidR="009A76EE" w:rsidRPr="008A5E4E">
        <w:fldChar w:fldCharType="begin"/>
      </w:r>
      <w:r w:rsidR="008A5E4E">
        <w:instrText xml:space="preserve"> PAGEREF _Ref1539818455 \p \h  \* MERGEFORMAT </w:instrText>
      </w:r>
      <w:r w:rsidR="009A76EE" w:rsidRPr="008A5E4E">
        <w:fldChar w:fldCharType="separate"/>
      </w:r>
      <w:r w:rsidR="00533AF0" w:rsidRPr="00533AF0">
        <w:rPr>
          <w:rStyle w:val="xref1"/>
          <w:noProof/>
        </w:rPr>
        <w:t>on</w:t>
      </w:r>
      <w:r w:rsidR="00533AF0">
        <w:rPr>
          <w:noProof/>
        </w:rPr>
        <w:t xml:space="preserve"> page 363</w:t>
      </w:r>
      <w:r w:rsidR="009A76EE" w:rsidRPr="008A5E4E">
        <w:rPr>
          <w:rStyle w:val="xref1"/>
        </w:rPr>
        <w:fldChar w:fldCharType="end"/>
      </w:r>
      <w:r>
        <w:rPr>
          <w:rStyle w:val="xref1"/>
        </w:rPr>
        <w:t>)</w:t>
      </w:r>
      <w:r>
        <w:t xml:space="preserve">. </w:t>
      </w:r>
    </w:p>
    <w:p w14:paraId="43C28DDF" w14:textId="77777777" w:rsidR="008A5E4E" w:rsidRDefault="0065745B">
      <w:pPr>
        <w:pStyle w:val="h3"/>
      </w:pPr>
      <w:bookmarkStart w:id="565" w:name="_Toc396034252"/>
      <w:bookmarkStart w:id="566" w:name="951210339"/>
      <w:r>
        <w:t>5.18.3 Rules for Rounding for Conversions</w:t>
      </w:r>
      <w:bookmarkEnd w:id="565"/>
    </w:p>
    <w:bookmarkEnd w:id="566"/>
    <w:p w14:paraId="19C97BC1" w14:textId="3C26E628" w:rsidR="008A5E4E" w:rsidRDefault="0065745B">
      <w:pPr>
        <w:pStyle w:val="p"/>
      </w:pPr>
      <w:r>
        <w:t xml:space="preserve">Rounding for conversions follows the rules shown in </w:t>
      </w:r>
      <w:r w:rsidR="00B44BB0">
        <w:t>Table 5.30 (</w:t>
      </w:r>
      <w:r w:rsidR="00B44BB0">
        <w:fldChar w:fldCharType="begin"/>
      </w:r>
      <w:r w:rsidR="00B44BB0">
        <w:instrText xml:space="preserve"> PAGEREF rules_for_rounding_for_conversions \p \h </w:instrText>
      </w:r>
      <w:r w:rsidR="00B44BB0">
        <w:fldChar w:fldCharType="separate"/>
      </w:r>
      <w:r w:rsidR="00B44BB0">
        <w:rPr>
          <w:noProof/>
        </w:rPr>
        <w:t>on page 154</w:t>
      </w:r>
      <w:r w:rsidR="00B44BB0">
        <w:fldChar w:fldCharType="end"/>
      </w:r>
      <w:r w:rsidR="00B44BB0">
        <w:t>)</w:t>
      </w:r>
      <w:r>
        <w:t>.</w:t>
      </w:r>
    </w:p>
    <w:p w14:paraId="57C43B2E" w14:textId="2CCAF1D9" w:rsidR="008A5E4E" w:rsidRDefault="0065745B">
      <w:pPr>
        <w:pStyle w:val="p"/>
      </w:pPr>
      <w:r>
        <w:t xml:space="preserve">If the type of rounding is </w:t>
      </w:r>
      <w:r>
        <w:rPr>
          <w:rStyle w:val="variable2"/>
        </w:rPr>
        <w:t>none,</w:t>
      </w:r>
      <w:r>
        <w:t xml:space="preserve"> then no rounding mode must be specified.</w:t>
      </w:r>
    </w:p>
    <w:p w14:paraId="1E1F3558" w14:textId="77777777" w:rsidR="008A5E4E" w:rsidRDefault="0065745B">
      <w:pPr>
        <w:pStyle w:val="pTableTitle"/>
      </w:pPr>
      <w:bookmarkStart w:id="567" w:name="_ListOf122"/>
      <w:bookmarkStart w:id="568" w:name="-274776263"/>
      <w:r>
        <w:t xml:space="preserve">Table 5–30 </w:t>
      </w:r>
      <w:bookmarkStart w:id="569" w:name="rules_for_rounding_for_conversions"/>
      <w:bookmarkEnd w:id="569"/>
      <w:r>
        <w:t>Rules for Rounding for Conversions</w:t>
      </w:r>
    </w:p>
    <w:bookmarkEnd w:id="567"/>
    <w:bookmarkEnd w:id="568"/>
    <w:p w14:paraId="2E4E3E72"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827"/>
        <w:gridCol w:w="1169"/>
        <w:gridCol w:w="2428"/>
        <w:gridCol w:w="3962"/>
      </w:tblGrid>
      <w:tr w:rsidR="008A5E4E" w14:paraId="78901B13"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ABE6E37" w14:textId="77777777" w:rsidR="008A5E4E" w:rsidRDefault="0065745B">
            <w:pPr>
              <w:pStyle w:val="thTableStyle-TablestyleNonAltRows-HeadE-Column-Header1"/>
              <w:shd w:val="clear" w:color="auto" w:fill="D3D3D3"/>
            </w:pPr>
            <w:r>
              <w:rPr>
                <w:shd w:val="clear" w:color="auto" w:fill="D3D3D3"/>
              </w:rPr>
              <w:t>From</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696DC71" w14:textId="77777777" w:rsidR="008A5E4E" w:rsidRDefault="0065745B">
            <w:pPr>
              <w:pStyle w:val="thTableStyle-TablestyleNonAltRows-HeadE-Column-Header1"/>
              <w:shd w:val="clear" w:color="auto" w:fill="D3D3D3"/>
            </w:pPr>
            <w:r>
              <w:rPr>
                <w:shd w:val="clear" w:color="auto" w:fill="D3D3D3"/>
              </w:rPr>
              <w:t>To</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493B830" w14:textId="77777777" w:rsidR="008A5E4E" w:rsidRDefault="0065745B">
            <w:pPr>
              <w:pStyle w:val="thTableStyle-TablestyleNonAltRows-HeadE-Column-Header1"/>
              <w:shd w:val="clear" w:color="auto" w:fill="D3D3D3"/>
            </w:pPr>
            <w:r>
              <w:rPr>
                <w:shd w:val="clear" w:color="auto" w:fill="D3D3D3"/>
              </w:rPr>
              <w:t>Type of rounding</w:t>
            </w:r>
          </w:p>
        </w:tc>
        <w:tc>
          <w:tcPr>
            <w:tcW w:w="0" w:type="auto"/>
            <w:tcBorders>
              <w:bottom w:val="double" w:sz="3" w:space="0" w:color="000000"/>
            </w:tcBorders>
            <w:shd w:val="clear" w:color="auto" w:fill="D3D3D3"/>
            <w:tcMar>
              <w:top w:w="45" w:type="dxa"/>
              <w:left w:w="45" w:type="dxa"/>
              <w:bottom w:w="45" w:type="dxa"/>
              <w:right w:w="45" w:type="dxa"/>
            </w:tcMar>
          </w:tcPr>
          <w:p w14:paraId="520DDACF" w14:textId="77777777" w:rsidR="008A5E4E" w:rsidRDefault="0065745B">
            <w:pPr>
              <w:pStyle w:val="thTableStyle-TablestyleNonAltRows-HeadD-Column-Header1"/>
              <w:shd w:val="clear" w:color="auto" w:fill="D3D3D3"/>
            </w:pPr>
            <w:r>
              <w:rPr>
                <w:shd w:val="clear" w:color="auto" w:fill="D3D3D3"/>
              </w:rPr>
              <w:t>Default rounding</w:t>
            </w:r>
          </w:p>
        </w:tc>
      </w:tr>
      <w:tr w:rsidR="008A5E4E" w14:paraId="4B97D88B"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4B6BACFA" w14:textId="77777777" w:rsidR="008A5E4E" w:rsidRDefault="0065745B">
            <w:pPr>
              <w:pStyle w:val="tdTableStyle-TablestyleNonAltRows-BodyE-Column-Body1"/>
            </w:pPr>
            <w:r>
              <w:rPr>
                <w:rStyle w:val="code"/>
              </w:rPr>
              <w:t>f</w:t>
            </w:r>
          </w:p>
        </w:tc>
        <w:tc>
          <w:tcPr>
            <w:tcW w:w="0" w:type="auto"/>
            <w:tcBorders>
              <w:bottom w:val="single" w:sz="6" w:space="0" w:color="000000"/>
              <w:right w:val="single" w:sz="6" w:space="0" w:color="000000"/>
            </w:tcBorders>
            <w:tcMar>
              <w:top w:w="45" w:type="dxa"/>
              <w:left w:w="45" w:type="dxa"/>
              <w:bottom w:w="45" w:type="dxa"/>
              <w:right w:w="45" w:type="dxa"/>
            </w:tcMar>
          </w:tcPr>
          <w:p w14:paraId="7CD7BD12" w14:textId="77777777" w:rsidR="008A5E4E" w:rsidRDefault="0065745B">
            <w:pPr>
              <w:pStyle w:val="tdTableStyle-TablestyleNonAltRows-BodyE-Column-Body1"/>
            </w:pPr>
            <w:r>
              <w:rPr>
                <w:rStyle w:val="code"/>
              </w:rPr>
              <w:t>f</w:t>
            </w:r>
            <w:r>
              <w:t xml:space="preserve"> (smaller size) </w:t>
            </w:r>
          </w:p>
        </w:tc>
        <w:tc>
          <w:tcPr>
            <w:tcW w:w="0" w:type="auto"/>
            <w:tcBorders>
              <w:bottom w:val="single" w:sz="6" w:space="0" w:color="000000"/>
              <w:right w:val="single" w:sz="6" w:space="0" w:color="000000"/>
            </w:tcBorders>
            <w:tcMar>
              <w:top w:w="45" w:type="dxa"/>
              <w:left w:w="45" w:type="dxa"/>
              <w:bottom w:w="45" w:type="dxa"/>
              <w:right w:w="45" w:type="dxa"/>
            </w:tcMar>
          </w:tcPr>
          <w:p w14:paraId="7B7D5BF6" w14:textId="77777777" w:rsidR="008A5E4E" w:rsidRDefault="0065745B">
            <w:pPr>
              <w:pStyle w:val="tdTableStyle-TablestyleNonAltRows-BodyE-Column-Body1"/>
            </w:pPr>
            <w:r>
              <w:t xml:space="preserve"> floating-point</w:t>
            </w:r>
          </w:p>
        </w:tc>
        <w:tc>
          <w:tcPr>
            <w:tcW w:w="0" w:type="auto"/>
            <w:tcBorders>
              <w:bottom w:val="single" w:sz="6" w:space="0" w:color="000000"/>
            </w:tcBorders>
            <w:tcMar>
              <w:top w:w="45" w:type="dxa"/>
              <w:left w:w="45" w:type="dxa"/>
              <w:bottom w:w="45" w:type="dxa"/>
              <w:right w:w="45" w:type="dxa"/>
            </w:tcMar>
          </w:tcPr>
          <w:p w14:paraId="133DF976" w14:textId="00ACCF47" w:rsidR="008A5E4E" w:rsidRDefault="00311B25" w:rsidP="009D6F23">
            <w:pPr>
              <w:pStyle w:val="tdTableStyle-TablestyleNonAltRows-BodyD-Column-Body1"/>
            </w:pPr>
            <w:r>
              <w:t xml:space="preserve">default rounding mode (specified by the </w:t>
            </w:r>
            <w:r w:rsidR="0010499F">
              <w:t>module</w:t>
            </w:r>
            <w:r>
              <w:t xml:space="preserve"> </w:t>
            </w:r>
            <w:r w:rsidR="009D6F23">
              <w:t>header</w:t>
            </w:r>
            <w:r>
              <w:t>)</w:t>
            </w:r>
          </w:p>
        </w:tc>
      </w:tr>
      <w:tr w:rsidR="008A5E4E" w14:paraId="17471FFB"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B5B1A93" w14:textId="77777777" w:rsidR="008A5E4E" w:rsidRDefault="0065745B">
            <w:pPr>
              <w:pStyle w:val="tdTableStyle-TablestyleNonAltRows-BodyE-Column-Body1"/>
            </w:pPr>
            <w:r>
              <w:rPr>
                <w:rStyle w:val="code"/>
              </w:rPr>
              <w:t>f</w:t>
            </w:r>
          </w:p>
        </w:tc>
        <w:tc>
          <w:tcPr>
            <w:tcW w:w="0" w:type="auto"/>
            <w:tcBorders>
              <w:bottom w:val="single" w:sz="6" w:space="0" w:color="000000"/>
              <w:right w:val="single" w:sz="6" w:space="0" w:color="000000"/>
            </w:tcBorders>
            <w:tcMar>
              <w:top w:w="45" w:type="dxa"/>
              <w:left w:w="45" w:type="dxa"/>
              <w:bottom w:w="45" w:type="dxa"/>
              <w:right w:w="45" w:type="dxa"/>
            </w:tcMar>
          </w:tcPr>
          <w:p w14:paraId="11173739" w14:textId="77777777" w:rsidR="008A5E4E" w:rsidRDefault="0065745B">
            <w:pPr>
              <w:pStyle w:val="tdTableStyle-TablestyleNonAltRows-BodyE-Column-Body1"/>
            </w:pPr>
            <w:r>
              <w:rPr>
                <w:rStyle w:val="code"/>
              </w:rPr>
              <w:t>f</w:t>
            </w:r>
            <w:r>
              <w:t xml:space="preserve"> (larger size) </w:t>
            </w:r>
          </w:p>
        </w:tc>
        <w:tc>
          <w:tcPr>
            <w:tcW w:w="0" w:type="auto"/>
            <w:tcBorders>
              <w:bottom w:val="single" w:sz="6" w:space="0" w:color="000000"/>
              <w:right w:val="single" w:sz="6" w:space="0" w:color="000000"/>
            </w:tcBorders>
            <w:tcMar>
              <w:top w:w="45" w:type="dxa"/>
              <w:left w:w="45" w:type="dxa"/>
              <w:bottom w:w="45" w:type="dxa"/>
              <w:right w:w="45" w:type="dxa"/>
            </w:tcMar>
          </w:tcPr>
          <w:p w14:paraId="42AE3390" w14:textId="77777777" w:rsidR="008A5E4E" w:rsidRDefault="0065745B">
            <w:pPr>
              <w:pStyle w:val="tdTableStyle-TablestyleNonAltRows-BodyE-Column-Body1"/>
            </w:pPr>
            <w:r>
              <w:t xml:space="preserve"> none (must not specify rounding) </w:t>
            </w:r>
          </w:p>
        </w:tc>
        <w:tc>
          <w:tcPr>
            <w:tcW w:w="0" w:type="auto"/>
            <w:tcBorders>
              <w:bottom w:val="single" w:sz="6" w:space="0" w:color="000000"/>
            </w:tcBorders>
            <w:tcMar>
              <w:top w:w="45" w:type="dxa"/>
              <w:left w:w="45" w:type="dxa"/>
              <w:bottom w:w="45" w:type="dxa"/>
              <w:right w:w="45" w:type="dxa"/>
            </w:tcMar>
          </w:tcPr>
          <w:p w14:paraId="2FFCFB72" w14:textId="77777777" w:rsidR="008A5E4E" w:rsidRDefault="0065745B">
            <w:pPr>
              <w:pStyle w:val="tdTableStyle-TablestyleNonAltRows-BodyD-Column-Body1"/>
            </w:pPr>
            <w:r>
              <w:t xml:space="preserve"> none (no rounding performed) </w:t>
            </w:r>
          </w:p>
        </w:tc>
      </w:tr>
      <w:tr w:rsidR="008A5E4E" w14:paraId="36C8B608"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EA29250" w14:textId="77777777" w:rsidR="008A5E4E" w:rsidRDefault="0065745B">
            <w:pPr>
              <w:pStyle w:val="tdTableStyle-TablestyleNonAltRows-BodyE-Column-Body1"/>
            </w:pPr>
            <w:r>
              <w:rPr>
                <w:rStyle w:val="code"/>
              </w:rPr>
              <w:t>s</w:t>
            </w:r>
            <w:r>
              <w:t xml:space="preserve"> or </w:t>
            </w:r>
            <w:r>
              <w:rPr>
                <w:rStyle w:val="code"/>
              </w:rPr>
              <w:t>u</w:t>
            </w:r>
          </w:p>
        </w:tc>
        <w:tc>
          <w:tcPr>
            <w:tcW w:w="0" w:type="auto"/>
            <w:tcBorders>
              <w:bottom w:val="single" w:sz="6" w:space="0" w:color="000000"/>
              <w:right w:val="single" w:sz="6" w:space="0" w:color="000000"/>
            </w:tcBorders>
            <w:tcMar>
              <w:top w:w="45" w:type="dxa"/>
              <w:left w:w="45" w:type="dxa"/>
              <w:bottom w:w="45" w:type="dxa"/>
              <w:right w:w="45" w:type="dxa"/>
            </w:tcMar>
          </w:tcPr>
          <w:p w14:paraId="5DD3CE65" w14:textId="77777777" w:rsidR="008A5E4E" w:rsidRDefault="0065745B">
            <w:pPr>
              <w:pStyle w:val="tdTableStyle-TablestyleNonAltRows-BodyE-Column-Body1"/>
            </w:pPr>
            <w:r>
              <w:rPr>
                <w:rStyle w:val="code"/>
              </w:rPr>
              <w:t>f</w:t>
            </w:r>
          </w:p>
        </w:tc>
        <w:tc>
          <w:tcPr>
            <w:tcW w:w="0" w:type="auto"/>
            <w:tcBorders>
              <w:bottom w:val="single" w:sz="6" w:space="0" w:color="000000"/>
              <w:right w:val="single" w:sz="6" w:space="0" w:color="000000"/>
            </w:tcBorders>
            <w:tcMar>
              <w:top w:w="45" w:type="dxa"/>
              <w:left w:w="45" w:type="dxa"/>
              <w:bottom w:w="45" w:type="dxa"/>
              <w:right w:w="45" w:type="dxa"/>
            </w:tcMar>
          </w:tcPr>
          <w:p w14:paraId="21A1CF89" w14:textId="77777777" w:rsidR="008A5E4E" w:rsidRDefault="0065745B">
            <w:pPr>
              <w:pStyle w:val="tdTableStyle-TablestyleNonAltRows-BodyE-Column-Body1"/>
            </w:pPr>
            <w:r>
              <w:t xml:space="preserve"> floating-point</w:t>
            </w:r>
          </w:p>
        </w:tc>
        <w:tc>
          <w:tcPr>
            <w:tcW w:w="0" w:type="auto"/>
            <w:tcBorders>
              <w:bottom w:val="single" w:sz="6" w:space="0" w:color="000000"/>
            </w:tcBorders>
            <w:tcMar>
              <w:top w:w="45" w:type="dxa"/>
              <w:left w:w="45" w:type="dxa"/>
              <w:bottom w:w="45" w:type="dxa"/>
              <w:right w:w="45" w:type="dxa"/>
            </w:tcMar>
          </w:tcPr>
          <w:p w14:paraId="57A38240" w14:textId="0098882D" w:rsidR="008A5E4E" w:rsidRDefault="00311B25" w:rsidP="009D6F23">
            <w:pPr>
              <w:pStyle w:val="tdTableStyle-TablestyleNonAltRows-BodyD-Column-Body1"/>
            </w:pPr>
            <w:r>
              <w:t xml:space="preserve">default rounding mode (specified by the </w:t>
            </w:r>
            <w:r w:rsidR="0010499F">
              <w:t>module</w:t>
            </w:r>
            <w:r>
              <w:t xml:space="preserve"> </w:t>
            </w:r>
            <w:r w:rsidR="009D6F23">
              <w:t>header</w:t>
            </w:r>
            <w:r>
              <w:t>)</w:t>
            </w:r>
          </w:p>
        </w:tc>
      </w:tr>
      <w:tr w:rsidR="008A5E4E" w14:paraId="5DC12561"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4CFC1025" w14:textId="77777777" w:rsidR="008A5E4E" w:rsidRDefault="0065745B">
            <w:pPr>
              <w:pStyle w:val="tdTableStyle-TablestyleNonAltRows-BodyE-Column-Body1"/>
            </w:pPr>
            <w:r>
              <w:rPr>
                <w:rStyle w:val="code"/>
              </w:rPr>
              <w:t>f</w:t>
            </w:r>
          </w:p>
        </w:tc>
        <w:tc>
          <w:tcPr>
            <w:tcW w:w="0" w:type="auto"/>
            <w:tcBorders>
              <w:bottom w:val="single" w:sz="6" w:space="0" w:color="000000"/>
              <w:right w:val="single" w:sz="6" w:space="0" w:color="000000"/>
            </w:tcBorders>
            <w:tcMar>
              <w:top w:w="45" w:type="dxa"/>
              <w:left w:w="45" w:type="dxa"/>
              <w:bottom w:w="45" w:type="dxa"/>
              <w:right w:w="45" w:type="dxa"/>
            </w:tcMar>
          </w:tcPr>
          <w:p w14:paraId="7D0440F7" w14:textId="77777777" w:rsidR="008A5E4E" w:rsidRDefault="0065745B">
            <w:pPr>
              <w:pStyle w:val="tdTableStyle-TablestyleNonAltRows-BodyE-Column-Body1"/>
            </w:pPr>
            <w:r>
              <w:rPr>
                <w:rStyle w:val="code"/>
              </w:rPr>
              <w:t>s</w:t>
            </w:r>
            <w:r>
              <w:t xml:space="preserve"> or </w:t>
            </w:r>
            <w:r>
              <w:rPr>
                <w:rStyle w:val="code"/>
              </w:rPr>
              <w:t>u</w:t>
            </w:r>
          </w:p>
        </w:tc>
        <w:tc>
          <w:tcPr>
            <w:tcW w:w="0" w:type="auto"/>
            <w:tcBorders>
              <w:bottom w:val="single" w:sz="6" w:space="0" w:color="000000"/>
              <w:right w:val="single" w:sz="6" w:space="0" w:color="000000"/>
            </w:tcBorders>
            <w:tcMar>
              <w:top w:w="45" w:type="dxa"/>
              <w:left w:w="45" w:type="dxa"/>
              <w:bottom w:w="45" w:type="dxa"/>
              <w:right w:w="45" w:type="dxa"/>
            </w:tcMar>
          </w:tcPr>
          <w:p w14:paraId="273D48A8" w14:textId="77777777" w:rsidR="008A5E4E" w:rsidRDefault="0065745B">
            <w:pPr>
              <w:pStyle w:val="tdTableStyle-TablestyleNonAltRows-BodyE-Column-Body1"/>
            </w:pPr>
            <w:r>
              <w:t xml:space="preserve"> integer</w:t>
            </w:r>
          </w:p>
        </w:tc>
        <w:tc>
          <w:tcPr>
            <w:tcW w:w="0" w:type="auto"/>
            <w:tcBorders>
              <w:bottom w:val="single" w:sz="6" w:space="0" w:color="000000"/>
            </w:tcBorders>
            <w:tcMar>
              <w:top w:w="45" w:type="dxa"/>
              <w:left w:w="45" w:type="dxa"/>
              <w:bottom w:w="45" w:type="dxa"/>
              <w:right w:w="45" w:type="dxa"/>
            </w:tcMar>
          </w:tcPr>
          <w:p w14:paraId="7519117F" w14:textId="77777777" w:rsidR="008A5E4E" w:rsidRDefault="0065745B">
            <w:pPr>
              <w:pStyle w:val="tdTableStyle-TablestyleNonAltRows-BodyD-Column-Body1"/>
            </w:pPr>
            <w:r>
              <w:rPr>
                <w:rStyle w:val="code"/>
              </w:rPr>
              <w:t>zeroi</w:t>
            </w:r>
          </w:p>
        </w:tc>
      </w:tr>
      <w:tr w:rsidR="008A5E4E" w14:paraId="34B43E37"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5C3D7F9" w14:textId="77777777" w:rsidR="008A5E4E" w:rsidRDefault="0065745B">
            <w:pPr>
              <w:pStyle w:val="tdTableStyle-TablestyleNonAltRows-BodyE-Column-Body1"/>
            </w:pPr>
            <w:r>
              <w:rPr>
                <w:rStyle w:val="code"/>
              </w:rPr>
              <w:t>f</w:t>
            </w:r>
          </w:p>
        </w:tc>
        <w:tc>
          <w:tcPr>
            <w:tcW w:w="0" w:type="auto"/>
            <w:tcBorders>
              <w:bottom w:val="single" w:sz="6" w:space="0" w:color="000000"/>
              <w:right w:val="single" w:sz="6" w:space="0" w:color="000000"/>
            </w:tcBorders>
            <w:tcMar>
              <w:top w:w="45" w:type="dxa"/>
              <w:left w:w="45" w:type="dxa"/>
              <w:bottom w:w="45" w:type="dxa"/>
              <w:right w:w="45" w:type="dxa"/>
            </w:tcMar>
          </w:tcPr>
          <w:p w14:paraId="55414E36" w14:textId="77777777" w:rsidR="008A5E4E" w:rsidRDefault="0065745B">
            <w:pPr>
              <w:pStyle w:val="tdTableStyle-TablestyleNonAltRows-BodyE-Column-Body1"/>
            </w:pPr>
            <w:r>
              <w:rPr>
                <w:rStyle w:val="code"/>
              </w:rPr>
              <w:t>b1</w:t>
            </w:r>
          </w:p>
        </w:tc>
        <w:tc>
          <w:tcPr>
            <w:tcW w:w="0" w:type="auto"/>
            <w:tcBorders>
              <w:bottom w:val="single" w:sz="6" w:space="0" w:color="000000"/>
              <w:right w:val="single" w:sz="6" w:space="0" w:color="000000"/>
            </w:tcBorders>
            <w:tcMar>
              <w:top w:w="45" w:type="dxa"/>
              <w:left w:w="45" w:type="dxa"/>
              <w:bottom w:w="45" w:type="dxa"/>
              <w:right w:w="45" w:type="dxa"/>
            </w:tcMar>
          </w:tcPr>
          <w:p w14:paraId="456256E4" w14:textId="77777777" w:rsidR="008A5E4E" w:rsidRDefault="0065745B">
            <w:pPr>
              <w:pStyle w:val="tdTableStyle-TablestyleNonAltRows-BodyE-Column-Body1"/>
            </w:pPr>
            <w:r>
              <w:t xml:space="preserve"> none (must not specify rounding)</w:t>
            </w:r>
          </w:p>
        </w:tc>
        <w:tc>
          <w:tcPr>
            <w:tcW w:w="0" w:type="auto"/>
            <w:tcBorders>
              <w:bottom w:val="single" w:sz="6" w:space="0" w:color="000000"/>
            </w:tcBorders>
            <w:tcMar>
              <w:top w:w="45" w:type="dxa"/>
              <w:left w:w="45" w:type="dxa"/>
              <w:bottom w:w="45" w:type="dxa"/>
              <w:right w:w="45" w:type="dxa"/>
            </w:tcMar>
          </w:tcPr>
          <w:p w14:paraId="68AC4A88" w14:textId="77777777" w:rsidR="008A5E4E" w:rsidRDefault="0065745B">
            <w:pPr>
              <w:pStyle w:val="tdTableStyle-TablestyleNonAltRows-BodyD-Column-Body1"/>
            </w:pPr>
            <w:r>
              <w:t xml:space="preserve">none (always converts using ztest) </w:t>
            </w:r>
          </w:p>
        </w:tc>
      </w:tr>
      <w:tr w:rsidR="008A5E4E" w14:paraId="409CC376"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01C392A9" w14:textId="77777777" w:rsidR="008A5E4E" w:rsidRDefault="0065745B">
            <w:pPr>
              <w:pStyle w:val="tdTableStyle-TablestyleNonAltRows-BodyE-Column-Body1"/>
            </w:pPr>
            <w:r>
              <w:rPr>
                <w:rStyle w:val="code"/>
              </w:rPr>
              <w:t>b1</w:t>
            </w:r>
          </w:p>
        </w:tc>
        <w:tc>
          <w:tcPr>
            <w:tcW w:w="0" w:type="auto"/>
            <w:tcBorders>
              <w:bottom w:val="single" w:sz="6" w:space="0" w:color="000000"/>
              <w:right w:val="single" w:sz="6" w:space="0" w:color="000000"/>
            </w:tcBorders>
            <w:tcMar>
              <w:top w:w="45" w:type="dxa"/>
              <w:left w:w="45" w:type="dxa"/>
              <w:bottom w:w="45" w:type="dxa"/>
              <w:right w:w="45" w:type="dxa"/>
            </w:tcMar>
          </w:tcPr>
          <w:p w14:paraId="46DE063B" w14:textId="77777777" w:rsidR="008A5E4E" w:rsidRDefault="0065745B">
            <w:pPr>
              <w:pStyle w:val="tdTableStyle-TablestyleNonAltRows-BodyE-Column-Body1"/>
            </w:pPr>
            <w:r>
              <w:rPr>
                <w:rStyle w:val="code"/>
              </w:rPr>
              <w:t>f</w:t>
            </w:r>
          </w:p>
        </w:tc>
        <w:tc>
          <w:tcPr>
            <w:tcW w:w="0" w:type="auto"/>
            <w:tcBorders>
              <w:bottom w:val="single" w:sz="6" w:space="0" w:color="000000"/>
              <w:right w:val="single" w:sz="6" w:space="0" w:color="000000"/>
            </w:tcBorders>
            <w:tcMar>
              <w:top w:w="45" w:type="dxa"/>
              <w:left w:w="45" w:type="dxa"/>
              <w:bottom w:w="45" w:type="dxa"/>
              <w:right w:w="45" w:type="dxa"/>
            </w:tcMar>
          </w:tcPr>
          <w:p w14:paraId="4EA1DF0D" w14:textId="77777777" w:rsidR="008A5E4E" w:rsidRDefault="0065745B">
            <w:pPr>
              <w:pStyle w:val="tdTableStyle-TablestyleNonAltRows-BodyE-Column-Body1"/>
            </w:pPr>
            <w:r>
              <w:t xml:space="preserve"> none (must not specify rounding)</w:t>
            </w:r>
          </w:p>
        </w:tc>
        <w:tc>
          <w:tcPr>
            <w:tcW w:w="0" w:type="auto"/>
            <w:tcBorders>
              <w:bottom w:val="single" w:sz="6" w:space="0" w:color="000000"/>
            </w:tcBorders>
            <w:tcMar>
              <w:top w:w="45" w:type="dxa"/>
              <w:left w:w="45" w:type="dxa"/>
              <w:bottom w:w="45" w:type="dxa"/>
              <w:right w:w="45" w:type="dxa"/>
            </w:tcMar>
          </w:tcPr>
          <w:p w14:paraId="32F6C97E" w14:textId="77777777" w:rsidR="008A5E4E" w:rsidRDefault="0065745B">
            <w:pPr>
              <w:pStyle w:val="tdTableStyle-TablestyleNonAltRows-BodyD-Column-Body1"/>
            </w:pPr>
            <w:r>
              <w:t>none (always converts to 0.0 or 1.0)</w:t>
            </w:r>
          </w:p>
        </w:tc>
      </w:tr>
      <w:tr w:rsidR="008A5E4E" w14:paraId="52D7408A" w14:textId="77777777">
        <w:trPr>
          <w:tblCellSpacing w:w="0" w:type="dxa"/>
        </w:trPr>
        <w:tc>
          <w:tcPr>
            <w:tcW w:w="0" w:type="auto"/>
            <w:tcBorders>
              <w:right w:val="single" w:sz="6" w:space="0" w:color="000000"/>
            </w:tcBorders>
            <w:tcMar>
              <w:top w:w="45" w:type="dxa"/>
              <w:left w:w="45" w:type="dxa"/>
              <w:bottom w:w="45" w:type="dxa"/>
              <w:right w:w="45" w:type="dxa"/>
            </w:tcMar>
          </w:tcPr>
          <w:p w14:paraId="590353CB" w14:textId="77777777" w:rsidR="008A5E4E" w:rsidRDefault="0065745B">
            <w:pPr>
              <w:pStyle w:val="tdTableStyle-TablestyleNonAltRows-BodyB-Column-Body1"/>
            </w:pPr>
            <w:r>
              <w:rPr>
                <w:rStyle w:val="code"/>
              </w:rPr>
              <w:t>b1</w:t>
            </w:r>
            <w:r>
              <w:t xml:space="preserve">, </w:t>
            </w:r>
            <w:r>
              <w:rPr>
                <w:rStyle w:val="code"/>
              </w:rPr>
              <w:t>s</w:t>
            </w:r>
            <w:r>
              <w:t xml:space="preserve">, or </w:t>
            </w:r>
            <w:r>
              <w:rPr>
                <w:rStyle w:val="code"/>
              </w:rPr>
              <w:t>u</w:t>
            </w:r>
          </w:p>
        </w:tc>
        <w:tc>
          <w:tcPr>
            <w:tcW w:w="0" w:type="auto"/>
            <w:tcBorders>
              <w:right w:val="single" w:sz="6" w:space="0" w:color="000000"/>
            </w:tcBorders>
            <w:tcMar>
              <w:top w:w="45" w:type="dxa"/>
              <w:left w:w="45" w:type="dxa"/>
              <w:bottom w:w="45" w:type="dxa"/>
              <w:right w:w="45" w:type="dxa"/>
            </w:tcMar>
          </w:tcPr>
          <w:p w14:paraId="6FB268FC" w14:textId="77777777" w:rsidR="008A5E4E" w:rsidRDefault="0065745B">
            <w:pPr>
              <w:pStyle w:val="tdTableStyle-TablestyleNonAltRows-BodyB-Column-Body1"/>
            </w:pPr>
            <w:r>
              <w:rPr>
                <w:rStyle w:val="code"/>
              </w:rPr>
              <w:t>b1</w:t>
            </w:r>
            <w:r>
              <w:t xml:space="preserve">, </w:t>
            </w:r>
            <w:r>
              <w:rPr>
                <w:rStyle w:val="code"/>
              </w:rPr>
              <w:t>s</w:t>
            </w:r>
            <w:r>
              <w:t xml:space="preserve">, or </w:t>
            </w:r>
            <w:r>
              <w:rPr>
                <w:rStyle w:val="code"/>
              </w:rPr>
              <w:t>u</w:t>
            </w:r>
          </w:p>
        </w:tc>
        <w:tc>
          <w:tcPr>
            <w:tcW w:w="0" w:type="auto"/>
            <w:tcBorders>
              <w:right w:val="single" w:sz="6" w:space="0" w:color="000000"/>
            </w:tcBorders>
            <w:tcMar>
              <w:top w:w="45" w:type="dxa"/>
              <w:left w:w="45" w:type="dxa"/>
              <w:bottom w:w="45" w:type="dxa"/>
              <w:right w:w="45" w:type="dxa"/>
            </w:tcMar>
          </w:tcPr>
          <w:p w14:paraId="2A728E60" w14:textId="77777777" w:rsidR="008A5E4E" w:rsidRDefault="0065745B">
            <w:pPr>
              <w:pStyle w:val="tdTableStyle-TablestyleNonAltRows-BodyB-Column-Body1"/>
            </w:pPr>
            <w:r>
              <w:t xml:space="preserve"> none (must not specify rounding)</w:t>
            </w:r>
          </w:p>
        </w:tc>
        <w:tc>
          <w:tcPr>
            <w:tcW w:w="0" w:type="auto"/>
            <w:tcMar>
              <w:top w:w="45" w:type="dxa"/>
              <w:left w:w="45" w:type="dxa"/>
              <w:bottom w:w="45" w:type="dxa"/>
              <w:right w:w="45" w:type="dxa"/>
            </w:tcMar>
          </w:tcPr>
          <w:p w14:paraId="07CCB20D" w14:textId="77777777" w:rsidR="008A5E4E" w:rsidRDefault="0065745B">
            <w:pPr>
              <w:pStyle w:val="tdTableStyle-TablestyleNonAltRows-BodyA-Column-Body1"/>
            </w:pPr>
            <w:r>
              <w:t xml:space="preserve">none (no rounding performed) </w:t>
            </w:r>
          </w:p>
        </w:tc>
      </w:tr>
    </w:tbl>
    <w:p w14:paraId="26D3C13B" w14:textId="77777777" w:rsidR="008A5E4E" w:rsidRDefault="008A5E4E">
      <w:pPr>
        <w:spacing w:after="240"/>
      </w:pPr>
    </w:p>
    <w:p w14:paraId="24A8B8C5" w14:textId="77777777" w:rsidR="008A5E4E" w:rsidRDefault="0065745B">
      <w:pPr>
        <w:pStyle w:val="h3"/>
      </w:pPr>
      <w:bookmarkStart w:id="570" w:name="_Toc396034253"/>
      <w:bookmarkStart w:id="571" w:name="1486247340"/>
      <w:r>
        <w:t xml:space="preserve">5.18.4 </w:t>
      </w:r>
      <w:bookmarkStart w:id="572" w:name="description_of_integer_rounding_modes"/>
      <w:bookmarkEnd w:id="572"/>
      <w:r>
        <w:t>Description of Integer Rounding Modes</w:t>
      </w:r>
      <w:bookmarkEnd w:id="570"/>
    </w:p>
    <w:bookmarkEnd w:id="571"/>
    <w:p w14:paraId="77C52A37" w14:textId="77777777" w:rsidR="008A5E4E" w:rsidRDefault="0065745B">
      <w:pPr>
        <w:pStyle w:val="p"/>
      </w:pPr>
      <w:r>
        <w:t xml:space="preserve">Integer rounding modes are used for floating-point to integer conversions. Integer rounding modes are invalid in all other cases. See </w:t>
      </w:r>
      <w:r>
        <w:rPr>
          <w:rStyle w:val="xref1"/>
        </w:rPr>
        <w:t>Table 5–31 (</w:t>
      </w:r>
      <w:r w:rsidR="009A76EE" w:rsidRPr="008A5E4E">
        <w:fldChar w:fldCharType="begin"/>
      </w:r>
      <w:r w:rsidR="008A5E4E">
        <w:instrText xml:space="preserve"> PAGEREF -1632753365 \p \h  \* MERGEFORMAT </w:instrText>
      </w:r>
      <w:r w:rsidR="009A76EE" w:rsidRPr="008A5E4E">
        <w:fldChar w:fldCharType="separate"/>
      </w:r>
      <w:r w:rsidR="00533AF0" w:rsidRPr="00533AF0">
        <w:rPr>
          <w:rStyle w:val="xref1"/>
          <w:noProof/>
        </w:rPr>
        <w:t>on</w:t>
      </w:r>
      <w:r w:rsidR="00533AF0">
        <w:rPr>
          <w:noProof/>
        </w:rPr>
        <w:t xml:space="preserve"> page 153</w:t>
      </w:r>
      <w:r w:rsidR="009A76EE" w:rsidRPr="008A5E4E">
        <w:rPr>
          <w:rStyle w:val="xref1"/>
        </w:rPr>
        <w:fldChar w:fldCharType="end"/>
      </w:r>
      <w:r>
        <w:rPr>
          <w:rStyle w:val="xref1"/>
        </w:rPr>
        <w:t>)</w:t>
      </w:r>
      <w:r>
        <w:t>.</w:t>
      </w:r>
    </w:p>
    <w:p w14:paraId="61F17936" w14:textId="77777777" w:rsidR="008A5E4E" w:rsidRDefault="0065745B">
      <w:pPr>
        <w:pStyle w:val="p"/>
      </w:pPr>
      <w:r>
        <w:t xml:space="preserve">The integer rounding mode can be omitted, in which case it defaults to </w:t>
      </w:r>
      <w:r>
        <w:rPr>
          <w:rStyle w:val="code1"/>
        </w:rPr>
        <w:t>zeroi</w:t>
      </w:r>
      <w:r>
        <w:t xml:space="preserve">. If the Base profile has been specified, only </w:t>
      </w:r>
      <w:r>
        <w:rPr>
          <w:rStyle w:val="code1"/>
        </w:rPr>
        <w:t>zeroi</w:t>
      </w:r>
      <w:r>
        <w:t xml:space="preserve">, </w:t>
      </w:r>
      <w:r>
        <w:rPr>
          <w:rStyle w:val="code1"/>
        </w:rPr>
        <w:t>zeroi_sat</w:t>
      </w:r>
      <w:r>
        <w:t xml:space="preserve">, </w:t>
      </w:r>
      <w:r>
        <w:rPr>
          <w:rStyle w:val="code1"/>
        </w:rPr>
        <w:t>szeroi</w:t>
      </w:r>
      <w:r>
        <w:t xml:space="preserve"> and </w:t>
      </w:r>
      <w:r>
        <w:rPr>
          <w:rStyle w:val="code1"/>
        </w:rPr>
        <w:t>szeroi_sat</w:t>
      </w:r>
      <w:r>
        <w:t xml:space="preserve"> are allowed.</w:t>
      </w:r>
    </w:p>
    <w:p w14:paraId="07C408ED" w14:textId="77777777" w:rsidR="008A5E4E" w:rsidRDefault="0065745B">
      <w:pPr>
        <w:pStyle w:val="p"/>
      </w:pPr>
      <w:r>
        <w:t xml:space="preserve">If the source operand is a signaling NaN, an invalid operation exception must be generated. See </w:t>
      </w:r>
      <w:r>
        <w:rPr>
          <w:rStyle w:val="xref1"/>
        </w:rPr>
        <w:t>4.19.4. Not A Number (NaN) (</w:t>
      </w:r>
      <w:r w:rsidR="009A76EE" w:rsidRPr="008A5E4E">
        <w:fldChar w:fldCharType="begin"/>
      </w:r>
      <w:r w:rsidR="008A5E4E">
        <w:instrText xml:space="preserve"> PAGEREF _Ref-143320687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w:t>
      </w:r>
    </w:p>
    <w:p w14:paraId="06972CB1" w14:textId="77777777" w:rsidR="008A5E4E" w:rsidRDefault="0065745B">
      <w:pPr>
        <w:pStyle w:val="p"/>
      </w:pPr>
      <w:r>
        <w:t xml:space="preserve">The </w:t>
      </w:r>
      <w:r>
        <w:rPr>
          <w:rStyle w:val="code1"/>
        </w:rPr>
        <w:t>ftz</w:t>
      </w:r>
      <w:r>
        <w:t xml:space="preserve"> modifier is supported. See </w:t>
      </w:r>
      <w:r>
        <w:rPr>
          <w:rStyle w:val="xref1"/>
        </w:rPr>
        <w:t>4.19.3. Flush to Zero (ftz) (</w:t>
      </w:r>
      <w:r w:rsidR="009A76EE" w:rsidRPr="008A5E4E">
        <w:fldChar w:fldCharType="begin"/>
      </w:r>
      <w:r w:rsidR="008A5E4E">
        <w:instrText xml:space="preserve"> PAGEREF _Ref-117136002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w:t>
      </w:r>
    </w:p>
    <w:p w14:paraId="35576BF3" w14:textId="6D328066" w:rsidR="000F63EC" w:rsidRDefault="0065745B">
      <w:pPr>
        <w:pStyle w:val="p"/>
      </w:pPr>
      <w:r>
        <w:t xml:space="preserve">There are both regular and saturating integer rounding modes. For example, </w:t>
      </w:r>
      <w:r>
        <w:rPr>
          <w:rStyle w:val="code1"/>
        </w:rPr>
        <w:t>upi_sat</w:t>
      </w:r>
      <w:r>
        <w:t xml:space="preserve"> is the saturating integer rounding mode that corresponds to the </w:t>
      </w:r>
      <w:r>
        <w:rPr>
          <w:rStyle w:val="code1"/>
        </w:rPr>
        <w:t>upi</w:t>
      </w:r>
      <w:r>
        <w:t xml:space="preserve"> regular integer rounding mode. They differ in the way they handle numeric results that are outside the range of the destination integer type.</w:t>
      </w:r>
    </w:p>
    <w:p w14:paraId="649B4128" w14:textId="679C9DCC" w:rsidR="008A5E4E" w:rsidRDefault="0065745B" w:rsidP="00240BD2">
      <w:pPr>
        <w:pStyle w:val="p"/>
      </w:pPr>
      <w:r>
        <w:t xml:space="preserve">The floating-point source, after any flush to zero, is first rounded to an integral value </w:t>
      </w:r>
      <w:r w:rsidR="000F63EC">
        <w:t xml:space="preserve">of infinite precision </w:t>
      </w:r>
      <w:r>
        <w:t xml:space="preserve">according to the rounding mode. </w:t>
      </w:r>
      <w:r w:rsidR="000F63EC">
        <w:t>This rounded</w:t>
      </w:r>
      <w:r>
        <w:t xml:space="preserve"> value is </w:t>
      </w:r>
      <w:r w:rsidR="000F63EC">
        <w:t xml:space="preserve">considered </w:t>
      </w:r>
      <w:r>
        <w:t xml:space="preserve">out </w:t>
      </w:r>
      <w:r w:rsidR="000F63EC">
        <w:t>of</w:t>
      </w:r>
      <w:r>
        <w:t xml:space="preserve"> range if it is a NaN, +inf, </w:t>
      </w:r>
      <w:r w:rsidR="00806DD6">
        <w:t>−</w:t>
      </w:r>
      <w:r>
        <w:t>inf, less than the smallest value that can be represented by the destination integer type, or greater than the largest value that can be represented by the destination integer type</w:t>
      </w:r>
      <w:r w:rsidR="000F63EC">
        <w:t>.</w:t>
      </w:r>
      <w:r>
        <w:t xml:space="preserve"> </w:t>
      </w:r>
    </w:p>
    <w:p w14:paraId="454AF6DA" w14:textId="04AF2EE1" w:rsidR="002962F5" w:rsidRDefault="002962F5" w:rsidP="00240BD2">
      <w:pPr>
        <w:pStyle w:val="p"/>
      </w:pPr>
      <w:r>
        <w:t xml:space="preserve">There are both non-signaling and signaling forms of the regular and saturating integer rounding modes. For example, </w:t>
      </w:r>
      <w:r>
        <w:rPr>
          <w:rStyle w:val="code1"/>
        </w:rPr>
        <w:t>supi</w:t>
      </w:r>
      <w:r>
        <w:t xml:space="preserve"> is the signaling form of </w:t>
      </w:r>
      <w:r>
        <w:rPr>
          <w:rStyle w:val="code1"/>
        </w:rPr>
        <w:t>upi</w:t>
      </w:r>
      <w:r>
        <w:t>. They differ in whether they generate the inexact exception if the source value, after any flush to zero, is in range but not an integral value. The non-signaling forms do not generate an inexact exception and correspond to the IEEE/ANSI Standard 754-2008 inexact conversions. The signaling forms do generate an inexact exception and correspond to the IEEE/ANSI Standard 754-2008 exact conversions. If no exception policy is enabled for the inexact exception, then both forms behave the same way.</w:t>
      </w:r>
    </w:p>
    <w:p w14:paraId="46403011" w14:textId="4DF2702D" w:rsidR="002962F5" w:rsidRDefault="0065745B">
      <w:pPr>
        <w:pStyle w:val="li"/>
        <w:numPr>
          <w:ilvl w:val="0"/>
          <w:numId w:val="118"/>
        </w:numPr>
        <w:spacing w:before="320"/>
        <w:ind w:left="600"/>
      </w:pPr>
      <w:r>
        <w:t xml:space="preserve">For </w:t>
      </w:r>
      <w:r w:rsidR="003A2D55">
        <w:t xml:space="preserve">the </w:t>
      </w:r>
      <w:r>
        <w:t>regular integer rounding modes</w:t>
      </w:r>
      <w:r w:rsidR="002962F5">
        <w:t>:</w:t>
      </w:r>
    </w:p>
    <w:p w14:paraId="448A9371" w14:textId="4749B64F" w:rsidR="002962F5" w:rsidRDefault="002962F5" w:rsidP="00240BD2">
      <w:pPr>
        <w:pStyle w:val="li1"/>
        <w:numPr>
          <w:ilvl w:val="0"/>
          <w:numId w:val="321"/>
        </w:numPr>
        <w:ind w:left="1210" w:hanging="216"/>
      </w:pPr>
      <w:r>
        <w:t>I</w:t>
      </w:r>
      <w:r w:rsidR="0065745B">
        <w:t xml:space="preserve">f the </w:t>
      </w:r>
      <w:r w:rsidR="000F63EC">
        <w:t xml:space="preserve">rounded </w:t>
      </w:r>
      <w:r w:rsidR="0065745B">
        <w:t>value is out of range</w:t>
      </w:r>
      <w:r w:rsidR="00076102">
        <w:t>:</w:t>
      </w:r>
    </w:p>
    <w:p w14:paraId="668FAC91" w14:textId="49B12301" w:rsidR="00076102" w:rsidRDefault="00076102" w:rsidP="00A93E17">
      <w:pPr>
        <w:pStyle w:val="li2"/>
        <w:numPr>
          <w:ilvl w:val="2"/>
          <w:numId w:val="321"/>
        </w:numPr>
        <w:ind w:left="1800" w:hanging="216"/>
      </w:pPr>
      <w:r>
        <w:t>The result is undefined.</w:t>
      </w:r>
      <w:r w:rsidR="0011147F">
        <w:t xml:space="preserve"> </w:t>
      </w:r>
      <w:r>
        <w:t>An invalid operation exception must be generated.</w:t>
      </w:r>
    </w:p>
    <w:p w14:paraId="331F84F5" w14:textId="4B6FADB4" w:rsidR="008A5E4E" w:rsidRDefault="00076102" w:rsidP="00240BD2">
      <w:pPr>
        <w:pStyle w:val="li1"/>
        <w:numPr>
          <w:ilvl w:val="0"/>
          <w:numId w:val="321"/>
        </w:numPr>
        <w:ind w:left="1210" w:hanging="216"/>
      </w:pPr>
      <w:r>
        <w:t>If the rounded value is not out of range:</w:t>
      </w:r>
    </w:p>
    <w:p w14:paraId="13688360" w14:textId="567FE298" w:rsidR="00076102" w:rsidRDefault="00076102" w:rsidP="00240BD2">
      <w:pPr>
        <w:pStyle w:val="li2"/>
        <w:numPr>
          <w:ilvl w:val="2"/>
          <w:numId w:val="321"/>
        </w:numPr>
        <w:ind w:left="1800" w:hanging="216"/>
      </w:pPr>
      <w:r>
        <w:t>The result is the rounded value.</w:t>
      </w:r>
      <w:r w:rsidR="0011147F">
        <w:t xml:space="preserve"> </w:t>
      </w:r>
      <w:r w:rsidR="003A2D55">
        <w:t>For the</w:t>
      </w:r>
      <w:r w:rsidR="002962F5">
        <w:t xml:space="preserve"> signaling rounding mode</w:t>
      </w:r>
      <w:r w:rsidR="003A2D55">
        <w:t>s, if</w:t>
      </w:r>
      <w:r>
        <w:t xml:space="preserve"> the source value, after any flush to zero, is not an integral value, then the inexact exception must be generated. Otherwise, no exceptions must generated.</w:t>
      </w:r>
    </w:p>
    <w:p w14:paraId="26945B2F" w14:textId="68C65D50" w:rsidR="00076102" w:rsidRDefault="0065745B" w:rsidP="00240BD2">
      <w:pPr>
        <w:pStyle w:val="li"/>
        <w:numPr>
          <w:ilvl w:val="0"/>
          <w:numId w:val="118"/>
        </w:numPr>
        <w:ind w:left="605" w:hanging="216"/>
      </w:pPr>
      <w:r>
        <w:t xml:space="preserve">For </w:t>
      </w:r>
      <w:r w:rsidR="003A2D55">
        <w:t xml:space="preserve">the </w:t>
      </w:r>
      <w:r>
        <w:t>saturating integer rounding modes</w:t>
      </w:r>
      <w:r w:rsidR="00076102">
        <w:t>:</w:t>
      </w:r>
    </w:p>
    <w:p w14:paraId="50BB8B12" w14:textId="3279A01C" w:rsidR="00A05011" w:rsidRDefault="00A05011" w:rsidP="00240BD2">
      <w:pPr>
        <w:pStyle w:val="li1"/>
        <w:numPr>
          <w:ilvl w:val="0"/>
          <w:numId w:val="356"/>
        </w:numPr>
        <w:ind w:left="1210" w:hanging="216"/>
      </w:pPr>
      <w:r>
        <w:t xml:space="preserve">If the </w:t>
      </w:r>
      <w:r w:rsidR="006C6213">
        <w:t>rounded result</w:t>
      </w:r>
      <w:r>
        <w:t xml:space="preserve"> is a NaN:</w:t>
      </w:r>
    </w:p>
    <w:p w14:paraId="1C578C8C" w14:textId="1A7724D1" w:rsidR="003627B9" w:rsidRDefault="00A05011" w:rsidP="00240BD2">
      <w:pPr>
        <w:pStyle w:val="li2"/>
        <w:numPr>
          <w:ilvl w:val="0"/>
          <w:numId w:val="356"/>
        </w:numPr>
        <w:ind w:left="1800" w:hanging="216"/>
      </w:pPr>
      <w:r>
        <w:t>The result is 0.</w:t>
      </w:r>
      <w:r w:rsidR="0011147F">
        <w:t xml:space="preserve"> </w:t>
      </w:r>
      <w:r w:rsidR="003627B9">
        <w:t>If the source is a signaling NaN then an invalid operation exception must be generated. Otherwise, no exceptions must generated.</w:t>
      </w:r>
    </w:p>
    <w:p w14:paraId="18D585AD" w14:textId="4401B8D7" w:rsidR="003D0AD8" w:rsidRDefault="003D0AD8" w:rsidP="003D0AD8">
      <w:pPr>
        <w:pStyle w:val="li1"/>
        <w:numPr>
          <w:ilvl w:val="0"/>
          <w:numId w:val="356"/>
        </w:numPr>
        <w:ind w:left="1210" w:hanging="216"/>
      </w:pPr>
      <w:r>
        <w:t xml:space="preserve">If the </w:t>
      </w:r>
      <w:r w:rsidR="006C6213">
        <w:t xml:space="preserve">destination </w:t>
      </w:r>
      <w:r w:rsidR="00806DD6">
        <w:t xml:space="preserve">integer </w:t>
      </w:r>
      <w:r w:rsidR="006C6213">
        <w:t>type is unsigned and the rounded result is −inf or less than 0.0</w:t>
      </w:r>
      <w:r>
        <w:t>:</w:t>
      </w:r>
    </w:p>
    <w:p w14:paraId="2932EBD2" w14:textId="64921480" w:rsidR="00A05011" w:rsidRDefault="006C6213" w:rsidP="00A05011">
      <w:pPr>
        <w:pStyle w:val="li2"/>
        <w:numPr>
          <w:ilvl w:val="2"/>
          <w:numId w:val="121"/>
        </w:numPr>
        <w:ind w:left="1800"/>
      </w:pPr>
      <w:r>
        <w:t>T</w:t>
      </w:r>
      <w:r w:rsidR="003D0AD8">
        <w:t>he result is 0</w:t>
      </w:r>
      <w:r w:rsidR="00A05011">
        <w:t>.</w:t>
      </w:r>
      <w:r w:rsidR="003D0AD8">
        <w:t xml:space="preserve"> It is implementation defined what, if any, exceptions are generated. </w:t>
      </w:r>
      <w:r w:rsidR="0011147F">
        <w:t>A future version of HSAIL may define what exceptions must be generated.</w:t>
      </w:r>
    </w:p>
    <w:p w14:paraId="08A65FA4" w14:textId="111CDE69" w:rsidR="006C6213" w:rsidRDefault="006C6213" w:rsidP="00240BD2">
      <w:pPr>
        <w:pStyle w:val="li1"/>
        <w:numPr>
          <w:ilvl w:val="0"/>
          <w:numId w:val="357"/>
        </w:numPr>
        <w:ind w:left="1210" w:hanging="216"/>
      </w:pPr>
      <w:r>
        <w:t xml:space="preserve">If the destination </w:t>
      </w:r>
      <w:r w:rsidR="00806DD6">
        <w:t xml:space="preserve">integer </w:t>
      </w:r>
      <w:r>
        <w:t>type is unsigned and the rounded result is +inf or greater than 2</w:t>
      </w:r>
      <w:r w:rsidRPr="00636634">
        <w:rPr>
          <w:rStyle w:val="i"/>
          <w:vertAlign w:val="superscript"/>
        </w:rPr>
        <w:t>destLength</w:t>
      </w:r>
      <w:r>
        <w:t>−1:</w:t>
      </w:r>
    </w:p>
    <w:p w14:paraId="218D9854" w14:textId="5710C23C" w:rsidR="00A05011" w:rsidRDefault="006C6213" w:rsidP="00A05011">
      <w:pPr>
        <w:pStyle w:val="li2"/>
        <w:numPr>
          <w:ilvl w:val="2"/>
          <w:numId w:val="121"/>
        </w:numPr>
        <w:ind w:left="1800"/>
      </w:pPr>
      <w:r>
        <w:t>T</w:t>
      </w:r>
      <w:r w:rsidR="003D0AD8">
        <w:t>he result is</w:t>
      </w:r>
      <w:r w:rsidR="00A05011">
        <w:t xml:space="preserve"> 2</w:t>
      </w:r>
      <w:r w:rsidR="00A05011" w:rsidRPr="00636634">
        <w:rPr>
          <w:rStyle w:val="i"/>
          <w:vertAlign w:val="superscript"/>
        </w:rPr>
        <w:t>destLength</w:t>
      </w:r>
      <w:r w:rsidR="003D0AD8">
        <w:t>−1</w:t>
      </w:r>
      <w:r w:rsidR="00A05011">
        <w:t>.</w:t>
      </w:r>
      <w:r w:rsidR="0011147F" w:rsidRPr="0011147F">
        <w:t xml:space="preserve"> </w:t>
      </w:r>
      <w:r w:rsidR="0011147F">
        <w:t>It is implementation defined what, if any, exceptions are generated. A future version of HSAIL may define what exceptions must be generated.</w:t>
      </w:r>
    </w:p>
    <w:p w14:paraId="50199B77" w14:textId="1B8D0E81" w:rsidR="00A05011" w:rsidRDefault="006C6213" w:rsidP="00A05011">
      <w:pPr>
        <w:pStyle w:val="li1"/>
        <w:numPr>
          <w:ilvl w:val="1"/>
          <w:numId w:val="122"/>
        </w:numPr>
        <w:ind w:left="1200"/>
      </w:pPr>
      <w:r>
        <w:t>If</w:t>
      </w:r>
      <w:r w:rsidR="003D0AD8">
        <w:t xml:space="preserve"> the destination </w:t>
      </w:r>
      <w:r w:rsidR="00806DD6">
        <w:t xml:space="preserve">integer </w:t>
      </w:r>
      <w:r w:rsidR="003D0AD8">
        <w:t>type is signed</w:t>
      </w:r>
      <w:r>
        <w:t xml:space="preserve"> and the rounded result is −inf or less than −2</w:t>
      </w:r>
      <w:r w:rsidRPr="00636634">
        <w:rPr>
          <w:rStyle w:val="i"/>
          <w:vertAlign w:val="superscript"/>
        </w:rPr>
        <w:t>destLength</w:t>
      </w:r>
      <w:r>
        <w:rPr>
          <w:rStyle w:val="i"/>
          <w:vertAlign w:val="superscript"/>
        </w:rPr>
        <w:t>−</w:t>
      </w:r>
      <w:r>
        <w:rPr>
          <w:rStyle w:val="sup"/>
        </w:rPr>
        <w:t>1</w:t>
      </w:r>
      <w:r>
        <w:t>:</w:t>
      </w:r>
    </w:p>
    <w:p w14:paraId="016E12FB" w14:textId="1C118990" w:rsidR="00A05011" w:rsidRDefault="006C6213" w:rsidP="00A05011">
      <w:pPr>
        <w:pStyle w:val="li2"/>
        <w:numPr>
          <w:ilvl w:val="2"/>
          <w:numId w:val="123"/>
        </w:numPr>
        <w:ind w:left="1800"/>
      </w:pPr>
      <w:r>
        <w:t>T</w:t>
      </w:r>
      <w:r w:rsidR="00A3364F">
        <w:t>he result is −</w:t>
      </w:r>
      <w:r w:rsidR="00A05011">
        <w:t>2</w:t>
      </w:r>
      <w:r w:rsidR="00A05011" w:rsidRPr="00636634">
        <w:rPr>
          <w:rStyle w:val="i"/>
          <w:vertAlign w:val="superscript"/>
        </w:rPr>
        <w:t>destLength</w:t>
      </w:r>
      <w:r w:rsidR="00A3364F">
        <w:rPr>
          <w:rStyle w:val="sup"/>
        </w:rPr>
        <w:t>−</w:t>
      </w:r>
      <w:r w:rsidR="00A05011">
        <w:rPr>
          <w:rStyle w:val="sup"/>
        </w:rPr>
        <w:t>1</w:t>
      </w:r>
      <w:r w:rsidR="00A05011">
        <w:t>.</w:t>
      </w:r>
      <w:r w:rsidR="003D71E3" w:rsidRPr="003D71E3">
        <w:t xml:space="preserve"> </w:t>
      </w:r>
      <w:r w:rsidR="003D71E3">
        <w:t>It is implementation defined what, if any, exceptions are generated. A future version of HSAIL may define what exceptions must be generated.</w:t>
      </w:r>
    </w:p>
    <w:p w14:paraId="7E082746" w14:textId="0D7232B9" w:rsidR="006C6213" w:rsidRDefault="006C6213" w:rsidP="00240BD2">
      <w:pPr>
        <w:pStyle w:val="li1"/>
        <w:numPr>
          <w:ilvl w:val="0"/>
          <w:numId w:val="357"/>
        </w:numPr>
        <w:ind w:left="1210" w:hanging="216"/>
      </w:pPr>
      <w:r>
        <w:t xml:space="preserve">If the destination </w:t>
      </w:r>
      <w:r w:rsidR="00806DD6">
        <w:t xml:space="preserve">integer </w:t>
      </w:r>
      <w:r>
        <w:t>type is signed and the rounded result is +inf or greater than 2</w:t>
      </w:r>
      <w:r>
        <w:rPr>
          <w:rStyle w:val="i"/>
          <w:vertAlign w:val="superscript"/>
        </w:rPr>
        <w:t>destLength</w:t>
      </w:r>
      <w:r>
        <w:rPr>
          <w:rStyle w:val="sup"/>
        </w:rPr>
        <w:t>−1</w:t>
      </w:r>
      <w:r>
        <w:t>−1:</w:t>
      </w:r>
    </w:p>
    <w:p w14:paraId="2296B568" w14:textId="0285D771" w:rsidR="003D71E3" w:rsidRDefault="006C6213" w:rsidP="00240BD2">
      <w:pPr>
        <w:pStyle w:val="li2"/>
        <w:numPr>
          <w:ilvl w:val="2"/>
          <w:numId w:val="123"/>
        </w:numPr>
        <w:ind w:left="1800" w:hanging="216"/>
      </w:pPr>
      <w:r>
        <w:t>T</w:t>
      </w:r>
      <w:r w:rsidR="003D71E3">
        <w:t>he result is</w:t>
      </w:r>
      <w:r w:rsidR="00A05011">
        <w:t xml:space="preserve"> 2</w:t>
      </w:r>
      <w:r w:rsidR="00A05011" w:rsidRPr="00636634">
        <w:rPr>
          <w:rStyle w:val="i"/>
          <w:vertAlign w:val="superscript"/>
        </w:rPr>
        <w:t>destLength</w:t>
      </w:r>
      <w:r w:rsidR="003D71E3">
        <w:rPr>
          <w:rStyle w:val="sup"/>
        </w:rPr>
        <w:t>−</w:t>
      </w:r>
      <w:r w:rsidR="00A05011">
        <w:rPr>
          <w:rStyle w:val="sup"/>
        </w:rPr>
        <w:t>1</w:t>
      </w:r>
      <w:r w:rsidR="003D71E3">
        <w:t>−1</w:t>
      </w:r>
      <w:r w:rsidR="00A05011">
        <w:t>.</w:t>
      </w:r>
      <w:r w:rsidR="003D71E3" w:rsidRPr="003D71E3">
        <w:t xml:space="preserve"> </w:t>
      </w:r>
      <w:r w:rsidR="003D71E3">
        <w:t>It is implementation defined what, if any, exceptions are generated. A future version of HSAIL may define what exceptions must be generated.</w:t>
      </w:r>
    </w:p>
    <w:p w14:paraId="37F343F9" w14:textId="4FDEC73C" w:rsidR="006C6213" w:rsidRDefault="003D71E3" w:rsidP="00240BD2">
      <w:pPr>
        <w:pStyle w:val="li1"/>
        <w:numPr>
          <w:ilvl w:val="0"/>
          <w:numId w:val="357"/>
        </w:numPr>
        <w:ind w:left="1210" w:hanging="216"/>
      </w:pPr>
      <w:r>
        <w:t>Otherwise</w:t>
      </w:r>
      <w:r w:rsidR="006C6213">
        <w:t>:</w:t>
      </w:r>
    </w:p>
    <w:p w14:paraId="2DAB5F2B" w14:textId="579A1B79" w:rsidR="003D71E3" w:rsidRDefault="006C6213" w:rsidP="00240BD2">
      <w:pPr>
        <w:pStyle w:val="li2"/>
        <w:numPr>
          <w:ilvl w:val="0"/>
          <w:numId w:val="357"/>
        </w:numPr>
        <w:ind w:left="1800" w:hanging="216"/>
      </w:pPr>
      <w:r>
        <w:t>T</w:t>
      </w:r>
      <w:r w:rsidR="003D71E3">
        <w:t>he result is the rounded value.</w:t>
      </w:r>
      <w:r w:rsidR="003D71E3" w:rsidRPr="009A0A31">
        <w:t xml:space="preserve"> </w:t>
      </w:r>
      <w:r w:rsidR="003D71E3">
        <w:t>For the signaling rounding modes, if the source value, after any flush to zero, is not an integral value, then the inexact exception must be generated. Otherwise, no exceptions must generated.</w:t>
      </w:r>
    </w:p>
    <w:p w14:paraId="3945E0B9" w14:textId="77777777" w:rsidR="008A5E4E" w:rsidRDefault="0065745B">
      <w:pPr>
        <w:pStyle w:val="p"/>
      </w:pPr>
      <w:r>
        <w:t>The regular integer rounding modes might execute faster than the saturating integer rounding modes.</w:t>
      </w:r>
    </w:p>
    <w:p w14:paraId="76D40AE7" w14:textId="77777777" w:rsidR="008A5E4E" w:rsidRDefault="0065745B">
      <w:pPr>
        <w:pStyle w:val="pTableTitle"/>
      </w:pPr>
      <w:bookmarkStart w:id="573" w:name="_ListOf123"/>
      <w:bookmarkStart w:id="574" w:name="-1632753365"/>
      <w:r>
        <w:t>Table 5–31 Integer Rounding Modes</w:t>
      </w:r>
    </w:p>
    <w:bookmarkEnd w:id="573"/>
    <w:bookmarkEnd w:id="574"/>
    <w:p w14:paraId="3FB330F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461"/>
        <w:gridCol w:w="1187"/>
        <w:gridCol w:w="1482"/>
        <w:gridCol w:w="1255"/>
        <w:gridCol w:w="3735"/>
      </w:tblGrid>
      <w:tr w:rsidR="00533AF0" w14:paraId="043A80AD" w14:textId="77777777" w:rsidTr="00533AF0">
        <w:trPr>
          <w:tblHeader/>
          <w:tblCellSpacing w:w="0" w:type="dxa"/>
        </w:trPr>
        <w:tc>
          <w:tcPr>
            <w:tcW w:w="0" w:type="auto"/>
            <w:gridSpan w:val="2"/>
            <w:tcBorders>
              <w:bottom w:val="double" w:sz="3" w:space="0" w:color="000000"/>
              <w:right w:val="single" w:sz="6" w:space="0" w:color="000000"/>
            </w:tcBorders>
            <w:shd w:val="clear" w:color="auto" w:fill="D3D3D3"/>
            <w:tcMar>
              <w:top w:w="45" w:type="dxa"/>
              <w:left w:w="45" w:type="dxa"/>
              <w:bottom w:w="45" w:type="dxa"/>
              <w:right w:w="45" w:type="dxa"/>
            </w:tcMar>
          </w:tcPr>
          <w:p w14:paraId="586B1122" w14:textId="77777777" w:rsidR="008A5E4E" w:rsidRDefault="0065745B">
            <w:pPr>
              <w:pStyle w:val="thTableStyle-TablestyleNonAltRows-HeadE-Column-Header1"/>
              <w:shd w:val="clear" w:color="auto" w:fill="D3D3D3"/>
              <w:jc w:val="center"/>
            </w:pPr>
            <w:r>
              <w:rPr>
                <w:shd w:val="clear" w:color="auto" w:fill="D3D3D3"/>
              </w:rPr>
              <w:t>Regular Integer Rounding Modes</w:t>
            </w:r>
          </w:p>
        </w:tc>
        <w:tc>
          <w:tcPr>
            <w:tcW w:w="0" w:type="auto"/>
            <w:gridSpan w:val="2"/>
            <w:tcBorders>
              <w:bottom w:val="double" w:sz="3" w:space="0" w:color="000000"/>
              <w:right w:val="single" w:sz="6" w:space="0" w:color="000000"/>
            </w:tcBorders>
            <w:shd w:val="clear" w:color="auto" w:fill="D3D3D3"/>
            <w:tcMar>
              <w:top w:w="45" w:type="dxa"/>
              <w:left w:w="45" w:type="dxa"/>
              <w:bottom w:w="45" w:type="dxa"/>
              <w:right w:w="45" w:type="dxa"/>
            </w:tcMar>
          </w:tcPr>
          <w:p w14:paraId="1E7D1A2C" w14:textId="77777777" w:rsidR="008A5E4E" w:rsidRDefault="0065745B">
            <w:pPr>
              <w:pStyle w:val="thTableStyle-TablestyleNonAltRows-HeadE-Column-Header1"/>
              <w:shd w:val="clear" w:color="auto" w:fill="D3D3D3"/>
              <w:jc w:val="center"/>
            </w:pPr>
            <w:r>
              <w:rPr>
                <w:shd w:val="clear" w:color="auto" w:fill="D3D3D3"/>
              </w:rPr>
              <w:t>Saturating Integer Rounding Modes</w:t>
            </w:r>
          </w:p>
        </w:tc>
        <w:tc>
          <w:tcPr>
            <w:tcW w:w="0" w:type="auto"/>
            <w:vMerge w:val="restart"/>
            <w:tcBorders>
              <w:bottom w:val="double" w:sz="3" w:space="0" w:color="000000"/>
            </w:tcBorders>
            <w:shd w:val="clear" w:color="auto" w:fill="D3D3D3"/>
            <w:tcMar>
              <w:top w:w="45" w:type="dxa"/>
              <w:left w:w="45" w:type="dxa"/>
              <w:bottom w:w="45" w:type="dxa"/>
              <w:right w:w="45" w:type="dxa"/>
            </w:tcMar>
          </w:tcPr>
          <w:p w14:paraId="4061D523" w14:textId="77777777" w:rsidR="008A5E4E" w:rsidRDefault="0065745B">
            <w:pPr>
              <w:pStyle w:val="thTableStyle-TablestyleNonAltRows-HeadD-Column-Header1"/>
              <w:shd w:val="clear" w:color="auto" w:fill="D3D3D3"/>
            </w:pPr>
            <w:r>
              <w:rPr>
                <w:shd w:val="clear" w:color="auto" w:fill="D3D3D3"/>
              </w:rPr>
              <w:t>Regular Integer Rounding Mode Description</w:t>
            </w:r>
          </w:p>
        </w:tc>
      </w:tr>
      <w:tr w:rsidR="008A5E4E" w14:paraId="13C595CA"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36721F9" w14:textId="682BA8BC" w:rsidR="008A5E4E" w:rsidRDefault="0065745B">
            <w:pPr>
              <w:pStyle w:val="thTableStyle-TablestyleNonAltRows-HeadE-Column-Header1"/>
              <w:shd w:val="clear" w:color="auto" w:fill="D3D3D3"/>
            </w:pPr>
            <w:r>
              <w:rPr>
                <w:shd w:val="clear" w:color="auto" w:fill="D3D3D3"/>
              </w:rPr>
              <w:t>Non-</w:t>
            </w:r>
            <w:r w:rsidR="00EB3BD9">
              <w:rPr>
                <w:shd w:val="clear" w:color="auto" w:fill="D3D3D3"/>
              </w:rPr>
              <w:t>Signaling</w:t>
            </w:r>
            <w:r>
              <w:rPr>
                <w:shd w:val="clear" w:color="auto" w:fill="D3D3D3"/>
              </w:rPr>
              <w:t xml:space="preserve"> Form</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68F1EFB" w14:textId="6DF528F5" w:rsidR="008A5E4E" w:rsidRDefault="00EB3BD9">
            <w:pPr>
              <w:pStyle w:val="thTableStyle-TablestyleNonAltRows-HeadE-Column-Header1"/>
              <w:shd w:val="clear" w:color="auto" w:fill="D3D3D3"/>
            </w:pPr>
            <w:r>
              <w:rPr>
                <w:shd w:val="clear" w:color="auto" w:fill="D3D3D3"/>
              </w:rPr>
              <w:t>Signaling</w:t>
            </w:r>
            <w:r w:rsidR="0065745B">
              <w:rPr>
                <w:shd w:val="clear" w:color="auto" w:fill="D3D3D3"/>
              </w:rPr>
              <w:t xml:space="preserve"> Form</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BA44EA3" w14:textId="71313816" w:rsidR="008A5E4E" w:rsidRDefault="0065745B">
            <w:pPr>
              <w:pStyle w:val="thTableStyle-TablestyleNonAltRows-HeadE-Column-Header1"/>
              <w:shd w:val="clear" w:color="auto" w:fill="D3D3D3"/>
            </w:pPr>
            <w:r>
              <w:rPr>
                <w:shd w:val="clear" w:color="auto" w:fill="D3D3D3"/>
              </w:rPr>
              <w:t>Non-</w:t>
            </w:r>
            <w:r w:rsidR="00EB3BD9">
              <w:rPr>
                <w:shd w:val="clear" w:color="auto" w:fill="D3D3D3"/>
              </w:rPr>
              <w:t>Signaling</w:t>
            </w:r>
            <w:r>
              <w:rPr>
                <w:shd w:val="clear" w:color="auto" w:fill="D3D3D3"/>
              </w:rPr>
              <w:t xml:space="preserve"> Form</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96999AE" w14:textId="08419237" w:rsidR="008A5E4E" w:rsidRDefault="00EB3BD9">
            <w:pPr>
              <w:pStyle w:val="thTableStyle-TablestyleNonAltRows-HeadE-Column-Header1"/>
              <w:shd w:val="clear" w:color="auto" w:fill="D3D3D3"/>
            </w:pPr>
            <w:r>
              <w:rPr>
                <w:shd w:val="clear" w:color="auto" w:fill="D3D3D3"/>
              </w:rPr>
              <w:t>Signaling</w:t>
            </w:r>
            <w:r w:rsidR="0065745B">
              <w:rPr>
                <w:shd w:val="clear" w:color="auto" w:fill="D3D3D3"/>
              </w:rPr>
              <w:t xml:space="preserve"> Form</w:t>
            </w:r>
          </w:p>
        </w:tc>
        <w:tc>
          <w:tcPr>
            <w:tcW w:w="0" w:type="auto"/>
            <w:vMerge/>
            <w:tcBorders>
              <w:bottom w:val="double" w:sz="3" w:space="0" w:color="000000"/>
            </w:tcBorders>
          </w:tcPr>
          <w:p w14:paraId="43399994" w14:textId="77777777" w:rsidR="008A5E4E" w:rsidRDefault="008A5E4E"/>
        </w:tc>
      </w:tr>
      <w:tr w:rsidR="008A5E4E" w14:paraId="37CA5F38"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E1023C0" w14:textId="77777777" w:rsidR="008A5E4E" w:rsidRDefault="0065745B">
            <w:pPr>
              <w:pStyle w:val="tdTableStyle-TablestyleNonAltRows-BodyE-Column-Body1"/>
            </w:pPr>
            <w:r>
              <w:rPr>
                <w:rStyle w:val="code"/>
              </w:rPr>
              <w:t>upi</w:t>
            </w:r>
          </w:p>
        </w:tc>
        <w:tc>
          <w:tcPr>
            <w:tcW w:w="0" w:type="auto"/>
            <w:tcBorders>
              <w:bottom w:val="single" w:sz="6" w:space="0" w:color="000000"/>
              <w:right w:val="single" w:sz="6" w:space="0" w:color="000000"/>
            </w:tcBorders>
            <w:tcMar>
              <w:top w:w="45" w:type="dxa"/>
              <w:left w:w="45" w:type="dxa"/>
              <w:bottom w:w="45" w:type="dxa"/>
              <w:right w:w="45" w:type="dxa"/>
            </w:tcMar>
          </w:tcPr>
          <w:p w14:paraId="6C384D85" w14:textId="77777777" w:rsidR="008A5E4E" w:rsidRDefault="0065745B">
            <w:pPr>
              <w:pStyle w:val="tdTableStyle-TablestyleNonAltRows-BodyE-Column-Body1"/>
            </w:pPr>
            <w:r>
              <w:rPr>
                <w:rStyle w:val="code"/>
              </w:rPr>
              <w:t>supi</w:t>
            </w:r>
          </w:p>
        </w:tc>
        <w:tc>
          <w:tcPr>
            <w:tcW w:w="0" w:type="auto"/>
            <w:tcBorders>
              <w:bottom w:val="single" w:sz="6" w:space="0" w:color="000000"/>
              <w:right w:val="single" w:sz="6" w:space="0" w:color="000000"/>
            </w:tcBorders>
            <w:tcMar>
              <w:top w:w="45" w:type="dxa"/>
              <w:left w:w="45" w:type="dxa"/>
              <w:bottom w:w="45" w:type="dxa"/>
              <w:right w:w="45" w:type="dxa"/>
            </w:tcMar>
          </w:tcPr>
          <w:p w14:paraId="4702E02D" w14:textId="77777777" w:rsidR="008A5E4E" w:rsidRDefault="0065745B">
            <w:pPr>
              <w:pStyle w:val="tdTableStyle-TablestyleNonAltRows-BodyE-Column-Body1"/>
            </w:pPr>
            <w:r>
              <w:rPr>
                <w:rStyle w:val="code"/>
              </w:rPr>
              <w:t>upi_sat</w:t>
            </w:r>
          </w:p>
        </w:tc>
        <w:tc>
          <w:tcPr>
            <w:tcW w:w="0" w:type="auto"/>
            <w:tcBorders>
              <w:bottom w:val="single" w:sz="6" w:space="0" w:color="000000"/>
              <w:right w:val="single" w:sz="6" w:space="0" w:color="000000"/>
            </w:tcBorders>
            <w:tcMar>
              <w:top w:w="45" w:type="dxa"/>
              <w:left w:w="45" w:type="dxa"/>
              <w:bottom w:w="45" w:type="dxa"/>
              <w:right w:w="45" w:type="dxa"/>
            </w:tcMar>
          </w:tcPr>
          <w:p w14:paraId="545EF7BC" w14:textId="77777777" w:rsidR="008A5E4E" w:rsidRDefault="0065745B">
            <w:pPr>
              <w:pStyle w:val="tdTableStyle-TablestyleNonAltRows-BodyE-Column-Body1"/>
            </w:pPr>
            <w:r>
              <w:rPr>
                <w:rStyle w:val="code"/>
              </w:rPr>
              <w:t>supi_sat</w:t>
            </w:r>
          </w:p>
        </w:tc>
        <w:tc>
          <w:tcPr>
            <w:tcW w:w="0" w:type="auto"/>
            <w:tcBorders>
              <w:bottom w:val="single" w:sz="6" w:space="0" w:color="000000"/>
            </w:tcBorders>
            <w:tcMar>
              <w:top w:w="45" w:type="dxa"/>
              <w:left w:w="45" w:type="dxa"/>
              <w:bottom w:w="45" w:type="dxa"/>
              <w:right w:w="45" w:type="dxa"/>
            </w:tcMar>
          </w:tcPr>
          <w:p w14:paraId="5A52DBE2" w14:textId="77777777" w:rsidR="008A5E4E" w:rsidRDefault="0065745B">
            <w:pPr>
              <w:pStyle w:val="tdTableStyle-TablestyleNonAltRows-BodyD-Column-Body1"/>
            </w:pPr>
            <w:r>
              <w:t>Rounds up to the nearest integer greater than or equal to the exact result.</w:t>
            </w:r>
          </w:p>
        </w:tc>
      </w:tr>
      <w:tr w:rsidR="008A5E4E" w14:paraId="25AFF7D4"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9B3B352" w14:textId="77777777" w:rsidR="008A5E4E" w:rsidRDefault="0065745B">
            <w:pPr>
              <w:pStyle w:val="tdTableStyle-TablestyleNonAltRows-BodyE-Column-Body1"/>
            </w:pPr>
            <w:r>
              <w:rPr>
                <w:rStyle w:val="code"/>
              </w:rPr>
              <w:t>downi</w:t>
            </w:r>
          </w:p>
        </w:tc>
        <w:tc>
          <w:tcPr>
            <w:tcW w:w="0" w:type="auto"/>
            <w:tcBorders>
              <w:bottom w:val="single" w:sz="6" w:space="0" w:color="000000"/>
              <w:right w:val="single" w:sz="6" w:space="0" w:color="000000"/>
            </w:tcBorders>
            <w:tcMar>
              <w:top w:w="45" w:type="dxa"/>
              <w:left w:w="45" w:type="dxa"/>
              <w:bottom w:w="45" w:type="dxa"/>
              <w:right w:w="45" w:type="dxa"/>
            </w:tcMar>
          </w:tcPr>
          <w:p w14:paraId="2DF331AC" w14:textId="77777777" w:rsidR="008A5E4E" w:rsidRDefault="0065745B">
            <w:pPr>
              <w:pStyle w:val="tdTableStyle-TablestyleNonAltRows-BodyE-Column-Body1"/>
            </w:pPr>
            <w:r>
              <w:rPr>
                <w:rStyle w:val="code"/>
              </w:rPr>
              <w:t>sdowni</w:t>
            </w:r>
          </w:p>
        </w:tc>
        <w:tc>
          <w:tcPr>
            <w:tcW w:w="0" w:type="auto"/>
            <w:tcBorders>
              <w:bottom w:val="single" w:sz="6" w:space="0" w:color="000000"/>
              <w:right w:val="single" w:sz="6" w:space="0" w:color="000000"/>
            </w:tcBorders>
            <w:tcMar>
              <w:top w:w="45" w:type="dxa"/>
              <w:left w:w="45" w:type="dxa"/>
              <w:bottom w:w="45" w:type="dxa"/>
              <w:right w:w="45" w:type="dxa"/>
            </w:tcMar>
          </w:tcPr>
          <w:p w14:paraId="65C56800" w14:textId="77777777" w:rsidR="008A5E4E" w:rsidRDefault="0065745B">
            <w:pPr>
              <w:pStyle w:val="tdTableStyle-TablestyleNonAltRows-BodyE-Column-Body1"/>
            </w:pPr>
            <w:r>
              <w:rPr>
                <w:rStyle w:val="code"/>
              </w:rPr>
              <w:t>downi_sat</w:t>
            </w:r>
          </w:p>
        </w:tc>
        <w:tc>
          <w:tcPr>
            <w:tcW w:w="0" w:type="auto"/>
            <w:tcBorders>
              <w:bottom w:val="single" w:sz="6" w:space="0" w:color="000000"/>
              <w:right w:val="single" w:sz="6" w:space="0" w:color="000000"/>
            </w:tcBorders>
            <w:tcMar>
              <w:top w:w="45" w:type="dxa"/>
              <w:left w:w="45" w:type="dxa"/>
              <w:bottom w:w="45" w:type="dxa"/>
              <w:right w:w="45" w:type="dxa"/>
            </w:tcMar>
          </w:tcPr>
          <w:p w14:paraId="6133C401" w14:textId="77777777" w:rsidR="008A5E4E" w:rsidRDefault="0065745B">
            <w:pPr>
              <w:pStyle w:val="tdTableStyle-TablestyleNonAltRows-BodyE-Column-Body1"/>
            </w:pPr>
            <w:r>
              <w:rPr>
                <w:rStyle w:val="code"/>
              </w:rPr>
              <w:t>sdowni_sat</w:t>
            </w:r>
          </w:p>
        </w:tc>
        <w:tc>
          <w:tcPr>
            <w:tcW w:w="0" w:type="auto"/>
            <w:tcBorders>
              <w:bottom w:val="single" w:sz="6" w:space="0" w:color="000000"/>
            </w:tcBorders>
            <w:tcMar>
              <w:top w:w="45" w:type="dxa"/>
              <w:left w:w="45" w:type="dxa"/>
              <w:bottom w:w="45" w:type="dxa"/>
              <w:right w:w="45" w:type="dxa"/>
            </w:tcMar>
          </w:tcPr>
          <w:p w14:paraId="19F34BCF" w14:textId="77777777" w:rsidR="008A5E4E" w:rsidRDefault="0065745B">
            <w:pPr>
              <w:pStyle w:val="tdTableStyle-TablestyleNonAltRows-BodyD-Column-Body1"/>
            </w:pPr>
            <w:r>
              <w:t>Rounds down to the nearest integer less than or equal to the exact result.</w:t>
            </w:r>
          </w:p>
        </w:tc>
      </w:tr>
      <w:tr w:rsidR="008A5E4E" w14:paraId="52494873"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AC33942" w14:textId="77777777" w:rsidR="008A5E4E" w:rsidRDefault="0065745B">
            <w:pPr>
              <w:pStyle w:val="tdTableStyle-TablestyleNonAltRows-BodyE-Column-Body1"/>
            </w:pPr>
            <w:r>
              <w:rPr>
                <w:rStyle w:val="code"/>
              </w:rPr>
              <w:t>zeroi</w:t>
            </w:r>
          </w:p>
        </w:tc>
        <w:tc>
          <w:tcPr>
            <w:tcW w:w="0" w:type="auto"/>
            <w:tcBorders>
              <w:bottom w:val="single" w:sz="6" w:space="0" w:color="000000"/>
              <w:right w:val="single" w:sz="6" w:space="0" w:color="000000"/>
            </w:tcBorders>
            <w:tcMar>
              <w:top w:w="45" w:type="dxa"/>
              <w:left w:w="45" w:type="dxa"/>
              <w:bottom w:w="45" w:type="dxa"/>
              <w:right w:w="45" w:type="dxa"/>
            </w:tcMar>
          </w:tcPr>
          <w:p w14:paraId="5E78907C" w14:textId="77777777" w:rsidR="008A5E4E" w:rsidRDefault="0065745B">
            <w:pPr>
              <w:pStyle w:val="tdTableStyle-TablestyleNonAltRows-BodyE-Column-Body1"/>
            </w:pPr>
            <w:r>
              <w:rPr>
                <w:rStyle w:val="code"/>
              </w:rPr>
              <w:t>szeroi</w:t>
            </w:r>
          </w:p>
        </w:tc>
        <w:tc>
          <w:tcPr>
            <w:tcW w:w="0" w:type="auto"/>
            <w:tcBorders>
              <w:bottom w:val="single" w:sz="6" w:space="0" w:color="000000"/>
              <w:right w:val="single" w:sz="6" w:space="0" w:color="000000"/>
            </w:tcBorders>
            <w:tcMar>
              <w:top w:w="45" w:type="dxa"/>
              <w:left w:w="45" w:type="dxa"/>
              <w:bottom w:w="45" w:type="dxa"/>
              <w:right w:w="45" w:type="dxa"/>
            </w:tcMar>
          </w:tcPr>
          <w:p w14:paraId="524BDA62" w14:textId="77777777" w:rsidR="008A5E4E" w:rsidRDefault="0065745B">
            <w:pPr>
              <w:pStyle w:val="tdTableStyle-TablestyleNonAltRows-BodyE-Column-Body1"/>
            </w:pPr>
            <w:r>
              <w:rPr>
                <w:rStyle w:val="code"/>
              </w:rPr>
              <w:t>zeroi_sat</w:t>
            </w:r>
          </w:p>
        </w:tc>
        <w:tc>
          <w:tcPr>
            <w:tcW w:w="0" w:type="auto"/>
            <w:tcBorders>
              <w:bottom w:val="single" w:sz="6" w:space="0" w:color="000000"/>
              <w:right w:val="single" w:sz="6" w:space="0" w:color="000000"/>
            </w:tcBorders>
            <w:tcMar>
              <w:top w:w="45" w:type="dxa"/>
              <w:left w:w="45" w:type="dxa"/>
              <w:bottom w:w="45" w:type="dxa"/>
              <w:right w:w="45" w:type="dxa"/>
            </w:tcMar>
          </w:tcPr>
          <w:p w14:paraId="4305CCAD" w14:textId="77777777" w:rsidR="008A5E4E" w:rsidRDefault="0065745B">
            <w:pPr>
              <w:pStyle w:val="tdTableStyle-TablestyleNonAltRows-BodyE-Column-Body1"/>
            </w:pPr>
            <w:r>
              <w:rPr>
                <w:rStyle w:val="code"/>
              </w:rPr>
              <w:t>szeroi_sat</w:t>
            </w:r>
          </w:p>
        </w:tc>
        <w:tc>
          <w:tcPr>
            <w:tcW w:w="0" w:type="auto"/>
            <w:tcBorders>
              <w:bottom w:val="single" w:sz="6" w:space="0" w:color="000000"/>
            </w:tcBorders>
            <w:tcMar>
              <w:top w:w="45" w:type="dxa"/>
              <w:left w:w="45" w:type="dxa"/>
              <w:bottom w:w="45" w:type="dxa"/>
              <w:right w:w="45" w:type="dxa"/>
            </w:tcMar>
          </w:tcPr>
          <w:p w14:paraId="5089D1FA" w14:textId="77777777" w:rsidR="008A5E4E" w:rsidRDefault="0065745B">
            <w:pPr>
              <w:pStyle w:val="tdTableStyle-TablestyleNonAltRows-BodyD-Column-Body1"/>
            </w:pPr>
            <w:r>
              <w:t>Rounds to the nearest integer toward zero.</w:t>
            </w:r>
          </w:p>
        </w:tc>
      </w:tr>
      <w:tr w:rsidR="008A5E4E" w14:paraId="278C73FE" w14:textId="77777777">
        <w:trPr>
          <w:tblCellSpacing w:w="0" w:type="dxa"/>
        </w:trPr>
        <w:tc>
          <w:tcPr>
            <w:tcW w:w="0" w:type="auto"/>
            <w:tcBorders>
              <w:right w:val="single" w:sz="6" w:space="0" w:color="000000"/>
            </w:tcBorders>
            <w:tcMar>
              <w:top w:w="45" w:type="dxa"/>
              <w:left w:w="45" w:type="dxa"/>
              <w:bottom w:w="45" w:type="dxa"/>
              <w:right w:w="45" w:type="dxa"/>
            </w:tcMar>
          </w:tcPr>
          <w:p w14:paraId="606D3B71" w14:textId="77777777" w:rsidR="008A5E4E" w:rsidRDefault="0065745B">
            <w:pPr>
              <w:pStyle w:val="tdTableStyle-TablestyleNonAltRows-BodyB-Column-Body1"/>
            </w:pPr>
            <w:r>
              <w:rPr>
                <w:rStyle w:val="code"/>
              </w:rPr>
              <w:t>neari</w:t>
            </w:r>
          </w:p>
        </w:tc>
        <w:tc>
          <w:tcPr>
            <w:tcW w:w="0" w:type="auto"/>
            <w:tcBorders>
              <w:right w:val="single" w:sz="6" w:space="0" w:color="000000"/>
            </w:tcBorders>
            <w:tcMar>
              <w:top w:w="45" w:type="dxa"/>
              <w:left w:w="45" w:type="dxa"/>
              <w:bottom w:w="45" w:type="dxa"/>
              <w:right w:w="45" w:type="dxa"/>
            </w:tcMar>
          </w:tcPr>
          <w:p w14:paraId="598E4BD2" w14:textId="77777777" w:rsidR="008A5E4E" w:rsidRDefault="0065745B">
            <w:pPr>
              <w:pStyle w:val="tdTableStyle-TablestyleNonAltRows-BodyB-Column-Body1"/>
            </w:pPr>
            <w:r>
              <w:rPr>
                <w:rStyle w:val="code"/>
              </w:rPr>
              <w:t>sneari</w:t>
            </w:r>
          </w:p>
        </w:tc>
        <w:tc>
          <w:tcPr>
            <w:tcW w:w="0" w:type="auto"/>
            <w:tcBorders>
              <w:right w:val="single" w:sz="6" w:space="0" w:color="000000"/>
            </w:tcBorders>
            <w:tcMar>
              <w:top w:w="45" w:type="dxa"/>
              <w:left w:w="45" w:type="dxa"/>
              <w:bottom w:w="45" w:type="dxa"/>
              <w:right w:w="45" w:type="dxa"/>
            </w:tcMar>
          </w:tcPr>
          <w:p w14:paraId="42FF9519" w14:textId="77777777" w:rsidR="008A5E4E" w:rsidRDefault="0065745B">
            <w:pPr>
              <w:pStyle w:val="tdTableStyle-TablestyleNonAltRows-BodyB-Column-Body1"/>
            </w:pPr>
            <w:r>
              <w:rPr>
                <w:rStyle w:val="code"/>
              </w:rPr>
              <w:t>neari_sat</w:t>
            </w:r>
          </w:p>
        </w:tc>
        <w:tc>
          <w:tcPr>
            <w:tcW w:w="0" w:type="auto"/>
            <w:tcBorders>
              <w:right w:val="single" w:sz="6" w:space="0" w:color="000000"/>
            </w:tcBorders>
            <w:tcMar>
              <w:top w:w="45" w:type="dxa"/>
              <w:left w:w="45" w:type="dxa"/>
              <w:bottom w:w="45" w:type="dxa"/>
              <w:right w:w="45" w:type="dxa"/>
            </w:tcMar>
          </w:tcPr>
          <w:p w14:paraId="6207C9CE" w14:textId="77777777" w:rsidR="008A5E4E" w:rsidRDefault="0065745B">
            <w:pPr>
              <w:pStyle w:val="tdTableStyle-TablestyleNonAltRows-BodyB-Column-Body1"/>
            </w:pPr>
            <w:r>
              <w:rPr>
                <w:rStyle w:val="code"/>
              </w:rPr>
              <w:t>sneari_sat</w:t>
            </w:r>
          </w:p>
        </w:tc>
        <w:tc>
          <w:tcPr>
            <w:tcW w:w="0" w:type="auto"/>
            <w:tcMar>
              <w:top w:w="45" w:type="dxa"/>
              <w:left w:w="45" w:type="dxa"/>
              <w:bottom w:w="45" w:type="dxa"/>
              <w:right w:w="45" w:type="dxa"/>
            </w:tcMar>
          </w:tcPr>
          <w:p w14:paraId="5FD5C8FD" w14:textId="77777777" w:rsidR="008A5E4E" w:rsidRDefault="0065745B">
            <w:pPr>
              <w:pStyle w:val="tdTableStyle-TablestyleNonAltRows-BodyA-Column-Body1"/>
            </w:pPr>
            <w:r>
              <w:t>Rounds to the nearest integer. If there is a tie, chooses an even integer.</w:t>
            </w:r>
          </w:p>
        </w:tc>
      </w:tr>
    </w:tbl>
    <w:p w14:paraId="524AA832" w14:textId="77777777" w:rsidR="008A5E4E" w:rsidRDefault="008A5E4E">
      <w:pPr>
        <w:spacing w:after="240"/>
      </w:pPr>
    </w:p>
    <w:p w14:paraId="1523669A" w14:textId="77777777" w:rsidR="008A5E4E" w:rsidRDefault="0065745B">
      <w:pPr>
        <w:pStyle w:val="p"/>
      </w:pPr>
      <w:r>
        <w:t>Examples are:</w:t>
      </w:r>
    </w:p>
    <w:p w14:paraId="0A23CCA8" w14:textId="77777777" w:rsidR="008A5E4E" w:rsidRDefault="0065745B">
      <w:pPr>
        <w:pStyle w:val="pNoPageBreakAfter"/>
      </w:pPr>
      <w:r>
        <w:t xml:space="preserve">If </w:t>
      </w:r>
      <w:r>
        <w:rPr>
          <w:rStyle w:val="code1"/>
        </w:rPr>
        <w:t>$s1</w:t>
      </w:r>
      <w:r>
        <w:t xml:space="preserve"> has the value 1.6, then:</w:t>
      </w:r>
    </w:p>
    <w:p w14:paraId="1A6F110A" w14:textId="77777777" w:rsidR="008A5E4E" w:rsidRDefault="0065745B">
      <w:pPr>
        <w:pStyle w:val="pre"/>
      </w:pPr>
      <w:r>
        <w:t>cvt_upi_s32_f32 $s2, $s1;   // sets $s2 = 2</w:t>
      </w:r>
      <w:r>
        <w:br/>
        <w:t xml:space="preserve"> cvt_downi_s32_f32 $s2, $s1; // sets $s2 = 1</w:t>
      </w:r>
      <w:r>
        <w:br/>
        <w:t xml:space="preserve"> cvt_zeroi_s32_f32 $s2, $s1; // sets $s2 = 1</w:t>
      </w:r>
      <w:r>
        <w:br/>
        <w:t xml:space="preserve"> cvt_neari_s32_f32 $s2, $s1; // sets $s2 = 2</w:t>
      </w:r>
    </w:p>
    <w:p w14:paraId="31ED7577" w14:textId="77777777" w:rsidR="008A5E4E" w:rsidRDefault="0065745B">
      <w:pPr>
        <w:pStyle w:val="pNoPageBreakAfter"/>
      </w:pPr>
      <w:r>
        <w:t xml:space="preserve"> If </w:t>
      </w:r>
      <w:r>
        <w:rPr>
          <w:rStyle w:val="code1"/>
        </w:rPr>
        <w:t>$s1</w:t>
      </w:r>
      <w:r>
        <w:t xml:space="preserve"> has the value -1.6, then:</w:t>
      </w:r>
    </w:p>
    <w:p w14:paraId="7DC01EFB" w14:textId="77777777" w:rsidR="008A5E4E" w:rsidRDefault="0065745B">
      <w:pPr>
        <w:pStyle w:val="pre"/>
      </w:pPr>
      <w:r>
        <w:t>cvt_upi_s32_f32 $s2, $s1;   // sets $s2 = -1</w:t>
      </w:r>
      <w:r>
        <w:br/>
        <w:t xml:space="preserve"> cvt_downi_s32_f32 $s2, $s1; // sets $s2 = -2</w:t>
      </w:r>
      <w:r>
        <w:br/>
        <w:t xml:space="preserve"> cvt_zeroi_s32_f32 $s2, $s1; // sets $s2 = -1</w:t>
      </w:r>
      <w:r>
        <w:br/>
        <w:t xml:space="preserve"> cvt_neari_s32_f32 $s2, $s1; // sets $s2 = -2</w:t>
      </w:r>
    </w:p>
    <w:p w14:paraId="4E7191B2" w14:textId="77777777" w:rsidR="008A5E4E" w:rsidRDefault="0065745B">
      <w:pPr>
        <w:pStyle w:val="h3"/>
      </w:pPr>
      <w:bookmarkStart w:id="575" w:name="_Toc396034254"/>
      <w:bookmarkStart w:id="576" w:name="-646092709"/>
      <w:r>
        <w:t>5.18.5 Description of Floating-Point Rounding Modes</w:t>
      </w:r>
      <w:bookmarkEnd w:id="575"/>
    </w:p>
    <w:bookmarkEnd w:id="576"/>
    <w:p w14:paraId="75EF4615" w14:textId="77777777" w:rsidR="008A5E4E" w:rsidRDefault="0065745B">
      <w:pPr>
        <w:pStyle w:val="pNoPageBreakAfter"/>
      </w:pPr>
      <w:r>
        <w:t xml:space="preserve">The floating-point rounding modes are (see </w:t>
      </w:r>
      <w:r>
        <w:rPr>
          <w:rStyle w:val="xref1"/>
        </w:rPr>
        <w:t>4.19.2. Rounding (</w:t>
      </w:r>
      <w:r w:rsidR="009A76EE" w:rsidRPr="008A5E4E">
        <w:fldChar w:fldCharType="begin"/>
      </w:r>
      <w:r w:rsidR="008A5E4E">
        <w:instrText xml:space="preserve"> PAGEREF _Ref909768003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w:t>
      </w:r>
    </w:p>
    <w:p w14:paraId="77608D76" w14:textId="77777777" w:rsidR="008A5E4E" w:rsidRDefault="0065745B">
      <w:pPr>
        <w:pStyle w:val="li"/>
        <w:numPr>
          <w:ilvl w:val="0"/>
          <w:numId w:val="124"/>
        </w:numPr>
        <w:spacing w:before="320"/>
        <w:ind w:left="600"/>
      </w:pPr>
      <w:r>
        <w:rPr>
          <w:rStyle w:val="code1"/>
        </w:rPr>
        <w:t>up</w:t>
      </w:r>
      <w:r>
        <w:t xml:space="preserve"> — Rounds up to the nearest representable value that is greater than the infinitely precise result.</w:t>
      </w:r>
    </w:p>
    <w:p w14:paraId="4E1FCF31" w14:textId="77777777" w:rsidR="008A5E4E" w:rsidRDefault="0065745B">
      <w:pPr>
        <w:pStyle w:val="li"/>
        <w:numPr>
          <w:ilvl w:val="0"/>
          <w:numId w:val="124"/>
        </w:numPr>
        <w:ind w:left="600"/>
      </w:pPr>
      <w:r>
        <w:rPr>
          <w:rStyle w:val="code1"/>
        </w:rPr>
        <w:t>down</w:t>
      </w:r>
      <w:r>
        <w:t xml:space="preserve"> — Rounds down to the nearest representable value that is less than the infinitely precise result.</w:t>
      </w:r>
    </w:p>
    <w:p w14:paraId="355C7739" w14:textId="77777777" w:rsidR="008A5E4E" w:rsidRDefault="0065745B">
      <w:pPr>
        <w:pStyle w:val="li"/>
        <w:numPr>
          <w:ilvl w:val="0"/>
          <w:numId w:val="124"/>
        </w:numPr>
        <w:ind w:left="600"/>
      </w:pPr>
      <w:r>
        <w:rPr>
          <w:rStyle w:val="code1"/>
        </w:rPr>
        <w:t>zero</w:t>
      </w:r>
      <w:r>
        <w:t xml:space="preserve"> — Rounds to the nearest representable value that is no greater in magnitude than the infinitely precise result.</w:t>
      </w:r>
    </w:p>
    <w:p w14:paraId="3756992E" w14:textId="77777777" w:rsidR="008A5E4E" w:rsidRDefault="0065745B">
      <w:pPr>
        <w:pStyle w:val="li"/>
        <w:numPr>
          <w:ilvl w:val="0"/>
          <w:numId w:val="124"/>
        </w:numPr>
        <w:spacing w:after="320"/>
        <w:ind w:left="600"/>
      </w:pPr>
      <w:r>
        <w:rPr>
          <w:rStyle w:val="code1"/>
        </w:rPr>
        <w:t>near</w:t>
      </w:r>
      <w:r>
        <w:t xml:space="preserve"> — Rounds to the nearest representable value. If there is a tie, chooses the one with an even least significant digit.</w:t>
      </w:r>
    </w:p>
    <w:p w14:paraId="103F3A87" w14:textId="77777777" w:rsidR="008A5E4E" w:rsidRDefault="0065745B">
      <w:pPr>
        <w:pStyle w:val="pNoPageBreakAfter"/>
      </w:pPr>
      <w:r>
        <w:t xml:space="preserve">Floating-point rounding modes are allowed in the following cases: </w:t>
      </w:r>
    </w:p>
    <w:p w14:paraId="64B50516" w14:textId="77777777" w:rsidR="008A5E4E" w:rsidRDefault="0065745B">
      <w:pPr>
        <w:pStyle w:val="li"/>
        <w:numPr>
          <w:ilvl w:val="0"/>
          <w:numId w:val="125"/>
        </w:numPr>
        <w:spacing w:before="320"/>
        <w:ind w:left="600"/>
      </w:pPr>
      <w:r>
        <w:t>A floating-point rounding mode is allowed for conversions from a floating-point type to a smaller floating-point type. These conversions can lose precision.</w:t>
      </w:r>
    </w:p>
    <w:p w14:paraId="0F91181A" w14:textId="31457E8D" w:rsidR="008A5E4E" w:rsidRDefault="0065745B">
      <w:pPr>
        <w:pStyle w:val="p1"/>
      </w:pPr>
      <w:r>
        <w:t xml:space="preserve">The floating-point rounding mode can be omitted, in which case it defaults to </w:t>
      </w:r>
      <w:r w:rsidR="00320263" w:rsidRPr="00476F51">
        <w:t xml:space="preserve">the default </w:t>
      </w:r>
      <w:r w:rsidR="006B2597">
        <w:t xml:space="preserve">floating-point </w:t>
      </w:r>
      <w:r w:rsidR="00320263" w:rsidRPr="00476F51">
        <w:t xml:space="preserve">rounding mode specified by the </w:t>
      </w:r>
      <w:r w:rsidR="0010499F">
        <w:t>module</w:t>
      </w:r>
      <w:r w:rsidR="00320263" w:rsidRPr="00476F51">
        <w:t xml:space="preserve"> </w:t>
      </w:r>
      <w:r w:rsidR="009D6F23">
        <w:t>header</w:t>
      </w:r>
      <w:r w:rsidR="00320263" w:rsidRPr="00476F51">
        <w:t xml:space="preserve"> (see </w:t>
      </w:r>
      <w:r w:rsidR="00F8297D">
        <w:rPr>
          <w:rStyle w:val="xref1"/>
        </w:rPr>
        <w:t>Chapter 14. module Header (</w:t>
      </w:r>
      <w:r w:rsidR="00F8297D" w:rsidRPr="008A5E4E">
        <w:fldChar w:fldCharType="begin"/>
      </w:r>
      <w:r w:rsidR="00F8297D">
        <w:instrText xml:space="preserve"> PAGEREF _Ref1418808185 \p \h  \* MERGEFORMAT </w:instrText>
      </w:r>
      <w:r w:rsidR="00F8297D" w:rsidRPr="008A5E4E">
        <w:fldChar w:fldCharType="separate"/>
      </w:r>
      <w:r w:rsidR="00F8297D" w:rsidRPr="00533AF0">
        <w:rPr>
          <w:rStyle w:val="xref1"/>
          <w:noProof/>
        </w:rPr>
        <w:t>on</w:t>
      </w:r>
      <w:r w:rsidR="00F8297D">
        <w:rPr>
          <w:noProof/>
        </w:rPr>
        <w:t xml:space="preserve"> page 293</w:t>
      </w:r>
      <w:r w:rsidR="00F8297D" w:rsidRPr="008A5E4E">
        <w:rPr>
          <w:rStyle w:val="xref1"/>
        </w:rPr>
        <w:fldChar w:fldCharType="end"/>
      </w:r>
      <w:r w:rsidR="00F8297D">
        <w:rPr>
          <w:rStyle w:val="xref1"/>
        </w:rPr>
        <w:t>)</w:t>
      </w:r>
      <w:r w:rsidR="00320263" w:rsidRPr="00476F51">
        <w:t>)</w:t>
      </w:r>
      <w:r>
        <w:t xml:space="preserve">. If the Base profile has been specified, then </w:t>
      </w:r>
      <w:r w:rsidR="005D6F93">
        <w:t xml:space="preserve">it </w:t>
      </w:r>
      <w:r w:rsidR="00320263">
        <w:t>must be omitted</w:t>
      </w:r>
      <w:r>
        <w:t xml:space="preserve">. See </w:t>
      </w:r>
      <w:r>
        <w:rPr>
          <w:rStyle w:val="xref1"/>
        </w:rPr>
        <w:t>4.19.2. Rounding (</w:t>
      </w:r>
      <w:r w:rsidR="009A76EE" w:rsidRPr="008A5E4E">
        <w:fldChar w:fldCharType="begin"/>
      </w:r>
      <w:r w:rsidR="008A5E4E">
        <w:instrText xml:space="preserve"> PAGEREF _Ref909768003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 xml:space="preserve">. </w:t>
      </w:r>
    </w:p>
    <w:p w14:paraId="4C5661A1" w14:textId="77777777" w:rsidR="008A5E4E" w:rsidRDefault="0065745B">
      <w:pPr>
        <w:pStyle w:val="p1"/>
      </w:pPr>
      <w:r>
        <w:t xml:space="preserve">The </w:t>
      </w:r>
      <w:r>
        <w:rPr>
          <w:rStyle w:val="code1"/>
        </w:rPr>
        <w:t>ftz</w:t>
      </w:r>
      <w:r>
        <w:t xml:space="preserve"> modifier is supported. See </w:t>
      </w:r>
      <w:r>
        <w:rPr>
          <w:rStyle w:val="xref1"/>
        </w:rPr>
        <w:t>4.19.3. Flush to Zero (ftz) (</w:t>
      </w:r>
      <w:r w:rsidR="009A76EE" w:rsidRPr="008A5E4E">
        <w:fldChar w:fldCharType="begin"/>
      </w:r>
      <w:r w:rsidR="008A5E4E">
        <w:instrText xml:space="preserve"> PAGEREF _Ref-117136002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 xml:space="preserve">. </w:t>
      </w:r>
    </w:p>
    <w:p w14:paraId="28EC4291" w14:textId="60E4FC3E" w:rsidR="008A5E4E" w:rsidRDefault="0065745B">
      <w:pPr>
        <w:pStyle w:val="p1"/>
      </w:pPr>
      <w:r>
        <w:t>If the source operand is a NaN, then the result must be a quiet NaN. The NaN payload is not preserved, because the types are different sizes. It is implementation</w:t>
      </w:r>
      <w:r w:rsidR="00E11165">
        <w:t xml:space="preserve"> </w:t>
      </w:r>
      <w:r>
        <w:t xml:space="preserve">defined if the sign is preserved. If a signaling NaN, then an invalid operation exception must be generated. See </w:t>
      </w:r>
      <w:r>
        <w:rPr>
          <w:rStyle w:val="xref1"/>
        </w:rPr>
        <w:t>4.19.4. Not A Number (NaN) (</w:t>
      </w:r>
      <w:r w:rsidR="009A76EE" w:rsidRPr="008A5E4E">
        <w:fldChar w:fldCharType="begin"/>
      </w:r>
      <w:r w:rsidR="008A5E4E">
        <w:instrText xml:space="preserve"> PAGEREF _Ref-143320687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w:t>
      </w:r>
    </w:p>
    <w:p w14:paraId="0AC28FCB" w14:textId="77777777" w:rsidR="008A5E4E" w:rsidRDefault="0065745B">
      <w:pPr>
        <w:pStyle w:val="p1"/>
      </w:pPr>
      <w:r>
        <w:t xml:space="preserve">Otherwise, the infinitely precise source value, after any flush to zero, is rounded to the destination type and stored in the destination operand. The exceptions generated include those produced by rounding. See </w:t>
      </w:r>
      <w:r>
        <w:rPr>
          <w:rStyle w:val="xref1"/>
        </w:rPr>
        <w:t>4.19.2. Rounding (</w:t>
      </w:r>
      <w:r w:rsidR="009A76EE" w:rsidRPr="008A5E4E">
        <w:fldChar w:fldCharType="begin"/>
      </w:r>
      <w:r w:rsidR="008A5E4E">
        <w:instrText xml:space="preserve"> PAGEREF _Ref909768003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w:t>
      </w:r>
    </w:p>
    <w:p w14:paraId="65130D6D" w14:textId="77777777" w:rsidR="008A5E4E" w:rsidRDefault="0065745B">
      <w:pPr>
        <w:pStyle w:val="li"/>
        <w:numPr>
          <w:ilvl w:val="0"/>
          <w:numId w:val="125"/>
        </w:numPr>
        <w:ind w:left="600"/>
      </w:pPr>
      <w:r>
        <w:t>A floating-point rounding mode is allowed for integer to floating-point conversions.</w:t>
      </w:r>
    </w:p>
    <w:p w14:paraId="26F6EEA8" w14:textId="5A85D06A" w:rsidR="008A5E4E" w:rsidRDefault="0065745B">
      <w:pPr>
        <w:pStyle w:val="p1"/>
      </w:pPr>
      <w:r>
        <w:t xml:space="preserve">The floating-point rounding mode can be omitted, in which case it defaults to </w:t>
      </w:r>
      <w:r w:rsidR="006B2597" w:rsidRPr="00476F51">
        <w:t xml:space="preserve">the default </w:t>
      </w:r>
      <w:r w:rsidR="006B2597">
        <w:t xml:space="preserve">floating-point </w:t>
      </w:r>
      <w:r w:rsidR="006B2597" w:rsidRPr="00476F51">
        <w:t xml:space="preserve">rounding mode specified by the </w:t>
      </w:r>
      <w:r w:rsidR="006B2597">
        <w:t>module</w:t>
      </w:r>
      <w:r w:rsidR="006B2597" w:rsidRPr="00476F51">
        <w:t xml:space="preserve"> </w:t>
      </w:r>
      <w:r w:rsidR="006B2597">
        <w:t>header</w:t>
      </w:r>
      <w:r w:rsidR="006B2597" w:rsidRPr="00476F51">
        <w:t xml:space="preserve"> (see </w:t>
      </w:r>
      <w:r w:rsidR="006B2597">
        <w:rPr>
          <w:rStyle w:val="xref1"/>
        </w:rPr>
        <w:t>Chapter 14. module Header (</w:t>
      </w:r>
      <w:r w:rsidR="006B2597" w:rsidRPr="008A5E4E">
        <w:fldChar w:fldCharType="begin"/>
      </w:r>
      <w:r w:rsidR="006B2597">
        <w:instrText xml:space="preserve"> PAGEREF _Ref1418808185 \p \h  \* MERGEFORMAT </w:instrText>
      </w:r>
      <w:r w:rsidR="006B2597" w:rsidRPr="008A5E4E">
        <w:fldChar w:fldCharType="separate"/>
      </w:r>
      <w:r w:rsidR="006B2597" w:rsidRPr="00533AF0">
        <w:rPr>
          <w:rStyle w:val="xref1"/>
          <w:noProof/>
        </w:rPr>
        <w:t>on</w:t>
      </w:r>
      <w:r w:rsidR="006B2597">
        <w:rPr>
          <w:noProof/>
        </w:rPr>
        <w:t xml:space="preserve"> page 293</w:t>
      </w:r>
      <w:r w:rsidR="006B2597" w:rsidRPr="008A5E4E">
        <w:rPr>
          <w:rStyle w:val="xref1"/>
        </w:rPr>
        <w:fldChar w:fldCharType="end"/>
      </w:r>
      <w:r w:rsidR="006B2597">
        <w:rPr>
          <w:rStyle w:val="xref1"/>
        </w:rPr>
        <w:t>)</w:t>
      </w:r>
      <w:r w:rsidR="006B2597" w:rsidRPr="00476F51">
        <w:t>)</w:t>
      </w:r>
      <w:r>
        <w:t xml:space="preserve">. If the Base profile has been specified, then </w:t>
      </w:r>
      <w:r w:rsidR="005D6F93">
        <w:t xml:space="preserve">it </w:t>
      </w:r>
      <w:r w:rsidR="006B2597">
        <w:t>must be omitted</w:t>
      </w:r>
      <w:r>
        <w:t xml:space="preserve">. See </w:t>
      </w:r>
      <w:r>
        <w:rPr>
          <w:rStyle w:val="xref1"/>
        </w:rPr>
        <w:t>4.19.2. Rounding (</w:t>
      </w:r>
      <w:r w:rsidR="009A76EE" w:rsidRPr="008A5E4E">
        <w:fldChar w:fldCharType="begin"/>
      </w:r>
      <w:r w:rsidR="008A5E4E">
        <w:instrText xml:space="preserve"> PAGEREF _Ref909768003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w:t>
      </w:r>
    </w:p>
    <w:p w14:paraId="6A2E779F" w14:textId="77777777" w:rsidR="008A5E4E" w:rsidRDefault="0065745B">
      <w:pPr>
        <w:pStyle w:val="p1"/>
      </w:pPr>
      <w:r>
        <w:t xml:space="preserve">The </w:t>
      </w:r>
      <w:r>
        <w:rPr>
          <w:rStyle w:val="code1"/>
        </w:rPr>
        <w:t>ftz</w:t>
      </w:r>
      <w:r>
        <w:t xml:space="preserve"> modifier is not supported. See </w:t>
      </w:r>
      <w:r>
        <w:rPr>
          <w:rStyle w:val="xref1"/>
        </w:rPr>
        <w:t>4.19.3. Flush to Zero (ftz) (</w:t>
      </w:r>
      <w:r w:rsidR="009A76EE" w:rsidRPr="008A5E4E">
        <w:fldChar w:fldCharType="begin"/>
      </w:r>
      <w:r w:rsidR="008A5E4E">
        <w:instrText xml:space="preserve"> PAGEREF _Ref-117136002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 xml:space="preserve">. </w:t>
      </w:r>
    </w:p>
    <w:p w14:paraId="13B011BD" w14:textId="77777777" w:rsidR="008A5E4E" w:rsidRDefault="0065745B">
      <w:pPr>
        <w:pStyle w:val="p1"/>
        <w:spacing w:after="320"/>
      </w:pPr>
      <w:r>
        <w:t xml:space="preserve">Otherwise, the infinitely precise source value is rounded to the destination type and stored in the destination operand. The exceptions generated include those produced by rounding. See </w:t>
      </w:r>
      <w:r>
        <w:rPr>
          <w:rStyle w:val="xref1"/>
        </w:rPr>
        <w:t>4.19.2. Rounding (</w:t>
      </w:r>
      <w:r w:rsidR="009A76EE" w:rsidRPr="008A5E4E">
        <w:fldChar w:fldCharType="begin"/>
      </w:r>
      <w:r w:rsidR="008A5E4E">
        <w:instrText xml:space="preserve"> PAGEREF _Ref909768003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w:t>
      </w:r>
    </w:p>
    <w:p w14:paraId="64A5469E" w14:textId="77777777" w:rsidR="008A5E4E" w:rsidRDefault="0065745B">
      <w:pPr>
        <w:pStyle w:val="p"/>
      </w:pPr>
      <w:r>
        <w:t xml:space="preserve"> Floating-point rounding modes are invalid in all other cases.</w:t>
      </w:r>
    </w:p>
    <w:p w14:paraId="3392F5C3" w14:textId="77777777" w:rsidR="008A5E4E" w:rsidRDefault="0065745B">
      <w:pPr>
        <w:pStyle w:val="pExample"/>
      </w:pPr>
      <w:r>
        <w:t>Examples</w:t>
      </w:r>
    </w:p>
    <w:p w14:paraId="27EB15EE" w14:textId="77777777" w:rsidR="008A5E4E" w:rsidRDefault="0065745B">
      <w:pPr>
        <w:pStyle w:val="pre"/>
      </w:pPr>
      <w:r>
        <w:t>cvt_f32_f64 $s1, $d1;</w:t>
      </w:r>
      <w:r>
        <w:br/>
        <w:t xml:space="preserve"> cvt_upi_u32_f32 $s1, $s2;</w:t>
      </w:r>
      <w:r>
        <w:br/>
        <w:t xml:space="preserve"> cvt_u32_f32 $s1, $s2;</w:t>
      </w:r>
      <w:r>
        <w:br/>
        <w:t xml:space="preserve"> cvt_f16_f32 $s1, $s2;</w:t>
      </w:r>
      <w:r>
        <w:br/>
        <w:t xml:space="preserve"> cvt_s32_u8 $s1, $s2;</w:t>
      </w:r>
      <w:r>
        <w:br/>
        <w:t xml:space="preserve"> cvt_s32_b1 $s1, $c2;</w:t>
      </w:r>
      <w:r>
        <w:br/>
        <w:t xml:space="preserve"> cvt_f32_f16 $s1, $s2;</w:t>
      </w:r>
      <w:r>
        <w:br/>
        <w:t xml:space="preserve"> cvt_s32_f32 $s1, $s2;</w:t>
      </w:r>
      <w:r>
        <w:br/>
        <w:t xml:space="preserve"> cvt_ftz_upi_sat_s8_f32 $s1, $s2;</w:t>
      </w:r>
    </w:p>
    <w:p w14:paraId="00B50802" w14:textId="77777777" w:rsidR="008A5E4E" w:rsidRDefault="008A5E4E">
      <w:pPr>
        <w:sectPr w:rsidR="008A5E4E">
          <w:headerReference w:type="even" r:id="rId143"/>
          <w:headerReference w:type="default" r:id="rId144"/>
          <w:footerReference w:type="even" r:id="rId145"/>
          <w:footerReference w:type="default" r:id="rId146"/>
          <w:type w:val="oddPage"/>
          <w:pgSz w:w="12240" w:h="15840"/>
          <w:pgMar w:top="1620" w:right="900" w:bottom="1260" w:left="2340" w:header="540" w:footer="180" w:gutter="0"/>
          <w:cols w:space="720"/>
        </w:sectPr>
      </w:pPr>
    </w:p>
    <w:p w14:paraId="3C00DF36" w14:textId="77777777" w:rsidR="008A5E4E" w:rsidRDefault="0065745B">
      <w:pPr>
        <w:pStyle w:val="h1Chpt"/>
      </w:pPr>
      <w:bookmarkStart w:id="577" w:name="_Toc396034255"/>
      <w:r>
        <w:t xml:space="preserve">Chapter 6. </w:t>
      </w:r>
      <w:r>
        <w:br/>
      </w:r>
      <w:bookmarkStart w:id="578" w:name="_Ref1998590135"/>
      <w:r>
        <w:t>Memory Operations</w:t>
      </w:r>
      <w:bookmarkEnd w:id="577"/>
      <w:bookmarkEnd w:id="578"/>
    </w:p>
    <w:p w14:paraId="087FF416" w14:textId="77777777" w:rsidR="008A5E4E" w:rsidRDefault="0065745B">
      <w:pPr>
        <w:pStyle w:val="p"/>
      </w:pPr>
      <w:r>
        <w:t>This chapter describes the HSAIL memory operations.</w:t>
      </w:r>
    </w:p>
    <w:p w14:paraId="2FC3AA4A" w14:textId="77777777" w:rsidR="008A5E4E" w:rsidRDefault="0065745B">
      <w:pPr>
        <w:pStyle w:val="h2"/>
      </w:pPr>
      <w:bookmarkStart w:id="579" w:name="_Toc396034256"/>
      <w:r>
        <w:t xml:space="preserve">6.1 </w:t>
      </w:r>
      <w:bookmarkStart w:id="580" w:name="_Ref2127097320"/>
      <w:r>
        <w:t>Memory and Addressing</w:t>
      </w:r>
      <w:bookmarkEnd w:id="579"/>
      <w:bookmarkEnd w:id="580"/>
    </w:p>
    <w:p w14:paraId="00689880" w14:textId="77777777" w:rsidR="008A5E4E" w:rsidRDefault="0065745B">
      <w:pPr>
        <w:pStyle w:val="pNoPageBreakAfter"/>
      </w:pPr>
      <w:r>
        <w:t>Memory operations transfer data between registers and memory and can define memory synchronization between work-items and other agents:</w:t>
      </w:r>
    </w:p>
    <w:p w14:paraId="47AF2225" w14:textId="77777777" w:rsidR="008A5E4E" w:rsidRDefault="0065745B">
      <w:pPr>
        <w:pStyle w:val="li"/>
        <w:numPr>
          <w:ilvl w:val="0"/>
          <w:numId w:val="126"/>
        </w:numPr>
        <w:spacing w:before="320"/>
        <w:ind w:left="600"/>
      </w:pPr>
      <w:r>
        <w:t>The ordinary load and atomic load operations move contents from memory to a register.</w:t>
      </w:r>
    </w:p>
    <w:p w14:paraId="24BDAF66" w14:textId="77777777" w:rsidR="008A5E4E" w:rsidRDefault="0065745B">
      <w:pPr>
        <w:pStyle w:val="li"/>
        <w:numPr>
          <w:ilvl w:val="0"/>
          <w:numId w:val="126"/>
        </w:numPr>
        <w:ind w:left="600"/>
      </w:pPr>
      <w:r>
        <w:t>The ordinary store and atomic store operations move contents of a register into memory.</w:t>
      </w:r>
    </w:p>
    <w:p w14:paraId="1BFEA8A2" w14:textId="77777777" w:rsidR="008A5E4E" w:rsidRDefault="0065745B">
      <w:pPr>
        <w:pStyle w:val="li"/>
        <w:numPr>
          <w:ilvl w:val="0"/>
          <w:numId w:val="126"/>
        </w:numPr>
        <w:ind w:left="600"/>
      </w:pPr>
      <w:r>
        <w:t>The atomic read-modify-write memory operations update the contents of a memory location based on the original value of the memory location and the value in a register. Most read-modify-write operations have two forms: one that returns the original value of the memory location into a register; and one that does not return a value and so has no destination operand.</w:t>
      </w:r>
    </w:p>
    <w:p w14:paraId="13981AC2" w14:textId="77777777" w:rsidR="008A5E4E" w:rsidRDefault="0065745B">
      <w:pPr>
        <w:pStyle w:val="li"/>
        <w:numPr>
          <w:ilvl w:val="0"/>
          <w:numId w:val="126"/>
        </w:numPr>
        <w:spacing w:after="320"/>
        <w:ind w:left="600"/>
      </w:pPr>
      <w:r>
        <w:t>The memory fence operation defines the memory synchronization between work-items and other agents.</w:t>
      </w:r>
    </w:p>
    <w:p w14:paraId="4D473807" w14:textId="77777777" w:rsidR="008A5E4E" w:rsidRDefault="0065745B">
      <w:pPr>
        <w:pStyle w:val="p"/>
      </w:pPr>
      <w:r>
        <w:t xml:space="preserve">A flat memory, global segment, readonly segment, or kernarg segment address is a 32- or 64-bit value, depending on the machine model. A group segment, private segment, spill segment, or arg segment address is always 32 bits regardless of machine model. See </w:t>
      </w:r>
      <w:r>
        <w:rPr>
          <w:rStyle w:val="xref1"/>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 xml:space="preserve">). Each operation indicates the type of address. </w:t>
      </w:r>
    </w:p>
    <w:p w14:paraId="403D3D2F" w14:textId="77777777" w:rsidR="008A5E4E" w:rsidRDefault="0065745B">
      <w:pPr>
        <w:pStyle w:val="pNoPageBreakAfter"/>
      </w:pPr>
      <w:r>
        <w:t xml:space="preserve">Memory operations can do either of the following: </w:t>
      </w:r>
    </w:p>
    <w:p w14:paraId="08610959" w14:textId="77777777" w:rsidR="008A5E4E" w:rsidRDefault="0065745B">
      <w:pPr>
        <w:pStyle w:val="li"/>
        <w:numPr>
          <w:ilvl w:val="0"/>
          <w:numId w:val="127"/>
        </w:numPr>
        <w:spacing w:before="320"/>
        <w:ind w:left="600"/>
      </w:pPr>
      <w:r>
        <w:t>Specify the particular segment used, in which case the address is relative to the start of the segment.</w:t>
      </w:r>
    </w:p>
    <w:p w14:paraId="0DB04392" w14:textId="77777777" w:rsidR="008A5E4E" w:rsidRDefault="0065745B">
      <w:pPr>
        <w:pStyle w:val="li"/>
        <w:numPr>
          <w:ilvl w:val="0"/>
          <w:numId w:val="127"/>
        </w:numPr>
        <w:spacing w:after="320"/>
        <w:ind w:left="600"/>
      </w:pPr>
      <w:r>
        <w:t>Use flat addresses, in which case hardware will recognize when an address is within a particular segment.</w:t>
      </w:r>
    </w:p>
    <w:p w14:paraId="3E1D0045" w14:textId="77777777" w:rsidR="008A5E4E" w:rsidRDefault="0065745B">
      <w:pPr>
        <w:pStyle w:val="p"/>
      </w:pPr>
      <w:r>
        <w:t xml:space="preserve">See </w:t>
      </w:r>
      <w:r>
        <w:rPr>
          <w:rStyle w:val="xref1"/>
        </w:rPr>
        <w:t>2.8.3. Addressing for Segments (</w:t>
      </w:r>
      <w:r w:rsidR="009A76EE" w:rsidRPr="008A5E4E">
        <w:fldChar w:fldCharType="begin"/>
      </w:r>
      <w:r w:rsidR="008A5E4E">
        <w:instrText xml:space="preserve"> PAGEREF _Ref-281916011 \p \h  \* MERGEFORMAT </w:instrText>
      </w:r>
      <w:r w:rsidR="009A76EE" w:rsidRPr="008A5E4E">
        <w:fldChar w:fldCharType="separate"/>
      </w:r>
      <w:r w:rsidR="00533AF0" w:rsidRPr="00533AF0">
        <w:rPr>
          <w:rStyle w:val="xref1"/>
          <w:noProof/>
        </w:rPr>
        <w:t>on</w:t>
      </w:r>
      <w:r w:rsidR="00533AF0">
        <w:rPr>
          <w:noProof/>
        </w:rPr>
        <w:t xml:space="preserve"> page 19</w:t>
      </w:r>
      <w:r w:rsidR="009A76EE" w:rsidRPr="008A5E4E">
        <w:rPr>
          <w:rStyle w:val="xref1"/>
        </w:rPr>
        <w:fldChar w:fldCharType="end"/>
      </w:r>
      <w:r>
        <w:rPr>
          <w:rStyle w:val="xref1"/>
        </w:rPr>
        <w:t>)</w:t>
      </w:r>
      <w:r>
        <w:t xml:space="preserve">. </w:t>
      </w:r>
    </w:p>
    <w:p w14:paraId="79A034CC" w14:textId="77777777" w:rsidR="008A5E4E" w:rsidRDefault="0065745B">
      <w:pPr>
        <w:pStyle w:val="h3"/>
      </w:pPr>
      <w:bookmarkStart w:id="581" w:name="_Toc396034257"/>
      <w:r>
        <w:t xml:space="preserve">6.1.1 </w:t>
      </w:r>
      <w:bookmarkStart w:id="582" w:name="_Ref-1018411741"/>
      <w:bookmarkStart w:id="583" w:name="_Ref-548536905"/>
      <w:r>
        <w:t>How Addresses Are Formed</w:t>
      </w:r>
      <w:bookmarkEnd w:id="581"/>
      <w:bookmarkEnd w:id="582"/>
      <w:bookmarkEnd w:id="583"/>
    </w:p>
    <w:p w14:paraId="12167F3B" w14:textId="77777777" w:rsidR="008A5E4E" w:rsidRDefault="0065745B">
      <w:pPr>
        <w:pStyle w:val="p"/>
      </w:pPr>
      <w:r>
        <w:t xml:space="preserve">The format of an address expression is described in </w:t>
      </w:r>
      <w:r>
        <w:rPr>
          <w:rStyle w:val="xref1"/>
        </w:rPr>
        <w:t>4.18. Address Expressions (</w:t>
      </w:r>
      <w:r w:rsidR="009A76EE" w:rsidRPr="008A5E4E">
        <w:fldChar w:fldCharType="begin"/>
      </w:r>
      <w:r w:rsidR="008A5E4E">
        <w:instrText xml:space="preserve"> PAGEREF _Ref242180951 \p \h  \* MERGEFORMAT </w:instrText>
      </w:r>
      <w:r w:rsidR="009A76EE" w:rsidRPr="008A5E4E">
        <w:fldChar w:fldCharType="separate"/>
      </w:r>
      <w:r w:rsidR="00533AF0" w:rsidRPr="00533AF0">
        <w:rPr>
          <w:rStyle w:val="xref1"/>
          <w:noProof/>
        </w:rPr>
        <w:t>on</w:t>
      </w:r>
      <w:r w:rsidR="00533AF0">
        <w:rPr>
          <w:noProof/>
        </w:rPr>
        <w:t xml:space="preserve"> page 88</w:t>
      </w:r>
      <w:r w:rsidR="009A76EE" w:rsidRPr="008A5E4E">
        <w:rPr>
          <w:rStyle w:val="xref1"/>
        </w:rPr>
        <w:fldChar w:fldCharType="end"/>
      </w:r>
      <w:r>
        <w:rPr>
          <w:rStyle w:val="xref1"/>
        </w:rPr>
        <w:t>)</w:t>
      </w:r>
      <w:r>
        <w:t>.</w:t>
      </w:r>
    </w:p>
    <w:p w14:paraId="041BBD80" w14:textId="77777777" w:rsidR="008A5E4E" w:rsidRDefault="0065745B">
      <w:pPr>
        <w:pStyle w:val="pNoPageBreakAfter"/>
      </w:pPr>
      <w:r>
        <w:t xml:space="preserve">Every address expression has one or both of the following: </w:t>
      </w:r>
    </w:p>
    <w:p w14:paraId="37417A6B" w14:textId="77777777" w:rsidR="008A5E4E" w:rsidRDefault="0065745B">
      <w:pPr>
        <w:pStyle w:val="li"/>
        <w:numPr>
          <w:ilvl w:val="0"/>
          <w:numId w:val="128"/>
        </w:numPr>
        <w:spacing w:before="320"/>
        <w:ind w:left="600"/>
      </w:pPr>
      <w:r>
        <w:t>Name in square brackets.</w:t>
      </w:r>
    </w:p>
    <w:p w14:paraId="66022712" w14:textId="77777777" w:rsidR="008A5E4E" w:rsidRDefault="0065745B">
      <w:pPr>
        <w:pStyle w:val="p1"/>
      </w:pPr>
      <w:r>
        <w:t xml:space="preserve">If the operation uses segment addressing, the name is converted to the corresponding segment address. The behavior is undefined if the name is not in the same segment specified in the memory operation. </w:t>
      </w:r>
    </w:p>
    <w:p w14:paraId="7BA1D353" w14:textId="77777777" w:rsidR="008A5E4E" w:rsidRDefault="0065745B">
      <w:pPr>
        <w:pStyle w:val="li"/>
        <w:numPr>
          <w:ilvl w:val="0"/>
          <w:numId w:val="128"/>
        </w:numPr>
        <w:ind w:left="600"/>
      </w:pPr>
      <w:r>
        <w:t>Register plus or minus an offset in square brackets.</w:t>
      </w:r>
    </w:p>
    <w:p w14:paraId="0A3505AD" w14:textId="77777777" w:rsidR="008A5E4E" w:rsidRDefault="0065745B">
      <w:pPr>
        <w:pStyle w:val="p1"/>
        <w:spacing w:after="320"/>
      </w:pPr>
      <w:r>
        <w:t xml:space="preserve">Either the register or the offset can be optional. The size of the register must match the size of the address required by the operation. For example, an </w:t>
      </w:r>
      <w:r>
        <w:rPr>
          <w:rStyle w:val="code1"/>
        </w:rPr>
        <w:t>s</w:t>
      </w:r>
      <w:r>
        <w:t xml:space="preserve"> register must be used for a group segment address, a </w:t>
      </w:r>
      <w:r>
        <w:rPr>
          <w:rStyle w:val="code1"/>
        </w:rPr>
        <w:t>d</w:t>
      </w:r>
      <w:r>
        <w:t xml:space="preserve"> register must be used for a global segment address in the large machine model, and an </w:t>
      </w:r>
      <w:r>
        <w:rPr>
          <w:rStyle w:val="code1"/>
        </w:rPr>
        <w:t>s</w:t>
      </w:r>
      <w:r>
        <w:t xml:space="preserve"> register must be used for a global address in the small machine model. See </w:t>
      </w:r>
      <w:r>
        <w:rPr>
          <w:rStyle w:val="xref1"/>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 xml:space="preserve">. </w:t>
      </w:r>
    </w:p>
    <w:p w14:paraId="2F276E54" w14:textId="77777777" w:rsidR="008A5E4E" w:rsidRDefault="0065745B">
      <w:pPr>
        <w:pStyle w:val="pNoPageBreakAfter"/>
      </w:pPr>
      <w:r>
        <w:t xml:space="preserve">An address is formed from an address expression as follows: </w:t>
      </w:r>
    </w:p>
    <w:p w14:paraId="16C05400" w14:textId="77777777" w:rsidR="008A5E4E" w:rsidRDefault="0065745B">
      <w:pPr>
        <w:pStyle w:val="li"/>
        <w:numPr>
          <w:ilvl w:val="0"/>
          <w:numId w:val="129"/>
        </w:numPr>
        <w:spacing w:before="320"/>
        <w:ind w:left="600"/>
      </w:pPr>
      <w:r>
        <w:t>Start with address 0.</w:t>
      </w:r>
    </w:p>
    <w:p w14:paraId="6B63426A" w14:textId="77777777" w:rsidR="008A5E4E" w:rsidRDefault="0065745B">
      <w:pPr>
        <w:pStyle w:val="li"/>
        <w:numPr>
          <w:ilvl w:val="0"/>
          <w:numId w:val="129"/>
        </w:numPr>
        <w:ind w:left="600"/>
      </w:pPr>
      <w:r>
        <w:t>If there is an identifier, add the byte offset of the variable referred to by the identifier within its segment to the address. The segment of the variable must be the same as the segment specified in the operation using the address.</w:t>
      </w:r>
    </w:p>
    <w:p w14:paraId="59F7C21C" w14:textId="77777777" w:rsidR="008A5E4E" w:rsidRDefault="0065745B">
      <w:pPr>
        <w:pStyle w:val="li"/>
        <w:numPr>
          <w:ilvl w:val="0"/>
          <w:numId w:val="129"/>
        </w:numPr>
        <w:ind w:left="600"/>
      </w:pPr>
      <w:r>
        <w:t>If there is a register, add the value of the register to the address.</w:t>
      </w:r>
    </w:p>
    <w:p w14:paraId="10DE91B4" w14:textId="4E330096" w:rsidR="008A5E4E" w:rsidRDefault="0065745B">
      <w:pPr>
        <w:pStyle w:val="li"/>
        <w:numPr>
          <w:ilvl w:val="0"/>
          <w:numId w:val="129"/>
        </w:numPr>
        <w:spacing w:after="320"/>
        <w:ind w:left="600"/>
      </w:pPr>
      <w:r>
        <w:t>If there is an offset, add or subtract the offset. The offset is read as a 64</w:t>
      </w:r>
      <w:r w:rsidR="00EF1CD9">
        <w:t>-</w:t>
      </w:r>
      <w:r>
        <w:t xml:space="preserve">bit integer constant. See </w:t>
      </w:r>
      <w:r>
        <w:rPr>
          <w:rStyle w:val="xref1"/>
        </w:rPr>
        <w:t>4.8.1. Integer Constants (</w:t>
      </w:r>
      <w:r w:rsidR="009A76EE" w:rsidRPr="008A5E4E">
        <w:fldChar w:fldCharType="begin"/>
      </w:r>
      <w:r w:rsidR="008A5E4E">
        <w:instrText xml:space="preserve"> PAGEREF _Ref274011227 \p \h  \* MERGEFORMAT </w:instrText>
      </w:r>
      <w:r w:rsidR="009A76EE" w:rsidRPr="008A5E4E">
        <w:fldChar w:fldCharType="separate"/>
      </w:r>
      <w:r w:rsidR="00533AF0" w:rsidRPr="00533AF0">
        <w:rPr>
          <w:rStyle w:val="xref1"/>
          <w:noProof/>
        </w:rPr>
        <w:t>on</w:t>
      </w:r>
      <w:r w:rsidR="00533AF0">
        <w:rPr>
          <w:noProof/>
        </w:rPr>
        <w:t xml:space="preserve"> page 67</w:t>
      </w:r>
      <w:r w:rsidR="009A76EE" w:rsidRPr="008A5E4E">
        <w:rPr>
          <w:rStyle w:val="xref1"/>
        </w:rPr>
        <w:fldChar w:fldCharType="end"/>
      </w:r>
      <w:r>
        <w:rPr>
          <w:rStyle w:val="xref1"/>
        </w:rPr>
        <w:t>)</w:t>
      </w:r>
      <w:r>
        <w:t xml:space="preserve">. </w:t>
      </w:r>
    </w:p>
    <w:p w14:paraId="45885E96" w14:textId="77777777" w:rsidR="008A5E4E" w:rsidRDefault="0065745B">
      <w:pPr>
        <w:pStyle w:val="p"/>
      </w:pPr>
      <w:r>
        <w:t>All address arithmetic is done using unsigned two's complement arithmetic truncated to the size of the address.</w:t>
      </w:r>
    </w:p>
    <w:p w14:paraId="1BA1832D" w14:textId="77777777" w:rsidR="008A5E4E" w:rsidRDefault="0065745B">
      <w:pPr>
        <w:pStyle w:val="p"/>
      </w:pPr>
      <w:r>
        <w:t xml:space="preserve">The address formed is then translated to an effective address to determine which memory location is accessed. See </w:t>
      </w:r>
      <w:r>
        <w:rPr>
          <w:rStyle w:val="xref1"/>
        </w:rPr>
        <w:t>2.8.3. Addressing for Segments (</w:t>
      </w:r>
      <w:r w:rsidR="009A76EE" w:rsidRPr="008A5E4E">
        <w:fldChar w:fldCharType="begin"/>
      </w:r>
      <w:r w:rsidR="008A5E4E">
        <w:instrText xml:space="preserve"> PAGEREF _Ref-281916011 \p \h  \* MERGEFORMAT </w:instrText>
      </w:r>
      <w:r w:rsidR="009A76EE" w:rsidRPr="008A5E4E">
        <w:fldChar w:fldCharType="separate"/>
      </w:r>
      <w:r w:rsidR="00533AF0" w:rsidRPr="00533AF0">
        <w:rPr>
          <w:rStyle w:val="xref1"/>
          <w:noProof/>
        </w:rPr>
        <w:t>on</w:t>
      </w:r>
      <w:r w:rsidR="00533AF0">
        <w:rPr>
          <w:noProof/>
        </w:rPr>
        <w:t xml:space="preserve"> page 19</w:t>
      </w:r>
      <w:r w:rsidR="009A76EE" w:rsidRPr="008A5E4E">
        <w:rPr>
          <w:rStyle w:val="xref1"/>
        </w:rPr>
        <w:fldChar w:fldCharType="end"/>
      </w:r>
      <w:r>
        <w:rPr>
          <w:rStyle w:val="xref1"/>
        </w:rPr>
        <w:t>)</w:t>
      </w:r>
      <w:r>
        <w:t xml:space="preserve">. </w:t>
      </w:r>
    </w:p>
    <w:p w14:paraId="1E32114B" w14:textId="77777777" w:rsidR="008A5E4E" w:rsidRDefault="0065745B">
      <w:pPr>
        <w:pStyle w:val="p"/>
      </w:pPr>
      <w:r>
        <w:t>If the resulting effective address value is outside the memory segment specified by the operation, or is a flat address that is outside any segment, the result of the memory segment operation is undefined.</w:t>
      </w:r>
    </w:p>
    <w:p w14:paraId="01CE29B7" w14:textId="77777777" w:rsidR="008A5E4E" w:rsidRDefault="0065745B">
      <w:pPr>
        <w:pStyle w:val="p"/>
      </w:pPr>
      <w:r>
        <w:t xml:space="preserve">For more information, see </w:t>
      </w:r>
      <w:r>
        <w:rPr>
          <w:rStyle w:val="xref1"/>
        </w:rPr>
        <w:t>4.18. Address Expressions (</w:t>
      </w:r>
      <w:r w:rsidR="009A76EE" w:rsidRPr="008A5E4E">
        <w:fldChar w:fldCharType="begin"/>
      </w:r>
      <w:r w:rsidR="008A5E4E">
        <w:instrText xml:space="preserve"> PAGEREF _Ref242180951 \p \h  \* MERGEFORMAT </w:instrText>
      </w:r>
      <w:r w:rsidR="009A76EE" w:rsidRPr="008A5E4E">
        <w:fldChar w:fldCharType="separate"/>
      </w:r>
      <w:r w:rsidR="00533AF0" w:rsidRPr="00533AF0">
        <w:rPr>
          <w:rStyle w:val="xref1"/>
          <w:noProof/>
        </w:rPr>
        <w:t>on</w:t>
      </w:r>
      <w:r w:rsidR="00533AF0">
        <w:rPr>
          <w:noProof/>
        </w:rPr>
        <w:t xml:space="preserve"> page 88</w:t>
      </w:r>
      <w:r w:rsidR="009A76EE" w:rsidRPr="008A5E4E">
        <w:rPr>
          <w:rStyle w:val="xref1"/>
        </w:rPr>
        <w:fldChar w:fldCharType="end"/>
      </w:r>
      <w:r>
        <w:rPr>
          <w:rStyle w:val="xref1"/>
        </w:rPr>
        <w:t>)</w:t>
      </w:r>
      <w:r>
        <w:t xml:space="preserve">. </w:t>
      </w:r>
    </w:p>
    <w:p w14:paraId="5D22FF2F" w14:textId="77777777" w:rsidR="008A5E4E" w:rsidRDefault="0065745B">
      <w:pPr>
        <w:pStyle w:val="h3"/>
      </w:pPr>
      <w:bookmarkStart w:id="584" w:name="_Toc396034258"/>
      <w:r>
        <w:t>6.1.2 Memory Hierarchy</w:t>
      </w:r>
      <w:bookmarkEnd w:id="584"/>
    </w:p>
    <w:p w14:paraId="22A4A6A3" w14:textId="77777777" w:rsidR="008A5E4E" w:rsidRDefault="0065745B">
      <w:pPr>
        <w:pStyle w:val="p"/>
      </w:pPr>
      <w:r>
        <w:rPr>
          <w:rStyle w:val="xref1"/>
        </w:rPr>
        <w:t>Figure 6–1 (</w:t>
      </w:r>
      <w:r w:rsidR="009A76EE" w:rsidRPr="008A5E4E">
        <w:fldChar w:fldCharType="begin"/>
      </w:r>
      <w:r w:rsidR="008A5E4E">
        <w:instrText xml:space="preserve"> PAGEREF -1466909455 \p \h  \* MERGEFORMAT </w:instrText>
      </w:r>
      <w:r w:rsidR="009A76EE" w:rsidRPr="008A5E4E">
        <w:fldChar w:fldCharType="separate"/>
      </w:r>
      <w:r w:rsidR="00533AF0" w:rsidRPr="00533AF0">
        <w:rPr>
          <w:rStyle w:val="xref1"/>
          <w:noProof/>
        </w:rPr>
        <w:t>on</w:t>
      </w:r>
      <w:r w:rsidR="00533AF0">
        <w:rPr>
          <w:noProof/>
        </w:rPr>
        <w:t xml:space="preserve"> page 157</w:t>
      </w:r>
      <w:r w:rsidR="009A76EE" w:rsidRPr="008A5E4E">
        <w:rPr>
          <w:rStyle w:val="xref1"/>
        </w:rPr>
        <w:fldChar w:fldCharType="end"/>
      </w:r>
      <w:r>
        <w:rPr>
          <w:rStyle w:val="xref1"/>
        </w:rPr>
        <w:t>)</w:t>
      </w:r>
      <w:r>
        <w:t xml:space="preserve"> shows an example of the memory used by an agent executing a kernel dispatch grid.</w:t>
      </w:r>
    </w:p>
    <w:p w14:paraId="21998FA9" w14:textId="77777777" w:rsidR="008A5E4E" w:rsidRDefault="0065745B">
      <w:pPr>
        <w:pStyle w:val="pFigureTitle"/>
      </w:pPr>
      <w:bookmarkStart w:id="585" w:name="_ListOf82"/>
      <w:bookmarkStart w:id="586" w:name="-1466909455"/>
      <w:r>
        <w:t>Figure 6–1 Memory Hierarchy</w:t>
      </w:r>
    </w:p>
    <w:bookmarkEnd w:id="585"/>
    <w:bookmarkEnd w:id="586"/>
    <w:p w14:paraId="1B291512" w14:textId="048E7B64" w:rsidR="008A5E4E" w:rsidRDefault="00377C98">
      <w:pPr>
        <w:pStyle w:val="pFigure"/>
      </w:pPr>
      <w:r>
        <w:rPr>
          <w:noProof/>
          <w:lang w:eastAsia="zh-TW"/>
        </w:rPr>
        <w:drawing>
          <wp:inline distT="0" distB="0" distL="0" distR="0" wp14:anchorId="3108A6C8" wp14:editId="7B54F02A">
            <wp:extent cx="5730875" cy="4529455"/>
            <wp:effectExtent l="0" t="0" r="3175" b="4445"/>
            <wp:docPr id="103" name="圖片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3"/>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30875" cy="4529455"/>
                    </a:xfrm>
                    <a:prstGeom prst="rect">
                      <a:avLst/>
                    </a:prstGeom>
                    <a:solidFill>
                      <a:srgbClr val="FFFFFF"/>
                    </a:solidFill>
                    <a:ln>
                      <a:noFill/>
                    </a:ln>
                  </pic:spPr>
                </pic:pic>
              </a:graphicData>
            </a:graphic>
          </wp:inline>
        </w:drawing>
      </w:r>
    </w:p>
    <w:p w14:paraId="121A22BE" w14:textId="77777777" w:rsidR="008A5E4E" w:rsidRDefault="0065745B">
      <w:pPr>
        <w:pStyle w:val="p"/>
      </w:pPr>
      <w:r>
        <w:t>The addresses used to access memory do not need to be naturally aligned to a multiple of the access size.</w:t>
      </w:r>
    </w:p>
    <w:p w14:paraId="0FB38647" w14:textId="77777777" w:rsidR="008A5E4E" w:rsidRDefault="0065745B">
      <w:pPr>
        <w:pStyle w:val="p"/>
      </w:pPr>
      <w:r>
        <w:t>The segment converting operations (</w:t>
      </w:r>
      <w:r>
        <w:rPr>
          <w:rStyle w:val="code1"/>
        </w:rPr>
        <w:t>ftos</w:t>
      </w:r>
      <w:r>
        <w:t xml:space="preserve"> and </w:t>
      </w:r>
      <w:r>
        <w:rPr>
          <w:rStyle w:val="code1"/>
        </w:rPr>
        <w:t>stof</w:t>
      </w:r>
      <w:r>
        <w:t xml:space="preserve">) convert addresses between flat address and segment address. </w:t>
      </w:r>
    </w:p>
    <w:p w14:paraId="75330E8F" w14:textId="77777777" w:rsidR="008A5E4E" w:rsidRDefault="0065745B">
      <w:pPr>
        <w:pStyle w:val="p"/>
      </w:pPr>
      <w:r>
        <w:t>The segment checking operation (</w:t>
      </w:r>
      <w:r>
        <w:rPr>
          <w:rStyle w:val="code1"/>
        </w:rPr>
        <w:t>segmentp</w:t>
      </w:r>
      <w:r>
        <w:t>) can be used to check which segment contains a particular flat address.</w:t>
      </w:r>
    </w:p>
    <w:p w14:paraId="42C269B4" w14:textId="77777777" w:rsidR="008A5E4E" w:rsidRDefault="0065745B">
      <w:pPr>
        <w:pStyle w:val="p"/>
      </w:pPr>
      <w:r>
        <w:t xml:space="preserve">The readonly, kernarg, spill and arg segments are not part of the flat address space. </w:t>
      </w:r>
    </w:p>
    <w:p w14:paraId="375DEBA4" w14:textId="77777777" w:rsidR="008A5E4E" w:rsidRDefault="0065745B">
      <w:pPr>
        <w:pStyle w:val="h3"/>
      </w:pPr>
      <w:bookmarkStart w:id="587" w:name="_Toc396034259"/>
      <w:r>
        <w:t xml:space="preserve">6.1.3 </w:t>
      </w:r>
      <w:bookmarkStart w:id="588" w:name="_Ref357385894"/>
      <w:r>
        <w:t>Alignment</w:t>
      </w:r>
      <w:bookmarkEnd w:id="587"/>
      <w:bookmarkEnd w:id="588"/>
    </w:p>
    <w:p w14:paraId="2925D6D5" w14:textId="77777777" w:rsidR="008A5E4E" w:rsidRDefault="0065745B">
      <w:pPr>
        <w:pStyle w:val="p"/>
      </w:pPr>
      <w:r>
        <w:t xml:space="preserve">A memory operation of size </w:t>
      </w:r>
      <w:r>
        <w:rPr>
          <w:rStyle w:val="code1"/>
        </w:rPr>
        <w:t>n</w:t>
      </w:r>
      <w:r>
        <w:t xml:space="preserve"> bytes is “naturally aligned” if and only if its address is an integer multiple of </w:t>
      </w:r>
      <w:r>
        <w:rPr>
          <w:rStyle w:val="code1"/>
        </w:rPr>
        <w:t>n</w:t>
      </w:r>
      <w:r>
        <w:t>. For example, naturally aligned 8-byte stores can only be to addresses 0, 8, 16, 24, 32, and so forth.</w:t>
      </w:r>
    </w:p>
    <w:p w14:paraId="2BAF8491" w14:textId="77777777" w:rsidR="008A5E4E" w:rsidRDefault="0065745B">
      <w:pPr>
        <w:pStyle w:val="p"/>
      </w:pPr>
      <w:r>
        <w:t xml:space="preserve">HSAIL implementations can perform certain memory operations as a series of steps. </w:t>
      </w:r>
    </w:p>
    <w:p w14:paraId="077D8AB1" w14:textId="77777777" w:rsidR="008A5E4E" w:rsidRDefault="0065745B">
      <w:pPr>
        <w:pStyle w:val="p"/>
      </w:pPr>
      <w:r>
        <w:t xml:space="preserve">For example, an unaligned store might be implemented as a series of aligned stores, as follows: A load (store) is naturally aligned if the address is a multiple of the amount of data loaded (stored). Thus, storing four bytes at address 3 is not naturally aligned. Under certain conditions, implementations could split this up into four separate 1-byte stores. </w:t>
      </w:r>
    </w:p>
    <w:p w14:paraId="763E5DDF" w14:textId="77777777" w:rsidR="008A5E4E" w:rsidRDefault="0065745B">
      <w:pPr>
        <w:pStyle w:val="h3"/>
      </w:pPr>
      <w:bookmarkStart w:id="589" w:name="_Toc396034260"/>
      <w:r>
        <w:t xml:space="preserve">6.1.4 </w:t>
      </w:r>
      <w:bookmarkStart w:id="590" w:name="_Ref193062026"/>
      <w:bookmarkStart w:id="591" w:name="_Ref1950610028"/>
      <w:r>
        <w:t>Equivalence Classes</w:t>
      </w:r>
      <w:bookmarkEnd w:id="589"/>
      <w:bookmarkEnd w:id="590"/>
      <w:bookmarkEnd w:id="591"/>
    </w:p>
    <w:p w14:paraId="51A42F58" w14:textId="517E3952" w:rsidR="008A5E4E" w:rsidRDefault="0065745B">
      <w:pPr>
        <w:pStyle w:val="p"/>
      </w:pPr>
      <w:r>
        <w:t>Equivalence classes can be used to provide alias</w:t>
      </w:r>
      <w:r w:rsidR="0019594E">
        <w:t>ing</w:t>
      </w:r>
      <w:r>
        <w:t xml:space="preserve"> information to the finalizer.</w:t>
      </w:r>
    </w:p>
    <w:p w14:paraId="22B91C36" w14:textId="5A90CEF7" w:rsidR="008A5E4E" w:rsidRDefault="0065745B">
      <w:pPr>
        <w:pStyle w:val="p"/>
      </w:pPr>
      <w:r>
        <w:t xml:space="preserve">Equivalence classes are specified with the </w:t>
      </w:r>
      <w:r w:rsidR="0019594E" w:rsidRPr="005E1BF4">
        <w:rPr>
          <w:rStyle w:val="code1"/>
          <w:rFonts w:ascii="Cambria" w:hAnsi="Cambria"/>
          <w:sz w:val="22"/>
          <w:szCs w:val="22"/>
        </w:rPr>
        <w:t>memory and image</w:t>
      </w:r>
      <w:r w:rsidR="0019594E">
        <w:rPr>
          <w:rStyle w:val="code1"/>
        </w:rPr>
        <w:t xml:space="preserve"> </w:t>
      </w:r>
      <w:r>
        <w:t>operations.</w:t>
      </w:r>
    </w:p>
    <w:p w14:paraId="327C03E8" w14:textId="77777777" w:rsidR="008A5E4E" w:rsidRDefault="0065745B">
      <w:pPr>
        <w:pStyle w:val="p"/>
      </w:pPr>
      <w:r>
        <w:t>There are 256 equivalence classes.</w:t>
      </w:r>
    </w:p>
    <w:p w14:paraId="5AAEAF46" w14:textId="77777777" w:rsidR="008A5E4E" w:rsidRDefault="0065745B">
      <w:pPr>
        <w:pStyle w:val="p"/>
      </w:pPr>
      <w:r>
        <w:t>Class 0, the default, is general memory. It can interact with all other classes.</w:t>
      </w:r>
    </w:p>
    <w:p w14:paraId="7A870205" w14:textId="77777777" w:rsidR="008A5E4E" w:rsidRDefault="0065745B">
      <w:pPr>
        <w:pStyle w:val="p"/>
      </w:pPr>
      <w:r>
        <w:t>The finalizer will assume that any two memory operations in different classes N &gt; 0 and M &gt; 0 (with N not equal to M) do not overlap and can be reordered. Equivalence classes in different segments never overlap.</w:t>
      </w:r>
    </w:p>
    <w:p w14:paraId="286561BE" w14:textId="77777777" w:rsidR="008A5E4E" w:rsidRDefault="0065745B">
      <w:pPr>
        <w:pStyle w:val="p"/>
      </w:pPr>
      <w:r>
        <w:t xml:space="preserve">For example, memory specified by the </w:t>
      </w:r>
      <w:r>
        <w:rPr>
          <w:rStyle w:val="code1"/>
        </w:rPr>
        <w:t>ld</w:t>
      </w:r>
      <w:r>
        <w:t xml:space="preserve"> or </w:t>
      </w:r>
      <w:r>
        <w:rPr>
          <w:rStyle w:val="code1"/>
        </w:rPr>
        <w:t>st</w:t>
      </w:r>
      <w:r>
        <w:t xml:space="preserve"> operations as class 1 can only interact with class 1 and class 0 memory.</w:t>
      </w:r>
    </w:p>
    <w:p w14:paraId="54638D77" w14:textId="77777777" w:rsidR="008A5E4E" w:rsidRDefault="0065745B">
      <w:pPr>
        <w:pStyle w:val="p"/>
      </w:pPr>
      <w:r>
        <w:t>Memory specified as class 2 can only interact with class 2 and class 0 memory.</w:t>
      </w:r>
    </w:p>
    <w:p w14:paraId="0A36E719" w14:textId="77777777" w:rsidR="008A5E4E" w:rsidRDefault="0065745B">
      <w:pPr>
        <w:pStyle w:val="p"/>
      </w:pPr>
      <w:r>
        <w:t>Memory specified as class 3 can only interact with class 3 and class 0 memory. And so on.</w:t>
      </w:r>
    </w:p>
    <w:p w14:paraId="774C6DE4" w14:textId="77777777" w:rsidR="008A5E4E" w:rsidRDefault="0065745B">
      <w:pPr>
        <w:pStyle w:val="h2"/>
      </w:pPr>
      <w:bookmarkStart w:id="592" w:name="_Toc396034261"/>
      <w:r>
        <w:t xml:space="preserve">6.2 </w:t>
      </w:r>
      <w:bookmarkStart w:id="593" w:name="_Ref677832502"/>
      <w:bookmarkStart w:id="594" w:name="_Ref-1890257621"/>
      <w:bookmarkStart w:id="595" w:name="_Ref221854869"/>
      <w:r>
        <w:t>Memory Model</w:t>
      </w:r>
      <w:bookmarkEnd w:id="592"/>
      <w:bookmarkEnd w:id="593"/>
      <w:bookmarkEnd w:id="594"/>
      <w:bookmarkEnd w:id="595"/>
    </w:p>
    <w:p w14:paraId="7E21437C" w14:textId="579CE86B" w:rsidR="008A5E4E" w:rsidRDefault="0065745B" w:rsidP="00636634">
      <w:pPr>
        <w:pStyle w:val="p"/>
      </w:pPr>
      <w:r>
        <w:t xml:space="preserve">This section maps the HSAIL operations and modifiers to the HSA Memory Model defined in the </w:t>
      </w:r>
      <w:r>
        <w:rPr>
          <w:rStyle w:val="spanBookTitle"/>
        </w:rPr>
        <w:t>HSA Platform System Architecture Specification</w:t>
      </w:r>
      <w:r w:rsidR="00CB49EA">
        <w:rPr>
          <w:rStyle w:val="spanBookTitle"/>
        </w:rPr>
        <w:t xml:space="preserve"> Version 1.0</w:t>
      </w:r>
      <w:r>
        <w:t xml:space="preserve"> chapter 3 </w:t>
      </w:r>
      <w:r>
        <w:rPr>
          <w:rStyle w:val="spanBookTitle"/>
        </w:rPr>
        <w:t>HSA Memory Consistency Model</w:t>
      </w:r>
      <w:r>
        <w:t>.</w:t>
      </w:r>
    </w:p>
    <w:p w14:paraId="5D26E282" w14:textId="33CF7FC6" w:rsidR="008A5E4E" w:rsidRDefault="0065745B">
      <w:pPr>
        <w:pStyle w:val="p"/>
      </w:pPr>
      <w:r>
        <w:t>Memory operations are the load, store, atomic</w:t>
      </w:r>
      <w:r w:rsidR="00E3759C">
        <w:t>, signal</w:t>
      </w:r>
      <w:r>
        <w:t xml:space="preserve"> and memory fence operations defined in this chapter. Read</w:t>
      </w:r>
      <w:r w:rsidR="00455CF1">
        <w:t xml:space="preserve">, </w:t>
      </w:r>
      <w:r>
        <w:t>write</w:t>
      </w:r>
      <w:r w:rsidR="00455CF1">
        <w:t xml:space="preserve"> and fence</w:t>
      </w:r>
      <w:r>
        <w:t xml:space="preserve"> image operations are the </w:t>
      </w:r>
      <w:r>
        <w:rPr>
          <w:rStyle w:val="code1"/>
        </w:rPr>
        <w:t>rdimage</w:t>
      </w:r>
      <w:r>
        <w:t xml:space="preserve">, </w:t>
      </w:r>
      <w:r>
        <w:rPr>
          <w:rStyle w:val="code1"/>
        </w:rPr>
        <w:t>ldimage</w:t>
      </w:r>
      <w:r w:rsidR="00455CF1">
        <w:t>,</w:t>
      </w:r>
      <w:r>
        <w:t xml:space="preserve"> </w:t>
      </w:r>
      <w:r>
        <w:rPr>
          <w:rStyle w:val="code1"/>
        </w:rPr>
        <w:t>stimage</w:t>
      </w:r>
      <w:r>
        <w:t xml:space="preserve"> </w:t>
      </w:r>
      <w:r w:rsidR="00455CF1">
        <w:t xml:space="preserve">and </w:t>
      </w:r>
      <w:r w:rsidR="00455CF1" w:rsidRPr="00B40BE0">
        <w:rPr>
          <w:rFonts w:ascii="Courier New" w:hAnsi="Courier New" w:cs="Courier New"/>
          <w:sz w:val="20"/>
          <w:szCs w:val="20"/>
        </w:rPr>
        <w:t>imagefence</w:t>
      </w:r>
      <w:r w:rsidR="00455CF1">
        <w:t xml:space="preserve"> </w:t>
      </w:r>
      <w:r>
        <w:t xml:space="preserve">operations defined in </w:t>
      </w:r>
      <w:r>
        <w:rPr>
          <w:rStyle w:val="xref1"/>
        </w:rPr>
        <w:t>Chapter 7. Image Operations (</w:t>
      </w:r>
      <w:r w:rsidR="009A76EE" w:rsidRPr="008A5E4E">
        <w:fldChar w:fldCharType="begin"/>
      </w:r>
      <w:r w:rsidR="008A5E4E">
        <w:instrText xml:space="preserve"> PAGEREF _Ref1790096365 \p \h  \* MERGEFORMAT </w:instrText>
      </w:r>
      <w:r w:rsidR="009A76EE" w:rsidRPr="008A5E4E">
        <w:fldChar w:fldCharType="separate"/>
      </w:r>
      <w:r w:rsidR="00533AF0" w:rsidRPr="00533AF0">
        <w:rPr>
          <w:rStyle w:val="xref1"/>
          <w:noProof/>
        </w:rPr>
        <w:t>on</w:t>
      </w:r>
      <w:r w:rsidR="00533AF0">
        <w:rPr>
          <w:noProof/>
        </w:rPr>
        <w:t xml:space="preserve"> page 191</w:t>
      </w:r>
      <w:r w:rsidR="009A76EE" w:rsidRPr="008A5E4E">
        <w:rPr>
          <w:rStyle w:val="xref1"/>
        </w:rPr>
        <w:fldChar w:fldCharType="end"/>
      </w:r>
      <w:r>
        <w:rPr>
          <w:rStyle w:val="xref1"/>
        </w:rPr>
        <w:t>)</w:t>
      </w:r>
      <w:r>
        <w:t xml:space="preserve">which use a separate image memory model defined in </w:t>
      </w:r>
      <w:r>
        <w:rPr>
          <w:rStyle w:val="xref1"/>
        </w:rPr>
        <w:t>7.1.10. Image Memory Model (</w:t>
      </w:r>
      <w:r w:rsidR="009A76EE" w:rsidRPr="008A5E4E">
        <w:fldChar w:fldCharType="begin"/>
      </w:r>
      <w:r w:rsidR="008A5E4E">
        <w:instrText xml:space="preserve"> PAGEREF _Ref710334244 \p \h  \* MERGEFORMAT </w:instrText>
      </w:r>
      <w:r w:rsidR="009A76EE" w:rsidRPr="008A5E4E">
        <w:fldChar w:fldCharType="separate"/>
      </w:r>
      <w:r w:rsidR="00533AF0" w:rsidRPr="00533AF0">
        <w:rPr>
          <w:rStyle w:val="xref1"/>
          <w:noProof/>
        </w:rPr>
        <w:t>on</w:t>
      </w:r>
      <w:r w:rsidR="00533AF0">
        <w:rPr>
          <w:noProof/>
        </w:rPr>
        <w:t xml:space="preserve"> page 215</w:t>
      </w:r>
      <w:r w:rsidR="009A76EE" w:rsidRPr="008A5E4E">
        <w:rPr>
          <w:rStyle w:val="xref1"/>
        </w:rPr>
        <w:fldChar w:fldCharType="end"/>
      </w:r>
      <w:r>
        <w:rPr>
          <w:rStyle w:val="xref1"/>
        </w:rPr>
        <w:t>)</w:t>
      </w:r>
      <w:r>
        <w:t>.</w:t>
      </w:r>
    </w:p>
    <w:p w14:paraId="37CC75CF" w14:textId="77777777" w:rsidR="008A5E4E" w:rsidRDefault="0065745B">
      <w:pPr>
        <w:pStyle w:val="h3"/>
      </w:pPr>
      <w:bookmarkStart w:id="596" w:name="_Toc396034262"/>
      <w:r>
        <w:t xml:space="preserve">6.2.1 </w:t>
      </w:r>
      <w:r w:rsidR="009A76EE">
        <w:fldChar w:fldCharType="begin"/>
      </w:r>
      <w:r>
        <w:instrText xml:space="preserve"> XE "memory orders" </w:instrText>
      </w:r>
      <w:r w:rsidR="009A76EE">
        <w:fldChar w:fldCharType="end"/>
      </w:r>
      <w:bookmarkStart w:id="597" w:name="_Ref147785803"/>
      <w:bookmarkStart w:id="598" w:name="_Ref-1029867526"/>
      <w:bookmarkStart w:id="599" w:name="_Ref-2100178541"/>
      <w:r>
        <w:t>Memory Order</w:t>
      </w:r>
      <w:bookmarkEnd w:id="596"/>
      <w:bookmarkEnd w:id="597"/>
      <w:bookmarkEnd w:id="598"/>
      <w:bookmarkEnd w:id="599"/>
    </w:p>
    <w:p w14:paraId="5CEBBAF8" w14:textId="208FE12F" w:rsidR="009915F3" w:rsidRDefault="0065745B">
      <w:pPr>
        <w:pStyle w:val="pNoPageBreakAfter"/>
      </w:pPr>
      <w:r>
        <w:t>The memory synchronization of an operation is specified by the memory order modifier which can have the following values</w:t>
      </w:r>
      <w:r w:rsidR="009915F3" w:rsidRPr="009915F3">
        <w:t xml:space="preserve"> </w:t>
      </w:r>
      <w:r w:rsidR="009915F3">
        <w:t xml:space="preserve">which correspond to the memory orders with the same names defined in the </w:t>
      </w:r>
      <w:r w:rsidR="009915F3">
        <w:rPr>
          <w:rStyle w:val="spanBookTitle"/>
        </w:rPr>
        <w:t>HSA Platform System Architecture Specification</w:t>
      </w:r>
      <w:r w:rsidR="009915F3">
        <w:t xml:space="preserve"> chapter 3 </w:t>
      </w:r>
      <w:r w:rsidR="009915F3">
        <w:rPr>
          <w:rStyle w:val="spanBookTitle"/>
        </w:rPr>
        <w:t>HSA Memory Consistency Model</w:t>
      </w:r>
      <w:r>
        <w:t>:</w:t>
      </w:r>
    </w:p>
    <w:p w14:paraId="461689C9" w14:textId="14B94AD7" w:rsidR="008A5E4E" w:rsidRDefault="0065745B" w:rsidP="00636634">
      <w:pPr>
        <w:pStyle w:val="li"/>
        <w:numPr>
          <w:ilvl w:val="0"/>
          <w:numId w:val="131"/>
        </w:numPr>
        <w:spacing w:before="320"/>
        <w:ind w:left="600"/>
      </w:pPr>
      <w:r>
        <w:rPr>
          <w:rStyle w:val="code1"/>
        </w:rPr>
        <w:t>scacq</w:t>
      </w:r>
      <w:r>
        <w:t xml:space="preserve"> specifies the operation is a sequentially consistent acquire memory operation.</w:t>
      </w:r>
    </w:p>
    <w:p w14:paraId="28FE53E2" w14:textId="1A470D14" w:rsidR="008A5E4E" w:rsidRDefault="0065745B" w:rsidP="00636634">
      <w:pPr>
        <w:pStyle w:val="li"/>
        <w:numPr>
          <w:ilvl w:val="0"/>
          <w:numId w:val="131"/>
        </w:numPr>
        <w:ind w:left="600"/>
      </w:pPr>
      <w:r>
        <w:rPr>
          <w:rStyle w:val="code1"/>
        </w:rPr>
        <w:t>screl</w:t>
      </w:r>
      <w:r>
        <w:t xml:space="preserve"> specifies the operation is a sequentially consistent release memory operation.</w:t>
      </w:r>
    </w:p>
    <w:p w14:paraId="3FE4BFEC" w14:textId="7BD5DAB0" w:rsidR="008A5E4E" w:rsidRDefault="0065745B">
      <w:pPr>
        <w:pStyle w:val="li"/>
        <w:numPr>
          <w:ilvl w:val="0"/>
          <w:numId w:val="131"/>
        </w:numPr>
        <w:ind w:left="600"/>
      </w:pPr>
      <w:r>
        <w:rPr>
          <w:rStyle w:val="code1"/>
        </w:rPr>
        <w:t>scar</w:t>
      </w:r>
      <w:r>
        <w:t xml:space="preserve"> specifies the operation is both a sequentially consistent acquire and sequentially consistent release memory operation.</w:t>
      </w:r>
    </w:p>
    <w:p w14:paraId="456CDDD5" w14:textId="5E03AD80" w:rsidR="008A5E4E" w:rsidRDefault="0065745B" w:rsidP="00636634">
      <w:pPr>
        <w:pStyle w:val="li"/>
        <w:numPr>
          <w:ilvl w:val="0"/>
          <w:numId w:val="131"/>
        </w:numPr>
        <w:ind w:left="600"/>
      </w:pPr>
      <w:r>
        <w:rPr>
          <w:rStyle w:val="code1"/>
        </w:rPr>
        <w:t>rlx</w:t>
      </w:r>
      <w:r>
        <w:t xml:space="preserve"> specifies the operation is a relaxed memory operation.</w:t>
      </w:r>
    </w:p>
    <w:p w14:paraId="7C871DA6" w14:textId="264A70BC" w:rsidR="008A5E4E" w:rsidRDefault="008D75DC">
      <w:pPr>
        <w:pStyle w:val="pNoPageBreakAfter"/>
      </w:pPr>
      <w:r>
        <w:t>The memory model requires that e</w:t>
      </w:r>
      <w:r w:rsidR="0065745B">
        <w:t>very work-item and agent thread observe</w:t>
      </w:r>
      <w:r>
        <w:t>s</w:t>
      </w:r>
      <w:r w:rsidR="0065745B">
        <w:t xml:space="preserve"> the same total ordering of synchronizing memory operations</w:t>
      </w:r>
      <w:r>
        <w:t xml:space="preserve"> for a data race free program</w:t>
      </w:r>
      <w:r w:rsidR="0065745B">
        <w:t xml:space="preserve">. Therefore, if sequential consistency is required on </w:t>
      </w:r>
      <w:r>
        <w:t xml:space="preserve">synchronizing </w:t>
      </w:r>
      <w:r w:rsidR="0065745B">
        <w:t xml:space="preserve">memory operations it is only necessary to ensure that the </w:t>
      </w:r>
      <w:r>
        <w:t xml:space="preserve">relaxed atomic </w:t>
      </w:r>
      <w:r w:rsidR="0065745B">
        <w:t>memory operation</w:t>
      </w:r>
      <w:r w:rsidR="007952E7">
        <w:t>s</w:t>
      </w:r>
      <w:r w:rsidR="0065745B">
        <w:t xml:space="preserve"> </w:t>
      </w:r>
      <w:r w:rsidR="007952E7">
        <w:t xml:space="preserve">executed by </w:t>
      </w:r>
      <w:r w:rsidR="0065745B">
        <w:t xml:space="preserve">a work-item </w:t>
      </w:r>
      <w:r w:rsidR="007952E7">
        <w:t>are ordered with respect to the</w:t>
      </w:r>
      <w:r w:rsidR="0065745B">
        <w:t xml:space="preserve"> acquire and release </w:t>
      </w:r>
      <w:r w:rsidR="007952E7">
        <w:t xml:space="preserve">atomic memory </w:t>
      </w:r>
      <w:r w:rsidR="0065745B">
        <w:t>operations</w:t>
      </w:r>
      <w:r w:rsidR="007952E7">
        <w:t xml:space="preserve"> executed by the same work-item</w:t>
      </w:r>
      <w:r w:rsidR="0065745B">
        <w:t>. This can be achieved by:</w:t>
      </w:r>
    </w:p>
    <w:p w14:paraId="6689715F" w14:textId="10D3B65D" w:rsidR="008A5E4E" w:rsidRDefault="0065745B">
      <w:pPr>
        <w:pStyle w:val="li"/>
        <w:numPr>
          <w:ilvl w:val="0"/>
          <w:numId w:val="136"/>
        </w:numPr>
        <w:spacing w:before="320"/>
        <w:ind w:left="600"/>
      </w:pPr>
      <w:r>
        <w:t xml:space="preserve">using </w:t>
      </w:r>
      <w:r>
        <w:rPr>
          <w:rStyle w:val="code1"/>
        </w:rPr>
        <w:t>scar</w:t>
      </w:r>
      <w:r>
        <w:t xml:space="preserve"> on read-modify-write </w:t>
      </w:r>
      <w:r w:rsidR="007952E7">
        <w:t xml:space="preserve">atomic memory </w:t>
      </w:r>
      <w:r>
        <w:t xml:space="preserve">operations, </w:t>
      </w:r>
    </w:p>
    <w:p w14:paraId="41CF4452" w14:textId="03F2FC8F" w:rsidR="008A5E4E" w:rsidRDefault="0065745B">
      <w:pPr>
        <w:pStyle w:val="li"/>
        <w:numPr>
          <w:ilvl w:val="0"/>
          <w:numId w:val="136"/>
        </w:numPr>
        <w:ind w:left="600"/>
      </w:pPr>
      <w:r>
        <w:t xml:space="preserve">preceding a load acquire </w:t>
      </w:r>
      <w:r w:rsidR="007952E7">
        <w:t xml:space="preserve">atomic memory operation </w:t>
      </w:r>
      <w:r>
        <w:t xml:space="preserve">with a release memory fence, </w:t>
      </w:r>
    </w:p>
    <w:p w14:paraId="477CCC77" w14:textId="0734B7AE" w:rsidR="008A5E4E" w:rsidRDefault="0065745B">
      <w:pPr>
        <w:pStyle w:val="li"/>
        <w:numPr>
          <w:ilvl w:val="0"/>
          <w:numId w:val="136"/>
        </w:numPr>
        <w:spacing w:after="320"/>
        <w:ind w:left="600"/>
      </w:pPr>
      <w:r>
        <w:t xml:space="preserve">and following a store release </w:t>
      </w:r>
      <w:r w:rsidR="007952E7">
        <w:t xml:space="preserve">atomic memory operation </w:t>
      </w:r>
      <w:r>
        <w:t>with an acquire memory fence.</w:t>
      </w:r>
    </w:p>
    <w:p w14:paraId="19BCC06F" w14:textId="77777777" w:rsidR="008A5E4E" w:rsidRDefault="0065745B">
      <w:pPr>
        <w:pStyle w:val="p"/>
      </w:pPr>
      <w:r>
        <w:t>One common use of acquire and release memory ordering is to implement a lock for synchronization. In this case, no memory operations in a critical section bracketed by the acquire and release memory operations can be moved out of the section. An acquire access of a global variable ensures that the subsequent memory operations in the critical section will read values no older than the value loaded. The update release of a global variable at the end of the critical section will ensure that all the memory updates done in the critical section have been made visible before the value of that variable is made visible. The global variables can therefore be used to control entry of the critical section, and to communicate that the critical section has completed updating memory.</w:t>
      </w:r>
    </w:p>
    <w:p w14:paraId="792F1592" w14:textId="77777777" w:rsidR="008A5E4E" w:rsidRDefault="0065745B">
      <w:pPr>
        <w:pStyle w:val="h3"/>
      </w:pPr>
      <w:bookmarkStart w:id="600" w:name="_Toc396034263"/>
      <w:r>
        <w:t xml:space="preserve">6.2.2 </w:t>
      </w:r>
      <w:r w:rsidR="009A76EE">
        <w:fldChar w:fldCharType="begin"/>
      </w:r>
      <w:r>
        <w:instrText xml:space="preserve"> XE "memory scopes" </w:instrText>
      </w:r>
      <w:r w:rsidR="009A76EE">
        <w:fldChar w:fldCharType="end"/>
      </w:r>
      <w:bookmarkStart w:id="601" w:name="_Ref-1776328872"/>
      <w:bookmarkStart w:id="602" w:name="_Ref-842991740"/>
      <w:r>
        <w:t>Memory Scope</w:t>
      </w:r>
      <w:bookmarkEnd w:id="600"/>
      <w:bookmarkEnd w:id="601"/>
      <w:bookmarkEnd w:id="602"/>
    </w:p>
    <w:p w14:paraId="340E79D9" w14:textId="5D0A3642" w:rsidR="008A5E4E" w:rsidRDefault="0065745B">
      <w:pPr>
        <w:pStyle w:val="p"/>
      </w:pPr>
      <w:r>
        <w:t>The scope of an atomic memory operation or memory fence is specified by the memory scope modifier which can have the following values</w:t>
      </w:r>
      <w:r w:rsidR="0092228A">
        <w:t xml:space="preserve"> which correspond to the memory scopes with the same names defined in the </w:t>
      </w:r>
      <w:r w:rsidR="0092228A">
        <w:rPr>
          <w:rStyle w:val="spanBookTitle"/>
        </w:rPr>
        <w:t>HSA Platform System Architecture Specification</w:t>
      </w:r>
      <w:r w:rsidR="00AF1F5D">
        <w:rPr>
          <w:rStyle w:val="spanBookTitle"/>
        </w:rPr>
        <w:t xml:space="preserve"> Version 1.0</w:t>
      </w:r>
      <w:r w:rsidR="0092228A">
        <w:t xml:space="preserve"> chapter 3 </w:t>
      </w:r>
      <w:r w:rsidR="0092228A">
        <w:rPr>
          <w:rStyle w:val="spanBookTitle"/>
        </w:rPr>
        <w:t>HSA Memory Consistency Model</w:t>
      </w:r>
      <w:r>
        <w:t xml:space="preserve">: </w:t>
      </w:r>
    </w:p>
    <w:p w14:paraId="2A653746" w14:textId="695E9B5B" w:rsidR="008A5E4E" w:rsidRDefault="0065745B">
      <w:pPr>
        <w:pStyle w:val="li"/>
        <w:numPr>
          <w:ilvl w:val="0"/>
          <w:numId w:val="137"/>
        </w:numPr>
        <w:spacing w:before="320"/>
        <w:ind w:left="600"/>
      </w:pPr>
      <w:r>
        <w:rPr>
          <w:rStyle w:val="code1"/>
        </w:rPr>
        <w:t>wi</w:t>
      </w:r>
      <w:r>
        <w:t xml:space="preserve"> specifies work-item scope which includes only the executing work-item. Only supported by the </w:t>
      </w:r>
      <w:r w:rsidR="004904AA">
        <w:t xml:space="preserve">image </w:t>
      </w:r>
      <w:r>
        <w:t xml:space="preserve">fence operation </w:t>
      </w:r>
      <w:r w:rsidR="004904AA">
        <w:t xml:space="preserve">on </w:t>
      </w:r>
      <w:r>
        <w:t>the image segment.</w:t>
      </w:r>
      <w:r w:rsidR="00EE36B3" w:rsidRPr="00EE36B3">
        <w:t xml:space="preserve"> </w:t>
      </w:r>
      <w:r w:rsidR="004904AA">
        <w:t xml:space="preserve">See </w:t>
      </w:r>
      <w:r w:rsidR="004904AA">
        <w:rPr>
          <w:rStyle w:val="xref1"/>
        </w:rPr>
        <w:t>6.9. Image Fence (imagefence) Operation (</w:t>
      </w:r>
      <w:r w:rsidR="004904AA" w:rsidRPr="008A5E4E">
        <w:fldChar w:fldCharType="begin"/>
      </w:r>
      <w:r w:rsidR="004904AA">
        <w:instrText xml:space="preserve"> PAGEREF _Ref-463055698 \p \h  \* MERGEFORMAT </w:instrText>
      </w:r>
      <w:r w:rsidR="004904AA" w:rsidRPr="008A5E4E">
        <w:fldChar w:fldCharType="separate"/>
      </w:r>
      <w:r w:rsidR="004904AA" w:rsidRPr="00533AF0">
        <w:rPr>
          <w:rStyle w:val="xref1"/>
          <w:noProof/>
        </w:rPr>
        <w:t>on</w:t>
      </w:r>
      <w:r w:rsidR="004904AA">
        <w:rPr>
          <w:noProof/>
        </w:rPr>
        <w:t xml:space="preserve"> page 188</w:t>
      </w:r>
      <w:r w:rsidR="004904AA" w:rsidRPr="008A5E4E">
        <w:rPr>
          <w:rStyle w:val="xref1"/>
        </w:rPr>
        <w:fldChar w:fldCharType="end"/>
      </w:r>
      <w:r w:rsidR="004904AA">
        <w:rPr>
          <w:rStyle w:val="xref1"/>
        </w:rPr>
        <w:t>)</w:t>
      </w:r>
      <w:r w:rsidR="004904AA">
        <w:t>.</w:t>
      </w:r>
    </w:p>
    <w:p w14:paraId="0806502D" w14:textId="045CD208" w:rsidR="008A5E4E" w:rsidRDefault="0065745B">
      <w:pPr>
        <w:pStyle w:val="li"/>
        <w:numPr>
          <w:ilvl w:val="0"/>
          <w:numId w:val="137"/>
        </w:numPr>
        <w:ind w:left="600"/>
      </w:pPr>
      <w:r>
        <w:rPr>
          <w:rStyle w:val="code1"/>
        </w:rPr>
        <w:t>w</w:t>
      </w:r>
      <w:r w:rsidR="00261E55">
        <w:rPr>
          <w:rStyle w:val="code1"/>
        </w:rPr>
        <w:t>a</w:t>
      </w:r>
      <w:r>
        <w:rPr>
          <w:rStyle w:val="code1"/>
        </w:rPr>
        <w:t>v</w:t>
      </w:r>
      <w:r w:rsidR="00261E55">
        <w:rPr>
          <w:rStyle w:val="code1"/>
        </w:rPr>
        <w:t>e</w:t>
      </w:r>
      <w:r>
        <w:t xml:space="preserve"> specifies wavefront scope which includes all work-items in the same wavefront as the executing work-item.</w:t>
      </w:r>
    </w:p>
    <w:p w14:paraId="753E765B" w14:textId="77777777" w:rsidR="008A5E4E" w:rsidRDefault="0065745B">
      <w:pPr>
        <w:pStyle w:val="li"/>
        <w:numPr>
          <w:ilvl w:val="0"/>
          <w:numId w:val="137"/>
        </w:numPr>
        <w:ind w:left="600"/>
      </w:pPr>
      <w:r>
        <w:rPr>
          <w:rStyle w:val="code1"/>
        </w:rPr>
        <w:t>wg</w:t>
      </w:r>
      <w:r>
        <w:t xml:space="preserve"> specifies work-group scope which includes all work-items in the same work-group as the executing work-item.</w:t>
      </w:r>
    </w:p>
    <w:p w14:paraId="784F811C" w14:textId="6E3397BF" w:rsidR="008A5E4E" w:rsidRDefault="00261E55">
      <w:pPr>
        <w:pStyle w:val="li"/>
        <w:numPr>
          <w:ilvl w:val="0"/>
          <w:numId w:val="137"/>
        </w:numPr>
        <w:ind w:left="600"/>
      </w:pPr>
      <w:r>
        <w:rPr>
          <w:rStyle w:val="code1"/>
        </w:rPr>
        <w:t>agent</w:t>
      </w:r>
      <w:r w:rsidR="0065745B">
        <w:t xml:space="preserve"> specifies </w:t>
      </w:r>
      <w:r w:rsidR="0023395C">
        <w:t>kernel agent</w:t>
      </w:r>
      <w:r w:rsidR="0065745B">
        <w:t xml:space="preserve"> scope which includes all work-items on the same </w:t>
      </w:r>
      <w:r w:rsidR="0023395C">
        <w:t>kernel agent</w:t>
      </w:r>
      <w:r w:rsidR="0065745B">
        <w:t xml:space="preserve"> executing kernel dispatches for the same application process as the executing work-item. Only supported for the global segment.</w:t>
      </w:r>
    </w:p>
    <w:p w14:paraId="1D18F959" w14:textId="4C517651" w:rsidR="008A5E4E" w:rsidRDefault="0065745B">
      <w:pPr>
        <w:pStyle w:val="li"/>
        <w:numPr>
          <w:ilvl w:val="0"/>
          <w:numId w:val="137"/>
        </w:numPr>
        <w:ind w:left="600"/>
      </w:pPr>
      <w:r>
        <w:rPr>
          <w:rStyle w:val="code1"/>
        </w:rPr>
        <w:t>sys</w:t>
      </w:r>
      <w:r w:rsidR="00261E55">
        <w:rPr>
          <w:rStyle w:val="code1"/>
        </w:rPr>
        <w:t>tem</w:t>
      </w:r>
      <w:r>
        <w:t xml:space="preserve"> specifies the entire HSA system scope which includes all work-items on all </w:t>
      </w:r>
      <w:r w:rsidR="0023395C">
        <w:t>kernel agent</w:t>
      </w:r>
      <w:r>
        <w:t>s executing kernel dispatches for the same application process, together with all agents executing the same application process as the executing work-item. Only supported for the global segment.</w:t>
      </w:r>
    </w:p>
    <w:p w14:paraId="62228DA4" w14:textId="6C34EC0C" w:rsidR="00B60A87" w:rsidRDefault="0065745B" w:rsidP="005441DB">
      <w:pPr>
        <w:pStyle w:val="pNoPageBreakAfter1"/>
      </w:pPr>
      <w:r>
        <w:t xml:space="preserve">An implementation may only support </w:t>
      </w:r>
      <w:r>
        <w:rPr>
          <w:rStyle w:val="code1"/>
        </w:rPr>
        <w:t>sys</w:t>
      </w:r>
      <w:r w:rsidR="003628E7">
        <w:rPr>
          <w:rStyle w:val="code1"/>
        </w:rPr>
        <w:t>tem</w:t>
      </w:r>
      <w:r>
        <w:t xml:space="preserve"> scope on certain ranges of virtual addresses.</w:t>
      </w:r>
      <w:r w:rsidR="00B60A87">
        <w:t xml:space="preserve"> </w:t>
      </w:r>
      <w:r w:rsidR="005441DB">
        <w:t xml:space="preserve">If a memory operation with </w:t>
      </w:r>
      <w:r w:rsidR="005441DB">
        <w:rPr>
          <w:rStyle w:val="code1"/>
        </w:rPr>
        <w:t>sys</w:t>
      </w:r>
      <w:r w:rsidR="003628E7">
        <w:rPr>
          <w:rStyle w:val="code1"/>
        </w:rPr>
        <w:t>tem</w:t>
      </w:r>
      <w:r w:rsidR="005441DB">
        <w:t xml:space="preserve"> scope is performed on a location with a virtual address in </w:t>
      </w:r>
      <w:r w:rsidR="00CA4AE2">
        <w:t>a</w:t>
      </w:r>
      <w:r w:rsidR="005441DB">
        <w:t xml:space="preserve"> range that does not support </w:t>
      </w:r>
      <w:r w:rsidR="005441DB">
        <w:rPr>
          <w:rStyle w:val="code1"/>
        </w:rPr>
        <w:t>sys</w:t>
      </w:r>
      <w:r w:rsidR="003628E7">
        <w:rPr>
          <w:rStyle w:val="code1"/>
        </w:rPr>
        <w:t>tem</w:t>
      </w:r>
      <w:r w:rsidR="005441DB">
        <w:t xml:space="preserve"> scope</w:t>
      </w:r>
      <w:r w:rsidR="00DD01C2">
        <w:t>, then the memory operation</w:t>
      </w:r>
      <w:r w:rsidR="005441DB">
        <w:t xml:space="preserve"> behaves as if</w:t>
      </w:r>
      <w:r w:rsidR="00B60A87">
        <w:t xml:space="preserve"> </w:t>
      </w:r>
      <w:r w:rsidR="003628E7">
        <w:rPr>
          <w:rFonts w:ascii="Courier New" w:hAnsi="Courier New" w:cs="Courier New"/>
        </w:rPr>
        <w:t>agent</w:t>
      </w:r>
      <w:r w:rsidR="00B60A87">
        <w:t xml:space="preserve"> scope was </w:t>
      </w:r>
      <w:r w:rsidR="005441DB">
        <w:t>specified.</w:t>
      </w:r>
      <w:r w:rsidR="00B60A87">
        <w:t xml:space="preserve"> </w:t>
      </w:r>
    </w:p>
    <w:p w14:paraId="62A0C343" w14:textId="1B3C0100" w:rsidR="00047336" w:rsidRDefault="00B60A87">
      <w:pPr>
        <w:pStyle w:val="pNoPageBreakAfter1"/>
      </w:pPr>
      <w:r>
        <w:t>T</w:t>
      </w:r>
      <w:r w:rsidR="00047336">
        <w:t xml:space="preserve">he Base profile requires that the HSA runtime is used to allocate all memory that is required to support </w:t>
      </w:r>
      <w:r w:rsidR="00047336">
        <w:rPr>
          <w:rStyle w:val="code1"/>
        </w:rPr>
        <w:t>sys</w:t>
      </w:r>
      <w:r w:rsidR="003628E7">
        <w:rPr>
          <w:rStyle w:val="code1"/>
        </w:rPr>
        <w:t>tem</w:t>
      </w:r>
      <w:r w:rsidR="00047336">
        <w:t xml:space="preserve"> scope (see </w:t>
      </w:r>
      <w:r w:rsidR="00047336">
        <w:rPr>
          <w:rStyle w:val="xref1"/>
        </w:rPr>
        <w:t>16.2.1. Base Profile Requirements (</w:t>
      </w:r>
      <w:r w:rsidR="00047336" w:rsidRPr="008A5E4E">
        <w:fldChar w:fldCharType="begin"/>
      </w:r>
      <w:r w:rsidR="00047336">
        <w:instrText xml:space="preserve"> PAGEREF _Ref-16064923 \p \h  \* MERGEFORMAT </w:instrText>
      </w:r>
      <w:r w:rsidR="00047336" w:rsidRPr="008A5E4E">
        <w:fldChar w:fldCharType="separate"/>
      </w:r>
      <w:r w:rsidR="00047336" w:rsidRPr="00533AF0">
        <w:rPr>
          <w:rStyle w:val="xref1"/>
          <w:noProof/>
        </w:rPr>
        <w:t>on</w:t>
      </w:r>
      <w:r w:rsidR="00047336">
        <w:rPr>
          <w:noProof/>
        </w:rPr>
        <w:t xml:space="preserve"> page 298</w:t>
      </w:r>
      <w:r w:rsidR="00047336" w:rsidRPr="008A5E4E">
        <w:rPr>
          <w:rStyle w:val="xref1"/>
        </w:rPr>
        <w:fldChar w:fldCharType="end"/>
      </w:r>
      <w:r w:rsidR="00047336">
        <w:rPr>
          <w:rStyle w:val="xref1"/>
        </w:rPr>
        <w:t>)</w:t>
      </w:r>
      <w:r w:rsidR="00047336">
        <w:t>).</w:t>
      </w:r>
    </w:p>
    <w:p w14:paraId="4B351E31" w14:textId="77777777" w:rsidR="00A54CBE" w:rsidRDefault="00A54CBE">
      <w:pPr>
        <w:pStyle w:val="p"/>
      </w:pPr>
      <w:r>
        <w:t xml:space="preserve">See 6.2.6. Coarse Grain </w:t>
      </w:r>
      <w:r w:rsidR="004E3544">
        <w:t xml:space="preserve">Allocation </w:t>
      </w:r>
      <w:r>
        <w:t>(</w:t>
      </w:r>
      <w:r>
        <w:fldChar w:fldCharType="begin"/>
      </w:r>
      <w:r>
        <w:instrText xml:space="preserve"> PAGEREF course_grain_allocation \p \h </w:instrText>
      </w:r>
      <w:r>
        <w:fldChar w:fldCharType="separate"/>
      </w:r>
      <w:r>
        <w:rPr>
          <w:noProof/>
        </w:rPr>
        <w:t>on page 169</w:t>
      </w:r>
      <w:r>
        <w:fldChar w:fldCharType="end"/>
      </w:r>
      <w:r>
        <w:t>) for additional restrictions</w:t>
      </w:r>
      <w:r w:rsidR="001E2E6C">
        <w:t xml:space="preserve"> on the global segment</w:t>
      </w:r>
      <w:r>
        <w:t>.</w:t>
      </w:r>
    </w:p>
    <w:p w14:paraId="4FD418EA" w14:textId="77777777" w:rsidR="008A5E4E" w:rsidRDefault="0065745B">
      <w:pPr>
        <w:pStyle w:val="p"/>
      </w:pPr>
      <w:r>
        <w:t>A narrower memory scope is appropriate when work-items will write to global segment memory, and other work-items will read back those values, but all communication will only happen between members of the narrower scope. Using a narrower memory scope might be more efficient on some implementations than a wider memory scope.</w:t>
      </w:r>
    </w:p>
    <w:p w14:paraId="16CC9E0E" w14:textId="77777777" w:rsidR="008A5E4E" w:rsidRDefault="0065745B">
      <w:pPr>
        <w:pStyle w:val="p"/>
      </w:pPr>
      <w:r>
        <w:t xml:space="preserve">For example, the amount of data the work-items within a work-group are exchanging might be too large to fit into the group segment. In this case, they could use the global segment, and </w:t>
      </w:r>
      <w:r>
        <w:rPr>
          <w:rStyle w:val="code1"/>
        </w:rPr>
        <w:t>wg</w:t>
      </w:r>
      <w:r>
        <w:t xml:space="preserve"> memory scope, because the data is only being shared by work-items in the same work-group. In implementations that share an L1 cache over a work-group, the use of </w:t>
      </w:r>
      <w:r>
        <w:rPr>
          <w:rStyle w:val="code1"/>
        </w:rPr>
        <w:t>wg</w:t>
      </w:r>
      <w:r>
        <w:t xml:space="preserve"> memory scope might allow an implementation to reduce memory traffic and so would be more efficient than using a wider memory scope. However, note that the work-items of different work-groups must access different global memory locations otherwise it is a data race. This is because the updates of one work-group are ordinary updates to another work-group since they are not both members of the same </w:t>
      </w:r>
      <w:r>
        <w:rPr>
          <w:rStyle w:val="code1"/>
        </w:rPr>
        <w:t>wg</w:t>
      </w:r>
      <w:r>
        <w:t xml:space="preserve"> scope.</w:t>
      </w:r>
    </w:p>
    <w:p w14:paraId="7C07253F" w14:textId="77777777" w:rsidR="008A5E4E" w:rsidRDefault="0065745B">
      <w:pPr>
        <w:pStyle w:val="h3"/>
      </w:pPr>
      <w:bookmarkStart w:id="603" w:name="_Toc396034264"/>
      <w:r>
        <w:t xml:space="preserve">6.2.3 </w:t>
      </w:r>
      <w:bookmarkStart w:id="604" w:name="_Ref1405220252"/>
      <w:r>
        <w:t>Memory Synchronization Segments</w:t>
      </w:r>
      <w:bookmarkEnd w:id="603"/>
      <w:bookmarkEnd w:id="604"/>
    </w:p>
    <w:p w14:paraId="392CE4DD" w14:textId="113696EA" w:rsidR="008A5E4E" w:rsidRDefault="0065745B">
      <w:pPr>
        <w:pStyle w:val="pNoPageBreakAfter"/>
      </w:pPr>
      <w:r>
        <w:t>The segment of an atomic memory operation is specified by the segment modifier of the operation and can have the following values:</w:t>
      </w:r>
    </w:p>
    <w:p w14:paraId="0A54B93F" w14:textId="77777777" w:rsidR="008A5E4E" w:rsidRDefault="0065745B">
      <w:pPr>
        <w:pStyle w:val="li"/>
        <w:numPr>
          <w:ilvl w:val="0"/>
          <w:numId w:val="139"/>
        </w:numPr>
        <w:spacing w:before="320"/>
        <w:ind w:left="600"/>
      </w:pPr>
      <w:r>
        <w:rPr>
          <w:rStyle w:val="code1"/>
        </w:rPr>
        <w:t>group</w:t>
      </w:r>
      <w:r>
        <w:t xml:space="preserve"> specifies the group segment.</w:t>
      </w:r>
    </w:p>
    <w:p w14:paraId="6F5359E2" w14:textId="77777777" w:rsidR="008A5E4E" w:rsidRDefault="0065745B">
      <w:pPr>
        <w:pStyle w:val="li"/>
        <w:numPr>
          <w:ilvl w:val="0"/>
          <w:numId w:val="139"/>
        </w:numPr>
        <w:ind w:left="600"/>
      </w:pPr>
      <w:r>
        <w:rPr>
          <w:rStyle w:val="code1"/>
        </w:rPr>
        <w:t>global</w:t>
      </w:r>
      <w:r>
        <w:t xml:space="preserve"> specifies the global segment.</w:t>
      </w:r>
    </w:p>
    <w:p w14:paraId="6BAC358D" w14:textId="2BF5E602" w:rsidR="008A5E4E" w:rsidRDefault="0065745B">
      <w:pPr>
        <w:pStyle w:val="li"/>
        <w:numPr>
          <w:ilvl w:val="0"/>
          <w:numId w:val="139"/>
        </w:numPr>
        <w:spacing w:after="320"/>
        <w:ind w:left="600"/>
      </w:pPr>
      <w:r w:rsidRPr="00B40BE0">
        <w:rPr>
          <w:rStyle w:val="code1"/>
          <w:i/>
        </w:rPr>
        <w:t>image</w:t>
      </w:r>
      <w:r>
        <w:t xml:space="preserve"> specifies the image segment. It includes all the memory that holds image data, and is implicitly </w:t>
      </w:r>
      <w:r w:rsidR="00F23230">
        <w:t xml:space="preserve">used </w:t>
      </w:r>
      <w:r>
        <w:t xml:space="preserve">by the image operations. It is only supported if the "IMAGE" extension directive has been specified (see </w:t>
      </w:r>
      <w:r>
        <w:rPr>
          <w:rStyle w:val="xref1"/>
        </w:rPr>
        <w:t>13.1.2. extension IMAGE (</w:t>
      </w:r>
      <w:r w:rsidR="009A76EE" w:rsidRPr="008A5E4E">
        <w:fldChar w:fldCharType="begin"/>
      </w:r>
      <w:r w:rsidR="008A5E4E">
        <w:instrText xml:space="preserve"> PAGEREF _Ref1678004614 \p \h  \* MERGEFORMAT </w:instrText>
      </w:r>
      <w:r w:rsidR="009A76EE" w:rsidRPr="008A5E4E">
        <w:fldChar w:fldCharType="separate"/>
      </w:r>
      <w:r w:rsidR="00533AF0" w:rsidRPr="00533AF0">
        <w:rPr>
          <w:rStyle w:val="xref1"/>
          <w:noProof/>
        </w:rPr>
        <w:t>on</w:t>
      </w:r>
      <w:r w:rsidR="00533AF0">
        <w:rPr>
          <w:noProof/>
        </w:rPr>
        <w:t xml:space="preserve"> page 284</w:t>
      </w:r>
      <w:r w:rsidR="009A76EE" w:rsidRPr="008A5E4E">
        <w:rPr>
          <w:rStyle w:val="xref1"/>
        </w:rPr>
        <w:fldChar w:fldCharType="end"/>
      </w:r>
      <w:r>
        <w:rPr>
          <w:rStyle w:val="xref1"/>
        </w:rPr>
        <w:t>)</w:t>
      </w:r>
      <w:r>
        <w:t>).</w:t>
      </w:r>
    </w:p>
    <w:p w14:paraId="488F4534" w14:textId="22DEED76" w:rsidR="008A5E4E" w:rsidRDefault="0065745B">
      <w:pPr>
        <w:pStyle w:val="p"/>
      </w:pPr>
      <w:r>
        <w:t xml:space="preserve">If the memory segment is omitted for an atomic </w:t>
      </w:r>
      <w:r w:rsidR="008F710F">
        <w:t xml:space="preserve">or ordinary </w:t>
      </w:r>
      <w:r>
        <w:t>memory operation</w:t>
      </w:r>
      <w:r w:rsidR="00D852D3">
        <w:t>s</w:t>
      </w:r>
      <w:r>
        <w:t xml:space="preserve">, it specifies that a flat memory address is being used. See </w:t>
      </w:r>
      <w:r>
        <w:rPr>
          <w:rStyle w:val="xref1"/>
        </w:rPr>
        <w:t>6.2.8. Flat Addresses (</w:t>
      </w:r>
      <w:r w:rsidR="009A76EE" w:rsidRPr="008A5E4E">
        <w:fldChar w:fldCharType="begin"/>
      </w:r>
      <w:r w:rsidR="008A5E4E">
        <w:instrText xml:space="preserve"> PAGEREF _Ref-709343202 \p \h  \* MERGEFORMAT </w:instrText>
      </w:r>
      <w:r w:rsidR="009A76EE" w:rsidRPr="008A5E4E">
        <w:fldChar w:fldCharType="separate"/>
      </w:r>
      <w:r w:rsidR="00533AF0" w:rsidRPr="00533AF0">
        <w:rPr>
          <w:rStyle w:val="xref1"/>
          <w:noProof/>
        </w:rPr>
        <w:t>on</w:t>
      </w:r>
      <w:r w:rsidR="00533AF0">
        <w:rPr>
          <w:noProof/>
        </w:rPr>
        <w:t xml:space="preserve"> page 167</w:t>
      </w:r>
      <w:r w:rsidR="009A76EE" w:rsidRPr="008A5E4E">
        <w:rPr>
          <w:rStyle w:val="xref1"/>
        </w:rPr>
        <w:fldChar w:fldCharType="end"/>
      </w:r>
      <w:r>
        <w:rPr>
          <w:rStyle w:val="xref1"/>
        </w:rPr>
        <w:t>)</w:t>
      </w:r>
      <w:r>
        <w:t>.</w:t>
      </w:r>
    </w:p>
    <w:p w14:paraId="3B5EB3C8" w14:textId="00EBB683" w:rsidR="008A5E4E" w:rsidRDefault="0052142F">
      <w:pPr>
        <w:pStyle w:val="p"/>
      </w:pPr>
      <w:r>
        <w:t xml:space="preserve">A synchronizing memory operation and memory fence affects memory operations to both the </w:t>
      </w:r>
      <w:r w:rsidRPr="00B40BE0">
        <w:rPr>
          <w:rFonts w:ascii="Courier New" w:hAnsi="Courier New" w:cs="Courier New"/>
          <w:sz w:val="20"/>
          <w:szCs w:val="20"/>
        </w:rPr>
        <w:t>group</w:t>
      </w:r>
      <w:r>
        <w:t xml:space="preserve"> and </w:t>
      </w:r>
      <w:r w:rsidRPr="00B40BE0">
        <w:rPr>
          <w:rFonts w:ascii="Courier New" w:hAnsi="Courier New" w:cs="Courier New"/>
          <w:sz w:val="20"/>
          <w:szCs w:val="20"/>
        </w:rPr>
        <w:t>global</w:t>
      </w:r>
      <w:r>
        <w:t xml:space="preserve"> segments regardless of the segment specified by the operation.</w:t>
      </w:r>
    </w:p>
    <w:p w14:paraId="3B23DBF8" w14:textId="77777777" w:rsidR="008A5E4E" w:rsidRDefault="0065745B">
      <w:pPr>
        <w:pStyle w:val="p"/>
      </w:pPr>
      <w:r>
        <w:t xml:space="preserve">See </w:t>
      </w:r>
      <w:r>
        <w:rPr>
          <w:rStyle w:val="xref1"/>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1"/>
          <w:noProof/>
        </w:rPr>
        <w:t>on</w:t>
      </w:r>
      <w:r w:rsidR="00533AF0">
        <w:rPr>
          <w:noProof/>
        </w:rPr>
        <w:t xml:space="preserve"> page 14</w:t>
      </w:r>
      <w:r w:rsidR="009A76EE" w:rsidRPr="008A5E4E">
        <w:rPr>
          <w:rStyle w:val="xref1"/>
        </w:rPr>
        <w:fldChar w:fldCharType="end"/>
      </w:r>
      <w:r>
        <w:rPr>
          <w:rStyle w:val="xref1"/>
        </w:rPr>
        <w:t>)</w:t>
      </w:r>
      <w:r>
        <w:t>.</w:t>
      </w:r>
    </w:p>
    <w:p w14:paraId="69BA8A8A" w14:textId="77777777" w:rsidR="008A5E4E" w:rsidRDefault="0065745B">
      <w:pPr>
        <w:pStyle w:val="h3"/>
      </w:pPr>
      <w:bookmarkStart w:id="605" w:name="_Toc396034265"/>
      <w:r>
        <w:t>6.2.4 Non-Memory Synchronization Segments</w:t>
      </w:r>
      <w:bookmarkEnd w:id="605"/>
    </w:p>
    <w:p w14:paraId="3461BAFB" w14:textId="77777777" w:rsidR="008A5E4E" w:rsidRDefault="0065745B">
      <w:pPr>
        <w:pStyle w:val="p"/>
      </w:pPr>
      <w:r>
        <w:t xml:space="preserve">This section specifies the memory model rules for memory accesses to segments that are not memory synchronization segments (see </w:t>
      </w:r>
      <w:r>
        <w:rPr>
          <w:rStyle w:val="xref1"/>
        </w:rPr>
        <w:t>6.2.3. Memory Synchronization Segments (</w:t>
      </w:r>
      <w:r w:rsidR="009A76EE" w:rsidRPr="008A5E4E">
        <w:fldChar w:fldCharType="begin"/>
      </w:r>
      <w:r w:rsidR="008A5E4E">
        <w:instrText xml:space="preserve"> PAGEREF _Ref1405220252 \p \h  \* MERGEFORMAT </w:instrText>
      </w:r>
      <w:r w:rsidR="009A76EE" w:rsidRPr="008A5E4E">
        <w:fldChar w:fldCharType="separate"/>
      </w:r>
      <w:r w:rsidR="00533AF0" w:rsidRPr="00533AF0">
        <w:rPr>
          <w:rStyle w:val="xref1"/>
          <w:noProof/>
        </w:rPr>
        <w:t>above</w:t>
      </w:r>
      <w:r w:rsidR="009A76EE" w:rsidRPr="008A5E4E">
        <w:rPr>
          <w:rStyle w:val="xref1"/>
        </w:rPr>
        <w:fldChar w:fldCharType="end"/>
      </w:r>
      <w:r>
        <w:rPr>
          <w:rStyle w:val="xref1"/>
        </w:rPr>
        <w:t>)</w:t>
      </w:r>
      <w:r>
        <w:t>). Only ordinary memory operations are supported for these segments.</w:t>
      </w:r>
    </w:p>
    <w:p w14:paraId="244F09C6" w14:textId="7A65D149" w:rsidR="008A5E4E" w:rsidRDefault="0065745B">
      <w:pPr>
        <w:pStyle w:val="p"/>
      </w:pPr>
      <w:r>
        <w:t xml:space="preserve">The </w:t>
      </w:r>
      <w:r>
        <w:rPr>
          <w:rStyle w:val="code1"/>
        </w:rPr>
        <w:t>private</w:t>
      </w:r>
      <w:r>
        <w:t xml:space="preserve">, </w:t>
      </w:r>
      <w:r>
        <w:rPr>
          <w:rStyle w:val="code1"/>
        </w:rPr>
        <w:t>spill</w:t>
      </w:r>
      <w:r>
        <w:t xml:space="preserve"> and </w:t>
      </w:r>
      <w:r>
        <w:rPr>
          <w:rStyle w:val="code1"/>
        </w:rPr>
        <w:t>arg</w:t>
      </w:r>
      <w:r>
        <w:t xml:space="preserve"> segments can only be accessed by a single work-item.</w:t>
      </w:r>
    </w:p>
    <w:p w14:paraId="0736BB90" w14:textId="6DC57B3B" w:rsidR="008A5E4E" w:rsidRDefault="0065745B">
      <w:pPr>
        <w:pStyle w:val="p"/>
      </w:pPr>
      <w:r>
        <w:t xml:space="preserve">The </w:t>
      </w:r>
      <w:r>
        <w:rPr>
          <w:rStyle w:val="code1"/>
        </w:rPr>
        <w:t>kernarg</w:t>
      </w:r>
      <w:r>
        <w:t xml:space="preserve"> segment values are initialized and made visible before a kernel dispatch starts executing, and their values cannot be changed during the execution of the kernel dispatch. Only load operations are allowed.</w:t>
      </w:r>
      <w:r w:rsidR="002C0450">
        <w:t xml:space="preserve"> </w:t>
      </w:r>
      <w:r w:rsidR="00F64E04">
        <w:t>The behavior</w:t>
      </w:r>
      <w:r w:rsidR="002C0450">
        <w:t xml:space="preserve"> is undefined if the locations are accessed other than by work-items that belong to the kernel dispatch.</w:t>
      </w:r>
    </w:p>
    <w:p w14:paraId="59C6337D" w14:textId="6E7993EA" w:rsidR="008A5E4E" w:rsidRDefault="0065745B">
      <w:pPr>
        <w:pStyle w:val="p"/>
      </w:pPr>
      <w:r>
        <w:rPr>
          <w:rStyle w:val="code1"/>
        </w:rPr>
        <w:t>readonly</w:t>
      </w:r>
      <w:r>
        <w:t xml:space="preserve"> segment locations have agent allocation (see </w:t>
      </w:r>
      <w:r>
        <w:rPr>
          <w:rStyle w:val="xref1"/>
        </w:rPr>
        <w:t>6.2.5. Agent Allocation (</w:t>
      </w:r>
      <w:r w:rsidR="009A76EE" w:rsidRPr="008A5E4E">
        <w:fldChar w:fldCharType="begin"/>
      </w:r>
      <w:r w:rsidR="008A5E4E">
        <w:instrText xml:space="preserve"> PAGEREF _Ref-391443321 \p \h  \* MERGEFORMAT </w:instrText>
      </w:r>
      <w:r w:rsidR="009A76EE" w:rsidRPr="008A5E4E">
        <w:fldChar w:fldCharType="separate"/>
      </w:r>
      <w:r w:rsidR="00533AF0" w:rsidRPr="00533AF0">
        <w:rPr>
          <w:rStyle w:val="xref1"/>
          <w:noProof/>
        </w:rPr>
        <w:t>on</w:t>
      </w:r>
      <w:r w:rsidR="00533AF0">
        <w:rPr>
          <w:noProof/>
        </w:rPr>
        <w:t xml:space="preserve"> page 165</w:t>
      </w:r>
      <w:r w:rsidR="009A76EE" w:rsidRPr="008A5E4E">
        <w:rPr>
          <w:rStyle w:val="xref1"/>
        </w:rPr>
        <w:fldChar w:fldCharType="end"/>
      </w:r>
      <w:r>
        <w:rPr>
          <w:rStyle w:val="xref1"/>
        </w:rPr>
        <w:t>)</w:t>
      </w:r>
      <w:r>
        <w:t xml:space="preserve">) and </w:t>
      </w:r>
      <w:r w:rsidR="006E7FCD">
        <w:t>the behavior</w:t>
      </w:r>
      <w:r>
        <w:t xml:space="preserve"> is undefined if the locations accessed by a kernel dispatch change value during its execution. Only load operations are allowed. The values can only be changed by the host CPU agent using the HSA runtime operations, which makes the values visible to all subsequent kernel dispatch executions on the associated </w:t>
      </w:r>
      <w:r w:rsidR="0023395C">
        <w:t>kernel agent</w:t>
      </w:r>
      <w:r>
        <w:t xml:space="preserve">. See </w:t>
      </w:r>
      <w:r>
        <w:rPr>
          <w:rStyle w:val="xref1"/>
        </w:rPr>
        <w:t xml:space="preserve">4.10. </w:t>
      </w:r>
      <w:r w:rsidR="0079779B">
        <w:rPr>
          <w:rStyle w:val="xref1"/>
        </w:rPr>
        <w:t xml:space="preserve">Variable </w:t>
      </w:r>
      <w:r>
        <w:rPr>
          <w:rStyle w:val="xref1"/>
        </w:rPr>
        <w:t>Initializers (</w:t>
      </w:r>
      <w:r w:rsidR="009A76EE" w:rsidRPr="008A5E4E">
        <w:fldChar w:fldCharType="begin"/>
      </w:r>
      <w:r w:rsidR="008A5E4E">
        <w:instrText xml:space="preserve"> PAGEREF _Ref385338882 \p \h  \* MERGEFORMAT </w:instrText>
      </w:r>
      <w:r w:rsidR="009A76EE" w:rsidRPr="008A5E4E">
        <w:fldChar w:fldCharType="separate"/>
      </w:r>
      <w:r w:rsidR="00533AF0" w:rsidRPr="00533AF0">
        <w:rPr>
          <w:rStyle w:val="xref1"/>
          <w:noProof/>
        </w:rPr>
        <w:t>on</w:t>
      </w:r>
      <w:r w:rsidR="00533AF0">
        <w:rPr>
          <w:noProof/>
        </w:rPr>
        <w:t xml:space="preserve"> page 74</w:t>
      </w:r>
      <w:r w:rsidR="009A76EE" w:rsidRPr="008A5E4E">
        <w:rPr>
          <w:rStyle w:val="xref1"/>
        </w:rPr>
        <w:fldChar w:fldCharType="end"/>
      </w:r>
      <w:r>
        <w:rPr>
          <w:rStyle w:val="xref1"/>
        </w:rPr>
        <w:t>)</w:t>
      </w:r>
      <w:r>
        <w:t>.</w:t>
      </w:r>
    </w:p>
    <w:p w14:paraId="23B23ABF" w14:textId="77777777" w:rsidR="008A5E4E" w:rsidRDefault="0065745B">
      <w:pPr>
        <w:pStyle w:val="p"/>
      </w:pPr>
      <w:r>
        <w:t xml:space="preserve">See </w:t>
      </w:r>
      <w:r>
        <w:rPr>
          <w:rStyle w:val="xref1"/>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1"/>
          <w:noProof/>
        </w:rPr>
        <w:t>on</w:t>
      </w:r>
      <w:r w:rsidR="00533AF0">
        <w:rPr>
          <w:noProof/>
        </w:rPr>
        <w:t xml:space="preserve"> page 14</w:t>
      </w:r>
      <w:r w:rsidR="009A76EE" w:rsidRPr="008A5E4E">
        <w:rPr>
          <w:rStyle w:val="xref1"/>
        </w:rPr>
        <w:fldChar w:fldCharType="end"/>
      </w:r>
      <w:r>
        <w:rPr>
          <w:rStyle w:val="xref1"/>
        </w:rPr>
        <w:t>)</w:t>
      </w:r>
      <w:r>
        <w:t>.</w:t>
      </w:r>
    </w:p>
    <w:p w14:paraId="0784804A" w14:textId="77777777" w:rsidR="008A5E4E" w:rsidRDefault="0065745B">
      <w:pPr>
        <w:pStyle w:val="h3"/>
      </w:pPr>
      <w:bookmarkStart w:id="606" w:name="_Toc396034266"/>
      <w:r>
        <w:t xml:space="preserve">6.2.5 </w:t>
      </w:r>
      <w:bookmarkStart w:id="607" w:name="_Ref-391443321"/>
      <w:r>
        <w:t>Agent Allocation</w:t>
      </w:r>
      <w:bookmarkEnd w:id="606"/>
      <w:bookmarkEnd w:id="607"/>
    </w:p>
    <w:p w14:paraId="013A54A1" w14:textId="4990E6DA" w:rsidR="0044580C" w:rsidRDefault="0044580C" w:rsidP="0044580C">
      <w:pPr>
        <w:pStyle w:val="p"/>
      </w:pPr>
      <w:r>
        <w:t xml:space="preserve">A segment variable with agent allocation results in distinct allocations of the variable for each </w:t>
      </w:r>
      <w:r w:rsidR="0023395C">
        <w:t>kernel agent</w:t>
      </w:r>
      <w:r>
        <w:t xml:space="preserve">, each with a distinct segment address. It is undefined to access a location that is part of an agent allocation except from the </w:t>
      </w:r>
      <w:r w:rsidR="0023395C">
        <w:t>kernel agent</w:t>
      </w:r>
      <w:r>
        <w:t xml:space="preserve"> that the allocation is associated, or by using the HSA runtime copy operation.</w:t>
      </w:r>
    </w:p>
    <w:p w14:paraId="35CD4B61" w14:textId="0E34EBC8" w:rsidR="0061346C" w:rsidRDefault="0065745B" w:rsidP="00636634">
      <w:pPr>
        <w:pStyle w:val="p"/>
      </w:pPr>
      <w:r>
        <w:t xml:space="preserve">The </w:t>
      </w:r>
      <w:r>
        <w:rPr>
          <w:rStyle w:val="code1"/>
        </w:rPr>
        <w:t>global</w:t>
      </w:r>
      <w:r>
        <w:t xml:space="preserve"> segment allows variables to have agent allocation</w:t>
      </w:r>
      <w:r w:rsidR="0061346C">
        <w:t xml:space="preserve">. See </w:t>
      </w:r>
      <w:r w:rsidR="0061346C">
        <w:rPr>
          <w:rStyle w:val="xref1"/>
        </w:rPr>
        <w:t>4.3.10. Declaration and Definition Qualifiers (</w:t>
      </w:r>
      <w:r w:rsidR="0061346C" w:rsidRPr="008A5E4E">
        <w:fldChar w:fldCharType="begin"/>
      </w:r>
      <w:r w:rsidR="0061346C">
        <w:instrText xml:space="preserve"> PAGEREF _Ref1400793971 \p \h  \* MERGEFORMAT </w:instrText>
      </w:r>
      <w:r w:rsidR="0061346C" w:rsidRPr="008A5E4E">
        <w:fldChar w:fldCharType="separate"/>
      </w:r>
      <w:r w:rsidR="0061346C" w:rsidRPr="00533AF0">
        <w:rPr>
          <w:rStyle w:val="xref1"/>
          <w:noProof/>
        </w:rPr>
        <w:t>on</w:t>
      </w:r>
      <w:r w:rsidR="0061346C">
        <w:rPr>
          <w:noProof/>
        </w:rPr>
        <w:t xml:space="preserve"> page 53</w:t>
      </w:r>
      <w:r w:rsidR="0061346C" w:rsidRPr="008A5E4E">
        <w:rPr>
          <w:rStyle w:val="xref1"/>
        </w:rPr>
        <w:fldChar w:fldCharType="end"/>
      </w:r>
      <w:r w:rsidR="0061346C">
        <w:rPr>
          <w:rStyle w:val="xref1"/>
        </w:rPr>
        <w:t>)</w:t>
      </w:r>
      <w:r w:rsidR="0061346C">
        <w:t>.</w:t>
      </w:r>
      <w:r w:rsidR="00980CB6">
        <w:t xml:space="preserve">The HSA runtime memory allocator can be used to allocate global segment agent allocation memory by specifying a memory topology region that supports agent allocation for the required agent. </w:t>
      </w:r>
      <w:r w:rsidR="00A75CE1">
        <w:t xml:space="preserve">It is undefined to </w:t>
      </w:r>
      <w:r w:rsidR="002430CA">
        <w:t>access</w:t>
      </w:r>
      <w:r w:rsidR="00A75CE1">
        <w:t xml:space="preserve"> t</w:t>
      </w:r>
      <w:r w:rsidR="00980CB6">
        <w:t xml:space="preserve">he returned address range </w:t>
      </w:r>
      <w:r w:rsidR="00A75CE1">
        <w:t xml:space="preserve">except as </w:t>
      </w:r>
      <w:r w:rsidR="00980CB6">
        <w:t>a global segment address on the specified agent</w:t>
      </w:r>
      <w:r w:rsidR="00A75CE1">
        <w:t>, or as the argument to the HSA runtime copy operation</w:t>
      </w:r>
      <w:r w:rsidR="00980CB6">
        <w:t>.</w:t>
      </w:r>
    </w:p>
    <w:p w14:paraId="1FD18622" w14:textId="77777777" w:rsidR="0061346C" w:rsidRDefault="0065745B" w:rsidP="00636634">
      <w:pPr>
        <w:pStyle w:val="p"/>
      </w:pPr>
      <w:r>
        <w:t xml:space="preserve">All </w:t>
      </w:r>
      <w:r>
        <w:rPr>
          <w:rStyle w:val="code1"/>
        </w:rPr>
        <w:t>readonly</w:t>
      </w:r>
      <w:r>
        <w:t xml:space="preserve"> segment variables have agent allocation. </w:t>
      </w:r>
      <w:r w:rsidR="00980CB6">
        <w:t xml:space="preserve">The HSA runtime memory allocator can be used to allocate readonly segment memory by specifying a memory topology region that supports the readonly segment for the required agent. </w:t>
      </w:r>
      <w:r w:rsidR="00A75CE1">
        <w:t xml:space="preserve">It is undefined to </w:t>
      </w:r>
      <w:r w:rsidR="002430CA">
        <w:t>access</w:t>
      </w:r>
      <w:r w:rsidR="00A75CE1">
        <w:t xml:space="preserve"> the</w:t>
      </w:r>
      <w:r w:rsidR="00980CB6">
        <w:t xml:space="preserve"> returned address range </w:t>
      </w:r>
      <w:r w:rsidR="00A75CE1">
        <w:t xml:space="preserve">except </w:t>
      </w:r>
      <w:r w:rsidR="00980CB6">
        <w:t>as a readonly segment address on the specified agent</w:t>
      </w:r>
      <w:r w:rsidR="00A75CE1">
        <w:t>, or as the argument to the HSA runtime copy operation</w:t>
      </w:r>
      <w:r w:rsidR="00980CB6">
        <w:t>.</w:t>
      </w:r>
    </w:p>
    <w:p w14:paraId="441386A4" w14:textId="227F566F" w:rsidR="001E2E6C" w:rsidRDefault="001E2E6C">
      <w:pPr>
        <w:pStyle w:val="p"/>
      </w:pPr>
      <w:r>
        <w:t xml:space="preserve">An implementation may use memory that does not support </w:t>
      </w:r>
      <w:r w:rsidRPr="00636634">
        <w:rPr>
          <w:rFonts w:ascii="Courier New" w:hAnsi="Courier New" w:cs="Courier New"/>
        </w:rPr>
        <w:t>sys</w:t>
      </w:r>
      <w:r w:rsidR="005A7BC4">
        <w:rPr>
          <w:rFonts w:ascii="Courier New" w:hAnsi="Courier New" w:cs="Courier New"/>
        </w:rPr>
        <w:t>tem</w:t>
      </w:r>
      <w:r>
        <w:t xml:space="preserve"> scope to allocate variables with agent allocation </w:t>
      </w:r>
      <w:r w:rsidR="00573E41">
        <w:t xml:space="preserve">(see </w:t>
      </w:r>
      <w:r w:rsidR="00573E41" w:rsidRPr="00B0309D">
        <w:t>6.2.2. Memory Scope (on page 162)</w:t>
      </w:r>
      <w:r w:rsidR="00573E41">
        <w:t>)</w:t>
      </w:r>
      <w:r w:rsidR="00573E41" w:rsidRPr="00B0309D">
        <w:t>.</w:t>
      </w:r>
    </w:p>
    <w:p w14:paraId="3C211593" w14:textId="77777777" w:rsidR="0030315F" w:rsidRDefault="0030315F" w:rsidP="0030315F">
      <w:pPr>
        <w:pStyle w:val="h3"/>
      </w:pPr>
      <w:bookmarkStart w:id="608" w:name="_Toc396034267"/>
      <w:r>
        <w:t xml:space="preserve">6.2.6 </w:t>
      </w:r>
      <w:bookmarkStart w:id="609" w:name="course_grain_allocation"/>
      <w:bookmarkEnd w:id="609"/>
      <w:r>
        <w:t>Course Grain Allocation</w:t>
      </w:r>
    </w:p>
    <w:p w14:paraId="5C4573A1" w14:textId="77777777" w:rsidR="0030315F" w:rsidRDefault="007471AE" w:rsidP="0030315F">
      <w:pPr>
        <w:pStyle w:val="p"/>
      </w:pPr>
      <w:r>
        <w:t>The HSA runtime can be used to allocate a range of virtual addresses that have coarse grain synchronization.</w:t>
      </w:r>
      <w:r w:rsidR="006D4589">
        <w:t xml:space="preserve"> Such virtual address ranges are termed coarse grain allocations.</w:t>
      </w:r>
    </w:p>
    <w:p w14:paraId="6F71CF69" w14:textId="0A23AE54" w:rsidR="00096FDF" w:rsidRDefault="00096FDF" w:rsidP="00096FDF">
      <w:pPr>
        <w:pStyle w:val="p"/>
      </w:pPr>
      <w:r>
        <w:t xml:space="preserve">A course grain allocation does not support </w:t>
      </w:r>
      <w:r w:rsidRPr="00332C2B">
        <w:rPr>
          <w:rFonts w:ascii="Courier New" w:hAnsi="Courier New" w:cs="Courier New"/>
        </w:rPr>
        <w:t>sys</w:t>
      </w:r>
      <w:r w:rsidR="005A7BC4">
        <w:rPr>
          <w:rFonts w:ascii="Courier New" w:hAnsi="Courier New" w:cs="Courier New"/>
        </w:rPr>
        <w:t>tem</w:t>
      </w:r>
      <w:r>
        <w:t xml:space="preserve"> scope</w:t>
      </w:r>
      <w:r w:rsidR="00573E41">
        <w:t xml:space="preserve"> (see </w:t>
      </w:r>
      <w:r w:rsidR="00573E41" w:rsidRPr="00B0309D">
        <w:t>6.2.2. Memory Scope (on page 162)</w:t>
      </w:r>
      <w:r w:rsidR="00573E41">
        <w:t>)</w:t>
      </w:r>
      <w:r w:rsidR="00573E41" w:rsidRPr="00B0309D">
        <w:t>.</w:t>
      </w:r>
    </w:p>
    <w:p w14:paraId="7C2EECDF" w14:textId="77777777" w:rsidR="00C43277" w:rsidRDefault="00C43277" w:rsidP="0030315F">
      <w:pPr>
        <w:pStyle w:val="p"/>
      </w:pPr>
      <w:r>
        <w:t xml:space="preserve">The HSA runtime can be used to specify  ownership </w:t>
      </w:r>
      <w:r w:rsidR="006D4589">
        <w:t>of coarse grain allocations. Only one agent can have ownership of a coarse grain allocation at any one time. The ownership can either be read-only or read-write.</w:t>
      </w:r>
    </w:p>
    <w:p w14:paraId="2F421F6C" w14:textId="77777777" w:rsidR="002037F6" w:rsidRDefault="002037F6" w:rsidP="002037F6">
      <w:pPr>
        <w:pStyle w:val="p"/>
      </w:pPr>
      <w:r>
        <w:t>A program is undefined if an agent:</w:t>
      </w:r>
    </w:p>
    <w:p w14:paraId="16BC482E" w14:textId="77777777" w:rsidR="002037F6" w:rsidRDefault="002037F6" w:rsidP="00636634">
      <w:pPr>
        <w:pStyle w:val="p"/>
        <w:numPr>
          <w:ilvl w:val="0"/>
          <w:numId w:val="321"/>
        </w:numPr>
      </w:pPr>
      <w:r>
        <w:t xml:space="preserve">reads </w:t>
      </w:r>
      <w:r w:rsidR="007C7B6F">
        <w:t>from</w:t>
      </w:r>
      <w:r>
        <w:t xml:space="preserve"> a coarse grain allocation when it does not have </w:t>
      </w:r>
      <w:r w:rsidR="007C7B6F">
        <w:t xml:space="preserve">read-only or read-write </w:t>
      </w:r>
      <w:r>
        <w:t>ownership</w:t>
      </w:r>
    </w:p>
    <w:p w14:paraId="5029CD4C" w14:textId="77777777" w:rsidR="002037F6" w:rsidRDefault="002037F6" w:rsidP="00636634">
      <w:pPr>
        <w:pStyle w:val="p"/>
        <w:numPr>
          <w:ilvl w:val="0"/>
          <w:numId w:val="321"/>
        </w:numPr>
      </w:pPr>
      <w:r>
        <w:t>writes to a coarse grain allocation when it does not have read-write ownership</w:t>
      </w:r>
    </w:p>
    <w:p w14:paraId="6EB5CC7A" w14:textId="77777777" w:rsidR="008A5E4E" w:rsidRDefault="0065745B">
      <w:pPr>
        <w:pStyle w:val="h3"/>
      </w:pPr>
      <w:r>
        <w:t>6.2.6 Kernel Dispatch Memory Synchronization</w:t>
      </w:r>
      <w:bookmarkEnd w:id="608"/>
    </w:p>
    <w:p w14:paraId="4F72456D" w14:textId="2A65FFFA" w:rsidR="008A5E4E" w:rsidRDefault="0065745B">
      <w:pPr>
        <w:pStyle w:val="p"/>
      </w:pPr>
      <w:r>
        <w:t>Before a work-item starts executing, no implicit acquire memory fence is performed</w:t>
      </w:r>
    </w:p>
    <w:p w14:paraId="6DDE5005" w14:textId="497DB068" w:rsidR="008A5E4E" w:rsidRDefault="0065745B">
      <w:pPr>
        <w:pStyle w:val="p"/>
      </w:pPr>
      <w:r>
        <w:t>When a work-item completes execution, no implicit release memory fence is performed.</w:t>
      </w:r>
    </w:p>
    <w:p w14:paraId="04B0BF77" w14:textId="46662574" w:rsidR="00517C88" w:rsidRDefault="00E72523">
      <w:pPr>
        <w:pStyle w:val="pNoPageBreakAfter"/>
      </w:pPr>
      <w:r>
        <w:t xml:space="preserve">However, packet </w:t>
      </w:r>
      <w:r w:rsidR="00517C88">
        <w:t>processor</w:t>
      </w:r>
      <w:r>
        <w:t xml:space="preserve"> </w:t>
      </w:r>
      <w:r w:rsidR="00517C88">
        <w:t xml:space="preserve">fences can be used to affect the work-items of </w:t>
      </w:r>
      <w:r w:rsidR="00326E6A">
        <w:t xml:space="preserve">kernel </w:t>
      </w:r>
      <w:r w:rsidR="00517C88">
        <w:t>dispatch packets:</w:t>
      </w:r>
    </w:p>
    <w:p w14:paraId="0BADDE39" w14:textId="2507CE00" w:rsidR="00517C88" w:rsidRDefault="00517C88" w:rsidP="00636634">
      <w:pPr>
        <w:pStyle w:val="pNoPageBreakAfter"/>
        <w:numPr>
          <w:ilvl w:val="0"/>
          <w:numId w:val="323"/>
        </w:numPr>
      </w:pPr>
      <w:r>
        <w:t>An acquire packet fence</w:t>
      </w:r>
      <w:r w:rsidR="00E72523">
        <w:t xml:space="preserve"> </w:t>
      </w:r>
      <w:r>
        <w:t xml:space="preserve">can be used to perform an acquire that affects all work-items of </w:t>
      </w:r>
      <w:r w:rsidR="00326E6A">
        <w:t xml:space="preserve">kernel </w:t>
      </w:r>
      <w:r>
        <w:t>dispatch packets</w:t>
      </w:r>
      <w:r w:rsidR="00CB39F9">
        <w:t xml:space="preserve"> on any </w:t>
      </w:r>
      <w:r w:rsidR="00326E6A">
        <w:t>User Mode Q</w:t>
      </w:r>
      <w:r w:rsidR="00CB39F9">
        <w:t>ueue of</w:t>
      </w:r>
      <w:r>
        <w:t xml:space="preserve"> the same agent that have not yet entered the active phase.</w:t>
      </w:r>
    </w:p>
    <w:p w14:paraId="2832E7B5" w14:textId="3776A307" w:rsidR="00517C88" w:rsidRDefault="00517C88" w:rsidP="00636634">
      <w:pPr>
        <w:pStyle w:val="pNoPageBreakAfter"/>
        <w:numPr>
          <w:ilvl w:val="0"/>
          <w:numId w:val="323"/>
        </w:numPr>
      </w:pPr>
      <w:r>
        <w:t xml:space="preserve">A release packet fence can be used to perform a release that affects all work-items of </w:t>
      </w:r>
      <w:r w:rsidR="00B14132">
        <w:t xml:space="preserve">kernel </w:t>
      </w:r>
      <w:r>
        <w:t xml:space="preserve">dispatch packets on </w:t>
      </w:r>
      <w:r w:rsidR="00CB39F9">
        <w:t xml:space="preserve">any </w:t>
      </w:r>
      <w:r w:rsidR="00B14132">
        <w:t>User Mode Q</w:t>
      </w:r>
      <w:r w:rsidR="00CB39F9">
        <w:t xml:space="preserve">ueue of </w:t>
      </w:r>
      <w:r>
        <w:t>the same agent that have completed the active phase.</w:t>
      </w:r>
    </w:p>
    <w:p w14:paraId="43EFCAAB" w14:textId="56F503F9" w:rsidR="00A8405C" w:rsidRDefault="00517C88">
      <w:pPr>
        <w:pStyle w:val="pNoPageBreakAfter"/>
      </w:pPr>
      <w:r>
        <w:t xml:space="preserve">The packet processor fences apply to the global and image segments, and can specify </w:t>
      </w:r>
      <w:r w:rsidR="00396BA6">
        <w:t>either</w:t>
      </w:r>
      <w:r w:rsidR="00E72523">
        <w:t xml:space="preserve"> </w:t>
      </w:r>
      <w:r w:rsidR="003628E7">
        <w:rPr>
          <w:rFonts w:ascii="Courier New" w:hAnsi="Courier New" w:cs="Courier New"/>
        </w:rPr>
        <w:t>agent</w:t>
      </w:r>
      <w:r w:rsidR="00E72523">
        <w:t xml:space="preserve"> or </w:t>
      </w:r>
      <w:r w:rsidR="00E72523" w:rsidRPr="00636634">
        <w:rPr>
          <w:rFonts w:ascii="Courier New" w:hAnsi="Courier New" w:cs="Courier New"/>
        </w:rPr>
        <w:t>sys</w:t>
      </w:r>
      <w:r w:rsidR="003628E7">
        <w:rPr>
          <w:rFonts w:ascii="Courier New" w:hAnsi="Courier New" w:cs="Courier New"/>
        </w:rPr>
        <w:t>tem</w:t>
      </w:r>
      <w:r w:rsidR="00396BA6">
        <w:t xml:space="preserve"> scope.</w:t>
      </w:r>
    </w:p>
    <w:p w14:paraId="613ED9A3" w14:textId="77777777" w:rsidR="00656CD7" w:rsidRDefault="009D5798" w:rsidP="00636634">
      <w:pPr>
        <w:pStyle w:val="pNoPageBreakAfter"/>
      </w:pPr>
      <w:r>
        <w:t xml:space="preserve">Packet processor fences </w:t>
      </w:r>
      <w:r w:rsidR="00A8405C">
        <w:t xml:space="preserve">can be used with any packet. </w:t>
      </w:r>
      <w:r w:rsidR="00656CD7">
        <w:rPr>
          <w:rStyle w:val="spanBookTitle"/>
          <w:i w:val="0"/>
        </w:rPr>
        <w:t xml:space="preserve">Note that packet processor fences </w:t>
      </w:r>
      <w:r w:rsidR="00656CD7">
        <w:t>do not just apply to the packet to which they belong.</w:t>
      </w:r>
    </w:p>
    <w:p w14:paraId="4330220C" w14:textId="77777777" w:rsidR="00396BA6" w:rsidRPr="00396BA6" w:rsidRDefault="00A8405C" w:rsidP="00636634">
      <w:pPr>
        <w:pStyle w:val="DefaultStyle"/>
      </w:pPr>
      <w:r>
        <w:t xml:space="preserve">See the </w:t>
      </w:r>
      <w:r>
        <w:rPr>
          <w:rStyle w:val="spanBookTitle"/>
        </w:rPr>
        <w:t>HSA Platform System Architecture Specification</w:t>
      </w:r>
      <w:r w:rsidR="00656CD7">
        <w:t xml:space="preserve">: </w:t>
      </w:r>
      <w:r>
        <w:t xml:space="preserve">section 2.9.1 </w:t>
      </w:r>
      <w:r>
        <w:rPr>
          <w:rStyle w:val="spanBookTitle"/>
        </w:rPr>
        <w:t>Packet Header</w:t>
      </w:r>
      <w:r>
        <w:rPr>
          <w:rStyle w:val="spanBookTitle"/>
          <w:i w:val="0"/>
        </w:rPr>
        <w:t xml:space="preserve"> for the definition of when the packet fences are</w:t>
      </w:r>
      <w:r w:rsidR="00656CD7">
        <w:rPr>
          <w:rStyle w:val="spanBookTitle"/>
          <w:i w:val="0"/>
        </w:rPr>
        <w:t xml:space="preserve"> performed for each packet kind;</w:t>
      </w:r>
      <w:r w:rsidR="00656CD7">
        <w:t xml:space="preserve"> section </w:t>
      </w:r>
      <w:r w:rsidR="00656CD7" w:rsidRPr="00636634">
        <w:rPr>
          <w:rStyle w:val="BoldHyperlink"/>
          <w:b w:val="0"/>
        </w:rPr>
        <w:fldChar w:fldCharType="begin"/>
      </w:r>
      <w:r w:rsidR="00656CD7" w:rsidRPr="00636634">
        <w:rPr>
          <w:rStyle w:val="BoldHyperlink"/>
          <w:b w:val="0"/>
        </w:rPr>
        <w:instrText xml:space="preserve"> REF _Ref377455168 \r \h  \* MERGEFORMAT </w:instrText>
      </w:r>
      <w:r w:rsidR="00656CD7" w:rsidRPr="00636634">
        <w:rPr>
          <w:rStyle w:val="BoldHyperlink"/>
          <w:b w:val="0"/>
        </w:rPr>
      </w:r>
      <w:r w:rsidR="00656CD7" w:rsidRPr="00636634">
        <w:rPr>
          <w:rStyle w:val="BoldHyperlink"/>
          <w:b w:val="0"/>
        </w:rPr>
        <w:fldChar w:fldCharType="separate"/>
      </w:r>
      <w:r w:rsidR="00656CD7" w:rsidRPr="00636634">
        <w:rPr>
          <w:rStyle w:val="BoldHyperlink"/>
          <w:b w:val="0"/>
        </w:rPr>
        <w:t>2.9.2</w:t>
      </w:r>
      <w:r w:rsidR="00656CD7" w:rsidRPr="00636634">
        <w:rPr>
          <w:rStyle w:val="BoldHyperlink"/>
          <w:b w:val="0"/>
        </w:rPr>
        <w:fldChar w:fldCharType="end"/>
      </w:r>
      <w:r w:rsidR="00656CD7">
        <w:rPr>
          <w:rStyle w:val="BoldHyperlink"/>
          <w:b w:val="0"/>
        </w:rPr>
        <w:t xml:space="preserve"> </w:t>
      </w:r>
      <w:r w:rsidR="00656CD7">
        <w:rPr>
          <w:rStyle w:val="BoldHyperlink"/>
          <w:b w:val="0"/>
          <w:i/>
        </w:rPr>
        <w:t>Packet Process Flow</w:t>
      </w:r>
      <w:r w:rsidR="00656CD7" w:rsidRPr="00656CD7">
        <w:rPr>
          <w:rStyle w:val="BoldHyperlink"/>
          <w:b w:val="0"/>
        </w:rPr>
        <w:t xml:space="preserve"> </w:t>
      </w:r>
      <w:r w:rsidR="00656CD7">
        <w:t>for more details on the processing of the different packets; and</w:t>
      </w:r>
      <w:r w:rsidR="00396BA6">
        <w:t xml:space="preserve"> section 3.4 </w:t>
      </w:r>
      <w:r w:rsidR="00396BA6">
        <w:rPr>
          <w:i/>
        </w:rPr>
        <w:t>Packet Processor Fences</w:t>
      </w:r>
      <w:r>
        <w:t xml:space="preserve"> for more information</w:t>
      </w:r>
      <w:r w:rsidR="00656CD7">
        <w:t xml:space="preserve"> on the packet processor fence memory model</w:t>
      </w:r>
      <w:r>
        <w:t>.</w:t>
      </w:r>
    </w:p>
    <w:p w14:paraId="0062326C" w14:textId="10A64BF0" w:rsidR="008A5E4E" w:rsidRDefault="0065745B">
      <w:pPr>
        <w:pStyle w:val="p"/>
      </w:pPr>
      <w:r>
        <w:t xml:space="preserve">Because global memory update operations of a kernel can be made visible by the release fence of the dispatch packet that executes it, or by some future packet executed on the same </w:t>
      </w:r>
      <w:r w:rsidR="0023395C">
        <w:t>kernel agent</w:t>
      </w:r>
      <w:r>
        <w:t>, an implementation (both hardware and finalizer) cannot delete the update of the final value of global memory locations by the ordinary memory operations of a work-item, even if it can prove it cannot be accessed by any work-item in the kernel dispatch. For example, using ordinary memory operations, or atomic memory operations with a memory scope of work-group or wavefront, does not give an implementation permission to delete a global memory update operation even if it can determine that no work-item in the work-group or wavefront will access the changed location.</w:t>
      </w:r>
    </w:p>
    <w:p w14:paraId="5234F88E" w14:textId="0555AA06" w:rsidR="008A5E4E" w:rsidRDefault="0065745B">
      <w:pPr>
        <w:pStyle w:val="p"/>
      </w:pPr>
      <w:r>
        <w:t xml:space="preserve">To avoid a data race, a memory location updated by an ordinary memory operation, or an atomic memory operation at a scope less than </w:t>
      </w:r>
      <w:r>
        <w:rPr>
          <w:rStyle w:val="code1"/>
        </w:rPr>
        <w:t>sys</w:t>
      </w:r>
      <w:r w:rsidR="003628E7">
        <w:rPr>
          <w:rStyle w:val="code1"/>
        </w:rPr>
        <w:t>tem</w:t>
      </w:r>
      <w:r>
        <w:t xml:space="preserve">, must be made visible by a release to </w:t>
      </w:r>
      <w:r>
        <w:rPr>
          <w:rStyle w:val="code1"/>
        </w:rPr>
        <w:t>sys</w:t>
      </w:r>
      <w:r w:rsidR="003628E7">
        <w:rPr>
          <w:rStyle w:val="code1"/>
        </w:rPr>
        <w:t>tem</w:t>
      </w:r>
      <w:r>
        <w:t xml:space="preserve"> scope before it can be re-allocated by the runtime for use as a system global variable. Consider that an implementation is allowed to make such values accessible to other work-items and agents at any time between the memory operation and a release at </w:t>
      </w:r>
      <w:r>
        <w:rPr>
          <w:rStyle w:val="code1"/>
        </w:rPr>
        <w:t>sys</w:t>
      </w:r>
      <w:r w:rsidR="003628E7">
        <w:rPr>
          <w:rStyle w:val="code1"/>
        </w:rPr>
        <w:t>tem</w:t>
      </w:r>
      <w:r>
        <w:t xml:space="preserve"> scope. Similarly for locations used for </w:t>
      </w:r>
      <w:r w:rsidR="0023395C">
        <w:t>kernel agent</w:t>
      </w:r>
      <w:r w:rsidR="003626BC">
        <w:t xml:space="preserve"> </w:t>
      </w:r>
      <w:r>
        <w:t xml:space="preserve">only coherent variables being released to </w:t>
      </w:r>
      <w:r w:rsidR="003628E7">
        <w:rPr>
          <w:rStyle w:val="code1"/>
        </w:rPr>
        <w:t>agent</w:t>
      </w:r>
      <w:r>
        <w:t xml:space="preserve"> and </w:t>
      </w:r>
      <w:r>
        <w:rPr>
          <w:rStyle w:val="code1"/>
        </w:rPr>
        <w:t>sys</w:t>
      </w:r>
      <w:r w:rsidR="003628E7">
        <w:rPr>
          <w:rStyle w:val="code1"/>
        </w:rPr>
        <w:t>tem</w:t>
      </w:r>
      <w:r>
        <w:t xml:space="preserve"> scopes.</w:t>
      </w:r>
    </w:p>
    <w:p w14:paraId="55303694" w14:textId="77777777" w:rsidR="008A5E4E" w:rsidRDefault="0065745B">
      <w:pPr>
        <w:pStyle w:val="h3"/>
      </w:pPr>
      <w:bookmarkStart w:id="610" w:name="_Toc396034268"/>
      <w:r>
        <w:t>6.2.7 Execution Barrier</w:t>
      </w:r>
      <w:bookmarkEnd w:id="610"/>
    </w:p>
    <w:p w14:paraId="35AAAF92" w14:textId="77777777" w:rsidR="008A5E4E" w:rsidRDefault="0065745B">
      <w:pPr>
        <w:pStyle w:val="p"/>
      </w:pPr>
      <w:r>
        <w:t xml:space="preserve">A barrier operation is used to synchronize the execution of the work-items that participate in an associated execution barrier instance. In addition, an execution barrier operation defines a memory ordering of synchronizing memory operations executed by work-items participating in the execution barrier instance with respect to the synchronizing memory operations executed by the other work-items participating in the same execution barrier instance. See </w:t>
      </w:r>
      <w:r>
        <w:rPr>
          <w:rStyle w:val="xref1"/>
        </w:rPr>
        <w:t>9.3. Execution Barrier (</w:t>
      </w:r>
      <w:r w:rsidR="009A76EE" w:rsidRPr="008A5E4E">
        <w:fldChar w:fldCharType="begin"/>
      </w:r>
      <w:r w:rsidR="008A5E4E">
        <w:instrText xml:space="preserve"> PAGEREF _Ref1367458210 \p \h  \* MERGEFORMAT </w:instrText>
      </w:r>
      <w:r w:rsidR="009A76EE" w:rsidRPr="008A5E4E">
        <w:fldChar w:fldCharType="separate"/>
      </w:r>
      <w:r w:rsidR="00533AF0" w:rsidRPr="00533AF0">
        <w:rPr>
          <w:rStyle w:val="xref1"/>
          <w:noProof/>
        </w:rPr>
        <w:t>on</w:t>
      </w:r>
      <w:r w:rsidR="00533AF0">
        <w:rPr>
          <w:noProof/>
        </w:rPr>
        <w:t xml:space="preserve"> page 239</w:t>
      </w:r>
      <w:r w:rsidR="009A76EE" w:rsidRPr="008A5E4E">
        <w:rPr>
          <w:rStyle w:val="xref1"/>
        </w:rPr>
        <w:fldChar w:fldCharType="end"/>
      </w:r>
      <w:r>
        <w:rPr>
          <w:rStyle w:val="xref1"/>
        </w:rPr>
        <w:t>)</w:t>
      </w:r>
      <w:r>
        <w:t>.</w:t>
      </w:r>
    </w:p>
    <w:p w14:paraId="701E4BC7" w14:textId="77777777" w:rsidR="008A5E4E" w:rsidRDefault="0065745B">
      <w:pPr>
        <w:pStyle w:val="h3"/>
      </w:pPr>
      <w:bookmarkStart w:id="611" w:name="_Toc396034269"/>
      <w:r>
        <w:t xml:space="preserve">6.2.8 </w:t>
      </w:r>
      <w:bookmarkStart w:id="612" w:name="_Ref-709343202"/>
      <w:r>
        <w:t>Flat Addresses</w:t>
      </w:r>
      <w:bookmarkEnd w:id="611"/>
      <w:bookmarkEnd w:id="612"/>
    </w:p>
    <w:p w14:paraId="554E0608" w14:textId="77777777" w:rsidR="008A5E4E" w:rsidRDefault="0065745B">
      <w:pPr>
        <w:pStyle w:val="pNoPageBreakAfter"/>
      </w:pPr>
      <w:r>
        <w:t>Synchronizing memory operations that use a flat address are defined as the equivalent segment address synchronizing memory operation using:</w:t>
      </w:r>
    </w:p>
    <w:p w14:paraId="2D4A3ABF" w14:textId="77777777" w:rsidR="008A5E4E" w:rsidRDefault="0065745B">
      <w:pPr>
        <w:pStyle w:val="li"/>
        <w:numPr>
          <w:ilvl w:val="0"/>
          <w:numId w:val="146"/>
        </w:numPr>
        <w:spacing w:before="320"/>
        <w:ind w:left="600"/>
      </w:pPr>
      <w:r>
        <w:t xml:space="preserve">A segment and segment address corresponding to </w:t>
      </w:r>
      <w:r w:rsidR="00266FF2">
        <w:t xml:space="preserve">the </w:t>
      </w:r>
      <w:r>
        <w:t>actual flat address when the flat synchronizing memory operation is executed at runtime.</w:t>
      </w:r>
    </w:p>
    <w:p w14:paraId="13BC8310" w14:textId="77777777" w:rsidR="008A5E4E" w:rsidRDefault="0065745B">
      <w:pPr>
        <w:pStyle w:val="li"/>
        <w:numPr>
          <w:ilvl w:val="0"/>
          <w:numId w:val="146"/>
        </w:numPr>
        <w:ind w:left="600"/>
      </w:pPr>
      <w:r>
        <w:t>A memory scope that is the minimum of the memory scope specified by the flat synchronizing memory operation and the widest scope supported by the segment of the actual flat address when the flat synchronizing memory operation is executed at runtime.</w:t>
      </w:r>
    </w:p>
    <w:p w14:paraId="41FCAFD7" w14:textId="77777777" w:rsidR="008A5E4E" w:rsidRDefault="0065745B">
      <w:pPr>
        <w:pStyle w:val="li"/>
        <w:numPr>
          <w:ilvl w:val="0"/>
          <w:numId w:val="146"/>
        </w:numPr>
        <w:spacing w:after="320"/>
        <w:ind w:left="600"/>
      </w:pPr>
      <w:r>
        <w:t>A memory order corresponding to that specified by the flat synchronizing memory operation.</w:t>
      </w:r>
    </w:p>
    <w:p w14:paraId="15F29955" w14:textId="77777777" w:rsidR="008A5E4E" w:rsidRDefault="0065745B">
      <w:pPr>
        <w:pStyle w:val="h2"/>
      </w:pPr>
      <w:bookmarkStart w:id="613" w:name="_Toc396034270"/>
      <w:r>
        <w:t xml:space="preserve">6.3 </w:t>
      </w:r>
      <w:bookmarkStart w:id="614" w:name="_Ref47977139"/>
      <w:bookmarkStart w:id="615" w:name="_Ref-2104732891"/>
      <w:r>
        <w:t>Load (ld) Operation</w:t>
      </w:r>
      <w:bookmarkEnd w:id="613"/>
      <w:bookmarkEnd w:id="614"/>
      <w:bookmarkEnd w:id="615"/>
    </w:p>
    <w:p w14:paraId="16F11DA2" w14:textId="77777777" w:rsidR="008A5E4E" w:rsidRDefault="0065745B">
      <w:pPr>
        <w:pStyle w:val="p"/>
      </w:pPr>
      <w:r>
        <w:t>The load (</w:t>
      </w:r>
      <w:r>
        <w:rPr>
          <w:rStyle w:val="code1"/>
        </w:rPr>
        <w:t>ld</w:t>
      </w:r>
      <w:r>
        <w:t xml:space="preserve">) operation loads from memory using a segment or flat address expression (see </w:t>
      </w:r>
      <w:r>
        <w:rPr>
          <w:rStyle w:val="xref1"/>
        </w:rPr>
        <w:t>4.18. Address Expressions (</w:t>
      </w:r>
      <w:r w:rsidR="009A76EE" w:rsidRPr="008A5E4E">
        <w:fldChar w:fldCharType="begin"/>
      </w:r>
      <w:r w:rsidR="008A5E4E">
        <w:instrText xml:space="preserve"> PAGEREF _Ref242180951 \p \h  \* MERGEFORMAT </w:instrText>
      </w:r>
      <w:r w:rsidR="009A76EE" w:rsidRPr="008A5E4E">
        <w:fldChar w:fldCharType="separate"/>
      </w:r>
      <w:r w:rsidR="00533AF0" w:rsidRPr="00533AF0">
        <w:rPr>
          <w:rStyle w:val="xref1"/>
          <w:noProof/>
        </w:rPr>
        <w:t>on</w:t>
      </w:r>
      <w:r w:rsidR="00533AF0">
        <w:rPr>
          <w:noProof/>
        </w:rPr>
        <w:t xml:space="preserve"> page 88</w:t>
      </w:r>
      <w:r w:rsidR="009A76EE" w:rsidRPr="008A5E4E">
        <w:rPr>
          <w:rStyle w:val="xref1"/>
        </w:rPr>
        <w:fldChar w:fldCharType="end"/>
      </w:r>
      <w:r>
        <w:rPr>
          <w:rStyle w:val="xref1"/>
        </w:rPr>
        <w:t>)</w:t>
      </w:r>
      <w:r>
        <w:t xml:space="preserve">) and places the result into one or more registers. It is an ordinary non-synchronizing memory operation (see </w:t>
      </w:r>
      <w:r>
        <w:rPr>
          <w:rStyle w:val="xref1"/>
        </w:rPr>
        <w:t>6.2. Memory Model (</w:t>
      </w:r>
      <w:r w:rsidR="009A76EE" w:rsidRPr="008A5E4E">
        <w:fldChar w:fldCharType="begin"/>
      </w:r>
      <w:r w:rsidR="008A5E4E">
        <w:instrText xml:space="preserve"> PAGEREF _Ref221854869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3B0A9BD4" w14:textId="77777777" w:rsidR="008A5E4E" w:rsidRDefault="0065745B">
      <w:pPr>
        <w:pStyle w:val="p"/>
      </w:pPr>
      <w:r>
        <w:t xml:space="preserve">There are four variants of the </w:t>
      </w:r>
      <w:r>
        <w:rPr>
          <w:rStyle w:val="code1"/>
        </w:rPr>
        <w:t>ld</w:t>
      </w:r>
      <w:r>
        <w:t xml:space="preserve"> operation, depending on the number of destinations: one, two, three, or four. </w:t>
      </w:r>
    </w:p>
    <w:p w14:paraId="2108F4E6" w14:textId="5E900E4F" w:rsidR="008A5E4E" w:rsidRDefault="0065745B">
      <w:pPr>
        <w:pStyle w:val="p"/>
      </w:pPr>
      <w:r>
        <w:t xml:space="preserve">The size of the value loaded is specified by the operation's compound type. The value is stored into the destination register following the rules in </w:t>
      </w:r>
      <w:r>
        <w:rPr>
          <w:rStyle w:val="xref1"/>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1"/>
          <w:noProof/>
        </w:rPr>
        <w:t>on</w:t>
      </w:r>
      <w:r w:rsidR="00533AF0">
        <w:rPr>
          <w:noProof/>
        </w:rPr>
        <w:t xml:space="preserve"> page 86</w:t>
      </w:r>
      <w:r w:rsidR="009A76EE" w:rsidRPr="008A5E4E">
        <w:rPr>
          <w:rStyle w:val="xref1"/>
        </w:rPr>
        <w:fldChar w:fldCharType="end"/>
      </w:r>
      <w:r>
        <w:rPr>
          <w:rStyle w:val="xref1"/>
        </w:rPr>
        <w:t>)</w:t>
      </w:r>
      <w:r>
        <w:t xml:space="preserve">. Integer values are sign-extended or zero-extended to fit the destination register size. </w:t>
      </w:r>
      <w:r>
        <w:rPr>
          <w:rStyle w:val="code1"/>
        </w:rPr>
        <w:t>f16</w:t>
      </w:r>
      <w:r>
        <w:t xml:space="preserve"> values are </w:t>
      </w:r>
      <w:r w:rsidR="002304EA">
        <w:t xml:space="preserve">stored in the least significant 16 bits of the </w:t>
      </w:r>
      <w:r w:rsidR="002304EA" w:rsidRPr="00636634">
        <w:rPr>
          <w:rFonts w:ascii="Courier New" w:hAnsi="Courier New" w:cs="Courier New"/>
        </w:rPr>
        <w:t>s</w:t>
      </w:r>
      <w:r w:rsidR="002304EA">
        <w:t xml:space="preserve"> register, and the most significant 16 bits are undefined (s</w:t>
      </w:r>
      <w:r>
        <w:t xml:space="preserve">ee </w:t>
      </w:r>
      <w:r>
        <w:rPr>
          <w:rStyle w:val="xref1"/>
        </w:rPr>
        <w:t>4.19.1. Floating-Point Numbers (</w:t>
      </w:r>
      <w:r w:rsidR="009A76EE" w:rsidRPr="008A5E4E">
        <w:fldChar w:fldCharType="begin"/>
      </w:r>
      <w:r w:rsidR="008A5E4E">
        <w:instrText xml:space="preserve"> PAGEREF _Ref2115534732 \p \h  \* MERGEFORMAT </w:instrText>
      </w:r>
      <w:r w:rsidR="009A76EE" w:rsidRPr="008A5E4E">
        <w:fldChar w:fldCharType="separate"/>
      </w:r>
      <w:r w:rsidR="00533AF0" w:rsidRPr="00533AF0">
        <w:rPr>
          <w:rStyle w:val="xref1"/>
          <w:noProof/>
        </w:rPr>
        <w:t>on</w:t>
      </w:r>
      <w:r w:rsidR="00533AF0">
        <w:rPr>
          <w:noProof/>
        </w:rPr>
        <w:t xml:space="preserve"> page 91</w:t>
      </w:r>
      <w:r w:rsidR="009A76EE" w:rsidRPr="008A5E4E">
        <w:rPr>
          <w:rStyle w:val="xref1"/>
        </w:rPr>
        <w:fldChar w:fldCharType="end"/>
      </w:r>
      <w:r>
        <w:rPr>
          <w:rStyle w:val="xref1"/>
        </w:rPr>
        <w:t>)</w:t>
      </w:r>
      <w:r w:rsidR="002304EA">
        <w:rPr>
          <w:rStyle w:val="xref1"/>
        </w:rPr>
        <w:t>)</w:t>
      </w:r>
      <w:r>
        <w:t xml:space="preserve">. No conversions are performed on other types. Use an explicit </w:t>
      </w:r>
      <w:r>
        <w:rPr>
          <w:rStyle w:val="code1"/>
        </w:rPr>
        <w:t>cvt</w:t>
      </w:r>
      <w:r>
        <w:t xml:space="preserve"> operation if floating-point conversion is required.</w:t>
      </w:r>
    </w:p>
    <w:p w14:paraId="6FA7F012" w14:textId="77777777" w:rsidR="008A5E4E" w:rsidRDefault="0065745B">
      <w:pPr>
        <w:pStyle w:val="p"/>
      </w:pPr>
      <w:r>
        <w:t>If the Base profile has been specified then the 64-bit floating-point type (</w:t>
      </w:r>
      <w:r>
        <w:rPr>
          <w:rStyle w:val="code1"/>
        </w:rPr>
        <w:t>f64</w:t>
      </w:r>
      <w:r>
        <w:t xml:space="preserve">) is not supported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w:t>
      </w:r>
    </w:p>
    <w:p w14:paraId="18B1DE8C" w14:textId="77777777" w:rsidR="008A5E4E" w:rsidRDefault="0065745B">
      <w:pPr>
        <w:pStyle w:val="h3"/>
      </w:pPr>
      <w:bookmarkStart w:id="616" w:name="_Toc396034271"/>
      <w:r>
        <w:t>6.3.1 Syntax</w:t>
      </w:r>
      <w:bookmarkEnd w:id="616"/>
    </w:p>
    <w:p w14:paraId="7AB36C02" w14:textId="77777777" w:rsidR="008A5E4E" w:rsidRDefault="0065745B">
      <w:pPr>
        <w:pStyle w:val="pTableTitle"/>
      </w:pPr>
      <w:bookmarkStart w:id="617" w:name="_ListOf124"/>
      <w:r>
        <w:t>Table 6–1 Syntax for Load (ld) Operation</w:t>
      </w:r>
    </w:p>
    <w:bookmarkEnd w:id="617"/>
    <w:p w14:paraId="5043900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5022"/>
        <w:gridCol w:w="2721"/>
      </w:tblGrid>
      <w:tr w:rsidR="008A5E4E" w14:paraId="44816F4B"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4AF9F7FF" w14:textId="77777777" w:rsidR="008A5E4E" w:rsidRDefault="0065745B">
            <w:pPr>
              <w:pStyle w:val="thTableStyle-TablestyleSyntax-HeadE-Opcodes-Header1"/>
              <w:shd w:val="clear" w:color="auto" w:fill="D3D3D3"/>
            </w:pPr>
            <w:r>
              <w:rPr>
                <w:shd w:val="clear" w:color="auto" w:fill="D3D3D3"/>
              </w:rPr>
              <w:t xml:space="preserve">Opcode and Modifiers </w:t>
            </w:r>
          </w:p>
        </w:tc>
        <w:tc>
          <w:tcPr>
            <w:tcW w:w="0" w:type="auto"/>
            <w:tcBorders>
              <w:bottom w:val="double" w:sz="3" w:space="0" w:color="000000"/>
            </w:tcBorders>
            <w:shd w:val="clear" w:color="auto" w:fill="D3D3D3"/>
            <w:tcMar>
              <w:top w:w="45" w:type="dxa"/>
              <w:left w:w="45" w:type="dxa"/>
              <w:bottom w:w="45" w:type="dxa"/>
              <w:right w:w="45" w:type="dxa"/>
            </w:tcMar>
          </w:tcPr>
          <w:p w14:paraId="72ABD118" w14:textId="77777777" w:rsidR="008A5E4E" w:rsidRDefault="0065745B">
            <w:pPr>
              <w:pStyle w:val="thTableStyle-TablestyleSyntax-HeadD-Operands-Header1"/>
              <w:shd w:val="clear" w:color="auto" w:fill="D3D3D3"/>
            </w:pPr>
            <w:r>
              <w:rPr>
                <w:shd w:val="clear" w:color="auto" w:fill="D3D3D3"/>
              </w:rPr>
              <w:t>Operands</w:t>
            </w:r>
          </w:p>
        </w:tc>
      </w:tr>
      <w:tr w:rsidR="008A5E4E" w14:paraId="591905D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497678A" w14:textId="77777777" w:rsidR="008A5E4E" w:rsidRDefault="0065745B">
            <w:pPr>
              <w:pStyle w:val="tdTableStyle-TablestyleSyntax-BodyE-Opcodes-Body1"/>
              <w:shd w:val="clear" w:color="auto" w:fill="DCDCDC"/>
            </w:pPr>
            <w:r>
              <w:rPr>
                <w:rStyle w:val="b"/>
                <w:b/>
                <w:bCs/>
                <w:shd w:val="clear" w:color="auto" w:fill="DCDCDC"/>
              </w:rPr>
              <w:t>ld</w:t>
            </w:r>
            <w:r>
              <w:rPr>
                <w:rStyle w:val="code"/>
                <w:shd w:val="clear" w:color="auto" w:fill="DCDCDC"/>
              </w:rPr>
              <w:t>_</w:t>
            </w:r>
            <w:r>
              <w:rPr>
                <w:rStyle w:val="em"/>
                <w:shd w:val="clear" w:color="auto" w:fill="DCDCDC"/>
              </w:rPr>
              <w:t>segment</w:t>
            </w:r>
            <w:r>
              <w:rPr>
                <w:rStyle w:val="code"/>
                <w:shd w:val="clear" w:color="auto" w:fill="DCDCDC"/>
              </w:rPr>
              <w:t>_align(</w:t>
            </w:r>
            <w:r>
              <w:rPr>
                <w:rStyle w:val="em"/>
                <w:shd w:val="clear" w:color="auto" w:fill="DCDCDC"/>
              </w:rPr>
              <w:t>n</w:t>
            </w:r>
            <w:r>
              <w:rPr>
                <w:rStyle w:val="code"/>
                <w:shd w:val="clear" w:color="auto" w:fill="DCDCDC"/>
              </w:rPr>
              <w:t>)_const_equiv(</w:t>
            </w:r>
            <w:r>
              <w:rPr>
                <w:rStyle w:val="em"/>
                <w:shd w:val="clear" w:color="auto" w:fill="DCDCDC"/>
              </w:rPr>
              <w:t>n</w:t>
            </w:r>
            <w:r>
              <w:rPr>
                <w:rStyle w:val="code"/>
                <w:shd w:val="clear" w:color="auto" w:fill="DCDCDC"/>
              </w:rPr>
              <w:t>)_</w:t>
            </w:r>
            <w:r>
              <w:rPr>
                <w:rStyle w:val="em"/>
                <w:shd w:val="clear" w:color="auto" w:fill="DCDCDC"/>
              </w:rPr>
              <w:t>width</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2F6BE410" w14:textId="77777777" w:rsidR="008A5E4E" w:rsidRDefault="0065745B">
            <w:pPr>
              <w:pStyle w:val="tdTableStyle-TablestyleSyntax-BodyD-Operands-Body1"/>
            </w:pPr>
            <w:r>
              <w:rPr>
                <w:rStyle w:val="em"/>
              </w:rPr>
              <w:t>dest0</w:t>
            </w:r>
            <w:r>
              <w:rPr>
                <w:rStyle w:val="code"/>
              </w:rPr>
              <w:t xml:space="preserve">, </w:t>
            </w:r>
            <w:r>
              <w:rPr>
                <w:rStyle w:val="em"/>
              </w:rPr>
              <w:t>address</w:t>
            </w:r>
          </w:p>
        </w:tc>
      </w:tr>
      <w:tr w:rsidR="008A5E4E" w14:paraId="52D0708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002D723" w14:textId="77777777" w:rsidR="008A5E4E" w:rsidRDefault="0065745B">
            <w:pPr>
              <w:pStyle w:val="tdTableStyle-TablestyleSyntax-BodyE-Opcodes-Body1"/>
              <w:shd w:val="clear" w:color="auto" w:fill="DCDCDC"/>
            </w:pPr>
            <w:r>
              <w:rPr>
                <w:rStyle w:val="b"/>
                <w:b/>
                <w:bCs/>
                <w:shd w:val="clear" w:color="auto" w:fill="DCDCDC"/>
              </w:rPr>
              <w:t>ld_v2</w:t>
            </w:r>
            <w:r>
              <w:rPr>
                <w:rStyle w:val="code"/>
                <w:shd w:val="clear" w:color="auto" w:fill="DCDCDC"/>
              </w:rPr>
              <w:t>_</w:t>
            </w:r>
            <w:r>
              <w:rPr>
                <w:rStyle w:val="em"/>
                <w:shd w:val="clear" w:color="auto" w:fill="DCDCDC"/>
              </w:rPr>
              <w:t>segment</w:t>
            </w:r>
            <w:r>
              <w:rPr>
                <w:rStyle w:val="code"/>
                <w:shd w:val="clear" w:color="auto" w:fill="DCDCDC"/>
              </w:rPr>
              <w:t>_align(</w:t>
            </w:r>
            <w:r>
              <w:rPr>
                <w:rStyle w:val="em"/>
                <w:shd w:val="clear" w:color="auto" w:fill="DCDCDC"/>
              </w:rPr>
              <w:t>n</w:t>
            </w:r>
            <w:r>
              <w:rPr>
                <w:rStyle w:val="code"/>
                <w:shd w:val="clear" w:color="auto" w:fill="DCDCDC"/>
              </w:rPr>
              <w:t>)_const_equiv(</w:t>
            </w:r>
            <w:r>
              <w:rPr>
                <w:rStyle w:val="em"/>
                <w:shd w:val="clear" w:color="auto" w:fill="DCDCDC"/>
              </w:rPr>
              <w:t>n</w:t>
            </w:r>
            <w:r>
              <w:rPr>
                <w:rStyle w:val="code"/>
                <w:shd w:val="clear" w:color="auto" w:fill="DCDCDC"/>
              </w:rPr>
              <w:t>)_</w:t>
            </w:r>
            <w:r>
              <w:rPr>
                <w:rStyle w:val="em"/>
                <w:shd w:val="clear" w:color="auto" w:fill="DCDCDC"/>
              </w:rPr>
              <w:t>width</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8042A1C" w14:textId="77777777" w:rsidR="008A5E4E" w:rsidRDefault="0065745B">
            <w:pPr>
              <w:pStyle w:val="tdTableStyle-TablestyleSyntax-BodyD-Operands-Body1"/>
            </w:pPr>
            <w:r>
              <w:rPr>
                <w:rStyle w:val="code"/>
              </w:rPr>
              <w:t>(</w:t>
            </w:r>
            <w:r>
              <w:rPr>
                <w:rStyle w:val="em"/>
              </w:rPr>
              <w:t>dest0</w:t>
            </w:r>
            <w:r>
              <w:rPr>
                <w:rStyle w:val="code"/>
              </w:rPr>
              <w:t>,</w:t>
            </w:r>
            <w:r>
              <w:rPr>
                <w:rStyle w:val="em"/>
              </w:rPr>
              <w:t>dest1</w:t>
            </w:r>
            <w:r>
              <w:rPr>
                <w:rStyle w:val="code"/>
              </w:rPr>
              <w:t xml:space="preserve">), </w:t>
            </w:r>
            <w:r>
              <w:rPr>
                <w:rStyle w:val="em"/>
              </w:rPr>
              <w:t>address</w:t>
            </w:r>
          </w:p>
        </w:tc>
      </w:tr>
      <w:tr w:rsidR="008A5E4E" w14:paraId="1216872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17ABF25" w14:textId="77777777" w:rsidR="008A5E4E" w:rsidRDefault="0065745B">
            <w:pPr>
              <w:pStyle w:val="tdTableStyle-TablestyleSyntax-BodyE-Opcodes-Body1"/>
              <w:shd w:val="clear" w:color="auto" w:fill="DCDCDC"/>
            </w:pPr>
            <w:r>
              <w:rPr>
                <w:rStyle w:val="b"/>
                <w:b/>
                <w:bCs/>
                <w:shd w:val="clear" w:color="auto" w:fill="DCDCDC"/>
              </w:rPr>
              <w:t>ld_v3</w:t>
            </w:r>
            <w:r>
              <w:rPr>
                <w:rStyle w:val="code"/>
                <w:shd w:val="clear" w:color="auto" w:fill="DCDCDC"/>
              </w:rPr>
              <w:t>_</w:t>
            </w:r>
            <w:r>
              <w:rPr>
                <w:rStyle w:val="em"/>
                <w:shd w:val="clear" w:color="auto" w:fill="DCDCDC"/>
              </w:rPr>
              <w:t>segment</w:t>
            </w:r>
            <w:r>
              <w:rPr>
                <w:rStyle w:val="code"/>
                <w:shd w:val="clear" w:color="auto" w:fill="DCDCDC"/>
              </w:rPr>
              <w:t>_align(</w:t>
            </w:r>
            <w:r>
              <w:rPr>
                <w:rStyle w:val="em"/>
                <w:shd w:val="clear" w:color="auto" w:fill="DCDCDC"/>
              </w:rPr>
              <w:t>n</w:t>
            </w:r>
            <w:r>
              <w:rPr>
                <w:rStyle w:val="code"/>
                <w:shd w:val="clear" w:color="auto" w:fill="DCDCDC"/>
              </w:rPr>
              <w:t>)_const_equiv(</w:t>
            </w:r>
            <w:r>
              <w:rPr>
                <w:rStyle w:val="em"/>
                <w:shd w:val="clear" w:color="auto" w:fill="DCDCDC"/>
              </w:rPr>
              <w:t>n</w:t>
            </w:r>
            <w:r>
              <w:rPr>
                <w:rStyle w:val="code"/>
                <w:shd w:val="clear" w:color="auto" w:fill="DCDCDC"/>
              </w:rPr>
              <w:t>)_</w:t>
            </w:r>
            <w:r>
              <w:rPr>
                <w:rStyle w:val="em"/>
                <w:shd w:val="clear" w:color="auto" w:fill="DCDCDC"/>
              </w:rPr>
              <w:t>width</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D03B3D2" w14:textId="77777777" w:rsidR="008A5E4E" w:rsidRDefault="0065745B">
            <w:pPr>
              <w:pStyle w:val="tdTableStyle-TablestyleSyntax-BodyD-Operands-Body1"/>
            </w:pPr>
            <w:r>
              <w:rPr>
                <w:rStyle w:val="code"/>
              </w:rPr>
              <w:t>(</w:t>
            </w:r>
            <w:r>
              <w:rPr>
                <w:rStyle w:val="em"/>
              </w:rPr>
              <w:t>dest0</w:t>
            </w:r>
            <w:r>
              <w:rPr>
                <w:rStyle w:val="code"/>
              </w:rPr>
              <w:t>,</w:t>
            </w:r>
            <w:r>
              <w:rPr>
                <w:rStyle w:val="em"/>
              </w:rPr>
              <w:t>dest1</w:t>
            </w:r>
            <w:r>
              <w:rPr>
                <w:rStyle w:val="code"/>
              </w:rPr>
              <w:t>,</w:t>
            </w:r>
            <w:r>
              <w:rPr>
                <w:rStyle w:val="em"/>
              </w:rPr>
              <w:t>dest2</w:t>
            </w:r>
            <w:r>
              <w:rPr>
                <w:rStyle w:val="code"/>
              </w:rPr>
              <w:t xml:space="preserve">), </w:t>
            </w:r>
            <w:r>
              <w:rPr>
                <w:rStyle w:val="em"/>
              </w:rPr>
              <w:t>address</w:t>
            </w:r>
          </w:p>
        </w:tc>
      </w:tr>
      <w:tr w:rsidR="008A5E4E" w14:paraId="7FC087A1"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054B0955" w14:textId="77777777" w:rsidR="008A5E4E" w:rsidRDefault="0065745B">
            <w:pPr>
              <w:pStyle w:val="tdTableStyle-TablestyleSyntax-BodyB-Opcodes-Body1"/>
              <w:shd w:val="clear" w:color="auto" w:fill="DCDCDC"/>
            </w:pPr>
            <w:r>
              <w:rPr>
                <w:rStyle w:val="b"/>
                <w:b/>
                <w:bCs/>
                <w:shd w:val="clear" w:color="auto" w:fill="DCDCDC"/>
              </w:rPr>
              <w:t>ld_v4</w:t>
            </w:r>
            <w:r>
              <w:rPr>
                <w:rStyle w:val="code"/>
                <w:shd w:val="clear" w:color="auto" w:fill="DCDCDC"/>
              </w:rPr>
              <w:t>_</w:t>
            </w:r>
            <w:r>
              <w:rPr>
                <w:rStyle w:val="em"/>
                <w:shd w:val="clear" w:color="auto" w:fill="DCDCDC"/>
              </w:rPr>
              <w:t>segment</w:t>
            </w:r>
            <w:r>
              <w:rPr>
                <w:rStyle w:val="code"/>
                <w:shd w:val="clear" w:color="auto" w:fill="DCDCDC"/>
              </w:rPr>
              <w:t>_align(</w:t>
            </w:r>
            <w:r>
              <w:rPr>
                <w:rStyle w:val="em"/>
                <w:shd w:val="clear" w:color="auto" w:fill="DCDCDC"/>
              </w:rPr>
              <w:t>n</w:t>
            </w:r>
            <w:r>
              <w:rPr>
                <w:rStyle w:val="code"/>
                <w:shd w:val="clear" w:color="auto" w:fill="DCDCDC"/>
              </w:rPr>
              <w:t>)_const_equiv(</w:t>
            </w:r>
            <w:r>
              <w:rPr>
                <w:rStyle w:val="em"/>
                <w:shd w:val="clear" w:color="auto" w:fill="DCDCDC"/>
              </w:rPr>
              <w:t>n</w:t>
            </w:r>
            <w:r>
              <w:rPr>
                <w:rStyle w:val="code"/>
                <w:shd w:val="clear" w:color="auto" w:fill="DCDCDC"/>
              </w:rPr>
              <w:t>)_</w:t>
            </w:r>
            <w:r>
              <w:rPr>
                <w:rStyle w:val="em"/>
                <w:shd w:val="clear" w:color="auto" w:fill="DCDCDC"/>
              </w:rPr>
              <w:t>width</w:t>
            </w:r>
            <w:r>
              <w:rPr>
                <w:rStyle w:val="code"/>
                <w:shd w:val="clear" w:color="auto" w:fill="DCDCDC"/>
              </w:rPr>
              <w:t>_</w:t>
            </w:r>
            <w:r>
              <w:rPr>
                <w:rStyle w:val="b"/>
                <w:b/>
                <w:bCs/>
                <w:shd w:val="clear" w:color="auto" w:fill="DCDCDC"/>
              </w:rPr>
              <w:t>TypeLength</w:t>
            </w:r>
          </w:p>
        </w:tc>
        <w:tc>
          <w:tcPr>
            <w:tcW w:w="0" w:type="auto"/>
            <w:tcMar>
              <w:top w:w="45" w:type="dxa"/>
              <w:left w:w="45" w:type="dxa"/>
              <w:bottom w:w="45" w:type="dxa"/>
              <w:right w:w="45" w:type="dxa"/>
            </w:tcMar>
          </w:tcPr>
          <w:p w14:paraId="2AB1BD86" w14:textId="77777777" w:rsidR="008A5E4E" w:rsidRDefault="0065745B">
            <w:pPr>
              <w:pStyle w:val="tdTableStyle-TablestyleSyntax-BodyA-Operands-Body1"/>
            </w:pPr>
            <w:r>
              <w:rPr>
                <w:rStyle w:val="code"/>
              </w:rPr>
              <w:t>(</w:t>
            </w:r>
            <w:r>
              <w:rPr>
                <w:rStyle w:val="em"/>
              </w:rPr>
              <w:t>dest0</w:t>
            </w:r>
            <w:r>
              <w:rPr>
                <w:rStyle w:val="code"/>
              </w:rPr>
              <w:t>,</w:t>
            </w:r>
            <w:r>
              <w:rPr>
                <w:rStyle w:val="em"/>
              </w:rPr>
              <w:t>dest1</w:t>
            </w:r>
            <w:r>
              <w:rPr>
                <w:rStyle w:val="code"/>
              </w:rPr>
              <w:t>,</w:t>
            </w:r>
            <w:r>
              <w:rPr>
                <w:rStyle w:val="em"/>
              </w:rPr>
              <w:t>dest2</w:t>
            </w:r>
            <w:r>
              <w:rPr>
                <w:rStyle w:val="code"/>
              </w:rPr>
              <w:t>,</w:t>
            </w:r>
            <w:r>
              <w:rPr>
                <w:rStyle w:val="em"/>
              </w:rPr>
              <w:t>dest3</w:t>
            </w:r>
            <w:r>
              <w:rPr>
                <w:rStyle w:val="code"/>
              </w:rPr>
              <w:t xml:space="preserve">), </w:t>
            </w:r>
            <w:r>
              <w:rPr>
                <w:rStyle w:val="em"/>
              </w:rPr>
              <w:t>address</w:t>
            </w:r>
          </w:p>
        </w:tc>
      </w:tr>
    </w:tbl>
    <w:p w14:paraId="18203668" w14:textId="77777777" w:rsidR="008A5E4E" w:rsidRDefault="008A5E4E">
      <w:pPr>
        <w:spacing w:after="240"/>
      </w:pPr>
    </w:p>
    <w:p w14:paraId="26D404A1"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7400FED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EC26DF4"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74E97239" w14:textId="77777777">
        <w:trPr>
          <w:tblCellSpacing w:w="0" w:type="dxa"/>
        </w:trPr>
        <w:tc>
          <w:tcPr>
            <w:tcW w:w="0" w:type="auto"/>
            <w:tcBorders>
              <w:bottom w:val="single" w:sz="6" w:space="0" w:color="000000"/>
            </w:tcBorders>
            <w:tcMar>
              <w:top w:w="45" w:type="dxa"/>
              <w:left w:w="45" w:type="dxa"/>
              <w:bottom w:w="45" w:type="dxa"/>
              <w:right w:w="45" w:type="dxa"/>
            </w:tcMar>
          </w:tcPr>
          <w:p w14:paraId="653D1F5F" w14:textId="77777777" w:rsidR="008A5E4E" w:rsidRDefault="0065745B">
            <w:pPr>
              <w:pStyle w:val="p3"/>
            </w:pPr>
            <w:r>
              <w:rPr>
                <w:rStyle w:val="code"/>
              </w:rPr>
              <w:t>v2</w:t>
            </w:r>
            <w:r>
              <w:t xml:space="preserve">, </w:t>
            </w:r>
            <w:r>
              <w:rPr>
                <w:rStyle w:val="code"/>
              </w:rPr>
              <w:t>v3</w:t>
            </w:r>
            <w:r>
              <w:t xml:space="preserve">, and </w:t>
            </w:r>
            <w:r>
              <w:rPr>
                <w:rStyle w:val="code"/>
              </w:rPr>
              <w:t>v4</w:t>
            </w:r>
            <w:r>
              <w:t xml:space="preserve">: Optional vector element count. Used to specify that multiple contiguous memory locations, each of type </w:t>
            </w:r>
            <w:r>
              <w:rPr>
                <w:rStyle w:val="em"/>
              </w:rPr>
              <w:t>TypeLength</w:t>
            </w:r>
            <w:r>
              <w:t xml:space="preserve">, are being loaded. See the Description below. </w:t>
            </w:r>
          </w:p>
        </w:tc>
      </w:tr>
      <w:tr w:rsidR="008A5E4E" w14:paraId="577A7A63" w14:textId="77777777">
        <w:trPr>
          <w:tblCellSpacing w:w="0" w:type="dxa"/>
        </w:trPr>
        <w:tc>
          <w:tcPr>
            <w:tcW w:w="0" w:type="auto"/>
            <w:tcBorders>
              <w:bottom w:val="single" w:sz="6" w:space="0" w:color="000000"/>
            </w:tcBorders>
            <w:tcMar>
              <w:top w:w="45" w:type="dxa"/>
              <w:left w:w="45" w:type="dxa"/>
              <w:bottom w:w="45" w:type="dxa"/>
              <w:right w:w="45" w:type="dxa"/>
            </w:tcMar>
          </w:tcPr>
          <w:p w14:paraId="3ACFF86E" w14:textId="7A102BA9" w:rsidR="008A5E4E" w:rsidRDefault="0065745B">
            <w:pPr>
              <w:pStyle w:val="tdTableStyle-TablestyleNonAltRows-BodyD-Column-Body1"/>
            </w:pPr>
            <w:r>
              <w:rPr>
                <w:rStyle w:val="em"/>
              </w:rPr>
              <w:t>segment</w:t>
            </w:r>
            <w:r>
              <w:t xml:space="preserve">: Optional segment: </w:t>
            </w:r>
            <w:r>
              <w:rPr>
                <w:rStyle w:val="code"/>
              </w:rPr>
              <w:t>global</w:t>
            </w:r>
            <w:r>
              <w:t xml:space="preserve">, </w:t>
            </w:r>
            <w:r>
              <w:rPr>
                <w:rStyle w:val="code"/>
              </w:rPr>
              <w:t>group</w:t>
            </w:r>
            <w:r>
              <w:t xml:space="preserve">, </w:t>
            </w:r>
            <w:r>
              <w:rPr>
                <w:rStyle w:val="code"/>
              </w:rPr>
              <w:t>private</w:t>
            </w:r>
            <w:r>
              <w:t xml:space="preserve">, </w:t>
            </w:r>
            <w:r>
              <w:rPr>
                <w:rStyle w:val="code"/>
              </w:rPr>
              <w:t>kernarg</w:t>
            </w:r>
            <w:r>
              <w:t xml:space="preserve">, </w:t>
            </w:r>
            <w:r>
              <w:rPr>
                <w:rStyle w:val="code"/>
              </w:rPr>
              <w:t>readonly</w:t>
            </w:r>
            <w:r>
              <w:t xml:space="preserve">, </w:t>
            </w:r>
            <w:r>
              <w:rPr>
                <w:rStyle w:val="code"/>
              </w:rPr>
              <w:t>spill</w:t>
            </w:r>
            <w:r>
              <w:t xml:space="preserve">, or </w:t>
            </w:r>
            <w:r>
              <w:rPr>
                <w:rStyle w:val="code"/>
              </w:rPr>
              <w:t>arg</w:t>
            </w:r>
            <w:r>
              <w:t xml:space="preserve">. If omitted, </w:t>
            </w:r>
            <w:r w:rsidR="001B5ADF">
              <w:t xml:space="preserve">a </w:t>
            </w:r>
            <w:r>
              <w:t xml:space="preserve">flat </w:t>
            </w:r>
            <w:r w:rsidR="001B5ADF">
              <w:t xml:space="preserve">address </w:t>
            </w:r>
            <w:r>
              <w:t xml:space="preserve">is used. See </w:t>
            </w:r>
            <w:r>
              <w:rPr>
                <w:rStyle w:val="xref"/>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
                <w:noProof/>
              </w:rPr>
              <w:t>on</w:t>
            </w:r>
            <w:r w:rsidR="00533AF0">
              <w:rPr>
                <w:noProof/>
              </w:rPr>
              <w:t xml:space="preserve"> page 14</w:t>
            </w:r>
            <w:r w:rsidR="009A76EE" w:rsidRPr="008A5E4E">
              <w:rPr>
                <w:rStyle w:val="xref"/>
              </w:rPr>
              <w:fldChar w:fldCharType="end"/>
            </w:r>
            <w:r>
              <w:rPr>
                <w:rStyle w:val="xref"/>
              </w:rPr>
              <w:t>)</w:t>
            </w:r>
            <w:r>
              <w:t xml:space="preserve">. </w:t>
            </w:r>
          </w:p>
        </w:tc>
      </w:tr>
      <w:tr w:rsidR="008A5E4E" w14:paraId="332D9977" w14:textId="77777777">
        <w:trPr>
          <w:tblCellSpacing w:w="0" w:type="dxa"/>
        </w:trPr>
        <w:tc>
          <w:tcPr>
            <w:tcW w:w="0" w:type="auto"/>
            <w:tcBorders>
              <w:bottom w:val="single" w:sz="6" w:space="0" w:color="000000"/>
            </w:tcBorders>
            <w:tcMar>
              <w:top w:w="45" w:type="dxa"/>
              <w:left w:w="45" w:type="dxa"/>
              <w:bottom w:w="45" w:type="dxa"/>
              <w:right w:w="45" w:type="dxa"/>
            </w:tcMar>
          </w:tcPr>
          <w:p w14:paraId="10B60D6C" w14:textId="77777777" w:rsidR="008A5E4E" w:rsidRDefault="0065745B">
            <w:pPr>
              <w:pStyle w:val="tdTableStyle-TablestyleNonAltRows-BodyD-Column-Body1"/>
            </w:pPr>
            <w:r>
              <w:rPr>
                <w:rStyle w:val="code"/>
              </w:rPr>
              <w:t>align(</w:t>
            </w:r>
            <w:r>
              <w:rPr>
                <w:rStyle w:val="em"/>
              </w:rPr>
              <w:t>n</w:t>
            </w:r>
            <w:r>
              <w:rPr>
                <w:rStyle w:val="code"/>
              </w:rPr>
              <w:t>)</w:t>
            </w:r>
            <w:r>
              <w:t xml:space="preserve">: Optional. Used to specify the byte alignment of the base of the memory being loaded. If omitted, 1 is used indicating no alignment. See the Description below. </w:t>
            </w:r>
          </w:p>
        </w:tc>
      </w:tr>
      <w:tr w:rsidR="008A5E4E" w14:paraId="7F22C40D" w14:textId="77777777">
        <w:trPr>
          <w:tblCellSpacing w:w="0" w:type="dxa"/>
        </w:trPr>
        <w:tc>
          <w:tcPr>
            <w:tcW w:w="0" w:type="auto"/>
            <w:tcBorders>
              <w:bottom w:val="single" w:sz="6" w:space="0" w:color="000000"/>
            </w:tcBorders>
            <w:tcMar>
              <w:top w:w="45" w:type="dxa"/>
              <w:left w:w="45" w:type="dxa"/>
              <w:bottom w:w="45" w:type="dxa"/>
              <w:right w:w="45" w:type="dxa"/>
            </w:tcMar>
          </w:tcPr>
          <w:p w14:paraId="77652AAA" w14:textId="49E98220" w:rsidR="008A5E4E" w:rsidRDefault="0065745B" w:rsidP="001B5ADF">
            <w:pPr>
              <w:pStyle w:val="tdTableStyle-TablestyleNonAltRows-BodyD-Column-Body1"/>
            </w:pPr>
            <w:r>
              <w:rPr>
                <w:rStyle w:val="code"/>
              </w:rPr>
              <w:t>const</w:t>
            </w:r>
            <w:r>
              <w:t xml:space="preserve">: Optional. Used to indicate if the memory loaded is constant. Only allowed </w:t>
            </w:r>
            <w:r w:rsidR="001B5ADF">
              <w:t xml:space="preserve">if </w:t>
            </w:r>
            <w:r w:rsidR="001B5ADF">
              <w:rPr>
                <w:rStyle w:val="em"/>
              </w:rPr>
              <w:t>segment</w:t>
            </w:r>
            <w:r w:rsidR="001B5ADF">
              <w:t xml:space="preserve"> specifies the </w:t>
            </w:r>
            <w:r>
              <w:t>global</w:t>
            </w:r>
            <w:r w:rsidR="001B5ADF">
              <w:t xml:space="preserve"> segment</w:t>
            </w:r>
            <w:r w:rsidR="003B29A6">
              <w:t>, readonly</w:t>
            </w:r>
            <w:r w:rsidR="001B5ADF">
              <w:t xml:space="preserve"> segment</w:t>
            </w:r>
            <w:r>
              <w:t xml:space="preserve"> </w:t>
            </w:r>
            <w:r w:rsidR="001B5ADF">
              <w:t xml:space="preserve">or </w:t>
            </w:r>
            <w:r>
              <w:t>flat</w:t>
            </w:r>
            <w:r w:rsidR="001B5ADF">
              <w:t xml:space="preserve"> address</w:t>
            </w:r>
            <w:r>
              <w:t xml:space="preserve">. See the Description below. </w:t>
            </w:r>
          </w:p>
        </w:tc>
      </w:tr>
      <w:tr w:rsidR="008A5E4E" w14:paraId="5D204B28" w14:textId="77777777">
        <w:trPr>
          <w:tblCellSpacing w:w="0" w:type="dxa"/>
        </w:trPr>
        <w:tc>
          <w:tcPr>
            <w:tcW w:w="0" w:type="auto"/>
            <w:tcBorders>
              <w:bottom w:val="single" w:sz="6" w:space="0" w:color="000000"/>
            </w:tcBorders>
            <w:tcMar>
              <w:top w:w="45" w:type="dxa"/>
              <w:left w:w="45" w:type="dxa"/>
              <w:bottom w:w="45" w:type="dxa"/>
              <w:right w:w="45" w:type="dxa"/>
            </w:tcMar>
          </w:tcPr>
          <w:p w14:paraId="73C81025" w14:textId="1E31F20C" w:rsidR="008A5E4E" w:rsidRDefault="0065745B">
            <w:pPr>
              <w:pStyle w:val="tdTableStyle-TablestyleNonAltRows-BodyD-Column-Body1"/>
            </w:pPr>
            <w:r>
              <w:rPr>
                <w:rStyle w:val="code"/>
              </w:rPr>
              <w:t>equiv(</w:t>
            </w:r>
            <w:r>
              <w:rPr>
                <w:rStyle w:val="em"/>
              </w:rPr>
              <w:t>n</w:t>
            </w:r>
            <w:r>
              <w:rPr>
                <w:rStyle w:val="code"/>
              </w:rPr>
              <w:t>)</w:t>
            </w:r>
            <w:r>
              <w:t xml:space="preserve">: Optional: </w:t>
            </w:r>
            <w:r>
              <w:rPr>
                <w:rStyle w:val="em"/>
              </w:rPr>
              <w:t>n</w:t>
            </w:r>
            <w:r>
              <w:t xml:space="preserve"> is an equivalence class. Used to specify the equivalence class of the memory locations being accessed. If omitted, class 0 is used </w:t>
            </w:r>
            <w:r w:rsidR="007373F4">
              <w:t>which indicates that any memory location may be aliased</w:t>
            </w:r>
            <w:r>
              <w:t xml:space="preserve">. See </w:t>
            </w:r>
            <w:r>
              <w:rPr>
                <w:rStyle w:val="xref"/>
              </w:rPr>
              <w:t>6.1.4. Equivalence Classes (</w:t>
            </w:r>
            <w:r w:rsidR="009A76EE" w:rsidRPr="008A5E4E">
              <w:fldChar w:fldCharType="begin"/>
            </w:r>
            <w:r w:rsidR="008A5E4E">
              <w:instrText xml:space="preserve"> PAGEREF _Ref1950610028 \p \h  \* MERGEFORMAT </w:instrText>
            </w:r>
            <w:r w:rsidR="009A76EE" w:rsidRPr="008A5E4E">
              <w:fldChar w:fldCharType="separate"/>
            </w:r>
            <w:r w:rsidR="00533AF0" w:rsidRPr="00533AF0">
              <w:rPr>
                <w:rStyle w:val="xref"/>
                <w:noProof/>
              </w:rPr>
              <w:t>on</w:t>
            </w:r>
            <w:r w:rsidR="00533AF0">
              <w:rPr>
                <w:noProof/>
              </w:rPr>
              <w:t xml:space="preserve"> page 158</w:t>
            </w:r>
            <w:r w:rsidR="009A76EE" w:rsidRPr="008A5E4E">
              <w:rPr>
                <w:rStyle w:val="xref"/>
              </w:rPr>
              <w:fldChar w:fldCharType="end"/>
            </w:r>
            <w:r>
              <w:rPr>
                <w:rStyle w:val="xref"/>
              </w:rPr>
              <w:t>)</w:t>
            </w:r>
            <w:r>
              <w:t>.</w:t>
            </w:r>
          </w:p>
        </w:tc>
      </w:tr>
      <w:tr w:rsidR="008A5E4E" w14:paraId="2C80325A" w14:textId="77777777">
        <w:trPr>
          <w:tblCellSpacing w:w="0" w:type="dxa"/>
        </w:trPr>
        <w:tc>
          <w:tcPr>
            <w:tcW w:w="0" w:type="auto"/>
            <w:tcBorders>
              <w:bottom w:val="single" w:sz="6" w:space="0" w:color="000000"/>
            </w:tcBorders>
            <w:tcMar>
              <w:top w:w="45" w:type="dxa"/>
              <w:left w:w="45" w:type="dxa"/>
              <w:bottom w:w="45" w:type="dxa"/>
              <w:right w:w="45" w:type="dxa"/>
            </w:tcMar>
          </w:tcPr>
          <w:p w14:paraId="3AF03724" w14:textId="77777777" w:rsidR="008A5E4E" w:rsidRDefault="0065745B">
            <w:pPr>
              <w:pStyle w:val="p3"/>
            </w:pPr>
            <w:r>
              <w:rPr>
                <w:rStyle w:val="em"/>
              </w:rPr>
              <w:t>width</w:t>
            </w:r>
            <w:r>
              <w:t xml:space="preserve">: Optional: </w:t>
            </w:r>
            <w:r>
              <w:rPr>
                <w:rStyle w:val="code"/>
              </w:rPr>
              <w:t>width(</w:t>
            </w:r>
            <w:r>
              <w:rPr>
                <w:rStyle w:val="em"/>
              </w:rPr>
              <w:t>n</w:t>
            </w:r>
            <w:r>
              <w:rPr>
                <w:rStyle w:val="code"/>
              </w:rPr>
              <w:t>)</w:t>
            </w:r>
            <w:r>
              <w:t xml:space="preserve">, </w:t>
            </w:r>
            <w:r>
              <w:rPr>
                <w:rStyle w:val="code"/>
              </w:rPr>
              <w:t>width(WAVESIZE)</w:t>
            </w:r>
            <w:r>
              <w:t xml:space="preserve">, or </w:t>
            </w:r>
            <w:r>
              <w:rPr>
                <w:rStyle w:val="code"/>
              </w:rPr>
              <w:t>width(all)</w:t>
            </w:r>
            <w:r>
              <w:t xml:space="preserve">. Used to specify the result uniformity of the loaded values. All active work-items in the same slice are guaranteed to load the same value(s). If the width modifier is omitted, it defaults to </w:t>
            </w:r>
            <w:r>
              <w:rPr>
                <w:rStyle w:val="code"/>
              </w:rPr>
              <w:t>width(1)</w:t>
            </w:r>
            <w:r>
              <w:t>, indicating each active work-item can load different value(s). See the Description below.</w:t>
            </w:r>
          </w:p>
        </w:tc>
      </w:tr>
      <w:tr w:rsidR="008A5E4E" w14:paraId="3CD1BE6E" w14:textId="77777777">
        <w:trPr>
          <w:tblCellSpacing w:w="0" w:type="dxa"/>
        </w:trPr>
        <w:tc>
          <w:tcPr>
            <w:tcW w:w="0" w:type="auto"/>
            <w:tcBorders>
              <w:bottom w:val="single" w:sz="6" w:space="0" w:color="000000"/>
            </w:tcBorders>
            <w:tcMar>
              <w:top w:w="45" w:type="dxa"/>
              <w:left w:w="45" w:type="dxa"/>
              <w:bottom w:w="45" w:type="dxa"/>
              <w:right w:w="45" w:type="dxa"/>
            </w:tcMar>
          </w:tcPr>
          <w:p w14:paraId="4D186B1B" w14:textId="77777777" w:rsidR="008A5E4E" w:rsidRDefault="0065745B">
            <w:pPr>
              <w:pStyle w:val="p3"/>
            </w:pPr>
            <w:r>
              <w:rPr>
                <w:rStyle w:val="em"/>
              </w:rPr>
              <w:t>Type</w:t>
            </w:r>
            <w:r>
              <w:t xml:space="preserve">: </w:t>
            </w:r>
            <w:r>
              <w:rPr>
                <w:rStyle w:val="code"/>
              </w:rPr>
              <w:t>u</w:t>
            </w:r>
            <w:r>
              <w:t xml:space="preserve">, </w:t>
            </w:r>
            <w:r>
              <w:rPr>
                <w:rStyle w:val="code"/>
              </w:rPr>
              <w:t>s</w:t>
            </w:r>
            <w:r>
              <w:t xml:space="preserve">, </w:t>
            </w:r>
            <w:r>
              <w:rPr>
                <w:rStyle w:val="code"/>
              </w:rPr>
              <w:t>f</w:t>
            </w:r>
            <w:r>
              <w:t xml:space="preserve">. The </w:t>
            </w:r>
            <w:r>
              <w:rPr>
                <w:rStyle w:val="em"/>
              </w:rPr>
              <w:t>Type</w:t>
            </w:r>
            <w:r>
              <w:t xml:space="preserve"> specifies how the value is expanded to the size of the destination.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w:t>
            </w:r>
          </w:p>
        </w:tc>
      </w:tr>
      <w:tr w:rsidR="008A5E4E" w14:paraId="29BC2C49" w14:textId="77777777">
        <w:trPr>
          <w:tblCellSpacing w:w="0" w:type="dxa"/>
        </w:trPr>
        <w:tc>
          <w:tcPr>
            <w:tcW w:w="0" w:type="auto"/>
            <w:tcBorders>
              <w:bottom w:val="single" w:sz="6" w:space="0" w:color="000000"/>
            </w:tcBorders>
            <w:tcMar>
              <w:top w:w="45" w:type="dxa"/>
              <w:left w:w="45" w:type="dxa"/>
              <w:bottom w:w="45" w:type="dxa"/>
              <w:right w:w="45" w:type="dxa"/>
            </w:tcMar>
          </w:tcPr>
          <w:p w14:paraId="558350B6" w14:textId="77777777" w:rsidR="008A5E4E" w:rsidRDefault="0065745B">
            <w:pPr>
              <w:pStyle w:val="p3"/>
            </w:pPr>
            <w:r>
              <w:rPr>
                <w:rStyle w:val="em"/>
              </w:rPr>
              <w:t>Length</w:t>
            </w:r>
            <w:r>
              <w:t xml:space="preserve">: 8, 16, 32, 64. If the Base profile has been specified, 64 is not supported if </w:t>
            </w:r>
            <w:r>
              <w:rPr>
                <w:rStyle w:val="em"/>
              </w:rPr>
              <w:t>Type</w:t>
            </w:r>
            <w:r>
              <w:t xml:space="preserve"> is </w:t>
            </w:r>
            <w:r>
              <w:rPr>
                <w:rStyle w:val="code"/>
              </w:rPr>
              <w:t>f</w:t>
            </w:r>
            <w:r>
              <w:t xml:space="preserve">. The </w:t>
            </w:r>
            <w:r>
              <w:rPr>
                <w:rStyle w:val="em"/>
              </w:rPr>
              <w:t>Length</w:t>
            </w:r>
            <w:r>
              <w:t xml:space="preserve"> specifies the amount of data fetched from memory, and the amount to increment the address when the destination is a vector operand.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and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r w:rsidR="008A5E4E" w14:paraId="7F4ED097" w14:textId="77777777">
        <w:trPr>
          <w:tblCellSpacing w:w="0" w:type="dxa"/>
        </w:trPr>
        <w:tc>
          <w:tcPr>
            <w:tcW w:w="0" w:type="auto"/>
            <w:tcMar>
              <w:top w:w="45" w:type="dxa"/>
              <w:left w:w="45" w:type="dxa"/>
              <w:bottom w:w="45" w:type="dxa"/>
              <w:right w:w="45" w:type="dxa"/>
            </w:tcMar>
          </w:tcPr>
          <w:p w14:paraId="32FBC204" w14:textId="144F7EA7" w:rsidR="008A5E4E" w:rsidRDefault="0065745B" w:rsidP="00F22548">
            <w:pPr>
              <w:pStyle w:val="p3"/>
            </w:pPr>
            <w:r>
              <w:rPr>
                <w:rStyle w:val="em"/>
              </w:rPr>
              <w:t>TypeLength</w:t>
            </w:r>
            <w:r>
              <w:t xml:space="preserve"> can also be </w:t>
            </w:r>
            <w:r>
              <w:rPr>
                <w:rStyle w:val="code"/>
              </w:rPr>
              <w:t>b128</w:t>
            </w:r>
            <w:r>
              <w:t xml:space="preserve">, in which case </w:t>
            </w:r>
            <w:r>
              <w:rPr>
                <w:rStyle w:val="em"/>
              </w:rPr>
              <w:t>destn</w:t>
            </w:r>
            <w:r>
              <w:t xml:space="preserve"> must be a </w:t>
            </w:r>
            <w:r>
              <w:rPr>
                <w:rStyle w:val="code"/>
              </w:rPr>
              <w:t>q</w:t>
            </w:r>
            <w:r>
              <w:t xml:space="preserve"> register; or </w:t>
            </w:r>
            <w:r>
              <w:rPr>
                <w:rStyle w:val="code"/>
              </w:rPr>
              <w:t>roimg</w:t>
            </w:r>
            <w:r>
              <w:t xml:space="preserve">, </w:t>
            </w:r>
            <w:r>
              <w:rPr>
                <w:rStyle w:val="code"/>
              </w:rPr>
              <w:t>woimg</w:t>
            </w:r>
            <w:r>
              <w:t xml:space="preserve">, </w:t>
            </w:r>
            <w:r>
              <w:rPr>
                <w:rStyle w:val="code"/>
              </w:rPr>
              <w:t>rwimg</w:t>
            </w:r>
            <w:r>
              <w:t xml:space="preserve">, </w:t>
            </w:r>
            <w:r>
              <w:rPr>
                <w:rStyle w:val="code"/>
              </w:rPr>
              <w:t>samp</w:t>
            </w:r>
            <w:r>
              <w:t xml:space="preserve">, </w:t>
            </w:r>
            <w:r>
              <w:rPr>
                <w:rStyle w:val="code"/>
              </w:rPr>
              <w:t>sig32</w:t>
            </w:r>
            <w:r>
              <w:t xml:space="preserve">, or </w:t>
            </w:r>
            <w:r>
              <w:rPr>
                <w:rStyle w:val="code"/>
              </w:rPr>
              <w:t>sig64</w:t>
            </w:r>
            <w:r>
              <w:t xml:space="preserve">, in which case </w:t>
            </w:r>
            <w:r>
              <w:rPr>
                <w:rStyle w:val="em"/>
              </w:rPr>
              <w:t>destn</w:t>
            </w:r>
            <w:r>
              <w:t xml:space="preserve"> must be a </w:t>
            </w:r>
            <w:r>
              <w:rPr>
                <w:rStyle w:val="code"/>
              </w:rPr>
              <w:t>d</w:t>
            </w:r>
            <w:r>
              <w:t xml:space="preserve"> register.</w:t>
            </w:r>
          </w:p>
        </w:tc>
      </w:tr>
    </w:tbl>
    <w:p w14:paraId="0DA53974" w14:textId="77777777" w:rsidR="008A5E4E" w:rsidRDefault="008A5E4E">
      <w:pPr>
        <w:spacing w:after="240"/>
      </w:pPr>
    </w:p>
    <w:p w14:paraId="1699CFB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2BC1697F"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5C25847"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29E180C9" w14:textId="77777777">
        <w:trPr>
          <w:tblCellSpacing w:w="0" w:type="dxa"/>
        </w:trPr>
        <w:tc>
          <w:tcPr>
            <w:tcW w:w="0" w:type="auto"/>
            <w:tcBorders>
              <w:bottom w:val="single" w:sz="6" w:space="0" w:color="000000"/>
            </w:tcBorders>
            <w:tcMar>
              <w:top w:w="45" w:type="dxa"/>
              <w:left w:w="45" w:type="dxa"/>
              <w:bottom w:w="45" w:type="dxa"/>
              <w:right w:w="45" w:type="dxa"/>
            </w:tcMar>
          </w:tcPr>
          <w:p w14:paraId="35F8EE7A" w14:textId="77777777" w:rsidR="008A5E4E" w:rsidRDefault="0065745B">
            <w:pPr>
              <w:pStyle w:val="tdTableStyle-TablestyleNonAltRows-BodyD-Column-Body1"/>
            </w:pPr>
            <w:r>
              <w:rPr>
                <w:rStyle w:val="em"/>
              </w:rPr>
              <w:t>dest0</w:t>
            </w:r>
            <w:r>
              <w:t xml:space="preserve">, </w:t>
            </w:r>
            <w:r>
              <w:rPr>
                <w:rStyle w:val="em"/>
              </w:rPr>
              <w:t>dest1</w:t>
            </w:r>
            <w:r>
              <w:t xml:space="preserve">, </w:t>
            </w:r>
            <w:r>
              <w:rPr>
                <w:rStyle w:val="em"/>
              </w:rPr>
              <w:t>dest2</w:t>
            </w:r>
            <w:r>
              <w:t xml:space="preserve">, </w:t>
            </w:r>
            <w:r>
              <w:rPr>
                <w:rStyle w:val="em"/>
              </w:rPr>
              <w:t>dest3</w:t>
            </w:r>
            <w:r>
              <w:t xml:space="preserve">: Destination registers. </w:t>
            </w:r>
          </w:p>
        </w:tc>
      </w:tr>
      <w:tr w:rsidR="008A5E4E" w14:paraId="33113C2E" w14:textId="77777777">
        <w:trPr>
          <w:tblCellSpacing w:w="0" w:type="dxa"/>
        </w:trPr>
        <w:tc>
          <w:tcPr>
            <w:tcW w:w="0" w:type="auto"/>
            <w:tcMar>
              <w:top w:w="45" w:type="dxa"/>
              <w:left w:w="45" w:type="dxa"/>
              <w:bottom w:w="45" w:type="dxa"/>
              <w:right w:w="45" w:type="dxa"/>
            </w:tcMar>
          </w:tcPr>
          <w:p w14:paraId="4B1656EA" w14:textId="77777777" w:rsidR="008A5E4E" w:rsidRDefault="0065745B">
            <w:pPr>
              <w:pStyle w:val="tdTableStyle-TablestyleNonAltRows-BodyA-Column-Body1"/>
            </w:pPr>
            <w:r>
              <w:rPr>
                <w:rStyle w:val="em"/>
              </w:rPr>
              <w:t>address</w:t>
            </w:r>
            <w:r>
              <w:t xml:space="preserve">: Address to be loaded from. Must be an address expression for an address in </w:t>
            </w:r>
            <w:r>
              <w:rPr>
                <w:rStyle w:val="em"/>
              </w:rPr>
              <w:t>segment</w:t>
            </w:r>
            <w:r>
              <w:t xml:space="preserve"> (see </w:t>
            </w:r>
            <w:r>
              <w:rPr>
                <w:rStyle w:val="xref"/>
              </w:rPr>
              <w:t>4.18. Address Expressions (</w:t>
            </w:r>
            <w:r w:rsidR="009A76EE" w:rsidRPr="008A5E4E">
              <w:fldChar w:fldCharType="begin"/>
            </w:r>
            <w:r w:rsidR="008A5E4E">
              <w:instrText xml:space="preserve"> PAGEREF _Ref242180951 \p \h  \* MERGEFORMAT </w:instrText>
            </w:r>
            <w:r w:rsidR="009A76EE" w:rsidRPr="008A5E4E">
              <w:fldChar w:fldCharType="separate"/>
            </w:r>
            <w:r w:rsidR="00533AF0" w:rsidRPr="00533AF0">
              <w:rPr>
                <w:rStyle w:val="xref"/>
                <w:noProof/>
              </w:rPr>
              <w:t>on</w:t>
            </w:r>
            <w:r w:rsidR="00533AF0">
              <w:rPr>
                <w:noProof/>
              </w:rPr>
              <w:t xml:space="preserve"> page 88</w:t>
            </w:r>
            <w:r w:rsidR="009A76EE" w:rsidRPr="008A5E4E">
              <w:rPr>
                <w:rStyle w:val="xref"/>
              </w:rPr>
              <w:fldChar w:fldCharType="end"/>
            </w:r>
            <w:r>
              <w:rPr>
                <w:rStyle w:val="xref"/>
              </w:rPr>
              <w:t>)</w:t>
            </w:r>
            <w:r>
              <w:t>).</w:t>
            </w:r>
          </w:p>
        </w:tc>
      </w:tr>
    </w:tbl>
    <w:p w14:paraId="373E7D23" w14:textId="77777777" w:rsidR="008A5E4E" w:rsidRDefault="008A5E4E">
      <w:pPr>
        <w:spacing w:after="240"/>
      </w:pPr>
    </w:p>
    <w:p w14:paraId="73538C0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467F043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7306426"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25E3D112" w14:textId="77777777">
        <w:trPr>
          <w:tblCellSpacing w:w="0" w:type="dxa"/>
        </w:trPr>
        <w:tc>
          <w:tcPr>
            <w:tcW w:w="0" w:type="auto"/>
            <w:tcMar>
              <w:top w:w="45" w:type="dxa"/>
              <w:left w:w="45" w:type="dxa"/>
              <w:bottom w:w="45" w:type="dxa"/>
              <w:right w:w="45" w:type="dxa"/>
            </w:tcMar>
          </w:tcPr>
          <w:p w14:paraId="11D14F81" w14:textId="77777777" w:rsidR="008A5E4E" w:rsidRDefault="0065745B">
            <w:pPr>
              <w:pStyle w:val="tdTableStyle-TablestyleNonAltRows-BodyA-Column-Body1"/>
            </w:pPr>
            <w:r>
              <w:t xml:space="preserve">Invalid address exceptions are allowed. May generate a memory exception if address is unaligned and the </w:t>
            </w:r>
            <w:r>
              <w:rPr>
                <w:rStyle w:val="code"/>
              </w:rPr>
              <w:t>aligned</w:t>
            </w:r>
            <w:r>
              <w:t xml:space="preserve"> modifier has been specified.</w:t>
            </w:r>
          </w:p>
        </w:tc>
      </w:tr>
    </w:tbl>
    <w:p w14:paraId="2FD864C6" w14:textId="77777777" w:rsidR="008A5E4E" w:rsidRDefault="008A5E4E">
      <w:pPr>
        <w:spacing w:after="240"/>
      </w:pPr>
    </w:p>
    <w:p w14:paraId="1B9ED37A" w14:textId="77777777" w:rsidR="008A5E4E" w:rsidRDefault="0065745B">
      <w:pPr>
        <w:pStyle w:val="p"/>
      </w:pPr>
      <w:r>
        <w:t xml:space="preserve">For BRIG syntax, see </w:t>
      </w:r>
      <w:r>
        <w:rPr>
          <w:rStyle w:val="xref1"/>
        </w:rPr>
        <w:t>18.7.2. BRIG Syntax for Memory Operations (</w:t>
      </w:r>
      <w:r w:rsidR="009A76EE" w:rsidRPr="008A5E4E">
        <w:fldChar w:fldCharType="begin"/>
      </w:r>
      <w:r w:rsidR="008A5E4E">
        <w:instrText xml:space="preserve"> PAGEREF _Ref-407441351 \p \h  \* MERGEFORMAT </w:instrText>
      </w:r>
      <w:r w:rsidR="009A76EE" w:rsidRPr="008A5E4E">
        <w:fldChar w:fldCharType="separate"/>
      </w:r>
      <w:r w:rsidR="00533AF0" w:rsidRPr="00533AF0">
        <w:rPr>
          <w:rStyle w:val="xref1"/>
          <w:noProof/>
        </w:rPr>
        <w:t>on</w:t>
      </w:r>
      <w:r w:rsidR="00533AF0">
        <w:rPr>
          <w:noProof/>
        </w:rPr>
        <w:t xml:space="preserve"> page 363</w:t>
      </w:r>
      <w:r w:rsidR="009A76EE" w:rsidRPr="008A5E4E">
        <w:rPr>
          <w:rStyle w:val="xref1"/>
        </w:rPr>
        <w:fldChar w:fldCharType="end"/>
      </w:r>
      <w:r>
        <w:rPr>
          <w:rStyle w:val="xref1"/>
        </w:rPr>
        <w:t>)</w:t>
      </w:r>
      <w:r>
        <w:t xml:space="preserve">. </w:t>
      </w:r>
    </w:p>
    <w:p w14:paraId="3723B71A" w14:textId="77777777" w:rsidR="008A5E4E" w:rsidRDefault="0065745B">
      <w:pPr>
        <w:pStyle w:val="h3"/>
      </w:pPr>
      <w:bookmarkStart w:id="618" w:name="_Toc396034272"/>
      <w:r>
        <w:t>6.3.2 Description</w:t>
      </w:r>
      <w:bookmarkEnd w:id="618"/>
    </w:p>
    <w:p w14:paraId="70343ABB" w14:textId="77777777" w:rsidR="008A5E4E" w:rsidRDefault="0065745B">
      <w:pPr>
        <w:pStyle w:val="pDefinitionTerm"/>
      </w:pPr>
      <w:r>
        <w:rPr>
          <w:rStyle w:val="code1"/>
        </w:rPr>
        <w:t>v2</w:t>
      </w:r>
      <w:r>
        <w:t xml:space="preserve">, </w:t>
      </w:r>
      <w:r>
        <w:rPr>
          <w:rStyle w:val="code1"/>
        </w:rPr>
        <w:t>v3</w:t>
      </w:r>
      <w:r>
        <w:t xml:space="preserve">, and </w:t>
      </w:r>
      <w:r>
        <w:rPr>
          <w:rStyle w:val="code1"/>
        </w:rPr>
        <w:t>v4</w:t>
      </w:r>
    </w:p>
    <w:p w14:paraId="1EBE136B" w14:textId="6CFF9E2E" w:rsidR="008A5E4E" w:rsidRDefault="0065745B">
      <w:pPr>
        <w:pStyle w:val="p1"/>
      </w:pPr>
      <w:r>
        <w:t xml:space="preserve">When </w:t>
      </w:r>
      <w:r>
        <w:rPr>
          <w:rStyle w:val="code1"/>
        </w:rPr>
        <w:t>v2</w:t>
      </w:r>
      <w:r>
        <w:t xml:space="preserve">, </w:t>
      </w:r>
      <w:r>
        <w:rPr>
          <w:rStyle w:val="code1"/>
        </w:rPr>
        <w:t>v3</w:t>
      </w:r>
      <w:r>
        <w:t xml:space="preserve">, or </w:t>
      </w:r>
      <w:r>
        <w:rPr>
          <w:rStyle w:val="code1"/>
        </w:rPr>
        <w:t>v4</w:t>
      </w:r>
      <w:r>
        <w:t xml:space="preserve"> is used, HSAIL will load consecutive values into multiple registers. The address is incremented by the size of the </w:t>
      </w:r>
      <w:r>
        <w:rPr>
          <w:rStyle w:val="i"/>
        </w:rPr>
        <w:t>TypeLength</w:t>
      </w:r>
      <w:r>
        <w:t xml:space="preserve"> specified </w:t>
      </w:r>
      <w:r w:rsidR="009D098C">
        <w:t xml:space="preserve">by </w:t>
      </w:r>
      <w:r>
        <w:t xml:space="preserve">the operation. </w:t>
      </w:r>
    </w:p>
    <w:p w14:paraId="7CFBB088" w14:textId="77777777" w:rsidR="008A5E4E" w:rsidRDefault="0065745B">
      <w:pPr>
        <w:pStyle w:val="p1"/>
      </w:pPr>
      <w:r>
        <w:t>Front ends should generate vector forms whenever possible. The following forms are equivalent but the vector form is often faster.</w:t>
      </w:r>
    </w:p>
    <w:p w14:paraId="5EB0483E" w14:textId="77777777" w:rsidR="008A5E4E" w:rsidRDefault="0065745B">
      <w:pPr>
        <w:pStyle w:val="p1"/>
      </w:pPr>
      <w:r>
        <w:t xml:space="preserve">Slow form: </w:t>
      </w:r>
    </w:p>
    <w:p w14:paraId="2BD04FA9" w14:textId="3DF77131" w:rsidR="008A5E4E" w:rsidRDefault="0065745B">
      <w:pPr>
        <w:pStyle w:val="pre1"/>
      </w:pPr>
      <w:r>
        <w:t>ld_s32 $</w:t>
      </w:r>
      <w:r w:rsidR="00733B62">
        <w:t>s</w:t>
      </w:r>
      <w:r>
        <w:t>0, [$s1];</w:t>
      </w:r>
      <w:r>
        <w:br/>
        <w:t xml:space="preserve"> ld_s32 $</w:t>
      </w:r>
      <w:r w:rsidR="00733B62">
        <w:t>s</w:t>
      </w:r>
      <w:r>
        <w:t xml:space="preserve">1, [$s1+4]; </w:t>
      </w:r>
    </w:p>
    <w:p w14:paraId="718CD7C4" w14:textId="77777777" w:rsidR="008A5E4E" w:rsidRDefault="0065745B">
      <w:pPr>
        <w:pStyle w:val="p1"/>
      </w:pPr>
      <w:r>
        <w:t xml:space="preserve">Fast form using the vector: </w:t>
      </w:r>
    </w:p>
    <w:p w14:paraId="433E5E15" w14:textId="1628233C" w:rsidR="008A5E4E" w:rsidRDefault="0065745B">
      <w:pPr>
        <w:pStyle w:val="pre1"/>
      </w:pPr>
      <w:r>
        <w:t>ld_v2_s32 ($</w:t>
      </w:r>
      <w:r w:rsidR="00733B62">
        <w:t>s</w:t>
      </w:r>
      <w:r>
        <w:t>0,$</w:t>
      </w:r>
      <w:r w:rsidR="00733B62">
        <w:t>s</w:t>
      </w:r>
      <w:r>
        <w:t>1), [$s1];</w:t>
      </w:r>
    </w:p>
    <w:p w14:paraId="4AAC2A6A" w14:textId="77777777" w:rsidR="008A5E4E" w:rsidRDefault="0065745B">
      <w:pPr>
        <w:pStyle w:val="pDefinitionTerm"/>
      </w:pPr>
      <w:r>
        <w:rPr>
          <w:rStyle w:val="code1"/>
        </w:rPr>
        <w:t>align(</w:t>
      </w:r>
      <w:r>
        <w:rPr>
          <w:rStyle w:val="i"/>
        </w:rPr>
        <w:t>n</w:t>
      </w:r>
      <w:r>
        <w:rPr>
          <w:rStyle w:val="code1"/>
        </w:rPr>
        <w:t>)</w:t>
      </w:r>
    </w:p>
    <w:p w14:paraId="49E3F5BB" w14:textId="390CA825" w:rsidR="008A5E4E" w:rsidRDefault="0065745B">
      <w:pPr>
        <w:pStyle w:val="p1"/>
      </w:pPr>
      <w:r>
        <w:t xml:space="preserve">If specified, indicates that the implementation can rely on the </w:t>
      </w:r>
      <w:r>
        <w:rPr>
          <w:rStyle w:val="i"/>
        </w:rPr>
        <w:t>address</w:t>
      </w:r>
      <w:r>
        <w:t xml:space="preserve"> operand having an address that is an integer multiple of </w:t>
      </w:r>
      <w:r>
        <w:rPr>
          <w:rStyle w:val="i"/>
        </w:rPr>
        <w:t>n</w:t>
      </w:r>
      <w:r>
        <w:t xml:space="preserve">. Valid values of </w:t>
      </w:r>
      <w:r>
        <w:rPr>
          <w:rStyle w:val="i"/>
        </w:rPr>
        <w:t>n</w:t>
      </w:r>
      <w:r>
        <w:t xml:space="preserve"> are 1, 2, 4, 8, 16, 32, 64, 128 and 256. On some implementations, this may allow the load to be performed more efficiently. </w:t>
      </w:r>
      <w:r w:rsidR="006E7FCD">
        <w:t>The behavior</w:t>
      </w:r>
      <w:r>
        <w:t xml:space="preserve"> is undefined if a memory load marked as aligned is in fact not aligned to the specified </w:t>
      </w:r>
      <w:r>
        <w:rPr>
          <w:rStyle w:val="spanBookTitle"/>
        </w:rPr>
        <w:t>n</w:t>
      </w:r>
      <w:r>
        <w:t xml:space="preserve">: on some implementations this might result in incorrect values being loaded or memory exceptions being generated. If </w:t>
      </w:r>
      <w:r>
        <w:rPr>
          <w:rStyle w:val="code1"/>
        </w:rPr>
        <w:t>align</w:t>
      </w:r>
      <w:r>
        <w:t xml:space="preserve"> is omitted, the value 1 is used for </w:t>
      </w:r>
      <w:r>
        <w:rPr>
          <w:rStyle w:val="i"/>
        </w:rPr>
        <w:t>n</w:t>
      </w:r>
      <w:r>
        <w:t xml:space="preserve">, and the implementation must correctly handle the source address being unaligned. Note, for </w:t>
      </w:r>
      <w:r>
        <w:rPr>
          <w:rStyle w:val="code1"/>
        </w:rPr>
        <w:t>v2</w:t>
      </w:r>
      <w:r>
        <w:t xml:space="preserve">, </w:t>
      </w:r>
      <w:r>
        <w:rPr>
          <w:rStyle w:val="code1"/>
        </w:rPr>
        <w:t>v3</w:t>
      </w:r>
      <w:r>
        <w:t xml:space="preserve">, and </w:t>
      </w:r>
      <w:r>
        <w:rPr>
          <w:rStyle w:val="code1"/>
        </w:rPr>
        <w:t>v4</w:t>
      </w:r>
      <w:r>
        <w:t xml:space="preserve"> only the alignment of the first value is specified: the subsequent values are still loaded contiguously according to the size of </w:t>
      </w:r>
      <w:r>
        <w:rPr>
          <w:rStyle w:val="i"/>
        </w:rPr>
        <w:t>TypeLength</w:t>
      </w:r>
      <w:r>
        <w:t xml:space="preserve">. See </w:t>
      </w:r>
      <w:r>
        <w:rPr>
          <w:rStyle w:val="xref1"/>
        </w:rPr>
        <w:t>17.8. Unaligned Access (</w:t>
      </w:r>
      <w:r w:rsidR="009A76EE" w:rsidRPr="008A5E4E">
        <w:fldChar w:fldCharType="begin"/>
      </w:r>
      <w:r w:rsidR="008A5E4E">
        <w:instrText xml:space="preserve"> PAGEREF _Ref207184227 \p \h  \* MERGEFORMAT </w:instrText>
      </w:r>
      <w:r w:rsidR="009A76EE" w:rsidRPr="008A5E4E">
        <w:fldChar w:fldCharType="separate"/>
      </w:r>
      <w:r w:rsidR="00533AF0" w:rsidRPr="00533AF0">
        <w:rPr>
          <w:rStyle w:val="xref1"/>
          <w:noProof/>
        </w:rPr>
        <w:t>on</w:t>
      </w:r>
      <w:r w:rsidR="00533AF0">
        <w:rPr>
          <w:noProof/>
        </w:rPr>
        <w:t xml:space="preserve"> page 304</w:t>
      </w:r>
      <w:r w:rsidR="009A76EE" w:rsidRPr="008A5E4E">
        <w:rPr>
          <w:rStyle w:val="xref1"/>
        </w:rPr>
        <w:fldChar w:fldCharType="end"/>
      </w:r>
      <w:r>
        <w:rPr>
          <w:rStyle w:val="xref1"/>
        </w:rPr>
        <w:t>)</w:t>
      </w:r>
      <w:r>
        <w:t>.</w:t>
      </w:r>
    </w:p>
    <w:p w14:paraId="4956DCE0" w14:textId="77777777" w:rsidR="008A5E4E" w:rsidRDefault="0065745B">
      <w:pPr>
        <w:pStyle w:val="pDefinitionTerm"/>
      </w:pPr>
      <w:r>
        <w:rPr>
          <w:rStyle w:val="code1"/>
        </w:rPr>
        <w:t>const</w:t>
      </w:r>
    </w:p>
    <w:p w14:paraId="782CDBD7" w14:textId="1CDC74DD" w:rsidR="002019DE" w:rsidRDefault="0065745B">
      <w:pPr>
        <w:pStyle w:val="p1"/>
      </w:pPr>
      <w:r>
        <w:t xml:space="preserve">If specified, indicates that the load is accessing constant memory. An implementation can rely on the memory locations loaded not being written to for the lifetime of the variable in the program. Only global and readonly segment loads, and flat addresses that refer to constant global segment memory, can be marked </w:t>
      </w:r>
      <w:r>
        <w:rPr>
          <w:rStyle w:val="code1"/>
        </w:rPr>
        <w:t>const</w:t>
      </w:r>
      <w:r>
        <w:t>.</w:t>
      </w:r>
    </w:p>
    <w:p w14:paraId="24646454" w14:textId="404D9777" w:rsidR="008A5E4E" w:rsidRDefault="0065745B">
      <w:pPr>
        <w:pStyle w:val="p1"/>
      </w:pPr>
      <w:r>
        <w:t>Note</w:t>
      </w:r>
      <w:r w:rsidR="002019DE">
        <w:t>:</w:t>
      </w:r>
      <w:r>
        <w:t xml:space="preserve"> </w:t>
      </w:r>
      <w:r w:rsidR="002019DE">
        <w:t xml:space="preserve">although the values loaded by </w:t>
      </w:r>
      <w:r>
        <w:t xml:space="preserve">kernarg </w:t>
      </w:r>
      <w:r w:rsidR="002019DE">
        <w:t>and non-</w:t>
      </w:r>
      <w:r w:rsidR="002019DE" w:rsidRPr="00A272C0">
        <w:rPr>
          <w:rFonts w:ascii="Courier New" w:hAnsi="Courier New" w:cs="Courier New"/>
        </w:rPr>
        <w:t>const</w:t>
      </w:r>
      <w:r w:rsidR="002019DE">
        <w:t xml:space="preserve"> readonly </w:t>
      </w:r>
      <w:r>
        <w:t xml:space="preserve">segment accesses </w:t>
      </w:r>
      <w:r w:rsidR="002019DE">
        <w:t>do not change during the execution of a single kernel dispatch, the values can be different for each kernel dispatch. Therefore, they are not considered constant memory accesses</w:t>
      </w:r>
      <w:r>
        <w:t>.</w:t>
      </w:r>
    </w:p>
    <w:p w14:paraId="3A69B405" w14:textId="359B5514" w:rsidR="008A5E4E" w:rsidRDefault="0065745B">
      <w:pPr>
        <w:pStyle w:val="p1"/>
      </w:pPr>
      <w:r>
        <w:t xml:space="preserve">On some implementations, knowing a load is accessing constant memory might be more efficient. </w:t>
      </w:r>
      <w:r w:rsidR="006E7FCD">
        <w:t>The behavior</w:t>
      </w:r>
      <w:r>
        <w:t xml:space="preserve"> is undefined if a memory load marked as constant is changed during the execution of any kernels that are part of the program: on some implementations this might result in incorrect values being loaded. See </w:t>
      </w:r>
      <w:r>
        <w:rPr>
          <w:rStyle w:val="xref1"/>
        </w:rPr>
        <w:t>17.9. Constant Access (</w:t>
      </w:r>
      <w:r w:rsidR="009A76EE" w:rsidRPr="008A5E4E">
        <w:fldChar w:fldCharType="begin"/>
      </w:r>
      <w:r w:rsidR="008A5E4E">
        <w:instrText xml:space="preserve"> PAGEREF _Ref658859300 \p \h  \* MERGEFORMAT </w:instrText>
      </w:r>
      <w:r w:rsidR="009A76EE" w:rsidRPr="008A5E4E">
        <w:fldChar w:fldCharType="separate"/>
      </w:r>
      <w:r w:rsidR="00533AF0" w:rsidRPr="00533AF0">
        <w:rPr>
          <w:rStyle w:val="xref1"/>
          <w:noProof/>
        </w:rPr>
        <w:t>on</w:t>
      </w:r>
      <w:r w:rsidR="00533AF0">
        <w:rPr>
          <w:noProof/>
        </w:rPr>
        <w:t xml:space="preserve"> page 304</w:t>
      </w:r>
      <w:r w:rsidR="009A76EE" w:rsidRPr="008A5E4E">
        <w:rPr>
          <w:rStyle w:val="xref1"/>
        </w:rPr>
        <w:fldChar w:fldCharType="end"/>
      </w:r>
      <w:r>
        <w:rPr>
          <w:rStyle w:val="xref1"/>
        </w:rPr>
        <w:t>)</w:t>
      </w:r>
      <w:r>
        <w:t>.</w:t>
      </w:r>
    </w:p>
    <w:p w14:paraId="042C04ED" w14:textId="77777777" w:rsidR="008A5E4E" w:rsidRDefault="0065745B">
      <w:pPr>
        <w:pStyle w:val="pDefinitionTerm"/>
      </w:pPr>
      <w:r>
        <w:rPr>
          <w:rStyle w:val="i"/>
        </w:rPr>
        <w:t>width</w:t>
      </w:r>
    </w:p>
    <w:p w14:paraId="27C5BB29" w14:textId="77777777" w:rsidR="008A5E4E" w:rsidRDefault="0065745B">
      <w:pPr>
        <w:pStyle w:val="p1"/>
      </w:pPr>
      <w:r>
        <w:t xml:space="preserve">Because work-items are executed in wavefronts, a single load can access multiple memory locations if the </w:t>
      </w:r>
      <w:r>
        <w:rPr>
          <w:rStyle w:val="i"/>
        </w:rPr>
        <w:t>address</w:t>
      </w:r>
      <w:r>
        <w:t xml:space="preserve"> operand evaluates to different addresses in different work-items. The optional width modifier specifies the result uniformity of the loaded value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It can be </w:t>
      </w:r>
      <w:r>
        <w:rPr>
          <w:rStyle w:val="code1"/>
        </w:rPr>
        <w:t>width(</w:t>
      </w:r>
      <w:r>
        <w:rPr>
          <w:rStyle w:val="i"/>
        </w:rPr>
        <w:t>n</w:t>
      </w:r>
      <w:r>
        <w:rPr>
          <w:rStyle w:val="code1"/>
        </w:rPr>
        <w:t>)</w:t>
      </w:r>
      <w:r>
        <w:t xml:space="preserve">, </w:t>
      </w:r>
      <w:r>
        <w:rPr>
          <w:rStyle w:val="code1"/>
        </w:rPr>
        <w:t>width(WAVESIZE)</w:t>
      </w:r>
      <w:r>
        <w:t xml:space="preserve">, or </w:t>
      </w:r>
      <w:r>
        <w:rPr>
          <w:rStyle w:val="code1"/>
        </w:rPr>
        <w:t>width(all)</w:t>
      </w:r>
      <w:r>
        <w:t xml:space="preserve">. All active work-items in the same slice are guaranteed to load the same result. If the width modifier is omitted, it defaults to </w:t>
      </w:r>
      <w:r>
        <w:rPr>
          <w:rStyle w:val="code1"/>
        </w:rPr>
        <w:t>width(1)</w:t>
      </w:r>
      <w:r>
        <w:t xml:space="preserve">, indicating each active work-item can load different values. </w:t>
      </w:r>
    </w:p>
    <w:p w14:paraId="67A9DD2C" w14:textId="77777777" w:rsidR="008A5E4E" w:rsidRDefault="0065745B">
      <w:pPr>
        <w:pStyle w:val="p1"/>
      </w:pPr>
      <w:r>
        <w:t xml:space="preserve">In the case of </w:t>
      </w:r>
      <w:r>
        <w:rPr>
          <w:rStyle w:val="code1"/>
        </w:rPr>
        <w:t>v2</w:t>
      </w:r>
      <w:r>
        <w:t xml:space="preserve">, </w:t>
      </w:r>
      <w:r>
        <w:rPr>
          <w:rStyle w:val="code1"/>
        </w:rPr>
        <w:t>v3</w:t>
      </w:r>
      <w:r>
        <w:t xml:space="preserve">, and </w:t>
      </w:r>
      <w:r>
        <w:rPr>
          <w:rStyle w:val="code1"/>
        </w:rPr>
        <w:t>v4</w:t>
      </w:r>
      <w:r>
        <w:t>, each work-item produces multiple results. The loads of the work-items in a slice are only result uniform if each corresponding result is the same.</w:t>
      </w:r>
    </w:p>
    <w:p w14:paraId="7A96D38C" w14:textId="77777777" w:rsidR="008A5E4E" w:rsidRDefault="0065745B">
      <w:pPr>
        <w:pStyle w:val="p1"/>
      </w:pPr>
      <w:r>
        <w:t xml:space="preserve">Note that a load operation is considered result uniform if the result(s) of all active work-items in the slice are the same, regardless of whether the </w:t>
      </w:r>
      <w:r>
        <w:rPr>
          <w:rStyle w:val="i"/>
        </w:rPr>
        <w:t>address</w:t>
      </w:r>
      <w:r>
        <w:t xml:space="preserve"> operand evaluates to the same addresses in each of the work-items.</w:t>
      </w:r>
    </w:p>
    <w:p w14:paraId="073E97A7" w14:textId="77777777" w:rsidR="008A5E4E" w:rsidRDefault="0065745B">
      <w:pPr>
        <w:pStyle w:val="p1"/>
      </w:pPr>
      <w:r>
        <w:t>If active work-items specified by the width modifier do not load the same values, the behavior is undefined.</w:t>
      </w:r>
    </w:p>
    <w:p w14:paraId="074C8377" w14:textId="77777777" w:rsidR="008A5E4E" w:rsidRDefault="0065745B">
      <w:pPr>
        <w:pStyle w:val="p1"/>
      </w:pPr>
      <w:r>
        <w:t>Implementations are allowed to have a single active work-item read the value and then broadcast the result to the other active work-items. Some implementations can use this modifier to speed up computations.</w:t>
      </w:r>
    </w:p>
    <w:p w14:paraId="1D5C1CA3" w14:textId="77777777" w:rsidR="008A5E4E" w:rsidRDefault="0065745B">
      <w:pPr>
        <w:pStyle w:val="h3"/>
      </w:pPr>
      <w:bookmarkStart w:id="619" w:name="_Toc396034273"/>
      <w:r>
        <w:t>6.3.3 Additional Information</w:t>
      </w:r>
      <w:bookmarkEnd w:id="619"/>
    </w:p>
    <w:p w14:paraId="71C359BA" w14:textId="77777777" w:rsidR="008A5E4E" w:rsidRDefault="0065745B">
      <w:pPr>
        <w:pStyle w:val="p"/>
      </w:pPr>
      <w:r>
        <w:t xml:space="preserve">If </w:t>
      </w:r>
      <w:r>
        <w:rPr>
          <w:rStyle w:val="i"/>
        </w:rPr>
        <w:t>segment</w:t>
      </w:r>
      <w:r>
        <w:t xml:space="preserve"> is present, the address expression must be a segment address of the same kind. If </w:t>
      </w:r>
      <w:r>
        <w:rPr>
          <w:rStyle w:val="i"/>
        </w:rPr>
        <w:t>segment</w:t>
      </w:r>
      <w:r>
        <w:t xml:space="preserve"> is omitted, the address expression must be a flat address. See </w:t>
      </w:r>
      <w:r>
        <w:rPr>
          <w:rStyle w:val="xref1"/>
        </w:rPr>
        <w:t>6.1.1. How Addresses Are Formed (</w:t>
      </w:r>
      <w:r w:rsidR="009A76EE" w:rsidRPr="008A5E4E">
        <w:fldChar w:fldCharType="begin"/>
      </w:r>
      <w:r w:rsidR="008A5E4E">
        <w:instrText xml:space="preserve"> PAGEREF _Ref-548536905 \p \h  \* MERGEFORMAT </w:instrText>
      </w:r>
      <w:r w:rsidR="009A76EE" w:rsidRPr="008A5E4E">
        <w:fldChar w:fldCharType="separate"/>
      </w:r>
      <w:r w:rsidR="00533AF0" w:rsidRPr="00533AF0">
        <w:rPr>
          <w:rStyle w:val="xref1"/>
          <w:noProof/>
        </w:rPr>
        <w:t>on</w:t>
      </w:r>
      <w:r w:rsidR="00533AF0">
        <w:rPr>
          <w:noProof/>
        </w:rPr>
        <w:t xml:space="preserve"> page 155</w:t>
      </w:r>
      <w:r w:rsidR="009A76EE" w:rsidRPr="008A5E4E">
        <w:rPr>
          <w:rStyle w:val="xref1"/>
        </w:rPr>
        <w:fldChar w:fldCharType="end"/>
      </w:r>
      <w:r>
        <w:rPr>
          <w:rStyle w:val="xref1"/>
        </w:rPr>
        <w:t>)</w:t>
      </w:r>
      <w:r>
        <w:t>.</w:t>
      </w:r>
    </w:p>
    <w:p w14:paraId="6E561D78" w14:textId="77777777" w:rsidR="008A5E4E" w:rsidRDefault="0065745B">
      <w:pPr>
        <w:pStyle w:val="pNoPageBreakAfter"/>
      </w:pPr>
      <w:r>
        <w:t xml:space="preserve"> It is not valid to use a flat load operation with an identifier. The following code is not valid:</w:t>
      </w:r>
    </w:p>
    <w:p w14:paraId="78B569D2" w14:textId="7386EFD6" w:rsidR="008A5E4E" w:rsidRDefault="0065745B">
      <w:pPr>
        <w:pStyle w:val="pre"/>
      </w:pPr>
      <w:r>
        <w:t>ld_</w:t>
      </w:r>
      <w:r w:rsidR="00733B62">
        <w:t>s</w:t>
      </w:r>
      <w:r>
        <w:t>64 $</w:t>
      </w:r>
      <w:r w:rsidR="0024676F">
        <w:t>d</w:t>
      </w:r>
      <w:r>
        <w:t xml:space="preserve">1, [&amp;g]; // not valid because address expression is a segment </w:t>
      </w:r>
      <w:r>
        <w:br/>
        <w:t xml:space="preserve">                   // address, but a flat address is required.</w:t>
      </w:r>
    </w:p>
    <w:p w14:paraId="62A98669" w14:textId="77777777" w:rsidR="008A5E4E" w:rsidRDefault="0065745B">
      <w:pPr>
        <w:pStyle w:val="p"/>
      </w:pPr>
      <w:r>
        <w:t xml:space="preserve">If </w:t>
      </w:r>
      <w:r>
        <w:rPr>
          <w:rStyle w:val="code1"/>
        </w:rPr>
        <w:t>ld_v2</w:t>
      </w:r>
      <w:r>
        <w:t xml:space="preserve">, </w:t>
      </w:r>
      <w:r>
        <w:rPr>
          <w:rStyle w:val="code1"/>
        </w:rPr>
        <w:t>ld_v3</w:t>
      </w:r>
      <w:r>
        <w:t xml:space="preserve">, or </w:t>
      </w:r>
      <w:r>
        <w:rPr>
          <w:rStyle w:val="code1"/>
        </w:rPr>
        <w:t>ld_v4</w:t>
      </w:r>
      <w:r>
        <w:t xml:space="preserve"> is used, then all the registers must be the same size. </w:t>
      </w:r>
    </w:p>
    <w:p w14:paraId="1C96645B" w14:textId="77777777" w:rsidR="008A5E4E" w:rsidRDefault="0065745B">
      <w:pPr>
        <w:pStyle w:val="pNoPageBreakAfter"/>
      </w:pPr>
      <w:r>
        <w:t>Subword integer type values (</w:t>
      </w:r>
      <w:r>
        <w:rPr>
          <w:rStyle w:val="code1"/>
        </w:rPr>
        <w:t>s8</w:t>
      </w:r>
      <w:r>
        <w:t xml:space="preserve">, </w:t>
      </w:r>
      <w:r>
        <w:rPr>
          <w:rStyle w:val="code1"/>
        </w:rPr>
        <w:t>u8</w:t>
      </w:r>
      <w:r>
        <w:t xml:space="preserve">, </w:t>
      </w:r>
      <w:r>
        <w:rPr>
          <w:rStyle w:val="code1"/>
        </w:rPr>
        <w:t>s16</w:t>
      </w:r>
      <w:r>
        <w:t xml:space="preserve"> and </w:t>
      </w:r>
      <w:r>
        <w:rPr>
          <w:rStyle w:val="code1"/>
        </w:rPr>
        <w:t>u16</w:t>
      </w:r>
      <w:r>
        <w:t xml:space="preserve">) are extended to fill the destination </w:t>
      </w:r>
      <w:r>
        <w:rPr>
          <w:rStyle w:val="code1"/>
        </w:rPr>
        <w:t>s</w:t>
      </w:r>
      <w:r>
        <w:t xml:space="preserve"> register. </w:t>
      </w:r>
      <w:r>
        <w:rPr>
          <w:rStyle w:val="code1"/>
        </w:rPr>
        <w:t>s</w:t>
      </w:r>
      <w:r>
        <w:t xml:space="preserve"> types are sign-extended, </w:t>
      </w:r>
      <w:r>
        <w:rPr>
          <w:rStyle w:val="code1"/>
        </w:rPr>
        <w:t>u</w:t>
      </w:r>
      <w:r>
        <w:t xml:space="preserve"> types are zero-extended. Rules for this are:</w:t>
      </w:r>
    </w:p>
    <w:p w14:paraId="5094B459" w14:textId="77777777" w:rsidR="008A5E4E" w:rsidRDefault="0065745B">
      <w:pPr>
        <w:pStyle w:val="li"/>
        <w:numPr>
          <w:ilvl w:val="0"/>
          <w:numId w:val="147"/>
        </w:numPr>
        <w:spacing w:before="320"/>
        <w:ind w:left="600"/>
      </w:pPr>
      <w:r>
        <w:rPr>
          <w:rStyle w:val="code1"/>
        </w:rPr>
        <w:t>ld_s8</w:t>
      </w:r>
      <w:r>
        <w:t xml:space="preserve"> — Loads a value between -128 and 127 inclusive into the destination register. </w:t>
      </w:r>
    </w:p>
    <w:p w14:paraId="73D7AA7F" w14:textId="77777777" w:rsidR="008A5E4E" w:rsidRDefault="0065745B">
      <w:pPr>
        <w:pStyle w:val="li"/>
        <w:numPr>
          <w:ilvl w:val="0"/>
          <w:numId w:val="147"/>
        </w:numPr>
        <w:ind w:left="600"/>
      </w:pPr>
      <w:r>
        <w:rPr>
          <w:rStyle w:val="code1"/>
        </w:rPr>
        <w:t>ld_u8</w:t>
      </w:r>
      <w:r>
        <w:t xml:space="preserve"> — Loads a value between 0 and 255 inclusive into the destination register. </w:t>
      </w:r>
    </w:p>
    <w:p w14:paraId="33B4C71E" w14:textId="77777777" w:rsidR="008A5E4E" w:rsidRDefault="0065745B">
      <w:pPr>
        <w:pStyle w:val="li"/>
        <w:numPr>
          <w:ilvl w:val="0"/>
          <w:numId w:val="147"/>
        </w:numPr>
        <w:ind w:left="600"/>
      </w:pPr>
      <w:r>
        <w:rPr>
          <w:rStyle w:val="code1"/>
        </w:rPr>
        <w:t>ld_s16</w:t>
      </w:r>
      <w:r>
        <w:t xml:space="preserve"> — Loads a value between -32768 and 32767 into the destination register. </w:t>
      </w:r>
    </w:p>
    <w:p w14:paraId="3947A2D7" w14:textId="77777777" w:rsidR="008A5E4E" w:rsidRDefault="0065745B">
      <w:pPr>
        <w:pStyle w:val="li"/>
        <w:numPr>
          <w:ilvl w:val="0"/>
          <w:numId w:val="147"/>
        </w:numPr>
        <w:spacing w:after="320"/>
        <w:ind w:left="600"/>
      </w:pPr>
      <w:r>
        <w:rPr>
          <w:rStyle w:val="code1"/>
        </w:rPr>
        <w:t>ld_u16</w:t>
      </w:r>
      <w:r>
        <w:t xml:space="preserve"> — Loads a value between 0 and 65535 inclusive into the destination register. </w:t>
      </w:r>
    </w:p>
    <w:p w14:paraId="0C3EDCE3" w14:textId="77777777" w:rsidR="008A5E4E" w:rsidRDefault="0065745B">
      <w:pPr>
        <w:pStyle w:val="p"/>
      </w:pPr>
      <w:r>
        <w:t xml:space="preserve">For example, </w:t>
      </w:r>
      <w:r>
        <w:rPr>
          <w:rStyle w:val="code1"/>
        </w:rPr>
        <w:t>ld_u8 $s2, $d0</w:t>
      </w:r>
      <w:r>
        <w:t xml:space="preserve"> loads one byte and zero-extends to 32 bits. </w:t>
      </w:r>
    </w:p>
    <w:p w14:paraId="62ACAE94" w14:textId="77777777" w:rsidR="008A5E4E" w:rsidRDefault="0065745B">
      <w:pPr>
        <w:pStyle w:val="p"/>
      </w:pPr>
      <w:r>
        <w:t xml:space="preserve">For other integer types, the size of the source and destination must match, and so </w:t>
      </w:r>
      <w:r>
        <w:rPr>
          <w:rStyle w:val="code1"/>
        </w:rPr>
        <w:t>ld_s</w:t>
      </w:r>
      <w:r>
        <w:t xml:space="preserve"> and </w:t>
      </w:r>
      <w:r>
        <w:rPr>
          <w:rStyle w:val="code1"/>
        </w:rPr>
        <w:t>ld_u</w:t>
      </w:r>
      <w:r>
        <w:t xml:space="preserve"> operations result in identical results, because no sign extension or zero extension is required. A front-end compiler should use </w:t>
      </w:r>
      <w:r>
        <w:rPr>
          <w:rStyle w:val="code1"/>
        </w:rPr>
        <w:t>ld_s</w:t>
      </w:r>
      <w:r>
        <w:t xml:space="preserve"> when the sign is relevant and </w:t>
      </w:r>
      <w:r>
        <w:rPr>
          <w:rStyle w:val="code1"/>
        </w:rPr>
        <w:t>ld_u</w:t>
      </w:r>
      <w:r>
        <w:t xml:space="preserve"> when it is not. Then readers of the program can better understand the significance of what is being loaded.</w:t>
      </w:r>
    </w:p>
    <w:p w14:paraId="15B253DC" w14:textId="77777777" w:rsidR="008A5E4E" w:rsidRDefault="0065745B">
      <w:pPr>
        <w:pStyle w:val="p"/>
      </w:pPr>
      <w:r>
        <w:t xml:space="preserve">For </w:t>
      </w:r>
      <w:r>
        <w:rPr>
          <w:rStyle w:val="code1"/>
        </w:rPr>
        <w:t>f32</w:t>
      </w:r>
      <w:r>
        <w:t xml:space="preserve"> and </w:t>
      </w:r>
      <w:r>
        <w:rPr>
          <w:rStyle w:val="code1"/>
        </w:rPr>
        <w:t>f64</w:t>
      </w:r>
      <w:r>
        <w:t xml:space="preserve">, the size of the source and destination must match. If a conversion is required, then it should be done explicitly using a </w:t>
      </w:r>
      <w:r>
        <w:rPr>
          <w:rStyle w:val="code1"/>
        </w:rPr>
        <w:t>cvt</w:t>
      </w:r>
      <w:r>
        <w:t xml:space="preserve"> operation.</w:t>
      </w:r>
    </w:p>
    <w:p w14:paraId="7547EE91" w14:textId="5781DE11" w:rsidR="008A5E4E" w:rsidRDefault="0065745B">
      <w:pPr>
        <w:pStyle w:val="p"/>
      </w:pPr>
      <w:r>
        <w:t xml:space="preserve">For </w:t>
      </w:r>
      <w:r>
        <w:rPr>
          <w:rStyle w:val="code1"/>
        </w:rPr>
        <w:t>f16</w:t>
      </w:r>
      <w:r>
        <w:t xml:space="preserve">, the destination must be an </w:t>
      </w:r>
      <w:r>
        <w:rPr>
          <w:rStyle w:val="code1"/>
        </w:rPr>
        <w:t>s</w:t>
      </w:r>
      <w:r>
        <w:t xml:space="preserve"> register. The </w:t>
      </w:r>
      <w:r w:rsidR="00BD5DC5">
        <w:t xml:space="preserve">value is loaded into the least significant 16 bits of the </w:t>
      </w:r>
      <w:r w:rsidR="00BD5DC5" w:rsidRPr="00636634">
        <w:rPr>
          <w:rFonts w:ascii="Courier New" w:hAnsi="Courier New" w:cs="Courier New"/>
        </w:rPr>
        <w:t>s</w:t>
      </w:r>
      <w:r w:rsidR="00BD5DC5">
        <w:t xml:space="preserve"> register, and the most significant 16 bits are undefined. If a conversion is required, then it should be done explicitly using a </w:t>
      </w:r>
      <w:r w:rsidR="00BD5DC5">
        <w:rPr>
          <w:rStyle w:val="code1"/>
        </w:rPr>
        <w:t>cvt</w:t>
      </w:r>
      <w:r w:rsidR="00BD5DC5">
        <w:t xml:space="preserve"> operation.</w:t>
      </w:r>
      <w:r>
        <w:t xml:space="preserve"> See </w:t>
      </w:r>
      <w:r>
        <w:rPr>
          <w:rStyle w:val="xref1"/>
        </w:rPr>
        <w:t>4.19.1. Floating-Point Numbers (</w:t>
      </w:r>
      <w:r w:rsidR="009A76EE" w:rsidRPr="008A5E4E">
        <w:fldChar w:fldCharType="begin"/>
      </w:r>
      <w:r w:rsidR="008A5E4E">
        <w:instrText xml:space="preserve"> PAGEREF _Ref2115534732 \p \h  \* MERGEFORMAT </w:instrText>
      </w:r>
      <w:r w:rsidR="009A76EE" w:rsidRPr="008A5E4E">
        <w:fldChar w:fldCharType="separate"/>
      </w:r>
      <w:r w:rsidR="00533AF0" w:rsidRPr="00533AF0">
        <w:rPr>
          <w:rStyle w:val="xref1"/>
          <w:noProof/>
        </w:rPr>
        <w:t>on</w:t>
      </w:r>
      <w:r w:rsidR="00533AF0">
        <w:rPr>
          <w:noProof/>
        </w:rPr>
        <w:t xml:space="preserve"> page 91</w:t>
      </w:r>
      <w:r w:rsidR="009A76EE" w:rsidRPr="008A5E4E">
        <w:rPr>
          <w:rStyle w:val="xref1"/>
        </w:rPr>
        <w:fldChar w:fldCharType="end"/>
      </w:r>
      <w:r>
        <w:rPr>
          <w:rStyle w:val="xref1"/>
        </w:rPr>
        <w:t>)</w:t>
      </w:r>
      <w:r>
        <w:t>.</w:t>
      </w:r>
    </w:p>
    <w:p w14:paraId="63983419" w14:textId="77777777" w:rsidR="008A5E4E" w:rsidRDefault="0065745B">
      <w:pPr>
        <w:pStyle w:val="p"/>
      </w:pPr>
      <w:r>
        <w:t xml:space="preserve">For </w:t>
      </w:r>
      <w:r>
        <w:rPr>
          <w:rStyle w:val="code1"/>
        </w:rPr>
        <w:t>roimg</w:t>
      </w:r>
      <w:r>
        <w:t xml:space="preserve">, </w:t>
      </w:r>
      <w:r>
        <w:rPr>
          <w:rStyle w:val="code1"/>
        </w:rPr>
        <w:t>woimg</w:t>
      </w:r>
      <w:r>
        <w:t xml:space="preserve">, </w:t>
      </w:r>
      <w:r>
        <w:rPr>
          <w:rStyle w:val="code1"/>
        </w:rPr>
        <w:t>rwimg</w:t>
      </w:r>
      <w:r>
        <w:t xml:space="preserve">, </w:t>
      </w:r>
      <w:r>
        <w:rPr>
          <w:rStyle w:val="code1"/>
        </w:rPr>
        <w:t>samp</w:t>
      </w:r>
      <w:r>
        <w:t xml:space="preserve">, </w:t>
      </w:r>
      <w:r>
        <w:rPr>
          <w:rStyle w:val="code1"/>
        </w:rPr>
        <w:t>sig32</w:t>
      </w:r>
      <w:r>
        <w:t xml:space="preserve">, or </w:t>
      </w:r>
      <w:r>
        <w:rPr>
          <w:rStyle w:val="code1"/>
        </w:rPr>
        <w:t>sig64</w:t>
      </w:r>
      <w:r>
        <w:t xml:space="preserve"> value types, it is required that the compound type specified on the load must match the value type (see </w:t>
      </w:r>
      <w:r>
        <w:rPr>
          <w:rStyle w:val="xref1"/>
        </w:rPr>
        <w:t>7.1.9. Using Image Operations (</w:t>
      </w:r>
      <w:r w:rsidR="009A76EE" w:rsidRPr="008A5E4E">
        <w:fldChar w:fldCharType="begin"/>
      </w:r>
      <w:r w:rsidR="008A5E4E">
        <w:instrText xml:space="preserve"> PAGEREF _Ref2126260306 \p \h  \* MERGEFORMAT </w:instrText>
      </w:r>
      <w:r w:rsidR="009A76EE" w:rsidRPr="008A5E4E">
        <w:fldChar w:fldCharType="separate"/>
      </w:r>
      <w:r w:rsidR="00533AF0" w:rsidRPr="00533AF0">
        <w:rPr>
          <w:rStyle w:val="xref1"/>
          <w:noProof/>
        </w:rPr>
        <w:t>on</w:t>
      </w:r>
      <w:r w:rsidR="00533AF0">
        <w:rPr>
          <w:noProof/>
        </w:rPr>
        <w:t xml:space="preserve"> page 213</w:t>
      </w:r>
      <w:r w:rsidR="009A76EE" w:rsidRPr="008A5E4E">
        <w:rPr>
          <w:rStyle w:val="xref1"/>
        </w:rPr>
        <w:fldChar w:fldCharType="end"/>
      </w:r>
      <w:r>
        <w:rPr>
          <w:rStyle w:val="xref1"/>
        </w:rPr>
        <w:t>)</w:t>
      </w:r>
      <w:r>
        <w:t xml:space="preserve"> and </w:t>
      </w:r>
      <w:r>
        <w:rPr>
          <w:rStyle w:val="xref1"/>
        </w:rPr>
        <w:t>6.8. Notification (signal) Operations (</w:t>
      </w:r>
      <w:r w:rsidR="009A76EE" w:rsidRPr="008A5E4E">
        <w:fldChar w:fldCharType="begin"/>
      </w:r>
      <w:r w:rsidR="008A5E4E">
        <w:instrText xml:space="preserve"> PAGEREF _Ref-338720175 \p \h  \* MERGEFORMAT </w:instrText>
      </w:r>
      <w:r w:rsidR="009A76EE" w:rsidRPr="008A5E4E">
        <w:fldChar w:fldCharType="separate"/>
      </w:r>
      <w:r w:rsidR="00533AF0" w:rsidRPr="00533AF0">
        <w:rPr>
          <w:rStyle w:val="xref1"/>
          <w:noProof/>
        </w:rPr>
        <w:t>on</w:t>
      </w:r>
      <w:r w:rsidR="00533AF0">
        <w:rPr>
          <w:noProof/>
        </w:rPr>
        <w:t xml:space="preserve"> page 183</w:t>
      </w:r>
      <w:r w:rsidR="009A76EE" w:rsidRPr="008A5E4E">
        <w:rPr>
          <w:rStyle w:val="xref1"/>
        </w:rPr>
        <w:fldChar w:fldCharType="end"/>
      </w:r>
      <w:r>
        <w:rPr>
          <w:rStyle w:val="xref1"/>
        </w:rPr>
        <w:t>)</w:t>
      </w:r>
      <w:r>
        <w:t>).</w:t>
      </w:r>
    </w:p>
    <w:p w14:paraId="611393FF" w14:textId="77777777" w:rsidR="008A5E4E" w:rsidRDefault="0065745B">
      <w:pPr>
        <w:pStyle w:val="p"/>
      </w:pPr>
      <w:r>
        <w:t xml:space="preserve">The </w:t>
      </w:r>
      <w:r>
        <w:rPr>
          <w:rStyle w:val="code1"/>
        </w:rPr>
        <w:t>ld</w:t>
      </w:r>
      <w:r>
        <w:t xml:space="preserve"> operation is an ordinary non-synchronizing memory operation. It can be reordered by either the finalizer or hardware, and can cause data races. Load reordering and data races can be prevented by using a synchronizing memory operations or memory fences in conjunction with a synchronizing memory operations. For example, a </w:t>
      </w:r>
      <w:r>
        <w:rPr>
          <w:rStyle w:val="code1"/>
        </w:rPr>
        <w:t>atomic_ld_acq</w:t>
      </w:r>
      <w:r>
        <w:t xml:space="preserve"> acts like a partial fence; no memory operation after the </w:t>
      </w:r>
      <w:r>
        <w:rPr>
          <w:rStyle w:val="code1"/>
        </w:rPr>
        <w:t>atomic_ld_acq</w:t>
      </w:r>
      <w:r>
        <w:t xml:space="preserve"> can be moved before the </w:t>
      </w:r>
      <w:r>
        <w:rPr>
          <w:rStyle w:val="code1"/>
        </w:rPr>
        <w:t>atomic_ld_acq</w:t>
      </w:r>
      <w:r>
        <w:t xml:space="preserve">. See </w:t>
      </w:r>
      <w:r>
        <w:rPr>
          <w:rStyle w:val="xref1"/>
        </w:rPr>
        <w:t>6.2. Memory Model (</w:t>
      </w:r>
      <w:r w:rsidR="009A76EE" w:rsidRPr="008A5E4E">
        <w:fldChar w:fldCharType="begin"/>
      </w:r>
      <w:r w:rsidR="008A5E4E">
        <w:instrText xml:space="preserve"> PAGEREF _Ref221854869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47219393" w14:textId="77777777" w:rsidR="008A5E4E" w:rsidRDefault="0065745B">
      <w:pPr>
        <w:pStyle w:val="pExample"/>
      </w:pPr>
      <w:r>
        <w:t>Examples</w:t>
      </w:r>
    </w:p>
    <w:p w14:paraId="6E27447E" w14:textId="77777777" w:rsidR="008A5E4E" w:rsidRDefault="0065745B">
      <w:pPr>
        <w:pStyle w:val="pre"/>
      </w:pPr>
      <w:r>
        <w:t>ld_global_f32 $s1, [&amp;x];</w:t>
      </w:r>
      <w:r>
        <w:br/>
        <w:t xml:space="preserve"> ld_global_s32 $s1, [&amp;x];</w:t>
      </w:r>
      <w:r>
        <w:br/>
        <w:t xml:space="preserve"> ld_global_f16 $s1, [&amp;x];</w:t>
      </w:r>
      <w:r>
        <w:br/>
        <w:t xml:space="preserve"> ld_global_f64 $d1, [&amp;x];</w:t>
      </w:r>
      <w:r>
        <w:br/>
        <w:t xml:space="preserve"> ld_global_align(8)_f64 $d1, [&amp;x];</w:t>
      </w:r>
      <w:r>
        <w:br/>
        <w:t xml:space="preserve"> ld_global_width(WAVESIZE)_f16 $s1, [&amp;x];</w:t>
      </w:r>
      <w:r>
        <w:br/>
        <w:t xml:space="preserve"> ld_global_align(2)_const_width(all)_f16 $s1, [&amp;x];</w:t>
      </w:r>
      <w:r>
        <w:br/>
        <w:t xml:space="preserve"> ld_arg_equiv(2)_f32 $s1, [%y];</w:t>
      </w:r>
      <w:r>
        <w:br/>
        <w:t xml:space="preserve"> ld_private_f32 $s1, [$s3+4];</w:t>
      </w:r>
      <w:r>
        <w:br/>
        <w:t xml:space="preserve"> ld_spill_f32 $s1, [$s3+4];</w:t>
      </w:r>
      <w:r>
        <w:br/>
        <w:t xml:space="preserve"> ld_f32 $s1, [$s3+4];</w:t>
      </w:r>
      <w:r>
        <w:br/>
        <w:t xml:space="preserve"> ld_align(16)_f32 $s1, [$s3+4];</w:t>
      </w:r>
      <w:r>
        <w:br/>
        <w:t xml:space="preserve"> ld_v3_s32 ($s1,$s2,$s6), [$s3+4];</w:t>
      </w:r>
      <w:r>
        <w:br/>
        <w:t xml:space="preserve"> ld_v4_f32 ($s1,$s3,$s6,$s2), [$s3+4];</w:t>
      </w:r>
      <w:r>
        <w:br/>
        <w:t xml:space="preserve"> ld_v2_equiv(9)_f32 ($s1,$s2), [$s3+4];</w:t>
      </w:r>
      <w:r>
        <w:br/>
        <w:t xml:space="preserve"> ld_group_equiv(0)_u32 $s0, [$s2];</w:t>
      </w:r>
      <w:r>
        <w:br/>
        <w:t xml:space="preserve"> ld_equiv(1)_u64 $d3, [$s4+32];</w:t>
      </w:r>
      <w:r>
        <w:br/>
        <w:t xml:space="preserve"> ld_v2_equiv(1)_u64 ($d1,$d2), [$s0+32];</w:t>
      </w:r>
      <w:r>
        <w:br/>
        <w:t xml:space="preserve"> ld_v4_width(8)_f32 ($s1,$s3,$s6,$s2), [$s3+4];</w:t>
      </w:r>
      <w:r>
        <w:br/>
        <w:t xml:space="preserve"> ld_equiv(1)_u64 $d6, [128];</w:t>
      </w:r>
      <w:r>
        <w:br/>
        <w:t xml:space="preserve"> ld_v2_equiv(9)_width(4)_f32 ($s1,$s2), [$s3+4];</w:t>
      </w:r>
      <w:r>
        <w:br/>
        <w:t xml:space="preserve"> ld_width(64)_u32 $s0, [$s2];</w:t>
      </w:r>
      <w:r>
        <w:br/>
        <w:t xml:space="preserve"> ld_equiv(1)_width(1024)_u64 $d6, [128];</w:t>
      </w:r>
      <w:r>
        <w:br/>
        <w:t xml:space="preserve"> ld_equiv(1)_width(all)_u64 $d6, [128];</w:t>
      </w:r>
      <w:r>
        <w:br/>
        <w:t xml:space="preserve"> ld_global_rwimg $d1, [&amp;rwimage1];</w:t>
      </w:r>
      <w:r>
        <w:br/>
        <w:t xml:space="preserve"> ld_readonly_roimg $d2, [&amp;roimage1];</w:t>
      </w:r>
      <w:r>
        <w:br/>
        <w:t xml:space="preserve"> ld_global_woimg $d2, [&amp;woimage1];</w:t>
      </w:r>
      <w:r>
        <w:br/>
        <w:t xml:space="preserve"> ld_kernarg_samp $d3, [%sampler1];</w:t>
      </w:r>
      <w:r>
        <w:br/>
        <w:t xml:space="preserve"> ld_global_sig32 $d3, [&amp;signal32];</w:t>
      </w:r>
      <w:r>
        <w:br/>
        <w:t xml:space="preserve"> ld_global_sig64 $d3, [&amp;signal64];</w:t>
      </w:r>
    </w:p>
    <w:p w14:paraId="737B8AA9" w14:textId="77777777" w:rsidR="008A5E4E" w:rsidRDefault="0065745B">
      <w:pPr>
        <w:pStyle w:val="h2"/>
      </w:pPr>
      <w:bookmarkStart w:id="620" w:name="_Toc396034274"/>
      <w:r>
        <w:t>6.4 Store (st) Operation</w:t>
      </w:r>
      <w:bookmarkEnd w:id="620"/>
    </w:p>
    <w:p w14:paraId="65835D05" w14:textId="77777777" w:rsidR="008A5E4E" w:rsidRDefault="0065745B">
      <w:pPr>
        <w:pStyle w:val="p"/>
      </w:pPr>
      <w:r>
        <w:t>The store (</w:t>
      </w:r>
      <w:r>
        <w:rPr>
          <w:rStyle w:val="code1"/>
        </w:rPr>
        <w:t>st</w:t>
      </w:r>
      <w:r>
        <w:t>) operation stores a value from one or more registers, or an immediate</w:t>
      </w:r>
      <w:r w:rsidR="0044712B">
        <w:t xml:space="preserve"> value</w:t>
      </w:r>
      <w:r>
        <w:t xml:space="preserve">, (see </w:t>
      </w:r>
      <w:r>
        <w:rPr>
          <w:rStyle w:val="xref1"/>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1"/>
          <w:noProof/>
        </w:rPr>
        <w:t>on</w:t>
      </w:r>
      <w:r w:rsidR="00533AF0">
        <w:rPr>
          <w:noProof/>
        </w:rPr>
        <w:t xml:space="preserve"> page 86</w:t>
      </w:r>
      <w:r w:rsidR="009A76EE" w:rsidRPr="008A5E4E">
        <w:rPr>
          <w:rStyle w:val="xref1"/>
        </w:rPr>
        <w:fldChar w:fldCharType="end"/>
      </w:r>
      <w:r>
        <w:rPr>
          <w:rStyle w:val="xref1"/>
        </w:rPr>
        <w:t>)</w:t>
      </w:r>
      <w:r>
        <w:t xml:space="preserve">) into memory using a segment or flat address expression (see </w:t>
      </w:r>
      <w:r>
        <w:rPr>
          <w:rStyle w:val="xref1"/>
        </w:rPr>
        <w:t>4.18. Address Expressions (</w:t>
      </w:r>
      <w:r w:rsidR="009A76EE" w:rsidRPr="008A5E4E">
        <w:fldChar w:fldCharType="begin"/>
      </w:r>
      <w:r w:rsidR="008A5E4E">
        <w:instrText xml:space="preserve"> PAGEREF _Ref242180951 \p \h  \* MERGEFORMAT </w:instrText>
      </w:r>
      <w:r w:rsidR="009A76EE" w:rsidRPr="008A5E4E">
        <w:fldChar w:fldCharType="separate"/>
      </w:r>
      <w:r w:rsidR="00533AF0" w:rsidRPr="00533AF0">
        <w:rPr>
          <w:rStyle w:val="xref1"/>
          <w:noProof/>
        </w:rPr>
        <w:t>on</w:t>
      </w:r>
      <w:r w:rsidR="00533AF0">
        <w:rPr>
          <w:noProof/>
        </w:rPr>
        <w:t xml:space="preserve"> page 88</w:t>
      </w:r>
      <w:r w:rsidR="009A76EE" w:rsidRPr="008A5E4E">
        <w:rPr>
          <w:rStyle w:val="xref1"/>
        </w:rPr>
        <w:fldChar w:fldCharType="end"/>
      </w:r>
      <w:r>
        <w:rPr>
          <w:rStyle w:val="xref1"/>
        </w:rPr>
        <w:t>)</w:t>
      </w:r>
      <w:r>
        <w:t xml:space="preserve">). It is an ordinary non-synchronizing memory operation (see </w:t>
      </w:r>
      <w:r>
        <w:rPr>
          <w:rStyle w:val="xref1"/>
        </w:rPr>
        <w:t>6.2. Memory Model (</w:t>
      </w:r>
      <w:r w:rsidR="009A76EE" w:rsidRPr="008A5E4E">
        <w:fldChar w:fldCharType="begin"/>
      </w:r>
      <w:r w:rsidR="008A5E4E">
        <w:instrText xml:space="preserve"> PAGEREF _Ref221854869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7B946ABF" w14:textId="77777777" w:rsidR="008A5E4E" w:rsidRDefault="0065745B">
      <w:pPr>
        <w:pStyle w:val="p"/>
      </w:pPr>
      <w:r>
        <w:t>There are four variants of the store operation, depending on the number of sources: one, two, three, or four.</w:t>
      </w:r>
    </w:p>
    <w:p w14:paraId="07D00ABD" w14:textId="77777777" w:rsidR="008A5E4E" w:rsidRDefault="0065745B">
      <w:pPr>
        <w:pStyle w:val="p"/>
      </w:pPr>
      <w:r>
        <w:t>If the Base profile has been specified then the 64-bit floating-point type (</w:t>
      </w:r>
      <w:r>
        <w:rPr>
          <w:rStyle w:val="code1"/>
        </w:rPr>
        <w:t>f64</w:t>
      </w:r>
      <w:r>
        <w:t xml:space="preserve">) is not supported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w:t>
      </w:r>
    </w:p>
    <w:p w14:paraId="5338B71F" w14:textId="77777777" w:rsidR="008A5E4E" w:rsidRDefault="0065745B">
      <w:pPr>
        <w:pStyle w:val="h3"/>
      </w:pPr>
      <w:bookmarkStart w:id="621" w:name="_Toc396034275"/>
      <w:r>
        <w:t>6.4.1 Syntax</w:t>
      </w:r>
      <w:bookmarkEnd w:id="621"/>
    </w:p>
    <w:p w14:paraId="41D5FE86" w14:textId="77777777" w:rsidR="008A5E4E" w:rsidRDefault="0065745B">
      <w:pPr>
        <w:pStyle w:val="pTableTitle"/>
      </w:pPr>
      <w:bookmarkStart w:id="622" w:name="_ListOf125"/>
      <w:r>
        <w:t>Table 6–2 Syntax for Store (st) Operation</w:t>
      </w:r>
    </w:p>
    <w:bookmarkEnd w:id="622"/>
    <w:p w14:paraId="4992217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3886"/>
        <w:gridCol w:w="2410"/>
      </w:tblGrid>
      <w:tr w:rsidR="008A5E4E" w14:paraId="3EF796B2"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061B84D7" w14:textId="77777777" w:rsidR="008A5E4E" w:rsidRDefault="0065745B">
            <w:pPr>
              <w:pStyle w:val="thTableStyle-TablestyleSyntax-HeadE-Opcodes-Header1"/>
              <w:shd w:val="clear" w:color="auto" w:fill="D3D3D3"/>
            </w:pPr>
            <w:r>
              <w:rPr>
                <w:shd w:val="clear" w:color="auto" w:fill="D3D3D3"/>
              </w:rPr>
              <w:t xml:space="preserve">Opcode and Modifiers </w:t>
            </w:r>
          </w:p>
        </w:tc>
        <w:tc>
          <w:tcPr>
            <w:tcW w:w="0" w:type="auto"/>
            <w:tcBorders>
              <w:bottom w:val="double" w:sz="3" w:space="0" w:color="000000"/>
            </w:tcBorders>
            <w:shd w:val="clear" w:color="auto" w:fill="D3D3D3"/>
            <w:tcMar>
              <w:top w:w="45" w:type="dxa"/>
              <w:left w:w="45" w:type="dxa"/>
              <w:bottom w:w="45" w:type="dxa"/>
              <w:right w:w="45" w:type="dxa"/>
            </w:tcMar>
          </w:tcPr>
          <w:p w14:paraId="68C3EA12" w14:textId="77777777" w:rsidR="008A5E4E" w:rsidRDefault="0065745B">
            <w:pPr>
              <w:pStyle w:val="thTableStyle-TablestyleSyntax-HeadD-Operands-Header1"/>
              <w:shd w:val="clear" w:color="auto" w:fill="D3D3D3"/>
            </w:pPr>
            <w:r>
              <w:rPr>
                <w:shd w:val="clear" w:color="auto" w:fill="D3D3D3"/>
              </w:rPr>
              <w:t>Operands</w:t>
            </w:r>
          </w:p>
        </w:tc>
      </w:tr>
      <w:tr w:rsidR="008A5E4E" w14:paraId="4C48920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B5D028E" w14:textId="77777777" w:rsidR="008A5E4E" w:rsidRDefault="0065745B">
            <w:pPr>
              <w:pStyle w:val="tdTableStyle-TablestyleSyntax-BodyE-Opcodes-Body1"/>
              <w:shd w:val="clear" w:color="auto" w:fill="DCDCDC"/>
            </w:pPr>
            <w:r>
              <w:rPr>
                <w:rStyle w:val="b"/>
                <w:b/>
                <w:bCs/>
                <w:shd w:val="clear" w:color="auto" w:fill="DCDCDC"/>
              </w:rPr>
              <w:t>st_</w:t>
            </w:r>
            <w:r>
              <w:rPr>
                <w:rStyle w:val="em"/>
                <w:shd w:val="clear" w:color="auto" w:fill="DCDCDC"/>
              </w:rPr>
              <w:t>segment</w:t>
            </w:r>
            <w:r>
              <w:rPr>
                <w:rStyle w:val="code"/>
                <w:shd w:val="clear" w:color="auto" w:fill="DCDCDC"/>
              </w:rPr>
              <w:t>_align(</w:t>
            </w:r>
            <w:r>
              <w:rPr>
                <w:rStyle w:val="em"/>
                <w:shd w:val="clear" w:color="auto" w:fill="DCDCDC"/>
              </w:rPr>
              <w:t>n</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A37DDE5" w14:textId="77777777" w:rsidR="008A5E4E" w:rsidRDefault="0065745B">
            <w:pPr>
              <w:pStyle w:val="tdTableStyle-TablestyleSyntax-BodyD-Operands-Body1"/>
            </w:pPr>
            <w:r>
              <w:rPr>
                <w:rStyle w:val="em"/>
              </w:rPr>
              <w:t>src0</w:t>
            </w:r>
            <w:r>
              <w:rPr>
                <w:rStyle w:val="code"/>
              </w:rPr>
              <w:t xml:space="preserve">, </w:t>
            </w:r>
            <w:r>
              <w:rPr>
                <w:rStyle w:val="em"/>
              </w:rPr>
              <w:t>address</w:t>
            </w:r>
          </w:p>
        </w:tc>
      </w:tr>
      <w:tr w:rsidR="008A5E4E" w14:paraId="06597AC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715F4ED" w14:textId="77777777" w:rsidR="008A5E4E" w:rsidRDefault="0065745B">
            <w:pPr>
              <w:pStyle w:val="tdTableStyle-TablestyleSyntax-BodyE-Opcodes-Body1"/>
              <w:shd w:val="clear" w:color="auto" w:fill="DCDCDC"/>
            </w:pPr>
            <w:r>
              <w:rPr>
                <w:rStyle w:val="b"/>
                <w:b/>
                <w:bCs/>
                <w:shd w:val="clear" w:color="auto" w:fill="DCDCDC"/>
              </w:rPr>
              <w:t>st_v2_</w:t>
            </w:r>
            <w:r>
              <w:rPr>
                <w:rStyle w:val="em"/>
                <w:shd w:val="clear" w:color="auto" w:fill="DCDCDC"/>
              </w:rPr>
              <w:t>segment</w:t>
            </w:r>
            <w:r>
              <w:rPr>
                <w:rStyle w:val="code"/>
                <w:shd w:val="clear" w:color="auto" w:fill="DCDCDC"/>
              </w:rPr>
              <w:t>_align(</w:t>
            </w:r>
            <w:r>
              <w:rPr>
                <w:rStyle w:val="em"/>
                <w:shd w:val="clear" w:color="auto" w:fill="DCDCDC"/>
              </w:rPr>
              <w:t>n</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4061E34B" w14:textId="77777777" w:rsidR="008A5E4E" w:rsidRDefault="0065745B">
            <w:pPr>
              <w:pStyle w:val="tdTableStyle-TablestyleSyntax-BodyD-Operands-Body1"/>
            </w:pPr>
            <w:r>
              <w:rPr>
                <w:rStyle w:val="code"/>
              </w:rPr>
              <w:t>(</w:t>
            </w:r>
            <w:r>
              <w:rPr>
                <w:rStyle w:val="em"/>
              </w:rPr>
              <w:t>src0</w:t>
            </w:r>
            <w:r>
              <w:rPr>
                <w:rStyle w:val="code"/>
              </w:rPr>
              <w:t>,</w:t>
            </w:r>
            <w:r>
              <w:rPr>
                <w:rStyle w:val="em"/>
              </w:rPr>
              <w:t>src1</w:t>
            </w:r>
            <w:r>
              <w:rPr>
                <w:rStyle w:val="code"/>
              </w:rPr>
              <w:t xml:space="preserve">), </w:t>
            </w:r>
            <w:r>
              <w:rPr>
                <w:rStyle w:val="em"/>
              </w:rPr>
              <w:t>address</w:t>
            </w:r>
          </w:p>
        </w:tc>
      </w:tr>
      <w:tr w:rsidR="008A5E4E" w14:paraId="3E275DB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1C71508" w14:textId="77777777" w:rsidR="008A5E4E" w:rsidRDefault="0065745B">
            <w:pPr>
              <w:pStyle w:val="tdTableStyle-TablestyleSyntax-BodyE-Opcodes-Body1"/>
              <w:shd w:val="clear" w:color="auto" w:fill="DCDCDC"/>
            </w:pPr>
            <w:r>
              <w:rPr>
                <w:rStyle w:val="b"/>
                <w:b/>
                <w:bCs/>
                <w:shd w:val="clear" w:color="auto" w:fill="DCDCDC"/>
              </w:rPr>
              <w:t>st_v3_</w:t>
            </w:r>
            <w:r>
              <w:rPr>
                <w:rStyle w:val="em"/>
                <w:shd w:val="clear" w:color="auto" w:fill="DCDCDC"/>
              </w:rPr>
              <w:t>segment</w:t>
            </w:r>
            <w:r>
              <w:rPr>
                <w:rStyle w:val="code"/>
                <w:shd w:val="clear" w:color="auto" w:fill="DCDCDC"/>
              </w:rPr>
              <w:t>_align(</w:t>
            </w:r>
            <w:r>
              <w:rPr>
                <w:rStyle w:val="em"/>
                <w:shd w:val="clear" w:color="auto" w:fill="DCDCDC"/>
              </w:rPr>
              <w:t>n</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3D7EA25B" w14:textId="77777777" w:rsidR="008A5E4E" w:rsidRDefault="0065745B">
            <w:pPr>
              <w:pStyle w:val="tdTableStyle-TablestyleSyntax-BodyD-Operands-Body1"/>
            </w:pPr>
            <w:r>
              <w:rPr>
                <w:rStyle w:val="code"/>
              </w:rPr>
              <w:t>(</w:t>
            </w:r>
            <w:r>
              <w:rPr>
                <w:rStyle w:val="em"/>
              </w:rPr>
              <w:t>src0</w:t>
            </w:r>
            <w:r>
              <w:rPr>
                <w:rStyle w:val="code"/>
              </w:rPr>
              <w:t>,</w:t>
            </w:r>
            <w:r>
              <w:rPr>
                <w:rStyle w:val="em"/>
              </w:rPr>
              <w:t>src1</w:t>
            </w:r>
            <w:r>
              <w:rPr>
                <w:rStyle w:val="code"/>
              </w:rPr>
              <w:t>,</w:t>
            </w:r>
            <w:r>
              <w:rPr>
                <w:rStyle w:val="em"/>
              </w:rPr>
              <w:t>src2</w:t>
            </w:r>
            <w:r>
              <w:rPr>
                <w:rStyle w:val="code"/>
              </w:rPr>
              <w:t xml:space="preserve">), </w:t>
            </w:r>
            <w:r>
              <w:rPr>
                <w:rStyle w:val="em"/>
              </w:rPr>
              <w:t>address</w:t>
            </w:r>
          </w:p>
        </w:tc>
      </w:tr>
      <w:tr w:rsidR="008A5E4E" w14:paraId="5C88208B"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07431B76" w14:textId="77777777" w:rsidR="008A5E4E" w:rsidRDefault="0065745B">
            <w:pPr>
              <w:pStyle w:val="tdTableStyle-TablestyleSyntax-BodyB-Opcodes-Body1"/>
              <w:shd w:val="clear" w:color="auto" w:fill="DCDCDC"/>
            </w:pPr>
            <w:r>
              <w:rPr>
                <w:rStyle w:val="b"/>
                <w:b/>
                <w:bCs/>
                <w:shd w:val="clear" w:color="auto" w:fill="DCDCDC"/>
              </w:rPr>
              <w:t>st_v4_</w:t>
            </w:r>
            <w:r>
              <w:rPr>
                <w:rStyle w:val="em"/>
                <w:shd w:val="clear" w:color="auto" w:fill="DCDCDC"/>
              </w:rPr>
              <w:t>segment</w:t>
            </w:r>
            <w:r>
              <w:rPr>
                <w:rStyle w:val="code"/>
                <w:shd w:val="clear" w:color="auto" w:fill="DCDCDC"/>
              </w:rPr>
              <w:t>_align(</w:t>
            </w:r>
            <w:r>
              <w:rPr>
                <w:rStyle w:val="em"/>
                <w:shd w:val="clear" w:color="auto" w:fill="DCDCDC"/>
              </w:rPr>
              <w:t>n</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Mar>
              <w:top w:w="45" w:type="dxa"/>
              <w:left w:w="45" w:type="dxa"/>
              <w:bottom w:w="45" w:type="dxa"/>
              <w:right w:w="45" w:type="dxa"/>
            </w:tcMar>
          </w:tcPr>
          <w:p w14:paraId="34813983" w14:textId="77777777" w:rsidR="008A5E4E" w:rsidRDefault="0065745B">
            <w:pPr>
              <w:pStyle w:val="tdTableStyle-TablestyleSyntax-BodyA-Operands-Body1"/>
            </w:pPr>
            <w:r>
              <w:rPr>
                <w:rStyle w:val="code"/>
              </w:rPr>
              <w:t>(</w:t>
            </w:r>
            <w:r>
              <w:rPr>
                <w:rStyle w:val="em"/>
              </w:rPr>
              <w:t>src0</w:t>
            </w:r>
            <w:r>
              <w:rPr>
                <w:rStyle w:val="code"/>
              </w:rPr>
              <w:t>,</w:t>
            </w:r>
            <w:r>
              <w:rPr>
                <w:rStyle w:val="em"/>
              </w:rPr>
              <w:t>src1</w:t>
            </w:r>
            <w:r>
              <w:rPr>
                <w:rStyle w:val="code"/>
              </w:rPr>
              <w:t>,</w:t>
            </w:r>
            <w:r>
              <w:rPr>
                <w:rStyle w:val="em"/>
              </w:rPr>
              <w:t>src2</w:t>
            </w:r>
            <w:r>
              <w:rPr>
                <w:rStyle w:val="code"/>
              </w:rPr>
              <w:t>,</w:t>
            </w:r>
            <w:r>
              <w:rPr>
                <w:rStyle w:val="em"/>
              </w:rPr>
              <w:t>src3</w:t>
            </w:r>
            <w:r>
              <w:rPr>
                <w:rStyle w:val="code"/>
              </w:rPr>
              <w:t xml:space="preserve">), </w:t>
            </w:r>
            <w:r>
              <w:rPr>
                <w:rStyle w:val="em"/>
              </w:rPr>
              <w:t>address</w:t>
            </w:r>
          </w:p>
        </w:tc>
      </w:tr>
    </w:tbl>
    <w:p w14:paraId="6D55590C" w14:textId="77777777" w:rsidR="008A5E4E" w:rsidRDefault="008A5E4E">
      <w:pPr>
        <w:spacing w:after="240"/>
      </w:pPr>
    </w:p>
    <w:p w14:paraId="7E46186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0E90A039"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223B2D6"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3202BC56" w14:textId="77777777">
        <w:trPr>
          <w:tblCellSpacing w:w="0" w:type="dxa"/>
        </w:trPr>
        <w:tc>
          <w:tcPr>
            <w:tcW w:w="0" w:type="auto"/>
            <w:tcBorders>
              <w:bottom w:val="single" w:sz="6" w:space="0" w:color="000000"/>
            </w:tcBorders>
            <w:tcMar>
              <w:top w:w="45" w:type="dxa"/>
              <w:left w:w="45" w:type="dxa"/>
              <w:bottom w:w="45" w:type="dxa"/>
              <w:right w:w="45" w:type="dxa"/>
            </w:tcMar>
          </w:tcPr>
          <w:p w14:paraId="5D5F746F" w14:textId="77777777" w:rsidR="008A5E4E" w:rsidRDefault="0065745B">
            <w:pPr>
              <w:pStyle w:val="p3"/>
            </w:pPr>
            <w:r>
              <w:rPr>
                <w:rStyle w:val="code"/>
              </w:rPr>
              <w:t>v2</w:t>
            </w:r>
            <w:r>
              <w:t xml:space="preserve">, </w:t>
            </w:r>
            <w:r>
              <w:rPr>
                <w:rStyle w:val="code"/>
              </w:rPr>
              <w:t>v3</w:t>
            </w:r>
            <w:r>
              <w:t xml:space="preserve">, and </w:t>
            </w:r>
            <w:r>
              <w:rPr>
                <w:rStyle w:val="code"/>
              </w:rPr>
              <w:t>v4</w:t>
            </w:r>
            <w:r>
              <w:t xml:space="preserve">: Optional vector element count. Used to specify that multiple contiguous memory locations, each of type </w:t>
            </w:r>
            <w:r>
              <w:rPr>
                <w:rStyle w:val="em"/>
              </w:rPr>
              <w:t>TypeLength</w:t>
            </w:r>
            <w:r>
              <w:t xml:space="preserve">, are being stored. See the Description below. </w:t>
            </w:r>
          </w:p>
        </w:tc>
      </w:tr>
      <w:tr w:rsidR="008A5E4E" w14:paraId="52E4D6BD" w14:textId="77777777">
        <w:trPr>
          <w:tblCellSpacing w:w="0" w:type="dxa"/>
        </w:trPr>
        <w:tc>
          <w:tcPr>
            <w:tcW w:w="0" w:type="auto"/>
            <w:tcBorders>
              <w:bottom w:val="single" w:sz="6" w:space="0" w:color="000000"/>
            </w:tcBorders>
            <w:tcMar>
              <w:top w:w="45" w:type="dxa"/>
              <w:left w:w="45" w:type="dxa"/>
              <w:bottom w:w="45" w:type="dxa"/>
              <w:right w:w="45" w:type="dxa"/>
            </w:tcMar>
          </w:tcPr>
          <w:p w14:paraId="2E000C4E" w14:textId="77777777" w:rsidR="008A5E4E" w:rsidRDefault="0065745B">
            <w:pPr>
              <w:pStyle w:val="tdTableStyle-TablestyleNonAltRows-BodyD-Column-Body1"/>
            </w:pPr>
            <w:r>
              <w:rPr>
                <w:rStyle w:val="em"/>
              </w:rPr>
              <w:t>segment</w:t>
            </w:r>
            <w:r>
              <w:t xml:space="preserve">: Optional segment: </w:t>
            </w:r>
            <w:r>
              <w:rPr>
                <w:rStyle w:val="code"/>
              </w:rPr>
              <w:t>global</w:t>
            </w:r>
            <w:r>
              <w:t xml:space="preserve">, </w:t>
            </w:r>
            <w:r>
              <w:rPr>
                <w:rStyle w:val="code"/>
              </w:rPr>
              <w:t>group</w:t>
            </w:r>
            <w:r>
              <w:t xml:space="preserve">, </w:t>
            </w:r>
            <w:r>
              <w:rPr>
                <w:rStyle w:val="code"/>
              </w:rPr>
              <w:t>private</w:t>
            </w:r>
            <w:r>
              <w:t xml:space="preserve">, </w:t>
            </w:r>
            <w:r>
              <w:rPr>
                <w:rStyle w:val="code"/>
              </w:rPr>
              <w:t>spill</w:t>
            </w:r>
            <w:r>
              <w:t xml:space="preserve">, or </w:t>
            </w:r>
            <w:r>
              <w:rPr>
                <w:rStyle w:val="code"/>
              </w:rPr>
              <w:t>arg</w:t>
            </w:r>
            <w:r>
              <w:t xml:space="preserve">. If omitted, flat is used. See </w:t>
            </w:r>
            <w:r>
              <w:rPr>
                <w:rStyle w:val="xref"/>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
                <w:noProof/>
              </w:rPr>
              <w:t>on</w:t>
            </w:r>
            <w:r w:rsidR="00533AF0">
              <w:rPr>
                <w:noProof/>
              </w:rPr>
              <w:t xml:space="preserve"> page 14</w:t>
            </w:r>
            <w:r w:rsidR="009A76EE" w:rsidRPr="008A5E4E">
              <w:rPr>
                <w:rStyle w:val="xref"/>
              </w:rPr>
              <w:fldChar w:fldCharType="end"/>
            </w:r>
            <w:r>
              <w:rPr>
                <w:rStyle w:val="xref"/>
              </w:rPr>
              <w:t>)</w:t>
            </w:r>
            <w:r>
              <w:t>.</w:t>
            </w:r>
          </w:p>
        </w:tc>
      </w:tr>
      <w:tr w:rsidR="008A5E4E" w14:paraId="496649BB" w14:textId="77777777">
        <w:trPr>
          <w:tblCellSpacing w:w="0" w:type="dxa"/>
        </w:trPr>
        <w:tc>
          <w:tcPr>
            <w:tcW w:w="0" w:type="auto"/>
            <w:tcBorders>
              <w:bottom w:val="single" w:sz="6" w:space="0" w:color="000000"/>
            </w:tcBorders>
            <w:tcMar>
              <w:top w:w="45" w:type="dxa"/>
              <w:left w:w="45" w:type="dxa"/>
              <w:bottom w:w="45" w:type="dxa"/>
              <w:right w:w="45" w:type="dxa"/>
            </w:tcMar>
          </w:tcPr>
          <w:p w14:paraId="300EF8A9" w14:textId="77777777" w:rsidR="008A5E4E" w:rsidRDefault="0065745B">
            <w:pPr>
              <w:pStyle w:val="tdTableStyle-TablestyleNonAltRows-BodyD-Column-Body1"/>
            </w:pPr>
            <w:r>
              <w:rPr>
                <w:rStyle w:val="code"/>
              </w:rPr>
              <w:t>align(</w:t>
            </w:r>
            <w:r>
              <w:rPr>
                <w:rStyle w:val="em"/>
              </w:rPr>
              <w:t>n</w:t>
            </w:r>
            <w:r>
              <w:rPr>
                <w:rStyle w:val="code"/>
              </w:rPr>
              <w:t>)</w:t>
            </w:r>
            <w:r>
              <w:t xml:space="preserve">: Optional. Used to specify the byte alignment of the base of the memory being stored. If omitted, 1 is used indicating no alignment. See the Description below. </w:t>
            </w:r>
          </w:p>
        </w:tc>
      </w:tr>
      <w:tr w:rsidR="008A5E4E" w14:paraId="2483066D" w14:textId="77777777">
        <w:trPr>
          <w:tblCellSpacing w:w="0" w:type="dxa"/>
        </w:trPr>
        <w:tc>
          <w:tcPr>
            <w:tcW w:w="0" w:type="auto"/>
            <w:tcBorders>
              <w:bottom w:val="single" w:sz="6" w:space="0" w:color="000000"/>
            </w:tcBorders>
            <w:tcMar>
              <w:top w:w="45" w:type="dxa"/>
              <w:left w:w="45" w:type="dxa"/>
              <w:bottom w:w="45" w:type="dxa"/>
              <w:right w:w="45" w:type="dxa"/>
            </w:tcMar>
          </w:tcPr>
          <w:p w14:paraId="742758B5" w14:textId="4C1110FA" w:rsidR="008A5E4E" w:rsidRDefault="0065745B">
            <w:pPr>
              <w:pStyle w:val="tdTableStyle-TablestyleNonAltRows-BodyD-Column-Body1"/>
            </w:pPr>
            <w:r>
              <w:rPr>
                <w:rStyle w:val="code"/>
              </w:rPr>
              <w:t>equiv(</w:t>
            </w:r>
            <w:r>
              <w:rPr>
                <w:rStyle w:val="em"/>
              </w:rPr>
              <w:t>n</w:t>
            </w:r>
            <w:r>
              <w:rPr>
                <w:rStyle w:val="code"/>
              </w:rPr>
              <w:t>)</w:t>
            </w:r>
            <w:r>
              <w:t xml:space="preserve">: Optional: </w:t>
            </w:r>
            <w:r>
              <w:rPr>
                <w:rStyle w:val="em"/>
              </w:rPr>
              <w:t>n</w:t>
            </w:r>
            <w:r>
              <w:t xml:space="preserve"> is an equivalence class. Used to specify the equivalence class of the memory locations being accessed. If omitted, class 0 is used </w:t>
            </w:r>
            <w:r w:rsidR="007373F4">
              <w:t>which indicates that any memory location may be aliased</w:t>
            </w:r>
            <w:r>
              <w:t xml:space="preserve">. See </w:t>
            </w:r>
            <w:r>
              <w:rPr>
                <w:rStyle w:val="xref"/>
              </w:rPr>
              <w:t>6.1.4. Equivalence Classes (</w:t>
            </w:r>
            <w:r w:rsidR="009A76EE" w:rsidRPr="008A5E4E">
              <w:fldChar w:fldCharType="begin"/>
            </w:r>
            <w:r w:rsidR="008A5E4E">
              <w:instrText xml:space="preserve"> PAGEREF _Ref1950610028 \p \h  \* MERGEFORMAT </w:instrText>
            </w:r>
            <w:r w:rsidR="009A76EE" w:rsidRPr="008A5E4E">
              <w:fldChar w:fldCharType="separate"/>
            </w:r>
            <w:r w:rsidR="00533AF0" w:rsidRPr="00533AF0">
              <w:rPr>
                <w:rStyle w:val="xref"/>
                <w:noProof/>
              </w:rPr>
              <w:t>on</w:t>
            </w:r>
            <w:r w:rsidR="00533AF0">
              <w:rPr>
                <w:noProof/>
              </w:rPr>
              <w:t xml:space="preserve"> page 158</w:t>
            </w:r>
            <w:r w:rsidR="009A76EE" w:rsidRPr="008A5E4E">
              <w:rPr>
                <w:rStyle w:val="xref"/>
              </w:rPr>
              <w:fldChar w:fldCharType="end"/>
            </w:r>
            <w:r>
              <w:rPr>
                <w:rStyle w:val="xref"/>
              </w:rPr>
              <w:t>)</w:t>
            </w:r>
            <w:r>
              <w:t>.</w:t>
            </w:r>
          </w:p>
        </w:tc>
      </w:tr>
      <w:tr w:rsidR="008A5E4E" w14:paraId="25E352B2" w14:textId="77777777">
        <w:trPr>
          <w:tblCellSpacing w:w="0" w:type="dxa"/>
        </w:trPr>
        <w:tc>
          <w:tcPr>
            <w:tcW w:w="0" w:type="auto"/>
            <w:tcBorders>
              <w:bottom w:val="single" w:sz="6" w:space="0" w:color="000000"/>
            </w:tcBorders>
            <w:tcMar>
              <w:top w:w="45" w:type="dxa"/>
              <w:left w:w="45" w:type="dxa"/>
              <w:bottom w:w="45" w:type="dxa"/>
              <w:right w:w="45" w:type="dxa"/>
            </w:tcMar>
          </w:tcPr>
          <w:p w14:paraId="519A4203" w14:textId="77777777" w:rsidR="008A5E4E" w:rsidRDefault="0065745B">
            <w:pPr>
              <w:pStyle w:val="p3"/>
            </w:pPr>
            <w:r>
              <w:rPr>
                <w:rStyle w:val="em"/>
              </w:rPr>
              <w:t>Type</w:t>
            </w:r>
            <w:r>
              <w:t xml:space="preserve">: </w:t>
            </w:r>
            <w:r>
              <w:rPr>
                <w:rStyle w:val="code"/>
              </w:rPr>
              <w:t>u</w:t>
            </w:r>
            <w:r>
              <w:t xml:space="preserve">, </w:t>
            </w:r>
            <w:r>
              <w:rPr>
                <w:rStyle w:val="code"/>
              </w:rPr>
              <w:t>s</w:t>
            </w:r>
            <w:r>
              <w:t xml:space="preserve">, </w:t>
            </w:r>
            <w:r>
              <w:rPr>
                <w:rStyle w:val="code"/>
              </w:rPr>
              <w:t>f</w:t>
            </w:r>
            <w:r>
              <w:t xml:space="preserve">. The </w:t>
            </w:r>
            <w:r>
              <w:rPr>
                <w:rStyle w:val="em"/>
              </w:rPr>
              <w:t>Type</w:t>
            </w:r>
            <w:r>
              <w:t xml:space="preserve"> specifies how the value is extracted from the source to match the size of the destination.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w:t>
            </w:r>
          </w:p>
        </w:tc>
      </w:tr>
      <w:tr w:rsidR="008A5E4E" w14:paraId="1365E494" w14:textId="77777777">
        <w:trPr>
          <w:tblCellSpacing w:w="0" w:type="dxa"/>
        </w:trPr>
        <w:tc>
          <w:tcPr>
            <w:tcW w:w="0" w:type="auto"/>
            <w:tcBorders>
              <w:bottom w:val="single" w:sz="6" w:space="0" w:color="000000"/>
            </w:tcBorders>
            <w:tcMar>
              <w:top w:w="45" w:type="dxa"/>
              <w:left w:w="45" w:type="dxa"/>
              <w:bottom w:w="45" w:type="dxa"/>
              <w:right w:w="45" w:type="dxa"/>
            </w:tcMar>
          </w:tcPr>
          <w:p w14:paraId="1CE835D5" w14:textId="77777777" w:rsidR="008A5E4E" w:rsidRDefault="0065745B">
            <w:pPr>
              <w:pStyle w:val="p3"/>
            </w:pPr>
            <w:r>
              <w:rPr>
                <w:rStyle w:val="em"/>
              </w:rPr>
              <w:t>Length</w:t>
            </w:r>
            <w:r>
              <w:t xml:space="preserve">: 8, 16, 32, 64. If the Base profile has been specified, 64 is not supported if </w:t>
            </w:r>
            <w:r>
              <w:rPr>
                <w:rStyle w:val="em"/>
              </w:rPr>
              <w:t>Type</w:t>
            </w:r>
            <w:r>
              <w:t xml:space="preserve"> is </w:t>
            </w:r>
            <w:r>
              <w:rPr>
                <w:rStyle w:val="code"/>
              </w:rPr>
              <w:t>f</w:t>
            </w:r>
            <w:r>
              <w:t xml:space="preserve">. The </w:t>
            </w:r>
            <w:r>
              <w:rPr>
                <w:rStyle w:val="em"/>
              </w:rPr>
              <w:t>Length</w:t>
            </w:r>
            <w:r>
              <w:t xml:space="preserve"> specifies the amount of data stored, and the amount to increment the address when the destination is a vector operand.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and </w:t>
            </w:r>
            <w:r>
              <w:rPr>
                <w:rStyle w:val="xref"/>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
                <w:noProof/>
              </w:rPr>
              <w:t>on</w:t>
            </w:r>
            <w:r w:rsidR="00533AF0">
              <w:rPr>
                <w:noProof/>
              </w:rPr>
              <w:t xml:space="preserve"> page 298</w:t>
            </w:r>
            <w:r w:rsidR="009A76EE" w:rsidRPr="008A5E4E">
              <w:rPr>
                <w:rStyle w:val="xref"/>
              </w:rPr>
              <w:fldChar w:fldCharType="end"/>
            </w:r>
            <w:r>
              <w:rPr>
                <w:rStyle w:val="xref"/>
              </w:rPr>
              <w:t>)</w:t>
            </w:r>
            <w:r>
              <w:t>.</w:t>
            </w:r>
          </w:p>
        </w:tc>
      </w:tr>
      <w:tr w:rsidR="008A5E4E" w14:paraId="35CF0DF0" w14:textId="77777777">
        <w:trPr>
          <w:tblCellSpacing w:w="0" w:type="dxa"/>
        </w:trPr>
        <w:tc>
          <w:tcPr>
            <w:tcW w:w="0" w:type="auto"/>
            <w:tcMar>
              <w:top w:w="45" w:type="dxa"/>
              <w:left w:w="45" w:type="dxa"/>
              <w:bottom w:w="45" w:type="dxa"/>
              <w:right w:w="45" w:type="dxa"/>
            </w:tcMar>
          </w:tcPr>
          <w:p w14:paraId="46FEBE15" w14:textId="26F2D7DD" w:rsidR="008A5E4E" w:rsidRDefault="0065745B" w:rsidP="00F22548">
            <w:pPr>
              <w:pStyle w:val="p3"/>
            </w:pPr>
            <w:r>
              <w:rPr>
                <w:rStyle w:val="em"/>
              </w:rPr>
              <w:t>TypeLength</w:t>
            </w:r>
            <w:r>
              <w:t xml:space="preserve"> can also be </w:t>
            </w:r>
            <w:r>
              <w:rPr>
                <w:rStyle w:val="code"/>
              </w:rPr>
              <w:t>b128</w:t>
            </w:r>
            <w:r>
              <w:t xml:space="preserve">, in which case </w:t>
            </w:r>
            <w:r>
              <w:rPr>
                <w:rStyle w:val="em"/>
              </w:rPr>
              <w:t>srcn</w:t>
            </w:r>
            <w:r>
              <w:t xml:space="preserve"> must be a </w:t>
            </w:r>
            <w:r>
              <w:rPr>
                <w:rStyle w:val="code"/>
              </w:rPr>
              <w:t>q</w:t>
            </w:r>
            <w:r>
              <w:t xml:space="preserve"> register; or </w:t>
            </w:r>
            <w:r>
              <w:rPr>
                <w:rStyle w:val="code"/>
              </w:rPr>
              <w:t>roimg</w:t>
            </w:r>
            <w:r>
              <w:t xml:space="preserve">, </w:t>
            </w:r>
            <w:r>
              <w:rPr>
                <w:rStyle w:val="code"/>
              </w:rPr>
              <w:t>woimg</w:t>
            </w:r>
            <w:r>
              <w:t xml:space="preserve">, </w:t>
            </w:r>
            <w:r>
              <w:rPr>
                <w:rStyle w:val="code"/>
              </w:rPr>
              <w:t>rwimg</w:t>
            </w:r>
            <w:r>
              <w:t xml:space="preserve">, </w:t>
            </w:r>
            <w:r>
              <w:rPr>
                <w:rStyle w:val="code"/>
              </w:rPr>
              <w:t>samp</w:t>
            </w:r>
            <w:r>
              <w:t xml:space="preserve">, </w:t>
            </w:r>
            <w:r>
              <w:rPr>
                <w:rStyle w:val="code"/>
              </w:rPr>
              <w:t>sig32</w:t>
            </w:r>
            <w:r>
              <w:t xml:space="preserve">, or </w:t>
            </w:r>
            <w:r>
              <w:rPr>
                <w:rStyle w:val="code"/>
              </w:rPr>
              <w:t>sig64</w:t>
            </w:r>
            <w:r>
              <w:t xml:space="preserve">, in which case </w:t>
            </w:r>
            <w:r>
              <w:rPr>
                <w:rStyle w:val="em"/>
              </w:rPr>
              <w:t>srcn</w:t>
            </w:r>
            <w:r>
              <w:t xml:space="preserve"> must be a </w:t>
            </w:r>
            <w:r>
              <w:rPr>
                <w:rStyle w:val="code"/>
              </w:rPr>
              <w:t>d</w:t>
            </w:r>
            <w:r>
              <w:t xml:space="preserve"> register. If </w:t>
            </w:r>
            <w:r>
              <w:rPr>
                <w:rStyle w:val="code"/>
              </w:rPr>
              <w:t>roimg</w:t>
            </w:r>
            <w:r>
              <w:t xml:space="preserve">, </w:t>
            </w:r>
            <w:r>
              <w:rPr>
                <w:rStyle w:val="code"/>
              </w:rPr>
              <w:t>woimg</w:t>
            </w:r>
            <w:r>
              <w:t xml:space="preserve">, </w:t>
            </w:r>
            <w:r>
              <w:rPr>
                <w:rStyle w:val="code"/>
              </w:rPr>
              <w:t>rwimg</w:t>
            </w:r>
            <w:r>
              <w:t xml:space="preserve"> or </w:t>
            </w:r>
            <w:r>
              <w:rPr>
                <w:rStyle w:val="code"/>
              </w:rPr>
              <w:t>samp</w:t>
            </w:r>
            <w:r>
              <w:t xml:space="preserve"> then </w:t>
            </w:r>
            <w:r>
              <w:rPr>
                <w:rStyle w:val="em"/>
              </w:rPr>
              <w:t>segment</w:t>
            </w:r>
            <w:r>
              <w:t xml:space="preserve"> must be </w:t>
            </w:r>
            <w:r>
              <w:rPr>
                <w:rStyle w:val="code"/>
              </w:rPr>
              <w:t>arg</w:t>
            </w:r>
            <w:r>
              <w:t>.</w:t>
            </w:r>
          </w:p>
        </w:tc>
      </w:tr>
    </w:tbl>
    <w:p w14:paraId="63566FA6" w14:textId="77777777" w:rsidR="008A5E4E" w:rsidRDefault="008A5E4E">
      <w:pPr>
        <w:spacing w:after="240"/>
      </w:pPr>
    </w:p>
    <w:p w14:paraId="06062DB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718A1E5C"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36157DDC"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6CFCE27E" w14:textId="77777777">
        <w:trPr>
          <w:tblCellSpacing w:w="0" w:type="dxa"/>
        </w:trPr>
        <w:tc>
          <w:tcPr>
            <w:tcW w:w="0" w:type="auto"/>
            <w:tcBorders>
              <w:bottom w:val="single" w:sz="6" w:space="0" w:color="000000"/>
            </w:tcBorders>
            <w:tcMar>
              <w:top w:w="45" w:type="dxa"/>
              <w:left w:w="45" w:type="dxa"/>
              <w:bottom w:w="45" w:type="dxa"/>
              <w:right w:w="45" w:type="dxa"/>
            </w:tcMar>
          </w:tcPr>
          <w:p w14:paraId="5ABBAD86" w14:textId="7158FF1B" w:rsidR="008A5E4E" w:rsidRDefault="0065745B" w:rsidP="0044712B">
            <w:pPr>
              <w:pStyle w:val="tdTableStyle-TablestyleNonAltRows-BodyD-Column-Body1"/>
            </w:pPr>
            <w:r>
              <w:rPr>
                <w:rStyle w:val="em"/>
              </w:rPr>
              <w:t>src0</w:t>
            </w:r>
            <w:r>
              <w:t xml:space="preserve">, </w:t>
            </w:r>
            <w:r>
              <w:rPr>
                <w:rStyle w:val="em"/>
              </w:rPr>
              <w:t>src1</w:t>
            </w:r>
            <w:r>
              <w:t xml:space="preserve">, </w:t>
            </w:r>
            <w:r>
              <w:rPr>
                <w:rStyle w:val="em"/>
              </w:rPr>
              <w:t>src2</w:t>
            </w:r>
            <w:r>
              <w:t xml:space="preserve">, </w:t>
            </w:r>
            <w:r>
              <w:rPr>
                <w:rStyle w:val="em"/>
              </w:rPr>
              <w:t>src3</w:t>
            </w:r>
            <w:r>
              <w:t xml:space="preserve">: Sources. Can be </w:t>
            </w:r>
            <w:r w:rsidR="00C7416B">
              <w:t xml:space="preserve">a </w:t>
            </w:r>
            <w:r>
              <w:t xml:space="preserve">register, </w:t>
            </w:r>
            <w:r w:rsidR="0044712B">
              <w:t xml:space="preserve">or </w:t>
            </w:r>
            <w:r>
              <w:t>immediate</w:t>
            </w:r>
            <w:r w:rsidR="00C7416B">
              <w:t xml:space="preserve"> value</w:t>
            </w:r>
            <w:r>
              <w:t>.</w:t>
            </w:r>
          </w:p>
        </w:tc>
      </w:tr>
      <w:tr w:rsidR="008A5E4E" w14:paraId="0FDA4E17" w14:textId="77777777">
        <w:trPr>
          <w:tblCellSpacing w:w="0" w:type="dxa"/>
        </w:trPr>
        <w:tc>
          <w:tcPr>
            <w:tcW w:w="0" w:type="auto"/>
            <w:tcMar>
              <w:top w:w="45" w:type="dxa"/>
              <w:left w:w="45" w:type="dxa"/>
              <w:bottom w:w="45" w:type="dxa"/>
              <w:right w:w="45" w:type="dxa"/>
            </w:tcMar>
          </w:tcPr>
          <w:p w14:paraId="3C89DC6E" w14:textId="77777777" w:rsidR="008A5E4E" w:rsidRDefault="0065745B">
            <w:pPr>
              <w:pStyle w:val="tdTableStyle-TablestyleNonAltRows-BodyA-Column-Body1"/>
            </w:pPr>
            <w:r>
              <w:rPr>
                <w:rStyle w:val="em"/>
              </w:rPr>
              <w:t>address</w:t>
            </w:r>
            <w:r>
              <w:t xml:space="preserve">: Address to be stored into. Must be an address expression for an address in </w:t>
            </w:r>
            <w:r>
              <w:rPr>
                <w:rStyle w:val="em"/>
              </w:rPr>
              <w:t>segment</w:t>
            </w:r>
            <w:r>
              <w:t xml:space="preserve"> (see </w:t>
            </w:r>
            <w:r>
              <w:rPr>
                <w:rStyle w:val="xref"/>
              </w:rPr>
              <w:t>4.18. Address Expressions (</w:t>
            </w:r>
            <w:r w:rsidR="009A76EE" w:rsidRPr="008A5E4E">
              <w:fldChar w:fldCharType="begin"/>
            </w:r>
            <w:r w:rsidR="008A5E4E">
              <w:instrText xml:space="preserve"> PAGEREF _Ref242180951 \p \h  \* MERGEFORMAT </w:instrText>
            </w:r>
            <w:r w:rsidR="009A76EE" w:rsidRPr="008A5E4E">
              <w:fldChar w:fldCharType="separate"/>
            </w:r>
            <w:r w:rsidR="00533AF0" w:rsidRPr="00533AF0">
              <w:rPr>
                <w:rStyle w:val="xref"/>
                <w:noProof/>
              </w:rPr>
              <w:t>on</w:t>
            </w:r>
            <w:r w:rsidR="00533AF0">
              <w:rPr>
                <w:noProof/>
              </w:rPr>
              <w:t xml:space="preserve"> page 88</w:t>
            </w:r>
            <w:r w:rsidR="009A76EE" w:rsidRPr="008A5E4E">
              <w:rPr>
                <w:rStyle w:val="xref"/>
              </w:rPr>
              <w:fldChar w:fldCharType="end"/>
            </w:r>
            <w:r>
              <w:rPr>
                <w:rStyle w:val="xref"/>
              </w:rPr>
              <w:t>)</w:t>
            </w:r>
            <w:r>
              <w:t xml:space="preserve">). </w:t>
            </w:r>
          </w:p>
        </w:tc>
      </w:tr>
    </w:tbl>
    <w:p w14:paraId="44F291EF" w14:textId="77777777" w:rsidR="008A5E4E" w:rsidRDefault="008A5E4E">
      <w:pPr>
        <w:spacing w:after="240"/>
      </w:pPr>
    </w:p>
    <w:p w14:paraId="28D565E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79277A93"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DB30DDC"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72661EBE" w14:textId="77777777">
        <w:trPr>
          <w:tblCellSpacing w:w="0" w:type="dxa"/>
        </w:trPr>
        <w:tc>
          <w:tcPr>
            <w:tcW w:w="0" w:type="auto"/>
            <w:tcMar>
              <w:top w:w="45" w:type="dxa"/>
              <w:left w:w="45" w:type="dxa"/>
              <w:bottom w:w="45" w:type="dxa"/>
              <w:right w:w="45" w:type="dxa"/>
            </w:tcMar>
          </w:tcPr>
          <w:p w14:paraId="7A964871" w14:textId="77777777" w:rsidR="008A5E4E" w:rsidRDefault="0065745B">
            <w:pPr>
              <w:pStyle w:val="tdTableStyle-TablestyleNonAltRows-BodyA-Column-Body1"/>
            </w:pPr>
            <w:r>
              <w:t xml:space="preserve">Invalid address exceptions are allowed. May generate a memory exception if address is unaligned and the </w:t>
            </w:r>
            <w:r>
              <w:rPr>
                <w:rStyle w:val="code"/>
              </w:rPr>
              <w:t>aligned</w:t>
            </w:r>
            <w:r>
              <w:t xml:space="preserve"> modifier has been specified.</w:t>
            </w:r>
          </w:p>
        </w:tc>
      </w:tr>
    </w:tbl>
    <w:p w14:paraId="52B65D6D" w14:textId="77777777" w:rsidR="008A5E4E" w:rsidRDefault="008A5E4E">
      <w:pPr>
        <w:spacing w:after="240"/>
      </w:pPr>
    </w:p>
    <w:p w14:paraId="392B08EC" w14:textId="77777777" w:rsidR="008A5E4E" w:rsidRDefault="0065745B">
      <w:pPr>
        <w:pStyle w:val="p"/>
      </w:pPr>
      <w:r>
        <w:t xml:space="preserve">For BRIG syntax, see </w:t>
      </w:r>
      <w:r>
        <w:rPr>
          <w:rStyle w:val="xref1"/>
        </w:rPr>
        <w:t>18.7.2. BRIG Syntax for Memory Operations (</w:t>
      </w:r>
      <w:r w:rsidR="009A76EE" w:rsidRPr="008A5E4E">
        <w:fldChar w:fldCharType="begin"/>
      </w:r>
      <w:r w:rsidR="008A5E4E">
        <w:instrText xml:space="preserve"> PAGEREF _Ref-407441351 \p \h  \* MERGEFORMAT </w:instrText>
      </w:r>
      <w:r w:rsidR="009A76EE" w:rsidRPr="008A5E4E">
        <w:fldChar w:fldCharType="separate"/>
      </w:r>
      <w:r w:rsidR="00533AF0" w:rsidRPr="00533AF0">
        <w:rPr>
          <w:rStyle w:val="xref1"/>
          <w:noProof/>
        </w:rPr>
        <w:t>on</w:t>
      </w:r>
      <w:r w:rsidR="00533AF0">
        <w:rPr>
          <w:noProof/>
        </w:rPr>
        <w:t xml:space="preserve"> page 363</w:t>
      </w:r>
      <w:r w:rsidR="009A76EE" w:rsidRPr="008A5E4E">
        <w:rPr>
          <w:rStyle w:val="xref1"/>
        </w:rPr>
        <w:fldChar w:fldCharType="end"/>
      </w:r>
      <w:r>
        <w:rPr>
          <w:rStyle w:val="xref1"/>
        </w:rPr>
        <w:t>)</w:t>
      </w:r>
      <w:r>
        <w:t xml:space="preserve">. </w:t>
      </w:r>
    </w:p>
    <w:p w14:paraId="430215E8" w14:textId="77777777" w:rsidR="008A5E4E" w:rsidRDefault="0065745B">
      <w:pPr>
        <w:pStyle w:val="h3"/>
      </w:pPr>
      <w:bookmarkStart w:id="623" w:name="_Toc396034276"/>
      <w:r>
        <w:t>6.4.2 Description</w:t>
      </w:r>
      <w:bookmarkEnd w:id="623"/>
    </w:p>
    <w:p w14:paraId="420F4CC2" w14:textId="77777777" w:rsidR="008A5E4E" w:rsidRDefault="0065745B">
      <w:pPr>
        <w:pStyle w:val="pDefinitionTerm"/>
      </w:pPr>
      <w:r>
        <w:rPr>
          <w:rStyle w:val="code1"/>
        </w:rPr>
        <w:t>v2</w:t>
      </w:r>
      <w:r>
        <w:t xml:space="preserve">, </w:t>
      </w:r>
      <w:r>
        <w:rPr>
          <w:rStyle w:val="code1"/>
        </w:rPr>
        <w:t>v3</w:t>
      </w:r>
      <w:r>
        <w:t xml:space="preserve">, and </w:t>
      </w:r>
      <w:r>
        <w:rPr>
          <w:rStyle w:val="code1"/>
        </w:rPr>
        <w:t>v4</w:t>
      </w:r>
    </w:p>
    <w:p w14:paraId="60008265" w14:textId="684D0453" w:rsidR="008A5E4E" w:rsidRDefault="0065745B">
      <w:pPr>
        <w:pStyle w:val="p1"/>
      </w:pPr>
      <w:r>
        <w:t xml:space="preserve">When </w:t>
      </w:r>
      <w:r>
        <w:rPr>
          <w:rStyle w:val="code1"/>
        </w:rPr>
        <w:t>v2</w:t>
      </w:r>
      <w:r>
        <w:t xml:space="preserve">, </w:t>
      </w:r>
      <w:r>
        <w:rPr>
          <w:rStyle w:val="code1"/>
        </w:rPr>
        <w:t>v3</w:t>
      </w:r>
      <w:r>
        <w:t xml:space="preserve">, or </w:t>
      </w:r>
      <w:r>
        <w:rPr>
          <w:rStyle w:val="code1"/>
        </w:rPr>
        <w:t>v4</w:t>
      </w:r>
      <w:r>
        <w:t xml:space="preserve"> is used, HSAIL will store consecutive values from multiple registers, </w:t>
      </w:r>
      <w:r w:rsidR="00C7416B">
        <w:t xml:space="preserve">or </w:t>
      </w:r>
      <w:r>
        <w:t xml:space="preserve">immediate values. The address is incremented by the size of the </w:t>
      </w:r>
      <w:r>
        <w:rPr>
          <w:rStyle w:val="i"/>
        </w:rPr>
        <w:t>TypeLength</w:t>
      </w:r>
      <w:r>
        <w:t xml:space="preserve"> specified the operation. </w:t>
      </w:r>
    </w:p>
    <w:p w14:paraId="0E974751" w14:textId="77777777" w:rsidR="008A5E4E" w:rsidRDefault="0065745B">
      <w:pPr>
        <w:pStyle w:val="p1"/>
      </w:pPr>
      <w:r>
        <w:t>Front ends should generate vector forms whenever possible. The following forms are equivalent but the vector form is often faster.</w:t>
      </w:r>
    </w:p>
    <w:p w14:paraId="5C97B41C" w14:textId="77777777" w:rsidR="008A5E4E" w:rsidRDefault="0065745B">
      <w:pPr>
        <w:pStyle w:val="pNoPageBreakAfter1"/>
      </w:pPr>
      <w:r>
        <w:t xml:space="preserve">Slow form: </w:t>
      </w:r>
    </w:p>
    <w:p w14:paraId="42E56D2A" w14:textId="664E04DA" w:rsidR="008A5E4E" w:rsidRDefault="009F0F10">
      <w:pPr>
        <w:pStyle w:val="pre1"/>
      </w:pPr>
      <w:r>
        <w:t xml:space="preserve"> </w:t>
      </w:r>
      <w:r w:rsidR="0065745B">
        <w:t>st_s32 $</w:t>
      </w:r>
      <w:r>
        <w:t>s</w:t>
      </w:r>
      <w:r w:rsidR="0065745B">
        <w:t>0, [$s</w:t>
      </w:r>
      <w:r>
        <w:t>2</w:t>
      </w:r>
      <w:r w:rsidR="0065745B">
        <w:t>];</w:t>
      </w:r>
      <w:r w:rsidR="0065745B">
        <w:br/>
        <w:t xml:space="preserve"> st_s32 $</w:t>
      </w:r>
      <w:r>
        <w:t>s</w:t>
      </w:r>
      <w:r w:rsidR="0065745B">
        <w:t>1, [$s</w:t>
      </w:r>
      <w:r>
        <w:t>2</w:t>
      </w:r>
      <w:r w:rsidR="0065745B">
        <w:t xml:space="preserve">+4]; </w:t>
      </w:r>
    </w:p>
    <w:p w14:paraId="7699B9AC" w14:textId="77777777" w:rsidR="008A5E4E" w:rsidRDefault="0065745B">
      <w:pPr>
        <w:pStyle w:val="pNoPageBreakAfter1"/>
      </w:pPr>
      <w:r>
        <w:t xml:space="preserve">Fast form using the vector: </w:t>
      </w:r>
    </w:p>
    <w:p w14:paraId="0274FE63" w14:textId="6E7924E4" w:rsidR="008A5E4E" w:rsidRDefault="0065745B">
      <w:pPr>
        <w:pStyle w:val="pre1"/>
      </w:pPr>
      <w:r>
        <w:t>st_v2_s32 ($</w:t>
      </w:r>
      <w:r w:rsidR="009F0F10">
        <w:t>s</w:t>
      </w:r>
      <w:r>
        <w:t>0,</w:t>
      </w:r>
      <w:r w:rsidR="00A90E3B">
        <w:t xml:space="preserve"> </w:t>
      </w:r>
      <w:r>
        <w:t>$</w:t>
      </w:r>
      <w:r w:rsidR="009F0F10">
        <w:t>s</w:t>
      </w:r>
      <w:r>
        <w:t>1), [$s</w:t>
      </w:r>
      <w:r w:rsidR="009F0F10">
        <w:t>2</w:t>
      </w:r>
      <w:r>
        <w:t>];</w:t>
      </w:r>
    </w:p>
    <w:p w14:paraId="5D4FDC07" w14:textId="77777777" w:rsidR="008A5E4E" w:rsidRDefault="0065745B">
      <w:pPr>
        <w:pStyle w:val="pNoPageBreakAfter1"/>
      </w:pPr>
      <w:r>
        <w:t>For example, this code:</w:t>
      </w:r>
    </w:p>
    <w:p w14:paraId="5BB8DDFF" w14:textId="77777777" w:rsidR="008A5E4E" w:rsidRDefault="0065745B">
      <w:pPr>
        <w:pStyle w:val="pre1"/>
      </w:pPr>
      <w:r>
        <w:t>st_v4_u8 ($s1, $s2, $s3, $s4), [120];</w:t>
      </w:r>
    </w:p>
    <w:p w14:paraId="5E296E3B" w14:textId="77777777" w:rsidR="008A5E4E" w:rsidRDefault="0065745B">
      <w:pPr>
        <w:pStyle w:val="pNoPageBreakAfter1"/>
      </w:pPr>
      <w:r>
        <w:t>does the following:</w:t>
      </w:r>
    </w:p>
    <w:p w14:paraId="7676AB2A" w14:textId="77777777" w:rsidR="008A5E4E" w:rsidRDefault="0065745B">
      <w:pPr>
        <w:pStyle w:val="li1"/>
        <w:numPr>
          <w:ilvl w:val="0"/>
          <w:numId w:val="148"/>
        </w:numPr>
        <w:spacing w:before="320"/>
        <w:ind w:left="1200"/>
      </w:pPr>
      <w:r>
        <w:t xml:space="preserve">Stores the lower 8 bits of </w:t>
      </w:r>
      <w:r>
        <w:rPr>
          <w:rStyle w:val="code1"/>
        </w:rPr>
        <w:t>$s1</w:t>
      </w:r>
      <w:r>
        <w:t xml:space="preserve"> into address 120.</w:t>
      </w:r>
    </w:p>
    <w:p w14:paraId="41917360" w14:textId="77777777" w:rsidR="008A5E4E" w:rsidRDefault="0065745B">
      <w:pPr>
        <w:pStyle w:val="li1"/>
        <w:numPr>
          <w:ilvl w:val="0"/>
          <w:numId w:val="148"/>
        </w:numPr>
        <w:ind w:left="1200"/>
      </w:pPr>
      <w:r>
        <w:t xml:space="preserve">Stores the lower 8 bits of </w:t>
      </w:r>
      <w:r>
        <w:rPr>
          <w:rStyle w:val="code1"/>
        </w:rPr>
        <w:t>$s2</w:t>
      </w:r>
      <w:r>
        <w:t xml:space="preserve"> into address 121.</w:t>
      </w:r>
    </w:p>
    <w:p w14:paraId="0404134E" w14:textId="77777777" w:rsidR="008A5E4E" w:rsidRDefault="0065745B">
      <w:pPr>
        <w:pStyle w:val="li1"/>
        <w:numPr>
          <w:ilvl w:val="0"/>
          <w:numId w:val="148"/>
        </w:numPr>
        <w:ind w:left="1200"/>
      </w:pPr>
      <w:r>
        <w:t xml:space="preserve">Stores the lower 8 bits of </w:t>
      </w:r>
      <w:r>
        <w:rPr>
          <w:rStyle w:val="code1"/>
        </w:rPr>
        <w:t>$s3</w:t>
      </w:r>
      <w:r>
        <w:t xml:space="preserve"> into address 122.</w:t>
      </w:r>
    </w:p>
    <w:p w14:paraId="2B653A41" w14:textId="77777777" w:rsidR="008A5E4E" w:rsidRDefault="0065745B">
      <w:pPr>
        <w:pStyle w:val="li1"/>
        <w:numPr>
          <w:ilvl w:val="0"/>
          <w:numId w:val="148"/>
        </w:numPr>
        <w:spacing w:after="320"/>
        <w:ind w:left="1200"/>
      </w:pPr>
      <w:r>
        <w:t xml:space="preserve">Stores the lower 8 bits of </w:t>
      </w:r>
      <w:r>
        <w:rPr>
          <w:rStyle w:val="code1"/>
        </w:rPr>
        <w:t>$s4</w:t>
      </w:r>
      <w:r>
        <w:t xml:space="preserve"> into address 123.</w:t>
      </w:r>
    </w:p>
    <w:p w14:paraId="65789BD0" w14:textId="77777777" w:rsidR="008A5E4E" w:rsidRDefault="0065745B">
      <w:pPr>
        <w:pStyle w:val="p1"/>
      </w:pPr>
      <w:r>
        <w:t xml:space="preserve">On certain hardware implementations, it is faster to write 64 or 128 bits in a single operation. </w:t>
      </w:r>
    </w:p>
    <w:p w14:paraId="5EFE7059" w14:textId="77777777" w:rsidR="008A5E4E" w:rsidRDefault="0065745B">
      <w:pPr>
        <w:pStyle w:val="pDefinitionTerm"/>
      </w:pPr>
      <w:r>
        <w:rPr>
          <w:rStyle w:val="code1"/>
        </w:rPr>
        <w:t>align(</w:t>
      </w:r>
      <w:r>
        <w:rPr>
          <w:rStyle w:val="i"/>
        </w:rPr>
        <w:t>n</w:t>
      </w:r>
      <w:r>
        <w:rPr>
          <w:rStyle w:val="code1"/>
        </w:rPr>
        <w:t>)</w:t>
      </w:r>
    </w:p>
    <w:p w14:paraId="6228F4D9" w14:textId="77777777" w:rsidR="008A5E4E" w:rsidRDefault="0065745B">
      <w:pPr>
        <w:pStyle w:val="p1"/>
      </w:pPr>
      <w:r>
        <w:t xml:space="preserve">If specified, indicates that the implementation can rely on the </w:t>
      </w:r>
      <w:r>
        <w:rPr>
          <w:rStyle w:val="i"/>
        </w:rPr>
        <w:t>address</w:t>
      </w:r>
      <w:r>
        <w:t xml:space="preserve"> operand having an address that is an integer multiple of </w:t>
      </w:r>
      <w:r>
        <w:rPr>
          <w:rStyle w:val="i"/>
        </w:rPr>
        <w:t>n</w:t>
      </w:r>
      <w:r>
        <w:t xml:space="preserve">. Valid values of </w:t>
      </w:r>
      <w:r>
        <w:rPr>
          <w:rStyle w:val="i"/>
        </w:rPr>
        <w:t>n</w:t>
      </w:r>
      <w:r>
        <w:t xml:space="preserve"> are 1, 2, 4, 8, 16, 32, 64, 128 and 256. On some implementations, this may allow the store to be performed more efficiently. It is undefined if a memory store marked as aligned is in fact not unaligned to the specified </w:t>
      </w:r>
      <w:r>
        <w:rPr>
          <w:rStyle w:val="spanBookTitle"/>
        </w:rPr>
        <w:t>n</w:t>
      </w:r>
      <w:r>
        <w:t xml:space="preserve">: on some implementations this might result in incorrect values being stored, values in other memory locations being modified or memory exceptions being generated. If </w:t>
      </w:r>
      <w:r>
        <w:rPr>
          <w:rStyle w:val="code1"/>
        </w:rPr>
        <w:t>align</w:t>
      </w:r>
      <w:r>
        <w:t xml:space="preserve"> is omitted, the value 1 is used for </w:t>
      </w:r>
      <w:r>
        <w:rPr>
          <w:rStyle w:val="i"/>
        </w:rPr>
        <w:t>n</w:t>
      </w:r>
      <w:r>
        <w:t xml:space="preserve">, and the implementation must correctly handle the source address being unaligned. Note, for </w:t>
      </w:r>
      <w:r>
        <w:rPr>
          <w:rStyle w:val="code1"/>
        </w:rPr>
        <w:t>v2</w:t>
      </w:r>
      <w:r>
        <w:t xml:space="preserve">, </w:t>
      </w:r>
      <w:r>
        <w:rPr>
          <w:rStyle w:val="code1"/>
        </w:rPr>
        <w:t>v3</w:t>
      </w:r>
      <w:r>
        <w:t xml:space="preserve">, and </w:t>
      </w:r>
      <w:r>
        <w:rPr>
          <w:rStyle w:val="code1"/>
        </w:rPr>
        <w:t>v4</w:t>
      </w:r>
      <w:r>
        <w:t xml:space="preserve"> only the alignment of the first value is specified: the subsequent values are still stored contiguously according to the size of </w:t>
      </w:r>
      <w:r>
        <w:rPr>
          <w:rStyle w:val="i"/>
        </w:rPr>
        <w:t>TypeLength</w:t>
      </w:r>
      <w:r>
        <w:t xml:space="preserve">. See </w:t>
      </w:r>
      <w:r>
        <w:rPr>
          <w:rStyle w:val="xref1"/>
        </w:rPr>
        <w:t>17.8. Unaligned Access (</w:t>
      </w:r>
      <w:r w:rsidR="009A76EE" w:rsidRPr="008A5E4E">
        <w:fldChar w:fldCharType="begin"/>
      </w:r>
      <w:r w:rsidR="008A5E4E">
        <w:instrText xml:space="preserve"> PAGEREF _Ref207184227 \p \h  \* MERGEFORMAT </w:instrText>
      </w:r>
      <w:r w:rsidR="009A76EE" w:rsidRPr="008A5E4E">
        <w:fldChar w:fldCharType="separate"/>
      </w:r>
      <w:r w:rsidR="00533AF0" w:rsidRPr="00533AF0">
        <w:rPr>
          <w:rStyle w:val="xref1"/>
          <w:noProof/>
        </w:rPr>
        <w:t>on</w:t>
      </w:r>
      <w:r w:rsidR="00533AF0">
        <w:rPr>
          <w:noProof/>
        </w:rPr>
        <w:t xml:space="preserve"> page 304</w:t>
      </w:r>
      <w:r w:rsidR="009A76EE" w:rsidRPr="008A5E4E">
        <w:rPr>
          <w:rStyle w:val="xref1"/>
        </w:rPr>
        <w:fldChar w:fldCharType="end"/>
      </w:r>
      <w:r>
        <w:rPr>
          <w:rStyle w:val="xref1"/>
        </w:rPr>
        <w:t>)</w:t>
      </w:r>
      <w:r>
        <w:t>.</w:t>
      </w:r>
    </w:p>
    <w:p w14:paraId="584625F6" w14:textId="77777777" w:rsidR="008A5E4E" w:rsidRDefault="0065745B">
      <w:pPr>
        <w:pStyle w:val="h3"/>
      </w:pPr>
      <w:bookmarkStart w:id="624" w:name="_Toc396034277"/>
      <w:r>
        <w:t>6.4.3 Additional Information</w:t>
      </w:r>
      <w:bookmarkEnd w:id="624"/>
    </w:p>
    <w:p w14:paraId="162B353F" w14:textId="77777777" w:rsidR="008A5E4E" w:rsidRDefault="0065745B">
      <w:pPr>
        <w:pStyle w:val="p"/>
      </w:pPr>
      <w:r>
        <w:t xml:space="preserve">If </w:t>
      </w:r>
      <w:r>
        <w:rPr>
          <w:rStyle w:val="i"/>
        </w:rPr>
        <w:t>segment</w:t>
      </w:r>
      <w:r>
        <w:t xml:space="preserve"> is present, the address expression must be a segment address of the same kind. If </w:t>
      </w:r>
      <w:r>
        <w:rPr>
          <w:rStyle w:val="i"/>
        </w:rPr>
        <w:t>segment</w:t>
      </w:r>
      <w:r>
        <w:t xml:space="preserve"> is omitted, the address expression must be a flat address. See </w:t>
      </w:r>
      <w:r>
        <w:rPr>
          <w:rStyle w:val="xref1"/>
        </w:rPr>
        <w:t>6.1.1. How Addresses Are Formed (</w:t>
      </w:r>
      <w:r w:rsidR="009A76EE" w:rsidRPr="008A5E4E">
        <w:fldChar w:fldCharType="begin"/>
      </w:r>
      <w:r w:rsidR="008A5E4E">
        <w:instrText xml:space="preserve"> PAGEREF _Ref-548536905 \p \h  \* MERGEFORMAT </w:instrText>
      </w:r>
      <w:r w:rsidR="009A76EE" w:rsidRPr="008A5E4E">
        <w:fldChar w:fldCharType="separate"/>
      </w:r>
      <w:r w:rsidR="00533AF0" w:rsidRPr="00533AF0">
        <w:rPr>
          <w:rStyle w:val="xref1"/>
          <w:noProof/>
        </w:rPr>
        <w:t>on</w:t>
      </w:r>
      <w:r w:rsidR="00533AF0">
        <w:rPr>
          <w:noProof/>
        </w:rPr>
        <w:t xml:space="preserve"> page 155</w:t>
      </w:r>
      <w:r w:rsidR="009A76EE" w:rsidRPr="008A5E4E">
        <w:rPr>
          <w:rStyle w:val="xref1"/>
        </w:rPr>
        <w:fldChar w:fldCharType="end"/>
      </w:r>
      <w:r>
        <w:rPr>
          <w:rStyle w:val="xref1"/>
        </w:rPr>
        <w:t>)</w:t>
      </w:r>
      <w:r>
        <w:t>.</w:t>
      </w:r>
    </w:p>
    <w:p w14:paraId="12A6746D" w14:textId="77777777" w:rsidR="008A5E4E" w:rsidRDefault="0065745B">
      <w:pPr>
        <w:pStyle w:val="pNoPageBreakAfter"/>
      </w:pPr>
      <w:r>
        <w:t xml:space="preserve"> It is not valid to use a flat store operation with an identifier. The following code is not valid:</w:t>
      </w:r>
    </w:p>
    <w:p w14:paraId="16CD3877" w14:textId="02A8DA13" w:rsidR="008A5E4E" w:rsidRDefault="0065745B">
      <w:pPr>
        <w:pStyle w:val="pre"/>
      </w:pPr>
      <w:r>
        <w:t>st_</w:t>
      </w:r>
      <w:r w:rsidR="009F0F10">
        <w:t>s</w:t>
      </w:r>
      <w:r>
        <w:t>64 $</w:t>
      </w:r>
      <w:r w:rsidR="009F0F10">
        <w:t>d</w:t>
      </w:r>
      <w:r>
        <w:t xml:space="preserve">1, [&amp;g]; // not valid because address expression is a segment </w:t>
      </w:r>
      <w:r>
        <w:br/>
        <w:t xml:space="preserve">                   // address, but a flat address is required.</w:t>
      </w:r>
    </w:p>
    <w:p w14:paraId="59FBEFEA" w14:textId="77777777" w:rsidR="008A5E4E" w:rsidRDefault="0065745B">
      <w:pPr>
        <w:pStyle w:val="p"/>
      </w:pPr>
      <w:r>
        <w:t xml:space="preserve">If </w:t>
      </w:r>
      <w:r>
        <w:rPr>
          <w:rStyle w:val="code1"/>
        </w:rPr>
        <w:t>st_v2</w:t>
      </w:r>
      <w:r>
        <w:t xml:space="preserve">, </w:t>
      </w:r>
      <w:r>
        <w:rPr>
          <w:rStyle w:val="code1"/>
        </w:rPr>
        <w:t>st_v3</w:t>
      </w:r>
      <w:r>
        <w:t xml:space="preserve">, or </w:t>
      </w:r>
      <w:r>
        <w:rPr>
          <w:rStyle w:val="code1"/>
        </w:rPr>
        <w:t>st_v4</w:t>
      </w:r>
      <w:r>
        <w:t xml:space="preserve"> is used, then all the registers must be the same size. </w:t>
      </w:r>
    </w:p>
    <w:p w14:paraId="312FD72C" w14:textId="77777777" w:rsidR="008A5E4E" w:rsidRDefault="0065745B">
      <w:pPr>
        <w:pStyle w:val="p"/>
      </w:pPr>
      <w:r>
        <w:t>Subword integer type values (</w:t>
      </w:r>
      <w:r>
        <w:rPr>
          <w:rStyle w:val="code1"/>
        </w:rPr>
        <w:t>s8</w:t>
      </w:r>
      <w:r>
        <w:t xml:space="preserve">, </w:t>
      </w:r>
      <w:r>
        <w:rPr>
          <w:rStyle w:val="code1"/>
        </w:rPr>
        <w:t>u8</w:t>
      </w:r>
      <w:r>
        <w:t xml:space="preserve">, </w:t>
      </w:r>
      <w:r>
        <w:rPr>
          <w:rStyle w:val="code1"/>
        </w:rPr>
        <w:t>s16</w:t>
      </w:r>
      <w:r>
        <w:t xml:space="preserve"> and </w:t>
      </w:r>
      <w:r>
        <w:rPr>
          <w:rStyle w:val="code1"/>
        </w:rPr>
        <w:t>u16</w:t>
      </w:r>
      <w:r>
        <w:t xml:space="preserve">) are extracted from the least significant bits of the source </w:t>
      </w:r>
      <w:r>
        <w:rPr>
          <w:rStyle w:val="code1"/>
        </w:rPr>
        <w:t>s</w:t>
      </w:r>
      <w:r>
        <w:t xml:space="preserve"> register. Storing a 256 with a </w:t>
      </w:r>
      <w:r>
        <w:rPr>
          <w:rStyle w:val="code1"/>
        </w:rPr>
        <w:t>st_s8</w:t>
      </w:r>
      <w:r>
        <w:t xml:space="preserve"> writes a zero (least significant 8 bits) into memory. For other integer types, the size of the source and destination must match.</w:t>
      </w:r>
    </w:p>
    <w:p w14:paraId="135E93CB" w14:textId="77777777" w:rsidR="008A5E4E" w:rsidRDefault="0065745B">
      <w:pPr>
        <w:pStyle w:val="p"/>
      </w:pPr>
      <w:r>
        <w:t xml:space="preserve">For </w:t>
      </w:r>
      <w:r>
        <w:rPr>
          <w:rStyle w:val="code1"/>
        </w:rPr>
        <w:t>f32</w:t>
      </w:r>
      <w:r>
        <w:t xml:space="preserve"> and </w:t>
      </w:r>
      <w:r>
        <w:rPr>
          <w:rStyle w:val="code1"/>
        </w:rPr>
        <w:t>f64</w:t>
      </w:r>
      <w:r>
        <w:t xml:space="preserve">, the size of the source and destination must match. If a conversion is required, then it should be done explicitly using a </w:t>
      </w:r>
      <w:r>
        <w:rPr>
          <w:rStyle w:val="code1"/>
        </w:rPr>
        <w:t>cvt</w:t>
      </w:r>
      <w:r>
        <w:t xml:space="preserve"> operation.</w:t>
      </w:r>
    </w:p>
    <w:p w14:paraId="2E58A04C" w14:textId="715C82AA" w:rsidR="008A5E4E" w:rsidRDefault="0065745B">
      <w:pPr>
        <w:pStyle w:val="p"/>
      </w:pPr>
      <w:r>
        <w:t xml:space="preserve">For </w:t>
      </w:r>
      <w:r>
        <w:rPr>
          <w:rStyle w:val="code1"/>
        </w:rPr>
        <w:t>f16</w:t>
      </w:r>
      <w:r>
        <w:t xml:space="preserve">, if the source is a register, it must be an </w:t>
      </w:r>
      <w:r>
        <w:rPr>
          <w:rStyle w:val="code1"/>
        </w:rPr>
        <w:t>s</w:t>
      </w:r>
      <w:r>
        <w:t xml:space="preserve"> register </w:t>
      </w:r>
      <w:r w:rsidR="00017D10">
        <w:t>and the least significant 16 bits are stored</w:t>
      </w:r>
      <w:r>
        <w:t xml:space="preserve">. See </w:t>
      </w:r>
      <w:r>
        <w:rPr>
          <w:rStyle w:val="xref1"/>
        </w:rPr>
        <w:t>4.19.1. Floating-Point Numbers (</w:t>
      </w:r>
      <w:r w:rsidR="009A76EE" w:rsidRPr="008A5E4E">
        <w:fldChar w:fldCharType="begin"/>
      </w:r>
      <w:r w:rsidR="008A5E4E">
        <w:instrText xml:space="preserve"> PAGEREF _Ref2115534732 \p \h  \* MERGEFORMAT </w:instrText>
      </w:r>
      <w:r w:rsidR="009A76EE" w:rsidRPr="008A5E4E">
        <w:fldChar w:fldCharType="separate"/>
      </w:r>
      <w:r w:rsidR="00533AF0" w:rsidRPr="00533AF0">
        <w:rPr>
          <w:rStyle w:val="xref1"/>
          <w:noProof/>
        </w:rPr>
        <w:t>on</w:t>
      </w:r>
      <w:r w:rsidR="00533AF0">
        <w:rPr>
          <w:noProof/>
        </w:rPr>
        <w:t xml:space="preserve"> page 91</w:t>
      </w:r>
      <w:r w:rsidR="009A76EE" w:rsidRPr="008A5E4E">
        <w:rPr>
          <w:rStyle w:val="xref1"/>
        </w:rPr>
        <w:fldChar w:fldCharType="end"/>
      </w:r>
      <w:r>
        <w:rPr>
          <w:rStyle w:val="xref1"/>
        </w:rPr>
        <w:t>)</w:t>
      </w:r>
      <w:r>
        <w:t>.</w:t>
      </w:r>
    </w:p>
    <w:p w14:paraId="190A5D60" w14:textId="77777777" w:rsidR="008A5E4E" w:rsidRDefault="0065745B">
      <w:pPr>
        <w:pStyle w:val="p"/>
      </w:pPr>
      <w:r>
        <w:t xml:space="preserve">For </w:t>
      </w:r>
      <w:r>
        <w:rPr>
          <w:rStyle w:val="code1"/>
        </w:rPr>
        <w:t>roimg</w:t>
      </w:r>
      <w:r>
        <w:t xml:space="preserve">, </w:t>
      </w:r>
      <w:r>
        <w:rPr>
          <w:rStyle w:val="code1"/>
        </w:rPr>
        <w:t>woimg</w:t>
      </w:r>
      <w:r>
        <w:t xml:space="preserve">, </w:t>
      </w:r>
      <w:r>
        <w:rPr>
          <w:rStyle w:val="code1"/>
        </w:rPr>
        <w:t>rwimg</w:t>
      </w:r>
      <w:r>
        <w:t xml:space="preserve">, </w:t>
      </w:r>
      <w:r>
        <w:rPr>
          <w:rStyle w:val="code1"/>
        </w:rPr>
        <w:t>samp</w:t>
      </w:r>
      <w:r>
        <w:t xml:space="preserve">, </w:t>
      </w:r>
      <w:r>
        <w:rPr>
          <w:rStyle w:val="code1"/>
        </w:rPr>
        <w:t>sig32</w:t>
      </w:r>
      <w:r>
        <w:t xml:space="preserve">, or </w:t>
      </w:r>
      <w:r>
        <w:rPr>
          <w:rStyle w:val="code1"/>
        </w:rPr>
        <w:t>sig64</w:t>
      </w:r>
      <w:r>
        <w:t xml:space="preserve"> value types, it is required that the compound type specified on the store must match the value type (see </w:t>
      </w:r>
      <w:r>
        <w:rPr>
          <w:rStyle w:val="xref1"/>
        </w:rPr>
        <w:t>7.1.9. Using Image Operations (</w:t>
      </w:r>
      <w:r w:rsidR="009A76EE" w:rsidRPr="008A5E4E">
        <w:fldChar w:fldCharType="begin"/>
      </w:r>
      <w:r w:rsidR="008A5E4E">
        <w:instrText xml:space="preserve"> PAGEREF _Ref2126260306 \p \h  \* MERGEFORMAT </w:instrText>
      </w:r>
      <w:r w:rsidR="009A76EE" w:rsidRPr="008A5E4E">
        <w:fldChar w:fldCharType="separate"/>
      </w:r>
      <w:r w:rsidR="00533AF0" w:rsidRPr="00533AF0">
        <w:rPr>
          <w:rStyle w:val="xref1"/>
          <w:noProof/>
        </w:rPr>
        <w:t>on</w:t>
      </w:r>
      <w:r w:rsidR="00533AF0">
        <w:rPr>
          <w:noProof/>
        </w:rPr>
        <w:t xml:space="preserve"> page 213</w:t>
      </w:r>
      <w:r w:rsidR="009A76EE" w:rsidRPr="008A5E4E">
        <w:rPr>
          <w:rStyle w:val="xref1"/>
        </w:rPr>
        <w:fldChar w:fldCharType="end"/>
      </w:r>
      <w:r>
        <w:rPr>
          <w:rStyle w:val="xref1"/>
        </w:rPr>
        <w:t>)</w:t>
      </w:r>
      <w:r>
        <w:t xml:space="preserve"> and </w:t>
      </w:r>
      <w:r>
        <w:rPr>
          <w:rStyle w:val="xref1"/>
        </w:rPr>
        <w:t>6.8. Notification (signal) Operations (</w:t>
      </w:r>
      <w:r w:rsidR="009A76EE" w:rsidRPr="008A5E4E">
        <w:fldChar w:fldCharType="begin"/>
      </w:r>
      <w:r w:rsidR="008A5E4E">
        <w:instrText xml:space="preserve"> PAGEREF _Ref-338720175 \p \h  \* MERGEFORMAT </w:instrText>
      </w:r>
      <w:r w:rsidR="009A76EE" w:rsidRPr="008A5E4E">
        <w:fldChar w:fldCharType="separate"/>
      </w:r>
      <w:r w:rsidR="00533AF0" w:rsidRPr="00533AF0">
        <w:rPr>
          <w:rStyle w:val="xref1"/>
          <w:noProof/>
        </w:rPr>
        <w:t>on</w:t>
      </w:r>
      <w:r w:rsidR="00533AF0">
        <w:rPr>
          <w:noProof/>
        </w:rPr>
        <w:t xml:space="preserve"> page 183</w:t>
      </w:r>
      <w:r w:rsidR="009A76EE" w:rsidRPr="008A5E4E">
        <w:rPr>
          <w:rStyle w:val="xref1"/>
        </w:rPr>
        <w:fldChar w:fldCharType="end"/>
      </w:r>
      <w:r>
        <w:rPr>
          <w:rStyle w:val="xref1"/>
        </w:rPr>
        <w:t>)</w:t>
      </w:r>
      <w:r>
        <w:t>).</w:t>
      </w:r>
    </w:p>
    <w:p w14:paraId="3DACF694" w14:textId="77777777" w:rsidR="008A5E4E" w:rsidRDefault="0065745B">
      <w:pPr>
        <w:pStyle w:val="p"/>
      </w:pPr>
      <w:r>
        <w:t xml:space="preserve">The </w:t>
      </w:r>
      <w:r>
        <w:rPr>
          <w:rStyle w:val="code1"/>
        </w:rPr>
        <w:t>roimg</w:t>
      </w:r>
      <w:r>
        <w:t xml:space="preserve">, </w:t>
      </w:r>
      <w:r>
        <w:rPr>
          <w:rStyle w:val="code1"/>
        </w:rPr>
        <w:t>woimg</w:t>
      </w:r>
      <w:r>
        <w:t xml:space="preserve">, </w:t>
      </w:r>
      <w:r>
        <w:rPr>
          <w:rStyle w:val="code1"/>
        </w:rPr>
        <w:t>rwimg</w:t>
      </w:r>
      <w:r>
        <w:t xml:space="preserve"> and </w:t>
      </w:r>
      <w:r>
        <w:rPr>
          <w:rStyle w:val="code1"/>
        </w:rPr>
        <w:t>samp</w:t>
      </w:r>
      <w:r>
        <w:t xml:space="preserve"> value types are only allowed if </w:t>
      </w:r>
      <w:r>
        <w:rPr>
          <w:rStyle w:val="i"/>
        </w:rPr>
        <w:t>segment</w:t>
      </w:r>
      <w:r>
        <w:t xml:space="preserve"> is </w:t>
      </w:r>
      <w:r>
        <w:rPr>
          <w:rStyle w:val="code1"/>
        </w:rPr>
        <w:t>arg</w:t>
      </w:r>
      <w:r>
        <w:t xml:space="preserve"> (see </w:t>
      </w:r>
      <w:r>
        <w:rPr>
          <w:rStyle w:val="xref1"/>
        </w:rPr>
        <w:t>7.1.7. Image Creation and Image Handles (</w:t>
      </w:r>
      <w:r w:rsidR="009A76EE" w:rsidRPr="008A5E4E">
        <w:fldChar w:fldCharType="begin"/>
      </w:r>
      <w:r w:rsidR="008A5E4E">
        <w:instrText xml:space="preserve"> PAGEREF _Ref163910260 \p \h  \* MERGEFORMAT </w:instrText>
      </w:r>
      <w:r w:rsidR="009A76EE" w:rsidRPr="008A5E4E">
        <w:fldChar w:fldCharType="separate"/>
      </w:r>
      <w:r w:rsidR="00533AF0" w:rsidRPr="00533AF0">
        <w:rPr>
          <w:rStyle w:val="xref1"/>
          <w:noProof/>
        </w:rPr>
        <w:t>on</w:t>
      </w:r>
      <w:r w:rsidR="00533AF0">
        <w:rPr>
          <w:noProof/>
        </w:rPr>
        <w:t xml:space="preserve"> page 208</w:t>
      </w:r>
      <w:r w:rsidR="009A76EE" w:rsidRPr="008A5E4E">
        <w:rPr>
          <w:rStyle w:val="xref1"/>
        </w:rPr>
        <w:fldChar w:fldCharType="end"/>
      </w:r>
      <w:r>
        <w:rPr>
          <w:rStyle w:val="xref1"/>
        </w:rPr>
        <w:t>)</w:t>
      </w:r>
      <w:r>
        <w:t xml:space="preserve"> and </w:t>
      </w:r>
      <w:r>
        <w:rPr>
          <w:rStyle w:val="xref1"/>
        </w:rPr>
        <w:t>7.1.8. Sampler Creation and Sampler Handles (</w:t>
      </w:r>
      <w:r w:rsidR="009A76EE" w:rsidRPr="008A5E4E">
        <w:fldChar w:fldCharType="begin"/>
      </w:r>
      <w:r w:rsidR="008A5E4E">
        <w:instrText xml:space="preserve"> PAGEREF _Ref657417699 \p \h  \* MERGEFORMAT </w:instrText>
      </w:r>
      <w:r w:rsidR="009A76EE" w:rsidRPr="008A5E4E">
        <w:fldChar w:fldCharType="separate"/>
      </w:r>
      <w:r w:rsidR="00533AF0" w:rsidRPr="00533AF0">
        <w:rPr>
          <w:rStyle w:val="xref1"/>
          <w:noProof/>
        </w:rPr>
        <w:t>on</w:t>
      </w:r>
      <w:r w:rsidR="00533AF0">
        <w:rPr>
          <w:noProof/>
        </w:rPr>
        <w:t xml:space="preserve"> page 211</w:t>
      </w:r>
      <w:r w:rsidR="009A76EE" w:rsidRPr="008A5E4E">
        <w:rPr>
          <w:rStyle w:val="xref1"/>
        </w:rPr>
        <w:fldChar w:fldCharType="end"/>
      </w:r>
      <w:r>
        <w:rPr>
          <w:rStyle w:val="xref1"/>
        </w:rPr>
        <w:t>)</w:t>
      </w:r>
      <w:r>
        <w:t>).</w:t>
      </w:r>
    </w:p>
    <w:p w14:paraId="2F7C6947" w14:textId="77777777" w:rsidR="008A5E4E" w:rsidRDefault="0065745B">
      <w:pPr>
        <w:pStyle w:val="p"/>
      </w:pPr>
      <w:r>
        <w:t xml:space="preserve">The </w:t>
      </w:r>
      <w:r>
        <w:rPr>
          <w:rStyle w:val="code1"/>
        </w:rPr>
        <w:t>st</w:t>
      </w:r>
      <w:r>
        <w:t xml:space="preserve"> operation is an ordinary non-synchronizing memory operation. It can be reordered by either the finalizer or hardware, and can cause data races. Store reordering and data races can be prevented by using a synchronizing memory operations or memory fences in conjunction with a synchronizing memory operations. For example, a </w:t>
      </w:r>
      <w:r>
        <w:rPr>
          <w:rStyle w:val="code1"/>
        </w:rPr>
        <w:t>atomic_st_rel</w:t>
      </w:r>
      <w:r>
        <w:t xml:space="preserve"> acts like a partial fence; no memory operation before the </w:t>
      </w:r>
      <w:r>
        <w:rPr>
          <w:rStyle w:val="code1"/>
        </w:rPr>
        <w:t>atomic_st_rel</w:t>
      </w:r>
      <w:r>
        <w:t xml:space="preserve"> can be moved after the </w:t>
      </w:r>
      <w:r>
        <w:rPr>
          <w:rStyle w:val="code1"/>
        </w:rPr>
        <w:t>atomic_st_rel</w:t>
      </w:r>
      <w:r>
        <w:t xml:space="preserve">. See </w:t>
      </w:r>
      <w:r>
        <w:rPr>
          <w:rStyle w:val="xref1"/>
        </w:rPr>
        <w:t>6.2. Memory Model (</w:t>
      </w:r>
      <w:r w:rsidR="009A76EE" w:rsidRPr="008A5E4E">
        <w:fldChar w:fldCharType="begin"/>
      </w:r>
      <w:r w:rsidR="008A5E4E">
        <w:instrText xml:space="preserve"> PAGEREF _Ref221854869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52DF96A5" w14:textId="77777777" w:rsidR="008A5E4E" w:rsidRDefault="0065745B">
      <w:pPr>
        <w:pStyle w:val="pExample"/>
      </w:pPr>
      <w:r>
        <w:t>Examples</w:t>
      </w:r>
    </w:p>
    <w:p w14:paraId="66A30737" w14:textId="70784816" w:rsidR="008A5E4E" w:rsidRDefault="0065745B">
      <w:pPr>
        <w:pStyle w:val="pre"/>
      </w:pPr>
      <w:r>
        <w:t>st_global_f32 $s1, [&amp;x];</w:t>
      </w:r>
      <w:r>
        <w:br/>
        <w:t xml:space="preserve"> st_global_align(4)_f32 $s1, [&amp;x];</w:t>
      </w:r>
      <w:r>
        <w:br/>
        <w:t xml:space="preserve"> st_global_u8 $s1, [&amp;x];</w:t>
      </w:r>
      <w:r>
        <w:br/>
        <w:t xml:space="preserve"> st_global_u16 $s1, [&amp;x];</w:t>
      </w:r>
      <w:r>
        <w:br/>
        <w:t xml:space="preserve"> st_global_u32 $s1, [&amp;x];</w:t>
      </w:r>
      <w:r>
        <w:br/>
        <w:t xml:space="preserve"> st_global_u32 200, [&amp;x];</w:t>
      </w:r>
      <w:r>
        <w:br/>
        <w:t xml:space="preserve"> st_global_u32 WAVESIZE, [&amp;x];</w:t>
      </w:r>
      <w:r>
        <w:br/>
        <w:t xml:space="preserve"> st_global_f16 $s1, [&amp;x];</w:t>
      </w:r>
      <w:r>
        <w:br/>
        <w:t xml:space="preserve"> st_global_f64 $d1, [&amp;x];</w:t>
      </w:r>
      <w:r>
        <w:br/>
        <w:t xml:space="preserve"> st_global_align(8)_f64 $d1, [&amp;x];</w:t>
      </w:r>
      <w:r>
        <w:br/>
        <w:t xml:space="preserve"> st_private_f32 $s1, [$s3+4];</w:t>
      </w:r>
      <w:r>
        <w:br/>
        <w:t xml:space="preserve"> st_global_f32 $s1, [$s3+4];</w:t>
      </w:r>
      <w:r>
        <w:br/>
        <w:t xml:space="preserve"> st_spill_f32 $s1, [$s3+4];</w:t>
      </w:r>
      <w:r>
        <w:br/>
        <w:t xml:space="preserve"> st_arg_f32 $s1, [$s3+4];</w:t>
      </w:r>
      <w:r>
        <w:br/>
        <w:t xml:space="preserve"> st_f32 $s1, [$s3+4];</w:t>
      </w:r>
      <w:r>
        <w:br/>
        <w:t xml:space="preserve"> st_align(4)_f32 $s1, [$s3+4];</w:t>
      </w:r>
      <w:r>
        <w:br/>
        <w:t xml:space="preserve"> st_v4_f32 ($s1,$s1,$s6,$s2), [$s3+4];</w:t>
      </w:r>
      <w:r>
        <w:br/>
        <w:t xml:space="preserve"> st_v2_align(8)_equiv(9)_f32 ($s1,$s2), [$s3+4];</w:t>
      </w:r>
      <w:r>
        <w:br/>
        <w:t xml:space="preserve"> st_v3_s32 ($s1,$s1,$s6), [$s3+4];</w:t>
      </w:r>
      <w:r>
        <w:br/>
        <w:t xml:space="preserve"> st_group_equiv(0)_u32 $s0, [$s2];</w:t>
      </w:r>
      <w:r>
        <w:br/>
        <w:t xml:space="preserve"> st_equiv(1)_u64 $d3, [$s4+32];</w:t>
      </w:r>
      <w:r>
        <w:br/>
        <w:t xml:space="preserve"> st_align(16)_equiv(1)_u64 $d3, [$s4+32];</w:t>
      </w:r>
      <w:r>
        <w:br/>
        <w:t xml:space="preserve"> st_v2_equiv(1)_u64 ($d1,$d2), [$s0+32];</w:t>
      </w:r>
      <w:r>
        <w:br/>
        <w:t xml:space="preserve"> st_equiv(1)_u64 $d6, [128];</w:t>
      </w:r>
      <w:r>
        <w:br/>
        <w:t xml:space="preserve"> st_arg_roimg $d2, [</w:t>
      </w:r>
      <w:r w:rsidR="009F0F10">
        <w:t>%</w:t>
      </w:r>
      <w:r>
        <w:t>roimage2];</w:t>
      </w:r>
      <w:r>
        <w:br/>
        <w:t xml:space="preserve"> st_arg_rwimg $d1, [</w:t>
      </w:r>
      <w:r w:rsidR="009F0F10">
        <w:t>%</w:t>
      </w:r>
      <w:r>
        <w:t>rwimage2];</w:t>
      </w:r>
      <w:r>
        <w:br/>
        <w:t xml:space="preserve"> st_arg_woimg $d2, [</w:t>
      </w:r>
      <w:r w:rsidR="009F0F10">
        <w:t>%</w:t>
      </w:r>
      <w:r>
        <w:t>woimage2];</w:t>
      </w:r>
      <w:r>
        <w:br/>
        <w:t xml:space="preserve"> st_arg_samp $d3, [</w:t>
      </w:r>
      <w:r w:rsidR="009F0F10">
        <w:t>%</w:t>
      </w:r>
      <w:r>
        <w:t>sampler2];</w:t>
      </w:r>
      <w:r>
        <w:br/>
        <w:t xml:space="preserve"> st_global_sig32 $d3, [&amp;signal32];</w:t>
      </w:r>
      <w:r>
        <w:br/>
        <w:t xml:space="preserve"> st_global_sig64 $d3, [&amp;signal64];</w:t>
      </w:r>
    </w:p>
    <w:p w14:paraId="1758A991" w14:textId="77777777" w:rsidR="008A5E4E" w:rsidRDefault="0065745B">
      <w:pPr>
        <w:pStyle w:val="h2"/>
      </w:pPr>
      <w:bookmarkStart w:id="625" w:name="_Toc396034278"/>
      <w:r>
        <w:t xml:space="preserve">6.5 </w:t>
      </w:r>
      <w:bookmarkStart w:id="626" w:name="_Ref-1060726607"/>
      <w:r>
        <w:t>Atomic Memory Operations</w:t>
      </w:r>
      <w:bookmarkEnd w:id="625"/>
      <w:bookmarkEnd w:id="626"/>
    </w:p>
    <w:p w14:paraId="3F6DD852" w14:textId="77777777" w:rsidR="008A5E4E" w:rsidRDefault="0065745B">
      <w:pPr>
        <w:pStyle w:val="p"/>
      </w:pPr>
      <w:r>
        <w:t>Atomic memory operations are executed atomically such that it is not possible for any work-item or agent in the system to observe or modify the memory location at the same memory scope during the atomic sequence.</w:t>
      </w:r>
    </w:p>
    <w:p w14:paraId="7410A7EA" w14:textId="77777777" w:rsidR="008A5E4E" w:rsidRDefault="0065745B">
      <w:pPr>
        <w:pStyle w:val="p"/>
      </w:pPr>
      <w:r>
        <w:t>It is guaranteed that when a work-item issues an atomic read-modify-write memory operation on a memory location, no write to the same memory location using the same memory scope from outside the current atomic operation by any work-item or agent can occur between the read and write performed by the operation.</w:t>
      </w:r>
    </w:p>
    <w:p w14:paraId="3E06ABF3" w14:textId="77777777" w:rsidR="008A5E4E" w:rsidRDefault="0065745B">
      <w:pPr>
        <w:pStyle w:val="p"/>
      </w:pPr>
      <w:r>
        <w:t>If multiple atomic memory operations from different work-items or agents target the same memory location, the operations are serialized in an undefined order. In particular, if multiple work-items in the same wavefront target the same memory location, they will be serialized in an undefined order.</w:t>
      </w:r>
    </w:p>
    <w:p w14:paraId="20FF7181" w14:textId="77777777" w:rsidR="008A5E4E" w:rsidRDefault="0065745B">
      <w:pPr>
        <w:pStyle w:val="p"/>
      </w:pPr>
      <w:r>
        <w:t>The address of atomic memory operations must be naturally aligned to a multiple of the access size. If the address is not naturally aligned, then the result is undefined and might generate a memory exception.</w:t>
      </w:r>
    </w:p>
    <w:p w14:paraId="02B22EBE" w14:textId="77777777" w:rsidR="008A5E4E" w:rsidRDefault="0065745B">
      <w:pPr>
        <w:pStyle w:val="p"/>
      </w:pPr>
      <w:r>
        <w:t>Atomic memory operations only allow global segment, group segment and flat addresses. Accesses to segments other than global and group by means of a flat address is undefined behavior.</w:t>
      </w:r>
    </w:p>
    <w:p w14:paraId="08B7F071" w14:textId="77777777" w:rsidR="008A5E4E" w:rsidRDefault="0065745B">
      <w:pPr>
        <w:pStyle w:val="pNoPageBreakAfter"/>
      </w:pPr>
      <w:r>
        <w:t>Most atomic read-modify-write memory operations have two forms:</w:t>
      </w:r>
    </w:p>
    <w:p w14:paraId="138FC21F" w14:textId="77777777" w:rsidR="008A5E4E" w:rsidRDefault="0065745B">
      <w:pPr>
        <w:pStyle w:val="li"/>
        <w:numPr>
          <w:ilvl w:val="0"/>
          <w:numId w:val="149"/>
        </w:numPr>
        <w:spacing w:before="320"/>
        <w:ind w:left="600"/>
      </w:pPr>
      <w:r>
        <w:rPr>
          <w:rStyle w:val="code1"/>
        </w:rPr>
        <w:t>atomic</w:t>
      </w:r>
      <w:r>
        <w:t xml:space="preserve"> operations which return the value that was read before the modification. These operations require the </w:t>
      </w:r>
      <w:r>
        <w:rPr>
          <w:rStyle w:val="spanBookTitle"/>
        </w:rPr>
        <w:t>dest</w:t>
      </w:r>
      <w:r>
        <w:t xml:space="preserve"> (destination) operand.</w:t>
      </w:r>
    </w:p>
    <w:p w14:paraId="0D16EA09" w14:textId="77777777" w:rsidR="008A5E4E" w:rsidRDefault="0065745B">
      <w:pPr>
        <w:pStyle w:val="li"/>
        <w:numPr>
          <w:ilvl w:val="0"/>
          <w:numId w:val="149"/>
        </w:numPr>
        <w:spacing w:after="320"/>
        <w:ind w:left="600"/>
      </w:pPr>
      <w:r>
        <w:rPr>
          <w:rStyle w:val="code1"/>
        </w:rPr>
        <w:t>atomicnoret</w:t>
      </w:r>
      <w:r>
        <w:t xml:space="preserve"> operations which do not return a value. These operations do not have a destination operand.</w:t>
      </w:r>
    </w:p>
    <w:p w14:paraId="431D0A23" w14:textId="77777777" w:rsidR="008A5E4E" w:rsidRDefault="0065745B">
      <w:pPr>
        <w:pStyle w:val="p"/>
      </w:pPr>
      <w:r>
        <w:t xml:space="preserve">An implementation may execute </w:t>
      </w:r>
      <w:r>
        <w:rPr>
          <w:rStyle w:val="code1"/>
        </w:rPr>
        <w:t>atomicnoret</w:t>
      </w:r>
      <w:r>
        <w:t xml:space="preserve"> read-modify-write memory operations faster than the corresponding </w:t>
      </w:r>
      <w:r>
        <w:rPr>
          <w:rStyle w:val="code1"/>
        </w:rPr>
        <w:t>atomic</w:t>
      </w:r>
      <w:r>
        <w:t xml:space="preserve"> read-modify-write memory operations. Therefore, compilers should identify cases where the result of read-modify-write memory operations is not needed and whenever possible, should generate </w:t>
      </w:r>
      <w:r>
        <w:rPr>
          <w:rStyle w:val="code1"/>
        </w:rPr>
        <w:t>atomicnoret</w:t>
      </w:r>
      <w:r>
        <w:t xml:space="preserve"> operations.</w:t>
      </w:r>
    </w:p>
    <w:p w14:paraId="4C1ABF03" w14:textId="77777777" w:rsidR="008A5E4E" w:rsidRDefault="0065745B">
      <w:pPr>
        <w:pStyle w:val="p"/>
      </w:pPr>
      <w:r>
        <w:t xml:space="preserve">Both </w:t>
      </w:r>
      <w:r>
        <w:rPr>
          <w:rStyle w:val="code1"/>
        </w:rPr>
        <w:t>atomic</w:t>
      </w:r>
      <w:r>
        <w:t xml:space="preserve"> and </w:t>
      </w:r>
      <w:r>
        <w:rPr>
          <w:rStyle w:val="code1"/>
        </w:rPr>
        <w:t>atomicnoret</w:t>
      </w:r>
      <w:r>
        <w:t xml:space="preserve"> operations can specify a memory order and memory scope.</w:t>
      </w:r>
    </w:p>
    <w:p w14:paraId="391EB39A" w14:textId="77777777" w:rsidR="008A5E4E" w:rsidRDefault="0065745B">
      <w:pPr>
        <w:pStyle w:val="p"/>
      </w:pPr>
      <w:r>
        <w:t xml:space="preserve">For more information, see: </w:t>
      </w:r>
    </w:p>
    <w:p w14:paraId="69DCE8CB" w14:textId="77777777" w:rsidR="008A5E4E" w:rsidRDefault="0065745B">
      <w:pPr>
        <w:pStyle w:val="li"/>
        <w:numPr>
          <w:ilvl w:val="0"/>
          <w:numId w:val="150"/>
        </w:numPr>
        <w:spacing w:before="320"/>
        <w:ind w:left="600"/>
      </w:pPr>
      <w:r>
        <w:rPr>
          <w:rStyle w:val="xref1"/>
        </w:rPr>
        <w:t>6.2. Memory Model (</w:t>
      </w:r>
      <w:r w:rsidR="009A76EE" w:rsidRPr="008A5E4E">
        <w:fldChar w:fldCharType="begin"/>
      </w:r>
      <w:r w:rsidR="008A5E4E">
        <w:instrText xml:space="preserve"> PAGEREF _Ref221854869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p>
    <w:p w14:paraId="5ADBA962" w14:textId="77777777" w:rsidR="008A5E4E" w:rsidRDefault="0065745B">
      <w:pPr>
        <w:pStyle w:val="li"/>
        <w:numPr>
          <w:ilvl w:val="0"/>
          <w:numId w:val="150"/>
        </w:numPr>
        <w:ind w:left="600"/>
      </w:pPr>
      <w:r>
        <w:rPr>
          <w:rStyle w:val="xref1"/>
        </w:rPr>
        <w:t>6.6. Atomic (atomic) Operations (</w:t>
      </w:r>
      <w:r w:rsidR="009A76EE" w:rsidRPr="008A5E4E">
        <w:fldChar w:fldCharType="begin"/>
      </w:r>
      <w:r w:rsidR="008A5E4E">
        <w:instrText xml:space="preserve"> PAGEREF _Ref1229188067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p>
    <w:p w14:paraId="37FDF52F" w14:textId="77777777" w:rsidR="008A5E4E" w:rsidRDefault="0065745B">
      <w:pPr>
        <w:pStyle w:val="li"/>
        <w:numPr>
          <w:ilvl w:val="0"/>
          <w:numId w:val="150"/>
        </w:numPr>
        <w:spacing w:after="320"/>
        <w:ind w:left="600"/>
      </w:pPr>
      <w:r>
        <w:rPr>
          <w:rStyle w:val="xref1"/>
        </w:rPr>
        <w:t>6.7. Atomic No Return (atomicnoret) Operations (</w:t>
      </w:r>
      <w:r w:rsidR="009A76EE" w:rsidRPr="008A5E4E">
        <w:fldChar w:fldCharType="begin"/>
      </w:r>
      <w:r w:rsidR="008A5E4E">
        <w:instrText xml:space="preserve"> PAGEREF _Ref-1666727503 \p \h  \* MERGEFORMAT </w:instrText>
      </w:r>
      <w:r w:rsidR="009A76EE" w:rsidRPr="008A5E4E">
        <w:fldChar w:fldCharType="separate"/>
      </w:r>
      <w:r w:rsidR="00533AF0" w:rsidRPr="00533AF0">
        <w:rPr>
          <w:rStyle w:val="xref1"/>
          <w:noProof/>
        </w:rPr>
        <w:t>on</w:t>
      </w:r>
      <w:r w:rsidR="00533AF0">
        <w:rPr>
          <w:noProof/>
        </w:rPr>
        <w:t xml:space="preserve"> page 181</w:t>
      </w:r>
      <w:r w:rsidR="009A76EE" w:rsidRPr="008A5E4E">
        <w:rPr>
          <w:rStyle w:val="xref1"/>
        </w:rPr>
        <w:fldChar w:fldCharType="end"/>
      </w:r>
      <w:r>
        <w:rPr>
          <w:rStyle w:val="xref1"/>
        </w:rPr>
        <w:t>)</w:t>
      </w:r>
    </w:p>
    <w:p w14:paraId="24B3EB16" w14:textId="77777777" w:rsidR="008A5E4E" w:rsidRDefault="0065745B">
      <w:pPr>
        <w:pStyle w:val="h2"/>
      </w:pPr>
      <w:bookmarkStart w:id="627" w:name="_Toc396034279"/>
      <w:r>
        <w:t xml:space="preserve">6.6 </w:t>
      </w:r>
      <w:bookmarkStart w:id="628" w:name="_Ref1229188067"/>
      <w:bookmarkStart w:id="629" w:name="_Ref-2060024540"/>
      <w:r>
        <w:t>Atomic (atomic) Operations</w:t>
      </w:r>
      <w:bookmarkEnd w:id="627"/>
      <w:bookmarkEnd w:id="628"/>
      <w:bookmarkEnd w:id="629"/>
    </w:p>
    <w:p w14:paraId="254E6AC2" w14:textId="77777777" w:rsidR="008A5E4E" w:rsidRDefault="0065745B">
      <w:pPr>
        <w:pStyle w:val="p"/>
      </w:pPr>
      <w:r>
        <w:t>The atomic memory (</w:t>
      </w:r>
      <w:r>
        <w:rPr>
          <w:rStyle w:val="code1"/>
        </w:rPr>
        <w:t>atomic</w:t>
      </w:r>
      <w:r>
        <w:t xml:space="preserve">) operations atomically load the value at </w:t>
      </w:r>
      <w:r>
        <w:rPr>
          <w:rStyle w:val="i"/>
        </w:rPr>
        <w:t>address</w:t>
      </w:r>
      <w:r>
        <w:t xml:space="preserve"> into </w:t>
      </w:r>
      <w:r>
        <w:rPr>
          <w:rStyle w:val="i"/>
        </w:rPr>
        <w:t>dest</w:t>
      </w:r>
      <w:r>
        <w:t xml:space="preserve">, and, except for </w:t>
      </w:r>
      <w:r>
        <w:rPr>
          <w:rStyle w:val="code1"/>
        </w:rPr>
        <w:t>atomic_ld</w:t>
      </w:r>
      <w:r>
        <w:t xml:space="preserve">, store the result of a reduction operation at </w:t>
      </w:r>
      <w:r>
        <w:rPr>
          <w:rStyle w:val="i"/>
        </w:rPr>
        <w:t>address</w:t>
      </w:r>
      <w:r>
        <w:t xml:space="preserve">, overwriting the original value. The reduction operation is performed on the loaded value and </w:t>
      </w:r>
      <w:r>
        <w:rPr>
          <w:rStyle w:val="i"/>
        </w:rPr>
        <w:t>src0</w:t>
      </w:r>
      <w:r>
        <w:t xml:space="preserve"> (and for </w:t>
      </w:r>
      <w:r>
        <w:rPr>
          <w:rStyle w:val="code1"/>
        </w:rPr>
        <w:t>atomic_cas</w:t>
      </w:r>
      <w:r>
        <w:t xml:space="preserve">, also with </w:t>
      </w:r>
      <w:r>
        <w:rPr>
          <w:rStyle w:val="i"/>
        </w:rPr>
        <w:t>src1</w:t>
      </w:r>
      <w:r>
        <w:t xml:space="preserve">). </w:t>
      </w:r>
      <w:r>
        <w:rPr>
          <w:rStyle w:val="code1"/>
        </w:rPr>
        <w:t>atomic</w:t>
      </w:r>
      <w:r>
        <w:t xml:space="preserve"> operations are atomic memory operations that can either be synchronizing or non-synchronizing, all except </w:t>
      </w:r>
      <w:r>
        <w:rPr>
          <w:rStyle w:val="code1"/>
        </w:rPr>
        <w:t>atomic_ld</w:t>
      </w:r>
      <w:r>
        <w:t xml:space="preserve"> are read-modify-write operations (see </w:t>
      </w:r>
      <w:r>
        <w:rPr>
          <w:rStyle w:val="xref1"/>
        </w:rPr>
        <w:t>6.2. Memory Model (</w:t>
      </w:r>
      <w:r w:rsidR="009A76EE" w:rsidRPr="008A5E4E">
        <w:fldChar w:fldCharType="begin"/>
      </w:r>
      <w:r w:rsidR="008A5E4E">
        <w:instrText xml:space="preserve"> PAGEREF _Ref221854869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4C625E0E" w14:textId="77777777" w:rsidR="008A5E4E" w:rsidRDefault="0065745B">
      <w:pPr>
        <w:pStyle w:val="h3"/>
      </w:pPr>
      <w:bookmarkStart w:id="630" w:name="_Toc396034280"/>
      <w:r>
        <w:t>6.6.1 Syntax</w:t>
      </w:r>
      <w:bookmarkEnd w:id="630"/>
    </w:p>
    <w:p w14:paraId="74BF2729" w14:textId="77777777" w:rsidR="008A5E4E" w:rsidRDefault="0065745B">
      <w:pPr>
        <w:pStyle w:val="pTableTitle"/>
      </w:pPr>
      <w:bookmarkStart w:id="631" w:name="_ListOf126"/>
      <w:r>
        <w:t>Table 6–3 Syntax for Atomic Operations</w:t>
      </w:r>
    </w:p>
    <w:bookmarkEnd w:id="631"/>
    <w:p w14:paraId="644E3532"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922"/>
        <w:gridCol w:w="1653"/>
      </w:tblGrid>
      <w:tr w:rsidR="008A5E4E" w14:paraId="0ADEDB4D"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275BAF2F" w14:textId="77777777" w:rsidR="008A5E4E" w:rsidRDefault="0065745B">
            <w:pPr>
              <w:pStyle w:val="thTableStyle-TablestyleSyntax-HeadE-Opcodes-Header1"/>
              <w:shd w:val="clear" w:color="auto" w:fill="D3D3D3"/>
            </w:pPr>
            <w:r>
              <w:rPr>
                <w:shd w:val="clear" w:color="auto" w:fill="D3D3D3"/>
              </w:rPr>
              <w:t xml:space="preserve">Opcode and Modifiers </w:t>
            </w:r>
          </w:p>
        </w:tc>
        <w:tc>
          <w:tcPr>
            <w:tcW w:w="0" w:type="auto"/>
            <w:tcBorders>
              <w:bottom w:val="double" w:sz="3" w:space="0" w:color="000000"/>
            </w:tcBorders>
            <w:shd w:val="clear" w:color="auto" w:fill="D3D3D3"/>
            <w:tcMar>
              <w:top w:w="45" w:type="dxa"/>
              <w:left w:w="45" w:type="dxa"/>
              <w:bottom w:w="45" w:type="dxa"/>
              <w:right w:w="45" w:type="dxa"/>
            </w:tcMar>
          </w:tcPr>
          <w:p w14:paraId="035C66C2" w14:textId="77777777" w:rsidR="008A5E4E" w:rsidRDefault="0065745B">
            <w:pPr>
              <w:pStyle w:val="thTableStyle-TablestyleSyntax-HeadD-Operands-Header1"/>
              <w:shd w:val="clear" w:color="auto" w:fill="D3D3D3"/>
            </w:pPr>
            <w:r>
              <w:rPr>
                <w:shd w:val="clear" w:color="auto" w:fill="D3D3D3"/>
              </w:rPr>
              <w:t>Operands</w:t>
            </w:r>
          </w:p>
        </w:tc>
      </w:tr>
      <w:tr w:rsidR="008A5E4E" w14:paraId="0770B33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28FBCA4" w14:textId="77777777" w:rsidR="008A5E4E" w:rsidRDefault="0065745B">
            <w:pPr>
              <w:pStyle w:val="tdTableStyle-TablestyleSyntax-BodyE-Opcodes-Body1"/>
              <w:shd w:val="clear" w:color="auto" w:fill="DCDCDC"/>
            </w:pPr>
            <w:r>
              <w:rPr>
                <w:rStyle w:val="b"/>
                <w:b/>
                <w:bCs/>
                <w:shd w:val="clear" w:color="auto" w:fill="DCDCDC"/>
              </w:rPr>
              <w:t>atomic_ld</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F44A4BC" w14:textId="77777777" w:rsidR="008A5E4E" w:rsidRDefault="0065745B">
            <w:pPr>
              <w:pStyle w:val="tdTableStyle-TablestyleSyntax-BodyD-Operands-Body1"/>
            </w:pPr>
            <w:r>
              <w:rPr>
                <w:rStyle w:val="em"/>
              </w:rPr>
              <w:t>dest, address</w:t>
            </w:r>
          </w:p>
        </w:tc>
      </w:tr>
      <w:tr w:rsidR="008A5E4E" w14:paraId="500E5DF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998F737" w14:textId="77777777" w:rsidR="008A5E4E" w:rsidRDefault="0065745B">
            <w:pPr>
              <w:pStyle w:val="tdTableStyle-TablestyleSyntax-BodyE-Opcodes-Body1"/>
              <w:shd w:val="clear" w:color="auto" w:fill="DCDCDC"/>
            </w:pPr>
            <w:r>
              <w:rPr>
                <w:rStyle w:val="b"/>
                <w:b/>
                <w:bCs/>
                <w:shd w:val="clear" w:color="auto" w:fill="DCDCDC"/>
              </w:rPr>
              <w:t>atomic_and</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4C50BA78" w14:textId="77777777" w:rsidR="008A5E4E" w:rsidRDefault="0065745B">
            <w:pPr>
              <w:pStyle w:val="tdTableStyle-TablestyleSyntax-BodyD-Operands-Body1"/>
            </w:pPr>
            <w:r>
              <w:rPr>
                <w:rStyle w:val="em"/>
              </w:rPr>
              <w:t>dest, address, src0</w:t>
            </w:r>
          </w:p>
        </w:tc>
      </w:tr>
      <w:tr w:rsidR="008A5E4E" w14:paraId="7C317F3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238AF4A" w14:textId="77777777" w:rsidR="008A5E4E" w:rsidRDefault="0065745B">
            <w:pPr>
              <w:pStyle w:val="tdTableStyle-TablestyleSyntax-BodyE-Opcodes-Body1"/>
              <w:shd w:val="clear" w:color="auto" w:fill="DCDCDC"/>
            </w:pPr>
            <w:r>
              <w:rPr>
                <w:rStyle w:val="b"/>
                <w:b/>
                <w:bCs/>
                <w:shd w:val="clear" w:color="auto" w:fill="DCDCDC"/>
              </w:rPr>
              <w:t>atomic_or</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63A997CD" w14:textId="77777777" w:rsidR="008A5E4E" w:rsidRDefault="0065745B">
            <w:pPr>
              <w:pStyle w:val="tdTableStyle-TablestyleSyntax-BodyD-Operands-Body1"/>
            </w:pPr>
            <w:r>
              <w:rPr>
                <w:rStyle w:val="em"/>
              </w:rPr>
              <w:t>dest, address, src0</w:t>
            </w:r>
          </w:p>
        </w:tc>
      </w:tr>
      <w:tr w:rsidR="008A5E4E" w14:paraId="4DBC9E7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1EA68D4" w14:textId="77777777" w:rsidR="008A5E4E" w:rsidRDefault="0065745B">
            <w:pPr>
              <w:pStyle w:val="tdTableStyle-TablestyleSyntax-BodyE-Opcodes-Body1"/>
              <w:shd w:val="clear" w:color="auto" w:fill="DCDCDC"/>
            </w:pPr>
            <w:r>
              <w:rPr>
                <w:rStyle w:val="b"/>
                <w:b/>
                <w:bCs/>
                <w:shd w:val="clear" w:color="auto" w:fill="DCDCDC"/>
              </w:rPr>
              <w:t>atomic_xor</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68C44CA1" w14:textId="77777777" w:rsidR="008A5E4E" w:rsidRDefault="0065745B">
            <w:pPr>
              <w:pStyle w:val="tdTableStyle-TablestyleSyntax-BodyD-Operands-Body1"/>
            </w:pPr>
            <w:r>
              <w:rPr>
                <w:rStyle w:val="em"/>
              </w:rPr>
              <w:t>dest, address, src0</w:t>
            </w:r>
          </w:p>
        </w:tc>
      </w:tr>
      <w:tr w:rsidR="008A5E4E" w14:paraId="6F07F15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8193817" w14:textId="77777777" w:rsidR="008A5E4E" w:rsidRDefault="0065745B">
            <w:pPr>
              <w:pStyle w:val="tdTableStyle-TablestyleSyntax-BodyE-Opcodes-Body1"/>
              <w:shd w:val="clear" w:color="auto" w:fill="DCDCDC"/>
            </w:pPr>
            <w:r>
              <w:rPr>
                <w:rStyle w:val="b"/>
                <w:b/>
                <w:bCs/>
                <w:shd w:val="clear" w:color="auto" w:fill="DCDCDC"/>
              </w:rPr>
              <w:t>atomic_exch</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5A89AEE8" w14:textId="77777777" w:rsidR="008A5E4E" w:rsidRDefault="0065745B">
            <w:pPr>
              <w:pStyle w:val="tdTableStyle-TablestyleSyntax-BodyD-Operands-Body1"/>
            </w:pPr>
            <w:r>
              <w:rPr>
                <w:rStyle w:val="em"/>
              </w:rPr>
              <w:t>dest, address, src0</w:t>
            </w:r>
          </w:p>
        </w:tc>
      </w:tr>
      <w:tr w:rsidR="008A5E4E" w14:paraId="6EDBC74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EC28880" w14:textId="77777777" w:rsidR="008A5E4E" w:rsidRDefault="0065745B">
            <w:pPr>
              <w:pStyle w:val="tdTableStyle-TablestyleSyntax-BodyE-Opcodes-Body1"/>
              <w:shd w:val="clear" w:color="auto" w:fill="DCDCDC"/>
            </w:pPr>
            <w:r>
              <w:rPr>
                <w:rStyle w:val="b"/>
                <w:b/>
                <w:bCs/>
                <w:shd w:val="clear" w:color="auto" w:fill="DCDCDC"/>
              </w:rPr>
              <w:t>atomic_add</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27FB4D93" w14:textId="77777777" w:rsidR="008A5E4E" w:rsidRDefault="0065745B">
            <w:pPr>
              <w:pStyle w:val="tdTableStyle-TablestyleSyntax-BodyD-Operands-Body1"/>
            </w:pPr>
            <w:r>
              <w:rPr>
                <w:rStyle w:val="em"/>
              </w:rPr>
              <w:t>dest, address, src0</w:t>
            </w:r>
          </w:p>
        </w:tc>
      </w:tr>
      <w:tr w:rsidR="008A5E4E" w14:paraId="49AA8B6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0790EEB" w14:textId="77777777" w:rsidR="008A5E4E" w:rsidRDefault="0065745B">
            <w:pPr>
              <w:pStyle w:val="tdTableStyle-TablestyleSyntax-BodyE-Opcodes-Body1"/>
              <w:shd w:val="clear" w:color="auto" w:fill="DCDCDC"/>
            </w:pPr>
            <w:r>
              <w:rPr>
                <w:rStyle w:val="b"/>
                <w:b/>
                <w:bCs/>
                <w:shd w:val="clear" w:color="auto" w:fill="DCDCDC"/>
              </w:rPr>
              <w:t>atomic_sub</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3F3E074B" w14:textId="77777777" w:rsidR="008A5E4E" w:rsidRDefault="0065745B">
            <w:pPr>
              <w:pStyle w:val="tdTableStyle-TablestyleSyntax-BodyD-Operands-Body1"/>
            </w:pPr>
            <w:r>
              <w:rPr>
                <w:rStyle w:val="em"/>
              </w:rPr>
              <w:t>dest, address, src0</w:t>
            </w:r>
          </w:p>
        </w:tc>
      </w:tr>
      <w:tr w:rsidR="008A5E4E" w14:paraId="3607F1D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EB20A51" w14:textId="77777777" w:rsidR="008A5E4E" w:rsidRDefault="0065745B">
            <w:pPr>
              <w:pStyle w:val="tdTableStyle-TablestyleSyntax-BodyE-Opcodes-Body1"/>
              <w:shd w:val="clear" w:color="auto" w:fill="DCDCDC"/>
            </w:pPr>
            <w:r>
              <w:rPr>
                <w:rStyle w:val="b"/>
                <w:b/>
                <w:bCs/>
                <w:shd w:val="clear" w:color="auto" w:fill="DCDCDC"/>
              </w:rPr>
              <w:t>atomic_wrapinc</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F42857C" w14:textId="77777777" w:rsidR="008A5E4E" w:rsidRDefault="0065745B">
            <w:pPr>
              <w:pStyle w:val="tdTableStyle-TablestyleSyntax-BodyD-Operands-Body1"/>
            </w:pPr>
            <w:r>
              <w:rPr>
                <w:rStyle w:val="em"/>
              </w:rPr>
              <w:t>dest, address, src0</w:t>
            </w:r>
          </w:p>
        </w:tc>
      </w:tr>
      <w:tr w:rsidR="008A5E4E" w14:paraId="32B81E1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9D68306" w14:textId="77777777" w:rsidR="008A5E4E" w:rsidRDefault="0065745B">
            <w:pPr>
              <w:pStyle w:val="tdTableStyle-TablestyleSyntax-BodyE-Opcodes-Body1"/>
              <w:shd w:val="clear" w:color="auto" w:fill="DCDCDC"/>
            </w:pPr>
            <w:r>
              <w:rPr>
                <w:rStyle w:val="b"/>
                <w:b/>
                <w:bCs/>
                <w:shd w:val="clear" w:color="auto" w:fill="DCDCDC"/>
              </w:rPr>
              <w:t>atomic_wrapdec</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656D71EA" w14:textId="77777777" w:rsidR="008A5E4E" w:rsidRDefault="0065745B">
            <w:pPr>
              <w:pStyle w:val="tdTableStyle-TablestyleSyntax-BodyD-Operands-Body1"/>
            </w:pPr>
            <w:r>
              <w:rPr>
                <w:rStyle w:val="em"/>
              </w:rPr>
              <w:t>dest, address, src0</w:t>
            </w:r>
          </w:p>
        </w:tc>
      </w:tr>
      <w:tr w:rsidR="008A5E4E" w14:paraId="1349624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C660F8C" w14:textId="77777777" w:rsidR="008A5E4E" w:rsidRDefault="0065745B">
            <w:pPr>
              <w:pStyle w:val="tdTableStyle-TablestyleSyntax-BodyE-Opcodes-Body1"/>
              <w:shd w:val="clear" w:color="auto" w:fill="DCDCDC"/>
            </w:pPr>
            <w:r>
              <w:rPr>
                <w:rStyle w:val="b"/>
                <w:b/>
                <w:bCs/>
                <w:shd w:val="clear" w:color="auto" w:fill="DCDCDC"/>
              </w:rPr>
              <w:t>atomic_max</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526F4F7D" w14:textId="77777777" w:rsidR="008A5E4E" w:rsidRDefault="0065745B">
            <w:pPr>
              <w:pStyle w:val="tdTableStyle-TablestyleSyntax-BodyD-Operands-Body1"/>
            </w:pPr>
            <w:r>
              <w:rPr>
                <w:rStyle w:val="em"/>
              </w:rPr>
              <w:t>dest, address, src0</w:t>
            </w:r>
          </w:p>
        </w:tc>
      </w:tr>
      <w:tr w:rsidR="008A5E4E" w14:paraId="7C3E5B3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14B040D" w14:textId="77777777" w:rsidR="008A5E4E" w:rsidRDefault="0065745B">
            <w:pPr>
              <w:pStyle w:val="tdTableStyle-TablestyleSyntax-BodyE-Opcodes-Body1"/>
              <w:shd w:val="clear" w:color="auto" w:fill="DCDCDC"/>
            </w:pPr>
            <w:r>
              <w:rPr>
                <w:rStyle w:val="b"/>
                <w:b/>
                <w:bCs/>
                <w:shd w:val="clear" w:color="auto" w:fill="DCDCDC"/>
              </w:rPr>
              <w:t>atomic_min</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Borders>
              <w:bottom w:val="single" w:sz="6" w:space="0" w:color="000000"/>
            </w:tcBorders>
            <w:tcMar>
              <w:top w:w="45" w:type="dxa"/>
              <w:left w:w="45" w:type="dxa"/>
              <w:bottom w:w="45" w:type="dxa"/>
              <w:right w:w="45" w:type="dxa"/>
            </w:tcMar>
          </w:tcPr>
          <w:p w14:paraId="35E70F2F" w14:textId="77777777" w:rsidR="008A5E4E" w:rsidRDefault="0065745B">
            <w:pPr>
              <w:pStyle w:val="tdTableStyle-TablestyleSyntax-BodyD-Operands-Body1"/>
            </w:pPr>
            <w:r>
              <w:rPr>
                <w:rStyle w:val="em"/>
              </w:rPr>
              <w:t>dest, address, src0</w:t>
            </w:r>
          </w:p>
        </w:tc>
      </w:tr>
      <w:tr w:rsidR="008A5E4E" w14:paraId="5F27B54F"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F3E0373" w14:textId="77777777" w:rsidR="008A5E4E" w:rsidRDefault="0065745B">
            <w:pPr>
              <w:pStyle w:val="tdTableStyle-TablestyleSyntax-BodyB-Opcodes-Body1"/>
              <w:shd w:val="clear" w:color="auto" w:fill="DCDCDC"/>
            </w:pPr>
            <w:r>
              <w:rPr>
                <w:rStyle w:val="b"/>
                <w:b/>
                <w:bCs/>
                <w:shd w:val="clear" w:color="auto" w:fill="DCDCDC"/>
              </w:rPr>
              <w:t>atomic_cas</w:t>
            </w:r>
            <w:r>
              <w:rPr>
                <w:rStyle w:val="code"/>
                <w:shd w:val="clear" w:color="auto" w:fill="DCDCDC"/>
              </w:rPr>
              <w:t>_</w:t>
            </w:r>
            <w:r>
              <w:rPr>
                <w:rStyle w:val="em"/>
                <w:shd w:val="clear" w:color="auto" w:fill="DCDCDC"/>
              </w:rPr>
              <w:t>segment</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b"/>
                <w:b/>
                <w:bCs/>
                <w:shd w:val="clear" w:color="auto" w:fill="DCDCDC"/>
              </w:rPr>
              <w:t>TypeLength</w:t>
            </w:r>
          </w:p>
        </w:tc>
        <w:tc>
          <w:tcPr>
            <w:tcW w:w="0" w:type="auto"/>
            <w:tcMar>
              <w:top w:w="45" w:type="dxa"/>
              <w:left w:w="45" w:type="dxa"/>
              <w:bottom w:w="45" w:type="dxa"/>
              <w:right w:w="45" w:type="dxa"/>
            </w:tcMar>
          </w:tcPr>
          <w:p w14:paraId="09175515" w14:textId="77777777" w:rsidR="008A5E4E" w:rsidRDefault="0065745B">
            <w:pPr>
              <w:pStyle w:val="tdTableStyle-TablestyleSyntax-BodyA-Operands-Body1"/>
            </w:pPr>
            <w:r>
              <w:rPr>
                <w:rStyle w:val="em"/>
              </w:rPr>
              <w:t>dest, address, src0, src1</w:t>
            </w:r>
          </w:p>
        </w:tc>
      </w:tr>
    </w:tbl>
    <w:p w14:paraId="116377C3" w14:textId="77777777" w:rsidR="008A5E4E" w:rsidRDefault="008A5E4E">
      <w:pPr>
        <w:spacing w:after="240"/>
      </w:pPr>
    </w:p>
    <w:p w14:paraId="2FF62212"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7C4E441F"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085E927"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2CC11B26" w14:textId="77777777">
        <w:trPr>
          <w:tblCellSpacing w:w="0" w:type="dxa"/>
        </w:trPr>
        <w:tc>
          <w:tcPr>
            <w:tcW w:w="0" w:type="auto"/>
            <w:tcBorders>
              <w:bottom w:val="single" w:sz="6" w:space="0" w:color="000000"/>
            </w:tcBorders>
            <w:tcMar>
              <w:top w:w="45" w:type="dxa"/>
              <w:left w:w="45" w:type="dxa"/>
              <w:bottom w:w="45" w:type="dxa"/>
              <w:right w:w="45" w:type="dxa"/>
            </w:tcMar>
          </w:tcPr>
          <w:p w14:paraId="619859FD" w14:textId="77777777" w:rsidR="008A5E4E" w:rsidRDefault="0065745B">
            <w:pPr>
              <w:pStyle w:val="tdTableStyle-TablestyleNonAltRows-BodyD-Column-Body1"/>
            </w:pPr>
            <w:r>
              <w:rPr>
                <w:rStyle w:val="em"/>
              </w:rPr>
              <w:t>segment</w:t>
            </w:r>
            <w:r>
              <w:t xml:space="preserve">: Optional segment: </w:t>
            </w:r>
            <w:r>
              <w:rPr>
                <w:rStyle w:val="code"/>
              </w:rPr>
              <w:t>global</w:t>
            </w:r>
            <w:r>
              <w:t xml:space="preserve"> or </w:t>
            </w:r>
            <w:r>
              <w:rPr>
                <w:rStyle w:val="code"/>
              </w:rPr>
              <w:t>group</w:t>
            </w:r>
            <w:r>
              <w:t xml:space="preserve">. If omitted, flat is used, and </w:t>
            </w:r>
            <w:r>
              <w:rPr>
                <w:rStyle w:val="em"/>
              </w:rPr>
              <w:t>address</w:t>
            </w:r>
            <w:r>
              <w:t xml:space="preserve"> must be in the global or group segment. See </w:t>
            </w:r>
            <w:r>
              <w:rPr>
                <w:rStyle w:val="xref"/>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
                <w:noProof/>
              </w:rPr>
              <w:t>on</w:t>
            </w:r>
            <w:r w:rsidR="00533AF0">
              <w:rPr>
                <w:noProof/>
              </w:rPr>
              <w:t xml:space="preserve"> page 14</w:t>
            </w:r>
            <w:r w:rsidR="009A76EE" w:rsidRPr="008A5E4E">
              <w:rPr>
                <w:rStyle w:val="xref"/>
              </w:rPr>
              <w:fldChar w:fldCharType="end"/>
            </w:r>
            <w:r>
              <w:rPr>
                <w:rStyle w:val="xref"/>
              </w:rPr>
              <w:t>)</w:t>
            </w:r>
            <w:r>
              <w:t>.</w:t>
            </w:r>
          </w:p>
        </w:tc>
      </w:tr>
      <w:tr w:rsidR="008A5E4E" w14:paraId="08C3F821" w14:textId="77777777">
        <w:trPr>
          <w:tblCellSpacing w:w="0" w:type="dxa"/>
        </w:trPr>
        <w:tc>
          <w:tcPr>
            <w:tcW w:w="0" w:type="auto"/>
            <w:tcBorders>
              <w:bottom w:val="single" w:sz="6" w:space="0" w:color="000000"/>
            </w:tcBorders>
            <w:tcMar>
              <w:top w:w="45" w:type="dxa"/>
              <w:left w:w="45" w:type="dxa"/>
              <w:bottom w:w="45" w:type="dxa"/>
              <w:right w:w="45" w:type="dxa"/>
            </w:tcMar>
          </w:tcPr>
          <w:p w14:paraId="073B4B4A" w14:textId="77777777" w:rsidR="008A5E4E" w:rsidRDefault="0065745B">
            <w:pPr>
              <w:pStyle w:val="p3"/>
            </w:pPr>
            <w:r>
              <w:rPr>
                <w:rStyle w:val="em"/>
              </w:rPr>
              <w:t>order</w:t>
            </w:r>
            <w:r>
              <w:t xml:space="preserve">: Memory order used to specify synchronization. Can be </w:t>
            </w:r>
            <w:r>
              <w:rPr>
                <w:rStyle w:val="code"/>
              </w:rPr>
              <w:t>rlx</w:t>
            </w:r>
            <w:r>
              <w:t xml:space="preserve"> (relaxed) and </w:t>
            </w:r>
            <w:r>
              <w:rPr>
                <w:rStyle w:val="code"/>
              </w:rPr>
              <w:t>scacq</w:t>
            </w:r>
            <w:r>
              <w:t xml:space="preserve"> (sequentially consistent acquire) for all operations, and for all operations except </w:t>
            </w:r>
            <w:r>
              <w:rPr>
                <w:rStyle w:val="code"/>
              </w:rPr>
              <w:t>ld</w:t>
            </w:r>
            <w:r>
              <w:t xml:space="preserve"> can also be </w:t>
            </w:r>
            <w:r>
              <w:rPr>
                <w:rStyle w:val="code"/>
              </w:rPr>
              <w:t>screl</w:t>
            </w:r>
            <w:r>
              <w:t xml:space="preserve"> (sequentially consistent release) or </w:t>
            </w:r>
            <w:r>
              <w:rPr>
                <w:rStyle w:val="code"/>
              </w:rPr>
              <w:t>scar</w:t>
            </w:r>
            <w:r>
              <w:t xml:space="preserve"> (sequentially consistent acquire and release). See </w:t>
            </w:r>
            <w:r>
              <w:rPr>
                <w:rStyle w:val="xref"/>
              </w:rPr>
              <w:t>6.2.1. Memory Order (</w:t>
            </w:r>
            <w:r w:rsidR="009A76EE" w:rsidRPr="008A5E4E">
              <w:fldChar w:fldCharType="begin"/>
            </w:r>
            <w:r w:rsidR="008A5E4E">
              <w:instrText xml:space="preserve"> PAGEREF _Ref-2100178541 \p \h  \* MERGEFORMAT </w:instrText>
            </w:r>
            <w:r w:rsidR="009A76EE" w:rsidRPr="008A5E4E">
              <w:fldChar w:fldCharType="separate"/>
            </w:r>
            <w:r w:rsidR="00533AF0" w:rsidRPr="00533AF0">
              <w:rPr>
                <w:rStyle w:val="xref"/>
                <w:noProof/>
              </w:rPr>
              <w:t>on</w:t>
            </w:r>
            <w:r w:rsidR="00533AF0">
              <w:rPr>
                <w:noProof/>
              </w:rPr>
              <w:t xml:space="preserve"> page 159</w:t>
            </w:r>
            <w:r w:rsidR="009A76EE" w:rsidRPr="008A5E4E">
              <w:rPr>
                <w:rStyle w:val="xref"/>
              </w:rPr>
              <w:fldChar w:fldCharType="end"/>
            </w:r>
            <w:r>
              <w:rPr>
                <w:rStyle w:val="xref"/>
              </w:rPr>
              <w:t>)</w:t>
            </w:r>
            <w:r>
              <w:t>.</w:t>
            </w:r>
          </w:p>
        </w:tc>
      </w:tr>
      <w:tr w:rsidR="008A5E4E" w14:paraId="2709AF42" w14:textId="77777777">
        <w:trPr>
          <w:tblCellSpacing w:w="0" w:type="dxa"/>
        </w:trPr>
        <w:tc>
          <w:tcPr>
            <w:tcW w:w="0" w:type="auto"/>
            <w:tcBorders>
              <w:bottom w:val="single" w:sz="6" w:space="0" w:color="000000"/>
            </w:tcBorders>
            <w:tcMar>
              <w:top w:w="45" w:type="dxa"/>
              <w:left w:w="45" w:type="dxa"/>
              <w:bottom w:w="45" w:type="dxa"/>
              <w:right w:w="45" w:type="dxa"/>
            </w:tcMar>
          </w:tcPr>
          <w:p w14:paraId="6112BDD6" w14:textId="1D40C25F" w:rsidR="008A5E4E" w:rsidRDefault="0065745B" w:rsidP="001E41C9">
            <w:pPr>
              <w:pStyle w:val="p3"/>
            </w:pPr>
            <w:r>
              <w:rPr>
                <w:rStyle w:val="em"/>
              </w:rPr>
              <w:t>scope</w:t>
            </w:r>
            <w:r>
              <w:t xml:space="preserve">: Memory scope used to specify synchronization. Can be </w:t>
            </w:r>
            <w:r>
              <w:rPr>
                <w:rStyle w:val="code"/>
              </w:rPr>
              <w:t>w</w:t>
            </w:r>
            <w:r w:rsidR="00261E55">
              <w:rPr>
                <w:rStyle w:val="code"/>
              </w:rPr>
              <w:t>a</w:t>
            </w:r>
            <w:r>
              <w:rPr>
                <w:rStyle w:val="code"/>
              </w:rPr>
              <w:t>v</w:t>
            </w:r>
            <w:r w:rsidR="00261E55">
              <w:rPr>
                <w:rStyle w:val="code"/>
              </w:rPr>
              <w:t>e</w:t>
            </w:r>
            <w:r>
              <w:t xml:space="preserve"> (wavefront) and </w:t>
            </w:r>
            <w:r>
              <w:rPr>
                <w:rStyle w:val="code"/>
              </w:rPr>
              <w:t>wg</w:t>
            </w:r>
            <w:r>
              <w:t xml:space="preserve"> (work-group) for </w:t>
            </w:r>
            <w:r>
              <w:rPr>
                <w:rStyle w:val="code"/>
              </w:rPr>
              <w:t>global</w:t>
            </w:r>
            <w:r>
              <w:t xml:space="preserve"> or </w:t>
            </w:r>
            <w:r>
              <w:rPr>
                <w:rStyle w:val="code"/>
              </w:rPr>
              <w:t>group</w:t>
            </w:r>
            <w:r>
              <w:t xml:space="preserve"> segments, and for </w:t>
            </w:r>
            <w:r>
              <w:rPr>
                <w:rStyle w:val="code"/>
              </w:rPr>
              <w:t>global</w:t>
            </w:r>
            <w:r>
              <w:t xml:space="preserve"> segment can also be </w:t>
            </w:r>
            <w:r w:rsidR="00261E55">
              <w:rPr>
                <w:rStyle w:val="code"/>
              </w:rPr>
              <w:t>agent</w:t>
            </w:r>
            <w:r>
              <w:t xml:space="preserve"> (</w:t>
            </w:r>
            <w:r w:rsidR="0023395C">
              <w:t>kernel agent</w:t>
            </w:r>
            <w:r>
              <w:t xml:space="preserve">) or </w:t>
            </w:r>
            <w:r>
              <w:rPr>
                <w:rStyle w:val="code"/>
              </w:rPr>
              <w:t>sys</w:t>
            </w:r>
            <w:r w:rsidR="00261E55">
              <w:rPr>
                <w:rStyle w:val="code"/>
              </w:rPr>
              <w:t>tem</w:t>
            </w:r>
            <w:r>
              <w:t xml:space="preserve"> (system). For a flat address, </w:t>
            </w:r>
            <w:r w:rsidR="001E41C9">
              <w:t xml:space="preserve">can be </w:t>
            </w:r>
            <w:r w:rsidR="001E41C9">
              <w:rPr>
                <w:rStyle w:val="code"/>
              </w:rPr>
              <w:t>w</w:t>
            </w:r>
            <w:r w:rsidR="00261E55">
              <w:rPr>
                <w:rStyle w:val="code"/>
              </w:rPr>
              <w:t>a</w:t>
            </w:r>
            <w:r w:rsidR="001E41C9">
              <w:rPr>
                <w:rStyle w:val="code"/>
              </w:rPr>
              <w:t>v</w:t>
            </w:r>
            <w:r w:rsidR="00261E55">
              <w:rPr>
                <w:rStyle w:val="code"/>
              </w:rPr>
              <w:t>e</w:t>
            </w:r>
            <w:r w:rsidR="001E41C9">
              <w:t xml:space="preserve">, </w:t>
            </w:r>
            <w:r w:rsidR="001E41C9">
              <w:rPr>
                <w:rStyle w:val="code"/>
              </w:rPr>
              <w:t>wg</w:t>
            </w:r>
            <w:r w:rsidR="001E41C9">
              <w:t xml:space="preserve">, </w:t>
            </w:r>
            <w:r w:rsidR="00261E55">
              <w:rPr>
                <w:rStyle w:val="code"/>
              </w:rPr>
              <w:t>agent</w:t>
            </w:r>
            <w:r w:rsidR="001E41C9">
              <w:t xml:space="preserve">, and </w:t>
            </w:r>
            <w:r w:rsidR="001E41C9">
              <w:rPr>
                <w:rStyle w:val="code"/>
              </w:rPr>
              <w:t>sys</w:t>
            </w:r>
            <w:r w:rsidR="00261E55">
              <w:rPr>
                <w:rStyle w:val="code"/>
              </w:rPr>
              <w:t>tem</w:t>
            </w:r>
            <w:r w:rsidR="001E41C9">
              <w:t xml:space="preserve">, </w:t>
            </w:r>
            <w:r>
              <w:t xml:space="preserve">, but if the address references the </w:t>
            </w:r>
            <w:r>
              <w:rPr>
                <w:rStyle w:val="code"/>
              </w:rPr>
              <w:t>group</w:t>
            </w:r>
            <w:r>
              <w:t xml:space="preserve"> segment, </w:t>
            </w:r>
            <w:r w:rsidR="00261E55">
              <w:rPr>
                <w:rStyle w:val="code"/>
              </w:rPr>
              <w:t>agent</w:t>
            </w:r>
            <w:r>
              <w:t xml:space="preserve"> and </w:t>
            </w:r>
            <w:r>
              <w:rPr>
                <w:rStyle w:val="code"/>
              </w:rPr>
              <w:t>sys</w:t>
            </w:r>
            <w:r w:rsidR="00261E55">
              <w:rPr>
                <w:rStyle w:val="code"/>
              </w:rPr>
              <w:t>tem</w:t>
            </w:r>
            <w:r>
              <w:t xml:space="preserve"> behave as if </w:t>
            </w:r>
            <w:r>
              <w:rPr>
                <w:rStyle w:val="code"/>
              </w:rPr>
              <w:t>wg</w:t>
            </w:r>
            <w:r>
              <w:t xml:space="preserve"> was specified. See </w:t>
            </w:r>
            <w:r>
              <w:rPr>
                <w:rStyle w:val="xref"/>
              </w:rPr>
              <w:t>6.2.2. Memory Scope (</w:t>
            </w:r>
            <w:r w:rsidR="009A76EE" w:rsidRPr="008A5E4E">
              <w:fldChar w:fldCharType="begin"/>
            </w:r>
            <w:r w:rsidR="008A5E4E">
              <w:instrText xml:space="preserve"> PAGEREF _Ref-842991740 \p \h  \* MERGEFORMAT </w:instrText>
            </w:r>
            <w:r w:rsidR="009A76EE" w:rsidRPr="008A5E4E">
              <w:fldChar w:fldCharType="separate"/>
            </w:r>
            <w:r w:rsidR="00533AF0" w:rsidRPr="00533AF0">
              <w:rPr>
                <w:rStyle w:val="xref"/>
                <w:noProof/>
              </w:rPr>
              <w:t>on</w:t>
            </w:r>
            <w:r w:rsidR="00533AF0">
              <w:rPr>
                <w:noProof/>
              </w:rPr>
              <w:t xml:space="preserve"> page 162</w:t>
            </w:r>
            <w:r w:rsidR="009A76EE" w:rsidRPr="008A5E4E">
              <w:rPr>
                <w:rStyle w:val="xref"/>
              </w:rPr>
              <w:fldChar w:fldCharType="end"/>
            </w:r>
            <w:r>
              <w:rPr>
                <w:rStyle w:val="xref"/>
              </w:rPr>
              <w:t>)</w:t>
            </w:r>
            <w:r>
              <w:t>.</w:t>
            </w:r>
          </w:p>
        </w:tc>
      </w:tr>
      <w:tr w:rsidR="008A5E4E" w14:paraId="2D2277F1" w14:textId="77777777">
        <w:trPr>
          <w:tblCellSpacing w:w="0" w:type="dxa"/>
        </w:trPr>
        <w:tc>
          <w:tcPr>
            <w:tcW w:w="0" w:type="auto"/>
            <w:tcBorders>
              <w:bottom w:val="single" w:sz="6" w:space="0" w:color="000000"/>
            </w:tcBorders>
            <w:tcMar>
              <w:top w:w="45" w:type="dxa"/>
              <w:left w:w="45" w:type="dxa"/>
              <w:bottom w:w="45" w:type="dxa"/>
              <w:right w:w="45" w:type="dxa"/>
            </w:tcMar>
          </w:tcPr>
          <w:p w14:paraId="39953BC3" w14:textId="49A0EA2C" w:rsidR="008A5E4E" w:rsidRDefault="0065745B">
            <w:pPr>
              <w:pStyle w:val="tdTableStyle-TablestyleNonAltRows-BodyD-Column-Body1"/>
            </w:pPr>
            <w:r>
              <w:rPr>
                <w:rStyle w:val="code"/>
              </w:rPr>
              <w:t>equiv(</w:t>
            </w:r>
            <w:r>
              <w:rPr>
                <w:rStyle w:val="em"/>
              </w:rPr>
              <w:t>n</w:t>
            </w:r>
            <w:r>
              <w:rPr>
                <w:rStyle w:val="code"/>
              </w:rPr>
              <w:t>)</w:t>
            </w:r>
            <w:r>
              <w:t xml:space="preserve">: Optional: </w:t>
            </w:r>
            <w:r>
              <w:rPr>
                <w:rStyle w:val="em"/>
              </w:rPr>
              <w:t>n</w:t>
            </w:r>
            <w:r>
              <w:t xml:space="preserve"> is an equivalence class. Used to specify the equivalence class of the memory locations being accessed. If omitted, class 0 is used </w:t>
            </w:r>
            <w:r w:rsidR="007373F4">
              <w:t>which indicates that any memory location may be aliased</w:t>
            </w:r>
            <w:r>
              <w:t xml:space="preserve">. See </w:t>
            </w:r>
            <w:r>
              <w:rPr>
                <w:rStyle w:val="xref"/>
              </w:rPr>
              <w:t>6.1.4. Equivalence Classes (</w:t>
            </w:r>
            <w:r w:rsidR="009A76EE" w:rsidRPr="008A5E4E">
              <w:fldChar w:fldCharType="begin"/>
            </w:r>
            <w:r w:rsidR="008A5E4E">
              <w:instrText xml:space="preserve"> PAGEREF _Ref1950610028 \p \h  \* MERGEFORMAT </w:instrText>
            </w:r>
            <w:r w:rsidR="009A76EE" w:rsidRPr="008A5E4E">
              <w:fldChar w:fldCharType="separate"/>
            </w:r>
            <w:r w:rsidR="00533AF0" w:rsidRPr="00533AF0">
              <w:rPr>
                <w:rStyle w:val="xref"/>
                <w:noProof/>
              </w:rPr>
              <w:t>on</w:t>
            </w:r>
            <w:r w:rsidR="00533AF0">
              <w:rPr>
                <w:noProof/>
              </w:rPr>
              <w:t xml:space="preserve"> page 158</w:t>
            </w:r>
            <w:r w:rsidR="009A76EE" w:rsidRPr="008A5E4E">
              <w:rPr>
                <w:rStyle w:val="xref"/>
              </w:rPr>
              <w:fldChar w:fldCharType="end"/>
            </w:r>
            <w:r>
              <w:rPr>
                <w:rStyle w:val="xref"/>
              </w:rPr>
              <w:t>)</w:t>
            </w:r>
            <w:r>
              <w:t>.</w:t>
            </w:r>
          </w:p>
        </w:tc>
      </w:tr>
      <w:tr w:rsidR="008A5E4E" w14:paraId="66BA0EB4" w14:textId="77777777">
        <w:trPr>
          <w:tblCellSpacing w:w="0" w:type="dxa"/>
        </w:trPr>
        <w:tc>
          <w:tcPr>
            <w:tcW w:w="0" w:type="auto"/>
            <w:tcBorders>
              <w:bottom w:val="single" w:sz="6" w:space="0" w:color="000000"/>
            </w:tcBorders>
            <w:tcMar>
              <w:top w:w="45" w:type="dxa"/>
              <w:left w:w="45" w:type="dxa"/>
              <w:bottom w:w="45" w:type="dxa"/>
              <w:right w:w="45" w:type="dxa"/>
            </w:tcMar>
          </w:tcPr>
          <w:p w14:paraId="1E6012B3" w14:textId="77777777" w:rsidR="008A5E4E" w:rsidRDefault="0065745B">
            <w:pPr>
              <w:pStyle w:val="tdTableStyle-TablestyleNonAltRows-BodyD-Column-Body1"/>
            </w:pPr>
            <w:r>
              <w:rPr>
                <w:rStyle w:val="em"/>
              </w:rPr>
              <w:t>Type</w:t>
            </w:r>
            <w:r>
              <w:t xml:space="preserve">: </w:t>
            </w:r>
            <w:r>
              <w:rPr>
                <w:rStyle w:val="code"/>
              </w:rPr>
              <w:t>b</w:t>
            </w:r>
            <w:r>
              <w:t xml:space="preserve"> for </w:t>
            </w:r>
            <w:r>
              <w:rPr>
                <w:rStyle w:val="code"/>
              </w:rPr>
              <w:t>ld</w:t>
            </w:r>
            <w:r>
              <w:t xml:space="preserve">, </w:t>
            </w:r>
            <w:r>
              <w:rPr>
                <w:rStyle w:val="code"/>
              </w:rPr>
              <w:t>and</w:t>
            </w:r>
            <w:r>
              <w:t xml:space="preserve">, </w:t>
            </w:r>
            <w:r>
              <w:rPr>
                <w:rStyle w:val="code"/>
              </w:rPr>
              <w:t>or</w:t>
            </w:r>
            <w:r>
              <w:t xml:space="preserve">, </w:t>
            </w:r>
            <w:r>
              <w:rPr>
                <w:rStyle w:val="code"/>
              </w:rPr>
              <w:t>xor</w:t>
            </w:r>
            <w:r>
              <w:t xml:space="preserve">, </w:t>
            </w:r>
            <w:r>
              <w:rPr>
                <w:rStyle w:val="code"/>
              </w:rPr>
              <w:t>exch</w:t>
            </w:r>
            <w:r>
              <w:t xml:space="preserve">, </w:t>
            </w:r>
            <w:r>
              <w:rPr>
                <w:rStyle w:val="code"/>
              </w:rPr>
              <w:t>cas</w:t>
            </w:r>
            <w:r>
              <w:t xml:space="preserve">; </w:t>
            </w:r>
            <w:r>
              <w:rPr>
                <w:rStyle w:val="code"/>
              </w:rPr>
              <w:t>u</w:t>
            </w:r>
            <w:r>
              <w:t xml:space="preserve"> and </w:t>
            </w:r>
            <w:r>
              <w:rPr>
                <w:rStyle w:val="code"/>
              </w:rPr>
              <w:t>s</w:t>
            </w:r>
            <w:r>
              <w:t xml:space="preserve"> for </w:t>
            </w:r>
            <w:r>
              <w:rPr>
                <w:rStyle w:val="code"/>
              </w:rPr>
              <w:t>add</w:t>
            </w:r>
            <w:r>
              <w:t xml:space="preserve">, </w:t>
            </w:r>
            <w:r>
              <w:rPr>
                <w:rStyle w:val="code"/>
              </w:rPr>
              <w:t>sub</w:t>
            </w:r>
            <w:r>
              <w:t xml:space="preserve">, </w:t>
            </w:r>
            <w:r>
              <w:rPr>
                <w:rStyle w:val="code"/>
              </w:rPr>
              <w:t>max</w:t>
            </w:r>
            <w:r>
              <w:t xml:space="preserve">, </w:t>
            </w:r>
            <w:r>
              <w:rPr>
                <w:rStyle w:val="code"/>
              </w:rPr>
              <w:t>min</w:t>
            </w:r>
            <w:r>
              <w:t xml:space="preserve">; </w:t>
            </w:r>
            <w:r>
              <w:rPr>
                <w:rStyle w:val="code"/>
              </w:rPr>
              <w:t>u</w:t>
            </w:r>
            <w:r>
              <w:t xml:space="preserve"> for </w:t>
            </w:r>
            <w:r>
              <w:rPr>
                <w:rStyle w:val="code"/>
              </w:rPr>
              <w:t>wrapinc</w:t>
            </w:r>
            <w:r>
              <w:t xml:space="preserve">, </w:t>
            </w:r>
            <w:r>
              <w:rPr>
                <w:rStyle w:val="code"/>
              </w:rPr>
              <w:t>wrapdec</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w:t>
            </w:r>
          </w:p>
        </w:tc>
      </w:tr>
      <w:tr w:rsidR="008A5E4E" w14:paraId="5ABFD1C8" w14:textId="77777777">
        <w:trPr>
          <w:tblCellSpacing w:w="0" w:type="dxa"/>
        </w:trPr>
        <w:tc>
          <w:tcPr>
            <w:tcW w:w="0" w:type="auto"/>
            <w:tcMar>
              <w:top w:w="45" w:type="dxa"/>
              <w:left w:w="45" w:type="dxa"/>
              <w:bottom w:w="45" w:type="dxa"/>
              <w:right w:w="45" w:type="dxa"/>
            </w:tcMar>
          </w:tcPr>
          <w:p w14:paraId="0AD2F9A4" w14:textId="77777777" w:rsidR="008A5E4E" w:rsidRDefault="0065745B">
            <w:pPr>
              <w:pStyle w:val="tdTableStyle-TablestyleNonAltRows-BodyA-Column-Body1"/>
            </w:pPr>
            <w:r>
              <w:rPr>
                <w:rStyle w:val="em"/>
              </w:rPr>
              <w:t>Length</w:t>
            </w:r>
            <w:r>
              <w:t xml:space="preserve">: 32, 64.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64 is not allowed for small machine model. See </w:t>
            </w:r>
            <w:r>
              <w:rPr>
                <w:rStyle w:val="xref"/>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bl>
    <w:p w14:paraId="0BDFD142" w14:textId="77777777" w:rsidR="008A5E4E" w:rsidRDefault="008A5E4E">
      <w:pPr>
        <w:spacing w:after="240"/>
      </w:pPr>
    </w:p>
    <w:p w14:paraId="246B7E29"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367A7123"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AD3B2AD"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1A1F7268" w14:textId="77777777">
        <w:trPr>
          <w:tblCellSpacing w:w="0" w:type="dxa"/>
        </w:trPr>
        <w:tc>
          <w:tcPr>
            <w:tcW w:w="0" w:type="auto"/>
            <w:tcBorders>
              <w:bottom w:val="single" w:sz="6" w:space="0" w:color="000000"/>
            </w:tcBorders>
            <w:tcMar>
              <w:top w:w="45" w:type="dxa"/>
              <w:left w:w="45" w:type="dxa"/>
              <w:bottom w:w="45" w:type="dxa"/>
              <w:right w:w="45" w:type="dxa"/>
            </w:tcMar>
          </w:tcPr>
          <w:p w14:paraId="125320D6" w14:textId="77777777" w:rsidR="008A5E4E" w:rsidRDefault="0065745B">
            <w:pPr>
              <w:pStyle w:val="tdTableStyle-TablestyleNonAltRows-BodyD-Column-Body1"/>
            </w:pPr>
            <w:r>
              <w:rPr>
                <w:rStyle w:val="em"/>
              </w:rPr>
              <w:t>dest</w:t>
            </w:r>
            <w:r>
              <w:t xml:space="preserve">: Destination register. </w:t>
            </w:r>
          </w:p>
        </w:tc>
      </w:tr>
      <w:tr w:rsidR="008A5E4E" w14:paraId="73662A99" w14:textId="77777777">
        <w:trPr>
          <w:tblCellSpacing w:w="0" w:type="dxa"/>
        </w:trPr>
        <w:tc>
          <w:tcPr>
            <w:tcW w:w="0" w:type="auto"/>
            <w:tcBorders>
              <w:bottom w:val="single" w:sz="6" w:space="0" w:color="000000"/>
            </w:tcBorders>
            <w:tcMar>
              <w:top w:w="45" w:type="dxa"/>
              <w:left w:w="45" w:type="dxa"/>
              <w:bottom w:w="45" w:type="dxa"/>
              <w:right w:w="45" w:type="dxa"/>
            </w:tcMar>
          </w:tcPr>
          <w:p w14:paraId="4374D041" w14:textId="77777777" w:rsidR="008A5E4E" w:rsidRDefault="0065745B">
            <w:pPr>
              <w:pStyle w:val="tdTableStyle-TablestyleNonAltRows-BodyD-Column-Body1"/>
            </w:pPr>
            <w:r>
              <w:rPr>
                <w:rStyle w:val="em"/>
              </w:rPr>
              <w:t>address</w:t>
            </w:r>
            <w:r>
              <w:t xml:space="preserve">: Source location in the specified segment. Must be an address expression for an address in </w:t>
            </w:r>
            <w:r>
              <w:rPr>
                <w:rStyle w:val="em"/>
              </w:rPr>
              <w:t>segment</w:t>
            </w:r>
            <w:r>
              <w:t xml:space="preserve"> (see </w:t>
            </w:r>
            <w:r>
              <w:rPr>
                <w:rStyle w:val="xref"/>
              </w:rPr>
              <w:t>4.18. Address Expressions (</w:t>
            </w:r>
            <w:r w:rsidR="009A76EE" w:rsidRPr="008A5E4E">
              <w:fldChar w:fldCharType="begin"/>
            </w:r>
            <w:r w:rsidR="008A5E4E">
              <w:instrText xml:space="preserve"> PAGEREF _Ref242180951 \p \h  \* MERGEFORMAT </w:instrText>
            </w:r>
            <w:r w:rsidR="009A76EE" w:rsidRPr="008A5E4E">
              <w:fldChar w:fldCharType="separate"/>
            </w:r>
            <w:r w:rsidR="00533AF0" w:rsidRPr="00533AF0">
              <w:rPr>
                <w:rStyle w:val="xref"/>
                <w:noProof/>
              </w:rPr>
              <w:t>on</w:t>
            </w:r>
            <w:r w:rsidR="00533AF0">
              <w:rPr>
                <w:noProof/>
              </w:rPr>
              <w:t xml:space="preserve"> page 88</w:t>
            </w:r>
            <w:r w:rsidR="009A76EE" w:rsidRPr="008A5E4E">
              <w:rPr>
                <w:rStyle w:val="xref"/>
              </w:rPr>
              <w:fldChar w:fldCharType="end"/>
            </w:r>
            <w:r>
              <w:rPr>
                <w:rStyle w:val="xref"/>
              </w:rPr>
              <w:t>)</w:t>
            </w:r>
            <w:r>
              <w:t>).</w:t>
            </w:r>
          </w:p>
        </w:tc>
      </w:tr>
      <w:tr w:rsidR="008A5E4E" w14:paraId="27438A5D" w14:textId="77777777">
        <w:trPr>
          <w:tblCellSpacing w:w="0" w:type="dxa"/>
        </w:trPr>
        <w:tc>
          <w:tcPr>
            <w:tcW w:w="0" w:type="auto"/>
            <w:tcMar>
              <w:top w:w="45" w:type="dxa"/>
              <w:left w:w="45" w:type="dxa"/>
              <w:bottom w:w="45" w:type="dxa"/>
              <w:right w:w="45" w:type="dxa"/>
            </w:tcMar>
          </w:tcPr>
          <w:p w14:paraId="317D1962" w14:textId="7A6A2E5A" w:rsidR="008A5E4E" w:rsidRDefault="0065745B" w:rsidP="00C7416B">
            <w:pPr>
              <w:pStyle w:val="tdTableStyle-TablestyleNonAltRows-BodyA-Column-Body1"/>
            </w:pPr>
            <w:r>
              <w:rPr>
                <w:rStyle w:val="em"/>
              </w:rPr>
              <w:t>src0</w:t>
            </w:r>
            <w:r>
              <w:t xml:space="preserve">, </w:t>
            </w:r>
            <w:r>
              <w:rPr>
                <w:rStyle w:val="em"/>
              </w:rPr>
              <w:t>src1</w:t>
            </w:r>
            <w:r>
              <w:t xml:space="preserve">: Sources. Can be a register, </w:t>
            </w:r>
            <w:r w:rsidR="00C7416B">
              <w:t xml:space="preserve">or </w:t>
            </w:r>
            <w:r>
              <w:t>immediate value.</w:t>
            </w:r>
          </w:p>
        </w:tc>
      </w:tr>
    </w:tbl>
    <w:p w14:paraId="651FC961" w14:textId="77777777" w:rsidR="008A5E4E" w:rsidRDefault="008A5E4E">
      <w:pPr>
        <w:spacing w:after="240"/>
      </w:pPr>
    </w:p>
    <w:p w14:paraId="0F7D85E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6788"/>
      </w:tblGrid>
      <w:tr w:rsidR="008A5E4E" w14:paraId="1186A910"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D86A577"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752527E2" w14:textId="77777777">
        <w:trPr>
          <w:tblCellSpacing w:w="0" w:type="dxa"/>
        </w:trPr>
        <w:tc>
          <w:tcPr>
            <w:tcW w:w="0" w:type="auto"/>
            <w:tcMar>
              <w:top w:w="45" w:type="dxa"/>
              <w:left w:w="45" w:type="dxa"/>
              <w:bottom w:w="45" w:type="dxa"/>
              <w:right w:w="45" w:type="dxa"/>
            </w:tcMar>
          </w:tcPr>
          <w:p w14:paraId="761094B0" w14:textId="77777777" w:rsidR="008A5E4E" w:rsidRDefault="0065745B">
            <w:pPr>
              <w:pStyle w:val="tdTableStyle-TablestyleNonAltRows-BodyA-Column-Body1"/>
            </w:pPr>
            <w:r>
              <w:t>Invalid address exceptions are allowed. May generate a memory exception if address is unaligned.</w:t>
            </w:r>
          </w:p>
        </w:tc>
      </w:tr>
    </w:tbl>
    <w:p w14:paraId="2D78045C" w14:textId="77777777" w:rsidR="008A5E4E" w:rsidRDefault="008A5E4E">
      <w:pPr>
        <w:spacing w:after="240"/>
      </w:pPr>
    </w:p>
    <w:p w14:paraId="704C0F9E" w14:textId="77777777" w:rsidR="008A5E4E" w:rsidRDefault="0065745B">
      <w:pPr>
        <w:pStyle w:val="p"/>
      </w:pPr>
      <w:r>
        <w:t xml:space="preserve">For Brig syntax, see </w:t>
      </w:r>
      <w:r>
        <w:rPr>
          <w:rStyle w:val="xref1"/>
        </w:rPr>
        <w:t>18.7.2. BRIG Syntax for Memory Operations (</w:t>
      </w:r>
      <w:r w:rsidR="009A76EE" w:rsidRPr="008A5E4E">
        <w:fldChar w:fldCharType="begin"/>
      </w:r>
      <w:r w:rsidR="008A5E4E">
        <w:instrText xml:space="preserve"> PAGEREF _Ref-407441351 \p \h  \* MERGEFORMAT </w:instrText>
      </w:r>
      <w:r w:rsidR="009A76EE" w:rsidRPr="008A5E4E">
        <w:fldChar w:fldCharType="separate"/>
      </w:r>
      <w:r w:rsidR="00533AF0" w:rsidRPr="00533AF0">
        <w:rPr>
          <w:rStyle w:val="xref1"/>
          <w:noProof/>
        </w:rPr>
        <w:t>on</w:t>
      </w:r>
      <w:r w:rsidR="00533AF0">
        <w:rPr>
          <w:noProof/>
        </w:rPr>
        <w:t xml:space="preserve"> page 363</w:t>
      </w:r>
      <w:r w:rsidR="009A76EE" w:rsidRPr="008A5E4E">
        <w:rPr>
          <w:rStyle w:val="xref1"/>
        </w:rPr>
        <w:fldChar w:fldCharType="end"/>
      </w:r>
      <w:r>
        <w:rPr>
          <w:rStyle w:val="xref1"/>
        </w:rPr>
        <w:t>)</w:t>
      </w:r>
      <w:r>
        <w:t xml:space="preserve">. </w:t>
      </w:r>
    </w:p>
    <w:p w14:paraId="31000434" w14:textId="77777777" w:rsidR="008A5E4E" w:rsidRDefault="0065745B">
      <w:pPr>
        <w:pStyle w:val="h3"/>
      </w:pPr>
      <w:bookmarkStart w:id="632" w:name="_Toc396034281"/>
      <w:bookmarkStart w:id="633" w:name="633075378"/>
      <w:r>
        <w:t>6.6.2 Description of Atomic and Atomic No Return Operations</w:t>
      </w:r>
      <w:bookmarkEnd w:id="632"/>
      <w:r>
        <w:t xml:space="preserve"> </w:t>
      </w:r>
    </w:p>
    <w:bookmarkEnd w:id="633"/>
    <w:p w14:paraId="68AE16A1" w14:textId="77777777" w:rsidR="008A5E4E" w:rsidRDefault="0065745B">
      <w:pPr>
        <w:pStyle w:val="pDefinitionTerm"/>
      </w:pPr>
      <w:r>
        <w:rPr>
          <w:rStyle w:val="code1"/>
        </w:rPr>
        <w:t>ld</w:t>
      </w:r>
    </w:p>
    <w:p w14:paraId="79A71339" w14:textId="77777777" w:rsidR="008A5E4E" w:rsidRDefault="0065745B">
      <w:pPr>
        <w:pStyle w:val="p1"/>
      </w:pPr>
      <w:r>
        <w:t xml:space="preserve">Loads the contents of the </w:t>
      </w:r>
      <w:r>
        <w:rPr>
          <w:rStyle w:val="i"/>
        </w:rPr>
        <w:t>address</w:t>
      </w:r>
      <w:r>
        <w:t xml:space="preserve"> into </w:t>
      </w:r>
      <w:r>
        <w:rPr>
          <w:rStyle w:val="i"/>
        </w:rPr>
        <w:t>dest</w:t>
      </w:r>
      <w:r>
        <w:t>.</w:t>
      </w:r>
    </w:p>
    <w:p w14:paraId="199971C3" w14:textId="77777777" w:rsidR="008A5E4E" w:rsidRDefault="0065745B">
      <w:pPr>
        <w:pStyle w:val="pre1"/>
      </w:pPr>
      <w:r>
        <w:rPr>
          <w:rStyle w:val="em"/>
        </w:rPr>
        <w:t>dest = [address];</w:t>
      </w:r>
    </w:p>
    <w:p w14:paraId="2EAE09A7" w14:textId="56812855" w:rsidR="008A5E4E" w:rsidRDefault="00763568">
      <w:pPr>
        <w:pStyle w:val="pNote"/>
      </w:pPr>
      <w:r>
        <w:rPr>
          <w:rStyle w:val="b2"/>
        </w:rPr>
        <w:t>Note</w:t>
      </w:r>
      <w:r>
        <w:t xml:space="preserve">: </w:t>
      </w:r>
      <w:r w:rsidR="0065745B">
        <w:t xml:space="preserve"> There is no </w:t>
      </w:r>
      <w:r w:rsidR="0065745B">
        <w:rPr>
          <w:rStyle w:val="code1"/>
        </w:rPr>
        <w:t>atomicnoret</w:t>
      </w:r>
      <w:r w:rsidR="0065745B">
        <w:t xml:space="preserve"> version of this operation.</w:t>
      </w:r>
    </w:p>
    <w:p w14:paraId="65B50DE7" w14:textId="77777777" w:rsidR="008A5E4E" w:rsidRDefault="0065745B">
      <w:pPr>
        <w:pStyle w:val="pDefinitionTerm"/>
      </w:pPr>
      <w:r>
        <w:rPr>
          <w:rStyle w:val="code1"/>
        </w:rPr>
        <w:t>st</w:t>
      </w:r>
    </w:p>
    <w:p w14:paraId="6DE346A2" w14:textId="77777777" w:rsidR="008A5E4E" w:rsidRDefault="0065745B">
      <w:pPr>
        <w:pStyle w:val="p1"/>
      </w:pPr>
      <w:r>
        <w:t xml:space="preserve">Stores the value in </w:t>
      </w:r>
      <w:r>
        <w:rPr>
          <w:rStyle w:val="i"/>
        </w:rPr>
        <w:t>src0</w:t>
      </w:r>
      <w:r>
        <w:t xml:space="preserve"> to </w:t>
      </w:r>
      <w:r>
        <w:rPr>
          <w:rStyle w:val="i"/>
        </w:rPr>
        <w:t>address</w:t>
      </w:r>
      <w:r>
        <w:t>.</w:t>
      </w:r>
    </w:p>
    <w:p w14:paraId="4319AE63" w14:textId="77777777" w:rsidR="008A5E4E" w:rsidRDefault="0065745B">
      <w:pPr>
        <w:pStyle w:val="pre1"/>
      </w:pPr>
      <w:r>
        <w:rPr>
          <w:rStyle w:val="em"/>
        </w:rPr>
        <w:t>[address] = src0;</w:t>
      </w:r>
    </w:p>
    <w:p w14:paraId="4B43D76B" w14:textId="77777777" w:rsidR="008A5E4E" w:rsidRDefault="0065745B">
      <w:pPr>
        <w:pStyle w:val="p1"/>
      </w:pPr>
      <w:r>
        <w:rPr>
          <w:rStyle w:val="b2"/>
        </w:rPr>
        <w:t>Note</w:t>
      </w:r>
      <w:r>
        <w:t xml:space="preserve">: There is only an </w:t>
      </w:r>
      <w:r>
        <w:rPr>
          <w:rStyle w:val="code1"/>
        </w:rPr>
        <w:t>atomicnoret</w:t>
      </w:r>
      <w:r>
        <w:t xml:space="preserve"> version of this operation.</w:t>
      </w:r>
    </w:p>
    <w:p w14:paraId="04ABFA58" w14:textId="77777777" w:rsidR="008A5E4E" w:rsidRDefault="0065745B">
      <w:pPr>
        <w:pStyle w:val="pDefinitionTerm"/>
      </w:pPr>
      <w:r>
        <w:rPr>
          <w:rStyle w:val="code1"/>
        </w:rPr>
        <w:t>and</w:t>
      </w:r>
    </w:p>
    <w:p w14:paraId="54AFA69C" w14:textId="77777777" w:rsidR="008A5E4E" w:rsidRDefault="0065745B">
      <w:pPr>
        <w:pStyle w:val="p1"/>
      </w:pPr>
      <w:r>
        <w:t xml:space="preserve">ANDs the contents of the </w:t>
      </w:r>
      <w:r>
        <w:rPr>
          <w:rStyle w:val="i"/>
        </w:rPr>
        <w:t>address</w:t>
      </w:r>
      <w:r>
        <w:t xml:space="preserve"> with the value in </w:t>
      </w:r>
      <w:r>
        <w:rPr>
          <w:rStyle w:val="i"/>
        </w:rPr>
        <w:t>src0</w:t>
      </w:r>
      <w:r>
        <w:t>.</w:t>
      </w:r>
    </w:p>
    <w:p w14:paraId="719781B1" w14:textId="77777777" w:rsidR="008A5E4E" w:rsidRDefault="0065745B">
      <w:pPr>
        <w:pStyle w:val="p1"/>
      </w:pPr>
      <w:r>
        <w:t xml:space="preserve">For the </w:t>
      </w:r>
      <w:r>
        <w:rPr>
          <w:rStyle w:val="code1"/>
        </w:rPr>
        <w:t>atomic</w:t>
      </w:r>
      <w:r>
        <w:t xml:space="preserve"> operation, sets </w:t>
      </w:r>
      <w:r>
        <w:rPr>
          <w:rStyle w:val="i"/>
        </w:rPr>
        <w:t>dest</w:t>
      </w:r>
      <w:r>
        <w:t xml:space="preserve"> to the original contents of the </w:t>
      </w:r>
      <w:r>
        <w:rPr>
          <w:rStyle w:val="i"/>
        </w:rPr>
        <w:t>address</w:t>
      </w:r>
      <w:r>
        <w:t>.</w:t>
      </w:r>
    </w:p>
    <w:p w14:paraId="5C574707" w14:textId="77777777" w:rsidR="008A5E4E" w:rsidRDefault="0065745B">
      <w:pPr>
        <w:pStyle w:val="pre1"/>
      </w:pPr>
      <w:r>
        <w:t>original = [</w:t>
      </w:r>
      <w:r>
        <w:rPr>
          <w:rStyle w:val="em"/>
        </w:rPr>
        <w:t>address</w:t>
      </w:r>
      <w:r>
        <w:t>];</w:t>
      </w:r>
      <w:r>
        <w:br/>
        <w:t xml:space="preserve"> [</w:t>
      </w:r>
      <w:r>
        <w:rPr>
          <w:rStyle w:val="em"/>
        </w:rPr>
        <w:t>address</w:t>
      </w:r>
      <w:r>
        <w:t xml:space="preserve">] = original &amp; </w:t>
      </w:r>
      <w:r>
        <w:rPr>
          <w:rStyle w:val="em"/>
        </w:rPr>
        <w:t>src0</w:t>
      </w:r>
      <w:r>
        <w:t>;</w:t>
      </w:r>
      <w:r>
        <w:br/>
        <w:t xml:space="preserve"> </w:t>
      </w:r>
      <w:r>
        <w:rPr>
          <w:rStyle w:val="em"/>
        </w:rPr>
        <w:t>dest</w:t>
      </w:r>
      <w:r>
        <w:t xml:space="preserve"> = original; // Only if </w:t>
      </w:r>
      <w:r>
        <w:rPr>
          <w:rStyle w:val="code1"/>
        </w:rPr>
        <w:t>atomic</w:t>
      </w:r>
      <w:r>
        <w:t xml:space="preserve"> operation</w:t>
      </w:r>
    </w:p>
    <w:p w14:paraId="1B4CCEC2" w14:textId="77777777" w:rsidR="008A5E4E" w:rsidRDefault="0065745B">
      <w:pPr>
        <w:pStyle w:val="pDefinitionTerm"/>
      </w:pPr>
      <w:r>
        <w:rPr>
          <w:rStyle w:val="code1"/>
        </w:rPr>
        <w:t>or</w:t>
      </w:r>
    </w:p>
    <w:p w14:paraId="6CA49B93" w14:textId="77777777" w:rsidR="008A5E4E" w:rsidRDefault="0065745B">
      <w:pPr>
        <w:pStyle w:val="p1"/>
      </w:pPr>
      <w:r>
        <w:t xml:space="preserve">ORs the contents of the </w:t>
      </w:r>
      <w:r>
        <w:rPr>
          <w:rStyle w:val="i"/>
        </w:rPr>
        <w:t>address</w:t>
      </w:r>
      <w:r>
        <w:t xml:space="preserve"> with the value in </w:t>
      </w:r>
      <w:r>
        <w:rPr>
          <w:rStyle w:val="i"/>
        </w:rPr>
        <w:t>src0</w:t>
      </w:r>
      <w:r>
        <w:t>.</w:t>
      </w:r>
    </w:p>
    <w:p w14:paraId="01F151F7" w14:textId="77777777" w:rsidR="008A5E4E" w:rsidRDefault="0065745B">
      <w:pPr>
        <w:pStyle w:val="p1"/>
      </w:pPr>
      <w:r>
        <w:t xml:space="preserve">For the </w:t>
      </w:r>
      <w:r>
        <w:rPr>
          <w:rStyle w:val="code1"/>
        </w:rPr>
        <w:t>atomic</w:t>
      </w:r>
      <w:r>
        <w:t xml:space="preserve"> operation, sets </w:t>
      </w:r>
      <w:r>
        <w:rPr>
          <w:rStyle w:val="i"/>
        </w:rPr>
        <w:t>dest</w:t>
      </w:r>
      <w:r>
        <w:t xml:space="preserve"> to the original contents of the </w:t>
      </w:r>
      <w:r>
        <w:rPr>
          <w:rStyle w:val="i"/>
        </w:rPr>
        <w:t>address</w:t>
      </w:r>
      <w:r>
        <w:t>.</w:t>
      </w:r>
    </w:p>
    <w:p w14:paraId="21E21213" w14:textId="77777777" w:rsidR="008A5E4E" w:rsidRDefault="0065745B">
      <w:pPr>
        <w:pStyle w:val="pre1"/>
      </w:pPr>
      <w:r>
        <w:t>original = [</w:t>
      </w:r>
      <w:r>
        <w:rPr>
          <w:rStyle w:val="em"/>
        </w:rPr>
        <w:t>address</w:t>
      </w:r>
      <w:r>
        <w:t>];</w:t>
      </w:r>
      <w:r>
        <w:br/>
        <w:t xml:space="preserve"> [</w:t>
      </w:r>
      <w:r>
        <w:rPr>
          <w:rStyle w:val="em"/>
        </w:rPr>
        <w:t>address</w:t>
      </w:r>
      <w:r>
        <w:t xml:space="preserve">] = original | </w:t>
      </w:r>
      <w:r>
        <w:rPr>
          <w:rStyle w:val="em"/>
        </w:rPr>
        <w:t>src0</w:t>
      </w:r>
      <w:r>
        <w:t>;</w:t>
      </w:r>
      <w:r>
        <w:br/>
        <w:t xml:space="preserve"> </w:t>
      </w:r>
      <w:r>
        <w:rPr>
          <w:rStyle w:val="em"/>
        </w:rPr>
        <w:t>dest</w:t>
      </w:r>
      <w:r>
        <w:t xml:space="preserve"> = original; // Only if </w:t>
      </w:r>
      <w:r>
        <w:rPr>
          <w:rStyle w:val="code1"/>
        </w:rPr>
        <w:t>atomic</w:t>
      </w:r>
      <w:r>
        <w:t xml:space="preserve"> operation</w:t>
      </w:r>
    </w:p>
    <w:p w14:paraId="78DC3639" w14:textId="77777777" w:rsidR="008A5E4E" w:rsidRDefault="0065745B">
      <w:pPr>
        <w:pStyle w:val="pDefinitionTerm"/>
      </w:pPr>
      <w:r>
        <w:rPr>
          <w:rStyle w:val="code1"/>
        </w:rPr>
        <w:t>xor</w:t>
      </w:r>
    </w:p>
    <w:p w14:paraId="331918F3" w14:textId="77777777" w:rsidR="008A5E4E" w:rsidRDefault="0065745B">
      <w:pPr>
        <w:pStyle w:val="p1"/>
      </w:pPr>
      <w:r>
        <w:t xml:space="preserve">XORs the contents of the </w:t>
      </w:r>
      <w:r>
        <w:rPr>
          <w:rStyle w:val="i"/>
        </w:rPr>
        <w:t>address</w:t>
      </w:r>
      <w:r>
        <w:t xml:space="preserve"> with the value in </w:t>
      </w:r>
      <w:r>
        <w:rPr>
          <w:rStyle w:val="i"/>
        </w:rPr>
        <w:t>src0</w:t>
      </w:r>
      <w:r>
        <w:t>.</w:t>
      </w:r>
    </w:p>
    <w:p w14:paraId="64DF0003" w14:textId="77777777" w:rsidR="008A5E4E" w:rsidRDefault="0065745B">
      <w:pPr>
        <w:pStyle w:val="p1"/>
      </w:pPr>
      <w:r>
        <w:t xml:space="preserve">For the </w:t>
      </w:r>
      <w:r>
        <w:rPr>
          <w:rStyle w:val="code1"/>
        </w:rPr>
        <w:t>atomic</w:t>
      </w:r>
      <w:r>
        <w:t xml:space="preserve"> operation, sets </w:t>
      </w:r>
      <w:r>
        <w:rPr>
          <w:rStyle w:val="i"/>
        </w:rPr>
        <w:t>dest</w:t>
      </w:r>
      <w:r>
        <w:t xml:space="preserve"> to the original contents of the </w:t>
      </w:r>
      <w:r>
        <w:rPr>
          <w:rStyle w:val="i"/>
        </w:rPr>
        <w:t>address</w:t>
      </w:r>
      <w:r>
        <w:t>.</w:t>
      </w:r>
    </w:p>
    <w:p w14:paraId="5A1055D8" w14:textId="77777777" w:rsidR="008A5E4E" w:rsidRDefault="0065745B">
      <w:pPr>
        <w:pStyle w:val="pre1"/>
      </w:pPr>
      <w:r>
        <w:t>original = [</w:t>
      </w:r>
      <w:r>
        <w:rPr>
          <w:rStyle w:val="em"/>
        </w:rPr>
        <w:t>address</w:t>
      </w:r>
      <w:r>
        <w:t>];</w:t>
      </w:r>
      <w:r>
        <w:br/>
        <w:t xml:space="preserve"> [</w:t>
      </w:r>
      <w:r>
        <w:rPr>
          <w:rStyle w:val="em"/>
        </w:rPr>
        <w:t>address</w:t>
      </w:r>
      <w:r>
        <w:t xml:space="preserve">] = original ^ </w:t>
      </w:r>
      <w:r>
        <w:rPr>
          <w:rStyle w:val="em"/>
        </w:rPr>
        <w:t>src0</w:t>
      </w:r>
      <w:r>
        <w:t>;</w:t>
      </w:r>
      <w:r>
        <w:br/>
        <w:t xml:space="preserve"> </w:t>
      </w:r>
      <w:r>
        <w:rPr>
          <w:rStyle w:val="em"/>
        </w:rPr>
        <w:t>dest</w:t>
      </w:r>
      <w:r>
        <w:t xml:space="preserve"> = original; // Only if </w:t>
      </w:r>
      <w:r>
        <w:rPr>
          <w:rStyle w:val="code1"/>
        </w:rPr>
        <w:t>atomic</w:t>
      </w:r>
      <w:r>
        <w:t xml:space="preserve"> operation</w:t>
      </w:r>
    </w:p>
    <w:p w14:paraId="3FBA28BE" w14:textId="77777777" w:rsidR="008A5E4E" w:rsidRDefault="0065745B">
      <w:pPr>
        <w:pStyle w:val="pDefinitionTerm"/>
      </w:pPr>
      <w:r>
        <w:rPr>
          <w:rStyle w:val="code1"/>
        </w:rPr>
        <w:t>exch</w:t>
      </w:r>
    </w:p>
    <w:p w14:paraId="63B9E2BA" w14:textId="77777777" w:rsidR="008A5E4E" w:rsidRDefault="0065745B">
      <w:pPr>
        <w:pStyle w:val="p1"/>
      </w:pPr>
      <w:r>
        <w:t xml:space="preserve">Replaces the contents of the </w:t>
      </w:r>
      <w:r>
        <w:rPr>
          <w:rStyle w:val="i"/>
        </w:rPr>
        <w:t>address</w:t>
      </w:r>
      <w:r>
        <w:t xml:space="preserve"> with </w:t>
      </w:r>
      <w:r>
        <w:rPr>
          <w:rStyle w:val="i"/>
        </w:rPr>
        <w:t>src0</w:t>
      </w:r>
      <w:r>
        <w:t xml:space="preserve">. Sets </w:t>
      </w:r>
      <w:r>
        <w:rPr>
          <w:rStyle w:val="i"/>
        </w:rPr>
        <w:t>dest</w:t>
      </w:r>
      <w:r>
        <w:t xml:space="preserve"> to the original contents of the </w:t>
      </w:r>
      <w:r>
        <w:rPr>
          <w:rStyle w:val="i"/>
        </w:rPr>
        <w:t>address</w:t>
      </w:r>
      <w:r>
        <w:t>.</w:t>
      </w:r>
    </w:p>
    <w:p w14:paraId="6D3BF460" w14:textId="77777777" w:rsidR="008A5E4E" w:rsidRDefault="0065745B">
      <w:pPr>
        <w:pStyle w:val="pre1"/>
      </w:pPr>
      <w:r>
        <w:t>original = [</w:t>
      </w:r>
      <w:r>
        <w:rPr>
          <w:rStyle w:val="em"/>
        </w:rPr>
        <w:t>address</w:t>
      </w:r>
      <w:r>
        <w:t>];</w:t>
      </w:r>
      <w:r>
        <w:br/>
        <w:t xml:space="preserve"> [</w:t>
      </w:r>
      <w:r>
        <w:rPr>
          <w:rStyle w:val="em"/>
        </w:rPr>
        <w:t>address</w:t>
      </w:r>
      <w:r>
        <w:t xml:space="preserve">] = </w:t>
      </w:r>
      <w:r>
        <w:rPr>
          <w:rStyle w:val="em"/>
        </w:rPr>
        <w:t>src0</w:t>
      </w:r>
      <w:r>
        <w:t>;</w:t>
      </w:r>
      <w:r>
        <w:br/>
        <w:t xml:space="preserve"> </w:t>
      </w:r>
      <w:r>
        <w:rPr>
          <w:rStyle w:val="em"/>
        </w:rPr>
        <w:t>dest</w:t>
      </w:r>
      <w:r>
        <w:t xml:space="preserve"> = original;</w:t>
      </w:r>
    </w:p>
    <w:p w14:paraId="301AFBEA" w14:textId="77777777" w:rsidR="008A5E4E" w:rsidRDefault="0065745B">
      <w:pPr>
        <w:pStyle w:val="pNote"/>
      </w:pPr>
      <w:r>
        <w:t xml:space="preserve">NOTE: There is no </w:t>
      </w:r>
      <w:r>
        <w:rPr>
          <w:rStyle w:val="code1"/>
        </w:rPr>
        <w:t>atomicnoret</w:t>
      </w:r>
      <w:r>
        <w:t xml:space="preserve"> version of this operation.</w:t>
      </w:r>
    </w:p>
    <w:p w14:paraId="163F0F5C" w14:textId="77777777" w:rsidR="008A5E4E" w:rsidRDefault="0065745B">
      <w:pPr>
        <w:pStyle w:val="pDefinitionTerm"/>
      </w:pPr>
      <w:r>
        <w:rPr>
          <w:rStyle w:val="code1"/>
        </w:rPr>
        <w:t>add</w:t>
      </w:r>
    </w:p>
    <w:p w14:paraId="0C3CFD9D" w14:textId="77777777" w:rsidR="008A5E4E" w:rsidRDefault="0065745B">
      <w:pPr>
        <w:pStyle w:val="p1"/>
      </w:pPr>
      <w:r>
        <w:t xml:space="preserve">Adds (using integer arithmetic) the value in </w:t>
      </w:r>
      <w:r>
        <w:rPr>
          <w:rStyle w:val="i"/>
        </w:rPr>
        <w:t>src0</w:t>
      </w:r>
      <w:r>
        <w:t xml:space="preserve"> to the contents of the memory location with address </w:t>
      </w:r>
      <w:r>
        <w:rPr>
          <w:rStyle w:val="spanBookTitle"/>
        </w:rPr>
        <w:t>address</w:t>
      </w:r>
      <w:r>
        <w:t xml:space="preserve">. For the </w:t>
      </w:r>
      <w:r>
        <w:rPr>
          <w:rStyle w:val="code1"/>
        </w:rPr>
        <w:t>atomic</w:t>
      </w:r>
      <w:r>
        <w:t xml:space="preserve"> operation, sets </w:t>
      </w:r>
      <w:r>
        <w:rPr>
          <w:rStyle w:val="spanBookTitle"/>
        </w:rPr>
        <w:t>dest</w:t>
      </w:r>
      <w:r>
        <w:t xml:space="preserve"> to the original contents of the </w:t>
      </w:r>
      <w:r>
        <w:rPr>
          <w:rStyle w:val="i"/>
        </w:rPr>
        <w:t>address</w:t>
      </w:r>
      <w:r>
        <w:t>.</w:t>
      </w:r>
    </w:p>
    <w:p w14:paraId="1ADA2490" w14:textId="77777777" w:rsidR="008A5E4E" w:rsidRDefault="0065745B">
      <w:pPr>
        <w:pStyle w:val="pre1"/>
      </w:pPr>
      <w:r>
        <w:t>original = [</w:t>
      </w:r>
      <w:r>
        <w:rPr>
          <w:rStyle w:val="em"/>
        </w:rPr>
        <w:t>address</w:t>
      </w:r>
      <w:r>
        <w:t>];</w:t>
      </w:r>
      <w:r>
        <w:br/>
        <w:t xml:space="preserve"> [</w:t>
      </w:r>
      <w:r>
        <w:rPr>
          <w:rStyle w:val="em"/>
        </w:rPr>
        <w:t>address</w:t>
      </w:r>
      <w:r>
        <w:t xml:space="preserve">] = original + </w:t>
      </w:r>
      <w:r>
        <w:rPr>
          <w:rStyle w:val="em"/>
        </w:rPr>
        <w:t>src0</w:t>
      </w:r>
      <w:r>
        <w:t>;</w:t>
      </w:r>
      <w:r>
        <w:br/>
        <w:t xml:space="preserve"> </w:t>
      </w:r>
      <w:r>
        <w:rPr>
          <w:rStyle w:val="em"/>
        </w:rPr>
        <w:t>dest</w:t>
      </w:r>
      <w:r>
        <w:t xml:space="preserve"> = original; // Only if </w:t>
      </w:r>
      <w:r>
        <w:rPr>
          <w:rStyle w:val="code1"/>
        </w:rPr>
        <w:t>atomic</w:t>
      </w:r>
      <w:r>
        <w:t xml:space="preserve"> operation</w:t>
      </w:r>
    </w:p>
    <w:p w14:paraId="3DB96874" w14:textId="77777777" w:rsidR="008A5E4E" w:rsidRDefault="0065745B">
      <w:pPr>
        <w:pStyle w:val="pDefinitionTerm"/>
      </w:pPr>
      <w:r>
        <w:rPr>
          <w:rStyle w:val="code1"/>
        </w:rPr>
        <w:t>sub</w:t>
      </w:r>
    </w:p>
    <w:p w14:paraId="0CE8F034" w14:textId="77777777" w:rsidR="008A5E4E" w:rsidRDefault="0065745B">
      <w:pPr>
        <w:pStyle w:val="p1"/>
      </w:pPr>
      <w:r>
        <w:t xml:space="preserve">Subtracts (using integer arithmetic) the value in </w:t>
      </w:r>
      <w:r>
        <w:rPr>
          <w:rStyle w:val="i"/>
        </w:rPr>
        <w:t>src0</w:t>
      </w:r>
      <w:r>
        <w:t xml:space="preserve"> from the contents of the memory location with address </w:t>
      </w:r>
      <w:r>
        <w:rPr>
          <w:rStyle w:val="spanBookTitle"/>
        </w:rPr>
        <w:t>address</w:t>
      </w:r>
      <w:r>
        <w:t xml:space="preserve">. For the </w:t>
      </w:r>
      <w:r>
        <w:rPr>
          <w:rStyle w:val="code1"/>
        </w:rPr>
        <w:t>atomic</w:t>
      </w:r>
      <w:r>
        <w:t xml:space="preserve"> operation, sets </w:t>
      </w:r>
      <w:r>
        <w:rPr>
          <w:rStyle w:val="spanBookTitle"/>
        </w:rPr>
        <w:t>dest</w:t>
      </w:r>
      <w:r>
        <w:t xml:space="preserve"> to the original contents of the </w:t>
      </w:r>
      <w:r>
        <w:rPr>
          <w:rStyle w:val="spanBookTitle"/>
        </w:rPr>
        <w:t>address</w:t>
      </w:r>
      <w:r>
        <w:t>.</w:t>
      </w:r>
    </w:p>
    <w:p w14:paraId="5F53A7FF" w14:textId="77777777" w:rsidR="008A5E4E" w:rsidRDefault="0065745B">
      <w:pPr>
        <w:pStyle w:val="pre1"/>
      </w:pPr>
      <w:r>
        <w:t>original = [</w:t>
      </w:r>
      <w:r>
        <w:rPr>
          <w:rStyle w:val="em"/>
        </w:rPr>
        <w:t>address</w:t>
      </w:r>
      <w:r>
        <w:t>];</w:t>
      </w:r>
      <w:r>
        <w:br/>
        <w:t xml:space="preserve"> [</w:t>
      </w:r>
      <w:r>
        <w:rPr>
          <w:rStyle w:val="em"/>
        </w:rPr>
        <w:t>address</w:t>
      </w:r>
      <w:r>
        <w:t xml:space="preserve">] = original - </w:t>
      </w:r>
      <w:r>
        <w:rPr>
          <w:rStyle w:val="em"/>
        </w:rPr>
        <w:t>src0</w:t>
      </w:r>
      <w:r>
        <w:t>;</w:t>
      </w:r>
      <w:r>
        <w:br/>
        <w:t xml:space="preserve"> </w:t>
      </w:r>
      <w:r>
        <w:rPr>
          <w:rStyle w:val="em"/>
        </w:rPr>
        <w:t>dest</w:t>
      </w:r>
      <w:r>
        <w:t xml:space="preserve"> = original; // Only for </w:t>
      </w:r>
      <w:r>
        <w:rPr>
          <w:rStyle w:val="code1"/>
        </w:rPr>
        <w:t>atomic</w:t>
      </w:r>
      <w:r>
        <w:t xml:space="preserve"> operation</w:t>
      </w:r>
    </w:p>
    <w:p w14:paraId="2760C8D1" w14:textId="77777777" w:rsidR="008A5E4E" w:rsidRDefault="0065745B">
      <w:pPr>
        <w:pStyle w:val="pDefinitionTerm"/>
      </w:pPr>
      <w:r>
        <w:rPr>
          <w:rStyle w:val="code1"/>
        </w:rPr>
        <w:t>min</w:t>
      </w:r>
      <w:r>
        <w:t xml:space="preserve">, </w:t>
      </w:r>
      <w:r>
        <w:rPr>
          <w:rStyle w:val="code1"/>
        </w:rPr>
        <w:t>max</w:t>
      </w:r>
    </w:p>
    <w:p w14:paraId="4704B1F9" w14:textId="77777777" w:rsidR="008A5E4E" w:rsidRDefault="0065745B">
      <w:pPr>
        <w:pStyle w:val="p1"/>
      </w:pPr>
      <w:r>
        <w:t xml:space="preserve">Sets the memory location with </w:t>
      </w:r>
      <w:r>
        <w:rPr>
          <w:rStyle w:val="i"/>
        </w:rPr>
        <w:t>address</w:t>
      </w:r>
      <w:r>
        <w:t xml:space="preserve"> to the minimum/maximum of the original value and </w:t>
      </w:r>
      <w:r>
        <w:rPr>
          <w:rStyle w:val="i"/>
        </w:rPr>
        <w:t>src0</w:t>
      </w:r>
      <w:r>
        <w:t xml:space="preserve">. For the </w:t>
      </w:r>
      <w:r>
        <w:rPr>
          <w:rStyle w:val="code1"/>
        </w:rPr>
        <w:t>atomic</w:t>
      </w:r>
      <w:r>
        <w:t xml:space="preserve"> operations, sets </w:t>
      </w:r>
      <w:r>
        <w:rPr>
          <w:rStyle w:val="spanBookTitle"/>
        </w:rPr>
        <w:t>dest</w:t>
      </w:r>
      <w:r>
        <w:t xml:space="preserve"> to the original contents of the </w:t>
      </w:r>
      <w:r>
        <w:rPr>
          <w:rStyle w:val="i"/>
        </w:rPr>
        <w:t>address</w:t>
      </w:r>
      <w:r>
        <w:t xml:space="preserve">. </w:t>
      </w:r>
    </w:p>
    <w:p w14:paraId="1A2C7234" w14:textId="77777777" w:rsidR="008A5E4E" w:rsidRDefault="0065745B">
      <w:pPr>
        <w:pStyle w:val="pre1"/>
      </w:pPr>
      <w:r>
        <w:t>original = [</w:t>
      </w:r>
      <w:r>
        <w:rPr>
          <w:rStyle w:val="em"/>
        </w:rPr>
        <w:t>address</w:t>
      </w:r>
      <w:r>
        <w:t>];</w:t>
      </w:r>
      <w:r>
        <w:br/>
        <w:t xml:space="preserve"> [</w:t>
      </w:r>
      <w:r>
        <w:rPr>
          <w:rStyle w:val="em"/>
        </w:rPr>
        <w:t>address</w:t>
      </w:r>
      <w:r>
        <w:t xml:space="preserve">] = min/max(original, </w:t>
      </w:r>
      <w:r>
        <w:rPr>
          <w:rStyle w:val="em"/>
        </w:rPr>
        <w:t>src0</w:t>
      </w:r>
      <w:r>
        <w:t>);</w:t>
      </w:r>
      <w:r>
        <w:br/>
        <w:t xml:space="preserve"> </w:t>
      </w:r>
      <w:r>
        <w:rPr>
          <w:rStyle w:val="em"/>
        </w:rPr>
        <w:t>dest</w:t>
      </w:r>
      <w:r>
        <w:t xml:space="preserve"> = original; // Only if </w:t>
      </w:r>
      <w:r>
        <w:rPr>
          <w:rStyle w:val="code1"/>
        </w:rPr>
        <w:t>atomic</w:t>
      </w:r>
      <w:r>
        <w:t xml:space="preserve"> operation</w:t>
      </w:r>
    </w:p>
    <w:p w14:paraId="3625F914" w14:textId="77777777" w:rsidR="008A5E4E" w:rsidRDefault="0065745B">
      <w:pPr>
        <w:pStyle w:val="pDefinitionTerm"/>
      </w:pPr>
      <w:r>
        <w:rPr>
          <w:rStyle w:val="code1"/>
        </w:rPr>
        <w:t>wrapinc</w:t>
      </w:r>
    </w:p>
    <w:p w14:paraId="69D132FA" w14:textId="77777777" w:rsidR="008A5E4E" w:rsidRDefault="0065745B">
      <w:pPr>
        <w:pStyle w:val="p1"/>
      </w:pPr>
      <w:r>
        <w:t xml:space="preserve">Increments, with wrapping, the contents of the </w:t>
      </w:r>
      <w:r>
        <w:rPr>
          <w:rStyle w:val="i"/>
        </w:rPr>
        <w:t>address</w:t>
      </w:r>
      <w:r>
        <w:t xml:space="preserve"> using the formula:</w:t>
      </w:r>
    </w:p>
    <w:p w14:paraId="199DA24D" w14:textId="77777777" w:rsidR="008A5E4E" w:rsidRDefault="0065745B">
      <w:pPr>
        <w:pStyle w:val="pre1"/>
      </w:pPr>
      <w:r>
        <w:t>original = [</w:t>
      </w:r>
      <w:r>
        <w:rPr>
          <w:rStyle w:val="em"/>
        </w:rPr>
        <w:t>address</w:t>
      </w:r>
      <w:r>
        <w:t>];</w:t>
      </w:r>
      <w:r>
        <w:br/>
        <w:t xml:space="preserve"> [</w:t>
      </w:r>
      <w:r>
        <w:rPr>
          <w:rStyle w:val="em"/>
        </w:rPr>
        <w:t>address</w:t>
      </w:r>
      <w:r>
        <w:t xml:space="preserve">] = (original &gt;= </w:t>
      </w:r>
      <w:r>
        <w:rPr>
          <w:rStyle w:val="em"/>
        </w:rPr>
        <w:t>src0</w:t>
      </w:r>
      <w:r>
        <w:t>) ? 0 : (original + 1);</w:t>
      </w:r>
      <w:r>
        <w:br/>
        <w:t xml:space="preserve"> </w:t>
      </w:r>
      <w:r>
        <w:rPr>
          <w:rStyle w:val="em"/>
        </w:rPr>
        <w:t>dest</w:t>
      </w:r>
      <w:r>
        <w:t xml:space="preserve"> = original; // Only for </w:t>
      </w:r>
      <w:r>
        <w:rPr>
          <w:rStyle w:val="code1"/>
        </w:rPr>
        <w:t>atomic</w:t>
      </w:r>
      <w:r>
        <w:t xml:space="preserve"> operation</w:t>
      </w:r>
    </w:p>
    <w:p w14:paraId="4F6812A7" w14:textId="77777777" w:rsidR="008A5E4E" w:rsidRDefault="0065745B">
      <w:pPr>
        <w:pStyle w:val="p1"/>
      </w:pPr>
      <w:r>
        <w:t xml:space="preserve">After the operation, the contents of the </w:t>
      </w:r>
      <w:r>
        <w:rPr>
          <w:rStyle w:val="i"/>
        </w:rPr>
        <w:t>address</w:t>
      </w:r>
      <w:r>
        <w:t xml:space="preserve"> will be in the range [0, </w:t>
      </w:r>
      <w:r>
        <w:rPr>
          <w:rStyle w:val="i"/>
        </w:rPr>
        <w:t>src0</w:t>
      </w:r>
      <w:r>
        <w:t xml:space="preserve">] inclusive. For the </w:t>
      </w:r>
      <w:r>
        <w:rPr>
          <w:rStyle w:val="code1"/>
        </w:rPr>
        <w:t>atomic</w:t>
      </w:r>
      <w:r>
        <w:t xml:space="preserve"> operation, sets </w:t>
      </w:r>
      <w:r>
        <w:rPr>
          <w:rStyle w:val="i"/>
        </w:rPr>
        <w:t>dest</w:t>
      </w:r>
      <w:r>
        <w:t xml:space="preserve"> to the original contents of the </w:t>
      </w:r>
      <w:r>
        <w:rPr>
          <w:rStyle w:val="i"/>
        </w:rPr>
        <w:t>address</w:t>
      </w:r>
      <w:r>
        <w:t xml:space="preserve">. </w:t>
      </w:r>
    </w:p>
    <w:p w14:paraId="66A070B9" w14:textId="77777777" w:rsidR="008A5E4E" w:rsidRDefault="0065745B">
      <w:pPr>
        <w:pStyle w:val="pNote"/>
      </w:pPr>
      <w:r>
        <w:t>NOTE: Only unsigned increment is available.</w:t>
      </w:r>
    </w:p>
    <w:p w14:paraId="3411642A" w14:textId="77777777" w:rsidR="008A5E4E" w:rsidRDefault="0065745B">
      <w:pPr>
        <w:pStyle w:val="pNote"/>
      </w:pPr>
      <w:r>
        <w:t xml:space="preserve">NOTE: If a non-wrapping increment is required, then use </w:t>
      </w:r>
      <w:r>
        <w:rPr>
          <w:rStyle w:val="code1"/>
        </w:rPr>
        <w:t>add</w:t>
      </w:r>
      <w:r>
        <w:t xml:space="preserve"> with the immediate </w:t>
      </w:r>
      <w:r w:rsidR="00C7416B">
        <w:t xml:space="preserve">value </w:t>
      </w:r>
      <w:r>
        <w:t xml:space="preserve">of 1. On some implementations this may perform significantly better than a </w:t>
      </w:r>
      <w:r>
        <w:rPr>
          <w:rStyle w:val="code1"/>
        </w:rPr>
        <w:t>wrapinc</w:t>
      </w:r>
      <w:r>
        <w:t>.</w:t>
      </w:r>
    </w:p>
    <w:p w14:paraId="1A3C7BDF" w14:textId="77777777" w:rsidR="008A5E4E" w:rsidRDefault="0065745B">
      <w:pPr>
        <w:pStyle w:val="pDefinitionTerm"/>
      </w:pPr>
      <w:r>
        <w:rPr>
          <w:rStyle w:val="code1"/>
        </w:rPr>
        <w:t>wrapdec</w:t>
      </w:r>
    </w:p>
    <w:p w14:paraId="1D68E0F9" w14:textId="77777777" w:rsidR="008A5E4E" w:rsidRDefault="0065745B">
      <w:pPr>
        <w:pStyle w:val="p1"/>
      </w:pPr>
      <w:r>
        <w:t xml:space="preserve">Decrements, with wrapping, the contents of the </w:t>
      </w:r>
      <w:r>
        <w:rPr>
          <w:rStyle w:val="i"/>
        </w:rPr>
        <w:t>address</w:t>
      </w:r>
      <w:r>
        <w:t xml:space="preserve"> using the formula:</w:t>
      </w:r>
    </w:p>
    <w:p w14:paraId="5B8B6475" w14:textId="77777777" w:rsidR="008A5E4E" w:rsidRDefault="0065745B">
      <w:pPr>
        <w:pStyle w:val="pre1"/>
      </w:pPr>
      <w:r>
        <w:t>original = [</w:t>
      </w:r>
      <w:r>
        <w:rPr>
          <w:rStyle w:val="em"/>
        </w:rPr>
        <w:t>address</w:t>
      </w:r>
      <w:r>
        <w:t>];</w:t>
      </w:r>
      <w:r>
        <w:br/>
        <w:t xml:space="preserve"> [</w:t>
      </w:r>
      <w:r>
        <w:rPr>
          <w:rStyle w:val="em"/>
        </w:rPr>
        <w:t>address</w:t>
      </w:r>
      <w:r>
        <w:t xml:space="preserve">] = ((original == 0) || (original &gt; </w:t>
      </w:r>
      <w:r>
        <w:rPr>
          <w:rStyle w:val="em"/>
        </w:rPr>
        <w:t>src0</w:t>
      </w:r>
      <w:r>
        <w:t xml:space="preserve">)) ? </w:t>
      </w:r>
      <w:r>
        <w:rPr>
          <w:rStyle w:val="em"/>
        </w:rPr>
        <w:t>src0</w:t>
      </w:r>
      <w:r>
        <w:t xml:space="preserve"> : (original - 1);</w:t>
      </w:r>
      <w:r>
        <w:br/>
        <w:t xml:space="preserve"> </w:t>
      </w:r>
      <w:r>
        <w:rPr>
          <w:rStyle w:val="em"/>
        </w:rPr>
        <w:t>dest</w:t>
      </w:r>
      <w:r>
        <w:t xml:space="preserve"> = original; // Only for </w:t>
      </w:r>
      <w:r>
        <w:rPr>
          <w:rStyle w:val="code1"/>
        </w:rPr>
        <w:t>atomic</w:t>
      </w:r>
      <w:r>
        <w:t xml:space="preserve"> operation</w:t>
      </w:r>
    </w:p>
    <w:p w14:paraId="0D99B898" w14:textId="77777777" w:rsidR="008A5E4E" w:rsidRDefault="0065745B">
      <w:pPr>
        <w:pStyle w:val="p1"/>
      </w:pPr>
      <w:r>
        <w:t xml:space="preserve">After the operation, the contents of the </w:t>
      </w:r>
      <w:r>
        <w:rPr>
          <w:rStyle w:val="i"/>
        </w:rPr>
        <w:t>address</w:t>
      </w:r>
      <w:r>
        <w:t xml:space="preserve"> will be in the range [0, </w:t>
      </w:r>
      <w:r>
        <w:rPr>
          <w:rStyle w:val="i"/>
        </w:rPr>
        <w:t>src0</w:t>
      </w:r>
      <w:r>
        <w:t xml:space="preserve">] inclusive. For the </w:t>
      </w:r>
      <w:r>
        <w:rPr>
          <w:rStyle w:val="code1"/>
        </w:rPr>
        <w:t>atomic</w:t>
      </w:r>
      <w:r>
        <w:t xml:space="preserve"> operation, sets </w:t>
      </w:r>
      <w:r>
        <w:rPr>
          <w:rStyle w:val="i"/>
        </w:rPr>
        <w:t>dest</w:t>
      </w:r>
      <w:r>
        <w:t xml:space="preserve"> to the original contents of the </w:t>
      </w:r>
      <w:r>
        <w:rPr>
          <w:rStyle w:val="i"/>
        </w:rPr>
        <w:t>address</w:t>
      </w:r>
      <w:r>
        <w:t xml:space="preserve">. </w:t>
      </w:r>
    </w:p>
    <w:p w14:paraId="5D4B5BC2" w14:textId="77777777" w:rsidR="008A5E4E" w:rsidRDefault="0065745B">
      <w:pPr>
        <w:pStyle w:val="pNote"/>
      </w:pPr>
      <w:r>
        <w:t>NOTE: Only unsigned decrement is available.</w:t>
      </w:r>
    </w:p>
    <w:p w14:paraId="2F0C18B0" w14:textId="77777777" w:rsidR="008A5E4E" w:rsidRDefault="0065745B">
      <w:pPr>
        <w:pStyle w:val="pNote"/>
      </w:pPr>
      <w:r>
        <w:t xml:space="preserve">NOTE: If a non-wrapping decrement is required, then use </w:t>
      </w:r>
      <w:r>
        <w:rPr>
          <w:rStyle w:val="code1"/>
        </w:rPr>
        <w:t>sub</w:t>
      </w:r>
      <w:r>
        <w:t xml:space="preserve"> with the immediate </w:t>
      </w:r>
      <w:r w:rsidR="00C7416B">
        <w:t xml:space="preserve">value </w:t>
      </w:r>
      <w:r>
        <w:t xml:space="preserve">of 1. On some implementations this may perform significantly better than a </w:t>
      </w:r>
      <w:r>
        <w:rPr>
          <w:rStyle w:val="code1"/>
        </w:rPr>
        <w:t>wrapdec</w:t>
      </w:r>
      <w:r>
        <w:t>.</w:t>
      </w:r>
    </w:p>
    <w:p w14:paraId="7E1BF166" w14:textId="77777777" w:rsidR="008A5E4E" w:rsidRDefault="0065745B">
      <w:pPr>
        <w:pStyle w:val="pDefinitionTerm"/>
      </w:pPr>
      <w:r>
        <w:rPr>
          <w:rStyle w:val="code1"/>
        </w:rPr>
        <w:t>cas</w:t>
      </w:r>
    </w:p>
    <w:p w14:paraId="1108D19D" w14:textId="77777777" w:rsidR="008A5E4E" w:rsidRDefault="0065745B">
      <w:pPr>
        <w:pStyle w:val="p1"/>
      </w:pPr>
      <w:r>
        <w:t xml:space="preserve">Compare and swap. If the original contents of the </w:t>
      </w:r>
      <w:r>
        <w:rPr>
          <w:rStyle w:val="i"/>
        </w:rPr>
        <w:t>address</w:t>
      </w:r>
      <w:r>
        <w:t xml:space="preserve"> are equal to </w:t>
      </w:r>
      <w:r>
        <w:rPr>
          <w:rStyle w:val="i"/>
        </w:rPr>
        <w:t>src0</w:t>
      </w:r>
      <w:r>
        <w:t xml:space="preserve">, then the contents of the location are replaced with </w:t>
      </w:r>
      <w:r>
        <w:rPr>
          <w:rStyle w:val="i"/>
        </w:rPr>
        <w:t>src1</w:t>
      </w:r>
      <w:r>
        <w:t xml:space="preserve">. For the </w:t>
      </w:r>
      <w:r>
        <w:rPr>
          <w:rStyle w:val="code1"/>
        </w:rPr>
        <w:t>atomic</w:t>
      </w:r>
      <w:r>
        <w:t xml:space="preserve"> operation, sets </w:t>
      </w:r>
      <w:r>
        <w:rPr>
          <w:rStyle w:val="i"/>
        </w:rPr>
        <w:t>dest</w:t>
      </w:r>
      <w:r>
        <w:t xml:space="preserve"> to the original contents of the </w:t>
      </w:r>
      <w:r>
        <w:rPr>
          <w:rStyle w:val="i"/>
        </w:rPr>
        <w:t>address</w:t>
      </w:r>
      <w:r>
        <w:t>, regardless of whether the replacement was done.</w:t>
      </w:r>
    </w:p>
    <w:p w14:paraId="1A5E3BBF" w14:textId="77777777" w:rsidR="008A5E4E" w:rsidRDefault="0065745B">
      <w:pPr>
        <w:pStyle w:val="pre1"/>
      </w:pPr>
      <w:r>
        <w:rPr>
          <w:rStyle w:val="em"/>
        </w:rPr>
        <w:t>original</w:t>
      </w:r>
      <w:r>
        <w:t xml:space="preserve"> = [</w:t>
      </w:r>
      <w:r>
        <w:rPr>
          <w:rStyle w:val="em"/>
        </w:rPr>
        <w:t>address</w:t>
      </w:r>
      <w:r>
        <w:t>];</w:t>
      </w:r>
      <w:r>
        <w:br/>
        <w:t xml:space="preserve"> [</w:t>
      </w:r>
      <w:r>
        <w:rPr>
          <w:rStyle w:val="em"/>
        </w:rPr>
        <w:t>address</w:t>
      </w:r>
      <w:r>
        <w:t>] = (</w:t>
      </w:r>
      <w:r>
        <w:rPr>
          <w:rStyle w:val="em"/>
        </w:rPr>
        <w:t>original</w:t>
      </w:r>
      <w:r>
        <w:t xml:space="preserve"> == </w:t>
      </w:r>
      <w:r>
        <w:rPr>
          <w:rStyle w:val="em"/>
        </w:rPr>
        <w:t>src0</w:t>
      </w:r>
      <w:r>
        <w:t xml:space="preserve">) ? </w:t>
      </w:r>
      <w:r>
        <w:rPr>
          <w:rStyle w:val="em"/>
        </w:rPr>
        <w:t>src1</w:t>
      </w:r>
      <w:r>
        <w:t xml:space="preserve"> : </w:t>
      </w:r>
      <w:r>
        <w:rPr>
          <w:rStyle w:val="em"/>
        </w:rPr>
        <w:t>original</w:t>
      </w:r>
      <w:r>
        <w:t>;</w:t>
      </w:r>
      <w:r>
        <w:br/>
        <w:t xml:space="preserve"> </w:t>
      </w:r>
      <w:r>
        <w:rPr>
          <w:rStyle w:val="em"/>
        </w:rPr>
        <w:t>dest</w:t>
      </w:r>
      <w:r>
        <w:t xml:space="preserve"> = original; // Only for </w:t>
      </w:r>
      <w:r>
        <w:rPr>
          <w:rStyle w:val="code1"/>
        </w:rPr>
        <w:t>atomic</w:t>
      </w:r>
      <w:r>
        <w:t xml:space="preserve"> operation</w:t>
      </w:r>
    </w:p>
    <w:p w14:paraId="2C26BB58" w14:textId="77777777" w:rsidR="00440E1E" w:rsidRDefault="00440E1E" w:rsidP="00440E1E">
      <w:pPr>
        <w:pStyle w:val="pNote"/>
      </w:pPr>
      <w:r>
        <w:rPr>
          <w:rStyle w:val="b2"/>
        </w:rPr>
        <w:t>Note</w:t>
      </w:r>
      <w:r>
        <w:t xml:space="preserve">:  There is no </w:t>
      </w:r>
      <w:r>
        <w:rPr>
          <w:rStyle w:val="code1"/>
        </w:rPr>
        <w:t>atomicnoret</w:t>
      </w:r>
      <w:r>
        <w:t xml:space="preserve"> version of this operation.</w:t>
      </w:r>
    </w:p>
    <w:p w14:paraId="64EDF835" w14:textId="521CBFB2" w:rsidR="008A5E4E" w:rsidRDefault="0065745B">
      <w:pPr>
        <w:pStyle w:val="pExample"/>
      </w:pPr>
      <w:r>
        <w:t>Examples</w:t>
      </w:r>
    </w:p>
    <w:p w14:paraId="1857EFE9" w14:textId="30EE7E5B" w:rsidR="008A5E4E" w:rsidRDefault="0065745B" w:rsidP="001D1F7B">
      <w:pPr>
        <w:pStyle w:val="pre"/>
      </w:pPr>
      <w:r>
        <w:t>atomic_ld_global_rlx_sys</w:t>
      </w:r>
      <w:r w:rsidR="00261E55">
        <w:t>tem</w:t>
      </w:r>
      <w:r>
        <w:t>_equiv(49)_b32 $s1, [&amp;x];</w:t>
      </w:r>
      <w:r>
        <w:br/>
        <w:t xml:space="preserve"> atomic_ld_global_scacq_</w:t>
      </w:r>
      <w:r w:rsidR="00261E55">
        <w:t>agent</w:t>
      </w:r>
      <w:r>
        <w:t>_b32 $s1, [&amp;x];</w:t>
      </w:r>
      <w:r>
        <w:br/>
        <w:t xml:space="preserve"> atomic_ld_group_scacq_wg_b32 $s1, [&amp;x];</w:t>
      </w:r>
      <w:r>
        <w:br/>
        <w:t xml:space="preserve"> atomic_ld_scacq_sys</w:t>
      </w:r>
      <w:r w:rsidR="00261E55">
        <w:t>tem</w:t>
      </w:r>
      <w:r>
        <w:t>_b64 $d1, [$d0];</w:t>
      </w:r>
      <w:r>
        <w:br/>
        <w:t xml:space="preserve"> </w:t>
      </w:r>
      <w:r>
        <w:br/>
        <w:t xml:space="preserve"> atomic_and_global_</w:t>
      </w:r>
      <w:r w:rsidR="001D1F7B">
        <w:t>sc</w:t>
      </w:r>
      <w:r>
        <w:t>ar_wg_</w:t>
      </w:r>
      <w:r w:rsidR="001D1F7B">
        <w:t>b</w:t>
      </w:r>
      <w:r>
        <w:t>32 $s1, [&amp;x], 23;</w:t>
      </w:r>
      <w:r>
        <w:br/>
        <w:t xml:space="preserve"> atomic_and_global_rlx_w</w:t>
      </w:r>
      <w:r w:rsidR="00261E55">
        <w:t>a</w:t>
      </w:r>
      <w:r>
        <w:t>v</w:t>
      </w:r>
      <w:r w:rsidR="00261E55">
        <w:t>e</w:t>
      </w:r>
      <w:r>
        <w:t>_</w:t>
      </w:r>
      <w:r w:rsidR="001D1F7B">
        <w:t>b</w:t>
      </w:r>
      <w:r>
        <w:t>32 $s1, [&amp;x], 23;</w:t>
      </w:r>
      <w:r>
        <w:br/>
        <w:t xml:space="preserve"> atomic_and_group_rlx_wg_</w:t>
      </w:r>
      <w:r w:rsidR="001D1F7B">
        <w:t>b</w:t>
      </w:r>
      <w:r>
        <w:t>32 $s1, [&amp;x], 23;</w:t>
      </w:r>
      <w:r>
        <w:br/>
        <w:t xml:space="preserve"> atomic_and_rlx_sys</w:t>
      </w:r>
      <w:r w:rsidR="00261E55">
        <w:t>tem</w:t>
      </w:r>
      <w:r>
        <w:t>_</w:t>
      </w:r>
      <w:r w:rsidR="001D1F7B">
        <w:t>b</w:t>
      </w:r>
      <w:r>
        <w:t>32 $s1, [$d0], 23;</w:t>
      </w:r>
      <w:r>
        <w:br/>
        <w:t xml:space="preserve"> </w:t>
      </w:r>
      <w:r>
        <w:br/>
        <w:t xml:space="preserve"> atomic_or_global_scar_sys</w:t>
      </w:r>
      <w:r w:rsidR="00261E55">
        <w:t>tem</w:t>
      </w:r>
      <w:r>
        <w:t>_</w:t>
      </w:r>
      <w:r w:rsidR="001D1F7B">
        <w:t>b</w:t>
      </w:r>
      <w:r>
        <w:t>64 $d1, [&amp;x], 23;</w:t>
      </w:r>
      <w:r>
        <w:br/>
        <w:t xml:space="preserve"> atomic_or_global_screl_sys</w:t>
      </w:r>
      <w:r w:rsidR="00261E55">
        <w:t>tem</w:t>
      </w:r>
      <w:r>
        <w:t>_</w:t>
      </w:r>
      <w:r w:rsidR="001D1F7B">
        <w:t>b</w:t>
      </w:r>
      <w:r>
        <w:t>64 $d1, [&amp;x], 23;</w:t>
      </w:r>
      <w:r>
        <w:br/>
        <w:t xml:space="preserve"> atomic_or_group_scacq_w</w:t>
      </w:r>
      <w:r w:rsidR="00261E55">
        <w:t>a</w:t>
      </w:r>
      <w:r>
        <w:t>v</w:t>
      </w:r>
      <w:r w:rsidR="00261E55">
        <w:t>e</w:t>
      </w:r>
      <w:r>
        <w:t>_</w:t>
      </w:r>
      <w:r w:rsidR="001D1F7B">
        <w:t>b</w:t>
      </w:r>
      <w:r>
        <w:t>64 $d1, [&amp;x], 23;</w:t>
      </w:r>
      <w:r>
        <w:br/>
        <w:t xml:space="preserve"> atomic_or_rlx_sys</w:t>
      </w:r>
      <w:r w:rsidR="00261E55">
        <w:t>tem</w:t>
      </w:r>
      <w:r>
        <w:t>_</w:t>
      </w:r>
      <w:r w:rsidR="001D1F7B">
        <w:t>b</w:t>
      </w:r>
      <w:r>
        <w:t>64 $d1, [$d0], 23;</w:t>
      </w:r>
      <w:r>
        <w:br/>
        <w:t xml:space="preserve"> </w:t>
      </w:r>
      <w:r>
        <w:br/>
        <w:t xml:space="preserve"> atomic_xor_global_scar_sys</w:t>
      </w:r>
      <w:r w:rsidR="00261E55">
        <w:t>tem</w:t>
      </w:r>
      <w:r>
        <w:t>_b64 $d1, [&amp;x], 23;</w:t>
      </w:r>
      <w:r>
        <w:br/>
        <w:t xml:space="preserve"> atomic_xor_global_rlx_sys</w:t>
      </w:r>
      <w:r w:rsidR="00261E55">
        <w:t>tem</w:t>
      </w:r>
      <w:r>
        <w:t>_b64 $d1, [&amp;x], 23;</w:t>
      </w:r>
      <w:r>
        <w:br/>
        <w:t xml:space="preserve"> atomic_xor_group_rlx_wg_</w:t>
      </w:r>
      <w:r w:rsidR="001D1F7B">
        <w:t>b</w:t>
      </w:r>
      <w:r>
        <w:t>64 $d1, [&amp;x], 23;</w:t>
      </w:r>
      <w:r>
        <w:br/>
        <w:t xml:space="preserve"> atomic_xor_screl_</w:t>
      </w:r>
      <w:r w:rsidR="00261E55">
        <w:t>agent</w:t>
      </w:r>
      <w:r>
        <w:t>_</w:t>
      </w:r>
      <w:r w:rsidR="001D1F7B">
        <w:t>b</w:t>
      </w:r>
      <w:r>
        <w:t>64 $d1, [$d0], 23;</w:t>
      </w:r>
      <w:r>
        <w:br/>
        <w:t xml:space="preserve"> </w:t>
      </w:r>
      <w:r>
        <w:br/>
        <w:t xml:space="preserve"> atomic_cas_global_scar_sys</w:t>
      </w:r>
      <w:r w:rsidR="00261E55">
        <w:t>tem</w:t>
      </w:r>
      <w:r>
        <w:t>_b64 $d1, [&amp;x], 23, 12;</w:t>
      </w:r>
      <w:r>
        <w:br/>
        <w:t xml:space="preserve"> atomic_cas_global_rlx_sys</w:t>
      </w:r>
      <w:r w:rsidR="00261E55">
        <w:t>tem</w:t>
      </w:r>
      <w:r>
        <w:t>_b64 $d1, [&amp;x], 23, 1;</w:t>
      </w:r>
      <w:r>
        <w:br/>
        <w:t xml:space="preserve"> atomic_cas_group_rlx_wg_</w:t>
      </w:r>
      <w:r w:rsidR="001D1F7B">
        <w:t>b</w:t>
      </w:r>
      <w:r>
        <w:t>64 $d1, [&amp;x], 23, 9;</w:t>
      </w:r>
      <w:r>
        <w:br/>
        <w:t xml:space="preserve"> atomic_cas_rlx_sys</w:t>
      </w:r>
      <w:r w:rsidR="00261E55">
        <w:t>tem</w:t>
      </w:r>
      <w:r>
        <w:t>_</w:t>
      </w:r>
      <w:r w:rsidR="001D1F7B">
        <w:t>b</w:t>
      </w:r>
      <w:r>
        <w:t>64 $d1, [$d0], 23, 12;</w:t>
      </w:r>
      <w:r>
        <w:br/>
        <w:t xml:space="preserve"> </w:t>
      </w:r>
      <w:r>
        <w:br/>
        <w:t xml:space="preserve"> atomic_exch_global_scar_sys</w:t>
      </w:r>
      <w:r w:rsidR="00261E55">
        <w:t>tem</w:t>
      </w:r>
      <w:r>
        <w:t>_b64 $d1, [&amp;x], 23;</w:t>
      </w:r>
      <w:r>
        <w:br/>
        <w:t xml:space="preserve"> atomic_exch_global_rlx_sys</w:t>
      </w:r>
      <w:r w:rsidR="00261E55">
        <w:t>tem</w:t>
      </w:r>
      <w:r>
        <w:t>_b64 $d1, [&amp;x], 23;</w:t>
      </w:r>
      <w:r>
        <w:br/>
        <w:t xml:space="preserve"> atomic_exch_group_rlx_wg_</w:t>
      </w:r>
      <w:r w:rsidR="001D1F7B">
        <w:t>b</w:t>
      </w:r>
      <w:r>
        <w:t>64 $d1, [&amp;x], 23;</w:t>
      </w:r>
      <w:r>
        <w:br/>
        <w:t xml:space="preserve"> atomic_exch_rlx_sys</w:t>
      </w:r>
      <w:r w:rsidR="00261E55">
        <w:t>tem</w:t>
      </w:r>
      <w:r>
        <w:t>_</w:t>
      </w:r>
      <w:r w:rsidR="001D1F7B">
        <w:t>b</w:t>
      </w:r>
      <w:r>
        <w:t>64 $d1, [$d0], 23;</w:t>
      </w:r>
      <w:r>
        <w:br/>
        <w:t xml:space="preserve"> </w:t>
      </w:r>
      <w:r>
        <w:br/>
        <w:t xml:space="preserve"> atomic_add_global_scar_sys</w:t>
      </w:r>
      <w:r w:rsidR="00261E55">
        <w:t>tem</w:t>
      </w:r>
      <w:r>
        <w:t>_</w:t>
      </w:r>
      <w:r w:rsidR="00591D32">
        <w:t>u</w:t>
      </w:r>
      <w:r>
        <w:t>64 $d1, [&amp;x], 23;</w:t>
      </w:r>
      <w:r>
        <w:br/>
        <w:t xml:space="preserve"> atomic_add_global_rlx_sys</w:t>
      </w:r>
      <w:r w:rsidR="00261E55">
        <w:t>tem</w:t>
      </w:r>
      <w:r>
        <w:t>_</w:t>
      </w:r>
      <w:r w:rsidR="00591D32">
        <w:t>s</w:t>
      </w:r>
      <w:r>
        <w:t>64 $d1, [&amp;x], 23;</w:t>
      </w:r>
      <w:r>
        <w:br/>
        <w:t xml:space="preserve"> atomic_add_group_rlx_wg_u64 $d1, [&amp;x], 23;</w:t>
      </w:r>
      <w:r>
        <w:br/>
        <w:t xml:space="preserve"> atomic_add_screl_sys</w:t>
      </w:r>
      <w:r w:rsidR="00261E55">
        <w:t>tem</w:t>
      </w:r>
      <w:r>
        <w:t>_</w:t>
      </w:r>
      <w:r w:rsidR="00591D32">
        <w:t>s</w:t>
      </w:r>
      <w:r>
        <w:t>64 $d1, [$d0], 23;</w:t>
      </w:r>
      <w:r>
        <w:br/>
        <w:t xml:space="preserve"> </w:t>
      </w:r>
      <w:r>
        <w:br/>
        <w:t xml:space="preserve"> atomic_sub_global_scar_sys</w:t>
      </w:r>
      <w:r w:rsidR="00261E55">
        <w:t>tem</w:t>
      </w:r>
      <w:r>
        <w:t>_</w:t>
      </w:r>
      <w:r w:rsidR="00591D32">
        <w:t>u</w:t>
      </w:r>
      <w:r>
        <w:t>64 $d1, [&amp;x], 23;</w:t>
      </w:r>
      <w:r>
        <w:br/>
        <w:t xml:space="preserve"> atomic_sub_global_rlx_sys</w:t>
      </w:r>
      <w:r w:rsidR="00261E55">
        <w:t>tem</w:t>
      </w:r>
      <w:r>
        <w:t>_</w:t>
      </w:r>
      <w:r w:rsidR="00591D32">
        <w:t>s</w:t>
      </w:r>
      <w:r>
        <w:t>64 $d1, [&amp;x], 23;</w:t>
      </w:r>
      <w:r>
        <w:br/>
        <w:t xml:space="preserve"> atomic_sub_group_rlx_wg_u64 $d1, [&amp;x], 23;</w:t>
      </w:r>
      <w:r>
        <w:br/>
        <w:t xml:space="preserve"> atomic_sub_rlx_</w:t>
      </w:r>
      <w:r w:rsidR="00261E55">
        <w:t>agent</w:t>
      </w:r>
      <w:r>
        <w:t>_</w:t>
      </w:r>
      <w:r w:rsidR="00591D32">
        <w:t>s</w:t>
      </w:r>
      <w:r>
        <w:t>64 $d1, [$d0], 23;</w:t>
      </w:r>
      <w:r>
        <w:br/>
        <w:t xml:space="preserve"> </w:t>
      </w:r>
      <w:r>
        <w:br/>
        <w:t xml:space="preserve"> atomic_wrapinc_global_scar_sys</w:t>
      </w:r>
      <w:r w:rsidR="00261E55">
        <w:t>tem</w:t>
      </w:r>
      <w:r>
        <w:t>_</w:t>
      </w:r>
      <w:r w:rsidR="001D1F7B">
        <w:t>u</w:t>
      </w:r>
      <w:r>
        <w:t>64 $d1, [&amp;x], 23;</w:t>
      </w:r>
      <w:r>
        <w:br/>
        <w:t xml:space="preserve"> atomic_wrapinc_global_rlx_sys</w:t>
      </w:r>
      <w:r w:rsidR="00261E55">
        <w:t>tem</w:t>
      </w:r>
      <w:r>
        <w:t>_</w:t>
      </w:r>
      <w:r w:rsidR="001D1F7B">
        <w:t>u</w:t>
      </w:r>
      <w:r>
        <w:t>64 $d1, [&amp;x], 23;</w:t>
      </w:r>
      <w:r>
        <w:br/>
        <w:t xml:space="preserve"> atomic_wrapinc_group_rlx_wg_u64 $d1, [&amp;x], 23;</w:t>
      </w:r>
      <w:r>
        <w:br/>
        <w:t xml:space="preserve"> atomic_wrapinc_rlx_sys</w:t>
      </w:r>
      <w:r w:rsidR="00261E55">
        <w:t>tem</w:t>
      </w:r>
      <w:r>
        <w:t>_u64 $d1, [$d0], 23;</w:t>
      </w:r>
      <w:r>
        <w:br/>
        <w:t xml:space="preserve"> </w:t>
      </w:r>
      <w:r>
        <w:br/>
        <w:t xml:space="preserve"> atomic_wrapdec_global_scar_sys</w:t>
      </w:r>
      <w:r w:rsidR="00261E55">
        <w:t>tem</w:t>
      </w:r>
      <w:r>
        <w:t>_</w:t>
      </w:r>
      <w:r w:rsidR="001D1F7B">
        <w:t>u</w:t>
      </w:r>
      <w:r>
        <w:t>64 $d1, [&amp;x], 23;</w:t>
      </w:r>
      <w:r>
        <w:br/>
        <w:t xml:space="preserve"> atomic_wrapdec_global_rlx_sys</w:t>
      </w:r>
      <w:r w:rsidR="00261E55">
        <w:t>tem</w:t>
      </w:r>
      <w:r>
        <w:t>_</w:t>
      </w:r>
      <w:r w:rsidR="001D1F7B">
        <w:t>u</w:t>
      </w:r>
      <w:r>
        <w:t>64 $d1, [&amp;x], 23;</w:t>
      </w:r>
      <w:r>
        <w:br/>
        <w:t xml:space="preserve"> atomic_wrapdec_group_rlx_wg_u64 $d1, [&amp;x], 23;</w:t>
      </w:r>
      <w:r>
        <w:br/>
        <w:t xml:space="preserve"> atomic_wrapdec_rlx_sys</w:t>
      </w:r>
      <w:r w:rsidR="00261E55">
        <w:t>tem</w:t>
      </w:r>
      <w:r>
        <w:t>_u64 $d1, [$d0], 23;</w:t>
      </w:r>
      <w:r>
        <w:br/>
        <w:t xml:space="preserve"> </w:t>
      </w:r>
      <w:r>
        <w:br/>
        <w:t xml:space="preserve"> atomic_max_global_scar_sys</w:t>
      </w:r>
      <w:r w:rsidR="00261E55">
        <w:t>tem</w:t>
      </w:r>
      <w:r>
        <w:t>_s64 $d1, [&amp;x], 23;</w:t>
      </w:r>
      <w:r>
        <w:br/>
        <w:t xml:space="preserve"> atomic_max_global_rlx_sys</w:t>
      </w:r>
      <w:r w:rsidR="00261E55">
        <w:t>tem</w:t>
      </w:r>
      <w:r>
        <w:t>_s64 $d1, [&amp;x], 23;</w:t>
      </w:r>
      <w:r>
        <w:br/>
        <w:t xml:space="preserve"> atomic_max_group_rlx_wg_u64 $d1, [&amp;x], 23;</w:t>
      </w:r>
      <w:r>
        <w:br/>
        <w:t xml:space="preserve"> atomic_max_rlx_sys</w:t>
      </w:r>
      <w:r w:rsidR="00261E55">
        <w:t>tem</w:t>
      </w:r>
      <w:r>
        <w:t>_u64 $d1, [$d0], 23;</w:t>
      </w:r>
      <w:r>
        <w:br/>
        <w:t xml:space="preserve"> </w:t>
      </w:r>
      <w:r>
        <w:br/>
        <w:t xml:space="preserve"> atomic_min_global_scar_sys</w:t>
      </w:r>
      <w:r w:rsidR="00261E55">
        <w:t>tem</w:t>
      </w:r>
      <w:r>
        <w:t>_s64 $d1, [&amp;x], 23;</w:t>
      </w:r>
      <w:r>
        <w:br/>
        <w:t xml:space="preserve"> atomic_min_global_rlx_sys</w:t>
      </w:r>
      <w:r w:rsidR="00261E55">
        <w:t>tem</w:t>
      </w:r>
      <w:r>
        <w:t>_s64 $d1, [&amp;x], 23;</w:t>
      </w:r>
      <w:r>
        <w:br/>
        <w:t xml:space="preserve"> atomic_min_group_rlx_wg_u64 $d1, [&amp;x], 23;</w:t>
      </w:r>
      <w:r>
        <w:br/>
        <w:t xml:space="preserve"> atomic_min_rlx_sys</w:t>
      </w:r>
      <w:r w:rsidR="00261E55">
        <w:t>tem</w:t>
      </w:r>
      <w:r>
        <w:t>_u64 $d1, [$d0], 23;</w:t>
      </w:r>
    </w:p>
    <w:p w14:paraId="009B6B48" w14:textId="77777777" w:rsidR="008A5E4E" w:rsidRDefault="0065745B">
      <w:pPr>
        <w:pStyle w:val="h2"/>
      </w:pPr>
      <w:bookmarkStart w:id="634" w:name="_Toc396034282"/>
      <w:r>
        <w:t xml:space="preserve">6.7 </w:t>
      </w:r>
      <w:bookmarkStart w:id="635" w:name="_Ref-1666727503"/>
      <w:bookmarkStart w:id="636" w:name="_Ref1132506678"/>
      <w:r>
        <w:t>Atomic No Return (atomicnoret) Operations</w:t>
      </w:r>
      <w:bookmarkEnd w:id="634"/>
      <w:bookmarkEnd w:id="635"/>
      <w:bookmarkEnd w:id="636"/>
    </w:p>
    <w:p w14:paraId="656F4E05" w14:textId="7F9BD0DC" w:rsidR="008A5E4E" w:rsidRDefault="0065745B">
      <w:pPr>
        <w:pStyle w:val="p"/>
      </w:pPr>
      <w:r>
        <w:t>The atomic no return memory (</w:t>
      </w:r>
      <w:r>
        <w:rPr>
          <w:rStyle w:val="code1"/>
        </w:rPr>
        <w:t>atomicnoret</w:t>
      </w:r>
      <w:r>
        <w:t xml:space="preserve">) operations, except </w:t>
      </w:r>
      <w:r>
        <w:rPr>
          <w:rStyle w:val="code1"/>
        </w:rPr>
        <w:t>atomicnoret_st</w:t>
      </w:r>
      <w:r>
        <w:t xml:space="preserve">, atomically load the value at location </w:t>
      </w:r>
      <w:r>
        <w:rPr>
          <w:rStyle w:val="i"/>
        </w:rPr>
        <w:t>address</w:t>
      </w:r>
      <w:r>
        <w:t xml:space="preserve">, and store the result of a reduction operation at </w:t>
      </w:r>
      <w:r>
        <w:rPr>
          <w:rStyle w:val="i"/>
        </w:rPr>
        <w:t>address</w:t>
      </w:r>
      <w:r>
        <w:t xml:space="preserve">, overwriting the original value. The reduction operation is performed on the loaded value and </w:t>
      </w:r>
      <w:r>
        <w:rPr>
          <w:rStyle w:val="i"/>
        </w:rPr>
        <w:t>src0</w:t>
      </w:r>
      <w:r>
        <w:t xml:space="preserve">. The </w:t>
      </w:r>
      <w:r>
        <w:rPr>
          <w:rStyle w:val="code1"/>
        </w:rPr>
        <w:t>atomicnoret_st</w:t>
      </w:r>
      <w:r>
        <w:t xml:space="preserve"> operation atomically stores the value in </w:t>
      </w:r>
      <w:r>
        <w:rPr>
          <w:rStyle w:val="i"/>
        </w:rPr>
        <w:t>src0</w:t>
      </w:r>
      <w:r w:rsidR="009D20D8">
        <w:t xml:space="preserve"> </w:t>
      </w:r>
      <w:r>
        <w:t xml:space="preserve">at </w:t>
      </w:r>
      <w:r>
        <w:rPr>
          <w:rStyle w:val="i"/>
        </w:rPr>
        <w:t>address</w:t>
      </w:r>
      <w:r>
        <w:t xml:space="preserve">. The </w:t>
      </w:r>
      <w:r>
        <w:rPr>
          <w:rStyle w:val="code1"/>
        </w:rPr>
        <w:t>atomicnoret</w:t>
      </w:r>
      <w:r>
        <w:t xml:space="preserve"> operations do not have a destination, are atomic memory operations that can either be synchronizing or non-synchronizing, and all except </w:t>
      </w:r>
      <w:r>
        <w:rPr>
          <w:rStyle w:val="code1"/>
        </w:rPr>
        <w:t>atomicnoret_st</w:t>
      </w:r>
      <w:r>
        <w:t xml:space="preserve"> are read-modify-write operations (see </w:t>
      </w:r>
      <w:r>
        <w:rPr>
          <w:rStyle w:val="xref1"/>
        </w:rPr>
        <w:t>6.2. Memory Model (</w:t>
      </w:r>
      <w:r w:rsidR="009A76EE" w:rsidRPr="008A5E4E">
        <w:fldChar w:fldCharType="begin"/>
      </w:r>
      <w:r w:rsidR="008A5E4E">
        <w:instrText xml:space="preserve"> PAGEREF _Ref221854869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7A10FDBD" w14:textId="77777777" w:rsidR="008A5E4E" w:rsidRDefault="0065745B">
      <w:pPr>
        <w:pStyle w:val="h3"/>
      </w:pPr>
      <w:bookmarkStart w:id="637" w:name="_Toc396034283"/>
      <w:r>
        <w:t>6.7.1 Syntax</w:t>
      </w:r>
      <w:bookmarkEnd w:id="637"/>
    </w:p>
    <w:p w14:paraId="78E344DA" w14:textId="77777777" w:rsidR="008A5E4E" w:rsidRDefault="0065745B">
      <w:pPr>
        <w:pStyle w:val="pTableTitle"/>
      </w:pPr>
      <w:bookmarkStart w:id="638" w:name="_ListOf127"/>
      <w:r>
        <w:t>Table 6–4 Syntax for Atomic No Return Operations</w:t>
      </w:r>
    </w:p>
    <w:bookmarkEnd w:id="638"/>
    <w:p w14:paraId="41D54F8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5220"/>
        <w:gridCol w:w="1090"/>
      </w:tblGrid>
      <w:tr w:rsidR="008A5E4E" w14:paraId="6E05C77E"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2F583938" w14:textId="77777777" w:rsidR="008A5E4E" w:rsidRDefault="0065745B">
            <w:pPr>
              <w:pStyle w:val="thTableStyle-TablestyleSyntax-HeadE-Opcodes-Header1"/>
              <w:shd w:val="clear" w:color="auto" w:fill="D3D3D3"/>
            </w:pPr>
            <w:r>
              <w:rPr>
                <w:shd w:val="clear" w:color="auto" w:fill="D3D3D3"/>
              </w:rPr>
              <w:t>Opcodes and Modifiers</w:t>
            </w:r>
          </w:p>
        </w:tc>
        <w:tc>
          <w:tcPr>
            <w:tcW w:w="0" w:type="auto"/>
            <w:tcBorders>
              <w:bottom w:val="double" w:sz="3" w:space="0" w:color="000000"/>
            </w:tcBorders>
            <w:shd w:val="clear" w:color="auto" w:fill="D3D3D3"/>
            <w:tcMar>
              <w:top w:w="45" w:type="dxa"/>
              <w:left w:w="45" w:type="dxa"/>
              <w:bottom w:w="45" w:type="dxa"/>
              <w:right w:w="45" w:type="dxa"/>
            </w:tcMar>
          </w:tcPr>
          <w:p w14:paraId="6697F102" w14:textId="77777777" w:rsidR="008A5E4E" w:rsidRDefault="0065745B">
            <w:pPr>
              <w:pStyle w:val="thTableStyle-TablestyleSyntax-HeadD-Operands-Header1"/>
              <w:shd w:val="clear" w:color="auto" w:fill="D3D3D3"/>
            </w:pPr>
            <w:r>
              <w:rPr>
                <w:shd w:val="clear" w:color="auto" w:fill="D3D3D3"/>
              </w:rPr>
              <w:t>Operands</w:t>
            </w:r>
          </w:p>
        </w:tc>
      </w:tr>
      <w:tr w:rsidR="008A5E4E" w14:paraId="2A615B7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EC330F2" w14:textId="77777777" w:rsidR="008A5E4E" w:rsidRDefault="0065745B">
            <w:pPr>
              <w:pStyle w:val="tdTableStyle-TablestyleSyntax-BodyE-Opcodes-Body1"/>
              <w:shd w:val="clear" w:color="auto" w:fill="DCDCDC"/>
            </w:pPr>
            <w:r>
              <w:rPr>
                <w:rStyle w:val="b"/>
                <w:b/>
                <w:bCs/>
                <w:shd w:val="clear" w:color="auto" w:fill="DCDCDC"/>
              </w:rPr>
              <w:t>atomicnoret_st</w:t>
            </w:r>
            <w:r>
              <w:rPr>
                <w:rStyle w:val="code"/>
                <w:shd w:val="clear" w:color="auto" w:fill="DCDCDC"/>
              </w:rPr>
              <w:t>_</w:t>
            </w:r>
            <w:r>
              <w:rPr>
                <w:rStyle w:val="em"/>
                <w:shd w:val="clear" w:color="auto" w:fill="DCDCDC"/>
              </w:rPr>
              <w:t>segment_</w:t>
            </w:r>
            <w:r>
              <w:rPr>
                <w:rStyle w:val="b"/>
                <w:b/>
                <w:bCs/>
                <w:shd w:val="clear" w:color="auto" w:fill="DCDCDC"/>
              </w:rPr>
              <w:t>order</w:t>
            </w:r>
            <w:r>
              <w:rPr>
                <w:rStyle w:val="em"/>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51399DA3" w14:textId="77777777" w:rsidR="008A5E4E" w:rsidRDefault="0065745B">
            <w:pPr>
              <w:pStyle w:val="tdTableStyle-TablestyleSyntax-BodyD-Operands-Body1"/>
            </w:pPr>
            <w:r>
              <w:rPr>
                <w:rStyle w:val="em"/>
              </w:rPr>
              <w:t>address</w:t>
            </w:r>
            <w:r>
              <w:rPr>
                <w:rStyle w:val="code"/>
              </w:rPr>
              <w:t xml:space="preserve">, </w:t>
            </w:r>
            <w:r>
              <w:rPr>
                <w:rStyle w:val="em"/>
              </w:rPr>
              <w:t>src0</w:t>
            </w:r>
          </w:p>
        </w:tc>
      </w:tr>
      <w:tr w:rsidR="008A5E4E" w14:paraId="49785AC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3FDE719" w14:textId="77777777" w:rsidR="008A5E4E" w:rsidRDefault="0065745B">
            <w:pPr>
              <w:pStyle w:val="tdTableStyle-TablestyleSyntax-BodyE-Opcodes-Body1"/>
              <w:shd w:val="clear" w:color="auto" w:fill="DCDCDC"/>
            </w:pPr>
            <w:r>
              <w:rPr>
                <w:rStyle w:val="b"/>
                <w:b/>
                <w:bCs/>
                <w:shd w:val="clear" w:color="auto" w:fill="DCDCDC"/>
              </w:rPr>
              <w:t>atomicnoret_and</w:t>
            </w:r>
            <w:r>
              <w:rPr>
                <w:rStyle w:val="code"/>
                <w:shd w:val="clear" w:color="auto" w:fill="DCDCDC"/>
              </w:rPr>
              <w:t>_</w:t>
            </w:r>
            <w:r>
              <w:rPr>
                <w:rStyle w:val="em"/>
                <w:shd w:val="clear" w:color="auto" w:fill="DCDCDC"/>
              </w:rPr>
              <w:t>segment_</w:t>
            </w:r>
            <w:r>
              <w:rPr>
                <w:rStyle w:val="b"/>
                <w:b/>
                <w:bCs/>
                <w:shd w:val="clear" w:color="auto" w:fill="DCDCDC"/>
              </w:rPr>
              <w:t>order</w:t>
            </w:r>
            <w:r>
              <w:rPr>
                <w:rStyle w:val="em"/>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6E979D3F" w14:textId="77777777" w:rsidR="008A5E4E" w:rsidRDefault="0065745B">
            <w:pPr>
              <w:pStyle w:val="tdTableStyle-TablestyleSyntax-BodyD-Operands-Body1"/>
            </w:pPr>
            <w:r>
              <w:rPr>
                <w:rStyle w:val="em"/>
              </w:rPr>
              <w:t>address</w:t>
            </w:r>
            <w:r>
              <w:rPr>
                <w:rStyle w:val="code"/>
              </w:rPr>
              <w:t xml:space="preserve">, </w:t>
            </w:r>
            <w:r>
              <w:rPr>
                <w:rStyle w:val="em"/>
              </w:rPr>
              <w:t>src0</w:t>
            </w:r>
          </w:p>
        </w:tc>
      </w:tr>
      <w:tr w:rsidR="008A5E4E" w14:paraId="258A0B3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93F0C2A" w14:textId="77777777" w:rsidR="008A5E4E" w:rsidRDefault="0065745B">
            <w:pPr>
              <w:pStyle w:val="tdTableStyle-TablestyleSyntax-BodyE-Opcodes-Body1"/>
              <w:shd w:val="clear" w:color="auto" w:fill="DCDCDC"/>
            </w:pPr>
            <w:r>
              <w:rPr>
                <w:rStyle w:val="b"/>
                <w:b/>
                <w:bCs/>
                <w:shd w:val="clear" w:color="auto" w:fill="DCDCDC"/>
              </w:rPr>
              <w:t>atomicnoret_or</w:t>
            </w:r>
            <w:r>
              <w:rPr>
                <w:rStyle w:val="code"/>
                <w:shd w:val="clear" w:color="auto" w:fill="DCDCDC"/>
              </w:rPr>
              <w:t>_</w:t>
            </w:r>
            <w:r>
              <w:rPr>
                <w:rStyle w:val="em"/>
                <w:shd w:val="clear" w:color="auto" w:fill="DCDCDC"/>
              </w:rPr>
              <w:t>segment_</w:t>
            </w:r>
            <w:r>
              <w:rPr>
                <w:rStyle w:val="b"/>
                <w:b/>
                <w:bCs/>
                <w:shd w:val="clear" w:color="auto" w:fill="DCDCDC"/>
              </w:rPr>
              <w:t>order</w:t>
            </w:r>
            <w:r>
              <w:rPr>
                <w:rStyle w:val="em"/>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2C25D81" w14:textId="77777777" w:rsidR="008A5E4E" w:rsidRDefault="0065745B">
            <w:pPr>
              <w:pStyle w:val="tdTableStyle-TablestyleSyntax-BodyD-Operands-Body1"/>
            </w:pPr>
            <w:r>
              <w:rPr>
                <w:rStyle w:val="em"/>
              </w:rPr>
              <w:t>address</w:t>
            </w:r>
            <w:r>
              <w:rPr>
                <w:rStyle w:val="code"/>
              </w:rPr>
              <w:t xml:space="preserve">, </w:t>
            </w:r>
            <w:r>
              <w:rPr>
                <w:rStyle w:val="em"/>
              </w:rPr>
              <w:t>src0</w:t>
            </w:r>
          </w:p>
        </w:tc>
      </w:tr>
      <w:tr w:rsidR="008A5E4E" w14:paraId="3C8790B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BDBE483" w14:textId="77777777" w:rsidR="008A5E4E" w:rsidRDefault="0065745B">
            <w:pPr>
              <w:pStyle w:val="tdTableStyle-TablestyleSyntax-BodyE-Opcodes-Body1"/>
              <w:shd w:val="clear" w:color="auto" w:fill="DCDCDC"/>
            </w:pPr>
            <w:r>
              <w:rPr>
                <w:rStyle w:val="b"/>
                <w:b/>
                <w:bCs/>
                <w:shd w:val="clear" w:color="auto" w:fill="DCDCDC"/>
              </w:rPr>
              <w:t>atomicnoret_xor</w:t>
            </w:r>
            <w:r>
              <w:rPr>
                <w:rStyle w:val="code"/>
                <w:shd w:val="clear" w:color="auto" w:fill="DCDCDC"/>
              </w:rPr>
              <w:t>_</w:t>
            </w:r>
            <w:r>
              <w:rPr>
                <w:rStyle w:val="em"/>
                <w:shd w:val="clear" w:color="auto" w:fill="DCDCDC"/>
              </w:rPr>
              <w:t>segment_</w:t>
            </w:r>
            <w:r>
              <w:rPr>
                <w:rStyle w:val="b"/>
                <w:b/>
                <w:bCs/>
                <w:shd w:val="clear" w:color="auto" w:fill="DCDCDC"/>
              </w:rPr>
              <w:t>order</w:t>
            </w:r>
            <w:r>
              <w:rPr>
                <w:rStyle w:val="em"/>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7DDA58A4" w14:textId="77777777" w:rsidR="008A5E4E" w:rsidRDefault="0065745B">
            <w:pPr>
              <w:pStyle w:val="tdTableStyle-TablestyleSyntax-BodyD-Operands-Body1"/>
            </w:pPr>
            <w:r>
              <w:rPr>
                <w:rStyle w:val="em"/>
              </w:rPr>
              <w:t>address</w:t>
            </w:r>
            <w:r>
              <w:rPr>
                <w:rStyle w:val="code"/>
              </w:rPr>
              <w:t xml:space="preserve">, </w:t>
            </w:r>
            <w:r>
              <w:rPr>
                <w:rStyle w:val="em"/>
              </w:rPr>
              <w:t>src0</w:t>
            </w:r>
          </w:p>
        </w:tc>
      </w:tr>
      <w:tr w:rsidR="008A5E4E" w14:paraId="47D24DC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7C800DE" w14:textId="77777777" w:rsidR="008A5E4E" w:rsidRDefault="0065745B">
            <w:pPr>
              <w:pStyle w:val="tdTableStyle-TablestyleSyntax-BodyE-Opcodes-Body1"/>
              <w:shd w:val="clear" w:color="auto" w:fill="DCDCDC"/>
            </w:pPr>
            <w:r>
              <w:rPr>
                <w:rStyle w:val="b"/>
                <w:b/>
                <w:bCs/>
                <w:shd w:val="clear" w:color="auto" w:fill="DCDCDC"/>
              </w:rPr>
              <w:t>atomicnoret_add</w:t>
            </w:r>
            <w:r>
              <w:rPr>
                <w:rStyle w:val="code"/>
                <w:shd w:val="clear" w:color="auto" w:fill="DCDCDC"/>
              </w:rPr>
              <w:t>_</w:t>
            </w:r>
            <w:r>
              <w:rPr>
                <w:rStyle w:val="em"/>
                <w:shd w:val="clear" w:color="auto" w:fill="DCDCDC"/>
              </w:rPr>
              <w:t>segment_</w:t>
            </w:r>
            <w:r>
              <w:rPr>
                <w:rStyle w:val="b"/>
                <w:b/>
                <w:bCs/>
                <w:shd w:val="clear" w:color="auto" w:fill="DCDCDC"/>
              </w:rPr>
              <w:t>order</w:t>
            </w:r>
            <w:r>
              <w:rPr>
                <w:rStyle w:val="em"/>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0ED62190" w14:textId="77777777" w:rsidR="008A5E4E" w:rsidRDefault="0065745B">
            <w:pPr>
              <w:pStyle w:val="tdTableStyle-TablestyleSyntax-BodyD-Operands-Body1"/>
            </w:pPr>
            <w:r>
              <w:rPr>
                <w:rStyle w:val="em"/>
              </w:rPr>
              <w:t>address</w:t>
            </w:r>
            <w:r>
              <w:rPr>
                <w:rStyle w:val="code"/>
              </w:rPr>
              <w:t xml:space="preserve">, </w:t>
            </w:r>
            <w:r>
              <w:rPr>
                <w:rStyle w:val="em"/>
              </w:rPr>
              <w:t>src0</w:t>
            </w:r>
          </w:p>
        </w:tc>
      </w:tr>
      <w:tr w:rsidR="008A5E4E" w14:paraId="3949FBE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9FEBB89" w14:textId="77777777" w:rsidR="008A5E4E" w:rsidRDefault="0065745B">
            <w:pPr>
              <w:pStyle w:val="tdTableStyle-TablestyleSyntax-BodyE-Opcodes-Body1"/>
              <w:shd w:val="clear" w:color="auto" w:fill="DCDCDC"/>
            </w:pPr>
            <w:r>
              <w:rPr>
                <w:rStyle w:val="b"/>
                <w:b/>
                <w:bCs/>
                <w:shd w:val="clear" w:color="auto" w:fill="DCDCDC"/>
              </w:rPr>
              <w:t>atomicnoret_sub</w:t>
            </w:r>
            <w:r>
              <w:rPr>
                <w:rStyle w:val="code"/>
                <w:shd w:val="clear" w:color="auto" w:fill="DCDCDC"/>
              </w:rPr>
              <w:t>_</w:t>
            </w:r>
            <w:r>
              <w:rPr>
                <w:rStyle w:val="em"/>
                <w:shd w:val="clear" w:color="auto" w:fill="DCDCDC"/>
              </w:rPr>
              <w:t>segment_</w:t>
            </w:r>
            <w:r>
              <w:rPr>
                <w:rStyle w:val="b"/>
                <w:b/>
                <w:bCs/>
                <w:shd w:val="clear" w:color="auto" w:fill="DCDCDC"/>
              </w:rPr>
              <w:t>order</w:t>
            </w:r>
            <w:r>
              <w:rPr>
                <w:rStyle w:val="em"/>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6C6D545A" w14:textId="77777777" w:rsidR="008A5E4E" w:rsidRDefault="0065745B">
            <w:pPr>
              <w:pStyle w:val="tdTableStyle-TablestyleSyntax-BodyD-Operands-Body1"/>
            </w:pPr>
            <w:r>
              <w:rPr>
                <w:rStyle w:val="em"/>
              </w:rPr>
              <w:t>address</w:t>
            </w:r>
            <w:r>
              <w:rPr>
                <w:rStyle w:val="code"/>
              </w:rPr>
              <w:t xml:space="preserve">, </w:t>
            </w:r>
            <w:r>
              <w:rPr>
                <w:rStyle w:val="em"/>
              </w:rPr>
              <w:t>src0</w:t>
            </w:r>
          </w:p>
        </w:tc>
      </w:tr>
      <w:tr w:rsidR="008A5E4E" w14:paraId="6DEBF28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650B1E4" w14:textId="77777777" w:rsidR="008A5E4E" w:rsidRDefault="0065745B">
            <w:pPr>
              <w:pStyle w:val="tdTableStyle-TablestyleSyntax-BodyE-Opcodes-Body1"/>
              <w:shd w:val="clear" w:color="auto" w:fill="DCDCDC"/>
            </w:pPr>
            <w:r>
              <w:rPr>
                <w:rStyle w:val="b"/>
                <w:b/>
                <w:bCs/>
                <w:shd w:val="clear" w:color="auto" w:fill="DCDCDC"/>
              </w:rPr>
              <w:t>atomicnoret_wrapinc</w:t>
            </w:r>
            <w:r>
              <w:rPr>
                <w:rStyle w:val="code"/>
                <w:shd w:val="clear" w:color="auto" w:fill="DCDCDC"/>
              </w:rPr>
              <w:t>_</w:t>
            </w:r>
            <w:r>
              <w:rPr>
                <w:rStyle w:val="em"/>
                <w:shd w:val="clear" w:color="auto" w:fill="DCDCDC"/>
              </w:rPr>
              <w:t>segment_</w:t>
            </w:r>
            <w:r>
              <w:rPr>
                <w:rStyle w:val="b"/>
                <w:b/>
                <w:bCs/>
                <w:shd w:val="clear" w:color="auto" w:fill="DCDCDC"/>
              </w:rPr>
              <w:t>order</w:t>
            </w:r>
            <w:r>
              <w:rPr>
                <w:rStyle w:val="em"/>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40C558C9" w14:textId="77777777" w:rsidR="008A5E4E" w:rsidRDefault="0065745B">
            <w:pPr>
              <w:pStyle w:val="tdTableStyle-TablestyleSyntax-BodyD-Operands-Body1"/>
            </w:pPr>
            <w:r>
              <w:rPr>
                <w:rStyle w:val="em"/>
              </w:rPr>
              <w:t>address</w:t>
            </w:r>
            <w:r>
              <w:rPr>
                <w:rStyle w:val="code"/>
              </w:rPr>
              <w:t xml:space="preserve">, </w:t>
            </w:r>
            <w:r>
              <w:rPr>
                <w:rStyle w:val="em"/>
              </w:rPr>
              <w:t>src0</w:t>
            </w:r>
          </w:p>
        </w:tc>
      </w:tr>
      <w:tr w:rsidR="008A5E4E" w14:paraId="6DD7B45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FC336C0" w14:textId="77777777" w:rsidR="008A5E4E" w:rsidRDefault="0065745B">
            <w:pPr>
              <w:pStyle w:val="tdTableStyle-TablestyleSyntax-BodyE-Opcodes-Body1"/>
              <w:shd w:val="clear" w:color="auto" w:fill="DCDCDC"/>
            </w:pPr>
            <w:r>
              <w:rPr>
                <w:rStyle w:val="b"/>
                <w:b/>
                <w:bCs/>
                <w:shd w:val="clear" w:color="auto" w:fill="DCDCDC"/>
              </w:rPr>
              <w:t>atomicnoret_wrapdec</w:t>
            </w:r>
            <w:r>
              <w:rPr>
                <w:rStyle w:val="code"/>
                <w:shd w:val="clear" w:color="auto" w:fill="DCDCDC"/>
              </w:rPr>
              <w:t>_</w:t>
            </w:r>
            <w:r>
              <w:rPr>
                <w:rStyle w:val="em"/>
                <w:shd w:val="clear" w:color="auto" w:fill="DCDCDC"/>
              </w:rPr>
              <w:t>segment_</w:t>
            </w:r>
            <w:r>
              <w:rPr>
                <w:rStyle w:val="b"/>
                <w:b/>
                <w:bCs/>
                <w:shd w:val="clear" w:color="auto" w:fill="DCDCDC"/>
              </w:rPr>
              <w:t>order</w:t>
            </w:r>
            <w:r>
              <w:rPr>
                <w:rStyle w:val="em"/>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4F182F34" w14:textId="77777777" w:rsidR="008A5E4E" w:rsidRDefault="0065745B">
            <w:pPr>
              <w:pStyle w:val="tdTableStyle-TablestyleSyntax-BodyD-Operands-Body1"/>
            </w:pPr>
            <w:r>
              <w:rPr>
                <w:rStyle w:val="em"/>
              </w:rPr>
              <w:t>address</w:t>
            </w:r>
            <w:r>
              <w:rPr>
                <w:rStyle w:val="code"/>
              </w:rPr>
              <w:t xml:space="preserve">, </w:t>
            </w:r>
            <w:r>
              <w:rPr>
                <w:rStyle w:val="em"/>
              </w:rPr>
              <w:t>src0</w:t>
            </w:r>
          </w:p>
        </w:tc>
      </w:tr>
      <w:tr w:rsidR="008A5E4E" w14:paraId="21A7B10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72EF86E" w14:textId="77777777" w:rsidR="008A5E4E" w:rsidRDefault="0065745B">
            <w:pPr>
              <w:pStyle w:val="tdTableStyle-TablestyleSyntax-BodyE-Opcodes-Body1"/>
              <w:shd w:val="clear" w:color="auto" w:fill="DCDCDC"/>
            </w:pPr>
            <w:r>
              <w:rPr>
                <w:rStyle w:val="b"/>
                <w:b/>
                <w:bCs/>
                <w:shd w:val="clear" w:color="auto" w:fill="DCDCDC"/>
              </w:rPr>
              <w:t>atomicnoret_max</w:t>
            </w:r>
            <w:r>
              <w:rPr>
                <w:rStyle w:val="code"/>
                <w:shd w:val="clear" w:color="auto" w:fill="DCDCDC"/>
              </w:rPr>
              <w:t>_</w:t>
            </w:r>
            <w:r>
              <w:rPr>
                <w:rStyle w:val="em"/>
                <w:shd w:val="clear" w:color="auto" w:fill="DCDCDC"/>
              </w:rPr>
              <w:t>segment_</w:t>
            </w:r>
            <w:r>
              <w:rPr>
                <w:rStyle w:val="b"/>
                <w:b/>
                <w:bCs/>
                <w:shd w:val="clear" w:color="auto" w:fill="DCDCDC"/>
              </w:rPr>
              <w:t>order</w:t>
            </w:r>
            <w:r>
              <w:rPr>
                <w:rStyle w:val="em"/>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2FFD40B2" w14:textId="77777777" w:rsidR="008A5E4E" w:rsidRDefault="0065745B">
            <w:pPr>
              <w:pStyle w:val="tdTableStyle-TablestyleSyntax-BodyD-Operands-Body1"/>
            </w:pPr>
            <w:r>
              <w:rPr>
                <w:rStyle w:val="em"/>
              </w:rPr>
              <w:t>address</w:t>
            </w:r>
            <w:r>
              <w:rPr>
                <w:rStyle w:val="code"/>
              </w:rPr>
              <w:t xml:space="preserve">, </w:t>
            </w:r>
            <w:r>
              <w:rPr>
                <w:rStyle w:val="em"/>
              </w:rPr>
              <w:t>src0</w:t>
            </w:r>
          </w:p>
        </w:tc>
      </w:tr>
      <w:tr w:rsidR="008A5E4E" w14:paraId="074DF9E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93E19A7" w14:textId="77777777" w:rsidR="008A5E4E" w:rsidRDefault="0065745B">
            <w:pPr>
              <w:pStyle w:val="tdTableStyle-TablestyleSyntax-BodyE-Opcodes-Body1"/>
              <w:shd w:val="clear" w:color="auto" w:fill="DCDCDC"/>
            </w:pPr>
            <w:r>
              <w:rPr>
                <w:rStyle w:val="b"/>
                <w:b/>
                <w:bCs/>
                <w:shd w:val="clear" w:color="auto" w:fill="DCDCDC"/>
              </w:rPr>
              <w:t>atomicnoret_min</w:t>
            </w:r>
            <w:r>
              <w:rPr>
                <w:rStyle w:val="code"/>
                <w:shd w:val="clear" w:color="auto" w:fill="DCDCDC"/>
              </w:rPr>
              <w:t>_</w:t>
            </w:r>
            <w:r>
              <w:rPr>
                <w:rStyle w:val="em"/>
                <w:shd w:val="clear" w:color="auto" w:fill="DCDCDC"/>
              </w:rPr>
              <w:t>segment_</w:t>
            </w:r>
            <w:r>
              <w:rPr>
                <w:rStyle w:val="b"/>
                <w:b/>
                <w:bCs/>
                <w:shd w:val="clear" w:color="auto" w:fill="DCDCDC"/>
              </w:rPr>
              <w:t>order</w:t>
            </w:r>
            <w:r>
              <w:rPr>
                <w:rStyle w:val="em"/>
                <w:shd w:val="clear" w:color="auto" w:fill="DCDCDC"/>
              </w:rPr>
              <w:t>_</w:t>
            </w:r>
            <w:r>
              <w:rPr>
                <w:rStyle w:val="b"/>
                <w:b/>
                <w:bCs/>
                <w:shd w:val="clear" w:color="auto" w:fill="DCDCDC"/>
              </w:rPr>
              <w:t>scope</w:t>
            </w:r>
            <w:r>
              <w:rPr>
                <w:rStyle w:val="code"/>
                <w:shd w:val="clear" w:color="auto" w:fill="DCDCDC"/>
              </w:rPr>
              <w:t>_equiv(</w:t>
            </w:r>
            <w:r>
              <w:rPr>
                <w:rStyle w:val="em"/>
                <w:shd w:val="clear" w:color="auto" w:fill="DCDCDC"/>
              </w:rPr>
              <w:t>n</w:t>
            </w:r>
            <w:r>
              <w:rPr>
                <w:rStyle w:val="code"/>
                <w:shd w:val="clear" w:color="auto" w:fill="DCDCDC"/>
              </w:rPr>
              <w:t>)_</w:t>
            </w:r>
            <w:r>
              <w:rPr>
                <w:rStyle w:val="em"/>
                <w:shd w:val="clear" w:color="auto" w:fill="DCDCDC"/>
              </w:rPr>
              <w:t>TypeLength</w:t>
            </w:r>
          </w:p>
        </w:tc>
        <w:tc>
          <w:tcPr>
            <w:tcW w:w="0" w:type="auto"/>
            <w:tcBorders>
              <w:bottom w:val="single" w:sz="6" w:space="0" w:color="000000"/>
            </w:tcBorders>
            <w:tcMar>
              <w:top w:w="45" w:type="dxa"/>
              <w:left w:w="45" w:type="dxa"/>
              <w:bottom w:w="45" w:type="dxa"/>
              <w:right w:w="45" w:type="dxa"/>
            </w:tcMar>
          </w:tcPr>
          <w:p w14:paraId="1E6AEE8B" w14:textId="77777777" w:rsidR="008A5E4E" w:rsidRDefault="0065745B">
            <w:pPr>
              <w:pStyle w:val="tdTableStyle-TablestyleSyntax-BodyD-Operands-Body1"/>
            </w:pPr>
            <w:r>
              <w:rPr>
                <w:rStyle w:val="em"/>
              </w:rPr>
              <w:t>address</w:t>
            </w:r>
            <w:r>
              <w:rPr>
                <w:rStyle w:val="code"/>
              </w:rPr>
              <w:t xml:space="preserve">, </w:t>
            </w:r>
            <w:r>
              <w:rPr>
                <w:rStyle w:val="em"/>
              </w:rPr>
              <w:t>src0</w:t>
            </w:r>
          </w:p>
        </w:tc>
      </w:tr>
    </w:tbl>
    <w:p w14:paraId="25E2680F" w14:textId="77777777" w:rsidR="008A5E4E" w:rsidRDefault="008A5E4E">
      <w:pPr>
        <w:spacing w:after="240"/>
      </w:pPr>
    </w:p>
    <w:p w14:paraId="79BED39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0CE76010"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8C79D39"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415B777A" w14:textId="77777777">
        <w:trPr>
          <w:tblCellSpacing w:w="0" w:type="dxa"/>
        </w:trPr>
        <w:tc>
          <w:tcPr>
            <w:tcW w:w="0" w:type="auto"/>
            <w:tcBorders>
              <w:bottom w:val="single" w:sz="6" w:space="0" w:color="000000"/>
            </w:tcBorders>
            <w:tcMar>
              <w:top w:w="45" w:type="dxa"/>
              <w:left w:w="45" w:type="dxa"/>
              <w:bottom w:w="45" w:type="dxa"/>
              <w:right w:w="45" w:type="dxa"/>
            </w:tcMar>
          </w:tcPr>
          <w:p w14:paraId="235CFCD0" w14:textId="77777777" w:rsidR="008A5E4E" w:rsidRDefault="0065745B">
            <w:pPr>
              <w:pStyle w:val="tdTableStyle-TablestyleNonAltRows-BodyD-Column-Body1"/>
            </w:pPr>
            <w:r>
              <w:rPr>
                <w:rStyle w:val="em"/>
              </w:rPr>
              <w:t>segment</w:t>
            </w:r>
            <w:r>
              <w:t xml:space="preserve">: Optional segment: </w:t>
            </w:r>
            <w:r>
              <w:rPr>
                <w:rStyle w:val="code"/>
              </w:rPr>
              <w:t>global</w:t>
            </w:r>
            <w:r>
              <w:t xml:space="preserve"> or </w:t>
            </w:r>
            <w:r>
              <w:rPr>
                <w:rStyle w:val="code"/>
              </w:rPr>
              <w:t>group</w:t>
            </w:r>
            <w:r>
              <w:t xml:space="preserve">. If omitted, flat is used, and </w:t>
            </w:r>
            <w:r>
              <w:rPr>
                <w:rStyle w:val="em"/>
              </w:rPr>
              <w:t>address</w:t>
            </w:r>
            <w:r>
              <w:t xml:space="preserve"> must be in the global or group segment. See </w:t>
            </w:r>
            <w:r>
              <w:rPr>
                <w:rStyle w:val="xref"/>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
                <w:noProof/>
              </w:rPr>
              <w:t>on</w:t>
            </w:r>
            <w:r w:rsidR="00533AF0">
              <w:rPr>
                <w:noProof/>
              </w:rPr>
              <w:t xml:space="preserve"> page 14</w:t>
            </w:r>
            <w:r w:rsidR="009A76EE" w:rsidRPr="008A5E4E">
              <w:rPr>
                <w:rStyle w:val="xref"/>
              </w:rPr>
              <w:fldChar w:fldCharType="end"/>
            </w:r>
            <w:r>
              <w:rPr>
                <w:rStyle w:val="xref"/>
              </w:rPr>
              <w:t>)</w:t>
            </w:r>
            <w:r>
              <w:t>.</w:t>
            </w:r>
          </w:p>
        </w:tc>
      </w:tr>
      <w:tr w:rsidR="008A5E4E" w14:paraId="34C0A394" w14:textId="77777777">
        <w:trPr>
          <w:tblCellSpacing w:w="0" w:type="dxa"/>
        </w:trPr>
        <w:tc>
          <w:tcPr>
            <w:tcW w:w="0" w:type="auto"/>
            <w:tcBorders>
              <w:bottom w:val="single" w:sz="6" w:space="0" w:color="000000"/>
            </w:tcBorders>
            <w:tcMar>
              <w:top w:w="45" w:type="dxa"/>
              <w:left w:w="45" w:type="dxa"/>
              <w:bottom w:w="45" w:type="dxa"/>
              <w:right w:w="45" w:type="dxa"/>
            </w:tcMar>
          </w:tcPr>
          <w:p w14:paraId="6D035AD6" w14:textId="77777777" w:rsidR="008A5E4E" w:rsidRDefault="0065745B">
            <w:pPr>
              <w:pStyle w:val="tdTableStyle-TablestyleNonAltRows-BodyD-Column-Body1"/>
            </w:pPr>
            <w:r>
              <w:rPr>
                <w:rStyle w:val="em"/>
              </w:rPr>
              <w:t>order</w:t>
            </w:r>
            <w:r>
              <w:t xml:space="preserve">: Memory order used to specify synchronization. Can be </w:t>
            </w:r>
            <w:r>
              <w:rPr>
                <w:rStyle w:val="code"/>
              </w:rPr>
              <w:t>rlx</w:t>
            </w:r>
            <w:r>
              <w:t xml:space="preserve"> (relaxed) and </w:t>
            </w:r>
            <w:r>
              <w:rPr>
                <w:rStyle w:val="code"/>
              </w:rPr>
              <w:t>screl</w:t>
            </w:r>
            <w:r>
              <w:t xml:space="preserve"> (sequentially consistent release) for all operations, and for all operations except </w:t>
            </w:r>
            <w:r>
              <w:rPr>
                <w:rStyle w:val="code"/>
              </w:rPr>
              <w:t>st</w:t>
            </w:r>
            <w:r>
              <w:t xml:space="preserve"> can also be </w:t>
            </w:r>
            <w:r>
              <w:rPr>
                <w:rStyle w:val="code"/>
              </w:rPr>
              <w:t>scacq</w:t>
            </w:r>
            <w:r>
              <w:t xml:space="preserve"> (sequentially consistent acquire) or </w:t>
            </w:r>
            <w:r>
              <w:rPr>
                <w:rStyle w:val="code"/>
              </w:rPr>
              <w:t>scar</w:t>
            </w:r>
            <w:r>
              <w:t xml:space="preserve"> (sequentially consistent acquire and release). See </w:t>
            </w:r>
            <w:r>
              <w:rPr>
                <w:rStyle w:val="xref"/>
              </w:rPr>
              <w:t>6.2.1. Memory Order (</w:t>
            </w:r>
            <w:r w:rsidR="009A76EE" w:rsidRPr="008A5E4E">
              <w:fldChar w:fldCharType="begin"/>
            </w:r>
            <w:r w:rsidR="008A5E4E">
              <w:instrText xml:space="preserve"> PAGEREF _Ref-2100178541 \p \h  \* MERGEFORMAT </w:instrText>
            </w:r>
            <w:r w:rsidR="009A76EE" w:rsidRPr="008A5E4E">
              <w:fldChar w:fldCharType="separate"/>
            </w:r>
            <w:r w:rsidR="00533AF0" w:rsidRPr="00533AF0">
              <w:rPr>
                <w:rStyle w:val="xref"/>
                <w:noProof/>
              </w:rPr>
              <w:t>on</w:t>
            </w:r>
            <w:r w:rsidR="00533AF0">
              <w:rPr>
                <w:noProof/>
              </w:rPr>
              <w:t xml:space="preserve"> page 159</w:t>
            </w:r>
            <w:r w:rsidR="009A76EE" w:rsidRPr="008A5E4E">
              <w:rPr>
                <w:rStyle w:val="xref"/>
              </w:rPr>
              <w:fldChar w:fldCharType="end"/>
            </w:r>
            <w:r>
              <w:rPr>
                <w:rStyle w:val="xref"/>
              </w:rPr>
              <w:t>)</w:t>
            </w:r>
            <w:r>
              <w:t>.</w:t>
            </w:r>
          </w:p>
        </w:tc>
      </w:tr>
      <w:tr w:rsidR="008A5E4E" w14:paraId="66963EFC" w14:textId="77777777">
        <w:trPr>
          <w:tblCellSpacing w:w="0" w:type="dxa"/>
        </w:trPr>
        <w:tc>
          <w:tcPr>
            <w:tcW w:w="0" w:type="auto"/>
            <w:tcBorders>
              <w:bottom w:val="single" w:sz="6" w:space="0" w:color="000000"/>
            </w:tcBorders>
            <w:tcMar>
              <w:top w:w="45" w:type="dxa"/>
              <w:left w:w="45" w:type="dxa"/>
              <w:bottom w:w="45" w:type="dxa"/>
              <w:right w:w="45" w:type="dxa"/>
            </w:tcMar>
          </w:tcPr>
          <w:p w14:paraId="5D502487" w14:textId="1EB6BC52" w:rsidR="008A5E4E" w:rsidRDefault="0065745B">
            <w:pPr>
              <w:pStyle w:val="p3"/>
            </w:pPr>
            <w:r>
              <w:rPr>
                <w:rStyle w:val="em"/>
              </w:rPr>
              <w:t>scope</w:t>
            </w:r>
            <w:r>
              <w:t xml:space="preserve">: Memory scope used to specify synchronization. Can be </w:t>
            </w:r>
            <w:r>
              <w:rPr>
                <w:rStyle w:val="code"/>
              </w:rPr>
              <w:t>w</w:t>
            </w:r>
            <w:r w:rsidR="00261E55">
              <w:rPr>
                <w:rStyle w:val="code"/>
              </w:rPr>
              <w:t>a</w:t>
            </w:r>
            <w:r>
              <w:rPr>
                <w:rStyle w:val="code"/>
              </w:rPr>
              <w:t>v</w:t>
            </w:r>
            <w:r w:rsidR="00261E55">
              <w:rPr>
                <w:rStyle w:val="code"/>
              </w:rPr>
              <w:t>e</w:t>
            </w:r>
            <w:r>
              <w:t xml:space="preserve"> (wavefront) and </w:t>
            </w:r>
            <w:r>
              <w:rPr>
                <w:rStyle w:val="code"/>
              </w:rPr>
              <w:t>wg</w:t>
            </w:r>
            <w:r>
              <w:t xml:space="preserve"> (work-group) for </w:t>
            </w:r>
            <w:r>
              <w:rPr>
                <w:rStyle w:val="code"/>
              </w:rPr>
              <w:t>global</w:t>
            </w:r>
            <w:r>
              <w:t xml:space="preserve"> or </w:t>
            </w:r>
            <w:r>
              <w:rPr>
                <w:rStyle w:val="code"/>
              </w:rPr>
              <w:t>group</w:t>
            </w:r>
            <w:r>
              <w:t xml:space="preserve"> segments, and for </w:t>
            </w:r>
            <w:r>
              <w:rPr>
                <w:rStyle w:val="code"/>
              </w:rPr>
              <w:t>global</w:t>
            </w:r>
            <w:r>
              <w:t xml:space="preserve"> segment can also be </w:t>
            </w:r>
            <w:r w:rsidR="003628E7">
              <w:rPr>
                <w:rStyle w:val="code"/>
              </w:rPr>
              <w:t>agent</w:t>
            </w:r>
            <w:r>
              <w:t xml:space="preserve"> (</w:t>
            </w:r>
            <w:r w:rsidR="0023395C">
              <w:t>kernel agent</w:t>
            </w:r>
            <w:r>
              <w:t xml:space="preserve">) or </w:t>
            </w:r>
            <w:r>
              <w:rPr>
                <w:rStyle w:val="code"/>
              </w:rPr>
              <w:t>sys</w:t>
            </w:r>
            <w:r w:rsidR="00261E55">
              <w:rPr>
                <w:rStyle w:val="code"/>
              </w:rPr>
              <w:t>tem</w:t>
            </w:r>
            <w:r>
              <w:t xml:space="preserve"> (system). For a flat address, any value can be used, but if the address references the </w:t>
            </w:r>
            <w:r>
              <w:rPr>
                <w:rStyle w:val="code"/>
              </w:rPr>
              <w:t>group</w:t>
            </w:r>
            <w:r>
              <w:t xml:space="preserve"> segment, </w:t>
            </w:r>
            <w:r w:rsidR="00261E55">
              <w:rPr>
                <w:rStyle w:val="code"/>
              </w:rPr>
              <w:t>agent</w:t>
            </w:r>
            <w:r>
              <w:t xml:space="preserve"> and </w:t>
            </w:r>
            <w:r>
              <w:rPr>
                <w:rStyle w:val="code"/>
              </w:rPr>
              <w:t>sys</w:t>
            </w:r>
            <w:r w:rsidR="00261E55">
              <w:rPr>
                <w:rStyle w:val="code"/>
              </w:rPr>
              <w:t>tem</w:t>
            </w:r>
            <w:r>
              <w:t xml:space="preserve"> behave as if </w:t>
            </w:r>
            <w:r>
              <w:rPr>
                <w:rStyle w:val="code"/>
              </w:rPr>
              <w:t>wg</w:t>
            </w:r>
            <w:r>
              <w:t xml:space="preserve"> was specified. See </w:t>
            </w:r>
            <w:r>
              <w:rPr>
                <w:rStyle w:val="xref"/>
              </w:rPr>
              <w:t>6.2.2. Memory Scope (</w:t>
            </w:r>
            <w:r w:rsidR="009A76EE" w:rsidRPr="008A5E4E">
              <w:fldChar w:fldCharType="begin"/>
            </w:r>
            <w:r w:rsidR="008A5E4E">
              <w:instrText xml:space="preserve"> PAGEREF _Ref-842991740 \p \h  \* MERGEFORMAT </w:instrText>
            </w:r>
            <w:r w:rsidR="009A76EE" w:rsidRPr="008A5E4E">
              <w:fldChar w:fldCharType="separate"/>
            </w:r>
            <w:r w:rsidR="00533AF0" w:rsidRPr="00533AF0">
              <w:rPr>
                <w:rStyle w:val="xref"/>
                <w:noProof/>
              </w:rPr>
              <w:t>on</w:t>
            </w:r>
            <w:r w:rsidR="00533AF0">
              <w:rPr>
                <w:noProof/>
              </w:rPr>
              <w:t xml:space="preserve"> page 162</w:t>
            </w:r>
            <w:r w:rsidR="009A76EE" w:rsidRPr="008A5E4E">
              <w:rPr>
                <w:rStyle w:val="xref"/>
              </w:rPr>
              <w:fldChar w:fldCharType="end"/>
            </w:r>
            <w:r>
              <w:rPr>
                <w:rStyle w:val="xref"/>
              </w:rPr>
              <w:t>)</w:t>
            </w:r>
            <w:r>
              <w:t>.</w:t>
            </w:r>
          </w:p>
        </w:tc>
      </w:tr>
      <w:tr w:rsidR="008A5E4E" w14:paraId="3BAB8611" w14:textId="77777777">
        <w:trPr>
          <w:tblCellSpacing w:w="0" w:type="dxa"/>
        </w:trPr>
        <w:tc>
          <w:tcPr>
            <w:tcW w:w="0" w:type="auto"/>
            <w:tcBorders>
              <w:bottom w:val="single" w:sz="6" w:space="0" w:color="000000"/>
            </w:tcBorders>
            <w:tcMar>
              <w:top w:w="45" w:type="dxa"/>
              <w:left w:w="45" w:type="dxa"/>
              <w:bottom w:w="45" w:type="dxa"/>
              <w:right w:w="45" w:type="dxa"/>
            </w:tcMar>
          </w:tcPr>
          <w:p w14:paraId="2CFB31A0" w14:textId="79AF0925" w:rsidR="008A5E4E" w:rsidRDefault="0065745B">
            <w:pPr>
              <w:pStyle w:val="tdTableStyle-TablestyleNonAltRows-BodyD-Column-Body1"/>
            </w:pPr>
            <w:r>
              <w:rPr>
                <w:rStyle w:val="code"/>
              </w:rPr>
              <w:t>equiv(</w:t>
            </w:r>
            <w:r>
              <w:rPr>
                <w:rStyle w:val="em"/>
              </w:rPr>
              <w:t>n</w:t>
            </w:r>
            <w:r>
              <w:rPr>
                <w:rStyle w:val="code"/>
              </w:rPr>
              <w:t>)</w:t>
            </w:r>
            <w:r>
              <w:t xml:space="preserve">: Optional: </w:t>
            </w:r>
            <w:r>
              <w:rPr>
                <w:rStyle w:val="em"/>
              </w:rPr>
              <w:t>n</w:t>
            </w:r>
            <w:r>
              <w:t xml:space="preserve"> is an equivalence class. Used to specify the equivalence class of the memory locations being accessed. If omitted, class 0 is used </w:t>
            </w:r>
            <w:r w:rsidR="007373F4">
              <w:t>which indicates that any memory location may be aliased</w:t>
            </w:r>
            <w:r>
              <w:t xml:space="preserve">. See </w:t>
            </w:r>
            <w:r>
              <w:rPr>
                <w:rStyle w:val="xref"/>
              </w:rPr>
              <w:t>6.1.4. Equivalence Classes (</w:t>
            </w:r>
            <w:r w:rsidR="009A76EE" w:rsidRPr="008A5E4E">
              <w:fldChar w:fldCharType="begin"/>
            </w:r>
            <w:r w:rsidR="008A5E4E">
              <w:instrText xml:space="preserve"> PAGEREF _Ref1950610028 \p \h  \* MERGEFORMAT </w:instrText>
            </w:r>
            <w:r w:rsidR="009A76EE" w:rsidRPr="008A5E4E">
              <w:fldChar w:fldCharType="separate"/>
            </w:r>
            <w:r w:rsidR="00533AF0" w:rsidRPr="00533AF0">
              <w:rPr>
                <w:rStyle w:val="xref"/>
                <w:noProof/>
              </w:rPr>
              <w:t>on</w:t>
            </w:r>
            <w:r w:rsidR="00533AF0">
              <w:rPr>
                <w:noProof/>
              </w:rPr>
              <w:t xml:space="preserve"> page 158</w:t>
            </w:r>
            <w:r w:rsidR="009A76EE" w:rsidRPr="008A5E4E">
              <w:rPr>
                <w:rStyle w:val="xref"/>
              </w:rPr>
              <w:fldChar w:fldCharType="end"/>
            </w:r>
            <w:r>
              <w:rPr>
                <w:rStyle w:val="xref"/>
              </w:rPr>
              <w:t>)</w:t>
            </w:r>
            <w:r>
              <w:t>.</w:t>
            </w:r>
          </w:p>
        </w:tc>
      </w:tr>
      <w:tr w:rsidR="008A5E4E" w14:paraId="2BF6CB10" w14:textId="77777777">
        <w:trPr>
          <w:tblCellSpacing w:w="0" w:type="dxa"/>
        </w:trPr>
        <w:tc>
          <w:tcPr>
            <w:tcW w:w="0" w:type="auto"/>
            <w:tcBorders>
              <w:bottom w:val="single" w:sz="6" w:space="0" w:color="000000"/>
            </w:tcBorders>
            <w:tcMar>
              <w:top w:w="45" w:type="dxa"/>
              <w:left w:w="45" w:type="dxa"/>
              <w:bottom w:w="45" w:type="dxa"/>
              <w:right w:w="45" w:type="dxa"/>
            </w:tcMar>
          </w:tcPr>
          <w:p w14:paraId="3E4303D5" w14:textId="2AB71136" w:rsidR="008A5E4E" w:rsidRDefault="0065745B" w:rsidP="00122DD5">
            <w:pPr>
              <w:pStyle w:val="tdTableStyle-TablestyleNonAltRows-BodyD-Column-Body1"/>
            </w:pPr>
            <w:r>
              <w:rPr>
                <w:rStyle w:val="em"/>
              </w:rPr>
              <w:t>Type</w:t>
            </w:r>
            <w:r>
              <w:t xml:space="preserve">: </w:t>
            </w:r>
            <w:r>
              <w:rPr>
                <w:rStyle w:val="code"/>
              </w:rPr>
              <w:t>b</w:t>
            </w:r>
            <w:r>
              <w:t xml:space="preserve"> for </w:t>
            </w:r>
            <w:r>
              <w:rPr>
                <w:rStyle w:val="code"/>
              </w:rPr>
              <w:t>st</w:t>
            </w:r>
            <w:r>
              <w:t xml:space="preserve">, </w:t>
            </w:r>
            <w:r>
              <w:rPr>
                <w:rStyle w:val="code"/>
              </w:rPr>
              <w:t>and</w:t>
            </w:r>
            <w:r>
              <w:t xml:space="preserve">, </w:t>
            </w:r>
            <w:r>
              <w:rPr>
                <w:rStyle w:val="code"/>
              </w:rPr>
              <w:t>or</w:t>
            </w:r>
            <w:r>
              <w:t xml:space="preserve">, </w:t>
            </w:r>
            <w:r>
              <w:rPr>
                <w:rStyle w:val="code"/>
              </w:rPr>
              <w:t>xor</w:t>
            </w:r>
            <w:r>
              <w:t xml:space="preserve">; </w:t>
            </w:r>
            <w:r>
              <w:rPr>
                <w:rStyle w:val="code"/>
              </w:rPr>
              <w:t>u</w:t>
            </w:r>
            <w:r>
              <w:t xml:space="preserve"> and </w:t>
            </w:r>
            <w:r>
              <w:rPr>
                <w:rStyle w:val="code"/>
              </w:rPr>
              <w:t>s</w:t>
            </w:r>
            <w:r>
              <w:t xml:space="preserve"> for </w:t>
            </w:r>
            <w:r>
              <w:rPr>
                <w:rStyle w:val="code"/>
              </w:rPr>
              <w:t>add</w:t>
            </w:r>
            <w:r>
              <w:t xml:space="preserve">, </w:t>
            </w:r>
            <w:r>
              <w:rPr>
                <w:rStyle w:val="code"/>
              </w:rPr>
              <w:t>sub</w:t>
            </w:r>
            <w:r>
              <w:t xml:space="preserve">, </w:t>
            </w:r>
            <w:r>
              <w:rPr>
                <w:rStyle w:val="code"/>
              </w:rPr>
              <w:t>max</w:t>
            </w:r>
            <w:r>
              <w:t xml:space="preserve">, </w:t>
            </w:r>
            <w:r>
              <w:rPr>
                <w:rStyle w:val="code"/>
              </w:rPr>
              <w:t>min</w:t>
            </w:r>
            <w:r>
              <w:t xml:space="preserve">; </w:t>
            </w:r>
            <w:r>
              <w:rPr>
                <w:rStyle w:val="code"/>
              </w:rPr>
              <w:t>u</w:t>
            </w:r>
            <w:r>
              <w:t xml:space="preserve"> for </w:t>
            </w:r>
            <w:r>
              <w:rPr>
                <w:rStyle w:val="code"/>
              </w:rPr>
              <w:t>wrapinc</w:t>
            </w:r>
            <w:r>
              <w:t xml:space="preserve">, </w:t>
            </w:r>
            <w:r>
              <w:rPr>
                <w:rStyle w:val="code"/>
              </w:rPr>
              <w:t>wrapdec</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w:t>
            </w:r>
          </w:p>
        </w:tc>
      </w:tr>
      <w:tr w:rsidR="008A5E4E" w14:paraId="5C0813E1" w14:textId="77777777">
        <w:trPr>
          <w:tblCellSpacing w:w="0" w:type="dxa"/>
        </w:trPr>
        <w:tc>
          <w:tcPr>
            <w:tcW w:w="0" w:type="auto"/>
            <w:tcMar>
              <w:top w:w="45" w:type="dxa"/>
              <w:left w:w="45" w:type="dxa"/>
              <w:bottom w:w="45" w:type="dxa"/>
              <w:right w:w="45" w:type="dxa"/>
            </w:tcMar>
          </w:tcPr>
          <w:p w14:paraId="35D8DFA2" w14:textId="77777777" w:rsidR="008A5E4E" w:rsidRDefault="0065745B">
            <w:pPr>
              <w:pStyle w:val="tdTableStyle-TablestyleNonAltRows-BodyA-Column-Body1"/>
            </w:pPr>
            <w:r>
              <w:rPr>
                <w:rStyle w:val="em"/>
              </w:rPr>
              <w:t>Length</w:t>
            </w:r>
            <w:r>
              <w:t xml:space="preserve">: 32, 64.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64 is not allowed for small machine model. See </w:t>
            </w:r>
            <w:r>
              <w:rPr>
                <w:rStyle w:val="xref"/>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w:t>
            </w:r>
          </w:p>
        </w:tc>
      </w:tr>
    </w:tbl>
    <w:p w14:paraId="3CEF8A43" w14:textId="77777777" w:rsidR="008A5E4E" w:rsidRDefault="008A5E4E">
      <w:pPr>
        <w:spacing w:after="240"/>
      </w:pPr>
    </w:p>
    <w:p w14:paraId="4C97F8E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79642657"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D351B45"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3D361306" w14:textId="77777777">
        <w:trPr>
          <w:tblCellSpacing w:w="0" w:type="dxa"/>
        </w:trPr>
        <w:tc>
          <w:tcPr>
            <w:tcW w:w="0" w:type="auto"/>
            <w:tcBorders>
              <w:bottom w:val="single" w:sz="6" w:space="0" w:color="000000"/>
            </w:tcBorders>
            <w:tcMar>
              <w:top w:w="45" w:type="dxa"/>
              <w:left w:w="45" w:type="dxa"/>
              <w:bottom w:w="45" w:type="dxa"/>
              <w:right w:w="45" w:type="dxa"/>
            </w:tcMar>
          </w:tcPr>
          <w:p w14:paraId="6A78F403" w14:textId="77777777" w:rsidR="008A5E4E" w:rsidRDefault="00726D1A" w:rsidP="00636634">
            <w:pPr>
              <w:pStyle w:val="tdTableStyle-TablestyleNonAltRows-BodyD-Column-Body1"/>
            </w:pPr>
            <w:r>
              <w:rPr>
                <w:rStyle w:val="em"/>
              </w:rPr>
              <w:t>address</w:t>
            </w:r>
            <w:r>
              <w:t xml:space="preserve">: </w:t>
            </w:r>
            <w:r w:rsidR="0065745B">
              <w:t xml:space="preserve">Source location in the specified segment. Must be an address expression for an address in </w:t>
            </w:r>
            <w:r w:rsidR="0065745B">
              <w:rPr>
                <w:rStyle w:val="em"/>
              </w:rPr>
              <w:t>segment</w:t>
            </w:r>
            <w:r w:rsidR="0065745B">
              <w:t xml:space="preserve"> (see </w:t>
            </w:r>
            <w:r w:rsidR="0065745B">
              <w:rPr>
                <w:rStyle w:val="xref"/>
              </w:rPr>
              <w:t>4.18. Address Expressions (</w:t>
            </w:r>
            <w:r w:rsidR="009A76EE" w:rsidRPr="008A5E4E">
              <w:fldChar w:fldCharType="begin"/>
            </w:r>
            <w:r w:rsidR="008A5E4E">
              <w:instrText xml:space="preserve"> PAGEREF _Ref242180951 \p \h  \* MERGEFORMAT </w:instrText>
            </w:r>
            <w:r w:rsidR="009A76EE" w:rsidRPr="008A5E4E">
              <w:fldChar w:fldCharType="separate"/>
            </w:r>
            <w:r w:rsidR="00533AF0" w:rsidRPr="00533AF0">
              <w:rPr>
                <w:rStyle w:val="xref"/>
                <w:noProof/>
              </w:rPr>
              <w:t>on</w:t>
            </w:r>
            <w:r w:rsidR="00533AF0">
              <w:rPr>
                <w:noProof/>
              </w:rPr>
              <w:t xml:space="preserve"> page 88</w:t>
            </w:r>
            <w:r w:rsidR="009A76EE" w:rsidRPr="008A5E4E">
              <w:rPr>
                <w:rStyle w:val="xref"/>
              </w:rPr>
              <w:fldChar w:fldCharType="end"/>
            </w:r>
            <w:r w:rsidR="0065745B">
              <w:rPr>
                <w:rStyle w:val="xref"/>
              </w:rPr>
              <w:t>)</w:t>
            </w:r>
            <w:r w:rsidR="0065745B">
              <w:t>).</w:t>
            </w:r>
          </w:p>
        </w:tc>
      </w:tr>
      <w:tr w:rsidR="008A5E4E" w14:paraId="1EC6A1FF" w14:textId="77777777">
        <w:trPr>
          <w:tblCellSpacing w:w="0" w:type="dxa"/>
        </w:trPr>
        <w:tc>
          <w:tcPr>
            <w:tcW w:w="0" w:type="auto"/>
            <w:tcMar>
              <w:top w:w="45" w:type="dxa"/>
              <w:left w:w="45" w:type="dxa"/>
              <w:bottom w:w="45" w:type="dxa"/>
              <w:right w:w="45" w:type="dxa"/>
            </w:tcMar>
          </w:tcPr>
          <w:p w14:paraId="5E84914A" w14:textId="7E40A378" w:rsidR="008A5E4E" w:rsidRDefault="0065745B" w:rsidP="00C7416B">
            <w:pPr>
              <w:pStyle w:val="tdTableStyle-TablestyleNonAltRows-BodyA-Column-Body1"/>
            </w:pPr>
            <w:r>
              <w:rPr>
                <w:rStyle w:val="em"/>
              </w:rPr>
              <w:t>src0</w:t>
            </w:r>
            <w:r>
              <w:t xml:space="preserve">: Source. Can be a register, </w:t>
            </w:r>
            <w:r w:rsidR="00C7416B">
              <w:t xml:space="preserve">or </w:t>
            </w:r>
            <w:r>
              <w:t>immediate value.</w:t>
            </w:r>
          </w:p>
        </w:tc>
      </w:tr>
    </w:tbl>
    <w:p w14:paraId="45416C82" w14:textId="77777777" w:rsidR="008A5E4E" w:rsidRDefault="008A5E4E">
      <w:pPr>
        <w:spacing w:after="240"/>
      </w:pPr>
    </w:p>
    <w:p w14:paraId="79EC8BE4"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6788"/>
      </w:tblGrid>
      <w:tr w:rsidR="008A5E4E" w14:paraId="0F6075D8"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2BFB3C6"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40610903" w14:textId="77777777">
        <w:trPr>
          <w:tblCellSpacing w:w="0" w:type="dxa"/>
        </w:trPr>
        <w:tc>
          <w:tcPr>
            <w:tcW w:w="0" w:type="auto"/>
            <w:tcMar>
              <w:top w:w="45" w:type="dxa"/>
              <w:left w:w="45" w:type="dxa"/>
              <w:bottom w:w="45" w:type="dxa"/>
              <w:right w:w="45" w:type="dxa"/>
            </w:tcMar>
          </w:tcPr>
          <w:p w14:paraId="02959AD2" w14:textId="77777777" w:rsidR="008A5E4E" w:rsidRDefault="0065745B">
            <w:pPr>
              <w:pStyle w:val="tdTableStyle-TablestyleNonAltRows-BodyA-Column-Body1"/>
            </w:pPr>
            <w:r>
              <w:t>Invalid address exceptions are allowed. May generate a memory exception if address is unaligned.</w:t>
            </w:r>
          </w:p>
        </w:tc>
      </w:tr>
    </w:tbl>
    <w:p w14:paraId="65A37DB3" w14:textId="77777777" w:rsidR="008A5E4E" w:rsidRDefault="008A5E4E">
      <w:pPr>
        <w:spacing w:after="240"/>
      </w:pPr>
    </w:p>
    <w:p w14:paraId="4C1A230E" w14:textId="77777777" w:rsidR="008A5E4E" w:rsidRDefault="0065745B">
      <w:pPr>
        <w:pStyle w:val="p"/>
      </w:pPr>
      <w:r>
        <w:t xml:space="preserve">For BRIG syntax, see </w:t>
      </w:r>
      <w:r>
        <w:rPr>
          <w:rStyle w:val="xref1"/>
        </w:rPr>
        <w:t>18.7.2. BRIG Syntax for Memory Operations (</w:t>
      </w:r>
      <w:r w:rsidR="009A76EE" w:rsidRPr="008A5E4E">
        <w:fldChar w:fldCharType="begin"/>
      </w:r>
      <w:r w:rsidR="008A5E4E">
        <w:instrText xml:space="preserve"> PAGEREF _Ref-407441351 \p \h  \* MERGEFORMAT </w:instrText>
      </w:r>
      <w:r w:rsidR="009A76EE" w:rsidRPr="008A5E4E">
        <w:fldChar w:fldCharType="separate"/>
      </w:r>
      <w:r w:rsidR="00533AF0" w:rsidRPr="00533AF0">
        <w:rPr>
          <w:rStyle w:val="xref1"/>
          <w:noProof/>
        </w:rPr>
        <w:t>on</w:t>
      </w:r>
      <w:r w:rsidR="00533AF0">
        <w:rPr>
          <w:noProof/>
        </w:rPr>
        <w:t xml:space="preserve"> page 363</w:t>
      </w:r>
      <w:r w:rsidR="009A76EE" w:rsidRPr="008A5E4E">
        <w:rPr>
          <w:rStyle w:val="xref1"/>
        </w:rPr>
        <w:fldChar w:fldCharType="end"/>
      </w:r>
      <w:r>
        <w:rPr>
          <w:rStyle w:val="xref1"/>
        </w:rPr>
        <w:t>)</w:t>
      </w:r>
      <w:r>
        <w:t xml:space="preserve">. </w:t>
      </w:r>
    </w:p>
    <w:p w14:paraId="21BFA090" w14:textId="77777777" w:rsidR="008A5E4E" w:rsidRDefault="0065745B">
      <w:pPr>
        <w:pStyle w:val="h3"/>
      </w:pPr>
      <w:bookmarkStart w:id="639" w:name="_Toc396034284"/>
      <w:r>
        <w:t>6.7.2 Description</w:t>
      </w:r>
      <w:bookmarkEnd w:id="639"/>
    </w:p>
    <w:p w14:paraId="4F7F6AEF" w14:textId="77777777" w:rsidR="008A5E4E" w:rsidRDefault="0065745B">
      <w:pPr>
        <w:pStyle w:val="p"/>
      </w:pPr>
      <w:r>
        <w:t xml:space="preserve">See </w:t>
      </w:r>
      <w:r>
        <w:rPr>
          <w:rStyle w:val="xref1"/>
        </w:rPr>
        <w:t>6.6.2. Description of Atomic and Atomic No Return Operations (</w:t>
      </w:r>
      <w:r w:rsidR="009A76EE" w:rsidRPr="008A5E4E">
        <w:fldChar w:fldCharType="begin"/>
      </w:r>
      <w:r w:rsidR="008A5E4E">
        <w:instrText xml:space="preserve"> PAGEREF 633075378 \p \h  \* MERGEFORMAT </w:instrText>
      </w:r>
      <w:r w:rsidR="009A76EE" w:rsidRPr="008A5E4E">
        <w:fldChar w:fldCharType="separate"/>
      </w:r>
      <w:r w:rsidR="00533AF0" w:rsidRPr="00533AF0">
        <w:rPr>
          <w:rStyle w:val="xref1"/>
          <w:noProof/>
        </w:rPr>
        <w:t>on</w:t>
      </w:r>
      <w:r w:rsidR="00533AF0">
        <w:rPr>
          <w:noProof/>
        </w:rPr>
        <w:t xml:space="preserve"> page 178</w:t>
      </w:r>
      <w:r w:rsidR="009A76EE" w:rsidRPr="008A5E4E">
        <w:rPr>
          <w:rStyle w:val="xref1"/>
        </w:rPr>
        <w:fldChar w:fldCharType="end"/>
      </w:r>
      <w:r>
        <w:rPr>
          <w:rStyle w:val="xref1"/>
        </w:rPr>
        <w:t>)</w:t>
      </w:r>
      <w:r>
        <w:t xml:space="preserve">. </w:t>
      </w:r>
    </w:p>
    <w:p w14:paraId="66363C9F" w14:textId="77777777" w:rsidR="008A5E4E" w:rsidRDefault="0065745B">
      <w:pPr>
        <w:pStyle w:val="p"/>
      </w:pPr>
      <w:r>
        <w:t xml:space="preserve">The </w:t>
      </w:r>
      <w:r>
        <w:rPr>
          <w:rStyle w:val="code1"/>
        </w:rPr>
        <w:t>atomicnoret</w:t>
      </w:r>
      <w:r>
        <w:t xml:space="preserve"> operations change memory in the same way as the </w:t>
      </w:r>
      <w:r>
        <w:rPr>
          <w:rStyle w:val="code1"/>
        </w:rPr>
        <w:t>atomic</w:t>
      </w:r>
      <w:r>
        <w:t xml:space="preserve"> operations but do not have a destination.</w:t>
      </w:r>
    </w:p>
    <w:p w14:paraId="49C08BE2" w14:textId="77777777" w:rsidR="008A5E4E" w:rsidRDefault="0065745B">
      <w:pPr>
        <w:pStyle w:val="pExample"/>
      </w:pPr>
      <w:r>
        <w:t>Examples</w:t>
      </w:r>
    </w:p>
    <w:p w14:paraId="7AC33B0F" w14:textId="5A02589C" w:rsidR="008A5E4E" w:rsidRDefault="0065745B">
      <w:pPr>
        <w:pStyle w:val="pre"/>
      </w:pPr>
      <w:r>
        <w:t>atomicnoret_st_global_rlx_sys</w:t>
      </w:r>
      <w:r w:rsidR="00261E55">
        <w:t>tem</w:t>
      </w:r>
      <w:r>
        <w:t>_equiv(49)_b32 [&amp;x], $s1;</w:t>
      </w:r>
      <w:r>
        <w:br/>
        <w:t xml:space="preserve"> atomicnoret_st_global_screl_</w:t>
      </w:r>
      <w:r w:rsidR="00261E55">
        <w:t>agent</w:t>
      </w:r>
      <w:r>
        <w:t>_b32 [&amp;x], $s1;</w:t>
      </w:r>
      <w:r>
        <w:br/>
        <w:t xml:space="preserve"> atomicnoret_st_group_screl_wg_b32 [&amp;x], $s1;</w:t>
      </w:r>
      <w:r>
        <w:br/>
        <w:t xml:space="preserve"> atomicnoret_st_screl_sys</w:t>
      </w:r>
      <w:r w:rsidR="00261E55">
        <w:t>tem</w:t>
      </w:r>
      <w:r>
        <w:t>_b64 [$d0], $d1;</w:t>
      </w:r>
      <w:r>
        <w:br/>
        <w:t xml:space="preserve"> </w:t>
      </w:r>
      <w:r>
        <w:br/>
        <w:t xml:space="preserve"> atomicnoret_and_global_scar_wg_b32 [&amp;x], 23;</w:t>
      </w:r>
      <w:r>
        <w:br/>
        <w:t xml:space="preserve"> atomicnoret_and_global_rlx_w</w:t>
      </w:r>
      <w:r w:rsidR="00261E55">
        <w:t>a</w:t>
      </w:r>
      <w:r>
        <w:t>v</w:t>
      </w:r>
      <w:r w:rsidR="00261E55">
        <w:t>e</w:t>
      </w:r>
      <w:r>
        <w:t>_b32 [&amp;x], 23;</w:t>
      </w:r>
      <w:r>
        <w:br/>
        <w:t xml:space="preserve"> atomicnoret_and_group_rlx_wg_b32 [&amp;x], 23;</w:t>
      </w:r>
      <w:r>
        <w:br/>
        <w:t xml:space="preserve"> atomicnoret_and_rlx_sys</w:t>
      </w:r>
      <w:r w:rsidR="00261E55">
        <w:t>tem</w:t>
      </w:r>
      <w:r>
        <w:t>_b32 [$d0], 23;</w:t>
      </w:r>
      <w:r>
        <w:br/>
        <w:t xml:space="preserve"> </w:t>
      </w:r>
      <w:r>
        <w:br/>
        <w:t xml:space="preserve"> atomicnoret_or_global_scar_sys</w:t>
      </w:r>
      <w:r w:rsidR="00261E55">
        <w:t>tem</w:t>
      </w:r>
      <w:r>
        <w:t>_b64 [&amp;x], 23;</w:t>
      </w:r>
      <w:r>
        <w:br/>
        <w:t xml:space="preserve"> atomicnoret_or_global_screl_sys</w:t>
      </w:r>
      <w:r w:rsidR="00261E55">
        <w:t>tem</w:t>
      </w:r>
      <w:r>
        <w:t>_b64 [&amp;x], 23;</w:t>
      </w:r>
      <w:r>
        <w:br/>
        <w:t xml:space="preserve"> atomicnoret_or_group_scacq_w</w:t>
      </w:r>
      <w:r w:rsidR="00261E55">
        <w:t>a</w:t>
      </w:r>
      <w:r>
        <w:t>v</w:t>
      </w:r>
      <w:r w:rsidR="00261E55">
        <w:t>e</w:t>
      </w:r>
      <w:r>
        <w:t>_b64 [&amp;x], 23;</w:t>
      </w:r>
      <w:r>
        <w:br/>
        <w:t xml:space="preserve"> atomicnoret_or_rlx_sys</w:t>
      </w:r>
      <w:r w:rsidR="00261E55">
        <w:t>tem</w:t>
      </w:r>
      <w:r>
        <w:t>_b64 [$d0], 23;</w:t>
      </w:r>
      <w:r>
        <w:br/>
        <w:t xml:space="preserve"> </w:t>
      </w:r>
      <w:r>
        <w:br/>
        <w:t xml:space="preserve"> atomicnoret_xor_global_scar_sys</w:t>
      </w:r>
      <w:r w:rsidR="00261E55">
        <w:t>tem</w:t>
      </w:r>
      <w:r>
        <w:t>_b64 [&amp;x], 23;</w:t>
      </w:r>
      <w:r>
        <w:br/>
        <w:t xml:space="preserve"> atomicnoret_xor_global_rlx_sys</w:t>
      </w:r>
      <w:r w:rsidR="00261E55">
        <w:t>tem</w:t>
      </w:r>
      <w:r>
        <w:t>_b64 [&amp;x], 23;</w:t>
      </w:r>
      <w:r>
        <w:br/>
        <w:t xml:space="preserve"> atomicnoret_xor_group_rlx_wg_b64 [&amp;x], 23;</w:t>
      </w:r>
      <w:r>
        <w:br/>
        <w:t xml:space="preserve"> atomicnoret_xor_screl_</w:t>
      </w:r>
      <w:r w:rsidR="00261E55">
        <w:t>agent</w:t>
      </w:r>
      <w:r>
        <w:t>_b64 [$d0], 23;</w:t>
      </w:r>
      <w:r>
        <w:br/>
        <w:t xml:space="preserve"> </w:t>
      </w:r>
      <w:r>
        <w:br/>
        <w:t xml:space="preserve"> atomicnoret_add_global_scar_sys</w:t>
      </w:r>
      <w:r w:rsidR="00261E55">
        <w:t>tem</w:t>
      </w:r>
      <w:r>
        <w:t>_u64 [&amp;x], 23;</w:t>
      </w:r>
      <w:r>
        <w:br/>
        <w:t xml:space="preserve"> atomicnoret_add_global_rlx_sys</w:t>
      </w:r>
      <w:r w:rsidR="00261E55">
        <w:t>tem</w:t>
      </w:r>
      <w:r>
        <w:t>_s64 [&amp;x], 23;</w:t>
      </w:r>
      <w:r>
        <w:br/>
        <w:t xml:space="preserve"> atomicnoret_add_group_rlx_wg_u64 [&amp;x], 23;</w:t>
      </w:r>
      <w:r>
        <w:br/>
        <w:t xml:space="preserve"> atomicnoret_add_screl_sys</w:t>
      </w:r>
      <w:r w:rsidR="00261E55">
        <w:t>tem</w:t>
      </w:r>
      <w:r>
        <w:t>_s64 [$d0], 23;</w:t>
      </w:r>
      <w:r>
        <w:br/>
        <w:t xml:space="preserve"> </w:t>
      </w:r>
      <w:r>
        <w:br/>
        <w:t xml:space="preserve"> atomicnoret_sub_global_scar_sys</w:t>
      </w:r>
      <w:r w:rsidR="00261E55">
        <w:t>tem</w:t>
      </w:r>
      <w:r>
        <w:t>_u64 [&amp;x], 23;</w:t>
      </w:r>
      <w:r>
        <w:br/>
        <w:t xml:space="preserve"> atomicnoret_sub_global_rlx_sys</w:t>
      </w:r>
      <w:r w:rsidR="00261E55">
        <w:t>tem</w:t>
      </w:r>
      <w:r>
        <w:t>_s64 [&amp;x], 23;</w:t>
      </w:r>
      <w:r>
        <w:br/>
        <w:t xml:space="preserve"> atomicnoret_sub_group_rlx_wg_u64 [&amp;x], 23;</w:t>
      </w:r>
      <w:r>
        <w:br/>
        <w:t xml:space="preserve"> atomicnoret_sub_rlx_</w:t>
      </w:r>
      <w:r w:rsidR="00261E55">
        <w:t>agent</w:t>
      </w:r>
      <w:r>
        <w:t>_s64 [$d0], 23;</w:t>
      </w:r>
      <w:r>
        <w:br/>
        <w:t xml:space="preserve"> </w:t>
      </w:r>
      <w:r>
        <w:br/>
        <w:t xml:space="preserve"> atomicnoret_wrapinc_global_scar_sys</w:t>
      </w:r>
      <w:r w:rsidR="00261E55">
        <w:t>tem</w:t>
      </w:r>
      <w:r>
        <w:t>_u64 [&amp;x], 23;</w:t>
      </w:r>
      <w:r>
        <w:br/>
        <w:t xml:space="preserve"> atomicnoret_wrapinc_global_rlx_sys</w:t>
      </w:r>
      <w:r w:rsidR="00261E55">
        <w:t>tem</w:t>
      </w:r>
      <w:r>
        <w:t>_u64 [&amp;x], 23;</w:t>
      </w:r>
      <w:r>
        <w:br/>
        <w:t xml:space="preserve"> atomicnoret_wrapinc_group_rlx_wg_u64 [&amp;x], 23;</w:t>
      </w:r>
      <w:r>
        <w:br/>
        <w:t xml:space="preserve"> atomicnoret_wrapinc_rlx_sys</w:t>
      </w:r>
      <w:r w:rsidR="00261E55">
        <w:t>tem</w:t>
      </w:r>
      <w:r>
        <w:t>_u64 [$d0], 23;</w:t>
      </w:r>
      <w:r>
        <w:br/>
        <w:t xml:space="preserve"> </w:t>
      </w:r>
      <w:r>
        <w:br/>
        <w:t xml:space="preserve"> atomicnoret_wrapdec_global_scar_sys</w:t>
      </w:r>
      <w:r w:rsidR="00261E55">
        <w:t>tem</w:t>
      </w:r>
      <w:r>
        <w:t>_u64 [&amp;x], 23;</w:t>
      </w:r>
      <w:r>
        <w:br/>
        <w:t xml:space="preserve"> atomicnoret_wrapdec_global_rlx_sys</w:t>
      </w:r>
      <w:r w:rsidR="00261E55">
        <w:t>tem</w:t>
      </w:r>
      <w:r>
        <w:t>_u64 [&amp;x], 23;</w:t>
      </w:r>
      <w:r>
        <w:br/>
        <w:t xml:space="preserve"> atomicnoret_wrapdec_group_rlx_wg_u64 [&amp;x], 23;</w:t>
      </w:r>
      <w:r>
        <w:br/>
        <w:t xml:space="preserve"> atomicnoret_wrapdec_rlx_sys</w:t>
      </w:r>
      <w:r w:rsidR="00261E55">
        <w:t>tem</w:t>
      </w:r>
      <w:r>
        <w:t>_u64 [$d0], 23;</w:t>
      </w:r>
      <w:r>
        <w:br/>
        <w:t xml:space="preserve"> </w:t>
      </w:r>
      <w:r>
        <w:br/>
        <w:t xml:space="preserve"> atomicnoret_max_global_scar_sys</w:t>
      </w:r>
      <w:r w:rsidR="00261E55">
        <w:t>tem</w:t>
      </w:r>
      <w:r>
        <w:t>_u64 [&amp;x], 23;</w:t>
      </w:r>
      <w:r>
        <w:br/>
        <w:t xml:space="preserve"> atomicnoret_max_global_rlx_sys</w:t>
      </w:r>
      <w:r w:rsidR="00261E55">
        <w:t>tem</w:t>
      </w:r>
      <w:r>
        <w:t>_s64 [&amp;x], 23;</w:t>
      </w:r>
      <w:r>
        <w:br/>
        <w:t xml:space="preserve"> atomicnoret_max_group_rlx_wg_u64 [&amp;x], 23;</w:t>
      </w:r>
      <w:r>
        <w:br/>
        <w:t xml:space="preserve"> atomicnoret_max_rlx_sys</w:t>
      </w:r>
      <w:r w:rsidR="00261E55">
        <w:t>tem</w:t>
      </w:r>
      <w:r>
        <w:t>_s64 [$d0], 23;</w:t>
      </w:r>
      <w:r>
        <w:br/>
        <w:t xml:space="preserve"> </w:t>
      </w:r>
      <w:r>
        <w:br/>
        <w:t xml:space="preserve"> atomicnoret_min_global_scar_sys</w:t>
      </w:r>
      <w:r w:rsidR="00261E55">
        <w:t>tem</w:t>
      </w:r>
      <w:r>
        <w:t>_u64 [&amp;x], 23;</w:t>
      </w:r>
      <w:r>
        <w:br/>
        <w:t xml:space="preserve"> atomicnoret_min_global_rlx_sys</w:t>
      </w:r>
      <w:r w:rsidR="00261E55">
        <w:t>tem</w:t>
      </w:r>
      <w:r>
        <w:t>_s64 [&amp;x], 23;</w:t>
      </w:r>
      <w:r>
        <w:br/>
        <w:t xml:space="preserve"> atomicnoret_min_group_rlx_wg_u64 [&amp;x], 23;</w:t>
      </w:r>
      <w:r>
        <w:br/>
        <w:t xml:space="preserve"> atomicnoret_min_rlx_wg_s64 [$d0], 23;</w:t>
      </w:r>
    </w:p>
    <w:p w14:paraId="2EBDA61C" w14:textId="77777777" w:rsidR="008A5E4E" w:rsidRDefault="0065745B">
      <w:pPr>
        <w:pStyle w:val="h2"/>
      </w:pPr>
      <w:bookmarkStart w:id="640" w:name="_Toc396034285"/>
      <w:r>
        <w:t xml:space="preserve">6.8 </w:t>
      </w:r>
      <w:bookmarkStart w:id="641" w:name="_Ref-338720175"/>
      <w:bookmarkStart w:id="642" w:name="_Ref459167947"/>
      <w:r>
        <w:t>Notification (signal) Operations</w:t>
      </w:r>
      <w:bookmarkEnd w:id="640"/>
      <w:bookmarkEnd w:id="641"/>
      <w:bookmarkEnd w:id="642"/>
    </w:p>
    <w:p w14:paraId="3C9A5D29" w14:textId="77777777" w:rsidR="008A5E4E" w:rsidRDefault="0065745B">
      <w:pPr>
        <w:pStyle w:val="p"/>
      </w:pPr>
      <w:r>
        <w:t>Signal operations are used for notification between threads and work-items belonging to a single process potentially executing on different agents in the HSA system. While notification can be performed with regular atomic memory operations, the HSA platform architecture signals allow implementations to optimize for power and performance during signal operations. For example, spin loops involving atomic memory operations can be replaced with signal wait operations that can be implemented using more efficient hardware features.</w:t>
      </w:r>
    </w:p>
    <w:p w14:paraId="08F4B155" w14:textId="270E3450" w:rsidR="008A5E4E" w:rsidRDefault="0065745B">
      <w:pPr>
        <w:pStyle w:val="p"/>
      </w:pPr>
      <w:r>
        <w:t xml:space="preserve">Signals are used in the HSA User Mode Queue architecture for notification of packet submission, completion and dependencies. See </w:t>
      </w:r>
      <w:r>
        <w:rPr>
          <w:rStyle w:val="spanBookTitle"/>
        </w:rPr>
        <w:t>HSA Platform System Architecture Specification</w:t>
      </w:r>
      <w:r w:rsidR="00AF1F5D">
        <w:rPr>
          <w:rStyle w:val="spanBookTitle"/>
        </w:rPr>
        <w:t xml:space="preserve"> Version 1.0</w:t>
      </w:r>
      <w:r w:rsidR="00AF1F5D" w:rsidRPr="00AF1F5D">
        <w:rPr>
          <w:rStyle w:val="em"/>
        </w:rPr>
        <w:t xml:space="preserve"> </w:t>
      </w:r>
      <w:r w:rsidR="00AF1F5D">
        <w:t xml:space="preserve">section </w:t>
      </w:r>
      <w:r w:rsidR="00AF1F5D">
        <w:rPr>
          <w:i/>
        </w:rPr>
        <w:t>2.8 Requirement: User Mode Queuing</w:t>
      </w:r>
      <w:r>
        <w:t>. Signals can also be used for user communication between work-items and threads within the same agent and between different agents.</w:t>
      </w:r>
    </w:p>
    <w:p w14:paraId="2E43CFA3" w14:textId="66F99A28" w:rsidR="008A5E4E" w:rsidRDefault="0065745B">
      <w:pPr>
        <w:pStyle w:val="p"/>
      </w:pPr>
      <w:r>
        <w:t xml:space="preserve">A signal can only be created and destroyed by HSA </w:t>
      </w:r>
      <w:r w:rsidR="0042739A">
        <w:t>r</w:t>
      </w:r>
      <w:r>
        <w:t>untime operations. It cannot be created or destroyed directly in HSAIL. Only signals that have been created and not destroyed can be used with signal operations.</w:t>
      </w:r>
    </w:p>
    <w:p w14:paraId="7A817E2C" w14:textId="77777777" w:rsidR="008A5E4E" w:rsidRDefault="0065745B">
      <w:pPr>
        <w:pStyle w:val="p"/>
      </w:pPr>
      <w:r>
        <w:t>A signal is referenced by a signal handle. The value of a signal handle is implementation defined, except that the value 0 is reserved and used to represent the null signal handle. The HSA runtime will never create a signal with the null signal handle. The null signal handle must not be used with signal operations.</w:t>
      </w:r>
    </w:p>
    <w:p w14:paraId="54D255A5" w14:textId="77777777" w:rsidR="008A5E4E" w:rsidRDefault="0065745B">
      <w:pPr>
        <w:pStyle w:val="p"/>
      </w:pPr>
      <w:r>
        <w:t xml:space="preserve">A signal is opaque, but includes a signal value. The signal value size is 32 bits for the small machine model, and 64 bits for the large machine model (see </w:t>
      </w:r>
      <w:r>
        <w:rPr>
          <w:rStyle w:val="xref1"/>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 xml:space="preserve">). When a signal is created, the size of the signal value is implied by the machine model. A signal handle that references a signal with a 32 bit signal value is of type </w:t>
      </w:r>
      <w:r>
        <w:rPr>
          <w:rStyle w:val="code1"/>
        </w:rPr>
        <w:t>sig32</w:t>
      </w:r>
      <w:r>
        <w:t xml:space="preserve">, and one that references a signal with a 64 bit signal value is of type </w:t>
      </w:r>
      <w:r>
        <w:rPr>
          <w:rStyle w:val="code1"/>
        </w:rPr>
        <w:t>sig64</w:t>
      </w:r>
      <w:r>
        <w:t>. Both signal handle types are 64 bits in size.</w:t>
      </w:r>
    </w:p>
    <w:p w14:paraId="242C77EE" w14:textId="109BDA1C" w:rsidR="008A5E4E" w:rsidRDefault="0065745B">
      <w:pPr>
        <w:pStyle w:val="p"/>
      </w:pPr>
      <w:r>
        <w:t xml:space="preserve">The signal value can only be manipulated by the signal operations provided by the HSA </w:t>
      </w:r>
      <w:r w:rsidR="0042739A">
        <w:t>r</w:t>
      </w:r>
      <w:r>
        <w:t>untime and by the HSAIL signal operations described in this section. It is undefined to access or update a signal value by any other operation, including both ordinary and atomic memory operations. A signal operation specifies the size of the signal value. A signal operation is undefined if the signal handle provided does not reference a signal with the same size of signal value as specified by the signal operation.</w:t>
      </w:r>
    </w:p>
    <w:p w14:paraId="5901A8E5" w14:textId="77777777" w:rsidR="008A5E4E" w:rsidRDefault="0065745B">
      <w:pPr>
        <w:pStyle w:val="p"/>
      </w:pPr>
      <w:r>
        <w:t xml:space="preserve">Signals are generally intended for notification between agents. Therefore, signal operations interact with the memory model (see </w:t>
      </w:r>
      <w:r>
        <w:rPr>
          <w:rStyle w:val="xref1"/>
        </w:rPr>
        <w:t>6.2. Memory Model (</w:t>
      </w:r>
      <w:r w:rsidR="009A76EE" w:rsidRPr="008A5E4E">
        <w:fldChar w:fldCharType="begin"/>
      </w:r>
      <w:r w:rsidR="008A5E4E">
        <w:instrText xml:space="preserve"> PAGEREF _Ref221854869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 xml:space="preserve">) as if the signal value resides in global segment memory, is naturally aligned (see </w:t>
      </w:r>
      <w:r>
        <w:rPr>
          <w:rStyle w:val="xref1"/>
        </w:rPr>
        <w:t>6.1.3. Alignment (</w:t>
      </w:r>
      <w:r w:rsidR="009A76EE" w:rsidRPr="008A5E4E">
        <w:fldChar w:fldCharType="begin"/>
      </w:r>
      <w:r w:rsidR="008A5E4E">
        <w:instrText xml:space="preserve"> PAGEREF _Ref357385894 \p \h  \* MERGEFORMAT </w:instrText>
      </w:r>
      <w:r w:rsidR="009A76EE" w:rsidRPr="008A5E4E">
        <w:fldChar w:fldCharType="separate"/>
      </w:r>
      <w:r w:rsidR="00533AF0" w:rsidRPr="00533AF0">
        <w:rPr>
          <w:rStyle w:val="xref1"/>
          <w:noProof/>
        </w:rPr>
        <w:t>on</w:t>
      </w:r>
      <w:r w:rsidR="00533AF0">
        <w:rPr>
          <w:noProof/>
        </w:rPr>
        <w:t xml:space="preserve"> page 157</w:t>
      </w:r>
      <w:r w:rsidR="009A76EE" w:rsidRPr="008A5E4E">
        <w:rPr>
          <w:rStyle w:val="xref1"/>
        </w:rPr>
        <w:fldChar w:fldCharType="end"/>
      </w:r>
      <w:r>
        <w:rPr>
          <w:rStyle w:val="xref1"/>
        </w:rPr>
        <w:t>)</w:t>
      </w:r>
      <w:r>
        <w:t>) and is accessed using atomic memory operations at system scope. However, an implementation is permitted to allocate the signal value in any memory, provided all operations interact with the memory model as if it was allocated in global segment memory.</w:t>
      </w:r>
    </w:p>
    <w:p w14:paraId="2FB94550" w14:textId="4C1C1BAF" w:rsidR="008A5E4E" w:rsidRDefault="0065745B">
      <w:pPr>
        <w:pStyle w:val="p"/>
      </w:pPr>
      <w:r>
        <w:t>Signal operations allow a memory ordering to be specified which is used by the atomic memory operation that accesses the signal value. The memory ordering affects how other memory operations performed by the same work-item or thread are made visible.</w:t>
      </w:r>
    </w:p>
    <w:p w14:paraId="71A4EC05" w14:textId="77777777" w:rsidR="008A5E4E" w:rsidRDefault="0065745B">
      <w:pPr>
        <w:pStyle w:val="p"/>
      </w:pPr>
      <w:r>
        <w:t xml:space="preserve">Signal handles can be passed as kernel and function arguments and can be copied between memory and registers using </w:t>
      </w:r>
      <w:r>
        <w:rPr>
          <w:rStyle w:val="code1"/>
        </w:rPr>
        <w:t>ld</w:t>
      </w:r>
      <w:r>
        <w:t xml:space="preserve">, </w:t>
      </w:r>
      <w:r>
        <w:rPr>
          <w:rStyle w:val="code1"/>
        </w:rPr>
        <w:t>st</w:t>
      </w:r>
      <w:r>
        <w:t xml:space="preserve">, and </w:t>
      </w:r>
      <w:r>
        <w:rPr>
          <w:rStyle w:val="code1"/>
        </w:rPr>
        <w:t>mov</w:t>
      </w:r>
      <w:r>
        <w:t xml:space="preserve"> operations. Note that these operations are copying the signal handle that references the signal, not the signal. The memory address of a signal handle can be taken using the </w:t>
      </w:r>
      <w:r>
        <w:rPr>
          <w:rStyle w:val="code1"/>
        </w:rPr>
        <w:t>lda</w:t>
      </w:r>
      <w:r>
        <w:t xml:space="preserve"> operation, but again this is the address of the signal handle, not the signal.</w:t>
      </w:r>
    </w:p>
    <w:p w14:paraId="250CEC06" w14:textId="6D5EE4F5" w:rsidR="00AB5613" w:rsidRDefault="0065745B" w:rsidP="00AB5613">
      <w:pPr>
        <w:pStyle w:val="p"/>
      </w:pPr>
      <w:r>
        <w:t xml:space="preserve">A signal handle </w:t>
      </w:r>
      <w:r w:rsidR="0006170A">
        <w:t xml:space="preserve">defined as a </w:t>
      </w:r>
      <w:r>
        <w:t>global or readonly segment variable can have an initializer</w:t>
      </w:r>
      <w:r w:rsidR="006C2F40">
        <w:t>. A signal handle type constant uses the typed constant notation (see 4.8.3 Typed Constants (</w:t>
      </w:r>
      <w:r w:rsidR="006C2F40">
        <w:fldChar w:fldCharType="begin"/>
      </w:r>
      <w:r w:rsidR="006C2F40">
        <w:instrText xml:space="preserve"> PAGEREF typed_constants \p \h </w:instrText>
      </w:r>
      <w:r w:rsidR="006C2F40">
        <w:fldChar w:fldCharType="separate"/>
      </w:r>
      <w:r w:rsidR="006C2F40">
        <w:rPr>
          <w:noProof/>
        </w:rPr>
        <w:t>on page 85</w:t>
      </w:r>
      <w:r w:rsidR="006C2F40">
        <w:fldChar w:fldCharType="end"/>
      </w:r>
      <w:r w:rsidR="006C2F40">
        <w:t xml:space="preserve">)): a signal handle type, followed by an integer constant in parenthesis. Only an integer </w:t>
      </w:r>
      <w:r>
        <w:t xml:space="preserve">constant </w:t>
      </w:r>
      <w:r w:rsidR="006C2F40">
        <w:t xml:space="preserve">with the </w:t>
      </w:r>
      <w:r>
        <w:t>value 0 is allowed, which represents the null signal handle.</w:t>
      </w:r>
      <w:r w:rsidR="00AB5613">
        <w:t xml:space="preserve"> The rules for using signal handle typed constants are the same as other typed constants (see </w:t>
      </w:r>
      <w:r w:rsidR="00AB5613">
        <w:rPr>
          <w:rStyle w:val="xref1"/>
        </w:rPr>
        <w:t>4.8.4. How Text Format Constants Are Converted to Bit String Constants (</w:t>
      </w:r>
      <w:r w:rsidR="00AB5613" w:rsidRPr="008A5E4E">
        <w:fldChar w:fldCharType="begin"/>
      </w:r>
      <w:r w:rsidR="00AB5613">
        <w:instrText xml:space="preserve"> PAGEREF _Ref150022384 \p \h  \* MERGEFORMAT </w:instrText>
      </w:r>
      <w:r w:rsidR="00AB5613" w:rsidRPr="008A5E4E">
        <w:fldChar w:fldCharType="separate"/>
      </w:r>
      <w:r w:rsidR="00AB5613" w:rsidRPr="00533AF0">
        <w:rPr>
          <w:rStyle w:val="xref1"/>
          <w:noProof/>
        </w:rPr>
        <w:t>on</w:t>
      </w:r>
      <w:r w:rsidR="00AB5613">
        <w:rPr>
          <w:noProof/>
        </w:rPr>
        <w:t xml:space="preserve"> page 72</w:t>
      </w:r>
      <w:r w:rsidR="00AB5613" w:rsidRPr="008A5E4E">
        <w:rPr>
          <w:rStyle w:val="xref1"/>
        </w:rPr>
        <w:fldChar w:fldCharType="end"/>
      </w:r>
      <w:r w:rsidR="00AB5613">
        <w:rPr>
          <w:rStyle w:val="xref1"/>
        </w:rPr>
        <w:t>))</w:t>
      </w:r>
      <w:r w:rsidR="00AB5613">
        <w:t>:</w:t>
      </w:r>
    </w:p>
    <w:p w14:paraId="7BC75E92" w14:textId="460B1506" w:rsidR="00AB5613" w:rsidRDefault="00AB5613" w:rsidP="00AB5613">
      <w:pPr>
        <w:pStyle w:val="li"/>
        <w:numPr>
          <w:ilvl w:val="0"/>
          <w:numId w:val="336"/>
        </w:numPr>
      </w:pPr>
      <w:r>
        <w:t xml:space="preserve">When initializing a signal handle type variable without an array dimension, a signal handle typed constant of the same type as the variable </w:t>
      </w:r>
      <w:r w:rsidR="00622D7B">
        <w:t xml:space="preserve">must </w:t>
      </w:r>
      <w:r>
        <w:t>be used.</w:t>
      </w:r>
    </w:p>
    <w:p w14:paraId="43EA895C" w14:textId="54393209" w:rsidR="00904CEA" w:rsidRDefault="00AB5613" w:rsidP="00874C72">
      <w:pPr>
        <w:pStyle w:val="li"/>
        <w:numPr>
          <w:ilvl w:val="0"/>
          <w:numId w:val="336"/>
        </w:numPr>
      </w:pPr>
      <w:r>
        <w:t xml:space="preserve">When initializing a signal handle type variable with an array dimension, </w:t>
      </w:r>
      <w:r w:rsidR="00874C72" w:rsidRPr="00874C72">
        <w:t xml:space="preserve">an array typed constant </w:t>
      </w:r>
      <w:r w:rsidR="00622D7B">
        <w:t xml:space="preserve">must be used </w:t>
      </w:r>
      <w:r w:rsidR="00874C72" w:rsidRPr="00874C72">
        <w:t>with the same array element type as the variable</w:t>
      </w:r>
      <w:r w:rsidR="007F2085">
        <w:t>,</w:t>
      </w:r>
      <w:r w:rsidR="007F2085" w:rsidRPr="007F2085">
        <w:t xml:space="preserve"> </w:t>
      </w:r>
      <w:r w:rsidR="007F2085">
        <w:t>the same number of array elements as the variable,</w:t>
      </w:r>
      <w:r w:rsidR="00874C72" w:rsidRPr="00874C72">
        <w:t xml:space="preserve"> and each array element the same </w:t>
      </w:r>
      <w:r w:rsidR="00874C72">
        <w:t>signal</w:t>
      </w:r>
      <w:r w:rsidR="00874C72" w:rsidRPr="00874C72">
        <w:t xml:space="preserve"> type as the variable array element type</w:t>
      </w:r>
      <w:r w:rsidR="00874C72" w:rsidRPr="00874C72" w:rsidDel="00874C72">
        <w:t xml:space="preserve"> </w:t>
      </w:r>
      <w:r>
        <w:t>.</w:t>
      </w:r>
    </w:p>
    <w:p w14:paraId="75876EF6" w14:textId="1CBF67F9" w:rsidR="00885169" w:rsidRDefault="00885169" w:rsidP="00874C72">
      <w:pPr>
        <w:pStyle w:val="li"/>
        <w:numPr>
          <w:ilvl w:val="0"/>
          <w:numId w:val="336"/>
        </w:numPr>
      </w:pPr>
      <w:r>
        <w:t>An aggregate constant that includes signal typed constants can be used to initialize bit type array variables.</w:t>
      </w:r>
      <w:r w:rsidR="006A063F" w:rsidRPr="006A063F">
        <w:t xml:space="preserve"> </w:t>
      </w:r>
      <w:r w:rsidR="006A063F">
        <w:t>The aggregate constant must have the same byte size as the array variable.</w:t>
      </w:r>
    </w:p>
    <w:p w14:paraId="62F258B2" w14:textId="3AA82808" w:rsidR="00904CEA" w:rsidRDefault="00904CEA" w:rsidP="00A272C0">
      <w:pPr>
        <w:pStyle w:val="p"/>
      </w:pPr>
      <w:r>
        <w:t xml:space="preserve">The following is an example of </w:t>
      </w:r>
      <w:r w:rsidR="007473CE">
        <w:t>signal</w:t>
      </w:r>
      <w:r>
        <w:t xml:space="preserve"> handle variable initializations:</w:t>
      </w:r>
    </w:p>
    <w:p w14:paraId="5EFF737A" w14:textId="5616EFA5" w:rsidR="008A5E4E" w:rsidRDefault="00904CEA" w:rsidP="00A272C0">
      <w:pPr>
        <w:pStyle w:val="pre"/>
      </w:pPr>
      <w:r>
        <w:t xml:space="preserve"> global_sig32 &amp;name0 = sig32(0);</w:t>
      </w:r>
      <w:r>
        <w:br/>
        <w:t xml:space="preserve"> global_sig32 &amp;namedsig32WithInit[2] = { sig32(0), </w:t>
      </w:r>
      <w:r>
        <w:br/>
        <w:t xml:space="preserve">                                         sig32(0)</w:t>
      </w:r>
      <w:r>
        <w:br/>
        <w:t xml:space="preserve">                                       };</w:t>
      </w:r>
      <w:r>
        <w:br/>
        <w:t xml:space="preserve"> global_b8 &amp;namedStructInit[16]      = { u32(4),</w:t>
      </w:r>
      <w:r>
        <w:br/>
        <w:t xml:space="preserve">                                         align(8),</w:t>
      </w:r>
      <w:r>
        <w:br/>
        <w:t xml:space="preserve">                                         sig32(0)</w:t>
      </w:r>
      <w:r>
        <w:br/>
        <w:t xml:space="preserve">                                       };</w:t>
      </w:r>
    </w:p>
    <w:p w14:paraId="08FDEC4F" w14:textId="77777777" w:rsidR="008A5E4E" w:rsidRDefault="0065745B">
      <w:pPr>
        <w:pStyle w:val="h3"/>
      </w:pPr>
      <w:bookmarkStart w:id="643" w:name="_Toc396034286"/>
      <w:r>
        <w:t>6.8.1 Syntax</w:t>
      </w:r>
      <w:bookmarkEnd w:id="643"/>
    </w:p>
    <w:p w14:paraId="105F5623" w14:textId="77777777" w:rsidR="008A5E4E" w:rsidRDefault="0065745B">
      <w:pPr>
        <w:pStyle w:val="pTableTitle"/>
      </w:pPr>
      <w:bookmarkStart w:id="644" w:name="_ListOf128"/>
      <w:r>
        <w:t>Table 6–5 Syntax for Signal Operations</w:t>
      </w:r>
    </w:p>
    <w:bookmarkEnd w:id="644"/>
    <w:p w14:paraId="34784279"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564"/>
        <w:gridCol w:w="2259"/>
      </w:tblGrid>
      <w:tr w:rsidR="008A5E4E" w14:paraId="6B4BE608"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049AF9EC" w14:textId="77777777" w:rsidR="008A5E4E" w:rsidRDefault="0065745B">
            <w:pPr>
              <w:pStyle w:val="thTableStyle-TablestyleSyntax-HeadE-Opcodes-Header1"/>
              <w:shd w:val="clear" w:color="auto" w:fill="D3D3D3"/>
            </w:pPr>
            <w:r>
              <w:rPr>
                <w:shd w:val="clear" w:color="auto" w:fill="D3D3D3"/>
              </w:rPr>
              <w:t xml:space="preserve">Opcode and Modifiers </w:t>
            </w:r>
          </w:p>
        </w:tc>
        <w:tc>
          <w:tcPr>
            <w:tcW w:w="0" w:type="auto"/>
            <w:tcBorders>
              <w:bottom w:val="double" w:sz="3" w:space="0" w:color="000000"/>
            </w:tcBorders>
            <w:shd w:val="clear" w:color="auto" w:fill="D3D3D3"/>
            <w:tcMar>
              <w:top w:w="45" w:type="dxa"/>
              <w:left w:w="45" w:type="dxa"/>
              <w:bottom w:w="45" w:type="dxa"/>
              <w:right w:w="45" w:type="dxa"/>
            </w:tcMar>
          </w:tcPr>
          <w:p w14:paraId="48727DAB" w14:textId="77777777" w:rsidR="008A5E4E" w:rsidRDefault="0065745B">
            <w:pPr>
              <w:pStyle w:val="thTableStyle-TablestyleSyntax-HeadD-Operands-Header1"/>
              <w:shd w:val="clear" w:color="auto" w:fill="D3D3D3"/>
            </w:pPr>
            <w:r>
              <w:rPr>
                <w:shd w:val="clear" w:color="auto" w:fill="D3D3D3"/>
              </w:rPr>
              <w:t>Operands</w:t>
            </w:r>
          </w:p>
        </w:tc>
      </w:tr>
      <w:tr w:rsidR="008A5E4E" w14:paraId="57F6929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9C4A3BC" w14:textId="77777777" w:rsidR="008A5E4E" w:rsidRDefault="0065745B">
            <w:pPr>
              <w:pStyle w:val="tdTableStyle-TablestyleSyntax-BodyE-Opcodes-Body1"/>
              <w:shd w:val="clear" w:color="auto" w:fill="DCDCDC"/>
            </w:pPr>
            <w:r>
              <w:rPr>
                <w:rStyle w:val="b"/>
                <w:b/>
                <w:bCs/>
                <w:shd w:val="clear" w:color="auto" w:fill="DCDCDC"/>
              </w:rPr>
              <w:t>signal_ld</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67CA539D" w14:textId="77777777" w:rsidR="008A5E4E" w:rsidRDefault="0065745B">
            <w:pPr>
              <w:pStyle w:val="tdTableStyle-TablestyleSyntax-BodyD-Operands-Body1"/>
            </w:pPr>
            <w:r>
              <w:rPr>
                <w:rStyle w:val="em"/>
              </w:rPr>
              <w:t>dest, signalHandle</w:t>
            </w:r>
          </w:p>
        </w:tc>
      </w:tr>
      <w:tr w:rsidR="008A5E4E" w14:paraId="7D65AFF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9627B8E" w14:textId="77777777" w:rsidR="008A5E4E" w:rsidRDefault="0065745B">
            <w:pPr>
              <w:pStyle w:val="tdTableStyle-TablestyleSyntax-BodyE-Opcodes-Body1"/>
              <w:shd w:val="clear" w:color="auto" w:fill="DCDCDC"/>
            </w:pPr>
            <w:r>
              <w:rPr>
                <w:rStyle w:val="b"/>
                <w:b/>
                <w:bCs/>
                <w:shd w:val="clear" w:color="auto" w:fill="DCDCDC"/>
              </w:rPr>
              <w:t>signal_and</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422AC21D" w14:textId="77777777" w:rsidR="008A5E4E" w:rsidRDefault="0065745B">
            <w:pPr>
              <w:pStyle w:val="tdTableStyle-TablestyleSyntax-BodyD-Operands-Body1"/>
            </w:pPr>
            <w:r>
              <w:rPr>
                <w:rStyle w:val="em"/>
              </w:rPr>
              <w:t>dest, signalHandle, src0</w:t>
            </w:r>
          </w:p>
        </w:tc>
      </w:tr>
      <w:tr w:rsidR="008A5E4E" w14:paraId="694962F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11CAA57" w14:textId="77777777" w:rsidR="008A5E4E" w:rsidRDefault="0065745B">
            <w:pPr>
              <w:pStyle w:val="tdTableStyle-TablestyleSyntax-BodyE-Opcodes-Body1"/>
              <w:shd w:val="clear" w:color="auto" w:fill="DCDCDC"/>
            </w:pPr>
            <w:r>
              <w:rPr>
                <w:rStyle w:val="b"/>
                <w:b/>
                <w:bCs/>
                <w:shd w:val="clear" w:color="auto" w:fill="DCDCDC"/>
              </w:rPr>
              <w:t>signal_or</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03BF9F28" w14:textId="77777777" w:rsidR="008A5E4E" w:rsidRDefault="0065745B">
            <w:pPr>
              <w:pStyle w:val="tdTableStyle-TablestyleSyntax-BodyD-Operands-Body1"/>
            </w:pPr>
            <w:r>
              <w:rPr>
                <w:rStyle w:val="em"/>
              </w:rPr>
              <w:t>dest, signalHandle, src0</w:t>
            </w:r>
          </w:p>
        </w:tc>
      </w:tr>
      <w:tr w:rsidR="008A5E4E" w14:paraId="35D493C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F65DE91" w14:textId="77777777" w:rsidR="008A5E4E" w:rsidRDefault="0065745B">
            <w:pPr>
              <w:pStyle w:val="tdTableStyle-TablestyleSyntax-BodyE-Opcodes-Body1"/>
              <w:shd w:val="clear" w:color="auto" w:fill="DCDCDC"/>
            </w:pPr>
            <w:r>
              <w:rPr>
                <w:rStyle w:val="b"/>
                <w:b/>
                <w:bCs/>
                <w:shd w:val="clear" w:color="auto" w:fill="DCDCDC"/>
              </w:rPr>
              <w:t>signal_xor</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421835CB" w14:textId="77777777" w:rsidR="008A5E4E" w:rsidRDefault="0065745B">
            <w:pPr>
              <w:pStyle w:val="tdTableStyle-TablestyleSyntax-BodyD-Operands-Body1"/>
            </w:pPr>
            <w:r>
              <w:rPr>
                <w:rStyle w:val="em"/>
              </w:rPr>
              <w:t>dest, signalHandle, src0</w:t>
            </w:r>
          </w:p>
        </w:tc>
      </w:tr>
      <w:tr w:rsidR="008A5E4E" w14:paraId="2692303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735E367" w14:textId="77777777" w:rsidR="008A5E4E" w:rsidRDefault="0065745B">
            <w:pPr>
              <w:pStyle w:val="tdTableStyle-TablestyleSyntax-BodyE-Opcodes-Body1"/>
              <w:shd w:val="clear" w:color="auto" w:fill="DCDCDC"/>
            </w:pPr>
            <w:r>
              <w:rPr>
                <w:rStyle w:val="b"/>
                <w:b/>
                <w:bCs/>
                <w:shd w:val="clear" w:color="auto" w:fill="DCDCDC"/>
              </w:rPr>
              <w:t>signal_exch</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2961C368" w14:textId="77777777" w:rsidR="008A5E4E" w:rsidRDefault="0065745B">
            <w:pPr>
              <w:pStyle w:val="tdTableStyle-TablestyleSyntax-BodyD-Operands-Body1"/>
            </w:pPr>
            <w:r>
              <w:rPr>
                <w:rStyle w:val="em"/>
              </w:rPr>
              <w:t>dest, signalHandle, src0</w:t>
            </w:r>
          </w:p>
        </w:tc>
      </w:tr>
      <w:tr w:rsidR="008A5E4E" w14:paraId="2D20281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1509A1A" w14:textId="77777777" w:rsidR="008A5E4E" w:rsidRDefault="0065745B">
            <w:pPr>
              <w:pStyle w:val="tdTableStyle-TablestyleSyntax-BodyE-Opcodes-Body1"/>
              <w:shd w:val="clear" w:color="auto" w:fill="DCDCDC"/>
            </w:pPr>
            <w:r>
              <w:rPr>
                <w:rStyle w:val="b"/>
                <w:b/>
                <w:bCs/>
                <w:shd w:val="clear" w:color="auto" w:fill="DCDCDC"/>
              </w:rPr>
              <w:t>signal_add</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1C34B568" w14:textId="77777777" w:rsidR="008A5E4E" w:rsidRDefault="0065745B">
            <w:pPr>
              <w:pStyle w:val="tdTableStyle-TablestyleSyntax-BodyD-Operands-Body1"/>
            </w:pPr>
            <w:r>
              <w:rPr>
                <w:rStyle w:val="em"/>
              </w:rPr>
              <w:t>dest, signalHandle, src0</w:t>
            </w:r>
          </w:p>
        </w:tc>
      </w:tr>
      <w:tr w:rsidR="008A5E4E" w14:paraId="6CDBAF9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5AE642D" w14:textId="77777777" w:rsidR="008A5E4E" w:rsidRDefault="0065745B">
            <w:pPr>
              <w:pStyle w:val="tdTableStyle-TablestyleSyntax-BodyE-Opcodes-Body1"/>
              <w:shd w:val="clear" w:color="auto" w:fill="DCDCDC"/>
            </w:pPr>
            <w:r>
              <w:rPr>
                <w:rStyle w:val="b"/>
                <w:b/>
                <w:bCs/>
                <w:shd w:val="clear" w:color="auto" w:fill="DCDCDC"/>
              </w:rPr>
              <w:t>signal_sub</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4E45F52D" w14:textId="77777777" w:rsidR="008A5E4E" w:rsidRDefault="0065745B">
            <w:pPr>
              <w:pStyle w:val="tdTableStyle-TablestyleSyntax-BodyD-Operands-Body1"/>
            </w:pPr>
            <w:r>
              <w:rPr>
                <w:rStyle w:val="em"/>
              </w:rPr>
              <w:t>dest, signalHandle, src0</w:t>
            </w:r>
          </w:p>
        </w:tc>
      </w:tr>
      <w:tr w:rsidR="008A5E4E" w14:paraId="62D9460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2EC1171" w14:textId="77777777" w:rsidR="008A5E4E" w:rsidRDefault="0065745B">
            <w:pPr>
              <w:pStyle w:val="tdTableStyle-TablestyleSyntax-BodyE-Opcodes-Body1"/>
              <w:shd w:val="clear" w:color="auto" w:fill="DCDCDC"/>
            </w:pPr>
            <w:r>
              <w:rPr>
                <w:rStyle w:val="b"/>
                <w:b/>
                <w:bCs/>
                <w:shd w:val="clear" w:color="auto" w:fill="DCDCDC"/>
              </w:rPr>
              <w:t>signal_cas</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7565F0F1" w14:textId="77777777" w:rsidR="008A5E4E" w:rsidRDefault="0065745B">
            <w:pPr>
              <w:pStyle w:val="tdTableStyle-TablestyleSyntax-BodyD-Operands-Body1"/>
            </w:pPr>
            <w:r>
              <w:rPr>
                <w:rStyle w:val="em"/>
              </w:rPr>
              <w:t>dest, signalHandle, src0, src1</w:t>
            </w:r>
          </w:p>
        </w:tc>
      </w:tr>
      <w:tr w:rsidR="008A5E4E" w14:paraId="5789437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460A41B" w14:textId="77777777" w:rsidR="008A5E4E" w:rsidRDefault="0065745B">
            <w:pPr>
              <w:pStyle w:val="tdTableStyle-TablestyleSyntax-BodyE-Opcodes-Body1"/>
              <w:shd w:val="clear" w:color="auto" w:fill="DCDCDC"/>
            </w:pPr>
            <w:r>
              <w:rPr>
                <w:rStyle w:val="b"/>
                <w:b/>
                <w:bCs/>
                <w:shd w:val="clear" w:color="auto" w:fill="DCDCDC"/>
              </w:rPr>
              <w:t>signal_wait</w:t>
            </w:r>
            <w:r>
              <w:rPr>
                <w:rStyle w:val="code"/>
                <w:shd w:val="clear" w:color="auto" w:fill="DCDCDC"/>
              </w:rPr>
              <w:t>_</w:t>
            </w:r>
            <w:r>
              <w:rPr>
                <w:rStyle w:val="b"/>
                <w:b/>
                <w:bCs/>
                <w:shd w:val="clear" w:color="auto" w:fill="DCDCDC"/>
              </w:rPr>
              <w:t>waitOp</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4A847BAC" w14:textId="77777777" w:rsidR="008A5E4E" w:rsidRDefault="0065745B">
            <w:pPr>
              <w:pStyle w:val="tdTableStyle-TablestyleSyntax-BodyD-Operands-Body1"/>
            </w:pPr>
            <w:r>
              <w:rPr>
                <w:rStyle w:val="em"/>
              </w:rPr>
              <w:t>dest, signalHandle, src0</w:t>
            </w:r>
          </w:p>
        </w:tc>
      </w:tr>
      <w:tr w:rsidR="008A5E4E" w14:paraId="0E24203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7EEC942" w14:textId="77777777" w:rsidR="008A5E4E" w:rsidRDefault="0065745B">
            <w:pPr>
              <w:pStyle w:val="tdTableStyle-TablestyleSyntax-BodyE-Opcodes-Body1"/>
              <w:shd w:val="clear" w:color="auto" w:fill="DCDCDC"/>
            </w:pPr>
            <w:r>
              <w:rPr>
                <w:rStyle w:val="b"/>
                <w:b/>
                <w:bCs/>
                <w:shd w:val="clear" w:color="auto" w:fill="DCDCDC"/>
              </w:rPr>
              <w:t>signal_waittimeout</w:t>
            </w:r>
            <w:r>
              <w:rPr>
                <w:rStyle w:val="code"/>
                <w:shd w:val="clear" w:color="auto" w:fill="DCDCDC"/>
              </w:rPr>
              <w:t>_</w:t>
            </w:r>
            <w:r>
              <w:rPr>
                <w:rStyle w:val="b"/>
                <w:b/>
                <w:bCs/>
                <w:shd w:val="clear" w:color="auto" w:fill="DCDCDC"/>
              </w:rPr>
              <w:t>waitOp</w:t>
            </w:r>
            <w:r>
              <w:rPr>
                <w:rStyle w:val="code"/>
                <w:shd w:val="clear" w:color="auto" w:fill="DCDCDC"/>
              </w:rPr>
              <w:t>_</w:t>
            </w:r>
            <w:r>
              <w:rPr>
                <w:rStyle w:val="b"/>
                <w:b/>
                <w:bCs/>
                <w:shd w:val="clear" w:color="auto" w:fill="DCDCDC"/>
              </w:rPr>
              <w:t>order</w:t>
            </w:r>
            <w:r>
              <w:rPr>
                <w:rStyle w:val="code"/>
                <w:shd w:val="clear" w:color="auto" w:fill="DCDCDC"/>
              </w:rPr>
              <w:t>_</w:t>
            </w:r>
            <w:r>
              <w:rPr>
                <w:rStyle w:val="b"/>
                <w:b/>
                <w:bCs/>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2EABC152" w14:textId="77777777" w:rsidR="008A5E4E" w:rsidRDefault="0065745B">
            <w:pPr>
              <w:pStyle w:val="tdTableStyle-TablestyleSyntax-BodyD-Operands-Body1"/>
            </w:pPr>
            <w:r>
              <w:rPr>
                <w:rStyle w:val="em"/>
              </w:rPr>
              <w:t>dest, signalHandle, src0, timeout</w:t>
            </w:r>
          </w:p>
        </w:tc>
      </w:tr>
      <w:tr w:rsidR="008A5E4E" w14:paraId="2BFF9EF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AF38A29" w14:textId="77777777" w:rsidR="008A5E4E" w:rsidRDefault="0065745B">
            <w:pPr>
              <w:pStyle w:val="tdTableStyle-TablestyleSyntax-BodyE-Opcodes-Body1"/>
              <w:shd w:val="clear" w:color="auto" w:fill="DCDCDC"/>
            </w:pPr>
            <w:r>
              <w:rPr>
                <w:rStyle w:val="b"/>
                <w:b/>
                <w:bCs/>
                <w:shd w:val="clear" w:color="auto" w:fill="DCDCDC"/>
              </w:rPr>
              <w:t>signalnoret_st</w:t>
            </w:r>
            <w:r>
              <w:rPr>
                <w:rStyle w:val="code"/>
                <w:shd w:val="clear" w:color="auto" w:fill="DCDCDC"/>
              </w:rPr>
              <w:t>_</w:t>
            </w:r>
            <w:r>
              <w:rPr>
                <w:rStyle w:val="b"/>
                <w:b/>
                <w:bCs/>
                <w:shd w:val="clear" w:color="auto" w:fill="DCDCDC"/>
              </w:rPr>
              <w:t>order</w:t>
            </w:r>
            <w:r>
              <w:rPr>
                <w:rStyle w:val="code"/>
                <w:shd w:val="clear" w:color="auto" w:fill="DCDCDC"/>
              </w:rPr>
              <w:t>_</w:t>
            </w:r>
            <w:r>
              <w:rPr>
                <w:rStyle w:val="em"/>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0C080DA1" w14:textId="77777777" w:rsidR="008A5E4E" w:rsidRDefault="0065745B">
            <w:pPr>
              <w:pStyle w:val="tdTableStyle-TablestyleSyntax-BodyD-Operands-Body1"/>
            </w:pPr>
            <w:r>
              <w:rPr>
                <w:rStyle w:val="em"/>
              </w:rPr>
              <w:t>signalHandle</w:t>
            </w:r>
            <w:r>
              <w:rPr>
                <w:rStyle w:val="code"/>
              </w:rPr>
              <w:t xml:space="preserve">, </w:t>
            </w:r>
            <w:r>
              <w:rPr>
                <w:rStyle w:val="em"/>
              </w:rPr>
              <w:t>src0</w:t>
            </w:r>
          </w:p>
        </w:tc>
      </w:tr>
      <w:tr w:rsidR="008A5E4E" w14:paraId="336C251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881925E" w14:textId="77777777" w:rsidR="008A5E4E" w:rsidRDefault="0065745B">
            <w:pPr>
              <w:pStyle w:val="tdTableStyle-TablestyleSyntax-BodyE-Opcodes-Body1"/>
              <w:shd w:val="clear" w:color="auto" w:fill="DCDCDC"/>
            </w:pPr>
            <w:r>
              <w:rPr>
                <w:rStyle w:val="b"/>
                <w:b/>
                <w:bCs/>
                <w:shd w:val="clear" w:color="auto" w:fill="DCDCDC"/>
              </w:rPr>
              <w:t>signalnoret_and</w:t>
            </w:r>
            <w:r>
              <w:rPr>
                <w:rStyle w:val="code"/>
                <w:shd w:val="clear" w:color="auto" w:fill="DCDCDC"/>
              </w:rPr>
              <w:t>_</w:t>
            </w:r>
            <w:r>
              <w:rPr>
                <w:rStyle w:val="b"/>
                <w:b/>
                <w:bCs/>
                <w:shd w:val="clear" w:color="auto" w:fill="DCDCDC"/>
              </w:rPr>
              <w:t>order</w:t>
            </w:r>
            <w:r>
              <w:rPr>
                <w:rStyle w:val="code"/>
                <w:shd w:val="clear" w:color="auto" w:fill="DCDCDC"/>
              </w:rPr>
              <w:t>_</w:t>
            </w:r>
            <w:r>
              <w:rPr>
                <w:rStyle w:val="em"/>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6DD8DB90" w14:textId="77777777" w:rsidR="008A5E4E" w:rsidRDefault="0065745B">
            <w:pPr>
              <w:pStyle w:val="tdTableStyle-TablestyleSyntax-BodyD-Operands-Body1"/>
            </w:pPr>
            <w:r>
              <w:rPr>
                <w:rStyle w:val="em"/>
              </w:rPr>
              <w:t>signalHandle</w:t>
            </w:r>
            <w:r>
              <w:rPr>
                <w:rStyle w:val="code"/>
              </w:rPr>
              <w:t xml:space="preserve">, </w:t>
            </w:r>
            <w:r>
              <w:rPr>
                <w:rStyle w:val="em"/>
              </w:rPr>
              <w:t>src0</w:t>
            </w:r>
          </w:p>
        </w:tc>
      </w:tr>
      <w:tr w:rsidR="008A5E4E" w14:paraId="0E17A17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6D7ADE8" w14:textId="77777777" w:rsidR="008A5E4E" w:rsidRDefault="0065745B">
            <w:pPr>
              <w:pStyle w:val="tdTableStyle-TablestyleSyntax-BodyE-Opcodes-Body1"/>
              <w:shd w:val="clear" w:color="auto" w:fill="DCDCDC"/>
            </w:pPr>
            <w:r>
              <w:rPr>
                <w:rStyle w:val="b"/>
                <w:b/>
                <w:bCs/>
                <w:shd w:val="clear" w:color="auto" w:fill="DCDCDC"/>
              </w:rPr>
              <w:t>signalnoret_or</w:t>
            </w:r>
            <w:r>
              <w:rPr>
                <w:rStyle w:val="code"/>
                <w:shd w:val="clear" w:color="auto" w:fill="DCDCDC"/>
              </w:rPr>
              <w:t>_</w:t>
            </w:r>
            <w:r>
              <w:rPr>
                <w:rStyle w:val="b"/>
                <w:b/>
                <w:bCs/>
                <w:shd w:val="clear" w:color="auto" w:fill="DCDCDC"/>
              </w:rPr>
              <w:t>order</w:t>
            </w:r>
            <w:r>
              <w:rPr>
                <w:rStyle w:val="code"/>
                <w:shd w:val="clear" w:color="auto" w:fill="DCDCDC"/>
              </w:rPr>
              <w:t>_</w:t>
            </w:r>
            <w:r>
              <w:rPr>
                <w:rStyle w:val="em"/>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2B379338" w14:textId="77777777" w:rsidR="008A5E4E" w:rsidRDefault="0065745B">
            <w:pPr>
              <w:pStyle w:val="tdTableStyle-TablestyleSyntax-BodyD-Operands-Body1"/>
            </w:pPr>
            <w:r>
              <w:rPr>
                <w:rStyle w:val="em"/>
              </w:rPr>
              <w:t>signalHandle</w:t>
            </w:r>
            <w:r>
              <w:rPr>
                <w:rStyle w:val="code"/>
              </w:rPr>
              <w:t xml:space="preserve">, </w:t>
            </w:r>
            <w:r>
              <w:rPr>
                <w:rStyle w:val="em"/>
              </w:rPr>
              <w:t>src0</w:t>
            </w:r>
          </w:p>
        </w:tc>
      </w:tr>
      <w:tr w:rsidR="008A5E4E" w14:paraId="4A85836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B991437" w14:textId="77777777" w:rsidR="008A5E4E" w:rsidRDefault="0065745B">
            <w:pPr>
              <w:pStyle w:val="tdTableStyle-TablestyleSyntax-BodyE-Opcodes-Body1"/>
              <w:shd w:val="clear" w:color="auto" w:fill="DCDCDC"/>
            </w:pPr>
            <w:r>
              <w:rPr>
                <w:rStyle w:val="b"/>
                <w:b/>
                <w:bCs/>
                <w:shd w:val="clear" w:color="auto" w:fill="DCDCDC"/>
              </w:rPr>
              <w:t>signalnoret_xor</w:t>
            </w:r>
            <w:r>
              <w:rPr>
                <w:rStyle w:val="code"/>
                <w:shd w:val="clear" w:color="auto" w:fill="DCDCDC"/>
              </w:rPr>
              <w:t>_</w:t>
            </w:r>
            <w:r>
              <w:rPr>
                <w:rStyle w:val="b"/>
                <w:b/>
                <w:bCs/>
                <w:shd w:val="clear" w:color="auto" w:fill="DCDCDC"/>
              </w:rPr>
              <w:t>order</w:t>
            </w:r>
            <w:r>
              <w:rPr>
                <w:rStyle w:val="code"/>
                <w:shd w:val="clear" w:color="auto" w:fill="DCDCDC"/>
              </w:rPr>
              <w:t>_</w:t>
            </w:r>
            <w:r>
              <w:rPr>
                <w:rStyle w:val="em"/>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7AA9433D" w14:textId="77777777" w:rsidR="008A5E4E" w:rsidRDefault="0065745B">
            <w:pPr>
              <w:pStyle w:val="tdTableStyle-TablestyleSyntax-BodyD-Operands-Body1"/>
            </w:pPr>
            <w:r>
              <w:rPr>
                <w:rStyle w:val="em"/>
              </w:rPr>
              <w:t>signalHandle</w:t>
            </w:r>
            <w:r>
              <w:rPr>
                <w:rStyle w:val="code"/>
              </w:rPr>
              <w:t xml:space="preserve">, </w:t>
            </w:r>
            <w:r>
              <w:rPr>
                <w:rStyle w:val="em"/>
              </w:rPr>
              <w:t>src0</w:t>
            </w:r>
          </w:p>
        </w:tc>
      </w:tr>
      <w:tr w:rsidR="008A5E4E" w14:paraId="5A42A60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F0E02C4" w14:textId="77777777" w:rsidR="008A5E4E" w:rsidRDefault="0065745B">
            <w:pPr>
              <w:pStyle w:val="tdTableStyle-TablestyleSyntax-BodyE-Opcodes-Body1"/>
              <w:shd w:val="clear" w:color="auto" w:fill="DCDCDC"/>
            </w:pPr>
            <w:r>
              <w:rPr>
                <w:rStyle w:val="b"/>
                <w:b/>
                <w:bCs/>
                <w:shd w:val="clear" w:color="auto" w:fill="DCDCDC"/>
              </w:rPr>
              <w:t>signalnoret_add</w:t>
            </w:r>
            <w:r>
              <w:rPr>
                <w:rStyle w:val="code"/>
                <w:shd w:val="clear" w:color="auto" w:fill="DCDCDC"/>
              </w:rPr>
              <w:t>_</w:t>
            </w:r>
            <w:r>
              <w:rPr>
                <w:rStyle w:val="b"/>
                <w:b/>
                <w:bCs/>
                <w:shd w:val="clear" w:color="auto" w:fill="DCDCDC"/>
              </w:rPr>
              <w:t>order</w:t>
            </w:r>
            <w:r>
              <w:rPr>
                <w:rStyle w:val="code"/>
                <w:shd w:val="clear" w:color="auto" w:fill="DCDCDC"/>
              </w:rPr>
              <w:t>_</w:t>
            </w:r>
            <w:r>
              <w:rPr>
                <w:rStyle w:val="em"/>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578D13EF" w14:textId="77777777" w:rsidR="008A5E4E" w:rsidRDefault="0065745B">
            <w:pPr>
              <w:pStyle w:val="tdTableStyle-TablestyleSyntax-BodyD-Operands-Body1"/>
            </w:pPr>
            <w:r>
              <w:rPr>
                <w:rStyle w:val="em"/>
              </w:rPr>
              <w:t>signalHandle</w:t>
            </w:r>
            <w:r>
              <w:rPr>
                <w:rStyle w:val="code"/>
              </w:rPr>
              <w:t xml:space="preserve">, </w:t>
            </w:r>
            <w:r>
              <w:rPr>
                <w:rStyle w:val="em"/>
              </w:rPr>
              <w:t>src0</w:t>
            </w:r>
          </w:p>
        </w:tc>
      </w:tr>
      <w:tr w:rsidR="008A5E4E" w14:paraId="237A1B1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9E8D541" w14:textId="77777777" w:rsidR="008A5E4E" w:rsidRDefault="0065745B">
            <w:pPr>
              <w:pStyle w:val="tdTableStyle-TablestyleSyntax-BodyE-Opcodes-Body1"/>
              <w:shd w:val="clear" w:color="auto" w:fill="DCDCDC"/>
            </w:pPr>
            <w:r>
              <w:rPr>
                <w:rStyle w:val="b"/>
                <w:b/>
                <w:bCs/>
                <w:shd w:val="clear" w:color="auto" w:fill="DCDCDC"/>
              </w:rPr>
              <w:t>signalnoret_sub</w:t>
            </w:r>
            <w:r>
              <w:rPr>
                <w:rStyle w:val="code"/>
                <w:shd w:val="clear" w:color="auto" w:fill="DCDCDC"/>
              </w:rPr>
              <w:t>_</w:t>
            </w:r>
            <w:r>
              <w:rPr>
                <w:rStyle w:val="b"/>
                <w:b/>
                <w:bCs/>
                <w:shd w:val="clear" w:color="auto" w:fill="DCDCDC"/>
              </w:rPr>
              <w:t>order</w:t>
            </w:r>
            <w:r>
              <w:rPr>
                <w:rStyle w:val="code"/>
                <w:shd w:val="clear" w:color="auto" w:fill="DCDCDC"/>
              </w:rPr>
              <w:t>_</w:t>
            </w:r>
            <w:r>
              <w:rPr>
                <w:rStyle w:val="em"/>
                <w:shd w:val="clear" w:color="auto" w:fill="DCDCDC"/>
              </w:rPr>
              <w:t>TypeLength</w:t>
            </w:r>
            <w:r>
              <w:rPr>
                <w:rStyle w:val="code"/>
                <w:shd w:val="clear" w:color="auto" w:fill="DCDCDC"/>
              </w:rPr>
              <w:t>_</w:t>
            </w:r>
            <w:r>
              <w:rPr>
                <w:rStyle w:val="b"/>
                <w:b/>
                <w:bCs/>
                <w:shd w:val="clear" w:color="auto" w:fill="DCDCDC"/>
              </w:rPr>
              <w:t>signalType</w:t>
            </w:r>
          </w:p>
        </w:tc>
        <w:tc>
          <w:tcPr>
            <w:tcW w:w="0" w:type="auto"/>
            <w:tcBorders>
              <w:bottom w:val="single" w:sz="6" w:space="0" w:color="000000"/>
            </w:tcBorders>
            <w:tcMar>
              <w:top w:w="45" w:type="dxa"/>
              <w:left w:w="45" w:type="dxa"/>
              <w:bottom w:w="45" w:type="dxa"/>
              <w:right w:w="45" w:type="dxa"/>
            </w:tcMar>
          </w:tcPr>
          <w:p w14:paraId="0449EF9D" w14:textId="77777777" w:rsidR="008A5E4E" w:rsidRDefault="0065745B">
            <w:pPr>
              <w:pStyle w:val="tdTableStyle-TablestyleSyntax-BodyD-Operands-Body1"/>
            </w:pPr>
            <w:r>
              <w:rPr>
                <w:rStyle w:val="em"/>
              </w:rPr>
              <w:t>signalHandle</w:t>
            </w:r>
            <w:r>
              <w:rPr>
                <w:rStyle w:val="code"/>
              </w:rPr>
              <w:t xml:space="preserve">, </w:t>
            </w:r>
            <w:r>
              <w:rPr>
                <w:rStyle w:val="em"/>
              </w:rPr>
              <w:t>src0</w:t>
            </w:r>
          </w:p>
        </w:tc>
      </w:tr>
    </w:tbl>
    <w:p w14:paraId="1C015170" w14:textId="77777777" w:rsidR="008A5E4E" w:rsidRDefault="008A5E4E">
      <w:pPr>
        <w:spacing w:after="240"/>
      </w:pPr>
    </w:p>
    <w:p w14:paraId="799DF95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3BB3F962"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3C73A5FF"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2D34BD17" w14:textId="77777777">
        <w:trPr>
          <w:tblCellSpacing w:w="0" w:type="dxa"/>
        </w:trPr>
        <w:tc>
          <w:tcPr>
            <w:tcW w:w="0" w:type="auto"/>
            <w:tcBorders>
              <w:bottom w:val="single" w:sz="6" w:space="0" w:color="000000"/>
            </w:tcBorders>
            <w:tcMar>
              <w:top w:w="45" w:type="dxa"/>
              <w:left w:w="45" w:type="dxa"/>
              <w:bottom w:w="45" w:type="dxa"/>
              <w:right w:w="45" w:type="dxa"/>
            </w:tcMar>
          </w:tcPr>
          <w:p w14:paraId="027304F7" w14:textId="77777777" w:rsidR="008A5E4E" w:rsidRDefault="0065745B">
            <w:pPr>
              <w:pStyle w:val="p3"/>
            </w:pPr>
            <w:r>
              <w:rPr>
                <w:rStyle w:val="em"/>
              </w:rPr>
              <w:t>order</w:t>
            </w:r>
            <w:r>
              <w:t xml:space="preserve">: Memory order used to specify synchronization. Can be </w:t>
            </w:r>
            <w:r>
              <w:rPr>
                <w:rStyle w:val="code"/>
              </w:rPr>
              <w:t>rlx</w:t>
            </w:r>
            <w:r>
              <w:t xml:space="preserve"> (relaxed) for all operations; </w:t>
            </w:r>
            <w:r>
              <w:rPr>
                <w:rStyle w:val="code"/>
              </w:rPr>
              <w:t>scacq</w:t>
            </w:r>
            <w:r>
              <w:t xml:space="preserve"> (sequentially consistent acquire) for all operations except </w:t>
            </w:r>
            <w:r>
              <w:rPr>
                <w:rStyle w:val="code"/>
              </w:rPr>
              <w:t>st</w:t>
            </w:r>
            <w:r>
              <w:t xml:space="preserve">; </w:t>
            </w:r>
            <w:r>
              <w:rPr>
                <w:rStyle w:val="code"/>
              </w:rPr>
              <w:t>screl</w:t>
            </w:r>
            <w:r>
              <w:t xml:space="preserve"> (sequentially consistent release) for all operations except </w:t>
            </w:r>
            <w:r>
              <w:rPr>
                <w:rStyle w:val="code"/>
              </w:rPr>
              <w:t>ld</w:t>
            </w:r>
            <w:r>
              <w:t xml:space="preserve">, </w:t>
            </w:r>
            <w:r>
              <w:rPr>
                <w:rStyle w:val="code"/>
              </w:rPr>
              <w:t>wait</w:t>
            </w:r>
            <w:r>
              <w:t xml:space="preserve"> and </w:t>
            </w:r>
            <w:r>
              <w:rPr>
                <w:rStyle w:val="code"/>
              </w:rPr>
              <w:t>waittimeout</w:t>
            </w:r>
            <w:r>
              <w:t xml:space="preserve">; or </w:t>
            </w:r>
            <w:r>
              <w:rPr>
                <w:rStyle w:val="code"/>
              </w:rPr>
              <w:t>scar</w:t>
            </w:r>
            <w:r>
              <w:t xml:space="preserve"> (sequentially consistent acquire and release) for all operations except </w:t>
            </w:r>
            <w:r>
              <w:rPr>
                <w:rStyle w:val="code"/>
              </w:rPr>
              <w:t>st</w:t>
            </w:r>
            <w:r>
              <w:t xml:space="preserve">, </w:t>
            </w:r>
            <w:r>
              <w:rPr>
                <w:rStyle w:val="code"/>
              </w:rPr>
              <w:t>ld</w:t>
            </w:r>
            <w:r>
              <w:t xml:space="preserve">, </w:t>
            </w:r>
            <w:r>
              <w:rPr>
                <w:rStyle w:val="code"/>
              </w:rPr>
              <w:t>wait</w:t>
            </w:r>
            <w:r>
              <w:t xml:space="preserve"> and </w:t>
            </w:r>
            <w:r>
              <w:rPr>
                <w:rStyle w:val="code"/>
              </w:rPr>
              <w:t>waittimeout</w:t>
            </w:r>
            <w:r>
              <w:t xml:space="preserve">. See </w:t>
            </w:r>
            <w:r>
              <w:rPr>
                <w:rStyle w:val="xref"/>
              </w:rPr>
              <w:t>6.2.1. Memory Order (</w:t>
            </w:r>
            <w:r w:rsidR="009A76EE" w:rsidRPr="008A5E4E">
              <w:fldChar w:fldCharType="begin"/>
            </w:r>
            <w:r w:rsidR="008A5E4E">
              <w:instrText xml:space="preserve"> PAGEREF _Ref-2100178541 \p \h  \* MERGEFORMAT </w:instrText>
            </w:r>
            <w:r w:rsidR="009A76EE" w:rsidRPr="008A5E4E">
              <w:fldChar w:fldCharType="separate"/>
            </w:r>
            <w:r w:rsidR="00533AF0" w:rsidRPr="00533AF0">
              <w:rPr>
                <w:rStyle w:val="xref"/>
                <w:noProof/>
              </w:rPr>
              <w:t>on</w:t>
            </w:r>
            <w:r w:rsidR="00533AF0">
              <w:rPr>
                <w:noProof/>
              </w:rPr>
              <w:t xml:space="preserve"> page 159</w:t>
            </w:r>
            <w:r w:rsidR="009A76EE" w:rsidRPr="008A5E4E">
              <w:rPr>
                <w:rStyle w:val="xref"/>
              </w:rPr>
              <w:fldChar w:fldCharType="end"/>
            </w:r>
            <w:r>
              <w:rPr>
                <w:rStyle w:val="xref"/>
              </w:rPr>
              <w:t>)</w:t>
            </w:r>
            <w:r>
              <w:t>.</w:t>
            </w:r>
          </w:p>
        </w:tc>
      </w:tr>
      <w:tr w:rsidR="008A5E4E" w14:paraId="4751295A" w14:textId="77777777">
        <w:trPr>
          <w:tblCellSpacing w:w="0" w:type="dxa"/>
        </w:trPr>
        <w:tc>
          <w:tcPr>
            <w:tcW w:w="0" w:type="auto"/>
            <w:tcBorders>
              <w:bottom w:val="single" w:sz="6" w:space="0" w:color="000000"/>
            </w:tcBorders>
            <w:tcMar>
              <w:top w:w="45" w:type="dxa"/>
              <w:left w:w="45" w:type="dxa"/>
              <w:bottom w:w="45" w:type="dxa"/>
              <w:right w:w="45" w:type="dxa"/>
            </w:tcMar>
          </w:tcPr>
          <w:p w14:paraId="5B46D473" w14:textId="77777777" w:rsidR="008A5E4E" w:rsidRDefault="0065745B">
            <w:pPr>
              <w:pStyle w:val="tdTableStyle-TablestyleNonAltRows-BodyD-Column-Body1"/>
            </w:pPr>
            <w:r>
              <w:rPr>
                <w:rStyle w:val="em"/>
              </w:rPr>
              <w:t>waitOp</w:t>
            </w:r>
            <w:r>
              <w:t xml:space="preserve">: The comparison operation to perform. Can be </w:t>
            </w:r>
            <w:r>
              <w:rPr>
                <w:rStyle w:val="code"/>
              </w:rPr>
              <w:t>eq</w:t>
            </w:r>
            <w:r>
              <w:t xml:space="preserve"> (equal) </w:t>
            </w:r>
            <w:r>
              <w:rPr>
                <w:rStyle w:val="code"/>
              </w:rPr>
              <w:t>ne</w:t>
            </w:r>
            <w:r>
              <w:t xml:space="preserve"> (not equal), </w:t>
            </w:r>
            <w:r>
              <w:rPr>
                <w:rStyle w:val="code"/>
              </w:rPr>
              <w:t>lt</w:t>
            </w:r>
            <w:r>
              <w:t xml:space="preserve"> (less than) and </w:t>
            </w:r>
            <w:r>
              <w:rPr>
                <w:rStyle w:val="code"/>
              </w:rPr>
              <w:t>gte</w:t>
            </w:r>
            <w:r>
              <w:t xml:space="preserve"> (greater than or equal). </w:t>
            </w:r>
          </w:p>
        </w:tc>
      </w:tr>
      <w:tr w:rsidR="008A5E4E" w14:paraId="5D102CF7" w14:textId="77777777">
        <w:trPr>
          <w:tblCellSpacing w:w="0" w:type="dxa"/>
        </w:trPr>
        <w:tc>
          <w:tcPr>
            <w:tcW w:w="0" w:type="auto"/>
            <w:tcBorders>
              <w:bottom w:val="single" w:sz="6" w:space="0" w:color="000000"/>
            </w:tcBorders>
            <w:tcMar>
              <w:top w:w="45" w:type="dxa"/>
              <w:left w:w="45" w:type="dxa"/>
              <w:bottom w:w="45" w:type="dxa"/>
              <w:right w:w="45" w:type="dxa"/>
            </w:tcMar>
          </w:tcPr>
          <w:p w14:paraId="0FAC38EA" w14:textId="77777777" w:rsidR="008A5E4E" w:rsidRDefault="0065745B">
            <w:pPr>
              <w:pStyle w:val="tdTableStyle-TablestyleNonAltRows-BodyD-Column-Body1"/>
            </w:pPr>
            <w:r>
              <w:rPr>
                <w:rStyle w:val="em"/>
              </w:rPr>
              <w:t>Type</w:t>
            </w:r>
            <w:r>
              <w:t xml:space="preserve">: </w:t>
            </w:r>
            <w:r>
              <w:rPr>
                <w:rStyle w:val="code"/>
              </w:rPr>
              <w:t>b</w:t>
            </w:r>
            <w:r>
              <w:t xml:space="preserve"> for </w:t>
            </w:r>
            <w:r>
              <w:rPr>
                <w:rStyle w:val="code"/>
              </w:rPr>
              <w:t>ld</w:t>
            </w:r>
            <w:r>
              <w:t xml:space="preserve">, </w:t>
            </w:r>
            <w:r>
              <w:rPr>
                <w:rStyle w:val="code"/>
              </w:rPr>
              <w:t>st</w:t>
            </w:r>
            <w:r>
              <w:t xml:space="preserve">, </w:t>
            </w:r>
            <w:r>
              <w:rPr>
                <w:rStyle w:val="code"/>
              </w:rPr>
              <w:t>and</w:t>
            </w:r>
            <w:r>
              <w:t xml:space="preserve">, </w:t>
            </w:r>
            <w:r>
              <w:rPr>
                <w:rStyle w:val="code"/>
              </w:rPr>
              <w:t>or</w:t>
            </w:r>
            <w:r>
              <w:t xml:space="preserve">, </w:t>
            </w:r>
            <w:r>
              <w:rPr>
                <w:rStyle w:val="code"/>
              </w:rPr>
              <w:t>xor</w:t>
            </w:r>
            <w:r>
              <w:t xml:space="preserve">, </w:t>
            </w:r>
            <w:r>
              <w:rPr>
                <w:rStyle w:val="code"/>
              </w:rPr>
              <w:t>exch</w:t>
            </w:r>
            <w:r>
              <w:t xml:space="preserve">, </w:t>
            </w:r>
            <w:r>
              <w:rPr>
                <w:rStyle w:val="code"/>
              </w:rPr>
              <w:t>cas</w:t>
            </w:r>
            <w:r>
              <w:t xml:space="preserve">; </w:t>
            </w:r>
            <w:r>
              <w:rPr>
                <w:rStyle w:val="code"/>
              </w:rPr>
              <w:t>u</w:t>
            </w:r>
            <w:r>
              <w:t xml:space="preserve"> and </w:t>
            </w:r>
            <w:r>
              <w:rPr>
                <w:rStyle w:val="code"/>
              </w:rPr>
              <w:t>s</w:t>
            </w:r>
            <w:r>
              <w:t xml:space="preserve"> for </w:t>
            </w:r>
            <w:r>
              <w:rPr>
                <w:rStyle w:val="code"/>
              </w:rPr>
              <w:t>add</w:t>
            </w:r>
            <w:r>
              <w:t xml:space="preserve">, </w:t>
            </w:r>
            <w:r>
              <w:rPr>
                <w:rStyle w:val="code"/>
              </w:rPr>
              <w:t>sub</w:t>
            </w:r>
            <w:r>
              <w:t xml:space="preserve">; </w:t>
            </w:r>
            <w:r>
              <w:rPr>
                <w:rStyle w:val="code"/>
              </w:rPr>
              <w:t>s</w:t>
            </w:r>
            <w:r>
              <w:t xml:space="preserve"> for </w:t>
            </w:r>
            <w:r>
              <w:rPr>
                <w:rStyle w:val="code"/>
              </w:rPr>
              <w:t>wait</w:t>
            </w:r>
            <w:r>
              <w:t xml:space="preserve">, </w:t>
            </w:r>
            <w:r>
              <w:rPr>
                <w:rStyle w:val="code"/>
              </w:rPr>
              <w:t>waittimeout</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w:t>
            </w:r>
          </w:p>
        </w:tc>
      </w:tr>
      <w:tr w:rsidR="008A5E4E" w14:paraId="3D89762E" w14:textId="77777777">
        <w:trPr>
          <w:tblCellSpacing w:w="0" w:type="dxa"/>
        </w:trPr>
        <w:tc>
          <w:tcPr>
            <w:tcW w:w="0" w:type="auto"/>
            <w:tcBorders>
              <w:bottom w:val="single" w:sz="6" w:space="0" w:color="000000"/>
            </w:tcBorders>
            <w:tcMar>
              <w:top w:w="45" w:type="dxa"/>
              <w:left w:w="45" w:type="dxa"/>
              <w:bottom w:w="45" w:type="dxa"/>
              <w:right w:w="45" w:type="dxa"/>
            </w:tcMar>
          </w:tcPr>
          <w:p w14:paraId="5099F644" w14:textId="77777777" w:rsidR="008A5E4E" w:rsidRDefault="0065745B">
            <w:pPr>
              <w:pStyle w:val="tdTableStyle-TablestyleNonAltRows-BodyD-Column-Body1"/>
            </w:pPr>
            <w:r>
              <w:rPr>
                <w:rStyle w:val="em"/>
              </w:rPr>
              <w:t>Length</w:t>
            </w:r>
            <w:r>
              <w:t xml:space="preserve">: 32, 64.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Must match the signal value size of </w:t>
            </w:r>
            <w:r>
              <w:rPr>
                <w:rStyle w:val="em"/>
              </w:rPr>
              <w:t>signalType</w:t>
            </w:r>
            <w:r>
              <w:t xml:space="preserve">. See </w:t>
            </w:r>
            <w:r>
              <w:rPr>
                <w:rStyle w:val="xref"/>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w:t>
            </w:r>
          </w:p>
        </w:tc>
      </w:tr>
      <w:tr w:rsidR="008A5E4E" w14:paraId="35AA891D" w14:textId="77777777">
        <w:trPr>
          <w:tblCellSpacing w:w="0" w:type="dxa"/>
        </w:trPr>
        <w:tc>
          <w:tcPr>
            <w:tcW w:w="0" w:type="auto"/>
            <w:tcMar>
              <w:top w:w="45" w:type="dxa"/>
              <w:left w:w="45" w:type="dxa"/>
              <w:bottom w:w="45" w:type="dxa"/>
              <w:right w:w="45" w:type="dxa"/>
            </w:tcMar>
          </w:tcPr>
          <w:p w14:paraId="5D8796A1" w14:textId="77777777" w:rsidR="008A5E4E" w:rsidRDefault="0065745B">
            <w:pPr>
              <w:pStyle w:val="tdTableStyle-TablestyleNonAltRows-BodyA-Column-Body1"/>
            </w:pPr>
            <w:r>
              <w:rPr>
                <w:rStyle w:val="em"/>
              </w:rPr>
              <w:t>signalType</w:t>
            </w:r>
            <w:r>
              <w:t xml:space="preserve">: </w:t>
            </w:r>
            <w:r>
              <w:rPr>
                <w:rStyle w:val="code"/>
              </w:rPr>
              <w:t>sig32</w:t>
            </w:r>
            <w:r>
              <w:t xml:space="preserve">, </w:t>
            </w:r>
            <w:r>
              <w:rPr>
                <w:rStyle w:val="code"/>
              </w:rPr>
              <w:t>sig64</w:t>
            </w:r>
            <w:r>
              <w:t xml:space="preserve">. See </w:t>
            </w:r>
            <w:r>
              <w:rPr>
                <w:rStyle w:val="xref"/>
              </w:rPr>
              <w:t>Table 4–4 (</w:t>
            </w:r>
            <w:r w:rsidR="009A76EE" w:rsidRPr="008A5E4E">
              <w:fldChar w:fldCharType="begin"/>
            </w:r>
            <w:r w:rsidR="008A5E4E">
              <w:instrText xml:space="preserve"> PAGEREF -247087953 \p \h  \* MERGEFORMAT </w:instrText>
            </w:r>
            <w:r w:rsidR="009A76EE" w:rsidRPr="008A5E4E">
              <w:fldChar w:fldCharType="separate"/>
            </w:r>
            <w:r w:rsidR="00533AF0" w:rsidRPr="00533AF0">
              <w:rPr>
                <w:rStyle w:val="xref"/>
                <w:noProof/>
              </w:rPr>
              <w:t>on</w:t>
            </w:r>
            <w:r w:rsidR="00533AF0">
              <w:rPr>
                <w:noProof/>
              </w:rPr>
              <w:t xml:space="preserve"> page 80</w:t>
            </w:r>
            <w:r w:rsidR="009A76EE" w:rsidRPr="008A5E4E">
              <w:rPr>
                <w:rStyle w:val="xref"/>
              </w:rPr>
              <w:fldChar w:fldCharType="end"/>
            </w:r>
            <w:r>
              <w:rPr>
                <w:rStyle w:val="xref"/>
              </w:rPr>
              <w:t>)</w:t>
            </w:r>
            <w:r>
              <w:t xml:space="preserve">. Must be </w:t>
            </w:r>
            <w:r>
              <w:rPr>
                <w:rStyle w:val="code"/>
              </w:rPr>
              <w:t>sig32</w:t>
            </w:r>
            <w:r>
              <w:t xml:space="preserve"> for small machine model and </w:t>
            </w:r>
            <w:r>
              <w:rPr>
                <w:rStyle w:val="code"/>
              </w:rPr>
              <w:t>sig64</w:t>
            </w:r>
            <w:r>
              <w:t xml:space="preserve"> for large machine model. See </w:t>
            </w:r>
            <w:r>
              <w:rPr>
                <w:rStyle w:val="xref"/>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bl>
    <w:p w14:paraId="6A5AE337" w14:textId="77777777" w:rsidR="008A5E4E" w:rsidRDefault="008A5E4E">
      <w:pPr>
        <w:spacing w:after="240"/>
      </w:pPr>
    </w:p>
    <w:p w14:paraId="3BCBB25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6826C9EE"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08562AA"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11092B0D" w14:textId="77777777">
        <w:trPr>
          <w:tblCellSpacing w:w="0" w:type="dxa"/>
        </w:trPr>
        <w:tc>
          <w:tcPr>
            <w:tcW w:w="0" w:type="auto"/>
            <w:tcBorders>
              <w:bottom w:val="single" w:sz="6" w:space="0" w:color="000000"/>
            </w:tcBorders>
            <w:tcMar>
              <w:top w:w="45" w:type="dxa"/>
              <w:left w:w="45" w:type="dxa"/>
              <w:bottom w:w="45" w:type="dxa"/>
              <w:right w:w="45" w:type="dxa"/>
            </w:tcMar>
          </w:tcPr>
          <w:p w14:paraId="331D95D0" w14:textId="77777777" w:rsidR="008A5E4E" w:rsidRDefault="0065745B">
            <w:pPr>
              <w:pStyle w:val="tdTableStyle-TablestyleNonAltRows-BodyD-Column-Body1"/>
            </w:pPr>
            <w:r>
              <w:rPr>
                <w:rStyle w:val="em"/>
              </w:rPr>
              <w:t>dest</w:t>
            </w:r>
            <w:r>
              <w:t xml:space="preserve">: Destination register of type </w:t>
            </w:r>
            <w:r>
              <w:rPr>
                <w:rStyle w:val="em"/>
              </w:rPr>
              <w:t>TypeLength</w:t>
            </w:r>
            <w:r>
              <w:t>.</w:t>
            </w:r>
          </w:p>
        </w:tc>
      </w:tr>
      <w:tr w:rsidR="008A5E4E" w14:paraId="564463F7" w14:textId="77777777">
        <w:trPr>
          <w:tblCellSpacing w:w="0" w:type="dxa"/>
        </w:trPr>
        <w:tc>
          <w:tcPr>
            <w:tcW w:w="0" w:type="auto"/>
            <w:tcBorders>
              <w:bottom w:val="single" w:sz="6" w:space="0" w:color="000000"/>
            </w:tcBorders>
            <w:tcMar>
              <w:top w:w="45" w:type="dxa"/>
              <w:left w:w="45" w:type="dxa"/>
              <w:bottom w:w="45" w:type="dxa"/>
              <w:right w:w="45" w:type="dxa"/>
            </w:tcMar>
          </w:tcPr>
          <w:p w14:paraId="27C54713" w14:textId="77777777" w:rsidR="008A5E4E" w:rsidRDefault="0065745B">
            <w:pPr>
              <w:pStyle w:val="tdTableStyle-TablestyleNonAltRows-BodyD-Column-Body1"/>
            </w:pPr>
            <w:r>
              <w:rPr>
                <w:rStyle w:val="em"/>
              </w:rPr>
              <w:t>signalHandle</w:t>
            </w:r>
            <w:r>
              <w:t xml:space="preserve">: A source operand </w:t>
            </w:r>
            <w:r>
              <w:rPr>
                <w:rStyle w:val="code"/>
              </w:rPr>
              <w:t>d</w:t>
            </w:r>
            <w:r>
              <w:t xml:space="preserve"> register that contains a value of a signal handle of type </w:t>
            </w:r>
            <w:r>
              <w:rPr>
                <w:rStyle w:val="em"/>
              </w:rPr>
              <w:t>signalType</w:t>
            </w:r>
            <w:r>
              <w:t xml:space="preserve">. It is undefined if the value was not originally loaded from a global, readonly, private, spill, or kernarg segment variable of type </w:t>
            </w:r>
            <w:r>
              <w:rPr>
                <w:rStyle w:val="em"/>
              </w:rPr>
              <w:t>signalType</w:t>
            </w:r>
            <w:r>
              <w:t xml:space="preserve">, or from an arg segment variable that is of type </w:t>
            </w:r>
            <w:r>
              <w:rPr>
                <w:rStyle w:val="em"/>
              </w:rPr>
              <w:t>signalType</w:t>
            </w:r>
            <w:r>
              <w:t xml:space="preserve"> that was initialized with a value that is of type </w:t>
            </w:r>
            <w:r>
              <w:rPr>
                <w:rStyle w:val="em"/>
              </w:rPr>
              <w:t>signalType</w:t>
            </w:r>
            <w:r>
              <w:t>. Must be a signal handle for a signal created by the HSA runtime that has not been destroyed. Must not be the null signal value of 0.</w:t>
            </w:r>
          </w:p>
        </w:tc>
      </w:tr>
      <w:tr w:rsidR="008A5E4E" w14:paraId="7A9442AA" w14:textId="77777777">
        <w:trPr>
          <w:tblCellSpacing w:w="0" w:type="dxa"/>
        </w:trPr>
        <w:tc>
          <w:tcPr>
            <w:tcW w:w="0" w:type="auto"/>
            <w:tcBorders>
              <w:bottom w:val="single" w:sz="6" w:space="0" w:color="000000"/>
            </w:tcBorders>
            <w:tcMar>
              <w:top w:w="45" w:type="dxa"/>
              <w:left w:w="45" w:type="dxa"/>
              <w:bottom w:w="45" w:type="dxa"/>
              <w:right w:w="45" w:type="dxa"/>
            </w:tcMar>
          </w:tcPr>
          <w:p w14:paraId="18BBE030" w14:textId="45DBECF5" w:rsidR="008A5E4E" w:rsidRDefault="0065745B" w:rsidP="00C7416B">
            <w:pPr>
              <w:pStyle w:val="tdTableStyle-TablestyleNonAltRows-BodyD-Column-Body1"/>
            </w:pPr>
            <w:r>
              <w:rPr>
                <w:rStyle w:val="em"/>
              </w:rPr>
              <w:t>src0</w:t>
            </w:r>
            <w:r>
              <w:t xml:space="preserve">, </w:t>
            </w:r>
            <w:r>
              <w:rPr>
                <w:rStyle w:val="em"/>
              </w:rPr>
              <w:t>src1</w:t>
            </w:r>
            <w:r>
              <w:t xml:space="preserve">: Sources of type </w:t>
            </w:r>
            <w:r>
              <w:rPr>
                <w:rStyle w:val="em"/>
              </w:rPr>
              <w:t>TypeLength</w:t>
            </w:r>
            <w:r>
              <w:t xml:space="preserve">. Can be a register, </w:t>
            </w:r>
            <w:r w:rsidR="00C7416B">
              <w:t xml:space="preserve">or </w:t>
            </w:r>
            <w:r>
              <w:t>immediate value.</w:t>
            </w:r>
          </w:p>
        </w:tc>
      </w:tr>
      <w:tr w:rsidR="008A5E4E" w14:paraId="1B7501E2" w14:textId="77777777">
        <w:trPr>
          <w:tblCellSpacing w:w="0" w:type="dxa"/>
        </w:trPr>
        <w:tc>
          <w:tcPr>
            <w:tcW w:w="0" w:type="auto"/>
            <w:tcMar>
              <w:top w:w="45" w:type="dxa"/>
              <w:left w:w="45" w:type="dxa"/>
              <w:bottom w:w="45" w:type="dxa"/>
              <w:right w:w="45" w:type="dxa"/>
            </w:tcMar>
          </w:tcPr>
          <w:p w14:paraId="24CE5A90" w14:textId="24A4730E" w:rsidR="008A5E4E" w:rsidRDefault="0065745B" w:rsidP="00C7416B">
            <w:pPr>
              <w:pStyle w:val="tdTableStyle-TablestyleNonAltRows-BodyA-Column-Body1"/>
            </w:pPr>
            <w:r>
              <w:rPr>
                <w:rStyle w:val="em"/>
              </w:rPr>
              <w:t>timeout</w:t>
            </w:r>
            <w:r>
              <w:t xml:space="preserve">: Timeout value of type </w:t>
            </w:r>
            <w:r>
              <w:rPr>
                <w:rStyle w:val="code"/>
              </w:rPr>
              <w:t>u64</w:t>
            </w:r>
            <w:r>
              <w:t xml:space="preserve">. Specified in same units as the system timestamp . Can be a register, </w:t>
            </w:r>
            <w:r w:rsidR="00C7416B">
              <w:t xml:space="preserve">or </w:t>
            </w:r>
            <w:r>
              <w:t>immediate value.</w:t>
            </w:r>
          </w:p>
        </w:tc>
      </w:tr>
    </w:tbl>
    <w:p w14:paraId="72D5FE16" w14:textId="77777777" w:rsidR="008A5E4E" w:rsidRDefault="008A5E4E">
      <w:pPr>
        <w:spacing w:after="240"/>
      </w:pPr>
    </w:p>
    <w:p w14:paraId="16817AA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7431"/>
      </w:tblGrid>
      <w:tr w:rsidR="008A5E4E" w14:paraId="75723E5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04BC286"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1332FC52" w14:textId="77777777">
        <w:trPr>
          <w:tblCellSpacing w:w="0" w:type="dxa"/>
        </w:trPr>
        <w:tc>
          <w:tcPr>
            <w:tcW w:w="0" w:type="auto"/>
            <w:tcMar>
              <w:top w:w="45" w:type="dxa"/>
              <w:left w:w="45" w:type="dxa"/>
              <w:bottom w:w="45" w:type="dxa"/>
              <w:right w:w="45" w:type="dxa"/>
            </w:tcMar>
          </w:tcPr>
          <w:p w14:paraId="3ACE30CD" w14:textId="77777777" w:rsidR="008A5E4E" w:rsidRDefault="0065745B">
            <w:pPr>
              <w:pStyle w:val="tdTableStyle-TablestyleNonAltRows-BodyA-Column-Body1"/>
            </w:pPr>
            <w:r>
              <w:t>Invalid address exceptions are allowed. May generate a memory exception if signal handle is null or invalid.</w:t>
            </w:r>
          </w:p>
        </w:tc>
      </w:tr>
    </w:tbl>
    <w:p w14:paraId="26069315" w14:textId="77777777" w:rsidR="008A5E4E" w:rsidRDefault="008A5E4E">
      <w:pPr>
        <w:spacing w:after="240"/>
      </w:pPr>
    </w:p>
    <w:p w14:paraId="6545566E" w14:textId="77777777" w:rsidR="008A5E4E" w:rsidRDefault="0065745B">
      <w:pPr>
        <w:pStyle w:val="p"/>
      </w:pPr>
      <w:r>
        <w:t xml:space="preserve">For Brig syntax, see </w:t>
      </w:r>
      <w:r>
        <w:rPr>
          <w:rStyle w:val="xref1"/>
        </w:rPr>
        <w:t>18.7.2. BRIG Syntax for Memory Operations (</w:t>
      </w:r>
      <w:r w:rsidR="009A76EE" w:rsidRPr="008A5E4E">
        <w:fldChar w:fldCharType="begin"/>
      </w:r>
      <w:r w:rsidR="008A5E4E">
        <w:instrText xml:space="preserve"> PAGEREF _Ref-407441351 \p \h  \* MERGEFORMAT </w:instrText>
      </w:r>
      <w:r w:rsidR="009A76EE" w:rsidRPr="008A5E4E">
        <w:fldChar w:fldCharType="separate"/>
      </w:r>
      <w:r w:rsidR="00533AF0" w:rsidRPr="00533AF0">
        <w:rPr>
          <w:rStyle w:val="xref1"/>
          <w:noProof/>
        </w:rPr>
        <w:t>on</w:t>
      </w:r>
      <w:r w:rsidR="00533AF0">
        <w:rPr>
          <w:noProof/>
        </w:rPr>
        <w:t xml:space="preserve"> page 363</w:t>
      </w:r>
      <w:r w:rsidR="009A76EE" w:rsidRPr="008A5E4E">
        <w:rPr>
          <w:rStyle w:val="xref1"/>
        </w:rPr>
        <w:fldChar w:fldCharType="end"/>
      </w:r>
      <w:r>
        <w:rPr>
          <w:rStyle w:val="xref1"/>
        </w:rPr>
        <w:t>)</w:t>
      </w:r>
      <w:r>
        <w:t xml:space="preserve">. </w:t>
      </w:r>
    </w:p>
    <w:p w14:paraId="3011B6F1" w14:textId="77777777" w:rsidR="008A5E4E" w:rsidRDefault="0065745B">
      <w:pPr>
        <w:pStyle w:val="h3"/>
      </w:pPr>
      <w:bookmarkStart w:id="645" w:name="_Toc396034287"/>
      <w:r>
        <w:t>6.8.2 Description of Signal Operations</w:t>
      </w:r>
      <w:bookmarkEnd w:id="645"/>
    </w:p>
    <w:p w14:paraId="32A4147E" w14:textId="77777777" w:rsidR="008A5E4E" w:rsidRDefault="0065745B">
      <w:pPr>
        <w:pStyle w:val="pDefinitionTerm"/>
      </w:pPr>
      <w:r>
        <w:rPr>
          <w:rStyle w:val="code1"/>
        </w:rPr>
        <w:t>ld</w:t>
      </w:r>
      <w:r>
        <w:t xml:space="preserve">, </w:t>
      </w:r>
      <w:r>
        <w:rPr>
          <w:rStyle w:val="code1"/>
        </w:rPr>
        <w:t>st</w:t>
      </w:r>
      <w:r>
        <w:t xml:space="preserve">, </w:t>
      </w:r>
      <w:r>
        <w:rPr>
          <w:rStyle w:val="code1"/>
        </w:rPr>
        <w:t>and</w:t>
      </w:r>
      <w:r>
        <w:t xml:space="preserve">, </w:t>
      </w:r>
      <w:r>
        <w:rPr>
          <w:rStyle w:val="code1"/>
        </w:rPr>
        <w:t>or</w:t>
      </w:r>
      <w:r>
        <w:t xml:space="preserve">, </w:t>
      </w:r>
      <w:r>
        <w:rPr>
          <w:rStyle w:val="code1"/>
        </w:rPr>
        <w:t>xor</w:t>
      </w:r>
      <w:r>
        <w:t xml:space="preserve">, </w:t>
      </w:r>
      <w:r>
        <w:rPr>
          <w:rStyle w:val="code1"/>
        </w:rPr>
        <w:t>exch</w:t>
      </w:r>
      <w:r>
        <w:t xml:space="preserve">, </w:t>
      </w:r>
      <w:r>
        <w:rPr>
          <w:rStyle w:val="code1"/>
        </w:rPr>
        <w:t>add</w:t>
      </w:r>
      <w:r>
        <w:t xml:space="preserve">, </w:t>
      </w:r>
      <w:r>
        <w:rPr>
          <w:rStyle w:val="code1"/>
        </w:rPr>
        <w:t>sub</w:t>
      </w:r>
      <w:r>
        <w:t xml:space="preserve">, </w:t>
      </w:r>
      <w:r>
        <w:rPr>
          <w:rStyle w:val="code1"/>
        </w:rPr>
        <w:t>cas</w:t>
      </w:r>
    </w:p>
    <w:p w14:paraId="5BB2F08D" w14:textId="77777777" w:rsidR="008A5E4E" w:rsidRDefault="0065745B">
      <w:pPr>
        <w:pStyle w:val="p1"/>
      </w:pPr>
      <w:r>
        <w:t xml:space="preserve">The </w:t>
      </w:r>
      <w:r>
        <w:rPr>
          <w:rStyle w:val="code1"/>
        </w:rPr>
        <w:t>signal</w:t>
      </w:r>
      <w:r>
        <w:t xml:space="preserve"> operations have the same definition as the corresponding </w:t>
      </w:r>
      <w:r>
        <w:rPr>
          <w:rStyle w:val="code1"/>
        </w:rPr>
        <w:t>atomic</w:t>
      </w:r>
      <w:r>
        <w:t xml:space="preserve"> operations, with the </w:t>
      </w:r>
      <w:r>
        <w:rPr>
          <w:rStyle w:val="i"/>
        </w:rPr>
        <w:t>segment</w:t>
      </w:r>
      <w:r>
        <w:t xml:space="preserve"> as </w:t>
      </w:r>
      <w:r>
        <w:rPr>
          <w:rStyle w:val="code1"/>
        </w:rPr>
        <w:t>global</w:t>
      </w:r>
      <w:r>
        <w:t xml:space="preserve">, </w:t>
      </w:r>
      <w:r>
        <w:rPr>
          <w:rStyle w:val="i"/>
        </w:rPr>
        <w:t>scope</w:t>
      </w:r>
      <w:r w:rsidR="00752E57">
        <w:rPr>
          <w:rStyle w:val="i"/>
        </w:rPr>
        <w:t xml:space="preserve"> </w:t>
      </w:r>
      <w:r>
        <w:t xml:space="preserve">as </w:t>
      </w:r>
      <w:r>
        <w:rPr>
          <w:rStyle w:val="code1"/>
        </w:rPr>
        <w:t>system</w:t>
      </w:r>
      <w:r>
        <w:t xml:space="preserve">, the same </w:t>
      </w:r>
      <w:r>
        <w:rPr>
          <w:rStyle w:val="i"/>
        </w:rPr>
        <w:t>TypeLength</w:t>
      </w:r>
      <w:r>
        <w:t xml:space="preserve">, the </w:t>
      </w:r>
      <w:r>
        <w:rPr>
          <w:rStyle w:val="i"/>
        </w:rPr>
        <w:t>address</w:t>
      </w:r>
      <w:r>
        <w:t xml:space="preserve"> operand corresponding to the global segment address of the signal value specified by the </w:t>
      </w:r>
      <w:r>
        <w:rPr>
          <w:rStyle w:val="i"/>
        </w:rPr>
        <w:t>signalHandle</w:t>
      </w:r>
      <w:r>
        <w:t xml:space="preserve"> operand and the same other operands. See </w:t>
      </w:r>
      <w:r>
        <w:rPr>
          <w:rStyle w:val="xref1"/>
        </w:rPr>
        <w:t>6.6. Atomic (atomic) Operations (</w:t>
      </w:r>
      <w:r w:rsidR="009A76EE" w:rsidRPr="008A5E4E">
        <w:fldChar w:fldCharType="begin"/>
      </w:r>
      <w:r w:rsidR="008A5E4E">
        <w:instrText xml:space="preserve"> PAGEREF _Ref-2060024540 \p \h  \* MERGEFORMAT </w:instrText>
      </w:r>
      <w:r w:rsidR="009A76EE" w:rsidRPr="008A5E4E">
        <w:fldChar w:fldCharType="separate"/>
      </w:r>
      <w:r w:rsidR="00533AF0" w:rsidRPr="00533AF0">
        <w:rPr>
          <w:rStyle w:val="xref1"/>
          <w:noProof/>
        </w:rPr>
        <w:t>on</w:t>
      </w:r>
      <w:r w:rsidR="00533AF0">
        <w:rPr>
          <w:noProof/>
        </w:rPr>
        <w:t xml:space="preserve"> page 176</w:t>
      </w:r>
      <w:r w:rsidR="009A76EE" w:rsidRPr="008A5E4E">
        <w:rPr>
          <w:rStyle w:val="xref1"/>
        </w:rPr>
        <w:fldChar w:fldCharType="end"/>
      </w:r>
      <w:r>
        <w:rPr>
          <w:rStyle w:val="xref1"/>
        </w:rPr>
        <w:t>)</w:t>
      </w:r>
      <w:r>
        <w:t>.</w:t>
      </w:r>
    </w:p>
    <w:p w14:paraId="7AC335B3" w14:textId="77777777" w:rsidR="008A5E4E" w:rsidRDefault="0065745B">
      <w:pPr>
        <w:pStyle w:val="p1"/>
      </w:pPr>
      <w:r>
        <w:t xml:space="preserve">The </w:t>
      </w:r>
      <w:r>
        <w:rPr>
          <w:rStyle w:val="code1"/>
        </w:rPr>
        <w:t>signalnoret</w:t>
      </w:r>
      <w:r>
        <w:t xml:space="preserve"> operations have the same definition as the corresponding </w:t>
      </w:r>
      <w:r>
        <w:rPr>
          <w:rStyle w:val="code1"/>
        </w:rPr>
        <w:t>atomicnoret</w:t>
      </w:r>
      <w:r>
        <w:t xml:space="preserve"> operations in a similar manner. See </w:t>
      </w:r>
      <w:r>
        <w:rPr>
          <w:rStyle w:val="xref1"/>
        </w:rPr>
        <w:t>6.7. Atomic No Return (atomicnoret) Operations (</w:t>
      </w:r>
      <w:r w:rsidR="009A76EE" w:rsidRPr="008A5E4E">
        <w:fldChar w:fldCharType="begin"/>
      </w:r>
      <w:r w:rsidR="008A5E4E">
        <w:instrText xml:space="preserve"> PAGEREF _Ref1132506678 \p \h  \* MERGEFORMAT </w:instrText>
      </w:r>
      <w:r w:rsidR="009A76EE" w:rsidRPr="008A5E4E">
        <w:fldChar w:fldCharType="separate"/>
      </w:r>
      <w:r w:rsidR="00533AF0" w:rsidRPr="00533AF0">
        <w:rPr>
          <w:rStyle w:val="xref1"/>
          <w:noProof/>
        </w:rPr>
        <w:t>on</w:t>
      </w:r>
      <w:r w:rsidR="00533AF0">
        <w:rPr>
          <w:noProof/>
        </w:rPr>
        <w:t xml:space="preserve"> page 181</w:t>
      </w:r>
      <w:r w:rsidR="009A76EE" w:rsidRPr="008A5E4E">
        <w:rPr>
          <w:rStyle w:val="xref1"/>
        </w:rPr>
        <w:fldChar w:fldCharType="end"/>
      </w:r>
      <w:r>
        <w:rPr>
          <w:rStyle w:val="xref1"/>
        </w:rPr>
        <w:t>)</w:t>
      </w:r>
    </w:p>
    <w:p w14:paraId="2DF0041F" w14:textId="77777777" w:rsidR="008A5E4E" w:rsidRDefault="0065745B">
      <w:pPr>
        <w:pStyle w:val="p1"/>
      </w:pPr>
      <w:r>
        <w:t xml:space="preserve">However, an implementation may use special hardware to cause any suspended work-items or threads that are waiting on the signal to be resumed. The exception is the </w:t>
      </w:r>
      <w:r>
        <w:rPr>
          <w:rStyle w:val="code1"/>
        </w:rPr>
        <w:t>signal_ld</w:t>
      </w:r>
      <w:r>
        <w:t xml:space="preserve"> which does not change the signal value.</w:t>
      </w:r>
    </w:p>
    <w:p w14:paraId="6BDAE8E8" w14:textId="77777777" w:rsidR="008A5E4E" w:rsidRDefault="0065745B">
      <w:pPr>
        <w:pStyle w:val="pDefinitionTerm"/>
      </w:pPr>
      <w:r>
        <w:rPr>
          <w:rStyle w:val="code1"/>
        </w:rPr>
        <w:t>wait</w:t>
      </w:r>
    </w:p>
    <w:p w14:paraId="48260FB5" w14:textId="77777777" w:rsidR="008A5E4E" w:rsidRDefault="0065745B">
      <w:pPr>
        <w:pStyle w:val="p1"/>
      </w:pPr>
      <w:r>
        <w:t xml:space="preserve">The wait operation suspends a work-item's execution until a signal value satisfies a specified condition, a certain amount of time has elapsed or it spuriously returns. The conditions supported are: equal; not equal; less than; and greater than or equal. The signal value is conceptually read using an </w:t>
      </w:r>
      <w:r>
        <w:rPr>
          <w:rStyle w:val="code1"/>
        </w:rPr>
        <w:t>atomic_ld</w:t>
      </w:r>
      <w:r>
        <w:t xml:space="preserve"> operation, with the </w:t>
      </w:r>
      <w:r>
        <w:rPr>
          <w:rStyle w:val="i"/>
        </w:rPr>
        <w:t>segment</w:t>
      </w:r>
      <w:r>
        <w:t xml:space="preserve"> as </w:t>
      </w:r>
      <w:r>
        <w:rPr>
          <w:rStyle w:val="code1"/>
        </w:rPr>
        <w:t>global</w:t>
      </w:r>
      <w:r>
        <w:t xml:space="preserve">, </w:t>
      </w:r>
      <w:r>
        <w:rPr>
          <w:rStyle w:val="i"/>
        </w:rPr>
        <w:t>scope</w:t>
      </w:r>
      <w:r>
        <w:t xml:space="preserve"> as </w:t>
      </w:r>
      <w:r>
        <w:rPr>
          <w:rStyle w:val="code1"/>
        </w:rPr>
        <w:t>system</w:t>
      </w:r>
      <w:r>
        <w:t xml:space="preserve">, and the </w:t>
      </w:r>
      <w:r>
        <w:rPr>
          <w:rStyle w:val="i"/>
        </w:rPr>
        <w:t>address</w:t>
      </w:r>
      <w:r>
        <w:t xml:space="preserve"> operand corresponding to the global segment address of the signal value specified by the </w:t>
      </w:r>
      <w:r>
        <w:rPr>
          <w:rStyle w:val="i"/>
        </w:rPr>
        <w:t>signalHandle</w:t>
      </w:r>
      <w:r>
        <w:t xml:space="preserve"> operand. The read value is compared to the value specified by </w:t>
      </w:r>
      <w:r>
        <w:rPr>
          <w:rStyle w:val="i"/>
        </w:rPr>
        <w:t>src0</w:t>
      </w:r>
      <w:r>
        <w:t xml:space="preserve"> operand using the signed comparison specified by </w:t>
      </w:r>
      <w:r>
        <w:rPr>
          <w:rStyle w:val="i"/>
        </w:rPr>
        <w:t>waitOp</w:t>
      </w:r>
      <w:r>
        <w:t xml:space="preserve">. When the wait operation resumes, the last signal value read is returned in </w:t>
      </w:r>
      <w:r>
        <w:rPr>
          <w:rStyle w:val="i"/>
        </w:rPr>
        <w:t>dest</w:t>
      </w:r>
      <w:r>
        <w:t xml:space="preserve"> operand.</w:t>
      </w:r>
    </w:p>
    <w:p w14:paraId="77355D4E" w14:textId="77777777" w:rsidR="008A5E4E" w:rsidRDefault="0065745B">
      <w:pPr>
        <w:pStyle w:val="p1"/>
      </w:pPr>
      <w:r>
        <w:t>A wait operation is required to timeout and resume execution, even if the condition has not been met, no longer than a time interval that is reasonably close to the signal timeout value defined by the HSA runtime. The HSA runtime provides an operation to obtain this value. Additionally, a wait operation can spuriously resume at any time sooner than the timeout (for example, due to system or other external factors) even when the condition has not been met. Conceptually the wait operation behaves as:</w:t>
      </w:r>
    </w:p>
    <w:p w14:paraId="55496F46" w14:textId="77777777" w:rsidR="008A5E4E" w:rsidRDefault="0065745B">
      <w:pPr>
        <w:pStyle w:val="pre1"/>
      </w:pPr>
      <w:r>
        <w:t>timer.init(hsa_signal_get_timeout());</w:t>
      </w:r>
      <w:r>
        <w:br/>
        <w:t xml:space="preserve"> do {</w:t>
      </w:r>
      <w:r>
        <w:br/>
        <w:t xml:space="preserve">   original = [signal_value_address(</w:t>
      </w:r>
      <w:r>
        <w:rPr>
          <w:rStyle w:val="em"/>
        </w:rPr>
        <w:t>signalHandle</w:t>
      </w:r>
      <w:r>
        <w:t>)];</w:t>
      </w:r>
      <w:r>
        <w:br/>
        <w:t xml:space="preserve"> } while (!(original </w:t>
      </w:r>
      <w:r>
        <w:rPr>
          <w:rStyle w:val="em"/>
        </w:rPr>
        <w:t>waitOpsrc0</w:t>
      </w:r>
      <w:r>
        <w:t>) &amp;&amp; !timer.expired() &amp;&amp; !spurious_signal_return());</w:t>
      </w:r>
      <w:r>
        <w:br/>
        <w:t xml:space="preserve"> </w:t>
      </w:r>
      <w:r>
        <w:rPr>
          <w:rStyle w:val="em"/>
        </w:rPr>
        <w:t>dest</w:t>
      </w:r>
      <w:r>
        <w:t xml:space="preserve"> = original;</w:t>
      </w:r>
    </w:p>
    <w:p w14:paraId="7D3EA6AB" w14:textId="77777777" w:rsidR="008A5E4E" w:rsidRDefault="0065745B">
      <w:pPr>
        <w:pStyle w:val="p1"/>
      </w:pPr>
      <w:r>
        <w:t>However, an implementation can use special hardware to save power and improve performance. For example, a wait operation may suspend thread or work-item execution, and resume it in response to another signal operation that changes the value of a signal value.</w:t>
      </w:r>
    </w:p>
    <w:p w14:paraId="678CF0F2" w14:textId="77777777" w:rsidR="008A5E4E" w:rsidRDefault="0065745B">
      <w:pPr>
        <w:pStyle w:val="p1"/>
      </w:pPr>
      <w:r>
        <w:t>Since the wait operation can return spuriously, it is necessary to test the returned value to see if the condition was met. For this reason a wait operation is often used in a loop. For example:</w:t>
      </w:r>
    </w:p>
    <w:p w14:paraId="25045373" w14:textId="77777777" w:rsidR="008A5E4E" w:rsidRDefault="0065745B">
      <w:pPr>
        <w:pStyle w:val="pre1"/>
      </w:pPr>
      <w:r>
        <w:t>// Wait for signal $d1 to be equal to 10</w:t>
      </w:r>
      <w:r>
        <w:br/>
        <w:t xml:space="preserve"> do {</w:t>
      </w:r>
      <w:r>
        <w:br/>
        <w:t xml:space="preserve">   signal_wait_eq_scacq_s64_sig64 $d0, $d1, 10;</w:t>
      </w:r>
      <w:r>
        <w:br/>
        <w:t xml:space="preserve"> } while ($d0 != 10);</w:t>
      </w:r>
    </w:p>
    <w:p w14:paraId="32022CF5" w14:textId="77777777" w:rsidR="008A5E4E" w:rsidRDefault="0065745B">
      <w:pPr>
        <w:pStyle w:val="p1"/>
      </w:pPr>
      <w:r>
        <w:t>A wait operation can be used in divergent code. However, because it suspends execution of a work-item, care should be taken when waiting on a signal that may be updated by a work-item executing in the same wavefront, or a work-item later in the flattened work-item order, as deadlock may occur.</w:t>
      </w:r>
    </w:p>
    <w:p w14:paraId="1883861A" w14:textId="77777777" w:rsidR="008A5E4E" w:rsidRDefault="0065745B">
      <w:pPr>
        <w:pStyle w:val="p1"/>
      </w:pPr>
      <w:r>
        <w:t>The signal values seen by a wait operation are guaranteed to make forward progress in the modification order of the signal value memory location. However, it is not guaranteed that the wait operation will see all values in the modification order. It is therefore possible that a signal value can be updated such that it satisfies the condition of a suspended wait operation, but the wait operation does not observe it before it is changed to a value that does not satisfy its condition, and therefore the wait operation does not resume. By extension, if this scenario happens while multiple threads or work-items are waiting on a signal, some may resume while some may not. It is up to the application to use signals in a way that accounts for this behavior, for example by ensuring signal values only advance, or using multiple signals to coordinate such multiple updates.</w:t>
      </w:r>
    </w:p>
    <w:p w14:paraId="08BC57C9" w14:textId="485024BA" w:rsidR="008A5E4E" w:rsidRDefault="0065745B">
      <w:pPr>
        <w:pStyle w:val="p1"/>
      </w:pPr>
      <w:r>
        <w:t xml:space="preserve">A wait operation is not required to resume immediately </w:t>
      </w:r>
      <w:r w:rsidR="00A14D21">
        <w:t>that</w:t>
      </w:r>
      <w:r w:rsidR="00410E4F">
        <w:t xml:space="preserve"> </w:t>
      </w:r>
      <w:r>
        <w:t>the signal value satisfies the condition, even if the wait operation does observe a satisfying value.</w:t>
      </w:r>
    </w:p>
    <w:p w14:paraId="3C80604F" w14:textId="77777777" w:rsidR="008A5E4E" w:rsidRDefault="0065745B">
      <w:pPr>
        <w:pStyle w:val="pDefinitionTerm"/>
      </w:pPr>
      <w:r>
        <w:rPr>
          <w:rStyle w:val="code1"/>
        </w:rPr>
        <w:t>waittimeout</w:t>
      </w:r>
    </w:p>
    <w:p w14:paraId="23FB8992" w14:textId="77777777" w:rsidR="008A5E4E" w:rsidRDefault="0065745B">
      <w:pPr>
        <w:pStyle w:val="p1"/>
      </w:pPr>
      <w:r>
        <w:t xml:space="preserve">Same as </w:t>
      </w:r>
      <w:r>
        <w:rPr>
          <w:rStyle w:val="code1"/>
        </w:rPr>
        <w:t>wait</w:t>
      </w:r>
      <w:r>
        <w:t xml:space="preserve"> except </w:t>
      </w:r>
      <w:r>
        <w:rPr>
          <w:rStyle w:val="i"/>
        </w:rPr>
        <w:t>src1</w:t>
      </w:r>
      <w:r>
        <w:t xml:space="preserve"> is used as the timeout value. </w:t>
      </w:r>
      <w:r>
        <w:rPr>
          <w:rStyle w:val="i"/>
        </w:rPr>
        <w:t>src1</w:t>
      </w:r>
      <w:r>
        <w:t xml:space="preserve"> is treated as a </w:t>
      </w:r>
      <w:r>
        <w:rPr>
          <w:rStyle w:val="code1"/>
        </w:rPr>
        <w:t>u64</w:t>
      </w:r>
      <w:r>
        <w:t xml:space="preserve"> and specified in the same units as the system timestamp (see </w:t>
      </w:r>
      <w:r>
        <w:rPr>
          <w:rStyle w:val="spanBookTitle"/>
        </w:rPr>
        <w:t>HSA Platform System Architecture Specification</w:t>
      </w:r>
      <w:r>
        <w:t xml:space="preserve">. The </w:t>
      </w:r>
      <w:r>
        <w:rPr>
          <w:rStyle w:val="i"/>
        </w:rPr>
        <w:t>src1</w:t>
      </w:r>
      <w:r>
        <w:t xml:space="preserve"> value is only a hint, and an implementation can choose to timeout either before or after the specified value, but no longer than a time interval that is reasonably close to the signal timeout value defined by the HSA runtime.</w:t>
      </w:r>
    </w:p>
    <w:p w14:paraId="03D97BD6" w14:textId="77777777" w:rsidR="008A5E4E" w:rsidRDefault="0065745B">
      <w:pPr>
        <w:pStyle w:val="pre1"/>
      </w:pPr>
      <w:r>
        <w:t>timer.init(implementation_defined_signal_timeout(</w:t>
      </w:r>
      <w:r>
        <w:rPr>
          <w:rStyle w:val="em"/>
        </w:rPr>
        <w:t>src1</w:t>
      </w:r>
      <w:r>
        <w:t>, hsa_signal_get_timeout()));</w:t>
      </w:r>
      <w:r>
        <w:br/>
        <w:t xml:space="preserve"> do {</w:t>
      </w:r>
      <w:r>
        <w:br/>
        <w:t xml:space="preserve">   original = [signal_value_address(</w:t>
      </w:r>
      <w:r>
        <w:rPr>
          <w:rStyle w:val="em"/>
        </w:rPr>
        <w:t>signalHandle</w:t>
      </w:r>
      <w:r>
        <w:t>)];</w:t>
      </w:r>
      <w:r>
        <w:br/>
        <w:t xml:space="preserve"> } while (!(original </w:t>
      </w:r>
      <w:r>
        <w:rPr>
          <w:rStyle w:val="em"/>
        </w:rPr>
        <w:t>waitOpsrc0</w:t>
      </w:r>
      <w:r>
        <w:t>) &amp;&amp; !timer.expired() &amp;&amp; !spurious_signal_return());</w:t>
      </w:r>
      <w:r>
        <w:br/>
        <w:t xml:space="preserve"> </w:t>
      </w:r>
      <w:r>
        <w:rPr>
          <w:rStyle w:val="em"/>
        </w:rPr>
        <w:t>dest</w:t>
      </w:r>
      <w:r>
        <w:t xml:space="preserve"> = original;</w:t>
      </w:r>
    </w:p>
    <w:p w14:paraId="49707365" w14:textId="77777777" w:rsidR="008A5E4E" w:rsidRDefault="0065745B">
      <w:pPr>
        <w:pStyle w:val="pExample"/>
      </w:pPr>
      <w:r>
        <w:t>Examples</w:t>
      </w:r>
    </w:p>
    <w:p w14:paraId="54EA920E" w14:textId="77777777" w:rsidR="00397177" w:rsidRDefault="0065745B" w:rsidP="00B40BE0">
      <w:pPr>
        <w:pStyle w:val="pre"/>
      </w:pPr>
      <w:r w:rsidRPr="001E5593">
        <w:t>signal_ld_rlx_b64_sig64 $d2, $d0;</w:t>
      </w:r>
      <w:r w:rsidRPr="001E5593">
        <w:br/>
        <w:t xml:space="preserve"> signal_ld_scacq_b32_sig32 $s2, $d1;</w:t>
      </w:r>
      <w:r w:rsidRPr="001E5593">
        <w:br/>
        <w:t xml:space="preserve"> </w:t>
      </w:r>
      <w:r w:rsidRPr="001E5593">
        <w:br/>
        <w:t xml:space="preserve"> signal_and_scar_</w:t>
      </w:r>
      <w:r w:rsidR="00B70EDF">
        <w:t>b</w:t>
      </w:r>
      <w:r w:rsidRPr="001E5593">
        <w:t>64_sig64 $d2, $d0, 23;</w:t>
      </w:r>
      <w:r w:rsidRPr="001E5593">
        <w:br/>
        <w:t xml:space="preserve"> signal_and_</w:t>
      </w:r>
      <w:r w:rsidR="00B70EDF">
        <w:t>rlx_</w:t>
      </w:r>
      <w:r w:rsidR="00E6337E">
        <w:t>b</w:t>
      </w:r>
      <w:r w:rsidRPr="001E5593">
        <w:t>32_sig32 $s2, $d1, 23;</w:t>
      </w:r>
      <w:r w:rsidRPr="001E5593">
        <w:br/>
        <w:t xml:space="preserve"> </w:t>
      </w:r>
      <w:r w:rsidRPr="001E5593">
        <w:br/>
        <w:t xml:space="preserve"> signal_or_scar_</w:t>
      </w:r>
      <w:r w:rsidR="00E6337E">
        <w:t>b</w:t>
      </w:r>
      <w:r w:rsidRPr="001E5593">
        <w:t>64_sig64 $d2, $d0, 23;</w:t>
      </w:r>
      <w:r w:rsidRPr="001E5593">
        <w:br/>
        <w:t xml:space="preserve"> signal_or_screl_</w:t>
      </w:r>
      <w:r w:rsidR="00E6337E">
        <w:t>b</w:t>
      </w:r>
      <w:r w:rsidRPr="001E5593">
        <w:t>32_sig32_sig32 $s2, $d1, 23;</w:t>
      </w:r>
      <w:r w:rsidRPr="001E5593">
        <w:br/>
        <w:t xml:space="preserve"> </w:t>
      </w:r>
      <w:r w:rsidRPr="001E5593">
        <w:br/>
        <w:t xml:space="preserve"> signal_xor_scar_b64_sig64 $d2, $d0, 23;</w:t>
      </w:r>
      <w:r w:rsidRPr="001E5593">
        <w:br/>
        <w:t xml:space="preserve"> signal_xor_rlx_b32_sig32 $s2, $d1, 23;</w:t>
      </w:r>
      <w:r w:rsidRPr="001E5593">
        <w:br/>
        <w:t xml:space="preserve"> </w:t>
      </w:r>
      <w:r w:rsidRPr="001E5593">
        <w:br/>
        <w:t xml:space="preserve"> signal_cas_scar_b64_sig64 $d2, $d0, 23, 12;</w:t>
      </w:r>
      <w:r w:rsidRPr="001E5593">
        <w:br/>
        <w:t xml:space="preserve"> signal_cas_rlx_b32_sig32 $s2, $d1, 23, 1;</w:t>
      </w:r>
      <w:r w:rsidRPr="001E5593">
        <w:br/>
        <w:t xml:space="preserve"> </w:t>
      </w:r>
      <w:r w:rsidRPr="001E5593">
        <w:br/>
        <w:t xml:space="preserve"> signal_exch_scar_b64_sig64 $d2, $d0, 23;</w:t>
      </w:r>
      <w:r w:rsidRPr="001E5593">
        <w:br/>
        <w:t xml:space="preserve"> signal_exch_rlx_b32_sig32 $s2, $d1, 23;</w:t>
      </w:r>
      <w:r w:rsidRPr="001E5593">
        <w:br/>
        <w:t xml:space="preserve"> </w:t>
      </w:r>
      <w:r w:rsidRPr="001E5593">
        <w:br/>
        <w:t xml:space="preserve"> signal_add_scar_</w:t>
      </w:r>
      <w:r w:rsidR="00E6337E">
        <w:t>u</w:t>
      </w:r>
      <w:r w:rsidRPr="001E5593">
        <w:t>64_sig64 $d2, $d0, 23;</w:t>
      </w:r>
      <w:r w:rsidRPr="001E5593">
        <w:br/>
        <w:t xml:space="preserve"> signal_add_rlx_</w:t>
      </w:r>
      <w:r w:rsidR="00E6337E">
        <w:t>s</w:t>
      </w:r>
      <w:r w:rsidRPr="001E5593">
        <w:t>32_sig32 $s2, $d1, 23;</w:t>
      </w:r>
      <w:r w:rsidRPr="001E5593">
        <w:br/>
        <w:t xml:space="preserve"> </w:t>
      </w:r>
      <w:r w:rsidRPr="001E5593">
        <w:br/>
        <w:t xml:space="preserve"> signal_sub_scar_</w:t>
      </w:r>
      <w:r w:rsidR="00E6337E">
        <w:t>u</w:t>
      </w:r>
      <w:r w:rsidRPr="001E5593">
        <w:t>64_sig64 $d2, $d0, 23;</w:t>
      </w:r>
      <w:r w:rsidRPr="001E5593">
        <w:br/>
        <w:t xml:space="preserve"> signal_sub_rlx_</w:t>
      </w:r>
      <w:r w:rsidR="00E6337E">
        <w:t>s</w:t>
      </w:r>
      <w:r w:rsidRPr="001E5593">
        <w:t>32_sig32 $s2, $d1, 23;</w:t>
      </w:r>
      <w:r w:rsidRPr="001E5593">
        <w:br/>
        <w:t xml:space="preserve"> </w:t>
      </w:r>
      <w:r w:rsidRPr="001E5593">
        <w:br/>
        <w:t xml:space="preserve"> signal_wait_eq_rlx_s64_sig64 $d2, $d0, 23;</w:t>
      </w:r>
      <w:r w:rsidRPr="001E5593">
        <w:br/>
        <w:t xml:space="preserve"> signal_wait_ne_rlx_s64_sig64 $d2, $d0, $d3;</w:t>
      </w:r>
      <w:r w:rsidRPr="001E5593">
        <w:br/>
        <w:t xml:space="preserve"> signal_wait_lt_rlx_s32_sig32 $s2, $d1, WAVESIZE;</w:t>
      </w:r>
      <w:r w:rsidRPr="001E5593">
        <w:br/>
        <w:t xml:space="preserve"> signal_wait_gte_rlx_s32_sig32 $s2, $d1, 23;</w:t>
      </w:r>
      <w:r w:rsidRPr="001E5593">
        <w:br/>
        <w:t xml:space="preserve"> </w:t>
      </w:r>
      <w:r w:rsidRPr="001E5593">
        <w:br/>
        <w:t xml:space="preserve"> signal_waittimeout_eq_rlx_s64_sig64 $d2, $d0, 23, $d4;</w:t>
      </w:r>
      <w:r w:rsidRPr="001E5593">
        <w:br/>
        <w:t xml:space="preserve"> signal_waittimeout_ne_rlx_s64_sig64 $d2, $d0, $d3, 1000;</w:t>
      </w:r>
      <w:r w:rsidRPr="001E5593">
        <w:br/>
        <w:t xml:space="preserve"> signal_waittimeout_lt_rlx_s32_sig32 $s2, $d1, WAVESIZE, $d4;</w:t>
      </w:r>
      <w:r w:rsidRPr="001E5593">
        <w:br/>
        <w:t xml:space="preserve"> signal_waittimeout_gte_rlx_s32_sig32 $s2, $d1, 23, $d4;</w:t>
      </w:r>
      <w:r w:rsidRPr="001E5593">
        <w:br/>
        <w:t xml:space="preserve"> </w:t>
      </w:r>
      <w:r w:rsidRPr="001E5593">
        <w:br/>
        <w:t xml:space="preserve"> signalnoret_st_rlx_b64_sig64 $d0, $d2;</w:t>
      </w:r>
      <w:r w:rsidRPr="001E5593">
        <w:br/>
        <w:t xml:space="preserve"> signalnoret_st_screl_b32_sig32 $d1, $s2;</w:t>
      </w:r>
      <w:r w:rsidRPr="001E5593">
        <w:br/>
        <w:t xml:space="preserve"> </w:t>
      </w:r>
      <w:r w:rsidRPr="001E5593">
        <w:br/>
        <w:t xml:space="preserve"> signalnoret_and_scar_b64_sig64 $d0, 23;</w:t>
      </w:r>
      <w:r w:rsidRPr="001E5593">
        <w:br/>
        <w:t xml:space="preserve"> signalnoret_and_rlx_b32_sig32 $d1, 23;</w:t>
      </w:r>
      <w:r w:rsidRPr="001E5593">
        <w:br/>
        <w:t xml:space="preserve"> </w:t>
      </w:r>
      <w:r w:rsidRPr="001E5593">
        <w:br/>
        <w:t xml:space="preserve"> signalnoret_or_scar_b64_sig64 $d0, 23;</w:t>
      </w:r>
      <w:r w:rsidRPr="001E5593">
        <w:br/>
        <w:t xml:space="preserve"> signalnoret_or_screl_b32_sig32 $d1, 23;</w:t>
      </w:r>
      <w:r>
        <w:br/>
        <w:t xml:space="preserve"> </w:t>
      </w:r>
      <w:r>
        <w:br/>
        <w:t xml:space="preserve"> signalnoret_xor_scar_b64_sig64 $d0, 23;</w:t>
      </w:r>
      <w:r>
        <w:br/>
        <w:t xml:space="preserve"> signalnoret_xor_rlx_b32_sig32 $d1, 23;</w:t>
      </w:r>
      <w:r>
        <w:br/>
        <w:t xml:space="preserve"> </w:t>
      </w:r>
      <w:r>
        <w:br/>
        <w:t xml:space="preserve"> signalnoret_add_scar_u64_sig64 $d0, 23;</w:t>
      </w:r>
      <w:r>
        <w:br/>
        <w:t xml:space="preserve"> signalnoret_add_rlx_s32_sig32 $d1, 23;</w:t>
      </w:r>
      <w:r>
        <w:br/>
        <w:t xml:space="preserve"> </w:t>
      </w:r>
      <w:r>
        <w:br/>
        <w:t xml:space="preserve"> signalnoret_sub_scar_u64_sig64 $d0, 23;</w:t>
      </w:r>
      <w:r>
        <w:br/>
        <w:t xml:space="preserve"> signalnoret_sub_rlx_s32_sig32 $d1, 23;</w:t>
      </w:r>
      <w:bookmarkStart w:id="646" w:name="_Toc396034288"/>
    </w:p>
    <w:p w14:paraId="15AE980C" w14:textId="45F21401" w:rsidR="008A5E4E" w:rsidRDefault="0065745B">
      <w:pPr>
        <w:pStyle w:val="h2"/>
      </w:pPr>
      <w:r>
        <w:t xml:space="preserve">6.9 </w:t>
      </w:r>
      <w:bookmarkStart w:id="647" w:name="_Ref1785814016"/>
      <w:bookmarkStart w:id="648" w:name="_Ref-463055698"/>
      <w:r>
        <w:t>Memory Fence (memfence) Operation</w:t>
      </w:r>
      <w:bookmarkEnd w:id="646"/>
      <w:bookmarkEnd w:id="647"/>
      <w:bookmarkEnd w:id="648"/>
    </w:p>
    <w:p w14:paraId="660BCE9C" w14:textId="35A8F54F" w:rsidR="008A5E4E" w:rsidRDefault="0065745B">
      <w:pPr>
        <w:pStyle w:val="p"/>
      </w:pPr>
      <w:r>
        <w:t>The memory fence (</w:t>
      </w:r>
      <w:r>
        <w:rPr>
          <w:rStyle w:val="code1"/>
        </w:rPr>
        <w:t>memfence</w:t>
      </w:r>
      <w:r>
        <w:t xml:space="preserve">) operation can either be a release memory fence, an acquire memory fence, or both an acquire and a release memory fence. </w:t>
      </w:r>
      <w:r>
        <w:rPr>
          <w:rStyle w:val="code1"/>
        </w:rPr>
        <w:t>memfence</w:t>
      </w:r>
      <w:r>
        <w:t xml:space="preserve"> operations are synchronizing memory operations</w:t>
      </w:r>
      <w:r w:rsidR="00A4346B">
        <w:t>.</w:t>
      </w:r>
      <w:r>
        <w:t xml:space="preserve"> </w:t>
      </w:r>
      <w:r w:rsidR="00A4346B">
        <w:t>S</w:t>
      </w:r>
      <w:r>
        <w:t xml:space="preserve">ee </w:t>
      </w:r>
      <w:r>
        <w:rPr>
          <w:rStyle w:val="xref1"/>
        </w:rPr>
        <w:t>6.2. Memory Model (</w:t>
      </w:r>
      <w:r w:rsidR="009A76EE" w:rsidRPr="008A5E4E">
        <w:fldChar w:fldCharType="begin"/>
      </w:r>
      <w:r w:rsidR="008A5E4E">
        <w:instrText xml:space="preserve"> PAGEREF _Ref221854869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6E023719" w14:textId="77777777" w:rsidR="008A5E4E" w:rsidRDefault="0065745B">
      <w:pPr>
        <w:pStyle w:val="h3"/>
      </w:pPr>
      <w:bookmarkStart w:id="649" w:name="_Toc396034289"/>
      <w:r>
        <w:t>6.9.1 Syntax</w:t>
      </w:r>
      <w:bookmarkEnd w:id="649"/>
    </w:p>
    <w:p w14:paraId="6608A0A8" w14:textId="77777777" w:rsidR="008A5E4E" w:rsidRDefault="0065745B">
      <w:pPr>
        <w:pStyle w:val="pTableTitle"/>
      </w:pPr>
      <w:bookmarkStart w:id="650" w:name="_ListOf129"/>
      <w:r>
        <w:t>Table 6–6 Syntax for memfence Operation</w:t>
      </w:r>
    </w:p>
    <w:bookmarkEnd w:id="650"/>
    <w:p w14:paraId="7408407E" w14:textId="77777777" w:rsidR="008A5E4E" w:rsidRDefault="008A5E4E">
      <w:pPr>
        <w:spacing w:before="240"/>
      </w:pPr>
    </w:p>
    <w:tbl>
      <w:tblPr>
        <w:tblW w:w="0" w:type="auto"/>
        <w:tblCellMar>
          <w:left w:w="10" w:type="dxa"/>
          <w:right w:w="10" w:type="dxa"/>
        </w:tblCellMar>
        <w:tblLook w:val="04A0" w:firstRow="1" w:lastRow="0" w:firstColumn="1" w:lastColumn="0" w:noHBand="0" w:noVBand="1"/>
      </w:tblPr>
      <w:tblGrid>
        <w:gridCol w:w="1818"/>
      </w:tblGrid>
      <w:tr w:rsidR="000E27CD" w14:paraId="22602B93" w14:textId="77777777">
        <w:trPr>
          <w:tblHeader/>
        </w:trPr>
        <w:tc>
          <w:tcPr>
            <w:tcW w:w="0" w:type="auto"/>
            <w:tcBorders>
              <w:bottom w:val="double" w:sz="3" w:space="0" w:color="000000"/>
            </w:tcBorders>
            <w:shd w:val="clear" w:color="auto" w:fill="D3D3D3"/>
            <w:tcMar>
              <w:top w:w="45" w:type="dxa"/>
              <w:left w:w="45" w:type="dxa"/>
              <w:bottom w:w="45" w:type="dxa"/>
              <w:right w:w="45" w:type="dxa"/>
            </w:tcMar>
          </w:tcPr>
          <w:p w14:paraId="7B9F1E73" w14:textId="77777777" w:rsidR="008A5E4E" w:rsidRDefault="0065745B">
            <w:pPr>
              <w:pStyle w:val="thTableStyle-TablestyleSyntax-HeadD-Opcodes-Header1"/>
              <w:shd w:val="clear" w:color="auto" w:fill="D3D3D3"/>
            </w:pPr>
            <w:r>
              <w:rPr>
                <w:shd w:val="clear" w:color="auto" w:fill="D3D3D3"/>
              </w:rPr>
              <w:t>Opcode and Modifier</w:t>
            </w:r>
          </w:p>
        </w:tc>
      </w:tr>
      <w:tr w:rsidR="000E27CD" w14:paraId="30E25BD3" w14:textId="77777777">
        <w:tc>
          <w:tcPr>
            <w:tcW w:w="0" w:type="auto"/>
            <w:shd w:val="clear" w:color="auto" w:fill="DCDCDC"/>
            <w:tcMar>
              <w:top w:w="45" w:type="dxa"/>
              <w:left w:w="45" w:type="dxa"/>
              <w:bottom w:w="45" w:type="dxa"/>
              <w:right w:w="45" w:type="dxa"/>
            </w:tcMar>
          </w:tcPr>
          <w:p w14:paraId="5E745B60" w14:textId="19C8C9F3" w:rsidR="008A5E4E" w:rsidRDefault="0065745B" w:rsidP="00944360">
            <w:pPr>
              <w:pStyle w:val="tdTableStyle-TablestyleSyntax-BodyA-Opcodes-Body1"/>
              <w:shd w:val="clear" w:color="auto" w:fill="DCDCDC"/>
            </w:pPr>
            <w:r>
              <w:rPr>
                <w:rStyle w:val="b"/>
                <w:b/>
                <w:bCs/>
                <w:shd w:val="clear" w:color="auto" w:fill="DCDCDC"/>
              </w:rPr>
              <w:t>memfence</w:t>
            </w:r>
            <w:r>
              <w:rPr>
                <w:rStyle w:val="code"/>
                <w:shd w:val="clear" w:color="auto" w:fill="DCDCDC"/>
              </w:rPr>
              <w:t>_</w:t>
            </w:r>
            <w:r w:rsidRPr="00B40BE0">
              <w:rPr>
                <w:rStyle w:val="b"/>
                <w:b/>
                <w:bCs/>
                <w:i/>
                <w:shd w:val="clear" w:color="auto" w:fill="DCDCDC"/>
              </w:rPr>
              <w:t>order</w:t>
            </w:r>
            <w:r w:rsidR="00944360">
              <w:rPr>
                <w:rStyle w:val="b"/>
                <w:b/>
                <w:bCs/>
                <w:i/>
                <w:shd w:val="clear" w:color="auto" w:fill="DCDCDC"/>
              </w:rPr>
              <w:t>_scope</w:t>
            </w:r>
          </w:p>
        </w:tc>
      </w:tr>
    </w:tbl>
    <w:p w14:paraId="76E98158" w14:textId="77777777" w:rsidR="008A5E4E" w:rsidRDefault="008A5E4E">
      <w:pPr>
        <w:spacing w:after="240"/>
      </w:pPr>
    </w:p>
    <w:p w14:paraId="7714090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20FFA083"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6AC09C5" w14:textId="77777777" w:rsidR="008A5E4E" w:rsidRDefault="0065745B">
            <w:pPr>
              <w:pStyle w:val="thTableStyle-TablestyleNonAltRows-HeadD-Column-Header1"/>
              <w:shd w:val="clear" w:color="auto" w:fill="D3D3D3"/>
            </w:pPr>
            <w:r>
              <w:rPr>
                <w:shd w:val="clear" w:color="auto" w:fill="D3D3D3"/>
              </w:rPr>
              <w:t>Explanation of Modifier</w:t>
            </w:r>
          </w:p>
        </w:tc>
      </w:tr>
      <w:tr w:rsidR="008A5E4E" w14:paraId="4637E837" w14:textId="77777777">
        <w:trPr>
          <w:tblCellSpacing w:w="0" w:type="dxa"/>
        </w:trPr>
        <w:tc>
          <w:tcPr>
            <w:tcW w:w="0" w:type="auto"/>
            <w:tcBorders>
              <w:bottom w:val="single" w:sz="6" w:space="0" w:color="000000"/>
            </w:tcBorders>
            <w:tcMar>
              <w:top w:w="45" w:type="dxa"/>
              <w:left w:w="45" w:type="dxa"/>
              <w:bottom w:w="45" w:type="dxa"/>
              <w:right w:w="45" w:type="dxa"/>
            </w:tcMar>
          </w:tcPr>
          <w:p w14:paraId="09BD822F" w14:textId="797FE892" w:rsidR="008A5E4E" w:rsidRDefault="0065745B" w:rsidP="00944360">
            <w:pPr>
              <w:pStyle w:val="p3"/>
            </w:pPr>
            <w:r>
              <w:rPr>
                <w:rStyle w:val="em"/>
              </w:rPr>
              <w:t>order</w:t>
            </w:r>
            <w:r>
              <w:t xml:space="preserve">: Memory order used to specify synchronization. Can be </w:t>
            </w:r>
            <w:r>
              <w:rPr>
                <w:rStyle w:val="code"/>
              </w:rPr>
              <w:t>scacq</w:t>
            </w:r>
            <w:r>
              <w:t xml:space="preserve"> (sequentially consistent acquire), </w:t>
            </w:r>
            <w:r>
              <w:rPr>
                <w:rStyle w:val="code"/>
              </w:rPr>
              <w:t>screl</w:t>
            </w:r>
            <w:r>
              <w:t xml:space="preserve"> (sequentially consistent release) or </w:t>
            </w:r>
            <w:r>
              <w:rPr>
                <w:rStyle w:val="code"/>
              </w:rPr>
              <w:t>scar</w:t>
            </w:r>
            <w:r>
              <w:t xml:space="preserve"> (sequentially consistent acquire and release). See </w:t>
            </w:r>
            <w:r>
              <w:rPr>
                <w:rStyle w:val="xref"/>
              </w:rPr>
              <w:t>6.2.1. Memory Order (</w:t>
            </w:r>
            <w:r w:rsidR="009A76EE" w:rsidRPr="008A5E4E">
              <w:fldChar w:fldCharType="begin"/>
            </w:r>
            <w:r w:rsidR="008A5E4E">
              <w:instrText xml:space="preserve"> PAGEREF _Ref-2100178541 \p \h  \* MERGEFORMAT </w:instrText>
            </w:r>
            <w:r w:rsidR="009A76EE" w:rsidRPr="008A5E4E">
              <w:fldChar w:fldCharType="separate"/>
            </w:r>
            <w:r w:rsidR="00533AF0" w:rsidRPr="00533AF0">
              <w:rPr>
                <w:rStyle w:val="xref"/>
                <w:noProof/>
              </w:rPr>
              <w:t>on</w:t>
            </w:r>
            <w:r w:rsidR="00533AF0">
              <w:rPr>
                <w:noProof/>
              </w:rPr>
              <w:t xml:space="preserve"> page 159</w:t>
            </w:r>
            <w:r w:rsidR="009A76EE" w:rsidRPr="008A5E4E">
              <w:rPr>
                <w:rStyle w:val="xref"/>
              </w:rPr>
              <w:fldChar w:fldCharType="end"/>
            </w:r>
            <w:r>
              <w:rPr>
                <w:rStyle w:val="xref"/>
              </w:rPr>
              <w:t>)</w:t>
            </w:r>
            <w:r>
              <w:t>.</w:t>
            </w:r>
          </w:p>
        </w:tc>
      </w:tr>
      <w:tr w:rsidR="008A5E4E" w14:paraId="642F8E5E" w14:textId="77777777">
        <w:trPr>
          <w:tblCellSpacing w:w="0" w:type="dxa"/>
        </w:trPr>
        <w:tc>
          <w:tcPr>
            <w:tcW w:w="0" w:type="auto"/>
            <w:tcMar>
              <w:top w:w="45" w:type="dxa"/>
              <w:left w:w="45" w:type="dxa"/>
              <w:bottom w:w="45" w:type="dxa"/>
              <w:right w:w="45" w:type="dxa"/>
            </w:tcMar>
          </w:tcPr>
          <w:p w14:paraId="18ADF227" w14:textId="2E0E6515" w:rsidR="008A5E4E" w:rsidRDefault="0065745B" w:rsidP="00BA0E19">
            <w:pPr>
              <w:pStyle w:val="p3"/>
            </w:pPr>
            <w:r>
              <w:rPr>
                <w:rStyle w:val="em"/>
              </w:rPr>
              <w:t>scope</w:t>
            </w:r>
            <w:r>
              <w:t xml:space="preserve">: Memory scope used to specify synchronization. Can be </w:t>
            </w:r>
            <w:r>
              <w:rPr>
                <w:rStyle w:val="code"/>
              </w:rPr>
              <w:t>w</w:t>
            </w:r>
            <w:r w:rsidR="00674427">
              <w:rPr>
                <w:rStyle w:val="code"/>
              </w:rPr>
              <w:t>a</w:t>
            </w:r>
            <w:r>
              <w:rPr>
                <w:rStyle w:val="code"/>
              </w:rPr>
              <w:t>v</w:t>
            </w:r>
            <w:r w:rsidR="00674427">
              <w:rPr>
                <w:rStyle w:val="code"/>
              </w:rPr>
              <w:t>e</w:t>
            </w:r>
            <w:r>
              <w:t xml:space="preserve"> (wavefront)</w:t>
            </w:r>
            <w:r w:rsidR="00944360">
              <w:t>,</w:t>
            </w:r>
            <w:r>
              <w:t xml:space="preserve"> </w:t>
            </w:r>
            <w:r>
              <w:rPr>
                <w:rStyle w:val="code"/>
              </w:rPr>
              <w:t>wg</w:t>
            </w:r>
            <w:r>
              <w:t xml:space="preserve"> (work-group)</w:t>
            </w:r>
            <w:r w:rsidR="00944360">
              <w:t>,</w:t>
            </w:r>
            <w:r>
              <w:t xml:space="preserve"> </w:t>
            </w:r>
            <w:r w:rsidR="00674427">
              <w:rPr>
                <w:rStyle w:val="code"/>
              </w:rPr>
              <w:t>agent</w:t>
            </w:r>
            <w:r>
              <w:t xml:space="preserve"> (</w:t>
            </w:r>
            <w:r w:rsidR="0023395C">
              <w:t>kernel agent</w:t>
            </w:r>
            <w:r>
              <w:t xml:space="preserve">) or </w:t>
            </w:r>
            <w:r>
              <w:rPr>
                <w:rStyle w:val="code"/>
              </w:rPr>
              <w:t>sys</w:t>
            </w:r>
            <w:r w:rsidR="00674427">
              <w:rPr>
                <w:rStyle w:val="code"/>
              </w:rPr>
              <w:t>tem</w:t>
            </w:r>
            <w:r>
              <w:t xml:space="preserve"> (system). See </w:t>
            </w:r>
            <w:r>
              <w:rPr>
                <w:rStyle w:val="xref"/>
              </w:rPr>
              <w:t>6.2.2. Memory Scope (</w:t>
            </w:r>
            <w:r w:rsidR="009A76EE" w:rsidRPr="008A5E4E">
              <w:fldChar w:fldCharType="begin"/>
            </w:r>
            <w:r w:rsidR="008A5E4E">
              <w:instrText xml:space="preserve"> PAGEREF _Ref-842991740 \p \h  \* MERGEFORMAT </w:instrText>
            </w:r>
            <w:r w:rsidR="009A76EE" w:rsidRPr="008A5E4E">
              <w:fldChar w:fldCharType="separate"/>
            </w:r>
            <w:r w:rsidR="00533AF0" w:rsidRPr="00533AF0">
              <w:rPr>
                <w:rStyle w:val="xref"/>
                <w:noProof/>
              </w:rPr>
              <w:t>on</w:t>
            </w:r>
            <w:r w:rsidR="00533AF0">
              <w:rPr>
                <w:noProof/>
              </w:rPr>
              <w:t xml:space="preserve"> page 162</w:t>
            </w:r>
            <w:r w:rsidR="009A76EE" w:rsidRPr="008A5E4E">
              <w:rPr>
                <w:rStyle w:val="xref"/>
              </w:rPr>
              <w:fldChar w:fldCharType="end"/>
            </w:r>
            <w:r>
              <w:rPr>
                <w:rStyle w:val="xref"/>
              </w:rPr>
              <w:t>)</w:t>
            </w:r>
            <w:r>
              <w:t>.</w:t>
            </w:r>
          </w:p>
        </w:tc>
      </w:tr>
    </w:tbl>
    <w:p w14:paraId="0F75A1F0" w14:textId="77777777" w:rsidR="008A5E4E" w:rsidRDefault="008A5E4E">
      <w:pPr>
        <w:spacing w:after="240"/>
      </w:pPr>
    </w:p>
    <w:p w14:paraId="2ED23C5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0DDE5D2D"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261D2BC"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47844854" w14:textId="77777777">
        <w:trPr>
          <w:tblCellSpacing w:w="0" w:type="dxa"/>
        </w:trPr>
        <w:tc>
          <w:tcPr>
            <w:tcW w:w="0" w:type="auto"/>
            <w:tcMar>
              <w:top w:w="45" w:type="dxa"/>
              <w:left w:w="45" w:type="dxa"/>
              <w:bottom w:w="45" w:type="dxa"/>
              <w:right w:w="45" w:type="dxa"/>
            </w:tcMar>
          </w:tcPr>
          <w:p w14:paraId="26A949E3" w14:textId="77777777" w:rsidR="008A5E4E" w:rsidRDefault="0065745B">
            <w:pPr>
              <w:pStyle w:val="tdTableStyle-TablestyleNonAltRows-BodyA-Column-Body1"/>
            </w:pPr>
            <w:r>
              <w:t xml:space="preserve">No exceptions are allowed. </w:t>
            </w:r>
          </w:p>
        </w:tc>
      </w:tr>
    </w:tbl>
    <w:p w14:paraId="38D7A791" w14:textId="77777777" w:rsidR="008A5E4E" w:rsidRDefault="008A5E4E">
      <w:pPr>
        <w:spacing w:after="240"/>
      </w:pPr>
    </w:p>
    <w:p w14:paraId="4444327A" w14:textId="4A2F842B" w:rsidR="008A5E4E" w:rsidRDefault="0065745B">
      <w:pPr>
        <w:pStyle w:val="p"/>
      </w:pPr>
      <w:r>
        <w:t xml:space="preserve">For BRIG syntax, see </w:t>
      </w:r>
      <w:r w:rsidR="00944360">
        <w:rPr>
          <w:rStyle w:val="xref1"/>
        </w:rPr>
        <w:t>18.7.2. BRIG Syntax for Memory Operations (</w:t>
      </w:r>
      <w:r w:rsidR="00944360" w:rsidRPr="008A5E4E">
        <w:fldChar w:fldCharType="begin"/>
      </w:r>
      <w:r w:rsidR="00944360">
        <w:instrText xml:space="preserve"> PAGEREF _Ref-407441351 \p \h  \* MERGEFORMAT </w:instrText>
      </w:r>
      <w:r w:rsidR="00944360" w:rsidRPr="008A5E4E">
        <w:fldChar w:fldCharType="separate"/>
      </w:r>
      <w:r w:rsidR="00944360" w:rsidRPr="00533AF0">
        <w:rPr>
          <w:rStyle w:val="xref1"/>
          <w:noProof/>
        </w:rPr>
        <w:t>on</w:t>
      </w:r>
      <w:r w:rsidR="00944360">
        <w:rPr>
          <w:noProof/>
        </w:rPr>
        <w:t xml:space="preserve"> page 363</w:t>
      </w:r>
      <w:r w:rsidR="00944360" w:rsidRPr="008A5E4E">
        <w:rPr>
          <w:rStyle w:val="xref1"/>
        </w:rPr>
        <w:fldChar w:fldCharType="end"/>
      </w:r>
      <w:r w:rsidR="00944360">
        <w:rPr>
          <w:rStyle w:val="xref1"/>
        </w:rPr>
        <w:t>)</w:t>
      </w:r>
      <w:r>
        <w:t>.</w:t>
      </w:r>
    </w:p>
    <w:p w14:paraId="07515322" w14:textId="77777777" w:rsidR="008A5E4E" w:rsidRDefault="0065745B">
      <w:pPr>
        <w:pStyle w:val="h3"/>
      </w:pPr>
      <w:bookmarkStart w:id="651" w:name="_Toc396034290"/>
      <w:r>
        <w:t>6.9.2 Description</w:t>
      </w:r>
      <w:bookmarkEnd w:id="651"/>
    </w:p>
    <w:p w14:paraId="55EEE68A" w14:textId="1BF06380" w:rsidR="008A5E4E" w:rsidRDefault="0065745B">
      <w:pPr>
        <w:pStyle w:val="p"/>
      </w:pPr>
      <w:r>
        <w:t xml:space="preserve">The </w:t>
      </w:r>
      <w:r>
        <w:rPr>
          <w:rStyle w:val="code1"/>
        </w:rPr>
        <w:t>memfence</w:t>
      </w:r>
      <w:r>
        <w:t xml:space="preserve"> operation allows memory access and updates to be synchronized between work-items and other agents</w:t>
      </w:r>
      <w:r w:rsidR="00BA7D6F">
        <w:t xml:space="preserve"> for the global and group segments</w:t>
      </w:r>
      <w:r>
        <w:t xml:space="preserve">. See </w:t>
      </w:r>
      <w:r>
        <w:rPr>
          <w:rStyle w:val="xref1"/>
        </w:rPr>
        <w:t>6.2. Memory Model (</w:t>
      </w:r>
      <w:r w:rsidR="009A76EE" w:rsidRPr="008A5E4E">
        <w:fldChar w:fldCharType="begin"/>
      </w:r>
      <w:r w:rsidR="008A5E4E">
        <w:instrText xml:space="preserve"> PAGEREF _Ref221854869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490F15E6" w14:textId="77777777" w:rsidR="008A5E4E" w:rsidRDefault="0065745B">
      <w:pPr>
        <w:pStyle w:val="p"/>
      </w:pPr>
      <w:r>
        <w:t>For example:</w:t>
      </w:r>
    </w:p>
    <w:p w14:paraId="62C7E342" w14:textId="23C24BED" w:rsidR="008A5E4E" w:rsidRDefault="0065745B">
      <w:pPr>
        <w:pStyle w:val="pre"/>
      </w:pPr>
      <w:r>
        <w:t>st_global_u32 1, [&amp;x];</w:t>
      </w:r>
      <w:r>
        <w:br/>
        <w:t xml:space="preserve"> memfence_screl_sys</w:t>
      </w:r>
      <w:r w:rsidR="003628E7">
        <w:t>tem</w:t>
      </w:r>
      <w:r>
        <w:t>; // Will ensure 1 is visible to work-items that</w:t>
      </w:r>
      <w:r>
        <w:br/>
        <w:t xml:space="preserve">                     </w:t>
      </w:r>
      <w:r w:rsidR="003628E7">
        <w:t xml:space="preserve">   </w:t>
      </w:r>
      <w:r>
        <w:t>// subsequently perform an acquire at sys</w:t>
      </w:r>
      <w:r w:rsidR="00A42C6B">
        <w:t>tem</w:t>
      </w:r>
      <w:r>
        <w:t xml:space="preserve"> scope.</w:t>
      </w:r>
    </w:p>
    <w:p w14:paraId="2966387D" w14:textId="77777777" w:rsidR="008A5E4E" w:rsidRDefault="0065745B">
      <w:pPr>
        <w:pStyle w:val="p"/>
      </w:pPr>
      <w:r>
        <w:t xml:space="preserve">The </w:t>
      </w:r>
      <w:r>
        <w:rPr>
          <w:rStyle w:val="code1"/>
        </w:rPr>
        <w:t>memfence</w:t>
      </w:r>
      <w:r>
        <w:t xml:space="preserve"> operation can be used in conditional code.</w:t>
      </w:r>
    </w:p>
    <w:p w14:paraId="6B6EBD68" w14:textId="77777777" w:rsidR="008A5E4E" w:rsidRDefault="0065745B">
      <w:pPr>
        <w:pStyle w:val="pExample"/>
      </w:pPr>
      <w:r>
        <w:t>Examples</w:t>
      </w:r>
    </w:p>
    <w:p w14:paraId="126524E9" w14:textId="50FB9968" w:rsidR="008A5E4E" w:rsidRDefault="0065745B">
      <w:pPr>
        <w:pStyle w:val="pre"/>
      </w:pPr>
      <w:r>
        <w:t>memfence_scacq_sys</w:t>
      </w:r>
      <w:r w:rsidR="003628E7">
        <w:t>tem</w:t>
      </w:r>
      <w:r>
        <w:t>;</w:t>
      </w:r>
      <w:r>
        <w:br/>
        <w:t xml:space="preserve"> memfence_screl_wg;</w:t>
      </w:r>
      <w:r>
        <w:br/>
        <w:t xml:space="preserve"> memfence_scacq_</w:t>
      </w:r>
      <w:r w:rsidR="003628E7">
        <w:t>agent</w:t>
      </w:r>
      <w:r>
        <w:t>;</w:t>
      </w:r>
      <w:r>
        <w:br/>
        <w:t xml:space="preserve"> memfence_scar_w</w:t>
      </w:r>
      <w:r w:rsidR="00BA52F3">
        <w:t>ave</w:t>
      </w:r>
      <w:r>
        <w:t>;</w:t>
      </w:r>
    </w:p>
    <w:p w14:paraId="4D45C84C" w14:textId="77777777" w:rsidR="008A5E4E" w:rsidRDefault="008A5E4E">
      <w:pPr>
        <w:sectPr w:rsidR="008A5E4E">
          <w:headerReference w:type="even" r:id="rId148"/>
          <w:headerReference w:type="default" r:id="rId149"/>
          <w:footerReference w:type="even" r:id="rId150"/>
          <w:footerReference w:type="default" r:id="rId151"/>
          <w:type w:val="oddPage"/>
          <w:pgSz w:w="12240" w:h="15840"/>
          <w:pgMar w:top="1620" w:right="900" w:bottom="1260" w:left="2340" w:header="540" w:footer="180" w:gutter="0"/>
          <w:cols w:space="720"/>
        </w:sectPr>
      </w:pPr>
    </w:p>
    <w:p w14:paraId="0921FAA8" w14:textId="77777777" w:rsidR="008A5E4E" w:rsidRDefault="0065745B">
      <w:pPr>
        <w:pStyle w:val="h1Chpt"/>
      </w:pPr>
      <w:bookmarkStart w:id="652" w:name="_Toc396034291"/>
      <w:r>
        <w:t xml:space="preserve">Chapter 7. </w:t>
      </w:r>
      <w:r>
        <w:br/>
      </w:r>
      <w:bookmarkStart w:id="653" w:name="_Ref1790096365"/>
      <w:bookmarkStart w:id="654" w:name="_Ref872098956"/>
      <w:r>
        <w:t>Image Operations</w:t>
      </w:r>
      <w:bookmarkEnd w:id="652"/>
      <w:bookmarkEnd w:id="653"/>
      <w:bookmarkEnd w:id="654"/>
    </w:p>
    <w:p w14:paraId="7799B9D9" w14:textId="77777777" w:rsidR="008A5E4E" w:rsidRDefault="0065745B">
      <w:pPr>
        <w:pStyle w:val="p"/>
      </w:pPr>
      <w:r>
        <w:t>This chapter describes how images and samplers are used in HSAIL and also describes the associated read, load, store, memory fence and query operations.</w:t>
      </w:r>
    </w:p>
    <w:p w14:paraId="5F7BAA39" w14:textId="77777777" w:rsidR="008A5E4E" w:rsidRDefault="0065745B">
      <w:pPr>
        <w:pStyle w:val="p"/>
      </w:pPr>
      <w:r>
        <w:t xml:space="preserve">The image operations defined in this chapter are only allowed if the "IMAGE" extension directive has been specified. See </w:t>
      </w:r>
      <w:r>
        <w:rPr>
          <w:rStyle w:val="xref1"/>
        </w:rPr>
        <w:t>13.1.2. extension IMAGE (</w:t>
      </w:r>
      <w:r w:rsidR="009A76EE" w:rsidRPr="008A5E4E">
        <w:fldChar w:fldCharType="begin"/>
      </w:r>
      <w:r w:rsidR="008A5E4E">
        <w:instrText xml:space="preserve"> PAGEREF _Ref1678004614 \p \h  \* MERGEFORMAT </w:instrText>
      </w:r>
      <w:r w:rsidR="009A76EE" w:rsidRPr="008A5E4E">
        <w:fldChar w:fldCharType="separate"/>
      </w:r>
      <w:r w:rsidR="00533AF0" w:rsidRPr="00533AF0">
        <w:rPr>
          <w:rStyle w:val="xref1"/>
          <w:noProof/>
        </w:rPr>
        <w:t>on</w:t>
      </w:r>
      <w:r w:rsidR="00533AF0">
        <w:rPr>
          <w:noProof/>
        </w:rPr>
        <w:t xml:space="preserve"> page 284</w:t>
      </w:r>
      <w:r w:rsidR="009A76EE" w:rsidRPr="008A5E4E">
        <w:rPr>
          <w:rStyle w:val="xref1"/>
        </w:rPr>
        <w:fldChar w:fldCharType="end"/>
      </w:r>
      <w:r>
        <w:rPr>
          <w:rStyle w:val="xref1"/>
        </w:rPr>
        <w:t>)</w:t>
      </w:r>
      <w:r>
        <w:t>.</w:t>
      </w:r>
    </w:p>
    <w:p w14:paraId="263E383B" w14:textId="77777777" w:rsidR="008A5E4E" w:rsidRDefault="0065745B">
      <w:pPr>
        <w:pStyle w:val="p"/>
      </w:pPr>
      <w:r>
        <w:t xml:space="preserve">The minimum limits with respect to images are specified in </w:t>
      </w:r>
      <w:r>
        <w:rPr>
          <w:rStyle w:val="xref1"/>
        </w:rPr>
        <w:t>Appendix A. Limits (</w:t>
      </w:r>
      <w:r w:rsidR="009A76EE" w:rsidRPr="008A5E4E">
        <w:fldChar w:fldCharType="begin"/>
      </w:r>
      <w:r w:rsidR="008A5E4E">
        <w:instrText xml:space="preserve"> PAGEREF _Ref1252504519 \p \h  \* MERGEFORMAT </w:instrText>
      </w:r>
      <w:r w:rsidR="009A76EE" w:rsidRPr="008A5E4E">
        <w:fldChar w:fldCharType="separate"/>
      </w:r>
      <w:r w:rsidR="00533AF0" w:rsidRPr="00533AF0">
        <w:rPr>
          <w:rStyle w:val="xref1"/>
          <w:noProof/>
        </w:rPr>
        <w:t>on</w:t>
      </w:r>
      <w:r w:rsidR="00533AF0">
        <w:rPr>
          <w:noProof/>
        </w:rPr>
        <w:t xml:space="preserve"> page 385</w:t>
      </w:r>
      <w:r w:rsidR="009A76EE" w:rsidRPr="008A5E4E">
        <w:rPr>
          <w:rStyle w:val="xref1"/>
        </w:rPr>
        <w:fldChar w:fldCharType="end"/>
      </w:r>
      <w:r>
        <w:rPr>
          <w:rStyle w:val="xref1"/>
        </w:rPr>
        <w:t>)</w:t>
      </w:r>
      <w:r>
        <w:t>.</w:t>
      </w:r>
    </w:p>
    <w:p w14:paraId="3BFFFC03" w14:textId="77777777" w:rsidR="008A5E4E" w:rsidRDefault="0065745B">
      <w:pPr>
        <w:pStyle w:val="pNote1"/>
      </w:pPr>
      <w:r>
        <w:t>NOTE: For background information, see:</w:t>
      </w:r>
    </w:p>
    <w:p w14:paraId="6673CAFD" w14:textId="77777777" w:rsidR="008A5E4E" w:rsidRDefault="0065745B">
      <w:pPr>
        <w:pStyle w:val="li"/>
        <w:numPr>
          <w:ilvl w:val="0"/>
          <w:numId w:val="151"/>
        </w:numPr>
        <w:spacing w:before="320"/>
        <w:ind w:left="600"/>
      </w:pPr>
      <w:r>
        <w:t xml:space="preserve">The </w:t>
      </w:r>
      <w:r>
        <w:rPr>
          <w:rStyle w:val="spanBookTitle"/>
        </w:rPr>
        <w:t>OpenCL™ Specification Version 2.0</w:t>
      </w:r>
      <w:r>
        <w:t>:</w:t>
      </w:r>
    </w:p>
    <w:p w14:paraId="033F4C31" w14:textId="77777777" w:rsidR="008A5E4E" w:rsidRDefault="0065745B">
      <w:pPr>
        <w:pStyle w:val="li1"/>
        <w:numPr>
          <w:ilvl w:val="1"/>
          <w:numId w:val="152"/>
        </w:numPr>
        <w:ind w:left="1200"/>
      </w:pPr>
      <w:r>
        <w:t>5.3 Image Objects</w:t>
      </w:r>
    </w:p>
    <w:p w14:paraId="2E5AA614" w14:textId="77777777" w:rsidR="008A5E4E" w:rsidRDefault="002523D9">
      <w:pPr>
        <w:pStyle w:val="li1"/>
        <w:numPr>
          <w:ilvl w:val="1"/>
          <w:numId w:val="152"/>
        </w:numPr>
        <w:ind w:left="1200"/>
      </w:pPr>
      <w:hyperlink r:id="rId152" w:history="1">
        <w:r w:rsidR="0065745B">
          <w:rPr>
            <w:color w:val="00A1B1"/>
          </w:rPr>
          <w:t>http://www.khronos.org/registry/cl/specs/opencl-2.0.pdf</w:t>
        </w:r>
      </w:hyperlink>
    </w:p>
    <w:p w14:paraId="66A22289" w14:textId="77777777" w:rsidR="008A5E4E" w:rsidRDefault="0065745B">
      <w:pPr>
        <w:pStyle w:val="li"/>
        <w:numPr>
          <w:ilvl w:val="0"/>
          <w:numId w:val="151"/>
        </w:numPr>
        <w:ind w:left="600"/>
      </w:pPr>
      <w:r>
        <w:t xml:space="preserve">The </w:t>
      </w:r>
      <w:r>
        <w:rPr>
          <w:rStyle w:val="spanBookTitle"/>
        </w:rPr>
        <w:t>OpenCL C Specification Version 2.0</w:t>
      </w:r>
      <w:r>
        <w:t>:</w:t>
      </w:r>
    </w:p>
    <w:p w14:paraId="7513C75F" w14:textId="77777777" w:rsidR="008A5E4E" w:rsidRDefault="0065745B">
      <w:pPr>
        <w:pStyle w:val="li1"/>
        <w:numPr>
          <w:ilvl w:val="1"/>
          <w:numId w:val="153"/>
        </w:numPr>
        <w:ind w:left="1200"/>
      </w:pPr>
      <w:r>
        <w:t>6.13.14 Image Read and Write Functions</w:t>
      </w:r>
    </w:p>
    <w:p w14:paraId="12D46D0B" w14:textId="77777777" w:rsidR="008A5E4E" w:rsidRDefault="0065745B">
      <w:pPr>
        <w:pStyle w:val="li1"/>
        <w:numPr>
          <w:ilvl w:val="1"/>
          <w:numId w:val="153"/>
        </w:numPr>
        <w:ind w:left="1200"/>
      </w:pPr>
      <w:r>
        <w:t>5. Image Addressing and Filtering</w:t>
      </w:r>
    </w:p>
    <w:p w14:paraId="7A67F744" w14:textId="77777777" w:rsidR="008A5E4E" w:rsidRDefault="002523D9">
      <w:pPr>
        <w:pStyle w:val="li1"/>
        <w:numPr>
          <w:ilvl w:val="1"/>
          <w:numId w:val="153"/>
        </w:numPr>
        <w:ind w:left="1200"/>
      </w:pPr>
      <w:hyperlink r:id="rId153" w:history="1">
        <w:r w:rsidR="0065745B">
          <w:rPr>
            <w:color w:val="00A1B1"/>
          </w:rPr>
          <w:t>http://www.khronos.org/registry/cl/specs/opencl-2.0-openclc.pdf</w:t>
        </w:r>
      </w:hyperlink>
    </w:p>
    <w:p w14:paraId="0185D55B" w14:textId="77777777" w:rsidR="008A5E4E" w:rsidRDefault="0065745B">
      <w:pPr>
        <w:pStyle w:val="li"/>
        <w:numPr>
          <w:ilvl w:val="0"/>
          <w:numId w:val="151"/>
        </w:numPr>
        <w:ind w:left="600"/>
      </w:pPr>
      <w:r>
        <w:t xml:space="preserve">The </w:t>
      </w:r>
      <w:r>
        <w:rPr>
          <w:rStyle w:val="spanBookTitle"/>
        </w:rPr>
        <w:t>OpenCL Extension Specification Version 2.0</w:t>
      </w:r>
      <w:r>
        <w:t>:</w:t>
      </w:r>
    </w:p>
    <w:p w14:paraId="0656BC09" w14:textId="77777777" w:rsidR="008A5E4E" w:rsidRDefault="002523D9">
      <w:pPr>
        <w:pStyle w:val="li1"/>
        <w:numPr>
          <w:ilvl w:val="1"/>
          <w:numId w:val="154"/>
        </w:numPr>
        <w:spacing w:after="320"/>
        <w:ind w:left="1200"/>
      </w:pPr>
      <w:hyperlink r:id="rId154" w:history="1">
        <w:r w:rsidR="0065745B">
          <w:rPr>
            <w:color w:val="00A1B1"/>
          </w:rPr>
          <w:t>http://www.khronos.org/registry/cl/specs/opencl-2.0-extensions.pdf</w:t>
        </w:r>
      </w:hyperlink>
    </w:p>
    <w:p w14:paraId="48784CAF" w14:textId="77777777" w:rsidR="008A5E4E" w:rsidRDefault="0065745B">
      <w:pPr>
        <w:pStyle w:val="h2"/>
      </w:pPr>
      <w:bookmarkStart w:id="655" w:name="_Toc396034292"/>
      <w:r>
        <w:t>7.1 Images in HSAIL</w:t>
      </w:r>
      <w:bookmarkEnd w:id="655"/>
    </w:p>
    <w:p w14:paraId="4A22A960" w14:textId="77777777" w:rsidR="008A5E4E" w:rsidRDefault="0065745B">
      <w:pPr>
        <w:pStyle w:val="h3"/>
      </w:pPr>
      <w:bookmarkStart w:id="656" w:name="_Toc396034293"/>
      <w:r>
        <w:t>7.1.1 Why Use Images?</w:t>
      </w:r>
      <w:bookmarkEnd w:id="656"/>
    </w:p>
    <w:p w14:paraId="2EC8B3A0" w14:textId="77777777" w:rsidR="008A5E4E" w:rsidRDefault="0065745B">
      <w:pPr>
        <w:pStyle w:val="pNoPageBreakAfter"/>
      </w:pPr>
      <w:r>
        <w:t>Images are a graphics feature that can sometimes be useful in data-parallel computing. Images can be accessed in one, two, or three dimensions. Image memory is a special kind of memory access that can make use of dedicated hardware often provided for graphics. Many implementations will provide such dedicated hardware to speed up image operations:</w:t>
      </w:r>
    </w:p>
    <w:p w14:paraId="649FBC3E" w14:textId="77777777" w:rsidR="008A5E4E" w:rsidRDefault="0065745B">
      <w:pPr>
        <w:pStyle w:val="li"/>
        <w:numPr>
          <w:ilvl w:val="0"/>
          <w:numId w:val="155"/>
        </w:numPr>
        <w:spacing w:before="320"/>
        <w:ind w:left="600"/>
      </w:pPr>
      <w:r>
        <w:t>Special caches and tiling modes that reorder the memory locations of 2D and 3D images. Implementations can also insert gaps in the memory layout to improve alignment. These can save bandwidth by improving data locality and cache line usage compared to traditional linear arrays.</w:t>
      </w:r>
    </w:p>
    <w:p w14:paraId="5F057C6D" w14:textId="77777777" w:rsidR="008A5E4E" w:rsidRDefault="0065745B">
      <w:pPr>
        <w:pStyle w:val="li"/>
        <w:numPr>
          <w:ilvl w:val="0"/>
          <w:numId w:val="155"/>
        </w:numPr>
        <w:ind w:left="600"/>
      </w:pPr>
      <w:r>
        <w:t>Image implementations can create caching hints using read-only images.</w:t>
      </w:r>
    </w:p>
    <w:p w14:paraId="70833CA2" w14:textId="77777777" w:rsidR="008A5E4E" w:rsidRDefault="0065745B">
      <w:pPr>
        <w:pStyle w:val="li"/>
        <w:numPr>
          <w:ilvl w:val="0"/>
          <w:numId w:val="155"/>
        </w:numPr>
        <w:ind w:left="600"/>
      </w:pPr>
      <w:r>
        <w:t>Hardware support for out-of-bounds coordinates.</w:t>
      </w:r>
    </w:p>
    <w:p w14:paraId="75BA074A" w14:textId="77777777" w:rsidR="008A5E4E" w:rsidRDefault="0065745B">
      <w:pPr>
        <w:pStyle w:val="li"/>
        <w:numPr>
          <w:ilvl w:val="0"/>
          <w:numId w:val="155"/>
        </w:numPr>
        <w:ind w:left="600"/>
      </w:pPr>
      <w:r>
        <w:t>Image coordinates can be unnormalized, or normalized floating-point values. When a normalized coordinate is used, it is scaled to the image size of the corresponding dimension, allowing values in the range 0.0 to +1.0 to access the entire image.</w:t>
      </w:r>
    </w:p>
    <w:p w14:paraId="7CB68635" w14:textId="77777777" w:rsidR="008A5E4E" w:rsidRDefault="0065745B">
      <w:pPr>
        <w:pStyle w:val="li"/>
        <w:numPr>
          <w:ilvl w:val="0"/>
          <w:numId w:val="155"/>
        </w:numPr>
        <w:ind w:left="600"/>
      </w:pPr>
      <w:r>
        <w:t>The values read and written to an image can be stored in memory as integer values, but returned as unsigned or signed normalized floating-point values in the range 0.0 to +1.0. or -1.0 to +1.0 respectively.</w:t>
      </w:r>
    </w:p>
    <w:p w14:paraId="0147A7DA" w14:textId="77777777" w:rsidR="008A5E4E" w:rsidRDefault="0065745B">
      <w:pPr>
        <w:pStyle w:val="li"/>
        <w:numPr>
          <w:ilvl w:val="0"/>
          <w:numId w:val="155"/>
        </w:numPr>
        <w:ind w:left="600"/>
      </w:pPr>
      <w:r>
        <w:t>Values can be converted between linear RGB and sRGB color spaces.</w:t>
      </w:r>
    </w:p>
    <w:p w14:paraId="34FF0EC4" w14:textId="77777777" w:rsidR="008A5E4E" w:rsidRDefault="0065745B">
      <w:pPr>
        <w:pStyle w:val="li"/>
        <w:numPr>
          <w:ilvl w:val="0"/>
          <w:numId w:val="155"/>
        </w:numPr>
        <w:spacing w:after="320"/>
        <w:ind w:left="600"/>
      </w:pPr>
      <w:r>
        <w:t xml:space="preserve">Image memory offers different addressing modes, as well as data filtering, for some specific image formats. For example, linear filtering is a way to determine a value for a normalized floating-point coordinate by averaging the values in the image that are around the coordinate. Mathematically, this tends to smooth out the values or </w:t>
      </w:r>
      <w:r>
        <w:rPr>
          <w:rStyle w:val="variable2"/>
        </w:rPr>
        <w:t>filter</w:t>
      </w:r>
      <w:r>
        <w:t xml:space="preserve"> out high-frequency changes.</w:t>
      </w:r>
    </w:p>
    <w:p w14:paraId="37E6545D" w14:textId="77777777" w:rsidR="008A5E4E" w:rsidRDefault="0065745B">
      <w:pPr>
        <w:pStyle w:val="p"/>
      </w:pPr>
      <w:r>
        <w:t xml:space="preserve">While images are frequently used to hold visual data, an HSAIL program can use an image to hold any kind of data. </w:t>
      </w:r>
    </w:p>
    <w:p w14:paraId="1A3F4CFD" w14:textId="77777777" w:rsidR="008A5E4E" w:rsidRDefault="0065745B">
      <w:pPr>
        <w:pStyle w:val="p"/>
      </w:pPr>
      <w:r>
        <w:t>In all HSAIL implementations, the use of images provides a collection of capabilities that extend the simple CPU memory view.</w:t>
      </w:r>
    </w:p>
    <w:p w14:paraId="097955F0" w14:textId="77777777" w:rsidR="008A5E4E" w:rsidRDefault="0065745B">
      <w:pPr>
        <w:pStyle w:val="p"/>
      </w:pPr>
      <w:r>
        <w:t>Images can also be used to optimize write operations by delaying them until the next kernel execution.</w:t>
      </w:r>
    </w:p>
    <w:p w14:paraId="0EE28B5E" w14:textId="77777777" w:rsidR="008A5E4E" w:rsidRDefault="0065745B">
      <w:pPr>
        <w:pStyle w:val="h3"/>
      </w:pPr>
      <w:bookmarkStart w:id="657" w:name="_Toc396034294"/>
      <w:r>
        <w:t>7.1.2 Image Overview</w:t>
      </w:r>
      <w:bookmarkEnd w:id="657"/>
    </w:p>
    <w:p w14:paraId="24094AF3" w14:textId="77777777" w:rsidR="008A5E4E" w:rsidRDefault="0065745B">
      <w:pPr>
        <w:pStyle w:val="pNoPageBreakAfter"/>
      </w:pPr>
      <w:r>
        <w:t xml:space="preserve">An image consists of the following information: </w:t>
      </w:r>
    </w:p>
    <w:p w14:paraId="138D0FCA" w14:textId="77777777" w:rsidR="008A5E4E" w:rsidRDefault="0065745B">
      <w:pPr>
        <w:pStyle w:val="li"/>
        <w:numPr>
          <w:ilvl w:val="0"/>
          <w:numId w:val="156"/>
        </w:numPr>
        <w:spacing w:before="320"/>
        <w:ind w:left="600"/>
      </w:pPr>
      <w:r>
        <w:t>Image geometry</w:t>
      </w:r>
    </w:p>
    <w:p w14:paraId="25A3851C" w14:textId="77777777" w:rsidR="008A5E4E" w:rsidRDefault="0065745B">
      <w:pPr>
        <w:pStyle w:val="li"/>
        <w:numPr>
          <w:ilvl w:val="0"/>
          <w:numId w:val="156"/>
        </w:numPr>
        <w:ind w:left="600"/>
      </w:pPr>
      <w:r>
        <w:t xml:space="preserve">Image format </w:t>
      </w:r>
    </w:p>
    <w:p w14:paraId="0D365D04" w14:textId="77777777" w:rsidR="008A5E4E" w:rsidRDefault="0065745B">
      <w:pPr>
        <w:pStyle w:val="li"/>
        <w:numPr>
          <w:ilvl w:val="0"/>
          <w:numId w:val="156"/>
        </w:numPr>
        <w:ind w:left="600"/>
      </w:pPr>
      <w:r>
        <w:t>Image size</w:t>
      </w:r>
    </w:p>
    <w:p w14:paraId="799B0DC2" w14:textId="77777777" w:rsidR="008A5E4E" w:rsidRDefault="0065745B">
      <w:pPr>
        <w:pStyle w:val="li"/>
        <w:numPr>
          <w:ilvl w:val="0"/>
          <w:numId w:val="156"/>
        </w:numPr>
        <w:spacing w:after="320"/>
        <w:ind w:left="600"/>
      </w:pPr>
      <w:r>
        <w:t>Reference to the actual image data</w:t>
      </w:r>
    </w:p>
    <w:p w14:paraId="4C6BCB3B" w14:textId="479D653A" w:rsidR="008A5E4E" w:rsidRDefault="0065745B">
      <w:pPr>
        <w:pStyle w:val="p"/>
      </w:pPr>
      <w:r>
        <w:t xml:space="preserve">An image is conceptually an array of image elements (also known as pixels). The image elements can either be organized as a single one, two or three dimensional image layer, or as an array of one or two dimensional image layers. The organization is termed the image geometry. An image is indexed by one, two or three coordinates accordingly. The coordinates are named </w:t>
      </w:r>
      <w:r>
        <w:rPr>
          <w:rStyle w:val="code1"/>
        </w:rPr>
        <w:t>x</w:t>
      </w:r>
      <w:r>
        <w:t xml:space="preserve">, </w:t>
      </w:r>
      <w:r>
        <w:rPr>
          <w:rStyle w:val="code1"/>
        </w:rPr>
        <w:t>y</w:t>
      </w:r>
      <w:r>
        <w:t xml:space="preserve"> and </w:t>
      </w:r>
      <w:r>
        <w:rPr>
          <w:rStyle w:val="code1"/>
        </w:rPr>
        <w:t>z</w:t>
      </w:r>
      <w:r>
        <w:t xml:space="preserve">. See </w:t>
      </w:r>
      <w:r>
        <w:rPr>
          <w:rStyle w:val="xref1"/>
        </w:rPr>
        <w:t>7.1.3. Image Geometry (</w:t>
      </w:r>
      <w:r w:rsidR="009A76EE" w:rsidRPr="008A5E4E">
        <w:fldChar w:fldCharType="begin"/>
      </w:r>
      <w:r w:rsidR="008A5E4E">
        <w:instrText xml:space="preserve"> PAGEREF _Ref1213000176 \p \h  \* MERGEFORMAT </w:instrText>
      </w:r>
      <w:r w:rsidR="009A76EE" w:rsidRPr="008A5E4E">
        <w:fldChar w:fldCharType="separate"/>
      </w:r>
      <w:r w:rsidR="00533AF0" w:rsidRPr="00533AF0">
        <w:rPr>
          <w:rStyle w:val="xref1"/>
          <w:noProof/>
        </w:rPr>
        <w:t>on</w:t>
      </w:r>
      <w:r w:rsidR="00533AF0">
        <w:rPr>
          <w:noProof/>
        </w:rPr>
        <w:t xml:space="preserve"> page 193</w:t>
      </w:r>
      <w:r w:rsidR="009A76EE" w:rsidRPr="008A5E4E">
        <w:rPr>
          <w:rStyle w:val="xref1"/>
        </w:rPr>
        <w:fldChar w:fldCharType="end"/>
      </w:r>
      <w:r>
        <w:rPr>
          <w:rStyle w:val="xref1"/>
        </w:rPr>
        <w:t>)</w:t>
      </w:r>
      <w:r>
        <w:t>.</w:t>
      </w:r>
    </w:p>
    <w:p w14:paraId="5E6064BB" w14:textId="77777777" w:rsidR="008A5E4E" w:rsidRDefault="0065745B">
      <w:pPr>
        <w:pStyle w:val="p"/>
      </w:pPr>
      <w:r>
        <w:t xml:space="preserve">The image format specifies the properties of the image elements in terms of their channel order and channel type. Each element in the image has the same image format. See </w:t>
      </w:r>
      <w:r>
        <w:rPr>
          <w:rStyle w:val="xref1"/>
        </w:rPr>
        <w:t>7.1.4. Image Format (</w:t>
      </w:r>
      <w:r w:rsidR="009A76EE" w:rsidRPr="008A5E4E">
        <w:fldChar w:fldCharType="begin"/>
      </w:r>
      <w:r w:rsidR="008A5E4E">
        <w:instrText xml:space="preserve"> PAGEREF _Ref-1337702755 \p \h  \* MERGEFORMAT </w:instrText>
      </w:r>
      <w:r w:rsidR="009A76EE" w:rsidRPr="008A5E4E">
        <w:fldChar w:fldCharType="separate"/>
      </w:r>
      <w:r w:rsidR="00533AF0" w:rsidRPr="00533AF0">
        <w:rPr>
          <w:rStyle w:val="xref1"/>
          <w:noProof/>
        </w:rPr>
        <w:t>on</w:t>
      </w:r>
      <w:r w:rsidR="00533AF0">
        <w:rPr>
          <w:noProof/>
        </w:rPr>
        <w:t xml:space="preserve"> page 195</w:t>
      </w:r>
      <w:r w:rsidR="009A76EE" w:rsidRPr="008A5E4E">
        <w:rPr>
          <w:rStyle w:val="xref1"/>
        </w:rPr>
        <w:fldChar w:fldCharType="end"/>
      </w:r>
      <w:r>
        <w:rPr>
          <w:rStyle w:val="xref1"/>
        </w:rPr>
        <w:t>)</w:t>
      </w:r>
      <w:r>
        <w:t>.</w:t>
      </w:r>
    </w:p>
    <w:p w14:paraId="33055305" w14:textId="6EA11FEF" w:rsidR="008A5E4E" w:rsidRDefault="0065745B">
      <w:pPr>
        <w:pStyle w:val="p"/>
      </w:pPr>
      <w:r>
        <w:t xml:space="preserve">There can be implementation dependent restrictions on how an image can be accessed and there </w:t>
      </w:r>
      <w:r w:rsidR="000679DB">
        <w:t xml:space="preserve">is </w:t>
      </w:r>
      <w:r>
        <w:t xml:space="preserve">a minimum set of required access permissions for different image formats and geometries. See </w:t>
      </w:r>
      <w:r>
        <w:rPr>
          <w:rStyle w:val="xref1"/>
        </w:rPr>
        <w:t>7.1.5. Image Access Permission (</w:t>
      </w:r>
      <w:r w:rsidR="009A76EE" w:rsidRPr="008A5E4E">
        <w:fldChar w:fldCharType="begin"/>
      </w:r>
      <w:r w:rsidR="008A5E4E">
        <w:instrText xml:space="preserve"> PAGEREF _Ref928190325 \p \h  \* MERGEFORMAT </w:instrText>
      </w:r>
      <w:r w:rsidR="009A76EE" w:rsidRPr="008A5E4E">
        <w:fldChar w:fldCharType="separate"/>
      </w:r>
      <w:r w:rsidR="00533AF0" w:rsidRPr="00533AF0">
        <w:rPr>
          <w:rStyle w:val="xref1"/>
          <w:noProof/>
        </w:rPr>
        <w:t>on</w:t>
      </w:r>
      <w:r w:rsidR="00533AF0">
        <w:rPr>
          <w:noProof/>
        </w:rPr>
        <w:t xml:space="preserve"> page 201</w:t>
      </w:r>
      <w:r w:rsidR="009A76EE" w:rsidRPr="008A5E4E">
        <w:rPr>
          <w:rStyle w:val="xref1"/>
        </w:rPr>
        <w:fldChar w:fldCharType="end"/>
      </w:r>
      <w:r>
        <w:rPr>
          <w:rStyle w:val="xref1"/>
        </w:rPr>
        <w:t>)</w:t>
      </w:r>
      <w:r>
        <w:t>.</w:t>
      </w:r>
    </w:p>
    <w:p w14:paraId="6E4EAEAC" w14:textId="77777777" w:rsidR="008A5E4E" w:rsidRDefault="0065745B">
      <w:pPr>
        <w:pStyle w:val="p"/>
      </w:pPr>
      <w:r>
        <w:t xml:space="preserve">Images are accessed using image coordinates. See </w:t>
      </w:r>
      <w:r>
        <w:rPr>
          <w:rStyle w:val="xref1"/>
        </w:rPr>
        <w:t>7.1.6. Image Coordinate (</w:t>
      </w:r>
      <w:r w:rsidR="009A76EE" w:rsidRPr="008A5E4E">
        <w:fldChar w:fldCharType="begin"/>
      </w:r>
      <w:r w:rsidR="008A5E4E">
        <w:instrText xml:space="preserve"> PAGEREF _Ref-768047732 \p \h  \* MERGEFORMAT </w:instrText>
      </w:r>
      <w:r w:rsidR="009A76EE" w:rsidRPr="008A5E4E">
        <w:fldChar w:fldCharType="separate"/>
      </w:r>
      <w:r w:rsidR="00533AF0" w:rsidRPr="00533AF0">
        <w:rPr>
          <w:rStyle w:val="xref1"/>
          <w:noProof/>
        </w:rPr>
        <w:t>on</w:t>
      </w:r>
      <w:r w:rsidR="00533AF0">
        <w:rPr>
          <w:noProof/>
        </w:rPr>
        <w:t xml:space="preserve"> page 203</w:t>
      </w:r>
      <w:r w:rsidR="009A76EE" w:rsidRPr="008A5E4E">
        <w:rPr>
          <w:rStyle w:val="xref1"/>
        </w:rPr>
        <w:fldChar w:fldCharType="end"/>
      </w:r>
      <w:r>
        <w:rPr>
          <w:rStyle w:val="xref1"/>
        </w:rPr>
        <w:t>)</w:t>
      </w:r>
      <w:r>
        <w:t>.</w:t>
      </w:r>
    </w:p>
    <w:p w14:paraId="5B8FDDBD" w14:textId="77777777" w:rsidR="008A5E4E" w:rsidRDefault="0065745B">
      <w:pPr>
        <w:pStyle w:val="p"/>
      </w:pPr>
      <w:r>
        <w:t xml:space="preserve">Images are created by the HSA runtime for a specific agent by specifying the image properties that include the image geometry, image size, image format, image access permission and image data. Images are referenced by image operations using an opaque image handle. See </w:t>
      </w:r>
      <w:r>
        <w:rPr>
          <w:rStyle w:val="xref1"/>
        </w:rPr>
        <w:t>7.1.7. Image Creation and Image Handles (</w:t>
      </w:r>
      <w:r w:rsidR="009A76EE" w:rsidRPr="008A5E4E">
        <w:fldChar w:fldCharType="begin"/>
      </w:r>
      <w:r w:rsidR="008A5E4E">
        <w:instrText xml:space="preserve"> PAGEREF _Ref163910260 \p \h  \* MERGEFORMAT </w:instrText>
      </w:r>
      <w:r w:rsidR="009A76EE" w:rsidRPr="008A5E4E">
        <w:fldChar w:fldCharType="separate"/>
      </w:r>
      <w:r w:rsidR="00533AF0" w:rsidRPr="00533AF0">
        <w:rPr>
          <w:rStyle w:val="xref1"/>
          <w:noProof/>
        </w:rPr>
        <w:t>on</w:t>
      </w:r>
      <w:r w:rsidR="00533AF0">
        <w:rPr>
          <w:noProof/>
        </w:rPr>
        <w:t xml:space="preserve"> page 208</w:t>
      </w:r>
      <w:r w:rsidR="009A76EE" w:rsidRPr="008A5E4E">
        <w:rPr>
          <w:rStyle w:val="xref1"/>
        </w:rPr>
        <w:fldChar w:fldCharType="end"/>
      </w:r>
      <w:r>
        <w:rPr>
          <w:rStyle w:val="xref1"/>
        </w:rPr>
        <w:t>)</w:t>
      </w:r>
      <w:r>
        <w:t>.</w:t>
      </w:r>
    </w:p>
    <w:p w14:paraId="393A932C" w14:textId="77777777" w:rsidR="008A5E4E" w:rsidRDefault="0065745B">
      <w:pPr>
        <w:pStyle w:val="p"/>
      </w:pPr>
      <w:r>
        <w:t xml:space="preserve">The </w:t>
      </w:r>
      <w:r>
        <w:rPr>
          <w:rStyle w:val="code1"/>
        </w:rPr>
        <w:t>rdimage</w:t>
      </w:r>
      <w:r>
        <w:t xml:space="preserve"> image operation uses a sampler to specify how the image coordinates are processed to access the image data. Samplers are created by the HSA runtime for a specific agent by specifying the coordinate processing properties. Samplers are referenced by image operations using an opaque sampler handle. See </w:t>
      </w:r>
      <w:r>
        <w:rPr>
          <w:rStyle w:val="xref1"/>
        </w:rPr>
        <w:t>7.1.8. Sampler Creation and Sampler Handles (</w:t>
      </w:r>
      <w:r w:rsidR="009A76EE" w:rsidRPr="008A5E4E">
        <w:fldChar w:fldCharType="begin"/>
      </w:r>
      <w:r w:rsidR="008A5E4E">
        <w:instrText xml:space="preserve"> PAGEREF _Ref657417699 \p \h  \* MERGEFORMAT </w:instrText>
      </w:r>
      <w:r w:rsidR="009A76EE" w:rsidRPr="008A5E4E">
        <w:fldChar w:fldCharType="separate"/>
      </w:r>
      <w:r w:rsidR="00533AF0" w:rsidRPr="00533AF0">
        <w:rPr>
          <w:rStyle w:val="xref1"/>
          <w:noProof/>
        </w:rPr>
        <w:t>on</w:t>
      </w:r>
      <w:r w:rsidR="00533AF0">
        <w:rPr>
          <w:noProof/>
        </w:rPr>
        <w:t xml:space="preserve"> page 211</w:t>
      </w:r>
      <w:r w:rsidR="009A76EE" w:rsidRPr="008A5E4E">
        <w:rPr>
          <w:rStyle w:val="xref1"/>
        </w:rPr>
        <w:fldChar w:fldCharType="end"/>
      </w:r>
      <w:r>
        <w:rPr>
          <w:rStyle w:val="xref1"/>
        </w:rPr>
        <w:t>)</w:t>
      </w:r>
      <w:r>
        <w:t>.</w:t>
      </w:r>
    </w:p>
    <w:p w14:paraId="172CCDF6" w14:textId="77777777" w:rsidR="008A5E4E" w:rsidRDefault="0065745B">
      <w:pPr>
        <w:pStyle w:val="p"/>
      </w:pPr>
      <w:r>
        <w:t xml:space="preserve">There are a set of image operations that access images, and these have certain limitations on which images they can operate, and how samplers can be used. There are also requirements on how image and sampler handles are used. See </w:t>
      </w:r>
      <w:r>
        <w:rPr>
          <w:rStyle w:val="xref1"/>
        </w:rPr>
        <w:t>7.1.9. Using Image Operations (</w:t>
      </w:r>
      <w:r w:rsidR="009A76EE" w:rsidRPr="008A5E4E">
        <w:fldChar w:fldCharType="begin"/>
      </w:r>
      <w:r w:rsidR="008A5E4E">
        <w:instrText xml:space="preserve"> PAGEREF _Ref2126260306 \p \h  \* MERGEFORMAT </w:instrText>
      </w:r>
      <w:r w:rsidR="009A76EE" w:rsidRPr="008A5E4E">
        <w:fldChar w:fldCharType="separate"/>
      </w:r>
      <w:r w:rsidR="00533AF0" w:rsidRPr="00533AF0">
        <w:rPr>
          <w:rStyle w:val="xref1"/>
          <w:noProof/>
        </w:rPr>
        <w:t>on</w:t>
      </w:r>
      <w:r w:rsidR="00533AF0">
        <w:rPr>
          <w:noProof/>
        </w:rPr>
        <w:t xml:space="preserve"> page 213</w:t>
      </w:r>
      <w:r w:rsidR="009A76EE" w:rsidRPr="008A5E4E">
        <w:rPr>
          <w:rStyle w:val="xref1"/>
        </w:rPr>
        <w:fldChar w:fldCharType="end"/>
      </w:r>
      <w:r>
        <w:rPr>
          <w:rStyle w:val="xref1"/>
        </w:rPr>
        <w:t>)</w:t>
      </w:r>
      <w:r>
        <w:t>.</w:t>
      </w:r>
    </w:p>
    <w:p w14:paraId="2CE61B14" w14:textId="77777777" w:rsidR="008A5E4E" w:rsidRDefault="0065745B">
      <w:pPr>
        <w:pStyle w:val="p"/>
      </w:pPr>
      <w:r>
        <w:t xml:space="preserve">The image memory model defines the interaction of image operations between different work-items and other agents. See </w:t>
      </w:r>
      <w:r>
        <w:rPr>
          <w:rStyle w:val="xref1"/>
        </w:rPr>
        <w:t>7.1.10. Image Memory Model (</w:t>
      </w:r>
      <w:r w:rsidR="009A76EE" w:rsidRPr="008A5E4E">
        <w:fldChar w:fldCharType="begin"/>
      </w:r>
      <w:r w:rsidR="008A5E4E">
        <w:instrText xml:space="preserve"> PAGEREF _Ref710334244 \p \h  \* MERGEFORMAT </w:instrText>
      </w:r>
      <w:r w:rsidR="009A76EE" w:rsidRPr="008A5E4E">
        <w:fldChar w:fldCharType="separate"/>
      </w:r>
      <w:r w:rsidR="00533AF0" w:rsidRPr="00533AF0">
        <w:rPr>
          <w:rStyle w:val="xref1"/>
          <w:noProof/>
        </w:rPr>
        <w:t>on</w:t>
      </w:r>
      <w:r w:rsidR="00533AF0">
        <w:rPr>
          <w:noProof/>
        </w:rPr>
        <w:t xml:space="preserve"> page 215</w:t>
      </w:r>
      <w:r w:rsidR="009A76EE" w:rsidRPr="008A5E4E">
        <w:rPr>
          <w:rStyle w:val="xref1"/>
        </w:rPr>
        <w:fldChar w:fldCharType="end"/>
      </w:r>
      <w:r>
        <w:rPr>
          <w:rStyle w:val="xref1"/>
        </w:rPr>
        <w:t>)</w:t>
      </w:r>
      <w:r>
        <w:t>.</w:t>
      </w:r>
    </w:p>
    <w:p w14:paraId="12A99766" w14:textId="77777777" w:rsidR="008A5E4E" w:rsidRDefault="0065745B">
      <w:pPr>
        <w:pStyle w:val="h3"/>
      </w:pPr>
      <w:bookmarkStart w:id="658" w:name="_Toc396034295"/>
      <w:r>
        <w:t xml:space="preserve">7.1.3 </w:t>
      </w:r>
      <w:bookmarkStart w:id="659" w:name="_Ref1213000176"/>
      <w:bookmarkStart w:id="660" w:name="_Ref-1744325905"/>
      <w:bookmarkStart w:id="661" w:name="_Ref1671998110"/>
      <w:r>
        <w:t>Image Geometry</w:t>
      </w:r>
      <w:bookmarkEnd w:id="658"/>
      <w:bookmarkEnd w:id="659"/>
      <w:bookmarkEnd w:id="660"/>
      <w:bookmarkEnd w:id="661"/>
    </w:p>
    <w:p w14:paraId="0F21E253" w14:textId="77777777" w:rsidR="008A5E4E" w:rsidRDefault="0065745B">
      <w:pPr>
        <w:pStyle w:val="pNoPageBreakAfter"/>
      </w:pPr>
      <w:r>
        <w:t xml:space="preserve">Each image has an associated geometry. See </w:t>
      </w:r>
      <w:r>
        <w:rPr>
          <w:rStyle w:val="xref1"/>
        </w:rPr>
        <w:t>Table 7–1 (</w:t>
      </w:r>
      <w:r w:rsidR="009A76EE" w:rsidRPr="008A5E4E">
        <w:fldChar w:fldCharType="begin"/>
      </w:r>
      <w:r w:rsidR="008A5E4E">
        <w:instrText xml:space="preserve"> PAGEREF 1181221272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 xml:space="preserve"> for a list of the image geometries supported.</w:t>
      </w:r>
    </w:p>
    <w:p w14:paraId="21F43B75" w14:textId="77777777" w:rsidR="008A5E4E" w:rsidRDefault="0065745B">
      <w:pPr>
        <w:pStyle w:val="pTableTitle"/>
      </w:pPr>
      <w:bookmarkStart w:id="662" w:name="_ListOf130"/>
      <w:bookmarkStart w:id="663" w:name="1181221272"/>
      <w:r>
        <w:t>Table 7–1 Image Geometry Properties</w:t>
      </w:r>
    </w:p>
    <w:bookmarkEnd w:id="662"/>
    <w:bookmarkEnd w:id="663"/>
    <w:p w14:paraId="3199BEE9" w14:textId="77777777" w:rsidR="008A5E4E" w:rsidRDefault="008A5E4E">
      <w:pPr>
        <w:spacing w:before="240"/>
      </w:pPr>
    </w:p>
    <w:tbl>
      <w:tblPr>
        <w:tblW w:w="5000" w:type="pct"/>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039"/>
        <w:gridCol w:w="505"/>
        <w:gridCol w:w="660"/>
        <w:gridCol w:w="660"/>
        <w:gridCol w:w="2626"/>
        <w:gridCol w:w="2276"/>
        <w:gridCol w:w="1354"/>
      </w:tblGrid>
      <w:tr w:rsidR="00533AF0" w14:paraId="1E0963CA" w14:textId="77777777" w:rsidTr="00533AF0">
        <w:trPr>
          <w:tblHeader/>
          <w:tblCellSpacing w:w="0" w:type="dxa"/>
        </w:trPr>
        <w:tc>
          <w:tcPr>
            <w:tcW w:w="0" w:type="auto"/>
            <w:vMerge w:val="restart"/>
            <w:tcBorders>
              <w:bottom w:val="double" w:sz="3" w:space="0" w:color="000000"/>
              <w:right w:val="single" w:sz="6" w:space="0" w:color="000000"/>
            </w:tcBorders>
            <w:shd w:val="clear" w:color="auto" w:fill="D3D3D3"/>
            <w:tcMar>
              <w:top w:w="45" w:type="dxa"/>
              <w:left w:w="45" w:type="dxa"/>
              <w:bottom w:w="45" w:type="dxa"/>
              <w:right w:w="45" w:type="dxa"/>
            </w:tcMar>
          </w:tcPr>
          <w:p w14:paraId="723DCE74" w14:textId="77777777" w:rsidR="008A5E4E" w:rsidRDefault="0065745B">
            <w:pPr>
              <w:pStyle w:val="thTableStyle-TablestyleAltRows-HeadE-Column-Header1"/>
              <w:shd w:val="clear" w:color="auto" w:fill="D3D3D3"/>
            </w:pPr>
            <w:r>
              <w:rPr>
                <w:shd w:val="clear" w:color="auto" w:fill="D3D3D3"/>
              </w:rPr>
              <w:t>Image Geometry</w:t>
            </w:r>
          </w:p>
        </w:tc>
        <w:tc>
          <w:tcPr>
            <w:tcW w:w="0" w:type="auto"/>
            <w:gridSpan w:val="3"/>
            <w:tcBorders>
              <w:bottom w:val="double" w:sz="3" w:space="0" w:color="000000"/>
              <w:right w:val="single" w:sz="6" w:space="0" w:color="000000"/>
            </w:tcBorders>
            <w:shd w:val="clear" w:color="auto" w:fill="D3D3D3"/>
            <w:tcMar>
              <w:top w:w="45" w:type="dxa"/>
              <w:left w:w="45" w:type="dxa"/>
              <w:bottom w:w="45" w:type="dxa"/>
              <w:right w:w="45" w:type="dxa"/>
            </w:tcMar>
          </w:tcPr>
          <w:p w14:paraId="482621DD" w14:textId="77777777" w:rsidR="008A5E4E" w:rsidRDefault="0065745B">
            <w:pPr>
              <w:pStyle w:val="thTableStyle-TablestyleAltRows-HeadE-Column-Header1"/>
              <w:shd w:val="clear" w:color="auto" w:fill="D3D3D3"/>
              <w:jc w:val="center"/>
            </w:pPr>
            <w:r>
              <w:rPr>
                <w:shd w:val="clear" w:color="auto" w:fill="D3D3D3"/>
              </w:rPr>
              <w:t>Coordinates</w:t>
            </w:r>
          </w:p>
        </w:tc>
        <w:tc>
          <w:tcPr>
            <w:tcW w:w="0" w:type="auto"/>
            <w:vMerge w:val="restart"/>
            <w:tcBorders>
              <w:bottom w:val="double" w:sz="3" w:space="0" w:color="000000"/>
              <w:right w:val="single" w:sz="6" w:space="0" w:color="000000"/>
            </w:tcBorders>
            <w:shd w:val="clear" w:color="auto" w:fill="D3D3D3"/>
            <w:tcMar>
              <w:top w:w="45" w:type="dxa"/>
              <w:left w:w="45" w:type="dxa"/>
              <w:bottom w:w="45" w:type="dxa"/>
              <w:right w:w="45" w:type="dxa"/>
            </w:tcMar>
          </w:tcPr>
          <w:p w14:paraId="79EE0083" w14:textId="77777777" w:rsidR="008A5E4E" w:rsidRDefault="0065745B">
            <w:pPr>
              <w:pStyle w:val="thTableStyle-TablestyleAltRows-HeadE-Column-Header1"/>
              <w:shd w:val="clear" w:color="auto" w:fill="D3D3D3"/>
            </w:pPr>
            <w:r>
              <w:rPr>
                <w:shd w:val="clear" w:color="auto" w:fill="D3D3D3"/>
              </w:rPr>
              <w:t>Channel Orders</w:t>
            </w:r>
          </w:p>
        </w:tc>
        <w:tc>
          <w:tcPr>
            <w:tcW w:w="0" w:type="auto"/>
            <w:vMerge w:val="restart"/>
            <w:tcBorders>
              <w:bottom w:val="double" w:sz="3" w:space="0" w:color="000000"/>
              <w:right w:val="single" w:sz="6" w:space="0" w:color="000000"/>
            </w:tcBorders>
            <w:shd w:val="clear" w:color="auto" w:fill="D3D3D3"/>
            <w:tcMar>
              <w:top w:w="45" w:type="dxa"/>
              <w:left w:w="45" w:type="dxa"/>
              <w:bottom w:w="45" w:type="dxa"/>
              <w:right w:w="45" w:type="dxa"/>
            </w:tcMar>
          </w:tcPr>
          <w:p w14:paraId="3A968AA4" w14:textId="77777777" w:rsidR="008A5E4E" w:rsidRDefault="0065745B">
            <w:pPr>
              <w:pStyle w:val="thTableStyle-TablestyleAltRows-HeadE-Column-Header1"/>
              <w:shd w:val="clear" w:color="auto" w:fill="D3D3D3"/>
            </w:pPr>
            <w:r>
              <w:rPr>
                <w:shd w:val="clear" w:color="auto" w:fill="D3D3D3"/>
              </w:rPr>
              <w:t>Image Operations</w:t>
            </w:r>
          </w:p>
        </w:tc>
        <w:tc>
          <w:tcPr>
            <w:tcW w:w="0" w:type="auto"/>
            <w:vMerge w:val="restart"/>
            <w:tcBorders>
              <w:bottom w:val="double" w:sz="3" w:space="0" w:color="000000"/>
            </w:tcBorders>
            <w:shd w:val="clear" w:color="auto" w:fill="D3D3D3"/>
            <w:tcMar>
              <w:top w:w="45" w:type="dxa"/>
              <w:left w:w="45" w:type="dxa"/>
              <w:bottom w:w="45" w:type="dxa"/>
              <w:right w:w="45" w:type="dxa"/>
            </w:tcMar>
          </w:tcPr>
          <w:p w14:paraId="3C518288" w14:textId="77777777" w:rsidR="008A5E4E" w:rsidRDefault="0065745B">
            <w:pPr>
              <w:pStyle w:val="thTableStyle-TablestyleAltRows-HeadD-Column-Header1"/>
              <w:shd w:val="clear" w:color="auto" w:fill="D3D3D3"/>
            </w:pPr>
            <w:r>
              <w:rPr>
                <w:shd w:val="clear" w:color="auto" w:fill="D3D3D3"/>
              </w:rPr>
              <w:t>Description</w:t>
            </w:r>
          </w:p>
        </w:tc>
      </w:tr>
      <w:tr w:rsidR="008A5E4E" w14:paraId="04448228" w14:textId="77777777">
        <w:trPr>
          <w:tblHeader/>
          <w:tblCellSpacing w:w="0" w:type="dxa"/>
        </w:trPr>
        <w:tc>
          <w:tcPr>
            <w:tcW w:w="0" w:type="auto"/>
            <w:vMerge/>
            <w:tcBorders>
              <w:bottom w:val="double" w:sz="3" w:space="0" w:color="000000"/>
              <w:right w:val="single" w:sz="6" w:space="0" w:color="000000"/>
            </w:tcBorders>
          </w:tcPr>
          <w:p w14:paraId="694601B0" w14:textId="77777777" w:rsidR="008A5E4E" w:rsidRDefault="008A5E4E"/>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DBBBDD1" w14:textId="77777777" w:rsidR="008A5E4E" w:rsidRDefault="0065745B">
            <w:pPr>
              <w:pStyle w:val="thTableStyle-TablestyleAltRows-HeadE-Column-Header1"/>
              <w:shd w:val="clear" w:color="auto" w:fill="D3D3D3"/>
            </w:pPr>
            <w:r>
              <w:rPr>
                <w:shd w:val="clear" w:color="auto" w:fill="D3D3D3"/>
              </w:rPr>
              <w:t>x</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66DBE96" w14:textId="77777777" w:rsidR="008A5E4E" w:rsidRDefault="0065745B">
            <w:pPr>
              <w:pStyle w:val="thTableStyle-TablestyleAltRows-HeadE-Column-Header1"/>
              <w:shd w:val="clear" w:color="auto" w:fill="D3D3D3"/>
            </w:pPr>
            <w:r>
              <w:rPr>
                <w:shd w:val="clear" w:color="auto" w:fill="D3D3D3"/>
              </w:rPr>
              <w:t>y</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B355B28" w14:textId="77777777" w:rsidR="008A5E4E" w:rsidRDefault="0065745B">
            <w:pPr>
              <w:pStyle w:val="thTableStyle-TablestyleAltRows-HeadE-Column-Header1"/>
              <w:shd w:val="clear" w:color="auto" w:fill="D3D3D3"/>
            </w:pPr>
            <w:r>
              <w:rPr>
                <w:shd w:val="clear" w:color="auto" w:fill="D3D3D3"/>
              </w:rPr>
              <w:t>z</w:t>
            </w:r>
          </w:p>
        </w:tc>
        <w:tc>
          <w:tcPr>
            <w:tcW w:w="0" w:type="auto"/>
            <w:vMerge/>
            <w:tcBorders>
              <w:bottom w:val="double" w:sz="3" w:space="0" w:color="000000"/>
              <w:right w:val="single" w:sz="6" w:space="0" w:color="000000"/>
            </w:tcBorders>
          </w:tcPr>
          <w:p w14:paraId="68F6DF20" w14:textId="77777777" w:rsidR="008A5E4E" w:rsidRDefault="008A5E4E"/>
        </w:tc>
        <w:tc>
          <w:tcPr>
            <w:tcW w:w="0" w:type="auto"/>
            <w:vMerge/>
            <w:tcBorders>
              <w:bottom w:val="double" w:sz="3" w:space="0" w:color="000000"/>
              <w:right w:val="single" w:sz="6" w:space="0" w:color="000000"/>
            </w:tcBorders>
          </w:tcPr>
          <w:p w14:paraId="61DAC768" w14:textId="77777777" w:rsidR="008A5E4E" w:rsidRDefault="008A5E4E"/>
        </w:tc>
        <w:tc>
          <w:tcPr>
            <w:tcW w:w="0" w:type="auto"/>
            <w:vMerge/>
            <w:tcBorders>
              <w:bottom w:val="double" w:sz="3" w:space="0" w:color="000000"/>
            </w:tcBorders>
          </w:tcPr>
          <w:p w14:paraId="2120D97E" w14:textId="77777777" w:rsidR="008A5E4E" w:rsidRDefault="008A5E4E"/>
        </w:tc>
      </w:tr>
      <w:tr w:rsidR="008A5E4E" w14:paraId="62B9F02E"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341E1AB" w14:textId="77777777" w:rsidR="008A5E4E" w:rsidRDefault="0065745B">
            <w:pPr>
              <w:pStyle w:val="tdTableStyle-TablestyleAltRows-BodyE-Column-Body1"/>
            </w:pPr>
            <w:r>
              <w:rPr>
                <w:rStyle w:val="code"/>
              </w:rPr>
              <w:t>1d</w:t>
            </w:r>
          </w:p>
        </w:tc>
        <w:tc>
          <w:tcPr>
            <w:tcW w:w="0" w:type="auto"/>
            <w:tcBorders>
              <w:bottom w:val="single" w:sz="6" w:space="0" w:color="000000"/>
              <w:right w:val="single" w:sz="6" w:space="0" w:color="000000"/>
            </w:tcBorders>
            <w:tcMar>
              <w:top w:w="45" w:type="dxa"/>
              <w:left w:w="45" w:type="dxa"/>
              <w:bottom w:w="45" w:type="dxa"/>
              <w:right w:w="45" w:type="dxa"/>
            </w:tcMar>
          </w:tcPr>
          <w:p w14:paraId="217B2C3F" w14:textId="77777777" w:rsidR="008A5E4E" w:rsidRDefault="0065745B">
            <w:pPr>
              <w:pStyle w:val="tdTableStyle-TablestyleAltRows-BodyE-Column-Body1"/>
            </w:pPr>
            <w:r>
              <w:t>width</w:t>
            </w:r>
          </w:p>
        </w:tc>
        <w:tc>
          <w:tcPr>
            <w:tcW w:w="0" w:type="auto"/>
            <w:tcBorders>
              <w:bottom w:val="single" w:sz="6" w:space="0" w:color="000000"/>
              <w:right w:val="single" w:sz="6" w:space="0" w:color="000000"/>
            </w:tcBorders>
            <w:tcMar>
              <w:top w:w="45" w:type="dxa"/>
              <w:left w:w="45" w:type="dxa"/>
              <w:bottom w:w="45" w:type="dxa"/>
              <w:right w:w="45" w:type="dxa"/>
            </w:tcMar>
          </w:tcPr>
          <w:p w14:paraId="0D5D3F89" w14:textId="77777777" w:rsidR="008A5E4E" w:rsidRDefault="0065745B">
            <w:pPr>
              <w:pStyle w:val="tdTableStyle-TablestyleAltRows-BodyE-Column-Body1"/>
            </w:pPr>
            <w:r>
              <w:t>unused</w:t>
            </w:r>
          </w:p>
        </w:tc>
        <w:tc>
          <w:tcPr>
            <w:tcW w:w="0" w:type="auto"/>
            <w:tcBorders>
              <w:bottom w:val="single" w:sz="6" w:space="0" w:color="000000"/>
              <w:right w:val="single" w:sz="6" w:space="0" w:color="000000"/>
            </w:tcBorders>
            <w:tcMar>
              <w:top w:w="45" w:type="dxa"/>
              <w:left w:w="45" w:type="dxa"/>
              <w:bottom w:w="45" w:type="dxa"/>
              <w:right w:w="45" w:type="dxa"/>
            </w:tcMar>
          </w:tcPr>
          <w:p w14:paraId="4D5B2BA8" w14:textId="77777777" w:rsidR="008A5E4E" w:rsidRDefault="0065745B">
            <w:pPr>
              <w:pStyle w:val="tdTableStyle-TablestyleAltRows-BodyE-Column-Body1"/>
            </w:pPr>
            <w:r>
              <w:t>unused</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3DA6B169" w14:textId="77777777" w:rsidR="008A5E4E" w:rsidRDefault="0065745B">
            <w:pPr>
              <w:pStyle w:val="tdTableStyle-TablestyleAltRows-BodyE-Column-Body1"/>
            </w:pPr>
            <w:r>
              <w:rPr>
                <w:rStyle w:val="code"/>
              </w:rPr>
              <w:t>a</w:t>
            </w:r>
            <w:r>
              <w:t xml:space="preserve">, </w:t>
            </w:r>
            <w:r>
              <w:rPr>
                <w:rStyle w:val="code"/>
              </w:rPr>
              <w:t>r</w:t>
            </w:r>
            <w:r>
              <w:t xml:space="preserve">, </w:t>
            </w:r>
            <w:r>
              <w:rPr>
                <w:rStyle w:val="code"/>
              </w:rPr>
              <w:t>rx</w:t>
            </w:r>
            <w:r>
              <w:t xml:space="preserve">, </w:t>
            </w:r>
            <w:r>
              <w:rPr>
                <w:rStyle w:val="code"/>
              </w:rPr>
              <w:t>rg</w:t>
            </w:r>
            <w:r>
              <w:t xml:space="preserve">, </w:t>
            </w:r>
            <w:r>
              <w:rPr>
                <w:rStyle w:val="code"/>
              </w:rPr>
              <w:t>rgx</w:t>
            </w:r>
            <w:r>
              <w:t xml:space="preserve">, </w:t>
            </w:r>
            <w:r>
              <w:rPr>
                <w:rStyle w:val="code"/>
              </w:rPr>
              <w:t>ra</w:t>
            </w:r>
            <w:r>
              <w:t xml:space="preserve">, </w:t>
            </w:r>
            <w:r>
              <w:rPr>
                <w:rStyle w:val="code"/>
              </w:rPr>
              <w:t>rgba</w:t>
            </w:r>
            <w:r>
              <w:t xml:space="preserve">, </w:t>
            </w:r>
            <w:r>
              <w:rPr>
                <w:rStyle w:val="code"/>
              </w:rPr>
              <w:t>rgb</w:t>
            </w:r>
            <w:r>
              <w:t xml:space="preserve">, </w:t>
            </w:r>
            <w:r>
              <w:rPr>
                <w:rStyle w:val="code"/>
              </w:rPr>
              <w:t>rgbx</w:t>
            </w:r>
            <w:r>
              <w:t xml:space="preserve">, </w:t>
            </w:r>
            <w:r>
              <w:rPr>
                <w:rStyle w:val="code"/>
              </w:rPr>
              <w:t>bgra</w:t>
            </w:r>
            <w:r>
              <w:t xml:space="preserve">, </w:t>
            </w:r>
            <w:r>
              <w:rPr>
                <w:rStyle w:val="code"/>
              </w:rPr>
              <w:t>argb</w:t>
            </w:r>
            <w:r>
              <w:t xml:space="preserve">, </w:t>
            </w:r>
            <w:r>
              <w:rPr>
                <w:rStyle w:val="code"/>
              </w:rPr>
              <w:t>abgr</w:t>
            </w:r>
            <w:r>
              <w:t xml:space="preserve">, </w:t>
            </w:r>
            <w:r>
              <w:rPr>
                <w:rStyle w:val="code"/>
              </w:rPr>
              <w:t>srgb</w:t>
            </w:r>
            <w:r>
              <w:t xml:space="preserve">, </w:t>
            </w:r>
            <w:r>
              <w:rPr>
                <w:rStyle w:val="code"/>
              </w:rPr>
              <w:t>srgbx</w:t>
            </w:r>
            <w:r>
              <w:t xml:space="preserve">, </w:t>
            </w:r>
            <w:r>
              <w:rPr>
                <w:rStyle w:val="code"/>
              </w:rPr>
              <w:t>srgba</w:t>
            </w:r>
            <w:r>
              <w:t xml:space="preserve">, </w:t>
            </w:r>
            <w:r>
              <w:rPr>
                <w:rStyle w:val="code"/>
              </w:rPr>
              <w:t>sbgra</w:t>
            </w:r>
            <w:r>
              <w:t xml:space="preserve">, </w:t>
            </w:r>
            <w:r>
              <w:rPr>
                <w:rStyle w:val="code"/>
              </w:rPr>
              <w:t>intensity</w:t>
            </w:r>
            <w:r>
              <w:t xml:space="preserve">, </w:t>
            </w:r>
            <w:r>
              <w:rPr>
                <w:rStyle w:val="code"/>
              </w:rPr>
              <w:t>luminance</w:t>
            </w:r>
          </w:p>
        </w:tc>
        <w:tc>
          <w:tcPr>
            <w:tcW w:w="0" w:type="auto"/>
            <w:tcBorders>
              <w:bottom w:val="single" w:sz="6" w:space="0" w:color="000000"/>
              <w:right w:val="single" w:sz="6" w:space="0" w:color="000000"/>
            </w:tcBorders>
            <w:tcMar>
              <w:top w:w="45" w:type="dxa"/>
              <w:left w:w="45" w:type="dxa"/>
              <w:bottom w:w="45" w:type="dxa"/>
              <w:right w:w="45" w:type="dxa"/>
            </w:tcMar>
          </w:tcPr>
          <w:p w14:paraId="3EF0D9C5" w14:textId="77777777" w:rsidR="008A5E4E" w:rsidRDefault="0065745B">
            <w:pPr>
              <w:pStyle w:val="tdTableStyle-TablestyleAltRows-BodyE-Column-Body1"/>
            </w:pPr>
            <w:r>
              <w:rPr>
                <w:rStyle w:val="code"/>
              </w:rPr>
              <w:t>rdimage_1d</w:t>
            </w:r>
            <w:r>
              <w:t xml:space="preserve">, </w:t>
            </w:r>
            <w:r>
              <w:rPr>
                <w:rStyle w:val="code"/>
              </w:rPr>
              <w:t>ldimage_1d</w:t>
            </w:r>
            <w:r>
              <w:t xml:space="preserve">, </w:t>
            </w:r>
            <w:r>
              <w:rPr>
                <w:rStyle w:val="code"/>
              </w:rPr>
              <w:t>stimage_1d</w:t>
            </w:r>
          </w:p>
        </w:tc>
        <w:tc>
          <w:tcPr>
            <w:tcW w:w="0" w:type="auto"/>
            <w:tcBorders>
              <w:bottom w:val="single" w:sz="6" w:space="0" w:color="000000"/>
            </w:tcBorders>
            <w:tcMar>
              <w:top w:w="45" w:type="dxa"/>
              <w:left w:w="45" w:type="dxa"/>
              <w:bottom w:w="45" w:type="dxa"/>
              <w:right w:w="45" w:type="dxa"/>
            </w:tcMar>
          </w:tcPr>
          <w:p w14:paraId="38DF1F20" w14:textId="77777777" w:rsidR="008A5E4E" w:rsidRDefault="0065745B">
            <w:pPr>
              <w:pStyle w:val="tdTableStyle-TablestyleAltRows-BodyD-Column-Body1"/>
            </w:pPr>
            <w:r>
              <w:t>one-dimensional image</w:t>
            </w:r>
          </w:p>
        </w:tc>
      </w:tr>
      <w:tr w:rsidR="008A5E4E" w14:paraId="274AD107"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2400196" w14:textId="77777777" w:rsidR="008A5E4E" w:rsidRDefault="0065745B">
            <w:pPr>
              <w:pStyle w:val="tdTableStyle-TablestyleAltRows-BodyE-Column-Body2"/>
              <w:shd w:val="clear" w:color="auto" w:fill="D3D3D3"/>
            </w:pPr>
            <w:r>
              <w:rPr>
                <w:rStyle w:val="code"/>
                <w:shd w:val="clear" w:color="auto" w:fill="D3D3D3"/>
              </w:rPr>
              <w:t>2d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C89880C" w14:textId="77777777" w:rsidR="008A5E4E" w:rsidRDefault="0065745B">
            <w:pPr>
              <w:pStyle w:val="tdTableStyle-TablestyleAltRows-BodyE-Column-Body2"/>
              <w:shd w:val="clear" w:color="auto" w:fill="D3D3D3"/>
            </w:pPr>
            <w:r>
              <w:rPr>
                <w:shd w:val="clear" w:color="auto" w:fill="D3D3D3"/>
              </w:rPr>
              <w:t>width</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33502D0" w14:textId="77777777" w:rsidR="008A5E4E" w:rsidRDefault="0065745B">
            <w:pPr>
              <w:pStyle w:val="tdTableStyle-TablestyleAltRows-BodyE-Column-Body2"/>
              <w:shd w:val="clear" w:color="auto" w:fill="D3D3D3"/>
            </w:pPr>
            <w:r>
              <w:rPr>
                <w:shd w:val="clear" w:color="auto" w:fill="D3D3D3"/>
              </w:rPr>
              <w:t>height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3B99FDC" w14:textId="77777777" w:rsidR="008A5E4E" w:rsidRDefault="0065745B">
            <w:pPr>
              <w:pStyle w:val="tdTableStyle-TablestyleAltRows-BodyE-Column-Body2"/>
              <w:shd w:val="clear" w:color="auto" w:fill="D3D3D3"/>
            </w:pPr>
            <w:r>
              <w:rPr>
                <w:shd w:val="clear" w:color="auto" w:fill="D3D3D3"/>
              </w:rPr>
              <w:t>unused</w:t>
            </w:r>
          </w:p>
        </w:tc>
        <w:tc>
          <w:tcPr>
            <w:tcW w:w="0" w:type="auto"/>
            <w:vMerge/>
            <w:tcBorders>
              <w:right w:val="single" w:sz="6" w:space="0" w:color="000000"/>
            </w:tcBorders>
          </w:tcPr>
          <w:p w14:paraId="23367A8A"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C07D2C6" w14:textId="77777777" w:rsidR="008A5E4E" w:rsidRDefault="0065745B">
            <w:pPr>
              <w:pStyle w:val="tdTableStyle-TablestyleAltRows-BodyE-Column-Body2"/>
              <w:shd w:val="clear" w:color="auto" w:fill="D3D3D3"/>
            </w:pPr>
            <w:r>
              <w:rPr>
                <w:rStyle w:val="code"/>
                <w:shd w:val="clear" w:color="auto" w:fill="D3D3D3"/>
              </w:rPr>
              <w:t>rdimage_2d</w:t>
            </w:r>
            <w:r>
              <w:rPr>
                <w:shd w:val="clear" w:color="auto" w:fill="D3D3D3"/>
              </w:rPr>
              <w:t xml:space="preserve">, </w:t>
            </w:r>
            <w:r>
              <w:rPr>
                <w:rStyle w:val="code"/>
                <w:shd w:val="clear" w:color="auto" w:fill="D3D3D3"/>
              </w:rPr>
              <w:t>ldimage_2d</w:t>
            </w:r>
            <w:r>
              <w:rPr>
                <w:shd w:val="clear" w:color="auto" w:fill="D3D3D3"/>
              </w:rPr>
              <w:t xml:space="preserve">, </w:t>
            </w:r>
            <w:r>
              <w:rPr>
                <w:rStyle w:val="code"/>
                <w:shd w:val="clear" w:color="auto" w:fill="D3D3D3"/>
              </w:rPr>
              <w:t>stimage_2d</w:t>
            </w:r>
          </w:p>
        </w:tc>
        <w:tc>
          <w:tcPr>
            <w:tcW w:w="0" w:type="auto"/>
            <w:tcBorders>
              <w:bottom w:val="single" w:sz="6" w:space="0" w:color="000000"/>
            </w:tcBorders>
            <w:shd w:val="clear" w:color="auto" w:fill="D3D3D3"/>
            <w:tcMar>
              <w:top w:w="45" w:type="dxa"/>
              <w:left w:w="45" w:type="dxa"/>
              <w:bottom w:w="45" w:type="dxa"/>
              <w:right w:w="45" w:type="dxa"/>
            </w:tcMar>
          </w:tcPr>
          <w:p w14:paraId="532E038B" w14:textId="77777777" w:rsidR="008A5E4E" w:rsidRDefault="0065745B">
            <w:pPr>
              <w:pStyle w:val="tdTableStyle-TablestyleAltRows-BodyD-Column-Body2"/>
              <w:shd w:val="clear" w:color="auto" w:fill="D3D3D3"/>
            </w:pPr>
            <w:r>
              <w:rPr>
                <w:shd w:val="clear" w:color="auto" w:fill="D3D3D3"/>
              </w:rPr>
              <w:t>two-dimensional image</w:t>
            </w:r>
          </w:p>
        </w:tc>
      </w:tr>
      <w:tr w:rsidR="008A5E4E" w14:paraId="671A923F"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7C41B1BC" w14:textId="77777777" w:rsidR="008A5E4E" w:rsidRDefault="0065745B">
            <w:pPr>
              <w:pStyle w:val="tdTableStyle-TablestyleAltRows-BodyE-Column-Body1"/>
            </w:pPr>
            <w:r>
              <w:rPr>
                <w:rStyle w:val="code"/>
              </w:rPr>
              <w:t>3d</w:t>
            </w:r>
          </w:p>
        </w:tc>
        <w:tc>
          <w:tcPr>
            <w:tcW w:w="0" w:type="auto"/>
            <w:tcBorders>
              <w:bottom w:val="single" w:sz="6" w:space="0" w:color="000000"/>
              <w:right w:val="single" w:sz="6" w:space="0" w:color="000000"/>
            </w:tcBorders>
            <w:tcMar>
              <w:top w:w="45" w:type="dxa"/>
              <w:left w:w="45" w:type="dxa"/>
              <w:bottom w:w="45" w:type="dxa"/>
              <w:right w:w="45" w:type="dxa"/>
            </w:tcMar>
          </w:tcPr>
          <w:p w14:paraId="7F4C8256" w14:textId="77777777" w:rsidR="008A5E4E" w:rsidRDefault="0065745B">
            <w:pPr>
              <w:pStyle w:val="tdTableStyle-TablestyleAltRows-BodyE-Column-Body1"/>
            </w:pPr>
            <w:r>
              <w:t>width</w:t>
            </w:r>
          </w:p>
        </w:tc>
        <w:tc>
          <w:tcPr>
            <w:tcW w:w="0" w:type="auto"/>
            <w:tcBorders>
              <w:bottom w:val="single" w:sz="6" w:space="0" w:color="000000"/>
              <w:right w:val="single" w:sz="6" w:space="0" w:color="000000"/>
            </w:tcBorders>
            <w:tcMar>
              <w:top w:w="45" w:type="dxa"/>
              <w:left w:w="45" w:type="dxa"/>
              <w:bottom w:w="45" w:type="dxa"/>
              <w:right w:w="45" w:type="dxa"/>
            </w:tcMar>
          </w:tcPr>
          <w:p w14:paraId="353125FD" w14:textId="77777777" w:rsidR="008A5E4E" w:rsidRDefault="0065745B">
            <w:pPr>
              <w:pStyle w:val="tdTableStyle-TablestyleAltRows-BodyE-Column-Body1"/>
            </w:pPr>
            <w:r>
              <w:t>height</w:t>
            </w:r>
          </w:p>
        </w:tc>
        <w:tc>
          <w:tcPr>
            <w:tcW w:w="0" w:type="auto"/>
            <w:tcBorders>
              <w:bottom w:val="single" w:sz="6" w:space="0" w:color="000000"/>
              <w:right w:val="single" w:sz="6" w:space="0" w:color="000000"/>
            </w:tcBorders>
            <w:tcMar>
              <w:top w:w="45" w:type="dxa"/>
              <w:left w:w="45" w:type="dxa"/>
              <w:bottom w:w="45" w:type="dxa"/>
              <w:right w:w="45" w:type="dxa"/>
            </w:tcMar>
          </w:tcPr>
          <w:p w14:paraId="398B216B" w14:textId="77777777" w:rsidR="008A5E4E" w:rsidRDefault="0065745B">
            <w:pPr>
              <w:pStyle w:val="tdTableStyle-TablestyleAltRows-BodyE-Column-Body1"/>
            </w:pPr>
            <w:r>
              <w:t>depth</w:t>
            </w:r>
          </w:p>
        </w:tc>
        <w:tc>
          <w:tcPr>
            <w:tcW w:w="0" w:type="auto"/>
            <w:vMerge/>
            <w:tcBorders>
              <w:right w:val="single" w:sz="6" w:space="0" w:color="000000"/>
            </w:tcBorders>
          </w:tcPr>
          <w:p w14:paraId="298DDCCA"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425BFFD5" w14:textId="77777777" w:rsidR="008A5E4E" w:rsidRDefault="0065745B">
            <w:pPr>
              <w:pStyle w:val="tdTableStyle-TablestyleAltRows-BodyE-Column-Body1"/>
            </w:pPr>
            <w:r>
              <w:rPr>
                <w:rStyle w:val="code"/>
              </w:rPr>
              <w:t>rdimage_3d</w:t>
            </w:r>
            <w:r>
              <w:t xml:space="preserve">, </w:t>
            </w:r>
            <w:r>
              <w:rPr>
                <w:rStyle w:val="code"/>
              </w:rPr>
              <w:t>ldimage_3d</w:t>
            </w:r>
            <w:r>
              <w:t xml:space="preserve">, </w:t>
            </w:r>
            <w:r>
              <w:rPr>
                <w:rStyle w:val="code"/>
              </w:rPr>
              <w:t>stimage_3d</w:t>
            </w:r>
          </w:p>
        </w:tc>
        <w:tc>
          <w:tcPr>
            <w:tcW w:w="0" w:type="auto"/>
            <w:tcBorders>
              <w:bottom w:val="single" w:sz="6" w:space="0" w:color="000000"/>
            </w:tcBorders>
            <w:tcMar>
              <w:top w:w="45" w:type="dxa"/>
              <w:left w:w="45" w:type="dxa"/>
              <w:bottom w:w="45" w:type="dxa"/>
              <w:right w:w="45" w:type="dxa"/>
            </w:tcMar>
          </w:tcPr>
          <w:p w14:paraId="5E726F09" w14:textId="77777777" w:rsidR="008A5E4E" w:rsidRDefault="0065745B">
            <w:pPr>
              <w:pStyle w:val="tdTableStyle-TablestyleAltRows-BodyD-Column-Body1"/>
            </w:pPr>
            <w:r>
              <w:t>three-dimensional image</w:t>
            </w:r>
          </w:p>
        </w:tc>
      </w:tr>
      <w:tr w:rsidR="008A5E4E" w14:paraId="49F7DB2C"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1695CE6" w14:textId="77777777" w:rsidR="008A5E4E" w:rsidRDefault="0065745B">
            <w:pPr>
              <w:pStyle w:val="tdTableStyle-TablestyleAltRows-BodyE-Column-Body2"/>
              <w:shd w:val="clear" w:color="auto" w:fill="D3D3D3"/>
            </w:pPr>
            <w:r>
              <w:rPr>
                <w:rStyle w:val="code"/>
                <w:shd w:val="clear" w:color="auto" w:fill="D3D3D3"/>
              </w:rPr>
              <w:t>1da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21D8725" w14:textId="77777777" w:rsidR="008A5E4E" w:rsidRDefault="0065745B">
            <w:pPr>
              <w:pStyle w:val="tdTableStyle-TablestyleAltRows-BodyE-Column-Body2"/>
              <w:shd w:val="clear" w:color="auto" w:fill="D3D3D3"/>
            </w:pPr>
            <w:r>
              <w:rPr>
                <w:shd w:val="clear" w:color="auto" w:fill="D3D3D3"/>
              </w:rPr>
              <w:t>width</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1D67B00" w14:textId="77777777" w:rsidR="008A5E4E" w:rsidRDefault="0065745B">
            <w:pPr>
              <w:pStyle w:val="tdTableStyle-TablestyleAltRows-BodyE-Column-Body2"/>
              <w:shd w:val="clear" w:color="auto" w:fill="D3D3D3"/>
            </w:pPr>
            <w:r>
              <w:rPr>
                <w:shd w:val="clear" w:color="auto" w:fill="D3D3D3"/>
              </w:rPr>
              <w:t>array index</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C3964CD" w14:textId="77777777" w:rsidR="008A5E4E" w:rsidRDefault="0065745B">
            <w:pPr>
              <w:pStyle w:val="tdTableStyle-TablestyleAltRows-BodyE-Column-Body2"/>
              <w:shd w:val="clear" w:color="auto" w:fill="D3D3D3"/>
            </w:pPr>
            <w:r>
              <w:rPr>
                <w:shd w:val="clear" w:color="auto" w:fill="D3D3D3"/>
              </w:rPr>
              <w:t>unused</w:t>
            </w:r>
          </w:p>
        </w:tc>
        <w:tc>
          <w:tcPr>
            <w:tcW w:w="0" w:type="auto"/>
            <w:vMerge/>
            <w:tcBorders>
              <w:right w:val="single" w:sz="6" w:space="0" w:color="000000"/>
            </w:tcBorders>
          </w:tcPr>
          <w:p w14:paraId="60DCCFFC"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223DA48" w14:textId="77777777" w:rsidR="008A5E4E" w:rsidRDefault="0065745B">
            <w:pPr>
              <w:pStyle w:val="tdTableStyle-TablestyleAltRows-BodyE-Column-Body2"/>
              <w:shd w:val="clear" w:color="auto" w:fill="D3D3D3"/>
            </w:pPr>
            <w:r>
              <w:rPr>
                <w:rStyle w:val="code"/>
                <w:shd w:val="clear" w:color="auto" w:fill="D3D3D3"/>
              </w:rPr>
              <w:t>rdimage_1da</w:t>
            </w:r>
            <w:r>
              <w:rPr>
                <w:shd w:val="clear" w:color="auto" w:fill="D3D3D3"/>
              </w:rPr>
              <w:t xml:space="preserve">, </w:t>
            </w:r>
            <w:r>
              <w:rPr>
                <w:rStyle w:val="code"/>
                <w:shd w:val="clear" w:color="auto" w:fill="D3D3D3"/>
              </w:rPr>
              <w:t>ldimage_1da</w:t>
            </w:r>
            <w:r>
              <w:rPr>
                <w:shd w:val="clear" w:color="auto" w:fill="D3D3D3"/>
              </w:rPr>
              <w:t xml:space="preserve">, </w:t>
            </w:r>
            <w:r>
              <w:rPr>
                <w:rStyle w:val="code"/>
                <w:shd w:val="clear" w:color="auto" w:fill="D3D3D3"/>
              </w:rPr>
              <w:t>stimage_1da</w:t>
            </w:r>
          </w:p>
        </w:tc>
        <w:tc>
          <w:tcPr>
            <w:tcW w:w="0" w:type="auto"/>
            <w:tcBorders>
              <w:bottom w:val="single" w:sz="6" w:space="0" w:color="000000"/>
            </w:tcBorders>
            <w:shd w:val="clear" w:color="auto" w:fill="D3D3D3"/>
            <w:tcMar>
              <w:top w:w="45" w:type="dxa"/>
              <w:left w:w="45" w:type="dxa"/>
              <w:bottom w:w="45" w:type="dxa"/>
              <w:right w:w="45" w:type="dxa"/>
            </w:tcMar>
          </w:tcPr>
          <w:p w14:paraId="0479A692" w14:textId="77777777" w:rsidR="008A5E4E" w:rsidRDefault="0065745B">
            <w:pPr>
              <w:pStyle w:val="tdTableStyle-TablestyleAltRows-BodyD-Column-Body2"/>
              <w:shd w:val="clear" w:color="auto" w:fill="D3D3D3"/>
            </w:pPr>
            <w:r>
              <w:rPr>
                <w:shd w:val="clear" w:color="auto" w:fill="D3D3D3"/>
              </w:rPr>
              <w:t>one-dimensional image array</w:t>
            </w:r>
          </w:p>
        </w:tc>
      </w:tr>
      <w:tr w:rsidR="008A5E4E" w14:paraId="0263A142"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44A0004D" w14:textId="77777777" w:rsidR="008A5E4E" w:rsidRDefault="0065745B">
            <w:pPr>
              <w:pStyle w:val="tdTableStyle-TablestyleAltRows-BodyE-Column-Body1"/>
            </w:pPr>
            <w:r>
              <w:rPr>
                <w:rStyle w:val="code"/>
              </w:rPr>
              <w:t>2da</w:t>
            </w:r>
          </w:p>
        </w:tc>
        <w:tc>
          <w:tcPr>
            <w:tcW w:w="0" w:type="auto"/>
            <w:tcBorders>
              <w:bottom w:val="single" w:sz="6" w:space="0" w:color="000000"/>
              <w:right w:val="single" w:sz="6" w:space="0" w:color="000000"/>
            </w:tcBorders>
            <w:tcMar>
              <w:top w:w="45" w:type="dxa"/>
              <w:left w:w="45" w:type="dxa"/>
              <w:bottom w:w="45" w:type="dxa"/>
              <w:right w:w="45" w:type="dxa"/>
            </w:tcMar>
          </w:tcPr>
          <w:p w14:paraId="4938513B" w14:textId="77777777" w:rsidR="008A5E4E" w:rsidRDefault="0065745B">
            <w:pPr>
              <w:pStyle w:val="tdTableStyle-TablestyleAltRows-BodyE-Column-Body1"/>
            </w:pPr>
            <w:r>
              <w:t>width</w:t>
            </w:r>
          </w:p>
        </w:tc>
        <w:tc>
          <w:tcPr>
            <w:tcW w:w="0" w:type="auto"/>
            <w:tcBorders>
              <w:bottom w:val="single" w:sz="6" w:space="0" w:color="000000"/>
              <w:right w:val="single" w:sz="6" w:space="0" w:color="000000"/>
            </w:tcBorders>
            <w:tcMar>
              <w:top w:w="45" w:type="dxa"/>
              <w:left w:w="45" w:type="dxa"/>
              <w:bottom w:w="45" w:type="dxa"/>
              <w:right w:w="45" w:type="dxa"/>
            </w:tcMar>
          </w:tcPr>
          <w:p w14:paraId="1091144F" w14:textId="77777777" w:rsidR="008A5E4E" w:rsidRDefault="0065745B">
            <w:pPr>
              <w:pStyle w:val="tdTableStyle-TablestyleAltRows-BodyE-Column-Body1"/>
            </w:pPr>
            <w:r>
              <w:t>height</w:t>
            </w:r>
          </w:p>
        </w:tc>
        <w:tc>
          <w:tcPr>
            <w:tcW w:w="0" w:type="auto"/>
            <w:tcBorders>
              <w:bottom w:val="single" w:sz="6" w:space="0" w:color="000000"/>
              <w:right w:val="single" w:sz="6" w:space="0" w:color="000000"/>
            </w:tcBorders>
            <w:tcMar>
              <w:top w:w="45" w:type="dxa"/>
              <w:left w:w="45" w:type="dxa"/>
              <w:bottom w:w="45" w:type="dxa"/>
              <w:right w:w="45" w:type="dxa"/>
            </w:tcMar>
          </w:tcPr>
          <w:p w14:paraId="28C4E64E" w14:textId="77777777" w:rsidR="008A5E4E" w:rsidRDefault="0065745B">
            <w:pPr>
              <w:pStyle w:val="tdTableStyle-TablestyleAltRows-BodyE-Column-Body1"/>
            </w:pPr>
            <w:r>
              <w:t>array index</w:t>
            </w:r>
          </w:p>
        </w:tc>
        <w:tc>
          <w:tcPr>
            <w:tcW w:w="0" w:type="auto"/>
            <w:vMerge/>
            <w:tcBorders>
              <w:right w:val="single" w:sz="6" w:space="0" w:color="000000"/>
            </w:tcBorders>
          </w:tcPr>
          <w:p w14:paraId="24C3FC61"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0DB5D801" w14:textId="77777777" w:rsidR="008A5E4E" w:rsidRDefault="0065745B">
            <w:pPr>
              <w:pStyle w:val="tdTableStyle-TablestyleAltRows-BodyE-Column-Body1"/>
            </w:pPr>
            <w:r>
              <w:rPr>
                <w:rStyle w:val="code"/>
              </w:rPr>
              <w:t>rdimage_2da</w:t>
            </w:r>
            <w:r>
              <w:t xml:space="preserve">, </w:t>
            </w:r>
            <w:r>
              <w:rPr>
                <w:rStyle w:val="code"/>
              </w:rPr>
              <w:t>ldimage_2da</w:t>
            </w:r>
            <w:r>
              <w:t xml:space="preserve">, </w:t>
            </w:r>
            <w:r>
              <w:rPr>
                <w:rStyle w:val="code"/>
              </w:rPr>
              <w:t>stimage_2da</w:t>
            </w:r>
          </w:p>
        </w:tc>
        <w:tc>
          <w:tcPr>
            <w:tcW w:w="0" w:type="auto"/>
            <w:tcBorders>
              <w:bottom w:val="single" w:sz="6" w:space="0" w:color="000000"/>
            </w:tcBorders>
            <w:tcMar>
              <w:top w:w="45" w:type="dxa"/>
              <w:left w:w="45" w:type="dxa"/>
              <w:bottom w:w="45" w:type="dxa"/>
              <w:right w:w="45" w:type="dxa"/>
            </w:tcMar>
          </w:tcPr>
          <w:p w14:paraId="142C4BC6" w14:textId="77777777" w:rsidR="008A5E4E" w:rsidRDefault="0065745B">
            <w:pPr>
              <w:pStyle w:val="tdTableStyle-TablestyleAltRows-BodyD-Column-Body1"/>
            </w:pPr>
            <w:r>
              <w:t>two-dimensional image array</w:t>
            </w:r>
          </w:p>
        </w:tc>
      </w:tr>
      <w:tr w:rsidR="008A5E4E" w14:paraId="16ED7C6E"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32E088A" w14:textId="77777777" w:rsidR="008A5E4E" w:rsidRDefault="0065745B">
            <w:pPr>
              <w:pStyle w:val="tdTableStyle-TablestyleAltRows-BodyE-Column-Body2"/>
              <w:shd w:val="clear" w:color="auto" w:fill="D3D3D3"/>
            </w:pPr>
            <w:r>
              <w:rPr>
                <w:rStyle w:val="code"/>
                <w:shd w:val="clear" w:color="auto" w:fill="D3D3D3"/>
              </w:rPr>
              <w:t>1db</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80A6C60" w14:textId="77777777" w:rsidR="008A5E4E" w:rsidRDefault="0065745B">
            <w:pPr>
              <w:pStyle w:val="tdTableStyle-TablestyleAltRows-BodyE-Column-Body2"/>
              <w:shd w:val="clear" w:color="auto" w:fill="D3D3D3"/>
            </w:pPr>
            <w:r>
              <w:rPr>
                <w:shd w:val="clear" w:color="auto" w:fill="D3D3D3"/>
              </w:rPr>
              <w:t>width</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2EC9257" w14:textId="77777777" w:rsidR="008A5E4E" w:rsidRDefault="0065745B">
            <w:pPr>
              <w:pStyle w:val="tdTableStyle-TablestyleAltRows-BodyE-Column-Body2"/>
              <w:shd w:val="clear" w:color="auto" w:fill="D3D3D3"/>
            </w:pPr>
            <w:r>
              <w:rPr>
                <w:shd w:val="clear" w:color="auto" w:fill="D3D3D3"/>
              </w:rPr>
              <w:t>unused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8B6E9EC" w14:textId="77777777" w:rsidR="008A5E4E" w:rsidRDefault="0065745B">
            <w:pPr>
              <w:pStyle w:val="tdTableStyle-TablestyleAltRows-BodyE-Column-Body2"/>
              <w:shd w:val="clear" w:color="auto" w:fill="D3D3D3"/>
            </w:pPr>
            <w:r>
              <w:rPr>
                <w:shd w:val="clear" w:color="auto" w:fill="D3D3D3"/>
              </w:rPr>
              <w:t>unused</w:t>
            </w:r>
          </w:p>
        </w:tc>
        <w:tc>
          <w:tcPr>
            <w:tcW w:w="0" w:type="auto"/>
            <w:vMerge/>
            <w:tcBorders>
              <w:bottom w:val="single" w:sz="6" w:space="0" w:color="000000"/>
              <w:right w:val="single" w:sz="6" w:space="0" w:color="000000"/>
            </w:tcBorders>
          </w:tcPr>
          <w:p w14:paraId="4C38E62A"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DE2B485" w14:textId="77777777" w:rsidR="008A5E4E" w:rsidRDefault="0065745B">
            <w:pPr>
              <w:pStyle w:val="tdTableStyle-TablestyleAltRows-BodyE-Column-Body2"/>
              <w:shd w:val="clear" w:color="auto" w:fill="D3D3D3"/>
            </w:pPr>
            <w:r>
              <w:rPr>
                <w:rStyle w:val="code"/>
                <w:shd w:val="clear" w:color="auto" w:fill="D3D3D3"/>
              </w:rPr>
              <w:t>ldimage_1db</w:t>
            </w:r>
            <w:r>
              <w:rPr>
                <w:shd w:val="clear" w:color="auto" w:fill="D3D3D3"/>
              </w:rPr>
              <w:t xml:space="preserve">, </w:t>
            </w:r>
            <w:r>
              <w:rPr>
                <w:rStyle w:val="code"/>
                <w:shd w:val="clear" w:color="auto" w:fill="D3D3D3"/>
              </w:rPr>
              <w:t>stimage_1db</w:t>
            </w:r>
          </w:p>
        </w:tc>
        <w:tc>
          <w:tcPr>
            <w:tcW w:w="0" w:type="auto"/>
            <w:tcBorders>
              <w:bottom w:val="single" w:sz="6" w:space="0" w:color="000000"/>
            </w:tcBorders>
            <w:shd w:val="clear" w:color="auto" w:fill="D3D3D3"/>
            <w:tcMar>
              <w:top w:w="45" w:type="dxa"/>
              <w:left w:w="45" w:type="dxa"/>
              <w:bottom w:w="45" w:type="dxa"/>
              <w:right w:w="45" w:type="dxa"/>
            </w:tcMar>
          </w:tcPr>
          <w:p w14:paraId="3D34354C" w14:textId="77777777" w:rsidR="008A5E4E" w:rsidRDefault="0065745B">
            <w:pPr>
              <w:pStyle w:val="tdTableStyle-TablestyleAltRows-BodyD-Column-Body2"/>
              <w:shd w:val="clear" w:color="auto" w:fill="D3D3D3"/>
            </w:pPr>
            <w:r>
              <w:rPr>
                <w:shd w:val="clear" w:color="auto" w:fill="D3D3D3"/>
              </w:rPr>
              <w:t>one-dimensional image buffer</w:t>
            </w:r>
          </w:p>
        </w:tc>
      </w:tr>
      <w:tr w:rsidR="008A5E4E" w14:paraId="10B96080"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2FCB36F1" w14:textId="77777777" w:rsidR="008A5E4E" w:rsidRDefault="0065745B">
            <w:pPr>
              <w:pStyle w:val="tdTableStyle-TablestyleAltRows-BodyE-Column-Body1"/>
            </w:pPr>
            <w:r>
              <w:rPr>
                <w:rStyle w:val="code"/>
              </w:rPr>
              <w:t>2ddepth</w:t>
            </w:r>
          </w:p>
        </w:tc>
        <w:tc>
          <w:tcPr>
            <w:tcW w:w="0" w:type="auto"/>
            <w:tcBorders>
              <w:bottom w:val="single" w:sz="6" w:space="0" w:color="000000"/>
              <w:right w:val="single" w:sz="6" w:space="0" w:color="000000"/>
            </w:tcBorders>
            <w:tcMar>
              <w:top w:w="45" w:type="dxa"/>
              <w:left w:w="45" w:type="dxa"/>
              <w:bottom w:w="45" w:type="dxa"/>
              <w:right w:w="45" w:type="dxa"/>
            </w:tcMar>
          </w:tcPr>
          <w:p w14:paraId="2207911F" w14:textId="77777777" w:rsidR="008A5E4E" w:rsidRDefault="0065745B">
            <w:pPr>
              <w:pStyle w:val="tdTableStyle-TablestyleAltRows-BodyE-Column-Body1"/>
            </w:pPr>
            <w:r>
              <w:t>width</w:t>
            </w:r>
          </w:p>
        </w:tc>
        <w:tc>
          <w:tcPr>
            <w:tcW w:w="0" w:type="auto"/>
            <w:tcBorders>
              <w:bottom w:val="single" w:sz="6" w:space="0" w:color="000000"/>
              <w:right w:val="single" w:sz="6" w:space="0" w:color="000000"/>
            </w:tcBorders>
            <w:tcMar>
              <w:top w:w="45" w:type="dxa"/>
              <w:left w:w="45" w:type="dxa"/>
              <w:bottom w:w="45" w:type="dxa"/>
              <w:right w:w="45" w:type="dxa"/>
            </w:tcMar>
          </w:tcPr>
          <w:p w14:paraId="17571660" w14:textId="77777777" w:rsidR="008A5E4E" w:rsidRDefault="0065745B">
            <w:pPr>
              <w:pStyle w:val="tdTableStyle-TablestyleAltRows-BodyE-Column-Body1"/>
            </w:pPr>
            <w:r>
              <w:t>height</w:t>
            </w:r>
          </w:p>
        </w:tc>
        <w:tc>
          <w:tcPr>
            <w:tcW w:w="0" w:type="auto"/>
            <w:tcBorders>
              <w:bottom w:val="single" w:sz="6" w:space="0" w:color="000000"/>
              <w:right w:val="single" w:sz="6" w:space="0" w:color="000000"/>
            </w:tcBorders>
            <w:tcMar>
              <w:top w:w="45" w:type="dxa"/>
              <w:left w:w="45" w:type="dxa"/>
              <w:bottom w:w="45" w:type="dxa"/>
              <w:right w:w="45" w:type="dxa"/>
            </w:tcMar>
          </w:tcPr>
          <w:p w14:paraId="030218A0" w14:textId="77777777" w:rsidR="008A5E4E" w:rsidRDefault="0065745B">
            <w:pPr>
              <w:pStyle w:val="tdTableStyle-TablestyleAltRows-BodyE-Column-Body1"/>
            </w:pPr>
            <w:r>
              <w:t>unused</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02776B00" w14:textId="77777777" w:rsidR="008A5E4E" w:rsidRDefault="0065745B">
            <w:pPr>
              <w:pStyle w:val="tdTableStyle-TablestyleAltRows-BodyE-Column-Body1"/>
            </w:pPr>
            <w:r>
              <w:rPr>
                <w:rStyle w:val="code"/>
              </w:rPr>
              <w:t>depth</w:t>
            </w:r>
            <w:r>
              <w:t xml:space="preserve">, </w:t>
            </w:r>
            <w:r>
              <w:rPr>
                <w:rStyle w:val="code"/>
              </w:rPr>
              <w:t>depth_stencil</w:t>
            </w:r>
          </w:p>
        </w:tc>
        <w:tc>
          <w:tcPr>
            <w:tcW w:w="0" w:type="auto"/>
            <w:tcBorders>
              <w:bottom w:val="single" w:sz="6" w:space="0" w:color="000000"/>
              <w:right w:val="single" w:sz="6" w:space="0" w:color="000000"/>
            </w:tcBorders>
            <w:tcMar>
              <w:top w:w="45" w:type="dxa"/>
              <w:left w:w="45" w:type="dxa"/>
              <w:bottom w:w="45" w:type="dxa"/>
              <w:right w:w="45" w:type="dxa"/>
            </w:tcMar>
          </w:tcPr>
          <w:p w14:paraId="3A508D4F" w14:textId="77777777" w:rsidR="008A5E4E" w:rsidRDefault="0065745B">
            <w:pPr>
              <w:pStyle w:val="tdTableStyle-TablestyleAltRows-BodyE-Column-Body1"/>
            </w:pPr>
            <w:r>
              <w:rPr>
                <w:rStyle w:val="code"/>
              </w:rPr>
              <w:t>rdimage_2ddepth</w:t>
            </w:r>
            <w:r>
              <w:t xml:space="preserve">, </w:t>
            </w:r>
            <w:r>
              <w:rPr>
                <w:rStyle w:val="code"/>
              </w:rPr>
              <w:t>ldimage_2ddepth</w:t>
            </w:r>
            <w:r>
              <w:t xml:space="preserve">, </w:t>
            </w:r>
            <w:r>
              <w:rPr>
                <w:rStyle w:val="code"/>
              </w:rPr>
              <w:t>stimage_2ddepth</w:t>
            </w:r>
          </w:p>
        </w:tc>
        <w:tc>
          <w:tcPr>
            <w:tcW w:w="0" w:type="auto"/>
            <w:tcBorders>
              <w:bottom w:val="single" w:sz="6" w:space="0" w:color="000000"/>
            </w:tcBorders>
            <w:tcMar>
              <w:top w:w="45" w:type="dxa"/>
              <w:left w:w="45" w:type="dxa"/>
              <w:bottom w:w="45" w:type="dxa"/>
              <w:right w:w="45" w:type="dxa"/>
            </w:tcMar>
          </w:tcPr>
          <w:p w14:paraId="3F49E3EA" w14:textId="77777777" w:rsidR="008A5E4E" w:rsidRDefault="0065745B">
            <w:pPr>
              <w:pStyle w:val="tdTableStyle-TablestyleAltRows-BodyD-Column-Body1"/>
            </w:pPr>
            <w:r>
              <w:t>two-dimensional depth image</w:t>
            </w:r>
          </w:p>
        </w:tc>
      </w:tr>
      <w:tr w:rsidR="008A5E4E" w14:paraId="72194BE9"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32B7D5D5" w14:textId="77777777" w:rsidR="008A5E4E" w:rsidRDefault="0065745B">
            <w:pPr>
              <w:pStyle w:val="tdTableStyle-TablestyleAltRows-BodyB-Column-Body2"/>
              <w:shd w:val="clear" w:color="auto" w:fill="D3D3D3"/>
            </w:pPr>
            <w:r>
              <w:rPr>
                <w:rStyle w:val="code"/>
                <w:shd w:val="clear" w:color="auto" w:fill="D3D3D3"/>
              </w:rPr>
              <w:t>2dadepth</w:t>
            </w:r>
          </w:p>
        </w:tc>
        <w:tc>
          <w:tcPr>
            <w:tcW w:w="0" w:type="auto"/>
            <w:tcBorders>
              <w:right w:val="single" w:sz="6" w:space="0" w:color="000000"/>
            </w:tcBorders>
            <w:shd w:val="clear" w:color="auto" w:fill="D3D3D3"/>
            <w:tcMar>
              <w:top w:w="45" w:type="dxa"/>
              <w:left w:w="45" w:type="dxa"/>
              <w:bottom w:w="45" w:type="dxa"/>
              <w:right w:w="45" w:type="dxa"/>
            </w:tcMar>
          </w:tcPr>
          <w:p w14:paraId="51932338" w14:textId="77777777" w:rsidR="008A5E4E" w:rsidRDefault="0065745B">
            <w:pPr>
              <w:pStyle w:val="tdTableStyle-TablestyleAltRows-BodyB-Column-Body2"/>
              <w:shd w:val="clear" w:color="auto" w:fill="D3D3D3"/>
            </w:pPr>
            <w:r>
              <w:rPr>
                <w:shd w:val="clear" w:color="auto" w:fill="D3D3D3"/>
              </w:rPr>
              <w:t>width</w:t>
            </w:r>
          </w:p>
        </w:tc>
        <w:tc>
          <w:tcPr>
            <w:tcW w:w="0" w:type="auto"/>
            <w:tcBorders>
              <w:right w:val="single" w:sz="6" w:space="0" w:color="000000"/>
            </w:tcBorders>
            <w:shd w:val="clear" w:color="auto" w:fill="D3D3D3"/>
            <w:tcMar>
              <w:top w:w="45" w:type="dxa"/>
              <w:left w:w="45" w:type="dxa"/>
              <w:bottom w:w="45" w:type="dxa"/>
              <w:right w:w="45" w:type="dxa"/>
            </w:tcMar>
          </w:tcPr>
          <w:p w14:paraId="14BB0931" w14:textId="77777777" w:rsidR="008A5E4E" w:rsidRDefault="0065745B">
            <w:pPr>
              <w:pStyle w:val="tdTableStyle-TablestyleAltRows-BodyB-Column-Body2"/>
              <w:shd w:val="clear" w:color="auto" w:fill="D3D3D3"/>
            </w:pPr>
            <w:r>
              <w:rPr>
                <w:shd w:val="clear" w:color="auto" w:fill="D3D3D3"/>
              </w:rPr>
              <w:t>height</w:t>
            </w:r>
          </w:p>
        </w:tc>
        <w:tc>
          <w:tcPr>
            <w:tcW w:w="0" w:type="auto"/>
            <w:tcBorders>
              <w:right w:val="single" w:sz="6" w:space="0" w:color="000000"/>
            </w:tcBorders>
            <w:shd w:val="clear" w:color="auto" w:fill="D3D3D3"/>
            <w:tcMar>
              <w:top w:w="45" w:type="dxa"/>
              <w:left w:w="45" w:type="dxa"/>
              <w:bottom w:w="45" w:type="dxa"/>
              <w:right w:w="45" w:type="dxa"/>
            </w:tcMar>
          </w:tcPr>
          <w:p w14:paraId="665C5B37" w14:textId="77777777" w:rsidR="008A5E4E" w:rsidRDefault="0065745B">
            <w:pPr>
              <w:pStyle w:val="tdTableStyle-TablestyleAltRows-BodyB-Column-Body2"/>
              <w:shd w:val="clear" w:color="auto" w:fill="D3D3D3"/>
            </w:pPr>
            <w:r>
              <w:rPr>
                <w:shd w:val="clear" w:color="auto" w:fill="D3D3D3"/>
              </w:rPr>
              <w:t>array index</w:t>
            </w:r>
          </w:p>
        </w:tc>
        <w:tc>
          <w:tcPr>
            <w:tcW w:w="0" w:type="auto"/>
            <w:vMerge/>
            <w:tcBorders>
              <w:bottom w:val="single" w:sz="6" w:space="0" w:color="000000"/>
              <w:right w:val="single" w:sz="6" w:space="0" w:color="000000"/>
            </w:tcBorders>
          </w:tcPr>
          <w:p w14:paraId="00243296" w14:textId="77777777" w:rsidR="008A5E4E" w:rsidRDefault="008A5E4E"/>
        </w:tc>
        <w:tc>
          <w:tcPr>
            <w:tcW w:w="0" w:type="auto"/>
            <w:tcBorders>
              <w:right w:val="single" w:sz="6" w:space="0" w:color="000000"/>
            </w:tcBorders>
            <w:shd w:val="clear" w:color="auto" w:fill="D3D3D3"/>
            <w:tcMar>
              <w:top w:w="45" w:type="dxa"/>
              <w:left w:w="45" w:type="dxa"/>
              <w:bottom w:w="45" w:type="dxa"/>
              <w:right w:w="45" w:type="dxa"/>
            </w:tcMar>
          </w:tcPr>
          <w:p w14:paraId="07B563A9" w14:textId="77777777" w:rsidR="008A5E4E" w:rsidRDefault="0065745B">
            <w:pPr>
              <w:pStyle w:val="tdTableStyle-TablestyleAltRows-BodyB-Column-Body2"/>
              <w:shd w:val="clear" w:color="auto" w:fill="D3D3D3"/>
            </w:pPr>
            <w:r>
              <w:rPr>
                <w:rStyle w:val="code"/>
                <w:shd w:val="clear" w:color="auto" w:fill="D3D3D3"/>
              </w:rPr>
              <w:t>rdimage_2dadepth</w:t>
            </w:r>
            <w:r>
              <w:rPr>
                <w:shd w:val="clear" w:color="auto" w:fill="D3D3D3"/>
              </w:rPr>
              <w:t xml:space="preserve">, </w:t>
            </w:r>
            <w:r>
              <w:rPr>
                <w:rStyle w:val="code"/>
                <w:shd w:val="clear" w:color="auto" w:fill="D3D3D3"/>
              </w:rPr>
              <w:t>ldimage_2dadepth</w:t>
            </w:r>
            <w:r>
              <w:rPr>
                <w:shd w:val="clear" w:color="auto" w:fill="D3D3D3"/>
              </w:rPr>
              <w:t xml:space="preserve">, </w:t>
            </w:r>
            <w:r>
              <w:rPr>
                <w:rStyle w:val="code"/>
                <w:shd w:val="clear" w:color="auto" w:fill="D3D3D3"/>
              </w:rPr>
              <w:t>stimage_2dadepth</w:t>
            </w:r>
          </w:p>
        </w:tc>
        <w:tc>
          <w:tcPr>
            <w:tcW w:w="0" w:type="auto"/>
            <w:shd w:val="clear" w:color="auto" w:fill="D3D3D3"/>
            <w:tcMar>
              <w:top w:w="45" w:type="dxa"/>
              <w:left w:w="45" w:type="dxa"/>
              <w:bottom w:w="45" w:type="dxa"/>
              <w:right w:w="45" w:type="dxa"/>
            </w:tcMar>
          </w:tcPr>
          <w:p w14:paraId="54BD0297" w14:textId="77777777" w:rsidR="008A5E4E" w:rsidRDefault="0065745B">
            <w:pPr>
              <w:pStyle w:val="tdTableStyle-TablestyleAltRows-BodyA-Column-Body2"/>
              <w:shd w:val="clear" w:color="auto" w:fill="D3D3D3"/>
            </w:pPr>
            <w:r>
              <w:rPr>
                <w:shd w:val="clear" w:color="auto" w:fill="D3D3D3"/>
              </w:rPr>
              <w:t>two-dimensional depth image array</w:t>
            </w:r>
          </w:p>
        </w:tc>
      </w:tr>
    </w:tbl>
    <w:p w14:paraId="4F821E3B" w14:textId="77777777" w:rsidR="008A5E4E" w:rsidRDefault="008A5E4E">
      <w:pPr>
        <w:spacing w:after="240"/>
      </w:pPr>
    </w:p>
    <w:p w14:paraId="4DCEAF8D" w14:textId="77777777" w:rsidR="008A5E4E" w:rsidRDefault="0065745B">
      <w:pPr>
        <w:pStyle w:val="pDefinitionTerm"/>
      </w:pPr>
      <w:r>
        <w:t>1D</w:t>
      </w:r>
    </w:p>
    <w:p w14:paraId="0D318034" w14:textId="77777777" w:rsidR="008A5E4E" w:rsidRDefault="0065745B">
      <w:pPr>
        <w:pStyle w:val="p1"/>
      </w:pPr>
      <w:r>
        <w:t xml:space="preserve">A 1D image contains image data that is organized in one dimension with a size specified by width. It can be addressed with a single coordinate </w:t>
      </w:r>
      <w:r>
        <w:rPr>
          <w:rStyle w:val="code1"/>
        </w:rPr>
        <w:t>x</w:t>
      </w:r>
      <w:r>
        <w:t>.</w:t>
      </w:r>
    </w:p>
    <w:p w14:paraId="3F100569" w14:textId="77777777" w:rsidR="008A5E4E" w:rsidRDefault="0065745B">
      <w:pPr>
        <w:pStyle w:val="pDefinitionTerm"/>
      </w:pPr>
      <w:r>
        <w:t>2D</w:t>
      </w:r>
    </w:p>
    <w:p w14:paraId="64AC61A9" w14:textId="77777777" w:rsidR="008A5E4E" w:rsidRDefault="0065745B">
      <w:pPr>
        <w:pStyle w:val="p1"/>
      </w:pPr>
      <w:r>
        <w:t>A 2D image contains image data that is organized in two dimensions with a size specified by width and height. It can be addressed by two coordinates (</w:t>
      </w:r>
      <w:r>
        <w:rPr>
          <w:rStyle w:val="code1"/>
        </w:rPr>
        <w:t>x</w:t>
      </w:r>
      <w:r>
        <w:t xml:space="preserve">, </w:t>
      </w:r>
      <w:r>
        <w:rPr>
          <w:rStyle w:val="code1"/>
        </w:rPr>
        <w:t>y</w:t>
      </w:r>
      <w:r>
        <w:t>) corresponding to the width and height respectively.</w:t>
      </w:r>
    </w:p>
    <w:p w14:paraId="442B8C67" w14:textId="77777777" w:rsidR="008A5E4E" w:rsidRDefault="0065745B">
      <w:pPr>
        <w:pStyle w:val="pDefinitionTerm"/>
      </w:pPr>
      <w:r>
        <w:t>3D</w:t>
      </w:r>
    </w:p>
    <w:p w14:paraId="55B6167F" w14:textId="77777777" w:rsidR="008A5E4E" w:rsidRDefault="0065745B">
      <w:pPr>
        <w:pStyle w:val="p1"/>
      </w:pPr>
      <w:r>
        <w:t>A 3D image contains image data that is organized in three dimensions with a size specified by width, height and depth. It can be addressed by three coordinates (</w:t>
      </w:r>
      <w:r>
        <w:rPr>
          <w:rStyle w:val="code1"/>
        </w:rPr>
        <w:t>x</w:t>
      </w:r>
      <w:r>
        <w:t xml:space="preserve">, </w:t>
      </w:r>
      <w:r>
        <w:rPr>
          <w:rStyle w:val="code1"/>
        </w:rPr>
        <w:t>y</w:t>
      </w:r>
      <w:r>
        <w:t xml:space="preserve">, </w:t>
      </w:r>
      <w:r>
        <w:rPr>
          <w:rStyle w:val="code1"/>
        </w:rPr>
        <w:t>z</w:t>
      </w:r>
      <w:r>
        <w:t>) corresponding to the width, height and depth respectively.</w:t>
      </w:r>
    </w:p>
    <w:p w14:paraId="4589E020" w14:textId="77777777" w:rsidR="008A5E4E" w:rsidRDefault="0065745B">
      <w:pPr>
        <w:pStyle w:val="pDefinitionTerm"/>
      </w:pPr>
      <w:r>
        <w:t>1DA</w:t>
      </w:r>
    </w:p>
    <w:p w14:paraId="55680B3C" w14:textId="77777777" w:rsidR="008A5E4E" w:rsidRDefault="0065745B">
      <w:pPr>
        <w:pStyle w:val="p1"/>
      </w:pPr>
      <w:r>
        <w:t>A 1DA image contains an array of a homogeneous collection of one-dimensional images, all with the same size, format and order, with a size specified by width and array index. It can be addressed by two coordinates (</w:t>
      </w:r>
      <w:r>
        <w:rPr>
          <w:rStyle w:val="code1"/>
        </w:rPr>
        <w:t>x</w:t>
      </w:r>
      <w:r>
        <w:t xml:space="preserve">, </w:t>
      </w:r>
      <w:r>
        <w:rPr>
          <w:rStyle w:val="code1"/>
        </w:rPr>
        <w:t>y</w:t>
      </w:r>
      <w:r>
        <w:t>) corresponding to the width and array index respectively.</w:t>
      </w:r>
    </w:p>
    <w:p w14:paraId="1383CDF2" w14:textId="77777777" w:rsidR="008A5E4E" w:rsidRDefault="0065745B">
      <w:pPr>
        <w:pStyle w:val="p1"/>
      </w:pPr>
      <w:r>
        <w:t xml:space="preserve">If a sampler is used, special rules apply to the array index </w:t>
      </w:r>
      <w:r>
        <w:rPr>
          <w:rStyle w:val="code1"/>
        </w:rPr>
        <w:t>y</w:t>
      </w:r>
      <w:r>
        <w:t xml:space="preserve"> coordinate. It is always treated as unnormalized even if the sampler specifies normalized. It is rounded to an integral value using round to nearest even integer, and clamped to the range 0 to array size - 1.</w:t>
      </w:r>
    </w:p>
    <w:p w14:paraId="42808BE3" w14:textId="77777777" w:rsidR="008A5E4E" w:rsidRDefault="0065745B">
      <w:pPr>
        <w:pStyle w:val="p1"/>
      </w:pPr>
      <w:r>
        <w:t>An important difference between 1DA and 2D images is that samplers never cause values in different images layers of the array to be combined when computing the returned image element.</w:t>
      </w:r>
    </w:p>
    <w:p w14:paraId="58836E89" w14:textId="77777777" w:rsidR="008A5E4E" w:rsidRDefault="0065745B">
      <w:pPr>
        <w:pStyle w:val="pDefinitionTerm"/>
      </w:pPr>
      <w:r>
        <w:t>2DA</w:t>
      </w:r>
    </w:p>
    <w:p w14:paraId="45346D43" w14:textId="77777777" w:rsidR="008A5E4E" w:rsidRDefault="0065745B">
      <w:pPr>
        <w:pStyle w:val="p1"/>
      </w:pPr>
      <w:r>
        <w:t>A 2DA image contains an array of a homogeneous collection of two-dimensional images, all with the same size, format and order, with a size specified by width, height and array size. It can be addressed by three coordinates (</w:t>
      </w:r>
      <w:r>
        <w:rPr>
          <w:rStyle w:val="code1"/>
        </w:rPr>
        <w:t>x</w:t>
      </w:r>
      <w:r>
        <w:t xml:space="preserve">, </w:t>
      </w:r>
      <w:r>
        <w:rPr>
          <w:rStyle w:val="code1"/>
        </w:rPr>
        <w:t>y</w:t>
      </w:r>
      <w:r>
        <w:t xml:space="preserve">, </w:t>
      </w:r>
      <w:r>
        <w:rPr>
          <w:rStyle w:val="code1"/>
        </w:rPr>
        <w:t>z</w:t>
      </w:r>
      <w:r>
        <w:t>) corresponding to the width, height and array index respectively.</w:t>
      </w:r>
    </w:p>
    <w:p w14:paraId="075087F9" w14:textId="77777777" w:rsidR="008A5E4E" w:rsidRDefault="0065745B">
      <w:pPr>
        <w:pStyle w:val="p1"/>
      </w:pPr>
      <w:r>
        <w:t xml:space="preserve">If a sampler is used, special rules apply to the array index </w:t>
      </w:r>
      <w:r>
        <w:rPr>
          <w:rStyle w:val="code1"/>
        </w:rPr>
        <w:t>z</w:t>
      </w:r>
      <w:r>
        <w:t xml:space="preserve"> coordinate. It is always treated as unnormalized even if the sampler specifies normalized. It is rounded to an integral value using round to nearest even integer, and clamped to the range 0 to array size - 1.</w:t>
      </w:r>
    </w:p>
    <w:p w14:paraId="377D0CC3" w14:textId="77777777" w:rsidR="008A5E4E" w:rsidRDefault="0065745B">
      <w:pPr>
        <w:pStyle w:val="p1"/>
      </w:pPr>
      <w:r>
        <w:t>An important difference between 2DA and 3D images is that samplers never cause values in different images layers of the array to be combined when computing the returned image element.</w:t>
      </w:r>
    </w:p>
    <w:p w14:paraId="535F5C3F" w14:textId="77777777" w:rsidR="008A5E4E" w:rsidRDefault="0065745B">
      <w:pPr>
        <w:pStyle w:val="pDefinitionTerm"/>
      </w:pPr>
      <w:r>
        <w:t>1DB</w:t>
      </w:r>
    </w:p>
    <w:p w14:paraId="0C62BAB3" w14:textId="77777777" w:rsidR="008A5E4E" w:rsidRDefault="0065745B">
      <w:pPr>
        <w:pStyle w:val="p1"/>
      </w:pPr>
      <w:r>
        <w:t xml:space="preserve">A 1DB image contains image data that is organized in one dimension with a size specified by width. It can be addressed with a single coordinate </w:t>
      </w:r>
      <w:r>
        <w:rPr>
          <w:rStyle w:val="code1"/>
        </w:rPr>
        <w:t>x</w:t>
      </w:r>
      <w:r>
        <w:t xml:space="preserve">. </w:t>
      </w:r>
    </w:p>
    <w:p w14:paraId="42A12863" w14:textId="072391C7" w:rsidR="008A5E4E" w:rsidRDefault="0065745B">
      <w:pPr>
        <w:pStyle w:val="p1"/>
      </w:pPr>
      <w:r>
        <w:t>Samplers cannot be used with 1DB images</w:t>
      </w:r>
      <w:r w:rsidR="0088411E">
        <w:t>.</w:t>
      </w:r>
      <w:r>
        <w:t xml:space="preserve"> </w:t>
      </w:r>
      <w:r w:rsidR="0088411E">
        <w:t xml:space="preserve">Consequently </w:t>
      </w:r>
      <w:r>
        <w:t xml:space="preserve">the </w:t>
      </w:r>
      <w:r>
        <w:rPr>
          <w:rStyle w:val="code1"/>
        </w:rPr>
        <w:t>rdimage</w:t>
      </w:r>
      <w:r>
        <w:t xml:space="preserve"> image operation</w:t>
      </w:r>
      <w:r w:rsidR="0088411E">
        <w:t xml:space="preserve"> does not support 1DB images</w:t>
      </w:r>
      <w:r>
        <w:t>.</w:t>
      </w:r>
    </w:p>
    <w:p w14:paraId="3B97431E" w14:textId="707AFE52" w:rsidR="008A5E4E" w:rsidRDefault="0065745B">
      <w:pPr>
        <w:pStyle w:val="p1"/>
      </w:pPr>
      <w:r>
        <w:t xml:space="preserve">An important difference between 1DB and 1D images is that the image data can be allocated in the global segment and can have larger limits on the maximum image size supported. On some implementations this may result in a 1DB image having lower performance than an equivalent 1D image. The image data layout is implementation dependent. Access to the image data using both global segment addressing and image operations is undefined unless the image segment, which is used when image operations access image data, is made coherent with the global segment by appropriate acquire and release memory fences. See </w:t>
      </w:r>
      <w:r>
        <w:rPr>
          <w:rStyle w:val="xref1"/>
        </w:rPr>
        <w:t>7.1.10. Image Memory Model (</w:t>
      </w:r>
      <w:r w:rsidR="009A76EE" w:rsidRPr="008A5E4E">
        <w:fldChar w:fldCharType="begin"/>
      </w:r>
      <w:r w:rsidR="008A5E4E">
        <w:instrText xml:space="preserve"> PAGEREF _Ref710334244 \p \h  \* MERGEFORMAT </w:instrText>
      </w:r>
      <w:r w:rsidR="009A76EE" w:rsidRPr="008A5E4E">
        <w:fldChar w:fldCharType="separate"/>
      </w:r>
      <w:r w:rsidR="00533AF0" w:rsidRPr="00533AF0">
        <w:rPr>
          <w:rStyle w:val="xref1"/>
          <w:noProof/>
        </w:rPr>
        <w:t>on</w:t>
      </w:r>
      <w:r w:rsidR="00533AF0">
        <w:rPr>
          <w:noProof/>
        </w:rPr>
        <w:t xml:space="preserve"> page 215</w:t>
      </w:r>
      <w:r w:rsidR="009A76EE" w:rsidRPr="008A5E4E">
        <w:rPr>
          <w:rStyle w:val="xref1"/>
        </w:rPr>
        <w:fldChar w:fldCharType="end"/>
      </w:r>
      <w:r>
        <w:rPr>
          <w:rStyle w:val="xref1"/>
        </w:rPr>
        <w:t>)7.1.10. Image Memory Model (</w:t>
      </w:r>
      <w:r w:rsidR="009A76EE" w:rsidRPr="008A5E4E">
        <w:fldChar w:fldCharType="begin"/>
      </w:r>
      <w:r w:rsidR="008A5E4E">
        <w:instrText xml:space="preserve"> PAGEREF _Ref710334244 \p \h  \* MERGEFORMAT </w:instrText>
      </w:r>
      <w:r w:rsidR="009A76EE" w:rsidRPr="008A5E4E">
        <w:fldChar w:fldCharType="separate"/>
      </w:r>
      <w:r w:rsidR="00533AF0" w:rsidRPr="00533AF0">
        <w:rPr>
          <w:rStyle w:val="xref1"/>
          <w:noProof/>
        </w:rPr>
        <w:t>on</w:t>
      </w:r>
      <w:r w:rsidR="00533AF0">
        <w:rPr>
          <w:noProof/>
        </w:rPr>
        <w:t xml:space="preserve"> page 215</w:t>
      </w:r>
      <w:r w:rsidR="009A76EE" w:rsidRPr="008A5E4E">
        <w:rPr>
          <w:rStyle w:val="xref1"/>
        </w:rPr>
        <w:fldChar w:fldCharType="end"/>
      </w:r>
      <w:r>
        <w:rPr>
          <w:rStyle w:val="xref1"/>
        </w:rPr>
        <w:t>)</w:t>
      </w:r>
    </w:p>
    <w:p w14:paraId="34F6B7FB" w14:textId="77777777" w:rsidR="008A5E4E" w:rsidRDefault="0065745B">
      <w:pPr>
        <w:pStyle w:val="pDefinitionTerm"/>
      </w:pPr>
      <w:r>
        <w:t>2DDEPTH</w:t>
      </w:r>
    </w:p>
    <w:p w14:paraId="77FCE91A" w14:textId="77777777" w:rsidR="008A5E4E" w:rsidRDefault="0065745B">
      <w:pPr>
        <w:pStyle w:val="p1"/>
      </w:pPr>
      <w:r>
        <w:t xml:space="preserve">Same as the 2D geometry except the image operations only have a single access component instead of four. Requires that the image component order be </w:t>
      </w:r>
      <w:r>
        <w:rPr>
          <w:rStyle w:val="code1"/>
        </w:rPr>
        <w:t>depth</w:t>
      </w:r>
      <w:r>
        <w:t xml:space="preserve"> or </w:t>
      </w:r>
      <w:r>
        <w:rPr>
          <w:rStyle w:val="code1"/>
        </w:rPr>
        <w:t>depth_stencil</w:t>
      </w:r>
      <w:r>
        <w:t>.</w:t>
      </w:r>
    </w:p>
    <w:p w14:paraId="3C87913E" w14:textId="77777777" w:rsidR="008A5E4E" w:rsidRDefault="0065745B">
      <w:pPr>
        <w:pStyle w:val="pDefinitionTerm"/>
      </w:pPr>
      <w:r>
        <w:t>2DADEPTH</w:t>
      </w:r>
    </w:p>
    <w:p w14:paraId="37DBC8AC" w14:textId="77777777" w:rsidR="008A5E4E" w:rsidRDefault="0065745B">
      <w:pPr>
        <w:pStyle w:val="p1"/>
      </w:pPr>
      <w:r>
        <w:t xml:space="preserve">Same as the 2DA geometry except the image operations only have a single access component instead of four. Requires that the image component order be </w:t>
      </w:r>
      <w:r>
        <w:rPr>
          <w:rStyle w:val="code1"/>
        </w:rPr>
        <w:t>depth</w:t>
      </w:r>
      <w:r>
        <w:t xml:space="preserve"> or </w:t>
      </w:r>
      <w:r>
        <w:rPr>
          <w:rStyle w:val="code1"/>
        </w:rPr>
        <w:t>depth_stencil</w:t>
      </w:r>
      <w:r>
        <w:t>.</w:t>
      </w:r>
    </w:p>
    <w:p w14:paraId="05AE3D76" w14:textId="4BCE0427" w:rsidR="008A5E4E" w:rsidRDefault="0065745B">
      <w:pPr>
        <w:pStyle w:val="pNote1"/>
      </w:pPr>
      <w:r>
        <w:t>NOTE: Graphic systems frequently support many additional image formats, cubemaps, three-dimensional arrays, and so forth. HSAIL has just enough graphics to support common programming languages</w:t>
      </w:r>
      <w:r w:rsidR="00533FD5">
        <w:t xml:space="preserve">. For example, all the </w:t>
      </w:r>
      <w:r w:rsidR="00DB1C3C">
        <w:t xml:space="preserve">core </w:t>
      </w:r>
      <w:r w:rsidR="00533FD5">
        <w:t xml:space="preserve">features of </w:t>
      </w:r>
      <w:r w:rsidR="002B1A85">
        <w:rPr>
          <w:i/>
        </w:rPr>
        <w:t xml:space="preserve">The </w:t>
      </w:r>
      <w:r w:rsidR="00326137">
        <w:rPr>
          <w:rStyle w:val="spanBookTitle"/>
        </w:rPr>
        <w:t xml:space="preserve">OpenCL Specification Version 2.0 </w:t>
      </w:r>
      <w:r w:rsidR="00533FD5">
        <w:t>are supported</w:t>
      </w:r>
      <w:r>
        <w:t xml:space="preserve">. The BRIG enumeration for geometry includes additional geometry values that can be used by extensions. See </w:t>
      </w:r>
      <w:r>
        <w:rPr>
          <w:rStyle w:val="xref1"/>
        </w:rPr>
        <w:t>18.3.12. BrigImageGeometry (</w:t>
      </w:r>
      <w:r w:rsidR="009A76EE" w:rsidRPr="008A5E4E">
        <w:fldChar w:fldCharType="begin"/>
      </w:r>
      <w:r w:rsidR="008A5E4E">
        <w:instrText xml:space="preserve"> PAGEREF _Ref-2018735183 \p \h  \* MERGEFORMAT </w:instrText>
      </w:r>
      <w:r w:rsidR="009A76EE" w:rsidRPr="008A5E4E">
        <w:fldChar w:fldCharType="separate"/>
      </w:r>
      <w:r w:rsidR="00533AF0" w:rsidRPr="00533AF0">
        <w:rPr>
          <w:rStyle w:val="xref1"/>
          <w:noProof/>
        </w:rPr>
        <w:t>on</w:t>
      </w:r>
      <w:r w:rsidR="00533AF0">
        <w:rPr>
          <w:noProof/>
        </w:rPr>
        <w:t xml:space="preserve"> page 314</w:t>
      </w:r>
      <w:r w:rsidR="009A76EE" w:rsidRPr="008A5E4E">
        <w:rPr>
          <w:rStyle w:val="xref1"/>
        </w:rPr>
        <w:fldChar w:fldCharType="end"/>
      </w:r>
      <w:r>
        <w:rPr>
          <w:rStyle w:val="xref1"/>
        </w:rPr>
        <w:t>)</w:t>
      </w:r>
      <w:r>
        <w:t xml:space="preserve">. </w:t>
      </w:r>
    </w:p>
    <w:p w14:paraId="08789C95" w14:textId="77777777" w:rsidR="008A5E4E" w:rsidRDefault="0065745B">
      <w:pPr>
        <w:pStyle w:val="h3"/>
      </w:pPr>
      <w:bookmarkStart w:id="664" w:name="_Toc396034296"/>
      <w:r>
        <w:t xml:space="preserve">7.1.4 </w:t>
      </w:r>
      <w:bookmarkStart w:id="665" w:name="_Ref-1337702755"/>
      <w:r>
        <w:t>Image Format</w:t>
      </w:r>
      <w:bookmarkEnd w:id="664"/>
      <w:bookmarkEnd w:id="665"/>
    </w:p>
    <w:p w14:paraId="161BA2E6" w14:textId="77777777" w:rsidR="008A5E4E" w:rsidRDefault="0065745B">
      <w:pPr>
        <w:pStyle w:val="p"/>
      </w:pPr>
      <w:r>
        <w:t>The image format specifies the properties of the image elements in terms of their channel order and channel type. Each element in the image has the same image format. Associated with an image format there is a number called the bits per pixel (bpp) which is the number of bits needed to hold one element of an image.</w:t>
      </w:r>
    </w:p>
    <w:p w14:paraId="3D450FD2" w14:textId="77777777" w:rsidR="008A5E4E" w:rsidRDefault="0065745B">
      <w:pPr>
        <w:pStyle w:val="h4"/>
      </w:pPr>
      <w:bookmarkStart w:id="666" w:name="_Toc396034297"/>
      <w:r>
        <w:t xml:space="preserve">7.1.4.1 </w:t>
      </w:r>
      <w:r w:rsidR="009A76EE">
        <w:fldChar w:fldCharType="begin"/>
      </w:r>
      <w:r>
        <w:instrText xml:space="preserve"> XE "channel order" </w:instrText>
      </w:r>
      <w:r w:rsidR="009A76EE">
        <w:fldChar w:fldCharType="end"/>
      </w:r>
      <w:bookmarkStart w:id="667" w:name="_Ref-515351937"/>
      <w:r>
        <w:t>Channel Order</w:t>
      </w:r>
      <w:bookmarkEnd w:id="666"/>
      <w:bookmarkEnd w:id="667"/>
    </w:p>
    <w:p w14:paraId="1D7CC2F5" w14:textId="77777777" w:rsidR="008A5E4E" w:rsidRDefault="0065745B">
      <w:pPr>
        <w:pStyle w:val="p"/>
      </w:pPr>
      <w:r>
        <w:t xml:space="preserve">Each image element in the image data has one, two, three or four values called memory components (also known as channels). Typically the memory components are named </w:t>
      </w:r>
      <w:r>
        <w:rPr>
          <w:rStyle w:val="code1"/>
        </w:rPr>
        <w:t>r</w:t>
      </w:r>
      <w:r>
        <w:t xml:space="preserve">, </w:t>
      </w:r>
      <w:r>
        <w:rPr>
          <w:rStyle w:val="code1"/>
        </w:rPr>
        <w:t>g</w:t>
      </w:r>
      <w:r>
        <w:t xml:space="preserve">, </w:t>
      </w:r>
      <w:r>
        <w:rPr>
          <w:rStyle w:val="code1"/>
        </w:rPr>
        <w:t>b</w:t>
      </w:r>
      <w:r>
        <w:t xml:space="preserve"> and </w:t>
      </w:r>
      <w:r>
        <w:rPr>
          <w:rStyle w:val="code1"/>
        </w:rPr>
        <w:t>a</w:t>
      </w:r>
      <w:r>
        <w:t xml:space="preserve"> (for red, green, blue, and alpha respectively, which can correspond to the color and transparency of the pixel), although some image orders use other names such as </w:t>
      </w:r>
      <w:r>
        <w:rPr>
          <w:rStyle w:val="code1"/>
        </w:rPr>
        <w:t>i</w:t>
      </w:r>
      <w:r>
        <w:t xml:space="preserve">, </w:t>
      </w:r>
      <w:r>
        <w:rPr>
          <w:rStyle w:val="code1"/>
        </w:rPr>
        <w:t>L</w:t>
      </w:r>
      <w:r>
        <w:t xml:space="preserve"> and </w:t>
      </w:r>
      <w:r>
        <w:rPr>
          <w:rStyle w:val="code1"/>
        </w:rPr>
        <w:t>d</w:t>
      </w:r>
      <w:r>
        <w:t xml:space="preserve"> (for intensity, luminance and depth respectively).</w:t>
      </w:r>
    </w:p>
    <w:p w14:paraId="564FF869" w14:textId="77777777" w:rsidR="008A5E4E" w:rsidRDefault="0065745B">
      <w:pPr>
        <w:pStyle w:val="p"/>
      </w:pPr>
      <w:r>
        <w:t xml:space="preserve">The image access operations always specify four access components regardless of the number of memory components present in the image data. The exception is the </w:t>
      </w:r>
      <w:r>
        <w:rPr>
          <w:rStyle w:val="code1"/>
        </w:rPr>
        <w:t>2DDEPTH</w:t>
      </w:r>
      <w:r>
        <w:t xml:space="preserve"> and </w:t>
      </w:r>
      <w:r>
        <w:rPr>
          <w:rStyle w:val="code1"/>
        </w:rPr>
        <w:t>2DADEPTH</w:t>
      </w:r>
      <w:r>
        <w:t xml:space="preserve"> image geometries which only have one access component.</w:t>
      </w:r>
    </w:p>
    <w:p w14:paraId="091B468B" w14:textId="77777777" w:rsidR="007E1FCC" w:rsidRDefault="0065745B">
      <w:pPr>
        <w:pStyle w:val="p"/>
      </w:pPr>
      <w:r>
        <w:t>The channel order specifies how many memory components each image element has and how those memory components are mapped to the four access components. The mapping is also referred to as swizzling.</w:t>
      </w:r>
    </w:p>
    <w:p w14:paraId="725E5E9D" w14:textId="379ECD0D" w:rsidR="007E1FCC" w:rsidRDefault="007E1FCC">
      <w:pPr>
        <w:pStyle w:val="p"/>
      </w:pPr>
      <w:r>
        <w:t xml:space="preserve">Each channel order has an associated border color that is used as the access value by some </w:t>
      </w:r>
      <w:r w:rsidR="00784F1C">
        <w:t xml:space="preserve">coordinate </w:t>
      </w:r>
      <w:r>
        <w:t xml:space="preserve">addressing modes when an image is accessed by </w:t>
      </w:r>
      <w:r w:rsidR="00784F1C">
        <w:t>out of range coordinates</w:t>
      </w:r>
      <w:r>
        <w:t xml:space="preserve">. For the </w:t>
      </w:r>
      <w:r w:rsidRPr="00A272C0">
        <w:rPr>
          <w:rFonts w:ascii="Courier New" w:hAnsi="Courier New" w:cs="Courier New"/>
          <w:sz w:val="20"/>
          <w:szCs w:val="20"/>
        </w:rPr>
        <w:t>depth</w:t>
      </w:r>
      <w:r>
        <w:t xml:space="preserve"> and </w:t>
      </w:r>
      <w:r w:rsidRPr="00A272C0">
        <w:rPr>
          <w:rFonts w:ascii="Courier New" w:hAnsi="Courier New" w:cs="Courier New"/>
          <w:sz w:val="20"/>
          <w:szCs w:val="20"/>
        </w:rPr>
        <w:t>depth_stencil</w:t>
      </w:r>
      <w:r>
        <w:t xml:space="preserve"> channel order</w:t>
      </w:r>
      <w:r w:rsidR="00784F1C">
        <w:t>s</w:t>
      </w:r>
      <w:r>
        <w:t xml:space="preserve"> it is implementation defined if the border color is (0) or (1).</w:t>
      </w:r>
      <w:r w:rsidR="00784F1C">
        <w:t xml:space="preserve"> See </w:t>
      </w:r>
      <w:r w:rsidR="00784F1C">
        <w:rPr>
          <w:rStyle w:val="xref1"/>
        </w:rPr>
        <w:t>7.1.6.2. Addressing Mode (</w:t>
      </w:r>
      <w:r w:rsidR="00784F1C" w:rsidRPr="008A5E4E">
        <w:fldChar w:fldCharType="begin"/>
      </w:r>
      <w:r w:rsidR="00784F1C">
        <w:instrText xml:space="preserve"> PAGEREF _Ref1140541871 \p \h  \* MERGEFORMAT </w:instrText>
      </w:r>
      <w:r w:rsidR="00784F1C" w:rsidRPr="008A5E4E">
        <w:fldChar w:fldCharType="separate"/>
      </w:r>
      <w:r w:rsidR="00784F1C" w:rsidRPr="00533AF0">
        <w:rPr>
          <w:rStyle w:val="xref1"/>
          <w:noProof/>
        </w:rPr>
        <w:t>on</w:t>
      </w:r>
      <w:r w:rsidR="00784F1C">
        <w:rPr>
          <w:noProof/>
        </w:rPr>
        <w:t xml:space="preserve"> page 204</w:t>
      </w:r>
      <w:r w:rsidR="00784F1C" w:rsidRPr="008A5E4E">
        <w:rPr>
          <w:rStyle w:val="xref1"/>
        </w:rPr>
        <w:fldChar w:fldCharType="end"/>
      </w:r>
      <w:r w:rsidR="00784F1C">
        <w:rPr>
          <w:rStyle w:val="xref1"/>
        </w:rPr>
        <w:t>)</w:t>
      </w:r>
      <w:r w:rsidR="00784F1C">
        <w:t>).</w:t>
      </w:r>
    </w:p>
    <w:p w14:paraId="00BE3FB9" w14:textId="1672560D" w:rsidR="007E1FCC" w:rsidRDefault="007E1FCC">
      <w:pPr>
        <w:pStyle w:val="p"/>
      </w:pPr>
      <w:r>
        <w:t>Note,</w:t>
      </w:r>
      <w:r w:rsidR="00326137">
        <w:t xml:space="preserve"> the </w:t>
      </w:r>
      <w:r w:rsidR="00326137">
        <w:rPr>
          <w:rStyle w:val="spanBookTitle"/>
        </w:rPr>
        <w:t xml:space="preserve">OpenCL Extension Specification Version 1.2 </w:t>
      </w:r>
      <w:r>
        <w:t>specifies that the border color of depth images is (0) while</w:t>
      </w:r>
      <w:r w:rsidR="00326137">
        <w:t xml:space="preserve"> the core</w:t>
      </w:r>
      <w:r>
        <w:t xml:space="preserve"> </w:t>
      </w:r>
      <w:r w:rsidR="00326137">
        <w:rPr>
          <w:rStyle w:val="spanBookTitle"/>
        </w:rPr>
        <w:t xml:space="preserve">OpenCL Specification Version 2.0 </w:t>
      </w:r>
      <w:r>
        <w:t xml:space="preserve">defines it as (1). A future version of HSAIL may define the value </w:t>
      </w:r>
      <w:r w:rsidR="00D215EC">
        <w:t>that must be used when this</w:t>
      </w:r>
      <w:r>
        <w:t xml:space="preserve"> inconsistency has been resolved.</w:t>
      </w:r>
    </w:p>
    <w:p w14:paraId="54F9B1F4" w14:textId="5D133127" w:rsidR="008A5E4E" w:rsidRDefault="0065745B">
      <w:pPr>
        <w:pStyle w:val="p"/>
      </w:pPr>
      <w:r>
        <w:t xml:space="preserve">See </w:t>
      </w:r>
      <w:r>
        <w:rPr>
          <w:rStyle w:val="xref1"/>
        </w:rPr>
        <w:t>Table 7–2 (</w:t>
      </w:r>
      <w:r w:rsidR="009A76EE" w:rsidRPr="008A5E4E">
        <w:fldChar w:fldCharType="begin"/>
      </w:r>
      <w:r w:rsidR="008A5E4E">
        <w:instrText xml:space="preserve"> PAGEREF -1833052982 \p \h  \* MERGEFORMAT </w:instrText>
      </w:r>
      <w:r w:rsidR="009A76EE" w:rsidRPr="008A5E4E">
        <w:fldChar w:fldCharType="separate"/>
      </w:r>
      <w:r w:rsidR="00533AF0" w:rsidRPr="00533AF0">
        <w:rPr>
          <w:rStyle w:val="xref1"/>
          <w:noProof/>
        </w:rPr>
        <w:t>on</w:t>
      </w:r>
      <w:r w:rsidR="00533AF0">
        <w:rPr>
          <w:noProof/>
        </w:rPr>
        <w:t xml:space="preserve"> page 196</w:t>
      </w:r>
      <w:r w:rsidR="009A76EE" w:rsidRPr="008A5E4E">
        <w:rPr>
          <w:rStyle w:val="xref1"/>
        </w:rPr>
        <w:fldChar w:fldCharType="end"/>
      </w:r>
      <w:r>
        <w:rPr>
          <w:rStyle w:val="xref1"/>
        </w:rPr>
        <w:t>)</w:t>
      </w:r>
      <w:r>
        <w:t xml:space="preserve"> for a list of the channel orders supported</w:t>
      </w:r>
      <w:r w:rsidR="007E1FCC">
        <w:t xml:space="preserve"> and their associated border colors</w:t>
      </w:r>
      <w:r>
        <w:t>.</w:t>
      </w:r>
    </w:p>
    <w:p w14:paraId="0A2CC75E" w14:textId="77777777" w:rsidR="008A5E4E" w:rsidRDefault="0065745B">
      <w:pPr>
        <w:pStyle w:val="pTableTitle"/>
      </w:pPr>
      <w:bookmarkStart w:id="668" w:name="_ListOf131"/>
      <w:bookmarkStart w:id="669" w:name="-1833052982"/>
      <w:r>
        <w:t>Table 7–2 Channel Order Properties</w:t>
      </w:r>
    </w:p>
    <w:bookmarkEnd w:id="668"/>
    <w:bookmarkEnd w:id="669"/>
    <w:p w14:paraId="72E91FF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399"/>
        <w:gridCol w:w="1201"/>
        <w:gridCol w:w="1189"/>
        <w:gridCol w:w="1274"/>
        <w:gridCol w:w="2931"/>
        <w:gridCol w:w="1126"/>
      </w:tblGrid>
      <w:tr w:rsidR="00581654" w14:paraId="39B53811"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747B1C44" w14:textId="77777777" w:rsidR="008A5E4E" w:rsidRDefault="0065745B">
            <w:pPr>
              <w:pStyle w:val="thTableStyle-TablestyleAltRows-HeadE-Sidehead-Header1"/>
              <w:shd w:val="clear" w:color="auto" w:fill="D3D3D3"/>
            </w:pPr>
            <w:r>
              <w:rPr>
                <w:shd w:val="clear" w:color="auto" w:fill="D3D3D3"/>
              </w:rPr>
              <w:t>Channel Order</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1F85411" w14:textId="77777777" w:rsidR="008A5E4E" w:rsidRDefault="0065745B">
            <w:pPr>
              <w:pStyle w:val="thTableStyle-TablestyleAltRows-HeadE-Column-Header1"/>
              <w:shd w:val="clear" w:color="auto" w:fill="D3D3D3"/>
            </w:pPr>
            <w:r>
              <w:rPr>
                <w:shd w:val="clear" w:color="auto" w:fill="D3D3D3"/>
              </w:rPr>
              <w:t>Memory Components</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EBDD14A" w14:textId="77777777" w:rsidR="008A5E4E" w:rsidRDefault="0065745B">
            <w:pPr>
              <w:pStyle w:val="thTableStyle-TablestyleAltRows-HeadE-Column-Header1"/>
              <w:shd w:val="clear" w:color="auto" w:fill="D3D3D3"/>
            </w:pPr>
            <w:r>
              <w:rPr>
                <w:shd w:val="clear" w:color="auto" w:fill="D3D3D3"/>
              </w:rPr>
              <w:t>Access Components</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312D7CD" w14:textId="77777777" w:rsidR="008A5E4E" w:rsidRDefault="0065745B">
            <w:pPr>
              <w:pStyle w:val="thTableStyle-TablestyleAltRows-HeadE-Column-Header1"/>
              <w:shd w:val="clear" w:color="auto" w:fill="D3D3D3"/>
            </w:pPr>
            <w:r>
              <w:rPr>
                <w:shd w:val="clear" w:color="auto" w:fill="D3D3D3"/>
              </w:rPr>
              <w:t>Border Color</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4EDBE19" w14:textId="77777777" w:rsidR="008A5E4E" w:rsidRDefault="0065745B">
            <w:pPr>
              <w:pStyle w:val="thTableStyle-TablestyleAltRows-HeadE-Column-Header1"/>
              <w:shd w:val="clear" w:color="auto" w:fill="D3D3D3"/>
            </w:pPr>
            <w:r>
              <w:rPr>
                <w:shd w:val="clear" w:color="auto" w:fill="D3D3D3"/>
              </w:rPr>
              <w:t>Channel Types</w:t>
            </w:r>
          </w:p>
        </w:tc>
        <w:tc>
          <w:tcPr>
            <w:tcW w:w="0" w:type="auto"/>
            <w:tcBorders>
              <w:bottom w:val="double" w:sz="3" w:space="0" w:color="000000"/>
            </w:tcBorders>
            <w:shd w:val="clear" w:color="auto" w:fill="D3D3D3"/>
            <w:tcMar>
              <w:top w:w="45" w:type="dxa"/>
              <w:left w:w="45" w:type="dxa"/>
              <w:bottom w:w="45" w:type="dxa"/>
              <w:right w:w="45" w:type="dxa"/>
            </w:tcMar>
          </w:tcPr>
          <w:p w14:paraId="1FA28AD8" w14:textId="77777777" w:rsidR="008A5E4E" w:rsidRDefault="0065745B">
            <w:pPr>
              <w:pStyle w:val="thTableStyle-TablestyleAltRows-HeadD-Column-Header1"/>
              <w:shd w:val="clear" w:color="auto" w:fill="D3D3D3"/>
            </w:pPr>
            <w:r>
              <w:rPr>
                <w:shd w:val="clear" w:color="auto" w:fill="D3D3D3"/>
              </w:rPr>
              <w:t>Image Geometries</w:t>
            </w:r>
          </w:p>
        </w:tc>
      </w:tr>
      <w:tr w:rsidR="00581654" w14:paraId="5C33450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834B578" w14:textId="77777777" w:rsidR="008A5E4E" w:rsidRDefault="0065745B">
            <w:pPr>
              <w:pStyle w:val="tdTableStyle-TablestyleAltRows-BodyE-Sidehead-Body1"/>
              <w:shd w:val="clear" w:color="auto" w:fill="DCDCDC"/>
            </w:pPr>
            <w:r>
              <w:rPr>
                <w:rStyle w:val="code"/>
                <w:shd w:val="clear" w:color="auto" w:fill="DCDCDC"/>
              </w:rPr>
              <w:t>a</w:t>
            </w:r>
          </w:p>
        </w:tc>
        <w:tc>
          <w:tcPr>
            <w:tcW w:w="0" w:type="auto"/>
            <w:tcBorders>
              <w:bottom w:val="single" w:sz="6" w:space="0" w:color="000000"/>
              <w:right w:val="single" w:sz="6" w:space="0" w:color="000000"/>
            </w:tcBorders>
            <w:tcMar>
              <w:top w:w="45" w:type="dxa"/>
              <w:left w:w="45" w:type="dxa"/>
              <w:bottom w:w="45" w:type="dxa"/>
              <w:right w:w="45" w:type="dxa"/>
            </w:tcMar>
          </w:tcPr>
          <w:p w14:paraId="1922BFDF" w14:textId="77777777" w:rsidR="008A5E4E" w:rsidRDefault="0065745B">
            <w:pPr>
              <w:pStyle w:val="tdTableStyle-TablestyleAltRows-BodyE-Column-Body1"/>
            </w:pPr>
            <w:r>
              <w:t>(a)</w:t>
            </w:r>
          </w:p>
        </w:tc>
        <w:tc>
          <w:tcPr>
            <w:tcW w:w="0" w:type="auto"/>
            <w:tcBorders>
              <w:bottom w:val="single" w:sz="6" w:space="0" w:color="000000"/>
              <w:right w:val="single" w:sz="6" w:space="0" w:color="000000"/>
            </w:tcBorders>
            <w:tcMar>
              <w:top w:w="45" w:type="dxa"/>
              <w:left w:w="45" w:type="dxa"/>
              <w:bottom w:w="45" w:type="dxa"/>
              <w:right w:w="45" w:type="dxa"/>
            </w:tcMar>
          </w:tcPr>
          <w:p w14:paraId="65278A7A" w14:textId="77777777" w:rsidR="008A5E4E" w:rsidRDefault="0065745B">
            <w:pPr>
              <w:pStyle w:val="tdTableStyle-TablestyleAltRows-BodyE-Column-Body1"/>
            </w:pPr>
            <w:r>
              <w:t>(0,0,0,a)</w:t>
            </w:r>
          </w:p>
        </w:tc>
        <w:tc>
          <w:tcPr>
            <w:tcW w:w="0" w:type="auto"/>
            <w:tcBorders>
              <w:bottom w:val="single" w:sz="6" w:space="0" w:color="000000"/>
              <w:right w:val="single" w:sz="6" w:space="0" w:color="000000"/>
            </w:tcBorders>
            <w:tcMar>
              <w:top w:w="45" w:type="dxa"/>
              <w:left w:w="45" w:type="dxa"/>
              <w:bottom w:w="45" w:type="dxa"/>
              <w:right w:w="45" w:type="dxa"/>
            </w:tcMar>
          </w:tcPr>
          <w:p w14:paraId="38F85A90" w14:textId="77777777" w:rsidR="008A5E4E" w:rsidRDefault="0065745B">
            <w:pPr>
              <w:pStyle w:val="tdTableStyle-TablestyleAltRows-BodyE-Column-Body1"/>
            </w:pPr>
            <w:r>
              <w:t>(0,0,0,0)</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2AB723E6" w14:textId="77777777" w:rsidR="008A5E4E" w:rsidRDefault="0065745B">
            <w:pPr>
              <w:pStyle w:val="tdTableStyle-TablestyleAltRows-BodyE-Column-Body1"/>
            </w:pPr>
            <w:r>
              <w:rPr>
                <w:rStyle w:val="code"/>
              </w:rPr>
              <w:t>snorm_int8</w:t>
            </w:r>
            <w:r>
              <w:t xml:space="preserve">, </w:t>
            </w:r>
            <w:r>
              <w:rPr>
                <w:rStyle w:val="code"/>
              </w:rPr>
              <w:t>snorm_int16</w:t>
            </w:r>
            <w:r>
              <w:t xml:space="preserve">, </w:t>
            </w:r>
            <w:r>
              <w:rPr>
                <w:rStyle w:val="code"/>
              </w:rPr>
              <w:t>unorm_int8</w:t>
            </w:r>
            <w:r>
              <w:t xml:space="preserve">, </w:t>
            </w:r>
            <w:r>
              <w:rPr>
                <w:rStyle w:val="code"/>
              </w:rPr>
              <w:t>unorm_int16</w:t>
            </w:r>
            <w:r>
              <w:t xml:space="preserve">, </w:t>
            </w:r>
            <w:r>
              <w:rPr>
                <w:rStyle w:val="code"/>
              </w:rPr>
              <w:t>signed_int8</w:t>
            </w:r>
            <w:r>
              <w:t xml:space="preserve">, </w:t>
            </w:r>
            <w:r>
              <w:rPr>
                <w:rStyle w:val="code"/>
              </w:rPr>
              <w:t>signed_int16</w:t>
            </w:r>
            <w:r>
              <w:t xml:space="preserve">, </w:t>
            </w:r>
            <w:r>
              <w:rPr>
                <w:rStyle w:val="code"/>
              </w:rPr>
              <w:t>signed_int32</w:t>
            </w:r>
            <w:r>
              <w:t xml:space="preserve">, </w:t>
            </w:r>
            <w:r>
              <w:rPr>
                <w:rStyle w:val="code"/>
              </w:rPr>
              <w:t>unsigned_int8</w:t>
            </w:r>
            <w:r>
              <w:t xml:space="preserve">, </w:t>
            </w:r>
            <w:r>
              <w:rPr>
                <w:rStyle w:val="code"/>
              </w:rPr>
              <w:t>unsigned_int16</w:t>
            </w:r>
            <w:r>
              <w:t xml:space="preserve">, </w:t>
            </w:r>
            <w:r>
              <w:rPr>
                <w:rStyle w:val="code"/>
              </w:rPr>
              <w:t>unsigned_int32</w:t>
            </w:r>
            <w:r>
              <w:t xml:space="preserve">, </w:t>
            </w:r>
            <w:r>
              <w:rPr>
                <w:rStyle w:val="code"/>
              </w:rPr>
              <w:t>half_float</w:t>
            </w:r>
            <w:r>
              <w:t xml:space="preserve">, </w:t>
            </w:r>
            <w:r>
              <w:rPr>
                <w:rStyle w:val="code"/>
              </w:rPr>
              <w:t>float</w:t>
            </w:r>
          </w:p>
        </w:tc>
        <w:tc>
          <w:tcPr>
            <w:tcW w:w="0" w:type="auto"/>
            <w:vMerge w:val="restart"/>
            <w:tcBorders>
              <w:bottom w:val="single" w:sz="6" w:space="0" w:color="000000"/>
            </w:tcBorders>
            <w:tcMar>
              <w:top w:w="45" w:type="dxa"/>
              <w:left w:w="45" w:type="dxa"/>
              <w:bottom w:w="45" w:type="dxa"/>
              <w:right w:w="45" w:type="dxa"/>
            </w:tcMar>
          </w:tcPr>
          <w:p w14:paraId="4EE9035F" w14:textId="77777777" w:rsidR="008A5E4E" w:rsidRDefault="0065745B">
            <w:pPr>
              <w:pStyle w:val="tdTableStyle-TablestyleAltRows-BodyD-Column-Body1"/>
            </w:pPr>
            <w:r>
              <w:t>1D, 2D, 3D, 1DA, 2DA, 1DB</w:t>
            </w:r>
          </w:p>
        </w:tc>
      </w:tr>
      <w:tr w:rsidR="00581654" w14:paraId="7380DF3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5EBFE80" w14:textId="77777777" w:rsidR="008A5E4E" w:rsidRDefault="0065745B">
            <w:pPr>
              <w:pStyle w:val="tdTableStyle-TablestyleAltRows-BodyE-Sidehead-Body2"/>
              <w:shd w:val="clear" w:color="auto" w:fill="DCDCDC"/>
            </w:pPr>
            <w:r>
              <w:rPr>
                <w:rStyle w:val="code"/>
                <w:shd w:val="clear" w:color="auto" w:fill="DCDCDC"/>
              </w:rPr>
              <w:t>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98F4FFD" w14:textId="77777777" w:rsidR="008A5E4E" w:rsidRDefault="0065745B">
            <w:pPr>
              <w:pStyle w:val="tdTableStyle-TablestyleAltRows-BodyE-Column-Body2"/>
              <w:shd w:val="clear" w:color="auto" w:fill="D3D3D3"/>
            </w:pPr>
            <w:r>
              <w:rPr>
                <w:shd w:val="clear" w:color="auto" w:fill="D3D3D3"/>
              </w:rPr>
              <w:t>(r)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9FC6E6F" w14:textId="77777777" w:rsidR="008A5E4E" w:rsidRDefault="0065745B">
            <w:pPr>
              <w:pStyle w:val="tdTableStyle-TablestyleAltRows-BodyE-Column-Body2"/>
              <w:shd w:val="clear" w:color="auto" w:fill="D3D3D3"/>
            </w:pPr>
            <w:r>
              <w:rPr>
                <w:shd w:val="clear" w:color="auto" w:fill="D3D3D3"/>
              </w:rPr>
              <w:t>(r,0,0,1)</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42563C6" w14:textId="77777777" w:rsidR="008A5E4E" w:rsidRDefault="0065745B">
            <w:pPr>
              <w:pStyle w:val="tdTableStyle-TablestyleAltRows-BodyE-Column-Body2"/>
              <w:shd w:val="clear" w:color="auto" w:fill="D3D3D3"/>
            </w:pPr>
            <w:r>
              <w:rPr>
                <w:shd w:val="clear" w:color="auto" w:fill="D3D3D3"/>
              </w:rPr>
              <w:t>(0,0,0,1)</w:t>
            </w:r>
          </w:p>
        </w:tc>
        <w:tc>
          <w:tcPr>
            <w:tcW w:w="0" w:type="auto"/>
            <w:vMerge/>
            <w:tcBorders>
              <w:right w:val="single" w:sz="6" w:space="0" w:color="000000"/>
            </w:tcBorders>
          </w:tcPr>
          <w:p w14:paraId="59719FC2" w14:textId="77777777" w:rsidR="008A5E4E" w:rsidRDefault="008A5E4E"/>
        </w:tc>
        <w:tc>
          <w:tcPr>
            <w:tcW w:w="0" w:type="auto"/>
            <w:vMerge/>
          </w:tcPr>
          <w:p w14:paraId="770AC6FD" w14:textId="77777777" w:rsidR="008A5E4E" w:rsidRDefault="008A5E4E"/>
        </w:tc>
      </w:tr>
      <w:tr w:rsidR="00581654" w14:paraId="6313C9B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200B612" w14:textId="77777777" w:rsidR="008A5E4E" w:rsidRDefault="0065745B">
            <w:pPr>
              <w:pStyle w:val="tdTableStyle-TablestyleAltRows-BodyE-Sidehead-Body1"/>
              <w:shd w:val="clear" w:color="auto" w:fill="DCDCDC"/>
            </w:pPr>
            <w:r>
              <w:rPr>
                <w:rStyle w:val="code"/>
                <w:shd w:val="clear" w:color="auto" w:fill="DCDCDC"/>
              </w:rPr>
              <w:t>rx</w:t>
            </w:r>
          </w:p>
        </w:tc>
        <w:tc>
          <w:tcPr>
            <w:tcW w:w="0" w:type="auto"/>
            <w:tcBorders>
              <w:bottom w:val="single" w:sz="6" w:space="0" w:color="000000"/>
              <w:right w:val="single" w:sz="6" w:space="0" w:color="000000"/>
            </w:tcBorders>
            <w:tcMar>
              <w:top w:w="45" w:type="dxa"/>
              <w:left w:w="45" w:type="dxa"/>
              <w:bottom w:w="45" w:type="dxa"/>
              <w:right w:w="45" w:type="dxa"/>
            </w:tcMar>
          </w:tcPr>
          <w:p w14:paraId="6055B012" w14:textId="77777777" w:rsidR="008A5E4E" w:rsidRDefault="0065745B">
            <w:pPr>
              <w:pStyle w:val="tdTableStyle-TablestyleAltRows-BodyE-Column-Body1"/>
            </w:pPr>
            <w:r>
              <w:t>(r)</w:t>
            </w:r>
          </w:p>
        </w:tc>
        <w:tc>
          <w:tcPr>
            <w:tcW w:w="0" w:type="auto"/>
            <w:tcBorders>
              <w:bottom w:val="single" w:sz="6" w:space="0" w:color="000000"/>
              <w:right w:val="single" w:sz="6" w:space="0" w:color="000000"/>
            </w:tcBorders>
            <w:tcMar>
              <w:top w:w="45" w:type="dxa"/>
              <w:left w:w="45" w:type="dxa"/>
              <w:bottom w:w="45" w:type="dxa"/>
              <w:right w:w="45" w:type="dxa"/>
            </w:tcMar>
          </w:tcPr>
          <w:p w14:paraId="52509315" w14:textId="77777777" w:rsidR="008A5E4E" w:rsidRDefault="0065745B">
            <w:pPr>
              <w:pStyle w:val="tdTableStyle-TablestyleAltRows-BodyE-Column-Body1"/>
            </w:pPr>
            <w:r>
              <w:t>(r,0,0,1)</w:t>
            </w:r>
          </w:p>
        </w:tc>
        <w:tc>
          <w:tcPr>
            <w:tcW w:w="0" w:type="auto"/>
            <w:tcBorders>
              <w:bottom w:val="single" w:sz="6" w:space="0" w:color="000000"/>
              <w:right w:val="single" w:sz="6" w:space="0" w:color="000000"/>
            </w:tcBorders>
            <w:tcMar>
              <w:top w:w="45" w:type="dxa"/>
              <w:left w:w="45" w:type="dxa"/>
              <w:bottom w:w="45" w:type="dxa"/>
              <w:right w:w="45" w:type="dxa"/>
            </w:tcMar>
          </w:tcPr>
          <w:p w14:paraId="78275FB9" w14:textId="77777777" w:rsidR="008A5E4E" w:rsidRDefault="0065745B">
            <w:pPr>
              <w:pStyle w:val="tdTableStyle-TablestyleAltRows-BodyE-Column-Body1"/>
            </w:pPr>
            <w:r>
              <w:t>(0,0,0,0)</w:t>
            </w:r>
          </w:p>
        </w:tc>
        <w:tc>
          <w:tcPr>
            <w:tcW w:w="0" w:type="auto"/>
            <w:vMerge/>
            <w:tcBorders>
              <w:right w:val="single" w:sz="6" w:space="0" w:color="000000"/>
            </w:tcBorders>
          </w:tcPr>
          <w:p w14:paraId="199026E8" w14:textId="77777777" w:rsidR="008A5E4E" w:rsidRDefault="008A5E4E"/>
        </w:tc>
        <w:tc>
          <w:tcPr>
            <w:tcW w:w="0" w:type="auto"/>
            <w:vMerge/>
          </w:tcPr>
          <w:p w14:paraId="4A315EEF" w14:textId="77777777" w:rsidR="008A5E4E" w:rsidRDefault="008A5E4E"/>
        </w:tc>
      </w:tr>
      <w:tr w:rsidR="00581654" w14:paraId="65B567C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92D8776" w14:textId="77777777" w:rsidR="008A5E4E" w:rsidRDefault="0065745B">
            <w:pPr>
              <w:pStyle w:val="tdTableStyle-TablestyleAltRows-BodyE-Sidehead-Body2"/>
              <w:shd w:val="clear" w:color="auto" w:fill="DCDCDC"/>
            </w:pPr>
            <w:r>
              <w:rPr>
                <w:rStyle w:val="code"/>
                <w:shd w:val="clear" w:color="auto" w:fill="DCDCDC"/>
              </w:rPr>
              <w:t>rg</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2B26C85" w14:textId="77777777" w:rsidR="008A5E4E" w:rsidRDefault="0065745B">
            <w:pPr>
              <w:pStyle w:val="tdTableStyle-TablestyleAltRows-BodyE-Column-Body2"/>
              <w:shd w:val="clear" w:color="auto" w:fill="D3D3D3"/>
            </w:pPr>
            <w:r>
              <w:rPr>
                <w:shd w:val="clear" w:color="auto" w:fill="D3D3D3"/>
              </w:rPr>
              <w:t>(r,g)</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1F9FC11" w14:textId="77777777" w:rsidR="008A5E4E" w:rsidRDefault="0065745B">
            <w:pPr>
              <w:pStyle w:val="tdTableStyle-TablestyleAltRows-BodyE-Column-Body2"/>
              <w:shd w:val="clear" w:color="auto" w:fill="D3D3D3"/>
            </w:pPr>
            <w:r>
              <w:rPr>
                <w:shd w:val="clear" w:color="auto" w:fill="D3D3D3"/>
              </w:rPr>
              <w:t>(r,g,0,1)</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E47D22B" w14:textId="77777777" w:rsidR="008A5E4E" w:rsidRDefault="0065745B">
            <w:pPr>
              <w:pStyle w:val="tdTableStyle-TablestyleAltRows-BodyE-Column-Body2"/>
              <w:shd w:val="clear" w:color="auto" w:fill="D3D3D3"/>
            </w:pPr>
            <w:r>
              <w:rPr>
                <w:shd w:val="clear" w:color="auto" w:fill="D3D3D3"/>
              </w:rPr>
              <w:t>(0,0,0,1)</w:t>
            </w:r>
          </w:p>
        </w:tc>
        <w:tc>
          <w:tcPr>
            <w:tcW w:w="0" w:type="auto"/>
            <w:vMerge/>
            <w:tcBorders>
              <w:right w:val="single" w:sz="6" w:space="0" w:color="000000"/>
            </w:tcBorders>
          </w:tcPr>
          <w:p w14:paraId="5456AC17" w14:textId="77777777" w:rsidR="008A5E4E" w:rsidRDefault="008A5E4E"/>
        </w:tc>
        <w:tc>
          <w:tcPr>
            <w:tcW w:w="0" w:type="auto"/>
            <w:vMerge/>
          </w:tcPr>
          <w:p w14:paraId="1C14D17D" w14:textId="77777777" w:rsidR="008A5E4E" w:rsidRDefault="008A5E4E"/>
        </w:tc>
      </w:tr>
      <w:tr w:rsidR="00581654" w14:paraId="70F7DE7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B5BF092" w14:textId="77777777" w:rsidR="008A5E4E" w:rsidRDefault="0065745B">
            <w:pPr>
              <w:pStyle w:val="tdTableStyle-TablestyleAltRows-BodyE-Sidehead-Body1"/>
              <w:shd w:val="clear" w:color="auto" w:fill="DCDCDC"/>
            </w:pPr>
            <w:r>
              <w:rPr>
                <w:rStyle w:val="code"/>
                <w:shd w:val="clear" w:color="auto" w:fill="DCDCDC"/>
              </w:rPr>
              <w:t>rgx</w:t>
            </w:r>
          </w:p>
        </w:tc>
        <w:tc>
          <w:tcPr>
            <w:tcW w:w="0" w:type="auto"/>
            <w:tcBorders>
              <w:bottom w:val="single" w:sz="6" w:space="0" w:color="000000"/>
              <w:right w:val="single" w:sz="6" w:space="0" w:color="000000"/>
            </w:tcBorders>
            <w:tcMar>
              <w:top w:w="45" w:type="dxa"/>
              <w:left w:w="45" w:type="dxa"/>
              <w:bottom w:w="45" w:type="dxa"/>
              <w:right w:w="45" w:type="dxa"/>
            </w:tcMar>
          </w:tcPr>
          <w:p w14:paraId="11290DB9" w14:textId="77777777" w:rsidR="008A5E4E" w:rsidRDefault="0065745B">
            <w:pPr>
              <w:pStyle w:val="tdTableStyle-TablestyleAltRows-BodyE-Column-Body1"/>
            </w:pPr>
            <w:r>
              <w:t>(r,g)</w:t>
            </w:r>
          </w:p>
        </w:tc>
        <w:tc>
          <w:tcPr>
            <w:tcW w:w="0" w:type="auto"/>
            <w:tcBorders>
              <w:bottom w:val="single" w:sz="6" w:space="0" w:color="000000"/>
              <w:right w:val="single" w:sz="6" w:space="0" w:color="000000"/>
            </w:tcBorders>
            <w:tcMar>
              <w:top w:w="45" w:type="dxa"/>
              <w:left w:w="45" w:type="dxa"/>
              <w:bottom w:w="45" w:type="dxa"/>
              <w:right w:w="45" w:type="dxa"/>
            </w:tcMar>
          </w:tcPr>
          <w:p w14:paraId="6F002F45" w14:textId="77777777" w:rsidR="008A5E4E" w:rsidRDefault="0065745B">
            <w:pPr>
              <w:pStyle w:val="tdTableStyle-TablestyleAltRows-BodyE-Column-Body1"/>
            </w:pPr>
            <w:r>
              <w:t>(r,g,0,1)</w:t>
            </w:r>
          </w:p>
        </w:tc>
        <w:tc>
          <w:tcPr>
            <w:tcW w:w="0" w:type="auto"/>
            <w:tcBorders>
              <w:bottom w:val="single" w:sz="6" w:space="0" w:color="000000"/>
              <w:right w:val="single" w:sz="6" w:space="0" w:color="000000"/>
            </w:tcBorders>
            <w:tcMar>
              <w:top w:w="45" w:type="dxa"/>
              <w:left w:w="45" w:type="dxa"/>
              <w:bottom w:w="45" w:type="dxa"/>
              <w:right w:w="45" w:type="dxa"/>
            </w:tcMar>
          </w:tcPr>
          <w:p w14:paraId="75226BB0" w14:textId="77777777" w:rsidR="008A5E4E" w:rsidRDefault="0065745B">
            <w:pPr>
              <w:pStyle w:val="tdTableStyle-TablestyleAltRows-BodyE-Column-Body1"/>
            </w:pPr>
            <w:r>
              <w:t>(0,0,0,0)</w:t>
            </w:r>
          </w:p>
        </w:tc>
        <w:tc>
          <w:tcPr>
            <w:tcW w:w="0" w:type="auto"/>
            <w:vMerge/>
            <w:tcBorders>
              <w:right w:val="single" w:sz="6" w:space="0" w:color="000000"/>
            </w:tcBorders>
          </w:tcPr>
          <w:p w14:paraId="448A486E" w14:textId="77777777" w:rsidR="008A5E4E" w:rsidRDefault="008A5E4E"/>
        </w:tc>
        <w:tc>
          <w:tcPr>
            <w:tcW w:w="0" w:type="auto"/>
            <w:vMerge/>
          </w:tcPr>
          <w:p w14:paraId="080989CB" w14:textId="77777777" w:rsidR="008A5E4E" w:rsidRDefault="008A5E4E"/>
        </w:tc>
      </w:tr>
      <w:tr w:rsidR="00581654" w14:paraId="1683AB4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01DDA56" w14:textId="77777777" w:rsidR="008A5E4E" w:rsidRDefault="0065745B">
            <w:pPr>
              <w:pStyle w:val="tdTableStyle-TablestyleAltRows-BodyE-Sidehead-Body2"/>
              <w:shd w:val="clear" w:color="auto" w:fill="DCDCDC"/>
            </w:pPr>
            <w:r>
              <w:rPr>
                <w:rStyle w:val="code"/>
                <w:shd w:val="clear" w:color="auto" w:fill="DCDCDC"/>
              </w:rPr>
              <w:t>ra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44DF91F" w14:textId="77777777" w:rsidR="008A5E4E" w:rsidRDefault="0065745B">
            <w:pPr>
              <w:pStyle w:val="tdTableStyle-TablestyleAltRows-BodyE-Column-Body2"/>
              <w:shd w:val="clear" w:color="auto" w:fill="D3D3D3"/>
            </w:pPr>
            <w:r>
              <w:rPr>
                <w:shd w:val="clear" w:color="auto" w:fill="D3D3D3"/>
              </w:rPr>
              <w:t>(r,a)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E5AF90B" w14:textId="77777777" w:rsidR="008A5E4E" w:rsidRDefault="0065745B">
            <w:pPr>
              <w:pStyle w:val="tdTableStyle-TablestyleAltRows-BodyE-Column-Body2"/>
              <w:shd w:val="clear" w:color="auto" w:fill="D3D3D3"/>
            </w:pPr>
            <w:r>
              <w:rPr>
                <w:shd w:val="clear" w:color="auto" w:fill="D3D3D3"/>
              </w:rPr>
              <w:t>(r,0,0,a)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3111296" w14:textId="77777777" w:rsidR="008A5E4E" w:rsidRDefault="0065745B">
            <w:pPr>
              <w:pStyle w:val="tdTableStyle-TablestyleAltRows-BodyE-Column-Body2"/>
              <w:shd w:val="clear" w:color="auto" w:fill="D3D3D3"/>
            </w:pPr>
            <w:r>
              <w:rPr>
                <w:shd w:val="clear" w:color="auto" w:fill="D3D3D3"/>
              </w:rPr>
              <w:t>(0,0,0,0)</w:t>
            </w:r>
          </w:p>
        </w:tc>
        <w:tc>
          <w:tcPr>
            <w:tcW w:w="0" w:type="auto"/>
            <w:vMerge/>
            <w:tcBorders>
              <w:right w:val="single" w:sz="6" w:space="0" w:color="000000"/>
            </w:tcBorders>
          </w:tcPr>
          <w:p w14:paraId="4102B412" w14:textId="77777777" w:rsidR="008A5E4E" w:rsidRDefault="008A5E4E"/>
        </w:tc>
        <w:tc>
          <w:tcPr>
            <w:tcW w:w="0" w:type="auto"/>
            <w:vMerge/>
          </w:tcPr>
          <w:p w14:paraId="1FC2FD7F" w14:textId="77777777" w:rsidR="008A5E4E" w:rsidRDefault="008A5E4E"/>
        </w:tc>
      </w:tr>
      <w:tr w:rsidR="00581654" w14:paraId="61C88FA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44EC132" w14:textId="77777777" w:rsidR="008A5E4E" w:rsidRDefault="0065745B">
            <w:pPr>
              <w:pStyle w:val="tdTableStyle-TablestyleAltRows-BodyE-Sidehead-Body1"/>
              <w:shd w:val="clear" w:color="auto" w:fill="DCDCDC"/>
            </w:pPr>
            <w:r>
              <w:rPr>
                <w:rStyle w:val="code"/>
                <w:shd w:val="clear" w:color="auto" w:fill="DCDCDC"/>
              </w:rPr>
              <w:t>rgba</w:t>
            </w:r>
          </w:p>
        </w:tc>
        <w:tc>
          <w:tcPr>
            <w:tcW w:w="0" w:type="auto"/>
            <w:tcBorders>
              <w:bottom w:val="single" w:sz="6" w:space="0" w:color="000000"/>
              <w:right w:val="single" w:sz="6" w:space="0" w:color="000000"/>
            </w:tcBorders>
            <w:tcMar>
              <w:top w:w="45" w:type="dxa"/>
              <w:left w:w="45" w:type="dxa"/>
              <w:bottom w:w="45" w:type="dxa"/>
              <w:right w:w="45" w:type="dxa"/>
            </w:tcMar>
          </w:tcPr>
          <w:p w14:paraId="6C568569" w14:textId="77777777" w:rsidR="008A5E4E" w:rsidRDefault="0065745B">
            <w:pPr>
              <w:pStyle w:val="tdTableStyle-TablestyleAltRows-BodyE-Column-Body1"/>
            </w:pPr>
            <w:r>
              <w:t>(r,g,b,a)</w:t>
            </w:r>
          </w:p>
        </w:tc>
        <w:tc>
          <w:tcPr>
            <w:tcW w:w="0" w:type="auto"/>
            <w:tcBorders>
              <w:bottom w:val="single" w:sz="6" w:space="0" w:color="000000"/>
              <w:right w:val="single" w:sz="6" w:space="0" w:color="000000"/>
            </w:tcBorders>
            <w:tcMar>
              <w:top w:w="45" w:type="dxa"/>
              <w:left w:w="45" w:type="dxa"/>
              <w:bottom w:w="45" w:type="dxa"/>
              <w:right w:w="45" w:type="dxa"/>
            </w:tcMar>
          </w:tcPr>
          <w:p w14:paraId="4E48FCB6" w14:textId="77777777" w:rsidR="008A5E4E" w:rsidRDefault="0065745B">
            <w:pPr>
              <w:pStyle w:val="tdTableStyle-TablestyleAltRows-BodyE-Column-Body1"/>
            </w:pPr>
            <w:r>
              <w:t>(r,g,b,a)</w:t>
            </w:r>
          </w:p>
        </w:tc>
        <w:tc>
          <w:tcPr>
            <w:tcW w:w="0" w:type="auto"/>
            <w:tcBorders>
              <w:bottom w:val="single" w:sz="6" w:space="0" w:color="000000"/>
              <w:right w:val="single" w:sz="6" w:space="0" w:color="000000"/>
            </w:tcBorders>
            <w:tcMar>
              <w:top w:w="45" w:type="dxa"/>
              <w:left w:w="45" w:type="dxa"/>
              <w:bottom w:w="45" w:type="dxa"/>
              <w:right w:w="45" w:type="dxa"/>
            </w:tcMar>
          </w:tcPr>
          <w:p w14:paraId="6113BDCA" w14:textId="77777777" w:rsidR="008A5E4E" w:rsidRDefault="0065745B">
            <w:pPr>
              <w:pStyle w:val="tdTableStyle-TablestyleAltRows-BodyE-Column-Body1"/>
            </w:pPr>
            <w:r>
              <w:t>(0,0,0,0)</w:t>
            </w:r>
          </w:p>
        </w:tc>
        <w:tc>
          <w:tcPr>
            <w:tcW w:w="0" w:type="auto"/>
            <w:vMerge/>
            <w:tcBorders>
              <w:bottom w:val="single" w:sz="6" w:space="0" w:color="000000"/>
              <w:right w:val="single" w:sz="6" w:space="0" w:color="000000"/>
            </w:tcBorders>
          </w:tcPr>
          <w:p w14:paraId="4D64C8E5" w14:textId="77777777" w:rsidR="008A5E4E" w:rsidRDefault="008A5E4E"/>
        </w:tc>
        <w:tc>
          <w:tcPr>
            <w:tcW w:w="0" w:type="auto"/>
            <w:vMerge/>
          </w:tcPr>
          <w:p w14:paraId="2E7BE337" w14:textId="77777777" w:rsidR="008A5E4E" w:rsidRDefault="008A5E4E"/>
        </w:tc>
      </w:tr>
      <w:tr w:rsidR="00581654" w14:paraId="082320C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63B7E89" w14:textId="77777777" w:rsidR="008A5E4E" w:rsidRDefault="0065745B">
            <w:pPr>
              <w:pStyle w:val="tdTableStyle-TablestyleAltRows-BodyE-Sidehead-Body2"/>
              <w:shd w:val="clear" w:color="auto" w:fill="DCDCDC"/>
            </w:pPr>
            <w:r>
              <w:rPr>
                <w:rStyle w:val="code"/>
                <w:shd w:val="clear" w:color="auto" w:fill="DCDCDC"/>
              </w:rPr>
              <w:t>rgb</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372468F" w14:textId="77777777" w:rsidR="008A5E4E" w:rsidRDefault="0065745B">
            <w:pPr>
              <w:pStyle w:val="tdTableStyle-TablestyleAltRows-BodyE-Column-Body2"/>
              <w:shd w:val="clear" w:color="auto" w:fill="D3D3D3"/>
            </w:pPr>
            <w:r>
              <w:rPr>
                <w:shd w:val="clear" w:color="auto" w:fill="D3D3D3"/>
              </w:rPr>
              <w:t>(r,g,b)</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20987EF" w14:textId="77777777" w:rsidR="008A5E4E" w:rsidRDefault="0065745B">
            <w:pPr>
              <w:pStyle w:val="tdTableStyle-TablestyleAltRows-BodyE-Column-Body2"/>
              <w:shd w:val="clear" w:color="auto" w:fill="D3D3D3"/>
            </w:pPr>
            <w:r>
              <w:rPr>
                <w:shd w:val="clear" w:color="auto" w:fill="D3D3D3"/>
              </w:rPr>
              <w:t>(r,g,b,1)</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2B0A733" w14:textId="77777777" w:rsidR="008A5E4E" w:rsidRDefault="0065745B">
            <w:pPr>
              <w:pStyle w:val="tdTableStyle-TablestyleAltRows-BodyE-Column-Body2"/>
              <w:shd w:val="clear" w:color="auto" w:fill="D3D3D3"/>
            </w:pPr>
            <w:r>
              <w:rPr>
                <w:shd w:val="clear" w:color="auto" w:fill="D3D3D3"/>
              </w:rPr>
              <w:t>(0,0,0,1)</w:t>
            </w:r>
          </w:p>
        </w:tc>
        <w:tc>
          <w:tcPr>
            <w:tcW w:w="0" w:type="auto"/>
            <w:vMerge w:val="restart"/>
            <w:tcBorders>
              <w:bottom w:val="single" w:sz="6" w:space="0" w:color="000000"/>
              <w:right w:val="single" w:sz="6" w:space="0" w:color="000000"/>
            </w:tcBorders>
            <w:shd w:val="clear" w:color="auto" w:fill="D3D3D3"/>
            <w:tcMar>
              <w:top w:w="45" w:type="dxa"/>
              <w:left w:w="45" w:type="dxa"/>
              <w:bottom w:w="45" w:type="dxa"/>
              <w:right w:w="45" w:type="dxa"/>
            </w:tcMar>
          </w:tcPr>
          <w:p w14:paraId="2E0B4564" w14:textId="77777777" w:rsidR="008A5E4E" w:rsidRDefault="0065745B">
            <w:pPr>
              <w:pStyle w:val="tdTableStyle-TablestyleAltRows-BodyE-Column-Body2"/>
              <w:shd w:val="clear" w:color="auto" w:fill="D3D3D3"/>
            </w:pPr>
            <w:r>
              <w:rPr>
                <w:rStyle w:val="code"/>
                <w:shd w:val="clear" w:color="auto" w:fill="D3D3D3"/>
              </w:rPr>
              <w:t>unorm_short_565</w:t>
            </w:r>
            <w:r>
              <w:rPr>
                <w:shd w:val="clear" w:color="auto" w:fill="D3D3D3"/>
              </w:rPr>
              <w:t xml:space="preserve">, </w:t>
            </w:r>
            <w:r>
              <w:rPr>
                <w:rStyle w:val="code"/>
                <w:shd w:val="clear" w:color="auto" w:fill="D3D3D3"/>
              </w:rPr>
              <w:t>unorm_short_555</w:t>
            </w:r>
            <w:r>
              <w:rPr>
                <w:shd w:val="clear" w:color="auto" w:fill="D3D3D3"/>
              </w:rPr>
              <w:t xml:space="preserve">, </w:t>
            </w:r>
            <w:r>
              <w:rPr>
                <w:rStyle w:val="code"/>
                <w:shd w:val="clear" w:color="auto" w:fill="D3D3D3"/>
              </w:rPr>
              <w:t>unorm_int_101010</w:t>
            </w:r>
          </w:p>
        </w:tc>
        <w:tc>
          <w:tcPr>
            <w:tcW w:w="0" w:type="auto"/>
            <w:vMerge/>
          </w:tcPr>
          <w:p w14:paraId="0171DC75" w14:textId="77777777" w:rsidR="008A5E4E" w:rsidRDefault="008A5E4E"/>
        </w:tc>
      </w:tr>
      <w:tr w:rsidR="00581654" w14:paraId="43B0051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6ADA646" w14:textId="77777777" w:rsidR="008A5E4E" w:rsidRDefault="0065745B">
            <w:pPr>
              <w:pStyle w:val="tdTableStyle-TablestyleAltRows-BodyE-Sidehead-Body1"/>
              <w:shd w:val="clear" w:color="auto" w:fill="DCDCDC"/>
            </w:pPr>
            <w:r>
              <w:rPr>
                <w:rStyle w:val="code"/>
                <w:shd w:val="clear" w:color="auto" w:fill="DCDCDC"/>
              </w:rPr>
              <w:t>rgbx</w:t>
            </w:r>
          </w:p>
        </w:tc>
        <w:tc>
          <w:tcPr>
            <w:tcW w:w="0" w:type="auto"/>
            <w:tcBorders>
              <w:bottom w:val="single" w:sz="6" w:space="0" w:color="000000"/>
              <w:right w:val="single" w:sz="6" w:space="0" w:color="000000"/>
            </w:tcBorders>
            <w:tcMar>
              <w:top w:w="45" w:type="dxa"/>
              <w:left w:w="45" w:type="dxa"/>
              <w:bottom w:w="45" w:type="dxa"/>
              <w:right w:w="45" w:type="dxa"/>
            </w:tcMar>
          </w:tcPr>
          <w:p w14:paraId="0ED095F3" w14:textId="77777777" w:rsidR="008A5E4E" w:rsidRDefault="0065745B">
            <w:pPr>
              <w:pStyle w:val="tdTableStyle-TablestyleAltRows-BodyE-Column-Body1"/>
            </w:pPr>
            <w:r>
              <w:t>(r,g,b)</w:t>
            </w:r>
          </w:p>
        </w:tc>
        <w:tc>
          <w:tcPr>
            <w:tcW w:w="0" w:type="auto"/>
            <w:tcBorders>
              <w:bottom w:val="single" w:sz="6" w:space="0" w:color="000000"/>
              <w:right w:val="single" w:sz="6" w:space="0" w:color="000000"/>
            </w:tcBorders>
            <w:tcMar>
              <w:top w:w="45" w:type="dxa"/>
              <w:left w:w="45" w:type="dxa"/>
              <w:bottom w:w="45" w:type="dxa"/>
              <w:right w:w="45" w:type="dxa"/>
            </w:tcMar>
          </w:tcPr>
          <w:p w14:paraId="73154438" w14:textId="77777777" w:rsidR="008A5E4E" w:rsidRDefault="0065745B">
            <w:pPr>
              <w:pStyle w:val="tdTableStyle-TablestyleAltRows-BodyE-Column-Body1"/>
            </w:pPr>
            <w:r>
              <w:t>(r,g,b,1)</w:t>
            </w:r>
          </w:p>
        </w:tc>
        <w:tc>
          <w:tcPr>
            <w:tcW w:w="0" w:type="auto"/>
            <w:tcBorders>
              <w:bottom w:val="single" w:sz="6" w:space="0" w:color="000000"/>
              <w:right w:val="single" w:sz="6" w:space="0" w:color="000000"/>
            </w:tcBorders>
            <w:tcMar>
              <w:top w:w="45" w:type="dxa"/>
              <w:left w:w="45" w:type="dxa"/>
              <w:bottom w:w="45" w:type="dxa"/>
              <w:right w:w="45" w:type="dxa"/>
            </w:tcMar>
          </w:tcPr>
          <w:p w14:paraId="11E71A59" w14:textId="77777777" w:rsidR="008A5E4E" w:rsidRDefault="0065745B">
            <w:pPr>
              <w:pStyle w:val="tdTableStyle-TablestyleAltRows-BodyE-Column-Body1"/>
            </w:pPr>
            <w:r>
              <w:t>(0,0,0,0)</w:t>
            </w:r>
          </w:p>
        </w:tc>
        <w:tc>
          <w:tcPr>
            <w:tcW w:w="0" w:type="auto"/>
            <w:vMerge/>
            <w:tcBorders>
              <w:bottom w:val="single" w:sz="6" w:space="0" w:color="000000"/>
              <w:right w:val="single" w:sz="6" w:space="0" w:color="000000"/>
            </w:tcBorders>
          </w:tcPr>
          <w:p w14:paraId="69EA8180" w14:textId="77777777" w:rsidR="008A5E4E" w:rsidRDefault="008A5E4E"/>
        </w:tc>
        <w:tc>
          <w:tcPr>
            <w:tcW w:w="0" w:type="auto"/>
            <w:vMerge/>
          </w:tcPr>
          <w:p w14:paraId="6476FC0A" w14:textId="77777777" w:rsidR="008A5E4E" w:rsidRDefault="008A5E4E"/>
        </w:tc>
      </w:tr>
      <w:tr w:rsidR="00581654" w14:paraId="088564E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2C02E0D" w14:textId="77777777" w:rsidR="008A5E4E" w:rsidRDefault="0065745B">
            <w:pPr>
              <w:pStyle w:val="tdTableStyle-TablestyleAltRows-BodyE-Sidehead-Body2"/>
              <w:shd w:val="clear" w:color="auto" w:fill="DCDCDC"/>
            </w:pPr>
            <w:r>
              <w:rPr>
                <w:rStyle w:val="code"/>
                <w:shd w:val="clear" w:color="auto" w:fill="DCDCDC"/>
              </w:rPr>
              <w:t>bgra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1B39BBD" w14:textId="77777777" w:rsidR="008A5E4E" w:rsidRDefault="0065745B">
            <w:pPr>
              <w:pStyle w:val="tdTableStyle-TablestyleAltRows-BodyE-Column-Body2"/>
              <w:shd w:val="clear" w:color="auto" w:fill="D3D3D3"/>
            </w:pPr>
            <w:r>
              <w:rPr>
                <w:shd w:val="clear" w:color="auto" w:fill="D3D3D3"/>
              </w:rPr>
              <w:t>(b,g,r,a)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26A7488" w14:textId="77777777" w:rsidR="008A5E4E" w:rsidRDefault="0065745B">
            <w:pPr>
              <w:pStyle w:val="tdTableStyle-TablestyleAltRows-BodyE-Column-Body2"/>
              <w:shd w:val="clear" w:color="auto" w:fill="D3D3D3"/>
            </w:pPr>
            <w:r>
              <w:rPr>
                <w:shd w:val="clear" w:color="auto" w:fill="D3D3D3"/>
              </w:rPr>
              <w:t>(r,g,b,a)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9055B33" w14:textId="77777777" w:rsidR="008A5E4E" w:rsidRDefault="0065745B">
            <w:pPr>
              <w:pStyle w:val="tdTableStyle-TablestyleAltRows-BodyE-Column-Body2"/>
              <w:shd w:val="clear" w:color="auto" w:fill="D3D3D3"/>
            </w:pPr>
            <w:r>
              <w:rPr>
                <w:shd w:val="clear" w:color="auto" w:fill="D3D3D3"/>
              </w:rPr>
              <w:t>(0,0,0,0)</w:t>
            </w:r>
          </w:p>
        </w:tc>
        <w:tc>
          <w:tcPr>
            <w:tcW w:w="0" w:type="auto"/>
            <w:vMerge w:val="restart"/>
            <w:tcBorders>
              <w:bottom w:val="single" w:sz="6" w:space="0" w:color="000000"/>
              <w:right w:val="single" w:sz="6" w:space="0" w:color="000000"/>
            </w:tcBorders>
            <w:shd w:val="clear" w:color="auto" w:fill="D3D3D3"/>
            <w:tcMar>
              <w:top w:w="45" w:type="dxa"/>
              <w:left w:w="45" w:type="dxa"/>
              <w:bottom w:w="45" w:type="dxa"/>
              <w:right w:w="45" w:type="dxa"/>
            </w:tcMar>
          </w:tcPr>
          <w:p w14:paraId="3D888C8B" w14:textId="77777777" w:rsidR="008A5E4E" w:rsidRDefault="0065745B">
            <w:pPr>
              <w:pStyle w:val="tdTableStyle-TablestyleAltRows-BodyE-Column-Body2"/>
              <w:shd w:val="clear" w:color="auto" w:fill="D3D3D3"/>
            </w:pPr>
            <w:r>
              <w:rPr>
                <w:rStyle w:val="code"/>
                <w:shd w:val="clear" w:color="auto" w:fill="D3D3D3"/>
              </w:rPr>
              <w:t>unorm_int8</w:t>
            </w:r>
            <w:r>
              <w:rPr>
                <w:shd w:val="clear" w:color="auto" w:fill="D3D3D3"/>
              </w:rPr>
              <w:t xml:space="preserve">, </w:t>
            </w:r>
            <w:r>
              <w:rPr>
                <w:rStyle w:val="code"/>
                <w:shd w:val="clear" w:color="auto" w:fill="D3D3D3"/>
              </w:rPr>
              <w:t>snorm_int8</w:t>
            </w:r>
            <w:r>
              <w:rPr>
                <w:shd w:val="clear" w:color="auto" w:fill="D3D3D3"/>
              </w:rPr>
              <w:t xml:space="preserve">, </w:t>
            </w:r>
            <w:r>
              <w:rPr>
                <w:rStyle w:val="code"/>
                <w:shd w:val="clear" w:color="auto" w:fill="D3D3D3"/>
              </w:rPr>
              <w:t>signed_int8</w:t>
            </w:r>
            <w:r>
              <w:rPr>
                <w:shd w:val="clear" w:color="auto" w:fill="D3D3D3"/>
              </w:rPr>
              <w:t xml:space="preserve">, </w:t>
            </w:r>
            <w:r>
              <w:rPr>
                <w:rStyle w:val="code"/>
                <w:shd w:val="clear" w:color="auto" w:fill="D3D3D3"/>
              </w:rPr>
              <w:t>unsigned_int8</w:t>
            </w:r>
          </w:p>
        </w:tc>
        <w:tc>
          <w:tcPr>
            <w:tcW w:w="0" w:type="auto"/>
            <w:vMerge/>
          </w:tcPr>
          <w:p w14:paraId="3A84823E" w14:textId="77777777" w:rsidR="008A5E4E" w:rsidRDefault="008A5E4E"/>
        </w:tc>
      </w:tr>
      <w:tr w:rsidR="00581654" w14:paraId="3C38AE6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07BFC36" w14:textId="77777777" w:rsidR="008A5E4E" w:rsidRDefault="0065745B">
            <w:pPr>
              <w:pStyle w:val="tdTableStyle-TablestyleAltRows-BodyE-Sidehead-Body1"/>
              <w:shd w:val="clear" w:color="auto" w:fill="DCDCDC"/>
            </w:pPr>
            <w:r>
              <w:rPr>
                <w:rStyle w:val="code"/>
                <w:shd w:val="clear" w:color="auto" w:fill="DCDCDC"/>
              </w:rPr>
              <w:t>argb</w:t>
            </w:r>
          </w:p>
        </w:tc>
        <w:tc>
          <w:tcPr>
            <w:tcW w:w="0" w:type="auto"/>
            <w:tcBorders>
              <w:bottom w:val="single" w:sz="6" w:space="0" w:color="000000"/>
              <w:right w:val="single" w:sz="6" w:space="0" w:color="000000"/>
            </w:tcBorders>
            <w:tcMar>
              <w:top w:w="45" w:type="dxa"/>
              <w:left w:w="45" w:type="dxa"/>
              <w:bottom w:w="45" w:type="dxa"/>
              <w:right w:w="45" w:type="dxa"/>
            </w:tcMar>
          </w:tcPr>
          <w:p w14:paraId="2F874962" w14:textId="77777777" w:rsidR="008A5E4E" w:rsidRDefault="0065745B">
            <w:pPr>
              <w:pStyle w:val="tdTableStyle-TablestyleAltRows-BodyE-Column-Body1"/>
            </w:pPr>
            <w:r>
              <w:t>(a,r,g,b)</w:t>
            </w:r>
          </w:p>
        </w:tc>
        <w:tc>
          <w:tcPr>
            <w:tcW w:w="0" w:type="auto"/>
            <w:tcBorders>
              <w:bottom w:val="single" w:sz="6" w:space="0" w:color="000000"/>
              <w:right w:val="single" w:sz="6" w:space="0" w:color="000000"/>
            </w:tcBorders>
            <w:tcMar>
              <w:top w:w="45" w:type="dxa"/>
              <w:left w:w="45" w:type="dxa"/>
              <w:bottom w:w="45" w:type="dxa"/>
              <w:right w:w="45" w:type="dxa"/>
            </w:tcMar>
          </w:tcPr>
          <w:p w14:paraId="7416FD0E" w14:textId="77777777" w:rsidR="008A5E4E" w:rsidRDefault="0065745B">
            <w:pPr>
              <w:pStyle w:val="tdTableStyle-TablestyleAltRows-BodyE-Column-Body1"/>
            </w:pPr>
            <w:r>
              <w:t>(r,g,b,a)</w:t>
            </w:r>
          </w:p>
        </w:tc>
        <w:tc>
          <w:tcPr>
            <w:tcW w:w="0" w:type="auto"/>
            <w:tcBorders>
              <w:bottom w:val="single" w:sz="6" w:space="0" w:color="000000"/>
              <w:right w:val="single" w:sz="6" w:space="0" w:color="000000"/>
            </w:tcBorders>
            <w:tcMar>
              <w:top w:w="45" w:type="dxa"/>
              <w:left w:w="45" w:type="dxa"/>
              <w:bottom w:w="45" w:type="dxa"/>
              <w:right w:w="45" w:type="dxa"/>
            </w:tcMar>
          </w:tcPr>
          <w:p w14:paraId="30F7003B" w14:textId="77777777" w:rsidR="008A5E4E" w:rsidRDefault="0065745B">
            <w:pPr>
              <w:pStyle w:val="tdTableStyle-TablestyleAltRows-BodyE-Column-Body1"/>
            </w:pPr>
            <w:r>
              <w:t>(0,0,0,0)</w:t>
            </w:r>
          </w:p>
        </w:tc>
        <w:tc>
          <w:tcPr>
            <w:tcW w:w="0" w:type="auto"/>
            <w:vMerge/>
            <w:tcBorders>
              <w:right w:val="single" w:sz="6" w:space="0" w:color="000000"/>
            </w:tcBorders>
          </w:tcPr>
          <w:p w14:paraId="0ED09627" w14:textId="77777777" w:rsidR="008A5E4E" w:rsidRDefault="008A5E4E"/>
        </w:tc>
        <w:tc>
          <w:tcPr>
            <w:tcW w:w="0" w:type="auto"/>
            <w:vMerge/>
          </w:tcPr>
          <w:p w14:paraId="731D0AEA" w14:textId="77777777" w:rsidR="008A5E4E" w:rsidRDefault="008A5E4E"/>
        </w:tc>
      </w:tr>
      <w:tr w:rsidR="00581654" w14:paraId="420E0FE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587F8A4" w14:textId="77777777" w:rsidR="008A5E4E" w:rsidRDefault="0065745B">
            <w:pPr>
              <w:pStyle w:val="tdTableStyle-TablestyleAltRows-BodyE-Sidehead-Body2"/>
              <w:shd w:val="clear" w:color="auto" w:fill="DCDCDC"/>
            </w:pPr>
            <w:r>
              <w:rPr>
                <w:rStyle w:val="code"/>
                <w:shd w:val="clear" w:color="auto" w:fill="DCDCDC"/>
              </w:rPr>
              <w:t>abgr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C5A8724" w14:textId="77777777" w:rsidR="008A5E4E" w:rsidRDefault="0065745B">
            <w:pPr>
              <w:pStyle w:val="tdTableStyle-TablestyleAltRows-BodyE-Column-Body2"/>
              <w:shd w:val="clear" w:color="auto" w:fill="D3D3D3"/>
            </w:pPr>
            <w:r>
              <w:rPr>
                <w:shd w:val="clear" w:color="auto" w:fill="D3D3D3"/>
              </w:rPr>
              <w:t>(a,b,g,r)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7FF4892" w14:textId="77777777" w:rsidR="008A5E4E" w:rsidRDefault="0065745B">
            <w:pPr>
              <w:pStyle w:val="tdTableStyle-TablestyleAltRows-BodyE-Column-Body2"/>
              <w:shd w:val="clear" w:color="auto" w:fill="D3D3D3"/>
            </w:pPr>
            <w:r>
              <w:rPr>
                <w:shd w:val="clear" w:color="auto" w:fill="D3D3D3"/>
              </w:rPr>
              <w:t>(r,g,b,a)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78FD060" w14:textId="77777777" w:rsidR="008A5E4E" w:rsidRDefault="0065745B">
            <w:pPr>
              <w:pStyle w:val="tdTableStyle-TablestyleAltRows-BodyE-Column-Body2"/>
              <w:shd w:val="clear" w:color="auto" w:fill="D3D3D3"/>
            </w:pPr>
            <w:r>
              <w:rPr>
                <w:shd w:val="clear" w:color="auto" w:fill="D3D3D3"/>
              </w:rPr>
              <w:t>(0,0,0,0)</w:t>
            </w:r>
          </w:p>
        </w:tc>
        <w:tc>
          <w:tcPr>
            <w:tcW w:w="0" w:type="auto"/>
            <w:vMerge/>
            <w:tcBorders>
              <w:bottom w:val="single" w:sz="6" w:space="0" w:color="000000"/>
              <w:right w:val="single" w:sz="6" w:space="0" w:color="000000"/>
            </w:tcBorders>
          </w:tcPr>
          <w:p w14:paraId="3339A35B" w14:textId="77777777" w:rsidR="008A5E4E" w:rsidRDefault="008A5E4E"/>
        </w:tc>
        <w:tc>
          <w:tcPr>
            <w:tcW w:w="0" w:type="auto"/>
            <w:vMerge/>
          </w:tcPr>
          <w:p w14:paraId="453CA18A" w14:textId="77777777" w:rsidR="008A5E4E" w:rsidRDefault="008A5E4E"/>
        </w:tc>
      </w:tr>
      <w:tr w:rsidR="00581654" w14:paraId="45100B9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0854340" w14:textId="77777777" w:rsidR="008A5E4E" w:rsidRDefault="0065745B">
            <w:pPr>
              <w:pStyle w:val="tdTableStyle-TablestyleAltRows-BodyE-Sidehead-Body1"/>
              <w:shd w:val="clear" w:color="auto" w:fill="DCDCDC"/>
            </w:pPr>
            <w:r>
              <w:rPr>
                <w:rStyle w:val="code"/>
                <w:shd w:val="clear" w:color="auto" w:fill="DCDCDC"/>
              </w:rPr>
              <w:t>srgb</w:t>
            </w:r>
          </w:p>
        </w:tc>
        <w:tc>
          <w:tcPr>
            <w:tcW w:w="0" w:type="auto"/>
            <w:tcBorders>
              <w:bottom w:val="single" w:sz="6" w:space="0" w:color="000000"/>
              <w:right w:val="single" w:sz="6" w:space="0" w:color="000000"/>
            </w:tcBorders>
            <w:tcMar>
              <w:top w:w="45" w:type="dxa"/>
              <w:left w:w="45" w:type="dxa"/>
              <w:bottom w:w="45" w:type="dxa"/>
              <w:right w:w="45" w:type="dxa"/>
            </w:tcMar>
          </w:tcPr>
          <w:p w14:paraId="0371AD6B" w14:textId="77777777" w:rsidR="008A5E4E" w:rsidRDefault="0065745B">
            <w:pPr>
              <w:pStyle w:val="tdTableStyle-TablestyleAltRows-BodyE-Column-Body1"/>
            </w:pPr>
            <w:r>
              <w:t>(r,g,b)</w:t>
            </w:r>
          </w:p>
        </w:tc>
        <w:tc>
          <w:tcPr>
            <w:tcW w:w="0" w:type="auto"/>
            <w:tcBorders>
              <w:bottom w:val="single" w:sz="6" w:space="0" w:color="000000"/>
              <w:right w:val="single" w:sz="6" w:space="0" w:color="000000"/>
            </w:tcBorders>
            <w:tcMar>
              <w:top w:w="45" w:type="dxa"/>
              <w:left w:w="45" w:type="dxa"/>
              <w:bottom w:w="45" w:type="dxa"/>
              <w:right w:w="45" w:type="dxa"/>
            </w:tcMar>
          </w:tcPr>
          <w:p w14:paraId="3B169A11" w14:textId="77777777" w:rsidR="008A5E4E" w:rsidRDefault="0065745B">
            <w:pPr>
              <w:pStyle w:val="tdTableStyle-TablestyleAltRows-BodyE-Column-Body1"/>
            </w:pPr>
            <w:r>
              <w:t>(r,g,b,1)</w:t>
            </w:r>
          </w:p>
        </w:tc>
        <w:tc>
          <w:tcPr>
            <w:tcW w:w="0" w:type="auto"/>
            <w:tcBorders>
              <w:bottom w:val="single" w:sz="6" w:space="0" w:color="000000"/>
              <w:right w:val="single" w:sz="6" w:space="0" w:color="000000"/>
            </w:tcBorders>
            <w:tcMar>
              <w:top w:w="45" w:type="dxa"/>
              <w:left w:w="45" w:type="dxa"/>
              <w:bottom w:w="45" w:type="dxa"/>
              <w:right w:w="45" w:type="dxa"/>
            </w:tcMar>
          </w:tcPr>
          <w:p w14:paraId="6D2160DB" w14:textId="77777777" w:rsidR="008A5E4E" w:rsidRDefault="0065745B">
            <w:pPr>
              <w:pStyle w:val="tdTableStyle-TablestyleAltRows-BodyE-Column-Body1"/>
            </w:pPr>
            <w:r>
              <w:t>(0,0,0,1)</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348D93DE" w14:textId="77777777" w:rsidR="008A5E4E" w:rsidRDefault="0065745B">
            <w:pPr>
              <w:pStyle w:val="tdTableStyle-TablestyleAltRows-BodyE-Column-Body1"/>
            </w:pPr>
            <w:r>
              <w:rPr>
                <w:rStyle w:val="code"/>
              </w:rPr>
              <w:t>unorm_int8</w:t>
            </w:r>
            <w:r>
              <w:rPr>
                <w:rStyle w:val="em"/>
              </w:rPr>
              <w:t xml:space="preserve">(Component memory type representation uses sRGB, and access type representation uses linear RGB. The conversion is done before computing the weighted average when a sampler with </w:t>
            </w:r>
            <w:r>
              <w:rPr>
                <w:rStyle w:val="code"/>
              </w:rPr>
              <w:t>linear</w:t>
            </w:r>
            <w:r>
              <w:rPr>
                <w:rStyle w:val="em"/>
              </w:rPr>
              <w:t xml:space="preserve"> filtering is used.)</w:t>
            </w:r>
          </w:p>
        </w:tc>
        <w:tc>
          <w:tcPr>
            <w:tcW w:w="0" w:type="auto"/>
            <w:vMerge/>
          </w:tcPr>
          <w:p w14:paraId="366E6B1D" w14:textId="77777777" w:rsidR="008A5E4E" w:rsidRDefault="008A5E4E"/>
        </w:tc>
      </w:tr>
      <w:tr w:rsidR="00581654" w14:paraId="75E7373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39A0B82" w14:textId="77777777" w:rsidR="008A5E4E" w:rsidRDefault="0065745B">
            <w:pPr>
              <w:pStyle w:val="tdTableStyle-TablestyleAltRows-BodyE-Sidehead-Body2"/>
              <w:shd w:val="clear" w:color="auto" w:fill="DCDCDC"/>
            </w:pPr>
            <w:r>
              <w:rPr>
                <w:rStyle w:val="code"/>
                <w:shd w:val="clear" w:color="auto" w:fill="DCDCDC"/>
              </w:rPr>
              <w:t>srgbx</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7B837AC" w14:textId="77777777" w:rsidR="008A5E4E" w:rsidRDefault="0065745B">
            <w:pPr>
              <w:pStyle w:val="tdTableStyle-TablestyleAltRows-BodyE-Column-Body2"/>
              <w:shd w:val="clear" w:color="auto" w:fill="D3D3D3"/>
            </w:pPr>
            <w:r>
              <w:rPr>
                <w:shd w:val="clear" w:color="auto" w:fill="D3D3D3"/>
              </w:rPr>
              <w:t>(r,g,b)</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13C72DE" w14:textId="77777777" w:rsidR="008A5E4E" w:rsidRDefault="0065745B">
            <w:pPr>
              <w:pStyle w:val="tdTableStyle-TablestyleAltRows-BodyE-Column-Body2"/>
              <w:shd w:val="clear" w:color="auto" w:fill="D3D3D3"/>
            </w:pPr>
            <w:r>
              <w:rPr>
                <w:shd w:val="clear" w:color="auto" w:fill="D3D3D3"/>
              </w:rPr>
              <w:t>(r,g,b,1)</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70F56A9" w14:textId="77777777" w:rsidR="008A5E4E" w:rsidRDefault="0065745B">
            <w:pPr>
              <w:pStyle w:val="tdTableStyle-TablestyleAltRows-BodyE-Column-Body2"/>
              <w:shd w:val="clear" w:color="auto" w:fill="D3D3D3"/>
            </w:pPr>
            <w:r>
              <w:rPr>
                <w:shd w:val="clear" w:color="auto" w:fill="D3D3D3"/>
              </w:rPr>
              <w:t>(0,0,0,0)</w:t>
            </w:r>
          </w:p>
        </w:tc>
        <w:tc>
          <w:tcPr>
            <w:tcW w:w="0" w:type="auto"/>
            <w:vMerge/>
            <w:tcBorders>
              <w:right w:val="single" w:sz="6" w:space="0" w:color="000000"/>
            </w:tcBorders>
          </w:tcPr>
          <w:p w14:paraId="027C6B16" w14:textId="77777777" w:rsidR="008A5E4E" w:rsidRDefault="008A5E4E"/>
        </w:tc>
        <w:tc>
          <w:tcPr>
            <w:tcW w:w="0" w:type="auto"/>
            <w:vMerge/>
          </w:tcPr>
          <w:p w14:paraId="7A24EEB9" w14:textId="77777777" w:rsidR="008A5E4E" w:rsidRDefault="008A5E4E"/>
        </w:tc>
      </w:tr>
      <w:tr w:rsidR="00581654" w14:paraId="43B52A1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23DAA5F" w14:textId="77777777" w:rsidR="008A5E4E" w:rsidRDefault="0065745B">
            <w:pPr>
              <w:pStyle w:val="tdTableStyle-TablestyleAltRows-BodyE-Sidehead-Body1"/>
              <w:shd w:val="clear" w:color="auto" w:fill="DCDCDC"/>
            </w:pPr>
            <w:r>
              <w:rPr>
                <w:rStyle w:val="code"/>
                <w:shd w:val="clear" w:color="auto" w:fill="DCDCDC"/>
              </w:rPr>
              <w:t>srgba</w:t>
            </w:r>
          </w:p>
        </w:tc>
        <w:tc>
          <w:tcPr>
            <w:tcW w:w="0" w:type="auto"/>
            <w:tcBorders>
              <w:bottom w:val="single" w:sz="6" w:space="0" w:color="000000"/>
              <w:right w:val="single" w:sz="6" w:space="0" w:color="000000"/>
            </w:tcBorders>
            <w:tcMar>
              <w:top w:w="45" w:type="dxa"/>
              <w:left w:w="45" w:type="dxa"/>
              <w:bottom w:w="45" w:type="dxa"/>
              <w:right w:w="45" w:type="dxa"/>
            </w:tcMar>
          </w:tcPr>
          <w:p w14:paraId="52BDC851" w14:textId="77777777" w:rsidR="008A5E4E" w:rsidRDefault="0065745B">
            <w:pPr>
              <w:pStyle w:val="tdTableStyle-TablestyleAltRows-BodyE-Column-Body1"/>
            </w:pPr>
            <w:r>
              <w:t>(r,g,b,a)</w:t>
            </w:r>
          </w:p>
        </w:tc>
        <w:tc>
          <w:tcPr>
            <w:tcW w:w="0" w:type="auto"/>
            <w:tcBorders>
              <w:bottom w:val="single" w:sz="6" w:space="0" w:color="000000"/>
              <w:right w:val="single" w:sz="6" w:space="0" w:color="000000"/>
            </w:tcBorders>
            <w:tcMar>
              <w:top w:w="45" w:type="dxa"/>
              <w:left w:w="45" w:type="dxa"/>
              <w:bottom w:w="45" w:type="dxa"/>
              <w:right w:w="45" w:type="dxa"/>
            </w:tcMar>
          </w:tcPr>
          <w:p w14:paraId="55BAA20B" w14:textId="77777777" w:rsidR="008A5E4E" w:rsidRDefault="0065745B">
            <w:pPr>
              <w:pStyle w:val="tdTableStyle-TablestyleAltRows-BodyE-Column-Body1"/>
            </w:pPr>
            <w:r>
              <w:t>(r,g,b,a)</w:t>
            </w:r>
          </w:p>
        </w:tc>
        <w:tc>
          <w:tcPr>
            <w:tcW w:w="0" w:type="auto"/>
            <w:tcBorders>
              <w:bottom w:val="single" w:sz="6" w:space="0" w:color="000000"/>
              <w:right w:val="single" w:sz="6" w:space="0" w:color="000000"/>
            </w:tcBorders>
            <w:tcMar>
              <w:top w:w="45" w:type="dxa"/>
              <w:left w:w="45" w:type="dxa"/>
              <w:bottom w:w="45" w:type="dxa"/>
              <w:right w:w="45" w:type="dxa"/>
            </w:tcMar>
          </w:tcPr>
          <w:p w14:paraId="73E758EF" w14:textId="77777777" w:rsidR="008A5E4E" w:rsidRDefault="0065745B">
            <w:pPr>
              <w:pStyle w:val="tdTableStyle-TablestyleAltRows-BodyE-Column-Body1"/>
            </w:pPr>
            <w:r>
              <w:t>(0,0,0,0)</w:t>
            </w:r>
          </w:p>
        </w:tc>
        <w:tc>
          <w:tcPr>
            <w:tcW w:w="0" w:type="auto"/>
            <w:vMerge/>
            <w:tcBorders>
              <w:right w:val="single" w:sz="6" w:space="0" w:color="000000"/>
            </w:tcBorders>
          </w:tcPr>
          <w:p w14:paraId="0D4BB9F8" w14:textId="77777777" w:rsidR="008A5E4E" w:rsidRDefault="008A5E4E"/>
        </w:tc>
        <w:tc>
          <w:tcPr>
            <w:tcW w:w="0" w:type="auto"/>
            <w:vMerge/>
          </w:tcPr>
          <w:p w14:paraId="2D2A1D5C" w14:textId="77777777" w:rsidR="008A5E4E" w:rsidRDefault="008A5E4E"/>
        </w:tc>
      </w:tr>
      <w:tr w:rsidR="00581654" w14:paraId="08BE98D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81C7BC4" w14:textId="77777777" w:rsidR="008A5E4E" w:rsidRDefault="0065745B">
            <w:pPr>
              <w:pStyle w:val="tdTableStyle-TablestyleAltRows-BodyE-Sidehead-Body2"/>
              <w:shd w:val="clear" w:color="auto" w:fill="DCDCDC"/>
            </w:pPr>
            <w:r>
              <w:rPr>
                <w:rStyle w:val="code"/>
                <w:shd w:val="clear" w:color="auto" w:fill="DCDCDC"/>
              </w:rPr>
              <w:t>sbgra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7C4C5A7" w14:textId="77777777" w:rsidR="008A5E4E" w:rsidRDefault="0065745B">
            <w:pPr>
              <w:pStyle w:val="tdTableStyle-TablestyleAltRows-BodyE-Column-Body2"/>
              <w:shd w:val="clear" w:color="auto" w:fill="D3D3D3"/>
            </w:pPr>
            <w:r>
              <w:rPr>
                <w:shd w:val="clear" w:color="auto" w:fill="D3D3D3"/>
              </w:rPr>
              <w:t>(b,g,r,a)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2DF5B07" w14:textId="77777777" w:rsidR="008A5E4E" w:rsidRDefault="0065745B">
            <w:pPr>
              <w:pStyle w:val="tdTableStyle-TablestyleAltRows-BodyE-Column-Body2"/>
              <w:shd w:val="clear" w:color="auto" w:fill="D3D3D3"/>
            </w:pPr>
            <w:r>
              <w:rPr>
                <w:shd w:val="clear" w:color="auto" w:fill="D3D3D3"/>
              </w:rPr>
              <w:t>(r,g,b,a)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DB400B1" w14:textId="77777777" w:rsidR="008A5E4E" w:rsidRDefault="0065745B">
            <w:pPr>
              <w:pStyle w:val="tdTableStyle-TablestyleAltRows-BodyE-Column-Body2"/>
              <w:shd w:val="clear" w:color="auto" w:fill="D3D3D3"/>
            </w:pPr>
            <w:r>
              <w:rPr>
                <w:shd w:val="clear" w:color="auto" w:fill="D3D3D3"/>
              </w:rPr>
              <w:t>(0,0,0,0)</w:t>
            </w:r>
          </w:p>
        </w:tc>
        <w:tc>
          <w:tcPr>
            <w:tcW w:w="0" w:type="auto"/>
            <w:vMerge/>
            <w:tcBorders>
              <w:bottom w:val="single" w:sz="6" w:space="0" w:color="000000"/>
              <w:right w:val="single" w:sz="6" w:space="0" w:color="000000"/>
            </w:tcBorders>
          </w:tcPr>
          <w:p w14:paraId="7D8B8EE4" w14:textId="77777777" w:rsidR="008A5E4E" w:rsidRDefault="008A5E4E"/>
        </w:tc>
        <w:tc>
          <w:tcPr>
            <w:tcW w:w="0" w:type="auto"/>
            <w:vMerge/>
          </w:tcPr>
          <w:p w14:paraId="6DF5C620" w14:textId="77777777" w:rsidR="008A5E4E" w:rsidRDefault="008A5E4E"/>
        </w:tc>
      </w:tr>
      <w:tr w:rsidR="00581654" w14:paraId="431161C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2FB04AB" w14:textId="77777777" w:rsidR="008A5E4E" w:rsidRDefault="0065745B">
            <w:pPr>
              <w:pStyle w:val="tdTableStyle-TablestyleAltRows-BodyE-Sidehead-Body1"/>
              <w:shd w:val="clear" w:color="auto" w:fill="DCDCDC"/>
            </w:pPr>
            <w:r>
              <w:rPr>
                <w:rStyle w:val="code"/>
                <w:shd w:val="clear" w:color="auto" w:fill="DCDCDC"/>
              </w:rPr>
              <w:t>intensity</w:t>
            </w:r>
          </w:p>
        </w:tc>
        <w:tc>
          <w:tcPr>
            <w:tcW w:w="0" w:type="auto"/>
            <w:tcBorders>
              <w:bottom w:val="single" w:sz="6" w:space="0" w:color="000000"/>
              <w:right w:val="single" w:sz="6" w:space="0" w:color="000000"/>
            </w:tcBorders>
            <w:tcMar>
              <w:top w:w="45" w:type="dxa"/>
              <w:left w:w="45" w:type="dxa"/>
              <w:bottom w:w="45" w:type="dxa"/>
              <w:right w:w="45" w:type="dxa"/>
            </w:tcMar>
          </w:tcPr>
          <w:p w14:paraId="42EED84E" w14:textId="77777777" w:rsidR="008A5E4E" w:rsidRDefault="0065745B">
            <w:pPr>
              <w:pStyle w:val="tdTableStyle-TablestyleAltRows-BodyE-Column-Body1"/>
            </w:pPr>
            <w:r>
              <w:t>(i)</w:t>
            </w:r>
          </w:p>
        </w:tc>
        <w:tc>
          <w:tcPr>
            <w:tcW w:w="0" w:type="auto"/>
            <w:tcBorders>
              <w:bottom w:val="single" w:sz="6" w:space="0" w:color="000000"/>
              <w:right w:val="single" w:sz="6" w:space="0" w:color="000000"/>
            </w:tcBorders>
            <w:tcMar>
              <w:top w:w="45" w:type="dxa"/>
              <w:left w:w="45" w:type="dxa"/>
              <w:bottom w:w="45" w:type="dxa"/>
              <w:right w:w="45" w:type="dxa"/>
            </w:tcMar>
          </w:tcPr>
          <w:p w14:paraId="5FED0D6A" w14:textId="77777777" w:rsidR="008A5E4E" w:rsidRDefault="0065745B">
            <w:pPr>
              <w:pStyle w:val="tdTableStyle-TablestyleAltRows-BodyE-Column-Body1"/>
            </w:pPr>
            <w:r>
              <w:t>(i,i,i,i)</w:t>
            </w:r>
          </w:p>
        </w:tc>
        <w:tc>
          <w:tcPr>
            <w:tcW w:w="0" w:type="auto"/>
            <w:tcBorders>
              <w:bottom w:val="single" w:sz="6" w:space="0" w:color="000000"/>
              <w:right w:val="single" w:sz="6" w:space="0" w:color="000000"/>
            </w:tcBorders>
            <w:tcMar>
              <w:top w:w="45" w:type="dxa"/>
              <w:left w:w="45" w:type="dxa"/>
              <w:bottom w:w="45" w:type="dxa"/>
              <w:right w:w="45" w:type="dxa"/>
            </w:tcMar>
          </w:tcPr>
          <w:p w14:paraId="2428769F" w14:textId="77777777" w:rsidR="008A5E4E" w:rsidRDefault="0065745B">
            <w:pPr>
              <w:pStyle w:val="tdTableStyle-TablestyleAltRows-BodyE-Column-Body1"/>
            </w:pPr>
            <w:r>
              <w:t>(0,0,0,0)</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3F5B86CE" w14:textId="77777777" w:rsidR="008A5E4E" w:rsidRDefault="0065745B">
            <w:pPr>
              <w:pStyle w:val="tdTableStyle-TablestyleAltRows-BodyE-Column-Body1"/>
            </w:pPr>
            <w:r>
              <w:rPr>
                <w:rStyle w:val="code"/>
              </w:rPr>
              <w:t>unorm_int8</w:t>
            </w:r>
            <w:r>
              <w:t xml:space="preserve">, </w:t>
            </w:r>
            <w:r>
              <w:rPr>
                <w:rStyle w:val="code"/>
              </w:rPr>
              <w:t>unorm_int16</w:t>
            </w:r>
            <w:r>
              <w:t xml:space="preserve">, </w:t>
            </w:r>
            <w:r>
              <w:rPr>
                <w:rStyle w:val="code"/>
              </w:rPr>
              <w:t>snorm_int8</w:t>
            </w:r>
            <w:r>
              <w:t xml:space="preserve">, </w:t>
            </w:r>
            <w:r>
              <w:rPr>
                <w:rStyle w:val="code"/>
              </w:rPr>
              <w:t>snorm_int16</w:t>
            </w:r>
            <w:r>
              <w:t xml:space="preserve">, </w:t>
            </w:r>
            <w:r>
              <w:rPr>
                <w:rStyle w:val="code"/>
              </w:rPr>
              <w:t>half_float</w:t>
            </w:r>
            <w:r>
              <w:t xml:space="preserve">, </w:t>
            </w:r>
            <w:r>
              <w:rPr>
                <w:rStyle w:val="code"/>
              </w:rPr>
              <w:t>float</w:t>
            </w:r>
          </w:p>
        </w:tc>
        <w:tc>
          <w:tcPr>
            <w:tcW w:w="0" w:type="auto"/>
            <w:vMerge/>
          </w:tcPr>
          <w:p w14:paraId="354F6CE5" w14:textId="77777777" w:rsidR="008A5E4E" w:rsidRDefault="008A5E4E"/>
        </w:tc>
      </w:tr>
      <w:tr w:rsidR="00581654" w14:paraId="7EDFD08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CE138A2" w14:textId="77777777" w:rsidR="008A5E4E" w:rsidRDefault="0065745B">
            <w:pPr>
              <w:pStyle w:val="tdTableStyle-TablestyleAltRows-BodyE-Sidehead-Body2"/>
              <w:shd w:val="clear" w:color="auto" w:fill="DCDCDC"/>
            </w:pPr>
            <w:r>
              <w:rPr>
                <w:rStyle w:val="code"/>
                <w:shd w:val="clear" w:color="auto" w:fill="DCDCDC"/>
              </w:rPr>
              <w:t>luminance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74665CF" w14:textId="77777777" w:rsidR="008A5E4E" w:rsidRDefault="0065745B">
            <w:pPr>
              <w:pStyle w:val="tdTableStyle-TablestyleAltRows-BodyE-Column-Body2"/>
              <w:shd w:val="clear" w:color="auto" w:fill="D3D3D3"/>
            </w:pPr>
            <w:r>
              <w:rPr>
                <w:shd w:val="clear" w:color="auto" w:fill="D3D3D3"/>
              </w:rPr>
              <w:t>(L)</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2BC9091" w14:textId="77777777" w:rsidR="008A5E4E" w:rsidRDefault="0065745B">
            <w:pPr>
              <w:pStyle w:val="tdTableStyle-TablestyleAltRows-BodyE-Column-Body2"/>
              <w:shd w:val="clear" w:color="auto" w:fill="D3D3D3"/>
            </w:pPr>
            <w:r>
              <w:rPr>
                <w:shd w:val="clear" w:color="auto" w:fill="D3D3D3"/>
              </w:rPr>
              <w:t>(L,L,L,1)</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702C066" w14:textId="77777777" w:rsidR="008A5E4E" w:rsidRDefault="0065745B">
            <w:pPr>
              <w:pStyle w:val="tdTableStyle-TablestyleAltRows-BodyE-Column-Body2"/>
              <w:shd w:val="clear" w:color="auto" w:fill="D3D3D3"/>
            </w:pPr>
            <w:r>
              <w:rPr>
                <w:shd w:val="clear" w:color="auto" w:fill="D3D3D3"/>
              </w:rPr>
              <w:t>(0,0,0,1)</w:t>
            </w:r>
          </w:p>
        </w:tc>
        <w:tc>
          <w:tcPr>
            <w:tcW w:w="0" w:type="auto"/>
            <w:vMerge/>
            <w:tcBorders>
              <w:bottom w:val="single" w:sz="6" w:space="0" w:color="000000"/>
              <w:right w:val="single" w:sz="6" w:space="0" w:color="000000"/>
            </w:tcBorders>
          </w:tcPr>
          <w:p w14:paraId="7F9BEBF5" w14:textId="77777777" w:rsidR="008A5E4E" w:rsidRDefault="008A5E4E"/>
        </w:tc>
        <w:tc>
          <w:tcPr>
            <w:tcW w:w="0" w:type="auto"/>
            <w:vMerge/>
            <w:tcBorders>
              <w:bottom w:val="single" w:sz="6" w:space="0" w:color="000000"/>
            </w:tcBorders>
          </w:tcPr>
          <w:p w14:paraId="1BB80D38" w14:textId="77777777" w:rsidR="008A5E4E" w:rsidRDefault="008A5E4E"/>
        </w:tc>
      </w:tr>
      <w:tr w:rsidR="00581654" w14:paraId="49EBC61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B4F5A7A" w14:textId="77777777" w:rsidR="008A5E4E" w:rsidRDefault="0065745B">
            <w:pPr>
              <w:pStyle w:val="tdTableStyle-TablestyleAltRows-BodyE-Sidehead-Body1"/>
              <w:shd w:val="clear" w:color="auto" w:fill="DCDCDC"/>
            </w:pPr>
            <w:r>
              <w:rPr>
                <w:rStyle w:val="code"/>
                <w:shd w:val="clear" w:color="auto" w:fill="DCDCDC"/>
              </w:rPr>
              <w:t>depth</w:t>
            </w:r>
          </w:p>
        </w:tc>
        <w:tc>
          <w:tcPr>
            <w:tcW w:w="0" w:type="auto"/>
            <w:tcBorders>
              <w:bottom w:val="single" w:sz="6" w:space="0" w:color="000000"/>
              <w:right w:val="single" w:sz="6" w:space="0" w:color="000000"/>
            </w:tcBorders>
            <w:tcMar>
              <w:top w:w="45" w:type="dxa"/>
              <w:left w:w="45" w:type="dxa"/>
              <w:bottom w:w="45" w:type="dxa"/>
              <w:right w:w="45" w:type="dxa"/>
            </w:tcMar>
          </w:tcPr>
          <w:p w14:paraId="5E4EE458" w14:textId="77777777" w:rsidR="008A5E4E" w:rsidRDefault="0065745B">
            <w:pPr>
              <w:pStyle w:val="tdTableStyle-TablestyleAltRows-BodyE-Column-Body1"/>
            </w:pPr>
            <w:r>
              <w:t>(d)</w:t>
            </w:r>
          </w:p>
        </w:tc>
        <w:tc>
          <w:tcPr>
            <w:tcW w:w="0" w:type="auto"/>
            <w:tcBorders>
              <w:bottom w:val="single" w:sz="6" w:space="0" w:color="000000"/>
              <w:right w:val="single" w:sz="6" w:space="0" w:color="000000"/>
            </w:tcBorders>
            <w:tcMar>
              <w:top w:w="45" w:type="dxa"/>
              <w:left w:w="45" w:type="dxa"/>
              <w:bottom w:w="45" w:type="dxa"/>
              <w:right w:w="45" w:type="dxa"/>
            </w:tcMar>
          </w:tcPr>
          <w:p w14:paraId="139ADEB6" w14:textId="77777777" w:rsidR="008A5E4E" w:rsidRDefault="0065745B">
            <w:pPr>
              <w:pStyle w:val="tdTableStyle-TablestyleAltRows-BodyE-Column-Body1"/>
            </w:pPr>
            <w:r>
              <w:t>(d)</w:t>
            </w:r>
          </w:p>
        </w:tc>
        <w:tc>
          <w:tcPr>
            <w:tcW w:w="0" w:type="auto"/>
            <w:tcBorders>
              <w:bottom w:val="single" w:sz="6" w:space="0" w:color="000000"/>
              <w:right w:val="single" w:sz="6" w:space="0" w:color="000000"/>
            </w:tcBorders>
            <w:tcMar>
              <w:top w:w="45" w:type="dxa"/>
              <w:left w:w="45" w:type="dxa"/>
              <w:bottom w:w="45" w:type="dxa"/>
              <w:right w:w="45" w:type="dxa"/>
            </w:tcMar>
          </w:tcPr>
          <w:p w14:paraId="375E9E52" w14:textId="7A5EA8F7" w:rsidR="008A5E4E" w:rsidRPr="00A272C0" w:rsidRDefault="00581654">
            <w:pPr>
              <w:pStyle w:val="tdTableStyle-TablestyleAltRows-BodyE-Column-Body1"/>
              <w:rPr>
                <w:i/>
              </w:rPr>
            </w:pPr>
            <w:r w:rsidRPr="00581654">
              <w:rPr>
                <w:i/>
              </w:rPr>
              <w:t>i</w:t>
            </w:r>
            <w:r w:rsidRPr="00A272C0">
              <w:rPr>
                <w:i/>
              </w:rPr>
              <w:t>mplementation defined if</w:t>
            </w:r>
            <w:r>
              <w:rPr>
                <w:i/>
              </w:rPr>
              <w:t xml:space="preserve"> (0) or </w:t>
            </w:r>
            <w:r w:rsidRPr="00A272C0">
              <w:rPr>
                <w:i/>
              </w:rPr>
              <w:t xml:space="preserve"> </w:t>
            </w:r>
            <w:r w:rsidR="0065745B" w:rsidRPr="00A272C0">
              <w:rPr>
                <w:i/>
              </w:rPr>
              <w:t>(1)</w:t>
            </w:r>
          </w:p>
        </w:tc>
        <w:tc>
          <w:tcPr>
            <w:tcW w:w="0" w:type="auto"/>
            <w:tcBorders>
              <w:bottom w:val="single" w:sz="6" w:space="0" w:color="000000"/>
              <w:right w:val="single" w:sz="6" w:space="0" w:color="000000"/>
            </w:tcBorders>
            <w:tcMar>
              <w:top w:w="45" w:type="dxa"/>
              <w:left w:w="45" w:type="dxa"/>
              <w:bottom w:w="45" w:type="dxa"/>
              <w:right w:w="45" w:type="dxa"/>
            </w:tcMar>
          </w:tcPr>
          <w:p w14:paraId="43EC7E17" w14:textId="77777777" w:rsidR="008A5E4E" w:rsidRDefault="0065745B">
            <w:pPr>
              <w:pStyle w:val="tdTableStyle-TablestyleAltRows-BodyE-Column-Body1"/>
            </w:pPr>
            <w:r>
              <w:rPr>
                <w:rStyle w:val="code"/>
              </w:rPr>
              <w:t>unorm_int16</w:t>
            </w:r>
            <w:r>
              <w:t xml:space="preserve">, </w:t>
            </w:r>
            <w:r>
              <w:rPr>
                <w:rStyle w:val="code"/>
              </w:rPr>
              <w:t>unorm_int24</w:t>
            </w:r>
            <w:r>
              <w:t xml:space="preserve">, </w:t>
            </w:r>
            <w:r>
              <w:rPr>
                <w:rStyle w:val="code"/>
              </w:rPr>
              <w:t>float</w:t>
            </w:r>
          </w:p>
        </w:tc>
        <w:tc>
          <w:tcPr>
            <w:tcW w:w="0" w:type="auto"/>
            <w:vMerge w:val="restart"/>
            <w:tcBorders>
              <w:bottom w:val="single" w:sz="6" w:space="0" w:color="000000"/>
            </w:tcBorders>
            <w:tcMar>
              <w:top w:w="45" w:type="dxa"/>
              <w:left w:w="45" w:type="dxa"/>
              <w:bottom w:w="45" w:type="dxa"/>
              <w:right w:w="45" w:type="dxa"/>
            </w:tcMar>
          </w:tcPr>
          <w:p w14:paraId="62AE0B13" w14:textId="77777777" w:rsidR="008A5E4E" w:rsidRDefault="0065745B">
            <w:pPr>
              <w:pStyle w:val="tdTableStyle-TablestyleAltRows-BodyD-Column-Body1"/>
            </w:pPr>
            <w:r>
              <w:t>2DDEPTH, 2DADEPTH</w:t>
            </w:r>
          </w:p>
        </w:tc>
      </w:tr>
      <w:tr w:rsidR="00581654" w14:paraId="3A67F672"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51C7484" w14:textId="77777777" w:rsidR="008A5E4E" w:rsidRDefault="0065745B">
            <w:pPr>
              <w:pStyle w:val="tdTableStyle-TablestyleAltRows-BodyB-Sidehead-Body2"/>
              <w:shd w:val="clear" w:color="auto" w:fill="DCDCDC"/>
            </w:pPr>
            <w:r>
              <w:rPr>
                <w:rStyle w:val="code"/>
                <w:shd w:val="clear" w:color="auto" w:fill="DCDCDC"/>
              </w:rPr>
              <w:t>depth_stencil</w:t>
            </w:r>
          </w:p>
        </w:tc>
        <w:tc>
          <w:tcPr>
            <w:tcW w:w="0" w:type="auto"/>
            <w:tcBorders>
              <w:right w:val="single" w:sz="6" w:space="0" w:color="000000"/>
            </w:tcBorders>
            <w:shd w:val="clear" w:color="auto" w:fill="D3D3D3"/>
            <w:tcMar>
              <w:top w:w="45" w:type="dxa"/>
              <w:left w:w="45" w:type="dxa"/>
              <w:bottom w:w="45" w:type="dxa"/>
              <w:right w:w="45" w:type="dxa"/>
            </w:tcMar>
          </w:tcPr>
          <w:p w14:paraId="5FAEE350" w14:textId="77777777" w:rsidR="008A5E4E" w:rsidRDefault="0065745B">
            <w:pPr>
              <w:pStyle w:val="tdTableStyle-TablestyleAltRows-BodyB-Column-Body2"/>
              <w:shd w:val="clear" w:color="auto" w:fill="D3D3D3"/>
            </w:pPr>
            <w:r>
              <w:rPr>
                <w:shd w:val="clear" w:color="auto" w:fill="D3D3D3"/>
              </w:rPr>
              <w:t>(d,s)</w:t>
            </w:r>
          </w:p>
        </w:tc>
        <w:tc>
          <w:tcPr>
            <w:tcW w:w="0" w:type="auto"/>
            <w:tcBorders>
              <w:right w:val="single" w:sz="6" w:space="0" w:color="000000"/>
            </w:tcBorders>
            <w:shd w:val="clear" w:color="auto" w:fill="D3D3D3"/>
            <w:tcMar>
              <w:top w:w="45" w:type="dxa"/>
              <w:left w:w="45" w:type="dxa"/>
              <w:bottom w:w="45" w:type="dxa"/>
              <w:right w:w="45" w:type="dxa"/>
            </w:tcMar>
          </w:tcPr>
          <w:p w14:paraId="53535B8A" w14:textId="77777777" w:rsidR="008A5E4E" w:rsidRDefault="0065745B">
            <w:pPr>
              <w:pStyle w:val="tdTableStyle-TablestyleAltRows-BodyB-Column-Body2"/>
              <w:shd w:val="clear" w:color="auto" w:fill="D3D3D3"/>
            </w:pPr>
            <w:r>
              <w:rPr>
                <w:shd w:val="clear" w:color="auto" w:fill="D3D3D3"/>
              </w:rPr>
              <w:t>(d)</w:t>
            </w:r>
          </w:p>
        </w:tc>
        <w:tc>
          <w:tcPr>
            <w:tcW w:w="0" w:type="auto"/>
            <w:tcBorders>
              <w:right w:val="single" w:sz="6" w:space="0" w:color="000000"/>
            </w:tcBorders>
            <w:shd w:val="clear" w:color="auto" w:fill="D3D3D3"/>
            <w:tcMar>
              <w:top w:w="45" w:type="dxa"/>
              <w:left w:w="45" w:type="dxa"/>
              <w:bottom w:w="45" w:type="dxa"/>
              <w:right w:w="45" w:type="dxa"/>
            </w:tcMar>
          </w:tcPr>
          <w:p w14:paraId="3FEB910E" w14:textId="35E374AA" w:rsidR="008A5E4E" w:rsidRDefault="00581654">
            <w:pPr>
              <w:pStyle w:val="tdTableStyle-TablestyleAltRows-BodyB-Column-Body2"/>
              <w:shd w:val="clear" w:color="auto" w:fill="D3D3D3"/>
            </w:pPr>
            <w:r w:rsidRPr="00BE363C">
              <w:rPr>
                <w:i/>
              </w:rPr>
              <w:t>defined if</w:t>
            </w:r>
            <w:r>
              <w:rPr>
                <w:i/>
              </w:rPr>
              <w:t xml:space="preserve"> (0) or </w:t>
            </w:r>
            <w:r w:rsidRPr="00BE363C">
              <w:rPr>
                <w:i/>
              </w:rPr>
              <w:t xml:space="preserve"> </w:t>
            </w:r>
            <w:r w:rsidR="0065745B" w:rsidRPr="00A272C0">
              <w:rPr>
                <w:i/>
                <w:shd w:val="clear" w:color="auto" w:fill="D3D3D3"/>
              </w:rPr>
              <w:t>(1)</w:t>
            </w:r>
          </w:p>
        </w:tc>
        <w:tc>
          <w:tcPr>
            <w:tcW w:w="0" w:type="auto"/>
            <w:tcBorders>
              <w:right w:val="single" w:sz="6" w:space="0" w:color="000000"/>
            </w:tcBorders>
            <w:shd w:val="clear" w:color="auto" w:fill="D3D3D3"/>
            <w:tcMar>
              <w:top w:w="45" w:type="dxa"/>
              <w:left w:w="45" w:type="dxa"/>
              <w:bottom w:w="45" w:type="dxa"/>
              <w:right w:w="45" w:type="dxa"/>
            </w:tcMar>
          </w:tcPr>
          <w:p w14:paraId="4B288A58" w14:textId="77777777" w:rsidR="008A5E4E" w:rsidRDefault="0065745B">
            <w:pPr>
              <w:pStyle w:val="tdTableStyle-TablestyleAltRows-BodyB-Column-Body2"/>
              <w:shd w:val="clear" w:color="auto" w:fill="D3D3D3"/>
            </w:pPr>
            <w:r>
              <w:rPr>
                <w:rStyle w:val="code"/>
                <w:shd w:val="clear" w:color="auto" w:fill="D3D3D3"/>
              </w:rPr>
              <w:t>unorm_int24</w:t>
            </w:r>
            <w:r>
              <w:rPr>
                <w:shd w:val="clear" w:color="auto" w:fill="D3D3D3"/>
              </w:rPr>
              <w:t xml:space="preserve">, </w:t>
            </w:r>
            <w:r>
              <w:rPr>
                <w:rStyle w:val="code"/>
                <w:shd w:val="clear" w:color="auto" w:fill="D3D3D3"/>
              </w:rPr>
              <w:t>float</w:t>
            </w:r>
            <w:r>
              <w:rPr>
                <w:rStyle w:val="em"/>
                <w:shd w:val="clear" w:color="auto" w:fill="D3D3D3"/>
              </w:rPr>
              <w:t xml:space="preserve">(The stencil value </w:t>
            </w:r>
            <w:r>
              <w:rPr>
                <w:rStyle w:val="code"/>
                <w:shd w:val="clear" w:color="auto" w:fill="D3D3D3"/>
              </w:rPr>
              <w:t>s</w:t>
            </w:r>
            <w:r>
              <w:rPr>
                <w:rStyle w:val="em"/>
                <w:shd w:val="clear" w:color="auto" w:fill="D3D3D3"/>
              </w:rPr>
              <w:t xml:space="preserve"> is not available in HSAIL.)</w:t>
            </w:r>
          </w:p>
        </w:tc>
        <w:tc>
          <w:tcPr>
            <w:tcW w:w="0" w:type="auto"/>
            <w:vMerge/>
            <w:tcBorders>
              <w:bottom w:val="single" w:sz="6" w:space="0" w:color="000000"/>
            </w:tcBorders>
          </w:tcPr>
          <w:p w14:paraId="6D503E03" w14:textId="77777777" w:rsidR="008A5E4E" w:rsidRDefault="008A5E4E"/>
        </w:tc>
      </w:tr>
    </w:tbl>
    <w:p w14:paraId="416648E8" w14:textId="77777777" w:rsidR="008A5E4E" w:rsidRDefault="008A5E4E">
      <w:pPr>
        <w:spacing w:after="240"/>
      </w:pPr>
    </w:p>
    <w:p w14:paraId="0C07CFCA" w14:textId="77777777" w:rsidR="008A5E4E" w:rsidRDefault="0065745B">
      <w:pPr>
        <w:pStyle w:val="h5"/>
      </w:pPr>
      <w:bookmarkStart w:id="670" w:name="_Toc396034298"/>
      <w:r>
        <w:rPr>
          <w:rFonts w:ascii="Courier New" w:hAnsi="Courier New" w:cs="Courier New"/>
        </w:rPr>
        <w:t xml:space="preserve">7.1.4.1.1 </w:t>
      </w:r>
      <w:r>
        <w:rPr>
          <w:rStyle w:val="code1"/>
        </w:rPr>
        <w:t>x</w:t>
      </w:r>
      <w:r>
        <w:t>-Form Channel Orders</w:t>
      </w:r>
      <w:bookmarkEnd w:id="670"/>
    </w:p>
    <w:p w14:paraId="22BB3441" w14:textId="77777777" w:rsidR="008A5E4E" w:rsidRDefault="0065745B">
      <w:pPr>
        <w:pStyle w:val="p"/>
      </w:pPr>
      <w:r>
        <w:t xml:space="preserve">The </w:t>
      </w:r>
      <w:r>
        <w:rPr>
          <w:rStyle w:val="code1"/>
        </w:rPr>
        <w:t>x</w:t>
      </w:r>
      <w:r>
        <w:t>-form channel orders differ from the corresponding non-</w:t>
      </w:r>
      <w:r>
        <w:rPr>
          <w:rStyle w:val="code1"/>
        </w:rPr>
        <w:t>x</w:t>
      </w:r>
      <w:r>
        <w:t xml:space="preserve">-form channel orders only in the value of the </w:t>
      </w:r>
      <w:r>
        <w:rPr>
          <w:rStyle w:val="code1"/>
        </w:rPr>
        <w:t>a</w:t>
      </w:r>
      <w:r>
        <w:t xml:space="preserve"> component used for the border color. The </w:t>
      </w:r>
      <w:r>
        <w:rPr>
          <w:rStyle w:val="code1"/>
        </w:rPr>
        <w:t>x</w:t>
      </w:r>
      <w:r>
        <w:t>-forms use 0, resulting in transparent white, and the non-</w:t>
      </w:r>
      <w:r>
        <w:rPr>
          <w:rStyle w:val="code1"/>
        </w:rPr>
        <w:t>x</w:t>
      </w:r>
      <w:r>
        <w:t xml:space="preserve"> forms use 1, resulting in opaque white. Thus an </w:t>
      </w:r>
      <w:r>
        <w:rPr>
          <w:rStyle w:val="code1"/>
        </w:rPr>
        <w:t>x</w:t>
      </w:r>
      <w:r>
        <w:t>-form conceptually behaves the same as the corresponding non-</w:t>
      </w:r>
      <w:r>
        <w:rPr>
          <w:rStyle w:val="code1"/>
        </w:rPr>
        <w:t>x</w:t>
      </w:r>
      <w:r>
        <w:t xml:space="preserve">-form image order with an </w:t>
      </w:r>
      <w:r>
        <w:rPr>
          <w:rStyle w:val="code1"/>
        </w:rPr>
        <w:t>a</w:t>
      </w:r>
      <w:r>
        <w:t xml:space="preserve"> component, such that the </w:t>
      </w:r>
      <w:r>
        <w:rPr>
          <w:rStyle w:val="code1"/>
        </w:rPr>
        <w:t>a</w:t>
      </w:r>
      <w:r>
        <w:t xml:space="preserve"> component is set to 1 for all elements that are in range of the image dimensions, and 0 for any elements outside the range of the image dimensions. Thus the </w:t>
      </w:r>
      <w:r>
        <w:rPr>
          <w:rStyle w:val="code1"/>
        </w:rPr>
        <w:t>x</w:t>
      </w:r>
      <w:r>
        <w:t xml:space="preserve">-form avoids the expense of actually storing the </w:t>
      </w:r>
      <w:r>
        <w:rPr>
          <w:rStyle w:val="code1"/>
        </w:rPr>
        <w:t>a</w:t>
      </w:r>
      <w:r>
        <w:t xml:space="preserve"> component in the image data. This also allows a sampler with </w:t>
      </w:r>
      <w:r>
        <w:rPr>
          <w:rStyle w:val="code1"/>
        </w:rPr>
        <w:t>linear</w:t>
      </w:r>
      <w:r>
        <w:t xml:space="preserve"> filtering and </w:t>
      </w:r>
      <w:r>
        <w:rPr>
          <w:rStyle w:val="code1"/>
        </w:rPr>
        <w:t>clamp_to_border</w:t>
      </w:r>
      <w:r>
        <w:t xml:space="preserve"> addressing mode to anti-alias the edge of an image with an </w:t>
      </w:r>
      <w:r>
        <w:rPr>
          <w:rStyle w:val="code1"/>
        </w:rPr>
        <w:t>x</w:t>
      </w:r>
      <w:r>
        <w:t xml:space="preserve">-form channel order. For example, an </w:t>
      </w:r>
      <w:r>
        <w:rPr>
          <w:rStyle w:val="code1"/>
        </w:rPr>
        <w:t>xrgb</w:t>
      </w:r>
      <w:r>
        <w:t xml:space="preserve"> channel order behaves like the an </w:t>
      </w:r>
      <w:r>
        <w:rPr>
          <w:rStyle w:val="code1"/>
        </w:rPr>
        <w:t>rgba</w:t>
      </w:r>
      <w:r>
        <w:t xml:space="preserve"> channel order which has the alpha component set to 1 for in-range elements and 0 for out-of-range elements, but only requires the same amount of image data memory as the </w:t>
      </w:r>
      <w:r>
        <w:rPr>
          <w:rStyle w:val="code1"/>
        </w:rPr>
        <w:t>rgb</w:t>
      </w:r>
      <w:r>
        <w:t xml:space="preserve"> channel order.</w:t>
      </w:r>
    </w:p>
    <w:p w14:paraId="02D05A1D" w14:textId="77777777" w:rsidR="008A5E4E" w:rsidRDefault="0065745B">
      <w:pPr>
        <w:pStyle w:val="h5"/>
      </w:pPr>
      <w:bookmarkStart w:id="671" w:name="_Toc396034299"/>
      <w:r>
        <w:t>7.1.4.1.2 Standard RGB (</w:t>
      </w:r>
      <w:r>
        <w:rPr>
          <w:rStyle w:val="code1"/>
        </w:rPr>
        <w:t>s</w:t>
      </w:r>
      <w:bookmarkStart w:id="672" w:name="_Ref2008654469"/>
      <w:r>
        <w:t>-Form) Channel Orders</w:t>
      </w:r>
      <w:bookmarkEnd w:id="671"/>
      <w:bookmarkEnd w:id="672"/>
    </w:p>
    <w:p w14:paraId="0E1DBC5E" w14:textId="42A798E2" w:rsidR="008A5E4E" w:rsidRDefault="0065745B">
      <w:pPr>
        <w:pStyle w:val="p"/>
      </w:pPr>
      <w:r>
        <w:t xml:space="preserve">Standard RGB (sRGB) data roughly displays colors in a linear ramp of luminosity levels such that an average observer, under average viewing conditions, can view them as perceptually equal steps on an average display. For more information see the </w:t>
      </w:r>
      <w:r w:rsidR="002413C0">
        <w:t>s</w:t>
      </w:r>
      <w:r>
        <w:t>RGB color standard, IEC 61996-2-1, at IEC (International Electrotechnical Commission).</w:t>
      </w:r>
    </w:p>
    <w:p w14:paraId="25D00D9C" w14:textId="77777777" w:rsidR="008A5E4E" w:rsidRDefault="0065745B">
      <w:pPr>
        <w:pStyle w:val="p"/>
      </w:pPr>
      <w:r>
        <w:t xml:space="preserve">The </w:t>
      </w:r>
      <w:r>
        <w:rPr>
          <w:rStyle w:val="code1"/>
        </w:rPr>
        <w:t>srgb</w:t>
      </w:r>
      <w:r>
        <w:t xml:space="preserve">, </w:t>
      </w:r>
      <w:r>
        <w:rPr>
          <w:rStyle w:val="code1"/>
        </w:rPr>
        <w:t>srgbx</w:t>
      </w:r>
      <w:r>
        <w:t xml:space="preserve">, </w:t>
      </w:r>
      <w:r>
        <w:rPr>
          <w:rStyle w:val="code1"/>
        </w:rPr>
        <w:t>srgba</w:t>
      </w:r>
      <w:r>
        <w:t xml:space="preserve">, </w:t>
      </w:r>
      <w:r>
        <w:rPr>
          <w:rStyle w:val="code1"/>
        </w:rPr>
        <w:t>sbgra</w:t>
      </w:r>
      <w:r>
        <w:t xml:space="preserve"> channel orders differ from the corresponding non-</w:t>
      </w:r>
      <w:r>
        <w:rPr>
          <w:rStyle w:val="code1"/>
        </w:rPr>
        <w:t>s</w:t>
      </w:r>
      <w:r>
        <w:t xml:space="preserve">-forms in that they convert the </w:t>
      </w:r>
      <w:r>
        <w:rPr>
          <w:rStyle w:val="code1"/>
        </w:rPr>
        <w:t>r</w:t>
      </w:r>
      <w:r>
        <w:t xml:space="preserve">, </w:t>
      </w:r>
      <w:r>
        <w:rPr>
          <w:rStyle w:val="code1"/>
        </w:rPr>
        <w:t>g</w:t>
      </w:r>
      <w:r>
        <w:t xml:space="preserve"> and </w:t>
      </w:r>
      <w:r>
        <w:rPr>
          <w:rStyle w:val="code1"/>
        </w:rPr>
        <w:t>b</w:t>
      </w:r>
      <w:r>
        <w:t xml:space="preserve"> components from linear RGB to sRGB values when storing to memory, and from sRGB to linear RGB on read. The </w:t>
      </w:r>
      <w:r>
        <w:rPr>
          <w:rStyle w:val="code1"/>
        </w:rPr>
        <w:t>a</w:t>
      </w:r>
      <w:r>
        <w:t xml:space="preserve"> channel, if present, is not converted and is always treated as linear. When a sampler is used with </w:t>
      </w:r>
      <w:r>
        <w:rPr>
          <w:rStyle w:val="code1"/>
        </w:rPr>
        <w:t>linear</w:t>
      </w:r>
      <w:r>
        <w:t xml:space="preserve"> filtering, the conversion is done before the weighted average is computed.</w:t>
      </w:r>
    </w:p>
    <w:p w14:paraId="39A6F1A3" w14:textId="77777777" w:rsidR="008A5E4E" w:rsidRDefault="0065745B">
      <w:pPr>
        <w:pStyle w:val="p"/>
      </w:pPr>
      <w:r>
        <w:t xml:space="preserve">When reading an </w:t>
      </w:r>
      <w:r>
        <w:rPr>
          <w:rStyle w:val="code1"/>
        </w:rPr>
        <w:t>s</w:t>
      </w:r>
      <w:r>
        <w:t xml:space="preserve">-form channel order, the </w:t>
      </w:r>
      <w:r>
        <w:rPr>
          <w:rStyle w:val="code1"/>
        </w:rPr>
        <w:t>r</w:t>
      </w:r>
      <w:r>
        <w:t xml:space="preserve">, </w:t>
      </w:r>
      <w:r>
        <w:rPr>
          <w:rStyle w:val="code1"/>
        </w:rPr>
        <w:t>g</w:t>
      </w:r>
      <w:r>
        <w:t xml:space="preserve"> and </w:t>
      </w:r>
      <w:r>
        <w:rPr>
          <w:rStyle w:val="code1"/>
        </w:rPr>
        <w:t>b</w:t>
      </w:r>
      <w:r>
        <w:t xml:space="preserve"> memory component values are first converted to sRGB access component values using the channel type conversion method (see </w:t>
      </w:r>
      <w:r>
        <w:rPr>
          <w:rStyle w:val="xref1"/>
        </w:rPr>
        <w:t>7.1.4.2. Channel Type (</w:t>
      </w:r>
      <w:r w:rsidR="009A76EE" w:rsidRPr="008A5E4E">
        <w:fldChar w:fldCharType="begin"/>
      </w:r>
      <w:r w:rsidR="008A5E4E">
        <w:instrText xml:space="preserve"> PAGEREF _Ref2090254435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 and then the resulting sRGB access values are converted to a linear RGB access values by evaluating the following formula:</w:t>
      </w:r>
    </w:p>
    <w:p w14:paraId="5490DD7E" w14:textId="77777777" w:rsidR="008A5E4E" w:rsidRDefault="0065745B">
      <w:pPr>
        <w:pStyle w:val="pre"/>
      </w:pPr>
      <w:r>
        <w:rPr>
          <w:rStyle w:val="em"/>
        </w:rPr>
        <w:t>access_component</w:t>
      </w:r>
      <w:r>
        <w:t xml:space="preserve"> = (access_component = 0.04045) ? (access_component / 12.92)</w:t>
      </w:r>
      <w:r>
        <w:br/>
        <w:t xml:space="preserve">                      : (((access_component + 0.055) / 1.055)</w:t>
      </w:r>
      <w:r>
        <w:rPr>
          <w:rStyle w:val="sup2"/>
        </w:rPr>
        <w:t>2.4</w:t>
      </w:r>
      <w:r>
        <w:t>);</w:t>
      </w:r>
    </w:p>
    <w:p w14:paraId="548E1E76" w14:textId="3780D6F0" w:rsidR="008A5E4E" w:rsidRDefault="0065745B">
      <w:pPr>
        <w:pStyle w:val="p"/>
      </w:pPr>
      <w:r>
        <w:t xml:space="preserve">This conversion must be done such that the infinitely precise inverse conversion applied to the result is </w:t>
      </w:r>
      <w:r w:rsidR="003C6187">
        <w:t xml:space="preserve">less than or equal to </w:t>
      </w:r>
      <w:r>
        <w:t xml:space="preserve">0.5 </w:t>
      </w:r>
      <w:r w:rsidR="003C6187">
        <w:t xml:space="preserve">ULP </w:t>
      </w:r>
      <w:r w:rsidR="002F59B9">
        <w:t xml:space="preserve">(see </w:t>
      </w:r>
      <w:r w:rsidR="002F59B9">
        <w:rPr>
          <w:rStyle w:val="xref1"/>
        </w:rPr>
        <w:t>4.19.6. Unit of Least Precision (ULP) (</w:t>
      </w:r>
      <w:r w:rsidR="002F59B9">
        <w:fldChar w:fldCharType="begin"/>
      </w:r>
      <w:r w:rsidR="002F59B9">
        <w:instrText xml:space="preserve"> PAGEREF  unit_of_least_precision \h \p  \* MERGEFORMAT </w:instrText>
      </w:r>
      <w:r w:rsidR="002F59B9">
        <w:fldChar w:fldCharType="separate"/>
      </w:r>
      <w:r w:rsidR="002F59B9">
        <w:rPr>
          <w:noProof/>
        </w:rPr>
        <w:t>on page 105</w:t>
      </w:r>
      <w:r w:rsidR="002F59B9">
        <w:fldChar w:fldCharType="end"/>
      </w:r>
      <w:r w:rsidR="002F59B9">
        <w:rPr>
          <w:rStyle w:val="xref1"/>
        </w:rPr>
        <w:t>)</w:t>
      </w:r>
      <w:r w:rsidR="002F59B9">
        <w:t xml:space="preserve">) </w:t>
      </w:r>
      <w:r>
        <w:t>of the original value, with the additional requirement that an sRGB access component value of 0.0 or 1.0 is converted to the same linear RGB access component value.</w:t>
      </w:r>
    </w:p>
    <w:p w14:paraId="6B338016" w14:textId="77777777" w:rsidR="008A5E4E" w:rsidRDefault="0065745B">
      <w:pPr>
        <w:pStyle w:val="p"/>
      </w:pPr>
      <w:r>
        <w:t xml:space="preserve">When storing an </w:t>
      </w:r>
      <w:r>
        <w:rPr>
          <w:rStyle w:val="code1"/>
        </w:rPr>
        <w:t>s</w:t>
      </w:r>
      <w:r>
        <w:t xml:space="preserve">-form channel order, the linear RGB </w:t>
      </w:r>
      <w:r>
        <w:rPr>
          <w:rStyle w:val="code1"/>
        </w:rPr>
        <w:t>r</w:t>
      </w:r>
      <w:r>
        <w:t xml:space="preserve">, </w:t>
      </w:r>
      <w:r>
        <w:rPr>
          <w:rStyle w:val="code1"/>
        </w:rPr>
        <w:t>g</w:t>
      </w:r>
      <w:r>
        <w:t xml:space="preserve"> and </w:t>
      </w:r>
      <w:r>
        <w:rPr>
          <w:rStyle w:val="code1"/>
        </w:rPr>
        <w:t>b</w:t>
      </w:r>
      <w:r>
        <w:t xml:space="preserve"> access component values are first converted to sRGB access component values using the following formula, and then the channel type conversion method is used to convert the resulting sRGB access component values to the memory component value:</w:t>
      </w:r>
    </w:p>
    <w:p w14:paraId="31C5C96C" w14:textId="77777777" w:rsidR="008A5E4E" w:rsidRDefault="0065745B">
      <w:pPr>
        <w:pStyle w:val="pre"/>
      </w:pPr>
      <w:r>
        <w:rPr>
          <w:rStyle w:val="em"/>
        </w:rPr>
        <w:t>access_component</w:t>
      </w:r>
      <w:r>
        <w:t xml:space="preserve"> = (access_component</w:t>
      </w:r>
      <w:r>
        <w:rPr>
          <w:rStyle w:val="sub"/>
        </w:rPr>
        <w:t>is_nan</w:t>
      </w:r>
      <w:r>
        <w:t>) ? 0.0</w:t>
      </w:r>
      <w:r>
        <w:br/>
        <w:t xml:space="preserve">                    : (access_component &gt; 1.0) ? 1.0</w:t>
      </w:r>
      <w:r>
        <w:br/>
        <w:t xml:space="preserve">                    : (access_component &lt; 0.0) ? 0.0</w:t>
      </w:r>
      <w:r>
        <w:br/>
        <w:t xml:space="preserve">                    : (access_component &lt; 0.0031308) ? (access_component * 12.92)</w:t>
      </w:r>
      <w:r>
        <w:br/>
        <w:t xml:space="preserve">                    : ((1.055 * c</w:t>
      </w:r>
      <w:r>
        <w:rPr>
          <w:rStyle w:val="sup2"/>
        </w:rPr>
        <w:t>1.0/2.4</w:t>
      </w:r>
      <w:r>
        <w:t>) - 0.055);</w:t>
      </w:r>
    </w:p>
    <w:p w14:paraId="0BCD10C6" w14:textId="32A0EA2C" w:rsidR="008A5E4E" w:rsidRDefault="0065745B">
      <w:pPr>
        <w:pStyle w:val="p"/>
      </w:pPr>
      <w:r>
        <w:t xml:space="preserve">This conversion must be done such the result is less than or equal to 0.6 of the infinitely precise result, with the additional requirements that a linear access component value of 0.0 or 1.0 is converted to the same sRGB access component value, and that the result is in the closed interval [0.0, 1.0]. No invalid operation exception is generated if the value is a </w:t>
      </w:r>
      <w:r w:rsidR="00EB3BD9">
        <w:t>signaling</w:t>
      </w:r>
      <w:r>
        <w:t xml:space="preserve"> NaN.</w:t>
      </w:r>
    </w:p>
    <w:p w14:paraId="55093BEB" w14:textId="77777777" w:rsidR="008A5E4E" w:rsidRDefault="0065745B">
      <w:pPr>
        <w:pStyle w:val="p"/>
      </w:pPr>
      <w:r>
        <w:t>No inexact exception is generated for either conversion.</w:t>
      </w:r>
    </w:p>
    <w:p w14:paraId="5E4C84DB" w14:textId="77777777" w:rsidR="008A5E4E" w:rsidRDefault="0065745B">
      <w:pPr>
        <w:pStyle w:val="p"/>
      </w:pPr>
      <w:r>
        <w:t xml:space="preserve">The HSA runtime allows the same image data to be referenced by a 2D image handle created specifying the </w:t>
      </w:r>
      <w:r>
        <w:rPr>
          <w:rStyle w:val="code1"/>
        </w:rPr>
        <w:t>s</w:t>
      </w:r>
      <w:r>
        <w:t>-form channel order and one that was created with the same image geometry, size and format except that the corresponding non-</w:t>
      </w:r>
      <w:r>
        <w:rPr>
          <w:rStyle w:val="code1"/>
        </w:rPr>
        <w:t>s</w:t>
      </w:r>
      <w:r>
        <w:t>-form of the channel order was specified. This allows the same image data to be accesses using either sRGB values or linear RGB values. Only one of the handles can be used at a time in a single kernel dispatch if writes are performed.</w:t>
      </w:r>
    </w:p>
    <w:p w14:paraId="3891A146" w14:textId="77777777" w:rsidR="008A5E4E" w:rsidRDefault="0065745B">
      <w:pPr>
        <w:pStyle w:val="h4"/>
      </w:pPr>
      <w:bookmarkStart w:id="673" w:name="_Toc396034300"/>
      <w:r>
        <w:t xml:space="preserve">7.1.4.2 </w:t>
      </w:r>
      <w:r w:rsidR="009A76EE">
        <w:fldChar w:fldCharType="begin"/>
      </w:r>
      <w:r>
        <w:instrText xml:space="preserve"> XE "channel type" </w:instrText>
      </w:r>
      <w:r w:rsidR="009A76EE">
        <w:fldChar w:fldCharType="end"/>
      </w:r>
      <w:bookmarkStart w:id="674" w:name="_Ref2090254435"/>
      <w:bookmarkStart w:id="675" w:name="_Ref-818432374"/>
      <w:r>
        <w:t>Channel Type</w:t>
      </w:r>
      <w:bookmarkEnd w:id="673"/>
      <w:bookmarkEnd w:id="674"/>
      <w:bookmarkEnd w:id="675"/>
    </w:p>
    <w:p w14:paraId="45E4BA7E" w14:textId="77777777" w:rsidR="008A5E4E" w:rsidRDefault="0065745B">
      <w:pPr>
        <w:pStyle w:val="p"/>
      </w:pPr>
      <w:r>
        <w:t xml:space="preserve">The channel type specifies both the component memory type and the component access type. The component memory type specifies how the value of the memory component is encoded in the image data. The component access type specifies how the value of the memory component is returned by image read operations, or specified to image store operations. Each channel type has a conversion method that is used to converted from the component memory type to the component access type by image read operations, and from the component access type to the component memory type by image write operations. See </w:t>
      </w:r>
      <w:r>
        <w:rPr>
          <w:rStyle w:val="xref1"/>
        </w:rPr>
        <w:t>Table 7–3 (</w:t>
      </w:r>
      <w:r w:rsidR="009A76EE" w:rsidRPr="008A5E4E">
        <w:fldChar w:fldCharType="begin"/>
      </w:r>
      <w:r w:rsidR="008A5E4E">
        <w:instrText xml:space="preserve"> PAGEREF 1641392466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 xml:space="preserve"> for a list of the channel types supported together with their properties.</w:t>
      </w:r>
    </w:p>
    <w:p w14:paraId="72D35939" w14:textId="77777777" w:rsidR="008A5E4E" w:rsidRDefault="0065745B">
      <w:pPr>
        <w:pStyle w:val="pTableTitle"/>
      </w:pPr>
      <w:bookmarkStart w:id="676" w:name="_ListOf132"/>
      <w:bookmarkStart w:id="677" w:name="1641392466"/>
      <w:r>
        <w:t>Table 7–3 Channel Type Properties</w:t>
      </w:r>
    </w:p>
    <w:bookmarkEnd w:id="676"/>
    <w:bookmarkEnd w:id="677"/>
    <w:p w14:paraId="3112DDAA" w14:textId="77777777" w:rsidR="008A5E4E" w:rsidRDefault="008A5E4E">
      <w:pPr>
        <w:spacing w:before="240"/>
      </w:pPr>
    </w:p>
    <w:tbl>
      <w:tblPr>
        <w:tblW w:w="5000" w:type="pct"/>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084"/>
        <w:gridCol w:w="1773"/>
        <w:gridCol w:w="1552"/>
        <w:gridCol w:w="1366"/>
        <w:gridCol w:w="2345"/>
      </w:tblGrid>
      <w:tr w:rsidR="00533AF0" w14:paraId="0C4A3BC3" w14:textId="77777777" w:rsidTr="00533AF0">
        <w:trPr>
          <w:tblHeader/>
          <w:tblCellSpacing w:w="0" w:type="dxa"/>
        </w:trPr>
        <w:tc>
          <w:tcPr>
            <w:tcW w:w="0" w:type="auto"/>
            <w:vMerge w:val="restart"/>
            <w:tcBorders>
              <w:bottom w:val="double" w:sz="3" w:space="0" w:color="000000"/>
              <w:right w:val="single" w:sz="18" w:space="0" w:color="000000"/>
            </w:tcBorders>
            <w:shd w:val="clear" w:color="auto" w:fill="D3D3D3"/>
            <w:tcMar>
              <w:top w:w="45" w:type="dxa"/>
              <w:left w:w="45" w:type="dxa"/>
              <w:bottom w:w="45" w:type="dxa"/>
              <w:right w:w="45" w:type="dxa"/>
            </w:tcMar>
          </w:tcPr>
          <w:p w14:paraId="3BCE8346" w14:textId="77777777" w:rsidR="008A5E4E" w:rsidRDefault="0065745B">
            <w:pPr>
              <w:pStyle w:val="thTableStyle-TablestyleAltRows-HeadE-Sidehead-Header1"/>
              <w:shd w:val="clear" w:color="auto" w:fill="D3D3D3"/>
            </w:pPr>
            <w:r>
              <w:rPr>
                <w:shd w:val="clear" w:color="auto" w:fill="D3D3D3"/>
              </w:rPr>
              <w:t>Channel Type</w:t>
            </w:r>
          </w:p>
        </w:tc>
        <w:tc>
          <w:tcPr>
            <w:tcW w:w="0" w:type="auto"/>
            <w:gridSpan w:val="2"/>
            <w:tcBorders>
              <w:bottom w:val="double" w:sz="3" w:space="0" w:color="000000"/>
              <w:right w:val="single" w:sz="6" w:space="0" w:color="000000"/>
            </w:tcBorders>
            <w:shd w:val="clear" w:color="auto" w:fill="D3D3D3"/>
            <w:tcMar>
              <w:top w:w="45" w:type="dxa"/>
              <w:left w:w="45" w:type="dxa"/>
              <w:bottom w:w="45" w:type="dxa"/>
              <w:right w:w="45" w:type="dxa"/>
            </w:tcMar>
          </w:tcPr>
          <w:p w14:paraId="7C8ED6F6" w14:textId="77777777" w:rsidR="008A5E4E" w:rsidRDefault="0065745B">
            <w:pPr>
              <w:pStyle w:val="thTableStyle-TablestyleAltRows-HeadE-Column-Header1"/>
              <w:shd w:val="clear" w:color="auto" w:fill="D3D3D3"/>
            </w:pPr>
            <w:r>
              <w:rPr>
                <w:shd w:val="clear" w:color="auto" w:fill="D3D3D3"/>
              </w:rPr>
              <w:t>Memory Type</w:t>
            </w:r>
          </w:p>
        </w:tc>
        <w:tc>
          <w:tcPr>
            <w:tcW w:w="0" w:type="auto"/>
            <w:vMerge w:val="restart"/>
            <w:tcBorders>
              <w:bottom w:val="double" w:sz="3" w:space="0" w:color="000000"/>
              <w:right w:val="single" w:sz="6" w:space="0" w:color="000000"/>
            </w:tcBorders>
            <w:shd w:val="clear" w:color="auto" w:fill="D3D3D3"/>
            <w:tcMar>
              <w:top w:w="45" w:type="dxa"/>
              <w:left w:w="45" w:type="dxa"/>
              <w:bottom w:w="45" w:type="dxa"/>
              <w:right w:w="45" w:type="dxa"/>
            </w:tcMar>
          </w:tcPr>
          <w:p w14:paraId="0ED9A6F6" w14:textId="77777777" w:rsidR="008A5E4E" w:rsidRDefault="0065745B">
            <w:pPr>
              <w:pStyle w:val="thTableStyle-TablestyleAltRows-HeadE-Column-Header1"/>
              <w:shd w:val="clear" w:color="auto" w:fill="D3D3D3"/>
            </w:pPr>
            <w:r>
              <w:rPr>
                <w:shd w:val="clear" w:color="auto" w:fill="D3D3D3"/>
              </w:rPr>
              <w:t>Access Type</w:t>
            </w:r>
          </w:p>
        </w:tc>
        <w:tc>
          <w:tcPr>
            <w:tcW w:w="0" w:type="auto"/>
            <w:vMerge w:val="restart"/>
            <w:tcBorders>
              <w:bottom w:val="double" w:sz="3" w:space="0" w:color="000000"/>
            </w:tcBorders>
            <w:shd w:val="clear" w:color="auto" w:fill="D3D3D3"/>
            <w:tcMar>
              <w:top w:w="45" w:type="dxa"/>
              <w:left w:w="45" w:type="dxa"/>
              <w:bottom w:w="45" w:type="dxa"/>
              <w:right w:w="45" w:type="dxa"/>
            </w:tcMar>
          </w:tcPr>
          <w:p w14:paraId="4EE6EE21" w14:textId="77777777" w:rsidR="008A5E4E" w:rsidRDefault="0065745B">
            <w:pPr>
              <w:pStyle w:val="thTableStyle-TablestyleAltRows-HeadD-Column-Header1"/>
              <w:shd w:val="clear" w:color="auto" w:fill="D3D3D3"/>
            </w:pPr>
            <w:r>
              <w:rPr>
                <w:shd w:val="clear" w:color="auto" w:fill="D3D3D3"/>
              </w:rPr>
              <w:t>Conversion Method</w:t>
            </w:r>
          </w:p>
        </w:tc>
      </w:tr>
      <w:tr w:rsidR="008A5E4E" w14:paraId="6622E983" w14:textId="77777777">
        <w:trPr>
          <w:tblHeader/>
          <w:tblCellSpacing w:w="0" w:type="dxa"/>
        </w:trPr>
        <w:tc>
          <w:tcPr>
            <w:tcW w:w="0" w:type="auto"/>
            <w:vMerge/>
            <w:tcBorders>
              <w:bottom w:val="double" w:sz="3" w:space="0" w:color="000000"/>
              <w:right w:val="single" w:sz="18" w:space="0" w:color="000000"/>
            </w:tcBorders>
          </w:tcPr>
          <w:p w14:paraId="16E35E2A" w14:textId="77777777" w:rsidR="008A5E4E" w:rsidRDefault="008A5E4E"/>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BA03F2F" w14:textId="77777777" w:rsidR="008A5E4E" w:rsidRDefault="0065745B">
            <w:pPr>
              <w:pStyle w:val="thTableStyle-TablestyleAltRows-HeadE-Column-Header1"/>
              <w:shd w:val="clear" w:color="auto" w:fill="D3D3D3"/>
            </w:pPr>
            <w:r>
              <w:rPr>
                <w:shd w:val="clear" w:color="auto" w:fill="D3D3D3"/>
              </w:rPr>
              <w:t>Bit Size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DA4C451" w14:textId="77777777" w:rsidR="008A5E4E" w:rsidRDefault="0065745B">
            <w:pPr>
              <w:pStyle w:val="thTableStyle-TablestyleAltRows-HeadE-Column-Header1"/>
              <w:shd w:val="clear" w:color="auto" w:fill="D3D3D3"/>
            </w:pPr>
            <w:r>
              <w:rPr>
                <w:shd w:val="clear" w:color="auto" w:fill="D3D3D3"/>
              </w:rPr>
              <w:t>Encoding</w:t>
            </w:r>
          </w:p>
        </w:tc>
        <w:tc>
          <w:tcPr>
            <w:tcW w:w="0" w:type="auto"/>
            <w:vMerge/>
            <w:tcBorders>
              <w:bottom w:val="double" w:sz="3" w:space="0" w:color="000000"/>
              <w:right w:val="single" w:sz="6" w:space="0" w:color="000000"/>
            </w:tcBorders>
          </w:tcPr>
          <w:p w14:paraId="750C33E2" w14:textId="77777777" w:rsidR="008A5E4E" w:rsidRDefault="008A5E4E"/>
        </w:tc>
        <w:tc>
          <w:tcPr>
            <w:tcW w:w="0" w:type="auto"/>
            <w:vMerge/>
            <w:tcBorders>
              <w:bottom w:val="double" w:sz="3" w:space="0" w:color="000000"/>
            </w:tcBorders>
          </w:tcPr>
          <w:p w14:paraId="702F6AD9" w14:textId="77777777" w:rsidR="008A5E4E" w:rsidRDefault="008A5E4E"/>
        </w:tc>
      </w:tr>
      <w:tr w:rsidR="008A5E4E" w14:paraId="49198E2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46528F8" w14:textId="77777777" w:rsidR="008A5E4E" w:rsidRDefault="0065745B">
            <w:pPr>
              <w:pStyle w:val="tdTableStyle-TablestyleAltRows-BodyE-Sidehead-Body1"/>
              <w:shd w:val="clear" w:color="auto" w:fill="DCDCDC"/>
            </w:pPr>
            <w:r>
              <w:rPr>
                <w:rStyle w:val="code"/>
                <w:shd w:val="clear" w:color="auto" w:fill="DCDCDC"/>
              </w:rPr>
              <w:t>snorm_int8</w:t>
            </w:r>
          </w:p>
        </w:tc>
        <w:tc>
          <w:tcPr>
            <w:tcW w:w="0" w:type="auto"/>
            <w:tcBorders>
              <w:bottom w:val="single" w:sz="6" w:space="0" w:color="000000"/>
              <w:right w:val="single" w:sz="6" w:space="0" w:color="000000"/>
            </w:tcBorders>
            <w:tcMar>
              <w:top w:w="45" w:type="dxa"/>
              <w:left w:w="45" w:type="dxa"/>
              <w:bottom w:w="45" w:type="dxa"/>
              <w:right w:w="45" w:type="dxa"/>
            </w:tcMar>
          </w:tcPr>
          <w:p w14:paraId="17E19EE4" w14:textId="77777777" w:rsidR="008A5E4E" w:rsidRDefault="0065745B">
            <w:pPr>
              <w:pStyle w:val="tdTableStyle-TablestyleAltRows-BodyE-Column-Body1"/>
            </w:pPr>
            <w:r>
              <w:t>8</w:t>
            </w:r>
          </w:p>
        </w:tc>
        <w:tc>
          <w:tcPr>
            <w:tcW w:w="0" w:type="auto"/>
            <w:tcBorders>
              <w:bottom w:val="single" w:sz="6" w:space="0" w:color="000000"/>
              <w:right w:val="single" w:sz="6" w:space="0" w:color="000000"/>
            </w:tcBorders>
            <w:tcMar>
              <w:top w:w="45" w:type="dxa"/>
              <w:left w:w="45" w:type="dxa"/>
              <w:bottom w:w="45" w:type="dxa"/>
              <w:right w:w="45" w:type="dxa"/>
            </w:tcMar>
          </w:tcPr>
          <w:p w14:paraId="459960C7" w14:textId="77777777" w:rsidR="008A5E4E" w:rsidRDefault="0065745B">
            <w:pPr>
              <w:pStyle w:val="tdTableStyle-TablestyleAltRows-BodyE-Column-Body1"/>
            </w:pPr>
            <w:r>
              <w:t>signed integer</w:t>
            </w:r>
          </w:p>
        </w:tc>
        <w:tc>
          <w:tcPr>
            <w:tcW w:w="0" w:type="auto"/>
            <w:tcBorders>
              <w:right w:val="single" w:sz="6" w:space="0" w:color="000000"/>
            </w:tcBorders>
            <w:tcMar>
              <w:top w:w="45" w:type="dxa"/>
              <w:left w:w="45" w:type="dxa"/>
              <w:bottom w:w="45" w:type="dxa"/>
              <w:right w:w="45" w:type="dxa"/>
            </w:tcMar>
          </w:tcPr>
          <w:p w14:paraId="282284DE" w14:textId="77777777" w:rsidR="008A5E4E" w:rsidRDefault="0065745B">
            <w:pPr>
              <w:pStyle w:val="tdTableStyle-TablestyleAltRows-BodyE-Column-Body1"/>
            </w:pPr>
            <w:r>
              <w:rPr>
                <w:rStyle w:val="code"/>
              </w:rPr>
              <w:t>f32</w:t>
            </w:r>
          </w:p>
        </w:tc>
        <w:tc>
          <w:tcPr>
            <w:tcW w:w="0" w:type="auto"/>
            <w:tcBorders>
              <w:bottom w:val="single" w:sz="6" w:space="0" w:color="000000"/>
            </w:tcBorders>
            <w:tcMar>
              <w:top w:w="45" w:type="dxa"/>
              <w:left w:w="45" w:type="dxa"/>
              <w:bottom w:w="45" w:type="dxa"/>
              <w:right w:w="45" w:type="dxa"/>
            </w:tcMar>
          </w:tcPr>
          <w:p w14:paraId="4F4FF291" w14:textId="77777777" w:rsidR="008A5E4E" w:rsidRDefault="0065745B">
            <w:pPr>
              <w:pStyle w:val="tdTableStyle-TablestyleAltRows-BodyD-Column-Body1"/>
            </w:pPr>
            <w:r>
              <w:t>SignedNormalize(2</w:t>
            </w:r>
            <w:r>
              <w:rPr>
                <w:rStyle w:val="sup2"/>
              </w:rPr>
              <w:t>7</w:t>
            </w:r>
            <w:r>
              <w:t>-1)</w:t>
            </w:r>
          </w:p>
        </w:tc>
      </w:tr>
      <w:tr w:rsidR="008A5E4E" w14:paraId="733923E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4702498" w14:textId="77777777" w:rsidR="008A5E4E" w:rsidRDefault="0065745B">
            <w:pPr>
              <w:pStyle w:val="tdTableStyle-TablestyleAltRows-BodyE-Sidehead-Body2"/>
              <w:shd w:val="clear" w:color="auto" w:fill="DCDCDC"/>
            </w:pPr>
            <w:r>
              <w:rPr>
                <w:rStyle w:val="code"/>
                <w:shd w:val="clear" w:color="auto" w:fill="DCDCDC"/>
              </w:rPr>
              <w:t>snorm_int16</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D38C9AB" w14:textId="77777777" w:rsidR="008A5E4E" w:rsidRDefault="0065745B">
            <w:pPr>
              <w:pStyle w:val="tdTableStyle-TablestyleAltRows-BodyE-Column-Body2"/>
              <w:shd w:val="clear" w:color="auto" w:fill="D3D3D3"/>
            </w:pPr>
            <w:r>
              <w:rPr>
                <w:shd w:val="clear" w:color="auto" w:fill="D3D3D3"/>
              </w:rPr>
              <w:t>16</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69D4EB5" w14:textId="77777777" w:rsidR="008A5E4E" w:rsidRDefault="0065745B">
            <w:pPr>
              <w:pStyle w:val="tdTableStyle-TablestyleAltRows-BodyE-Column-Body2"/>
              <w:shd w:val="clear" w:color="auto" w:fill="D3D3D3"/>
            </w:pPr>
            <w:r>
              <w:rPr>
                <w:shd w:val="clear" w:color="auto" w:fill="D3D3D3"/>
              </w:rPr>
              <w:t>signed integer</w:t>
            </w:r>
          </w:p>
        </w:tc>
        <w:tc>
          <w:tcPr>
            <w:tcW w:w="0" w:type="auto"/>
            <w:tcBorders>
              <w:right w:val="single" w:sz="6" w:space="0" w:color="000000"/>
            </w:tcBorders>
            <w:shd w:val="clear" w:color="auto" w:fill="D3D3D3"/>
            <w:tcMar>
              <w:top w:w="45" w:type="dxa"/>
              <w:left w:w="45" w:type="dxa"/>
              <w:bottom w:w="45" w:type="dxa"/>
              <w:right w:w="45" w:type="dxa"/>
            </w:tcMar>
          </w:tcPr>
          <w:p w14:paraId="6BE14853"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3CA07870" w14:textId="77777777" w:rsidR="008A5E4E" w:rsidRDefault="0065745B">
            <w:pPr>
              <w:pStyle w:val="tdTableStyle-TablestyleAltRows-BodyD-Column-Body2"/>
              <w:shd w:val="clear" w:color="auto" w:fill="D3D3D3"/>
            </w:pPr>
            <w:r>
              <w:rPr>
                <w:shd w:val="clear" w:color="auto" w:fill="D3D3D3"/>
              </w:rPr>
              <w:t>SignedNormalize(2</w:t>
            </w:r>
            <w:r>
              <w:rPr>
                <w:rStyle w:val="sup2"/>
                <w:shd w:val="clear" w:color="auto" w:fill="D3D3D3"/>
              </w:rPr>
              <w:t>15</w:t>
            </w:r>
            <w:r>
              <w:rPr>
                <w:shd w:val="clear" w:color="auto" w:fill="D3D3D3"/>
              </w:rPr>
              <w:t>-1)</w:t>
            </w:r>
          </w:p>
        </w:tc>
      </w:tr>
      <w:tr w:rsidR="008A5E4E" w14:paraId="38F1D0B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22305C5" w14:textId="77777777" w:rsidR="008A5E4E" w:rsidRDefault="0065745B">
            <w:pPr>
              <w:pStyle w:val="tdTableStyle-TablestyleAltRows-BodyE-Sidehead-Body1"/>
              <w:shd w:val="clear" w:color="auto" w:fill="DCDCDC"/>
            </w:pPr>
            <w:r>
              <w:rPr>
                <w:rStyle w:val="code"/>
                <w:shd w:val="clear" w:color="auto" w:fill="DCDCDC"/>
              </w:rPr>
              <w:t>unorm_int8</w:t>
            </w:r>
          </w:p>
        </w:tc>
        <w:tc>
          <w:tcPr>
            <w:tcW w:w="0" w:type="auto"/>
            <w:tcBorders>
              <w:bottom w:val="single" w:sz="6" w:space="0" w:color="000000"/>
              <w:right w:val="single" w:sz="6" w:space="0" w:color="000000"/>
            </w:tcBorders>
            <w:tcMar>
              <w:top w:w="45" w:type="dxa"/>
              <w:left w:w="45" w:type="dxa"/>
              <w:bottom w:w="45" w:type="dxa"/>
              <w:right w:w="45" w:type="dxa"/>
            </w:tcMar>
          </w:tcPr>
          <w:p w14:paraId="44A140E4" w14:textId="77777777" w:rsidR="008A5E4E" w:rsidRDefault="0065745B">
            <w:pPr>
              <w:pStyle w:val="tdTableStyle-TablestyleAltRows-BodyE-Column-Body1"/>
            </w:pPr>
            <w:r>
              <w:t>8</w:t>
            </w:r>
          </w:p>
        </w:tc>
        <w:tc>
          <w:tcPr>
            <w:tcW w:w="0" w:type="auto"/>
            <w:tcBorders>
              <w:bottom w:val="single" w:sz="6" w:space="0" w:color="000000"/>
              <w:right w:val="single" w:sz="6" w:space="0" w:color="000000"/>
            </w:tcBorders>
            <w:tcMar>
              <w:top w:w="45" w:type="dxa"/>
              <w:left w:w="45" w:type="dxa"/>
              <w:bottom w:w="45" w:type="dxa"/>
              <w:right w:w="45" w:type="dxa"/>
            </w:tcMar>
          </w:tcPr>
          <w:p w14:paraId="79433B13" w14:textId="77777777" w:rsidR="008A5E4E" w:rsidRDefault="0065745B">
            <w:pPr>
              <w:pStyle w:val="tdTableStyle-TablestyleAltRows-BodyE-Column-Body1"/>
            </w:pPr>
            <w:r>
              <w:t>unsigned integer</w:t>
            </w:r>
          </w:p>
        </w:tc>
        <w:tc>
          <w:tcPr>
            <w:tcW w:w="0" w:type="auto"/>
            <w:tcBorders>
              <w:right w:val="single" w:sz="6" w:space="0" w:color="000000"/>
            </w:tcBorders>
            <w:tcMar>
              <w:top w:w="45" w:type="dxa"/>
              <w:left w:w="45" w:type="dxa"/>
              <w:bottom w:w="45" w:type="dxa"/>
              <w:right w:w="45" w:type="dxa"/>
            </w:tcMar>
          </w:tcPr>
          <w:p w14:paraId="233E3659"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24B7C448" w14:textId="77777777" w:rsidR="008A5E4E" w:rsidRDefault="0065745B">
            <w:pPr>
              <w:pStyle w:val="tdTableStyle-TablestyleAltRows-BodyD-Column-Body1"/>
            </w:pPr>
            <w:r>
              <w:t>UnsignedNormalize(2</w:t>
            </w:r>
            <w:r>
              <w:rPr>
                <w:rStyle w:val="sup2"/>
              </w:rPr>
              <w:t>8</w:t>
            </w:r>
            <w:r>
              <w:t>-1)</w:t>
            </w:r>
          </w:p>
        </w:tc>
      </w:tr>
      <w:tr w:rsidR="008A5E4E" w14:paraId="71D4EB0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FE14FDB" w14:textId="77777777" w:rsidR="008A5E4E" w:rsidRDefault="0065745B">
            <w:pPr>
              <w:pStyle w:val="tdTableStyle-TablestyleAltRows-BodyE-Sidehead-Body2"/>
              <w:shd w:val="clear" w:color="auto" w:fill="DCDCDC"/>
            </w:pPr>
            <w:r>
              <w:rPr>
                <w:rStyle w:val="code"/>
                <w:shd w:val="clear" w:color="auto" w:fill="DCDCDC"/>
              </w:rPr>
              <w:t>unorm_int16</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1C147B1" w14:textId="77777777" w:rsidR="008A5E4E" w:rsidRDefault="0065745B">
            <w:pPr>
              <w:pStyle w:val="tdTableStyle-TablestyleAltRows-BodyE-Column-Body2"/>
              <w:shd w:val="clear" w:color="auto" w:fill="D3D3D3"/>
            </w:pPr>
            <w:r>
              <w:rPr>
                <w:shd w:val="clear" w:color="auto" w:fill="D3D3D3"/>
              </w:rPr>
              <w:t>16</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EE847EA" w14:textId="77777777" w:rsidR="008A5E4E" w:rsidRDefault="0065745B">
            <w:pPr>
              <w:pStyle w:val="tdTableStyle-TablestyleAltRows-BodyE-Column-Body2"/>
              <w:shd w:val="clear" w:color="auto" w:fill="D3D3D3"/>
            </w:pPr>
            <w:r>
              <w:rPr>
                <w:shd w:val="clear" w:color="auto" w:fill="D3D3D3"/>
              </w:rPr>
              <w:t>unsigned integer</w:t>
            </w:r>
          </w:p>
        </w:tc>
        <w:tc>
          <w:tcPr>
            <w:tcW w:w="0" w:type="auto"/>
            <w:tcBorders>
              <w:right w:val="single" w:sz="6" w:space="0" w:color="000000"/>
            </w:tcBorders>
            <w:shd w:val="clear" w:color="auto" w:fill="D3D3D3"/>
            <w:tcMar>
              <w:top w:w="45" w:type="dxa"/>
              <w:left w:w="45" w:type="dxa"/>
              <w:bottom w:w="45" w:type="dxa"/>
              <w:right w:w="45" w:type="dxa"/>
            </w:tcMar>
          </w:tcPr>
          <w:p w14:paraId="501BA42A"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4F75B606" w14:textId="77777777" w:rsidR="008A5E4E" w:rsidRDefault="0065745B">
            <w:pPr>
              <w:pStyle w:val="tdTableStyle-TablestyleAltRows-BodyD-Column-Body2"/>
              <w:shd w:val="clear" w:color="auto" w:fill="D3D3D3"/>
            </w:pPr>
            <w:r>
              <w:rPr>
                <w:shd w:val="clear" w:color="auto" w:fill="D3D3D3"/>
              </w:rPr>
              <w:t>UnsignedNormalize(2</w:t>
            </w:r>
            <w:r>
              <w:rPr>
                <w:rStyle w:val="sup2"/>
                <w:shd w:val="clear" w:color="auto" w:fill="D3D3D3"/>
              </w:rPr>
              <w:t>16</w:t>
            </w:r>
            <w:r>
              <w:rPr>
                <w:shd w:val="clear" w:color="auto" w:fill="D3D3D3"/>
              </w:rPr>
              <w:t>-1)</w:t>
            </w:r>
          </w:p>
        </w:tc>
      </w:tr>
      <w:tr w:rsidR="008A5E4E" w14:paraId="3AB4619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04A60FD" w14:textId="77777777" w:rsidR="008A5E4E" w:rsidRDefault="0065745B">
            <w:pPr>
              <w:pStyle w:val="tdTableStyle-TablestyleAltRows-BodyE-Sidehead-Body1"/>
              <w:shd w:val="clear" w:color="auto" w:fill="DCDCDC"/>
            </w:pPr>
            <w:r>
              <w:rPr>
                <w:rStyle w:val="code"/>
                <w:shd w:val="clear" w:color="auto" w:fill="DCDCDC"/>
              </w:rPr>
              <w:t>unorm_int24</w:t>
            </w:r>
          </w:p>
        </w:tc>
        <w:tc>
          <w:tcPr>
            <w:tcW w:w="0" w:type="auto"/>
            <w:tcBorders>
              <w:bottom w:val="single" w:sz="6" w:space="0" w:color="000000"/>
              <w:right w:val="single" w:sz="6" w:space="0" w:color="000000"/>
            </w:tcBorders>
            <w:tcMar>
              <w:top w:w="45" w:type="dxa"/>
              <w:left w:w="45" w:type="dxa"/>
              <w:bottom w:w="45" w:type="dxa"/>
              <w:right w:w="45" w:type="dxa"/>
            </w:tcMar>
          </w:tcPr>
          <w:p w14:paraId="107788C7" w14:textId="77777777" w:rsidR="008A5E4E" w:rsidRDefault="0065745B">
            <w:pPr>
              <w:pStyle w:val="tdTableStyle-TablestyleAltRows-BodyE-Column-Body1"/>
            </w:pPr>
            <w:r>
              <w:t>24</w:t>
            </w:r>
          </w:p>
        </w:tc>
        <w:tc>
          <w:tcPr>
            <w:tcW w:w="0" w:type="auto"/>
            <w:tcBorders>
              <w:bottom w:val="single" w:sz="6" w:space="0" w:color="000000"/>
              <w:right w:val="single" w:sz="6" w:space="0" w:color="000000"/>
            </w:tcBorders>
            <w:tcMar>
              <w:top w:w="45" w:type="dxa"/>
              <w:left w:w="45" w:type="dxa"/>
              <w:bottom w:w="45" w:type="dxa"/>
              <w:right w:w="45" w:type="dxa"/>
            </w:tcMar>
          </w:tcPr>
          <w:p w14:paraId="54C6FCFA" w14:textId="77777777" w:rsidR="008A5E4E" w:rsidRDefault="0065745B">
            <w:pPr>
              <w:pStyle w:val="tdTableStyle-TablestyleAltRows-BodyE-Column-Body1"/>
            </w:pPr>
            <w:r>
              <w:t>unsigned integer</w:t>
            </w:r>
          </w:p>
        </w:tc>
        <w:tc>
          <w:tcPr>
            <w:tcW w:w="0" w:type="auto"/>
            <w:tcBorders>
              <w:right w:val="single" w:sz="6" w:space="0" w:color="000000"/>
            </w:tcBorders>
            <w:tcMar>
              <w:top w:w="45" w:type="dxa"/>
              <w:left w:w="45" w:type="dxa"/>
              <w:bottom w:w="45" w:type="dxa"/>
              <w:right w:w="45" w:type="dxa"/>
            </w:tcMar>
          </w:tcPr>
          <w:p w14:paraId="70E3F5FC"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7460A55A" w14:textId="77777777" w:rsidR="008A5E4E" w:rsidRDefault="0065745B">
            <w:pPr>
              <w:pStyle w:val="tdTableStyle-TablestyleAltRows-BodyD-Column-Body1"/>
            </w:pPr>
            <w:r>
              <w:t>UnsignedNormalize(2</w:t>
            </w:r>
            <w:r>
              <w:rPr>
                <w:rStyle w:val="sup2"/>
              </w:rPr>
              <w:t>24</w:t>
            </w:r>
            <w:r>
              <w:t>-1)</w:t>
            </w:r>
          </w:p>
        </w:tc>
      </w:tr>
      <w:tr w:rsidR="008A5E4E" w14:paraId="3E9C372C" w14:textId="77777777">
        <w:trPr>
          <w:tblCellSpacing w:w="0" w:type="dxa"/>
        </w:trPr>
        <w:tc>
          <w:tcPr>
            <w:tcW w:w="0" w:type="auto"/>
            <w:vMerge w:val="restart"/>
            <w:tcBorders>
              <w:bottom w:val="single" w:sz="6" w:space="0" w:color="000000"/>
              <w:right w:val="single" w:sz="18" w:space="0" w:color="000000"/>
            </w:tcBorders>
            <w:shd w:val="clear" w:color="auto" w:fill="DCDCDC"/>
            <w:tcMar>
              <w:top w:w="45" w:type="dxa"/>
              <w:left w:w="45" w:type="dxa"/>
              <w:bottom w:w="45" w:type="dxa"/>
              <w:right w:w="45" w:type="dxa"/>
            </w:tcMar>
          </w:tcPr>
          <w:p w14:paraId="35117783" w14:textId="77777777" w:rsidR="008A5E4E" w:rsidRDefault="0065745B">
            <w:pPr>
              <w:pStyle w:val="tdTableStyle-TablestyleAltRows-BodyE-Sidehead-Body2"/>
              <w:shd w:val="clear" w:color="auto" w:fill="DCDCDC"/>
            </w:pPr>
            <w:r>
              <w:rPr>
                <w:rStyle w:val="code"/>
                <w:shd w:val="clear" w:color="auto" w:fill="DCDCDC"/>
              </w:rPr>
              <w:t>unorm_short_565</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A22AE42" w14:textId="77777777" w:rsidR="008A5E4E" w:rsidRDefault="0065745B">
            <w:pPr>
              <w:pStyle w:val="tdTableStyle-TablestyleAltRows-BodyE-Column-Body2"/>
              <w:shd w:val="clear" w:color="auto" w:fill="D3D3D3"/>
            </w:pPr>
            <w:r>
              <w:rPr>
                <w:rStyle w:val="code"/>
                <w:shd w:val="clear" w:color="auto" w:fill="D3D3D3"/>
              </w:rPr>
              <w:t>r</w:t>
            </w:r>
            <w:r>
              <w:rPr>
                <w:shd w:val="clear" w:color="auto" w:fill="D3D3D3"/>
              </w:rPr>
              <w:t>=5 bits[15:11]</w:t>
            </w:r>
          </w:p>
        </w:tc>
        <w:tc>
          <w:tcPr>
            <w:tcW w:w="0" w:type="auto"/>
            <w:tcBorders>
              <w:right w:val="single" w:sz="6" w:space="0" w:color="000000"/>
            </w:tcBorders>
            <w:shd w:val="clear" w:color="auto" w:fill="D3D3D3"/>
            <w:tcMar>
              <w:top w:w="45" w:type="dxa"/>
              <w:left w:w="45" w:type="dxa"/>
              <w:bottom w:w="45" w:type="dxa"/>
              <w:right w:w="45" w:type="dxa"/>
            </w:tcMar>
          </w:tcPr>
          <w:p w14:paraId="1F8419BB" w14:textId="77777777" w:rsidR="008A5E4E" w:rsidRDefault="0065745B">
            <w:pPr>
              <w:pStyle w:val="tdTableStyle-TablestyleAltRows-BodyE-Column-Body2"/>
              <w:shd w:val="clear" w:color="auto" w:fill="D3D3D3"/>
            </w:pPr>
            <w:r>
              <w:rPr>
                <w:shd w:val="clear" w:color="auto" w:fill="D3D3D3"/>
              </w:rPr>
              <w:t>unsigned integer</w:t>
            </w:r>
          </w:p>
        </w:tc>
        <w:tc>
          <w:tcPr>
            <w:tcW w:w="0" w:type="auto"/>
            <w:tcBorders>
              <w:right w:val="single" w:sz="6" w:space="0" w:color="000000"/>
            </w:tcBorders>
            <w:shd w:val="clear" w:color="auto" w:fill="D3D3D3"/>
            <w:tcMar>
              <w:top w:w="45" w:type="dxa"/>
              <w:left w:w="45" w:type="dxa"/>
              <w:bottom w:w="45" w:type="dxa"/>
              <w:right w:w="45" w:type="dxa"/>
            </w:tcMar>
          </w:tcPr>
          <w:p w14:paraId="29DBE93C"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748F7584" w14:textId="77777777" w:rsidR="008A5E4E" w:rsidRDefault="0065745B">
            <w:pPr>
              <w:pStyle w:val="tdTableStyle-TablestyleAltRows-BodyD-Column-Body2"/>
              <w:shd w:val="clear" w:color="auto" w:fill="D3D3D3"/>
            </w:pPr>
            <w:r>
              <w:rPr>
                <w:shd w:val="clear" w:color="auto" w:fill="D3D3D3"/>
              </w:rPr>
              <w:t>UnsignedNormalize(2</w:t>
            </w:r>
            <w:r>
              <w:rPr>
                <w:rStyle w:val="sup2"/>
                <w:shd w:val="clear" w:color="auto" w:fill="D3D3D3"/>
              </w:rPr>
              <w:t>5</w:t>
            </w:r>
            <w:r>
              <w:rPr>
                <w:shd w:val="clear" w:color="auto" w:fill="D3D3D3"/>
              </w:rPr>
              <w:t>-1)</w:t>
            </w:r>
          </w:p>
        </w:tc>
      </w:tr>
      <w:tr w:rsidR="008A5E4E" w14:paraId="0B40CAFE" w14:textId="77777777">
        <w:trPr>
          <w:tblCellSpacing w:w="0" w:type="dxa"/>
        </w:trPr>
        <w:tc>
          <w:tcPr>
            <w:tcW w:w="0" w:type="auto"/>
            <w:vMerge/>
            <w:tcBorders>
              <w:right w:val="single" w:sz="18" w:space="0" w:color="000000"/>
            </w:tcBorders>
          </w:tcPr>
          <w:p w14:paraId="09FD7452"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5B641F64" w14:textId="77777777" w:rsidR="008A5E4E" w:rsidRDefault="0065745B">
            <w:pPr>
              <w:pStyle w:val="tdTableStyle-TablestyleAltRows-BodyE-Column-Body1"/>
            </w:pPr>
            <w:r>
              <w:rPr>
                <w:rStyle w:val="code"/>
              </w:rPr>
              <w:t>g</w:t>
            </w:r>
            <w:r>
              <w:t>=6 bits[10:05]</w:t>
            </w:r>
          </w:p>
        </w:tc>
        <w:tc>
          <w:tcPr>
            <w:tcW w:w="0" w:type="auto"/>
            <w:tcBorders>
              <w:right w:val="single" w:sz="6" w:space="0" w:color="000000"/>
            </w:tcBorders>
            <w:tcMar>
              <w:top w:w="45" w:type="dxa"/>
              <w:left w:w="45" w:type="dxa"/>
              <w:bottom w:w="45" w:type="dxa"/>
              <w:right w:w="45" w:type="dxa"/>
            </w:tcMar>
          </w:tcPr>
          <w:p w14:paraId="2B15229C" w14:textId="77777777" w:rsidR="008A5E4E" w:rsidRDefault="0065745B">
            <w:pPr>
              <w:pStyle w:val="tdTableStyle-TablestyleAltRows-BodyE-Column-Body1"/>
            </w:pPr>
            <w:r>
              <w:t> </w:t>
            </w:r>
          </w:p>
        </w:tc>
        <w:tc>
          <w:tcPr>
            <w:tcW w:w="0" w:type="auto"/>
            <w:tcBorders>
              <w:right w:val="single" w:sz="6" w:space="0" w:color="000000"/>
            </w:tcBorders>
            <w:tcMar>
              <w:top w:w="45" w:type="dxa"/>
              <w:left w:w="45" w:type="dxa"/>
              <w:bottom w:w="45" w:type="dxa"/>
              <w:right w:w="45" w:type="dxa"/>
            </w:tcMar>
          </w:tcPr>
          <w:p w14:paraId="64DD87FF"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21B72CDC" w14:textId="77777777" w:rsidR="008A5E4E" w:rsidRDefault="0065745B">
            <w:pPr>
              <w:pStyle w:val="tdTableStyle-TablestyleAltRows-BodyD-Column-Body1"/>
            </w:pPr>
            <w:r>
              <w:t>UnsignedNormalize(2</w:t>
            </w:r>
            <w:r>
              <w:rPr>
                <w:rStyle w:val="sup2"/>
              </w:rPr>
              <w:t>6</w:t>
            </w:r>
            <w:r>
              <w:t>-1)</w:t>
            </w:r>
          </w:p>
        </w:tc>
      </w:tr>
      <w:tr w:rsidR="008A5E4E" w14:paraId="6CAA8A50" w14:textId="77777777">
        <w:trPr>
          <w:tblCellSpacing w:w="0" w:type="dxa"/>
        </w:trPr>
        <w:tc>
          <w:tcPr>
            <w:tcW w:w="0" w:type="auto"/>
            <w:vMerge/>
            <w:tcBorders>
              <w:bottom w:val="single" w:sz="6" w:space="0" w:color="000000"/>
              <w:right w:val="single" w:sz="18" w:space="0" w:color="000000"/>
            </w:tcBorders>
          </w:tcPr>
          <w:p w14:paraId="4FB8284C"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6EEC406" w14:textId="77777777" w:rsidR="008A5E4E" w:rsidRDefault="0065745B">
            <w:pPr>
              <w:pStyle w:val="tdTableStyle-TablestyleAltRows-BodyE-Column-Body2"/>
              <w:shd w:val="clear" w:color="auto" w:fill="D3D3D3"/>
            </w:pPr>
            <w:r>
              <w:rPr>
                <w:rStyle w:val="code"/>
                <w:shd w:val="clear" w:color="auto" w:fill="D3D3D3"/>
              </w:rPr>
              <w:t>b</w:t>
            </w:r>
            <w:r>
              <w:rPr>
                <w:shd w:val="clear" w:color="auto" w:fill="D3D3D3"/>
              </w:rPr>
              <w:t>=5 bits[04:00]</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0E300E7" w14:textId="77777777" w:rsidR="008A5E4E" w:rsidRDefault="0065745B">
            <w:pPr>
              <w:pStyle w:val="tdTableStyle-TablestyleAltRows-BodyE-Column-Body2"/>
              <w:shd w:val="clear" w:color="auto" w:fill="D3D3D3"/>
            </w:pPr>
            <w:r>
              <w:rPr>
                <w:shd w:val="clear" w:color="auto" w:fill="D3D3D3"/>
              </w:rPr>
              <w:t> </w:t>
            </w:r>
          </w:p>
        </w:tc>
        <w:tc>
          <w:tcPr>
            <w:tcW w:w="0" w:type="auto"/>
            <w:tcBorders>
              <w:right w:val="single" w:sz="6" w:space="0" w:color="000000"/>
            </w:tcBorders>
            <w:shd w:val="clear" w:color="auto" w:fill="D3D3D3"/>
            <w:tcMar>
              <w:top w:w="45" w:type="dxa"/>
              <w:left w:w="45" w:type="dxa"/>
              <w:bottom w:w="45" w:type="dxa"/>
              <w:right w:w="45" w:type="dxa"/>
            </w:tcMar>
          </w:tcPr>
          <w:p w14:paraId="4FA69F3E"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4637FB25" w14:textId="77777777" w:rsidR="008A5E4E" w:rsidRDefault="0065745B">
            <w:pPr>
              <w:pStyle w:val="tdTableStyle-TablestyleAltRows-BodyD-Column-Body2"/>
              <w:shd w:val="clear" w:color="auto" w:fill="D3D3D3"/>
            </w:pPr>
            <w:r>
              <w:rPr>
                <w:shd w:val="clear" w:color="auto" w:fill="D3D3D3"/>
              </w:rPr>
              <w:t>UnsignedNormalize(2</w:t>
            </w:r>
            <w:r>
              <w:rPr>
                <w:rStyle w:val="sup2"/>
                <w:shd w:val="clear" w:color="auto" w:fill="D3D3D3"/>
              </w:rPr>
              <w:t>5</w:t>
            </w:r>
            <w:r>
              <w:rPr>
                <w:shd w:val="clear" w:color="auto" w:fill="D3D3D3"/>
              </w:rPr>
              <w:t>-1)</w:t>
            </w:r>
          </w:p>
        </w:tc>
      </w:tr>
      <w:tr w:rsidR="008A5E4E" w14:paraId="5F37061A" w14:textId="77777777">
        <w:trPr>
          <w:tblCellSpacing w:w="0" w:type="dxa"/>
        </w:trPr>
        <w:tc>
          <w:tcPr>
            <w:tcW w:w="0" w:type="auto"/>
            <w:vMerge w:val="restart"/>
            <w:tcBorders>
              <w:bottom w:val="single" w:sz="6" w:space="0" w:color="000000"/>
              <w:right w:val="single" w:sz="18" w:space="0" w:color="000000"/>
            </w:tcBorders>
            <w:shd w:val="clear" w:color="auto" w:fill="DCDCDC"/>
            <w:tcMar>
              <w:top w:w="45" w:type="dxa"/>
              <w:left w:w="45" w:type="dxa"/>
              <w:bottom w:w="45" w:type="dxa"/>
              <w:right w:w="45" w:type="dxa"/>
            </w:tcMar>
          </w:tcPr>
          <w:p w14:paraId="65891107" w14:textId="77777777" w:rsidR="008A5E4E" w:rsidRDefault="0065745B">
            <w:pPr>
              <w:pStyle w:val="tdTableStyle-TablestyleAltRows-BodyE-Sidehead-Body1"/>
              <w:shd w:val="clear" w:color="auto" w:fill="DCDCDC"/>
            </w:pPr>
            <w:r>
              <w:rPr>
                <w:rStyle w:val="code"/>
                <w:shd w:val="clear" w:color="auto" w:fill="DCDCDC"/>
              </w:rPr>
              <w:t>unorm_short_555</w:t>
            </w:r>
          </w:p>
        </w:tc>
        <w:tc>
          <w:tcPr>
            <w:tcW w:w="0" w:type="auto"/>
            <w:tcBorders>
              <w:bottom w:val="single" w:sz="6" w:space="0" w:color="000000"/>
              <w:right w:val="single" w:sz="6" w:space="0" w:color="000000"/>
            </w:tcBorders>
            <w:tcMar>
              <w:top w:w="45" w:type="dxa"/>
              <w:left w:w="45" w:type="dxa"/>
              <w:bottom w:w="45" w:type="dxa"/>
              <w:right w:w="45" w:type="dxa"/>
            </w:tcMar>
          </w:tcPr>
          <w:p w14:paraId="565F1E05" w14:textId="77777777" w:rsidR="008A5E4E" w:rsidRDefault="0065745B">
            <w:pPr>
              <w:pStyle w:val="tdTableStyle-TablestyleAltRows-BodyE-Column-Body1"/>
            </w:pPr>
            <w:r>
              <w:rPr>
                <w:rStyle w:val="code"/>
              </w:rPr>
              <w:t>r</w:t>
            </w:r>
            <w:r>
              <w:t>=5 bits[14:10]</w:t>
            </w:r>
          </w:p>
        </w:tc>
        <w:tc>
          <w:tcPr>
            <w:tcW w:w="0" w:type="auto"/>
            <w:tcBorders>
              <w:right w:val="single" w:sz="6" w:space="0" w:color="000000"/>
            </w:tcBorders>
            <w:tcMar>
              <w:top w:w="45" w:type="dxa"/>
              <w:left w:w="45" w:type="dxa"/>
              <w:bottom w:w="45" w:type="dxa"/>
              <w:right w:w="45" w:type="dxa"/>
            </w:tcMar>
          </w:tcPr>
          <w:p w14:paraId="1A0F95E9" w14:textId="77777777" w:rsidR="008A5E4E" w:rsidRDefault="0065745B">
            <w:pPr>
              <w:pStyle w:val="tdTableStyle-TablestyleAltRows-BodyE-Column-Body1"/>
            </w:pPr>
            <w:r>
              <w:t>unsigned integer</w:t>
            </w:r>
          </w:p>
        </w:tc>
        <w:tc>
          <w:tcPr>
            <w:tcW w:w="0" w:type="auto"/>
            <w:tcBorders>
              <w:right w:val="single" w:sz="6" w:space="0" w:color="000000"/>
            </w:tcBorders>
            <w:tcMar>
              <w:top w:w="45" w:type="dxa"/>
              <w:left w:w="45" w:type="dxa"/>
              <w:bottom w:w="45" w:type="dxa"/>
              <w:right w:w="45" w:type="dxa"/>
            </w:tcMar>
          </w:tcPr>
          <w:p w14:paraId="62F6DB4B" w14:textId="77777777" w:rsidR="008A5E4E" w:rsidRDefault="0065745B">
            <w:pPr>
              <w:pStyle w:val="tdTableStyle-TablestyleAltRows-BodyE-Column-Body1"/>
            </w:pPr>
            <w:r>
              <w:t> </w:t>
            </w:r>
          </w:p>
        </w:tc>
        <w:tc>
          <w:tcPr>
            <w:tcW w:w="0" w:type="auto"/>
            <w:tcMar>
              <w:top w:w="45" w:type="dxa"/>
              <w:left w:w="45" w:type="dxa"/>
              <w:bottom w:w="45" w:type="dxa"/>
              <w:right w:w="45" w:type="dxa"/>
            </w:tcMar>
          </w:tcPr>
          <w:p w14:paraId="3347A94F" w14:textId="77777777" w:rsidR="008A5E4E" w:rsidRDefault="0065745B">
            <w:pPr>
              <w:pStyle w:val="tdTableStyle-TablestyleAltRows-BodyD-Column-Body1"/>
            </w:pPr>
            <w:r>
              <w:t> </w:t>
            </w:r>
          </w:p>
        </w:tc>
      </w:tr>
      <w:tr w:rsidR="008A5E4E" w14:paraId="57B3A2E7" w14:textId="77777777">
        <w:trPr>
          <w:tblCellSpacing w:w="0" w:type="dxa"/>
        </w:trPr>
        <w:tc>
          <w:tcPr>
            <w:tcW w:w="0" w:type="auto"/>
            <w:vMerge/>
            <w:tcBorders>
              <w:right w:val="single" w:sz="18" w:space="0" w:color="000000"/>
            </w:tcBorders>
          </w:tcPr>
          <w:p w14:paraId="5CF1FB72"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A4822C0" w14:textId="77777777" w:rsidR="008A5E4E" w:rsidRDefault="0065745B">
            <w:pPr>
              <w:pStyle w:val="tdTableStyle-TablestyleAltRows-BodyE-Column-Body2"/>
              <w:shd w:val="clear" w:color="auto" w:fill="D3D3D3"/>
            </w:pPr>
            <w:r>
              <w:rPr>
                <w:rStyle w:val="code"/>
                <w:shd w:val="clear" w:color="auto" w:fill="D3D3D3"/>
              </w:rPr>
              <w:t>g</w:t>
            </w:r>
            <w:r>
              <w:rPr>
                <w:shd w:val="clear" w:color="auto" w:fill="D3D3D3"/>
              </w:rPr>
              <w:t>=5 bits[09:05]</w:t>
            </w:r>
          </w:p>
        </w:tc>
        <w:tc>
          <w:tcPr>
            <w:tcW w:w="0" w:type="auto"/>
            <w:tcBorders>
              <w:right w:val="single" w:sz="6" w:space="0" w:color="000000"/>
            </w:tcBorders>
            <w:shd w:val="clear" w:color="auto" w:fill="D3D3D3"/>
            <w:tcMar>
              <w:top w:w="45" w:type="dxa"/>
              <w:left w:w="45" w:type="dxa"/>
              <w:bottom w:w="45" w:type="dxa"/>
              <w:right w:w="45" w:type="dxa"/>
            </w:tcMar>
          </w:tcPr>
          <w:p w14:paraId="4C69ED86" w14:textId="77777777" w:rsidR="008A5E4E" w:rsidRDefault="0065745B">
            <w:pPr>
              <w:pStyle w:val="tdTableStyle-TablestyleAltRows-BodyE-Column-Body2"/>
              <w:shd w:val="clear" w:color="auto" w:fill="D3D3D3"/>
            </w:pPr>
            <w:r>
              <w:rPr>
                <w:shd w:val="clear" w:color="auto" w:fill="D3D3D3"/>
              </w:rPr>
              <w:t> </w:t>
            </w:r>
          </w:p>
        </w:tc>
        <w:tc>
          <w:tcPr>
            <w:tcW w:w="0" w:type="auto"/>
            <w:tcBorders>
              <w:right w:val="single" w:sz="6" w:space="0" w:color="000000"/>
            </w:tcBorders>
            <w:shd w:val="clear" w:color="auto" w:fill="D3D3D3"/>
            <w:tcMar>
              <w:top w:w="45" w:type="dxa"/>
              <w:left w:w="45" w:type="dxa"/>
              <w:bottom w:w="45" w:type="dxa"/>
              <w:right w:w="45" w:type="dxa"/>
            </w:tcMar>
          </w:tcPr>
          <w:p w14:paraId="16CA1C5A" w14:textId="77777777" w:rsidR="008A5E4E" w:rsidRDefault="0065745B">
            <w:pPr>
              <w:pStyle w:val="tdTableStyle-TablestyleAltRows-BodyE-Column-Body2"/>
              <w:shd w:val="clear" w:color="auto" w:fill="D3D3D3"/>
            </w:pPr>
            <w:r>
              <w:rPr>
                <w:shd w:val="clear" w:color="auto" w:fill="D3D3D3"/>
              </w:rPr>
              <w:t> </w:t>
            </w:r>
          </w:p>
        </w:tc>
        <w:tc>
          <w:tcPr>
            <w:tcW w:w="0" w:type="auto"/>
            <w:shd w:val="clear" w:color="auto" w:fill="D3D3D3"/>
            <w:tcMar>
              <w:top w:w="45" w:type="dxa"/>
              <w:left w:w="45" w:type="dxa"/>
              <w:bottom w:w="45" w:type="dxa"/>
              <w:right w:w="45" w:type="dxa"/>
            </w:tcMar>
          </w:tcPr>
          <w:p w14:paraId="62AE6709" w14:textId="77777777" w:rsidR="008A5E4E" w:rsidRDefault="0065745B">
            <w:pPr>
              <w:pStyle w:val="tdTableStyle-TablestyleAltRows-BodyD-Column-Body2"/>
              <w:shd w:val="clear" w:color="auto" w:fill="D3D3D3"/>
            </w:pPr>
            <w:r>
              <w:rPr>
                <w:shd w:val="clear" w:color="auto" w:fill="D3D3D3"/>
              </w:rPr>
              <w:t> </w:t>
            </w:r>
          </w:p>
        </w:tc>
      </w:tr>
      <w:tr w:rsidR="008A5E4E" w14:paraId="669042DD" w14:textId="77777777">
        <w:trPr>
          <w:tblCellSpacing w:w="0" w:type="dxa"/>
        </w:trPr>
        <w:tc>
          <w:tcPr>
            <w:tcW w:w="0" w:type="auto"/>
            <w:vMerge/>
            <w:tcBorders>
              <w:right w:val="single" w:sz="18" w:space="0" w:color="000000"/>
            </w:tcBorders>
          </w:tcPr>
          <w:p w14:paraId="217D6192"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6214D5DC" w14:textId="77777777" w:rsidR="008A5E4E" w:rsidRDefault="0065745B">
            <w:pPr>
              <w:pStyle w:val="tdTableStyle-TablestyleAltRows-BodyE-Column-Body1"/>
            </w:pPr>
            <w:r>
              <w:rPr>
                <w:rStyle w:val="code"/>
              </w:rPr>
              <w:t>b</w:t>
            </w:r>
            <w:r>
              <w:t>=5 bits[04:00]</w:t>
            </w:r>
          </w:p>
        </w:tc>
        <w:tc>
          <w:tcPr>
            <w:tcW w:w="0" w:type="auto"/>
            <w:tcBorders>
              <w:right w:val="single" w:sz="6" w:space="0" w:color="000000"/>
            </w:tcBorders>
            <w:tcMar>
              <w:top w:w="45" w:type="dxa"/>
              <w:left w:w="45" w:type="dxa"/>
              <w:bottom w:w="45" w:type="dxa"/>
              <w:right w:w="45" w:type="dxa"/>
            </w:tcMar>
          </w:tcPr>
          <w:p w14:paraId="545D3F20" w14:textId="77777777" w:rsidR="008A5E4E" w:rsidRDefault="0065745B">
            <w:pPr>
              <w:pStyle w:val="tdTableStyle-TablestyleAltRows-BodyE-Column-Body1"/>
            </w:pPr>
            <w:r>
              <w:t> </w:t>
            </w:r>
          </w:p>
        </w:tc>
        <w:tc>
          <w:tcPr>
            <w:tcW w:w="0" w:type="auto"/>
            <w:tcBorders>
              <w:right w:val="single" w:sz="6" w:space="0" w:color="000000"/>
            </w:tcBorders>
            <w:tcMar>
              <w:top w:w="45" w:type="dxa"/>
              <w:left w:w="45" w:type="dxa"/>
              <w:bottom w:w="45" w:type="dxa"/>
              <w:right w:w="45" w:type="dxa"/>
            </w:tcMar>
          </w:tcPr>
          <w:p w14:paraId="184B7F2D" w14:textId="77777777" w:rsidR="008A5E4E" w:rsidRDefault="0065745B">
            <w:pPr>
              <w:pStyle w:val="tdTableStyle-TablestyleAltRows-BodyE-Column-Body1"/>
            </w:pPr>
            <w:r>
              <w:t> </w:t>
            </w:r>
          </w:p>
        </w:tc>
        <w:tc>
          <w:tcPr>
            <w:tcW w:w="0" w:type="auto"/>
            <w:tcMar>
              <w:top w:w="45" w:type="dxa"/>
              <w:left w:w="45" w:type="dxa"/>
              <w:bottom w:w="45" w:type="dxa"/>
              <w:right w:w="45" w:type="dxa"/>
            </w:tcMar>
          </w:tcPr>
          <w:p w14:paraId="235A9EF1" w14:textId="77777777" w:rsidR="008A5E4E" w:rsidRDefault="0065745B">
            <w:pPr>
              <w:pStyle w:val="tdTableStyle-TablestyleAltRows-BodyD-Column-Body1"/>
            </w:pPr>
            <w:r>
              <w:t> </w:t>
            </w:r>
          </w:p>
        </w:tc>
      </w:tr>
      <w:tr w:rsidR="008A5E4E" w14:paraId="7E0FB054" w14:textId="77777777">
        <w:trPr>
          <w:tblCellSpacing w:w="0" w:type="dxa"/>
        </w:trPr>
        <w:tc>
          <w:tcPr>
            <w:tcW w:w="0" w:type="auto"/>
            <w:vMerge/>
            <w:tcBorders>
              <w:bottom w:val="single" w:sz="6" w:space="0" w:color="000000"/>
              <w:right w:val="single" w:sz="18" w:space="0" w:color="000000"/>
            </w:tcBorders>
          </w:tcPr>
          <w:p w14:paraId="476204C8"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65E4719" w14:textId="77777777" w:rsidR="008A5E4E" w:rsidRDefault="0065745B">
            <w:pPr>
              <w:pStyle w:val="tdTableStyle-TablestyleAltRows-BodyE-Column-Body2"/>
              <w:shd w:val="clear" w:color="auto" w:fill="D3D3D3"/>
            </w:pPr>
            <w:r>
              <w:rPr>
                <w:shd w:val="clear" w:color="auto" w:fill="D3D3D3"/>
              </w:rPr>
              <w:t>ignored bit[15]</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9DA46C6" w14:textId="77777777" w:rsidR="008A5E4E" w:rsidRDefault="0065745B">
            <w:pPr>
              <w:pStyle w:val="tdTableStyle-TablestyleAltRows-BodyE-Column-Body2"/>
              <w:shd w:val="clear" w:color="auto" w:fill="D3D3D3"/>
            </w:pPr>
            <w:r>
              <w:rPr>
                <w:shd w:val="clear" w:color="auto" w:fill="D3D3D3"/>
              </w:rPr>
              <w:t> </w:t>
            </w:r>
          </w:p>
        </w:tc>
        <w:tc>
          <w:tcPr>
            <w:tcW w:w="0" w:type="auto"/>
            <w:tcBorders>
              <w:right w:val="single" w:sz="6" w:space="0" w:color="000000"/>
            </w:tcBorders>
            <w:shd w:val="clear" w:color="auto" w:fill="D3D3D3"/>
            <w:tcMar>
              <w:top w:w="45" w:type="dxa"/>
              <w:left w:w="45" w:type="dxa"/>
              <w:bottom w:w="45" w:type="dxa"/>
              <w:right w:w="45" w:type="dxa"/>
            </w:tcMar>
          </w:tcPr>
          <w:p w14:paraId="05D9F8B8"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162755B5" w14:textId="77777777" w:rsidR="008A5E4E" w:rsidRDefault="0065745B">
            <w:pPr>
              <w:pStyle w:val="tdTableStyle-TablestyleAltRows-BodyD-Column-Body2"/>
              <w:shd w:val="clear" w:color="auto" w:fill="D3D3D3"/>
            </w:pPr>
            <w:r>
              <w:rPr>
                <w:shd w:val="clear" w:color="auto" w:fill="D3D3D3"/>
              </w:rPr>
              <w:t> </w:t>
            </w:r>
          </w:p>
        </w:tc>
      </w:tr>
      <w:tr w:rsidR="008A5E4E" w14:paraId="717D38B6" w14:textId="77777777">
        <w:trPr>
          <w:tblCellSpacing w:w="0" w:type="dxa"/>
        </w:trPr>
        <w:tc>
          <w:tcPr>
            <w:tcW w:w="0" w:type="auto"/>
            <w:vMerge w:val="restart"/>
            <w:tcBorders>
              <w:bottom w:val="single" w:sz="6" w:space="0" w:color="000000"/>
              <w:right w:val="single" w:sz="18" w:space="0" w:color="000000"/>
            </w:tcBorders>
            <w:shd w:val="clear" w:color="auto" w:fill="DCDCDC"/>
            <w:tcMar>
              <w:top w:w="45" w:type="dxa"/>
              <w:left w:w="45" w:type="dxa"/>
              <w:bottom w:w="45" w:type="dxa"/>
              <w:right w:w="45" w:type="dxa"/>
            </w:tcMar>
          </w:tcPr>
          <w:p w14:paraId="3AEC93D5" w14:textId="77777777" w:rsidR="008A5E4E" w:rsidRDefault="0065745B">
            <w:pPr>
              <w:pStyle w:val="tdTableStyle-TablestyleAltRows-BodyE-Sidehead-Body1"/>
              <w:shd w:val="clear" w:color="auto" w:fill="DCDCDC"/>
            </w:pPr>
            <w:r>
              <w:rPr>
                <w:rStyle w:val="code"/>
                <w:shd w:val="clear" w:color="auto" w:fill="DCDCDC"/>
              </w:rPr>
              <w:t>unorm_int_101010</w:t>
            </w:r>
          </w:p>
        </w:tc>
        <w:tc>
          <w:tcPr>
            <w:tcW w:w="0" w:type="auto"/>
            <w:tcBorders>
              <w:bottom w:val="single" w:sz="6" w:space="0" w:color="000000"/>
              <w:right w:val="single" w:sz="6" w:space="0" w:color="000000"/>
            </w:tcBorders>
            <w:tcMar>
              <w:top w:w="45" w:type="dxa"/>
              <w:left w:w="45" w:type="dxa"/>
              <w:bottom w:w="45" w:type="dxa"/>
              <w:right w:w="45" w:type="dxa"/>
            </w:tcMar>
          </w:tcPr>
          <w:p w14:paraId="20F01C09" w14:textId="77777777" w:rsidR="008A5E4E" w:rsidRDefault="0065745B">
            <w:pPr>
              <w:pStyle w:val="tdTableStyle-TablestyleAltRows-BodyE-Column-Body1"/>
            </w:pPr>
            <w:r>
              <w:t>r=10 bits[29:20]</w:t>
            </w:r>
          </w:p>
        </w:tc>
        <w:tc>
          <w:tcPr>
            <w:tcW w:w="0" w:type="auto"/>
            <w:tcBorders>
              <w:right w:val="single" w:sz="6" w:space="0" w:color="000000"/>
            </w:tcBorders>
            <w:tcMar>
              <w:top w:w="45" w:type="dxa"/>
              <w:left w:w="45" w:type="dxa"/>
              <w:bottom w:w="45" w:type="dxa"/>
              <w:right w:w="45" w:type="dxa"/>
            </w:tcMar>
          </w:tcPr>
          <w:p w14:paraId="36704DF3" w14:textId="77777777" w:rsidR="008A5E4E" w:rsidRDefault="0065745B">
            <w:pPr>
              <w:pStyle w:val="tdTableStyle-TablestyleAltRows-BodyE-Column-Body1"/>
            </w:pPr>
            <w:r>
              <w:t>unsigned integer</w:t>
            </w:r>
          </w:p>
        </w:tc>
        <w:tc>
          <w:tcPr>
            <w:tcW w:w="0" w:type="auto"/>
            <w:tcBorders>
              <w:right w:val="single" w:sz="6" w:space="0" w:color="000000"/>
            </w:tcBorders>
            <w:tcMar>
              <w:top w:w="45" w:type="dxa"/>
              <w:left w:w="45" w:type="dxa"/>
              <w:bottom w:w="45" w:type="dxa"/>
              <w:right w:w="45" w:type="dxa"/>
            </w:tcMar>
          </w:tcPr>
          <w:p w14:paraId="0D6B4476" w14:textId="77777777" w:rsidR="008A5E4E" w:rsidRDefault="0065745B">
            <w:pPr>
              <w:pStyle w:val="tdTableStyle-TablestyleAltRows-BodyE-Column-Body1"/>
            </w:pPr>
            <w:r>
              <w:t> </w:t>
            </w:r>
          </w:p>
        </w:tc>
        <w:tc>
          <w:tcPr>
            <w:tcW w:w="0" w:type="auto"/>
            <w:tcMar>
              <w:top w:w="45" w:type="dxa"/>
              <w:left w:w="45" w:type="dxa"/>
              <w:bottom w:w="45" w:type="dxa"/>
              <w:right w:w="45" w:type="dxa"/>
            </w:tcMar>
          </w:tcPr>
          <w:p w14:paraId="672E2CE5" w14:textId="77777777" w:rsidR="008A5E4E" w:rsidRDefault="0065745B">
            <w:pPr>
              <w:pStyle w:val="tdTableStyle-TablestyleAltRows-BodyD-Column-Body1"/>
            </w:pPr>
            <w:r>
              <w:t>UnsignedNormalize(2</w:t>
            </w:r>
            <w:r>
              <w:rPr>
                <w:rStyle w:val="sup2"/>
              </w:rPr>
              <w:t>10</w:t>
            </w:r>
            <w:r>
              <w:t>-1)</w:t>
            </w:r>
          </w:p>
        </w:tc>
      </w:tr>
      <w:tr w:rsidR="008A5E4E" w14:paraId="1F997B6C" w14:textId="77777777">
        <w:trPr>
          <w:tblCellSpacing w:w="0" w:type="dxa"/>
        </w:trPr>
        <w:tc>
          <w:tcPr>
            <w:tcW w:w="0" w:type="auto"/>
            <w:vMerge/>
            <w:tcBorders>
              <w:right w:val="single" w:sz="18" w:space="0" w:color="000000"/>
            </w:tcBorders>
          </w:tcPr>
          <w:p w14:paraId="6BF5910E"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6CAB880" w14:textId="77777777" w:rsidR="008A5E4E" w:rsidRDefault="0065745B">
            <w:pPr>
              <w:pStyle w:val="tdTableStyle-TablestyleAltRows-BodyE-Column-Body2"/>
              <w:shd w:val="clear" w:color="auto" w:fill="D3D3D3"/>
            </w:pPr>
            <w:r>
              <w:rPr>
                <w:shd w:val="clear" w:color="auto" w:fill="D3D3D3"/>
              </w:rPr>
              <w:t>g=10 bits[19:10]</w:t>
            </w:r>
          </w:p>
        </w:tc>
        <w:tc>
          <w:tcPr>
            <w:tcW w:w="0" w:type="auto"/>
            <w:tcBorders>
              <w:right w:val="single" w:sz="6" w:space="0" w:color="000000"/>
            </w:tcBorders>
            <w:shd w:val="clear" w:color="auto" w:fill="D3D3D3"/>
            <w:tcMar>
              <w:top w:w="45" w:type="dxa"/>
              <w:left w:w="45" w:type="dxa"/>
              <w:bottom w:w="45" w:type="dxa"/>
              <w:right w:w="45" w:type="dxa"/>
            </w:tcMar>
          </w:tcPr>
          <w:p w14:paraId="6A14EE6C" w14:textId="77777777" w:rsidR="008A5E4E" w:rsidRDefault="0065745B">
            <w:pPr>
              <w:pStyle w:val="tdTableStyle-TablestyleAltRows-BodyE-Column-Body2"/>
              <w:shd w:val="clear" w:color="auto" w:fill="D3D3D3"/>
            </w:pPr>
            <w:r>
              <w:rPr>
                <w:shd w:val="clear" w:color="auto" w:fill="D3D3D3"/>
              </w:rPr>
              <w:t> </w:t>
            </w:r>
          </w:p>
        </w:tc>
        <w:tc>
          <w:tcPr>
            <w:tcW w:w="0" w:type="auto"/>
            <w:tcBorders>
              <w:right w:val="single" w:sz="6" w:space="0" w:color="000000"/>
            </w:tcBorders>
            <w:shd w:val="clear" w:color="auto" w:fill="D3D3D3"/>
            <w:tcMar>
              <w:top w:w="45" w:type="dxa"/>
              <w:left w:w="45" w:type="dxa"/>
              <w:bottom w:w="45" w:type="dxa"/>
              <w:right w:w="45" w:type="dxa"/>
            </w:tcMar>
          </w:tcPr>
          <w:p w14:paraId="400BA2F7" w14:textId="77777777" w:rsidR="008A5E4E" w:rsidRDefault="0065745B">
            <w:pPr>
              <w:pStyle w:val="tdTableStyle-TablestyleAltRows-BodyE-Column-Body2"/>
              <w:shd w:val="clear" w:color="auto" w:fill="D3D3D3"/>
            </w:pPr>
            <w:r>
              <w:rPr>
                <w:shd w:val="clear" w:color="auto" w:fill="D3D3D3"/>
              </w:rPr>
              <w:t> </w:t>
            </w:r>
          </w:p>
        </w:tc>
        <w:tc>
          <w:tcPr>
            <w:tcW w:w="0" w:type="auto"/>
            <w:shd w:val="clear" w:color="auto" w:fill="D3D3D3"/>
            <w:tcMar>
              <w:top w:w="45" w:type="dxa"/>
              <w:left w:w="45" w:type="dxa"/>
              <w:bottom w:w="45" w:type="dxa"/>
              <w:right w:w="45" w:type="dxa"/>
            </w:tcMar>
          </w:tcPr>
          <w:p w14:paraId="1977AFA1" w14:textId="77777777" w:rsidR="008A5E4E" w:rsidRDefault="0065745B">
            <w:pPr>
              <w:pStyle w:val="tdTableStyle-TablestyleAltRows-BodyD-Column-Body2"/>
              <w:shd w:val="clear" w:color="auto" w:fill="D3D3D3"/>
            </w:pPr>
            <w:r>
              <w:rPr>
                <w:shd w:val="clear" w:color="auto" w:fill="D3D3D3"/>
              </w:rPr>
              <w:t> </w:t>
            </w:r>
          </w:p>
        </w:tc>
      </w:tr>
      <w:tr w:rsidR="008A5E4E" w14:paraId="78EAB088" w14:textId="77777777">
        <w:trPr>
          <w:tblCellSpacing w:w="0" w:type="dxa"/>
        </w:trPr>
        <w:tc>
          <w:tcPr>
            <w:tcW w:w="0" w:type="auto"/>
            <w:vMerge/>
            <w:tcBorders>
              <w:right w:val="single" w:sz="18" w:space="0" w:color="000000"/>
            </w:tcBorders>
          </w:tcPr>
          <w:p w14:paraId="5E20A018"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24AAABF6" w14:textId="77777777" w:rsidR="008A5E4E" w:rsidRDefault="0065745B">
            <w:pPr>
              <w:pStyle w:val="tdTableStyle-TablestyleAltRows-BodyE-Column-Body1"/>
            </w:pPr>
            <w:r>
              <w:rPr>
                <w:rStyle w:val="code"/>
              </w:rPr>
              <w:t>b</w:t>
            </w:r>
            <w:r>
              <w:t>=10 bits[09:00]</w:t>
            </w:r>
          </w:p>
        </w:tc>
        <w:tc>
          <w:tcPr>
            <w:tcW w:w="0" w:type="auto"/>
            <w:tcBorders>
              <w:right w:val="single" w:sz="6" w:space="0" w:color="000000"/>
            </w:tcBorders>
            <w:tcMar>
              <w:top w:w="45" w:type="dxa"/>
              <w:left w:w="45" w:type="dxa"/>
              <w:bottom w:w="45" w:type="dxa"/>
              <w:right w:w="45" w:type="dxa"/>
            </w:tcMar>
          </w:tcPr>
          <w:p w14:paraId="4293BDC8" w14:textId="77777777" w:rsidR="008A5E4E" w:rsidRDefault="0065745B">
            <w:pPr>
              <w:pStyle w:val="tdTableStyle-TablestyleAltRows-BodyE-Column-Body1"/>
            </w:pPr>
            <w:r>
              <w:t> </w:t>
            </w:r>
          </w:p>
        </w:tc>
        <w:tc>
          <w:tcPr>
            <w:tcW w:w="0" w:type="auto"/>
            <w:tcBorders>
              <w:right w:val="single" w:sz="6" w:space="0" w:color="000000"/>
            </w:tcBorders>
            <w:tcMar>
              <w:top w:w="45" w:type="dxa"/>
              <w:left w:w="45" w:type="dxa"/>
              <w:bottom w:w="45" w:type="dxa"/>
              <w:right w:w="45" w:type="dxa"/>
            </w:tcMar>
          </w:tcPr>
          <w:p w14:paraId="38E46B16" w14:textId="77777777" w:rsidR="008A5E4E" w:rsidRDefault="0065745B">
            <w:pPr>
              <w:pStyle w:val="tdTableStyle-TablestyleAltRows-BodyE-Column-Body1"/>
            </w:pPr>
            <w:r>
              <w:t> </w:t>
            </w:r>
          </w:p>
        </w:tc>
        <w:tc>
          <w:tcPr>
            <w:tcW w:w="0" w:type="auto"/>
            <w:tcMar>
              <w:top w:w="45" w:type="dxa"/>
              <w:left w:w="45" w:type="dxa"/>
              <w:bottom w:w="45" w:type="dxa"/>
              <w:right w:w="45" w:type="dxa"/>
            </w:tcMar>
          </w:tcPr>
          <w:p w14:paraId="2DED0522" w14:textId="77777777" w:rsidR="008A5E4E" w:rsidRDefault="0065745B">
            <w:pPr>
              <w:pStyle w:val="tdTableStyle-TablestyleAltRows-BodyD-Column-Body1"/>
            </w:pPr>
            <w:r>
              <w:t> </w:t>
            </w:r>
          </w:p>
        </w:tc>
      </w:tr>
      <w:tr w:rsidR="008A5E4E" w14:paraId="7D3ED8F0" w14:textId="77777777">
        <w:trPr>
          <w:tblCellSpacing w:w="0" w:type="dxa"/>
        </w:trPr>
        <w:tc>
          <w:tcPr>
            <w:tcW w:w="0" w:type="auto"/>
            <w:vMerge/>
            <w:tcBorders>
              <w:bottom w:val="single" w:sz="6" w:space="0" w:color="000000"/>
              <w:right w:val="single" w:sz="18" w:space="0" w:color="000000"/>
            </w:tcBorders>
          </w:tcPr>
          <w:p w14:paraId="5E8340AC"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C54FCA5" w14:textId="77777777" w:rsidR="008A5E4E" w:rsidRDefault="0065745B">
            <w:pPr>
              <w:pStyle w:val="tdTableStyle-TablestyleAltRows-BodyE-Column-Body2"/>
              <w:shd w:val="clear" w:color="auto" w:fill="D3D3D3"/>
            </w:pPr>
            <w:r>
              <w:rPr>
                <w:shd w:val="clear" w:color="auto" w:fill="D3D3D3"/>
              </w:rPr>
              <w:t>ignored bits[31:30]</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36D30F1"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EFB4FB6"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6A2DE1DD" w14:textId="77777777" w:rsidR="008A5E4E" w:rsidRDefault="0065745B">
            <w:pPr>
              <w:pStyle w:val="tdTableStyle-TablestyleAltRows-BodyD-Column-Body2"/>
              <w:shd w:val="clear" w:color="auto" w:fill="D3D3D3"/>
            </w:pPr>
            <w:r>
              <w:rPr>
                <w:shd w:val="clear" w:color="auto" w:fill="D3D3D3"/>
              </w:rPr>
              <w:t> </w:t>
            </w:r>
          </w:p>
        </w:tc>
      </w:tr>
      <w:tr w:rsidR="008A5E4E" w14:paraId="47C7D26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F15607A" w14:textId="77777777" w:rsidR="008A5E4E" w:rsidRDefault="0065745B">
            <w:pPr>
              <w:pStyle w:val="tdTableStyle-TablestyleAltRows-BodyE-Sidehead-Body1"/>
              <w:shd w:val="clear" w:color="auto" w:fill="DCDCDC"/>
            </w:pPr>
            <w:r>
              <w:rPr>
                <w:rStyle w:val="code"/>
                <w:shd w:val="clear" w:color="auto" w:fill="DCDCDC"/>
              </w:rPr>
              <w:t>signed_int8</w:t>
            </w:r>
          </w:p>
        </w:tc>
        <w:tc>
          <w:tcPr>
            <w:tcW w:w="0" w:type="auto"/>
            <w:tcBorders>
              <w:bottom w:val="single" w:sz="6" w:space="0" w:color="000000"/>
              <w:right w:val="single" w:sz="6" w:space="0" w:color="000000"/>
            </w:tcBorders>
            <w:tcMar>
              <w:top w:w="45" w:type="dxa"/>
              <w:left w:w="45" w:type="dxa"/>
              <w:bottom w:w="45" w:type="dxa"/>
              <w:right w:w="45" w:type="dxa"/>
            </w:tcMar>
          </w:tcPr>
          <w:p w14:paraId="22231ABD" w14:textId="77777777" w:rsidR="008A5E4E" w:rsidRDefault="0065745B">
            <w:pPr>
              <w:pStyle w:val="tdTableStyle-TablestyleAltRows-BodyE-Column-Body1"/>
            </w:pPr>
            <w:r>
              <w:t>8</w:t>
            </w:r>
          </w:p>
        </w:tc>
        <w:tc>
          <w:tcPr>
            <w:tcW w:w="0" w:type="auto"/>
            <w:tcBorders>
              <w:bottom w:val="single" w:sz="6" w:space="0" w:color="000000"/>
              <w:right w:val="single" w:sz="6" w:space="0" w:color="000000"/>
            </w:tcBorders>
            <w:tcMar>
              <w:top w:w="45" w:type="dxa"/>
              <w:left w:w="45" w:type="dxa"/>
              <w:bottom w:w="45" w:type="dxa"/>
              <w:right w:w="45" w:type="dxa"/>
            </w:tcMar>
          </w:tcPr>
          <w:p w14:paraId="37C58639" w14:textId="77777777" w:rsidR="008A5E4E" w:rsidRDefault="0065745B">
            <w:pPr>
              <w:pStyle w:val="tdTableStyle-TablestyleAltRows-BodyE-Column-Body1"/>
            </w:pPr>
            <w:r>
              <w:t>signed integer</w:t>
            </w:r>
          </w:p>
        </w:tc>
        <w:tc>
          <w:tcPr>
            <w:tcW w:w="0" w:type="auto"/>
            <w:tcBorders>
              <w:right w:val="single" w:sz="6" w:space="0" w:color="000000"/>
            </w:tcBorders>
            <w:tcMar>
              <w:top w:w="45" w:type="dxa"/>
              <w:left w:w="45" w:type="dxa"/>
              <w:bottom w:w="45" w:type="dxa"/>
              <w:right w:w="45" w:type="dxa"/>
            </w:tcMar>
          </w:tcPr>
          <w:p w14:paraId="2FBB1013" w14:textId="77777777" w:rsidR="008A5E4E" w:rsidRDefault="0065745B">
            <w:pPr>
              <w:pStyle w:val="tdTableStyle-TablestyleAltRows-BodyE-Column-Body1"/>
            </w:pPr>
            <w:r>
              <w:rPr>
                <w:rStyle w:val="code"/>
              </w:rPr>
              <w:t>s32</w:t>
            </w:r>
          </w:p>
        </w:tc>
        <w:tc>
          <w:tcPr>
            <w:tcW w:w="0" w:type="auto"/>
            <w:tcBorders>
              <w:bottom w:val="single" w:sz="6" w:space="0" w:color="000000"/>
            </w:tcBorders>
            <w:tcMar>
              <w:top w:w="45" w:type="dxa"/>
              <w:left w:w="45" w:type="dxa"/>
              <w:bottom w:w="45" w:type="dxa"/>
              <w:right w:w="45" w:type="dxa"/>
            </w:tcMar>
          </w:tcPr>
          <w:p w14:paraId="36647ACD" w14:textId="77777777" w:rsidR="008A5E4E" w:rsidRDefault="0065745B">
            <w:pPr>
              <w:pStyle w:val="tdTableStyle-TablestyleAltRows-BodyD-Column-Body1"/>
            </w:pPr>
            <w:r>
              <w:t>SignedClamp(-2</w:t>
            </w:r>
            <w:r>
              <w:rPr>
                <w:rStyle w:val="sup2"/>
              </w:rPr>
              <w:t>8</w:t>
            </w:r>
            <w:r>
              <w:t>, 2</w:t>
            </w:r>
            <w:r>
              <w:rPr>
                <w:rStyle w:val="sup2"/>
              </w:rPr>
              <w:t>8</w:t>
            </w:r>
            <w:r>
              <w:t>-1)</w:t>
            </w:r>
          </w:p>
        </w:tc>
      </w:tr>
      <w:tr w:rsidR="008A5E4E" w14:paraId="0D09EF2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7DFA1A4" w14:textId="77777777" w:rsidR="008A5E4E" w:rsidRDefault="0065745B">
            <w:pPr>
              <w:pStyle w:val="tdTableStyle-TablestyleAltRows-BodyE-Sidehead-Body2"/>
              <w:shd w:val="clear" w:color="auto" w:fill="DCDCDC"/>
            </w:pPr>
            <w:r>
              <w:rPr>
                <w:rStyle w:val="code"/>
                <w:shd w:val="clear" w:color="auto" w:fill="DCDCDC"/>
              </w:rPr>
              <w:t>signed_int16</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94903D2" w14:textId="77777777" w:rsidR="008A5E4E" w:rsidRDefault="0065745B">
            <w:pPr>
              <w:pStyle w:val="tdTableStyle-TablestyleAltRows-BodyE-Column-Body2"/>
              <w:shd w:val="clear" w:color="auto" w:fill="D3D3D3"/>
            </w:pPr>
            <w:r>
              <w:rPr>
                <w:shd w:val="clear" w:color="auto" w:fill="D3D3D3"/>
              </w:rPr>
              <w:t>16</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12450B4" w14:textId="77777777" w:rsidR="008A5E4E" w:rsidRDefault="0065745B">
            <w:pPr>
              <w:pStyle w:val="tdTableStyle-TablestyleAltRows-BodyE-Column-Body2"/>
              <w:shd w:val="clear" w:color="auto" w:fill="D3D3D3"/>
            </w:pPr>
            <w:r>
              <w:rPr>
                <w:shd w:val="clear" w:color="auto" w:fill="D3D3D3"/>
              </w:rPr>
              <w:t>signed integer</w:t>
            </w:r>
          </w:p>
        </w:tc>
        <w:tc>
          <w:tcPr>
            <w:tcW w:w="0" w:type="auto"/>
            <w:tcBorders>
              <w:right w:val="single" w:sz="6" w:space="0" w:color="000000"/>
            </w:tcBorders>
            <w:shd w:val="clear" w:color="auto" w:fill="D3D3D3"/>
            <w:tcMar>
              <w:top w:w="45" w:type="dxa"/>
              <w:left w:w="45" w:type="dxa"/>
              <w:bottom w:w="45" w:type="dxa"/>
              <w:right w:w="45" w:type="dxa"/>
            </w:tcMar>
          </w:tcPr>
          <w:p w14:paraId="2938D2D2"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03FC9C6F" w14:textId="77777777" w:rsidR="008A5E4E" w:rsidRDefault="0065745B">
            <w:pPr>
              <w:pStyle w:val="tdTableStyle-TablestyleAltRows-BodyD-Column-Body2"/>
              <w:shd w:val="clear" w:color="auto" w:fill="D3D3D3"/>
            </w:pPr>
            <w:r>
              <w:rPr>
                <w:shd w:val="clear" w:color="auto" w:fill="D3D3D3"/>
              </w:rPr>
              <w:t>SignedClamp(-2</w:t>
            </w:r>
            <w:r>
              <w:rPr>
                <w:rStyle w:val="sup2"/>
                <w:shd w:val="clear" w:color="auto" w:fill="D3D3D3"/>
              </w:rPr>
              <w:t>15</w:t>
            </w:r>
            <w:r>
              <w:rPr>
                <w:shd w:val="clear" w:color="auto" w:fill="D3D3D3"/>
              </w:rPr>
              <w:t>, 2</w:t>
            </w:r>
            <w:r>
              <w:rPr>
                <w:rStyle w:val="sup2"/>
                <w:shd w:val="clear" w:color="auto" w:fill="D3D3D3"/>
              </w:rPr>
              <w:t>15</w:t>
            </w:r>
            <w:r>
              <w:rPr>
                <w:shd w:val="clear" w:color="auto" w:fill="D3D3D3"/>
              </w:rPr>
              <w:t>-1)</w:t>
            </w:r>
          </w:p>
        </w:tc>
      </w:tr>
      <w:tr w:rsidR="008A5E4E" w14:paraId="2795DEC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1282759" w14:textId="77777777" w:rsidR="008A5E4E" w:rsidRDefault="0065745B">
            <w:pPr>
              <w:pStyle w:val="tdTableStyle-TablestyleAltRows-BodyE-Sidehead-Body1"/>
              <w:shd w:val="clear" w:color="auto" w:fill="DCDCDC"/>
            </w:pPr>
            <w:r>
              <w:rPr>
                <w:rStyle w:val="code"/>
                <w:shd w:val="clear" w:color="auto" w:fill="DCDCDC"/>
              </w:rPr>
              <w:t>signed_int32</w:t>
            </w:r>
          </w:p>
        </w:tc>
        <w:tc>
          <w:tcPr>
            <w:tcW w:w="0" w:type="auto"/>
            <w:tcBorders>
              <w:bottom w:val="single" w:sz="6" w:space="0" w:color="000000"/>
              <w:right w:val="single" w:sz="6" w:space="0" w:color="000000"/>
            </w:tcBorders>
            <w:tcMar>
              <w:top w:w="45" w:type="dxa"/>
              <w:left w:w="45" w:type="dxa"/>
              <w:bottom w:w="45" w:type="dxa"/>
              <w:right w:w="45" w:type="dxa"/>
            </w:tcMar>
          </w:tcPr>
          <w:p w14:paraId="0C7A510F" w14:textId="77777777" w:rsidR="008A5E4E" w:rsidRDefault="0065745B">
            <w:pPr>
              <w:pStyle w:val="tdTableStyle-TablestyleAltRows-BodyE-Column-Body1"/>
            </w:pPr>
            <w:r>
              <w:t>32</w:t>
            </w:r>
          </w:p>
        </w:tc>
        <w:tc>
          <w:tcPr>
            <w:tcW w:w="0" w:type="auto"/>
            <w:tcBorders>
              <w:bottom w:val="single" w:sz="6" w:space="0" w:color="000000"/>
              <w:right w:val="single" w:sz="6" w:space="0" w:color="000000"/>
            </w:tcBorders>
            <w:tcMar>
              <w:top w:w="45" w:type="dxa"/>
              <w:left w:w="45" w:type="dxa"/>
              <w:bottom w:w="45" w:type="dxa"/>
              <w:right w:w="45" w:type="dxa"/>
            </w:tcMar>
          </w:tcPr>
          <w:p w14:paraId="4B846A1D" w14:textId="77777777" w:rsidR="008A5E4E" w:rsidRDefault="0065745B">
            <w:pPr>
              <w:pStyle w:val="tdTableStyle-TablestyleAltRows-BodyE-Column-Body1"/>
            </w:pPr>
            <w:r>
              <w:t>signed integer</w:t>
            </w:r>
          </w:p>
        </w:tc>
        <w:tc>
          <w:tcPr>
            <w:tcW w:w="0" w:type="auto"/>
            <w:tcBorders>
              <w:bottom w:val="single" w:sz="6" w:space="0" w:color="000000"/>
              <w:right w:val="single" w:sz="6" w:space="0" w:color="000000"/>
            </w:tcBorders>
            <w:tcMar>
              <w:top w:w="45" w:type="dxa"/>
              <w:left w:w="45" w:type="dxa"/>
              <w:bottom w:w="45" w:type="dxa"/>
              <w:right w:w="45" w:type="dxa"/>
            </w:tcMar>
          </w:tcPr>
          <w:p w14:paraId="31E7C72F"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23D11817" w14:textId="77777777" w:rsidR="008A5E4E" w:rsidRDefault="0065745B">
            <w:pPr>
              <w:pStyle w:val="tdTableStyle-TablestyleAltRows-BodyD-Column-Body1"/>
            </w:pPr>
            <w:r>
              <w:t>Identity()</w:t>
            </w:r>
          </w:p>
        </w:tc>
      </w:tr>
      <w:tr w:rsidR="008A5E4E" w14:paraId="0969840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B91645F" w14:textId="77777777" w:rsidR="008A5E4E" w:rsidRDefault="0065745B">
            <w:pPr>
              <w:pStyle w:val="tdTableStyle-TablestyleAltRows-BodyE-Sidehead-Body2"/>
              <w:shd w:val="clear" w:color="auto" w:fill="DCDCDC"/>
            </w:pPr>
            <w:r>
              <w:rPr>
                <w:rStyle w:val="code"/>
                <w:shd w:val="clear" w:color="auto" w:fill="DCDCDC"/>
              </w:rPr>
              <w:t>unsigned_int8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3C45AB1" w14:textId="77777777" w:rsidR="008A5E4E" w:rsidRDefault="0065745B">
            <w:pPr>
              <w:pStyle w:val="tdTableStyle-TablestyleAltRows-BodyE-Column-Body2"/>
              <w:shd w:val="clear" w:color="auto" w:fill="D3D3D3"/>
            </w:pPr>
            <w:r>
              <w:rPr>
                <w:shd w:val="clear" w:color="auto" w:fill="D3D3D3"/>
              </w:rPr>
              <w:t>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ED80B66" w14:textId="77777777" w:rsidR="008A5E4E" w:rsidRDefault="0065745B">
            <w:pPr>
              <w:pStyle w:val="tdTableStyle-TablestyleAltRows-BodyE-Column-Body2"/>
              <w:shd w:val="clear" w:color="auto" w:fill="D3D3D3"/>
            </w:pPr>
            <w:r>
              <w:rPr>
                <w:shd w:val="clear" w:color="auto" w:fill="D3D3D3"/>
              </w:rPr>
              <w:t>unsigned integer</w:t>
            </w:r>
          </w:p>
        </w:tc>
        <w:tc>
          <w:tcPr>
            <w:tcW w:w="0" w:type="auto"/>
            <w:tcBorders>
              <w:right w:val="single" w:sz="6" w:space="0" w:color="000000"/>
            </w:tcBorders>
            <w:shd w:val="clear" w:color="auto" w:fill="D3D3D3"/>
            <w:tcMar>
              <w:top w:w="45" w:type="dxa"/>
              <w:left w:w="45" w:type="dxa"/>
              <w:bottom w:w="45" w:type="dxa"/>
              <w:right w:w="45" w:type="dxa"/>
            </w:tcMar>
          </w:tcPr>
          <w:p w14:paraId="313A0C64" w14:textId="77777777" w:rsidR="008A5E4E" w:rsidRDefault="0065745B">
            <w:pPr>
              <w:pStyle w:val="tdTableStyle-TablestyleAltRows-BodyE-Column-Body2"/>
              <w:shd w:val="clear" w:color="auto" w:fill="D3D3D3"/>
            </w:pPr>
            <w:r>
              <w:rPr>
                <w:rStyle w:val="code"/>
                <w:shd w:val="clear" w:color="auto" w:fill="D3D3D3"/>
              </w:rPr>
              <w:t>u32</w:t>
            </w:r>
          </w:p>
        </w:tc>
        <w:tc>
          <w:tcPr>
            <w:tcW w:w="0" w:type="auto"/>
            <w:tcBorders>
              <w:bottom w:val="single" w:sz="6" w:space="0" w:color="000000"/>
            </w:tcBorders>
            <w:shd w:val="clear" w:color="auto" w:fill="D3D3D3"/>
            <w:tcMar>
              <w:top w:w="45" w:type="dxa"/>
              <w:left w:w="45" w:type="dxa"/>
              <w:bottom w:w="45" w:type="dxa"/>
              <w:right w:w="45" w:type="dxa"/>
            </w:tcMar>
          </w:tcPr>
          <w:p w14:paraId="1AFA24FB" w14:textId="77777777" w:rsidR="008A5E4E" w:rsidRDefault="0065745B">
            <w:pPr>
              <w:pStyle w:val="tdTableStyle-TablestyleAltRows-BodyD-Column-Body2"/>
              <w:shd w:val="clear" w:color="auto" w:fill="D3D3D3"/>
            </w:pPr>
            <w:r>
              <w:rPr>
                <w:shd w:val="clear" w:color="auto" w:fill="D3D3D3"/>
              </w:rPr>
              <w:t>UnsignedClamp(2</w:t>
            </w:r>
            <w:r>
              <w:rPr>
                <w:rStyle w:val="sup2"/>
                <w:shd w:val="clear" w:color="auto" w:fill="D3D3D3"/>
              </w:rPr>
              <w:t>8</w:t>
            </w:r>
            <w:r>
              <w:rPr>
                <w:shd w:val="clear" w:color="auto" w:fill="D3D3D3"/>
              </w:rPr>
              <w:t>-1)</w:t>
            </w:r>
          </w:p>
        </w:tc>
      </w:tr>
      <w:tr w:rsidR="008A5E4E" w14:paraId="11F1175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FFBE2E1" w14:textId="77777777" w:rsidR="008A5E4E" w:rsidRDefault="0065745B">
            <w:pPr>
              <w:pStyle w:val="tdTableStyle-TablestyleAltRows-BodyE-Sidehead-Body1"/>
              <w:shd w:val="clear" w:color="auto" w:fill="DCDCDC"/>
            </w:pPr>
            <w:r>
              <w:rPr>
                <w:rStyle w:val="code"/>
                <w:shd w:val="clear" w:color="auto" w:fill="DCDCDC"/>
              </w:rPr>
              <w:t>unsigned_int16</w:t>
            </w:r>
          </w:p>
        </w:tc>
        <w:tc>
          <w:tcPr>
            <w:tcW w:w="0" w:type="auto"/>
            <w:tcBorders>
              <w:bottom w:val="single" w:sz="6" w:space="0" w:color="000000"/>
              <w:right w:val="single" w:sz="6" w:space="0" w:color="000000"/>
            </w:tcBorders>
            <w:tcMar>
              <w:top w:w="45" w:type="dxa"/>
              <w:left w:w="45" w:type="dxa"/>
              <w:bottom w:w="45" w:type="dxa"/>
              <w:right w:w="45" w:type="dxa"/>
            </w:tcMar>
          </w:tcPr>
          <w:p w14:paraId="6D3BAAC0" w14:textId="77777777" w:rsidR="008A5E4E" w:rsidRDefault="0065745B">
            <w:pPr>
              <w:pStyle w:val="tdTableStyle-TablestyleAltRows-BodyE-Column-Body1"/>
            </w:pPr>
            <w:r>
              <w:t>16</w:t>
            </w:r>
          </w:p>
        </w:tc>
        <w:tc>
          <w:tcPr>
            <w:tcW w:w="0" w:type="auto"/>
            <w:tcBorders>
              <w:bottom w:val="single" w:sz="6" w:space="0" w:color="000000"/>
              <w:right w:val="single" w:sz="6" w:space="0" w:color="000000"/>
            </w:tcBorders>
            <w:tcMar>
              <w:top w:w="45" w:type="dxa"/>
              <w:left w:w="45" w:type="dxa"/>
              <w:bottom w:w="45" w:type="dxa"/>
              <w:right w:w="45" w:type="dxa"/>
            </w:tcMar>
          </w:tcPr>
          <w:p w14:paraId="25127FDD" w14:textId="77777777" w:rsidR="008A5E4E" w:rsidRDefault="0065745B">
            <w:pPr>
              <w:pStyle w:val="tdTableStyle-TablestyleAltRows-BodyE-Column-Body1"/>
            </w:pPr>
            <w:r>
              <w:t>unsigned integer</w:t>
            </w:r>
          </w:p>
        </w:tc>
        <w:tc>
          <w:tcPr>
            <w:tcW w:w="0" w:type="auto"/>
            <w:tcBorders>
              <w:right w:val="single" w:sz="6" w:space="0" w:color="000000"/>
            </w:tcBorders>
            <w:tcMar>
              <w:top w:w="45" w:type="dxa"/>
              <w:left w:w="45" w:type="dxa"/>
              <w:bottom w:w="45" w:type="dxa"/>
              <w:right w:w="45" w:type="dxa"/>
            </w:tcMar>
          </w:tcPr>
          <w:p w14:paraId="51BFFB5B"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4D1AA321" w14:textId="77777777" w:rsidR="008A5E4E" w:rsidRDefault="0065745B">
            <w:pPr>
              <w:pStyle w:val="tdTableStyle-TablestyleAltRows-BodyD-Column-Body1"/>
            </w:pPr>
            <w:r>
              <w:t>UnsignedClamp(2</w:t>
            </w:r>
            <w:r>
              <w:rPr>
                <w:rStyle w:val="sup2"/>
              </w:rPr>
              <w:t>16</w:t>
            </w:r>
            <w:r>
              <w:t>-1)</w:t>
            </w:r>
          </w:p>
        </w:tc>
      </w:tr>
      <w:tr w:rsidR="008A5E4E" w14:paraId="6302394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919ED40" w14:textId="77777777" w:rsidR="008A5E4E" w:rsidRDefault="0065745B">
            <w:pPr>
              <w:pStyle w:val="tdTableStyle-TablestyleAltRows-BodyE-Sidehead-Body2"/>
              <w:shd w:val="clear" w:color="auto" w:fill="DCDCDC"/>
            </w:pPr>
            <w:r>
              <w:rPr>
                <w:rStyle w:val="code"/>
                <w:shd w:val="clear" w:color="auto" w:fill="DCDCDC"/>
              </w:rPr>
              <w:t>unsigned_int32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2AF9F5F" w14:textId="77777777" w:rsidR="008A5E4E" w:rsidRDefault="0065745B">
            <w:pPr>
              <w:pStyle w:val="tdTableStyle-TablestyleAltRows-BodyE-Column-Body2"/>
              <w:shd w:val="clear" w:color="auto" w:fill="D3D3D3"/>
            </w:pPr>
            <w:r>
              <w:rPr>
                <w:shd w:val="clear" w:color="auto" w:fill="D3D3D3"/>
              </w:rPr>
              <w:t>32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681C14C" w14:textId="77777777" w:rsidR="008A5E4E" w:rsidRDefault="0065745B">
            <w:pPr>
              <w:pStyle w:val="tdTableStyle-TablestyleAltRows-BodyE-Column-Body2"/>
              <w:shd w:val="clear" w:color="auto" w:fill="D3D3D3"/>
            </w:pPr>
            <w:r>
              <w:rPr>
                <w:shd w:val="clear" w:color="auto" w:fill="D3D3D3"/>
              </w:rPr>
              <w:t>unsigned integer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AE16CE1"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351ADFA3" w14:textId="77777777" w:rsidR="008A5E4E" w:rsidRDefault="0065745B">
            <w:pPr>
              <w:pStyle w:val="tdTableStyle-TablestyleAltRows-BodyD-Column-Body2"/>
              <w:shd w:val="clear" w:color="auto" w:fill="D3D3D3"/>
            </w:pPr>
            <w:r>
              <w:rPr>
                <w:shd w:val="clear" w:color="auto" w:fill="D3D3D3"/>
              </w:rPr>
              <w:t>Identity()</w:t>
            </w:r>
          </w:p>
        </w:tc>
      </w:tr>
      <w:tr w:rsidR="008A5E4E" w14:paraId="2255810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75BE9BA" w14:textId="77777777" w:rsidR="008A5E4E" w:rsidRDefault="0065745B">
            <w:pPr>
              <w:pStyle w:val="tdTableStyle-TablestyleAltRows-BodyE-Sidehead-Body1"/>
              <w:shd w:val="clear" w:color="auto" w:fill="DCDCDC"/>
            </w:pPr>
            <w:r>
              <w:rPr>
                <w:rStyle w:val="code"/>
                <w:shd w:val="clear" w:color="auto" w:fill="DCDCDC"/>
              </w:rPr>
              <w:t>half_float</w:t>
            </w:r>
          </w:p>
        </w:tc>
        <w:tc>
          <w:tcPr>
            <w:tcW w:w="0" w:type="auto"/>
            <w:tcBorders>
              <w:bottom w:val="single" w:sz="6" w:space="0" w:color="000000"/>
              <w:right w:val="single" w:sz="6" w:space="0" w:color="000000"/>
            </w:tcBorders>
            <w:tcMar>
              <w:top w:w="45" w:type="dxa"/>
              <w:left w:w="45" w:type="dxa"/>
              <w:bottom w:w="45" w:type="dxa"/>
              <w:right w:w="45" w:type="dxa"/>
            </w:tcMar>
          </w:tcPr>
          <w:p w14:paraId="4C22605B" w14:textId="77777777" w:rsidR="008A5E4E" w:rsidRDefault="0065745B">
            <w:pPr>
              <w:pStyle w:val="tdTableStyle-TablestyleAltRows-BodyE-Column-Body1"/>
            </w:pPr>
            <w:r>
              <w:t>16</w:t>
            </w:r>
          </w:p>
        </w:tc>
        <w:tc>
          <w:tcPr>
            <w:tcW w:w="0" w:type="auto"/>
            <w:tcBorders>
              <w:bottom w:val="single" w:sz="6" w:space="0" w:color="000000"/>
              <w:right w:val="single" w:sz="6" w:space="0" w:color="000000"/>
            </w:tcBorders>
            <w:tcMar>
              <w:top w:w="45" w:type="dxa"/>
              <w:left w:w="45" w:type="dxa"/>
              <w:bottom w:w="45" w:type="dxa"/>
              <w:right w:w="45" w:type="dxa"/>
            </w:tcMar>
          </w:tcPr>
          <w:p w14:paraId="5DD77074" w14:textId="77777777" w:rsidR="008A5E4E" w:rsidRDefault="0065745B">
            <w:pPr>
              <w:pStyle w:val="tdTableStyle-TablestyleAltRows-BodyE-Column-Body1"/>
            </w:pPr>
            <w:r>
              <w:t>float</w:t>
            </w:r>
          </w:p>
        </w:tc>
        <w:tc>
          <w:tcPr>
            <w:tcW w:w="0" w:type="auto"/>
            <w:tcBorders>
              <w:right w:val="single" w:sz="6" w:space="0" w:color="000000"/>
            </w:tcBorders>
            <w:tcMar>
              <w:top w:w="45" w:type="dxa"/>
              <w:left w:w="45" w:type="dxa"/>
              <w:bottom w:w="45" w:type="dxa"/>
              <w:right w:w="45" w:type="dxa"/>
            </w:tcMar>
          </w:tcPr>
          <w:p w14:paraId="2D01F379" w14:textId="77777777" w:rsidR="008A5E4E" w:rsidRDefault="0065745B">
            <w:pPr>
              <w:pStyle w:val="tdTableStyle-TablestyleAltRows-BodyE-Column-Body1"/>
            </w:pPr>
            <w:r>
              <w:rPr>
                <w:rStyle w:val="code"/>
              </w:rPr>
              <w:t>f32</w:t>
            </w:r>
          </w:p>
        </w:tc>
        <w:tc>
          <w:tcPr>
            <w:tcW w:w="0" w:type="auto"/>
            <w:tcBorders>
              <w:bottom w:val="single" w:sz="6" w:space="0" w:color="000000"/>
            </w:tcBorders>
            <w:tcMar>
              <w:top w:w="45" w:type="dxa"/>
              <w:left w:w="45" w:type="dxa"/>
              <w:bottom w:w="45" w:type="dxa"/>
              <w:right w:w="45" w:type="dxa"/>
            </w:tcMar>
          </w:tcPr>
          <w:p w14:paraId="3EE640EC" w14:textId="77777777" w:rsidR="008A5E4E" w:rsidRDefault="0065745B">
            <w:pPr>
              <w:pStyle w:val="tdTableStyle-TablestyleAltRows-BodyD-Column-Body1"/>
            </w:pPr>
            <w:r>
              <w:t>HalfFloat()</w:t>
            </w:r>
          </w:p>
        </w:tc>
      </w:tr>
      <w:tr w:rsidR="008A5E4E" w14:paraId="4EE8B910"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454343C7" w14:textId="77777777" w:rsidR="008A5E4E" w:rsidRDefault="0065745B">
            <w:pPr>
              <w:pStyle w:val="tdTableStyle-TablestyleAltRows-BodyB-Sidehead-Body2"/>
              <w:shd w:val="clear" w:color="auto" w:fill="DCDCDC"/>
            </w:pPr>
            <w:r>
              <w:rPr>
                <w:rStyle w:val="code"/>
                <w:shd w:val="clear" w:color="auto" w:fill="DCDCDC"/>
              </w:rPr>
              <w:t>float</w:t>
            </w:r>
          </w:p>
        </w:tc>
        <w:tc>
          <w:tcPr>
            <w:tcW w:w="0" w:type="auto"/>
            <w:tcBorders>
              <w:right w:val="single" w:sz="6" w:space="0" w:color="000000"/>
            </w:tcBorders>
            <w:shd w:val="clear" w:color="auto" w:fill="D3D3D3"/>
            <w:tcMar>
              <w:top w:w="45" w:type="dxa"/>
              <w:left w:w="45" w:type="dxa"/>
              <w:bottom w:w="45" w:type="dxa"/>
              <w:right w:w="45" w:type="dxa"/>
            </w:tcMar>
          </w:tcPr>
          <w:p w14:paraId="408C1484" w14:textId="77777777" w:rsidR="008A5E4E" w:rsidRDefault="0065745B">
            <w:pPr>
              <w:pStyle w:val="tdTableStyle-TablestyleAltRows-BodyB-Column-Body2"/>
              <w:shd w:val="clear" w:color="auto" w:fill="D3D3D3"/>
            </w:pPr>
            <w:r>
              <w:rPr>
                <w:shd w:val="clear" w:color="auto" w:fill="D3D3D3"/>
              </w:rPr>
              <w:t>21</w:t>
            </w:r>
          </w:p>
        </w:tc>
        <w:tc>
          <w:tcPr>
            <w:tcW w:w="0" w:type="auto"/>
            <w:tcBorders>
              <w:right w:val="single" w:sz="6" w:space="0" w:color="000000"/>
            </w:tcBorders>
            <w:shd w:val="clear" w:color="auto" w:fill="D3D3D3"/>
            <w:tcMar>
              <w:top w:w="45" w:type="dxa"/>
              <w:left w:w="45" w:type="dxa"/>
              <w:bottom w:w="45" w:type="dxa"/>
              <w:right w:w="45" w:type="dxa"/>
            </w:tcMar>
          </w:tcPr>
          <w:p w14:paraId="58FBE305" w14:textId="77777777" w:rsidR="008A5E4E" w:rsidRDefault="0065745B">
            <w:pPr>
              <w:pStyle w:val="tdTableStyle-TablestyleAltRows-BodyB-Column-Body2"/>
              <w:shd w:val="clear" w:color="auto" w:fill="D3D3D3"/>
            </w:pPr>
            <w:r>
              <w:rPr>
                <w:shd w:val="clear" w:color="auto" w:fill="D3D3D3"/>
              </w:rPr>
              <w:t>float</w:t>
            </w:r>
          </w:p>
        </w:tc>
        <w:tc>
          <w:tcPr>
            <w:tcW w:w="0" w:type="auto"/>
            <w:tcBorders>
              <w:right w:val="single" w:sz="6" w:space="0" w:color="000000"/>
            </w:tcBorders>
            <w:shd w:val="clear" w:color="auto" w:fill="D3D3D3"/>
            <w:tcMar>
              <w:top w:w="45" w:type="dxa"/>
              <w:left w:w="45" w:type="dxa"/>
              <w:bottom w:w="45" w:type="dxa"/>
              <w:right w:w="45" w:type="dxa"/>
            </w:tcMar>
          </w:tcPr>
          <w:p w14:paraId="52411334" w14:textId="77777777" w:rsidR="008A5E4E" w:rsidRDefault="0065745B">
            <w:pPr>
              <w:pStyle w:val="tdTableStyle-TablestyleAltRows-BodyB-Column-Body2"/>
              <w:shd w:val="clear" w:color="auto" w:fill="D3D3D3"/>
            </w:pPr>
            <w:r>
              <w:rPr>
                <w:shd w:val="clear" w:color="auto" w:fill="D3D3D3"/>
              </w:rPr>
              <w:t> </w:t>
            </w:r>
          </w:p>
        </w:tc>
        <w:tc>
          <w:tcPr>
            <w:tcW w:w="0" w:type="auto"/>
            <w:shd w:val="clear" w:color="auto" w:fill="D3D3D3"/>
            <w:tcMar>
              <w:top w:w="45" w:type="dxa"/>
              <w:left w:w="45" w:type="dxa"/>
              <w:bottom w:w="45" w:type="dxa"/>
              <w:right w:w="45" w:type="dxa"/>
            </w:tcMar>
          </w:tcPr>
          <w:p w14:paraId="258A8A4F" w14:textId="77777777" w:rsidR="008A5E4E" w:rsidRDefault="0065745B">
            <w:pPr>
              <w:pStyle w:val="tdTableStyle-TablestyleAltRows-BodyA-Column-Body2"/>
              <w:shd w:val="clear" w:color="auto" w:fill="D3D3D3"/>
            </w:pPr>
            <w:r>
              <w:rPr>
                <w:shd w:val="clear" w:color="auto" w:fill="D3D3D3"/>
              </w:rPr>
              <w:t>Float()</w:t>
            </w:r>
          </w:p>
        </w:tc>
      </w:tr>
    </w:tbl>
    <w:p w14:paraId="511075C6" w14:textId="77777777" w:rsidR="008A5E4E" w:rsidRDefault="008A5E4E">
      <w:pPr>
        <w:spacing w:after="240"/>
      </w:pPr>
    </w:p>
    <w:p w14:paraId="7F831A65" w14:textId="53DE9941" w:rsidR="008A5E4E" w:rsidRDefault="0065745B">
      <w:pPr>
        <w:pStyle w:val="p"/>
      </w:pPr>
      <w:r>
        <w:t xml:space="preserve">The memory type is specified as the number of bits occupied by the component (also known as the bit depth), and whether the value is represented as a two's complement signed or unsigned integer or as an IEEE/ANSI Standard 754-2008 for floating-point value (see </w:t>
      </w:r>
      <w:r>
        <w:rPr>
          <w:rStyle w:val="xref1"/>
        </w:rPr>
        <w:t>4.19.1. Floating-Point Numbers (</w:t>
      </w:r>
      <w:r w:rsidR="009A76EE" w:rsidRPr="008A5E4E">
        <w:fldChar w:fldCharType="begin"/>
      </w:r>
      <w:r w:rsidR="008A5E4E">
        <w:instrText xml:space="preserve"> PAGEREF _Ref2115534732 \p \h  \* MERGEFORMAT </w:instrText>
      </w:r>
      <w:r w:rsidR="009A76EE" w:rsidRPr="008A5E4E">
        <w:fldChar w:fldCharType="separate"/>
      </w:r>
      <w:r w:rsidR="00533AF0" w:rsidRPr="00533AF0">
        <w:rPr>
          <w:rStyle w:val="xref1"/>
          <w:noProof/>
        </w:rPr>
        <w:t>on</w:t>
      </w:r>
      <w:r w:rsidR="00533AF0">
        <w:rPr>
          <w:noProof/>
        </w:rPr>
        <w:t xml:space="preserve"> page 91</w:t>
      </w:r>
      <w:r w:rsidR="009A76EE" w:rsidRPr="008A5E4E">
        <w:rPr>
          <w:rStyle w:val="xref1"/>
        </w:rPr>
        <w:fldChar w:fldCharType="end"/>
      </w:r>
      <w:r>
        <w:rPr>
          <w:rStyle w:val="xref1"/>
        </w:rPr>
        <w:t>)</w:t>
      </w:r>
      <w:r>
        <w:t xml:space="preserve">). For the packed representations of </w:t>
      </w:r>
      <w:r>
        <w:rPr>
          <w:rStyle w:val="code1"/>
        </w:rPr>
        <w:t>unorm_short_555</w:t>
      </w:r>
      <w:r>
        <w:t xml:space="preserve"> , </w:t>
      </w:r>
      <w:r>
        <w:rPr>
          <w:rStyle w:val="code1"/>
        </w:rPr>
        <w:t>unorm_short_565</w:t>
      </w:r>
      <w:r>
        <w:t xml:space="preserve"> and </w:t>
      </w:r>
      <w:r>
        <w:rPr>
          <w:rStyle w:val="code1"/>
        </w:rPr>
        <w:t>unorm_</w:t>
      </w:r>
      <w:r w:rsidR="00430B0F">
        <w:rPr>
          <w:rStyle w:val="code1"/>
        </w:rPr>
        <w:t>int</w:t>
      </w:r>
      <w:r>
        <w:rPr>
          <w:rStyle w:val="code1"/>
        </w:rPr>
        <w:t>_101010</w:t>
      </w:r>
      <w:r>
        <w:t xml:space="preserve">, the components are the specified bit fields within the image element. For </w:t>
      </w:r>
      <w:r>
        <w:rPr>
          <w:rStyle w:val="code1"/>
        </w:rPr>
        <w:t>unorm_short_565</w:t>
      </w:r>
      <w:r>
        <w:t xml:space="preserve"> the bit size varies according to whether the </w:t>
      </w:r>
      <w:r>
        <w:rPr>
          <w:rStyle w:val="code1"/>
        </w:rPr>
        <w:t>r</w:t>
      </w:r>
      <w:r>
        <w:t xml:space="preserve">, </w:t>
      </w:r>
      <w:r>
        <w:rPr>
          <w:rStyle w:val="code1"/>
        </w:rPr>
        <w:t>g</w:t>
      </w:r>
      <w:r>
        <w:t xml:space="preserve"> or </w:t>
      </w:r>
      <w:r>
        <w:rPr>
          <w:rStyle w:val="code1"/>
        </w:rPr>
        <w:t>b</w:t>
      </w:r>
      <w:r>
        <w:t xml:space="preserve"> component.</w:t>
      </w:r>
    </w:p>
    <w:p w14:paraId="6398A35A" w14:textId="77777777" w:rsidR="008A5E4E" w:rsidRDefault="0065745B">
      <w:pPr>
        <w:pStyle w:val="p"/>
      </w:pPr>
      <w:r>
        <w:t xml:space="preserve">The access type is the HSAIL type used in the operands of the image operations that specify the image component (see </w:t>
      </w:r>
      <w:r>
        <w:rPr>
          <w:rStyle w:val="xref1"/>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1"/>
          <w:noProof/>
        </w:rPr>
        <w:t>on</w:t>
      </w:r>
      <w:r w:rsidR="00533AF0">
        <w:rPr>
          <w:noProof/>
        </w:rPr>
        <w:t xml:space="preserve"> page 79</w:t>
      </w:r>
      <w:r w:rsidR="009A76EE" w:rsidRPr="008A5E4E">
        <w:rPr>
          <w:rStyle w:val="xref1"/>
        </w:rPr>
        <w:fldChar w:fldCharType="end"/>
      </w:r>
      <w:r>
        <w:rPr>
          <w:rStyle w:val="xref1"/>
        </w:rPr>
        <w:t>)</w:t>
      </w:r>
      <w:r>
        <w:t>).</w:t>
      </w:r>
    </w:p>
    <w:p w14:paraId="71BFADE7" w14:textId="77777777" w:rsidR="008A5E4E" w:rsidRDefault="0065745B">
      <w:pPr>
        <w:pStyle w:val="p"/>
      </w:pPr>
      <w:r>
        <w:t>The conversion method can be one of:</w:t>
      </w:r>
    </w:p>
    <w:p w14:paraId="617F5A92" w14:textId="77777777" w:rsidR="008A5E4E" w:rsidRDefault="0065745B">
      <w:pPr>
        <w:pStyle w:val="pDefinitionTerm"/>
      </w:pPr>
      <w:r>
        <w:t>Identity()</w:t>
      </w:r>
    </w:p>
    <w:p w14:paraId="6DC2835B" w14:textId="77777777" w:rsidR="008A5E4E" w:rsidRDefault="0065745B">
      <w:pPr>
        <w:pStyle w:val="p1"/>
      </w:pPr>
      <w:r>
        <w:t>No conversion is performed. On read or write all values are preserved.</w:t>
      </w:r>
    </w:p>
    <w:p w14:paraId="5A361E9C" w14:textId="77777777" w:rsidR="008A5E4E" w:rsidRDefault="0065745B">
      <w:pPr>
        <w:pStyle w:val="pDefinitionTerm"/>
      </w:pPr>
      <w:r>
        <w:rPr>
          <w:rStyle w:val="variable2"/>
        </w:rPr>
        <w:t>Float()</w:t>
      </w:r>
    </w:p>
    <w:p w14:paraId="69413DE1" w14:textId="207513B2" w:rsidR="008A5E4E" w:rsidRDefault="0065745B">
      <w:pPr>
        <w:pStyle w:val="p1"/>
      </w:pPr>
      <w:r>
        <w:t>On a read or write image operation, it is implementation defined if subnormal values are flushed to zero, if NaN values are propagated</w:t>
      </w:r>
      <w:r w:rsidR="00714E7B">
        <w:t xml:space="preserve"> or payloads</w:t>
      </w:r>
      <w:r w:rsidR="007D0E04">
        <w:t xml:space="preserve"> preserved</w:t>
      </w:r>
      <w:r>
        <w:t xml:space="preserve"> </w:t>
      </w:r>
      <w:r w:rsidR="008F0D05">
        <w:t xml:space="preserve">(regardless of the </w:t>
      </w:r>
      <w:r>
        <w:t>profile</w:t>
      </w:r>
      <w:r w:rsidR="008F0D05">
        <w:t xml:space="preserve"> specified)</w:t>
      </w:r>
      <w:r>
        <w:t xml:space="preserve"> or if </w:t>
      </w:r>
      <w:r w:rsidR="00EB3BD9">
        <w:t>signaling</w:t>
      </w:r>
      <w:r>
        <w:t xml:space="preserve"> NaNs are converted to quiet NaNs (see </w:t>
      </w:r>
      <w:r>
        <w:rPr>
          <w:rStyle w:val="xref1"/>
        </w:rPr>
        <w:t>4.19.4. Not A Number (NaN) (</w:t>
      </w:r>
      <w:r w:rsidR="009A76EE" w:rsidRPr="008A5E4E">
        <w:fldChar w:fldCharType="begin"/>
      </w:r>
      <w:r w:rsidR="008A5E4E">
        <w:instrText xml:space="preserve"> PAGEREF _Ref-143320687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 xml:space="preserve">). All other values are preserved. No invalid operation exception is generated if the value is a </w:t>
      </w:r>
      <w:r w:rsidR="00EB3BD9">
        <w:t>signaling</w:t>
      </w:r>
      <w:r>
        <w:t xml:space="preserve"> NaN. No inexact exception is generated.</w:t>
      </w:r>
    </w:p>
    <w:p w14:paraId="06EFE092" w14:textId="77777777" w:rsidR="008A5E4E" w:rsidRDefault="0065745B">
      <w:pPr>
        <w:pStyle w:val="pDefinitionTerm"/>
      </w:pPr>
      <w:r>
        <w:rPr>
          <w:rStyle w:val="variable2"/>
        </w:rPr>
        <w:t>HalfFloat()</w:t>
      </w:r>
    </w:p>
    <w:p w14:paraId="3B86EFDF" w14:textId="7DBBE4C6" w:rsidR="008A5E4E" w:rsidRDefault="0065745B">
      <w:pPr>
        <w:pStyle w:val="p1"/>
      </w:pPr>
      <w:r>
        <w:t xml:space="preserve">On a read image operation, the memory component value is converted from </w:t>
      </w:r>
      <w:r>
        <w:rPr>
          <w:rStyle w:val="code1"/>
        </w:rPr>
        <w:t>f16</w:t>
      </w:r>
      <w:r>
        <w:t xml:space="preserve"> to </w:t>
      </w:r>
      <w:r>
        <w:rPr>
          <w:rStyle w:val="code1"/>
        </w:rPr>
        <w:t>f32</w:t>
      </w:r>
      <w:r>
        <w:t xml:space="preserve">. The conversion must be exact for both normal and subnormal values. The infinity value must be converted to the corresponding infinity value. It is implementation defined if NaN values are propagated </w:t>
      </w:r>
      <w:r w:rsidR="007D0E04">
        <w:t xml:space="preserve">or payloads preserved (regardless of the </w:t>
      </w:r>
      <w:r>
        <w:t>profile</w:t>
      </w:r>
      <w:r w:rsidR="007D0E04">
        <w:t xml:space="preserve"> specified)</w:t>
      </w:r>
      <w:r>
        <w:t xml:space="preserve"> or if </w:t>
      </w:r>
      <w:r w:rsidR="00EB3BD9">
        <w:t>signaling</w:t>
      </w:r>
      <w:r>
        <w:t xml:space="preserve"> NaNs are converted to quiet NaNs (see </w:t>
      </w:r>
      <w:r>
        <w:rPr>
          <w:rStyle w:val="xref1"/>
        </w:rPr>
        <w:t>4.19.4. Not A Number (NaN) (</w:t>
      </w:r>
      <w:r w:rsidR="009A76EE" w:rsidRPr="008A5E4E">
        <w:fldChar w:fldCharType="begin"/>
      </w:r>
      <w:r w:rsidR="008A5E4E">
        <w:instrText xml:space="preserve"> PAGEREF _Ref-143320687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 xml:space="preserve">). No invalid operation exception is generated if the value is a </w:t>
      </w:r>
      <w:r w:rsidR="00EB3BD9">
        <w:t>signaling</w:t>
      </w:r>
      <w:r>
        <w:t xml:space="preserve"> NaN.</w:t>
      </w:r>
    </w:p>
    <w:p w14:paraId="42AD05A5" w14:textId="4FD8A16A" w:rsidR="008A5E4E" w:rsidRDefault="0065745B">
      <w:pPr>
        <w:pStyle w:val="p1"/>
      </w:pPr>
      <w:r>
        <w:t xml:space="preserve">On write image operations, the access component value is converted from </w:t>
      </w:r>
      <w:r>
        <w:rPr>
          <w:rStyle w:val="code1"/>
        </w:rPr>
        <w:t>f32</w:t>
      </w:r>
      <w:r>
        <w:t xml:space="preserve"> to </w:t>
      </w:r>
      <w:r>
        <w:rPr>
          <w:rStyle w:val="code1"/>
        </w:rPr>
        <w:t>f16</w:t>
      </w:r>
      <w:r>
        <w:t xml:space="preserve">. It is implementation defined whether </w:t>
      </w:r>
      <w:r>
        <w:rPr>
          <w:rStyle w:val="code1"/>
        </w:rPr>
        <w:t>near</w:t>
      </w:r>
      <w:r>
        <w:t xml:space="preserve"> or </w:t>
      </w:r>
      <w:r>
        <w:rPr>
          <w:rStyle w:val="code1"/>
        </w:rPr>
        <w:t>zero</w:t>
      </w:r>
      <w:r>
        <w:t xml:space="preserve"> rounding mode is used (see </w:t>
      </w:r>
      <w:r>
        <w:rPr>
          <w:rStyle w:val="xref1"/>
        </w:rPr>
        <w:t>4.19.2. Rounding (</w:t>
      </w:r>
      <w:r w:rsidR="009A76EE" w:rsidRPr="008A5E4E">
        <w:fldChar w:fldCharType="begin"/>
      </w:r>
      <w:r w:rsidR="008A5E4E">
        <w:instrText xml:space="preserve"> PAGEREF _Ref909768003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 xml:space="preserve">). It is implementation defined if subnormal values resulting from the conversion are flushed to zero. The infinity value must be converted to the corresponding infinity value. It is implementation defined if NaN values are propagated </w:t>
      </w:r>
      <w:r w:rsidR="007D0E04">
        <w:t xml:space="preserve">or payloads preserved (regardless of the </w:t>
      </w:r>
      <w:r>
        <w:t>profile</w:t>
      </w:r>
      <w:r w:rsidR="007D0E04">
        <w:t xml:space="preserve"> specified)</w:t>
      </w:r>
      <w:r>
        <w:t xml:space="preserve"> or if </w:t>
      </w:r>
      <w:r w:rsidR="00EB3BD9">
        <w:t>signaling</w:t>
      </w:r>
      <w:r>
        <w:t xml:space="preserve"> NaNs are converted to quiet NaNs (see </w:t>
      </w:r>
      <w:r>
        <w:rPr>
          <w:rStyle w:val="xref1"/>
        </w:rPr>
        <w:t>4.19.4. Not A Number (NaN) (</w:t>
      </w:r>
      <w:r w:rsidR="009A76EE" w:rsidRPr="008A5E4E">
        <w:fldChar w:fldCharType="begin"/>
      </w:r>
      <w:r w:rsidR="008A5E4E">
        <w:instrText xml:space="preserve"> PAGEREF _Ref-143320687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 xml:space="preserve">). No invalid operation exception is generated if the value is a </w:t>
      </w:r>
      <w:r w:rsidR="00EB3BD9">
        <w:t>signaling</w:t>
      </w:r>
      <w:r>
        <w:t xml:space="preserve"> NaN. No inexact exception is generated.</w:t>
      </w:r>
    </w:p>
    <w:p w14:paraId="02BE574C" w14:textId="77777777" w:rsidR="008A5E4E" w:rsidRDefault="0065745B">
      <w:pPr>
        <w:pStyle w:val="pDefinitionTerm"/>
      </w:pPr>
      <w:r>
        <w:rPr>
          <w:rStyle w:val="variable2"/>
        </w:rPr>
        <w:t>UnsignedClamp(</w:t>
      </w:r>
      <w:r>
        <w:rPr>
          <w:rStyle w:val="spanBookTitle"/>
        </w:rPr>
        <w:t>upper</w:t>
      </w:r>
      <w:r>
        <w:rPr>
          <w:rStyle w:val="variable2"/>
        </w:rPr>
        <w:t>)</w:t>
      </w:r>
    </w:p>
    <w:p w14:paraId="5B27B59B" w14:textId="77777777" w:rsidR="008A5E4E" w:rsidRDefault="0065745B">
      <w:pPr>
        <w:pStyle w:val="p1"/>
      </w:pPr>
      <w:r>
        <w:t xml:space="preserve">The unsigned integer access component value is clamped to be in the unsigned integer memory component value closed interval [0, </w:t>
      </w:r>
      <w:r>
        <w:rPr>
          <w:rStyle w:val="spanBookTitle"/>
        </w:rPr>
        <w:t>upper</w:t>
      </w:r>
      <w:r>
        <w:t>].</w:t>
      </w:r>
    </w:p>
    <w:p w14:paraId="1D6EE197" w14:textId="77777777" w:rsidR="008A5E4E" w:rsidRDefault="0065745B">
      <w:pPr>
        <w:pStyle w:val="p1"/>
      </w:pPr>
      <w:r>
        <w:t xml:space="preserve">On a read image operation, the access component is set to the memory component value zero extended to </w:t>
      </w:r>
      <w:r>
        <w:rPr>
          <w:rStyle w:val="code1"/>
        </w:rPr>
        <w:t>u32</w:t>
      </w:r>
      <w:r>
        <w:t>.</w:t>
      </w:r>
    </w:p>
    <w:p w14:paraId="41D12603" w14:textId="77777777" w:rsidR="008A5E4E" w:rsidRDefault="0065745B">
      <w:pPr>
        <w:pStyle w:val="pNoPageBreakAfter1"/>
      </w:pPr>
      <w:r>
        <w:t>On write image operations, the memory component value is set to:</w:t>
      </w:r>
    </w:p>
    <w:p w14:paraId="0FAC17DC" w14:textId="77777777" w:rsidR="008A5E4E" w:rsidRDefault="0065745B">
      <w:pPr>
        <w:pStyle w:val="pre1"/>
      </w:pPr>
      <w:r>
        <w:rPr>
          <w:rStyle w:val="em"/>
        </w:rPr>
        <w:t>memory_component</w:t>
      </w:r>
      <w:r>
        <w:t xml:space="preserve"> = min(</w:t>
      </w:r>
      <w:r>
        <w:rPr>
          <w:rStyle w:val="em"/>
        </w:rPr>
        <w:t>access_component</w:t>
      </w:r>
      <w:r>
        <w:t xml:space="preserve">, </w:t>
      </w:r>
      <w:r>
        <w:rPr>
          <w:rStyle w:val="em"/>
        </w:rPr>
        <w:t>upper</w:t>
      </w:r>
      <w:r>
        <w:t>);</w:t>
      </w:r>
    </w:p>
    <w:p w14:paraId="581C136F" w14:textId="77777777" w:rsidR="008A5E4E" w:rsidRDefault="0065745B">
      <w:pPr>
        <w:pStyle w:val="pDefinitionTerm"/>
      </w:pPr>
      <w:r>
        <w:rPr>
          <w:rStyle w:val="variable2"/>
        </w:rPr>
        <w:t>SignedClamp(</w:t>
      </w:r>
      <w:r>
        <w:rPr>
          <w:rStyle w:val="spanBookTitle"/>
        </w:rPr>
        <w:t>lower</w:t>
      </w:r>
      <w:r>
        <w:rPr>
          <w:rStyle w:val="variable2"/>
        </w:rPr>
        <w:t xml:space="preserve">, </w:t>
      </w:r>
      <w:r>
        <w:rPr>
          <w:rStyle w:val="spanBookTitle"/>
        </w:rPr>
        <w:t>upper</w:t>
      </w:r>
      <w:r>
        <w:rPr>
          <w:rStyle w:val="variable2"/>
        </w:rPr>
        <w:t>)</w:t>
      </w:r>
    </w:p>
    <w:p w14:paraId="48227239" w14:textId="77777777" w:rsidR="008A5E4E" w:rsidRDefault="0065745B">
      <w:pPr>
        <w:pStyle w:val="p1"/>
      </w:pPr>
      <w:r>
        <w:t>The signed integer access component value is clamped to be in the signed integer memory component value closed interval [</w:t>
      </w:r>
      <w:r>
        <w:rPr>
          <w:rStyle w:val="spanBookTitle"/>
        </w:rPr>
        <w:t>lower</w:t>
      </w:r>
      <w:r>
        <w:t xml:space="preserve">, </w:t>
      </w:r>
      <w:r>
        <w:rPr>
          <w:rStyle w:val="spanBookTitle"/>
        </w:rPr>
        <w:t>upper</w:t>
      </w:r>
      <w:r>
        <w:t>].</w:t>
      </w:r>
    </w:p>
    <w:p w14:paraId="6C84D9EF" w14:textId="77777777" w:rsidR="008A5E4E" w:rsidRDefault="0065745B">
      <w:pPr>
        <w:pStyle w:val="p1"/>
      </w:pPr>
      <w:r>
        <w:t xml:space="preserve">On a read image operation, the access component is set to the memory component value sign extended to </w:t>
      </w:r>
      <w:r>
        <w:rPr>
          <w:rStyle w:val="code1"/>
        </w:rPr>
        <w:t>s32</w:t>
      </w:r>
      <w:r>
        <w:t>.</w:t>
      </w:r>
    </w:p>
    <w:p w14:paraId="3FA98EE0" w14:textId="77777777" w:rsidR="008A5E4E" w:rsidRDefault="0065745B">
      <w:pPr>
        <w:pStyle w:val="pNoPageBreakAfter1"/>
      </w:pPr>
      <w:r>
        <w:t>On write image operations, the memory component value is set to:</w:t>
      </w:r>
    </w:p>
    <w:p w14:paraId="66DAF453" w14:textId="77777777" w:rsidR="008A5E4E" w:rsidRDefault="0065745B">
      <w:pPr>
        <w:pStyle w:val="pre1"/>
      </w:pPr>
      <w:r>
        <w:rPr>
          <w:rStyle w:val="em"/>
        </w:rPr>
        <w:t>memory_component</w:t>
      </w:r>
      <w:r>
        <w:t xml:space="preserve"> = min(max(</w:t>
      </w:r>
      <w:r>
        <w:rPr>
          <w:rStyle w:val="em"/>
        </w:rPr>
        <w:t>access_component</w:t>
      </w:r>
      <w:r>
        <w:t xml:space="preserve">, </w:t>
      </w:r>
      <w:r>
        <w:rPr>
          <w:rStyle w:val="em"/>
        </w:rPr>
        <w:t>lower</w:t>
      </w:r>
      <w:r>
        <w:t xml:space="preserve">), </w:t>
      </w:r>
      <w:r>
        <w:rPr>
          <w:rStyle w:val="em"/>
        </w:rPr>
        <w:t>upper</w:t>
      </w:r>
      <w:r>
        <w:t>);</w:t>
      </w:r>
    </w:p>
    <w:p w14:paraId="78DC02E5" w14:textId="77777777" w:rsidR="008A5E4E" w:rsidRDefault="0065745B">
      <w:pPr>
        <w:pStyle w:val="pDefinitionTerm"/>
      </w:pPr>
      <w:r>
        <w:rPr>
          <w:rStyle w:val="variable2"/>
        </w:rPr>
        <w:t>UnsignedNormalize(</w:t>
      </w:r>
      <w:r>
        <w:rPr>
          <w:rStyle w:val="spanBookTitle"/>
        </w:rPr>
        <w:t>scale</w:t>
      </w:r>
      <w:r>
        <w:rPr>
          <w:rStyle w:val="variable2"/>
        </w:rPr>
        <w:t>)</w:t>
      </w:r>
    </w:p>
    <w:p w14:paraId="2B67F6DD" w14:textId="77777777" w:rsidR="008A5E4E" w:rsidRDefault="0065745B">
      <w:pPr>
        <w:pStyle w:val="p1"/>
      </w:pPr>
      <w:r>
        <w:t xml:space="preserve">A floating-point access component value in the closed internal [0.0, 1.0] is scaled to the unsigned integer memory component value closed interval [0, </w:t>
      </w:r>
      <w:r>
        <w:rPr>
          <w:rStyle w:val="spanBookTitle"/>
        </w:rPr>
        <w:t>scale</w:t>
      </w:r>
      <w:r>
        <w:t>], with values outside that range (including infinity) being clamped to the memory component range and NaN values treated as 0.</w:t>
      </w:r>
    </w:p>
    <w:p w14:paraId="4E7656DF" w14:textId="77777777" w:rsidR="008A5E4E" w:rsidRDefault="0065745B">
      <w:pPr>
        <w:pStyle w:val="pNoPageBreakAfter1"/>
      </w:pPr>
      <w:r>
        <w:t>On a read image operation, the access component is set to:</w:t>
      </w:r>
    </w:p>
    <w:p w14:paraId="2CEF9A01" w14:textId="77777777" w:rsidR="008A5E4E" w:rsidRDefault="0065745B">
      <w:pPr>
        <w:pStyle w:val="pre1"/>
      </w:pPr>
      <w:r>
        <w:rPr>
          <w:rStyle w:val="em"/>
        </w:rPr>
        <w:t>access_component</w:t>
      </w:r>
      <w:r>
        <w:t xml:space="preserve"> = min(max(float(</w:t>
      </w:r>
      <w:r>
        <w:rPr>
          <w:rStyle w:val="em"/>
        </w:rPr>
        <w:t>memory_component</w:t>
      </w:r>
      <w:r>
        <w:t>) / float(</w:t>
      </w:r>
      <w:r>
        <w:rPr>
          <w:rStyle w:val="em"/>
        </w:rPr>
        <w:t>scale</w:t>
      </w:r>
      <w:r>
        <w:t>), 0.0), 1.0);</w:t>
      </w:r>
    </w:p>
    <w:p w14:paraId="7EF3EEE7" w14:textId="15CADEAB" w:rsidR="008A5E4E" w:rsidRDefault="0065745B">
      <w:pPr>
        <w:pStyle w:val="pNoPageBreakAfter1"/>
      </w:pPr>
      <w:r>
        <w:t xml:space="preserve">This must be done with less than or equal to 1.5 </w:t>
      </w:r>
      <w:r w:rsidR="003C6187">
        <w:t>ULP</w:t>
      </w:r>
      <w:r w:rsidR="002F59B9">
        <w:t xml:space="preserve"> (see </w:t>
      </w:r>
      <w:r w:rsidR="002F59B9">
        <w:rPr>
          <w:rStyle w:val="xref1"/>
        </w:rPr>
        <w:t>4.19.6. Unit of Least Precision (ULP) (</w:t>
      </w:r>
      <w:r w:rsidR="002F59B9">
        <w:fldChar w:fldCharType="begin"/>
      </w:r>
      <w:r w:rsidR="002F59B9">
        <w:instrText xml:space="preserve"> PAGEREF  unit_of_least_precision \h \p  \* MERGEFORMAT </w:instrText>
      </w:r>
      <w:r w:rsidR="002F59B9">
        <w:fldChar w:fldCharType="separate"/>
      </w:r>
      <w:r w:rsidR="002F59B9">
        <w:rPr>
          <w:noProof/>
        </w:rPr>
        <w:t>on page 105</w:t>
      </w:r>
      <w:r w:rsidR="002F59B9">
        <w:fldChar w:fldCharType="end"/>
      </w:r>
      <w:r w:rsidR="002F59B9">
        <w:rPr>
          <w:rStyle w:val="xref1"/>
        </w:rPr>
        <w:t>)</w:t>
      </w:r>
      <w:r w:rsidR="002F59B9">
        <w:t>)</w:t>
      </w:r>
      <w:r>
        <w:t>, with the additional requirements:</w:t>
      </w:r>
    </w:p>
    <w:p w14:paraId="6F210C40" w14:textId="77777777" w:rsidR="008A5E4E" w:rsidRDefault="0065745B">
      <w:pPr>
        <w:pStyle w:val="li1"/>
        <w:numPr>
          <w:ilvl w:val="0"/>
          <w:numId w:val="157"/>
        </w:numPr>
        <w:spacing w:before="320"/>
        <w:ind w:left="1200"/>
      </w:pPr>
      <w:r>
        <w:t>If memory component is 0 must return 0.0.</w:t>
      </w:r>
    </w:p>
    <w:p w14:paraId="61DFE8A9" w14:textId="77777777" w:rsidR="008A5E4E" w:rsidRDefault="0065745B">
      <w:pPr>
        <w:pStyle w:val="li1"/>
        <w:numPr>
          <w:ilvl w:val="0"/>
          <w:numId w:val="157"/>
        </w:numPr>
        <w:ind w:left="1200"/>
      </w:pPr>
      <w:r>
        <w:t xml:space="preserve">If memory component is </w:t>
      </w:r>
      <w:r>
        <w:rPr>
          <w:rStyle w:val="spanBookTitle"/>
        </w:rPr>
        <w:t>scale</w:t>
      </w:r>
      <w:r>
        <w:t xml:space="preserve"> then must return 1.0.</w:t>
      </w:r>
    </w:p>
    <w:p w14:paraId="65ED8D82" w14:textId="77777777" w:rsidR="008A5E4E" w:rsidRDefault="0065745B">
      <w:pPr>
        <w:pStyle w:val="li1"/>
        <w:numPr>
          <w:ilvl w:val="0"/>
          <w:numId w:val="157"/>
        </w:numPr>
        <w:spacing w:after="320"/>
        <w:ind w:left="1200"/>
      </w:pPr>
      <w:r>
        <w:t>Must return a value in the closed interval [0.0, 1.0].</w:t>
      </w:r>
    </w:p>
    <w:p w14:paraId="655AA691" w14:textId="77777777" w:rsidR="008A5E4E" w:rsidRDefault="0065745B">
      <w:pPr>
        <w:pStyle w:val="pNoPageBreakAfter1"/>
      </w:pPr>
      <w:r>
        <w:t>On write image operations, the memory component value is set to:</w:t>
      </w:r>
    </w:p>
    <w:p w14:paraId="61B4E98E" w14:textId="77777777" w:rsidR="008A5E4E" w:rsidRDefault="0065745B">
      <w:pPr>
        <w:pStyle w:val="pre1"/>
      </w:pPr>
      <w:r>
        <w:rPr>
          <w:rStyle w:val="em"/>
        </w:rPr>
        <w:t>memory_component</w:t>
      </w:r>
      <w:r>
        <w:t xml:space="preserve"> = min(max(int</w:t>
      </w:r>
      <w:r>
        <w:rPr>
          <w:rStyle w:val="sub"/>
        </w:rPr>
        <w:t>neari</w:t>
      </w:r>
      <w:r>
        <w:t>(</w:t>
      </w:r>
      <w:r>
        <w:rPr>
          <w:rStyle w:val="em"/>
        </w:rPr>
        <w:t>access_component</w:t>
      </w:r>
      <w:r>
        <w:t xml:space="preserve"> * float(</w:t>
      </w:r>
      <w:r>
        <w:rPr>
          <w:rStyle w:val="em"/>
        </w:rPr>
        <w:t>scale</w:t>
      </w:r>
      <w:r>
        <w:t xml:space="preserve">)), 0), </w:t>
      </w:r>
      <w:r>
        <w:rPr>
          <w:rStyle w:val="em"/>
        </w:rPr>
        <w:t>scale</w:t>
      </w:r>
      <w:r>
        <w:t>);</w:t>
      </w:r>
    </w:p>
    <w:p w14:paraId="7470E777" w14:textId="7577733F" w:rsidR="008A5E4E" w:rsidRDefault="0065745B">
      <w:pPr>
        <w:pStyle w:val="p1"/>
      </w:pPr>
      <w:r>
        <w:t xml:space="preserve">The conversion to integer uses </w:t>
      </w:r>
      <w:r>
        <w:rPr>
          <w:rStyle w:val="code1"/>
        </w:rPr>
        <w:t>neari</w:t>
      </w:r>
      <w:r>
        <w:t xml:space="preserve"> rounding mode (see </w:t>
      </w:r>
      <w:r>
        <w:rPr>
          <w:rStyle w:val="xref1"/>
        </w:rPr>
        <w:t>5.18.4. Description of Integer Rounding Modes (</w:t>
      </w:r>
      <w:r w:rsidR="009A76EE" w:rsidRPr="008A5E4E">
        <w:fldChar w:fldCharType="begin"/>
      </w:r>
      <w:r w:rsidR="008A5E4E">
        <w:instrText xml:space="preserve"> PAGEREF 1486247340 \p \h  \* MERGEFORMAT </w:instrText>
      </w:r>
      <w:r w:rsidR="009A76EE" w:rsidRPr="008A5E4E">
        <w:fldChar w:fldCharType="separate"/>
      </w:r>
      <w:r w:rsidR="00533AF0" w:rsidRPr="00533AF0">
        <w:rPr>
          <w:rStyle w:val="xref1"/>
          <w:noProof/>
        </w:rPr>
        <w:t>on</w:t>
      </w:r>
      <w:r w:rsidR="00533AF0">
        <w:rPr>
          <w:noProof/>
        </w:rPr>
        <w:t xml:space="preserve"> page 152</w:t>
      </w:r>
      <w:r w:rsidR="009A76EE" w:rsidRPr="008A5E4E">
        <w:rPr>
          <w:rStyle w:val="xref1"/>
        </w:rPr>
        <w:fldChar w:fldCharType="end"/>
      </w:r>
      <w:r>
        <w:rPr>
          <w:rStyle w:val="xref1"/>
        </w:rPr>
        <w:t>)</w:t>
      </w:r>
      <w:r>
        <w:t xml:space="preserve">). The result must be in the closed interval of the precise result produced for the access component value </w:t>
      </w:r>
      <w:r>
        <w:rPr>
          <w:rStyle w:val="code1"/>
        </w:rPr>
        <w:t>±(0.6 / float(scale))</w:t>
      </w:r>
      <w:r>
        <w:t xml:space="preserve">. No invalid operation exception is generated if the value is a </w:t>
      </w:r>
      <w:r w:rsidR="00EB3BD9">
        <w:t>signaling</w:t>
      </w:r>
      <w:r>
        <w:t xml:space="preserve"> NaN.</w:t>
      </w:r>
    </w:p>
    <w:p w14:paraId="2A6CBC3D" w14:textId="77777777" w:rsidR="008A5E4E" w:rsidRDefault="0065745B">
      <w:pPr>
        <w:pStyle w:val="p1"/>
      </w:pPr>
      <w:r>
        <w:t>No inexact exception is generated for either conversion.</w:t>
      </w:r>
    </w:p>
    <w:p w14:paraId="287E3B51" w14:textId="77777777" w:rsidR="008A5E4E" w:rsidRDefault="0065745B">
      <w:pPr>
        <w:pStyle w:val="pDefinitionTerm"/>
      </w:pPr>
      <w:r>
        <w:rPr>
          <w:rStyle w:val="variable2"/>
        </w:rPr>
        <w:t>SignedNormalize(</w:t>
      </w:r>
      <w:r>
        <w:rPr>
          <w:rStyle w:val="spanBookTitle"/>
        </w:rPr>
        <w:t>scale</w:t>
      </w:r>
      <w:r>
        <w:rPr>
          <w:rStyle w:val="variable2"/>
        </w:rPr>
        <w:t>)</w:t>
      </w:r>
    </w:p>
    <w:p w14:paraId="0DB64D06" w14:textId="77777777" w:rsidR="008A5E4E" w:rsidRDefault="0065745B">
      <w:pPr>
        <w:pStyle w:val="p1"/>
      </w:pPr>
      <w:r>
        <w:t>A floating-point access component value in the closed interval [-1.0 to +1.0] is scaled to the signed integer memory component value closed interval [-</w:t>
      </w:r>
      <w:r>
        <w:rPr>
          <w:rStyle w:val="spanBookTitle"/>
        </w:rPr>
        <w:t>scale</w:t>
      </w:r>
      <w:r>
        <w:t>-1, +</w:t>
      </w:r>
      <w:r>
        <w:rPr>
          <w:rStyle w:val="spanBookTitle"/>
        </w:rPr>
        <w:t>scale</w:t>
      </w:r>
      <w:r>
        <w:t>], with values outside that range (including infinity) being clamped to the memory component range and NaN values treated as 0.</w:t>
      </w:r>
    </w:p>
    <w:p w14:paraId="25B5944E" w14:textId="77777777" w:rsidR="008A5E4E" w:rsidRDefault="0065745B">
      <w:pPr>
        <w:pStyle w:val="p1"/>
      </w:pPr>
      <w:r>
        <w:t>On a read image operation, the access component is set to:</w:t>
      </w:r>
    </w:p>
    <w:p w14:paraId="420745DC" w14:textId="77777777" w:rsidR="008A5E4E" w:rsidRDefault="0065745B">
      <w:pPr>
        <w:pStyle w:val="pre1"/>
      </w:pPr>
      <w:r>
        <w:rPr>
          <w:rStyle w:val="em"/>
        </w:rPr>
        <w:t>access_component</w:t>
      </w:r>
      <w:r>
        <w:t xml:space="preserve"> = min(max(float(</w:t>
      </w:r>
      <w:r>
        <w:rPr>
          <w:rStyle w:val="em"/>
        </w:rPr>
        <w:t>memory_component</w:t>
      </w:r>
      <w:r>
        <w:t>) / float(</w:t>
      </w:r>
      <w:r>
        <w:rPr>
          <w:rStyle w:val="em"/>
        </w:rPr>
        <w:t>scale</w:t>
      </w:r>
      <w:r>
        <w:t>), -1.0), 1.0);</w:t>
      </w:r>
    </w:p>
    <w:p w14:paraId="2C0FD460" w14:textId="6D7BE028" w:rsidR="008A5E4E" w:rsidRDefault="0065745B">
      <w:pPr>
        <w:pStyle w:val="pNoPageBreakAfter1"/>
      </w:pPr>
      <w:r>
        <w:t xml:space="preserve">This must be done with less than or equal to 1.5 </w:t>
      </w:r>
      <w:r w:rsidR="003C6187">
        <w:t>ULP</w:t>
      </w:r>
      <w:r>
        <w:t>, with the additional requirements:</w:t>
      </w:r>
    </w:p>
    <w:p w14:paraId="76533D57" w14:textId="77777777" w:rsidR="008A5E4E" w:rsidRDefault="0065745B">
      <w:pPr>
        <w:pStyle w:val="li1"/>
        <w:numPr>
          <w:ilvl w:val="0"/>
          <w:numId w:val="158"/>
        </w:numPr>
        <w:spacing w:before="320"/>
        <w:ind w:left="1200"/>
      </w:pPr>
      <w:r>
        <w:t>If memory component is -</w:t>
      </w:r>
      <w:r>
        <w:rPr>
          <w:rStyle w:val="spanBookTitle"/>
        </w:rPr>
        <w:t>scale</w:t>
      </w:r>
      <w:r>
        <w:t xml:space="preserve"> or -</w:t>
      </w:r>
      <w:r>
        <w:rPr>
          <w:rStyle w:val="spanBookTitle"/>
        </w:rPr>
        <w:t>scale</w:t>
      </w:r>
      <w:r>
        <w:t>-1 then must return -1.0.</w:t>
      </w:r>
    </w:p>
    <w:p w14:paraId="726523F8" w14:textId="77777777" w:rsidR="008A5E4E" w:rsidRDefault="0065745B">
      <w:pPr>
        <w:pStyle w:val="li1"/>
        <w:numPr>
          <w:ilvl w:val="0"/>
          <w:numId w:val="158"/>
        </w:numPr>
        <w:ind w:left="1200"/>
      </w:pPr>
      <w:r>
        <w:t>If memory component is 0 must return 0.0.</w:t>
      </w:r>
    </w:p>
    <w:p w14:paraId="2D21DA8E" w14:textId="77777777" w:rsidR="008A5E4E" w:rsidRDefault="0065745B">
      <w:pPr>
        <w:pStyle w:val="li1"/>
        <w:numPr>
          <w:ilvl w:val="0"/>
          <w:numId w:val="158"/>
        </w:numPr>
        <w:ind w:left="1200"/>
      </w:pPr>
      <w:r>
        <w:t xml:space="preserve">If memory component is </w:t>
      </w:r>
      <w:r>
        <w:rPr>
          <w:rStyle w:val="spanBookTitle"/>
        </w:rPr>
        <w:t>scale</w:t>
      </w:r>
      <w:r>
        <w:t xml:space="preserve"> then must return 1.0.</w:t>
      </w:r>
    </w:p>
    <w:p w14:paraId="06CA3E00" w14:textId="77777777" w:rsidR="008A5E4E" w:rsidRDefault="0065745B">
      <w:pPr>
        <w:pStyle w:val="li1"/>
        <w:numPr>
          <w:ilvl w:val="0"/>
          <w:numId w:val="158"/>
        </w:numPr>
        <w:spacing w:after="320"/>
        <w:ind w:left="1200"/>
      </w:pPr>
      <w:r>
        <w:t>Must return a value in the closed interval [-1.0, +1.0].</w:t>
      </w:r>
    </w:p>
    <w:p w14:paraId="17B93342" w14:textId="77777777" w:rsidR="008A5E4E" w:rsidRDefault="0065745B">
      <w:pPr>
        <w:pStyle w:val="pNoPageBreakAfter1"/>
      </w:pPr>
      <w:r>
        <w:t>On write image operations, the memory component value is set to:</w:t>
      </w:r>
    </w:p>
    <w:p w14:paraId="36F039BA" w14:textId="77777777" w:rsidR="008A5E4E" w:rsidRDefault="0065745B">
      <w:pPr>
        <w:pStyle w:val="pre1"/>
      </w:pPr>
      <w:r>
        <w:rPr>
          <w:rStyle w:val="em"/>
        </w:rPr>
        <w:t>memory_component</w:t>
      </w:r>
      <w:r>
        <w:t xml:space="preserve"> = min(max(int</w:t>
      </w:r>
      <w:r>
        <w:rPr>
          <w:rStyle w:val="sub"/>
        </w:rPr>
        <w:t>neari</w:t>
      </w:r>
      <w:r>
        <w:t>(</w:t>
      </w:r>
      <w:r>
        <w:rPr>
          <w:rStyle w:val="em"/>
        </w:rPr>
        <w:t>access_component</w:t>
      </w:r>
      <w:r>
        <w:t xml:space="preserve"> * float(</w:t>
      </w:r>
      <w:r>
        <w:rPr>
          <w:rStyle w:val="em"/>
        </w:rPr>
        <w:t>scale</w:t>
      </w:r>
      <w:r>
        <w:t>)), -</w:t>
      </w:r>
      <w:r>
        <w:rPr>
          <w:rStyle w:val="em"/>
        </w:rPr>
        <w:t>scale</w:t>
      </w:r>
      <w:r>
        <w:t xml:space="preserve"> - 1), </w:t>
      </w:r>
      <w:r>
        <w:rPr>
          <w:rStyle w:val="em"/>
        </w:rPr>
        <w:t>scale</w:t>
      </w:r>
      <w:r>
        <w:t>);</w:t>
      </w:r>
    </w:p>
    <w:p w14:paraId="38E36ABD" w14:textId="028D2390" w:rsidR="008A5E4E" w:rsidRDefault="0065745B">
      <w:pPr>
        <w:pStyle w:val="p1"/>
      </w:pPr>
      <w:r>
        <w:t xml:space="preserve">The conversion to integer uses </w:t>
      </w:r>
      <w:r>
        <w:rPr>
          <w:rStyle w:val="code1"/>
        </w:rPr>
        <w:t>neari</w:t>
      </w:r>
      <w:r>
        <w:t xml:space="preserve"> rounding mode (see </w:t>
      </w:r>
      <w:r>
        <w:rPr>
          <w:rStyle w:val="xref1"/>
        </w:rPr>
        <w:t>5.18.4. Description of Integer Rounding Modes (</w:t>
      </w:r>
      <w:r w:rsidR="009A76EE" w:rsidRPr="008A5E4E">
        <w:fldChar w:fldCharType="begin"/>
      </w:r>
      <w:r w:rsidR="008A5E4E">
        <w:instrText xml:space="preserve"> PAGEREF 1486247340 \p \h  \* MERGEFORMAT </w:instrText>
      </w:r>
      <w:r w:rsidR="009A76EE" w:rsidRPr="008A5E4E">
        <w:fldChar w:fldCharType="separate"/>
      </w:r>
      <w:r w:rsidR="00533AF0" w:rsidRPr="00533AF0">
        <w:rPr>
          <w:rStyle w:val="xref1"/>
          <w:noProof/>
        </w:rPr>
        <w:t>on</w:t>
      </w:r>
      <w:r w:rsidR="00533AF0">
        <w:rPr>
          <w:noProof/>
        </w:rPr>
        <w:t xml:space="preserve"> page 152</w:t>
      </w:r>
      <w:r w:rsidR="009A76EE" w:rsidRPr="008A5E4E">
        <w:rPr>
          <w:rStyle w:val="xref1"/>
        </w:rPr>
        <w:fldChar w:fldCharType="end"/>
      </w:r>
      <w:r>
        <w:rPr>
          <w:rStyle w:val="xref1"/>
        </w:rPr>
        <w:t>)</w:t>
      </w:r>
      <w:r>
        <w:t xml:space="preserve">). The result must be in the closed interval of the precise result produced for the access component value </w:t>
      </w:r>
      <w:r>
        <w:rPr>
          <w:rStyle w:val="code1"/>
        </w:rPr>
        <w:t>±(0.6 / float(scale))</w:t>
      </w:r>
      <w:r>
        <w:t xml:space="preserve">. No invalid operation exception is generated if the value is a </w:t>
      </w:r>
      <w:r w:rsidR="00EB3BD9">
        <w:t>signaling</w:t>
      </w:r>
      <w:r>
        <w:t xml:space="preserve"> NaN.</w:t>
      </w:r>
    </w:p>
    <w:p w14:paraId="0782AA28" w14:textId="77777777" w:rsidR="008A5E4E" w:rsidRDefault="0065745B">
      <w:pPr>
        <w:pStyle w:val="p1"/>
      </w:pPr>
      <w:r>
        <w:t>No inexact exception is generated for either conversion.</w:t>
      </w:r>
    </w:p>
    <w:p w14:paraId="3AC67DAC" w14:textId="77777777" w:rsidR="008A5E4E" w:rsidRDefault="0065745B">
      <w:pPr>
        <w:pStyle w:val="h4"/>
      </w:pPr>
      <w:bookmarkStart w:id="678" w:name="_Toc396034301"/>
      <w:r>
        <w:t xml:space="preserve">7.1.4.3 </w:t>
      </w:r>
      <w:r w:rsidR="009A76EE">
        <w:fldChar w:fldCharType="begin"/>
      </w:r>
      <w:r>
        <w:instrText xml:space="preserve"> XE "bits per pixel" </w:instrText>
      </w:r>
      <w:r w:rsidR="009A76EE">
        <w:fldChar w:fldCharType="end"/>
      </w:r>
      <w:r w:rsidR="009A76EE">
        <w:fldChar w:fldCharType="begin"/>
      </w:r>
      <w:r>
        <w:instrText xml:space="preserve"> XE "bpp" </w:instrText>
      </w:r>
      <w:r w:rsidR="009A76EE">
        <w:fldChar w:fldCharType="end"/>
      </w:r>
      <w:r>
        <w:t>Bits Per Pixel (bpp)</w:t>
      </w:r>
      <w:bookmarkEnd w:id="678"/>
    </w:p>
    <w:p w14:paraId="6BD011B7" w14:textId="77777777" w:rsidR="008A5E4E" w:rsidRDefault="0065745B">
      <w:pPr>
        <w:pStyle w:val="p"/>
      </w:pPr>
      <w:r>
        <w:t>Associated with each image format there is a number called the bits per pixel (</w:t>
      </w:r>
      <w:r>
        <w:rPr>
          <w:rStyle w:val="code1"/>
        </w:rPr>
        <w:t>bpp</w:t>
      </w:r>
      <w:r>
        <w:t xml:space="preserve">) which is the number of bits needed to hold one element of an image. The </w:t>
      </w:r>
      <w:r>
        <w:rPr>
          <w:rStyle w:val="code1"/>
        </w:rPr>
        <w:t>bpp</w:t>
      </w:r>
      <w:r>
        <w:t xml:space="preserve"> value is obtained by adding the size of each image component plus any unused bits. The image format channel type specifies the component size, and the channel order specifies the number of components. For example, if the channel order is </w:t>
      </w:r>
      <w:r>
        <w:rPr>
          <w:rStyle w:val="code1"/>
        </w:rPr>
        <w:t>rg</w:t>
      </w:r>
      <w:r>
        <w:t xml:space="preserve"> (two components per element) and if the channel type is </w:t>
      </w:r>
      <w:r>
        <w:rPr>
          <w:rStyle w:val="code1"/>
        </w:rPr>
        <w:t>half_float</w:t>
      </w:r>
      <w:r>
        <w:t xml:space="preserve"> (16-bit) then the </w:t>
      </w:r>
      <w:r>
        <w:rPr>
          <w:rStyle w:val="code1"/>
        </w:rPr>
        <w:t>bpp</w:t>
      </w:r>
      <w:r>
        <w:t xml:space="preserve"> value is 2*16 = 32 bits. See the </w:t>
      </w:r>
      <w:r>
        <w:rPr>
          <w:rStyle w:val="b2"/>
        </w:rPr>
        <w:t>bpp</w:t>
      </w:r>
      <w:r>
        <w:t xml:space="preserve"> column of </w:t>
      </w:r>
      <w:r>
        <w:rPr>
          <w:rStyle w:val="xref1"/>
        </w:rPr>
        <w:t>Table 7–4 (</w:t>
      </w:r>
      <w:r w:rsidR="009A76EE" w:rsidRPr="008A5E4E">
        <w:fldChar w:fldCharType="begin"/>
      </w:r>
      <w:r w:rsidR="008A5E4E">
        <w:instrText xml:space="preserve"> PAGEREF -1266299701 \p \h  \* MERGEFORMAT </w:instrText>
      </w:r>
      <w:r w:rsidR="009A76EE" w:rsidRPr="008A5E4E">
        <w:fldChar w:fldCharType="separate"/>
      </w:r>
      <w:r w:rsidR="00533AF0" w:rsidRPr="00533AF0">
        <w:rPr>
          <w:rStyle w:val="xref1"/>
          <w:noProof/>
        </w:rPr>
        <w:t>on</w:t>
      </w:r>
      <w:r w:rsidR="00533AF0">
        <w:rPr>
          <w:noProof/>
        </w:rPr>
        <w:t xml:space="preserve"> page 202</w:t>
      </w:r>
      <w:r w:rsidR="009A76EE" w:rsidRPr="008A5E4E">
        <w:rPr>
          <w:rStyle w:val="xref1"/>
        </w:rPr>
        <w:fldChar w:fldCharType="end"/>
      </w:r>
      <w:r>
        <w:rPr>
          <w:rStyle w:val="xref1"/>
        </w:rPr>
        <w:t>)</w:t>
      </w:r>
      <w:r>
        <w:t>.</w:t>
      </w:r>
    </w:p>
    <w:p w14:paraId="28447857" w14:textId="77777777" w:rsidR="008A5E4E" w:rsidRDefault="0065745B">
      <w:pPr>
        <w:pStyle w:val="h3"/>
      </w:pPr>
      <w:bookmarkStart w:id="679" w:name="_Toc396034302"/>
      <w:r>
        <w:t xml:space="preserve">7.1.5 </w:t>
      </w:r>
      <w:bookmarkStart w:id="680" w:name="_Ref928190325"/>
      <w:bookmarkStart w:id="681" w:name="_Ref-982508176"/>
      <w:r>
        <w:t>Image Access Permission</w:t>
      </w:r>
      <w:bookmarkEnd w:id="679"/>
      <w:bookmarkEnd w:id="680"/>
      <w:bookmarkEnd w:id="681"/>
    </w:p>
    <w:p w14:paraId="65C979F2" w14:textId="77777777" w:rsidR="008A5E4E" w:rsidRDefault="0065745B">
      <w:pPr>
        <w:pStyle w:val="pNoPageBreakAfter"/>
      </w:pPr>
      <w:r>
        <w:t>The image access permissions refer to how an image can be accessed using image operations. If the access permissions of a specific image include:</w:t>
      </w:r>
    </w:p>
    <w:p w14:paraId="7D5818AB" w14:textId="77777777" w:rsidR="008A5E4E" w:rsidRDefault="0065745B">
      <w:pPr>
        <w:pStyle w:val="li"/>
        <w:numPr>
          <w:ilvl w:val="0"/>
          <w:numId w:val="159"/>
        </w:numPr>
        <w:spacing w:before="320"/>
        <w:ind w:left="600"/>
      </w:pPr>
      <w:r>
        <w:t>read-only, then image read operations are allowed</w:t>
      </w:r>
    </w:p>
    <w:p w14:paraId="37B75D92" w14:textId="77777777" w:rsidR="008A5E4E" w:rsidRDefault="0065745B">
      <w:pPr>
        <w:pStyle w:val="li"/>
        <w:numPr>
          <w:ilvl w:val="0"/>
          <w:numId w:val="159"/>
        </w:numPr>
        <w:ind w:left="600"/>
      </w:pPr>
      <w:r>
        <w:t>write-only, then write operations are allowed</w:t>
      </w:r>
    </w:p>
    <w:p w14:paraId="108D70D9" w14:textId="77777777" w:rsidR="008A5E4E" w:rsidRDefault="0065745B">
      <w:pPr>
        <w:pStyle w:val="li"/>
        <w:numPr>
          <w:ilvl w:val="0"/>
          <w:numId w:val="159"/>
        </w:numPr>
        <w:spacing w:after="320"/>
        <w:ind w:left="600"/>
      </w:pPr>
      <w:r>
        <w:t>read-write, then both read and write operations are allowed</w:t>
      </w:r>
    </w:p>
    <w:p w14:paraId="1D2F0143" w14:textId="21C37412" w:rsidR="008A5E4E" w:rsidRDefault="0065745B">
      <w:pPr>
        <w:pStyle w:val="p"/>
      </w:pPr>
      <w:r>
        <w:t xml:space="preserve">Not all combinations of image geometry, channel order and channel type are legal in HSAIL. Furthermore, of the legal combinations, it is implementation defined what access permissions, if any, are supported by a specific </w:t>
      </w:r>
      <w:r w:rsidR="0023395C">
        <w:t>kernel agent</w:t>
      </w:r>
      <w:r>
        <w:t xml:space="preserve">. However, for every </w:t>
      </w:r>
      <w:r w:rsidR="0023395C">
        <w:t>kernel agent</w:t>
      </w:r>
      <w:r>
        <w:t xml:space="preserve"> that supports images, there is a minimal set of access permissions that must be supported for specific combinations. The HSA runtime provides a query to determine what access permissions, if any, are supported for a given combination on a particular </w:t>
      </w:r>
      <w:r w:rsidR="0023395C">
        <w:t>kernel agent</w:t>
      </w:r>
      <w:r>
        <w:t xml:space="preserve">. It is undefined if an image operation requires an access permission not supported by the </w:t>
      </w:r>
      <w:r w:rsidR="0023395C">
        <w:t>kernel agent</w:t>
      </w:r>
      <w:r>
        <w:t xml:space="preserve"> for a specific image. See </w:t>
      </w:r>
      <w:r>
        <w:rPr>
          <w:rStyle w:val="xref1"/>
        </w:rPr>
        <w:t>Table 7–4 (</w:t>
      </w:r>
      <w:r w:rsidR="009A76EE" w:rsidRPr="008A5E4E">
        <w:fldChar w:fldCharType="begin"/>
      </w:r>
      <w:r w:rsidR="008A5E4E">
        <w:instrText xml:space="preserve"> PAGEREF -1266299701 \p \h  \* MERGEFORMAT </w:instrText>
      </w:r>
      <w:r w:rsidR="009A76EE" w:rsidRPr="008A5E4E">
        <w:fldChar w:fldCharType="separate"/>
      </w:r>
      <w:r w:rsidR="00533AF0" w:rsidRPr="00533AF0">
        <w:rPr>
          <w:rStyle w:val="xref1"/>
          <w:noProof/>
        </w:rPr>
        <w:t>on</w:t>
      </w:r>
      <w:r w:rsidR="00533AF0">
        <w:rPr>
          <w:noProof/>
        </w:rPr>
        <w:t xml:space="preserve"> page 202</w:t>
      </w:r>
      <w:r w:rsidR="009A76EE" w:rsidRPr="008A5E4E">
        <w:rPr>
          <w:rStyle w:val="xref1"/>
        </w:rPr>
        <w:fldChar w:fldCharType="end"/>
      </w:r>
      <w:r>
        <w:rPr>
          <w:rStyle w:val="xref1"/>
        </w:rPr>
        <w:t>)</w:t>
      </w:r>
      <w:r>
        <w:t xml:space="preserve"> for the legal combinations, and for the minimal required access permissions:</w:t>
      </w:r>
    </w:p>
    <w:p w14:paraId="2F50254F" w14:textId="77777777" w:rsidR="008A5E4E" w:rsidRDefault="0065745B">
      <w:pPr>
        <w:pStyle w:val="li"/>
        <w:numPr>
          <w:ilvl w:val="0"/>
          <w:numId w:val="160"/>
        </w:numPr>
        <w:spacing w:before="320"/>
        <w:ind w:left="600"/>
      </w:pPr>
      <w:r>
        <w:rPr>
          <w:rStyle w:val="b2"/>
        </w:rPr>
        <w:t>Y</w:t>
      </w:r>
      <w:r>
        <w:t xml:space="preserve"> means the combination of image geometry, channel order and channel type is legal. All other combinations are not legal.</w:t>
      </w:r>
    </w:p>
    <w:p w14:paraId="30B4037E" w14:textId="6248ACC8" w:rsidR="008A5E4E" w:rsidRDefault="0065745B">
      <w:pPr>
        <w:pStyle w:val="li"/>
        <w:numPr>
          <w:ilvl w:val="0"/>
          <w:numId w:val="160"/>
        </w:numPr>
        <w:ind w:left="600"/>
      </w:pPr>
      <w:r>
        <w:rPr>
          <w:rStyle w:val="b2"/>
        </w:rPr>
        <w:t>ro</w:t>
      </w:r>
      <w:r>
        <w:t xml:space="preserve"> means </w:t>
      </w:r>
      <w:r w:rsidR="0023395C">
        <w:t>a kernel agent</w:t>
      </w:r>
      <w:r>
        <w:t xml:space="preserve"> that supports images is required to support the combination for the read-only access permission. Otherwise, it may optionally support it if legal.</w:t>
      </w:r>
    </w:p>
    <w:p w14:paraId="04F6D0AB" w14:textId="1919511F" w:rsidR="008A5E4E" w:rsidRDefault="0065745B">
      <w:pPr>
        <w:pStyle w:val="li"/>
        <w:numPr>
          <w:ilvl w:val="0"/>
          <w:numId w:val="160"/>
        </w:numPr>
        <w:ind w:left="600"/>
      </w:pPr>
      <w:r>
        <w:rPr>
          <w:rStyle w:val="b2"/>
        </w:rPr>
        <w:t>wo</w:t>
      </w:r>
      <w:r>
        <w:t xml:space="preserve"> means </w:t>
      </w:r>
      <w:r w:rsidR="0023395C">
        <w:t>a kernel agent</w:t>
      </w:r>
      <w:r>
        <w:t xml:space="preserve"> that supports images is required to support the combination for the write-only access permission. Otherwise, it may optionally support it if legal.</w:t>
      </w:r>
    </w:p>
    <w:p w14:paraId="0BAFE613" w14:textId="7B49CB47" w:rsidR="008A5E4E" w:rsidRDefault="0065745B">
      <w:pPr>
        <w:pStyle w:val="li"/>
        <w:numPr>
          <w:ilvl w:val="0"/>
          <w:numId w:val="160"/>
        </w:numPr>
        <w:spacing w:after="320"/>
        <w:ind w:left="600"/>
      </w:pPr>
      <w:r>
        <w:rPr>
          <w:rStyle w:val="b2"/>
        </w:rPr>
        <w:t>rw</w:t>
      </w:r>
      <w:r>
        <w:t xml:space="preserve"> means </w:t>
      </w:r>
      <w:r w:rsidR="0023395C">
        <w:t>a kernel agent</w:t>
      </w:r>
      <w:r>
        <w:t xml:space="preserve"> that supports images is required to support the combination for the read-write access permission. Otherwise, it may optionally support it if legal.</w:t>
      </w:r>
    </w:p>
    <w:p w14:paraId="761A11FC" w14:textId="77777777" w:rsidR="008A5E4E" w:rsidRDefault="0065745B">
      <w:pPr>
        <w:pStyle w:val="pTableTitle"/>
      </w:pPr>
      <w:bookmarkStart w:id="682" w:name="_ListOf133"/>
      <w:bookmarkStart w:id="683" w:name="-1266299701"/>
      <w:r>
        <w:t>Table 7–4 Channel Order, Channel Type and Image Geometry Combination</w:t>
      </w:r>
    </w:p>
    <w:bookmarkEnd w:id="682"/>
    <w:bookmarkEnd w:id="683"/>
    <w:p w14:paraId="6130DB6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746"/>
        <w:gridCol w:w="833"/>
        <w:gridCol w:w="930"/>
        <w:gridCol w:w="734"/>
        <w:gridCol w:w="930"/>
        <w:gridCol w:w="930"/>
        <w:gridCol w:w="930"/>
        <w:gridCol w:w="1660"/>
        <w:gridCol w:w="427"/>
      </w:tblGrid>
      <w:tr w:rsidR="00533AF0" w14:paraId="1E610929" w14:textId="77777777" w:rsidTr="00533AF0">
        <w:trPr>
          <w:tblHeader/>
          <w:tblCellSpacing w:w="0" w:type="dxa"/>
        </w:trPr>
        <w:tc>
          <w:tcPr>
            <w:tcW w:w="0" w:type="auto"/>
            <w:vMerge w:val="restart"/>
            <w:tcBorders>
              <w:bottom w:val="double" w:sz="3" w:space="0" w:color="000000"/>
              <w:right w:val="single" w:sz="6" w:space="0" w:color="000000"/>
            </w:tcBorders>
            <w:shd w:val="clear" w:color="auto" w:fill="D3D3D3"/>
            <w:tcMar>
              <w:top w:w="45" w:type="dxa"/>
              <w:left w:w="45" w:type="dxa"/>
              <w:bottom w:w="45" w:type="dxa"/>
              <w:right w:w="45" w:type="dxa"/>
            </w:tcMar>
          </w:tcPr>
          <w:p w14:paraId="2A5D8C6E" w14:textId="77777777" w:rsidR="008A5E4E" w:rsidRDefault="0065745B">
            <w:pPr>
              <w:pStyle w:val="thTableStyle-TablestyleAltRows-HeadE-Column-Header1"/>
              <w:shd w:val="clear" w:color="auto" w:fill="D3D3D3"/>
            </w:pPr>
            <w:r>
              <w:rPr>
                <w:shd w:val="clear" w:color="auto" w:fill="D3D3D3"/>
              </w:rPr>
              <w:t>Channel Order</w:t>
            </w:r>
          </w:p>
        </w:tc>
        <w:tc>
          <w:tcPr>
            <w:tcW w:w="0" w:type="auto"/>
            <w:gridSpan w:val="6"/>
            <w:tcBorders>
              <w:bottom w:val="double" w:sz="3" w:space="0" w:color="000000"/>
              <w:right w:val="single" w:sz="6" w:space="0" w:color="000000"/>
            </w:tcBorders>
            <w:shd w:val="clear" w:color="auto" w:fill="D3D3D3"/>
            <w:tcMar>
              <w:top w:w="45" w:type="dxa"/>
              <w:left w:w="45" w:type="dxa"/>
              <w:bottom w:w="45" w:type="dxa"/>
              <w:right w:w="45" w:type="dxa"/>
            </w:tcMar>
          </w:tcPr>
          <w:p w14:paraId="61E13086" w14:textId="77777777" w:rsidR="008A5E4E" w:rsidRDefault="0065745B">
            <w:pPr>
              <w:pStyle w:val="thTableStyle-TablestyleAltRows-HeadE-Column-Header1"/>
              <w:shd w:val="clear" w:color="auto" w:fill="D3D3D3"/>
              <w:jc w:val="center"/>
            </w:pPr>
            <w:r>
              <w:rPr>
                <w:shd w:val="clear" w:color="auto" w:fill="D3D3D3"/>
              </w:rPr>
              <w:t>Channel Type</w:t>
            </w:r>
          </w:p>
        </w:tc>
        <w:tc>
          <w:tcPr>
            <w:tcW w:w="0" w:type="auto"/>
            <w:vMerge w:val="restart"/>
            <w:tcBorders>
              <w:bottom w:val="double" w:sz="3" w:space="0" w:color="000000"/>
              <w:right w:val="single" w:sz="6" w:space="0" w:color="000000"/>
            </w:tcBorders>
            <w:shd w:val="clear" w:color="auto" w:fill="D3D3D3"/>
            <w:tcMar>
              <w:top w:w="45" w:type="dxa"/>
              <w:left w:w="45" w:type="dxa"/>
              <w:bottom w:w="45" w:type="dxa"/>
              <w:right w:w="45" w:type="dxa"/>
            </w:tcMar>
          </w:tcPr>
          <w:p w14:paraId="170F7959" w14:textId="77777777" w:rsidR="008A5E4E" w:rsidRDefault="0065745B">
            <w:pPr>
              <w:pStyle w:val="thTableStyle-TablestyleAltRows-HeadE-Column-Header1"/>
              <w:shd w:val="clear" w:color="auto" w:fill="D3D3D3"/>
            </w:pPr>
            <w:r>
              <w:rPr>
                <w:shd w:val="clear" w:color="auto" w:fill="D3D3D3"/>
              </w:rPr>
              <w:t>Image Geometry</w:t>
            </w:r>
          </w:p>
        </w:tc>
        <w:tc>
          <w:tcPr>
            <w:tcW w:w="0" w:type="auto"/>
            <w:vMerge w:val="restart"/>
            <w:tcBorders>
              <w:bottom w:val="double" w:sz="3" w:space="0" w:color="000000"/>
            </w:tcBorders>
            <w:shd w:val="clear" w:color="auto" w:fill="D3D3D3"/>
            <w:tcMar>
              <w:top w:w="45" w:type="dxa"/>
              <w:left w:w="45" w:type="dxa"/>
              <w:bottom w:w="45" w:type="dxa"/>
              <w:right w:w="45" w:type="dxa"/>
            </w:tcMar>
          </w:tcPr>
          <w:p w14:paraId="47AEF7B0" w14:textId="77777777" w:rsidR="008A5E4E" w:rsidRDefault="0065745B">
            <w:pPr>
              <w:pStyle w:val="thTableStyle-TablestyleAltRows-HeadD-Column-Header1"/>
              <w:shd w:val="clear" w:color="auto" w:fill="D3D3D3"/>
            </w:pPr>
            <w:r>
              <w:rPr>
                <w:shd w:val="clear" w:color="auto" w:fill="D3D3D3"/>
              </w:rPr>
              <w:t>bpp</w:t>
            </w:r>
          </w:p>
        </w:tc>
      </w:tr>
      <w:tr w:rsidR="008A5E4E" w14:paraId="18772748" w14:textId="77777777">
        <w:trPr>
          <w:tblHeader/>
          <w:tblCellSpacing w:w="0" w:type="dxa"/>
        </w:trPr>
        <w:tc>
          <w:tcPr>
            <w:tcW w:w="0" w:type="auto"/>
            <w:vMerge/>
            <w:tcBorders>
              <w:bottom w:val="double" w:sz="3" w:space="0" w:color="000000"/>
              <w:right w:val="single" w:sz="6" w:space="0" w:color="000000"/>
            </w:tcBorders>
          </w:tcPr>
          <w:p w14:paraId="0BA924CB" w14:textId="77777777" w:rsidR="008A5E4E" w:rsidRDefault="008A5E4E"/>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2F52A61" w14:textId="77777777" w:rsidR="008A5E4E" w:rsidRDefault="0065745B">
            <w:pPr>
              <w:pStyle w:val="thTableStyle-TablestyleAltRows-HeadE-Column-Header1"/>
              <w:shd w:val="clear" w:color="auto" w:fill="D3D3D3"/>
            </w:pPr>
            <w:r>
              <w:rPr>
                <w:shd w:val="clear" w:color="auto" w:fill="D3D3D3"/>
              </w:rPr>
              <w:t>Bits</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267B2A4" w14:textId="77777777" w:rsidR="008A5E4E" w:rsidRDefault="0065745B">
            <w:pPr>
              <w:pStyle w:val="thTableStyle-TablestyleAltRows-HeadE-Column-Header1"/>
              <w:shd w:val="clear" w:color="auto" w:fill="D3D3D3"/>
            </w:pPr>
            <w:r>
              <w:rPr>
                <w:rStyle w:val="code1"/>
                <w:shd w:val="clear" w:color="auto" w:fill="D3D3D3"/>
              </w:rPr>
              <w:t>unorm</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F3D0A88" w14:textId="77777777" w:rsidR="008A5E4E" w:rsidRDefault="0065745B">
            <w:pPr>
              <w:pStyle w:val="thTableStyle-TablestyleAltRows-HeadE-Column-Header1"/>
              <w:shd w:val="clear" w:color="auto" w:fill="D3D3D3"/>
            </w:pPr>
            <w:r>
              <w:rPr>
                <w:rStyle w:val="code1"/>
                <w:shd w:val="clear" w:color="auto" w:fill="D3D3D3"/>
              </w:rPr>
              <w:t>snorm</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3C9CBCA" w14:textId="77777777" w:rsidR="008A5E4E" w:rsidRDefault="0065745B">
            <w:pPr>
              <w:pStyle w:val="thTableStyle-TablestyleAltRows-HeadE-Column-Header1"/>
              <w:shd w:val="clear" w:color="auto" w:fill="D3D3D3"/>
            </w:pPr>
            <w:r>
              <w:rPr>
                <w:rStyle w:val="code1"/>
                <w:shd w:val="clear" w:color="auto" w:fill="D3D3D3"/>
              </w:rPr>
              <w:t>uint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F9BC9B0" w14:textId="77777777" w:rsidR="008A5E4E" w:rsidRDefault="0065745B">
            <w:pPr>
              <w:pStyle w:val="thTableStyle-TablestyleAltRows-HeadE-Column-Header1"/>
              <w:shd w:val="clear" w:color="auto" w:fill="D3D3D3"/>
            </w:pPr>
            <w:r>
              <w:rPr>
                <w:rStyle w:val="code1"/>
                <w:shd w:val="clear" w:color="auto" w:fill="D3D3D3"/>
              </w:rPr>
              <w:t>sint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69565D0" w14:textId="77777777" w:rsidR="008A5E4E" w:rsidRDefault="0065745B">
            <w:pPr>
              <w:pStyle w:val="thTableStyle-TablestyleAltRows-HeadE-Column-Header1"/>
              <w:shd w:val="clear" w:color="auto" w:fill="D3D3D3"/>
            </w:pPr>
            <w:r>
              <w:rPr>
                <w:rStyle w:val="code1"/>
                <w:shd w:val="clear" w:color="auto" w:fill="D3D3D3"/>
              </w:rPr>
              <w:t>float</w:t>
            </w:r>
          </w:p>
        </w:tc>
        <w:tc>
          <w:tcPr>
            <w:tcW w:w="0" w:type="auto"/>
            <w:vMerge/>
            <w:tcBorders>
              <w:bottom w:val="double" w:sz="3" w:space="0" w:color="000000"/>
              <w:right w:val="single" w:sz="6" w:space="0" w:color="000000"/>
            </w:tcBorders>
          </w:tcPr>
          <w:p w14:paraId="6C6FC695" w14:textId="77777777" w:rsidR="008A5E4E" w:rsidRDefault="008A5E4E"/>
        </w:tc>
        <w:tc>
          <w:tcPr>
            <w:tcW w:w="0" w:type="auto"/>
            <w:vMerge/>
            <w:tcBorders>
              <w:bottom w:val="double" w:sz="3" w:space="0" w:color="000000"/>
            </w:tcBorders>
          </w:tcPr>
          <w:p w14:paraId="17224329" w14:textId="77777777" w:rsidR="008A5E4E" w:rsidRDefault="008A5E4E"/>
        </w:tc>
      </w:tr>
      <w:tr w:rsidR="008A5E4E" w14:paraId="073B5924" w14:textId="77777777">
        <w:trPr>
          <w:tblCellSpacing w:w="0" w:type="dxa"/>
        </w:trPr>
        <w:tc>
          <w:tcPr>
            <w:tcW w:w="0" w:type="auto"/>
            <w:vMerge w:val="restart"/>
            <w:tcBorders>
              <w:bottom w:val="single" w:sz="6" w:space="0" w:color="000000"/>
              <w:right w:val="single" w:sz="6" w:space="0" w:color="000000"/>
            </w:tcBorders>
            <w:tcMar>
              <w:top w:w="45" w:type="dxa"/>
              <w:left w:w="45" w:type="dxa"/>
              <w:bottom w:w="45" w:type="dxa"/>
              <w:right w:w="45" w:type="dxa"/>
            </w:tcMar>
          </w:tcPr>
          <w:p w14:paraId="2E2AAF27" w14:textId="77777777" w:rsidR="008A5E4E" w:rsidRDefault="0065745B">
            <w:pPr>
              <w:pStyle w:val="tdTableStyle-TablestyleAltRows-BodyE-Column-Body1"/>
            </w:pPr>
            <w:r>
              <w:rPr>
                <w:rStyle w:val="code"/>
              </w:rPr>
              <w:t>r</w:t>
            </w:r>
          </w:p>
        </w:tc>
        <w:tc>
          <w:tcPr>
            <w:tcW w:w="0" w:type="auto"/>
            <w:tcBorders>
              <w:bottom w:val="single" w:sz="6" w:space="0" w:color="000000"/>
              <w:right w:val="single" w:sz="6" w:space="0" w:color="000000"/>
            </w:tcBorders>
            <w:tcMar>
              <w:top w:w="45" w:type="dxa"/>
              <w:left w:w="45" w:type="dxa"/>
              <w:bottom w:w="45" w:type="dxa"/>
              <w:right w:w="45" w:type="dxa"/>
            </w:tcMar>
          </w:tcPr>
          <w:p w14:paraId="368E3546" w14:textId="77777777" w:rsidR="008A5E4E" w:rsidRDefault="0065745B">
            <w:pPr>
              <w:pStyle w:val="tdTableStyle-TablestyleAltRows-BodyE-Column-Body1"/>
            </w:pPr>
            <w:r>
              <w:t>8</w:t>
            </w:r>
          </w:p>
        </w:tc>
        <w:tc>
          <w:tcPr>
            <w:tcW w:w="0" w:type="auto"/>
            <w:tcBorders>
              <w:bottom w:val="single" w:sz="6" w:space="0" w:color="000000"/>
              <w:right w:val="single" w:sz="6" w:space="0" w:color="000000"/>
            </w:tcBorders>
            <w:tcMar>
              <w:top w:w="45" w:type="dxa"/>
              <w:left w:w="45" w:type="dxa"/>
              <w:bottom w:w="45" w:type="dxa"/>
              <w:right w:w="45" w:type="dxa"/>
            </w:tcMar>
          </w:tcPr>
          <w:p w14:paraId="089E8A8F" w14:textId="77777777" w:rsidR="008A5E4E" w:rsidRDefault="0065745B">
            <w:pPr>
              <w:pStyle w:val="tdTableStyle-TablestyleAltRows-BodyE-Column-Body1"/>
            </w:pPr>
            <w:r>
              <w:t>Y (ro,wo,rw)</w:t>
            </w:r>
          </w:p>
        </w:tc>
        <w:tc>
          <w:tcPr>
            <w:tcW w:w="0" w:type="auto"/>
            <w:tcBorders>
              <w:bottom w:val="single" w:sz="6" w:space="0" w:color="000000"/>
              <w:right w:val="single" w:sz="6" w:space="0" w:color="000000"/>
            </w:tcBorders>
            <w:tcMar>
              <w:top w:w="45" w:type="dxa"/>
              <w:left w:w="45" w:type="dxa"/>
              <w:bottom w:w="45" w:type="dxa"/>
              <w:right w:w="45" w:type="dxa"/>
            </w:tcMar>
          </w:tcPr>
          <w:p w14:paraId="45365868" w14:textId="77777777" w:rsidR="008A5E4E" w:rsidRDefault="0065745B">
            <w:pPr>
              <w:pStyle w:val="tdTableStyle-TablestyleAltRows-BodyE-Column-Body1"/>
            </w:pPr>
            <w:r>
              <w:t>Y (ro,wo)</w:t>
            </w:r>
          </w:p>
        </w:tc>
        <w:tc>
          <w:tcPr>
            <w:tcW w:w="0" w:type="auto"/>
            <w:tcBorders>
              <w:bottom w:val="single" w:sz="6" w:space="0" w:color="000000"/>
              <w:right w:val="single" w:sz="6" w:space="0" w:color="000000"/>
            </w:tcBorders>
            <w:tcMar>
              <w:top w:w="45" w:type="dxa"/>
              <w:left w:w="45" w:type="dxa"/>
              <w:bottom w:w="45" w:type="dxa"/>
              <w:right w:w="45" w:type="dxa"/>
            </w:tcMar>
          </w:tcPr>
          <w:p w14:paraId="50EA5A0F" w14:textId="77777777" w:rsidR="008A5E4E" w:rsidRDefault="0065745B">
            <w:pPr>
              <w:pStyle w:val="tdTableStyle-TablestyleAltRows-BodyE-Column-Body1"/>
            </w:pPr>
            <w:r>
              <w:t>Y (ro,wo,rw)</w:t>
            </w:r>
          </w:p>
        </w:tc>
        <w:tc>
          <w:tcPr>
            <w:tcW w:w="0" w:type="auto"/>
            <w:tcBorders>
              <w:bottom w:val="single" w:sz="6" w:space="0" w:color="000000"/>
              <w:right w:val="single" w:sz="6" w:space="0" w:color="000000"/>
            </w:tcBorders>
            <w:tcMar>
              <w:top w:w="45" w:type="dxa"/>
              <w:left w:w="45" w:type="dxa"/>
              <w:bottom w:w="45" w:type="dxa"/>
              <w:right w:w="45" w:type="dxa"/>
            </w:tcMar>
          </w:tcPr>
          <w:p w14:paraId="498DC7D7" w14:textId="77777777" w:rsidR="008A5E4E" w:rsidRDefault="0065745B">
            <w:pPr>
              <w:pStyle w:val="tdTableStyle-TablestyleAltRows-BodyE-Column-Body1"/>
            </w:pPr>
            <w:r>
              <w:t>Y (ro,wo,rw)</w:t>
            </w:r>
          </w:p>
        </w:tc>
        <w:tc>
          <w:tcPr>
            <w:tcW w:w="0" w:type="auto"/>
            <w:tcBorders>
              <w:bottom w:val="single" w:sz="6" w:space="0" w:color="000000"/>
              <w:right w:val="single" w:sz="6" w:space="0" w:color="000000"/>
            </w:tcBorders>
            <w:tcMar>
              <w:top w:w="45" w:type="dxa"/>
              <w:left w:w="45" w:type="dxa"/>
              <w:bottom w:w="45" w:type="dxa"/>
              <w:right w:w="45" w:type="dxa"/>
            </w:tcMar>
          </w:tcPr>
          <w:p w14:paraId="5F386D81" w14:textId="77777777" w:rsidR="008A5E4E" w:rsidRDefault="0065745B">
            <w:pPr>
              <w:pStyle w:val="tdTableStyle-TablestyleAltRows-BodyE-Column-Body1"/>
            </w:pPr>
            <w:r>
              <w:t> </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12CDC502" w14:textId="57B2DD90" w:rsidR="008A5E4E" w:rsidRDefault="0065745B">
            <w:pPr>
              <w:pStyle w:val="tdTableStyle-TablestyleAltRows-BodyE-Column-Body1"/>
            </w:pPr>
            <w:r>
              <w:t>1D, 2D, 3D, 1DA, 2D</w:t>
            </w:r>
            <w:ins w:id="684" w:author="ttye" w:date="2015-02-25T19:08:00Z">
              <w:r w:rsidR="00DD0EEA">
                <w:t>A</w:t>
              </w:r>
            </w:ins>
            <w:del w:id="685" w:author="ttye" w:date="2015-02-25T19:08:00Z">
              <w:r w:rsidDel="00DD0EEA">
                <w:delText>2</w:delText>
              </w:r>
            </w:del>
            <w:r>
              <w:t>, 1DB</w:t>
            </w:r>
          </w:p>
        </w:tc>
        <w:tc>
          <w:tcPr>
            <w:tcW w:w="0" w:type="auto"/>
            <w:tcBorders>
              <w:bottom w:val="single" w:sz="6" w:space="0" w:color="000000"/>
            </w:tcBorders>
            <w:tcMar>
              <w:top w:w="45" w:type="dxa"/>
              <w:left w:w="45" w:type="dxa"/>
              <w:bottom w:w="45" w:type="dxa"/>
              <w:right w:w="45" w:type="dxa"/>
            </w:tcMar>
          </w:tcPr>
          <w:p w14:paraId="7B0B9AB7" w14:textId="77777777" w:rsidR="008A5E4E" w:rsidRDefault="0065745B">
            <w:pPr>
              <w:pStyle w:val="tdTableStyle-TablestyleAltRows-BodyD-Column-Body1"/>
            </w:pPr>
            <w:r>
              <w:t>8</w:t>
            </w:r>
          </w:p>
        </w:tc>
      </w:tr>
      <w:tr w:rsidR="008A5E4E" w14:paraId="3D129979" w14:textId="77777777">
        <w:trPr>
          <w:tblCellSpacing w:w="0" w:type="dxa"/>
        </w:trPr>
        <w:tc>
          <w:tcPr>
            <w:tcW w:w="0" w:type="auto"/>
            <w:vMerge/>
            <w:tcBorders>
              <w:right w:val="single" w:sz="6" w:space="0" w:color="000000"/>
            </w:tcBorders>
          </w:tcPr>
          <w:p w14:paraId="0AD77AE5"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7925B3E" w14:textId="77777777" w:rsidR="008A5E4E" w:rsidRDefault="0065745B">
            <w:pPr>
              <w:pStyle w:val="tdTableStyle-TablestyleAltRows-BodyE-Column-Body2"/>
              <w:shd w:val="clear" w:color="auto" w:fill="D3D3D3"/>
            </w:pPr>
            <w:r>
              <w:rPr>
                <w:shd w:val="clear" w:color="auto" w:fill="D3D3D3"/>
              </w:rPr>
              <w:t>16</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4C307E8" w14:textId="77777777" w:rsidR="008A5E4E" w:rsidRDefault="0065745B">
            <w:pPr>
              <w:pStyle w:val="tdTableStyle-TablestyleAltRows-BodyE-Column-Body2"/>
              <w:shd w:val="clear" w:color="auto" w:fill="D3D3D3"/>
            </w:pPr>
            <w:r>
              <w:rPr>
                <w:shd w:val="clear" w:color="auto" w:fill="D3D3D3"/>
              </w:rPr>
              <w:t>Y (ro,wo)</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9131378" w14:textId="77777777" w:rsidR="008A5E4E" w:rsidRDefault="0065745B">
            <w:pPr>
              <w:pStyle w:val="tdTableStyle-TablestyleAltRows-BodyE-Column-Body2"/>
              <w:shd w:val="clear" w:color="auto" w:fill="D3D3D3"/>
            </w:pPr>
            <w:r>
              <w:rPr>
                <w:shd w:val="clear" w:color="auto" w:fill="D3D3D3"/>
              </w:rPr>
              <w:t>Y (ro,wo)</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BDEA150" w14:textId="77777777" w:rsidR="008A5E4E" w:rsidRDefault="0065745B">
            <w:pPr>
              <w:pStyle w:val="tdTableStyle-TablestyleAltRows-BodyE-Column-Body2"/>
              <w:shd w:val="clear" w:color="auto" w:fill="D3D3D3"/>
            </w:pPr>
            <w:r>
              <w:rPr>
                <w:shd w:val="clear" w:color="auto" w:fill="D3D3D3"/>
              </w:rPr>
              <w:t>Y (ro,wo,rw)</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6DF2ECF" w14:textId="77777777" w:rsidR="008A5E4E" w:rsidRDefault="0065745B">
            <w:pPr>
              <w:pStyle w:val="tdTableStyle-TablestyleAltRows-BodyE-Column-Body2"/>
              <w:shd w:val="clear" w:color="auto" w:fill="D3D3D3"/>
            </w:pPr>
            <w:r>
              <w:rPr>
                <w:shd w:val="clear" w:color="auto" w:fill="D3D3D3"/>
              </w:rPr>
              <w:t>Y (ro,wo,rw)</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B13B69B" w14:textId="77777777" w:rsidR="008A5E4E" w:rsidRDefault="0065745B">
            <w:pPr>
              <w:pStyle w:val="tdTableStyle-TablestyleAltRows-BodyE-Column-Body2"/>
              <w:shd w:val="clear" w:color="auto" w:fill="D3D3D3"/>
            </w:pPr>
            <w:r>
              <w:rPr>
                <w:shd w:val="clear" w:color="auto" w:fill="D3D3D3"/>
              </w:rPr>
              <w:t>Y (ro,wo,rw)</w:t>
            </w:r>
          </w:p>
        </w:tc>
        <w:tc>
          <w:tcPr>
            <w:tcW w:w="0" w:type="auto"/>
            <w:vMerge/>
            <w:tcBorders>
              <w:right w:val="single" w:sz="6" w:space="0" w:color="000000"/>
            </w:tcBorders>
          </w:tcPr>
          <w:p w14:paraId="6E513870"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3CEF22B0" w14:textId="77777777" w:rsidR="008A5E4E" w:rsidRDefault="0065745B">
            <w:pPr>
              <w:pStyle w:val="tdTableStyle-TablestyleAltRows-BodyD-Column-Body2"/>
              <w:shd w:val="clear" w:color="auto" w:fill="D3D3D3"/>
            </w:pPr>
            <w:r>
              <w:rPr>
                <w:shd w:val="clear" w:color="auto" w:fill="D3D3D3"/>
              </w:rPr>
              <w:t>16</w:t>
            </w:r>
          </w:p>
        </w:tc>
      </w:tr>
      <w:tr w:rsidR="008A5E4E" w14:paraId="79A0E418" w14:textId="77777777">
        <w:trPr>
          <w:tblCellSpacing w:w="0" w:type="dxa"/>
        </w:trPr>
        <w:tc>
          <w:tcPr>
            <w:tcW w:w="0" w:type="auto"/>
            <w:vMerge/>
            <w:tcBorders>
              <w:bottom w:val="single" w:sz="6" w:space="0" w:color="000000"/>
              <w:right w:val="single" w:sz="6" w:space="0" w:color="000000"/>
            </w:tcBorders>
          </w:tcPr>
          <w:p w14:paraId="0D968124"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61E4EECF" w14:textId="77777777" w:rsidR="008A5E4E" w:rsidRDefault="0065745B">
            <w:pPr>
              <w:pStyle w:val="tdTableStyle-TablestyleAltRows-BodyE-Column-Body1"/>
            </w:pPr>
            <w:r>
              <w:t>32</w:t>
            </w:r>
          </w:p>
        </w:tc>
        <w:tc>
          <w:tcPr>
            <w:tcW w:w="0" w:type="auto"/>
            <w:tcBorders>
              <w:bottom w:val="single" w:sz="6" w:space="0" w:color="000000"/>
              <w:right w:val="single" w:sz="6" w:space="0" w:color="000000"/>
            </w:tcBorders>
            <w:tcMar>
              <w:top w:w="45" w:type="dxa"/>
              <w:left w:w="45" w:type="dxa"/>
              <w:bottom w:w="45" w:type="dxa"/>
              <w:right w:w="45" w:type="dxa"/>
            </w:tcMar>
          </w:tcPr>
          <w:p w14:paraId="26AA65E6"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7213F534"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02B2C521" w14:textId="77777777" w:rsidR="008A5E4E" w:rsidRDefault="0065745B">
            <w:pPr>
              <w:pStyle w:val="tdTableStyle-TablestyleAltRows-BodyE-Column-Body1"/>
            </w:pPr>
            <w:r>
              <w:t>Y (ro,wo,rw)</w:t>
            </w:r>
          </w:p>
        </w:tc>
        <w:tc>
          <w:tcPr>
            <w:tcW w:w="0" w:type="auto"/>
            <w:tcBorders>
              <w:bottom w:val="single" w:sz="6" w:space="0" w:color="000000"/>
              <w:right w:val="single" w:sz="6" w:space="0" w:color="000000"/>
            </w:tcBorders>
            <w:tcMar>
              <w:top w:w="45" w:type="dxa"/>
              <w:left w:w="45" w:type="dxa"/>
              <w:bottom w:w="45" w:type="dxa"/>
              <w:right w:w="45" w:type="dxa"/>
            </w:tcMar>
          </w:tcPr>
          <w:p w14:paraId="1F413292" w14:textId="77777777" w:rsidR="008A5E4E" w:rsidRDefault="0065745B">
            <w:pPr>
              <w:pStyle w:val="tdTableStyle-TablestyleAltRows-BodyE-Column-Body1"/>
            </w:pPr>
            <w:r>
              <w:t>Y (ro,wo,rw)</w:t>
            </w:r>
          </w:p>
        </w:tc>
        <w:tc>
          <w:tcPr>
            <w:tcW w:w="0" w:type="auto"/>
            <w:tcBorders>
              <w:bottom w:val="single" w:sz="6" w:space="0" w:color="000000"/>
              <w:right w:val="single" w:sz="6" w:space="0" w:color="000000"/>
            </w:tcBorders>
            <w:tcMar>
              <w:top w:w="45" w:type="dxa"/>
              <w:left w:w="45" w:type="dxa"/>
              <w:bottom w:w="45" w:type="dxa"/>
              <w:right w:w="45" w:type="dxa"/>
            </w:tcMar>
          </w:tcPr>
          <w:p w14:paraId="233DCBA2" w14:textId="77777777" w:rsidR="008A5E4E" w:rsidRDefault="0065745B">
            <w:pPr>
              <w:pStyle w:val="tdTableStyle-TablestyleAltRows-BodyE-Column-Body1"/>
            </w:pPr>
            <w:r>
              <w:t>Y (ro,wo,rw)</w:t>
            </w:r>
          </w:p>
        </w:tc>
        <w:tc>
          <w:tcPr>
            <w:tcW w:w="0" w:type="auto"/>
            <w:vMerge/>
            <w:tcBorders>
              <w:right w:val="single" w:sz="6" w:space="0" w:color="000000"/>
            </w:tcBorders>
          </w:tcPr>
          <w:p w14:paraId="14B9C000" w14:textId="77777777" w:rsidR="008A5E4E" w:rsidRDefault="008A5E4E"/>
        </w:tc>
        <w:tc>
          <w:tcPr>
            <w:tcW w:w="0" w:type="auto"/>
            <w:tcBorders>
              <w:bottom w:val="single" w:sz="6" w:space="0" w:color="000000"/>
            </w:tcBorders>
            <w:tcMar>
              <w:top w:w="45" w:type="dxa"/>
              <w:left w:w="45" w:type="dxa"/>
              <w:bottom w:w="45" w:type="dxa"/>
              <w:right w:w="45" w:type="dxa"/>
            </w:tcMar>
          </w:tcPr>
          <w:p w14:paraId="350771AE" w14:textId="77777777" w:rsidR="008A5E4E" w:rsidRDefault="0065745B">
            <w:pPr>
              <w:pStyle w:val="tdTableStyle-TablestyleAltRows-BodyD-Column-Body1"/>
            </w:pPr>
            <w:r>
              <w:t>32</w:t>
            </w:r>
          </w:p>
        </w:tc>
      </w:tr>
      <w:tr w:rsidR="008A5E4E" w14:paraId="0A57180B" w14:textId="77777777">
        <w:trPr>
          <w:tblCellSpacing w:w="0" w:type="dxa"/>
        </w:trPr>
        <w:tc>
          <w:tcPr>
            <w:tcW w:w="0" w:type="auto"/>
            <w:vMerge w:val="restart"/>
            <w:tcBorders>
              <w:bottom w:val="single" w:sz="6" w:space="0" w:color="000000"/>
              <w:right w:val="single" w:sz="6" w:space="0" w:color="000000"/>
            </w:tcBorders>
            <w:shd w:val="clear" w:color="auto" w:fill="D3D3D3"/>
            <w:tcMar>
              <w:top w:w="45" w:type="dxa"/>
              <w:left w:w="45" w:type="dxa"/>
              <w:bottom w:w="45" w:type="dxa"/>
              <w:right w:w="45" w:type="dxa"/>
            </w:tcMar>
          </w:tcPr>
          <w:p w14:paraId="2C5B5C4A" w14:textId="77777777" w:rsidR="008A5E4E" w:rsidRDefault="0065745B">
            <w:pPr>
              <w:pStyle w:val="tdTableStyle-TablestyleAltRows-BodyE-Column-Body2"/>
              <w:shd w:val="clear" w:color="auto" w:fill="D3D3D3"/>
            </w:pPr>
            <w:r>
              <w:rPr>
                <w:rStyle w:val="code"/>
                <w:shd w:val="clear" w:color="auto" w:fill="D3D3D3"/>
              </w:rPr>
              <w:t>rx</w:t>
            </w:r>
            <w:r>
              <w:rPr>
                <w:shd w:val="clear" w:color="auto" w:fill="D3D3D3"/>
              </w:rPr>
              <w:t xml:space="preserve">, </w:t>
            </w:r>
            <w:r>
              <w:rPr>
                <w:rStyle w:val="code"/>
                <w:shd w:val="clear" w:color="auto" w:fill="D3D3D3"/>
              </w:rPr>
              <w:t>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7F04831" w14:textId="77777777" w:rsidR="008A5E4E" w:rsidRDefault="0065745B">
            <w:pPr>
              <w:pStyle w:val="tdTableStyle-TablestyleAltRows-BodyE-Column-Body2"/>
              <w:shd w:val="clear" w:color="auto" w:fill="D3D3D3"/>
            </w:pPr>
            <w:r>
              <w:rPr>
                <w:shd w:val="clear" w:color="auto" w:fill="D3D3D3"/>
              </w:rPr>
              <w:t>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80E5A50"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9AB9917"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71CBBA9"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457EDA1"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C440BE8" w14:textId="77777777" w:rsidR="008A5E4E" w:rsidRDefault="0065745B">
            <w:pPr>
              <w:pStyle w:val="tdTableStyle-TablestyleAltRows-BodyE-Column-Body2"/>
              <w:shd w:val="clear" w:color="auto" w:fill="D3D3D3"/>
            </w:pPr>
            <w:r>
              <w:rPr>
                <w:shd w:val="clear" w:color="auto" w:fill="D3D3D3"/>
              </w:rPr>
              <w:t> </w:t>
            </w:r>
          </w:p>
        </w:tc>
        <w:tc>
          <w:tcPr>
            <w:tcW w:w="0" w:type="auto"/>
            <w:vMerge/>
            <w:tcBorders>
              <w:right w:val="single" w:sz="6" w:space="0" w:color="000000"/>
            </w:tcBorders>
          </w:tcPr>
          <w:p w14:paraId="5989BBFD"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13FDCABB" w14:textId="77777777" w:rsidR="008A5E4E" w:rsidRDefault="0065745B">
            <w:pPr>
              <w:pStyle w:val="tdTableStyle-TablestyleAltRows-BodyD-Column-Body2"/>
              <w:shd w:val="clear" w:color="auto" w:fill="D3D3D3"/>
            </w:pPr>
            <w:r>
              <w:rPr>
                <w:shd w:val="clear" w:color="auto" w:fill="D3D3D3"/>
              </w:rPr>
              <w:t>8</w:t>
            </w:r>
          </w:p>
        </w:tc>
      </w:tr>
      <w:tr w:rsidR="008A5E4E" w14:paraId="44A0B633" w14:textId="77777777">
        <w:trPr>
          <w:tblCellSpacing w:w="0" w:type="dxa"/>
        </w:trPr>
        <w:tc>
          <w:tcPr>
            <w:tcW w:w="0" w:type="auto"/>
            <w:vMerge/>
            <w:tcBorders>
              <w:right w:val="single" w:sz="6" w:space="0" w:color="000000"/>
            </w:tcBorders>
          </w:tcPr>
          <w:p w14:paraId="4A4202A3"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616BFA3C" w14:textId="77777777" w:rsidR="008A5E4E" w:rsidRDefault="0065745B">
            <w:pPr>
              <w:pStyle w:val="tdTableStyle-TablestyleAltRows-BodyE-Column-Body1"/>
            </w:pPr>
            <w:r>
              <w:t>16</w:t>
            </w:r>
          </w:p>
        </w:tc>
        <w:tc>
          <w:tcPr>
            <w:tcW w:w="0" w:type="auto"/>
            <w:tcBorders>
              <w:bottom w:val="single" w:sz="6" w:space="0" w:color="000000"/>
              <w:right w:val="single" w:sz="6" w:space="0" w:color="000000"/>
            </w:tcBorders>
            <w:tcMar>
              <w:top w:w="45" w:type="dxa"/>
              <w:left w:w="45" w:type="dxa"/>
              <w:bottom w:w="45" w:type="dxa"/>
              <w:right w:w="45" w:type="dxa"/>
            </w:tcMar>
          </w:tcPr>
          <w:p w14:paraId="066BB388"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6CD312D0"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7885AE6B"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3B813EA0"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684C4E6C" w14:textId="77777777" w:rsidR="008A5E4E" w:rsidRDefault="0065745B">
            <w:pPr>
              <w:pStyle w:val="tdTableStyle-TablestyleAltRows-BodyE-Column-Body1"/>
            </w:pPr>
            <w:r>
              <w:t>Y</w:t>
            </w:r>
          </w:p>
        </w:tc>
        <w:tc>
          <w:tcPr>
            <w:tcW w:w="0" w:type="auto"/>
            <w:vMerge/>
            <w:tcBorders>
              <w:right w:val="single" w:sz="6" w:space="0" w:color="000000"/>
            </w:tcBorders>
          </w:tcPr>
          <w:p w14:paraId="52697E51" w14:textId="77777777" w:rsidR="008A5E4E" w:rsidRDefault="008A5E4E"/>
        </w:tc>
        <w:tc>
          <w:tcPr>
            <w:tcW w:w="0" w:type="auto"/>
            <w:tcBorders>
              <w:bottom w:val="single" w:sz="6" w:space="0" w:color="000000"/>
            </w:tcBorders>
            <w:tcMar>
              <w:top w:w="45" w:type="dxa"/>
              <w:left w:w="45" w:type="dxa"/>
              <w:bottom w:w="45" w:type="dxa"/>
              <w:right w:w="45" w:type="dxa"/>
            </w:tcMar>
          </w:tcPr>
          <w:p w14:paraId="341FD7A5" w14:textId="77777777" w:rsidR="008A5E4E" w:rsidRDefault="0065745B">
            <w:pPr>
              <w:pStyle w:val="tdTableStyle-TablestyleAltRows-BodyD-Column-Body1"/>
            </w:pPr>
            <w:r>
              <w:t>16</w:t>
            </w:r>
          </w:p>
        </w:tc>
      </w:tr>
      <w:tr w:rsidR="008A5E4E" w14:paraId="077364B3" w14:textId="77777777">
        <w:trPr>
          <w:tblCellSpacing w:w="0" w:type="dxa"/>
        </w:trPr>
        <w:tc>
          <w:tcPr>
            <w:tcW w:w="0" w:type="auto"/>
            <w:vMerge/>
            <w:tcBorders>
              <w:bottom w:val="single" w:sz="6" w:space="0" w:color="000000"/>
              <w:right w:val="single" w:sz="6" w:space="0" w:color="000000"/>
            </w:tcBorders>
          </w:tcPr>
          <w:p w14:paraId="647A9386"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D7A6315" w14:textId="77777777" w:rsidR="008A5E4E" w:rsidRDefault="0065745B">
            <w:pPr>
              <w:pStyle w:val="tdTableStyle-TablestyleAltRows-BodyE-Column-Body2"/>
              <w:shd w:val="clear" w:color="auto" w:fill="D3D3D3"/>
            </w:pPr>
            <w:r>
              <w:rPr>
                <w:shd w:val="clear" w:color="auto" w:fill="D3D3D3"/>
              </w:rPr>
              <w:t>32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B37E994"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B08C182"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9F4840C"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47AA8CF"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0AAEF21" w14:textId="77777777" w:rsidR="008A5E4E" w:rsidRDefault="0065745B">
            <w:pPr>
              <w:pStyle w:val="tdTableStyle-TablestyleAltRows-BodyE-Column-Body2"/>
              <w:shd w:val="clear" w:color="auto" w:fill="D3D3D3"/>
            </w:pPr>
            <w:r>
              <w:rPr>
                <w:shd w:val="clear" w:color="auto" w:fill="D3D3D3"/>
              </w:rPr>
              <w:t>Y</w:t>
            </w:r>
          </w:p>
        </w:tc>
        <w:tc>
          <w:tcPr>
            <w:tcW w:w="0" w:type="auto"/>
            <w:vMerge/>
            <w:tcBorders>
              <w:right w:val="single" w:sz="6" w:space="0" w:color="000000"/>
            </w:tcBorders>
          </w:tcPr>
          <w:p w14:paraId="18A4AE57"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00C101EC" w14:textId="77777777" w:rsidR="008A5E4E" w:rsidRDefault="0065745B">
            <w:pPr>
              <w:pStyle w:val="tdTableStyle-TablestyleAltRows-BodyD-Column-Body2"/>
              <w:shd w:val="clear" w:color="auto" w:fill="D3D3D3"/>
            </w:pPr>
            <w:r>
              <w:rPr>
                <w:shd w:val="clear" w:color="auto" w:fill="D3D3D3"/>
              </w:rPr>
              <w:t>32</w:t>
            </w:r>
          </w:p>
        </w:tc>
      </w:tr>
      <w:tr w:rsidR="008A5E4E" w14:paraId="107FF9CA" w14:textId="77777777">
        <w:trPr>
          <w:tblCellSpacing w:w="0" w:type="dxa"/>
        </w:trPr>
        <w:tc>
          <w:tcPr>
            <w:tcW w:w="0" w:type="auto"/>
            <w:vMerge w:val="restart"/>
            <w:tcBorders>
              <w:bottom w:val="single" w:sz="6" w:space="0" w:color="000000"/>
              <w:right w:val="single" w:sz="6" w:space="0" w:color="000000"/>
            </w:tcBorders>
            <w:tcMar>
              <w:top w:w="45" w:type="dxa"/>
              <w:left w:w="45" w:type="dxa"/>
              <w:bottom w:w="45" w:type="dxa"/>
              <w:right w:w="45" w:type="dxa"/>
            </w:tcMar>
          </w:tcPr>
          <w:p w14:paraId="70EACFB6" w14:textId="77777777" w:rsidR="008A5E4E" w:rsidRDefault="0065745B">
            <w:pPr>
              <w:pStyle w:val="tdTableStyle-TablestyleAltRows-BodyE-Column-Body1"/>
            </w:pPr>
            <w:r>
              <w:rPr>
                <w:rStyle w:val="code"/>
              </w:rPr>
              <w:t>rg</w:t>
            </w:r>
          </w:p>
        </w:tc>
        <w:tc>
          <w:tcPr>
            <w:tcW w:w="0" w:type="auto"/>
            <w:tcBorders>
              <w:bottom w:val="single" w:sz="6" w:space="0" w:color="000000"/>
              <w:right w:val="single" w:sz="6" w:space="0" w:color="000000"/>
            </w:tcBorders>
            <w:tcMar>
              <w:top w:w="45" w:type="dxa"/>
              <w:left w:w="45" w:type="dxa"/>
              <w:bottom w:w="45" w:type="dxa"/>
              <w:right w:w="45" w:type="dxa"/>
            </w:tcMar>
          </w:tcPr>
          <w:p w14:paraId="7B2F76A8" w14:textId="77777777" w:rsidR="008A5E4E" w:rsidRDefault="0065745B">
            <w:pPr>
              <w:pStyle w:val="tdTableStyle-TablestyleAltRows-BodyE-Column-Body1"/>
            </w:pPr>
            <w:r>
              <w:t>8, 8</w:t>
            </w:r>
          </w:p>
        </w:tc>
        <w:tc>
          <w:tcPr>
            <w:tcW w:w="0" w:type="auto"/>
            <w:tcBorders>
              <w:bottom w:val="single" w:sz="6" w:space="0" w:color="000000"/>
              <w:right w:val="single" w:sz="6" w:space="0" w:color="000000"/>
            </w:tcBorders>
            <w:tcMar>
              <w:top w:w="45" w:type="dxa"/>
              <w:left w:w="45" w:type="dxa"/>
              <w:bottom w:w="45" w:type="dxa"/>
              <w:right w:w="45" w:type="dxa"/>
            </w:tcMar>
          </w:tcPr>
          <w:p w14:paraId="66E80516" w14:textId="77777777" w:rsidR="008A5E4E" w:rsidRDefault="0065745B">
            <w:pPr>
              <w:pStyle w:val="tdTableStyle-TablestyleAltRows-BodyE-Column-Body1"/>
            </w:pPr>
            <w:r>
              <w:t>Y (ro,wo)</w:t>
            </w:r>
          </w:p>
        </w:tc>
        <w:tc>
          <w:tcPr>
            <w:tcW w:w="0" w:type="auto"/>
            <w:tcBorders>
              <w:bottom w:val="single" w:sz="6" w:space="0" w:color="000000"/>
              <w:right w:val="single" w:sz="6" w:space="0" w:color="000000"/>
            </w:tcBorders>
            <w:tcMar>
              <w:top w:w="45" w:type="dxa"/>
              <w:left w:w="45" w:type="dxa"/>
              <w:bottom w:w="45" w:type="dxa"/>
              <w:right w:w="45" w:type="dxa"/>
            </w:tcMar>
          </w:tcPr>
          <w:p w14:paraId="6E181925" w14:textId="77777777" w:rsidR="008A5E4E" w:rsidRDefault="0065745B">
            <w:pPr>
              <w:pStyle w:val="tdTableStyle-TablestyleAltRows-BodyE-Column-Body1"/>
            </w:pPr>
            <w:r>
              <w:t>Y (ro,wo)</w:t>
            </w:r>
          </w:p>
        </w:tc>
        <w:tc>
          <w:tcPr>
            <w:tcW w:w="0" w:type="auto"/>
            <w:tcBorders>
              <w:bottom w:val="single" w:sz="6" w:space="0" w:color="000000"/>
              <w:right w:val="single" w:sz="6" w:space="0" w:color="000000"/>
            </w:tcBorders>
            <w:tcMar>
              <w:top w:w="45" w:type="dxa"/>
              <w:left w:w="45" w:type="dxa"/>
              <w:bottom w:w="45" w:type="dxa"/>
              <w:right w:w="45" w:type="dxa"/>
            </w:tcMar>
          </w:tcPr>
          <w:p w14:paraId="2D899FD2" w14:textId="77777777" w:rsidR="008A5E4E" w:rsidRDefault="0065745B">
            <w:pPr>
              <w:pStyle w:val="tdTableStyle-TablestyleAltRows-BodyE-Column-Body1"/>
            </w:pPr>
            <w:r>
              <w:t>Y (ro,wo)</w:t>
            </w:r>
          </w:p>
        </w:tc>
        <w:tc>
          <w:tcPr>
            <w:tcW w:w="0" w:type="auto"/>
            <w:tcBorders>
              <w:bottom w:val="single" w:sz="6" w:space="0" w:color="000000"/>
              <w:right w:val="single" w:sz="6" w:space="0" w:color="000000"/>
            </w:tcBorders>
            <w:tcMar>
              <w:top w:w="45" w:type="dxa"/>
              <w:left w:w="45" w:type="dxa"/>
              <w:bottom w:w="45" w:type="dxa"/>
              <w:right w:w="45" w:type="dxa"/>
            </w:tcMar>
          </w:tcPr>
          <w:p w14:paraId="13C50D0A" w14:textId="77777777" w:rsidR="008A5E4E" w:rsidRDefault="0065745B">
            <w:pPr>
              <w:pStyle w:val="tdTableStyle-TablestyleAltRows-BodyE-Column-Body1"/>
            </w:pPr>
            <w:r>
              <w:t>Y (ro,wo)</w:t>
            </w:r>
          </w:p>
        </w:tc>
        <w:tc>
          <w:tcPr>
            <w:tcW w:w="0" w:type="auto"/>
            <w:tcBorders>
              <w:bottom w:val="single" w:sz="6" w:space="0" w:color="000000"/>
              <w:right w:val="single" w:sz="6" w:space="0" w:color="000000"/>
            </w:tcBorders>
            <w:tcMar>
              <w:top w:w="45" w:type="dxa"/>
              <w:left w:w="45" w:type="dxa"/>
              <w:bottom w:w="45" w:type="dxa"/>
              <w:right w:w="45" w:type="dxa"/>
            </w:tcMar>
          </w:tcPr>
          <w:p w14:paraId="0991F2A2" w14:textId="77777777" w:rsidR="008A5E4E" w:rsidRDefault="0065745B">
            <w:pPr>
              <w:pStyle w:val="tdTableStyle-TablestyleAltRows-BodyE-Column-Body1"/>
            </w:pPr>
            <w:r>
              <w:t> </w:t>
            </w:r>
          </w:p>
        </w:tc>
        <w:tc>
          <w:tcPr>
            <w:tcW w:w="0" w:type="auto"/>
            <w:vMerge/>
            <w:tcBorders>
              <w:right w:val="single" w:sz="6" w:space="0" w:color="000000"/>
            </w:tcBorders>
          </w:tcPr>
          <w:p w14:paraId="3F15D498" w14:textId="77777777" w:rsidR="008A5E4E" w:rsidRDefault="008A5E4E"/>
        </w:tc>
        <w:tc>
          <w:tcPr>
            <w:tcW w:w="0" w:type="auto"/>
            <w:tcBorders>
              <w:bottom w:val="single" w:sz="6" w:space="0" w:color="000000"/>
            </w:tcBorders>
            <w:tcMar>
              <w:top w:w="45" w:type="dxa"/>
              <w:left w:w="45" w:type="dxa"/>
              <w:bottom w:w="45" w:type="dxa"/>
              <w:right w:w="45" w:type="dxa"/>
            </w:tcMar>
          </w:tcPr>
          <w:p w14:paraId="43899759" w14:textId="77777777" w:rsidR="008A5E4E" w:rsidRDefault="0065745B">
            <w:pPr>
              <w:pStyle w:val="tdTableStyle-TablestyleAltRows-BodyD-Column-Body1"/>
            </w:pPr>
            <w:r>
              <w:t>16</w:t>
            </w:r>
          </w:p>
        </w:tc>
      </w:tr>
      <w:tr w:rsidR="008A5E4E" w14:paraId="03C03D72" w14:textId="77777777">
        <w:trPr>
          <w:tblCellSpacing w:w="0" w:type="dxa"/>
        </w:trPr>
        <w:tc>
          <w:tcPr>
            <w:tcW w:w="0" w:type="auto"/>
            <w:vMerge/>
            <w:tcBorders>
              <w:right w:val="single" w:sz="6" w:space="0" w:color="000000"/>
            </w:tcBorders>
          </w:tcPr>
          <w:p w14:paraId="189E86AA"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4A0D7CA" w14:textId="77777777" w:rsidR="008A5E4E" w:rsidRDefault="0065745B">
            <w:pPr>
              <w:pStyle w:val="tdTableStyle-TablestyleAltRows-BodyE-Column-Body2"/>
              <w:shd w:val="clear" w:color="auto" w:fill="D3D3D3"/>
            </w:pPr>
            <w:r>
              <w:rPr>
                <w:shd w:val="clear" w:color="auto" w:fill="D3D3D3"/>
              </w:rPr>
              <w:t>16, 16</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983246A" w14:textId="77777777" w:rsidR="008A5E4E" w:rsidRDefault="0065745B">
            <w:pPr>
              <w:pStyle w:val="tdTableStyle-TablestyleAltRows-BodyE-Column-Body2"/>
              <w:shd w:val="clear" w:color="auto" w:fill="D3D3D3"/>
            </w:pPr>
            <w:r>
              <w:rPr>
                <w:shd w:val="clear" w:color="auto" w:fill="D3D3D3"/>
              </w:rPr>
              <w:t>Y (ro,wo)</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718F403" w14:textId="77777777" w:rsidR="008A5E4E" w:rsidRDefault="0065745B">
            <w:pPr>
              <w:pStyle w:val="tdTableStyle-TablestyleAltRows-BodyE-Column-Body2"/>
              <w:shd w:val="clear" w:color="auto" w:fill="D3D3D3"/>
            </w:pPr>
            <w:r>
              <w:rPr>
                <w:shd w:val="clear" w:color="auto" w:fill="D3D3D3"/>
              </w:rPr>
              <w:t>Y (ro,wo)</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355FA85" w14:textId="77777777" w:rsidR="008A5E4E" w:rsidRDefault="0065745B">
            <w:pPr>
              <w:pStyle w:val="tdTableStyle-TablestyleAltRows-BodyE-Column-Body2"/>
              <w:shd w:val="clear" w:color="auto" w:fill="D3D3D3"/>
            </w:pPr>
            <w:r>
              <w:rPr>
                <w:shd w:val="clear" w:color="auto" w:fill="D3D3D3"/>
              </w:rPr>
              <w:t>Y (ro,wo)</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4789B95" w14:textId="77777777" w:rsidR="008A5E4E" w:rsidRDefault="0065745B">
            <w:pPr>
              <w:pStyle w:val="tdTableStyle-TablestyleAltRows-BodyE-Column-Body2"/>
              <w:shd w:val="clear" w:color="auto" w:fill="D3D3D3"/>
            </w:pPr>
            <w:r>
              <w:rPr>
                <w:shd w:val="clear" w:color="auto" w:fill="D3D3D3"/>
              </w:rPr>
              <w:t>Y (ro,wo)</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1F55FBF" w14:textId="77777777" w:rsidR="008A5E4E" w:rsidRDefault="0065745B">
            <w:pPr>
              <w:pStyle w:val="tdTableStyle-TablestyleAltRows-BodyE-Column-Body2"/>
              <w:shd w:val="clear" w:color="auto" w:fill="D3D3D3"/>
            </w:pPr>
            <w:r>
              <w:rPr>
                <w:shd w:val="clear" w:color="auto" w:fill="D3D3D3"/>
              </w:rPr>
              <w:t>Y (ro,wo)</w:t>
            </w:r>
          </w:p>
        </w:tc>
        <w:tc>
          <w:tcPr>
            <w:tcW w:w="0" w:type="auto"/>
            <w:vMerge/>
            <w:tcBorders>
              <w:right w:val="single" w:sz="6" w:space="0" w:color="000000"/>
            </w:tcBorders>
          </w:tcPr>
          <w:p w14:paraId="7D66FA33"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7299723B" w14:textId="77777777" w:rsidR="008A5E4E" w:rsidRDefault="0065745B">
            <w:pPr>
              <w:pStyle w:val="tdTableStyle-TablestyleAltRows-BodyD-Column-Body2"/>
              <w:shd w:val="clear" w:color="auto" w:fill="D3D3D3"/>
            </w:pPr>
            <w:r>
              <w:rPr>
                <w:shd w:val="clear" w:color="auto" w:fill="D3D3D3"/>
              </w:rPr>
              <w:t>32</w:t>
            </w:r>
          </w:p>
        </w:tc>
      </w:tr>
      <w:tr w:rsidR="008A5E4E" w14:paraId="0458A77D" w14:textId="77777777">
        <w:trPr>
          <w:tblCellSpacing w:w="0" w:type="dxa"/>
        </w:trPr>
        <w:tc>
          <w:tcPr>
            <w:tcW w:w="0" w:type="auto"/>
            <w:vMerge/>
            <w:tcBorders>
              <w:bottom w:val="single" w:sz="6" w:space="0" w:color="000000"/>
              <w:right w:val="single" w:sz="6" w:space="0" w:color="000000"/>
            </w:tcBorders>
          </w:tcPr>
          <w:p w14:paraId="0101E335"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407622D9" w14:textId="77777777" w:rsidR="008A5E4E" w:rsidRDefault="0065745B">
            <w:pPr>
              <w:pStyle w:val="tdTableStyle-TablestyleAltRows-BodyE-Column-Body1"/>
            </w:pPr>
            <w:r>
              <w:t>32, 32</w:t>
            </w:r>
          </w:p>
        </w:tc>
        <w:tc>
          <w:tcPr>
            <w:tcW w:w="0" w:type="auto"/>
            <w:tcBorders>
              <w:bottom w:val="single" w:sz="6" w:space="0" w:color="000000"/>
              <w:right w:val="single" w:sz="6" w:space="0" w:color="000000"/>
            </w:tcBorders>
            <w:tcMar>
              <w:top w:w="45" w:type="dxa"/>
              <w:left w:w="45" w:type="dxa"/>
              <w:bottom w:w="45" w:type="dxa"/>
              <w:right w:w="45" w:type="dxa"/>
            </w:tcMar>
          </w:tcPr>
          <w:p w14:paraId="0F23BA53"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68AFB8C6"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38506DBB" w14:textId="77777777" w:rsidR="008A5E4E" w:rsidRDefault="0065745B">
            <w:pPr>
              <w:pStyle w:val="tdTableStyle-TablestyleAltRows-BodyE-Column-Body1"/>
            </w:pPr>
            <w:r>
              <w:t>Y (ro,wo)</w:t>
            </w:r>
          </w:p>
        </w:tc>
        <w:tc>
          <w:tcPr>
            <w:tcW w:w="0" w:type="auto"/>
            <w:tcBorders>
              <w:bottom w:val="single" w:sz="6" w:space="0" w:color="000000"/>
              <w:right w:val="single" w:sz="6" w:space="0" w:color="000000"/>
            </w:tcBorders>
            <w:tcMar>
              <w:top w:w="45" w:type="dxa"/>
              <w:left w:w="45" w:type="dxa"/>
              <w:bottom w:w="45" w:type="dxa"/>
              <w:right w:w="45" w:type="dxa"/>
            </w:tcMar>
          </w:tcPr>
          <w:p w14:paraId="008E64B2" w14:textId="77777777" w:rsidR="008A5E4E" w:rsidRDefault="0065745B">
            <w:pPr>
              <w:pStyle w:val="tdTableStyle-TablestyleAltRows-BodyE-Column-Body1"/>
            </w:pPr>
            <w:r>
              <w:t>Y (ro,wo)</w:t>
            </w:r>
          </w:p>
        </w:tc>
        <w:tc>
          <w:tcPr>
            <w:tcW w:w="0" w:type="auto"/>
            <w:tcBorders>
              <w:bottom w:val="single" w:sz="6" w:space="0" w:color="000000"/>
              <w:right w:val="single" w:sz="6" w:space="0" w:color="000000"/>
            </w:tcBorders>
            <w:tcMar>
              <w:top w:w="45" w:type="dxa"/>
              <w:left w:w="45" w:type="dxa"/>
              <w:bottom w:w="45" w:type="dxa"/>
              <w:right w:w="45" w:type="dxa"/>
            </w:tcMar>
          </w:tcPr>
          <w:p w14:paraId="71B9B842" w14:textId="77777777" w:rsidR="008A5E4E" w:rsidRDefault="0065745B">
            <w:pPr>
              <w:pStyle w:val="tdTableStyle-TablestyleAltRows-BodyE-Column-Body1"/>
            </w:pPr>
            <w:r>
              <w:t>Y (ro,wo)</w:t>
            </w:r>
          </w:p>
        </w:tc>
        <w:tc>
          <w:tcPr>
            <w:tcW w:w="0" w:type="auto"/>
            <w:vMerge/>
            <w:tcBorders>
              <w:right w:val="single" w:sz="6" w:space="0" w:color="000000"/>
            </w:tcBorders>
          </w:tcPr>
          <w:p w14:paraId="7CDEB3A3" w14:textId="77777777" w:rsidR="008A5E4E" w:rsidRDefault="008A5E4E"/>
        </w:tc>
        <w:tc>
          <w:tcPr>
            <w:tcW w:w="0" w:type="auto"/>
            <w:tcBorders>
              <w:bottom w:val="single" w:sz="6" w:space="0" w:color="000000"/>
            </w:tcBorders>
            <w:tcMar>
              <w:top w:w="45" w:type="dxa"/>
              <w:left w:w="45" w:type="dxa"/>
              <w:bottom w:w="45" w:type="dxa"/>
              <w:right w:w="45" w:type="dxa"/>
            </w:tcMar>
          </w:tcPr>
          <w:p w14:paraId="069E5CBE" w14:textId="77777777" w:rsidR="008A5E4E" w:rsidRDefault="0065745B">
            <w:pPr>
              <w:pStyle w:val="tdTableStyle-TablestyleAltRows-BodyD-Column-Body1"/>
            </w:pPr>
            <w:r>
              <w:t>64</w:t>
            </w:r>
          </w:p>
        </w:tc>
      </w:tr>
      <w:tr w:rsidR="008A5E4E" w14:paraId="69DBC082" w14:textId="77777777">
        <w:trPr>
          <w:tblCellSpacing w:w="0" w:type="dxa"/>
        </w:trPr>
        <w:tc>
          <w:tcPr>
            <w:tcW w:w="0" w:type="auto"/>
            <w:vMerge w:val="restart"/>
            <w:tcBorders>
              <w:bottom w:val="single" w:sz="6" w:space="0" w:color="000000"/>
              <w:right w:val="single" w:sz="6" w:space="0" w:color="000000"/>
            </w:tcBorders>
            <w:shd w:val="clear" w:color="auto" w:fill="D3D3D3"/>
            <w:tcMar>
              <w:top w:w="45" w:type="dxa"/>
              <w:left w:w="45" w:type="dxa"/>
              <w:bottom w:w="45" w:type="dxa"/>
              <w:right w:w="45" w:type="dxa"/>
            </w:tcMar>
          </w:tcPr>
          <w:p w14:paraId="581E1E4E" w14:textId="77777777" w:rsidR="008A5E4E" w:rsidRDefault="0065745B">
            <w:pPr>
              <w:pStyle w:val="tdTableStyle-TablestyleAltRows-BodyE-Column-Body2"/>
              <w:shd w:val="clear" w:color="auto" w:fill="D3D3D3"/>
            </w:pPr>
            <w:r>
              <w:rPr>
                <w:rStyle w:val="code"/>
                <w:shd w:val="clear" w:color="auto" w:fill="D3D3D3"/>
              </w:rPr>
              <w:t>rgx</w:t>
            </w:r>
            <w:r>
              <w:rPr>
                <w:shd w:val="clear" w:color="auto" w:fill="D3D3D3"/>
              </w:rPr>
              <w:t xml:space="preserve">, </w:t>
            </w:r>
            <w:r>
              <w:rPr>
                <w:rStyle w:val="code"/>
                <w:shd w:val="clear" w:color="auto" w:fill="D3D3D3"/>
              </w:rPr>
              <w:t>ra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67D8382" w14:textId="77777777" w:rsidR="008A5E4E" w:rsidRDefault="0065745B">
            <w:pPr>
              <w:pStyle w:val="tdTableStyle-TablestyleAltRows-BodyE-Column-Body2"/>
              <w:shd w:val="clear" w:color="auto" w:fill="D3D3D3"/>
            </w:pPr>
            <w:r>
              <w:rPr>
                <w:shd w:val="clear" w:color="auto" w:fill="D3D3D3"/>
              </w:rPr>
              <w:t>8, 8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82ADEA7"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FAC90FF"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A4368CB"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7180BA2"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0834886" w14:textId="77777777" w:rsidR="008A5E4E" w:rsidRDefault="0065745B">
            <w:pPr>
              <w:pStyle w:val="tdTableStyle-TablestyleAltRows-BodyE-Column-Body2"/>
              <w:shd w:val="clear" w:color="auto" w:fill="D3D3D3"/>
            </w:pPr>
            <w:r>
              <w:rPr>
                <w:shd w:val="clear" w:color="auto" w:fill="D3D3D3"/>
              </w:rPr>
              <w:t> </w:t>
            </w:r>
          </w:p>
        </w:tc>
        <w:tc>
          <w:tcPr>
            <w:tcW w:w="0" w:type="auto"/>
            <w:vMerge/>
            <w:tcBorders>
              <w:right w:val="single" w:sz="6" w:space="0" w:color="000000"/>
            </w:tcBorders>
          </w:tcPr>
          <w:p w14:paraId="7782347D"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59248A55" w14:textId="77777777" w:rsidR="008A5E4E" w:rsidRDefault="0065745B">
            <w:pPr>
              <w:pStyle w:val="tdTableStyle-TablestyleAltRows-BodyD-Column-Body2"/>
              <w:shd w:val="clear" w:color="auto" w:fill="D3D3D3"/>
            </w:pPr>
            <w:r>
              <w:rPr>
                <w:shd w:val="clear" w:color="auto" w:fill="D3D3D3"/>
              </w:rPr>
              <w:t>16</w:t>
            </w:r>
          </w:p>
        </w:tc>
      </w:tr>
      <w:tr w:rsidR="008A5E4E" w14:paraId="7A34DEF1" w14:textId="77777777">
        <w:trPr>
          <w:tblCellSpacing w:w="0" w:type="dxa"/>
        </w:trPr>
        <w:tc>
          <w:tcPr>
            <w:tcW w:w="0" w:type="auto"/>
            <w:vMerge/>
            <w:tcBorders>
              <w:right w:val="single" w:sz="6" w:space="0" w:color="000000"/>
            </w:tcBorders>
          </w:tcPr>
          <w:p w14:paraId="2E752F11"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609B71F8" w14:textId="77777777" w:rsidR="008A5E4E" w:rsidRDefault="0065745B">
            <w:pPr>
              <w:pStyle w:val="tdTableStyle-TablestyleAltRows-BodyE-Column-Body1"/>
            </w:pPr>
            <w:r>
              <w:t>16, 16</w:t>
            </w:r>
          </w:p>
        </w:tc>
        <w:tc>
          <w:tcPr>
            <w:tcW w:w="0" w:type="auto"/>
            <w:tcBorders>
              <w:bottom w:val="single" w:sz="6" w:space="0" w:color="000000"/>
              <w:right w:val="single" w:sz="6" w:space="0" w:color="000000"/>
            </w:tcBorders>
            <w:tcMar>
              <w:top w:w="45" w:type="dxa"/>
              <w:left w:w="45" w:type="dxa"/>
              <w:bottom w:w="45" w:type="dxa"/>
              <w:right w:w="45" w:type="dxa"/>
            </w:tcMar>
          </w:tcPr>
          <w:p w14:paraId="46702C48"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585FA34A"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6808459E"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2063A248"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29555C81" w14:textId="77777777" w:rsidR="008A5E4E" w:rsidRDefault="0065745B">
            <w:pPr>
              <w:pStyle w:val="tdTableStyle-TablestyleAltRows-BodyE-Column-Body1"/>
            </w:pPr>
            <w:r>
              <w:t>Y</w:t>
            </w:r>
          </w:p>
        </w:tc>
        <w:tc>
          <w:tcPr>
            <w:tcW w:w="0" w:type="auto"/>
            <w:vMerge/>
            <w:tcBorders>
              <w:right w:val="single" w:sz="6" w:space="0" w:color="000000"/>
            </w:tcBorders>
          </w:tcPr>
          <w:p w14:paraId="4ACA8B1E" w14:textId="77777777" w:rsidR="008A5E4E" w:rsidRDefault="008A5E4E"/>
        </w:tc>
        <w:tc>
          <w:tcPr>
            <w:tcW w:w="0" w:type="auto"/>
            <w:tcBorders>
              <w:bottom w:val="single" w:sz="6" w:space="0" w:color="000000"/>
            </w:tcBorders>
            <w:tcMar>
              <w:top w:w="45" w:type="dxa"/>
              <w:left w:w="45" w:type="dxa"/>
              <w:bottom w:w="45" w:type="dxa"/>
              <w:right w:w="45" w:type="dxa"/>
            </w:tcMar>
          </w:tcPr>
          <w:p w14:paraId="5747D7F6" w14:textId="77777777" w:rsidR="008A5E4E" w:rsidRDefault="0065745B">
            <w:pPr>
              <w:pStyle w:val="tdTableStyle-TablestyleAltRows-BodyD-Column-Body1"/>
            </w:pPr>
            <w:r>
              <w:t>32</w:t>
            </w:r>
          </w:p>
        </w:tc>
      </w:tr>
      <w:tr w:rsidR="008A5E4E" w14:paraId="22CD2F87" w14:textId="77777777">
        <w:trPr>
          <w:tblCellSpacing w:w="0" w:type="dxa"/>
        </w:trPr>
        <w:tc>
          <w:tcPr>
            <w:tcW w:w="0" w:type="auto"/>
            <w:vMerge/>
            <w:tcBorders>
              <w:bottom w:val="single" w:sz="6" w:space="0" w:color="000000"/>
              <w:right w:val="single" w:sz="6" w:space="0" w:color="000000"/>
            </w:tcBorders>
          </w:tcPr>
          <w:p w14:paraId="5959B6F0"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1CC0AE6" w14:textId="77777777" w:rsidR="008A5E4E" w:rsidRDefault="0065745B">
            <w:pPr>
              <w:pStyle w:val="tdTableStyle-TablestyleAltRows-BodyE-Column-Body2"/>
              <w:shd w:val="clear" w:color="auto" w:fill="D3D3D3"/>
            </w:pPr>
            <w:r>
              <w:rPr>
                <w:shd w:val="clear" w:color="auto" w:fill="D3D3D3"/>
              </w:rPr>
              <w:t>32, 32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BCB011A"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5F643B2"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38FEA3E"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31A198D"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B530593" w14:textId="77777777" w:rsidR="008A5E4E" w:rsidRDefault="0065745B">
            <w:pPr>
              <w:pStyle w:val="tdTableStyle-TablestyleAltRows-BodyE-Column-Body2"/>
              <w:shd w:val="clear" w:color="auto" w:fill="D3D3D3"/>
            </w:pPr>
            <w:r>
              <w:rPr>
                <w:shd w:val="clear" w:color="auto" w:fill="D3D3D3"/>
              </w:rPr>
              <w:t>Y</w:t>
            </w:r>
          </w:p>
        </w:tc>
        <w:tc>
          <w:tcPr>
            <w:tcW w:w="0" w:type="auto"/>
            <w:vMerge/>
            <w:tcBorders>
              <w:right w:val="single" w:sz="6" w:space="0" w:color="000000"/>
            </w:tcBorders>
          </w:tcPr>
          <w:p w14:paraId="0B099998"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0A5610BF" w14:textId="77777777" w:rsidR="008A5E4E" w:rsidRDefault="0065745B">
            <w:pPr>
              <w:pStyle w:val="tdTableStyle-TablestyleAltRows-BodyD-Column-Body2"/>
              <w:shd w:val="clear" w:color="auto" w:fill="D3D3D3"/>
            </w:pPr>
            <w:r>
              <w:rPr>
                <w:shd w:val="clear" w:color="auto" w:fill="D3D3D3"/>
              </w:rPr>
              <w:t>64</w:t>
            </w:r>
          </w:p>
        </w:tc>
      </w:tr>
      <w:tr w:rsidR="008A5E4E" w14:paraId="709CF7E3" w14:textId="77777777">
        <w:trPr>
          <w:tblCellSpacing w:w="0" w:type="dxa"/>
        </w:trPr>
        <w:tc>
          <w:tcPr>
            <w:tcW w:w="0" w:type="auto"/>
            <w:vMerge w:val="restart"/>
            <w:tcBorders>
              <w:bottom w:val="single" w:sz="6" w:space="0" w:color="000000"/>
              <w:right w:val="single" w:sz="6" w:space="0" w:color="000000"/>
            </w:tcBorders>
            <w:tcMar>
              <w:top w:w="45" w:type="dxa"/>
              <w:left w:w="45" w:type="dxa"/>
              <w:bottom w:w="45" w:type="dxa"/>
              <w:right w:w="45" w:type="dxa"/>
            </w:tcMar>
          </w:tcPr>
          <w:p w14:paraId="34A5141A" w14:textId="77777777" w:rsidR="008A5E4E" w:rsidRDefault="0065745B">
            <w:pPr>
              <w:pStyle w:val="tdTableStyle-TablestyleAltRows-BodyE-Column-Body1"/>
            </w:pPr>
            <w:r>
              <w:rPr>
                <w:rStyle w:val="code"/>
              </w:rPr>
              <w:t>rgb</w:t>
            </w:r>
            <w:r>
              <w:t xml:space="preserve">, </w:t>
            </w:r>
            <w:r>
              <w:rPr>
                <w:rStyle w:val="code"/>
              </w:rPr>
              <w:t>rgbx</w:t>
            </w:r>
          </w:p>
        </w:tc>
        <w:tc>
          <w:tcPr>
            <w:tcW w:w="0" w:type="auto"/>
            <w:tcBorders>
              <w:bottom w:val="single" w:sz="6" w:space="0" w:color="000000"/>
              <w:right w:val="single" w:sz="6" w:space="0" w:color="000000"/>
            </w:tcBorders>
            <w:tcMar>
              <w:top w:w="45" w:type="dxa"/>
              <w:left w:w="45" w:type="dxa"/>
              <w:bottom w:w="45" w:type="dxa"/>
              <w:right w:w="45" w:type="dxa"/>
            </w:tcMar>
          </w:tcPr>
          <w:p w14:paraId="3C00FCEA" w14:textId="77777777" w:rsidR="008A5E4E" w:rsidRDefault="0065745B">
            <w:pPr>
              <w:pStyle w:val="tdTableStyle-TablestyleAltRows-BodyE-Column-Body1"/>
            </w:pPr>
            <w:r>
              <w:t>5, 6, 5</w:t>
            </w:r>
            <w:del w:id="686" w:author="ttye" w:date="2015-02-25T19:12:00Z">
              <w:r w:rsidDel="005D18C7">
                <w:delText xml:space="preserve">, </w:delText>
              </w:r>
            </w:del>
            <w:del w:id="687" w:author="ttye" w:date="2015-02-25T19:11:00Z">
              <w:r w:rsidDel="005D18C7">
                <w:delText>1</w:delText>
              </w:r>
            </w:del>
          </w:p>
        </w:tc>
        <w:tc>
          <w:tcPr>
            <w:tcW w:w="0" w:type="auto"/>
            <w:tcBorders>
              <w:bottom w:val="single" w:sz="6" w:space="0" w:color="000000"/>
              <w:right w:val="single" w:sz="6" w:space="0" w:color="000000"/>
            </w:tcBorders>
            <w:tcMar>
              <w:top w:w="45" w:type="dxa"/>
              <w:left w:w="45" w:type="dxa"/>
              <w:bottom w:w="45" w:type="dxa"/>
              <w:right w:w="45" w:type="dxa"/>
            </w:tcMar>
          </w:tcPr>
          <w:p w14:paraId="0CF38430"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7522DD7B"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5597B2CA"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37B2DA02"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63624468" w14:textId="77777777" w:rsidR="008A5E4E" w:rsidRDefault="0065745B">
            <w:pPr>
              <w:pStyle w:val="tdTableStyle-TablestyleAltRows-BodyE-Column-Body1"/>
            </w:pPr>
            <w:r>
              <w:t> </w:t>
            </w:r>
          </w:p>
        </w:tc>
        <w:tc>
          <w:tcPr>
            <w:tcW w:w="0" w:type="auto"/>
            <w:vMerge/>
            <w:tcBorders>
              <w:right w:val="single" w:sz="6" w:space="0" w:color="000000"/>
            </w:tcBorders>
          </w:tcPr>
          <w:p w14:paraId="4BE74723" w14:textId="77777777" w:rsidR="008A5E4E" w:rsidRDefault="008A5E4E"/>
        </w:tc>
        <w:tc>
          <w:tcPr>
            <w:tcW w:w="0" w:type="auto"/>
            <w:tcBorders>
              <w:bottom w:val="single" w:sz="6" w:space="0" w:color="000000"/>
            </w:tcBorders>
            <w:tcMar>
              <w:top w:w="45" w:type="dxa"/>
              <w:left w:w="45" w:type="dxa"/>
              <w:bottom w:w="45" w:type="dxa"/>
              <w:right w:w="45" w:type="dxa"/>
            </w:tcMar>
          </w:tcPr>
          <w:p w14:paraId="02A0DF23" w14:textId="77777777" w:rsidR="008A5E4E" w:rsidRDefault="0065745B">
            <w:pPr>
              <w:pStyle w:val="tdTableStyle-TablestyleAltRows-BodyD-Column-Body1"/>
            </w:pPr>
            <w:r>
              <w:t>16</w:t>
            </w:r>
          </w:p>
        </w:tc>
      </w:tr>
      <w:tr w:rsidR="008A5E4E" w14:paraId="78D65CE2" w14:textId="77777777">
        <w:trPr>
          <w:tblCellSpacing w:w="0" w:type="dxa"/>
        </w:trPr>
        <w:tc>
          <w:tcPr>
            <w:tcW w:w="0" w:type="auto"/>
            <w:vMerge/>
            <w:tcBorders>
              <w:right w:val="single" w:sz="6" w:space="0" w:color="000000"/>
            </w:tcBorders>
          </w:tcPr>
          <w:p w14:paraId="50DEA5D2"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88C387E" w14:textId="746C992A" w:rsidR="008A5E4E" w:rsidRDefault="0065745B">
            <w:pPr>
              <w:pStyle w:val="tdTableStyle-TablestyleAltRows-BodyE-Column-Body2"/>
              <w:shd w:val="clear" w:color="auto" w:fill="D3D3D3"/>
            </w:pPr>
            <w:r>
              <w:rPr>
                <w:shd w:val="clear" w:color="auto" w:fill="D3D3D3"/>
              </w:rPr>
              <w:t>5, 5, 5</w:t>
            </w:r>
            <w:ins w:id="688" w:author="ttye" w:date="2015-02-25T19:11:00Z">
              <w:r w:rsidR="005D18C7">
                <w:rPr>
                  <w:shd w:val="clear" w:color="auto" w:fill="D3D3D3"/>
                </w:rPr>
                <w:t>, 1</w:t>
              </w:r>
            </w:ins>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65FED07"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914E250"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13AD674"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941ED3D"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13739D8" w14:textId="77777777" w:rsidR="008A5E4E" w:rsidRDefault="0065745B">
            <w:pPr>
              <w:pStyle w:val="tdTableStyle-TablestyleAltRows-BodyE-Column-Body2"/>
              <w:shd w:val="clear" w:color="auto" w:fill="D3D3D3"/>
            </w:pPr>
            <w:r>
              <w:rPr>
                <w:shd w:val="clear" w:color="auto" w:fill="D3D3D3"/>
              </w:rPr>
              <w:t> </w:t>
            </w:r>
          </w:p>
        </w:tc>
        <w:tc>
          <w:tcPr>
            <w:tcW w:w="0" w:type="auto"/>
            <w:vMerge/>
            <w:tcBorders>
              <w:right w:val="single" w:sz="6" w:space="0" w:color="000000"/>
            </w:tcBorders>
          </w:tcPr>
          <w:p w14:paraId="5EB2D089"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0CF6F309" w14:textId="77777777" w:rsidR="008A5E4E" w:rsidRDefault="0065745B">
            <w:pPr>
              <w:pStyle w:val="tdTableStyle-TablestyleAltRows-BodyD-Column-Body2"/>
              <w:shd w:val="clear" w:color="auto" w:fill="D3D3D3"/>
            </w:pPr>
            <w:r>
              <w:rPr>
                <w:shd w:val="clear" w:color="auto" w:fill="D3D3D3"/>
              </w:rPr>
              <w:t>16</w:t>
            </w:r>
          </w:p>
        </w:tc>
      </w:tr>
      <w:tr w:rsidR="008A5E4E" w14:paraId="2B772FB5" w14:textId="77777777">
        <w:trPr>
          <w:tblCellSpacing w:w="0" w:type="dxa"/>
        </w:trPr>
        <w:tc>
          <w:tcPr>
            <w:tcW w:w="0" w:type="auto"/>
            <w:vMerge/>
            <w:tcBorders>
              <w:bottom w:val="single" w:sz="6" w:space="0" w:color="000000"/>
              <w:right w:val="single" w:sz="6" w:space="0" w:color="000000"/>
            </w:tcBorders>
          </w:tcPr>
          <w:p w14:paraId="52B64848"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35FFC780" w14:textId="77777777" w:rsidR="008A5E4E" w:rsidRDefault="0065745B">
            <w:pPr>
              <w:pStyle w:val="tdTableStyle-TablestyleAltRows-BodyE-Column-Body1"/>
            </w:pPr>
            <w:r>
              <w:t>10, 10, 10, 2</w:t>
            </w:r>
          </w:p>
        </w:tc>
        <w:tc>
          <w:tcPr>
            <w:tcW w:w="0" w:type="auto"/>
            <w:tcBorders>
              <w:bottom w:val="single" w:sz="6" w:space="0" w:color="000000"/>
              <w:right w:val="single" w:sz="6" w:space="0" w:color="000000"/>
            </w:tcBorders>
            <w:tcMar>
              <w:top w:w="45" w:type="dxa"/>
              <w:left w:w="45" w:type="dxa"/>
              <w:bottom w:w="45" w:type="dxa"/>
              <w:right w:w="45" w:type="dxa"/>
            </w:tcMar>
          </w:tcPr>
          <w:p w14:paraId="30954F12"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6B0729A6"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0CD5A36B"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7AEAF8BD"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235565B2" w14:textId="77777777" w:rsidR="008A5E4E" w:rsidRDefault="0065745B">
            <w:pPr>
              <w:pStyle w:val="tdTableStyle-TablestyleAltRows-BodyE-Column-Body1"/>
            </w:pPr>
            <w:r>
              <w:t> </w:t>
            </w:r>
          </w:p>
        </w:tc>
        <w:tc>
          <w:tcPr>
            <w:tcW w:w="0" w:type="auto"/>
            <w:vMerge/>
            <w:tcBorders>
              <w:right w:val="single" w:sz="6" w:space="0" w:color="000000"/>
            </w:tcBorders>
          </w:tcPr>
          <w:p w14:paraId="1E2B1B08" w14:textId="77777777" w:rsidR="008A5E4E" w:rsidRDefault="008A5E4E"/>
        </w:tc>
        <w:tc>
          <w:tcPr>
            <w:tcW w:w="0" w:type="auto"/>
            <w:tcBorders>
              <w:bottom w:val="single" w:sz="6" w:space="0" w:color="000000"/>
            </w:tcBorders>
            <w:tcMar>
              <w:top w:w="45" w:type="dxa"/>
              <w:left w:w="45" w:type="dxa"/>
              <w:bottom w:w="45" w:type="dxa"/>
              <w:right w:w="45" w:type="dxa"/>
            </w:tcMar>
          </w:tcPr>
          <w:p w14:paraId="76B8D2AD" w14:textId="77777777" w:rsidR="008A5E4E" w:rsidRDefault="0065745B">
            <w:pPr>
              <w:pStyle w:val="tdTableStyle-TablestyleAltRows-BodyD-Column-Body1"/>
            </w:pPr>
            <w:r>
              <w:t>32</w:t>
            </w:r>
          </w:p>
        </w:tc>
      </w:tr>
      <w:tr w:rsidR="008A5E4E" w14:paraId="078275DC" w14:textId="77777777">
        <w:trPr>
          <w:tblCellSpacing w:w="0" w:type="dxa"/>
        </w:trPr>
        <w:tc>
          <w:tcPr>
            <w:tcW w:w="0" w:type="auto"/>
            <w:vMerge w:val="restart"/>
            <w:tcBorders>
              <w:bottom w:val="single" w:sz="6" w:space="0" w:color="000000"/>
              <w:right w:val="single" w:sz="6" w:space="0" w:color="000000"/>
            </w:tcBorders>
            <w:shd w:val="clear" w:color="auto" w:fill="D3D3D3"/>
            <w:tcMar>
              <w:top w:w="45" w:type="dxa"/>
              <w:left w:w="45" w:type="dxa"/>
              <w:bottom w:w="45" w:type="dxa"/>
              <w:right w:w="45" w:type="dxa"/>
            </w:tcMar>
          </w:tcPr>
          <w:p w14:paraId="166E0C25" w14:textId="77777777" w:rsidR="008A5E4E" w:rsidRDefault="0065745B">
            <w:pPr>
              <w:pStyle w:val="tdTableStyle-TablestyleAltRows-BodyE-Column-Body2"/>
              <w:shd w:val="clear" w:color="auto" w:fill="D3D3D3"/>
            </w:pPr>
            <w:r>
              <w:rPr>
                <w:rStyle w:val="code"/>
                <w:shd w:val="clear" w:color="auto" w:fill="D3D3D3"/>
              </w:rPr>
              <w:t>rgba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6D4B5AB" w14:textId="77777777" w:rsidR="008A5E4E" w:rsidRDefault="0065745B">
            <w:pPr>
              <w:pStyle w:val="tdTableStyle-TablestyleAltRows-BodyE-Column-Body2"/>
              <w:shd w:val="clear" w:color="auto" w:fill="D3D3D3"/>
            </w:pPr>
            <w:r>
              <w:rPr>
                <w:shd w:val="clear" w:color="auto" w:fill="D3D3D3"/>
              </w:rPr>
              <w:t>8, 8, 8, 8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94A2CDF" w14:textId="77777777" w:rsidR="008A5E4E" w:rsidRDefault="0065745B">
            <w:pPr>
              <w:pStyle w:val="tdTableStyle-TablestyleAltRows-BodyE-Column-Body2"/>
              <w:shd w:val="clear" w:color="auto" w:fill="D3D3D3"/>
            </w:pPr>
            <w:r>
              <w:rPr>
                <w:shd w:val="clear" w:color="auto" w:fill="D3D3D3"/>
              </w:rPr>
              <w:t>Y (ro,wo,rw)</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DA8595B" w14:textId="77777777" w:rsidR="008A5E4E" w:rsidRDefault="0065745B">
            <w:pPr>
              <w:pStyle w:val="tdTableStyle-TablestyleAltRows-BodyE-Column-Body2"/>
              <w:shd w:val="clear" w:color="auto" w:fill="D3D3D3"/>
            </w:pPr>
            <w:r>
              <w:rPr>
                <w:shd w:val="clear" w:color="auto" w:fill="D3D3D3"/>
              </w:rPr>
              <w:t>Y (ro,wo)</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E78B2BB" w14:textId="77777777" w:rsidR="008A5E4E" w:rsidRDefault="0065745B">
            <w:pPr>
              <w:pStyle w:val="tdTableStyle-TablestyleAltRows-BodyE-Column-Body2"/>
              <w:shd w:val="clear" w:color="auto" w:fill="D3D3D3"/>
            </w:pPr>
            <w:r>
              <w:rPr>
                <w:shd w:val="clear" w:color="auto" w:fill="D3D3D3"/>
              </w:rPr>
              <w:t>Y (ro,wo,rw)</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76D6C06" w14:textId="77777777" w:rsidR="008A5E4E" w:rsidRDefault="0065745B">
            <w:pPr>
              <w:pStyle w:val="tdTableStyle-TablestyleAltRows-BodyE-Column-Body2"/>
              <w:shd w:val="clear" w:color="auto" w:fill="D3D3D3"/>
            </w:pPr>
            <w:r>
              <w:rPr>
                <w:shd w:val="clear" w:color="auto" w:fill="D3D3D3"/>
              </w:rPr>
              <w:t>Y (ro,wo,rw)</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BD615F1" w14:textId="77777777" w:rsidR="008A5E4E" w:rsidRDefault="0065745B">
            <w:pPr>
              <w:pStyle w:val="tdTableStyle-TablestyleAltRows-BodyE-Column-Body2"/>
              <w:shd w:val="clear" w:color="auto" w:fill="D3D3D3"/>
            </w:pPr>
            <w:r>
              <w:rPr>
                <w:shd w:val="clear" w:color="auto" w:fill="D3D3D3"/>
              </w:rPr>
              <w:t> </w:t>
            </w:r>
          </w:p>
        </w:tc>
        <w:tc>
          <w:tcPr>
            <w:tcW w:w="0" w:type="auto"/>
            <w:vMerge/>
            <w:tcBorders>
              <w:right w:val="single" w:sz="6" w:space="0" w:color="000000"/>
            </w:tcBorders>
          </w:tcPr>
          <w:p w14:paraId="0F14B0BF"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27CD3BF9" w14:textId="77777777" w:rsidR="008A5E4E" w:rsidRDefault="0065745B">
            <w:pPr>
              <w:pStyle w:val="tdTableStyle-TablestyleAltRows-BodyD-Column-Body2"/>
              <w:shd w:val="clear" w:color="auto" w:fill="D3D3D3"/>
            </w:pPr>
            <w:r>
              <w:rPr>
                <w:shd w:val="clear" w:color="auto" w:fill="D3D3D3"/>
              </w:rPr>
              <w:t>32</w:t>
            </w:r>
          </w:p>
        </w:tc>
      </w:tr>
      <w:tr w:rsidR="008A5E4E" w14:paraId="5DE502AC" w14:textId="77777777">
        <w:trPr>
          <w:tblCellSpacing w:w="0" w:type="dxa"/>
        </w:trPr>
        <w:tc>
          <w:tcPr>
            <w:tcW w:w="0" w:type="auto"/>
            <w:vMerge/>
            <w:tcBorders>
              <w:right w:val="single" w:sz="6" w:space="0" w:color="000000"/>
            </w:tcBorders>
          </w:tcPr>
          <w:p w14:paraId="32F02774"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42265F43" w14:textId="77777777" w:rsidR="008A5E4E" w:rsidRDefault="0065745B">
            <w:pPr>
              <w:pStyle w:val="tdTableStyle-TablestyleAltRows-BodyE-Column-Body1"/>
            </w:pPr>
            <w:r>
              <w:t>16, 16, 16, 16</w:t>
            </w:r>
          </w:p>
        </w:tc>
        <w:tc>
          <w:tcPr>
            <w:tcW w:w="0" w:type="auto"/>
            <w:tcBorders>
              <w:bottom w:val="single" w:sz="6" w:space="0" w:color="000000"/>
              <w:right w:val="single" w:sz="6" w:space="0" w:color="000000"/>
            </w:tcBorders>
            <w:tcMar>
              <w:top w:w="45" w:type="dxa"/>
              <w:left w:w="45" w:type="dxa"/>
              <w:bottom w:w="45" w:type="dxa"/>
              <w:right w:w="45" w:type="dxa"/>
            </w:tcMar>
          </w:tcPr>
          <w:p w14:paraId="55216A2D" w14:textId="77777777" w:rsidR="008A5E4E" w:rsidRDefault="0065745B">
            <w:pPr>
              <w:pStyle w:val="tdTableStyle-TablestyleAltRows-BodyE-Column-Body1"/>
            </w:pPr>
            <w:r>
              <w:t>Y (ro,wo)</w:t>
            </w:r>
          </w:p>
        </w:tc>
        <w:tc>
          <w:tcPr>
            <w:tcW w:w="0" w:type="auto"/>
            <w:tcBorders>
              <w:bottom w:val="single" w:sz="6" w:space="0" w:color="000000"/>
              <w:right w:val="single" w:sz="6" w:space="0" w:color="000000"/>
            </w:tcBorders>
            <w:tcMar>
              <w:top w:w="45" w:type="dxa"/>
              <w:left w:w="45" w:type="dxa"/>
              <w:bottom w:w="45" w:type="dxa"/>
              <w:right w:w="45" w:type="dxa"/>
            </w:tcMar>
          </w:tcPr>
          <w:p w14:paraId="7DF31C35" w14:textId="77777777" w:rsidR="008A5E4E" w:rsidRDefault="0065745B">
            <w:pPr>
              <w:pStyle w:val="tdTableStyle-TablestyleAltRows-BodyE-Column-Body1"/>
            </w:pPr>
            <w:r>
              <w:t>Y (ro,wo)</w:t>
            </w:r>
          </w:p>
        </w:tc>
        <w:tc>
          <w:tcPr>
            <w:tcW w:w="0" w:type="auto"/>
            <w:tcBorders>
              <w:bottom w:val="single" w:sz="6" w:space="0" w:color="000000"/>
              <w:right w:val="single" w:sz="6" w:space="0" w:color="000000"/>
            </w:tcBorders>
            <w:tcMar>
              <w:top w:w="45" w:type="dxa"/>
              <w:left w:w="45" w:type="dxa"/>
              <w:bottom w:w="45" w:type="dxa"/>
              <w:right w:w="45" w:type="dxa"/>
            </w:tcMar>
          </w:tcPr>
          <w:p w14:paraId="728E119D" w14:textId="77777777" w:rsidR="008A5E4E" w:rsidRDefault="0065745B">
            <w:pPr>
              <w:pStyle w:val="tdTableStyle-TablestyleAltRows-BodyE-Column-Body1"/>
            </w:pPr>
            <w:r>
              <w:t>Y (ro,wo,rw)</w:t>
            </w:r>
          </w:p>
        </w:tc>
        <w:tc>
          <w:tcPr>
            <w:tcW w:w="0" w:type="auto"/>
            <w:tcBorders>
              <w:bottom w:val="single" w:sz="6" w:space="0" w:color="000000"/>
              <w:right w:val="single" w:sz="6" w:space="0" w:color="000000"/>
            </w:tcBorders>
            <w:tcMar>
              <w:top w:w="45" w:type="dxa"/>
              <w:left w:w="45" w:type="dxa"/>
              <w:bottom w:w="45" w:type="dxa"/>
              <w:right w:w="45" w:type="dxa"/>
            </w:tcMar>
          </w:tcPr>
          <w:p w14:paraId="4F46B7AF" w14:textId="77777777" w:rsidR="008A5E4E" w:rsidRDefault="0065745B">
            <w:pPr>
              <w:pStyle w:val="tdTableStyle-TablestyleAltRows-BodyE-Column-Body1"/>
            </w:pPr>
            <w:r>
              <w:t>Y (ro,wo,rw)</w:t>
            </w:r>
          </w:p>
        </w:tc>
        <w:tc>
          <w:tcPr>
            <w:tcW w:w="0" w:type="auto"/>
            <w:tcBorders>
              <w:bottom w:val="single" w:sz="6" w:space="0" w:color="000000"/>
              <w:right w:val="single" w:sz="6" w:space="0" w:color="000000"/>
            </w:tcBorders>
            <w:tcMar>
              <w:top w:w="45" w:type="dxa"/>
              <w:left w:w="45" w:type="dxa"/>
              <w:bottom w:w="45" w:type="dxa"/>
              <w:right w:w="45" w:type="dxa"/>
            </w:tcMar>
          </w:tcPr>
          <w:p w14:paraId="670193F5" w14:textId="77777777" w:rsidR="008A5E4E" w:rsidRDefault="0065745B">
            <w:pPr>
              <w:pStyle w:val="tdTableStyle-TablestyleAltRows-BodyE-Column-Body1"/>
            </w:pPr>
            <w:r>
              <w:t>Y (ro,wo,rw)</w:t>
            </w:r>
          </w:p>
        </w:tc>
        <w:tc>
          <w:tcPr>
            <w:tcW w:w="0" w:type="auto"/>
            <w:vMerge/>
            <w:tcBorders>
              <w:right w:val="single" w:sz="6" w:space="0" w:color="000000"/>
            </w:tcBorders>
          </w:tcPr>
          <w:p w14:paraId="4296009C" w14:textId="77777777" w:rsidR="008A5E4E" w:rsidRDefault="008A5E4E"/>
        </w:tc>
        <w:tc>
          <w:tcPr>
            <w:tcW w:w="0" w:type="auto"/>
            <w:tcBorders>
              <w:bottom w:val="single" w:sz="6" w:space="0" w:color="000000"/>
            </w:tcBorders>
            <w:tcMar>
              <w:top w:w="45" w:type="dxa"/>
              <w:left w:w="45" w:type="dxa"/>
              <w:bottom w:w="45" w:type="dxa"/>
              <w:right w:w="45" w:type="dxa"/>
            </w:tcMar>
          </w:tcPr>
          <w:p w14:paraId="0FA23C03" w14:textId="77777777" w:rsidR="008A5E4E" w:rsidRDefault="0065745B">
            <w:pPr>
              <w:pStyle w:val="tdTableStyle-TablestyleAltRows-BodyD-Column-Body1"/>
            </w:pPr>
            <w:r>
              <w:t>64</w:t>
            </w:r>
          </w:p>
        </w:tc>
      </w:tr>
      <w:tr w:rsidR="008A5E4E" w14:paraId="13C8723D" w14:textId="77777777">
        <w:trPr>
          <w:tblCellSpacing w:w="0" w:type="dxa"/>
        </w:trPr>
        <w:tc>
          <w:tcPr>
            <w:tcW w:w="0" w:type="auto"/>
            <w:vMerge/>
            <w:tcBorders>
              <w:bottom w:val="single" w:sz="6" w:space="0" w:color="000000"/>
              <w:right w:val="single" w:sz="6" w:space="0" w:color="000000"/>
            </w:tcBorders>
          </w:tcPr>
          <w:p w14:paraId="35A47A8B"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1FDFC38" w14:textId="77777777" w:rsidR="008A5E4E" w:rsidRDefault="0065745B">
            <w:pPr>
              <w:pStyle w:val="tdTableStyle-TablestyleAltRows-BodyE-Column-Body2"/>
              <w:shd w:val="clear" w:color="auto" w:fill="D3D3D3"/>
            </w:pPr>
            <w:r>
              <w:rPr>
                <w:shd w:val="clear" w:color="auto" w:fill="D3D3D3"/>
              </w:rPr>
              <w:t>32, 32, 32, 32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7C19C08"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98B8E6A"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9E3491E" w14:textId="77777777" w:rsidR="008A5E4E" w:rsidRDefault="0065745B">
            <w:pPr>
              <w:pStyle w:val="tdTableStyle-TablestyleAltRows-BodyE-Column-Body2"/>
              <w:shd w:val="clear" w:color="auto" w:fill="D3D3D3"/>
            </w:pPr>
            <w:r>
              <w:rPr>
                <w:shd w:val="clear" w:color="auto" w:fill="D3D3D3"/>
              </w:rPr>
              <w:t>Y (ro,wo,rw)</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F7905F0" w14:textId="77777777" w:rsidR="008A5E4E" w:rsidRDefault="0065745B">
            <w:pPr>
              <w:pStyle w:val="tdTableStyle-TablestyleAltRows-BodyE-Column-Body2"/>
              <w:shd w:val="clear" w:color="auto" w:fill="D3D3D3"/>
            </w:pPr>
            <w:r>
              <w:rPr>
                <w:shd w:val="clear" w:color="auto" w:fill="D3D3D3"/>
              </w:rPr>
              <w:t>Y (ro,wo,rw)</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0E597E9" w14:textId="77777777" w:rsidR="008A5E4E" w:rsidRDefault="0065745B">
            <w:pPr>
              <w:pStyle w:val="tdTableStyle-TablestyleAltRows-BodyE-Column-Body2"/>
              <w:shd w:val="clear" w:color="auto" w:fill="D3D3D3"/>
            </w:pPr>
            <w:r>
              <w:rPr>
                <w:shd w:val="clear" w:color="auto" w:fill="D3D3D3"/>
              </w:rPr>
              <w:t>Y (ro,wo,rw)</w:t>
            </w:r>
          </w:p>
        </w:tc>
        <w:tc>
          <w:tcPr>
            <w:tcW w:w="0" w:type="auto"/>
            <w:vMerge/>
            <w:tcBorders>
              <w:right w:val="single" w:sz="6" w:space="0" w:color="000000"/>
            </w:tcBorders>
          </w:tcPr>
          <w:p w14:paraId="3301A9AD"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61D71834" w14:textId="77777777" w:rsidR="008A5E4E" w:rsidRDefault="0065745B">
            <w:pPr>
              <w:pStyle w:val="tdTableStyle-TablestyleAltRows-BodyD-Column-Body2"/>
              <w:shd w:val="clear" w:color="auto" w:fill="D3D3D3"/>
            </w:pPr>
            <w:r>
              <w:rPr>
                <w:shd w:val="clear" w:color="auto" w:fill="D3D3D3"/>
              </w:rPr>
              <w:t>128</w:t>
            </w:r>
          </w:p>
        </w:tc>
      </w:tr>
      <w:tr w:rsidR="008A5E4E" w14:paraId="586F9D4C"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0BD33E7E" w14:textId="77777777" w:rsidR="008A5E4E" w:rsidRDefault="0065745B">
            <w:pPr>
              <w:pStyle w:val="tdTableStyle-TablestyleAltRows-BodyE-Column-Body1"/>
            </w:pPr>
            <w:r>
              <w:rPr>
                <w:rStyle w:val="code"/>
              </w:rPr>
              <w:t>bgra</w:t>
            </w:r>
          </w:p>
        </w:tc>
        <w:tc>
          <w:tcPr>
            <w:tcW w:w="0" w:type="auto"/>
            <w:tcBorders>
              <w:bottom w:val="single" w:sz="6" w:space="0" w:color="000000"/>
              <w:right w:val="single" w:sz="6" w:space="0" w:color="000000"/>
            </w:tcBorders>
            <w:tcMar>
              <w:top w:w="45" w:type="dxa"/>
              <w:left w:w="45" w:type="dxa"/>
              <w:bottom w:w="45" w:type="dxa"/>
              <w:right w:w="45" w:type="dxa"/>
            </w:tcMar>
          </w:tcPr>
          <w:p w14:paraId="42112152" w14:textId="77777777" w:rsidR="008A5E4E" w:rsidRDefault="0065745B">
            <w:pPr>
              <w:pStyle w:val="tdTableStyle-TablestyleAltRows-BodyE-Column-Body1"/>
            </w:pPr>
            <w:r>
              <w:t>8, 8, 8, 8</w:t>
            </w:r>
          </w:p>
        </w:tc>
        <w:tc>
          <w:tcPr>
            <w:tcW w:w="0" w:type="auto"/>
            <w:tcBorders>
              <w:bottom w:val="single" w:sz="6" w:space="0" w:color="000000"/>
              <w:right w:val="single" w:sz="6" w:space="0" w:color="000000"/>
            </w:tcBorders>
            <w:tcMar>
              <w:top w:w="45" w:type="dxa"/>
              <w:left w:w="45" w:type="dxa"/>
              <w:bottom w:w="45" w:type="dxa"/>
              <w:right w:w="45" w:type="dxa"/>
            </w:tcMar>
          </w:tcPr>
          <w:p w14:paraId="26380D73" w14:textId="77777777" w:rsidR="008A5E4E" w:rsidRDefault="0065745B">
            <w:pPr>
              <w:pStyle w:val="tdTableStyle-TablestyleAltRows-BodyE-Column-Body1"/>
            </w:pPr>
            <w:r>
              <w:t>Y (ro,wo)</w:t>
            </w:r>
          </w:p>
        </w:tc>
        <w:tc>
          <w:tcPr>
            <w:tcW w:w="0" w:type="auto"/>
            <w:tcBorders>
              <w:bottom w:val="single" w:sz="6" w:space="0" w:color="000000"/>
              <w:right w:val="single" w:sz="6" w:space="0" w:color="000000"/>
            </w:tcBorders>
            <w:tcMar>
              <w:top w:w="45" w:type="dxa"/>
              <w:left w:w="45" w:type="dxa"/>
              <w:bottom w:w="45" w:type="dxa"/>
              <w:right w:w="45" w:type="dxa"/>
            </w:tcMar>
          </w:tcPr>
          <w:p w14:paraId="4F68B344"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7EB22445"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132672D7"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45105AAD" w14:textId="77777777" w:rsidR="008A5E4E" w:rsidRDefault="0065745B">
            <w:pPr>
              <w:pStyle w:val="tdTableStyle-TablestyleAltRows-BodyE-Column-Body1"/>
            </w:pPr>
            <w:r>
              <w:t> </w:t>
            </w:r>
          </w:p>
        </w:tc>
        <w:tc>
          <w:tcPr>
            <w:tcW w:w="0" w:type="auto"/>
            <w:vMerge/>
            <w:tcBorders>
              <w:right w:val="single" w:sz="6" w:space="0" w:color="000000"/>
            </w:tcBorders>
          </w:tcPr>
          <w:p w14:paraId="1F737E02" w14:textId="77777777" w:rsidR="008A5E4E" w:rsidRDefault="008A5E4E"/>
        </w:tc>
        <w:tc>
          <w:tcPr>
            <w:tcW w:w="0" w:type="auto"/>
            <w:tcBorders>
              <w:bottom w:val="single" w:sz="6" w:space="0" w:color="000000"/>
            </w:tcBorders>
            <w:tcMar>
              <w:top w:w="45" w:type="dxa"/>
              <w:left w:w="45" w:type="dxa"/>
              <w:bottom w:w="45" w:type="dxa"/>
              <w:right w:w="45" w:type="dxa"/>
            </w:tcMar>
          </w:tcPr>
          <w:p w14:paraId="2CB5E06E" w14:textId="77777777" w:rsidR="008A5E4E" w:rsidRDefault="0065745B">
            <w:pPr>
              <w:pStyle w:val="tdTableStyle-TablestyleAltRows-BodyD-Column-Body1"/>
            </w:pPr>
            <w:r>
              <w:t>32</w:t>
            </w:r>
          </w:p>
        </w:tc>
      </w:tr>
      <w:tr w:rsidR="008A5E4E" w14:paraId="1627C1EA"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CF2556F" w14:textId="77777777" w:rsidR="008A5E4E" w:rsidRDefault="0065745B">
            <w:pPr>
              <w:pStyle w:val="tdTableStyle-TablestyleAltRows-BodyE-Column-Body2"/>
              <w:shd w:val="clear" w:color="auto" w:fill="D3D3D3"/>
            </w:pPr>
            <w:r>
              <w:rPr>
                <w:rStyle w:val="code"/>
                <w:shd w:val="clear" w:color="auto" w:fill="D3D3D3"/>
              </w:rPr>
              <w:t>argb</w:t>
            </w:r>
            <w:r>
              <w:rPr>
                <w:shd w:val="clear" w:color="auto" w:fill="D3D3D3"/>
              </w:rPr>
              <w:t xml:space="preserve">, </w:t>
            </w:r>
            <w:r>
              <w:rPr>
                <w:rStyle w:val="code"/>
                <w:shd w:val="clear" w:color="auto" w:fill="D3D3D3"/>
              </w:rPr>
              <w:t>abgr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7C46196" w14:textId="77777777" w:rsidR="008A5E4E" w:rsidRDefault="0065745B">
            <w:pPr>
              <w:pStyle w:val="tdTableStyle-TablestyleAltRows-BodyE-Column-Body2"/>
              <w:shd w:val="clear" w:color="auto" w:fill="D3D3D3"/>
            </w:pPr>
            <w:r>
              <w:rPr>
                <w:shd w:val="clear" w:color="auto" w:fill="D3D3D3"/>
              </w:rPr>
              <w:t>8, 8, 8, 8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3E07E4D"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65A1C67"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A005962"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A71E6C2"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EAE785D" w14:textId="77777777" w:rsidR="008A5E4E" w:rsidRDefault="0065745B">
            <w:pPr>
              <w:pStyle w:val="tdTableStyle-TablestyleAltRows-BodyE-Column-Body2"/>
              <w:shd w:val="clear" w:color="auto" w:fill="D3D3D3"/>
            </w:pPr>
            <w:r>
              <w:rPr>
                <w:shd w:val="clear" w:color="auto" w:fill="D3D3D3"/>
              </w:rPr>
              <w:t> </w:t>
            </w:r>
          </w:p>
        </w:tc>
        <w:tc>
          <w:tcPr>
            <w:tcW w:w="0" w:type="auto"/>
            <w:vMerge/>
            <w:tcBorders>
              <w:right w:val="single" w:sz="6" w:space="0" w:color="000000"/>
            </w:tcBorders>
          </w:tcPr>
          <w:p w14:paraId="364C8A76"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3168A251" w14:textId="77777777" w:rsidR="008A5E4E" w:rsidRDefault="0065745B">
            <w:pPr>
              <w:pStyle w:val="tdTableStyle-TablestyleAltRows-BodyD-Column-Body2"/>
              <w:shd w:val="clear" w:color="auto" w:fill="D3D3D3"/>
            </w:pPr>
            <w:r>
              <w:rPr>
                <w:shd w:val="clear" w:color="auto" w:fill="D3D3D3"/>
              </w:rPr>
              <w:t>32</w:t>
            </w:r>
          </w:p>
        </w:tc>
      </w:tr>
      <w:tr w:rsidR="008A5E4E" w14:paraId="0C8BCACC"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0E46E23C" w14:textId="77777777" w:rsidR="008A5E4E" w:rsidRDefault="0065745B">
            <w:pPr>
              <w:pStyle w:val="tdTableStyle-TablestyleAltRows-BodyE-Column-Body1"/>
            </w:pPr>
            <w:r>
              <w:rPr>
                <w:rStyle w:val="code"/>
              </w:rPr>
              <w:t>srgb</w:t>
            </w:r>
            <w:r>
              <w:t xml:space="preserve">, </w:t>
            </w:r>
            <w:r>
              <w:rPr>
                <w:rStyle w:val="code"/>
              </w:rPr>
              <w:t>srgbx</w:t>
            </w:r>
          </w:p>
        </w:tc>
        <w:tc>
          <w:tcPr>
            <w:tcW w:w="0" w:type="auto"/>
            <w:tcBorders>
              <w:bottom w:val="single" w:sz="6" w:space="0" w:color="000000"/>
              <w:right w:val="single" w:sz="6" w:space="0" w:color="000000"/>
            </w:tcBorders>
            <w:tcMar>
              <w:top w:w="45" w:type="dxa"/>
              <w:left w:w="45" w:type="dxa"/>
              <w:bottom w:w="45" w:type="dxa"/>
              <w:right w:w="45" w:type="dxa"/>
            </w:tcMar>
          </w:tcPr>
          <w:p w14:paraId="5061E26D" w14:textId="77777777" w:rsidR="008A5E4E" w:rsidRDefault="0065745B">
            <w:pPr>
              <w:pStyle w:val="tdTableStyle-TablestyleAltRows-BodyE-Column-Body1"/>
            </w:pPr>
            <w:r>
              <w:t>8, 8, 8</w:t>
            </w:r>
          </w:p>
        </w:tc>
        <w:tc>
          <w:tcPr>
            <w:tcW w:w="0" w:type="auto"/>
            <w:tcBorders>
              <w:bottom w:val="single" w:sz="6" w:space="0" w:color="000000"/>
              <w:right w:val="single" w:sz="6" w:space="0" w:color="000000"/>
            </w:tcBorders>
            <w:tcMar>
              <w:top w:w="45" w:type="dxa"/>
              <w:left w:w="45" w:type="dxa"/>
              <w:bottom w:w="45" w:type="dxa"/>
              <w:right w:w="45" w:type="dxa"/>
            </w:tcMar>
          </w:tcPr>
          <w:p w14:paraId="56384624"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47E7A50D"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1CB3B2A0"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34D861DE"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6C2F4EE6" w14:textId="77777777" w:rsidR="008A5E4E" w:rsidRDefault="0065745B">
            <w:pPr>
              <w:pStyle w:val="tdTableStyle-TablestyleAltRows-BodyE-Column-Body1"/>
            </w:pPr>
            <w:r>
              <w:t> </w:t>
            </w:r>
          </w:p>
        </w:tc>
        <w:tc>
          <w:tcPr>
            <w:tcW w:w="0" w:type="auto"/>
            <w:vMerge/>
            <w:tcBorders>
              <w:right w:val="single" w:sz="6" w:space="0" w:color="000000"/>
            </w:tcBorders>
          </w:tcPr>
          <w:p w14:paraId="6DF2B1CE" w14:textId="77777777" w:rsidR="008A5E4E" w:rsidRDefault="008A5E4E"/>
        </w:tc>
        <w:tc>
          <w:tcPr>
            <w:tcW w:w="0" w:type="auto"/>
            <w:tcBorders>
              <w:bottom w:val="single" w:sz="6" w:space="0" w:color="000000"/>
            </w:tcBorders>
            <w:tcMar>
              <w:top w:w="45" w:type="dxa"/>
              <w:left w:w="45" w:type="dxa"/>
              <w:bottom w:w="45" w:type="dxa"/>
              <w:right w:w="45" w:type="dxa"/>
            </w:tcMar>
          </w:tcPr>
          <w:p w14:paraId="129C2D8A" w14:textId="77777777" w:rsidR="008A5E4E" w:rsidRDefault="0065745B">
            <w:pPr>
              <w:pStyle w:val="tdTableStyle-TablestyleAltRows-BodyD-Column-Body1"/>
            </w:pPr>
            <w:r>
              <w:t>24</w:t>
            </w:r>
          </w:p>
        </w:tc>
      </w:tr>
      <w:tr w:rsidR="008A5E4E" w14:paraId="1549B0E3"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9EFA868" w14:textId="77777777" w:rsidR="008A5E4E" w:rsidRDefault="0065745B">
            <w:pPr>
              <w:pStyle w:val="tdTableStyle-TablestyleAltRows-BodyE-Column-Body2"/>
              <w:shd w:val="clear" w:color="auto" w:fill="D3D3D3"/>
            </w:pPr>
            <w:r>
              <w:rPr>
                <w:rStyle w:val="code"/>
                <w:shd w:val="clear" w:color="auto" w:fill="D3D3D3"/>
              </w:rPr>
              <w:t>srgba</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A1C95BE" w14:textId="77777777" w:rsidR="008A5E4E" w:rsidRDefault="0065745B">
            <w:pPr>
              <w:pStyle w:val="tdTableStyle-TablestyleAltRows-BodyE-Column-Body2"/>
              <w:shd w:val="clear" w:color="auto" w:fill="D3D3D3"/>
            </w:pPr>
            <w:r>
              <w:rPr>
                <w:shd w:val="clear" w:color="auto" w:fill="D3D3D3"/>
              </w:rPr>
              <w:t>8, 8, 8, 8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5A96C72" w14:textId="77777777" w:rsidR="008A5E4E" w:rsidRDefault="0065745B">
            <w:pPr>
              <w:pStyle w:val="tdTableStyle-TablestyleAltRows-BodyE-Column-Body2"/>
              <w:shd w:val="clear" w:color="auto" w:fill="D3D3D3"/>
            </w:pPr>
            <w:r>
              <w:rPr>
                <w:shd w:val="clear" w:color="auto" w:fill="D3D3D3"/>
              </w:rPr>
              <w:t>Y (ro)</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FB223C2"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012BB38"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9A522FF"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F3C4756" w14:textId="77777777" w:rsidR="008A5E4E" w:rsidRDefault="0065745B">
            <w:pPr>
              <w:pStyle w:val="tdTableStyle-TablestyleAltRows-BodyE-Column-Body2"/>
              <w:shd w:val="clear" w:color="auto" w:fill="D3D3D3"/>
            </w:pPr>
            <w:r>
              <w:rPr>
                <w:shd w:val="clear" w:color="auto" w:fill="D3D3D3"/>
              </w:rPr>
              <w:t> </w:t>
            </w:r>
          </w:p>
        </w:tc>
        <w:tc>
          <w:tcPr>
            <w:tcW w:w="0" w:type="auto"/>
            <w:vMerge/>
            <w:tcBorders>
              <w:right w:val="single" w:sz="6" w:space="0" w:color="000000"/>
            </w:tcBorders>
          </w:tcPr>
          <w:p w14:paraId="668978A5"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42E639F1" w14:textId="77777777" w:rsidR="008A5E4E" w:rsidRDefault="0065745B">
            <w:pPr>
              <w:pStyle w:val="tdTableStyle-TablestyleAltRows-BodyD-Column-Body2"/>
              <w:shd w:val="clear" w:color="auto" w:fill="D3D3D3"/>
            </w:pPr>
            <w:r>
              <w:rPr>
                <w:shd w:val="clear" w:color="auto" w:fill="D3D3D3"/>
              </w:rPr>
              <w:t>32</w:t>
            </w:r>
          </w:p>
        </w:tc>
      </w:tr>
      <w:tr w:rsidR="008A5E4E" w14:paraId="0DE6C839"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4713C23E" w14:textId="77777777" w:rsidR="008A5E4E" w:rsidRDefault="0065745B">
            <w:pPr>
              <w:pStyle w:val="tdTableStyle-TablestyleAltRows-BodyE-Column-Body1"/>
            </w:pPr>
            <w:r>
              <w:rPr>
                <w:rStyle w:val="code"/>
              </w:rPr>
              <w:t>sbgra</w:t>
            </w:r>
          </w:p>
        </w:tc>
        <w:tc>
          <w:tcPr>
            <w:tcW w:w="0" w:type="auto"/>
            <w:tcBorders>
              <w:bottom w:val="single" w:sz="6" w:space="0" w:color="000000"/>
              <w:right w:val="single" w:sz="6" w:space="0" w:color="000000"/>
            </w:tcBorders>
            <w:tcMar>
              <w:top w:w="45" w:type="dxa"/>
              <w:left w:w="45" w:type="dxa"/>
              <w:bottom w:w="45" w:type="dxa"/>
              <w:right w:w="45" w:type="dxa"/>
            </w:tcMar>
          </w:tcPr>
          <w:p w14:paraId="5C0F8CD4" w14:textId="77777777" w:rsidR="008A5E4E" w:rsidRDefault="0065745B">
            <w:pPr>
              <w:pStyle w:val="tdTableStyle-TablestyleAltRows-BodyE-Column-Body1"/>
            </w:pPr>
            <w:r>
              <w:t>8, 8, 8, 8</w:t>
            </w:r>
          </w:p>
        </w:tc>
        <w:tc>
          <w:tcPr>
            <w:tcW w:w="0" w:type="auto"/>
            <w:tcBorders>
              <w:bottom w:val="single" w:sz="6" w:space="0" w:color="000000"/>
              <w:right w:val="single" w:sz="6" w:space="0" w:color="000000"/>
            </w:tcBorders>
            <w:tcMar>
              <w:top w:w="45" w:type="dxa"/>
              <w:left w:w="45" w:type="dxa"/>
              <w:bottom w:w="45" w:type="dxa"/>
              <w:right w:w="45" w:type="dxa"/>
            </w:tcMar>
          </w:tcPr>
          <w:p w14:paraId="5B9A85B8"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5208C27A"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3519ABF8"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34E72748"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22DAB4FF" w14:textId="77777777" w:rsidR="008A5E4E" w:rsidRDefault="0065745B">
            <w:pPr>
              <w:pStyle w:val="tdTableStyle-TablestyleAltRows-BodyE-Column-Body1"/>
            </w:pPr>
            <w:r>
              <w:t> </w:t>
            </w:r>
          </w:p>
        </w:tc>
        <w:tc>
          <w:tcPr>
            <w:tcW w:w="0" w:type="auto"/>
            <w:vMerge/>
            <w:tcBorders>
              <w:right w:val="single" w:sz="6" w:space="0" w:color="000000"/>
            </w:tcBorders>
          </w:tcPr>
          <w:p w14:paraId="3B5E6B2F" w14:textId="77777777" w:rsidR="008A5E4E" w:rsidRDefault="008A5E4E"/>
        </w:tc>
        <w:tc>
          <w:tcPr>
            <w:tcW w:w="0" w:type="auto"/>
            <w:tcBorders>
              <w:bottom w:val="single" w:sz="6" w:space="0" w:color="000000"/>
            </w:tcBorders>
            <w:tcMar>
              <w:top w:w="45" w:type="dxa"/>
              <w:left w:w="45" w:type="dxa"/>
              <w:bottom w:w="45" w:type="dxa"/>
              <w:right w:w="45" w:type="dxa"/>
            </w:tcMar>
          </w:tcPr>
          <w:p w14:paraId="3042CE08" w14:textId="77777777" w:rsidR="008A5E4E" w:rsidRDefault="0065745B">
            <w:pPr>
              <w:pStyle w:val="tdTableStyle-TablestyleAltRows-BodyD-Column-Body1"/>
            </w:pPr>
            <w:r>
              <w:t>32</w:t>
            </w:r>
          </w:p>
        </w:tc>
      </w:tr>
      <w:tr w:rsidR="008A5E4E" w14:paraId="0B8557C9" w14:textId="77777777">
        <w:trPr>
          <w:tblCellSpacing w:w="0" w:type="dxa"/>
        </w:trPr>
        <w:tc>
          <w:tcPr>
            <w:tcW w:w="0" w:type="auto"/>
            <w:vMerge w:val="restart"/>
            <w:tcBorders>
              <w:bottom w:val="single" w:sz="6" w:space="0" w:color="000000"/>
              <w:right w:val="single" w:sz="6" w:space="0" w:color="000000"/>
            </w:tcBorders>
            <w:shd w:val="clear" w:color="auto" w:fill="D3D3D3"/>
            <w:tcMar>
              <w:top w:w="45" w:type="dxa"/>
              <w:left w:w="45" w:type="dxa"/>
              <w:bottom w:w="45" w:type="dxa"/>
              <w:right w:w="45" w:type="dxa"/>
            </w:tcMar>
          </w:tcPr>
          <w:p w14:paraId="699BF8D6" w14:textId="77777777" w:rsidR="008A5E4E" w:rsidRDefault="0065745B">
            <w:pPr>
              <w:pStyle w:val="tdTableStyle-TablestyleAltRows-BodyE-Column-Body2"/>
              <w:shd w:val="clear" w:color="auto" w:fill="D3D3D3"/>
            </w:pPr>
            <w:r>
              <w:rPr>
                <w:rStyle w:val="code"/>
                <w:shd w:val="clear" w:color="auto" w:fill="D3D3D3"/>
              </w:rPr>
              <w:t>intensity</w:t>
            </w:r>
            <w:r>
              <w:rPr>
                <w:shd w:val="clear" w:color="auto" w:fill="D3D3D3"/>
              </w:rPr>
              <w:t xml:space="preserve">, </w:t>
            </w:r>
            <w:r>
              <w:rPr>
                <w:rStyle w:val="code"/>
                <w:shd w:val="clear" w:color="auto" w:fill="D3D3D3"/>
              </w:rPr>
              <w:t>luminance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FA62A8C" w14:textId="77777777" w:rsidR="008A5E4E" w:rsidRDefault="0065745B">
            <w:pPr>
              <w:pStyle w:val="tdTableStyle-TablestyleAltRows-BodyE-Column-Body2"/>
              <w:shd w:val="clear" w:color="auto" w:fill="D3D3D3"/>
            </w:pPr>
            <w:r>
              <w:rPr>
                <w:shd w:val="clear" w:color="auto" w:fill="D3D3D3"/>
              </w:rPr>
              <w:t>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4BAF98D"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4047502"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A099EF3"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E23A638"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8AC994B" w14:textId="77777777" w:rsidR="008A5E4E" w:rsidRDefault="0065745B">
            <w:pPr>
              <w:pStyle w:val="tdTableStyle-TablestyleAltRows-BodyE-Column-Body2"/>
              <w:shd w:val="clear" w:color="auto" w:fill="D3D3D3"/>
            </w:pPr>
            <w:r>
              <w:rPr>
                <w:shd w:val="clear" w:color="auto" w:fill="D3D3D3"/>
              </w:rPr>
              <w:t> </w:t>
            </w:r>
          </w:p>
        </w:tc>
        <w:tc>
          <w:tcPr>
            <w:tcW w:w="0" w:type="auto"/>
            <w:vMerge/>
            <w:tcBorders>
              <w:right w:val="single" w:sz="6" w:space="0" w:color="000000"/>
            </w:tcBorders>
          </w:tcPr>
          <w:p w14:paraId="4081C244"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4D067362" w14:textId="77777777" w:rsidR="008A5E4E" w:rsidRDefault="0065745B">
            <w:pPr>
              <w:pStyle w:val="tdTableStyle-TablestyleAltRows-BodyD-Column-Body2"/>
              <w:shd w:val="clear" w:color="auto" w:fill="D3D3D3"/>
            </w:pPr>
            <w:r>
              <w:rPr>
                <w:shd w:val="clear" w:color="auto" w:fill="D3D3D3"/>
              </w:rPr>
              <w:t>8</w:t>
            </w:r>
          </w:p>
        </w:tc>
      </w:tr>
      <w:tr w:rsidR="008A5E4E" w14:paraId="2D6F7EA9" w14:textId="77777777">
        <w:trPr>
          <w:tblCellSpacing w:w="0" w:type="dxa"/>
        </w:trPr>
        <w:tc>
          <w:tcPr>
            <w:tcW w:w="0" w:type="auto"/>
            <w:vMerge/>
            <w:tcBorders>
              <w:right w:val="single" w:sz="6" w:space="0" w:color="000000"/>
            </w:tcBorders>
          </w:tcPr>
          <w:p w14:paraId="1585840D"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3E27ABE2" w14:textId="77777777" w:rsidR="008A5E4E" w:rsidRDefault="0065745B">
            <w:pPr>
              <w:pStyle w:val="tdTableStyle-TablestyleAltRows-BodyE-Column-Body1"/>
            </w:pPr>
            <w:r>
              <w:t>16</w:t>
            </w:r>
          </w:p>
        </w:tc>
        <w:tc>
          <w:tcPr>
            <w:tcW w:w="0" w:type="auto"/>
            <w:tcBorders>
              <w:bottom w:val="single" w:sz="6" w:space="0" w:color="000000"/>
              <w:right w:val="single" w:sz="6" w:space="0" w:color="000000"/>
            </w:tcBorders>
            <w:tcMar>
              <w:top w:w="45" w:type="dxa"/>
              <w:left w:w="45" w:type="dxa"/>
              <w:bottom w:w="45" w:type="dxa"/>
              <w:right w:w="45" w:type="dxa"/>
            </w:tcMar>
          </w:tcPr>
          <w:p w14:paraId="12F9C9AE"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13BAE41E" w14:textId="77777777" w:rsidR="008A5E4E" w:rsidRDefault="0065745B">
            <w:pPr>
              <w:pStyle w:val="tdTableStyle-TablestyleAltRows-BodyE-Column-Body1"/>
            </w:pPr>
            <w:r>
              <w:t>Y</w:t>
            </w:r>
          </w:p>
        </w:tc>
        <w:tc>
          <w:tcPr>
            <w:tcW w:w="0" w:type="auto"/>
            <w:tcBorders>
              <w:bottom w:val="single" w:sz="6" w:space="0" w:color="000000"/>
              <w:right w:val="single" w:sz="6" w:space="0" w:color="000000"/>
            </w:tcBorders>
            <w:tcMar>
              <w:top w:w="45" w:type="dxa"/>
              <w:left w:w="45" w:type="dxa"/>
              <w:bottom w:w="45" w:type="dxa"/>
              <w:right w:w="45" w:type="dxa"/>
            </w:tcMar>
          </w:tcPr>
          <w:p w14:paraId="03CE0674"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11DA426C"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7D32D823" w14:textId="77777777" w:rsidR="008A5E4E" w:rsidRDefault="0065745B">
            <w:pPr>
              <w:pStyle w:val="tdTableStyle-TablestyleAltRows-BodyE-Column-Body1"/>
            </w:pPr>
            <w:r>
              <w:t>Y</w:t>
            </w:r>
          </w:p>
        </w:tc>
        <w:tc>
          <w:tcPr>
            <w:tcW w:w="0" w:type="auto"/>
            <w:vMerge/>
            <w:tcBorders>
              <w:right w:val="single" w:sz="6" w:space="0" w:color="000000"/>
            </w:tcBorders>
          </w:tcPr>
          <w:p w14:paraId="229AABAE" w14:textId="77777777" w:rsidR="008A5E4E" w:rsidRDefault="008A5E4E"/>
        </w:tc>
        <w:tc>
          <w:tcPr>
            <w:tcW w:w="0" w:type="auto"/>
            <w:tcBorders>
              <w:bottom w:val="single" w:sz="6" w:space="0" w:color="000000"/>
            </w:tcBorders>
            <w:tcMar>
              <w:top w:w="45" w:type="dxa"/>
              <w:left w:w="45" w:type="dxa"/>
              <w:bottom w:w="45" w:type="dxa"/>
              <w:right w:w="45" w:type="dxa"/>
            </w:tcMar>
          </w:tcPr>
          <w:p w14:paraId="22B8FA85" w14:textId="77777777" w:rsidR="008A5E4E" w:rsidRDefault="0065745B">
            <w:pPr>
              <w:pStyle w:val="tdTableStyle-TablestyleAltRows-BodyD-Column-Body1"/>
            </w:pPr>
            <w:r>
              <w:t>16</w:t>
            </w:r>
          </w:p>
        </w:tc>
      </w:tr>
      <w:tr w:rsidR="008A5E4E" w14:paraId="5BE0E3FD" w14:textId="77777777">
        <w:trPr>
          <w:tblCellSpacing w:w="0" w:type="dxa"/>
        </w:trPr>
        <w:tc>
          <w:tcPr>
            <w:tcW w:w="0" w:type="auto"/>
            <w:vMerge/>
            <w:tcBorders>
              <w:bottom w:val="single" w:sz="6" w:space="0" w:color="000000"/>
              <w:right w:val="single" w:sz="6" w:space="0" w:color="000000"/>
            </w:tcBorders>
          </w:tcPr>
          <w:p w14:paraId="295AD1AB"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C2A5069" w14:textId="77777777" w:rsidR="008A5E4E" w:rsidRDefault="0065745B">
            <w:pPr>
              <w:pStyle w:val="tdTableStyle-TablestyleAltRows-BodyE-Column-Body2"/>
              <w:shd w:val="clear" w:color="auto" w:fill="D3D3D3"/>
            </w:pPr>
            <w:r>
              <w:rPr>
                <w:shd w:val="clear" w:color="auto" w:fill="D3D3D3"/>
              </w:rPr>
              <w:t>32</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E5B83F8"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7E280EF"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7792160"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D021D77"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53143E8" w14:textId="77777777" w:rsidR="008A5E4E" w:rsidRDefault="0065745B">
            <w:pPr>
              <w:pStyle w:val="tdTableStyle-TablestyleAltRows-BodyE-Column-Body2"/>
              <w:shd w:val="clear" w:color="auto" w:fill="D3D3D3"/>
            </w:pPr>
            <w:r>
              <w:rPr>
                <w:shd w:val="clear" w:color="auto" w:fill="D3D3D3"/>
              </w:rPr>
              <w:t>Y</w:t>
            </w:r>
          </w:p>
        </w:tc>
        <w:tc>
          <w:tcPr>
            <w:tcW w:w="0" w:type="auto"/>
            <w:vMerge/>
            <w:tcBorders>
              <w:bottom w:val="single" w:sz="6" w:space="0" w:color="000000"/>
              <w:right w:val="single" w:sz="6" w:space="0" w:color="000000"/>
            </w:tcBorders>
          </w:tcPr>
          <w:p w14:paraId="2E0707C7"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5EC237BB" w14:textId="77777777" w:rsidR="008A5E4E" w:rsidRDefault="0065745B">
            <w:pPr>
              <w:pStyle w:val="tdTableStyle-TablestyleAltRows-BodyD-Column-Body2"/>
              <w:shd w:val="clear" w:color="auto" w:fill="D3D3D3"/>
            </w:pPr>
            <w:r>
              <w:rPr>
                <w:shd w:val="clear" w:color="auto" w:fill="D3D3D3"/>
              </w:rPr>
              <w:t>32</w:t>
            </w:r>
          </w:p>
        </w:tc>
      </w:tr>
      <w:tr w:rsidR="008A5E4E" w14:paraId="518F419D" w14:textId="77777777">
        <w:trPr>
          <w:tblCellSpacing w:w="0" w:type="dxa"/>
        </w:trPr>
        <w:tc>
          <w:tcPr>
            <w:tcW w:w="0" w:type="auto"/>
            <w:vMerge w:val="restart"/>
            <w:tcBorders>
              <w:bottom w:val="single" w:sz="6" w:space="0" w:color="000000"/>
              <w:right w:val="single" w:sz="6" w:space="0" w:color="000000"/>
            </w:tcBorders>
            <w:tcMar>
              <w:top w:w="45" w:type="dxa"/>
              <w:left w:w="45" w:type="dxa"/>
              <w:bottom w:w="45" w:type="dxa"/>
              <w:right w:w="45" w:type="dxa"/>
            </w:tcMar>
          </w:tcPr>
          <w:p w14:paraId="5D973FB1" w14:textId="77777777" w:rsidR="008A5E4E" w:rsidRDefault="0065745B">
            <w:pPr>
              <w:pStyle w:val="tdTableStyle-TablestyleAltRows-BodyE-Column-Body1"/>
            </w:pPr>
            <w:r>
              <w:rPr>
                <w:rStyle w:val="code"/>
              </w:rPr>
              <w:t>depth</w:t>
            </w:r>
          </w:p>
        </w:tc>
        <w:tc>
          <w:tcPr>
            <w:tcW w:w="0" w:type="auto"/>
            <w:tcBorders>
              <w:bottom w:val="single" w:sz="6" w:space="0" w:color="000000"/>
              <w:right w:val="single" w:sz="6" w:space="0" w:color="000000"/>
            </w:tcBorders>
            <w:tcMar>
              <w:top w:w="45" w:type="dxa"/>
              <w:left w:w="45" w:type="dxa"/>
              <w:bottom w:w="45" w:type="dxa"/>
              <w:right w:w="45" w:type="dxa"/>
            </w:tcMar>
          </w:tcPr>
          <w:p w14:paraId="0E7360E4" w14:textId="77777777" w:rsidR="008A5E4E" w:rsidRDefault="0065745B">
            <w:pPr>
              <w:pStyle w:val="tdTableStyle-TablestyleAltRows-BodyE-Column-Body1"/>
            </w:pPr>
            <w:r>
              <w:t>16</w:t>
            </w:r>
          </w:p>
        </w:tc>
        <w:tc>
          <w:tcPr>
            <w:tcW w:w="0" w:type="auto"/>
            <w:tcBorders>
              <w:bottom w:val="single" w:sz="6" w:space="0" w:color="000000"/>
              <w:right w:val="single" w:sz="6" w:space="0" w:color="000000"/>
            </w:tcBorders>
            <w:tcMar>
              <w:top w:w="45" w:type="dxa"/>
              <w:left w:w="45" w:type="dxa"/>
              <w:bottom w:w="45" w:type="dxa"/>
              <w:right w:w="45" w:type="dxa"/>
            </w:tcMar>
          </w:tcPr>
          <w:p w14:paraId="7B58BA68" w14:textId="77777777" w:rsidR="008A5E4E" w:rsidRDefault="0065745B">
            <w:pPr>
              <w:pStyle w:val="tdTableStyle-TablestyleAltRows-BodyE-Column-Body1"/>
            </w:pPr>
            <w:r>
              <w:t>Y (ro,wo)</w:t>
            </w:r>
          </w:p>
        </w:tc>
        <w:tc>
          <w:tcPr>
            <w:tcW w:w="0" w:type="auto"/>
            <w:tcBorders>
              <w:bottom w:val="single" w:sz="6" w:space="0" w:color="000000"/>
              <w:right w:val="single" w:sz="6" w:space="0" w:color="000000"/>
            </w:tcBorders>
            <w:tcMar>
              <w:top w:w="45" w:type="dxa"/>
              <w:left w:w="45" w:type="dxa"/>
              <w:bottom w:w="45" w:type="dxa"/>
              <w:right w:w="45" w:type="dxa"/>
            </w:tcMar>
          </w:tcPr>
          <w:p w14:paraId="15F40EBC"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4EE60BF3"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6A655852"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4CFA22F8" w14:textId="77777777" w:rsidR="008A5E4E" w:rsidRDefault="0065745B">
            <w:pPr>
              <w:pStyle w:val="tdTableStyle-TablestyleAltRows-BodyE-Column-Body1"/>
            </w:pPr>
            <w:r>
              <w:t> </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331C747D" w14:textId="77777777" w:rsidR="008A5E4E" w:rsidRDefault="0065745B">
            <w:pPr>
              <w:pStyle w:val="tdTableStyle-TablestyleAltRows-BodyE-Column-Body1"/>
            </w:pPr>
            <w:r>
              <w:t>2DDEPTH, 2DADEPTH</w:t>
            </w:r>
          </w:p>
        </w:tc>
        <w:tc>
          <w:tcPr>
            <w:tcW w:w="0" w:type="auto"/>
            <w:tcBorders>
              <w:bottom w:val="single" w:sz="6" w:space="0" w:color="000000"/>
            </w:tcBorders>
            <w:tcMar>
              <w:top w:w="45" w:type="dxa"/>
              <w:left w:w="45" w:type="dxa"/>
              <w:bottom w:w="45" w:type="dxa"/>
              <w:right w:w="45" w:type="dxa"/>
            </w:tcMar>
          </w:tcPr>
          <w:p w14:paraId="65ADA491" w14:textId="77777777" w:rsidR="008A5E4E" w:rsidRDefault="0065745B">
            <w:pPr>
              <w:pStyle w:val="tdTableStyle-TablestyleAltRows-BodyD-Column-Body1"/>
            </w:pPr>
            <w:r>
              <w:t>16</w:t>
            </w:r>
          </w:p>
        </w:tc>
      </w:tr>
      <w:tr w:rsidR="008A5E4E" w14:paraId="6A61AE1B" w14:textId="77777777">
        <w:trPr>
          <w:tblCellSpacing w:w="0" w:type="dxa"/>
        </w:trPr>
        <w:tc>
          <w:tcPr>
            <w:tcW w:w="0" w:type="auto"/>
            <w:vMerge/>
            <w:tcBorders>
              <w:right w:val="single" w:sz="6" w:space="0" w:color="000000"/>
            </w:tcBorders>
          </w:tcPr>
          <w:p w14:paraId="7FD5164C"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CC561E3" w14:textId="77777777" w:rsidR="008A5E4E" w:rsidRDefault="0065745B">
            <w:pPr>
              <w:pStyle w:val="tdTableStyle-TablestyleAltRows-BodyE-Column-Body2"/>
              <w:shd w:val="clear" w:color="auto" w:fill="D3D3D3"/>
            </w:pPr>
            <w:r>
              <w:rPr>
                <w:shd w:val="clear" w:color="auto" w:fill="D3D3D3"/>
              </w:rPr>
              <w:t>24</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B491A1B"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E7B5314"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C2EF4DD"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074B0E1"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7B28579" w14:textId="77777777" w:rsidR="008A5E4E" w:rsidRDefault="0065745B">
            <w:pPr>
              <w:pStyle w:val="tdTableStyle-TablestyleAltRows-BodyE-Column-Body2"/>
              <w:shd w:val="clear" w:color="auto" w:fill="D3D3D3"/>
            </w:pPr>
            <w:r>
              <w:rPr>
                <w:shd w:val="clear" w:color="auto" w:fill="D3D3D3"/>
              </w:rPr>
              <w:t> </w:t>
            </w:r>
          </w:p>
        </w:tc>
        <w:tc>
          <w:tcPr>
            <w:tcW w:w="0" w:type="auto"/>
            <w:vMerge/>
            <w:tcBorders>
              <w:right w:val="single" w:sz="6" w:space="0" w:color="000000"/>
            </w:tcBorders>
          </w:tcPr>
          <w:p w14:paraId="76B755B6"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72601064" w14:textId="77777777" w:rsidR="008A5E4E" w:rsidRDefault="0065745B">
            <w:pPr>
              <w:pStyle w:val="tdTableStyle-TablestyleAltRows-BodyD-Column-Body2"/>
              <w:shd w:val="clear" w:color="auto" w:fill="D3D3D3"/>
            </w:pPr>
            <w:r>
              <w:rPr>
                <w:shd w:val="clear" w:color="auto" w:fill="D3D3D3"/>
              </w:rPr>
              <w:t>24</w:t>
            </w:r>
          </w:p>
        </w:tc>
      </w:tr>
      <w:tr w:rsidR="008A5E4E" w14:paraId="3F258E11" w14:textId="77777777">
        <w:trPr>
          <w:tblCellSpacing w:w="0" w:type="dxa"/>
        </w:trPr>
        <w:tc>
          <w:tcPr>
            <w:tcW w:w="0" w:type="auto"/>
            <w:vMerge/>
            <w:tcBorders>
              <w:bottom w:val="single" w:sz="6" w:space="0" w:color="000000"/>
              <w:right w:val="single" w:sz="6" w:space="0" w:color="000000"/>
            </w:tcBorders>
          </w:tcPr>
          <w:p w14:paraId="406143A9"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6E6D7BEA" w14:textId="77777777" w:rsidR="008A5E4E" w:rsidRDefault="0065745B">
            <w:pPr>
              <w:pStyle w:val="tdTableStyle-TablestyleAltRows-BodyE-Column-Body1"/>
            </w:pPr>
            <w:r>
              <w:t>32</w:t>
            </w:r>
          </w:p>
        </w:tc>
        <w:tc>
          <w:tcPr>
            <w:tcW w:w="0" w:type="auto"/>
            <w:tcBorders>
              <w:bottom w:val="single" w:sz="6" w:space="0" w:color="000000"/>
              <w:right w:val="single" w:sz="6" w:space="0" w:color="000000"/>
            </w:tcBorders>
            <w:tcMar>
              <w:top w:w="45" w:type="dxa"/>
              <w:left w:w="45" w:type="dxa"/>
              <w:bottom w:w="45" w:type="dxa"/>
              <w:right w:w="45" w:type="dxa"/>
            </w:tcMar>
          </w:tcPr>
          <w:p w14:paraId="7937B1D2"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68ADC231"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6CFFCA35"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2BFD4F7D"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2FDF282E" w14:textId="77777777" w:rsidR="008A5E4E" w:rsidRDefault="0065745B">
            <w:pPr>
              <w:pStyle w:val="tdTableStyle-TablestyleAltRows-BodyE-Column-Body1"/>
            </w:pPr>
            <w:r>
              <w:t>Y (ro,wo)</w:t>
            </w:r>
          </w:p>
        </w:tc>
        <w:tc>
          <w:tcPr>
            <w:tcW w:w="0" w:type="auto"/>
            <w:vMerge/>
            <w:tcBorders>
              <w:right w:val="single" w:sz="6" w:space="0" w:color="000000"/>
            </w:tcBorders>
          </w:tcPr>
          <w:p w14:paraId="1F154847" w14:textId="77777777" w:rsidR="008A5E4E" w:rsidRDefault="008A5E4E"/>
        </w:tc>
        <w:tc>
          <w:tcPr>
            <w:tcW w:w="0" w:type="auto"/>
            <w:tcBorders>
              <w:bottom w:val="single" w:sz="6" w:space="0" w:color="000000"/>
            </w:tcBorders>
            <w:tcMar>
              <w:top w:w="45" w:type="dxa"/>
              <w:left w:w="45" w:type="dxa"/>
              <w:bottom w:w="45" w:type="dxa"/>
              <w:right w:w="45" w:type="dxa"/>
            </w:tcMar>
          </w:tcPr>
          <w:p w14:paraId="0E827DEC" w14:textId="77777777" w:rsidR="008A5E4E" w:rsidRDefault="0065745B">
            <w:pPr>
              <w:pStyle w:val="tdTableStyle-TablestyleAltRows-BodyD-Column-Body1"/>
            </w:pPr>
            <w:r>
              <w:t>32</w:t>
            </w:r>
          </w:p>
        </w:tc>
      </w:tr>
      <w:tr w:rsidR="008A5E4E" w14:paraId="0F4F8FC5" w14:textId="77777777">
        <w:trPr>
          <w:tblCellSpacing w:w="0" w:type="dxa"/>
        </w:trPr>
        <w:tc>
          <w:tcPr>
            <w:tcW w:w="0" w:type="auto"/>
            <w:vMerge w:val="restart"/>
            <w:tcBorders>
              <w:bottom w:val="single" w:sz="6" w:space="0" w:color="000000"/>
              <w:right w:val="single" w:sz="6" w:space="0" w:color="000000"/>
            </w:tcBorders>
            <w:shd w:val="clear" w:color="auto" w:fill="D3D3D3"/>
            <w:tcMar>
              <w:top w:w="45" w:type="dxa"/>
              <w:left w:w="45" w:type="dxa"/>
              <w:bottom w:w="45" w:type="dxa"/>
              <w:right w:w="45" w:type="dxa"/>
            </w:tcMar>
          </w:tcPr>
          <w:p w14:paraId="1EC7F905" w14:textId="77777777" w:rsidR="008A5E4E" w:rsidRDefault="0065745B">
            <w:pPr>
              <w:pStyle w:val="tdTableStyle-TablestyleAltRows-BodyE-Column-Body2"/>
              <w:shd w:val="clear" w:color="auto" w:fill="D3D3D3"/>
            </w:pPr>
            <w:r>
              <w:rPr>
                <w:rStyle w:val="code"/>
                <w:shd w:val="clear" w:color="auto" w:fill="D3D3D3"/>
              </w:rPr>
              <w:t>depth_stencil</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8A8FC4B" w14:textId="77777777" w:rsidR="008A5E4E" w:rsidRDefault="0065745B">
            <w:pPr>
              <w:pStyle w:val="tdTableStyle-TablestyleAltRows-BodyE-Column-Body2"/>
              <w:shd w:val="clear" w:color="auto" w:fill="D3D3D3"/>
            </w:pPr>
            <w:r>
              <w:rPr>
                <w:shd w:val="clear" w:color="auto" w:fill="D3D3D3"/>
              </w:rPr>
              <w:t>24, 8</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5E3D464" w14:textId="77777777" w:rsidR="008A5E4E" w:rsidRDefault="0065745B">
            <w:pPr>
              <w:pStyle w:val="tdTableStyle-TablestyleAltRows-BodyE-Column-Body2"/>
              <w:shd w:val="clear" w:color="auto" w:fill="D3D3D3"/>
            </w:pPr>
            <w:r>
              <w:rPr>
                <w:shd w:val="clear" w:color="auto" w:fill="D3D3D3"/>
              </w:rPr>
              <w:t>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057BFA5"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15FE314"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6972A58"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0402EAA" w14:textId="77777777" w:rsidR="008A5E4E" w:rsidRDefault="0065745B">
            <w:pPr>
              <w:pStyle w:val="tdTableStyle-TablestyleAltRows-BodyE-Column-Body2"/>
              <w:shd w:val="clear" w:color="auto" w:fill="D3D3D3"/>
            </w:pPr>
            <w:r>
              <w:rPr>
                <w:shd w:val="clear" w:color="auto" w:fill="D3D3D3"/>
              </w:rPr>
              <w:t> </w:t>
            </w:r>
          </w:p>
        </w:tc>
        <w:tc>
          <w:tcPr>
            <w:tcW w:w="0" w:type="auto"/>
            <w:vMerge/>
            <w:tcBorders>
              <w:right w:val="single" w:sz="6" w:space="0" w:color="000000"/>
            </w:tcBorders>
          </w:tcPr>
          <w:p w14:paraId="094AE82F" w14:textId="77777777" w:rsidR="008A5E4E" w:rsidRDefault="008A5E4E"/>
        </w:tc>
        <w:tc>
          <w:tcPr>
            <w:tcW w:w="0" w:type="auto"/>
            <w:tcBorders>
              <w:bottom w:val="single" w:sz="6" w:space="0" w:color="000000"/>
            </w:tcBorders>
            <w:shd w:val="clear" w:color="auto" w:fill="D3D3D3"/>
            <w:tcMar>
              <w:top w:w="45" w:type="dxa"/>
              <w:left w:w="45" w:type="dxa"/>
              <w:bottom w:w="45" w:type="dxa"/>
              <w:right w:w="45" w:type="dxa"/>
            </w:tcMar>
          </w:tcPr>
          <w:p w14:paraId="19B9FDF0" w14:textId="77777777" w:rsidR="008A5E4E" w:rsidRDefault="0065745B">
            <w:pPr>
              <w:pStyle w:val="tdTableStyle-TablestyleAltRows-BodyD-Column-Body2"/>
              <w:shd w:val="clear" w:color="auto" w:fill="D3D3D3"/>
            </w:pPr>
            <w:r>
              <w:rPr>
                <w:shd w:val="clear" w:color="auto" w:fill="D3D3D3"/>
              </w:rPr>
              <w:t>32</w:t>
            </w:r>
          </w:p>
        </w:tc>
      </w:tr>
      <w:tr w:rsidR="008A5E4E" w14:paraId="3502DDC8" w14:textId="77777777">
        <w:trPr>
          <w:tblCellSpacing w:w="0" w:type="dxa"/>
        </w:trPr>
        <w:tc>
          <w:tcPr>
            <w:tcW w:w="0" w:type="auto"/>
            <w:vMerge/>
            <w:tcBorders>
              <w:bottom w:val="single" w:sz="6" w:space="0" w:color="000000"/>
              <w:right w:val="single" w:sz="6" w:space="0" w:color="000000"/>
            </w:tcBorders>
          </w:tcPr>
          <w:p w14:paraId="7A4B3927" w14:textId="77777777" w:rsidR="008A5E4E" w:rsidRDefault="008A5E4E"/>
        </w:tc>
        <w:tc>
          <w:tcPr>
            <w:tcW w:w="0" w:type="auto"/>
            <w:tcBorders>
              <w:right w:val="single" w:sz="6" w:space="0" w:color="000000"/>
            </w:tcBorders>
            <w:tcMar>
              <w:top w:w="45" w:type="dxa"/>
              <w:left w:w="45" w:type="dxa"/>
              <w:bottom w:w="45" w:type="dxa"/>
              <w:right w:w="45" w:type="dxa"/>
            </w:tcMar>
          </w:tcPr>
          <w:p w14:paraId="32DC7D09" w14:textId="77777777" w:rsidR="008A5E4E" w:rsidRDefault="0065745B">
            <w:pPr>
              <w:pStyle w:val="tdTableStyle-TablestyleAltRows-BodyB-Column-Body1"/>
            </w:pPr>
            <w:r>
              <w:t>32</w:t>
            </w:r>
          </w:p>
        </w:tc>
        <w:tc>
          <w:tcPr>
            <w:tcW w:w="0" w:type="auto"/>
            <w:tcBorders>
              <w:right w:val="single" w:sz="6" w:space="0" w:color="000000"/>
            </w:tcBorders>
            <w:tcMar>
              <w:top w:w="45" w:type="dxa"/>
              <w:left w:w="45" w:type="dxa"/>
              <w:bottom w:w="45" w:type="dxa"/>
              <w:right w:w="45" w:type="dxa"/>
            </w:tcMar>
          </w:tcPr>
          <w:p w14:paraId="4FB5A373" w14:textId="77777777" w:rsidR="008A5E4E" w:rsidRDefault="0065745B">
            <w:pPr>
              <w:pStyle w:val="tdTableStyle-TablestyleAltRows-BodyB-Column-Body1"/>
            </w:pPr>
            <w:r>
              <w:t> </w:t>
            </w:r>
          </w:p>
        </w:tc>
        <w:tc>
          <w:tcPr>
            <w:tcW w:w="0" w:type="auto"/>
            <w:tcBorders>
              <w:right w:val="single" w:sz="6" w:space="0" w:color="000000"/>
            </w:tcBorders>
            <w:tcMar>
              <w:top w:w="45" w:type="dxa"/>
              <w:left w:w="45" w:type="dxa"/>
              <w:bottom w:w="45" w:type="dxa"/>
              <w:right w:w="45" w:type="dxa"/>
            </w:tcMar>
          </w:tcPr>
          <w:p w14:paraId="064C632C" w14:textId="77777777" w:rsidR="008A5E4E" w:rsidRDefault="0065745B">
            <w:pPr>
              <w:pStyle w:val="tdTableStyle-TablestyleAltRows-BodyB-Column-Body1"/>
            </w:pPr>
            <w:r>
              <w:t> </w:t>
            </w:r>
          </w:p>
        </w:tc>
        <w:tc>
          <w:tcPr>
            <w:tcW w:w="0" w:type="auto"/>
            <w:tcBorders>
              <w:right w:val="single" w:sz="6" w:space="0" w:color="000000"/>
            </w:tcBorders>
            <w:tcMar>
              <w:top w:w="45" w:type="dxa"/>
              <w:left w:w="45" w:type="dxa"/>
              <w:bottom w:w="45" w:type="dxa"/>
              <w:right w:w="45" w:type="dxa"/>
            </w:tcMar>
          </w:tcPr>
          <w:p w14:paraId="3B855425" w14:textId="77777777" w:rsidR="008A5E4E" w:rsidRDefault="0065745B">
            <w:pPr>
              <w:pStyle w:val="tdTableStyle-TablestyleAltRows-BodyB-Column-Body1"/>
            </w:pPr>
            <w:r>
              <w:t> </w:t>
            </w:r>
          </w:p>
        </w:tc>
        <w:tc>
          <w:tcPr>
            <w:tcW w:w="0" w:type="auto"/>
            <w:tcBorders>
              <w:right w:val="single" w:sz="6" w:space="0" w:color="000000"/>
            </w:tcBorders>
            <w:tcMar>
              <w:top w:w="45" w:type="dxa"/>
              <w:left w:w="45" w:type="dxa"/>
              <w:bottom w:w="45" w:type="dxa"/>
              <w:right w:w="45" w:type="dxa"/>
            </w:tcMar>
          </w:tcPr>
          <w:p w14:paraId="04F9DC06" w14:textId="77777777" w:rsidR="008A5E4E" w:rsidRDefault="0065745B">
            <w:pPr>
              <w:pStyle w:val="tdTableStyle-TablestyleAltRows-BodyB-Column-Body1"/>
            </w:pPr>
            <w:r>
              <w:t> </w:t>
            </w:r>
          </w:p>
        </w:tc>
        <w:tc>
          <w:tcPr>
            <w:tcW w:w="0" w:type="auto"/>
            <w:tcBorders>
              <w:right w:val="single" w:sz="6" w:space="0" w:color="000000"/>
            </w:tcBorders>
            <w:tcMar>
              <w:top w:w="45" w:type="dxa"/>
              <w:left w:w="45" w:type="dxa"/>
              <w:bottom w:w="45" w:type="dxa"/>
              <w:right w:w="45" w:type="dxa"/>
            </w:tcMar>
          </w:tcPr>
          <w:p w14:paraId="007A77B9" w14:textId="77777777" w:rsidR="008A5E4E" w:rsidRDefault="0065745B">
            <w:pPr>
              <w:pStyle w:val="tdTableStyle-TablestyleAltRows-BodyB-Column-Body1"/>
            </w:pPr>
            <w:r>
              <w:t>Y</w:t>
            </w:r>
          </w:p>
        </w:tc>
        <w:tc>
          <w:tcPr>
            <w:tcW w:w="0" w:type="auto"/>
            <w:vMerge/>
            <w:tcBorders>
              <w:bottom w:val="single" w:sz="6" w:space="0" w:color="000000"/>
              <w:right w:val="single" w:sz="6" w:space="0" w:color="000000"/>
            </w:tcBorders>
          </w:tcPr>
          <w:p w14:paraId="754FA7C1" w14:textId="77777777" w:rsidR="008A5E4E" w:rsidRDefault="008A5E4E"/>
        </w:tc>
        <w:tc>
          <w:tcPr>
            <w:tcW w:w="0" w:type="auto"/>
            <w:tcMar>
              <w:top w:w="45" w:type="dxa"/>
              <w:left w:w="45" w:type="dxa"/>
              <w:bottom w:w="45" w:type="dxa"/>
              <w:right w:w="45" w:type="dxa"/>
            </w:tcMar>
          </w:tcPr>
          <w:p w14:paraId="0BE3961F" w14:textId="77777777" w:rsidR="008A5E4E" w:rsidRDefault="0065745B">
            <w:pPr>
              <w:pStyle w:val="tdTableStyle-TablestyleAltRows-BodyA-Column-Body1"/>
            </w:pPr>
            <w:r>
              <w:t>64</w:t>
            </w:r>
          </w:p>
        </w:tc>
      </w:tr>
    </w:tbl>
    <w:p w14:paraId="4A03162D" w14:textId="77777777" w:rsidR="008A5E4E" w:rsidRDefault="008A5E4E">
      <w:pPr>
        <w:spacing w:after="240"/>
      </w:pPr>
    </w:p>
    <w:p w14:paraId="737691FD" w14:textId="77777777" w:rsidR="008A5E4E" w:rsidRDefault="0065745B">
      <w:pPr>
        <w:pStyle w:val="h3"/>
      </w:pPr>
      <w:bookmarkStart w:id="689" w:name="_Toc396034303"/>
      <w:r>
        <w:t xml:space="preserve">7.1.6 </w:t>
      </w:r>
      <w:bookmarkStart w:id="690" w:name="_Ref-768047732"/>
      <w:bookmarkStart w:id="691" w:name="_Ref-401683159"/>
      <w:r>
        <w:t>Image Coordinate</w:t>
      </w:r>
      <w:bookmarkEnd w:id="689"/>
      <w:bookmarkEnd w:id="690"/>
      <w:bookmarkEnd w:id="691"/>
    </w:p>
    <w:p w14:paraId="26CB885A" w14:textId="77777777" w:rsidR="008A5E4E" w:rsidRDefault="0065745B">
      <w:pPr>
        <w:pStyle w:val="p"/>
      </w:pPr>
      <w:r>
        <w:t xml:space="preserve">Image operations use image coordinates to specify which image element, and for image arrays, which image layer, to access. An image geometry uses either one, two or three coordinates, named x, y and z. These correspond to the width, height, depth and array indices of the image geometry as specified in </w:t>
      </w:r>
      <w:r>
        <w:rPr>
          <w:rStyle w:val="xref1"/>
        </w:rPr>
        <w:t>Table 7–1 (</w:t>
      </w:r>
      <w:r w:rsidR="009A76EE" w:rsidRPr="008A5E4E">
        <w:fldChar w:fldCharType="begin"/>
      </w:r>
      <w:r w:rsidR="008A5E4E">
        <w:instrText xml:space="preserve"> PAGEREF 1181221272 \p \h  \* MERGEFORMAT </w:instrText>
      </w:r>
      <w:r w:rsidR="009A76EE" w:rsidRPr="008A5E4E">
        <w:fldChar w:fldCharType="separate"/>
      </w:r>
      <w:r w:rsidR="00533AF0" w:rsidRPr="00533AF0">
        <w:rPr>
          <w:rStyle w:val="xref1"/>
          <w:noProof/>
        </w:rPr>
        <w:t>on</w:t>
      </w:r>
      <w:r w:rsidR="00533AF0">
        <w:rPr>
          <w:noProof/>
        </w:rPr>
        <w:t xml:space="preserve"> page 193</w:t>
      </w:r>
      <w:r w:rsidR="009A76EE" w:rsidRPr="008A5E4E">
        <w:rPr>
          <w:rStyle w:val="xref1"/>
        </w:rPr>
        <w:fldChar w:fldCharType="end"/>
      </w:r>
      <w:r>
        <w:rPr>
          <w:rStyle w:val="xref1"/>
        </w:rPr>
        <w:t>)</w:t>
      </w:r>
      <w:r>
        <w:t>.</w:t>
      </w:r>
    </w:p>
    <w:p w14:paraId="693ABED5" w14:textId="77777777" w:rsidR="008A5E4E" w:rsidRDefault="0065745B">
      <w:pPr>
        <w:pStyle w:val="pNoPageBreakAfter"/>
      </w:pPr>
      <w:r>
        <w:t>The processing of each image coordinate is controlled by three properties:</w:t>
      </w:r>
    </w:p>
    <w:p w14:paraId="0DB7DEED" w14:textId="77777777" w:rsidR="008A5E4E" w:rsidRDefault="0065745B">
      <w:pPr>
        <w:pStyle w:val="li"/>
        <w:numPr>
          <w:ilvl w:val="0"/>
          <w:numId w:val="161"/>
        </w:numPr>
        <w:spacing w:before="320"/>
        <w:ind w:left="600"/>
      </w:pPr>
      <w:r>
        <w:t>Coordinate normalization mode</w:t>
      </w:r>
    </w:p>
    <w:p w14:paraId="61EFF300" w14:textId="77777777" w:rsidR="008A5E4E" w:rsidRDefault="0065745B">
      <w:pPr>
        <w:pStyle w:val="li"/>
        <w:numPr>
          <w:ilvl w:val="0"/>
          <w:numId w:val="161"/>
        </w:numPr>
        <w:ind w:left="600"/>
      </w:pPr>
      <w:r>
        <w:t>Coordinate addressing mode</w:t>
      </w:r>
    </w:p>
    <w:p w14:paraId="4D4A3D16" w14:textId="77777777" w:rsidR="008A5E4E" w:rsidRDefault="0065745B">
      <w:pPr>
        <w:pStyle w:val="li"/>
        <w:numPr>
          <w:ilvl w:val="0"/>
          <w:numId w:val="161"/>
        </w:numPr>
        <w:spacing w:after="320"/>
        <w:ind w:left="600"/>
      </w:pPr>
      <w:r>
        <w:t>Coordinate filter mode</w:t>
      </w:r>
    </w:p>
    <w:p w14:paraId="34165906" w14:textId="77777777" w:rsidR="008A5E4E" w:rsidRDefault="0065745B">
      <w:pPr>
        <w:pStyle w:val="p"/>
      </w:pPr>
      <w:r>
        <w:t xml:space="preserve">These properties are specified by a sampler when using an </w:t>
      </w:r>
      <w:r>
        <w:rPr>
          <w:rStyle w:val="code1"/>
        </w:rPr>
        <w:t>rdimag</w:t>
      </w:r>
      <w:r>
        <w:t xml:space="preserve">e image operation (see </w:t>
      </w:r>
      <w:r>
        <w:rPr>
          <w:rStyle w:val="xref1"/>
        </w:rPr>
        <w:t>7.1.8. Sampler Creation and Sampler Handles (</w:t>
      </w:r>
      <w:r w:rsidR="009A76EE" w:rsidRPr="008A5E4E">
        <w:fldChar w:fldCharType="begin"/>
      </w:r>
      <w:r w:rsidR="008A5E4E">
        <w:instrText xml:space="preserve"> PAGEREF _Ref657417699 \p \h  \* MERGEFORMAT </w:instrText>
      </w:r>
      <w:r w:rsidR="009A76EE" w:rsidRPr="008A5E4E">
        <w:fldChar w:fldCharType="separate"/>
      </w:r>
      <w:r w:rsidR="00533AF0" w:rsidRPr="00533AF0">
        <w:rPr>
          <w:rStyle w:val="xref1"/>
          <w:noProof/>
        </w:rPr>
        <w:t>on</w:t>
      </w:r>
      <w:r w:rsidR="00533AF0">
        <w:rPr>
          <w:noProof/>
        </w:rPr>
        <w:t xml:space="preserve"> page 211</w:t>
      </w:r>
      <w:r w:rsidR="009A76EE" w:rsidRPr="008A5E4E">
        <w:rPr>
          <w:rStyle w:val="xref1"/>
        </w:rPr>
        <w:fldChar w:fldCharType="end"/>
      </w:r>
      <w:r>
        <w:rPr>
          <w:rStyle w:val="xref1"/>
        </w:rPr>
        <w:t>)</w:t>
      </w:r>
      <w:r>
        <w:t xml:space="preserve">). For the </w:t>
      </w:r>
      <w:r>
        <w:rPr>
          <w:rStyle w:val="code1"/>
        </w:rPr>
        <w:t>ldimage</w:t>
      </w:r>
      <w:r>
        <w:t xml:space="preserve"> and </w:t>
      </w:r>
      <w:r>
        <w:rPr>
          <w:rStyle w:val="code1"/>
        </w:rPr>
        <w:t>stimage</w:t>
      </w:r>
      <w:r>
        <w:t xml:space="preserve"> image operations, fixed modes are used (see </w:t>
      </w:r>
      <w:r>
        <w:rPr>
          <w:rStyle w:val="xref1"/>
        </w:rPr>
        <w:t>7.1.6.3. Filter Mode (</w:t>
      </w:r>
      <w:r w:rsidR="009A76EE" w:rsidRPr="008A5E4E">
        <w:fldChar w:fldCharType="begin"/>
      </w:r>
      <w:r w:rsidR="008A5E4E">
        <w:instrText xml:space="preserve"> PAGEREF _Ref469267218 \p \h  \* MERGEFORMAT </w:instrText>
      </w:r>
      <w:r w:rsidR="009A76EE" w:rsidRPr="008A5E4E">
        <w:fldChar w:fldCharType="separate"/>
      </w:r>
      <w:r w:rsidR="00533AF0" w:rsidRPr="00533AF0">
        <w:rPr>
          <w:rStyle w:val="xref1"/>
          <w:noProof/>
        </w:rPr>
        <w:t>on</w:t>
      </w:r>
      <w:r w:rsidR="00533AF0">
        <w:rPr>
          <w:noProof/>
        </w:rPr>
        <w:t xml:space="preserve"> page 206</w:t>
      </w:r>
      <w:r w:rsidR="009A76EE" w:rsidRPr="008A5E4E">
        <w:rPr>
          <w:rStyle w:val="xref1"/>
        </w:rPr>
        <w:fldChar w:fldCharType="end"/>
      </w:r>
      <w:r>
        <w:rPr>
          <w:rStyle w:val="xref1"/>
        </w:rPr>
        <w:t>)</w:t>
      </w:r>
      <w:r>
        <w:t xml:space="preserve">). The 1DB image geometry does not support samplers and so cannot be used with the </w:t>
      </w:r>
      <w:r>
        <w:rPr>
          <w:rStyle w:val="code1"/>
        </w:rPr>
        <w:t>rdimage</w:t>
      </w:r>
      <w:r>
        <w:t xml:space="preserve"> image operation.</w:t>
      </w:r>
    </w:p>
    <w:p w14:paraId="58620176" w14:textId="77777777" w:rsidR="008A5E4E" w:rsidRDefault="0065745B">
      <w:pPr>
        <w:pStyle w:val="h4"/>
      </w:pPr>
      <w:bookmarkStart w:id="692" w:name="_Toc396034304"/>
      <w:r>
        <w:t xml:space="preserve">7.1.6.1 </w:t>
      </w:r>
      <w:r w:rsidR="009A76EE">
        <w:fldChar w:fldCharType="begin"/>
      </w:r>
      <w:r>
        <w:instrText xml:space="preserve"> XE "coordinate normalization mode" </w:instrText>
      </w:r>
      <w:r w:rsidR="009A76EE">
        <w:fldChar w:fldCharType="end"/>
      </w:r>
      <w:bookmarkStart w:id="693" w:name="_Ref944889708"/>
      <w:bookmarkStart w:id="694" w:name="_Ref-487657163"/>
      <w:r>
        <w:t>Coordinate Normalization Mode</w:t>
      </w:r>
      <w:bookmarkEnd w:id="692"/>
      <w:bookmarkEnd w:id="693"/>
      <w:bookmarkEnd w:id="694"/>
    </w:p>
    <w:p w14:paraId="42DEF43E" w14:textId="77777777" w:rsidR="008A5E4E" w:rsidRDefault="0065745B">
      <w:pPr>
        <w:pStyle w:val="p"/>
      </w:pPr>
      <w:r>
        <w:t xml:space="preserve">The coordinate normalization mode controls how a coordinate value </w:t>
      </w:r>
      <w:r>
        <w:rPr>
          <w:rStyle w:val="code1"/>
        </w:rPr>
        <w:t>coord</w:t>
      </w:r>
      <w:r>
        <w:t xml:space="preserve"> is converted to an unnormalized coordinate that is used to access an image element. An unnormalized coordinate is a signed value that includes a fractional part. (The pseudo code uses an unspecified floating-point type, but an implementation may use a range reduced signed integer together with a fixed point fractional part.) The conversion depends on the coordinate filter mode (see </w:t>
      </w:r>
      <w:r>
        <w:rPr>
          <w:rStyle w:val="xref1"/>
        </w:rPr>
        <w:t>7.1.6.3. Filter Mode (</w:t>
      </w:r>
      <w:r w:rsidR="009A76EE" w:rsidRPr="008A5E4E">
        <w:fldChar w:fldCharType="begin"/>
      </w:r>
      <w:r w:rsidR="008A5E4E">
        <w:instrText xml:space="preserve"> PAGEREF _Ref469267218 \p \h  \* MERGEFORMAT </w:instrText>
      </w:r>
      <w:r w:rsidR="009A76EE" w:rsidRPr="008A5E4E">
        <w:fldChar w:fldCharType="separate"/>
      </w:r>
      <w:r w:rsidR="00533AF0" w:rsidRPr="00533AF0">
        <w:rPr>
          <w:rStyle w:val="xref1"/>
          <w:noProof/>
        </w:rPr>
        <w:t>on</w:t>
      </w:r>
      <w:r w:rsidR="00533AF0">
        <w:rPr>
          <w:noProof/>
        </w:rPr>
        <w:t xml:space="preserve"> page 206</w:t>
      </w:r>
      <w:r w:rsidR="009A76EE" w:rsidRPr="008A5E4E">
        <w:rPr>
          <w:rStyle w:val="xref1"/>
        </w:rPr>
        <w:fldChar w:fldCharType="end"/>
      </w:r>
      <w:r>
        <w:rPr>
          <w:rStyle w:val="xref1"/>
        </w:rPr>
        <w:t>)</w:t>
      </w:r>
      <w:r>
        <w:t xml:space="preserve">). A coordinate may specify an image element that is outside the range of the corresponding image dimension: the coordinate addressing mode controls how an out of range coordinate is processed (see </w:t>
      </w:r>
      <w:r>
        <w:rPr>
          <w:rStyle w:val="xref1"/>
        </w:rPr>
        <w:t>7.1.6.2. Addressing Mode (</w:t>
      </w:r>
      <w:r w:rsidR="009A76EE" w:rsidRPr="008A5E4E">
        <w:fldChar w:fldCharType="begin"/>
      </w:r>
      <w:r w:rsidR="008A5E4E">
        <w:instrText xml:space="preserve"> PAGEREF _Ref1140541871 \p \h  \* MERGEFORMAT </w:instrText>
      </w:r>
      <w:r w:rsidR="009A76EE" w:rsidRPr="008A5E4E">
        <w:fldChar w:fldCharType="separate"/>
      </w:r>
      <w:r w:rsidR="00533AF0" w:rsidRPr="00533AF0">
        <w:rPr>
          <w:rStyle w:val="xref1"/>
          <w:noProof/>
        </w:rPr>
        <w:t>on</w:t>
      </w:r>
      <w:r w:rsidR="00533AF0">
        <w:rPr>
          <w:noProof/>
        </w:rPr>
        <w:t xml:space="preserve"> page 204</w:t>
      </w:r>
      <w:r w:rsidR="009A76EE" w:rsidRPr="008A5E4E">
        <w:rPr>
          <w:rStyle w:val="xref1"/>
        </w:rPr>
        <w:fldChar w:fldCharType="end"/>
      </w:r>
      <w:r>
        <w:rPr>
          <w:rStyle w:val="xref1"/>
        </w:rPr>
        <w:t>)</w:t>
      </w:r>
      <w:r>
        <w:t>).</w:t>
      </w:r>
    </w:p>
    <w:p w14:paraId="7E4CC955" w14:textId="77777777" w:rsidR="008A5E4E" w:rsidRDefault="0065745B">
      <w:pPr>
        <w:pStyle w:val="pNoPageBreakAfter"/>
      </w:pPr>
      <w:r>
        <w:t>The coordinate normalization mode can be:</w:t>
      </w:r>
    </w:p>
    <w:p w14:paraId="62D4C7C6" w14:textId="77777777" w:rsidR="008A5E4E" w:rsidRDefault="0065745B">
      <w:pPr>
        <w:pStyle w:val="pDefinitionTerm"/>
      </w:pPr>
      <w:r>
        <w:rPr>
          <w:rStyle w:val="code1"/>
        </w:rPr>
        <w:t>unnormalized</w:t>
      </w:r>
    </w:p>
    <w:p w14:paraId="1800E78D" w14:textId="77777777" w:rsidR="008A5E4E" w:rsidRDefault="0065745B">
      <w:pPr>
        <w:pStyle w:val="p1"/>
      </w:pPr>
      <w:r>
        <w:t xml:space="preserve">An unnormalized coordinate specifies the index of the image element as either a </w:t>
      </w:r>
      <w:r>
        <w:rPr>
          <w:rStyle w:val="code1"/>
        </w:rPr>
        <w:t>u32</w:t>
      </w:r>
      <w:r>
        <w:t xml:space="preserve">, </w:t>
      </w:r>
      <w:r>
        <w:rPr>
          <w:rStyle w:val="code1"/>
        </w:rPr>
        <w:t>s32</w:t>
      </w:r>
      <w:r>
        <w:t xml:space="preserve"> or </w:t>
      </w:r>
      <w:r>
        <w:rPr>
          <w:rStyle w:val="code1"/>
        </w:rPr>
        <w:t>f32</w:t>
      </w:r>
      <w:r>
        <w:t xml:space="preserve"> data type value:</w:t>
      </w:r>
    </w:p>
    <w:p w14:paraId="75BFBFEC" w14:textId="77777777" w:rsidR="008A5E4E" w:rsidRDefault="0065745B">
      <w:pPr>
        <w:pStyle w:val="pDefinitionTerm1"/>
      </w:pPr>
      <w:r>
        <w:rPr>
          <w:rStyle w:val="code1"/>
        </w:rPr>
        <w:t>u32</w:t>
      </w:r>
    </w:p>
    <w:p w14:paraId="5832A74F" w14:textId="77777777" w:rsidR="008A5E4E" w:rsidRDefault="0065745B">
      <w:pPr>
        <w:pStyle w:val="p2"/>
      </w:pPr>
      <w:r>
        <w:t xml:space="preserve">This is always used for </w:t>
      </w:r>
      <w:r>
        <w:rPr>
          <w:rStyle w:val="code1"/>
        </w:rPr>
        <w:t>ldimage</w:t>
      </w:r>
      <w:r>
        <w:t xml:space="preserve"> and </w:t>
      </w:r>
      <w:r>
        <w:rPr>
          <w:rStyle w:val="code1"/>
        </w:rPr>
        <w:t>stimage</w:t>
      </w:r>
      <w:r>
        <w:t xml:space="preserve"> image operations which only allow </w:t>
      </w:r>
      <w:r>
        <w:rPr>
          <w:rStyle w:val="code1"/>
        </w:rPr>
        <w:t>nearest</w:t>
      </w:r>
      <w:r>
        <w:t xml:space="preserve"> filter mode and </w:t>
      </w:r>
      <w:r>
        <w:rPr>
          <w:rStyle w:val="code1"/>
        </w:rPr>
        <w:t>unnormalized</w:t>
      </w:r>
      <w:r>
        <w:t xml:space="preserve"> coordinate normalization mode.</w:t>
      </w:r>
    </w:p>
    <w:p w14:paraId="2A49752A" w14:textId="77777777" w:rsidR="008A5E4E" w:rsidRDefault="0065745B">
      <w:pPr>
        <w:pStyle w:val="pDefinitionTerm1"/>
      </w:pPr>
      <w:r>
        <w:rPr>
          <w:rStyle w:val="code1"/>
        </w:rPr>
        <w:t>s32</w:t>
      </w:r>
    </w:p>
    <w:p w14:paraId="5F20A293" w14:textId="77777777" w:rsidR="008A5E4E" w:rsidRDefault="0065745B">
      <w:pPr>
        <w:pStyle w:val="p2"/>
      </w:pPr>
      <w:r>
        <w:t xml:space="preserve">This can be used when the sampler for the </w:t>
      </w:r>
      <w:r>
        <w:rPr>
          <w:rStyle w:val="code1"/>
        </w:rPr>
        <w:t>rdimage</w:t>
      </w:r>
      <w:r>
        <w:t xml:space="preserve"> image operation specifies an </w:t>
      </w:r>
      <w:r>
        <w:rPr>
          <w:rStyle w:val="code1"/>
        </w:rPr>
        <w:t>unnormalized</w:t>
      </w:r>
      <w:r>
        <w:t xml:space="preserve"> coordinate normalization mode. For an array index coordinate the </w:t>
      </w:r>
      <w:r>
        <w:rPr>
          <w:rStyle w:val="code1"/>
        </w:rPr>
        <w:t>nearest</w:t>
      </w:r>
      <w:r>
        <w:t xml:space="preserve"> filter mode is always used regardless of what is specified by the sampler.</w:t>
      </w:r>
    </w:p>
    <w:p w14:paraId="0209C4D6" w14:textId="77777777" w:rsidR="008A5E4E" w:rsidRDefault="0065745B">
      <w:pPr>
        <w:pStyle w:val="pDefinitionTerm1"/>
      </w:pPr>
      <w:r>
        <w:rPr>
          <w:rStyle w:val="code1"/>
        </w:rPr>
        <w:t>f32</w:t>
      </w:r>
    </w:p>
    <w:p w14:paraId="4BD0FAA4" w14:textId="77777777" w:rsidR="008A5E4E" w:rsidRDefault="0065745B">
      <w:pPr>
        <w:pStyle w:val="p2"/>
      </w:pPr>
      <w:r>
        <w:t xml:space="preserve">This can be used when the sampler for the </w:t>
      </w:r>
      <w:r>
        <w:rPr>
          <w:rStyle w:val="code1"/>
        </w:rPr>
        <w:t>rdimage</w:t>
      </w:r>
      <w:r>
        <w:t xml:space="preserve"> image operation specifies an </w:t>
      </w:r>
      <w:r>
        <w:rPr>
          <w:rStyle w:val="code1"/>
        </w:rPr>
        <w:t>unnormalized</w:t>
      </w:r>
      <w:r>
        <w:t xml:space="preserve"> coordinate normalization mode. It is also used for the array index coordinate for the </w:t>
      </w:r>
      <w:r>
        <w:rPr>
          <w:rStyle w:val="code1"/>
        </w:rPr>
        <w:t>rdimage</w:t>
      </w:r>
      <w:r>
        <w:t xml:space="preserve"> image operation when the </w:t>
      </w:r>
      <w:r>
        <w:rPr>
          <w:rStyle w:val="code1"/>
        </w:rPr>
        <w:t>normalized</w:t>
      </w:r>
      <w:r>
        <w:t xml:space="preserve"> coordinate normalization mode is specified by the sampler, in which case the </w:t>
      </w:r>
      <w:r>
        <w:rPr>
          <w:rStyle w:val="code1"/>
        </w:rPr>
        <w:t>nearest</w:t>
      </w:r>
      <w:r>
        <w:t xml:space="preserve"> filter mode is always used regardless of what is specified by the sampler. The coordinate is considered undefined if it has a NaN or Infinity value.</w:t>
      </w:r>
    </w:p>
    <w:p w14:paraId="2B2C4890" w14:textId="77777777" w:rsidR="008A5E4E" w:rsidRDefault="0065745B">
      <w:pPr>
        <w:pStyle w:val="pDefinitionTerm"/>
      </w:pPr>
      <w:r>
        <w:rPr>
          <w:rStyle w:val="code1"/>
        </w:rPr>
        <w:t>normalized</w:t>
      </w:r>
    </w:p>
    <w:p w14:paraId="5CE884C4" w14:textId="77777777" w:rsidR="008A5E4E" w:rsidRDefault="0065745B">
      <w:pPr>
        <w:pStyle w:val="p1"/>
      </w:pPr>
      <w:r>
        <w:t xml:space="preserve">A normalized coordinate uses a scaled image element index such that the half-open interval [0.0, 1.0) spans the image element index half-open interval of [0, </w:t>
      </w:r>
      <w:r>
        <w:rPr>
          <w:rStyle w:val="code1"/>
        </w:rPr>
        <w:t>coord</w:t>
      </w:r>
      <w:r>
        <w:rPr>
          <w:rStyle w:val="sub2"/>
        </w:rPr>
        <w:t>dim</w:t>
      </w:r>
      <w:r>
        <w:t xml:space="preserve">) where </w:t>
      </w:r>
      <w:r>
        <w:rPr>
          <w:rStyle w:val="code1"/>
        </w:rPr>
        <w:t>coord</w:t>
      </w:r>
      <w:r>
        <w:rPr>
          <w:rStyle w:val="sub2"/>
        </w:rPr>
        <w:t>dim</w:t>
      </w:r>
      <w:r>
        <w:t xml:space="preserve"> is the size of the corresponding dimension. It is specified as an </w:t>
      </w:r>
      <w:r>
        <w:rPr>
          <w:rStyle w:val="code1"/>
        </w:rPr>
        <w:t>f32</w:t>
      </w:r>
      <w:r>
        <w:t xml:space="preserve"> coordinate data type value. The value is multiplied by </w:t>
      </w:r>
      <w:r>
        <w:rPr>
          <w:rStyle w:val="code1"/>
        </w:rPr>
        <w:t>coord</w:t>
      </w:r>
      <w:r>
        <w:rPr>
          <w:rStyle w:val="sub2"/>
        </w:rPr>
        <w:t>dim</w:t>
      </w:r>
      <w:r>
        <w:t xml:space="preserve"> to determine the image element index. This is used for non-array index coordinates when the sampler for the </w:t>
      </w:r>
      <w:r>
        <w:rPr>
          <w:rStyle w:val="code1"/>
        </w:rPr>
        <w:t>rdimage</w:t>
      </w:r>
      <w:r>
        <w:t xml:space="preserve"> image operation specifies a </w:t>
      </w:r>
      <w:r>
        <w:rPr>
          <w:rStyle w:val="code1"/>
        </w:rPr>
        <w:t>normalized</w:t>
      </w:r>
      <w:r>
        <w:t xml:space="preserve"> coordinate normalization mode. The coordinate is considered undefined if it has a NaN or Infinity value.</w:t>
      </w:r>
    </w:p>
    <w:p w14:paraId="5F3A45D8" w14:textId="77777777" w:rsidR="008A5E4E" w:rsidRDefault="0065745B">
      <w:pPr>
        <w:pStyle w:val="pNoPageBreakAfter"/>
      </w:pPr>
      <w:r>
        <w:t>A coordinate is converted as follows:</w:t>
      </w:r>
    </w:p>
    <w:p w14:paraId="599645DC" w14:textId="77777777" w:rsidR="008A5E4E" w:rsidRDefault="0065745B">
      <w:pPr>
        <w:pStyle w:val="pre"/>
      </w:pPr>
      <w:r>
        <w:t>normalization(coord) {</w:t>
      </w:r>
      <w:r>
        <w:br/>
        <w:t xml:space="preserve">   switch (coord</w:t>
      </w:r>
      <w:r>
        <w:rPr>
          <w:rStyle w:val="sub"/>
        </w:rPr>
        <w:t>is_array_index</w:t>
      </w:r>
      <w:r>
        <w:t xml:space="preserve"> ? unnormalized : normalization_mode) {</w:t>
      </w:r>
      <w:r>
        <w:br/>
        <w:t xml:space="preserve">   case unnormalized:</w:t>
      </w:r>
      <w:r>
        <w:br/>
        <w:t xml:space="preserve">     switch (coord</w:t>
      </w:r>
      <w:r>
        <w:rPr>
          <w:rStyle w:val="sub"/>
        </w:rPr>
        <w:t>data_type</w:t>
      </w:r>
      <w:r>
        <w:t>) {</w:t>
      </w:r>
      <w:r>
        <w:br/>
        <w:t xml:space="preserve">     case u32:</w:t>
      </w:r>
      <w:r>
        <w:br/>
        <w:t xml:space="preserve">       switch (filter_mode) {</w:t>
      </w:r>
      <w:r>
        <w:br/>
        <w:t xml:space="preserve">       case nearest: return float(coord);</w:t>
      </w:r>
      <w:r>
        <w:br/>
        <w:t xml:space="preserve">       }</w:t>
      </w:r>
      <w:r>
        <w:br/>
        <w:t xml:space="preserve">     case s32:</w:t>
      </w:r>
      <w:r>
        <w:br/>
        <w:t xml:space="preserve">       switch (coord</w:t>
      </w:r>
      <w:r>
        <w:rPr>
          <w:rStyle w:val="sub"/>
        </w:rPr>
        <w:t>is_array_index</w:t>
      </w:r>
      <w:r>
        <w:t xml:space="preserve"> ? nearest : filter_mode) {</w:t>
      </w:r>
      <w:r>
        <w:br/>
        <w:t xml:space="preserve">       case nearest: return float(coord);</w:t>
      </w:r>
      <w:r>
        <w:br/>
        <w:t xml:space="preserve">       case linear:  return float(coord) - 0.5;</w:t>
      </w:r>
      <w:r>
        <w:br/>
        <w:t xml:space="preserve">       }</w:t>
      </w:r>
      <w:r>
        <w:br/>
        <w:t xml:space="preserve">     case f32:</w:t>
      </w:r>
      <w:r>
        <w:br/>
        <w:t xml:space="preserve">       if (coord</w:t>
      </w:r>
      <w:r>
        <w:rPr>
          <w:rStyle w:val="sub"/>
        </w:rPr>
        <w:t>is_nan</w:t>
      </w:r>
      <w:r>
        <w:t xml:space="preserve"> or coord</w:t>
      </w:r>
      <w:r>
        <w:rPr>
          <w:rStyle w:val="sub"/>
        </w:rPr>
        <w:t>is_infinity</w:t>
      </w:r>
      <w:r>
        <w:t>) return is_undefined;</w:t>
      </w:r>
      <w:r>
        <w:br/>
        <w:t xml:space="preserve">         switch (coord</w:t>
      </w:r>
      <w:r>
        <w:rPr>
          <w:rStyle w:val="sub"/>
        </w:rPr>
        <w:t>is_array_index</w:t>
      </w:r>
      <w:r>
        <w:t xml:space="preserve"> ? nearest : filter_mode) {</w:t>
      </w:r>
      <w:r>
        <w:br/>
        <w:t xml:space="preserve">         case nearest: return coord;</w:t>
      </w:r>
      <w:r>
        <w:br/>
        <w:t xml:space="preserve">         case linear:  return coord - 0.5;</w:t>
      </w:r>
      <w:r>
        <w:br/>
        <w:t xml:space="preserve">         }</w:t>
      </w:r>
      <w:r>
        <w:br/>
        <w:t xml:space="preserve">       }</w:t>
      </w:r>
      <w:r>
        <w:br/>
        <w:t xml:space="preserve">     }</w:t>
      </w:r>
      <w:r>
        <w:br/>
        <w:t xml:space="preserve">   case normalized:</w:t>
      </w:r>
      <w:r>
        <w:br/>
        <w:t xml:space="preserve">     switch (coord</w:t>
      </w:r>
      <w:r>
        <w:rPr>
          <w:rStyle w:val="sub"/>
        </w:rPr>
        <w:t>data_type</w:t>
      </w:r>
      <w:r>
        <w:t>) {</w:t>
      </w:r>
      <w:r>
        <w:br/>
        <w:t xml:space="preserve">     case f32:</w:t>
      </w:r>
      <w:r>
        <w:br/>
        <w:t xml:space="preserve">       if (coord</w:t>
      </w:r>
      <w:r>
        <w:rPr>
          <w:rStyle w:val="sub"/>
        </w:rPr>
        <w:t>is_nan</w:t>
      </w:r>
      <w:r>
        <w:t xml:space="preserve"> or coord</w:t>
      </w:r>
      <w:r>
        <w:rPr>
          <w:rStyle w:val="sub"/>
        </w:rPr>
        <w:t>is_infinity</w:t>
      </w:r>
      <w:r>
        <w:t>) return is_undefined;</w:t>
      </w:r>
      <w:r>
        <w:br/>
        <w:t xml:space="preserve">       switch (filter_mode) {</w:t>
      </w:r>
      <w:r>
        <w:br/>
        <w:t xml:space="preserve">       case nearest: return coord * coord</w:t>
      </w:r>
      <w:r>
        <w:rPr>
          <w:rStyle w:val="sub"/>
        </w:rPr>
        <w:t>dim</w:t>
      </w:r>
      <w:r>
        <w:t>;</w:t>
      </w:r>
      <w:r>
        <w:br/>
        <w:t xml:space="preserve">       case linear:  return (coord * coord</w:t>
      </w:r>
      <w:r>
        <w:rPr>
          <w:rStyle w:val="sub"/>
        </w:rPr>
        <w:t>dim</w:t>
      </w:r>
      <w:r>
        <w:t>) - 0.5;</w:t>
      </w:r>
      <w:r>
        <w:br/>
        <w:t xml:space="preserve">       }</w:t>
      </w:r>
      <w:r>
        <w:br/>
        <w:t xml:space="preserve">     }</w:t>
      </w:r>
      <w:r>
        <w:br/>
        <w:t xml:space="preserve">   }</w:t>
      </w:r>
      <w:r>
        <w:br/>
        <w:t xml:space="preserve"> }</w:t>
      </w:r>
    </w:p>
    <w:p w14:paraId="7502F351" w14:textId="77777777" w:rsidR="008A5E4E" w:rsidRDefault="0065745B">
      <w:pPr>
        <w:pStyle w:val="h4"/>
      </w:pPr>
      <w:bookmarkStart w:id="695" w:name="_Toc396034305"/>
      <w:r>
        <w:t xml:space="preserve">7.1.6.2 </w:t>
      </w:r>
      <w:bookmarkStart w:id="696" w:name="_Ref1140541871"/>
      <w:bookmarkStart w:id="697" w:name="_Ref299262626"/>
      <w:r>
        <w:t>Addressing Mode</w:t>
      </w:r>
      <w:bookmarkEnd w:id="695"/>
      <w:bookmarkEnd w:id="696"/>
      <w:bookmarkEnd w:id="697"/>
    </w:p>
    <w:p w14:paraId="0D3D67EF" w14:textId="77777777" w:rsidR="008A5E4E" w:rsidRDefault="0065745B">
      <w:pPr>
        <w:pStyle w:val="pNoPageBreakAfter"/>
      </w:pPr>
      <w:r>
        <w:t>The coordinate addressing mode controls how out of range coordinates are processed:</w:t>
      </w:r>
    </w:p>
    <w:p w14:paraId="07C8F8E5" w14:textId="77777777" w:rsidR="008A5E4E" w:rsidRDefault="0065745B">
      <w:pPr>
        <w:pStyle w:val="pDefinitionTerm"/>
      </w:pPr>
      <w:r>
        <w:rPr>
          <w:rStyle w:val="code1"/>
        </w:rPr>
        <w:t>undefined</w:t>
      </w:r>
    </w:p>
    <w:p w14:paraId="44011E17" w14:textId="252A0946" w:rsidR="008A5E4E" w:rsidRDefault="0065745B">
      <w:pPr>
        <w:pStyle w:val="p1"/>
      </w:pPr>
      <w:r>
        <w:t>The image operation is undefined if the coordinate value is out of range.</w:t>
      </w:r>
    </w:p>
    <w:p w14:paraId="79EC3B55" w14:textId="77777777" w:rsidR="008A5E4E" w:rsidRDefault="0065745B">
      <w:pPr>
        <w:pStyle w:val="p1"/>
      </w:pPr>
      <w:r>
        <w:t xml:space="preserve">If the coordinates are always known to be inside the image, then using </w:t>
      </w:r>
      <w:r>
        <w:rPr>
          <w:rStyle w:val="code1"/>
        </w:rPr>
        <w:t>undefined</w:t>
      </w:r>
      <w:r>
        <w:t xml:space="preserve"> can result in improved performance as it allows the implementation to use the most efficient addressing mode. Note that </w:t>
      </w:r>
      <w:r>
        <w:rPr>
          <w:rStyle w:val="code1"/>
        </w:rPr>
        <w:t>linear</w:t>
      </w:r>
      <w:r>
        <w:t xml:space="preserve"> filter mode can result in coordinates being accessed outside the image even if the coordinates specified to the image operation are inside the image, so using an addressing mode of </w:t>
      </w:r>
      <w:r>
        <w:rPr>
          <w:rStyle w:val="code1"/>
        </w:rPr>
        <w:t>undefined</w:t>
      </w:r>
      <w:r>
        <w:t xml:space="preserve"> may result in unpredictable values at the edge of the image.</w:t>
      </w:r>
    </w:p>
    <w:p w14:paraId="76AD2A0E" w14:textId="77777777" w:rsidR="008A5E4E" w:rsidRDefault="0065745B">
      <w:pPr>
        <w:pStyle w:val="pDefinitionTerm"/>
      </w:pPr>
      <w:r>
        <w:rPr>
          <w:rStyle w:val="code1"/>
        </w:rPr>
        <w:t>clamp_to_edge</w:t>
      </w:r>
    </w:p>
    <w:p w14:paraId="6C3356CA" w14:textId="2A660DFE" w:rsidR="008A5E4E" w:rsidRDefault="0065745B">
      <w:pPr>
        <w:pStyle w:val="p1"/>
      </w:pPr>
      <w:r>
        <w:t>Out of range coordinates are clamped to the edge of the image.</w:t>
      </w:r>
    </w:p>
    <w:p w14:paraId="08957F65" w14:textId="77777777" w:rsidR="008A5E4E" w:rsidRDefault="0065745B">
      <w:pPr>
        <w:pStyle w:val="pDefinitionTerm"/>
      </w:pPr>
      <w:r>
        <w:rPr>
          <w:rStyle w:val="code1"/>
        </w:rPr>
        <w:t>clamp_to_border</w:t>
      </w:r>
    </w:p>
    <w:p w14:paraId="6A44EA7B" w14:textId="77777777" w:rsidR="008A5E4E" w:rsidRDefault="0065745B">
      <w:pPr>
        <w:pStyle w:val="p1"/>
      </w:pPr>
      <w:r>
        <w:t xml:space="preserve">If any coordinate used to access an image element is out of range then the border color associated with the channel order of the image is used (see </w:t>
      </w:r>
      <w:r>
        <w:rPr>
          <w:rStyle w:val="xref1"/>
        </w:rPr>
        <w:t>Table 7–2 (</w:t>
      </w:r>
      <w:r w:rsidR="009A76EE" w:rsidRPr="008A5E4E">
        <w:fldChar w:fldCharType="begin"/>
      </w:r>
      <w:r w:rsidR="008A5E4E">
        <w:instrText xml:space="preserve"> PAGEREF -1833052982 \p \h  \* MERGEFORMAT </w:instrText>
      </w:r>
      <w:r w:rsidR="009A76EE" w:rsidRPr="008A5E4E">
        <w:fldChar w:fldCharType="separate"/>
      </w:r>
      <w:r w:rsidR="00533AF0" w:rsidRPr="00533AF0">
        <w:rPr>
          <w:rStyle w:val="xref1"/>
          <w:noProof/>
        </w:rPr>
        <w:t>on</w:t>
      </w:r>
      <w:r w:rsidR="00533AF0">
        <w:rPr>
          <w:noProof/>
        </w:rPr>
        <w:t xml:space="preserve"> page 196</w:t>
      </w:r>
      <w:r w:rsidR="009A76EE" w:rsidRPr="008A5E4E">
        <w:rPr>
          <w:rStyle w:val="xref1"/>
        </w:rPr>
        <w:fldChar w:fldCharType="end"/>
      </w:r>
      <w:r>
        <w:rPr>
          <w:rStyle w:val="xref1"/>
        </w:rPr>
        <w:t>)</w:t>
      </w:r>
      <w:r>
        <w:t>).</w:t>
      </w:r>
    </w:p>
    <w:p w14:paraId="70E451A3" w14:textId="77777777" w:rsidR="008A5E4E" w:rsidRDefault="0065745B">
      <w:pPr>
        <w:pStyle w:val="pDefinitionTerm"/>
      </w:pPr>
      <w:r>
        <w:rPr>
          <w:rStyle w:val="code1"/>
        </w:rPr>
        <w:t>repeat</w:t>
      </w:r>
    </w:p>
    <w:p w14:paraId="021CDC12" w14:textId="77777777" w:rsidR="008A5E4E" w:rsidRDefault="0065745B">
      <w:pPr>
        <w:pStyle w:val="p1"/>
      </w:pPr>
      <w:r>
        <w:t xml:space="preserve">Out of range coordinates wrap around the image, making the image appear as repeated tiles. It is undefined to specify </w:t>
      </w:r>
      <w:r>
        <w:rPr>
          <w:rStyle w:val="code1"/>
        </w:rPr>
        <w:t>repeat</w:t>
      </w:r>
      <w:r>
        <w:t xml:space="preserve"> addressing mode unless the normalization mode is </w:t>
      </w:r>
      <w:r>
        <w:rPr>
          <w:rStyle w:val="code1"/>
        </w:rPr>
        <w:t>normalized</w:t>
      </w:r>
      <w:r>
        <w:t>.</w:t>
      </w:r>
    </w:p>
    <w:p w14:paraId="283349C6" w14:textId="77777777" w:rsidR="008A5E4E" w:rsidRDefault="0065745B">
      <w:pPr>
        <w:pStyle w:val="pDefinitionTerm"/>
      </w:pPr>
      <w:r>
        <w:rPr>
          <w:rStyle w:val="code1"/>
        </w:rPr>
        <w:t>mirrored_repeat</w:t>
      </w:r>
    </w:p>
    <w:p w14:paraId="52A2035A" w14:textId="77777777" w:rsidR="008A5E4E" w:rsidRDefault="0065745B">
      <w:pPr>
        <w:pStyle w:val="p1"/>
      </w:pPr>
      <w:r>
        <w:t xml:space="preserve">Out of range coordinates are wrapped in the opposite direction of the previous image repetition, making the image appear as repeated tiles with every other tile a reflection. It is undefined to specify </w:t>
      </w:r>
      <w:r>
        <w:rPr>
          <w:rStyle w:val="code1"/>
        </w:rPr>
        <w:t>mirrored_repeat</w:t>
      </w:r>
      <w:r>
        <w:t xml:space="preserve"> addressing mode unless the normalization mode is </w:t>
      </w:r>
      <w:r>
        <w:rPr>
          <w:rStyle w:val="code1"/>
        </w:rPr>
        <w:t>normalized</w:t>
      </w:r>
      <w:r>
        <w:t>.</w:t>
      </w:r>
    </w:p>
    <w:p w14:paraId="67E40CB5" w14:textId="2A1F574A" w:rsidR="00C5696C" w:rsidRDefault="00AF1AE3" w:rsidP="00A272C0">
      <w:pPr>
        <w:pStyle w:val="pDefinitionTerm"/>
      </w:pPr>
      <w:r>
        <w:t xml:space="preserve">The </w:t>
      </w:r>
      <w:r>
        <w:rPr>
          <w:rStyle w:val="code1"/>
        </w:rPr>
        <w:t>undefined</w:t>
      </w:r>
      <w:r>
        <w:t xml:space="preserve"> mode is always used for all coordinates of</w:t>
      </w:r>
      <w:r w:rsidR="00C5696C">
        <w:t xml:space="preserve"> the</w:t>
      </w:r>
      <w:r>
        <w:t xml:space="preserve"> </w:t>
      </w:r>
      <w:r>
        <w:rPr>
          <w:rStyle w:val="code1"/>
        </w:rPr>
        <w:t>stimage</w:t>
      </w:r>
      <w:r w:rsidR="00C5696C">
        <w:t xml:space="preserve">, and for non-array </w:t>
      </w:r>
      <w:r w:rsidR="00726F7D">
        <w:t xml:space="preserve">index </w:t>
      </w:r>
      <w:r w:rsidR="00C5696C">
        <w:t xml:space="preserve">coordinates of the </w:t>
      </w:r>
      <w:r w:rsidR="00C5696C">
        <w:rPr>
          <w:rStyle w:val="code1"/>
        </w:rPr>
        <w:t>ldimage</w:t>
      </w:r>
      <w:r w:rsidR="00C5696C">
        <w:t xml:space="preserve"> image operations.</w:t>
      </w:r>
    </w:p>
    <w:p w14:paraId="22CD211F" w14:textId="1F965CD4" w:rsidR="00C5696C" w:rsidRDefault="00C5696C" w:rsidP="00A272C0">
      <w:pPr>
        <w:pStyle w:val="pDefinitionTerm"/>
      </w:pPr>
      <w:r>
        <w:t xml:space="preserve">The </w:t>
      </w:r>
      <w:r>
        <w:rPr>
          <w:rStyle w:val="code1"/>
        </w:rPr>
        <w:t>clamp_to_edge</w:t>
      </w:r>
      <w:r>
        <w:t xml:space="preserve"> mode is always used by the </w:t>
      </w:r>
      <w:r>
        <w:rPr>
          <w:rStyle w:val="code1"/>
        </w:rPr>
        <w:t>rdimage</w:t>
      </w:r>
      <w:r>
        <w:t xml:space="preserve"> image operation for an array index coordinate regardless of the addressing mode specified by the sampler.</w:t>
      </w:r>
    </w:p>
    <w:p w14:paraId="75625EE5" w14:textId="6025EDC4" w:rsidR="00AF1AE3" w:rsidRDefault="00AF1AE3" w:rsidP="00A272C0">
      <w:pPr>
        <w:pStyle w:val="pDefinitionTerm"/>
      </w:pPr>
      <w:r>
        <w:t xml:space="preserve">It is implementation defined </w:t>
      </w:r>
      <w:r w:rsidR="00726F7D">
        <w:t xml:space="preserve">whether </w:t>
      </w:r>
      <w:r w:rsidR="00C5696C">
        <w:t>the</w:t>
      </w:r>
      <w:r>
        <w:t xml:space="preserve"> </w:t>
      </w:r>
      <w:r>
        <w:rPr>
          <w:rStyle w:val="code1"/>
        </w:rPr>
        <w:t>ldimage</w:t>
      </w:r>
      <w:r w:rsidR="00C5696C">
        <w:t xml:space="preserve"> image operation always uses the </w:t>
      </w:r>
      <w:r w:rsidR="00C5696C">
        <w:rPr>
          <w:rStyle w:val="code1"/>
        </w:rPr>
        <w:t>undefined</w:t>
      </w:r>
      <w:r w:rsidR="00C5696C">
        <w:t xml:space="preserve"> or </w:t>
      </w:r>
      <w:r w:rsidR="00C5696C">
        <w:rPr>
          <w:rStyle w:val="code1"/>
        </w:rPr>
        <w:t>clamp_to_edge</w:t>
      </w:r>
      <w:r w:rsidR="00C5696C">
        <w:t xml:space="preserve"> mode</w:t>
      </w:r>
      <w:r w:rsidR="00726F7D">
        <w:t xml:space="preserve"> for an array index coordinate</w:t>
      </w:r>
      <w:r>
        <w:t>.</w:t>
      </w:r>
      <w:r w:rsidR="00EB61D0">
        <w:t xml:space="preserve"> Note: a future version of HSAIL may define the mode </w:t>
      </w:r>
      <w:r w:rsidR="008637B3">
        <w:t xml:space="preserve">that must be </w:t>
      </w:r>
      <w:r w:rsidR="00EB61D0">
        <w:t>used when the</w:t>
      </w:r>
      <w:r w:rsidR="00EB61D0" w:rsidRPr="00EB61D0">
        <w:t xml:space="preserve"> </w:t>
      </w:r>
      <w:r w:rsidR="00EB61D0">
        <w:t>ambiguity in</w:t>
      </w:r>
      <w:r w:rsidR="00314D94">
        <w:t xml:space="preserve"> the</w:t>
      </w:r>
      <w:r w:rsidR="00EB61D0">
        <w:t xml:space="preserve"> </w:t>
      </w:r>
      <w:r w:rsidR="00314D94">
        <w:rPr>
          <w:rStyle w:val="spanBookTitle"/>
        </w:rPr>
        <w:t>OpenCL Specification Version 2.0</w:t>
      </w:r>
      <w:r w:rsidR="00EB61D0">
        <w:t xml:space="preserve"> has been resolved.</w:t>
      </w:r>
    </w:p>
    <w:p w14:paraId="2C677D0C" w14:textId="77777777" w:rsidR="008A5E4E" w:rsidRDefault="0065745B">
      <w:pPr>
        <w:pStyle w:val="p"/>
      </w:pPr>
      <w:r>
        <w:t xml:space="preserve">The conversions to an integer image element index for non-array index coordinates uses </w:t>
      </w:r>
      <w:r>
        <w:rPr>
          <w:rStyle w:val="code1"/>
        </w:rPr>
        <w:t>downi</w:t>
      </w:r>
      <w:r>
        <w:t xml:space="preserve">, whereas </w:t>
      </w:r>
      <w:r>
        <w:rPr>
          <w:rStyle w:val="code1"/>
        </w:rPr>
        <w:t>neari</w:t>
      </w:r>
      <w:r>
        <w:t xml:space="preserve"> is used for array index coordinates (see </w:t>
      </w:r>
      <w:r>
        <w:rPr>
          <w:rStyle w:val="xref1"/>
        </w:rPr>
        <w:t>5.18.4. Description of Integer Rounding Modes (</w:t>
      </w:r>
      <w:r w:rsidR="009A76EE" w:rsidRPr="008A5E4E">
        <w:fldChar w:fldCharType="begin"/>
      </w:r>
      <w:r w:rsidR="008A5E4E">
        <w:instrText xml:space="preserve"> PAGEREF 1486247340 \p \h  \* MERGEFORMAT </w:instrText>
      </w:r>
      <w:r w:rsidR="009A76EE" w:rsidRPr="008A5E4E">
        <w:fldChar w:fldCharType="separate"/>
      </w:r>
      <w:r w:rsidR="00533AF0" w:rsidRPr="00533AF0">
        <w:rPr>
          <w:rStyle w:val="xref1"/>
          <w:noProof/>
        </w:rPr>
        <w:t>on</w:t>
      </w:r>
      <w:r w:rsidR="00533AF0">
        <w:rPr>
          <w:noProof/>
        </w:rPr>
        <w:t xml:space="preserve"> page 152</w:t>
      </w:r>
      <w:r w:rsidR="009A76EE" w:rsidRPr="008A5E4E">
        <w:rPr>
          <w:rStyle w:val="xref1"/>
        </w:rPr>
        <w:fldChar w:fldCharType="end"/>
      </w:r>
      <w:r>
        <w:rPr>
          <w:rStyle w:val="xref1"/>
        </w:rPr>
        <w:t>)</w:t>
      </w:r>
      <w:r>
        <w:t>).</w:t>
      </w:r>
    </w:p>
    <w:p w14:paraId="1934F7AC" w14:textId="77777777" w:rsidR="008A5E4E" w:rsidRDefault="0065745B">
      <w:pPr>
        <w:pStyle w:val="pNoPageBreakAfter"/>
      </w:pPr>
      <w:r>
        <w:t>The addressing mode is computed as follows:</w:t>
      </w:r>
    </w:p>
    <w:p w14:paraId="200E51CF" w14:textId="28339A6C" w:rsidR="008A5E4E" w:rsidRDefault="0065745B">
      <w:pPr>
        <w:pStyle w:val="pre"/>
      </w:pPr>
      <w:r>
        <w:t>addressing(coord) {</w:t>
      </w:r>
      <w:r>
        <w:br/>
        <w:t xml:space="preserve">   if (coord</w:t>
      </w:r>
      <w:r>
        <w:rPr>
          <w:rStyle w:val="sub"/>
        </w:rPr>
        <w:t>is_undefined</w:t>
      </w:r>
      <w:r>
        <w:t>) return is_undefined;</w:t>
      </w:r>
      <w:r>
        <w:br/>
        <w:t xml:space="preserve">   out_of_range = (int</w:t>
      </w:r>
      <w:r>
        <w:rPr>
          <w:rStyle w:val="sub"/>
        </w:rPr>
        <w:t>downi</w:t>
      </w:r>
      <w:r>
        <w:t>(coord) &lt; 0) or (int</w:t>
      </w:r>
      <w:r>
        <w:rPr>
          <w:rStyle w:val="sub"/>
        </w:rPr>
        <w:t>downi</w:t>
      </w:r>
      <w:r>
        <w:t>(coord) &gt; coord</w:t>
      </w:r>
      <w:r>
        <w:rPr>
          <w:rStyle w:val="sub"/>
        </w:rPr>
        <w:t>dim</w:t>
      </w:r>
      <w:r>
        <w:t xml:space="preserve"> - 1);</w:t>
      </w:r>
      <w:r>
        <w:br/>
        <w:t xml:space="preserve">   if (coord</w:t>
      </w:r>
      <w:r>
        <w:rPr>
          <w:rStyle w:val="sub"/>
        </w:rPr>
        <w:t>is_array_index</w:t>
      </w:r>
      <w:r>
        <w:t>) {</w:t>
      </w:r>
      <w:r>
        <w:br/>
        <w:t xml:space="preserve">     if (</w:t>
      </w:r>
      <w:r w:rsidR="008F326F">
        <w:t>out_of_range and</w:t>
      </w:r>
      <w:r w:rsidR="008F326F">
        <w:br/>
        <w:t xml:space="preserve">         (</w:t>
      </w:r>
      <w:r>
        <w:t xml:space="preserve">(operation == stimage) </w:t>
      </w:r>
      <w:r w:rsidR="008F326F">
        <w:t>or</w:t>
      </w:r>
      <w:r w:rsidR="008F326F">
        <w:br/>
        <w:t xml:space="preserve">          ((operation == ldimage) </w:t>
      </w:r>
      <w:r>
        <w:t xml:space="preserve">and </w:t>
      </w:r>
      <w:r w:rsidR="008F326F" w:rsidRPr="005C48CA">
        <w:rPr>
          <w:i/>
        </w:rPr>
        <w:t>implementation_defined</w:t>
      </w:r>
      <w:r w:rsidR="008F326F">
        <w:rPr>
          <w:rStyle w:val="sub"/>
        </w:rPr>
        <w:t>is_ldimage_array_index_out_of_range_undefined</w:t>
      </w:r>
      <w:r w:rsidR="008F326F">
        <w:t>)</w:t>
      </w:r>
      <w:r w:rsidR="008F326F">
        <w:br/>
        <w:t xml:space="preserve">        )</w:t>
      </w:r>
      <w:r>
        <w:t>) return is_undefined;</w:t>
      </w:r>
      <w:r w:rsidR="008F326F">
        <w:br/>
        <w:t xml:space="preserve">     if ((operation == ldimage) and out_of_range and return is_undefined;</w:t>
      </w:r>
      <w:r>
        <w:br/>
        <w:t xml:space="preserve">     return max(0, min(int</w:t>
      </w:r>
      <w:r>
        <w:rPr>
          <w:rStyle w:val="sub"/>
        </w:rPr>
        <w:t>neari</w:t>
      </w:r>
      <w:r>
        <w:t>(coord), coord</w:t>
      </w:r>
      <w:r>
        <w:rPr>
          <w:rStyle w:val="sub"/>
        </w:rPr>
        <w:t>dim</w:t>
      </w:r>
      <w:r>
        <w:t xml:space="preserve"> - 1));</w:t>
      </w:r>
      <w:r>
        <w:br/>
        <w:t xml:space="preserve">   }</w:t>
      </w:r>
      <w:r>
        <w:br/>
        <w:t xml:space="preserve">   if ((normalization_mode == unnormalized) and</w:t>
      </w:r>
      <w:r>
        <w:br/>
        <w:t xml:space="preserve">       ((addressing_mode == repeat) or (addressing_mode == mirrored_repeat))</w:t>
      </w:r>
      <w:r w:rsidR="008F326F">
        <w:br/>
        <w:t xml:space="preserve">    </w:t>
      </w:r>
      <w:r>
        <w:t xml:space="preserve"> </w:t>
      </w:r>
      <w:r w:rsidR="00AF1AE3">
        <w:t xml:space="preserve">) </w:t>
      </w:r>
      <w:r>
        <w:t>return is_undefined;</w:t>
      </w:r>
      <w:r>
        <w:br/>
        <w:t xml:space="preserve">   if (not out_of_range) return int</w:t>
      </w:r>
      <w:r>
        <w:rPr>
          <w:rStyle w:val="sub"/>
        </w:rPr>
        <w:t>downi</w:t>
      </w:r>
      <w:r>
        <w:t>(coord);</w:t>
      </w:r>
      <w:r>
        <w:br/>
        <w:t xml:space="preserve">   switch(addressing_mode) {</w:t>
      </w:r>
      <w:r>
        <w:br/>
        <w:t xml:space="preserve">   case undefined:       return is_undefined;</w:t>
      </w:r>
      <w:r>
        <w:br/>
        <w:t xml:space="preserve">   case clamp_to_edge:   return int</w:t>
      </w:r>
      <w:r>
        <w:rPr>
          <w:rStyle w:val="sub"/>
        </w:rPr>
        <w:t>downi</w:t>
      </w:r>
      <w:r>
        <w:t>(max(0, min(coord, coord</w:t>
      </w:r>
      <w:r>
        <w:rPr>
          <w:rStyle w:val="sub"/>
        </w:rPr>
        <w:t>dim</w:t>
      </w:r>
      <w:r>
        <w:t xml:space="preserve"> - 1)));</w:t>
      </w:r>
      <w:r>
        <w:br/>
        <w:t xml:space="preserve">   case clamp_to_border: return is_border;</w:t>
      </w:r>
      <w:r>
        <w:br/>
        <w:t xml:space="preserve">   case repeat:</w:t>
      </w:r>
      <w:r>
        <w:br/>
        <w:t xml:space="preserve">     tile = (coord &lt; 0) ? int</w:t>
      </w:r>
      <w:r>
        <w:rPr>
          <w:rStyle w:val="sub"/>
        </w:rPr>
        <w:t>downi</w:t>
      </w:r>
      <w:r>
        <w:t>(-(-coord / coord</w:t>
      </w:r>
      <w:r>
        <w:rPr>
          <w:rStyle w:val="sub"/>
        </w:rPr>
        <w:t>dim</w:t>
      </w:r>
      <w:r>
        <w:t>) : int</w:t>
      </w:r>
      <w:r>
        <w:rPr>
          <w:rStyle w:val="sub"/>
        </w:rPr>
        <w:t>downi</w:t>
      </w:r>
      <w:r>
        <w:t>(coord / coord</w:t>
      </w:r>
      <w:r>
        <w:rPr>
          <w:rStyle w:val="sub"/>
        </w:rPr>
        <w:t>dim</w:t>
      </w:r>
      <w:r>
        <w:t>);</w:t>
      </w:r>
      <w:r>
        <w:br/>
        <w:t xml:space="preserve">     return int</w:t>
      </w:r>
      <w:r>
        <w:rPr>
          <w:rStyle w:val="sub"/>
        </w:rPr>
        <w:t>downi</w:t>
      </w:r>
      <w:r>
        <w:t>(coord - (tile * coord</w:t>
      </w:r>
      <w:r>
        <w:rPr>
          <w:rStyle w:val="sub"/>
        </w:rPr>
        <w:t>dim</w:t>
      </w:r>
      <w:r>
        <w:t>));</w:t>
      </w:r>
      <w:r>
        <w:br/>
        <w:t xml:space="preserve">   case mirrored_repeat:</w:t>
      </w:r>
      <w:r>
        <w:br/>
        <w:t xml:space="preserve">     mirrored_coord = (coord &lt; 0) ? -coord - 1; : coord;</w:t>
      </w:r>
      <w:r>
        <w:br/>
        <w:t xml:space="preserve">     tile = int</w:t>
      </w:r>
      <w:r>
        <w:rPr>
          <w:rStyle w:val="sub"/>
        </w:rPr>
        <w:t>downi</w:t>
      </w:r>
      <w:r>
        <w:t>(mirrored_coord / coord</w:t>
      </w:r>
      <w:r>
        <w:rPr>
          <w:rStyle w:val="sub"/>
        </w:rPr>
        <w:t>dim</w:t>
      </w:r>
      <w:r>
        <w:t>);</w:t>
      </w:r>
      <w:r>
        <w:br/>
        <w:t xml:space="preserve">     mirrored_coord = int</w:t>
      </w:r>
      <w:r>
        <w:rPr>
          <w:rStyle w:val="sub"/>
        </w:rPr>
        <w:t>downi</w:t>
      </w:r>
      <w:r>
        <w:t>(mirrored_coord - (tile * coord</w:t>
      </w:r>
      <w:r>
        <w:rPr>
          <w:rStyle w:val="sub"/>
        </w:rPr>
        <w:t>dim</w:t>
      </w:r>
      <w:r>
        <w:t>));</w:t>
      </w:r>
      <w:r>
        <w:br/>
        <w:t xml:space="preserve">     if (tile &amp; 1) {</w:t>
      </w:r>
      <w:r>
        <w:br/>
        <w:t xml:space="preserve">       mirrored_coord = (coord</w:t>
      </w:r>
      <w:r>
        <w:rPr>
          <w:rStyle w:val="sub"/>
        </w:rPr>
        <w:t>dim</w:t>
      </w:r>
      <w:r>
        <w:t xml:space="preserve"> - 1) - mirrored_coord;</w:t>
      </w:r>
      <w:r>
        <w:br/>
        <w:t xml:space="preserve">     }</w:t>
      </w:r>
      <w:r>
        <w:br/>
        <w:t xml:space="preserve">     return mirrored_coord;</w:t>
      </w:r>
      <w:r>
        <w:br/>
        <w:t xml:space="preserve">   }</w:t>
      </w:r>
      <w:r>
        <w:br/>
        <w:t xml:space="preserve"> }</w:t>
      </w:r>
    </w:p>
    <w:p w14:paraId="6065413F" w14:textId="77777777" w:rsidR="008A5E4E" w:rsidRDefault="0065745B">
      <w:pPr>
        <w:pStyle w:val="h4"/>
      </w:pPr>
      <w:bookmarkStart w:id="698" w:name="_Toc396034306"/>
      <w:r>
        <w:t xml:space="preserve">7.1.6.3 </w:t>
      </w:r>
      <w:bookmarkStart w:id="699" w:name="_Ref469267218"/>
      <w:bookmarkStart w:id="700" w:name="_Ref-754936179"/>
      <w:bookmarkStart w:id="701" w:name="_Ref-420846310"/>
      <w:r>
        <w:t>Filter Mode</w:t>
      </w:r>
      <w:bookmarkEnd w:id="698"/>
      <w:bookmarkEnd w:id="699"/>
      <w:bookmarkEnd w:id="700"/>
      <w:bookmarkEnd w:id="701"/>
    </w:p>
    <w:p w14:paraId="2784FFEE" w14:textId="77777777" w:rsidR="008A5E4E" w:rsidRDefault="0065745B">
      <w:pPr>
        <w:pStyle w:val="pNoPageBreakAfter"/>
      </w:pPr>
      <w:r>
        <w:t>The coordinate filter mode controls how image elements are selected:</w:t>
      </w:r>
    </w:p>
    <w:p w14:paraId="345B1279" w14:textId="77777777" w:rsidR="008A5E4E" w:rsidRDefault="0065745B">
      <w:pPr>
        <w:pStyle w:val="pDefinitionTerm"/>
      </w:pPr>
      <w:r>
        <w:rPr>
          <w:rStyle w:val="code1"/>
        </w:rPr>
        <w:t>nearest</w:t>
      </w:r>
    </w:p>
    <w:p w14:paraId="24E06A99" w14:textId="77777777" w:rsidR="008A5E4E" w:rsidRDefault="0065745B">
      <w:pPr>
        <w:pStyle w:val="p1"/>
      </w:pPr>
      <w:r>
        <w:t>Specifies that the image element selected is the one with the nearest integral index (in Manhattan distance) that is less than or equal to the specified coordinates. This is also known as point sampling.</w:t>
      </w:r>
    </w:p>
    <w:p w14:paraId="506643BA" w14:textId="77777777" w:rsidR="008A5E4E" w:rsidRDefault="0065745B">
      <w:pPr>
        <w:pStyle w:val="pDefinitionTerm"/>
      </w:pPr>
      <w:r>
        <w:rPr>
          <w:rStyle w:val="code1"/>
        </w:rPr>
        <w:t>linear</w:t>
      </w:r>
    </w:p>
    <w:p w14:paraId="7E410FBB" w14:textId="77777777" w:rsidR="008A5E4E" w:rsidRDefault="0065745B">
      <w:pPr>
        <w:pStyle w:val="p1"/>
      </w:pPr>
      <w:r>
        <w:t xml:space="preserve">Selects a line block of two elements (for 1D and 1DA images), a 2x2 square block of elements (for 2D, 2DA, 2DDEPTH and 2DADEPTH images), or a 2x2x2 cube block of elements (for 3D images) around the input coordinate, and combines the selected values using linear interpolation. The result is formed as the weighted average of the values in each element in the block. The weights are the fractional distance from the element center to the coordinate. The weighted average is computed for each image element component independently. Note that for image arrays, the weighted average is only computed within the image layer selected by the array index coordinate, not between different image layers. </w:t>
      </w:r>
      <w:r>
        <w:rPr>
          <w:rStyle w:val="code1"/>
        </w:rPr>
        <w:t>linear</w:t>
      </w:r>
      <w:r>
        <w:t xml:space="preserve"> filter mode is not supported for the 1DB geometry.</w:t>
      </w:r>
    </w:p>
    <w:p w14:paraId="21057EFC" w14:textId="77777777" w:rsidR="008A5E4E" w:rsidRDefault="0065745B">
      <w:pPr>
        <w:pStyle w:val="p"/>
      </w:pPr>
      <w:r>
        <w:t xml:space="preserve">The filter mode can result in more than one image element being accessed: these elements are known as texels. In the pseudo code below, each texel is accessed using </w:t>
      </w:r>
      <w:r>
        <w:rPr>
          <w:rStyle w:val="code1"/>
        </w:rPr>
        <w:t>load_texel</w:t>
      </w:r>
      <w:r>
        <w:t xml:space="preserve"> and </w:t>
      </w:r>
      <w:r>
        <w:rPr>
          <w:rStyle w:val="code1"/>
        </w:rPr>
        <w:t>store_texel</w:t>
      </w:r>
      <w:r>
        <w:t xml:space="preserve"> which take three image coordinate indices </w:t>
      </w:r>
      <w:r>
        <w:rPr>
          <w:rStyle w:val="code1"/>
        </w:rPr>
        <w:t>x_index</w:t>
      </w:r>
      <w:r>
        <w:t xml:space="preserve">, </w:t>
      </w:r>
      <w:r>
        <w:rPr>
          <w:rStyle w:val="code1"/>
        </w:rPr>
        <w:t>y_index</w:t>
      </w:r>
      <w:r>
        <w:t xml:space="preserve"> and </w:t>
      </w:r>
      <w:r>
        <w:rPr>
          <w:rStyle w:val="code1"/>
        </w:rPr>
        <w:t>z_index</w:t>
      </w:r>
      <w:r>
        <w:t xml:space="preserve">. These operations ignore any coordinate indices that are unused by the image geometry (see </w:t>
      </w:r>
      <w:r>
        <w:rPr>
          <w:rStyle w:val="xref1"/>
        </w:rPr>
        <w:t>Table 7–1 (</w:t>
      </w:r>
      <w:r w:rsidR="009A76EE" w:rsidRPr="008A5E4E">
        <w:fldChar w:fldCharType="begin"/>
      </w:r>
      <w:r w:rsidR="008A5E4E">
        <w:instrText xml:space="preserve"> PAGEREF 1181221272 \p \h  \* MERGEFORMAT </w:instrText>
      </w:r>
      <w:r w:rsidR="009A76EE" w:rsidRPr="008A5E4E">
        <w:fldChar w:fldCharType="separate"/>
      </w:r>
      <w:r w:rsidR="00533AF0" w:rsidRPr="00533AF0">
        <w:rPr>
          <w:rStyle w:val="xref1"/>
          <w:noProof/>
        </w:rPr>
        <w:t>on</w:t>
      </w:r>
      <w:r w:rsidR="00533AF0">
        <w:rPr>
          <w:noProof/>
        </w:rPr>
        <w:t xml:space="preserve"> page 193</w:t>
      </w:r>
      <w:r w:rsidR="009A76EE" w:rsidRPr="008A5E4E">
        <w:rPr>
          <w:rStyle w:val="xref1"/>
        </w:rPr>
        <w:fldChar w:fldCharType="end"/>
      </w:r>
      <w:r>
        <w:rPr>
          <w:rStyle w:val="xref1"/>
        </w:rPr>
        <w:t>)</w:t>
      </w:r>
      <w:r>
        <w:t xml:space="preserve">). Of the used coordinate indices, if any are </w:t>
      </w:r>
      <w:r>
        <w:rPr>
          <w:rStyle w:val="spanBookTitle"/>
        </w:rPr>
        <w:t>is_undefined</w:t>
      </w:r>
      <w:r>
        <w:t xml:space="preserve">, then the image operation is undefined. For </w:t>
      </w:r>
      <w:r>
        <w:rPr>
          <w:rStyle w:val="code1"/>
        </w:rPr>
        <w:t>load_texel</w:t>
      </w:r>
      <w:r>
        <w:t xml:space="preserve">, if any used coordinate index is </w:t>
      </w:r>
      <w:r>
        <w:rPr>
          <w:rStyle w:val="spanBookTitle"/>
        </w:rPr>
        <w:t>is_border</w:t>
      </w:r>
      <w:r>
        <w:t xml:space="preserve"> then the border color associated with the channel order of the image is returned (see </w:t>
      </w:r>
      <w:r>
        <w:rPr>
          <w:rStyle w:val="xref1"/>
        </w:rPr>
        <w:t>Table 7–2 (</w:t>
      </w:r>
      <w:r w:rsidR="009A76EE" w:rsidRPr="008A5E4E">
        <w:fldChar w:fldCharType="begin"/>
      </w:r>
      <w:r w:rsidR="008A5E4E">
        <w:instrText xml:space="preserve"> PAGEREF -1833052982 \p \h  \* MERGEFORMAT </w:instrText>
      </w:r>
      <w:r w:rsidR="009A76EE" w:rsidRPr="008A5E4E">
        <w:fldChar w:fldCharType="separate"/>
      </w:r>
      <w:r w:rsidR="00533AF0" w:rsidRPr="00533AF0">
        <w:rPr>
          <w:rStyle w:val="xref1"/>
          <w:noProof/>
        </w:rPr>
        <w:t>on</w:t>
      </w:r>
      <w:r w:rsidR="00533AF0">
        <w:rPr>
          <w:noProof/>
        </w:rPr>
        <w:t xml:space="preserve"> page 196</w:t>
      </w:r>
      <w:r w:rsidR="009A76EE" w:rsidRPr="008A5E4E">
        <w:rPr>
          <w:rStyle w:val="xref1"/>
        </w:rPr>
        <w:fldChar w:fldCharType="end"/>
      </w:r>
      <w:r>
        <w:rPr>
          <w:rStyle w:val="xref1"/>
        </w:rPr>
        <w:t>)</w:t>
      </w:r>
      <w:r>
        <w:t xml:space="preserve">). Otherwise, </w:t>
      </w:r>
      <w:r>
        <w:rPr>
          <w:rStyle w:val="code1"/>
        </w:rPr>
        <w:t>load_texel</w:t>
      </w:r>
      <w:r>
        <w:t xml:space="preserve"> returns the value of the image element with the specified used coordinate indices and </w:t>
      </w:r>
      <w:r>
        <w:rPr>
          <w:rStyle w:val="code1"/>
        </w:rPr>
        <w:t>store_texel</w:t>
      </w:r>
      <w:r>
        <w:t xml:space="preserve"> stores the value </w:t>
      </w:r>
      <w:r>
        <w:rPr>
          <w:rStyle w:val="code1"/>
        </w:rPr>
        <w:t>src</w:t>
      </w:r>
      <w:r>
        <w:t xml:space="preserve"> to the image element with the specified used coordinate indices.</w:t>
      </w:r>
    </w:p>
    <w:p w14:paraId="6AE53B5F" w14:textId="625B8D91" w:rsidR="008A5E4E" w:rsidRDefault="0065745B">
      <w:pPr>
        <w:pStyle w:val="p"/>
      </w:pPr>
      <w:r>
        <w:rPr>
          <w:rStyle w:val="code1"/>
        </w:rPr>
        <w:t>load_texel</w:t>
      </w:r>
      <w:r>
        <w:t xml:space="preserve"> converts each memory component of the image element loaded from the memory type to the access type (including conversion from sRGB to linear RGB for the </w:t>
      </w:r>
      <w:r w:rsidR="002413C0">
        <w:t>s</w:t>
      </w:r>
      <w:r>
        <w:t xml:space="preserve">RGB channel </w:t>
      </w:r>
      <w:r w:rsidR="002413C0">
        <w:t>orders</w:t>
      </w:r>
      <w:r>
        <w:t xml:space="preserve">). Similarly, </w:t>
      </w:r>
      <w:r>
        <w:rPr>
          <w:rStyle w:val="code1"/>
        </w:rPr>
        <w:t>store_texel</w:t>
      </w:r>
      <w:r>
        <w:t xml:space="preserve"> converts each access component from the access type to the memory type (including conversion from linear RGB to sRGB for the </w:t>
      </w:r>
      <w:r w:rsidR="002413C0">
        <w:t>s</w:t>
      </w:r>
      <w:r>
        <w:t xml:space="preserve">RGB channel </w:t>
      </w:r>
      <w:r w:rsidR="002413C0">
        <w:t>orders</w:t>
      </w:r>
      <w:r>
        <w:t xml:space="preserve">) before storing in the image element. See </w:t>
      </w:r>
      <w:r>
        <w:rPr>
          <w:rStyle w:val="xref1"/>
        </w:rPr>
        <w:t>Table 7–3 (</w:t>
      </w:r>
      <w:r w:rsidR="009A76EE" w:rsidRPr="008A5E4E">
        <w:fldChar w:fldCharType="begin"/>
      </w:r>
      <w:r w:rsidR="008A5E4E">
        <w:instrText xml:space="preserve"> PAGEREF 1641392466 \p \h  \* MERGEFORMAT </w:instrText>
      </w:r>
      <w:r w:rsidR="009A76EE" w:rsidRPr="008A5E4E">
        <w:fldChar w:fldCharType="separate"/>
      </w:r>
      <w:r w:rsidR="00533AF0" w:rsidRPr="00533AF0">
        <w:rPr>
          <w:rStyle w:val="xref1"/>
          <w:noProof/>
        </w:rPr>
        <w:t>on</w:t>
      </w:r>
      <w:r w:rsidR="00533AF0">
        <w:rPr>
          <w:noProof/>
        </w:rPr>
        <w:t xml:space="preserve"> page 198</w:t>
      </w:r>
      <w:r w:rsidR="009A76EE" w:rsidRPr="008A5E4E">
        <w:rPr>
          <w:rStyle w:val="xref1"/>
        </w:rPr>
        <w:fldChar w:fldCharType="end"/>
      </w:r>
      <w:r>
        <w:rPr>
          <w:rStyle w:val="xref1"/>
        </w:rPr>
        <w:t>)</w:t>
      </w:r>
      <w:r>
        <w:t xml:space="preserve"> and </w:t>
      </w:r>
      <w:r>
        <w:rPr>
          <w:rStyle w:val="xref1"/>
        </w:rPr>
        <w:t>7.1.4.1.2. Standard RGB (s-Form) Channel Orders (</w:t>
      </w:r>
      <w:r w:rsidR="009A76EE" w:rsidRPr="008A5E4E">
        <w:fldChar w:fldCharType="begin"/>
      </w:r>
      <w:r w:rsidR="008A5E4E">
        <w:instrText xml:space="preserve"> PAGEREF _Ref2008654469 \p \h  \* MERGEFORMAT </w:instrText>
      </w:r>
      <w:r w:rsidR="009A76EE" w:rsidRPr="008A5E4E">
        <w:fldChar w:fldCharType="separate"/>
      </w:r>
      <w:r w:rsidR="00533AF0" w:rsidRPr="00533AF0">
        <w:rPr>
          <w:rStyle w:val="xref1"/>
          <w:noProof/>
        </w:rPr>
        <w:t>on</w:t>
      </w:r>
      <w:r w:rsidR="00533AF0">
        <w:rPr>
          <w:noProof/>
        </w:rPr>
        <w:t xml:space="preserve"> page 197</w:t>
      </w:r>
      <w:r w:rsidR="009A76EE" w:rsidRPr="008A5E4E">
        <w:rPr>
          <w:rStyle w:val="xref1"/>
        </w:rPr>
        <w:fldChar w:fldCharType="end"/>
      </w:r>
      <w:r>
        <w:rPr>
          <w:rStyle w:val="xref1"/>
        </w:rPr>
        <w:t>)</w:t>
      </w:r>
      <w:r>
        <w:t>.</w:t>
      </w:r>
    </w:p>
    <w:p w14:paraId="7723A3B2" w14:textId="77777777" w:rsidR="008A5E4E" w:rsidRDefault="0065745B">
      <w:pPr>
        <w:pStyle w:val="p"/>
      </w:pPr>
      <w:r>
        <w:rPr>
          <w:rStyle w:val="code1"/>
        </w:rPr>
        <w:t>load_texel</w:t>
      </w:r>
      <w:r>
        <w:t xml:space="preserve"> and </w:t>
      </w:r>
      <w:r>
        <w:rPr>
          <w:rStyle w:val="code1"/>
        </w:rPr>
        <w:t>store_texel</w:t>
      </w:r>
      <w:r>
        <w:t xml:space="preserve"> map between memory components and access components as shown in </w:t>
      </w:r>
      <w:r>
        <w:rPr>
          <w:rStyle w:val="xref1"/>
        </w:rPr>
        <w:t>Table 7–2 (</w:t>
      </w:r>
      <w:r w:rsidR="009A76EE" w:rsidRPr="008A5E4E">
        <w:fldChar w:fldCharType="begin"/>
      </w:r>
      <w:r w:rsidR="008A5E4E">
        <w:instrText xml:space="preserve"> PAGEREF -1833052982 \p \h  \* MERGEFORMAT </w:instrText>
      </w:r>
      <w:r w:rsidR="009A76EE" w:rsidRPr="008A5E4E">
        <w:fldChar w:fldCharType="separate"/>
      </w:r>
      <w:r w:rsidR="00533AF0" w:rsidRPr="00533AF0">
        <w:rPr>
          <w:rStyle w:val="xref1"/>
          <w:noProof/>
        </w:rPr>
        <w:t>on</w:t>
      </w:r>
      <w:r w:rsidR="00533AF0">
        <w:rPr>
          <w:noProof/>
        </w:rPr>
        <w:t xml:space="preserve"> page 196</w:t>
      </w:r>
      <w:r w:rsidR="009A76EE" w:rsidRPr="008A5E4E">
        <w:rPr>
          <w:rStyle w:val="xref1"/>
        </w:rPr>
        <w:fldChar w:fldCharType="end"/>
      </w:r>
      <w:r>
        <w:rPr>
          <w:rStyle w:val="xref1"/>
        </w:rPr>
        <w:t>)</w:t>
      </w:r>
      <w:r>
        <w:t>. If the image channel order has fewer than four memory components:</w:t>
      </w:r>
    </w:p>
    <w:p w14:paraId="2D4BCAFE" w14:textId="77777777" w:rsidR="008A5E4E" w:rsidRDefault="0065745B">
      <w:pPr>
        <w:pStyle w:val="li"/>
        <w:numPr>
          <w:ilvl w:val="0"/>
          <w:numId w:val="162"/>
        </w:numPr>
        <w:spacing w:before="320"/>
        <w:ind w:left="600"/>
      </w:pPr>
      <w:r>
        <w:rPr>
          <w:rStyle w:val="code1"/>
        </w:rPr>
        <w:t>load_texel</w:t>
      </w:r>
      <w:r>
        <w:t xml:space="preserve"> returns the fixed value from </w:t>
      </w:r>
      <w:r>
        <w:rPr>
          <w:rStyle w:val="xref1"/>
        </w:rPr>
        <w:t>Table 7–2 (</w:t>
      </w:r>
      <w:r w:rsidR="009A76EE" w:rsidRPr="008A5E4E">
        <w:fldChar w:fldCharType="begin"/>
      </w:r>
      <w:r w:rsidR="008A5E4E">
        <w:instrText xml:space="preserve"> PAGEREF -1833052982 \p \h  \* MERGEFORMAT </w:instrText>
      </w:r>
      <w:r w:rsidR="009A76EE" w:rsidRPr="008A5E4E">
        <w:fldChar w:fldCharType="separate"/>
      </w:r>
      <w:r w:rsidR="00533AF0" w:rsidRPr="00533AF0">
        <w:rPr>
          <w:rStyle w:val="xref1"/>
          <w:noProof/>
        </w:rPr>
        <w:t>on</w:t>
      </w:r>
      <w:r w:rsidR="00533AF0">
        <w:rPr>
          <w:noProof/>
        </w:rPr>
        <w:t xml:space="preserve"> page 196</w:t>
      </w:r>
      <w:r w:rsidR="009A76EE" w:rsidRPr="008A5E4E">
        <w:rPr>
          <w:rStyle w:val="xref1"/>
        </w:rPr>
        <w:fldChar w:fldCharType="end"/>
      </w:r>
      <w:r>
        <w:rPr>
          <w:rStyle w:val="xref1"/>
        </w:rPr>
        <w:t>)</w:t>
      </w:r>
      <w:r>
        <w:t xml:space="preserve"> for any missing memory components</w:t>
      </w:r>
    </w:p>
    <w:p w14:paraId="4FB73855" w14:textId="77777777" w:rsidR="008A5E4E" w:rsidRDefault="0065745B">
      <w:pPr>
        <w:pStyle w:val="li"/>
        <w:numPr>
          <w:ilvl w:val="0"/>
          <w:numId w:val="162"/>
        </w:numPr>
        <w:spacing w:after="320"/>
        <w:ind w:left="600"/>
      </w:pPr>
      <w:r>
        <w:rPr>
          <w:rStyle w:val="code1"/>
        </w:rPr>
        <w:t>store_texel</w:t>
      </w:r>
      <w:r>
        <w:t xml:space="preserve"> ignores any access components that have no corresponding memory component</w:t>
      </w:r>
    </w:p>
    <w:p w14:paraId="42F8E859" w14:textId="77777777" w:rsidR="008A5E4E" w:rsidRDefault="0065745B">
      <w:pPr>
        <w:pStyle w:val="pNoPageBreakAfter"/>
      </w:pPr>
      <w:r>
        <w:t>The coordinate properties used by each image operation are:</w:t>
      </w:r>
    </w:p>
    <w:p w14:paraId="61F68582" w14:textId="77777777" w:rsidR="008A5E4E" w:rsidRDefault="0065745B">
      <w:pPr>
        <w:pStyle w:val="li"/>
        <w:numPr>
          <w:ilvl w:val="0"/>
          <w:numId w:val="163"/>
        </w:numPr>
        <w:spacing w:before="320"/>
        <w:ind w:left="600"/>
      </w:pPr>
      <w:r>
        <w:rPr>
          <w:rStyle w:val="code1"/>
        </w:rPr>
        <w:t>stimage</w:t>
      </w:r>
      <w:r>
        <w:t xml:space="preserve"> always uses </w:t>
      </w:r>
      <w:r>
        <w:rPr>
          <w:rStyle w:val="code1"/>
        </w:rPr>
        <w:t>unnormalized</w:t>
      </w:r>
      <w:r>
        <w:t xml:space="preserve"> normalization mode, </w:t>
      </w:r>
      <w:r>
        <w:rPr>
          <w:rStyle w:val="code1"/>
        </w:rPr>
        <w:t>undefined</w:t>
      </w:r>
      <w:r>
        <w:t xml:space="preserve"> addressing mode and </w:t>
      </w:r>
      <w:r>
        <w:rPr>
          <w:rStyle w:val="code1"/>
        </w:rPr>
        <w:t>near</w:t>
      </w:r>
      <w:r>
        <w:t xml:space="preserve"> filter mode.</w:t>
      </w:r>
    </w:p>
    <w:p w14:paraId="496CAAA3" w14:textId="77777777" w:rsidR="008A5E4E" w:rsidRDefault="0065745B">
      <w:pPr>
        <w:pStyle w:val="li"/>
        <w:numPr>
          <w:ilvl w:val="0"/>
          <w:numId w:val="163"/>
        </w:numPr>
        <w:ind w:left="600"/>
      </w:pPr>
      <w:r>
        <w:rPr>
          <w:rStyle w:val="code1"/>
        </w:rPr>
        <w:t>ldimage</w:t>
      </w:r>
      <w:r>
        <w:t xml:space="preserve"> always uses </w:t>
      </w:r>
      <w:r>
        <w:rPr>
          <w:rStyle w:val="code1"/>
        </w:rPr>
        <w:t>unnormalized</w:t>
      </w:r>
      <w:r>
        <w:t xml:space="preserve"> normalization mode, </w:t>
      </w:r>
      <w:r>
        <w:rPr>
          <w:rStyle w:val="code1"/>
        </w:rPr>
        <w:t>undefined</w:t>
      </w:r>
      <w:r>
        <w:t xml:space="preserve"> addressing mode and </w:t>
      </w:r>
      <w:r>
        <w:rPr>
          <w:rStyle w:val="code1"/>
        </w:rPr>
        <w:t>near</w:t>
      </w:r>
      <w:r>
        <w:t xml:space="preserve"> filter mode.</w:t>
      </w:r>
    </w:p>
    <w:p w14:paraId="68DB03F5" w14:textId="77777777" w:rsidR="008A5E4E" w:rsidRDefault="0065745B">
      <w:pPr>
        <w:pStyle w:val="li"/>
        <w:numPr>
          <w:ilvl w:val="0"/>
          <w:numId w:val="163"/>
        </w:numPr>
        <w:spacing w:after="320"/>
        <w:ind w:left="600"/>
      </w:pPr>
      <w:r>
        <w:rPr>
          <w:rStyle w:val="code1"/>
        </w:rPr>
        <w:t>rdimage</w:t>
      </w:r>
      <w:r>
        <w:t xml:space="preserve"> uses the values for normalization mode, addressing mode and filter mode specified by the sampler operand (see </w:t>
      </w:r>
      <w:r>
        <w:rPr>
          <w:rStyle w:val="xref1"/>
        </w:rPr>
        <w:t>7.1.8. Sampler Creation and Sampler Handles (</w:t>
      </w:r>
      <w:r w:rsidR="009A76EE" w:rsidRPr="008A5E4E">
        <w:fldChar w:fldCharType="begin"/>
      </w:r>
      <w:r w:rsidR="008A5E4E">
        <w:instrText xml:space="preserve"> PAGEREF _Ref657417699 \p \h  \* MERGEFORMAT </w:instrText>
      </w:r>
      <w:r w:rsidR="009A76EE" w:rsidRPr="008A5E4E">
        <w:fldChar w:fldCharType="separate"/>
      </w:r>
      <w:r w:rsidR="00533AF0" w:rsidRPr="00533AF0">
        <w:rPr>
          <w:rStyle w:val="xref1"/>
          <w:noProof/>
        </w:rPr>
        <w:t>on</w:t>
      </w:r>
      <w:r w:rsidR="00533AF0">
        <w:rPr>
          <w:noProof/>
        </w:rPr>
        <w:t xml:space="preserve"> page 211</w:t>
      </w:r>
      <w:r w:rsidR="009A76EE" w:rsidRPr="008A5E4E">
        <w:rPr>
          <w:rStyle w:val="xref1"/>
        </w:rPr>
        <w:fldChar w:fldCharType="end"/>
      </w:r>
      <w:r>
        <w:rPr>
          <w:rStyle w:val="xref1"/>
        </w:rPr>
        <w:t>)</w:t>
      </w:r>
      <w:r>
        <w:t>).</w:t>
      </w:r>
    </w:p>
    <w:p w14:paraId="3533B88E" w14:textId="77777777" w:rsidR="008A5E4E" w:rsidRDefault="0065745B">
      <w:pPr>
        <w:pStyle w:val="pNoPageBreakAfter"/>
      </w:pPr>
      <w:r>
        <w:t>The filter mode is computed as follows:</w:t>
      </w:r>
    </w:p>
    <w:p w14:paraId="1C3BDE4E" w14:textId="77777777" w:rsidR="008A5E4E" w:rsidRDefault="0065745B">
      <w:pPr>
        <w:pStyle w:val="pDefinitionTerm"/>
      </w:pPr>
      <w:r>
        <w:rPr>
          <w:rStyle w:val="code1"/>
        </w:rPr>
        <w:t>nearest</w:t>
      </w:r>
      <w:r>
        <w:t xml:space="preserve"> (</w:t>
      </w:r>
      <w:r>
        <w:rPr>
          <w:rStyle w:val="code1"/>
        </w:rPr>
        <w:t>stimage</w:t>
      </w:r>
      <w:r>
        <w:t>)</w:t>
      </w:r>
    </w:p>
    <w:p w14:paraId="3FCC0B16" w14:textId="77777777" w:rsidR="008A5E4E" w:rsidRDefault="0065745B">
      <w:pPr>
        <w:pStyle w:val="pre1"/>
      </w:pPr>
      <w:r>
        <w:t>x_index = addressing(normalization(x));</w:t>
      </w:r>
      <w:r>
        <w:br/>
        <w:t xml:space="preserve"> y_index = addressing(normalization(y));</w:t>
      </w:r>
      <w:r>
        <w:br/>
        <w:t xml:space="preserve"> z_index = addressing(normalization(z));</w:t>
      </w:r>
      <w:r>
        <w:br/>
        <w:t xml:space="preserve"> store_texel(x_index, y_index, z_index, src);</w:t>
      </w:r>
    </w:p>
    <w:p w14:paraId="11D2200A" w14:textId="77777777" w:rsidR="008A5E4E" w:rsidRDefault="0065745B">
      <w:pPr>
        <w:pStyle w:val="pDefinitionTerm"/>
      </w:pPr>
      <w:r>
        <w:rPr>
          <w:rStyle w:val="code1"/>
        </w:rPr>
        <w:t>nearest</w:t>
      </w:r>
      <w:r>
        <w:t xml:space="preserve"> (</w:t>
      </w:r>
      <w:r>
        <w:rPr>
          <w:rStyle w:val="code1"/>
        </w:rPr>
        <w:t>rdimage</w:t>
      </w:r>
      <w:r>
        <w:t xml:space="preserve">, </w:t>
      </w:r>
      <w:r>
        <w:rPr>
          <w:rStyle w:val="code1"/>
        </w:rPr>
        <w:t>ldimage</w:t>
      </w:r>
      <w:r>
        <w:t>)</w:t>
      </w:r>
    </w:p>
    <w:p w14:paraId="4523D954" w14:textId="77777777" w:rsidR="008A5E4E" w:rsidRDefault="0065745B">
      <w:pPr>
        <w:pStyle w:val="pre1"/>
      </w:pPr>
      <w:r>
        <w:t>x_index = addressing(normalization(x));</w:t>
      </w:r>
      <w:r>
        <w:br/>
        <w:t xml:space="preserve"> y_index = addressing(normalization(y));</w:t>
      </w:r>
      <w:r>
        <w:br/>
        <w:t xml:space="preserve"> z_index = addressing(normalization(z));</w:t>
      </w:r>
      <w:r>
        <w:br/>
        <w:t xml:space="preserve"> return load_texel(x_index, y_index, z_index);</w:t>
      </w:r>
    </w:p>
    <w:p w14:paraId="0B55401D" w14:textId="77777777" w:rsidR="008A5E4E" w:rsidRDefault="0065745B">
      <w:pPr>
        <w:pStyle w:val="pDefinitionTerm"/>
      </w:pPr>
      <w:r>
        <w:rPr>
          <w:rStyle w:val="code1"/>
        </w:rPr>
        <w:t>linear</w:t>
      </w:r>
      <w:r>
        <w:t xml:space="preserve"> (</w:t>
      </w:r>
      <w:r>
        <w:rPr>
          <w:rStyle w:val="code1"/>
        </w:rPr>
        <w:t>rdimage</w:t>
      </w:r>
      <w:r>
        <w:t>)</w:t>
      </w:r>
    </w:p>
    <w:p w14:paraId="60894EC8" w14:textId="0F736F00" w:rsidR="008A5E4E" w:rsidRDefault="005B0F59">
      <w:pPr>
        <w:pStyle w:val="pre1"/>
      </w:pPr>
      <w:r>
        <w:t xml:space="preserve"> </w:t>
      </w:r>
      <w:r w:rsidR="0065745B">
        <w:t>x0_index = addressing(normalization(x));</w:t>
      </w:r>
      <w:r w:rsidR="0065745B">
        <w:br/>
        <w:t xml:space="preserve"> x1_index = addressing(normalization(x) + 1);</w:t>
      </w:r>
      <w:r w:rsidR="0065745B">
        <w:br/>
        <w:t xml:space="preserve"> x_frac   = normalization(x) - floor(normalization(x));</w:t>
      </w:r>
      <w:r w:rsidR="0065745B">
        <w:br/>
        <w:t xml:space="preserve"> y0_index = addressing(normalization(y));</w:t>
      </w:r>
      <w:r w:rsidR="0065745B">
        <w:br/>
        <w:t xml:space="preserve"> y1_index = addressing(normalization(y) + 1);</w:t>
      </w:r>
      <w:r w:rsidR="0065745B">
        <w:br/>
        <w:t xml:space="preserve"> y_frac   = normalization(y) - floor(normalization(y));</w:t>
      </w:r>
      <w:r w:rsidR="0065745B">
        <w:br/>
        <w:t xml:space="preserve"> z0_index = addressing(normalization(z));</w:t>
      </w:r>
      <w:r w:rsidR="0065745B">
        <w:br/>
        <w:t xml:space="preserve"> z1_index = addressing(normalization(z) + 1);</w:t>
      </w:r>
      <w:r w:rsidR="0065745B">
        <w:br/>
        <w:t xml:space="preserve"> z_frac   = normalization(z) - floor(normalization(z));</w:t>
      </w:r>
      <w:r w:rsidR="0065745B">
        <w:br/>
        <w:t xml:space="preserve"> switch (geometry) {</w:t>
      </w:r>
      <w:r w:rsidR="0065745B">
        <w:br/>
        <w:t xml:space="preserve"> case 1d:</w:t>
      </w:r>
      <w:r w:rsidR="0065745B">
        <w:br/>
        <w:t xml:space="preserve"> case 1da:</w:t>
      </w:r>
      <w:r w:rsidR="0065745B">
        <w:br/>
        <w:t xml:space="preserve">   return (1 – x_fract) * load_texel(x0_index, y0_index, z0_index)</w:t>
      </w:r>
      <w:r w:rsidR="0065745B">
        <w:br/>
        <w:t xml:space="preserve">        + x_fract       * load_texel(x1_index, y0_index, z0_index);</w:t>
      </w:r>
      <w:r w:rsidR="0065745B">
        <w:br/>
        <w:t xml:space="preserve"> case 2d:</w:t>
      </w:r>
      <w:r w:rsidR="0065745B">
        <w:br/>
        <w:t xml:space="preserve"> case 2da:</w:t>
      </w:r>
      <w:r w:rsidR="0065745B">
        <w:br/>
        <w:t xml:space="preserve"> case 2ddepth:</w:t>
      </w:r>
      <w:r w:rsidR="0065745B">
        <w:br/>
        <w:t xml:space="preserve"> case 2dadepth:</w:t>
      </w:r>
      <w:r w:rsidR="0065745B">
        <w:br/>
        <w:t xml:space="preserve">   return (1 – x_fract) * (1 – y_fract) * load_texel(x0_index, y0_index, z0_index)</w:t>
      </w:r>
      <w:r w:rsidR="0065745B">
        <w:br/>
        <w:t xml:space="preserve">        + x_fract       * (1 – y_fract) * load_texel(x1_index, y0_index, z0_index)</w:t>
      </w:r>
      <w:r w:rsidR="0065745B">
        <w:br/>
        <w:t xml:space="preserve">        + (1 – x_fract) * y_fract       * load_texel(x0_index, y1_index, z0_index)</w:t>
      </w:r>
      <w:r w:rsidR="0065745B">
        <w:br/>
        <w:t xml:space="preserve">        + x_fract       * y_fract       * load_texel(x1_index, y1_index, z0_index);</w:t>
      </w:r>
      <w:r w:rsidR="0065745B">
        <w:br/>
        <w:t xml:space="preserve"> case 3d:</w:t>
      </w:r>
      <w:r w:rsidR="0065745B">
        <w:br/>
        <w:t xml:space="preserve">   return (1 – x_fract) * (1 – y_fract) * (1 – z_fract)</w:t>
      </w:r>
      <w:r>
        <w:br/>
        <w:t xml:space="preserve">         </w:t>
      </w:r>
      <w:r w:rsidR="0065745B">
        <w:t xml:space="preserve"> * load_texel(x0_index, y0_index, z0_index)</w:t>
      </w:r>
      <w:r w:rsidR="0065745B">
        <w:br/>
        <w:t xml:space="preserve">        + x_fract       * (1 – y_fract) * (1 – z_fract)</w:t>
      </w:r>
      <w:r>
        <w:br/>
        <w:t xml:space="preserve">         </w:t>
      </w:r>
      <w:r w:rsidR="0065745B">
        <w:t xml:space="preserve"> * load_texel(x1_index, y0_index, z0_index)</w:t>
      </w:r>
      <w:r w:rsidR="0065745B">
        <w:br/>
        <w:t xml:space="preserve">        + (1 – x_fract) * y_fract       * (1 – z_fract)</w:t>
      </w:r>
      <w:r>
        <w:br/>
        <w:t xml:space="preserve">         </w:t>
      </w:r>
      <w:r w:rsidR="0065745B">
        <w:t xml:space="preserve"> * load_texel(x0_index, y1_index, z0_index)</w:t>
      </w:r>
      <w:r w:rsidR="0065745B">
        <w:br/>
        <w:t xml:space="preserve">        + x_fract       * y_fract       * (1 – z_fract)</w:t>
      </w:r>
      <w:r>
        <w:br/>
        <w:t xml:space="preserve">         </w:t>
      </w:r>
      <w:r w:rsidR="0065745B">
        <w:t xml:space="preserve"> * load_texel(x1_index, y1_index, z0_index)</w:t>
      </w:r>
      <w:r w:rsidR="0065745B">
        <w:br/>
        <w:t xml:space="preserve">        + (1 – x_fract) * (1 – y_fract) * z_fract</w:t>
      </w:r>
      <w:r>
        <w:br/>
        <w:t xml:space="preserve">   </w:t>
      </w:r>
      <w:r w:rsidR="0065745B">
        <w:t xml:space="preserve">       * load_texel(x0_index, y0_index, z1_index)</w:t>
      </w:r>
      <w:r w:rsidR="0065745B">
        <w:br/>
        <w:t xml:space="preserve">        + x_fract       * (1 – y_fract) * z_fract</w:t>
      </w:r>
      <w:r>
        <w:br/>
        <w:t xml:space="preserve">   </w:t>
      </w:r>
      <w:r w:rsidR="0065745B">
        <w:t xml:space="preserve">       * load_texel(x1_index, y0_index, z1_index)</w:t>
      </w:r>
      <w:r w:rsidR="0065745B">
        <w:br/>
        <w:t xml:space="preserve">        + (1 – x_fract) * y_fract       * z_fract</w:t>
      </w:r>
      <w:r>
        <w:br/>
        <w:t xml:space="preserve">   </w:t>
      </w:r>
      <w:r w:rsidR="0065745B">
        <w:t xml:space="preserve">       * load_texel(x0_index, y1_index, z1_index)</w:t>
      </w:r>
      <w:r w:rsidR="0065745B">
        <w:br/>
        <w:t xml:space="preserve">        + x_fract       * y_fract       * z_fract</w:t>
      </w:r>
      <w:r>
        <w:br/>
        <w:t xml:space="preserve">   </w:t>
      </w:r>
      <w:r w:rsidR="0065745B">
        <w:t xml:space="preserve">       * load_texel(x1_index, y1_index, z1_index);</w:t>
      </w:r>
      <w:r w:rsidR="0065745B">
        <w:br/>
        <w:t xml:space="preserve"> case 1db:</w:t>
      </w:r>
      <w:r w:rsidR="0065745B">
        <w:br/>
        <w:t xml:space="preserve">   return not_supported;</w:t>
      </w:r>
      <w:r w:rsidR="0065745B">
        <w:br/>
        <w:t xml:space="preserve"> }</w:t>
      </w:r>
    </w:p>
    <w:p w14:paraId="0EA03BFB" w14:textId="77777777" w:rsidR="008A5E4E" w:rsidRDefault="0065745B">
      <w:pPr>
        <w:pStyle w:val="p"/>
      </w:pPr>
      <w:r>
        <w:t xml:space="preserve">If the coordinate normalization mode is </w:t>
      </w:r>
      <w:r>
        <w:rPr>
          <w:rStyle w:val="code1"/>
        </w:rPr>
        <w:t>unnormalized</w:t>
      </w:r>
      <w:r>
        <w:t xml:space="preserve"> (whether </w:t>
      </w:r>
      <w:r>
        <w:rPr>
          <w:rStyle w:val="code1"/>
        </w:rPr>
        <w:t>u32</w:t>
      </w:r>
      <w:r>
        <w:t xml:space="preserve">, </w:t>
      </w:r>
      <w:r>
        <w:rPr>
          <w:rStyle w:val="code1"/>
        </w:rPr>
        <w:t>s32</w:t>
      </w:r>
      <w:r>
        <w:t xml:space="preserve"> or </w:t>
      </w:r>
      <w:r>
        <w:rPr>
          <w:rStyle w:val="code1"/>
        </w:rPr>
        <w:t>f32</w:t>
      </w:r>
      <w:r>
        <w:t xml:space="preserve">), the addressing mode is </w:t>
      </w:r>
      <w:r>
        <w:rPr>
          <w:rStyle w:val="code1"/>
        </w:rPr>
        <w:t>undefined</w:t>
      </w:r>
      <w:r>
        <w:t xml:space="preserve">, </w:t>
      </w:r>
      <w:r>
        <w:rPr>
          <w:rStyle w:val="code1"/>
        </w:rPr>
        <w:t>clamp_to_edge</w:t>
      </w:r>
      <w:r>
        <w:t xml:space="preserve"> or </w:t>
      </w:r>
      <w:r>
        <w:rPr>
          <w:rStyle w:val="code1"/>
        </w:rPr>
        <w:t>clamp_to_border</w:t>
      </w:r>
      <w:r>
        <w:t xml:space="preserve"> and the filter mode is </w:t>
      </w:r>
      <w:r>
        <w:rPr>
          <w:rStyle w:val="code1"/>
        </w:rPr>
        <w:t>nearest</w:t>
      </w:r>
      <w:r>
        <w:t>, the image element index must be computed with no loss of precision. For all other combinations, the precision of the computations is implementation defined. To ensure a minimum precision, explicit operations can be used to convert to unnormalized coordinates, and to perform the equivalent of any linear filter mode using component values accessed by image operations that do guarantee a precision.</w:t>
      </w:r>
    </w:p>
    <w:p w14:paraId="3429C02F" w14:textId="77777777" w:rsidR="008A5E4E" w:rsidRDefault="0065745B">
      <w:pPr>
        <w:pStyle w:val="h3"/>
      </w:pPr>
      <w:bookmarkStart w:id="702" w:name="_Toc396034307"/>
      <w:r>
        <w:t xml:space="preserve">7.1.7 </w:t>
      </w:r>
      <w:bookmarkStart w:id="703" w:name="_Ref163910260"/>
      <w:bookmarkStart w:id="704" w:name="_Ref-993518808"/>
      <w:bookmarkStart w:id="705" w:name="_Ref-210015372"/>
      <w:r>
        <w:t>Image Creation and Image Handles</w:t>
      </w:r>
      <w:bookmarkEnd w:id="702"/>
      <w:bookmarkEnd w:id="703"/>
      <w:bookmarkEnd w:id="704"/>
      <w:bookmarkEnd w:id="705"/>
    </w:p>
    <w:p w14:paraId="40BEA729" w14:textId="77777777" w:rsidR="008A5E4E" w:rsidRDefault="0065745B">
      <w:pPr>
        <w:pStyle w:val="p"/>
      </w:pPr>
      <w:r>
        <w:t>Each image has a fixed size. The size includes the number of elements for each image layer dimension and number of image layers for image arrays:</w:t>
      </w:r>
    </w:p>
    <w:p w14:paraId="6D1FB2CC" w14:textId="77777777" w:rsidR="008A5E4E" w:rsidRDefault="0065745B">
      <w:pPr>
        <w:pStyle w:val="li"/>
        <w:numPr>
          <w:ilvl w:val="0"/>
          <w:numId w:val="164"/>
        </w:numPr>
        <w:spacing w:before="320"/>
        <w:ind w:left="600"/>
      </w:pPr>
      <w:r>
        <w:t>Width size: in elements for one, two and three dimensional image data geometries.</w:t>
      </w:r>
    </w:p>
    <w:p w14:paraId="741B3351" w14:textId="77777777" w:rsidR="008A5E4E" w:rsidRDefault="0065745B">
      <w:pPr>
        <w:pStyle w:val="li"/>
        <w:numPr>
          <w:ilvl w:val="0"/>
          <w:numId w:val="164"/>
        </w:numPr>
        <w:ind w:left="600"/>
      </w:pPr>
      <w:r>
        <w:t>Height size: in elements for two and three dimensional image data geometries.</w:t>
      </w:r>
    </w:p>
    <w:p w14:paraId="528CAA54" w14:textId="77777777" w:rsidR="008A5E4E" w:rsidRDefault="0065745B">
      <w:pPr>
        <w:pStyle w:val="li"/>
        <w:numPr>
          <w:ilvl w:val="0"/>
          <w:numId w:val="164"/>
        </w:numPr>
        <w:ind w:left="600"/>
      </w:pPr>
      <w:r>
        <w:t>Depth size: in elements for three dimensional image data geometries.</w:t>
      </w:r>
    </w:p>
    <w:p w14:paraId="796F34C0" w14:textId="77777777" w:rsidR="008A5E4E" w:rsidRDefault="0065745B">
      <w:pPr>
        <w:pStyle w:val="li"/>
        <w:numPr>
          <w:ilvl w:val="0"/>
          <w:numId w:val="164"/>
        </w:numPr>
        <w:spacing w:after="320"/>
        <w:ind w:left="600"/>
      </w:pPr>
      <w:r>
        <w:t>Array size: in number of image layers for image array geometries.</w:t>
      </w:r>
    </w:p>
    <w:p w14:paraId="3A479A98" w14:textId="77777777" w:rsidR="008A5E4E" w:rsidRDefault="0065745B">
      <w:pPr>
        <w:pStyle w:val="p"/>
      </w:pPr>
      <w:r>
        <w:t>The HSA runtime can be used to query the image data size and alignment required for an image of a specific size, geometry, format and access permission on a specific agent. This size is implementation dependent for each agent and may include additional padding between the image rows and slices. For example, additional padding may ensure alignment that improves performance.</w:t>
      </w:r>
    </w:p>
    <w:p w14:paraId="680281F9" w14:textId="77777777" w:rsidR="008A5E4E" w:rsidRDefault="0065745B">
      <w:pPr>
        <w:pStyle w:val="p"/>
      </w:pPr>
      <w:r>
        <w:t xml:space="preserve">The row pitch is the size in bytes for a single row, including padding between rows, and must be greater than or equal to the </w:t>
      </w:r>
      <w:r>
        <w:rPr>
          <w:rStyle w:val="code1"/>
        </w:rPr>
        <w:t>width * bpp/8</w:t>
      </w:r>
      <w:r>
        <w:t xml:space="preserve">. For 2D and 3D images, the slice pitch is the size of a single 2D slice, including padding between slices, and must be greater than or equal to </w:t>
      </w:r>
      <w:r>
        <w:rPr>
          <w:rStyle w:val="code1"/>
        </w:rPr>
        <w:t>row_pitch * height</w:t>
      </w:r>
      <w:r>
        <w:t>.</w:t>
      </w:r>
    </w:p>
    <w:p w14:paraId="4341159C" w14:textId="77777777" w:rsidR="008A5E4E" w:rsidRDefault="0065745B">
      <w:pPr>
        <w:pStyle w:val="p"/>
      </w:pPr>
      <w:r>
        <w:t>The HSA runtime can be used to allocate image data of the appropriate size and alignment, that is accessible to image operations executed on a specific agent using a specific access permission.</w:t>
      </w:r>
    </w:p>
    <w:p w14:paraId="32E6C795" w14:textId="77777777" w:rsidR="008A5E4E" w:rsidRDefault="0065745B">
      <w:pPr>
        <w:pStyle w:val="p"/>
      </w:pPr>
      <w:r>
        <w:t>The HSA runtime can be used to create an opaque image handle by specifying:</w:t>
      </w:r>
    </w:p>
    <w:p w14:paraId="5A8364A9" w14:textId="77777777" w:rsidR="008A5E4E" w:rsidRDefault="0065745B">
      <w:pPr>
        <w:pStyle w:val="li"/>
        <w:numPr>
          <w:ilvl w:val="0"/>
          <w:numId w:val="165"/>
        </w:numPr>
        <w:spacing w:before="320"/>
        <w:ind w:left="600"/>
      </w:pPr>
      <w:r>
        <w:t>Image geometry</w:t>
      </w:r>
    </w:p>
    <w:p w14:paraId="7DB996CF" w14:textId="77777777" w:rsidR="008A5E4E" w:rsidRDefault="0065745B">
      <w:pPr>
        <w:pStyle w:val="li"/>
        <w:numPr>
          <w:ilvl w:val="0"/>
          <w:numId w:val="165"/>
        </w:numPr>
        <w:ind w:left="600"/>
      </w:pPr>
      <w:r>
        <w:t>Image size</w:t>
      </w:r>
    </w:p>
    <w:p w14:paraId="53DB8739" w14:textId="77777777" w:rsidR="008A5E4E" w:rsidRDefault="0065745B">
      <w:pPr>
        <w:pStyle w:val="li"/>
        <w:numPr>
          <w:ilvl w:val="0"/>
          <w:numId w:val="165"/>
        </w:numPr>
        <w:ind w:left="600"/>
      </w:pPr>
      <w:r>
        <w:t>Image format</w:t>
      </w:r>
    </w:p>
    <w:p w14:paraId="27DF71A5" w14:textId="77777777" w:rsidR="008A5E4E" w:rsidRDefault="0065745B">
      <w:pPr>
        <w:pStyle w:val="li"/>
        <w:numPr>
          <w:ilvl w:val="0"/>
          <w:numId w:val="165"/>
        </w:numPr>
        <w:ind w:left="600"/>
      </w:pPr>
      <w:r>
        <w:t>Image access permission</w:t>
      </w:r>
    </w:p>
    <w:p w14:paraId="42179BE9" w14:textId="77777777" w:rsidR="008A5E4E" w:rsidRDefault="0065745B">
      <w:pPr>
        <w:pStyle w:val="li"/>
        <w:numPr>
          <w:ilvl w:val="0"/>
          <w:numId w:val="165"/>
        </w:numPr>
        <w:ind w:left="600"/>
      </w:pPr>
      <w:r>
        <w:t>Agent</w:t>
      </w:r>
    </w:p>
    <w:p w14:paraId="1EC512BD" w14:textId="77777777" w:rsidR="008A5E4E" w:rsidRDefault="0065745B">
      <w:pPr>
        <w:pStyle w:val="li"/>
        <w:numPr>
          <w:ilvl w:val="0"/>
          <w:numId w:val="165"/>
        </w:numPr>
        <w:spacing w:after="320"/>
        <w:ind w:left="600"/>
      </w:pPr>
      <w:r>
        <w:t>Address of image data</w:t>
      </w:r>
    </w:p>
    <w:p w14:paraId="096C8F04" w14:textId="45E826C8" w:rsidR="008A5E4E" w:rsidRDefault="0065745B">
      <w:pPr>
        <w:pStyle w:val="p"/>
      </w:pPr>
      <w:r>
        <w:t xml:space="preserve">An image handle representation is implementation dependent for each agent. The combinations of image geometry, access permission and format supported by an agent are implementation defined, but there is a minimal set that every agent must support (see </w:t>
      </w:r>
      <w:r>
        <w:rPr>
          <w:rStyle w:val="xref1"/>
        </w:rPr>
        <w:t>Table 7–4 (</w:t>
      </w:r>
      <w:r w:rsidR="009A76EE" w:rsidRPr="008A5E4E">
        <w:fldChar w:fldCharType="begin"/>
      </w:r>
      <w:r w:rsidR="008A5E4E">
        <w:instrText xml:space="preserve"> PAGEREF -1266299701 \p \h  \* MERGEFORMAT </w:instrText>
      </w:r>
      <w:r w:rsidR="009A76EE" w:rsidRPr="008A5E4E">
        <w:fldChar w:fldCharType="separate"/>
      </w:r>
      <w:r w:rsidR="00533AF0" w:rsidRPr="00533AF0">
        <w:rPr>
          <w:rStyle w:val="xref1"/>
          <w:noProof/>
        </w:rPr>
        <w:t>on</w:t>
      </w:r>
      <w:r w:rsidR="00533AF0">
        <w:rPr>
          <w:noProof/>
        </w:rPr>
        <w:t xml:space="preserve"> page 202</w:t>
      </w:r>
      <w:r w:rsidR="009A76EE" w:rsidRPr="008A5E4E">
        <w:rPr>
          <w:rStyle w:val="xref1"/>
        </w:rPr>
        <w:fldChar w:fldCharType="end"/>
      </w:r>
      <w:r>
        <w:rPr>
          <w:rStyle w:val="xref1"/>
        </w:rPr>
        <w:t>)</w:t>
      </w:r>
      <w:r>
        <w:t xml:space="preserve">). The maximum image size supported for an image geometry, and the </w:t>
      </w:r>
      <w:r w:rsidR="00037FBA">
        <w:t xml:space="preserve">maximum </w:t>
      </w:r>
      <w:r>
        <w:t xml:space="preserve">number of image handles </w:t>
      </w:r>
      <w:r w:rsidR="00037FBA">
        <w:t xml:space="preserve">that can exist at any one time </w:t>
      </w:r>
      <w:r>
        <w:t xml:space="preserve">for a specific access permission, is implementation </w:t>
      </w:r>
      <w:r w:rsidR="00D61B2B">
        <w:t xml:space="preserve">defined </w:t>
      </w:r>
      <w:r>
        <w:t xml:space="preserve">for each agent, but there are minimum limits that all agents must support (see </w:t>
      </w:r>
      <w:r>
        <w:rPr>
          <w:rStyle w:val="xref1"/>
        </w:rPr>
        <w:t>Appendix A. Limits (</w:t>
      </w:r>
      <w:r w:rsidR="009A76EE" w:rsidRPr="008A5E4E">
        <w:fldChar w:fldCharType="begin"/>
      </w:r>
      <w:r w:rsidR="008A5E4E">
        <w:instrText xml:space="preserve"> PAGEREF _Ref1252504519 \p \h  \* MERGEFORMAT </w:instrText>
      </w:r>
      <w:r w:rsidR="009A76EE" w:rsidRPr="008A5E4E">
        <w:fldChar w:fldCharType="separate"/>
      </w:r>
      <w:r w:rsidR="00533AF0" w:rsidRPr="00533AF0">
        <w:rPr>
          <w:rStyle w:val="xref1"/>
          <w:noProof/>
        </w:rPr>
        <w:t>on</w:t>
      </w:r>
      <w:r w:rsidR="00533AF0">
        <w:rPr>
          <w:noProof/>
        </w:rPr>
        <w:t xml:space="preserve"> page 385</w:t>
      </w:r>
      <w:r w:rsidR="009A76EE" w:rsidRPr="008A5E4E">
        <w:rPr>
          <w:rStyle w:val="xref1"/>
        </w:rPr>
        <w:fldChar w:fldCharType="end"/>
      </w:r>
      <w:r>
        <w:rPr>
          <w:rStyle w:val="xref1"/>
        </w:rPr>
        <w:t>)</w:t>
      </w:r>
      <w:r>
        <w:t>). An HSA runtime query is available to obtain the maximum limits supported by an agent.</w:t>
      </w:r>
    </w:p>
    <w:p w14:paraId="7814B8F8" w14:textId="77777777" w:rsidR="00D61B2B" w:rsidRDefault="00D61B2B" w:rsidP="00D61B2B">
      <w:pPr>
        <w:pStyle w:val="p"/>
      </w:pPr>
      <w:r>
        <w:t xml:space="preserve">The HSA runtime can be used to destroy an image handle which reduces the number of created handles. It is undefined to use an image handle after it has been destroyed. </w:t>
      </w:r>
    </w:p>
    <w:p w14:paraId="24B74254" w14:textId="77777777" w:rsidR="008A5E4E" w:rsidRDefault="0065745B">
      <w:pPr>
        <w:pStyle w:val="p"/>
      </w:pPr>
      <w:r>
        <w:t>It is implementation defined if the same image data layout is used for different access permissions to images with the same image geometry, size and format on a specific agent. There is an HSA runtime query to determine if the same data layout is used.</w:t>
      </w:r>
    </w:p>
    <w:p w14:paraId="25785AFF" w14:textId="77777777" w:rsidR="008A5E4E" w:rsidRDefault="0065745B">
      <w:pPr>
        <w:pStyle w:val="pNoPageBreakAfter"/>
      </w:pPr>
      <w:r>
        <w:t>It is undefined to create multiple image handles to the same image data unless:</w:t>
      </w:r>
    </w:p>
    <w:p w14:paraId="1547B13F" w14:textId="77777777" w:rsidR="008A5E4E" w:rsidRDefault="0065745B">
      <w:pPr>
        <w:pStyle w:val="li"/>
        <w:numPr>
          <w:ilvl w:val="0"/>
          <w:numId w:val="166"/>
        </w:numPr>
        <w:spacing w:before="320"/>
        <w:ind w:left="600"/>
      </w:pPr>
      <w:r>
        <w:t>The agent is the same.</w:t>
      </w:r>
    </w:p>
    <w:p w14:paraId="7A6771BC" w14:textId="77777777" w:rsidR="008A5E4E" w:rsidRDefault="0065745B">
      <w:pPr>
        <w:pStyle w:val="li"/>
        <w:numPr>
          <w:ilvl w:val="0"/>
          <w:numId w:val="166"/>
        </w:numPr>
        <w:ind w:left="600"/>
      </w:pPr>
      <w:r>
        <w:t>The image data was allocated using the HSA runtime such that it is accessible to the agent.</w:t>
      </w:r>
    </w:p>
    <w:p w14:paraId="6D832DCF" w14:textId="77777777" w:rsidR="008A5E4E" w:rsidRDefault="0065745B">
      <w:pPr>
        <w:pStyle w:val="li"/>
        <w:numPr>
          <w:ilvl w:val="0"/>
          <w:numId w:val="166"/>
        </w:numPr>
        <w:ind w:left="600"/>
      </w:pPr>
      <w:r>
        <w:t xml:space="preserve">The image geometry, size and format are the same. The one exception is that if the image format channel type is an </w:t>
      </w:r>
      <w:r>
        <w:rPr>
          <w:rStyle w:val="code1"/>
        </w:rPr>
        <w:t>s</w:t>
      </w:r>
      <w:r>
        <w:t>-form it can be the corresponding non-</w:t>
      </w:r>
      <w:r>
        <w:rPr>
          <w:rStyle w:val="code1"/>
        </w:rPr>
        <w:t>s</w:t>
      </w:r>
      <w:r>
        <w:t xml:space="preserve">-form and vice versa (see </w:t>
      </w:r>
      <w:r>
        <w:rPr>
          <w:rStyle w:val="xref1"/>
        </w:rPr>
        <w:t>7.1.4.1.2. Standard RGB (s-Form) Channel Orders (</w:t>
      </w:r>
      <w:r w:rsidR="009A76EE" w:rsidRPr="008A5E4E">
        <w:fldChar w:fldCharType="begin"/>
      </w:r>
      <w:r w:rsidR="008A5E4E">
        <w:instrText xml:space="preserve"> PAGEREF _Ref2008654469 \p \h  \* MERGEFORMAT </w:instrText>
      </w:r>
      <w:r w:rsidR="009A76EE" w:rsidRPr="008A5E4E">
        <w:fldChar w:fldCharType="separate"/>
      </w:r>
      <w:r w:rsidR="00533AF0" w:rsidRPr="00533AF0">
        <w:rPr>
          <w:rStyle w:val="xref1"/>
          <w:noProof/>
        </w:rPr>
        <w:t>on</w:t>
      </w:r>
      <w:r w:rsidR="00533AF0">
        <w:rPr>
          <w:noProof/>
        </w:rPr>
        <w:t xml:space="preserve"> page 197</w:t>
      </w:r>
      <w:r w:rsidR="009A76EE" w:rsidRPr="008A5E4E">
        <w:rPr>
          <w:rStyle w:val="xref1"/>
        </w:rPr>
        <w:fldChar w:fldCharType="end"/>
      </w:r>
      <w:r>
        <w:rPr>
          <w:rStyle w:val="xref1"/>
        </w:rPr>
        <w:t>)</w:t>
      </w:r>
      <w:r>
        <w:t>).</w:t>
      </w:r>
    </w:p>
    <w:p w14:paraId="5C81496C" w14:textId="77777777" w:rsidR="008A5E4E" w:rsidRDefault="0065745B">
      <w:pPr>
        <w:pStyle w:val="li"/>
        <w:numPr>
          <w:ilvl w:val="0"/>
          <w:numId w:val="166"/>
        </w:numPr>
        <w:spacing w:after="320"/>
        <w:ind w:left="600"/>
      </w:pPr>
      <w:r>
        <w:t>The image access permission must also match unless the agent uses the same image data layout for all image access permissions with the specified image geometry, size and format.</w:t>
      </w:r>
    </w:p>
    <w:p w14:paraId="66EA8B60" w14:textId="31E5B44C" w:rsidR="008A5E4E" w:rsidRDefault="0065745B">
      <w:pPr>
        <w:pStyle w:val="p"/>
      </w:pPr>
      <w:r>
        <w:t>The HSA runtime provides operations to convert between a linear image data layout and the implementation defined image data layout, and to copy and erase portions of the image data.</w:t>
      </w:r>
    </w:p>
    <w:p w14:paraId="4EF1C53B" w14:textId="77777777" w:rsidR="008A5E4E" w:rsidRDefault="0065745B">
      <w:pPr>
        <w:pStyle w:val="pNoPageBreakAfter"/>
      </w:pPr>
      <w:r>
        <w:t xml:space="preserve">In HSAIL there are three opaque image handle types, </w:t>
      </w:r>
      <w:r>
        <w:rPr>
          <w:rStyle w:val="code1"/>
        </w:rPr>
        <w:t>roimg</w:t>
      </w:r>
      <w:r>
        <w:t xml:space="preserve">, </w:t>
      </w:r>
      <w:r>
        <w:rPr>
          <w:rStyle w:val="code1"/>
        </w:rPr>
        <w:t>woimg</w:t>
      </w:r>
      <w:r>
        <w:t xml:space="preserve"> and </w:t>
      </w:r>
      <w:r>
        <w:rPr>
          <w:rStyle w:val="code1"/>
        </w:rPr>
        <w:t>rwimg</w:t>
      </w:r>
      <w:r>
        <w:t xml:space="preserve"> (see </w:t>
      </w:r>
      <w:r>
        <w:rPr>
          <w:rStyle w:val="xref1"/>
        </w:rPr>
        <w:t>Table 4–4 (</w:t>
      </w:r>
      <w:r w:rsidR="009A76EE" w:rsidRPr="008A5E4E">
        <w:fldChar w:fldCharType="begin"/>
      </w:r>
      <w:r w:rsidR="008A5E4E">
        <w:instrText xml:space="preserve"> PAGEREF -247087953 \p \h  \* MERGEFORMAT </w:instrText>
      </w:r>
      <w:r w:rsidR="009A76EE" w:rsidRPr="008A5E4E">
        <w:fldChar w:fldCharType="separate"/>
      </w:r>
      <w:r w:rsidR="00533AF0" w:rsidRPr="00533AF0">
        <w:rPr>
          <w:rStyle w:val="xref1"/>
          <w:noProof/>
        </w:rPr>
        <w:t>on</w:t>
      </w:r>
      <w:r w:rsidR="00533AF0">
        <w:rPr>
          <w:noProof/>
        </w:rPr>
        <w:t xml:space="preserve"> page 80</w:t>
      </w:r>
      <w:r w:rsidR="009A76EE" w:rsidRPr="008A5E4E">
        <w:rPr>
          <w:rStyle w:val="xref1"/>
        </w:rPr>
        <w:fldChar w:fldCharType="end"/>
      </w:r>
      <w:r>
        <w:rPr>
          <w:rStyle w:val="xref1"/>
        </w:rPr>
        <w:t>)</w:t>
      </w:r>
      <w:r>
        <w:t xml:space="preserve"> ). These correspond to the three image access permissions (see </w:t>
      </w:r>
      <w:r>
        <w:rPr>
          <w:rStyle w:val="xref1"/>
        </w:rPr>
        <w:t>7.1.5. Image Access Permission (</w:t>
      </w:r>
      <w:r w:rsidR="009A76EE" w:rsidRPr="008A5E4E">
        <w:fldChar w:fldCharType="begin"/>
      </w:r>
      <w:r w:rsidR="008A5E4E">
        <w:instrText xml:space="preserve"> PAGEREF _Ref-982508176 \p \h  \* MERGEFORMAT </w:instrText>
      </w:r>
      <w:r w:rsidR="009A76EE" w:rsidRPr="008A5E4E">
        <w:fldChar w:fldCharType="separate"/>
      </w:r>
      <w:r w:rsidR="00533AF0" w:rsidRPr="00533AF0">
        <w:rPr>
          <w:rStyle w:val="xref1"/>
          <w:noProof/>
        </w:rPr>
        <w:t>on</w:t>
      </w:r>
      <w:r w:rsidR="00533AF0">
        <w:rPr>
          <w:noProof/>
        </w:rPr>
        <w:t xml:space="preserve"> page 201</w:t>
      </w:r>
      <w:r w:rsidR="009A76EE" w:rsidRPr="008A5E4E">
        <w:rPr>
          <w:rStyle w:val="xref1"/>
        </w:rPr>
        <w:fldChar w:fldCharType="end"/>
      </w:r>
      <w:r>
        <w:rPr>
          <w:rStyle w:val="xref1"/>
        </w:rPr>
        <w:t>)</w:t>
      </w:r>
      <w:r>
        <w:t xml:space="preserve">). See </w:t>
      </w:r>
      <w:r>
        <w:rPr>
          <w:rStyle w:val="xref1"/>
        </w:rPr>
        <w:t>Table 7–5 (</w:t>
      </w:r>
      <w:r w:rsidR="009A76EE" w:rsidRPr="008A5E4E">
        <w:fldChar w:fldCharType="begin"/>
      </w:r>
      <w:r w:rsidR="008A5E4E">
        <w:instrText xml:space="preserve"> PAGEREF 1224146289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w:t>
      </w:r>
    </w:p>
    <w:p w14:paraId="2C283CBB" w14:textId="77777777" w:rsidR="008A5E4E" w:rsidRDefault="0065745B">
      <w:pPr>
        <w:pStyle w:val="li"/>
        <w:numPr>
          <w:ilvl w:val="0"/>
          <w:numId w:val="167"/>
        </w:numPr>
        <w:spacing w:before="320"/>
        <w:ind w:left="600"/>
      </w:pPr>
      <w:r>
        <w:t>A read-only image handle (</w:t>
      </w:r>
      <w:r>
        <w:rPr>
          <w:rStyle w:val="code1"/>
        </w:rPr>
        <w:t>roimg</w:t>
      </w:r>
      <w:r>
        <w:t>) can only be used to read the image data.</w:t>
      </w:r>
    </w:p>
    <w:p w14:paraId="1EAE92AD" w14:textId="77777777" w:rsidR="008A5E4E" w:rsidRDefault="0065745B">
      <w:pPr>
        <w:pStyle w:val="li"/>
        <w:numPr>
          <w:ilvl w:val="0"/>
          <w:numId w:val="167"/>
        </w:numPr>
        <w:ind w:left="600"/>
      </w:pPr>
      <w:r>
        <w:t>A write-only image handle (</w:t>
      </w:r>
      <w:r>
        <w:rPr>
          <w:rStyle w:val="code1"/>
        </w:rPr>
        <w:t>woimg</w:t>
      </w:r>
      <w:r>
        <w:t>) can only be used to write the image data.</w:t>
      </w:r>
    </w:p>
    <w:p w14:paraId="2A3DA7ED" w14:textId="77777777" w:rsidR="008A5E4E" w:rsidRDefault="0065745B">
      <w:pPr>
        <w:pStyle w:val="li"/>
        <w:numPr>
          <w:ilvl w:val="0"/>
          <w:numId w:val="167"/>
        </w:numPr>
        <w:spacing w:after="320"/>
        <w:ind w:left="600"/>
      </w:pPr>
      <w:r>
        <w:t>A read-write image handle (</w:t>
      </w:r>
      <w:r>
        <w:rPr>
          <w:rStyle w:val="code1"/>
        </w:rPr>
        <w:t>rwimg</w:t>
      </w:r>
      <w:r>
        <w:t>) can only be used to both read and write the image data.</w:t>
      </w:r>
    </w:p>
    <w:p w14:paraId="1A6007F7" w14:textId="77777777" w:rsidR="008A5E4E" w:rsidRDefault="0065745B">
      <w:pPr>
        <w:pStyle w:val="pTableTitle"/>
      </w:pPr>
      <w:bookmarkStart w:id="706" w:name="_ListOf134"/>
      <w:bookmarkStart w:id="707" w:name="1224146289"/>
      <w:r>
        <w:t>Table 7–5 Image Handle Properties</w:t>
      </w:r>
    </w:p>
    <w:bookmarkEnd w:id="706"/>
    <w:bookmarkEnd w:id="707"/>
    <w:p w14:paraId="711E528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745"/>
        <w:gridCol w:w="2179"/>
        <w:gridCol w:w="1577"/>
      </w:tblGrid>
      <w:tr w:rsidR="008A5E4E" w14:paraId="24C31569"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335160BC" w14:textId="77777777" w:rsidR="008A5E4E" w:rsidRDefault="0065745B">
            <w:pPr>
              <w:pStyle w:val="thTableStyle-TablestyleAltRows-HeadE-Sidehead-Header1"/>
              <w:shd w:val="clear" w:color="auto" w:fill="D3D3D3"/>
            </w:pPr>
            <w:r>
              <w:rPr>
                <w:shd w:val="clear" w:color="auto" w:fill="D3D3D3"/>
              </w:rPr>
              <w:t>Image Handle Type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3F8D5A7" w14:textId="77777777" w:rsidR="008A5E4E" w:rsidRDefault="0065745B">
            <w:pPr>
              <w:pStyle w:val="thTableStyle-TablestyleAltRows-HeadE-Column-Header1"/>
              <w:shd w:val="clear" w:color="auto" w:fill="D3D3D3"/>
            </w:pPr>
            <w:r>
              <w:rPr>
                <w:shd w:val="clear" w:color="auto" w:fill="D3D3D3"/>
              </w:rPr>
              <w:t>Image Access Permission</w:t>
            </w:r>
          </w:p>
        </w:tc>
        <w:tc>
          <w:tcPr>
            <w:tcW w:w="0" w:type="auto"/>
            <w:tcBorders>
              <w:bottom w:val="double" w:sz="3" w:space="0" w:color="000000"/>
            </w:tcBorders>
            <w:shd w:val="clear" w:color="auto" w:fill="D3D3D3"/>
            <w:tcMar>
              <w:top w:w="45" w:type="dxa"/>
              <w:left w:w="45" w:type="dxa"/>
              <w:bottom w:w="45" w:type="dxa"/>
              <w:right w:w="45" w:type="dxa"/>
            </w:tcMar>
          </w:tcPr>
          <w:p w14:paraId="0C293AD8" w14:textId="77777777" w:rsidR="008A5E4E" w:rsidRDefault="0065745B">
            <w:pPr>
              <w:pStyle w:val="thTableStyle-TablestyleAltRows-HeadD-Column-Header1"/>
              <w:shd w:val="clear" w:color="auto" w:fill="D3D3D3"/>
            </w:pPr>
            <w:r>
              <w:rPr>
                <w:shd w:val="clear" w:color="auto" w:fill="D3D3D3"/>
              </w:rPr>
              <w:t>Image Operations</w:t>
            </w:r>
          </w:p>
        </w:tc>
      </w:tr>
      <w:tr w:rsidR="008A5E4E" w14:paraId="487AAF8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B1925AC" w14:textId="77777777" w:rsidR="008A5E4E" w:rsidRDefault="0065745B">
            <w:pPr>
              <w:pStyle w:val="tdTableStyle-TablestyleAltRows-BodyE-Sidehead-Body1"/>
              <w:shd w:val="clear" w:color="auto" w:fill="DCDCDC"/>
            </w:pPr>
            <w:r>
              <w:rPr>
                <w:rStyle w:val="code"/>
                <w:shd w:val="clear" w:color="auto" w:fill="DCDCDC"/>
              </w:rPr>
              <w:t>roimg</w:t>
            </w:r>
          </w:p>
        </w:tc>
        <w:tc>
          <w:tcPr>
            <w:tcW w:w="0" w:type="auto"/>
            <w:tcBorders>
              <w:bottom w:val="single" w:sz="6" w:space="0" w:color="000000"/>
              <w:right w:val="single" w:sz="6" w:space="0" w:color="000000"/>
            </w:tcBorders>
            <w:tcMar>
              <w:top w:w="45" w:type="dxa"/>
              <w:left w:w="45" w:type="dxa"/>
              <w:bottom w:w="45" w:type="dxa"/>
              <w:right w:w="45" w:type="dxa"/>
            </w:tcMar>
          </w:tcPr>
          <w:p w14:paraId="3EC73118" w14:textId="77777777" w:rsidR="008A5E4E" w:rsidRDefault="0065745B">
            <w:pPr>
              <w:pStyle w:val="tdTableStyle-TablestyleAltRows-BodyE-Column-Body1"/>
            </w:pPr>
            <w:r>
              <w:t>ro</w:t>
            </w:r>
          </w:p>
        </w:tc>
        <w:tc>
          <w:tcPr>
            <w:tcW w:w="0" w:type="auto"/>
            <w:tcBorders>
              <w:bottom w:val="single" w:sz="6" w:space="0" w:color="000000"/>
            </w:tcBorders>
            <w:tcMar>
              <w:top w:w="45" w:type="dxa"/>
              <w:left w:w="45" w:type="dxa"/>
              <w:bottom w:w="45" w:type="dxa"/>
              <w:right w:w="45" w:type="dxa"/>
            </w:tcMar>
          </w:tcPr>
          <w:p w14:paraId="7AB33810" w14:textId="77777777" w:rsidR="008A5E4E" w:rsidRDefault="0065745B">
            <w:pPr>
              <w:pStyle w:val="tdTableStyle-TablestyleAltRows-BodyD-Column-Body1"/>
            </w:pPr>
            <w:r>
              <w:rPr>
                <w:rStyle w:val="code"/>
              </w:rPr>
              <w:t>rdimage</w:t>
            </w:r>
            <w:r>
              <w:t xml:space="preserve"> , </w:t>
            </w:r>
            <w:r>
              <w:rPr>
                <w:rStyle w:val="code"/>
              </w:rPr>
              <w:t>ldimage</w:t>
            </w:r>
          </w:p>
        </w:tc>
      </w:tr>
      <w:tr w:rsidR="008A5E4E" w14:paraId="58D34E2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5ADAA3D" w14:textId="77777777" w:rsidR="008A5E4E" w:rsidRDefault="0065745B">
            <w:pPr>
              <w:pStyle w:val="tdTableStyle-TablestyleAltRows-BodyE-Sidehead-Body2"/>
              <w:shd w:val="clear" w:color="auto" w:fill="DCDCDC"/>
            </w:pPr>
            <w:r>
              <w:rPr>
                <w:rStyle w:val="code"/>
                <w:shd w:val="clear" w:color="auto" w:fill="DCDCDC"/>
              </w:rPr>
              <w:t>woimg</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2689CDC" w14:textId="77777777" w:rsidR="008A5E4E" w:rsidRDefault="0065745B">
            <w:pPr>
              <w:pStyle w:val="tdTableStyle-TablestyleAltRows-BodyE-Column-Body2"/>
              <w:shd w:val="clear" w:color="auto" w:fill="D3D3D3"/>
            </w:pPr>
            <w:r>
              <w:rPr>
                <w:shd w:val="clear" w:color="auto" w:fill="D3D3D3"/>
              </w:rPr>
              <w:t>wo</w:t>
            </w:r>
          </w:p>
        </w:tc>
        <w:tc>
          <w:tcPr>
            <w:tcW w:w="0" w:type="auto"/>
            <w:tcBorders>
              <w:bottom w:val="single" w:sz="6" w:space="0" w:color="000000"/>
            </w:tcBorders>
            <w:shd w:val="clear" w:color="auto" w:fill="D3D3D3"/>
            <w:tcMar>
              <w:top w:w="45" w:type="dxa"/>
              <w:left w:w="45" w:type="dxa"/>
              <w:bottom w:w="45" w:type="dxa"/>
              <w:right w:w="45" w:type="dxa"/>
            </w:tcMar>
          </w:tcPr>
          <w:p w14:paraId="52566E53" w14:textId="77777777" w:rsidR="008A5E4E" w:rsidRDefault="0065745B">
            <w:pPr>
              <w:pStyle w:val="tdTableStyle-TablestyleAltRows-BodyD-Column-Body2"/>
              <w:shd w:val="clear" w:color="auto" w:fill="D3D3D3"/>
            </w:pPr>
            <w:r>
              <w:rPr>
                <w:rStyle w:val="code"/>
                <w:shd w:val="clear" w:color="auto" w:fill="D3D3D3"/>
              </w:rPr>
              <w:t>stimage</w:t>
            </w:r>
          </w:p>
        </w:tc>
      </w:tr>
      <w:tr w:rsidR="008A5E4E" w14:paraId="5709BFCE"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D6A0C81" w14:textId="77777777" w:rsidR="008A5E4E" w:rsidRDefault="0065745B">
            <w:pPr>
              <w:pStyle w:val="tdTableStyle-TablestyleAltRows-BodyB-Sidehead-Body1"/>
              <w:shd w:val="clear" w:color="auto" w:fill="DCDCDC"/>
            </w:pPr>
            <w:r>
              <w:rPr>
                <w:rStyle w:val="code"/>
                <w:shd w:val="clear" w:color="auto" w:fill="DCDCDC"/>
              </w:rPr>
              <w:t>rwimg</w:t>
            </w:r>
          </w:p>
        </w:tc>
        <w:tc>
          <w:tcPr>
            <w:tcW w:w="0" w:type="auto"/>
            <w:tcBorders>
              <w:right w:val="single" w:sz="6" w:space="0" w:color="000000"/>
            </w:tcBorders>
            <w:tcMar>
              <w:top w:w="45" w:type="dxa"/>
              <w:left w:w="45" w:type="dxa"/>
              <w:bottom w:w="45" w:type="dxa"/>
              <w:right w:w="45" w:type="dxa"/>
            </w:tcMar>
          </w:tcPr>
          <w:p w14:paraId="286E7EA4" w14:textId="77777777" w:rsidR="008A5E4E" w:rsidRDefault="0065745B">
            <w:pPr>
              <w:pStyle w:val="tdTableStyle-TablestyleAltRows-BodyB-Column-Body1"/>
            </w:pPr>
            <w:r>
              <w:t>rw</w:t>
            </w:r>
          </w:p>
        </w:tc>
        <w:tc>
          <w:tcPr>
            <w:tcW w:w="0" w:type="auto"/>
            <w:tcMar>
              <w:top w:w="45" w:type="dxa"/>
              <w:left w:w="45" w:type="dxa"/>
              <w:bottom w:w="45" w:type="dxa"/>
              <w:right w:w="45" w:type="dxa"/>
            </w:tcMar>
          </w:tcPr>
          <w:p w14:paraId="31FD21E3" w14:textId="77777777" w:rsidR="008A5E4E" w:rsidRDefault="0065745B">
            <w:pPr>
              <w:pStyle w:val="tdTableStyle-TablestyleAltRows-BodyA-Column-Body1"/>
            </w:pPr>
            <w:r>
              <w:rPr>
                <w:rStyle w:val="code"/>
              </w:rPr>
              <w:t>ldimage</w:t>
            </w:r>
            <w:r>
              <w:t xml:space="preserve"> , </w:t>
            </w:r>
            <w:r>
              <w:rPr>
                <w:rStyle w:val="code"/>
              </w:rPr>
              <w:t>stimage</w:t>
            </w:r>
          </w:p>
        </w:tc>
      </w:tr>
    </w:tbl>
    <w:p w14:paraId="2C102079" w14:textId="77777777" w:rsidR="008A5E4E" w:rsidRDefault="008A5E4E">
      <w:pPr>
        <w:spacing w:after="240"/>
      </w:pPr>
    </w:p>
    <w:p w14:paraId="01BA853F" w14:textId="2BEFEF4C" w:rsidR="008A5E4E" w:rsidRDefault="0065745B">
      <w:pPr>
        <w:pStyle w:val="p"/>
      </w:pPr>
      <w:r>
        <w:t xml:space="preserve">The only access to the image data referenced by an image handle in a kernel dispatch is through the HSAIL image operations </w:t>
      </w:r>
      <w:r>
        <w:rPr>
          <w:rStyle w:val="code1"/>
        </w:rPr>
        <w:t>rdimage</w:t>
      </w:r>
      <w:r>
        <w:t xml:space="preserve">, </w:t>
      </w:r>
      <w:r>
        <w:rPr>
          <w:rStyle w:val="code1"/>
        </w:rPr>
        <w:t>ldimage</w:t>
      </w:r>
      <w:r>
        <w:t xml:space="preserve"> and </w:t>
      </w:r>
      <w:r>
        <w:rPr>
          <w:rStyle w:val="code1"/>
        </w:rPr>
        <w:t>stimage</w:t>
      </w:r>
      <w:r>
        <w:t xml:space="preserve">, not through the memory operations </w:t>
      </w:r>
      <w:r>
        <w:rPr>
          <w:rStyle w:val="code1"/>
        </w:rPr>
        <w:t>ld</w:t>
      </w:r>
      <w:r>
        <w:t xml:space="preserve">, </w:t>
      </w:r>
      <w:r>
        <w:rPr>
          <w:rStyle w:val="code1"/>
        </w:rPr>
        <w:t>st</w:t>
      </w:r>
      <w:r>
        <w:t xml:space="preserve">, </w:t>
      </w:r>
      <w:r>
        <w:rPr>
          <w:rStyle w:val="code1"/>
        </w:rPr>
        <w:t>atomic</w:t>
      </w:r>
      <w:r>
        <w:t xml:space="preserve">, or </w:t>
      </w:r>
      <w:r>
        <w:rPr>
          <w:rStyle w:val="code1"/>
        </w:rPr>
        <w:t>atomicnoret</w:t>
      </w:r>
      <w:r>
        <w:t xml:space="preserve">. It is undefined to use an image handle that was created by the HSA runtime with a different access permission than is required by the HSAIL type. It is undefined to use HSAIL image operations on </w:t>
      </w:r>
      <w:r w:rsidR="0023395C">
        <w:t>a kernel agent</w:t>
      </w:r>
      <w:r>
        <w:t xml:space="preserve"> for which the image handle was not created, or with an image handle that has an access permission that is not supported by the </w:t>
      </w:r>
      <w:r w:rsidR="0023395C">
        <w:t>kernel agent</w:t>
      </w:r>
      <w:r>
        <w:t xml:space="preserve"> for the image's properties. Different </w:t>
      </w:r>
      <w:r w:rsidR="0023395C">
        <w:t>kernel agent</w:t>
      </w:r>
      <w:r>
        <w:t xml:space="preserve">s may use different representations for image handles, and their image operations may not be able to access each other's image data allocations. Also see </w:t>
      </w:r>
      <w:r>
        <w:rPr>
          <w:rStyle w:val="xref1"/>
        </w:rPr>
        <w:t>7.1.10. Image Memory Model (</w:t>
      </w:r>
      <w:r w:rsidR="009A76EE" w:rsidRPr="008A5E4E">
        <w:fldChar w:fldCharType="begin"/>
      </w:r>
      <w:r w:rsidR="008A5E4E">
        <w:instrText xml:space="preserve"> PAGEREF _Ref710334244 \p \h  \* MERGEFORMAT </w:instrText>
      </w:r>
      <w:r w:rsidR="009A76EE" w:rsidRPr="008A5E4E">
        <w:fldChar w:fldCharType="separate"/>
      </w:r>
      <w:r w:rsidR="00533AF0" w:rsidRPr="00533AF0">
        <w:rPr>
          <w:rStyle w:val="xref1"/>
          <w:noProof/>
        </w:rPr>
        <w:t>on</w:t>
      </w:r>
      <w:r w:rsidR="00533AF0">
        <w:rPr>
          <w:noProof/>
        </w:rPr>
        <w:t xml:space="preserve"> page 215</w:t>
      </w:r>
      <w:r w:rsidR="009A76EE" w:rsidRPr="008A5E4E">
        <w:rPr>
          <w:rStyle w:val="xref1"/>
        </w:rPr>
        <w:fldChar w:fldCharType="end"/>
      </w:r>
      <w:r>
        <w:rPr>
          <w:rStyle w:val="xref1"/>
        </w:rPr>
        <w:t>)</w:t>
      </w:r>
      <w:r>
        <w:t>.</w:t>
      </w:r>
    </w:p>
    <w:p w14:paraId="6B9679B5" w14:textId="77777777" w:rsidR="008A5E4E" w:rsidRDefault="0065745B">
      <w:pPr>
        <w:pStyle w:val="pNoPageBreakAfter"/>
      </w:pPr>
      <w:r>
        <w:t>Image handle variables can be declared and defined:</w:t>
      </w:r>
    </w:p>
    <w:p w14:paraId="06C7FAF6" w14:textId="77777777" w:rsidR="008A5E4E" w:rsidRDefault="0065745B">
      <w:pPr>
        <w:pStyle w:val="li"/>
        <w:numPr>
          <w:ilvl w:val="0"/>
          <w:numId w:val="168"/>
        </w:numPr>
        <w:spacing w:before="320"/>
        <w:ind w:left="600"/>
      </w:pPr>
      <w:r>
        <w:t>As a global or readonly segment variable declaration or definition, either inside or outside of a function or kernel.</w:t>
      </w:r>
    </w:p>
    <w:p w14:paraId="40F370A1" w14:textId="77777777" w:rsidR="008A5E4E" w:rsidRDefault="0065745B">
      <w:pPr>
        <w:pStyle w:val="li"/>
        <w:numPr>
          <w:ilvl w:val="0"/>
          <w:numId w:val="168"/>
        </w:numPr>
        <w:ind w:left="600"/>
      </w:pPr>
      <w:r>
        <w:t xml:space="preserve">As an arg segment variable definition in an arg block. </w:t>
      </w:r>
    </w:p>
    <w:p w14:paraId="5634B258" w14:textId="77777777" w:rsidR="008A5E4E" w:rsidRDefault="0065745B">
      <w:pPr>
        <w:pStyle w:val="li"/>
        <w:numPr>
          <w:ilvl w:val="0"/>
          <w:numId w:val="168"/>
        </w:numPr>
        <w:ind w:left="600"/>
      </w:pPr>
      <w:r>
        <w:t>As a function formal argument definition in the arg segment.</w:t>
      </w:r>
    </w:p>
    <w:p w14:paraId="3EAABC5A" w14:textId="77777777" w:rsidR="008A5E4E" w:rsidRDefault="0065745B">
      <w:pPr>
        <w:pStyle w:val="li"/>
        <w:numPr>
          <w:ilvl w:val="0"/>
          <w:numId w:val="168"/>
        </w:numPr>
        <w:spacing w:after="320"/>
        <w:ind w:left="600"/>
      </w:pPr>
      <w:r>
        <w:t>As a kernel formal argument definition in the kernarg segment.</w:t>
      </w:r>
    </w:p>
    <w:p w14:paraId="37088F21" w14:textId="77777777" w:rsidR="008A5E4E" w:rsidRDefault="0065745B">
      <w:pPr>
        <w:pStyle w:val="p"/>
      </w:pPr>
      <w:r>
        <w:t>An image handle type always has a size of 8 bytes and a natural alignment of 8 bytes, but the format is implementation dependent for each agent.</w:t>
      </w:r>
    </w:p>
    <w:p w14:paraId="5E67B4EF" w14:textId="11EEAC40" w:rsidR="008A5E4E" w:rsidRDefault="0065745B">
      <w:pPr>
        <w:pStyle w:val="p"/>
      </w:pPr>
      <w:r>
        <w:t xml:space="preserve">A variable definition in the global or readonly segment can </w:t>
      </w:r>
      <w:r w:rsidR="00B04F27">
        <w:t xml:space="preserve">have an initializer that </w:t>
      </w:r>
      <w:r w:rsidR="001B40F3">
        <w:t>defines</w:t>
      </w:r>
      <w:r w:rsidR="00B04F27">
        <w:t xml:space="preserve"> the </w:t>
      </w:r>
      <w:r>
        <w:t xml:space="preserve">properties </w:t>
      </w:r>
      <w:r w:rsidR="001B40F3">
        <w:t>of the image</w:t>
      </w:r>
      <w:r>
        <w:t xml:space="preserve">. For a global or readonly segment variable definition with the </w:t>
      </w:r>
      <w:r>
        <w:rPr>
          <w:rStyle w:val="code1"/>
        </w:rPr>
        <w:t>const</w:t>
      </w:r>
      <w:r>
        <w:t xml:space="preserve"> qualifier, an initializer is required. For a global or readonly segment variable without the </w:t>
      </w:r>
      <w:r>
        <w:rPr>
          <w:rStyle w:val="code1"/>
        </w:rPr>
        <w:t>const</w:t>
      </w:r>
      <w:r>
        <w:t xml:space="preserve"> qualifier, an initializer is optional. Since the representation of image handles and image data is agent specific, it is required that such initialized variables have agent allocation. This ensures that each agent has its own allocation for the variable that is initialized with an image handle for an image with the specified properties using the representation appropriate for that agent. Readonly segment variables are implicitly agent allocation, but the </w:t>
      </w:r>
      <w:r>
        <w:rPr>
          <w:rStyle w:val="code1"/>
        </w:rPr>
        <w:t>alloc(agent)</w:t>
      </w:r>
      <w:r>
        <w:t xml:space="preserve"> qualifier is required for global segment variables. See </w:t>
      </w:r>
      <w:r>
        <w:rPr>
          <w:rStyle w:val="xref1"/>
        </w:rPr>
        <w:t>4.3.10. Declaration and Definition Qualifiers (</w:t>
      </w:r>
      <w:r w:rsidR="009A76EE" w:rsidRPr="008A5E4E">
        <w:fldChar w:fldCharType="begin"/>
      </w:r>
      <w:r w:rsidR="008A5E4E">
        <w:instrText xml:space="preserve"> PAGEREF _Ref1400793971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4B952DC2" w14:textId="60030F34" w:rsidR="008A5E4E" w:rsidRDefault="0065745B">
      <w:pPr>
        <w:pStyle w:val="p"/>
      </w:pPr>
      <w:r>
        <w:t xml:space="preserve">An image </w:t>
      </w:r>
      <w:r w:rsidR="00834C20">
        <w:t>handle type</w:t>
      </w:r>
      <w:r w:rsidR="001E69F5">
        <w:t xml:space="preserve"> constant</w:t>
      </w:r>
      <w:r w:rsidR="00834C20">
        <w:t xml:space="preserve"> </w:t>
      </w:r>
      <w:r w:rsidR="00963851">
        <w:t>uses the typed constant notation (see 4.8.3 Typed Constants (</w:t>
      </w:r>
      <w:r w:rsidR="00963851">
        <w:fldChar w:fldCharType="begin"/>
      </w:r>
      <w:r w:rsidR="00963851">
        <w:instrText xml:space="preserve"> PAGEREF typed_constants \p \h </w:instrText>
      </w:r>
      <w:r w:rsidR="00963851">
        <w:fldChar w:fldCharType="separate"/>
      </w:r>
      <w:r w:rsidR="00963851">
        <w:rPr>
          <w:noProof/>
        </w:rPr>
        <w:t>on page 85</w:t>
      </w:r>
      <w:r w:rsidR="00963851">
        <w:fldChar w:fldCharType="end"/>
      </w:r>
      <w:r w:rsidR="00963851">
        <w:t xml:space="preserve">)): </w:t>
      </w:r>
      <w:r>
        <w:t xml:space="preserve">an image handle type, followed by a parenthesized list containing pairs of </w:t>
      </w:r>
      <w:r>
        <w:rPr>
          <w:rStyle w:val="code1"/>
        </w:rPr>
        <w:t>keyword = value</w:t>
      </w:r>
      <w:r>
        <w:t>. The geometry of the image and all the properties that apply to that geometry must be specified. The properties can be specified in any order, with no duplications and no properties that do not apply to the specified image geometry.</w:t>
      </w:r>
    </w:p>
    <w:p w14:paraId="1EA81091" w14:textId="3F5DA19D" w:rsidR="00411CB4" w:rsidRDefault="00411CB4" w:rsidP="00411CB4">
      <w:pPr>
        <w:pStyle w:val="p"/>
      </w:pPr>
      <w:r>
        <w:t xml:space="preserve">An image handle typed constant can be used in a variable initializer, but cannot be used in an immediate source operand. The rules for using image handle typed constants are the same as other typed constants (see </w:t>
      </w:r>
      <w:r>
        <w:rPr>
          <w:rStyle w:val="xref1"/>
        </w:rPr>
        <w:t>4.8.4. How Text Format Constants Are Converted to Bit String Constants (</w:t>
      </w:r>
      <w:r w:rsidRPr="008A5E4E">
        <w:fldChar w:fldCharType="begin"/>
      </w:r>
      <w:r>
        <w:instrText xml:space="preserve"> PAGEREF _Ref150022384 \p \h  \* MERGEFORMAT </w:instrText>
      </w:r>
      <w:r w:rsidRPr="008A5E4E">
        <w:fldChar w:fldCharType="separate"/>
      </w:r>
      <w:r w:rsidRPr="00533AF0">
        <w:rPr>
          <w:rStyle w:val="xref1"/>
          <w:noProof/>
        </w:rPr>
        <w:t>on</w:t>
      </w:r>
      <w:r>
        <w:rPr>
          <w:noProof/>
        </w:rPr>
        <w:t xml:space="preserve"> page 72</w:t>
      </w:r>
      <w:r w:rsidRPr="008A5E4E">
        <w:rPr>
          <w:rStyle w:val="xref1"/>
        </w:rPr>
        <w:fldChar w:fldCharType="end"/>
      </w:r>
      <w:r>
        <w:rPr>
          <w:rStyle w:val="xref1"/>
        </w:rPr>
        <w:t>))</w:t>
      </w:r>
      <w:r>
        <w:t>:</w:t>
      </w:r>
    </w:p>
    <w:p w14:paraId="309040C6" w14:textId="7EE4280D" w:rsidR="00411CB4" w:rsidRDefault="00411CB4" w:rsidP="00B40BE0">
      <w:pPr>
        <w:pStyle w:val="li"/>
        <w:numPr>
          <w:ilvl w:val="0"/>
          <w:numId w:val="336"/>
        </w:numPr>
        <w:ind w:left="605" w:hanging="216"/>
      </w:pPr>
      <w:r>
        <w:t>When initializing an image handle type variable without an array dimension</w:t>
      </w:r>
      <w:r w:rsidR="00CF117D">
        <w:t>,</w:t>
      </w:r>
      <w:r>
        <w:t xml:space="preserve"> an image handle typed constant of the same type as the variable</w:t>
      </w:r>
      <w:r w:rsidR="003F5189">
        <w:t xml:space="preserve"> must be used</w:t>
      </w:r>
      <w:r>
        <w:t>.</w:t>
      </w:r>
    </w:p>
    <w:p w14:paraId="5F009DB8" w14:textId="41485D6D" w:rsidR="000B51DF" w:rsidRDefault="00411CB4" w:rsidP="00B40BE0">
      <w:pPr>
        <w:pStyle w:val="li"/>
        <w:numPr>
          <w:ilvl w:val="0"/>
          <w:numId w:val="336"/>
        </w:numPr>
        <w:ind w:left="605" w:hanging="216"/>
      </w:pPr>
      <w:r>
        <w:t xml:space="preserve">When initializing an image handle type variable with an array dimension, </w:t>
      </w:r>
      <w:r w:rsidR="00CF117D">
        <w:t xml:space="preserve">an array typed constant </w:t>
      </w:r>
      <w:r w:rsidR="003F5189">
        <w:t>must be used which has</w:t>
      </w:r>
      <w:r w:rsidR="00CF117D">
        <w:t xml:space="preserve"> the same array element type as the variable, the same number of array elements as the variable, and each array element the same image type as the variable array element type</w:t>
      </w:r>
      <w:r>
        <w:t>.</w:t>
      </w:r>
    </w:p>
    <w:p w14:paraId="4C25C89F" w14:textId="4C1FC3B2" w:rsidR="000B51DF" w:rsidRDefault="000B51DF" w:rsidP="00B40BE0">
      <w:pPr>
        <w:pStyle w:val="li"/>
        <w:numPr>
          <w:ilvl w:val="0"/>
          <w:numId w:val="336"/>
        </w:numPr>
        <w:ind w:left="605" w:hanging="216"/>
      </w:pPr>
      <w:r>
        <w:t>An aggregate constant that includes image typed constants can be used to initialize bit type array variables.</w:t>
      </w:r>
      <w:r w:rsidR="00873AAC">
        <w:t xml:space="preserve"> The aggregate constant must </w:t>
      </w:r>
      <w:r w:rsidR="00353EF6">
        <w:t>have</w:t>
      </w:r>
      <w:r w:rsidR="00873AAC">
        <w:t xml:space="preserve"> the same byte size as the </w:t>
      </w:r>
      <w:r w:rsidR="00353EF6">
        <w:t xml:space="preserve">array </w:t>
      </w:r>
      <w:r w:rsidR="00873AAC">
        <w:t>variable.</w:t>
      </w:r>
    </w:p>
    <w:p w14:paraId="76B4730A" w14:textId="1B19A097" w:rsidR="00C35F8F" w:rsidRDefault="00192CB6">
      <w:pPr>
        <w:pStyle w:val="pNoPageBreakAfter"/>
      </w:pPr>
      <w:r>
        <w:t xml:space="preserve">The following is an example of image </w:t>
      </w:r>
      <w:r w:rsidR="00CC2EE6">
        <w:t>handle variable initializations</w:t>
      </w:r>
      <w:r>
        <w:t>:</w:t>
      </w:r>
    </w:p>
    <w:p w14:paraId="26E8CF9F" w14:textId="0343A5F0" w:rsidR="008A5E4E" w:rsidRDefault="0065745B">
      <w:pPr>
        <w:pStyle w:val="pre"/>
      </w:pPr>
      <w:r>
        <w:t>alloc(agent) global_roimg &amp;name0 = roimg(geometry = 3d,</w:t>
      </w:r>
      <w:r>
        <w:br/>
        <w:t xml:space="preserve">                                          width = 5, height = 4, depth = 6,</w:t>
      </w:r>
      <w:r>
        <w:br/>
        <w:t xml:space="preserve">                                          channel_type = unorm_int_101010,</w:t>
      </w:r>
      <w:r>
        <w:br/>
        <w:t xml:space="preserve">                                          channel_order = rgbx);</w:t>
      </w:r>
      <w:r>
        <w:br/>
        <w:t xml:space="preserve"> decl prog global_roimg &amp;name1;</w:t>
      </w:r>
      <w:r>
        <w:br/>
        <w:t xml:space="preserve"> decl prog global_roimg &amp;ArrayOfroimgs[10];</w:t>
      </w:r>
      <w:r>
        <w:br/>
        <w:t xml:space="preserve"> alloc(agent) global_woimg &amp;name3 = woimg(geometry = 3d,</w:t>
      </w:r>
      <w:r>
        <w:br/>
        <w:t xml:space="preserve">                                          width = 5, height = 4, depth = 6,</w:t>
      </w:r>
      <w:r>
        <w:br/>
        <w:t xml:space="preserve">                                          channel_type = unorm_int_101010,</w:t>
      </w:r>
      <w:r>
        <w:br/>
        <w:t xml:space="preserve">                                          channel_order = rgbx);</w:t>
      </w:r>
      <w:r>
        <w:br/>
        <w:t xml:space="preserve"> decl prog global_rwimg &amp;namedrwimg12;</w:t>
      </w:r>
      <w:r>
        <w:br/>
        <w:t xml:space="preserve"> decl prog global_rwimg &amp;namedrwimg2;</w:t>
      </w:r>
      <w:r>
        <w:br/>
        <w:t xml:space="preserve"> decl prog global_rwimg &amp;namedrwimg3;</w:t>
      </w:r>
      <w:r>
        <w:br/>
        <w:t xml:space="preserve"> decl prog global_rwimg &amp;ArrayOfrwimgs[10];</w:t>
      </w:r>
      <w:r>
        <w:br/>
        <w:t xml:space="preserve"> alloc(agent) global_rwimg &amp;namedrwimgWithInit[2] =</w:t>
      </w:r>
      <w:r>
        <w:br/>
        <w:t xml:space="preserve">                           </w:t>
      </w:r>
      <w:r w:rsidR="00C47A23">
        <w:t>rwimg[](</w:t>
      </w:r>
      <w:r>
        <w:t xml:space="preserve"> rwimg(geometry = 3d,</w:t>
      </w:r>
      <w:r>
        <w:br/>
        <w:t xml:space="preserve">                                          width = 5, height = 4, depth = 6,</w:t>
      </w:r>
      <w:r>
        <w:br/>
        <w:t xml:space="preserve">                                          channel_type = unorm_int_101010,</w:t>
      </w:r>
      <w:r>
        <w:br/>
        <w:t xml:space="preserve">                                          channel_order = rgbx),</w:t>
      </w:r>
      <w:r>
        <w:br/>
        <w:t xml:space="preserve">                                    rwimg(geometry = 2d,</w:t>
      </w:r>
      <w:r>
        <w:br/>
        <w:t xml:space="preserve">                                          width = 5, height = 4,</w:t>
      </w:r>
      <w:r>
        <w:br/>
        <w:t xml:space="preserve">                                          channel_type = unorm_short_555,</w:t>
      </w:r>
      <w:r>
        <w:br/>
        <w:t xml:space="preserve">                                          channel_order = rgb)</w:t>
      </w:r>
      <w:r>
        <w:br/>
        <w:t xml:space="preserve">                                  </w:t>
      </w:r>
      <w:r w:rsidR="00C47A23">
        <w:t>)</w:t>
      </w:r>
      <w:r>
        <w:t>;</w:t>
      </w:r>
      <w:r w:rsidR="00831730">
        <w:br/>
      </w:r>
      <w:r w:rsidR="007C5433">
        <w:t xml:space="preserve"> </w:t>
      </w:r>
      <w:r w:rsidR="00831730">
        <w:t>alloc(agent) global_b8 &amp;namedStructInit[16] =</w:t>
      </w:r>
      <w:r w:rsidR="00831730">
        <w:br/>
        <w:t xml:space="preserve">                                  { u32(4),</w:t>
      </w:r>
      <w:r w:rsidR="00831730">
        <w:br/>
        <w:t xml:space="preserve">                                    align(8),</w:t>
      </w:r>
      <w:r w:rsidR="00831730">
        <w:br/>
        <w:t xml:space="preserve">                                    rwimg(geometry = 2d,</w:t>
      </w:r>
      <w:r w:rsidR="00831730">
        <w:br/>
        <w:t xml:space="preserve">                                          width = 5, height = 4,</w:t>
      </w:r>
      <w:r w:rsidR="00831730">
        <w:br/>
        <w:t xml:space="preserve">                                          channel_type = unorm_short_555,</w:t>
      </w:r>
      <w:r w:rsidR="00831730">
        <w:br/>
        <w:t xml:space="preserve">                                          channel_order = rgb)</w:t>
      </w:r>
      <w:r w:rsidR="00831730">
        <w:br/>
        <w:t xml:space="preserve">                                  };</w:t>
      </w:r>
    </w:p>
    <w:p w14:paraId="291B6F31" w14:textId="25E93DBC" w:rsidR="00DB5A94" w:rsidRDefault="00DB5A94">
      <w:pPr>
        <w:pStyle w:val="p"/>
      </w:pPr>
      <w:r>
        <w:t>When a code object</w:t>
      </w:r>
      <w:r w:rsidR="007C5433">
        <w:t>,</w:t>
      </w:r>
      <w:r>
        <w:t xml:space="preserve"> that references a variable definition that has an initializer which includes any image handle typed constants</w:t>
      </w:r>
      <w:r w:rsidR="007C5433">
        <w:t>,</w:t>
      </w:r>
      <w:r>
        <w:t xml:space="preserve"> is loaded into an executable for </w:t>
      </w:r>
      <w:r w:rsidR="0023395C">
        <w:t>a kernel agent</w:t>
      </w:r>
      <w:r>
        <w:t xml:space="preserve">, images with the specified properties are created for that </w:t>
      </w:r>
      <w:r w:rsidR="0023395C">
        <w:t>kernel agent</w:t>
      </w:r>
      <w:r>
        <w:t xml:space="preserve"> if it supports images. The </w:t>
      </w:r>
      <w:r w:rsidR="0023395C">
        <w:t>kernel agent</w:t>
      </w:r>
      <w:r>
        <w:t xml:space="preserve">'s agent allocation variable is allocated and the image handles initialized to reference the corresponding images. The associated image data is not initialized. When the executable is destroyed, the </w:t>
      </w:r>
      <w:r w:rsidR="000F7A85">
        <w:t xml:space="preserve">images, </w:t>
      </w:r>
      <w:r>
        <w:t>image data and image handles are destroyed.</w:t>
      </w:r>
      <w:r w:rsidRPr="00BB1042">
        <w:t xml:space="preserve"> </w:t>
      </w:r>
      <w:r>
        <w:t xml:space="preserve">See </w:t>
      </w:r>
      <w:r>
        <w:rPr>
          <w:rStyle w:val="xref1"/>
        </w:rPr>
        <w:t>4.2. Program, Code Object and Executable (</w:t>
      </w:r>
      <w:r w:rsidRPr="008A5E4E">
        <w:fldChar w:fldCharType="begin"/>
      </w:r>
      <w:r>
        <w:instrText xml:space="preserve"> PAGEREF _Ref-654951805 \p \h  \* MERGEFORMAT </w:instrText>
      </w:r>
      <w:r w:rsidRPr="008A5E4E">
        <w:fldChar w:fldCharType="separate"/>
      </w:r>
      <w:r w:rsidRPr="00533AF0">
        <w:rPr>
          <w:rStyle w:val="xref1"/>
          <w:noProof/>
        </w:rPr>
        <w:t>on</w:t>
      </w:r>
      <w:r>
        <w:rPr>
          <w:noProof/>
        </w:rPr>
        <w:t xml:space="preserve"> page 33</w:t>
      </w:r>
      <w:r w:rsidRPr="008A5E4E">
        <w:rPr>
          <w:rStyle w:val="xref1"/>
        </w:rPr>
        <w:fldChar w:fldCharType="end"/>
      </w:r>
      <w:r>
        <w:rPr>
          <w:rStyle w:val="xref1"/>
        </w:rPr>
        <w:t>)</w:t>
      </w:r>
      <w:r>
        <w:t>.</w:t>
      </w:r>
    </w:p>
    <w:p w14:paraId="4C71D68F" w14:textId="7EDD32F9" w:rsidR="008A5E4E" w:rsidRDefault="0065745B">
      <w:pPr>
        <w:pStyle w:val="p"/>
      </w:pPr>
      <w:r>
        <w:t xml:space="preserve">The </w:t>
      </w:r>
      <w:r>
        <w:rPr>
          <w:rStyle w:val="code1"/>
        </w:rPr>
        <w:t>query</w:t>
      </w:r>
      <w:r w:rsidR="00D34A25">
        <w:rPr>
          <w:rStyle w:val="code1"/>
        </w:rPr>
        <w:t>image</w:t>
      </w:r>
      <w:r>
        <w:t xml:space="preserve"> operation can be used to query the </w:t>
      </w:r>
      <w:r w:rsidR="00E14FF7">
        <w:t xml:space="preserve">properties </w:t>
      </w:r>
      <w:r>
        <w:t xml:space="preserve">of an image. See </w:t>
      </w:r>
      <w:r>
        <w:rPr>
          <w:rStyle w:val="xref1"/>
        </w:rPr>
        <w:t>7.5. Query Image and Query Sampler Operations (</w:t>
      </w:r>
      <w:r w:rsidR="009A76EE" w:rsidRPr="008A5E4E">
        <w:fldChar w:fldCharType="begin"/>
      </w:r>
      <w:r w:rsidR="008A5E4E">
        <w:instrText xml:space="preserve"> PAGEREF _Ref1856500619 \p \h  \* MERGEFORMAT </w:instrText>
      </w:r>
      <w:r w:rsidR="009A76EE" w:rsidRPr="008A5E4E">
        <w:fldChar w:fldCharType="separate"/>
      </w:r>
      <w:r w:rsidR="00533AF0" w:rsidRPr="00533AF0">
        <w:rPr>
          <w:rStyle w:val="xref1"/>
          <w:noProof/>
        </w:rPr>
        <w:t>on</w:t>
      </w:r>
      <w:r w:rsidR="00533AF0">
        <w:rPr>
          <w:noProof/>
        </w:rPr>
        <w:t xml:space="preserve"> page 221</w:t>
      </w:r>
      <w:r w:rsidR="009A76EE" w:rsidRPr="008A5E4E">
        <w:rPr>
          <w:rStyle w:val="xref1"/>
        </w:rPr>
        <w:fldChar w:fldCharType="end"/>
      </w:r>
      <w:r>
        <w:rPr>
          <w:rStyle w:val="xref1"/>
        </w:rPr>
        <w:t>)</w:t>
      </w:r>
      <w:r>
        <w:t xml:space="preserve">. </w:t>
      </w:r>
    </w:p>
    <w:p w14:paraId="464116F2" w14:textId="77777777" w:rsidR="008A5E4E" w:rsidRDefault="0065745B">
      <w:pPr>
        <w:pStyle w:val="h3"/>
      </w:pPr>
      <w:bookmarkStart w:id="708" w:name="_Toc396034308"/>
      <w:r>
        <w:t xml:space="preserve">7.1.8 </w:t>
      </w:r>
      <w:bookmarkStart w:id="709" w:name="_Ref657417699"/>
      <w:bookmarkStart w:id="710" w:name="_Ref-258683145"/>
      <w:bookmarkStart w:id="711" w:name="_Ref-597734568"/>
      <w:r>
        <w:t>Sampler Creation and Sampler Handles</w:t>
      </w:r>
      <w:bookmarkEnd w:id="708"/>
      <w:bookmarkEnd w:id="709"/>
      <w:bookmarkEnd w:id="710"/>
      <w:bookmarkEnd w:id="711"/>
    </w:p>
    <w:p w14:paraId="4A1A2A70" w14:textId="77777777" w:rsidR="008A5E4E" w:rsidRDefault="0065745B">
      <w:pPr>
        <w:pStyle w:val="p"/>
      </w:pPr>
      <w:r>
        <w:t xml:space="preserve">Samplers are used to specify how to process image coordinates by the </w:t>
      </w:r>
      <w:r>
        <w:rPr>
          <w:rStyle w:val="code1"/>
        </w:rPr>
        <w:t>rdimage</w:t>
      </w:r>
      <w:r>
        <w:t xml:space="preserve"> image operation (see </w:t>
      </w:r>
      <w:r>
        <w:rPr>
          <w:rStyle w:val="xref1"/>
        </w:rPr>
        <w:t>7.1.6. Image Coordinate (</w:t>
      </w:r>
      <w:r w:rsidR="009A76EE" w:rsidRPr="008A5E4E">
        <w:fldChar w:fldCharType="begin"/>
      </w:r>
      <w:r w:rsidR="008A5E4E">
        <w:instrText xml:space="preserve"> PAGEREF _Ref-401683159 \p \h  \* MERGEFORMAT </w:instrText>
      </w:r>
      <w:r w:rsidR="009A76EE" w:rsidRPr="008A5E4E">
        <w:fldChar w:fldCharType="separate"/>
      </w:r>
      <w:r w:rsidR="00533AF0" w:rsidRPr="00533AF0">
        <w:rPr>
          <w:rStyle w:val="xref1"/>
          <w:noProof/>
        </w:rPr>
        <w:t>on</w:t>
      </w:r>
      <w:r w:rsidR="00533AF0">
        <w:rPr>
          <w:noProof/>
        </w:rPr>
        <w:t xml:space="preserve"> page 203</w:t>
      </w:r>
      <w:r w:rsidR="009A76EE" w:rsidRPr="008A5E4E">
        <w:rPr>
          <w:rStyle w:val="xref1"/>
        </w:rPr>
        <w:fldChar w:fldCharType="end"/>
      </w:r>
      <w:r>
        <w:rPr>
          <w:rStyle w:val="xref1"/>
        </w:rPr>
        <w:t>)</w:t>
      </w:r>
      <w:r>
        <w:t>).</w:t>
      </w:r>
    </w:p>
    <w:p w14:paraId="68DAF36F" w14:textId="77777777" w:rsidR="008A5E4E" w:rsidRDefault="0065745B">
      <w:pPr>
        <w:pStyle w:val="pNoPageBreakAfter"/>
      </w:pPr>
      <w:r>
        <w:t>The HSA runtime can be used to create an opaque sampler handle by specifying:</w:t>
      </w:r>
    </w:p>
    <w:p w14:paraId="32B9E6FB" w14:textId="77777777" w:rsidR="008A5E4E" w:rsidRDefault="0065745B">
      <w:pPr>
        <w:pStyle w:val="li"/>
        <w:numPr>
          <w:ilvl w:val="0"/>
          <w:numId w:val="169"/>
        </w:numPr>
        <w:spacing w:before="320"/>
        <w:ind w:left="600"/>
      </w:pPr>
      <w:r>
        <w:t>Coordinate normalization mode</w:t>
      </w:r>
    </w:p>
    <w:p w14:paraId="20DEF61D" w14:textId="77777777" w:rsidR="008A5E4E" w:rsidRDefault="0065745B">
      <w:pPr>
        <w:pStyle w:val="li"/>
        <w:numPr>
          <w:ilvl w:val="0"/>
          <w:numId w:val="169"/>
        </w:numPr>
        <w:ind w:left="600"/>
      </w:pPr>
      <w:r>
        <w:t>Coordinate addressing mode</w:t>
      </w:r>
    </w:p>
    <w:p w14:paraId="24948297" w14:textId="77777777" w:rsidR="008A5E4E" w:rsidRDefault="0065745B">
      <w:pPr>
        <w:pStyle w:val="li"/>
        <w:numPr>
          <w:ilvl w:val="0"/>
          <w:numId w:val="169"/>
        </w:numPr>
        <w:spacing w:after="320"/>
        <w:ind w:left="600"/>
      </w:pPr>
      <w:r>
        <w:t>Coordinate filter mode</w:t>
      </w:r>
    </w:p>
    <w:p w14:paraId="00784974" w14:textId="4A3AD226" w:rsidR="00D61B2B" w:rsidRDefault="0065745B">
      <w:pPr>
        <w:pStyle w:val="p"/>
      </w:pPr>
      <w:r>
        <w:t xml:space="preserve">A sampler handle representation is implementation dependent for each agent. </w:t>
      </w:r>
      <w:r w:rsidR="00D61B2B">
        <w:t>The m</w:t>
      </w:r>
      <w:r w:rsidR="007E34E4">
        <w:t xml:space="preserve">aximum </w:t>
      </w:r>
      <w:r>
        <w:t xml:space="preserve">number of sampler handles </w:t>
      </w:r>
      <w:r w:rsidR="007E34E4">
        <w:t xml:space="preserve">that can </w:t>
      </w:r>
      <w:r w:rsidR="00037FBA">
        <w:t>exist</w:t>
      </w:r>
      <w:r w:rsidR="007E34E4">
        <w:t xml:space="preserve"> at </w:t>
      </w:r>
      <w:r w:rsidR="00037FBA">
        <w:t xml:space="preserve">any </w:t>
      </w:r>
      <w:r w:rsidR="007E34E4">
        <w:t xml:space="preserve">one time </w:t>
      </w:r>
      <w:r>
        <w:t>is implementation</w:t>
      </w:r>
      <w:r w:rsidR="007E34E4">
        <w:t xml:space="preserve">–defined </w:t>
      </w:r>
      <w:r>
        <w:t xml:space="preserve">for each agent, but there are minimum limits that all agents must support (see </w:t>
      </w:r>
      <w:r>
        <w:rPr>
          <w:rStyle w:val="xref1"/>
        </w:rPr>
        <w:t>Appendix A. Limits (</w:t>
      </w:r>
      <w:r w:rsidR="009A76EE" w:rsidRPr="008A5E4E">
        <w:fldChar w:fldCharType="begin"/>
      </w:r>
      <w:r w:rsidR="008A5E4E">
        <w:instrText xml:space="preserve"> PAGEREF _Ref1252504519 \p \h  \* MERGEFORMAT </w:instrText>
      </w:r>
      <w:r w:rsidR="009A76EE" w:rsidRPr="008A5E4E">
        <w:fldChar w:fldCharType="separate"/>
      </w:r>
      <w:r w:rsidR="00533AF0" w:rsidRPr="00533AF0">
        <w:rPr>
          <w:rStyle w:val="xref1"/>
          <w:noProof/>
        </w:rPr>
        <w:t>on</w:t>
      </w:r>
      <w:r w:rsidR="00533AF0">
        <w:rPr>
          <w:noProof/>
        </w:rPr>
        <w:t xml:space="preserve"> page 385</w:t>
      </w:r>
      <w:r w:rsidR="009A76EE" w:rsidRPr="008A5E4E">
        <w:rPr>
          <w:rStyle w:val="xref1"/>
        </w:rPr>
        <w:fldChar w:fldCharType="end"/>
      </w:r>
      <w:r>
        <w:rPr>
          <w:rStyle w:val="xref1"/>
        </w:rPr>
        <w:t>)</w:t>
      </w:r>
      <w:r>
        <w:t>). An HSA runtime query is available to obtain the maximum limits supported by an agent.</w:t>
      </w:r>
    </w:p>
    <w:p w14:paraId="70629C57" w14:textId="4D9CD771" w:rsidR="008A5E4E" w:rsidRDefault="0065745B">
      <w:pPr>
        <w:pStyle w:val="p"/>
      </w:pPr>
      <w:r>
        <w:t>The HSA runtime can be used to destroy a sampler handle which reduces the number of created handles. It is undefined to use a sampler handle after it has been destroyed. See the HSA runtime.</w:t>
      </w:r>
    </w:p>
    <w:p w14:paraId="1214AC5F" w14:textId="08B6A703" w:rsidR="008A5E4E" w:rsidRDefault="0065745B">
      <w:pPr>
        <w:pStyle w:val="p"/>
      </w:pPr>
      <w:r>
        <w:t xml:space="preserve">In HSAIL there is an opaque sampler handle type </w:t>
      </w:r>
      <w:r>
        <w:rPr>
          <w:rStyle w:val="code1"/>
        </w:rPr>
        <w:t>samp</w:t>
      </w:r>
      <w:r>
        <w:t xml:space="preserve"> (see </w:t>
      </w:r>
      <w:r>
        <w:rPr>
          <w:rStyle w:val="xref1"/>
        </w:rPr>
        <w:t>Table 4–4 (</w:t>
      </w:r>
      <w:r w:rsidR="009A76EE" w:rsidRPr="008A5E4E">
        <w:fldChar w:fldCharType="begin"/>
      </w:r>
      <w:r w:rsidR="008A5E4E">
        <w:instrText xml:space="preserve"> PAGEREF -247087953 \p \h  \* MERGEFORMAT </w:instrText>
      </w:r>
      <w:r w:rsidR="009A76EE" w:rsidRPr="008A5E4E">
        <w:fldChar w:fldCharType="separate"/>
      </w:r>
      <w:r w:rsidR="00533AF0" w:rsidRPr="00533AF0">
        <w:rPr>
          <w:rStyle w:val="xref1"/>
          <w:noProof/>
        </w:rPr>
        <w:t>on</w:t>
      </w:r>
      <w:r w:rsidR="00533AF0">
        <w:rPr>
          <w:noProof/>
        </w:rPr>
        <w:t xml:space="preserve"> page 80</w:t>
      </w:r>
      <w:r w:rsidR="009A76EE" w:rsidRPr="008A5E4E">
        <w:rPr>
          <w:rStyle w:val="xref1"/>
        </w:rPr>
        <w:fldChar w:fldCharType="end"/>
      </w:r>
      <w:r>
        <w:rPr>
          <w:rStyle w:val="xref1"/>
        </w:rPr>
        <w:t>)</w:t>
      </w:r>
      <w:r>
        <w:t xml:space="preserve">). It is undefined to use </w:t>
      </w:r>
      <w:r w:rsidR="0019594E">
        <w:t xml:space="preserve">HSAIL </w:t>
      </w:r>
      <w:r w:rsidR="00B72205">
        <w:t xml:space="preserve">sampler </w:t>
      </w:r>
      <w:r>
        <w:t>operation</w:t>
      </w:r>
      <w:r w:rsidR="00B72205">
        <w:t>s</w:t>
      </w:r>
      <w:r>
        <w:t xml:space="preserve"> on </w:t>
      </w:r>
      <w:r w:rsidR="0023395C">
        <w:t>a kernel agent</w:t>
      </w:r>
      <w:r>
        <w:t xml:space="preserve"> for which the sampler handle was not created. Different </w:t>
      </w:r>
      <w:r w:rsidR="0023395C">
        <w:t>kernel agent</w:t>
      </w:r>
      <w:r>
        <w:t>s may use different representations for sampler handles.</w:t>
      </w:r>
    </w:p>
    <w:p w14:paraId="3E25683E" w14:textId="77777777" w:rsidR="008A5E4E" w:rsidRDefault="0065745B">
      <w:pPr>
        <w:pStyle w:val="pNoPageBreakAfter"/>
      </w:pPr>
      <w:r>
        <w:t>Sampler handle variables can be declared and defined:</w:t>
      </w:r>
    </w:p>
    <w:p w14:paraId="3C1CE10D" w14:textId="77777777" w:rsidR="008A5E4E" w:rsidRDefault="0065745B">
      <w:pPr>
        <w:pStyle w:val="li"/>
        <w:numPr>
          <w:ilvl w:val="0"/>
          <w:numId w:val="170"/>
        </w:numPr>
        <w:spacing w:before="320"/>
        <w:ind w:left="600"/>
      </w:pPr>
      <w:r>
        <w:t>As a global or readonly segment variable declaration or definition inside or outside of a function or kernel.</w:t>
      </w:r>
    </w:p>
    <w:p w14:paraId="3AF270FC" w14:textId="77777777" w:rsidR="008A5E4E" w:rsidRDefault="0065745B">
      <w:pPr>
        <w:pStyle w:val="li"/>
        <w:numPr>
          <w:ilvl w:val="0"/>
          <w:numId w:val="170"/>
        </w:numPr>
        <w:ind w:left="600"/>
      </w:pPr>
      <w:r>
        <w:t>As a arg segment variable definition in an arg block.</w:t>
      </w:r>
    </w:p>
    <w:p w14:paraId="01E55568" w14:textId="77777777" w:rsidR="008A5E4E" w:rsidRDefault="0065745B">
      <w:pPr>
        <w:pStyle w:val="li"/>
        <w:numPr>
          <w:ilvl w:val="0"/>
          <w:numId w:val="170"/>
        </w:numPr>
        <w:ind w:left="600"/>
      </w:pPr>
      <w:r>
        <w:t>As a function formal argument definition in the arg segment.</w:t>
      </w:r>
    </w:p>
    <w:p w14:paraId="560A32CC" w14:textId="77777777" w:rsidR="008A5E4E" w:rsidRDefault="0065745B">
      <w:pPr>
        <w:pStyle w:val="li"/>
        <w:numPr>
          <w:ilvl w:val="0"/>
          <w:numId w:val="170"/>
        </w:numPr>
        <w:spacing w:after="320"/>
        <w:ind w:left="600"/>
      </w:pPr>
      <w:r>
        <w:t>As a kernel formal argument definition in the kernarg segment.</w:t>
      </w:r>
    </w:p>
    <w:p w14:paraId="604BA8E8" w14:textId="77777777" w:rsidR="008A5E4E" w:rsidRDefault="0065745B">
      <w:pPr>
        <w:pStyle w:val="p"/>
      </w:pPr>
      <w:r>
        <w:t>A sampler handle type always has a size of 8 bytes and a natural alignment of 8 bytes, but the format is implementation dependent for each agent.</w:t>
      </w:r>
    </w:p>
    <w:p w14:paraId="519BB33B" w14:textId="35884E43" w:rsidR="008A5E4E" w:rsidRDefault="0065745B">
      <w:pPr>
        <w:pStyle w:val="p"/>
      </w:pPr>
      <w:r>
        <w:t xml:space="preserve">A sampler handle variable definition in the global or readonly segment can </w:t>
      </w:r>
      <w:r w:rsidR="00D807D5">
        <w:t>have an initializer that defines the properties of the sampler</w:t>
      </w:r>
      <w:r>
        <w:t xml:space="preserve">. For a global or readonly segment variable definition with the </w:t>
      </w:r>
      <w:r>
        <w:rPr>
          <w:rStyle w:val="code1"/>
        </w:rPr>
        <w:t>const</w:t>
      </w:r>
      <w:r>
        <w:t xml:space="preserve"> qualifier, an initializer is required. For a global or readonly segment variable without the </w:t>
      </w:r>
      <w:r>
        <w:rPr>
          <w:rStyle w:val="code1"/>
        </w:rPr>
        <w:t>const</w:t>
      </w:r>
      <w:r>
        <w:t xml:space="preserve"> qualifier, an initializer is optional. Since the representation of sampler handles is agent specific, it is required that such initialized variables have agent allocation. This ensures that each agent has its own allocation for the variable that is initialized with a sampler handle for a sampler with the specified properties using the representation appropriate for that agent. Readonly segment variables are implicitly agent allocation, but the </w:t>
      </w:r>
      <w:r>
        <w:rPr>
          <w:rStyle w:val="code1"/>
        </w:rPr>
        <w:t>alloc(agent)</w:t>
      </w:r>
      <w:r>
        <w:t xml:space="preserve"> qualifier is required for global segment variables. See </w:t>
      </w:r>
      <w:r>
        <w:rPr>
          <w:rStyle w:val="xref1"/>
        </w:rPr>
        <w:t>4.3.10. Declaration and Definition Qualifiers (</w:t>
      </w:r>
      <w:r w:rsidR="009A76EE" w:rsidRPr="008A5E4E">
        <w:fldChar w:fldCharType="begin"/>
      </w:r>
      <w:r w:rsidR="008A5E4E">
        <w:instrText xml:space="preserve"> PAGEREF _Ref1400793971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5D37CE4D" w14:textId="56D29EB2" w:rsidR="008A5E4E" w:rsidRDefault="0065745B">
      <w:pPr>
        <w:pStyle w:val="p"/>
      </w:pPr>
      <w:r>
        <w:t xml:space="preserve">A sampler </w:t>
      </w:r>
      <w:r w:rsidR="001E69F5">
        <w:t>handle type constant</w:t>
      </w:r>
      <w:r>
        <w:t xml:space="preserve"> </w:t>
      </w:r>
      <w:r w:rsidR="0091407D">
        <w:t xml:space="preserve">uses the typed constant </w:t>
      </w:r>
      <w:r w:rsidR="007A0DB4">
        <w:t>notation</w:t>
      </w:r>
      <w:r w:rsidR="00195A2C">
        <w:t xml:space="preserve"> (see </w:t>
      </w:r>
      <w:r w:rsidR="00963851">
        <w:t>4.8.3 Typed Constants (</w:t>
      </w:r>
      <w:r w:rsidR="00963851">
        <w:fldChar w:fldCharType="begin"/>
      </w:r>
      <w:r w:rsidR="00963851">
        <w:instrText xml:space="preserve"> PAGEREF typed_constants \p \h </w:instrText>
      </w:r>
      <w:r w:rsidR="00963851">
        <w:fldChar w:fldCharType="separate"/>
      </w:r>
      <w:r w:rsidR="00963851">
        <w:rPr>
          <w:noProof/>
        </w:rPr>
        <w:t>on page 85</w:t>
      </w:r>
      <w:r w:rsidR="00963851">
        <w:fldChar w:fldCharType="end"/>
      </w:r>
      <w:r w:rsidR="00963851">
        <w:t>)</w:t>
      </w:r>
      <w:r w:rsidR="00195A2C">
        <w:t>)</w:t>
      </w:r>
      <w:r w:rsidR="0091407D">
        <w:t xml:space="preserve">: </w:t>
      </w:r>
      <w:r>
        <w:rPr>
          <w:rStyle w:val="code1"/>
        </w:rPr>
        <w:t>samp</w:t>
      </w:r>
      <w:r>
        <w:t xml:space="preserve">, followed by a parenthesized list containing pairs of </w:t>
      </w:r>
      <w:r>
        <w:rPr>
          <w:rStyle w:val="code1"/>
        </w:rPr>
        <w:t>keyword = value</w:t>
      </w:r>
      <w:r>
        <w:t xml:space="preserve">. All the properties of a sampler must be specified, in any order, with no duplications. It is an error if </w:t>
      </w:r>
      <w:r>
        <w:rPr>
          <w:rStyle w:val="code1"/>
        </w:rPr>
        <w:t>unnormalized</w:t>
      </w:r>
      <w:r>
        <w:t xml:space="preserve"> normalization mode is specified with an addressing mode of </w:t>
      </w:r>
      <w:r>
        <w:rPr>
          <w:rStyle w:val="code1"/>
        </w:rPr>
        <w:t>repeat</w:t>
      </w:r>
      <w:r>
        <w:t xml:space="preserve"> or </w:t>
      </w:r>
      <w:r>
        <w:rPr>
          <w:rStyle w:val="code1"/>
        </w:rPr>
        <w:t>mirrored_repeat</w:t>
      </w:r>
      <w:r>
        <w:t>.</w:t>
      </w:r>
    </w:p>
    <w:p w14:paraId="7D91EB60" w14:textId="446A7C08" w:rsidR="00411CB4" w:rsidRDefault="00411CB4" w:rsidP="00411CB4">
      <w:pPr>
        <w:pStyle w:val="p"/>
      </w:pPr>
      <w:r>
        <w:t xml:space="preserve">A sampler handle typed constant can be used in a variable initializer, but cannot be used in an immediate source operand. The rules for using sampler handle typed constants are the same as other typed constants (see </w:t>
      </w:r>
      <w:r>
        <w:rPr>
          <w:rStyle w:val="xref1"/>
        </w:rPr>
        <w:t>4.8.4. How Text Format Constants Are Converted to Bit String Constants (</w:t>
      </w:r>
      <w:r w:rsidRPr="008A5E4E">
        <w:fldChar w:fldCharType="begin"/>
      </w:r>
      <w:r>
        <w:instrText xml:space="preserve"> PAGEREF _Ref150022384 \p \h  \* MERGEFORMAT </w:instrText>
      </w:r>
      <w:r w:rsidRPr="008A5E4E">
        <w:fldChar w:fldCharType="separate"/>
      </w:r>
      <w:r w:rsidRPr="00533AF0">
        <w:rPr>
          <w:rStyle w:val="xref1"/>
          <w:noProof/>
        </w:rPr>
        <w:t>on</w:t>
      </w:r>
      <w:r>
        <w:rPr>
          <w:noProof/>
        </w:rPr>
        <w:t xml:space="preserve"> page 72</w:t>
      </w:r>
      <w:r w:rsidRPr="008A5E4E">
        <w:rPr>
          <w:rStyle w:val="xref1"/>
        </w:rPr>
        <w:fldChar w:fldCharType="end"/>
      </w:r>
      <w:r>
        <w:rPr>
          <w:rStyle w:val="xref1"/>
        </w:rPr>
        <w:t>))</w:t>
      </w:r>
      <w:r>
        <w:t>:</w:t>
      </w:r>
    </w:p>
    <w:p w14:paraId="61FFAD8C" w14:textId="66D924B8" w:rsidR="00411CB4" w:rsidRDefault="00411CB4" w:rsidP="00B40BE0">
      <w:pPr>
        <w:pStyle w:val="li"/>
        <w:numPr>
          <w:ilvl w:val="0"/>
          <w:numId w:val="336"/>
        </w:numPr>
        <w:ind w:left="605" w:hanging="216"/>
      </w:pPr>
      <w:r>
        <w:t>When initializing a sampler handle type variable without an array dimension,</w:t>
      </w:r>
      <w:r w:rsidR="003F5189">
        <w:t xml:space="preserve"> </w:t>
      </w:r>
      <w:r>
        <w:t>a sampler handle typed constant</w:t>
      </w:r>
      <w:r w:rsidR="00121C86">
        <w:t xml:space="preserve"> must be used</w:t>
      </w:r>
      <w:r>
        <w:t>.</w:t>
      </w:r>
    </w:p>
    <w:p w14:paraId="28B1AE73" w14:textId="2BDAC07A" w:rsidR="00411CB4" w:rsidRDefault="00411CB4" w:rsidP="00B40BE0">
      <w:pPr>
        <w:pStyle w:val="li"/>
        <w:numPr>
          <w:ilvl w:val="0"/>
          <w:numId w:val="336"/>
        </w:numPr>
        <w:ind w:left="605" w:hanging="216"/>
      </w:pPr>
      <w:r>
        <w:t xml:space="preserve">When initializing a sampler handle type variable with an array dimension, </w:t>
      </w:r>
      <w:r w:rsidR="00F32E2A">
        <w:t xml:space="preserve">an array typed constant </w:t>
      </w:r>
      <w:r w:rsidR="00121C86">
        <w:t xml:space="preserve">must be used which has </w:t>
      </w:r>
      <w:r w:rsidR="00F32E2A">
        <w:t>a sampler handle array element type, the same number of array elements as the variable, and each array element a sampler handle typed constant</w:t>
      </w:r>
      <w:r>
        <w:t>.</w:t>
      </w:r>
    </w:p>
    <w:p w14:paraId="2F7E26DF" w14:textId="34163EA4" w:rsidR="003F5189" w:rsidRDefault="003F5189" w:rsidP="003F5189">
      <w:pPr>
        <w:pStyle w:val="li"/>
        <w:numPr>
          <w:ilvl w:val="0"/>
          <w:numId w:val="336"/>
        </w:numPr>
        <w:ind w:left="605" w:hanging="216"/>
      </w:pPr>
      <w:r>
        <w:t xml:space="preserve">An aggregate constant that includes </w:t>
      </w:r>
      <w:r w:rsidR="00121C86">
        <w:t>sampler</w:t>
      </w:r>
      <w:r>
        <w:t xml:space="preserve"> typed constants can be used to initialize bit type array variables. The aggregate constant must have the same byte size as the array variable.</w:t>
      </w:r>
    </w:p>
    <w:p w14:paraId="75B91BB9" w14:textId="77777777" w:rsidR="00CA0625" w:rsidRDefault="00192CB6" w:rsidP="00B40BE0">
      <w:pPr>
        <w:pStyle w:val="p"/>
      </w:pPr>
      <w:r>
        <w:t xml:space="preserve">The following is an example of sampler </w:t>
      </w:r>
      <w:r w:rsidR="008B4E92">
        <w:t>handle variable initializations</w:t>
      </w:r>
      <w:r>
        <w:t>:</w:t>
      </w:r>
    </w:p>
    <w:p w14:paraId="6A2F947D" w14:textId="42F4D04F" w:rsidR="008A5E4E" w:rsidRDefault="0065745B" w:rsidP="00B73644">
      <w:pPr>
        <w:pStyle w:val="pre"/>
      </w:pPr>
      <w:r>
        <w:t>alloc(agent) global_samp &amp;y1 = samp(coord = normalized,</w:t>
      </w:r>
      <w:r>
        <w:br/>
        <w:t xml:space="preserve">                                     filter = nearest,</w:t>
      </w:r>
      <w:r>
        <w:br/>
        <w:t xml:space="preserve">                                     addressing = clamp_to_edge);</w:t>
      </w:r>
      <w:r>
        <w:br/>
        <w:t xml:space="preserve"> alloc(agent) global_samp &amp;y2[2] =</w:t>
      </w:r>
      <w:r w:rsidR="00CA0625">
        <w:br/>
        <w:t xml:space="preserve">                 </w:t>
      </w:r>
      <w:r>
        <w:t xml:space="preserve"> </w:t>
      </w:r>
      <w:r w:rsidR="00CA0625">
        <w:t xml:space="preserve">           samp[](</w:t>
      </w:r>
      <w:r>
        <w:t xml:space="preserve"> samp(coord = unnormalized,</w:t>
      </w:r>
      <w:r>
        <w:br/>
        <w:t xml:space="preserve">                                          filter = nearest,</w:t>
      </w:r>
      <w:r>
        <w:br/>
        <w:t xml:space="preserve">                                          addressing = clamp_to_border),</w:t>
      </w:r>
      <w:r>
        <w:br/>
        <w:t xml:space="preserve">                                     samp(coord = normalized,</w:t>
      </w:r>
      <w:r>
        <w:br/>
        <w:t xml:space="preserve">                                          filter = linear,</w:t>
      </w:r>
      <w:r>
        <w:br/>
        <w:t xml:space="preserve">                                          addressing = mirrored_repeat)</w:t>
      </w:r>
      <w:r w:rsidR="00B73644">
        <w:br/>
        <w:t xml:space="preserve">                                  </w:t>
      </w:r>
      <w:r>
        <w:t xml:space="preserve"> </w:t>
      </w:r>
      <w:r w:rsidR="00CA0625">
        <w:t>)</w:t>
      </w:r>
      <w:r>
        <w:t>;</w:t>
      </w:r>
      <w:r w:rsidR="00B73644">
        <w:br/>
        <w:t>alloc(agent) global_b8 &amp;namedStructInit[16] =</w:t>
      </w:r>
      <w:r w:rsidR="00B73644">
        <w:br/>
        <w:t xml:space="preserve">                                   { u32(4),</w:t>
      </w:r>
      <w:r w:rsidR="00B73644">
        <w:br/>
        <w:t xml:space="preserve">                                     align(8),</w:t>
      </w:r>
      <w:r w:rsidR="00B73644">
        <w:br/>
        <w:t xml:space="preserve">                                     samp(coord = unnormalized,</w:t>
      </w:r>
      <w:r w:rsidR="00B73644">
        <w:br/>
        <w:t xml:space="preserve">                                          filter = nearest,</w:t>
      </w:r>
      <w:r w:rsidR="00B73644">
        <w:br/>
        <w:t xml:space="preserve">                                          addressing = clamp_to_border)</w:t>
      </w:r>
      <w:r w:rsidR="00B73644">
        <w:br/>
        <w:t xml:space="preserve">                                   }; </w:t>
      </w:r>
    </w:p>
    <w:p w14:paraId="446187A5" w14:textId="0DCB1CD0" w:rsidR="001B40F3" w:rsidRDefault="001B40F3" w:rsidP="000F7A85">
      <w:pPr>
        <w:pStyle w:val="p"/>
      </w:pPr>
      <w:r>
        <w:t>When a code object</w:t>
      </w:r>
      <w:r w:rsidR="000F7A85">
        <w:t>,</w:t>
      </w:r>
      <w:r>
        <w:t xml:space="preserve"> that references a variable definition </w:t>
      </w:r>
      <w:r w:rsidR="000F7A85">
        <w:t>that has an initializer which includes</w:t>
      </w:r>
      <w:r>
        <w:t xml:space="preserve"> </w:t>
      </w:r>
      <w:r w:rsidR="000F7A85">
        <w:t xml:space="preserve">any </w:t>
      </w:r>
      <w:r>
        <w:t xml:space="preserve">sampler </w:t>
      </w:r>
      <w:r w:rsidR="000F7A85">
        <w:t>handle typed constants,</w:t>
      </w:r>
      <w:r>
        <w:t xml:space="preserve"> is loaded into an executable for </w:t>
      </w:r>
      <w:r w:rsidR="0023395C">
        <w:t>a kernel agent</w:t>
      </w:r>
      <w:r w:rsidR="000F7A85">
        <w:t>,</w:t>
      </w:r>
      <w:r>
        <w:t xml:space="preserve"> sampler</w:t>
      </w:r>
      <w:r w:rsidR="000F7A85">
        <w:t>s</w:t>
      </w:r>
      <w:r>
        <w:t xml:space="preserve"> </w:t>
      </w:r>
      <w:r w:rsidR="000F7A85">
        <w:t>with the specified properties are</w:t>
      </w:r>
      <w:r>
        <w:t xml:space="preserve"> created for that </w:t>
      </w:r>
      <w:r w:rsidR="0023395C">
        <w:t>kernel agent</w:t>
      </w:r>
      <w:r>
        <w:t xml:space="preserve"> if it supports images. The </w:t>
      </w:r>
      <w:r w:rsidR="0023395C">
        <w:t>kernel agent</w:t>
      </w:r>
      <w:r>
        <w:t xml:space="preserve">'s </w:t>
      </w:r>
      <w:r w:rsidR="000F7A85">
        <w:t xml:space="preserve">agent allocation variable </w:t>
      </w:r>
      <w:r w:rsidR="00AC3C50">
        <w:t xml:space="preserve">is allocated </w:t>
      </w:r>
      <w:r w:rsidR="000F7A85">
        <w:t xml:space="preserve">and the sampler handles </w:t>
      </w:r>
      <w:r>
        <w:t>initialized to reference the corresponding sampler</w:t>
      </w:r>
      <w:r w:rsidR="000F7A85">
        <w:t>s</w:t>
      </w:r>
      <w:r>
        <w:t>. When the executable is destroyed, the sampler</w:t>
      </w:r>
      <w:r w:rsidR="000F7A85">
        <w:t>s</w:t>
      </w:r>
      <w:r>
        <w:t xml:space="preserve"> and sampler handle</w:t>
      </w:r>
      <w:r w:rsidR="000F7A85">
        <w:t>s</w:t>
      </w:r>
      <w:r>
        <w:t xml:space="preserve"> are destroyed. See </w:t>
      </w:r>
      <w:r>
        <w:rPr>
          <w:rStyle w:val="xref1"/>
        </w:rPr>
        <w:t>4.2. Program, Code Object and Executable (</w:t>
      </w:r>
      <w:r w:rsidRPr="008A5E4E">
        <w:fldChar w:fldCharType="begin"/>
      </w:r>
      <w:r>
        <w:instrText xml:space="preserve"> PAGEREF _Ref-654951805 \p \h  \* MERGEFORMAT </w:instrText>
      </w:r>
      <w:r w:rsidRPr="008A5E4E">
        <w:fldChar w:fldCharType="separate"/>
      </w:r>
      <w:r w:rsidRPr="00533AF0">
        <w:rPr>
          <w:rStyle w:val="xref1"/>
          <w:noProof/>
        </w:rPr>
        <w:t>on</w:t>
      </w:r>
      <w:r>
        <w:rPr>
          <w:noProof/>
        </w:rPr>
        <w:t xml:space="preserve"> page 33</w:t>
      </w:r>
      <w:r w:rsidRPr="008A5E4E">
        <w:rPr>
          <w:rStyle w:val="xref1"/>
        </w:rPr>
        <w:fldChar w:fldCharType="end"/>
      </w:r>
      <w:r>
        <w:rPr>
          <w:rStyle w:val="xref1"/>
        </w:rPr>
        <w:t>)</w:t>
      </w:r>
      <w:r>
        <w:t>.</w:t>
      </w:r>
    </w:p>
    <w:p w14:paraId="38A6B3C1" w14:textId="77777777" w:rsidR="00411CB4" w:rsidRDefault="00411CB4" w:rsidP="00411CB4">
      <w:pPr>
        <w:pStyle w:val="p"/>
      </w:pPr>
      <w:r>
        <w:t xml:space="preserve">For array image geometries (1DA, 2DA, 2DADEPTH), the array index coordinate ignores the sampler values and is always processed using the </w:t>
      </w:r>
      <w:r>
        <w:rPr>
          <w:rStyle w:val="code1"/>
        </w:rPr>
        <w:t>unnormalized</w:t>
      </w:r>
      <w:r>
        <w:t xml:space="preserve"> normalization mode, </w:t>
      </w:r>
      <w:r>
        <w:rPr>
          <w:rStyle w:val="code1"/>
        </w:rPr>
        <w:t>nearest</w:t>
      </w:r>
      <w:r>
        <w:t xml:space="preserve"> filter mode and an addressing mode of </w:t>
      </w:r>
      <w:r>
        <w:rPr>
          <w:rStyle w:val="code1"/>
        </w:rPr>
        <w:t>clamp_to_edge</w:t>
      </w:r>
      <w:r>
        <w:t xml:space="preserve"> but using </w:t>
      </w:r>
      <w:r>
        <w:rPr>
          <w:rStyle w:val="code1"/>
        </w:rPr>
        <w:t>neari</w:t>
      </w:r>
      <w:r>
        <w:t xml:space="preserve"> instead of </w:t>
      </w:r>
      <w:r>
        <w:rPr>
          <w:rStyle w:val="code1"/>
        </w:rPr>
        <w:t>downi</w:t>
      </w:r>
      <w:r>
        <w:t xml:space="preserve"> rounding mode (see </w:t>
      </w:r>
      <w:r>
        <w:rPr>
          <w:rStyle w:val="xref1"/>
        </w:rPr>
        <w:t>7.1.6.3. Filter Mode (</w:t>
      </w:r>
      <w:r w:rsidRPr="008A5E4E">
        <w:fldChar w:fldCharType="begin"/>
      </w:r>
      <w:r>
        <w:instrText xml:space="preserve"> PAGEREF _Ref-420846310 \p \h  \* MERGEFORMAT </w:instrText>
      </w:r>
      <w:r w:rsidRPr="008A5E4E">
        <w:fldChar w:fldCharType="separate"/>
      </w:r>
      <w:r w:rsidRPr="00533AF0">
        <w:rPr>
          <w:rStyle w:val="xref1"/>
          <w:noProof/>
        </w:rPr>
        <w:t>on</w:t>
      </w:r>
      <w:r>
        <w:rPr>
          <w:noProof/>
        </w:rPr>
        <w:t xml:space="preserve"> page 206</w:t>
      </w:r>
      <w:r w:rsidRPr="008A5E4E">
        <w:rPr>
          <w:rStyle w:val="xref1"/>
        </w:rPr>
        <w:fldChar w:fldCharType="end"/>
      </w:r>
      <w:r>
        <w:rPr>
          <w:rStyle w:val="xref1"/>
        </w:rPr>
        <w:t>)</w:t>
      </w:r>
      <w:r>
        <w:t>).</w:t>
      </w:r>
    </w:p>
    <w:p w14:paraId="6E4AD6D7" w14:textId="77777777" w:rsidR="00411CB4" w:rsidRDefault="00411CB4" w:rsidP="00411CB4">
      <w:pPr>
        <w:pStyle w:val="p"/>
      </w:pPr>
      <w:r>
        <w:t xml:space="preserve">Samplers cannot be used with 1DB images which are not supported by the </w:t>
      </w:r>
      <w:r>
        <w:rPr>
          <w:rStyle w:val="code1"/>
        </w:rPr>
        <w:t>rdimage</w:t>
      </w:r>
      <w:r>
        <w:t xml:space="preserve"> image operation.</w:t>
      </w:r>
    </w:p>
    <w:p w14:paraId="3E607C8A" w14:textId="7D44AF40" w:rsidR="008A5E4E" w:rsidRDefault="0065745B">
      <w:pPr>
        <w:pStyle w:val="p"/>
      </w:pPr>
      <w:r>
        <w:t xml:space="preserve">The </w:t>
      </w:r>
      <w:r>
        <w:rPr>
          <w:rStyle w:val="code1"/>
        </w:rPr>
        <w:t>query</w:t>
      </w:r>
      <w:r w:rsidR="00E14FF7">
        <w:rPr>
          <w:rStyle w:val="code1"/>
        </w:rPr>
        <w:t>sampler</w:t>
      </w:r>
      <w:r>
        <w:t xml:space="preserve"> operation can be used to query the </w:t>
      </w:r>
      <w:r w:rsidR="00E14FF7">
        <w:t xml:space="preserve">properties </w:t>
      </w:r>
      <w:r>
        <w:t xml:space="preserve">of a sampler. See </w:t>
      </w:r>
      <w:r>
        <w:rPr>
          <w:rStyle w:val="xref1"/>
        </w:rPr>
        <w:t>7.5. Query Image and Query Sampler Operations (</w:t>
      </w:r>
      <w:r w:rsidR="009A76EE" w:rsidRPr="008A5E4E">
        <w:fldChar w:fldCharType="begin"/>
      </w:r>
      <w:r w:rsidR="008A5E4E">
        <w:instrText xml:space="preserve"> PAGEREF _Ref1856500619 \p \h  \* MERGEFORMAT </w:instrText>
      </w:r>
      <w:r w:rsidR="009A76EE" w:rsidRPr="008A5E4E">
        <w:fldChar w:fldCharType="separate"/>
      </w:r>
      <w:r w:rsidR="00533AF0" w:rsidRPr="00533AF0">
        <w:rPr>
          <w:rStyle w:val="xref1"/>
          <w:noProof/>
        </w:rPr>
        <w:t>on</w:t>
      </w:r>
      <w:r w:rsidR="00533AF0">
        <w:rPr>
          <w:noProof/>
        </w:rPr>
        <w:t xml:space="preserve"> page 221</w:t>
      </w:r>
      <w:r w:rsidR="009A76EE" w:rsidRPr="008A5E4E">
        <w:rPr>
          <w:rStyle w:val="xref1"/>
        </w:rPr>
        <w:fldChar w:fldCharType="end"/>
      </w:r>
      <w:r>
        <w:rPr>
          <w:rStyle w:val="xref1"/>
        </w:rPr>
        <w:t>)</w:t>
      </w:r>
      <w:r>
        <w:t xml:space="preserve">. </w:t>
      </w:r>
    </w:p>
    <w:p w14:paraId="1696A103" w14:textId="77777777" w:rsidR="008A5E4E" w:rsidRDefault="0065745B">
      <w:pPr>
        <w:pStyle w:val="h3"/>
      </w:pPr>
      <w:bookmarkStart w:id="712" w:name="_Toc396034309"/>
      <w:r>
        <w:t xml:space="preserve">7.1.9 </w:t>
      </w:r>
      <w:bookmarkStart w:id="713" w:name="_Ref2126260306"/>
      <w:bookmarkStart w:id="714" w:name="_Ref-1097585383"/>
      <w:r>
        <w:t>Using Image Operations</w:t>
      </w:r>
      <w:bookmarkEnd w:id="712"/>
      <w:bookmarkEnd w:id="713"/>
      <w:bookmarkEnd w:id="714"/>
    </w:p>
    <w:p w14:paraId="2BABB2A1" w14:textId="77777777" w:rsidR="008A5E4E" w:rsidRDefault="0065745B">
      <w:pPr>
        <w:pStyle w:val="pNoPageBreakAfter"/>
      </w:pPr>
      <w:r>
        <w:t xml:space="preserve">The image operations are listed in </w:t>
      </w:r>
      <w:r>
        <w:rPr>
          <w:rStyle w:val="xref1"/>
        </w:rPr>
        <w:t>Table 7–6 (</w:t>
      </w:r>
      <w:r w:rsidR="009A76EE" w:rsidRPr="008A5E4E">
        <w:fldChar w:fldCharType="begin"/>
      </w:r>
      <w:r w:rsidR="008A5E4E">
        <w:instrText xml:space="preserve"> PAGEREF 1129754561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w:t>
      </w:r>
    </w:p>
    <w:p w14:paraId="74F0895A" w14:textId="77777777" w:rsidR="008A5E4E" w:rsidRDefault="0065745B">
      <w:pPr>
        <w:pStyle w:val="li"/>
        <w:numPr>
          <w:ilvl w:val="0"/>
          <w:numId w:val="171"/>
        </w:numPr>
        <w:spacing w:before="320"/>
        <w:ind w:left="600"/>
      </w:pPr>
      <w:r>
        <w:t xml:space="preserve">It is undefined to use an image operation with an image geometry modifier that does not match the geometry of the image. See </w:t>
      </w:r>
      <w:r>
        <w:rPr>
          <w:rStyle w:val="xref1"/>
        </w:rPr>
        <w:t>Table 7–1 (</w:t>
      </w:r>
      <w:r w:rsidR="009A76EE" w:rsidRPr="008A5E4E">
        <w:fldChar w:fldCharType="begin"/>
      </w:r>
      <w:r w:rsidR="008A5E4E">
        <w:instrText xml:space="preserve"> PAGEREF 1181221272 \p \h  \* MERGEFORMAT </w:instrText>
      </w:r>
      <w:r w:rsidR="009A76EE" w:rsidRPr="008A5E4E">
        <w:fldChar w:fldCharType="separate"/>
      </w:r>
      <w:r w:rsidR="00533AF0" w:rsidRPr="00533AF0">
        <w:rPr>
          <w:rStyle w:val="xref1"/>
          <w:noProof/>
        </w:rPr>
        <w:t>on</w:t>
      </w:r>
      <w:r w:rsidR="00533AF0">
        <w:rPr>
          <w:noProof/>
        </w:rPr>
        <w:t xml:space="preserve"> page 193</w:t>
      </w:r>
      <w:r w:rsidR="009A76EE" w:rsidRPr="008A5E4E">
        <w:rPr>
          <w:rStyle w:val="xref1"/>
        </w:rPr>
        <w:fldChar w:fldCharType="end"/>
      </w:r>
      <w:r>
        <w:rPr>
          <w:rStyle w:val="xref1"/>
        </w:rPr>
        <w:t>)</w:t>
      </w:r>
      <w:r>
        <w:t>.</w:t>
      </w:r>
    </w:p>
    <w:p w14:paraId="4AD22ABF" w14:textId="1C1E5ACB" w:rsidR="008A5E4E" w:rsidRDefault="0065745B">
      <w:pPr>
        <w:pStyle w:val="li"/>
        <w:numPr>
          <w:ilvl w:val="0"/>
          <w:numId w:val="171"/>
        </w:numPr>
        <w:ind w:left="600"/>
      </w:pPr>
      <w:r>
        <w:t xml:space="preserve">It is undefined to use the image operations with a combination of image handle type, coordinate type, access type, image geometry and sampler properties not listed in </w:t>
      </w:r>
      <w:r>
        <w:rPr>
          <w:rStyle w:val="xref1"/>
        </w:rPr>
        <w:t>Table 7–6 (</w:t>
      </w:r>
      <w:r w:rsidR="009A76EE" w:rsidRPr="008A5E4E">
        <w:fldChar w:fldCharType="begin"/>
      </w:r>
      <w:r w:rsidR="008A5E4E">
        <w:instrText xml:space="preserve"> PAGEREF 1129754561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w:t>
      </w:r>
    </w:p>
    <w:p w14:paraId="7BBEAE56" w14:textId="77777777" w:rsidR="008A5E4E" w:rsidRDefault="0065745B">
      <w:pPr>
        <w:pStyle w:val="li"/>
        <w:numPr>
          <w:ilvl w:val="0"/>
          <w:numId w:val="171"/>
        </w:numPr>
        <w:ind w:left="600"/>
      </w:pPr>
      <w:r>
        <w:t xml:space="preserve">It is undefined to use the image operations on an image with a channel order, channel type and image geometry not specified in </w:t>
      </w:r>
      <w:r>
        <w:rPr>
          <w:rStyle w:val="xref1"/>
        </w:rPr>
        <w:t>Table 7–4 (</w:t>
      </w:r>
      <w:r w:rsidR="009A76EE" w:rsidRPr="008A5E4E">
        <w:fldChar w:fldCharType="begin"/>
      </w:r>
      <w:r w:rsidR="008A5E4E">
        <w:instrText xml:space="preserve"> PAGEREF -1266299701 \p \h  \* MERGEFORMAT </w:instrText>
      </w:r>
      <w:r w:rsidR="009A76EE" w:rsidRPr="008A5E4E">
        <w:fldChar w:fldCharType="separate"/>
      </w:r>
      <w:r w:rsidR="00533AF0" w:rsidRPr="00533AF0">
        <w:rPr>
          <w:rStyle w:val="xref1"/>
          <w:noProof/>
        </w:rPr>
        <w:t>on</w:t>
      </w:r>
      <w:r w:rsidR="00533AF0">
        <w:rPr>
          <w:noProof/>
        </w:rPr>
        <w:t xml:space="preserve"> page 202</w:t>
      </w:r>
      <w:r w:rsidR="009A76EE" w:rsidRPr="008A5E4E">
        <w:rPr>
          <w:rStyle w:val="xref1"/>
        </w:rPr>
        <w:fldChar w:fldCharType="end"/>
      </w:r>
      <w:r>
        <w:rPr>
          <w:rStyle w:val="xref1"/>
        </w:rPr>
        <w:t>)</w:t>
      </w:r>
      <w:r>
        <w:t>.</w:t>
      </w:r>
    </w:p>
    <w:p w14:paraId="5D3307FC" w14:textId="77777777" w:rsidR="008A5E4E" w:rsidRDefault="0065745B">
      <w:pPr>
        <w:pStyle w:val="li"/>
        <w:numPr>
          <w:ilvl w:val="0"/>
          <w:numId w:val="171"/>
        </w:numPr>
        <w:spacing w:after="320"/>
        <w:ind w:left="600"/>
      </w:pPr>
      <w:r>
        <w:t xml:space="preserve">It is undefined if the access type of the image operation does not match the access type required by the image's channel type specified in </w:t>
      </w:r>
      <w:r>
        <w:rPr>
          <w:rStyle w:val="xref1"/>
        </w:rPr>
        <w:t>Table 7–4 (</w:t>
      </w:r>
      <w:r w:rsidR="009A76EE" w:rsidRPr="008A5E4E">
        <w:fldChar w:fldCharType="begin"/>
      </w:r>
      <w:r w:rsidR="008A5E4E">
        <w:instrText xml:space="preserve"> PAGEREF -1266299701 \p \h  \* MERGEFORMAT </w:instrText>
      </w:r>
      <w:r w:rsidR="009A76EE" w:rsidRPr="008A5E4E">
        <w:fldChar w:fldCharType="separate"/>
      </w:r>
      <w:r w:rsidR="00533AF0" w:rsidRPr="00533AF0">
        <w:rPr>
          <w:rStyle w:val="xref1"/>
          <w:noProof/>
        </w:rPr>
        <w:t>on</w:t>
      </w:r>
      <w:r w:rsidR="00533AF0">
        <w:rPr>
          <w:noProof/>
        </w:rPr>
        <w:t xml:space="preserve"> page 202</w:t>
      </w:r>
      <w:r w:rsidR="009A76EE" w:rsidRPr="008A5E4E">
        <w:rPr>
          <w:rStyle w:val="xref1"/>
        </w:rPr>
        <w:fldChar w:fldCharType="end"/>
      </w:r>
      <w:r>
        <w:rPr>
          <w:rStyle w:val="xref1"/>
        </w:rPr>
        <w:t>)</w:t>
      </w:r>
      <w:r>
        <w:t>.</w:t>
      </w:r>
    </w:p>
    <w:p w14:paraId="09C63A5F" w14:textId="77777777" w:rsidR="008A5E4E" w:rsidRDefault="0065745B">
      <w:pPr>
        <w:pStyle w:val="pTableTitle"/>
      </w:pPr>
      <w:bookmarkStart w:id="715" w:name="_ListOf135"/>
      <w:bookmarkStart w:id="716" w:name="1129754561"/>
      <w:r>
        <w:t>Table 7–6 Image Operation Combinations</w:t>
      </w:r>
    </w:p>
    <w:bookmarkEnd w:id="715"/>
    <w:bookmarkEnd w:id="716"/>
    <w:p w14:paraId="14BA109A" w14:textId="77777777" w:rsidR="008A5E4E" w:rsidRDefault="008A5E4E">
      <w:pPr>
        <w:spacing w:before="240"/>
      </w:pPr>
    </w:p>
    <w:tbl>
      <w:tblPr>
        <w:tblW w:w="5000" w:type="pct"/>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86"/>
        <w:gridCol w:w="743"/>
        <w:gridCol w:w="1047"/>
        <w:gridCol w:w="672"/>
        <w:gridCol w:w="1258"/>
        <w:gridCol w:w="852"/>
        <w:gridCol w:w="1772"/>
        <w:gridCol w:w="1790"/>
      </w:tblGrid>
      <w:tr w:rsidR="00533AF0" w14:paraId="2440222B" w14:textId="77777777" w:rsidTr="00533AF0">
        <w:trPr>
          <w:tblHeader/>
          <w:tblCellSpacing w:w="0" w:type="dxa"/>
        </w:trPr>
        <w:tc>
          <w:tcPr>
            <w:tcW w:w="0" w:type="auto"/>
            <w:vMerge w:val="restart"/>
            <w:tcBorders>
              <w:bottom w:val="double" w:sz="3" w:space="0" w:color="000000"/>
              <w:right w:val="single" w:sz="6" w:space="0" w:color="000000"/>
            </w:tcBorders>
            <w:shd w:val="clear" w:color="auto" w:fill="D3D3D3"/>
            <w:tcMar>
              <w:top w:w="45" w:type="dxa"/>
              <w:left w:w="45" w:type="dxa"/>
              <w:bottom w:w="45" w:type="dxa"/>
              <w:right w:w="45" w:type="dxa"/>
            </w:tcMar>
          </w:tcPr>
          <w:p w14:paraId="411B9F5D" w14:textId="77777777" w:rsidR="008A5E4E" w:rsidRDefault="0065745B">
            <w:pPr>
              <w:pStyle w:val="thTableStyle-TablestyleNonAltRows-HeadE-Column-Header1"/>
              <w:shd w:val="clear" w:color="auto" w:fill="D3D3D3"/>
            </w:pPr>
            <w:r>
              <w:rPr>
                <w:shd w:val="clear" w:color="auto" w:fill="D3D3D3"/>
              </w:rPr>
              <w:t>Image Operation</w:t>
            </w:r>
          </w:p>
        </w:tc>
        <w:tc>
          <w:tcPr>
            <w:tcW w:w="0" w:type="auto"/>
            <w:vMerge w:val="restart"/>
            <w:tcBorders>
              <w:bottom w:val="double" w:sz="3" w:space="0" w:color="000000"/>
              <w:right w:val="single" w:sz="6" w:space="0" w:color="000000"/>
            </w:tcBorders>
            <w:shd w:val="clear" w:color="auto" w:fill="D3D3D3"/>
            <w:tcMar>
              <w:top w:w="45" w:type="dxa"/>
              <w:left w:w="45" w:type="dxa"/>
              <w:bottom w:w="45" w:type="dxa"/>
              <w:right w:w="45" w:type="dxa"/>
            </w:tcMar>
          </w:tcPr>
          <w:p w14:paraId="5BBD8E32" w14:textId="77777777" w:rsidR="008A5E4E" w:rsidRDefault="0065745B">
            <w:pPr>
              <w:pStyle w:val="thTableStyle-TablestyleNonAltRows-HeadE-Column-Header1"/>
              <w:shd w:val="clear" w:color="auto" w:fill="D3D3D3"/>
            </w:pPr>
            <w:r>
              <w:rPr>
                <w:shd w:val="clear" w:color="auto" w:fill="D3D3D3"/>
              </w:rPr>
              <w:t>Image Handle Type</w:t>
            </w:r>
          </w:p>
        </w:tc>
        <w:tc>
          <w:tcPr>
            <w:tcW w:w="0" w:type="auto"/>
            <w:vMerge w:val="restart"/>
            <w:tcBorders>
              <w:bottom w:val="double" w:sz="3" w:space="0" w:color="000000"/>
              <w:right w:val="single" w:sz="6" w:space="0" w:color="000000"/>
            </w:tcBorders>
            <w:shd w:val="clear" w:color="auto" w:fill="D3D3D3"/>
            <w:tcMar>
              <w:top w:w="45" w:type="dxa"/>
              <w:left w:w="45" w:type="dxa"/>
              <w:bottom w:w="45" w:type="dxa"/>
              <w:right w:w="45" w:type="dxa"/>
            </w:tcMar>
          </w:tcPr>
          <w:p w14:paraId="12050516" w14:textId="77777777" w:rsidR="008A5E4E" w:rsidRDefault="0065745B">
            <w:pPr>
              <w:pStyle w:val="thTableStyle-TablestyleNonAltRows-HeadE-Column-Header1"/>
              <w:shd w:val="clear" w:color="auto" w:fill="D3D3D3"/>
            </w:pPr>
            <w:r>
              <w:rPr>
                <w:shd w:val="clear" w:color="auto" w:fill="D3D3D3"/>
              </w:rPr>
              <w:t>Coordinate Type</w:t>
            </w:r>
          </w:p>
        </w:tc>
        <w:tc>
          <w:tcPr>
            <w:tcW w:w="0" w:type="auto"/>
            <w:vMerge w:val="restart"/>
            <w:tcBorders>
              <w:bottom w:val="double" w:sz="3" w:space="0" w:color="000000"/>
              <w:right w:val="single" w:sz="6" w:space="0" w:color="000000"/>
            </w:tcBorders>
            <w:shd w:val="clear" w:color="auto" w:fill="D3D3D3"/>
            <w:tcMar>
              <w:top w:w="45" w:type="dxa"/>
              <w:left w:w="45" w:type="dxa"/>
              <w:bottom w:w="45" w:type="dxa"/>
              <w:right w:w="45" w:type="dxa"/>
            </w:tcMar>
          </w:tcPr>
          <w:p w14:paraId="65A0C633" w14:textId="77777777" w:rsidR="008A5E4E" w:rsidRDefault="0065745B">
            <w:pPr>
              <w:pStyle w:val="thTableStyle-TablestyleNonAltRows-HeadE-Column-Header1"/>
              <w:shd w:val="clear" w:color="auto" w:fill="D3D3D3"/>
            </w:pPr>
            <w:r>
              <w:rPr>
                <w:shd w:val="clear" w:color="auto" w:fill="D3D3D3"/>
              </w:rPr>
              <w:t>Access Type</w:t>
            </w:r>
          </w:p>
        </w:tc>
        <w:tc>
          <w:tcPr>
            <w:tcW w:w="0" w:type="auto"/>
            <w:gridSpan w:val="3"/>
            <w:tcBorders>
              <w:bottom w:val="double" w:sz="3" w:space="0" w:color="000000"/>
              <w:right w:val="single" w:sz="6" w:space="0" w:color="000000"/>
            </w:tcBorders>
            <w:shd w:val="clear" w:color="auto" w:fill="D3D3D3"/>
            <w:tcMar>
              <w:top w:w="45" w:type="dxa"/>
              <w:left w:w="45" w:type="dxa"/>
              <w:bottom w:w="45" w:type="dxa"/>
              <w:right w:w="45" w:type="dxa"/>
            </w:tcMar>
          </w:tcPr>
          <w:p w14:paraId="63E08EFB" w14:textId="77777777" w:rsidR="008A5E4E" w:rsidRDefault="0065745B">
            <w:pPr>
              <w:pStyle w:val="thTableStyle-TablestyleNonAltRows-HeadE-Column-Header1"/>
              <w:shd w:val="clear" w:color="auto" w:fill="D3D3D3"/>
              <w:jc w:val="center"/>
            </w:pPr>
            <w:r>
              <w:rPr>
                <w:shd w:val="clear" w:color="auto" w:fill="D3D3D3"/>
              </w:rPr>
              <w:t>Sampler</w:t>
            </w:r>
          </w:p>
        </w:tc>
        <w:tc>
          <w:tcPr>
            <w:tcW w:w="0" w:type="auto"/>
            <w:vMerge w:val="restart"/>
            <w:tcBorders>
              <w:bottom w:val="double" w:sz="3" w:space="0" w:color="000000"/>
            </w:tcBorders>
            <w:shd w:val="clear" w:color="auto" w:fill="D3D3D3"/>
            <w:tcMar>
              <w:top w:w="45" w:type="dxa"/>
              <w:left w:w="45" w:type="dxa"/>
              <w:bottom w:w="45" w:type="dxa"/>
              <w:right w:w="45" w:type="dxa"/>
            </w:tcMar>
          </w:tcPr>
          <w:p w14:paraId="38DA2813" w14:textId="77777777" w:rsidR="008A5E4E" w:rsidRDefault="0065745B">
            <w:pPr>
              <w:pStyle w:val="thTableStyle-TablestyleNonAltRows-HeadD-Column-Header1"/>
              <w:shd w:val="clear" w:color="auto" w:fill="D3D3D3"/>
            </w:pPr>
            <w:r>
              <w:rPr>
                <w:shd w:val="clear" w:color="auto" w:fill="D3D3D3"/>
              </w:rPr>
              <w:t>Image Geometry</w:t>
            </w:r>
          </w:p>
        </w:tc>
      </w:tr>
      <w:tr w:rsidR="008A5E4E" w14:paraId="7772FFF9" w14:textId="77777777">
        <w:trPr>
          <w:tblHeader/>
          <w:tblCellSpacing w:w="0" w:type="dxa"/>
        </w:trPr>
        <w:tc>
          <w:tcPr>
            <w:tcW w:w="0" w:type="auto"/>
            <w:vMerge/>
            <w:tcBorders>
              <w:bottom w:val="double" w:sz="3" w:space="0" w:color="000000"/>
              <w:right w:val="single" w:sz="6" w:space="0" w:color="000000"/>
            </w:tcBorders>
          </w:tcPr>
          <w:p w14:paraId="4B6B871D" w14:textId="77777777" w:rsidR="008A5E4E" w:rsidRDefault="008A5E4E"/>
        </w:tc>
        <w:tc>
          <w:tcPr>
            <w:tcW w:w="0" w:type="auto"/>
            <w:vMerge/>
            <w:tcBorders>
              <w:bottom w:val="double" w:sz="3" w:space="0" w:color="000000"/>
              <w:right w:val="single" w:sz="6" w:space="0" w:color="000000"/>
            </w:tcBorders>
          </w:tcPr>
          <w:p w14:paraId="772B45EA" w14:textId="77777777" w:rsidR="008A5E4E" w:rsidRDefault="008A5E4E"/>
        </w:tc>
        <w:tc>
          <w:tcPr>
            <w:tcW w:w="0" w:type="auto"/>
            <w:vMerge/>
            <w:tcBorders>
              <w:bottom w:val="double" w:sz="3" w:space="0" w:color="000000"/>
              <w:right w:val="single" w:sz="6" w:space="0" w:color="000000"/>
            </w:tcBorders>
          </w:tcPr>
          <w:p w14:paraId="52260ECE" w14:textId="77777777" w:rsidR="008A5E4E" w:rsidRDefault="008A5E4E"/>
        </w:tc>
        <w:tc>
          <w:tcPr>
            <w:tcW w:w="0" w:type="auto"/>
            <w:vMerge/>
            <w:tcBorders>
              <w:bottom w:val="double" w:sz="3" w:space="0" w:color="000000"/>
              <w:right w:val="single" w:sz="6" w:space="0" w:color="000000"/>
            </w:tcBorders>
          </w:tcPr>
          <w:p w14:paraId="1912C4CA" w14:textId="77777777" w:rsidR="008A5E4E" w:rsidRDefault="008A5E4E"/>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0142598" w14:textId="77777777" w:rsidR="008A5E4E" w:rsidRDefault="0065745B">
            <w:pPr>
              <w:pStyle w:val="thTableStyle-TablestyleNonAltRows-HeadE-Column-Header1"/>
              <w:shd w:val="clear" w:color="auto" w:fill="D3D3D3"/>
            </w:pPr>
            <w:r>
              <w:rPr>
                <w:rStyle w:val="code1"/>
                <w:shd w:val="clear" w:color="auto" w:fill="D3D3D3"/>
              </w:rPr>
              <w:t>coord</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FF2F224" w14:textId="77777777" w:rsidR="008A5E4E" w:rsidRDefault="0065745B">
            <w:pPr>
              <w:pStyle w:val="thTableStyle-TablestyleNonAltRows-HeadE-Column-Header1"/>
              <w:shd w:val="clear" w:color="auto" w:fill="D3D3D3"/>
            </w:pPr>
            <w:r>
              <w:rPr>
                <w:rStyle w:val="code1"/>
                <w:shd w:val="clear" w:color="auto" w:fill="D3D3D3"/>
              </w:rPr>
              <w:t>filter</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6401237" w14:textId="77777777" w:rsidR="008A5E4E" w:rsidRDefault="0065745B">
            <w:pPr>
              <w:pStyle w:val="thTableStyle-TablestyleNonAltRows-HeadE-Column-Header1"/>
              <w:shd w:val="clear" w:color="auto" w:fill="D3D3D3"/>
            </w:pPr>
            <w:r>
              <w:rPr>
                <w:rStyle w:val="code1"/>
                <w:shd w:val="clear" w:color="auto" w:fill="D3D3D3"/>
              </w:rPr>
              <w:t>addressing</w:t>
            </w:r>
          </w:p>
        </w:tc>
        <w:tc>
          <w:tcPr>
            <w:tcW w:w="0" w:type="auto"/>
            <w:vMerge/>
            <w:tcBorders>
              <w:bottom w:val="double" w:sz="3" w:space="0" w:color="000000"/>
            </w:tcBorders>
          </w:tcPr>
          <w:p w14:paraId="2307A5DE" w14:textId="77777777" w:rsidR="008A5E4E" w:rsidRDefault="008A5E4E"/>
        </w:tc>
      </w:tr>
      <w:tr w:rsidR="008A5E4E" w14:paraId="3BF932F8" w14:textId="77777777">
        <w:trPr>
          <w:tblCellSpacing w:w="0" w:type="dxa"/>
        </w:trPr>
        <w:tc>
          <w:tcPr>
            <w:tcW w:w="0" w:type="auto"/>
            <w:tcBorders>
              <w:right w:val="single" w:sz="6" w:space="0" w:color="000000"/>
            </w:tcBorders>
            <w:tcMar>
              <w:top w:w="45" w:type="dxa"/>
              <w:left w:w="45" w:type="dxa"/>
              <w:bottom w:w="45" w:type="dxa"/>
              <w:right w:w="45" w:type="dxa"/>
            </w:tcMar>
          </w:tcPr>
          <w:p w14:paraId="11D2FADB" w14:textId="77777777" w:rsidR="008A5E4E" w:rsidRDefault="0065745B">
            <w:pPr>
              <w:pStyle w:val="tdTableStyle-TablestyleNonAltRows-BodyE-Column-Body1"/>
            </w:pPr>
            <w:r>
              <w:rPr>
                <w:rStyle w:val="code"/>
              </w:rPr>
              <w:t>rdimage</w:t>
            </w:r>
          </w:p>
        </w:tc>
        <w:tc>
          <w:tcPr>
            <w:tcW w:w="0" w:type="auto"/>
            <w:tcBorders>
              <w:right w:val="single" w:sz="6" w:space="0" w:color="000000"/>
            </w:tcBorders>
            <w:tcMar>
              <w:top w:w="45" w:type="dxa"/>
              <w:left w:w="45" w:type="dxa"/>
              <w:bottom w:w="45" w:type="dxa"/>
              <w:right w:w="45" w:type="dxa"/>
            </w:tcMar>
          </w:tcPr>
          <w:p w14:paraId="65EE5FB9" w14:textId="77777777" w:rsidR="008A5E4E" w:rsidRDefault="0065745B">
            <w:pPr>
              <w:pStyle w:val="tdTableStyle-TablestyleNonAltRows-BodyE-Column-Body1"/>
            </w:pPr>
            <w:r>
              <w:rPr>
                <w:rStyle w:val="code"/>
              </w:rPr>
              <w:t>roimg</w:t>
            </w:r>
          </w:p>
        </w:tc>
        <w:tc>
          <w:tcPr>
            <w:tcW w:w="0" w:type="auto"/>
            <w:tcBorders>
              <w:bottom w:val="single" w:sz="6" w:space="0" w:color="000000"/>
              <w:right w:val="single" w:sz="6" w:space="0" w:color="000000"/>
            </w:tcBorders>
            <w:tcMar>
              <w:top w:w="45" w:type="dxa"/>
              <w:left w:w="45" w:type="dxa"/>
              <w:bottom w:w="45" w:type="dxa"/>
              <w:right w:w="45" w:type="dxa"/>
            </w:tcMar>
          </w:tcPr>
          <w:p w14:paraId="04DB36F2" w14:textId="77777777" w:rsidR="008A5E4E" w:rsidRDefault="0065745B">
            <w:pPr>
              <w:pStyle w:val="tdTableStyle-TablestyleNonAltRows-BodyE-Column-Body1"/>
            </w:pPr>
            <w:r>
              <w:rPr>
                <w:rStyle w:val="code"/>
              </w:rPr>
              <w:t>s32</w:t>
            </w:r>
          </w:p>
        </w:tc>
        <w:tc>
          <w:tcPr>
            <w:tcW w:w="0" w:type="auto"/>
            <w:tcBorders>
              <w:bottom w:val="single" w:sz="6" w:space="0" w:color="000000"/>
              <w:right w:val="single" w:sz="6" w:space="0" w:color="000000"/>
            </w:tcBorders>
            <w:tcMar>
              <w:top w:w="45" w:type="dxa"/>
              <w:left w:w="45" w:type="dxa"/>
              <w:bottom w:w="45" w:type="dxa"/>
              <w:right w:w="45" w:type="dxa"/>
            </w:tcMar>
          </w:tcPr>
          <w:p w14:paraId="68D78341" w14:textId="77777777" w:rsidR="008A5E4E" w:rsidRDefault="0065745B">
            <w:pPr>
              <w:pStyle w:val="tdTableStyle-TablestyleNonAltRows-BodyE-Column-Body1"/>
            </w:pPr>
            <w:r>
              <w:rPr>
                <w:rStyle w:val="code"/>
              </w:rPr>
              <w:t>u32</w:t>
            </w:r>
            <w:r>
              <w:t xml:space="preserve">, </w:t>
            </w:r>
            <w:r>
              <w:rPr>
                <w:rStyle w:val="code"/>
              </w:rPr>
              <w:t>s32</w:t>
            </w:r>
            <w:r>
              <w:t xml:space="preserve">, </w:t>
            </w:r>
            <w:r>
              <w:rPr>
                <w:rStyle w:val="code"/>
              </w:rPr>
              <w:t>f32</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2ED34E4C" w14:textId="77777777" w:rsidR="008A5E4E" w:rsidRDefault="0065745B">
            <w:pPr>
              <w:pStyle w:val="tdTableStyle-TablestyleNonAltRows-BodyE-Column-Body1"/>
            </w:pPr>
            <w:r>
              <w:rPr>
                <w:rStyle w:val="code"/>
              </w:rPr>
              <w:t>unnormalized</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7B6F92D8" w14:textId="77777777" w:rsidR="008A5E4E" w:rsidRDefault="0065745B">
            <w:pPr>
              <w:pStyle w:val="tdTableStyle-TablestyleNonAltRows-BodyE-Column-Body1"/>
            </w:pPr>
            <w:r>
              <w:rPr>
                <w:rStyle w:val="code"/>
              </w:rPr>
              <w:t>nearest</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0261757D" w14:textId="77777777" w:rsidR="008A5E4E" w:rsidRDefault="0065745B">
            <w:pPr>
              <w:pStyle w:val="tdTableStyle-TablestyleNonAltRows-BodyE-Column-Body1"/>
            </w:pPr>
            <w:r>
              <w:rPr>
                <w:rStyle w:val="code"/>
              </w:rPr>
              <w:t>undefined</w:t>
            </w:r>
            <w:r>
              <w:t xml:space="preserve">, </w:t>
            </w:r>
            <w:r>
              <w:rPr>
                <w:rStyle w:val="code"/>
              </w:rPr>
              <w:t>clamp_to_edge</w:t>
            </w:r>
            <w:r>
              <w:t xml:space="preserve">, </w:t>
            </w:r>
            <w:r>
              <w:rPr>
                <w:rStyle w:val="code"/>
              </w:rPr>
              <w:t>clamp_to_border</w:t>
            </w:r>
          </w:p>
        </w:tc>
        <w:tc>
          <w:tcPr>
            <w:tcW w:w="0" w:type="auto"/>
            <w:vMerge w:val="restart"/>
            <w:tcMar>
              <w:top w:w="45" w:type="dxa"/>
              <w:left w:w="45" w:type="dxa"/>
              <w:bottom w:w="45" w:type="dxa"/>
              <w:right w:w="45" w:type="dxa"/>
            </w:tcMar>
          </w:tcPr>
          <w:p w14:paraId="6FE4EA30" w14:textId="77777777" w:rsidR="008A5E4E" w:rsidRDefault="0065745B">
            <w:pPr>
              <w:pStyle w:val="tdTableStyle-TablestyleNonAltRows-BodyD-Column-Body1"/>
            </w:pPr>
            <w:r>
              <w:rPr>
                <w:rStyle w:val="code"/>
              </w:rPr>
              <w:t>1D</w:t>
            </w:r>
            <w:r>
              <w:t xml:space="preserve">, </w:t>
            </w:r>
            <w:r>
              <w:rPr>
                <w:rStyle w:val="code"/>
              </w:rPr>
              <w:t>2D</w:t>
            </w:r>
            <w:r>
              <w:t xml:space="preserve">, </w:t>
            </w:r>
            <w:r>
              <w:rPr>
                <w:rStyle w:val="code"/>
              </w:rPr>
              <w:t>3D</w:t>
            </w:r>
            <w:r>
              <w:t xml:space="preserve">, </w:t>
            </w:r>
            <w:r>
              <w:rPr>
                <w:rStyle w:val="code"/>
              </w:rPr>
              <w:t>1DA</w:t>
            </w:r>
            <w:r>
              <w:t xml:space="preserve">, </w:t>
            </w:r>
            <w:r>
              <w:rPr>
                <w:rStyle w:val="code"/>
              </w:rPr>
              <w:t>2DA</w:t>
            </w:r>
            <w:r>
              <w:t xml:space="preserve">, </w:t>
            </w:r>
            <w:r>
              <w:rPr>
                <w:rStyle w:val="code"/>
              </w:rPr>
              <w:t>2DDEPTH</w:t>
            </w:r>
            <w:r>
              <w:t xml:space="preserve">, </w:t>
            </w:r>
            <w:r>
              <w:rPr>
                <w:rStyle w:val="code"/>
              </w:rPr>
              <w:t>2DADEPTH</w:t>
            </w:r>
            <w:r>
              <w:rPr>
                <w:rStyle w:val="em"/>
              </w:rPr>
              <w:t>(</w:t>
            </w:r>
            <w:r>
              <w:rPr>
                <w:rStyle w:val="code"/>
              </w:rPr>
              <w:t>1DA</w:t>
            </w:r>
            <w:r>
              <w:rPr>
                <w:rStyle w:val="em"/>
              </w:rPr>
              <w:t xml:space="preserve">, </w:t>
            </w:r>
            <w:r>
              <w:rPr>
                <w:rStyle w:val="code"/>
              </w:rPr>
              <w:t>2DA</w:t>
            </w:r>
            <w:r>
              <w:rPr>
                <w:rStyle w:val="em"/>
              </w:rPr>
              <w:t xml:space="preserve">, </w:t>
            </w:r>
            <w:r>
              <w:rPr>
                <w:rStyle w:val="code"/>
              </w:rPr>
              <w:t>2DADEPTH</w:t>
            </w:r>
            <w:r>
              <w:rPr>
                <w:rStyle w:val="em"/>
              </w:rPr>
              <w:t xml:space="preserve"> array index coordinate always treated as </w:t>
            </w:r>
            <w:r>
              <w:rPr>
                <w:rStyle w:val="code"/>
              </w:rPr>
              <w:t>unnormalized</w:t>
            </w:r>
            <w:r>
              <w:rPr>
                <w:rStyle w:val="em"/>
              </w:rPr>
              <w:t xml:space="preserve">, </w:t>
            </w:r>
            <w:r>
              <w:rPr>
                <w:rStyle w:val="code"/>
              </w:rPr>
              <w:t>clamp_to_edge</w:t>
            </w:r>
            <w:r>
              <w:rPr>
                <w:rStyle w:val="em"/>
              </w:rPr>
              <w:t>)</w:t>
            </w:r>
          </w:p>
        </w:tc>
      </w:tr>
      <w:tr w:rsidR="008A5E4E" w14:paraId="6A28243A" w14:textId="77777777">
        <w:trPr>
          <w:tblCellSpacing w:w="0" w:type="dxa"/>
        </w:trPr>
        <w:tc>
          <w:tcPr>
            <w:tcW w:w="0" w:type="auto"/>
            <w:tcBorders>
              <w:right w:val="single" w:sz="6" w:space="0" w:color="000000"/>
            </w:tcBorders>
            <w:tcMar>
              <w:top w:w="45" w:type="dxa"/>
              <w:left w:w="45" w:type="dxa"/>
              <w:bottom w:w="45" w:type="dxa"/>
              <w:right w:w="45" w:type="dxa"/>
            </w:tcMar>
          </w:tcPr>
          <w:p w14:paraId="6225247D" w14:textId="77777777" w:rsidR="008A5E4E" w:rsidRDefault="0065745B">
            <w:pPr>
              <w:pStyle w:val="tdTableStyle-TablestyleNonAltRows-BodyE-Column-Body1"/>
            </w:pPr>
            <w:r>
              <w:t> </w:t>
            </w:r>
          </w:p>
        </w:tc>
        <w:tc>
          <w:tcPr>
            <w:tcW w:w="0" w:type="auto"/>
            <w:tcBorders>
              <w:right w:val="single" w:sz="6" w:space="0" w:color="000000"/>
            </w:tcBorders>
            <w:tcMar>
              <w:top w:w="45" w:type="dxa"/>
              <w:left w:w="45" w:type="dxa"/>
              <w:bottom w:w="45" w:type="dxa"/>
              <w:right w:w="45" w:type="dxa"/>
            </w:tcMar>
          </w:tcPr>
          <w:p w14:paraId="45F5CBCB" w14:textId="77777777" w:rsidR="008A5E4E" w:rsidRDefault="0065745B">
            <w:pPr>
              <w:pStyle w:val="tdTableStyle-TablestyleNonAltRows-BodyE-Column-Body1"/>
            </w:pPr>
            <w:r>
              <w:t> </w:t>
            </w:r>
          </w:p>
        </w:tc>
        <w:tc>
          <w:tcPr>
            <w:tcW w:w="0" w:type="auto"/>
            <w:tcBorders>
              <w:right w:val="single" w:sz="6" w:space="0" w:color="000000"/>
            </w:tcBorders>
            <w:tcMar>
              <w:top w:w="45" w:type="dxa"/>
              <w:left w:w="45" w:type="dxa"/>
              <w:bottom w:w="45" w:type="dxa"/>
              <w:right w:w="45" w:type="dxa"/>
            </w:tcMar>
          </w:tcPr>
          <w:p w14:paraId="0197F24F" w14:textId="77777777" w:rsidR="008A5E4E" w:rsidRDefault="0065745B">
            <w:pPr>
              <w:pStyle w:val="tdTableStyle-TablestyleNonAltRows-BodyE-Column-Body1"/>
            </w:pPr>
            <w:r>
              <w:rPr>
                <w:rStyle w:val="code"/>
              </w:rPr>
              <w:t>f32</w:t>
            </w:r>
          </w:p>
        </w:tc>
        <w:tc>
          <w:tcPr>
            <w:tcW w:w="0" w:type="auto"/>
            <w:tcBorders>
              <w:bottom w:val="single" w:sz="6" w:space="0" w:color="000000"/>
              <w:right w:val="single" w:sz="6" w:space="0" w:color="000000"/>
            </w:tcBorders>
            <w:tcMar>
              <w:top w:w="45" w:type="dxa"/>
              <w:left w:w="45" w:type="dxa"/>
              <w:bottom w:w="45" w:type="dxa"/>
              <w:right w:w="45" w:type="dxa"/>
            </w:tcMar>
          </w:tcPr>
          <w:p w14:paraId="3D375FB8" w14:textId="77777777" w:rsidR="008A5E4E" w:rsidRDefault="0065745B">
            <w:pPr>
              <w:pStyle w:val="tdTableStyle-TablestyleNonAltRows-BodyE-Column-Body1"/>
            </w:pPr>
            <w:r>
              <w:rPr>
                <w:rStyle w:val="code"/>
              </w:rPr>
              <w:t>u32</w:t>
            </w:r>
            <w:r>
              <w:t xml:space="preserve">, </w:t>
            </w:r>
            <w:r>
              <w:rPr>
                <w:rStyle w:val="code"/>
              </w:rPr>
              <w:t>s32</w:t>
            </w:r>
          </w:p>
        </w:tc>
        <w:tc>
          <w:tcPr>
            <w:tcW w:w="0" w:type="auto"/>
            <w:vMerge/>
            <w:tcBorders>
              <w:right w:val="single" w:sz="6" w:space="0" w:color="000000"/>
            </w:tcBorders>
          </w:tcPr>
          <w:p w14:paraId="105FF754" w14:textId="77777777" w:rsidR="008A5E4E" w:rsidRDefault="008A5E4E"/>
        </w:tc>
        <w:tc>
          <w:tcPr>
            <w:tcW w:w="0" w:type="auto"/>
            <w:vMerge/>
            <w:tcBorders>
              <w:bottom w:val="single" w:sz="6" w:space="0" w:color="000000"/>
              <w:right w:val="single" w:sz="6" w:space="0" w:color="000000"/>
            </w:tcBorders>
          </w:tcPr>
          <w:p w14:paraId="4CA01C85" w14:textId="77777777" w:rsidR="008A5E4E" w:rsidRDefault="008A5E4E"/>
        </w:tc>
        <w:tc>
          <w:tcPr>
            <w:tcW w:w="0" w:type="auto"/>
            <w:vMerge/>
            <w:tcBorders>
              <w:right w:val="single" w:sz="6" w:space="0" w:color="000000"/>
            </w:tcBorders>
          </w:tcPr>
          <w:p w14:paraId="3572ED57" w14:textId="77777777" w:rsidR="008A5E4E" w:rsidRDefault="008A5E4E"/>
        </w:tc>
        <w:tc>
          <w:tcPr>
            <w:tcW w:w="0" w:type="auto"/>
            <w:vMerge/>
          </w:tcPr>
          <w:p w14:paraId="1507DFFA" w14:textId="77777777" w:rsidR="008A5E4E" w:rsidRDefault="008A5E4E"/>
        </w:tc>
      </w:tr>
      <w:tr w:rsidR="008A5E4E" w14:paraId="018BB0E1" w14:textId="77777777">
        <w:trPr>
          <w:tblCellSpacing w:w="0" w:type="dxa"/>
        </w:trPr>
        <w:tc>
          <w:tcPr>
            <w:tcW w:w="0" w:type="auto"/>
            <w:tcBorders>
              <w:right w:val="single" w:sz="6" w:space="0" w:color="000000"/>
            </w:tcBorders>
            <w:tcMar>
              <w:top w:w="45" w:type="dxa"/>
              <w:left w:w="45" w:type="dxa"/>
              <w:bottom w:w="45" w:type="dxa"/>
              <w:right w:w="45" w:type="dxa"/>
            </w:tcMar>
          </w:tcPr>
          <w:p w14:paraId="2102BDEF" w14:textId="77777777" w:rsidR="008A5E4E" w:rsidRDefault="0065745B">
            <w:pPr>
              <w:pStyle w:val="tdTableStyle-TablestyleNonAltRows-BodyE-Column-Body1"/>
            </w:pPr>
            <w:r>
              <w:t> </w:t>
            </w:r>
          </w:p>
        </w:tc>
        <w:tc>
          <w:tcPr>
            <w:tcW w:w="0" w:type="auto"/>
            <w:tcBorders>
              <w:right w:val="single" w:sz="6" w:space="0" w:color="000000"/>
            </w:tcBorders>
            <w:tcMar>
              <w:top w:w="45" w:type="dxa"/>
              <w:left w:w="45" w:type="dxa"/>
              <w:bottom w:w="45" w:type="dxa"/>
              <w:right w:w="45" w:type="dxa"/>
            </w:tcMar>
          </w:tcPr>
          <w:p w14:paraId="013D2CC8" w14:textId="77777777" w:rsidR="008A5E4E" w:rsidRDefault="0065745B">
            <w:pPr>
              <w:pStyle w:val="tdTableStyle-TablestyleNonAltRows-BodyE-Column-Body1"/>
            </w:pPr>
            <w:r>
              <w:t> </w:t>
            </w:r>
          </w:p>
        </w:tc>
        <w:tc>
          <w:tcPr>
            <w:tcW w:w="0" w:type="auto"/>
            <w:tcBorders>
              <w:right w:val="single" w:sz="6" w:space="0" w:color="000000"/>
            </w:tcBorders>
            <w:tcMar>
              <w:top w:w="45" w:type="dxa"/>
              <w:left w:w="45" w:type="dxa"/>
              <w:bottom w:w="45" w:type="dxa"/>
              <w:right w:w="45" w:type="dxa"/>
            </w:tcMar>
          </w:tcPr>
          <w:p w14:paraId="22EB958D" w14:textId="77777777" w:rsidR="008A5E4E" w:rsidRDefault="0065745B">
            <w:pPr>
              <w:pStyle w:val="tdTableStyle-TablestyleNon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42D51219" w14:textId="77777777" w:rsidR="008A5E4E" w:rsidRDefault="0065745B">
            <w:pPr>
              <w:pStyle w:val="tdTableStyle-TablestyleNonAltRows-BodyE-Column-Body1"/>
            </w:pPr>
            <w:r>
              <w:rPr>
                <w:rStyle w:val="code"/>
              </w:rPr>
              <w:t>f32</w:t>
            </w:r>
          </w:p>
        </w:tc>
        <w:tc>
          <w:tcPr>
            <w:tcW w:w="0" w:type="auto"/>
            <w:vMerge/>
            <w:tcBorders>
              <w:bottom w:val="single" w:sz="6" w:space="0" w:color="000000"/>
              <w:right w:val="single" w:sz="6" w:space="0" w:color="000000"/>
            </w:tcBorders>
          </w:tcPr>
          <w:p w14:paraId="03242031"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1BF39E2B" w14:textId="77777777" w:rsidR="008A5E4E" w:rsidRDefault="0065745B">
            <w:pPr>
              <w:pStyle w:val="tdTableStyle-TablestyleNonAltRows-BodyE-Column-Body1"/>
            </w:pPr>
            <w:r>
              <w:rPr>
                <w:rStyle w:val="code"/>
              </w:rPr>
              <w:t>nearest</w:t>
            </w:r>
            <w:r>
              <w:t xml:space="preserve">, </w:t>
            </w:r>
            <w:r>
              <w:rPr>
                <w:rStyle w:val="code"/>
              </w:rPr>
              <w:t>linear</w:t>
            </w:r>
          </w:p>
        </w:tc>
        <w:tc>
          <w:tcPr>
            <w:tcW w:w="0" w:type="auto"/>
            <w:vMerge/>
            <w:tcBorders>
              <w:bottom w:val="single" w:sz="6" w:space="0" w:color="000000"/>
              <w:right w:val="single" w:sz="6" w:space="0" w:color="000000"/>
            </w:tcBorders>
          </w:tcPr>
          <w:p w14:paraId="6C078B19" w14:textId="77777777" w:rsidR="008A5E4E" w:rsidRDefault="008A5E4E"/>
        </w:tc>
        <w:tc>
          <w:tcPr>
            <w:tcW w:w="0" w:type="auto"/>
            <w:vMerge/>
          </w:tcPr>
          <w:p w14:paraId="787026C1" w14:textId="77777777" w:rsidR="008A5E4E" w:rsidRDefault="008A5E4E"/>
        </w:tc>
      </w:tr>
      <w:tr w:rsidR="008A5E4E" w14:paraId="2EC87FC2" w14:textId="77777777">
        <w:trPr>
          <w:tblCellSpacing w:w="0" w:type="dxa"/>
        </w:trPr>
        <w:tc>
          <w:tcPr>
            <w:tcW w:w="0" w:type="auto"/>
            <w:tcBorders>
              <w:right w:val="single" w:sz="6" w:space="0" w:color="000000"/>
            </w:tcBorders>
            <w:tcMar>
              <w:top w:w="45" w:type="dxa"/>
              <w:left w:w="45" w:type="dxa"/>
              <w:bottom w:w="45" w:type="dxa"/>
              <w:right w:w="45" w:type="dxa"/>
            </w:tcMar>
          </w:tcPr>
          <w:p w14:paraId="670D5777" w14:textId="77777777" w:rsidR="008A5E4E" w:rsidRDefault="0065745B">
            <w:pPr>
              <w:pStyle w:val="tdTableStyle-TablestyleNonAltRows-BodyE-Column-Body1"/>
            </w:pPr>
            <w:r>
              <w:t> </w:t>
            </w:r>
          </w:p>
        </w:tc>
        <w:tc>
          <w:tcPr>
            <w:tcW w:w="0" w:type="auto"/>
            <w:tcBorders>
              <w:right w:val="single" w:sz="6" w:space="0" w:color="000000"/>
            </w:tcBorders>
            <w:tcMar>
              <w:top w:w="45" w:type="dxa"/>
              <w:left w:w="45" w:type="dxa"/>
              <w:bottom w:w="45" w:type="dxa"/>
              <w:right w:w="45" w:type="dxa"/>
            </w:tcMar>
          </w:tcPr>
          <w:p w14:paraId="05E16520" w14:textId="77777777" w:rsidR="008A5E4E" w:rsidRDefault="0065745B">
            <w:pPr>
              <w:pStyle w:val="tdTableStyle-TablestyleNonAltRows-BodyE-Column-Body1"/>
            </w:pPr>
            <w:r>
              <w:t> </w:t>
            </w:r>
          </w:p>
        </w:tc>
        <w:tc>
          <w:tcPr>
            <w:tcW w:w="0" w:type="auto"/>
            <w:tcBorders>
              <w:right w:val="single" w:sz="6" w:space="0" w:color="000000"/>
            </w:tcBorders>
            <w:tcMar>
              <w:top w:w="45" w:type="dxa"/>
              <w:left w:w="45" w:type="dxa"/>
              <w:bottom w:w="45" w:type="dxa"/>
              <w:right w:w="45" w:type="dxa"/>
            </w:tcMar>
          </w:tcPr>
          <w:p w14:paraId="32F122FD" w14:textId="77777777" w:rsidR="008A5E4E" w:rsidRDefault="0065745B">
            <w:pPr>
              <w:pStyle w:val="tdTableStyle-TablestyleNon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67D81DBF" w14:textId="77777777" w:rsidR="008A5E4E" w:rsidRDefault="0065745B">
            <w:pPr>
              <w:pStyle w:val="tdTableStyle-TablestyleNonAltRows-BodyE-Column-Body1"/>
            </w:pPr>
            <w:r>
              <w:rPr>
                <w:rStyle w:val="code"/>
              </w:rPr>
              <w:t>u32</w:t>
            </w:r>
            <w:r>
              <w:t xml:space="preserve">, </w:t>
            </w:r>
            <w:r>
              <w:rPr>
                <w:rStyle w:val="code"/>
              </w:rPr>
              <w:t>s32</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68FA206B" w14:textId="77777777" w:rsidR="008A5E4E" w:rsidRDefault="0065745B">
            <w:pPr>
              <w:pStyle w:val="tdTableStyle-TablestyleNonAltRows-BodyE-Column-Body1"/>
            </w:pPr>
            <w:r>
              <w:rPr>
                <w:rStyle w:val="code"/>
              </w:rPr>
              <w:t>normalized</w:t>
            </w:r>
          </w:p>
        </w:tc>
        <w:tc>
          <w:tcPr>
            <w:tcW w:w="0" w:type="auto"/>
            <w:tcBorders>
              <w:bottom w:val="single" w:sz="6" w:space="0" w:color="000000"/>
              <w:right w:val="single" w:sz="6" w:space="0" w:color="000000"/>
            </w:tcBorders>
            <w:tcMar>
              <w:top w:w="45" w:type="dxa"/>
              <w:left w:w="45" w:type="dxa"/>
              <w:bottom w:w="45" w:type="dxa"/>
              <w:right w:w="45" w:type="dxa"/>
            </w:tcMar>
          </w:tcPr>
          <w:p w14:paraId="5EBAA89F" w14:textId="77777777" w:rsidR="008A5E4E" w:rsidRDefault="0065745B">
            <w:pPr>
              <w:pStyle w:val="tdTableStyle-TablestyleNonAltRows-BodyE-Column-Body1"/>
            </w:pPr>
            <w:r>
              <w:rPr>
                <w:rStyle w:val="code"/>
              </w:rPr>
              <w:t>nearest</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39E3D05A" w14:textId="77777777" w:rsidR="008A5E4E" w:rsidRDefault="0065745B">
            <w:pPr>
              <w:pStyle w:val="tdTableStyle-TablestyleNonAltRows-BodyE-Column-Body1"/>
            </w:pPr>
            <w:r>
              <w:rPr>
                <w:rStyle w:val="code"/>
              </w:rPr>
              <w:t>undefined</w:t>
            </w:r>
            <w:r>
              <w:t xml:space="preserve">, </w:t>
            </w:r>
            <w:r>
              <w:rPr>
                <w:rStyle w:val="code"/>
              </w:rPr>
              <w:t>clamp_to_edge</w:t>
            </w:r>
            <w:r>
              <w:t xml:space="preserve">, </w:t>
            </w:r>
            <w:r>
              <w:rPr>
                <w:rStyle w:val="code"/>
              </w:rPr>
              <w:t>clamp_to_border</w:t>
            </w:r>
            <w:r>
              <w:t xml:space="preserve">, </w:t>
            </w:r>
            <w:r>
              <w:rPr>
                <w:rStyle w:val="code"/>
              </w:rPr>
              <w:t>repeat</w:t>
            </w:r>
            <w:r>
              <w:t xml:space="preserve">, </w:t>
            </w:r>
            <w:r>
              <w:rPr>
                <w:rStyle w:val="code"/>
              </w:rPr>
              <w:t>mirrored_repeat</w:t>
            </w:r>
          </w:p>
        </w:tc>
        <w:tc>
          <w:tcPr>
            <w:tcW w:w="0" w:type="auto"/>
            <w:vMerge w:val="restart"/>
            <w:tcBorders>
              <w:bottom w:val="single" w:sz="6" w:space="0" w:color="000000"/>
            </w:tcBorders>
            <w:tcMar>
              <w:top w:w="45" w:type="dxa"/>
              <w:left w:w="45" w:type="dxa"/>
              <w:bottom w:w="45" w:type="dxa"/>
              <w:right w:w="45" w:type="dxa"/>
            </w:tcMar>
          </w:tcPr>
          <w:p w14:paraId="73BCD872" w14:textId="77777777" w:rsidR="008A5E4E" w:rsidRDefault="0065745B">
            <w:pPr>
              <w:pStyle w:val="tdTableStyle-TablestyleNonAltRows-BodyD-Column-Body1"/>
            </w:pPr>
            <w:r>
              <w:t> </w:t>
            </w:r>
          </w:p>
        </w:tc>
      </w:tr>
      <w:tr w:rsidR="008A5E4E" w14:paraId="5B4E5278"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CD9F025" w14:textId="77777777" w:rsidR="008A5E4E" w:rsidRDefault="0065745B">
            <w:pPr>
              <w:pStyle w:val="tdTableStyle-TablestyleNon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2FDE9DE6" w14:textId="77777777" w:rsidR="008A5E4E" w:rsidRDefault="0065745B">
            <w:pPr>
              <w:pStyle w:val="tdTableStyle-TablestyleNon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0A5C4DF6" w14:textId="77777777" w:rsidR="008A5E4E" w:rsidRDefault="0065745B">
            <w:pPr>
              <w:pStyle w:val="tdTableStyle-TablestyleNon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12277BD6" w14:textId="77777777" w:rsidR="008A5E4E" w:rsidRDefault="0065745B">
            <w:pPr>
              <w:pStyle w:val="tdTableStyle-TablestyleNonAltRows-BodyE-Column-Body1"/>
            </w:pPr>
            <w:r>
              <w:rPr>
                <w:rStyle w:val="code"/>
              </w:rPr>
              <w:t>f32</w:t>
            </w:r>
          </w:p>
        </w:tc>
        <w:tc>
          <w:tcPr>
            <w:tcW w:w="0" w:type="auto"/>
            <w:vMerge/>
            <w:tcBorders>
              <w:bottom w:val="single" w:sz="6" w:space="0" w:color="000000"/>
              <w:right w:val="single" w:sz="6" w:space="0" w:color="000000"/>
            </w:tcBorders>
          </w:tcPr>
          <w:p w14:paraId="0FC66D54"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4A5CE5EA" w14:textId="77777777" w:rsidR="008A5E4E" w:rsidRDefault="0065745B">
            <w:pPr>
              <w:pStyle w:val="tdTableStyle-TablestyleNonAltRows-BodyE-Column-Body1"/>
            </w:pPr>
            <w:r>
              <w:rPr>
                <w:rStyle w:val="code"/>
              </w:rPr>
              <w:t>nearest</w:t>
            </w:r>
            <w:r>
              <w:t xml:space="preserve">, </w:t>
            </w:r>
            <w:r>
              <w:rPr>
                <w:rStyle w:val="code"/>
              </w:rPr>
              <w:t>linear</w:t>
            </w:r>
          </w:p>
        </w:tc>
        <w:tc>
          <w:tcPr>
            <w:tcW w:w="0" w:type="auto"/>
            <w:vMerge/>
            <w:tcBorders>
              <w:bottom w:val="single" w:sz="6" w:space="0" w:color="000000"/>
              <w:right w:val="single" w:sz="6" w:space="0" w:color="000000"/>
            </w:tcBorders>
          </w:tcPr>
          <w:p w14:paraId="68ED16E6" w14:textId="77777777" w:rsidR="008A5E4E" w:rsidRDefault="008A5E4E"/>
        </w:tc>
        <w:tc>
          <w:tcPr>
            <w:tcW w:w="0" w:type="auto"/>
            <w:vMerge/>
            <w:tcBorders>
              <w:bottom w:val="single" w:sz="6" w:space="0" w:color="000000"/>
            </w:tcBorders>
          </w:tcPr>
          <w:p w14:paraId="6A946E09" w14:textId="77777777" w:rsidR="008A5E4E" w:rsidRDefault="008A5E4E"/>
        </w:tc>
      </w:tr>
      <w:tr w:rsidR="00533AF0" w14:paraId="481C784C" w14:textId="77777777" w:rsidTr="00533AF0">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6BEA174" w14:textId="77777777" w:rsidR="008A5E4E" w:rsidRDefault="0065745B">
            <w:pPr>
              <w:pStyle w:val="tdTableStyle-TablestyleNonAltRows-BodyE-Column-Body1"/>
            </w:pPr>
            <w:r>
              <w:rPr>
                <w:rStyle w:val="code"/>
              </w:rPr>
              <w:t>ldimage</w:t>
            </w:r>
          </w:p>
        </w:tc>
        <w:tc>
          <w:tcPr>
            <w:tcW w:w="0" w:type="auto"/>
            <w:tcBorders>
              <w:bottom w:val="single" w:sz="6" w:space="0" w:color="000000"/>
              <w:right w:val="single" w:sz="6" w:space="0" w:color="000000"/>
            </w:tcBorders>
            <w:tcMar>
              <w:top w:w="45" w:type="dxa"/>
              <w:left w:w="45" w:type="dxa"/>
              <w:bottom w:w="45" w:type="dxa"/>
              <w:right w:w="45" w:type="dxa"/>
            </w:tcMar>
          </w:tcPr>
          <w:p w14:paraId="3A44D381" w14:textId="77777777" w:rsidR="008A5E4E" w:rsidRDefault="0065745B">
            <w:pPr>
              <w:pStyle w:val="tdTableStyle-TablestyleNonAltRows-BodyE-Column-Body1"/>
            </w:pPr>
            <w:r>
              <w:rPr>
                <w:rStyle w:val="code"/>
              </w:rPr>
              <w:t>roimg</w:t>
            </w:r>
            <w:r>
              <w:t xml:space="preserve">, </w:t>
            </w:r>
            <w:r>
              <w:rPr>
                <w:rStyle w:val="code"/>
              </w:rPr>
              <w:t>rwing</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7D72D912" w14:textId="77777777" w:rsidR="008A5E4E" w:rsidRDefault="0065745B">
            <w:pPr>
              <w:pStyle w:val="tdTableStyle-TablestyleNonAltRows-BodyE-Column-Body1"/>
            </w:pPr>
            <w:r>
              <w:rPr>
                <w:rStyle w:val="code"/>
              </w:rPr>
              <w:t>u32</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39FE863E" w14:textId="77777777" w:rsidR="008A5E4E" w:rsidRDefault="0065745B">
            <w:pPr>
              <w:pStyle w:val="tdTableStyle-TablestyleNonAltRows-BodyE-Column-Body1"/>
            </w:pPr>
            <w:r>
              <w:rPr>
                <w:rStyle w:val="code"/>
              </w:rPr>
              <w:t>u32</w:t>
            </w:r>
            <w:r>
              <w:t xml:space="preserve">, </w:t>
            </w:r>
            <w:r>
              <w:rPr>
                <w:rStyle w:val="code"/>
              </w:rPr>
              <w:t>s32</w:t>
            </w:r>
            <w:r>
              <w:t xml:space="preserve">, </w:t>
            </w:r>
            <w:r>
              <w:rPr>
                <w:rStyle w:val="code"/>
              </w:rPr>
              <w:t>f32</w:t>
            </w:r>
          </w:p>
        </w:tc>
        <w:tc>
          <w:tcPr>
            <w:tcW w:w="0" w:type="auto"/>
            <w:gridSpan w:val="3"/>
            <w:vMerge w:val="restart"/>
            <w:tcBorders>
              <w:bottom w:val="single" w:sz="6" w:space="0" w:color="000000"/>
              <w:right w:val="single" w:sz="6" w:space="0" w:color="000000"/>
            </w:tcBorders>
            <w:tcMar>
              <w:top w:w="45" w:type="dxa"/>
              <w:left w:w="45" w:type="dxa"/>
              <w:bottom w:w="45" w:type="dxa"/>
              <w:right w:w="45" w:type="dxa"/>
            </w:tcMar>
          </w:tcPr>
          <w:p w14:paraId="7470D85B" w14:textId="77777777" w:rsidR="008A5E4E" w:rsidRDefault="0065745B">
            <w:pPr>
              <w:pStyle w:val="tdTableStyle-TablestyleNonAltRows-BodyE-Column-Body1"/>
            </w:pPr>
            <w:r>
              <w:t xml:space="preserve">Sampler not allowed </w:t>
            </w:r>
            <w:r>
              <w:rPr>
                <w:rStyle w:val="em"/>
              </w:rPr>
              <w:t>(undefined if coordinate not in range 0 to dimension size - 1)</w:t>
            </w:r>
          </w:p>
        </w:tc>
        <w:tc>
          <w:tcPr>
            <w:tcW w:w="0" w:type="auto"/>
            <w:vMerge w:val="restart"/>
            <w:tcBorders>
              <w:bottom w:val="single" w:sz="6" w:space="0" w:color="000000"/>
            </w:tcBorders>
            <w:tcMar>
              <w:top w:w="45" w:type="dxa"/>
              <w:left w:w="45" w:type="dxa"/>
              <w:bottom w:w="45" w:type="dxa"/>
              <w:right w:w="45" w:type="dxa"/>
            </w:tcMar>
          </w:tcPr>
          <w:p w14:paraId="2829011D" w14:textId="77777777" w:rsidR="008A5E4E" w:rsidRDefault="0065745B">
            <w:pPr>
              <w:pStyle w:val="tdTableStyle-TablestyleNonAltRows-BodyD-Column-Body1"/>
            </w:pPr>
            <w:r>
              <w:rPr>
                <w:rStyle w:val="code"/>
              </w:rPr>
              <w:t>1D</w:t>
            </w:r>
            <w:r>
              <w:t xml:space="preserve">, </w:t>
            </w:r>
            <w:r>
              <w:rPr>
                <w:rStyle w:val="code"/>
              </w:rPr>
              <w:t>2D</w:t>
            </w:r>
            <w:r>
              <w:t xml:space="preserve">, </w:t>
            </w:r>
            <w:r>
              <w:rPr>
                <w:rStyle w:val="code"/>
              </w:rPr>
              <w:t>3D</w:t>
            </w:r>
            <w:r>
              <w:t xml:space="preserve">, </w:t>
            </w:r>
            <w:r>
              <w:rPr>
                <w:rStyle w:val="code"/>
              </w:rPr>
              <w:t>1DA</w:t>
            </w:r>
            <w:r>
              <w:t xml:space="preserve">, </w:t>
            </w:r>
            <w:r>
              <w:rPr>
                <w:rStyle w:val="code"/>
              </w:rPr>
              <w:t>2DA</w:t>
            </w:r>
            <w:r>
              <w:t xml:space="preserve">, </w:t>
            </w:r>
            <w:r>
              <w:rPr>
                <w:rStyle w:val="code"/>
              </w:rPr>
              <w:t>1DB</w:t>
            </w:r>
            <w:r>
              <w:t xml:space="preserve">, </w:t>
            </w:r>
            <w:r>
              <w:rPr>
                <w:rStyle w:val="code"/>
              </w:rPr>
              <w:t>2DDEPTH</w:t>
            </w:r>
            <w:r>
              <w:t xml:space="preserve">, </w:t>
            </w:r>
            <w:r>
              <w:rPr>
                <w:rStyle w:val="code"/>
              </w:rPr>
              <w:t>2DADEPTH</w:t>
            </w:r>
          </w:p>
        </w:tc>
      </w:tr>
      <w:tr w:rsidR="00533AF0" w14:paraId="55AA83F7" w14:textId="77777777" w:rsidTr="00533AF0">
        <w:trPr>
          <w:tblCellSpacing w:w="0" w:type="dxa"/>
        </w:trPr>
        <w:tc>
          <w:tcPr>
            <w:tcW w:w="0" w:type="auto"/>
            <w:tcBorders>
              <w:right w:val="single" w:sz="6" w:space="0" w:color="000000"/>
            </w:tcBorders>
            <w:tcMar>
              <w:top w:w="45" w:type="dxa"/>
              <w:left w:w="45" w:type="dxa"/>
              <w:bottom w:w="45" w:type="dxa"/>
              <w:right w:w="45" w:type="dxa"/>
            </w:tcMar>
          </w:tcPr>
          <w:p w14:paraId="073FCF62" w14:textId="77777777" w:rsidR="008A5E4E" w:rsidRDefault="0065745B">
            <w:pPr>
              <w:pStyle w:val="tdTableStyle-TablestyleNonAltRows-BodyB-Column-Body1"/>
            </w:pPr>
            <w:r>
              <w:rPr>
                <w:rStyle w:val="code"/>
              </w:rPr>
              <w:t>stimage</w:t>
            </w:r>
          </w:p>
        </w:tc>
        <w:tc>
          <w:tcPr>
            <w:tcW w:w="0" w:type="auto"/>
            <w:tcBorders>
              <w:right w:val="single" w:sz="6" w:space="0" w:color="000000"/>
            </w:tcBorders>
            <w:tcMar>
              <w:top w:w="45" w:type="dxa"/>
              <w:left w:w="45" w:type="dxa"/>
              <w:bottom w:w="45" w:type="dxa"/>
              <w:right w:w="45" w:type="dxa"/>
            </w:tcMar>
          </w:tcPr>
          <w:p w14:paraId="360398ED" w14:textId="77777777" w:rsidR="008A5E4E" w:rsidRDefault="0065745B">
            <w:pPr>
              <w:pStyle w:val="tdTableStyle-TablestyleNonAltRows-BodyB-Column-Body1"/>
            </w:pPr>
            <w:r>
              <w:rPr>
                <w:rStyle w:val="code"/>
              </w:rPr>
              <w:t>woing</w:t>
            </w:r>
            <w:r>
              <w:t xml:space="preserve">, </w:t>
            </w:r>
            <w:r>
              <w:rPr>
                <w:rStyle w:val="code"/>
              </w:rPr>
              <w:t>rwing</w:t>
            </w:r>
          </w:p>
        </w:tc>
        <w:tc>
          <w:tcPr>
            <w:tcW w:w="0" w:type="auto"/>
            <w:vMerge/>
            <w:tcBorders>
              <w:bottom w:val="single" w:sz="6" w:space="0" w:color="000000"/>
              <w:right w:val="single" w:sz="6" w:space="0" w:color="000000"/>
            </w:tcBorders>
          </w:tcPr>
          <w:p w14:paraId="430E8A06" w14:textId="77777777" w:rsidR="008A5E4E" w:rsidRDefault="008A5E4E"/>
        </w:tc>
        <w:tc>
          <w:tcPr>
            <w:tcW w:w="0" w:type="auto"/>
            <w:vMerge/>
            <w:tcBorders>
              <w:bottom w:val="single" w:sz="6" w:space="0" w:color="000000"/>
              <w:right w:val="single" w:sz="6" w:space="0" w:color="000000"/>
            </w:tcBorders>
          </w:tcPr>
          <w:p w14:paraId="1FD1DE6D" w14:textId="77777777" w:rsidR="008A5E4E" w:rsidRDefault="008A5E4E"/>
        </w:tc>
        <w:tc>
          <w:tcPr>
            <w:tcW w:w="0" w:type="auto"/>
            <w:gridSpan w:val="3"/>
            <w:vMerge/>
            <w:tcBorders>
              <w:bottom w:val="single" w:sz="6" w:space="0" w:color="000000"/>
              <w:right w:val="single" w:sz="6" w:space="0" w:color="000000"/>
            </w:tcBorders>
          </w:tcPr>
          <w:p w14:paraId="514EB1B2" w14:textId="77777777" w:rsidR="008A5E4E" w:rsidRDefault="008A5E4E"/>
        </w:tc>
        <w:tc>
          <w:tcPr>
            <w:tcW w:w="0" w:type="auto"/>
            <w:vMerge/>
            <w:tcBorders>
              <w:bottom w:val="single" w:sz="6" w:space="0" w:color="000000"/>
            </w:tcBorders>
          </w:tcPr>
          <w:p w14:paraId="5303D90C" w14:textId="77777777" w:rsidR="008A5E4E" w:rsidRDefault="008A5E4E"/>
        </w:tc>
      </w:tr>
    </w:tbl>
    <w:p w14:paraId="09957612" w14:textId="77777777" w:rsidR="008A5E4E" w:rsidRDefault="008A5E4E">
      <w:pPr>
        <w:spacing w:after="240"/>
      </w:pPr>
    </w:p>
    <w:p w14:paraId="45DF5420" w14:textId="00CB8ED2" w:rsidR="008A5E4E" w:rsidRDefault="0065745B">
      <w:pPr>
        <w:pStyle w:val="p"/>
      </w:pPr>
      <w:r>
        <w:t xml:space="preserve">To access the data in an image, an image handle </w:t>
      </w:r>
      <w:r w:rsidR="006B252A">
        <w:t xml:space="preserve">is loaded </w:t>
      </w:r>
      <w:r>
        <w:t xml:space="preserve">into a </w:t>
      </w:r>
      <w:r>
        <w:rPr>
          <w:rStyle w:val="code1"/>
        </w:rPr>
        <w:t>d</w:t>
      </w:r>
      <w:r>
        <w:t xml:space="preserve"> register using a load (</w:t>
      </w:r>
      <w:r>
        <w:rPr>
          <w:rStyle w:val="code1"/>
        </w:rPr>
        <w:t>ld</w:t>
      </w:r>
      <w:r>
        <w:t xml:space="preserve">) operation with a source type of </w:t>
      </w:r>
      <w:r>
        <w:rPr>
          <w:rStyle w:val="code1"/>
        </w:rPr>
        <w:t>roimg</w:t>
      </w:r>
      <w:r>
        <w:t xml:space="preserve">, </w:t>
      </w:r>
      <w:r>
        <w:rPr>
          <w:rStyle w:val="code1"/>
        </w:rPr>
        <w:t>woimg</w:t>
      </w:r>
      <w:r>
        <w:t xml:space="preserve"> or </w:t>
      </w:r>
      <w:r>
        <w:rPr>
          <w:rStyle w:val="code1"/>
        </w:rPr>
        <w:t>rwimg</w:t>
      </w:r>
      <w:r>
        <w:t>. This does not load the image data; instead, it loads an opaque handle that can be used to access the image data. It then uses this register as the source of the read image (</w:t>
      </w:r>
      <w:r>
        <w:rPr>
          <w:rStyle w:val="code1"/>
        </w:rPr>
        <w:t>rdimage</w:t>
      </w:r>
      <w:r>
        <w:t>), load image (</w:t>
      </w:r>
      <w:r>
        <w:rPr>
          <w:rStyle w:val="code1"/>
        </w:rPr>
        <w:t>ldimage</w:t>
      </w:r>
      <w:r>
        <w:t>) or store image (</w:t>
      </w:r>
      <w:r>
        <w:rPr>
          <w:rStyle w:val="code1"/>
        </w:rPr>
        <w:t>stimage</w:t>
      </w:r>
      <w:r>
        <w:t>) operations.</w:t>
      </w:r>
    </w:p>
    <w:p w14:paraId="23AB2352" w14:textId="77777777" w:rsidR="008A5E4E" w:rsidRDefault="0065745B">
      <w:pPr>
        <w:pStyle w:val="pNoPageBreakAfter"/>
      </w:pPr>
      <w:r>
        <w:t xml:space="preserve"> The differences between the </w:t>
      </w:r>
      <w:r>
        <w:rPr>
          <w:rStyle w:val="code1"/>
        </w:rPr>
        <w:t>rdimage</w:t>
      </w:r>
      <w:r>
        <w:t xml:space="preserve"> operation and the </w:t>
      </w:r>
      <w:r>
        <w:rPr>
          <w:rStyle w:val="code1"/>
        </w:rPr>
        <w:t>ldimage</w:t>
      </w:r>
      <w:r>
        <w:t xml:space="preserve"> operation are:</w:t>
      </w:r>
    </w:p>
    <w:p w14:paraId="7776D681" w14:textId="77777777" w:rsidR="008A5E4E" w:rsidRDefault="0065745B">
      <w:pPr>
        <w:pStyle w:val="li"/>
        <w:numPr>
          <w:ilvl w:val="0"/>
          <w:numId w:val="172"/>
        </w:numPr>
        <w:spacing w:before="320"/>
        <w:ind w:left="600"/>
      </w:pPr>
      <w:r>
        <w:rPr>
          <w:rStyle w:val="code1"/>
        </w:rPr>
        <w:t>rdimage</w:t>
      </w:r>
      <w:r>
        <w:t xml:space="preserve"> takes a sampler and therefore supports additional coordinate processing modes.</w:t>
      </w:r>
    </w:p>
    <w:p w14:paraId="25100B46" w14:textId="77777777" w:rsidR="008A5E4E" w:rsidRDefault="0065745B">
      <w:pPr>
        <w:pStyle w:val="li"/>
        <w:numPr>
          <w:ilvl w:val="0"/>
          <w:numId w:val="172"/>
        </w:numPr>
        <w:spacing w:after="320"/>
        <w:ind w:left="600"/>
      </w:pPr>
      <w:r>
        <w:t xml:space="preserve">The value returned for out-of-bounds references for </w:t>
      </w:r>
      <w:r>
        <w:rPr>
          <w:rStyle w:val="code1"/>
        </w:rPr>
        <w:t>rdimage</w:t>
      </w:r>
      <w:r>
        <w:t xml:space="preserve"> depends on the sampler. </w:t>
      </w:r>
    </w:p>
    <w:p w14:paraId="738D525F" w14:textId="77777777" w:rsidR="008A5E4E" w:rsidRDefault="0065745B">
      <w:pPr>
        <w:pStyle w:val="p"/>
      </w:pPr>
      <w:r>
        <w:t xml:space="preserve">A sampler is provided to the </w:t>
      </w:r>
      <w:r>
        <w:rPr>
          <w:rStyle w:val="code1"/>
        </w:rPr>
        <w:t>rdimage</w:t>
      </w:r>
      <w:r>
        <w:t xml:space="preserve"> image operation by using an opaque sampler handle which is loaded into a </w:t>
      </w:r>
      <w:r>
        <w:rPr>
          <w:rStyle w:val="code1"/>
        </w:rPr>
        <w:t>d</w:t>
      </w:r>
      <w:r>
        <w:t xml:space="preserve"> register with a source type of </w:t>
      </w:r>
      <w:r>
        <w:rPr>
          <w:rStyle w:val="code1"/>
        </w:rPr>
        <w:t>samp</w:t>
      </w:r>
      <w:r>
        <w:t>.</w:t>
      </w:r>
    </w:p>
    <w:p w14:paraId="0F9DED77" w14:textId="63F25A59" w:rsidR="008A5E4E" w:rsidRDefault="009F3309">
      <w:pPr>
        <w:pStyle w:val="pNoPageBreakAfter"/>
      </w:pPr>
      <w:r>
        <w:t>A</w:t>
      </w:r>
      <w:r w:rsidR="0065745B">
        <w:t xml:space="preserve">n image </w:t>
      </w:r>
      <w:r>
        <w:t xml:space="preserve">handle or a </w:t>
      </w:r>
      <w:r w:rsidR="0065745B">
        <w:t xml:space="preserve">sampler handle in a </w:t>
      </w:r>
      <w:r w:rsidR="0065745B">
        <w:rPr>
          <w:rStyle w:val="code1"/>
        </w:rPr>
        <w:t>d</w:t>
      </w:r>
      <w:r w:rsidR="0065745B">
        <w:t xml:space="preserve"> register can be:</w:t>
      </w:r>
    </w:p>
    <w:p w14:paraId="38ABB7E3" w14:textId="77777777" w:rsidR="008A5E4E" w:rsidRDefault="0065745B">
      <w:pPr>
        <w:pStyle w:val="li"/>
        <w:numPr>
          <w:ilvl w:val="0"/>
          <w:numId w:val="173"/>
        </w:numPr>
        <w:spacing w:before="320"/>
        <w:ind w:left="600"/>
      </w:pPr>
      <w:r>
        <w:t xml:space="preserve">Moved to another </w:t>
      </w:r>
      <w:r>
        <w:rPr>
          <w:rStyle w:val="code1"/>
        </w:rPr>
        <w:t>d</w:t>
      </w:r>
      <w:r>
        <w:t xml:space="preserve"> register using the move (</w:t>
      </w:r>
      <w:r>
        <w:rPr>
          <w:rStyle w:val="code1"/>
        </w:rPr>
        <w:t>mov</w:t>
      </w:r>
      <w:r>
        <w:t xml:space="preserve">) operation with the corresponding </w:t>
      </w:r>
      <w:r>
        <w:rPr>
          <w:rStyle w:val="code1"/>
        </w:rPr>
        <w:t>roimg</w:t>
      </w:r>
      <w:r>
        <w:t xml:space="preserve">, </w:t>
      </w:r>
      <w:r>
        <w:rPr>
          <w:rStyle w:val="code1"/>
        </w:rPr>
        <w:t>woimg</w:t>
      </w:r>
      <w:r>
        <w:t xml:space="preserve">, </w:t>
      </w:r>
      <w:r>
        <w:rPr>
          <w:rStyle w:val="code1"/>
        </w:rPr>
        <w:t>rwimg</w:t>
      </w:r>
      <w:r>
        <w:t xml:space="preserve"> or </w:t>
      </w:r>
      <w:r>
        <w:rPr>
          <w:rStyle w:val="code1"/>
        </w:rPr>
        <w:t>samp</w:t>
      </w:r>
      <w:r>
        <w:t xml:space="preserve"> type.</w:t>
      </w:r>
    </w:p>
    <w:p w14:paraId="2EBA4826" w14:textId="77777777" w:rsidR="008A5E4E" w:rsidRDefault="0065745B">
      <w:pPr>
        <w:pStyle w:val="liNoPageBreakAfter"/>
        <w:numPr>
          <w:ilvl w:val="0"/>
          <w:numId w:val="173"/>
        </w:numPr>
        <w:ind w:left="600"/>
      </w:pPr>
      <w:r>
        <w:t xml:space="preserve">Stored to an </w:t>
      </w:r>
      <w:r>
        <w:rPr>
          <w:rStyle w:val="code1"/>
        </w:rPr>
        <w:t>arg</w:t>
      </w:r>
      <w:r>
        <w:t xml:space="preserve"> segment variable using a store (</w:t>
      </w:r>
      <w:r>
        <w:rPr>
          <w:rStyle w:val="code1"/>
        </w:rPr>
        <w:t>st</w:t>
      </w:r>
      <w:r>
        <w:t xml:space="preserve">) operation with the corresponding </w:t>
      </w:r>
      <w:r>
        <w:rPr>
          <w:rStyle w:val="code1"/>
        </w:rPr>
        <w:t>roimg</w:t>
      </w:r>
      <w:r>
        <w:t xml:space="preserve">, </w:t>
      </w:r>
      <w:r>
        <w:rPr>
          <w:rStyle w:val="code1"/>
        </w:rPr>
        <w:t>woimg</w:t>
      </w:r>
      <w:r>
        <w:t xml:space="preserve">, </w:t>
      </w:r>
      <w:r>
        <w:rPr>
          <w:rStyle w:val="code1"/>
        </w:rPr>
        <w:t>rwimg</w:t>
      </w:r>
      <w:r>
        <w:t xml:space="preserve"> or </w:t>
      </w:r>
      <w:r>
        <w:rPr>
          <w:rStyle w:val="code1"/>
        </w:rPr>
        <w:t>samp</w:t>
      </w:r>
      <w:r>
        <w:t xml:space="preserve"> type. The </w:t>
      </w:r>
      <w:r>
        <w:rPr>
          <w:rStyle w:val="code1"/>
        </w:rPr>
        <w:t>arg</w:t>
      </w:r>
      <w:r>
        <w:t xml:space="preserve"> segment variable must be:</w:t>
      </w:r>
    </w:p>
    <w:p w14:paraId="3B6E94A0" w14:textId="77777777" w:rsidR="008A5E4E" w:rsidRDefault="0065745B">
      <w:pPr>
        <w:pStyle w:val="li1"/>
        <w:numPr>
          <w:ilvl w:val="1"/>
          <w:numId w:val="174"/>
        </w:numPr>
        <w:ind w:left="1200"/>
      </w:pPr>
      <w:r>
        <w:t>An input actual argument of a call operation in an arg block.</w:t>
      </w:r>
    </w:p>
    <w:p w14:paraId="1C488828" w14:textId="77777777" w:rsidR="008A5E4E" w:rsidRDefault="0065745B">
      <w:pPr>
        <w:pStyle w:val="li1"/>
        <w:numPr>
          <w:ilvl w:val="1"/>
          <w:numId w:val="174"/>
        </w:numPr>
        <w:ind w:left="1200"/>
      </w:pPr>
      <w:r>
        <w:t xml:space="preserve">An output formal argument of a function in a function code block. </w:t>
      </w:r>
    </w:p>
    <w:p w14:paraId="259C2BB1" w14:textId="77777777" w:rsidR="008A5E4E" w:rsidRDefault="0065745B">
      <w:pPr>
        <w:pStyle w:val="p1"/>
      </w:pPr>
      <w:r>
        <w:t>This allows image and sampler handles to be passed by value into a function, and returned by value from a function.</w:t>
      </w:r>
    </w:p>
    <w:p w14:paraId="7344F1E0" w14:textId="77777777" w:rsidR="008A5E4E" w:rsidRDefault="0065745B">
      <w:pPr>
        <w:pStyle w:val="p1"/>
        <w:spacing w:after="320"/>
      </w:pPr>
      <w:r>
        <w:t>A store operation is not allowed on any other segment. This restriction ensures that the actual image or sampler used by an image operation can be statically determined if function calls are inlined. Note, true bindless textures are not supported.</w:t>
      </w:r>
    </w:p>
    <w:p w14:paraId="370010A4" w14:textId="6D4DA082" w:rsidR="008A5E4E" w:rsidRDefault="0065745B">
      <w:pPr>
        <w:pStyle w:val="p"/>
      </w:pPr>
      <w:r>
        <w:t xml:space="preserve">It is undefined if the </w:t>
      </w:r>
      <w:r>
        <w:rPr>
          <w:rStyle w:val="code1"/>
        </w:rPr>
        <w:t>d</w:t>
      </w:r>
      <w:r>
        <w:t xml:space="preserve"> register used in an image operation </w:t>
      </w:r>
      <w:r w:rsidR="00C008D3">
        <w:t xml:space="preserve">does not contain </w:t>
      </w:r>
      <w:r w:rsidR="0071605E">
        <w:t xml:space="preserve">a </w:t>
      </w:r>
      <w:r w:rsidR="00C008D3">
        <w:t xml:space="preserve">value </w:t>
      </w:r>
      <w:r>
        <w:t xml:space="preserve">that ultimately originated from a global, readonly, or kernel argument variable. For image handles, the original </w:t>
      </w:r>
      <w:r w:rsidR="0071605E">
        <w:t xml:space="preserve">value </w:t>
      </w:r>
      <w:r>
        <w:t>type (</w:t>
      </w:r>
      <w:r>
        <w:rPr>
          <w:rStyle w:val="code1"/>
        </w:rPr>
        <w:t>roimg</w:t>
      </w:r>
      <w:r>
        <w:t xml:space="preserve">, </w:t>
      </w:r>
      <w:r>
        <w:rPr>
          <w:rStyle w:val="code1"/>
        </w:rPr>
        <w:t>woimg</w:t>
      </w:r>
      <w:r>
        <w:t xml:space="preserve"> or </w:t>
      </w:r>
      <w:r>
        <w:rPr>
          <w:rStyle w:val="code1"/>
        </w:rPr>
        <w:t>rwimg</w:t>
      </w:r>
      <w:r>
        <w:t xml:space="preserve">) must match </w:t>
      </w:r>
      <w:r w:rsidR="00C008D3">
        <w:t xml:space="preserve">the type of </w:t>
      </w:r>
      <w:r>
        <w:t xml:space="preserve">all operations that use the value. For sampler handles, the original </w:t>
      </w:r>
      <w:r w:rsidR="0071605E">
        <w:t>value</w:t>
      </w:r>
      <w:r w:rsidR="00017679">
        <w:t xml:space="preserve"> type</w:t>
      </w:r>
      <w:r w:rsidR="0071605E">
        <w:t xml:space="preserve"> </w:t>
      </w:r>
      <w:r>
        <w:t>and all operations that use the value must specify the sampler handle type (</w:t>
      </w:r>
      <w:r>
        <w:rPr>
          <w:rStyle w:val="code1"/>
        </w:rPr>
        <w:t>samp</w:t>
      </w:r>
      <w:r>
        <w:t>). These operations include load (</w:t>
      </w:r>
      <w:r>
        <w:rPr>
          <w:rStyle w:val="code1"/>
        </w:rPr>
        <w:t>ld</w:t>
      </w:r>
      <w:r>
        <w:t>), store (</w:t>
      </w:r>
      <w:r>
        <w:rPr>
          <w:rStyle w:val="code1"/>
        </w:rPr>
        <w:t>st</w:t>
      </w:r>
      <w:r>
        <w:t>), move (</w:t>
      </w:r>
      <w:r>
        <w:rPr>
          <w:rStyle w:val="code1"/>
        </w:rPr>
        <w:t>mov</w:t>
      </w:r>
      <w:r>
        <w:t>), the image operations (</w:t>
      </w:r>
      <w:r>
        <w:rPr>
          <w:rStyle w:val="code1"/>
        </w:rPr>
        <w:t>rdimage</w:t>
      </w:r>
      <w:r>
        <w:t xml:space="preserve">, </w:t>
      </w:r>
      <w:r>
        <w:rPr>
          <w:rStyle w:val="code1"/>
        </w:rPr>
        <w:t>ldimage</w:t>
      </w:r>
      <w:r>
        <w:t xml:space="preserve"> and </w:t>
      </w:r>
      <w:r>
        <w:rPr>
          <w:rStyle w:val="code1"/>
        </w:rPr>
        <w:t>stimage</w:t>
      </w:r>
      <w:r>
        <w:t>), and the image and sampler query operations (</w:t>
      </w:r>
      <w:r>
        <w:rPr>
          <w:rStyle w:val="code1"/>
        </w:rPr>
        <w:t>queryimage</w:t>
      </w:r>
      <w:r>
        <w:t xml:space="preserve"> and </w:t>
      </w:r>
      <w:r>
        <w:rPr>
          <w:rStyle w:val="code1"/>
        </w:rPr>
        <w:t>querysampler</w:t>
      </w:r>
      <w:r>
        <w:t xml:space="preserve">). A function's arguments that are of type </w:t>
      </w:r>
      <w:r>
        <w:rPr>
          <w:rStyle w:val="code1"/>
        </w:rPr>
        <w:t>roimg</w:t>
      </w:r>
      <w:r>
        <w:t xml:space="preserve">, </w:t>
      </w:r>
      <w:r>
        <w:rPr>
          <w:rStyle w:val="code1"/>
        </w:rPr>
        <w:t>woimg</w:t>
      </w:r>
      <w:r>
        <w:t xml:space="preserve">, </w:t>
      </w:r>
      <w:r>
        <w:rPr>
          <w:rStyle w:val="code1"/>
        </w:rPr>
        <w:t>rwimg</w:t>
      </w:r>
      <w:r>
        <w:t xml:space="preserve"> or </w:t>
      </w:r>
      <w:r>
        <w:rPr>
          <w:rStyle w:val="code1"/>
        </w:rPr>
        <w:t>samp</w:t>
      </w:r>
      <w:r>
        <w:t>, must be accessed in the arg scope of all calls that invoke it using load (</w:t>
      </w:r>
      <w:r>
        <w:rPr>
          <w:rStyle w:val="code1"/>
        </w:rPr>
        <w:t>ld</w:t>
      </w:r>
      <w:r>
        <w:t>) and store (</w:t>
      </w:r>
      <w:r>
        <w:rPr>
          <w:rStyle w:val="code1"/>
        </w:rPr>
        <w:t>st</w:t>
      </w:r>
      <w:r>
        <w:t>) operations with the type of the corresponding function argument.</w:t>
      </w:r>
    </w:p>
    <w:p w14:paraId="2AB5CF4B" w14:textId="561386BF" w:rsidR="0092464C" w:rsidRDefault="0065745B">
      <w:pPr>
        <w:pStyle w:val="p"/>
      </w:pPr>
      <w:r>
        <w:t>It is undefined to use an image operation (</w:t>
      </w:r>
      <w:r>
        <w:rPr>
          <w:rStyle w:val="code1"/>
        </w:rPr>
        <w:t>rdimage</w:t>
      </w:r>
      <w:r>
        <w:t xml:space="preserve">, </w:t>
      </w:r>
      <w:r>
        <w:rPr>
          <w:rStyle w:val="code1"/>
        </w:rPr>
        <w:t>ldimage</w:t>
      </w:r>
      <w:r>
        <w:t xml:space="preserve"> and </w:t>
      </w:r>
      <w:r>
        <w:rPr>
          <w:rStyle w:val="code1"/>
        </w:rPr>
        <w:t>stimage</w:t>
      </w:r>
      <w:r>
        <w:t xml:space="preserve">) or </w:t>
      </w:r>
      <w:r>
        <w:rPr>
          <w:rStyle w:val="code1"/>
        </w:rPr>
        <w:t>query</w:t>
      </w:r>
      <w:r w:rsidR="0004622B">
        <w:rPr>
          <w:rStyle w:val="code1"/>
        </w:rPr>
        <w:t>image</w:t>
      </w:r>
      <w:r>
        <w:t xml:space="preserve"> operation with an image handle value that is not </w:t>
      </w:r>
      <w:r w:rsidR="0092464C">
        <w:t>compatible. The image handle is compatible if:</w:t>
      </w:r>
    </w:p>
    <w:p w14:paraId="02CDDB71" w14:textId="77777777" w:rsidR="0092464C" w:rsidRDefault="0092464C" w:rsidP="00A272C0">
      <w:pPr>
        <w:pStyle w:val="li"/>
        <w:numPr>
          <w:ilvl w:val="0"/>
          <w:numId w:val="337"/>
        </w:numPr>
      </w:pPr>
      <w:r>
        <w:t xml:space="preserve">It is </w:t>
      </w:r>
      <w:r w:rsidR="0065745B">
        <w:t xml:space="preserve">currently created by the HSA runtime for the agent </w:t>
      </w:r>
      <w:r>
        <w:t>executing the kernel dispatch.</w:t>
      </w:r>
    </w:p>
    <w:p w14:paraId="18FFAE7A" w14:textId="1E24824B" w:rsidR="0092464C" w:rsidRDefault="0092464C" w:rsidP="00A272C0">
      <w:pPr>
        <w:pStyle w:val="li"/>
        <w:numPr>
          <w:ilvl w:val="0"/>
          <w:numId w:val="337"/>
        </w:numPr>
      </w:pPr>
      <w:r>
        <w:t xml:space="preserve">The image handle was created </w:t>
      </w:r>
      <w:r w:rsidR="0065745B">
        <w:t xml:space="preserve">with an image access permission that </w:t>
      </w:r>
      <w:r>
        <w:t xml:space="preserve">corresponds to </w:t>
      </w:r>
      <w:r w:rsidR="0065745B">
        <w:t xml:space="preserve">the image </w:t>
      </w:r>
      <w:r w:rsidR="009F3309">
        <w:t xml:space="preserve">handle </w:t>
      </w:r>
      <w:r w:rsidR="0065745B">
        <w:t>type (</w:t>
      </w:r>
      <w:r w:rsidR="0065745B">
        <w:rPr>
          <w:rStyle w:val="code1"/>
        </w:rPr>
        <w:t>roimg</w:t>
      </w:r>
      <w:r w:rsidR="0065745B">
        <w:t xml:space="preserve">, </w:t>
      </w:r>
      <w:r w:rsidR="0065745B">
        <w:rPr>
          <w:rStyle w:val="code1"/>
        </w:rPr>
        <w:t>woimg</w:t>
      </w:r>
      <w:r w:rsidR="0065745B">
        <w:t xml:space="preserve"> or </w:t>
      </w:r>
      <w:r w:rsidR="0065745B">
        <w:rPr>
          <w:rStyle w:val="code1"/>
        </w:rPr>
        <w:t>rwimg</w:t>
      </w:r>
      <w:r w:rsidR="0065745B">
        <w:t xml:space="preserve">) of the </w:t>
      </w:r>
      <w:r>
        <w:t xml:space="preserve">image </w:t>
      </w:r>
      <w:r w:rsidR="0065745B">
        <w:t>operation</w:t>
      </w:r>
      <w:r w:rsidRPr="0092464C">
        <w:t xml:space="preserve"> </w:t>
      </w:r>
      <w:r>
        <w:t xml:space="preserve">(see </w:t>
      </w:r>
      <w:r>
        <w:rPr>
          <w:rStyle w:val="xref1"/>
        </w:rPr>
        <w:t>Table 7–5 (</w:t>
      </w:r>
      <w:r>
        <w:fldChar w:fldCharType="begin"/>
      </w:r>
      <w:r>
        <w:instrText xml:space="preserve"> PAGEREF  1224146289 \h \p  \* MERGEFORMAT </w:instrText>
      </w:r>
      <w:r>
        <w:fldChar w:fldCharType="separate"/>
      </w:r>
      <w:r>
        <w:rPr>
          <w:noProof/>
        </w:rPr>
        <w:t>on page 217</w:t>
      </w:r>
      <w:r>
        <w:fldChar w:fldCharType="end"/>
      </w:r>
      <w:r>
        <w:rPr>
          <w:rStyle w:val="xref1"/>
        </w:rPr>
        <w:t>)</w:t>
      </w:r>
      <w:r>
        <w:t>)</w:t>
      </w:r>
      <w:r w:rsidR="0065745B">
        <w:t xml:space="preserve">. </w:t>
      </w:r>
    </w:p>
    <w:p w14:paraId="188B3D92" w14:textId="23D54787" w:rsidR="008A5E4E" w:rsidRDefault="0065745B" w:rsidP="0092464C">
      <w:pPr>
        <w:pStyle w:val="p"/>
      </w:pPr>
      <w:r>
        <w:t xml:space="preserve">See </w:t>
      </w:r>
      <w:r>
        <w:rPr>
          <w:rStyle w:val="xref1"/>
        </w:rPr>
        <w:t>7.1.7. Image Creation and Image Handles (</w:t>
      </w:r>
      <w:r w:rsidR="009A76EE" w:rsidRPr="008A5E4E">
        <w:fldChar w:fldCharType="begin"/>
      </w:r>
      <w:r w:rsidR="008A5E4E">
        <w:instrText xml:space="preserve"> PAGEREF _Ref-210015372 \p \h  \* MERGEFORMAT </w:instrText>
      </w:r>
      <w:r w:rsidR="009A76EE" w:rsidRPr="008A5E4E">
        <w:fldChar w:fldCharType="separate"/>
      </w:r>
      <w:r w:rsidR="00533AF0" w:rsidRPr="00533AF0">
        <w:rPr>
          <w:rStyle w:val="xref1"/>
          <w:noProof/>
        </w:rPr>
        <w:t>on</w:t>
      </w:r>
      <w:r w:rsidR="00533AF0">
        <w:rPr>
          <w:noProof/>
        </w:rPr>
        <w:t xml:space="preserve"> page 208</w:t>
      </w:r>
      <w:r w:rsidR="009A76EE" w:rsidRPr="008A5E4E">
        <w:rPr>
          <w:rStyle w:val="xref1"/>
        </w:rPr>
        <w:fldChar w:fldCharType="end"/>
      </w:r>
      <w:r>
        <w:rPr>
          <w:rStyle w:val="xref1"/>
        </w:rPr>
        <w:t>)</w:t>
      </w:r>
      <w:r>
        <w:t>.</w:t>
      </w:r>
    </w:p>
    <w:p w14:paraId="30C5C349" w14:textId="77777777" w:rsidR="008A5E4E" w:rsidRDefault="0065745B">
      <w:pPr>
        <w:pStyle w:val="p"/>
      </w:pPr>
      <w:r>
        <w:t xml:space="preserve">It is undefined to use an </w:t>
      </w:r>
      <w:r>
        <w:rPr>
          <w:rStyle w:val="code1"/>
        </w:rPr>
        <w:t>rdimage</w:t>
      </w:r>
      <w:r>
        <w:t xml:space="preserve"> operation or </w:t>
      </w:r>
      <w:r>
        <w:rPr>
          <w:rStyle w:val="code1"/>
        </w:rPr>
        <w:t>samplerquery</w:t>
      </w:r>
      <w:r>
        <w:t xml:space="preserve"> operation with an sampler handle value that is not currently created by the HSA runtime for the agent. See </w:t>
      </w:r>
      <w:r>
        <w:rPr>
          <w:rStyle w:val="xref1"/>
        </w:rPr>
        <w:t>7.1.8. Sampler Creation and Sampler Handles (</w:t>
      </w:r>
      <w:r w:rsidR="009A76EE" w:rsidRPr="008A5E4E">
        <w:fldChar w:fldCharType="begin"/>
      </w:r>
      <w:r w:rsidR="008A5E4E">
        <w:instrText xml:space="preserve"> PAGEREF _Ref-597734568 \p \h  \* MERGEFORMAT </w:instrText>
      </w:r>
      <w:r w:rsidR="009A76EE" w:rsidRPr="008A5E4E">
        <w:fldChar w:fldCharType="separate"/>
      </w:r>
      <w:r w:rsidR="00533AF0" w:rsidRPr="00533AF0">
        <w:rPr>
          <w:rStyle w:val="xref1"/>
          <w:noProof/>
        </w:rPr>
        <w:t>on</w:t>
      </w:r>
      <w:r w:rsidR="00533AF0">
        <w:rPr>
          <w:noProof/>
        </w:rPr>
        <w:t xml:space="preserve"> page 211</w:t>
      </w:r>
      <w:r w:rsidR="009A76EE" w:rsidRPr="008A5E4E">
        <w:rPr>
          <w:rStyle w:val="xref1"/>
        </w:rPr>
        <w:fldChar w:fldCharType="end"/>
      </w:r>
      <w:r>
        <w:rPr>
          <w:rStyle w:val="xref1"/>
        </w:rPr>
        <w:t>)</w:t>
      </w:r>
      <w:r>
        <w:t>.</w:t>
      </w:r>
    </w:p>
    <w:p w14:paraId="2DE198AB" w14:textId="441D01E6" w:rsidR="008A5E4E" w:rsidRDefault="0065745B">
      <w:pPr>
        <w:pStyle w:val="p"/>
      </w:pPr>
      <w:r>
        <w:t xml:space="preserve">The address of an image or sampler handle variable can be taken using the </w:t>
      </w:r>
      <w:r>
        <w:rPr>
          <w:rStyle w:val="code1"/>
        </w:rPr>
        <w:t>lda</w:t>
      </w:r>
      <w:r>
        <w:t xml:space="preserve"> operation. This allows them to be passed by reference. It is undefined if the address returned is used by a load or store operation that does not specify the same type as the original image </w:t>
      </w:r>
      <w:r w:rsidR="00DA53D7">
        <w:t xml:space="preserve">handle </w:t>
      </w:r>
      <w:r>
        <w:t>or sampler handle. Note that this is the address of a handle</w:t>
      </w:r>
      <w:r w:rsidR="0019594E">
        <w:t xml:space="preserve"> variable</w:t>
      </w:r>
      <w:r>
        <w:t xml:space="preserve">: </w:t>
      </w:r>
      <w:r w:rsidR="00DA53D7">
        <w:t>in the case of</w:t>
      </w:r>
      <w:r>
        <w:t xml:space="preserve"> an image handle</w:t>
      </w:r>
      <w:r w:rsidR="00DA53D7">
        <w:t>,</w:t>
      </w:r>
      <w:r>
        <w:t xml:space="preserve"> it is </w:t>
      </w:r>
      <w:r w:rsidR="003E0DF9">
        <w:t xml:space="preserve">neither </w:t>
      </w:r>
      <w:r>
        <w:t xml:space="preserve">the address of the </w:t>
      </w:r>
      <w:r w:rsidR="003E0DF9">
        <w:t xml:space="preserve">image nor the address of the </w:t>
      </w:r>
      <w:r>
        <w:t>image data</w:t>
      </w:r>
      <w:r w:rsidR="003E0DF9">
        <w:t>; and in the case of a sampler handle, it is not the address of the sampler</w:t>
      </w:r>
      <w:r>
        <w:t>.</w:t>
      </w:r>
    </w:p>
    <w:p w14:paraId="42AAA718" w14:textId="77777777" w:rsidR="008A5E4E" w:rsidRDefault="0065745B">
      <w:pPr>
        <w:pStyle w:val="h3"/>
      </w:pPr>
      <w:bookmarkStart w:id="717" w:name="_Toc396034310"/>
      <w:r>
        <w:t xml:space="preserve">7.1.10 </w:t>
      </w:r>
      <w:bookmarkStart w:id="718" w:name="_Ref710334244"/>
      <w:r>
        <w:t>Image Memory Model</w:t>
      </w:r>
      <w:bookmarkEnd w:id="717"/>
      <w:bookmarkEnd w:id="718"/>
    </w:p>
    <w:p w14:paraId="27D92ECB" w14:textId="27DEA016" w:rsidR="008A5E4E" w:rsidRDefault="0065745B">
      <w:pPr>
        <w:pStyle w:val="p"/>
      </w:pPr>
      <w:r>
        <w:t xml:space="preserve">This section maps the HSAIL image operations to the HSA Image Memory Model defined in the </w:t>
      </w:r>
      <w:r>
        <w:rPr>
          <w:rStyle w:val="spanBookTitle"/>
        </w:rPr>
        <w:t>HSA Platform System Architecture Specification</w:t>
      </w:r>
      <w:r w:rsidR="00B76021">
        <w:rPr>
          <w:rStyle w:val="spanBookTitle"/>
        </w:rPr>
        <w:t xml:space="preserve"> Version 1.0</w:t>
      </w:r>
      <w:r>
        <w:t xml:space="preserve"> section </w:t>
      </w:r>
      <w:r>
        <w:rPr>
          <w:rStyle w:val="spanBookTitle"/>
        </w:rPr>
        <w:t>2.1</w:t>
      </w:r>
      <w:r w:rsidR="00B76021">
        <w:rPr>
          <w:rStyle w:val="spanBookTitle"/>
        </w:rPr>
        <w:t>5</w:t>
      </w:r>
      <w:r>
        <w:rPr>
          <w:rStyle w:val="spanBookTitle"/>
        </w:rPr>
        <w:t xml:space="preserve"> Requirement: Images</w:t>
      </w:r>
      <w:r>
        <w:t>. It also provides an overall informal definition of the memory model.</w:t>
      </w:r>
    </w:p>
    <w:p w14:paraId="51E4EAE0" w14:textId="0033AE45" w:rsidR="008A5E4E" w:rsidRDefault="0065745B">
      <w:pPr>
        <w:pStyle w:val="li"/>
        <w:numPr>
          <w:ilvl w:val="0"/>
          <w:numId w:val="175"/>
        </w:numPr>
        <w:spacing w:before="320"/>
        <w:ind w:left="600"/>
      </w:pPr>
      <w:r>
        <w:t>It is undefined to use an image or sampler handle that is invalid:</w:t>
      </w:r>
    </w:p>
    <w:p w14:paraId="56137801" w14:textId="77777777" w:rsidR="008A5E4E" w:rsidRDefault="0065745B">
      <w:pPr>
        <w:pStyle w:val="li1"/>
        <w:numPr>
          <w:ilvl w:val="1"/>
          <w:numId w:val="176"/>
        </w:numPr>
        <w:ind w:left="1200"/>
      </w:pPr>
      <w:r>
        <w:t>It is undefined to access an image using an image or sampler handle that was not created, or was created and subsequently destroyed, by the HSA runtime.</w:t>
      </w:r>
    </w:p>
    <w:p w14:paraId="43EF9608" w14:textId="22B02311" w:rsidR="008A5E4E" w:rsidRDefault="0065745B">
      <w:pPr>
        <w:pStyle w:val="li1"/>
        <w:numPr>
          <w:ilvl w:val="1"/>
          <w:numId w:val="176"/>
        </w:numPr>
        <w:ind w:left="1200"/>
      </w:pPr>
      <w:r>
        <w:t xml:space="preserve">It is undefined to use an image or sampler handle that was not created by the HSA runtime for the </w:t>
      </w:r>
      <w:r w:rsidR="0023395C">
        <w:t>kernel agent</w:t>
      </w:r>
      <w:r>
        <w:t xml:space="preserve"> executing the kernel dispatch.</w:t>
      </w:r>
    </w:p>
    <w:p w14:paraId="595B7850" w14:textId="77777777" w:rsidR="008A5E4E" w:rsidRDefault="0065745B">
      <w:pPr>
        <w:pStyle w:val="li1"/>
        <w:numPr>
          <w:ilvl w:val="1"/>
          <w:numId w:val="176"/>
        </w:numPr>
        <w:ind w:left="1200"/>
      </w:pPr>
      <w:r>
        <w:t xml:space="preserve">It is undefined to use an image handle with an HSAIL type that does not match the access capability used when it was created by the HSA runtime. See </w:t>
      </w:r>
      <w:r>
        <w:rPr>
          <w:rStyle w:val="xref1"/>
        </w:rPr>
        <w:t>Table 7–5 (</w:t>
      </w:r>
      <w:r w:rsidR="009A76EE" w:rsidRPr="008A5E4E">
        <w:fldChar w:fldCharType="begin"/>
      </w:r>
      <w:r w:rsidR="008A5E4E">
        <w:instrText xml:space="preserve"> PAGEREF 1224146289 \p \h  \* MERGEFORMAT </w:instrText>
      </w:r>
      <w:r w:rsidR="009A76EE" w:rsidRPr="008A5E4E">
        <w:fldChar w:fldCharType="separate"/>
      </w:r>
      <w:r w:rsidR="00533AF0" w:rsidRPr="00533AF0">
        <w:rPr>
          <w:rStyle w:val="xref1"/>
          <w:noProof/>
        </w:rPr>
        <w:t>on</w:t>
      </w:r>
      <w:r w:rsidR="00533AF0">
        <w:rPr>
          <w:noProof/>
        </w:rPr>
        <w:t xml:space="preserve"> page 209</w:t>
      </w:r>
      <w:r w:rsidR="009A76EE" w:rsidRPr="008A5E4E">
        <w:rPr>
          <w:rStyle w:val="xref1"/>
        </w:rPr>
        <w:fldChar w:fldCharType="end"/>
      </w:r>
      <w:r>
        <w:rPr>
          <w:rStyle w:val="xref1"/>
        </w:rPr>
        <w:t>)</w:t>
      </w:r>
      <w:r>
        <w:t>.</w:t>
      </w:r>
    </w:p>
    <w:p w14:paraId="252372E0" w14:textId="77777777" w:rsidR="008A5E4E" w:rsidRDefault="0065745B">
      <w:pPr>
        <w:pStyle w:val="li"/>
        <w:numPr>
          <w:ilvl w:val="0"/>
          <w:numId w:val="177"/>
        </w:numPr>
        <w:ind w:left="600"/>
      </w:pPr>
      <w:r>
        <w:t xml:space="preserve">The image elements accessed by an </w:t>
      </w:r>
      <w:r>
        <w:rPr>
          <w:rStyle w:val="code1"/>
        </w:rPr>
        <w:t>rdimage</w:t>
      </w:r>
      <w:r>
        <w:t xml:space="preserve"> operation with a sampler with a </w:t>
      </w:r>
      <w:r>
        <w:rPr>
          <w:rStyle w:val="code1"/>
        </w:rPr>
        <w:t>linear</w:t>
      </w:r>
      <w:r>
        <w:t xml:space="preserve"> filter mode includes all locations accessed to perform the weighted average (see </w:t>
      </w:r>
      <w:r>
        <w:rPr>
          <w:rStyle w:val="xref1"/>
        </w:rPr>
        <w:t>7.1.6.3. Filter Mode (</w:t>
      </w:r>
      <w:r w:rsidR="009A76EE" w:rsidRPr="008A5E4E">
        <w:fldChar w:fldCharType="begin"/>
      </w:r>
      <w:r w:rsidR="008A5E4E">
        <w:instrText xml:space="preserve"> PAGEREF _Ref-420846310 \p \h  \* MERGEFORMAT </w:instrText>
      </w:r>
      <w:r w:rsidR="009A76EE" w:rsidRPr="008A5E4E">
        <w:fldChar w:fldCharType="separate"/>
      </w:r>
      <w:r w:rsidR="00533AF0" w:rsidRPr="00533AF0">
        <w:rPr>
          <w:rStyle w:val="xref1"/>
          <w:noProof/>
        </w:rPr>
        <w:t>on</w:t>
      </w:r>
      <w:r w:rsidR="00533AF0">
        <w:rPr>
          <w:noProof/>
        </w:rPr>
        <w:t xml:space="preserve"> page 206</w:t>
      </w:r>
      <w:r w:rsidR="009A76EE" w:rsidRPr="008A5E4E">
        <w:rPr>
          <w:rStyle w:val="xref1"/>
        </w:rPr>
        <w:fldChar w:fldCharType="end"/>
      </w:r>
      <w:r>
        <w:rPr>
          <w:rStyle w:val="xref1"/>
        </w:rPr>
        <w:t>)</w:t>
      </w:r>
      <w:r>
        <w:t>).</w:t>
      </w:r>
    </w:p>
    <w:p w14:paraId="5BFABEBC" w14:textId="77777777" w:rsidR="008A5E4E" w:rsidRDefault="0065745B">
      <w:pPr>
        <w:pStyle w:val="li"/>
        <w:numPr>
          <w:ilvl w:val="0"/>
          <w:numId w:val="177"/>
        </w:numPr>
        <w:ind w:left="600"/>
      </w:pPr>
      <w:r>
        <w:t>Within a single kernel dispatch:</w:t>
      </w:r>
    </w:p>
    <w:p w14:paraId="3D741773" w14:textId="59B130F5" w:rsidR="008A5E4E" w:rsidRDefault="0065745B">
      <w:pPr>
        <w:pStyle w:val="li1"/>
        <w:numPr>
          <w:ilvl w:val="1"/>
          <w:numId w:val="178"/>
        </w:numPr>
        <w:ind w:left="1200"/>
      </w:pPr>
      <w:r>
        <w:t>It is undefined to use multiple image handles that reference the same image data to access the same image elements unless all accesses are reads.</w:t>
      </w:r>
    </w:p>
    <w:p w14:paraId="29B478DC" w14:textId="6FBD6BC4" w:rsidR="008A5E4E" w:rsidRDefault="0065745B">
      <w:pPr>
        <w:pStyle w:val="li1"/>
        <w:numPr>
          <w:ilvl w:val="1"/>
          <w:numId w:val="178"/>
        </w:numPr>
        <w:ind w:left="1200"/>
      </w:pPr>
      <w:r>
        <w:t>It is undefined to access the same image element using both image operations (which use the image segment) and memory operations using the global segment, unless all access</w:t>
      </w:r>
      <w:r w:rsidR="006B5C34">
        <w:t>es</w:t>
      </w:r>
      <w:r>
        <w:t xml:space="preserve"> are reads.</w:t>
      </w:r>
    </w:p>
    <w:p w14:paraId="0B8D60D9" w14:textId="77777777" w:rsidR="008A5E4E" w:rsidRDefault="0065745B">
      <w:pPr>
        <w:pStyle w:val="li"/>
        <w:numPr>
          <w:ilvl w:val="0"/>
          <w:numId w:val="179"/>
        </w:numPr>
        <w:ind w:left="600"/>
      </w:pPr>
      <w:r>
        <w:t>Within a single work-item:</w:t>
      </w:r>
    </w:p>
    <w:p w14:paraId="49C91EE7" w14:textId="7F8F82B3" w:rsidR="008A5E4E" w:rsidRDefault="0065745B">
      <w:pPr>
        <w:pStyle w:val="li1"/>
        <w:numPr>
          <w:ilvl w:val="1"/>
          <w:numId w:val="180"/>
        </w:numPr>
        <w:ind w:left="1200"/>
      </w:pPr>
      <w:r>
        <w:t xml:space="preserve">It is undefined to read the same image element that has been written, without the execution of an intervening </w:t>
      </w:r>
      <w:r w:rsidR="006B5C34">
        <w:rPr>
          <w:rStyle w:val="code1"/>
        </w:rPr>
        <w:t>image</w:t>
      </w:r>
      <w:r>
        <w:rPr>
          <w:rStyle w:val="code1"/>
        </w:rPr>
        <w:t>fence</w:t>
      </w:r>
      <w:r>
        <w:t xml:space="preserve"> operation (see </w:t>
      </w:r>
      <w:r w:rsidR="00E4563B">
        <w:rPr>
          <w:rStyle w:val="xref1"/>
        </w:rPr>
        <w:t>7</w:t>
      </w:r>
      <w:r>
        <w:rPr>
          <w:rStyle w:val="xref1"/>
        </w:rPr>
        <w:t>.</w:t>
      </w:r>
      <w:r w:rsidR="00E4563B">
        <w:rPr>
          <w:rStyle w:val="xref1"/>
        </w:rPr>
        <w:t>6</w:t>
      </w:r>
      <w:r>
        <w:rPr>
          <w:rStyle w:val="xref1"/>
        </w:rPr>
        <w:t xml:space="preserve">. </w:t>
      </w:r>
      <w:r w:rsidR="00E4563B">
        <w:rPr>
          <w:rStyle w:val="xref1"/>
        </w:rPr>
        <w:t xml:space="preserve">Image </w:t>
      </w:r>
      <w:r>
        <w:rPr>
          <w:rStyle w:val="xref1"/>
        </w:rPr>
        <w:t>Fence (</w:t>
      </w:r>
      <w:r w:rsidR="00E4563B">
        <w:rPr>
          <w:rStyle w:val="xref1"/>
        </w:rPr>
        <w:t>image</w:t>
      </w:r>
      <w:r>
        <w:rPr>
          <w:rStyle w:val="xref1"/>
        </w:rPr>
        <w:t>fence) Operation (</w:t>
      </w:r>
      <w:r w:rsidR="00E4563B">
        <w:fldChar w:fldCharType="begin"/>
      </w:r>
      <w:r w:rsidR="00E4563B">
        <w:instrText xml:space="preserve"> PAGEREF  image_fence_operation \h \p  \* MERGEFORMAT </w:instrText>
      </w:r>
      <w:r w:rsidR="00E4563B">
        <w:fldChar w:fldCharType="separate"/>
      </w:r>
      <w:r w:rsidR="00E4563B">
        <w:rPr>
          <w:noProof/>
        </w:rPr>
        <w:t>on page 237</w:t>
      </w:r>
      <w:r w:rsidR="00E4563B">
        <w:fldChar w:fldCharType="end"/>
      </w:r>
      <w:r>
        <w:rPr>
          <w:rStyle w:val="xref1"/>
        </w:rPr>
        <w:t>)</w:t>
      </w:r>
      <w:r>
        <w:t>).</w:t>
      </w:r>
    </w:p>
    <w:p w14:paraId="43B354FE" w14:textId="77777777" w:rsidR="008A5E4E" w:rsidRDefault="0065745B">
      <w:pPr>
        <w:pStyle w:val="li"/>
        <w:numPr>
          <w:ilvl w:val="0"/>
          <w:numId w:val="181"/>
        </w:numPr>
        <w:ind w:left="600"/>
      </w:pPr>
      <w:r>
        <w:t>Between different work-items in the same work-group:</w:t>
      </w:r>
    </w:p>
    <w:p w14:paraId="106821D1" w14:textId="13B6E1DC" w:rsidR="002800F1" w:rsidRDefault="0065745B">
      <w:pPr>
        <w:pStyle w:val="li1"/>
        <w:numPr>
          <w:ilvl w:val="1"/>
          <w:numId w:val="182"/>
        </w:numPr>
        <w:ind w:left="1200"/>
      </w:pPr>
      <w:r>
        <w:t xml:space="preserve">It is undefined for work-item A to read or write the same image element that has been written by work-item B in the same work-group, without B executing a </w:t>
      </w:r>
      <w:r w:rsidR="000504DC">
        <w:rPr>
          <w:rStyle w:val="code1"/>
        </w:rPr>
        <w:t>image</w:t>
      </w:r>
      <w:r>
        <w:rPr>
          <w:rStyle w:val="code1"/>
        </w:rPr>
        <w:t>fence</w:t>
      </w:r>
      <w:r>
        <w:t xml:space="preserve"> operation after the write, </w:t>
      </w:r>
      <w:r w:rsidR="00DE3608">
        <w:t>followed by a</w:t>
      </w:r>
      <w:r w:rsidR="007B5E25">
        <w:t xml:space="preserve"> </w:t>
      </w:r>
      <w:r w:rsidR="00DE3608">
        <w:rPr>
          <w:rStyle w:val="code1"/>
        </w:rPr>
        <w:t>barrier</w:t>
      </w:r>
      <w:r w:rsidR="00DE3608">
        <w:t xml:space="preserve"> or </w:t>
      </w:r>
      <w:r w:rsidR="00DE3608">
        <w:rPr>
          <w:rStyle w:val="code1"/>
        </w:rPr>
        <w:t>wavebarrier</w:t>
      </w:r>
      <w:r w:rsidR="00DE3608">
        <w:t xml:space="preserve"> </w:t>
      </w:r>
      <w:r w:rsidR="007B5E25">
        <w:t xml:space="preserve">that both A and B participate, </w:t>
      </w:r>
      <w:r>
        <w:t xml:space="preserve">followed by A executing a </w:t>
      </w:r>
      <w:r w:rsidR="000504DC">
        <w:rPr>
          <w:rStyle w:val="code1"/>
        </w:rPr>
        <w:t>image</w:t>
      </w:r>
      <w:r>
        <w:rPr>
          <w:rStyle w:val="code1"/>
        </w:rPr>
        <w:t>fence</w:t>
      </w:r>
      <w:r>
        <w:t xml:space="preserve"> before the read (see </w:t>
      </w:r>
      <w:r w:rsidR="000504DC">
        <w:rPr>
          <w:rStyle w:val="xref1"/>
        </w:rPr>
        <w:t>7.6. Image Fence (imagefence) Operation (</w:t>
      </w:r>
      <w:r w:rsidR="000504DC">
        <w:fldChar w:fldCharType="begin"/>
      </w:r>
      <w:r w:rsidR="000504DC">
        <w:instrText xml:space="preserve"> PAGEREF  image_fence_operation \h \p  \* MERGEFORMAT </w:instrText>
      </w:r>
      <w:r w:rsidR="000504DC">
        <w:fldChar w:fldCharType="separate"/>
      </w:r>
      <w:r w:rsidR="000504DC">
        <w:rPr>
          <w:noProof/>
        </w:rPr>
        <w:t>on page 237</w:t>
      </w:r>
      <w:r w:rsidR="000504DC">
        <w:fldChar w:fldCharType="end"/>
      </w:r>
      <w:r w:rsidR="000504DC">
        <w:rPr>
          <w:rStyle w:val="xref1"/>
        </w:rPr>
        <w:t>)</w:t>
      </w:r>
      <w:r>
        <w:t>).</w:t>
      </w:r>
    </w:p>
    <w:p w14:paraId="7122337E" w14:textId="067CAD3A" w:rsidR="007B5E25" w:rsidRDefault="002800F1" w:rsidP="00B40BE0">
      <w:pPr>
        <w:pStyle w:val="li1"/>
        <w:numPr>
          <w:ilvl w:val="1"/>
          <w:numId w:val="182"/>
        </w:numPr>
        <w:ind w:left="1200"/>
      </w:pPr>
      <w:r>
        <w:t xml:space="preserve">An </w:t>
      </w:r>
      <w:r w:rsidRPr="002800F1">
        <w:rPr>
          <w:rFonts w:ascii="Courier New" w:hAnsi="Courier New" w:cs="Courier New"/>
          <w:sz w:val="20"/>
          <w:szCs w:val="20"/>
        </w:rPr>
        <w:t>imagefence</w:t>
      </w:r>
      <w:r>
        <w:t xml:space="preserve"> operation cannot be reordered across an </w:t>
      </w:r>
      <w:r w:rsidR="00DE3608">
        <w:rPr>
          <w:rStyle w:val="code1"/>
        </w:rPr>
        <w:t>barrier</w:t>
      </w:r>
      <w:r w:rsidR="00DE3608">
        <w:t xml:space="preserve"> or </w:t>
      </w:r>
      <w:r w:rsidR="00DE3608">
        <w:rPr>
          <w:rStyle w:val="code1"/>
        </w:rPr>
        <w:t>wavebarrier</w:t>
      </w:r>
      <w:r w:rsidR="00DE3608">
        <w:t xml:space="preserve"> </w:t>
      </w:r>
      <w:r>
        <w:t>in either direction.</w:t>
      </w:r>
    </w:p>
    <w:p w14:paraId="355B7B85" w14:textId="095D205A" w:rsidR="007B5E25" w:rsidRDefault="007B5E25" w:rsidP="00B40BE0">
      <w:pPr>
        <w:pStyle w:val="li1"/>
        <w:numPr>
          <w:ilvl w:val="1"/>
          <w:numId w:val="182"/>
        </w:numPr>
        <w:ind w:left="1200"/>
      </w:pPr>
      <w:r w:rsidRPr="007B5E25">
        <w:t xml:space="preserve">An </w:t>
      </w:r>
      <w:r w:rsidRPr="00A83D86">
        <w:rPr>
          <w:rFonts w:ascii="Courier New" w:hAnsi="Courier New" w:cs="Courier New"/>
          <w:sz w:val="20"/>
          <w:szCs w:val="20"/>
        </w:rPr>
        <w:t>imagefence</w:t>
      </w:r>
      <w:r>
        <w:t xml:space="preserve"> </w:t>
      </w:r>
      <w:r w:rsidRPr="007B5E25">
        <w:t xml:space="preserve">executed by work-item A that is ordered before a </w:t>
      </w:r>
      <w:r w:rsidR="00DE3608">
        <w:rPr>
          <w:rStyle w:val="code1"/>
        </w:rPr>
        <w:t>barrier</w:t>
      </w:r>
      <w:r w:rsidR="00DE3608">
        <w:t xml:space="preserve"> or </w:t>
      </w:r>
      <w:r w:rsidR="00DE3608">
        <w:rPr>
          <w:rStyle w:val="code1"/>
        </w:rPr>
        <w:t>wavebarrier</w:t>
      </w:r>
      <w:r w:rsidRPr="007B5E25">
        <w:t xml:space="preserve"> will be ordered before any</w:t>
      </w:r>
      <w:r>
        <w:t xml:space="preserve"> acquire</w:t>
      </w:r>
      <w:r w:rsidRPr="007B5E25">
        <w:t xml:space="preserve"> </w:t>
      </w:r>
      <w:r w:rsidRPr="00B40BE0">
        <w:rPr>
          <w:rFonts w:ascii="Courier New" w:hAnsi="Courier New" w:cs="Courier New"/>
          <w:sz w:val="20"/>
          <w:szCs w:val="20"/>
        </w:rPr>
        <w:t>memfence</w:t>
      </w:r>
      <w:r w:rsidRPr="007B5E25">
        <w:t xml:space="preserve"> that is ordered after the </w:t>
      </w:r>
      <w:r w:rsidR="00DE3608">
        <w:rPr>
          <w:rStyle w:val="code1"/>
        </w:rPr>
        <w:t>barrier</w:t>
      </w:r>
      <w:r w:rsidR="00DE3608">
        <w:t xml:space="preserve"> or </w:t>
      </w:r>
      <w:r w:rsidR="00DE3608">
        <w:rPr>
          <w:rStyle w:val="code1"/>
        </w:rPr>
        <w:t>wavebarrier</w:t>
      </w:r>
      <w:r w:rsidR="00DE3608">
        <w:t xml:space="preserve"> </w:t>
      </w:r>
      <w:r>
        <w:t xml:space="preserve">that both A and B participate, in work-item B, provided A is a member of the scope instance of the </w:t>
      </w:r>
      <w:r w:rsidRPr="00A83D86">
        <w:rPr>
          <w:rFonts w:ascii="Courier New" w:hAnsi="Courier New" w:cs="Courier New"/>
          <w:sz w:val="20"/>
          <w:szCs w:val="20"/>
        </w:rPr>
        <w:t>memfence</w:t>
      </w:r>
      <w:r>
        <w:t>.</w:t>
      </w:r>
    </w:p>
    <w:p w14:paraId="04681896" w14:textId="07F2DB2D" w:rsidR="007B5E25" w:rsidRDefault="007B5E25" w:rsidP="007B5E25">
      <w:pPr>
        <w:pStyle w:val="li1"/>
        <w:numPr>
          <w:ilvl w:val="1"/>
          <w:numId w:val="182"/>
        </w:numPr>
        <w:ind w:left="1200"/>
      </w:pPr>
      <w:r>
        <w:t>A release</w:t>
      </w:r>
      <w:r w:rsidRPr="007B5E25">
        <w:t xml:space="preserve"> </w:t>
      </w:r>
      <w:r>
        <w:rPr>
          <w:rFonts w:ascii="Courier New" w:hAnsi="Courier New" w:cs="Courier New"/>
          <w:sz w:val="20"/>
          <w:szCs w:val="20"/>
        </w:rPr>
        <w:t>mem</w:t>
      </w:r>
      <w:r w:rsidRPr="00A83D86">
        <w:rPr>
          <w:rFonts w:ascii="Courier New" w:hAnsi="Courier New" w:cs="Courier New"/>
          <w:sz w:val="20"/>
          <w:szCs w:val="20"/>
        </w:rPr>
        <w:t>fence</w:t>
      </w:r>
      <w:r>
        <w:t xml:space="preserve"> </w:t>
      </w:r>
      <w:r w:rsidRPr="007B5E25">
        <w:t xml:space="preserve">executed by work-item A that is ordered before a </w:t>
      </w:r>
      <w:r w:rsidR="00DE3608">
        <w:rPr>
          <w:rStyle w:val="code1"/>
        </w:rPr>
        <w:t>barrier</w:t>
      </w:r>
      <w:r w:rsidR="00DE3608">
        <w:t xml:space="preserve"> or </w:t>
      </w:r>
      <w:r w:rsidR="00DE3608">
        <w:rPr>
          <w:rStyle w:val="code1"/>
        </w:rPr>
        <w:t>wavebarrier</w:t>
      </w:r>
      <w:r w:rsidRPr="007B5E25">
        <w:t xml:space="preserve"> will be ordered before any</w:t>
      </w:r>
      <w:r>
        <w:t xml:space="preserve"> </w:t>
      </w:r>
      <w:r>
        <w:rPr>
          <w:rFonts w:ascii="Courier New" w:hAnsi="Courier New" w:cs="Courier New"/>
          <w:sz w:val="20"/>
          <w:szCs w:val="20"/>
        </w:rPr>
        <w:t>image</w:t>
      </w:r>
      <w:r w:rsidRPr="00A83D86">
        <w:rPr>
          <w:rFonts w:ascii="Courier New" w:hAnsi="Courier New" w:cs="Courier New"/>
          <w:sz w:val="20"/>
          <w:szCs w:val="20"/>
        </w:rPr>
        <w:t>fence</w:t>
      </w:r>
      <w:r w:rsidRPr="007B5E25">
        <w:t xml:space="preserve"> that is ordered after the </w:t>
      </w:r>
      <w:r w:rsidR="00DE3608">
        <w:rPr>
          <w:rStyle w:val="code1"/>
        </w:rPr>
        <w:t>barrier</w:t>
      </w:r>
      <w:r w:rsidR="00DE3608">
        <w:t xml:space="preserve"> or </w:t>
      </w:r>
      <w:r w:rsidR="00DE3608">
        <w:rPr>
          <w:rStyle w:val="code1"/>
        </w:rPr>
        <w:t>wavebarrier</w:t>
      </w:r>
      <w:r w:rsidR="00DE3608">
        <w:t xml:space="preserve"> </w:t>
      </w:r>
      <w:r>
        <w:t xml:space="preserve">that both A and B participate, in work-item B, provided B is a member of the scope instance of the </w:t>
      </w:r>
      <w:r w:rsidRPr="00A83D86">
        <w:rPr>
          <w:rFonts w:ascii="Courier New" w:hAnsi="Courier New" w:cs="Courier New"/>
          <w:sz w:val="20"/>
          <w:szCs w:val="20"/>
        </w:rPr>
        <w:t>memfence</w:t>
      </w:r>
      <w:r>
        <w:t>.</w:t>
      </w:r>
    </w:p>
    <w:p w14:paraId="4170FEFD" w14:textId="77777777" w:rsidR="008A5E4E" w:rsidRDefault="0065745B">
      <w:pPr>
        <w:pStyle w:val="li"/>
        <w:numPr>
          <w:ilvl w:val="0"/>
          <w:numId w:val="183"/>
        </w:numPr>
        <w:ind w:left="600"/>
      </w:pPr>
      <w:r>
        <w:t>Between different work-items in different work-groups of the same kernel dispatch:</w:t>
      </w:r>
    </w:p>
    <w:p w14:paraId="26F2F8AB" w14:textId="77777777" w:rsidR="008A5E4E" w:rsidRDefault="0065745B">
      <w:pPr>
        <w:pStyle w:val="li1"/>
        <w:numPr>
          <w:ilvl w:val="1"/>
          <w:numId w:val="184"/>
        </w:numPr>
        <w:ind w:left="1200"/>
      </w:pPr>
      <w:r>
        <w:t>It is undefined for work-item A to read or write the same image element that has been written by work-item B in a different work-group. The widest memory scope that image elements can be shared is work-group.</w:t>
      </w:r>
    </w:p>
    <w:p w14:paraId="523A79E8" w14:textId="77777777" w:rsidR="008A5E4E" w:rsidRDefault="0065745B">
      <w:pPr>
        <w:pStyle w:val="li"/>
        <w:numPr>
          <w:ilvl w:val="0"/>
          <w:numId w:val="185"/>
        </w:numPr>
        <w:ind w:left="600"/>
      </w:pPr>
      <w:r>
        <w:t>Between different kernel dispatches or agents:</w:t>
      </w:r>
    </w:p>
    <w:p w14:paraId="2863A58E" w14:textId="6A036B64" w:rsidR="008A5E4E" w:rsidRDefault="0065745B">
      <w:pPr>
        <w:pStyle w:val="li1"/>
        <w:numPr>
          <w:ilvl w:val="1"/>
          <w:numId w:val="186"/>
        </w:numPr>
        <w:ind w:left="1200"/>
      </w:pPr>
      <w:r>
        <w:t xml:space="preserve">It is undefined to use the same, or different image handles that reference the same image data, to access the same image elements unless all accesses are reads, or there is intervening synchronization using User Mode Queue packet memory fences (see </w:t>
      </w:r>
      <w:r>
        <w:rPr>
          <w:rStyle w:val="spanBookTitle"/>
        </w:rPr>
        <w:t>HSA Platform System Architecture Specification</w:t>
      </w:r>
      <w:r w:rsidR="00017A2F">
        <w:rPr>
          <w:rStyle w:val="spanBookTitle"/>
        </w:rPr>
        <w:t xml:space="preserve"> Version 1.0</w:t>
      </w:r>
      <w:r>
        <w:t xml:space="preserve"> section </w:t>
      </w:r>
      <w:r>
        <w:rPr>
          <w:rStyle w:val="spanBookTitle"/>
        </w:rPr>
        <w:t>2.</w:t>
      </w:r>
      <w:r w:rsidR="00017A2F">
        <w:rPr>
          <w:rStyle w:val="spanBookTitle"/>
        </w:rPr>
        <w:t>9</w:t>
      </w:r>
      <w:r>
        <w:rPr>
          <w:rStyle w:val="spanBookTitle"/>
        </w:rPr>
        <w:t>.1 Packet header</w:t>
      </w:r>
      <w:r>
        <w:t>). Image data sharing between different kernel dispatches and other agents is only at kernel dispatch granularity. The packet fences must specify correctly paired release and acquire, and have matching memory scopes of which both are members.</w:t>
      </w:r>
    </w:p>
    <w:p w14:paraId="11D2FE1F" w14:textId="77777777" w:rsidR="008A5E4E" w:rsidRDefault="0065745B">
      <w:pPr>
        <w:pStyle w:val="li1"/>
        <w:numPr>
          <w:ilvl w:val="1"/>
          <w:numId w:val="186"/>
        </w:numPr>
        <w:ind w:left="1200"/>
      </w:pPr>
      <w:r>
        <w:t>The HSA runtime image operations implicitly perform an acquire when they start and a release before they report completion at system memory scope.</w:t>
      </w:r>
    </w:p>
    <w:p w14:paraId="666BB451" w14:textId="77777777" w:rsidR="008A5E4E" w:rsidRDefault="0065745B">
      <w:pPr>
        <w:pStyle w:val="li1"/>
        <w:numPr>
          <w:ilvl w:val="1"/>
          <w:numId w:val="186"/>
        </w:numPr>
        <w:ind w:left="1200"/>
      </w:pPr>
      <w:r>
        <w:t>The image segment and global segment are only made coherent at kernel dispatch granularity using the User Mode Queue packet fences.</w:t>
      </w:r>
    </w:p>
    <w:p w14:paraId="4CF16516" w14:textId="77777777" w:rsidR="008A5E4E" w:rsidRDefault="0065745B">
      <w:pPr>
        <w:pStyle w:val="li"/>
        <w:numPr>
          <w:ilvl w:val="0"/>
          <w:numId w:val="187"/>
        </w:numPr>
        <w:spacing w:after="320"/>
        <w:ind w:left="600"/>
      </w:pPr>
      <w:r>
        <w:t xml:space="preserve">Any access to image data using the global segment must use acquire and release memory ordering at an appropriate memory scope in order to allow sharing. See </w:t>
      </w:r>
      <w:r>
        <w:rPr>
          <w:rStyle w:val="xref1"/>
        </w:rPr>
        <w:t>6.2. Memory Model (</w:t>
      </w:r>
      <w:r w:rsidR="009A76EE" w:rsidRPr="008A5E4E">
        <w:fldChar w:fldCharType="begin"/>
      </w:r>
      <w:r w:rsidR="008A5E4E">
        <w:instrText xml:space="preserve"> PAGEREF _Ref-1890257621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 xml:space="preserve">. </w:t>
      </w:r>
    </w:p>
    <w:p w14:paraId="63BFD8C7" w14:textId="77777777" w:rsidR="008A5E4E" w:rsidRDefault="0065745B">
      <w:pPr>
        <w:pStyle w:val="h2"/>
      </w:pPr>
      <w:bookmarkStart w:id="719" w:name="_Toc396034311"/>
      <w:r>
        <w:t>7.2 Read Image (rdimage) Operation</w:t>
      </w:r>
      <w:bookmarkEnd w:id="719"/>
    </w:p>
    <w:p w14:paraId="51EC37B0" w14:textId="1BC7D363" w:rsidR="008A5E4E" w:rsidRDefault="0065745B">
      <w:pPr>
        <w:pStyle w:val="p"/>
      </w:pPr>
      <w:r>
        <w:t>The read image (</w:t>
      </w:r>
      <w:r>
        <w:rPr>
          <w:rStyle w:val="code1"/>
        </w:rPr>
        <w:t>rdimage</w:t>
      </w:r>
      <w:r>
        <w:t xml:space="preserve">) operation </w:t>
      </w:r>
      <w:r w:rsidR="00653DA7">
        <w:t xml:space="preserve">uses </w:t>
      </w:r>
      <w:r w:rsidR="00F925DD">
        <w:t>image coordinate</w:t>
      </w:r>
      <w:r w:rsidR="00653DA7">
        <w:t>s</w:t>
      </w:r>
      <w:r w:rsidR="00F925DD">
        <w:t xml:space="preserve"> </w:t>
      </w:r>
      <w:r w:rsidR="00653DA7">
        <w:t xml:space="preserve">together with a sampler </w:t>
      </w:r>
      <w:r w:rsidR="00F925DD">
        <w:t xml:space="preserve">to </w:t>
      </w:r>
      <w:r>
        <w:t>perform an image memory lookup.</w:t>
      </w:r>
    </w:p>
    <w:p w14:paraId="6E213C44" w14:textId="77777777" w:rsidR="008A5E4E" w:rsidRDefault="0065745B">
      <w:pPr>
        <w:pStyle w:val="h3"/>
      </w:pPr>
      <w:bookmarkStart w:id="720" w:name="_Toc396034312"/>
      <w:r>
        <w:t>7.2.1 Syntax</w:t>
      </w:r>
      <w:bookmarkEnd w:id="720"/>
    </w:p>
    <w:p w14:paraId="0C11FB09" w14:textId="77777777" w:rsidR="008A5E4E" w:rsidRDefault="0065745B">
      <w:pPr>
        <w:pStyle w:val="pTableTitle"/>
      </w:pPr>
      <w:bookmarkStart w:id="721" w:name="_ListOf136"/>
      <w:r>
        <w:t>Table 7–7 Syntax for Read Image Operation</w:t>
      </w:r>
    </w:p>
    <w:bookmarkEnd w:id="721"/>
    <w:p w14:paraId="28D8455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765"/>
        <w:gridCol w:w="4355"/>
      </w:tblGrid>
      <w:tr w:rsidR="008A5E4E" w14:paraId="69A8B848"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0BE8CF82"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7D6D6AD7" w14:textId="77777777" w:rsidR="008A5E4E" w:rsidRDefault="0065745B">
            <w:pPr>
              <w:pStyle w:val="thTableStyle-TablestyleSyntax-HeadD-Operands-Header1"/>
              <w:shd w:val="clear" w:color="auto" w:fill="D3D3D3"/>
            </w:pPr>
            <w:r>
              <w:rPr>
                <w:shd w:val="clear" w:color="auto" w:fill="D3D3D3"/>
              </w:rPr>
              <w:t>Operands</w:t>
            </w:r>
          </w:p>
        </w:tc>
      </w:tr>
      <w:tr w:rsidR="008A5E4E" w14:paraId="221721A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8B29DDE" w14:textId="77777777" w:rsidR="008A5E4E" w:rsidRDefault="0065745B">
            <w:pPr>
              <w:pStyle w:val="tdTableStyle-TablestyleSyntax-BodyE-Opcodes-Body1"/>
              <w:shd w:val="clear" w:color="auto" w:fill="DCDCDC"/>
            </w:pPr>
            <w:r>
              <w:rPr>
                <w:rStyle w:val="b"/>
                <w:b/>
                <w:bCs/>
                <w:shd w:val="clear" w:color="auto" w:fill="DCDCDC"/>
              </w:rPr>
              <w:t>rdimage_v4_1d</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475EFCDA" w14:textId="77777777" w:rsidR="008A5E4E" w:rsidRDefault="0065745B">
            <w:pPr>
              <w:pStyle w:val="tdTableStyle-TablestyleSyntax-BodyD-Operands-Body1"/>
            </w:pPr>
            <w:r>
              <w:rPr>
                <w:rStyle w:val="b"/>
              </w:rPr>
              <w:t>(</w:t>
            </w:r>
            <w:r>
              <w:rPr>
                <w:rStyle w:val="em"/>
              </w:rPr>
              <w:t>destR, destG, destB, destA</w:t>
            </w:r>
            <w:r>
              <w:rPr>
                <w:rStyle w:val="b"/>
              </w:rPr>
              <w:t xml:space="preserve">), </w:t>
            </w:r>
            <w:r>
              <w:rPr>
                <w:rStyle w:val="em"/>
              </w:rPr>
              <w:t>image, sampler, coordWidth</w:t>
            </w:r>
          </w:p>
        </w:tc>
      </w:tr>
      <w:tr w:rsidR="008A5E4E" w14:paraId="588825D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C737B3B" w14:textId="77777777" w:rsidR="008A5E4E" w:rsidRDefault="0065745B">
            <w:pPr>
              <w:pStyle w:val="tdTableStyle-TablestyleSyntax-BodyE-Opcodes-Body1"/>
              <w:shd w:val="clear" w:color="auto" w:fill="DCDCDC"/>
            </w:pPr>
            <w:r>
              <w:rPr>
                <w:rStyle w:val="b"/>
                <w:b/>
                <w:bCs/>
                <w:shd w:val="clear" w:color="auto" w:fill="DCDCDC"/>
              </w:rPr>
              <w:t>rdimage_v4_2d</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254B65AB" w14:textId="77777777" w:rsidR="008A5E4E" w:rsidRDefault="0065745B">
            <w:pPr>
              <w:pStyle w:val="tdTableStyle-TablestyleSyntax-BodyD-Operands-Body1"/>
            </w:pPr>
            <w:r>
              <w:rPr>
                <w:rStyle w:val="b"/>
              </w:rPr>
              <w:t>(</w:t>
            </w:r>
            <w:r>
              <w:rPr>
                <w:rStyle w:val="em"/>
              </w:rPr>
              <w:t>destR, destG, destB, destA</w:t>
            </w:r>
            <w:r>
              <w:rPr>
                <w:rStyle w:val="b"/>
              </w:rPr>
              <w:t xml:space="preserve">), </w:t>
            </w:r>
            <w:r>
              <w:rPr>
                <w:rStyle w:val="em"/>
              </w:rPr>
              <w:t>image, sampler</w:t>
            </w:r>
            <w:r>
              <w:rPr>
                <w:rStyle w:val="b"/>
              </w:rPr>
              <w:t>, (</w:t>
            </w:r>
            <w:r>
              <w:rPr>
                <w:rStyle w:val="em"/>
              </w:rPr>
              <w:t>coordWidth, coordHeight</w:t>
            </w:r>
            <w:r>
              <w:rPr>
                <w:rStyle w:val="b"/>
              </w:rPr>
              <w:t>)</w:t>
            </w:r>
          </w:p>
        </w:tc>
      </w:tr>
      <w:tr w:rsidR="008A5E4E" w14:paraId="02E2F4B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A2179D4" w14:textId="77777777" w:rsidR="008A5E4E" w:rsidRDefault="0065745B">
            <w:pPr>
              <w:pStyle w:val="tdTableStyle-TablestyleSyntax-BodyE-Opcodes-Body1"/>
              <w:shd w:val="clear" w:color="auto" w:fill="DCDCDC"/>
            </w:pPr>
            <w:r>
              <w:rPr>
                <w:rStyle w:val="b"/>
                <w:b/>
                <w:bCs/>
                <w:shd w:val="clear" w:color="auto" w:fill="DCDCDC"/>
              </w:rPr>
              <w:t>rdimage_v4_3d</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714BC574" w14:textId="77777777" w:rsidR="008A5E4E" w:rsidRDefault="0065745B">
            <w:pPr>
              <w:pStyle w:val="tdTableStyle-TablestyleSyntax-BodyD-Operands-Body1"/>
            </w:pPr>
            <w:r>
              <w:rPr>
                <w:rStyle w:val="b"/>
              </w:rPr>
              <w:t>(</w:t>
            </w:r>
            <w:r>
              <w:rPr>
                <w:rStyle w:val="em"/>
              </w:rPr>
              <w:t>destR, destG, destB, destA</w:t>
            </w:r>
            <w:r>
              <w:rPr>
                <w:rStyle w:val="b"/>
              </w:rPr>
              <w:t xml:space="preserve">), </w:t>
            </w:r>
            <w:r>
              <w:rPr>
                <w:rStyle w:val="em"/>
              </w:rPr>
              <w:t>image, sampler</w:t>
            </w:r>
            <w:r>
              <w:rPr>
                <w:rStyle w:val="b"/>
              </w:rPr>
              <w:t>, (</w:t>
            </w:r>
            <w:r>
              <w:rPr>
                <w:rStyle w:val="em"/>
              </w:rPr>
              <w:t>coordWidth, coordHeight, coordDepth</w:t>
            </w:r>
            <w:r>
              <w:rPr>
                <w:rStyle w:val="b"/>
              </w:rPr>
              <w:t>)</w:t>
            </w:r>
          </w:p>
        </w:tc>
      </w:tr>
      <w:tr w:rsidR="008A5E4E" w14:paraId="0DE4E0D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7D20663" w14:textId="77777777" w:rsidR="008A5E4E" w:rsidRDefault="0065745B">
            <w:pPr>
              <w:pStyle w:val="tdTableStyle-TablestyleSyntax-BodyE-Opcodes-Body1"/>
              <w:shd w:val="clear" w:color="auto" w:fill="DCDCDC"/>
            </w:pPr>
            <w:r>
              <w:rPr>
                <w:rStyle w:val="b"/>
                <w:b/>
                <w:bCs/>
                <w:shd w:val="clear" w:color="auto" w:fill="DCDCDC"/>
              </w:rPr>
              <w:t>rdimage_v4_1da</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2F4BE6E0" w14:textId="77777777" w:rsidR="008A5E4E" w:rsidRDefault="0065745B">
            <w:pPr>
              <w:pStyle w:val="tdTableStyle-TablestyleSyntax-BodyD-Operands-Body1"/>
            </w:pPr>
            <w:r>
              <w:rPr>
                <w:rStyle w:val="b"/>
              </w:rPr>
              <w:t>(</w:t>
            </w:r>
            <w:r>
              <w:rPr>
                <w:rStyle w:val="em"/>
              </w:rPr>
              <w:t>destR, destG, destB, destA</w:t>
            </w:r>
            <w:r>
              <w:rPr>
                <w:rStyle w:val="b"/>
              </w:rPr>
              <w:t xml:space="preserve">), </w:t>
            </w:r>
            <w:r>
              <w:rPr>
                <w:rStyle w:val="em"/>
              </w:rPr>
              <w:t>image, sampler</w:t>
            </w:r>
            <w:r>
              <w:rPr>
                <w:rStyle w:val="b"/>
              </w:rPr>
              <w:t>, (</w:t>
            </w:r>
            <w:r>
              <w:rPr>
                <w:rStyle w:val="em"/>
              </w:rPr>
              <w:t>coordWidth, coordArrayIndex</w:t>
            </w:r>
            <w:r>
              <w:rPr>
                <w:rStyle w:val="b"/>
              </w:rPr>
              <w:t>)</w:t>
            </w:r>
          </w:p>
        </w:tc>
      </w:tr>
      <w:tr w:rsidR="008A5E4E" w14:paraId="4ACC3FC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0934EAF" w14:textId="77777777" w:rsidR="008A5E4E" w:rsidRDefault="0065745B">
            <w:pPr>
              <w:pStyle w:val="tdTableStyle-TablestyleSyntax-BodyE-Opcodes-Body1"/>
              <w:shd w:val="clear" w:color="auto" w:fill="DCDCDC"/>
            </w:pPr>
            <w:r>
              <w:rPr>
                <w:rStyle w:val="b"/>
                <w:b/>
                <w:bCs/>
                <w:shd w:val="clear" w:color="auto" w:fill="DCDCDC"/>
              </w:rPr>
              <w:t>rdimage_v4_2da</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4E3E6597" w14:textId="77777777" w:rsidR="008A5E4E" w:rsidRDefault="0065745B">
            <w:pPr>
              <w:pStyle w:val="tdTableStyle-TablestyleSyntax-BodyD-Operands-Body1"/>
            </w:pPr>
            <w:r>
              <w:rPr>
                <w:rStyle w:val="b"/>
              </w:rPr>
              <w:t>(</w:t>
            </w:r>
            <w:r>
              <w:rPr>
                <w:rStyle w:val="em"/>
              </w:rPr>
              <w:t>destR, destG, destB, destA</w:t>
            </w:r>
            <w:r>
              <w:rPr>
                <w:rStyle w:val="b"/>
              </w:rPr>
              <w:t xml:space="preserve">), </w:t>
            </w:r>
            <w:r>
              <w:rPr>
                <w:rStyle w:val="em"/>
              </w:rPr>
              <w:t>image, sampler</w:t>
            </w:r>
            <w:r>
              <w:rPr>
                <w:rStyle w:val="b"/>
              </w:rPr>
              <w:t>, (</w:t>
            </w:r>
            <w:r>
              <w:rPr>
                <w:rStyle w:val="em"/>
              </w:rPr>
              <w:t>coordWidth, coordHeight, coordArrayIndex</w:t>
            </w:r>
            <w:r>
              <w:rPr>
                <w:rStyle w:val="b"/>
              </w:rPr>
              <w:t>)</w:t>
            </w:r>
          </w:p>
        </w:tc>
      </w:tr>
      <w:tr w:rsidR="008A5E4E" w14:paraId="1DE71C6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8B77AAE" w14:textId="77777777" w:rsidR="008A5E4E" w:rsidRDefault="0065745B">
            <w:pPr>
              <w:pStyle w:val="tdTableStyle-TablestyleSyntax-BodyE-Opcodes-Body1"/>
              <w:shd w:val="clear" w:color="auto" w:fill="DCDCDC"/>
            </w:pPr>
            <w:r>
              <w:rPr>
                <w:rStyle w:val="b"/>
                <w:b/>
                <w:bCs/>
                <w:shd w:val="clear" w:color="auto" w:fill="DCDCDC"/>
              </w:rPr>
              <w:t>rdimage_2ddepth</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51EA2054" w14:textId="77777777" w:rsidR="008A5E4E" w:rsidRDefault="0065745B">
            <w:pPr>
              <w:pStyle w:val="tdTableStyle-TablestyleSyntax-BodyD-Operands-Body1"/>
            </w:pPr>
            <w:r>
              <w:rPr>
                <w:rStyle w:val="b"/>
              </w:rPr>
              <w:t xml:space="preserve">destR, </w:t>
            </w:r>
            <w:r>
              <w:rPr>
                <w:rStyle w:val="em"/>
              </w:rPr>
              <w:t>image, sampler</w:t>
            </w:r>
            <w:r>
              <w:rPr>
                <w:rStyle w:val="b"/>
              </w:rPr>
              <w:t>, (</w:t>
            </w:r>
            <w:r>
              <w:rPr>
                <w:rStyle w:val="em"/>
              </w:rPr>
              <w:t>coordWidth, coordHeight</w:t>
            </w:r>
            <w:r>
              <w:rPr>
                <w:rStyle w:val="b"/>
              </w:rPr>
              <w:t>)</w:t>
            </w:r>
          </w:p>
        </w:tc>
      </w:tr>
      <w:tr w:rsidR="008A5E4E" w14:paraId="42771606"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463A0FE9" w14:textId="77777777" w:rsidR="008A5E4E" w:rsidRDefault="0065745B">
            <w:pPr>
              <w:pStyle w:val="tdTableStyle-TablestyleSyntax-BodyB-Opcodes-Body1"/>
              <w:shd w:val="clear" w:color="auto" w:fill="DCDCDC"/>
            </w:pPr>
            <w:r>
              <w:rPr>
                <w:rStyle w:val="b"/>
                <w:b/>
                <w:bCs/>
                <w:shd w:val="clear" w:color="auto" w:fill="DCDCDC"/>
              </w:rPr>
              <w:t>rdimage_2dadepth</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Mar>
              <w:top w:w="45" w:type="dxa"/>
              <w:left w:w="45" w:type="dxa"/>
              <w:bottom w:w="45" w:type="dxa"/>
              <w:right w:w="45" w:type="dxa"/>
            </w:tcMar>
          </w:tcPr>
          <w:p w14:paraId="3C812BB8" w14:textId="77777777" w:rsidR="008A5E4E" w:rsidRDefault="0065745B">
            <w:pPr>
              <w:pStyle w:val="tdTableStyle-TablestyleSyntax-BodyA-Operands-Body1"/>
            </w:pPr>
            <w:r>
              <w:rPr>
                <w:rStyle w:val="b"/>
              </w:rPr>
              <w:t xml:space="preserve">destR, </w:t>
            </w:r>
            <w:r>
              <w:rPr>
                <w:rStyle w:val="em"/>
              </w:rPr>
              <w:t>image, sampler</w:t>
            </w:r>
            <w:r>
              <w:rPr>
                <w:rStyle w:val="b"/>
              </w:rPr>
              <w:t>, (</w:t>
            </w:r>
            <w:r>
              <w:rPr>
                <w:rStyle w:val="em"/>
              </w:rPr>
              <w:t>coordWidth, coordHeight, coordArrayIndex</w:t>
            </w:r>
            <w:r>
              <w:rPr>
                <w:rStyle w:val="b"/>
              </w:rPr>
              <w:t>)</w:t>
            </w:r>
          </w:p>
        </w:tc>
      </w:tr>
    </w:tbl>
    <w:p w14:paraId="6D94B866" w14:textId="77777777" w:rsidR="008A5E4E" w:rsidRDefault="008A5E4E">
      <w:pPr>
        <w:spacing w:after="240"/>
      </w:pPr>
    </w:p>
    <w:p w14:paraId="7D73012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114F3A70"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0016A13"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339EABBF" w14:textId="77777777">
        <w:trPr>
          <w:tblCellSpacing w:w="0" w:type="dxa"/>
        </w:trPr>
        <w:tc>
          <w:tcPr>
            <w:tcW w:w="0" w:type="auto"/>
            <w:tcBorders>
              <w:bottom w:val="single" w:sz="6" w:space="0" w:color="000000"/>
            </w:tcBorders>
            <w:tcMar>
              <w:top w:w="45" w:type="dxa"/>
              <w:left w:w="45" w:type="dxa"/>
              <w:bottom w:w="45" w:type="dxa"/>
              <w:right w:w="45" w:type="dxa"/>
            </w:tcMar>
          </w:tcPr>
          <w:p w14:paraId="2781A4DE" w14:textId="77777777" w:rsidR="008A5E4E" w:rsidRDefault="0065745B">
            <w:pPr>
              <w:pStyle w:val="tdTableStyle-TablestyleNonAltRows-BodyD-Column-Body1"/>
            </w:pPr>
            <w:r>
              <w:rPr>
                <w:rStyle w:val="code"/>
              </w:rPr>
              <w:t>v4</w:t>
            </w:r>
            <w:r>
              <w:t>: If present, specifies the operation returns 4 components, otherwise only 1 component is returned.</w:t>
            </w:r>
          </w:p>
        </w:tc>
      </w:tr>
      <w:tr w:rsidR="008A5E4E" w14:paraId="5EB6BFDB" w14:textId="77777777">
        <w:trPr>
          <w:tblCellSpacing w:w="0" w:type="dxa"/>
        </w:trPr>
        <w:tc>
          <w:tcPr>
            <w:tcW w:w="0" w:type="auto"/>
            <w:tcBorders>
              <w:bottom w:val="single" w:sz="6" w:space="0" w:color="000000"/>
            </w:tcBorders>
            <w:tcMar>
              <w:top w:w="45" w:type="dxa"/>
              <w:left w:w="45" w:type="dxa"/>
              <w:bottom w:w="45" w:type="dxa"/>
              <w:right w:w="45" w:type="dxa"/>
            </w:tcMar>
          </w:tcPr>
          <w:p w14:paraId="692F82B8" w14:textId="77777777" w:rsidR="008A5E4E" w:rsidRDefault="0065745B">
            <w:pPr>
              <w:pStyle w:val="tdTableStyle-TablestyleNonAltRows-BodyD-Column-Body1"/>
            </w:pPr>
            <w:r>
              <w:rPr>
                <w:rStyle w:val="code"/>
              </w:rPr>
              <w:t>1d</w:t>
            </w:r>
            <w:r>
              <w:t xml:space="preserve">, </w:t>
            </w:r>
            <w:r>
              <w:rPr>
                <w:rStyle w:val="code"/>
              </w:rPr>
              <w:t>2d</w:t>
            </w:r>
            <w:r>
              <w:t xml:space="preserve">, </w:t>
            </w:r>
            <w:r>
              <w:rPr>
                <w:rStyle w:val="code"/>
              </w:rPr>
              <w:t>3d</w:t>
            </w:r>
            <w:r>
              <w:t xml:space="preserve">, </w:t>
            </w:r>
            <w:r>
              <w:rPr>
                <w:rStyle w:val="code"/>
              </w:rPr>
              <w:t>1da</w:t>
            </w:r>
            <w:r>
              <w:t xml:space="preserve">, </w:t>
            </w:r>
            <w:r>
              <w:rPr>
                <w:rStyle w:val="code"/>
              </w:rPr>
              <w:t>2da</w:t>
            </w:r>
            <w:r>
              <w:t xml:space="preserve">, </w:t>
            </w:r>
            <w:r>
              <w:rPr>
                <w:rStyle w:val="code"/>
              </w:rPr>
              <w:t>2ddepth</w:t>
            </w:r>
            <w:r>
              <w:t xml:space="preserve">, </w:t>
            </w:r>
            <w:r>
              <w:rPr>
                <w:rStyle w:val="code"/>
              </w:rPr>
              <w:t>2dadepth</w:t>
            </w:r>
            <w:r>
              <w:t xml:space="preserve">: Image geometry. Specifies the number and meaning of coordinates required to access an image element. Can be </w:t>
            </w:r>
            <w:r>
              <w:rPr>
                <w:rStyle w:val="code"/>
              </w:rPr>
              <w:t>1d</w:t>
            </w:r>
            <w:r>
              <w:t xml:space="preserve"> (width); </w:t>
            </w:r>
            <w:r>
              <w:rPr>
                <w:rStyle w:val="code"/>
              </w:rPr>
              <w:t>2d</w:t>
            </w:r>
            <w:r>
              <w:t xml:space="preserve"> or </w:t>
            </w:r>
            <w:r>
              <w:rPr>
                <w:rStyle w:val="code"/>
              </w:rPr>
              <w:t>2ddepth</w:t>
            </w:r>
            <w:r>
              <w:t xml:space="preserve"> (width and height); </w:t>
            </w:r>
            <w:r>
              <w:rPr>
                <w:rStyle w:val="code"/>
              </w:rPr>
              <w:t>3d</w:t>
            </w:r>
            <w:r>
              <w:t xml:space="preserve"> (width, height, and depth); </w:t>
            </w:r>
            <w:r>
              <w:rPr>
                <w:rStyle w:val="code"/>
              </w:rPr>
              <w:t>1da</w:t>
            </w:r>
            <w:r>
              <w:t xml:space="preserve"> (width and array index); or </w:t>
            </w:r>
            <w:r>
              <w:rPr>
                <w:rStyle w:val="code"/>
              </w:rPr>
              <w:t>2da</w:t>
            </w:r>
            <w:r>
              <w:t xml:space="preserve"> or </w:t>
            </w:r>
            <w:r>
              <w:rPr>
                <w:rStyle w:val="code"/>
              </w:rPr>
              <w:t>2dadepth</w:t>
            </w:r>
            <w:r>
              <w:t xml:space="preserve"> (width, height and array index). </w:t>
            </w:r>
            <w:r>
              <w:rPr>
                <w:rStyle w:val="code"/>
              </w:rPr>
              <w:t>1db</w:t>
            </w:r>
            <w:r>
              <w:t xml:space="preserve"> is not supported. See </w:t>
            </w:r>
            <w:r>
              <w:rPr>
                <w:rStyle w:val="xref"/>
              </w:rPr>
              <w:t>7.1.3. Image Geometry (</w:t>
            </w:r>
            <w:r w:rsidR="009A76EE" w:rsidRPr="008A5E4E">
              <w:fldChar w:fldCharType="begin"/>
            </w:r>
            <w:r w:rsidR="008A5E4E">
              <w:instrText xml:space="preserve"> PAGEREF _Ref1671998110 \p \h  \* MERGEFORMAT </w:instrText>
            </w:r>
            <w:r w:rsidR="009A76EE" w:rsidRPr="008A5E4E">
              <w:fldChar w:fldCharType="separate"/>
            </w:r>
            <w:r w:rsidR="00533AF0" w:rsidRPr="00533AF0">
              <w:rPr>
                <w:rStyle w:val="xref"/>
                <w:noProof/>
              </w:rPr>
              <w:t>on</w:t>
            </w:r>
            <w:r w:rsidR="00533AF0">
              <w:rPr>
                <w:noProof/>
              </w:rPr>
              <w:t xml:space="preserve"> page 193</w:t>
            </w:r>
            <w:r w:rsidR="009A76EE" w:rsidRPr="008A5E4E">
              <w:rPr>
                <w:rStyle w:val="xref"/>
              </w:rPr>
              <w:fldChar w:fldCharType="end"/>
            </w:r>
            <w:r>
              <w:rPr>
                <w:rStyle w:val="xref"/>
              </w:rPr>
              <w:t>)</w:t>
            </w:r>
            <w:r>
              <w:t xml:space="preserve">. </w:t>
            </w:r>
          </w:p>
        </w:tc>
      </w:tr>
      <w:tr w:rsidR="008A5E4E" w14:paraId="10489A8B" w14:textId="77777777">
        <w:trPr>
          <w:tblCellSpacing w:w="0" w:type="dxa"/>
        </w:trPr>
        <w:tc>
          <w:tcPr>
            <w:tcW w:w="0" w:type="auto"/>
            <w:tcBorders>
              <w:bottom w:val="single" w:sz="6" w:space="0" w:color="000000"/>
            </w:tcBorders>
            <w:tcMar>
              <w:top w:w="45" w:type="dxa"/>
              <w:left w:w="45" w:type="dxa"/>
              <w:bottom w:w="45" w:type="dxa"/>
              <w:right w:w="45" w:type="dxa"/>
            </w:tcMar>
          </w:tcPr>
          <w:p w14:paraId="23EB2DCB" w14:textId="5C053B4E" w:rsidR="008A5E4E" w:rsidRDefault="0065745B">
            <w:pPr>
              <w:pStyle w:val="tdTableStyle-TablestyleNonAltRows-BodyD-Column-Body1"/>
            </w:pPr>
            <w:r>
              <w:rPr>
                <w:rStyle w:val="code"/>
              </w:rPr>
              <w:t>equiv(</w:t>
            </w:r>
            <w:r>
              <w:rPr>
                <w:rStyle w:val="em"/>
              </w:rPr>
              <w:t>n</w:t>
            </w:r>
            <w:r>
              <w:rPr>
                <w:rStyle w:val="code"/>
              </w:rPr>
              <w:t>)</w:t>
            </w:r>
            <w:r>
              <w:t xml:space="preserve">: Optional: </w:t>
            </w:r>
            <w:r>
              <w:rPr>
                <w:rStyle w:val="em"/>
              </w:rPr>
              <w:t>n</w:t>
            </w:r>
            <w:r>
              <w:t xml:space="preserve"> is an equivalence class. Used to specify the equivalence class of the image data memory locations being accessed. If omitted, class 0 is used </w:t>
            </w:r>
            <w:r w:rsidR="007373F4">
              <w:t>which indicates that any memory location may be aliased</w:t>
            </w:r>
            <w:r>
              <w:t xml:space="preserve">. See </w:t>
            </w:r>
            <w:r>
              <w:rPr>
                <w:rStyle w:val="xref"/>
              </w:rPr>
              <w:t>6.1.4. Equivalence Classes (</w:t>
            </w:r>
            <w:r w:rsidR="009A76EE" w:rsidRPr="008A5E4E">
              <w:fldChar w:fldCharType="begin"/>
            </w:r>
            <w:r w:rsidR="008A5E4E">
              <w:instrText xml:space="preserve"> PAGEREF _Ref193062026 \p \h  \* MERGEFORMAT </w:instrText>
            </w:r>
            <w:r w:rsidR="009A76EE" w:rsidRPr="008A5E4E">
              <w:fldChar w:fldCharType="separate"/>
            </w:r>
            <w:r w:rsidR="00533AF0" w:rsidRPr="00533AF0">
              <w:rPr>
                <w:rStyle w:val="xref"/>
                <w:noProof/>
              </w:rPr>
              <w:t>on</w:t>
            </w:r>
            <w:r w:rsidR="00533AF0">
              <w:rPr>
                <w:noProof/>
              </w:rPr>
              <w:t xml:space="preserve"> page 158</w:t>
            </w:r>
            <w:r w:rsidR="009A76EE" w:rsidRPr="008A5E4E">
              <w:rPr>
                <w:rStyle w:val="xref"/>
              </w:rPr>
              <w:fldChar w:fldCharType="end"/>
            </w:r>
            <w:r>
              <w:rPr>
                <w:rStyle w:val="xref"/>
              </w:rPr>
              <w:t>)</w:t>
            </w:r>
            <w:r>
              <w:t>.</w:t>
            </w:r>
          </w:p>
        </w:tc>
      </w:tr>
      <w:tr w:rsidR="008A5E4E" w14:paraId="38FD788D" w14:textId="77777777">
        <w:trPr>
          <w:tblCellSpacing w:w="0" w:type="dxa"/>
        </w:trPr>
        <w:tc>
          <w:tcPr>
            <w:tcW w:w="0" w:type="auto"/>
            <w:tcBorders>
              <w:bottom w:val="single" w:sz="6" w:space="0" w:color="000000"/>
            </w:tcBorders>
            <w:tcMar>
              <w:top w:w="45" w:type="dxa"/>
              <w:left w:w="45" w:type="dxa"/>
              <w:bottom w:w="45" w:type="dxa"/>
              <w:right w:w="45" w:type="dxa"/>
            </w:tcMar>
          </w:tcPr>
          <w:p w14:paraId="4C5D7926" w14:textId="77777777" w:rsidR="008A5E4E" w:rsidRDefault="0065745B">
            <w:pPr>
              <w:pStyle w:val="tdTableStyle-TablestyleNonAltRows-BodyD-Column-Body1"/>
            </w:pPr>
            <w:r>
              <w:rPr>
                <w:rStyle w:val="em"/>
              </w:rPr>
              <w:t>destType</w:t>
            </w:r>
            <w:r>
              <w:t xml:space="preserve">: Destination type: </w:t>
            </w:r>
            <w:r>
              <w:rPr>
                <w:rStyle w:val="code"/>
              </w:rPr>
              <w:t>u32</w:t>
            </w:r>
            <w:r>
              <w:t xml:space="preserve">, </w:t>
            </w:r>
            <w:r>
              <w:rPr>
                <w:rStyle w:val="code"/>
              </w:rPr>
              <w:t>s32</w:t>
            </w:r>
            <w:r>
              <w:t xml:space="preserve">, or </w:t>
            </w:r>
            <w:r>
              <w:rPr>
                <w:rStyle w:val="code"/>
              </w:rPr>
              <w:t>f32</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w:t>
            </w:r>
          </w:p>
        </w:tc>
      </w:tr>
      <w:tr w:rsidR="008A5E4E" w14:paraId="6B3EB33B" w14:textId="77777777">
        <w:trPr>
          <w:tblCellSpacing w:w="0" w:type="dxa"/>
        </w:trPr>
        <w:tc>
          <w:tcPr>
            <w:tcW w:w="0" w:type="auto"/>
            <w:tcBorders>
              <w:bottom w:val="single" w:sz="6" w:space="0" w:color="000000"/>
            </w:tcBorders>
            <w:tcMar>
              <w:top w:w="45" w:type="dxa"/>
              <w:left w:w="45" w:type="dxa"/>
              <w:bottom w:w="45" w:type="dxa"/>
              <w:right w:w="45" w:type="dxa"/>
            </w:tcMar>
          </w:tcPr>
          <w:p w14:paraId="6F069994" w14:textId="77777777" w:rsidR="008A5E4E" w:rsidRDefault="0065745B">
            <w:pPr>
              <w:pStyle w:val="tdTableStyle-TablestyleNonAltRows-BodyD-Column-Body1"/>
            </w:pPr>
            <w:r>
              <w:rPr>
                <w:rStyle w:val="em"/>
              </w:rPr>
              <w:t>imageType</w:t>
            </w:r>
            <w:r>
              <w:t xml:space="preserve">: Image object type: </w:t>
            </w:r>
            <w:r>
              <w:rPr>
                <w:rStyle w:val="code"/>
              </w:rPr>
              <w:t>roimg</w:t>
            </w:r>
            <w:r>
              <w:t xml:space="preserve">. See </w:t>
            </w:r>
            <w:r>
              <w:rPr>
                <w:rStyle w:val="xref"/>
              </w:rPr>
              <w:t>Table 4–4 (</w:t>
            </w:r>
            <w:r w:rsidR="009A76EE" w:rsidRPr="008A5E4E">
              <w:fldChar w:fldCharType="begin"/>
            </w:r>
            <w:r w:rsidR="008A5E4E">
              <w:instrText xml:space="preserve"> PAGEREF -247087953 \p \h  \* MERGEFORMAT </w:instrText>
            </w:r>
            <w:r w:rsidR="009A76EE" w:rsidRPr="008A5E4E">
              <w:fldChar w:fldCharType="separate"/>
            </w:r>
            <w:r w:rsidR="00533AF0" w:rsidRPr="00533AF0">
              <w:rPr>
                <w:rStyle w:val="xref"/>
                <w:noProof/>
              </w:rPr>
              <w:t>on</w:t>
            </w:r>
            <w:r w:rsidR="00533AF0">
              <w:rPr>
                <w:noProof/>
              </w:rPr>
              <w:t xml:space="preserve"> page 80</w:t>
            </w:r>
            <w:r w:rsidR="009A76EE" w:rsidRPr="008A5E4E">
              <w:rPr>
                <w:rStyle w:val="xref"/>
              </w:rPr>
              <w:fldChar w:fldCharType="end"/>
            </w:r>
            <w:r>
              <w:rPr>
                <w:rStyle w:val="xref"/>
              </w:rPr>
              <w:t>)</w:t>
            </w:r>
            <w:r>
              <w:t>.</w:t>
            </w:r>
          </w:p>
        </w:tc>
      </w:tr>
      <w:tr w:rsidR="008A5E4E" w14:paraId="3954BC80" w14:textId="77777777">
        <w:trPr>
          <w:tblCellSpacing w:w="0" w:type="dxa"/>
        </w:trPr>
        <w:tc>
          <w:tcPr>
            <w:tcW w:w="0" w:type="auto"/>
            <w:tcMar>
              <w:top w:w="45" w:type="dxa"/>
              <w:left w:w="45" w:type="dxa"/>
              <w:bottom w:w="45" w:type="dxa"/>
              <w:right w:w="45" w:type="dxa"/>
            </w:tcMar>
          </w:tcPr>
          <w:p w14:paraId="5F6ED0FF" w14:textId="77777777" w:rsidR="008A5E4E" w:rsidRDefault="0065745B">
            <w:pPr>
              <w:pStyle w:val="tdTableStyle-TablestyleNonAltRows-BodyA-Column-Body1"/>
            </w:pPr>
            <w:r>
              <w:rPr>
                <w:rStyle w:val="em"/>
              </w:rPr>
              <w:t>coordType</w:t>
            </w:r>
            <w:r>
              <w:t xml:space="preserve">: Source coordinate element type: </w:t>
            </w:r>
            <w:r>
              <w:rPr>
                <w:rStyle w:val="code"/>
              </w:rPr>
              <w:t>s32</w:t>
            </w:r>
            <w:r>
              <w:t xml:space="preserve"> or </w:t>
            </w:r>
            <w:r>
              <w:rPr>
                <w:rStyle w:val="code"/>
              </w:rPr>
              <w:t>f32</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w:t>
            </w:r>
          </w:p>
        </w:tc>
      </w:tr>
    </w:tbl>
    <w:p w14:paraId="02D049A1" w14:textId="77777777" w:rsidR="008A5E4E" w:rsidRDefault="008A5E4E">
      <w:pPr>
        <w:spacing w:after="240"/>
      </w:pPr>
    </w:p>
    <w:p w14:paraId="0BA551C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6637234C"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03ED9D1"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1FD3A92D" w14:textId="77777777">
        <w:trPr>
          <w:tblCellSpacing w:w="0" w:type="dxa"/>
        </w:trPr>
        <w:tc>
          <w:tcPr>
            <w:tcW w:w="0" w:type="auto"/>
            <w:tcBorders>
              <w:bottom w:val="single" w:sz="6" w:space="0" w:color="000000"/>
            </w:tcBorders>
            <w:tcMar>
              <w:top w:w="45" w:type="dxa"/>
              <w:left w:w="45" w:type="dxa"/>
              <w:bottom w:w="45" w:type="dxa"/>
              <w:right w:w="45" w:type="dxa"/>
            </w:tcMar>
          </w:tcPr>
          <w:p w14:paraId="6C51F93E" w14:textId="77777777" w:rsidR="008A5E4E" w:rsidRDefault="0065745B">
            <w:pPr>
              <w:pStyle w:val="tdTableStyle-TablestyleNonAltRows-BodyD-Column-Body1"/>
            </w:pPr>
            <w:r>
              <w:rPr>
                <w:rStyle w:val="em"/>
              </w:rPr>
              <w:t>destR</w:t>
            </w:r>
            <w:r>
              <w:t xml:space="preserve">, </w:t>
            </w:r>
            <w:r>
              <w:rPr>
                <w:rStyle w:val="em"/>
              </w:rPr>
              <w:t>destG</w:t>
            </w:r>
            <w:r>
              <w:t xml:space="preserve">, </w:t>
            </w:r>
            <w:r>
              <w:rPr>
                <w:rStyle w:val="em"/>
              </w:rPr>
              <w:t>destB</w:t>
            </w:r>
            <w:r>
              <w:t xml:space="preserve">, </w:t>
            </w:r>
            <w:r>
              <w:rPr>
                <w:rStyle w:val="em"/>
              </w:rPr>
              <w:t>destA</w:t>
            </w:r>
            <w:r>
              <w:t xml:space="preserve">: Destination. Must be an </w:t>
            </w:r>
            <w:r>
              <w:rPr>
                <w:rStyle w:val="code"/>
              </w:rPr>
              <w:t>s</w:t>
            </w:r>
            <w:r>
              <w:t xml:space="preserve"> register. </w:t>
            </w:r>
          </w:p>
        </w:tc>
      </w:tr>
      <w:tr w:rsidR="008A5E4E" w14:paraId="2CA3A691" w14:textId="77777777">
        <w:trPr>
          <w:tblCellSpacing w:w="0" w:type="dxa"/>
        </w:trPr>
        <w:tc>
          <w:tcPr>
            <w:tcW w:w="0" w:type="auto"/>
            <w:tcBorders>
              <w:bottom w:val="single" w:sz="6" w:space="0" w:color="000000"/>
            </w:tcBorders>
            <w:tcMar>
              <w:top w:w="45" w:type="dxa"/>
              <w:left w:w="45" w:type="dxa"/>
              <w:bottom w:w="45" w:type="dxa"/>
              <w:right w:w="45" w:type="dxa"/>
            </w:tcMar>
          </w:tcPr>
          <w:p w14:paraId="160DDB52" w14:textId="77777777" w:rsidR="008A5E4E" w:rsidRDefault="0065745B">
            <w:pPr>
              <w:pStyle w:val="tdTableStyle-TablestyleNonAltRows-BodyD-Column-Body1"/>
            </w:pPr>
            <w:r>
              <w:rPr>
                <w:rStyle w:val="em"/>
              </w:rPr>
              <w:t>image</w:t>
            </w:r>
            <w:r>
              <w:t xml:space="preserve">: A source operand </w:t>
            </w:r>
            <w:r>
              <w:rPr>
                <w:rStyle w:val="code"/>
              </w:rPr>
              <w:t>d</w:t>
            </w:r>
            <w:r>
              <w:t xml:space="preserve"> register that contains a value of an image object of type </w:t>
            </w:r>
            <w:r>
              <w:rPr>
                <w:rStyle w:val="code"/>
              </w:rPr>
              <w:t>imageType</w:t>
            </w:r>
            <w:r>
              <w:t xml:space="preserve">. See </w:t>
            </w:r>
            <w:r>
              <w:rPr>
                <w:rStyle w:val="xref"/>
              </w:rPr>
              <w:t>7.1.7. Image Creation and Image Handles (</w:t>
            </w:r>
            <w:r w:rsidR="009A76EE" w:rsidRPr="008A5E4E">
              <w:fldChar w:fldCharType="begin"/>
            </w:r>
            <w:r w:rsidR="008A5E4E">
              <w:instrText xml:space="preserve"> PAGEREF _Ref-210015372 \p \h  \* MERGEFORMAT </w:instrText>
            </w:r>
            <w:r w:rsidR="009A76EE" w:rsidRPr="008A5E4E">
              <w:fldChar w:fldCharType="separate"/>
            </w:r>
            <w:r w:rsidR="00533AF0" w:rsidRPr="00533AF0">
              <w:rPr>
                <w:rStyle w:val="xref"/>
                <w:noProof/>
              </w:rPr>
              <w:t>on</w:t>
            </w:r>
            <w:r w:rsidR="00533AF0">
              <w:rPr>
                <w:noProof/>
              </w:rPr>
              <w:t xml:space="preserve"> page 208</w:t>
            </w:r>
            <w:r w:rsidR="009A76EE" w:rsidRPr="008A5E4E">
              <w:rPr>
                <w:rStyle w:val="xref"/>
              </w:rPr>
              <w:fldChar w:fldCharType="end"/>
            </w:r>
            <w:r>
              <w:rPr>
                <w:rStyle w:val="xref"/>
              </w:rPr>
              <w:t>)</w:t>
            </w:r>
            <w:r>
              <w:t xml:space="preserve"> and </w:t>
            </w:r>
            <w:r>
              <w:rPr>
                <w:rStyle w:val="xref"/>
              </w:rPr>
              <w:t>7.1.9. Using Image Operations (</w:t>
            </w:r>
            <w:r w:rsidR="009A76EE" w:rsidRPr="008A5E4E">
              <w:fldChar w:fldCharType="begin"/>
            </w:r>
            <w:r w:rsidR="008A5E4E">
              <w:instrText xml:space="preserve"> PAGEREF _Ref-1097585383 \p \h  \* MERGEFORMAT </w:instrText>
            </w:r>
            <w:r w:rsidR="009A76EE" w:rsidRPr="008A5E4E">
              <w:fldChar w:fldCharType="separate"/>
            </w:r>
            <w:r w:rsidR="00533AF0" w:rsidRPr="00533AF0">
              <w:rPr>
                <w:rStyle w:val="xref"/>
                <w:noProof/>
              </w:rPr>
              <w:t>on</w:t>
            </w:r>
            <w:r w:rsidR="00533AF0">
              <w:rPr>
                <w:noProof/>
              </w:rPr>
              <w:t xml:space="preserve"> page 213</w:t>
            </w:r>
            <w:r w:rsidR="009A76EE" w:rsidRPr="008A5E4E">
              <w:rPr>
                <w:rStyle w:val="xref"/>
              </w:rPr>
              <w:fldChar w:fldCharType="end"/>
            </w:r>
            <w:r>
              <w:rPr>
                <w:rStyle w:val="xref"/>
              </w:rPr>
              <w:t>)</w:t>
            </w:r>
            <w:r>
              <w:t>.</w:t>
            </w:r>
          </w:p>
        </w:tc>
      </w:tr>
      <w:tr w:rsidR="008A5E4E" w14:paraId="4E1311E3" w14:textId="77777777">
        <w:trPr>
          <w:tblCellSpacing w:w="0" w:type="dxa"/>
        </w:trPr>
        <w:tc>
          <w:tcPr>
            <w:tcW w:w="0" w:type="auto"/>
            <w:tcBorders>
              <w:bottom w:val="single" w:sz="6" w:space="0" w:color="000000"/>
            </w:tcBorders>
            <w:tcMar>
              <w:top w:w="45" w:type="dxa"/>
              <w:left w:w="45" w:type="dxa"/>
              <w:bottom w:w="45" w:type="dxa"/>
              <w:right w:w="45" w:type="dxa"/>
            </w:tcMar>
          </w:tcPr>
          <w:p w14:paraId="1D39D0FC" w14:textId="77777777" w:rsidR="008A5E4E" w:rsidRDefault="0065745B">
            <w:pPr>
              <w:pStyle w:val="tdTableStyle-TablestyleNonAltRows-BodyD-Column-Body1"/>
            </w:pPr>
            <w:r>
              <w:rPr>
                <w:rStyle w:val="em"/>
              </w:rPr>
              <w:t>sampler</w:t>
            </w:r>
            <w:r>
              <w:t xml:space="preserve">: A source operand </w:t>
            </w:r>
            <w:r>
              <w:rPr>
                <w:rStyle w:val="code"/>
              </w:rPr>
              <w:t>d</w:t>
            </w:r>
            <w:r>
              <w:t xml:space="preserve"> register that contains a value of a sampler object. It is always of type </w:t>
            </w:r>
            <w:r>
              <w:rPr>
                <w:rStyle w:val="code"/>
              </w:rPr>
              <w:t>samp</w:t>
            </w:r>
            <w:r>
              <w:t xml:space="preserve">. See </w:t>
            </w:r>
            <w:r>
              <w:rPr>
                <w:rStyle w:val="xref"/>
              </w:rPr>
              <w:t>7.1.8. Sampler Creation and Sampler Handles (</w:t>
            </w:r>
            <w:r w:rsidR="009A76EE" w:rsidRPr="008A5E4E">
              <w:fldChar w:fldCharType="begin"/>
            </w:r>
            <w:r w:rsidR="008A5E4E">
              <w:instrText xml:space="preserve"> PAGEREF _Ref-597734568 \p \h  \* MERGEFORMAT </w:instrText>
            </w:r>
            <w:r w:rsidR="009A76EE" w:rsidRPr="008A5E4E">
              <w:fldChar w:fldCharType="separate"/>
            </w:r>
            <w:r w:rsidR="00533AF0" w:rsidRPr="00533AF0">
              <w:rPr>
                <w:rStyle w:val="xref"/>
                <w:noProof/>
              </w:rPr>
              <w:t>on</w:t>
            </w:r>
            <w:r w:rsidR="00533AF0">
              <w:rPr>
                <w:noProof/>
              </w:rPr>
              <w:t xml:space="preserve"> page 211</w:t>
            </w:r>
            <w:r w:rsidR="009A76EE" w:rsidRPr="008A5E4E">
              <w:rPr>
                <w:rStyle w:val="xref"/>
              </w:rPr>
              <w:fldChar w:fldCharType="end"/>
            </w:r>
            <w:r>
              <w:rPr>
                <w:rStyle w:val="xref"/>
              </w:rPr>
              <w:t>)</w:t>
            </w:r>
            <w:r>
              <w:t xml:space="preserve"> and </w:t>
            </w:r>
            <w:r>
              <w:rPr>
                <w:rStyle w:val="xref"/>
              </w:rPr>
              <w:t>7.1.9. Using Image Operations (</w:t>
            </w:r>
            <w:r w:rsidR="009A76EE" w:rsidRPr="008A5E4E">
              <w:fldChar w:fldCharType="begin"/>
            </w:r>
            <w:r w:rsidR="008A5E4E">
              <w:instrText xml:space="preserve"> PAGEREF _Ref-1097585383 \p \h  \* MERGEFORMAT </w:instrText>
            </w:r>
            <w:r w:rsidR="009A76EE" w:rsidRPr="008A5E4E">
              <w:fldChar w:fldCharType="separate"/>
            </w:r>
            <w:r w:rsidR="00533AF0" w:rsidRPr="00533AF0">
              <w:rPr>
                <w:rStyle w:val="xref"/>
                <w:noProof/>
              </w:rPr>
              <w:t>on</w:t>
            </w:r>
            <w:r w:rsidR="00533AF0">
              <w:rPr>
                <w:noProof/>
              </w:rPr>
              <w:t xml:space="preserve"> page 213</w:t>
            </w:r>
            <w:r w:rsidR="009A76EE" w:rsidRPr="008A5E4E">
              <w:rPr>
                <w:rStyle w:val="xref"/>
              </w:rPr>
              <w:fldChar w:fldCharType="end"/>
            </w:r>
            <w:r>
              <w:rPr>
                <w:rStyle w:val="xref"/>
              </w:rPr>
              <w:t>)</w:t>
            </w:r>
            <w:r>
              <w:t>.</w:t>
            </w:r>
          </w:p>
        </w:tc>
      </w:tr>
      <w:tr w:rsidR="008A5E4E" w14:paraId="005078BC" w14:textId="77777777">
        <w:trPr>
          <w:tblCellSpacing w:w="0" w:type="dxa"/>
        </w:trPr>
        <w:tc>
          <w:tcPr>
            <w:tcW w:w="0" w:type="auto"/>
            <w:tcMar>
              <w:top w:w="45" w:type="dxa"/>
              <w:left w:w="45" w:type="dxa"/>
              <w:bottom w:w="45" w:type="dxa"/>
              <w:right w:w="45" w:type="dxa"/>
            </w:tcMar>
          </w:tcPr>
          <w:p w14:paraId="4CA21019" w14:textId="3360BF24" w:rsidR="008A5E4E" w:rsidRDefault="0065745B" w:rsidP="00C7416B">
            <w:pPr>
              <w:pStyle w:val="tdTableStyle-TablestyleNonAltRows-BodyA-Column-Body1"/>
            </w:pPr>
            <w:r>
              <w:rPr>
                <w:rStyle w:val="em"/>
              </w:rPr>
              <w:t>coordWidth</w:t>
            </w:r>
            <w:r>
              <w:t xml:space="preserve">, </w:t>
            </w:r>
            <w:r>
              <w:rPr>
                <w:rStyle w:val="em"/>
              </w:rPr>
              <w:t>coordHeight</w:t>
            </w:r>
            <w:r>
              <w:t xml:space="preserve">, </w:t>
            </w:r>
            <w:r>
              <w:rPr>
                <w:rStyle w:val="em"/>
              </w:rPr>
              <w:t>coordDepth</w:t>
            </w:r>
            <w:r>
              <w:t xml:space="preserve">, </w:t>
            </w:r>
            <w:r>
              <w:rPr>
                <w:rStyle w:val="em"/>
              </w:rPr>
              <w:t>coordArrayIndex</w:t>
            </w:r>
            <w:r>
              <w:t xml:space="preserve">: A source </w:t>
            </w:r>
            <w:r>
              <w:rPr>
                <w:rStyle w:val="code"/>
              </w:rPr>
              <w:t>s</w:t>
            </w:r>
            <w:r>
              <w:t xml:space="preserve"> register, </w:t>
            </w:r>
            <w:r w:rsidR="00C7416B">
              <w:t xml:space="preserve">or </w:t>
            </w:r>
            <w:r>
              <w:t xml:space="preserve">immediate value of type </w:t>
            </w:r>
            <w:r>
              <w:rPr>
                <w:rStyle w:val="em"/>
              </w:rPr>
              <w:t>coordType</w:t>
            </w:r>
            <w:r>
              <w:t xml:space="preserve"> that specifies the coordinates being read. </w:t>
            </w:r>
          </w:p>
        </w:tc>
      </w:tr>
    </w:tbl>
    <w:p w14:paraId="2A347C1F" w14:textId="77777777" w:rsidR="008A5E4E" w:rsidRDefault="008A5E4E">
      <w:pPr>
        <w:spacing w:after="240"/>
      </w:pPr>
    </w:p>
    <w:p w14:paraId="3A8A711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6998"/>
      </w:tblGrid>
      <w:tr w:rsidR="008A5E4E" w14:paraId="686A556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C21D161"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06E54E8F" w14:textId="77777777">
        <w:trPr>
          <w:tblCellSpacing w:w="0" w:type="dxa"/>
        </w:trPr>
        <w:tc>
          <w:tcPr>
            <w:tcW w:w="0" w:type="auto"/>
            <w:tcMar>
              <w:top w:w="45" w:type="dxa"/>
              <w:left w:w="45" w:type="dxa"/>
              <w:bottom w:w="45" w:type="dxa"/>
              <w:right w:w="45" w:type="dxa"/>
            </w:tcMar>
          </w:tcPr>
          <w:p w14:paraId="525AF7E8" w14:textId="77777777" w:rsidR="008A5E4E" w:rsidRDefault="0065745B">
            <w:pPr>
              <w:pStyle w:val="tdTableStyle-TablestyleNonAltRows-BodyA-Column-Body1"/>
            </w:pPr>
            <w:r>
              <w:t>Invalid address exceptions are allowed. May generate a memory exception if image data is unaligned.</w:t>
            </w:r>
          </w:p>
        </w:tc>
      </w:tr>
    </w:tbl>
    <w:p w14:paraId="26037E2C" w14:textId="77777777" w:rsidR="008A5E4E" w:rsidRDefault="008A5E4E">
      <w:pPr>
        <w:spacing w:after="240"/>
      </w:pPr>
    </w:p>
    <w:p w14:paraId="6F0C16A1" w14:textId="77777777" w:rsidR="008A5E4E" w:rsidRDefault="0065745B">
      <w:pPr>
        <w:pStyle w:val="p"/>
      </w:pPr>
      <w:r>
        <w:t xml:space="preserve">For BRIG syntax, see </w:t>
      </w:r>
      <w:r>
        <w:rPr>
          <w:rStyle w:val="xref1"/>
        </w:rPr>
        <w:t>18.7.3. BRIG Syntax for Image Operations (</w:t>
      </w:r>
      <w:r w:rsidR="009A76EE" w:rsidRPr="008A5E4E">
        <w:fldChar w:fldCharType="begin"/>
      </w:r>
      <w:r w:rsidR="008A5E4E">
        <w:instrText xml:space="preserve"> PAGEREF _Ref1053315481 \p \h  \* MERGEFORMAT </w:instrText>
      </w:r>
      <w:r w:rsidR="009A76EE" w:rsidRPr="008A5E4E">
        <w:fldChar w:fldCharType="separate"/>
      </w:r>
      <w:r w:rsidR="00533AF0" w:rsidRPr="00533AF0">
        <w:rPr>
          <w:rStyle w:val="xref1"/>
          <w:noProof/>
        </w:rPr>
        <w:t>on</w:t>
      </w:r>
      <w:r w:rsidR="00533AF0">
        <w:rPr>
          <w:noProof/>
        </w:rPr>
        <w:t xml:space="preserve"> page 364</w:t>
      </w:r>
      <w:r w:rsidR="009A76EE" w:rsidRPr="008A5E4E">
        <w:rPr>
          <w:rStyle w:val="xref1"/>
        </w:rPr>
        <w:fldChar w:fldCharType="end"/>
      </w:r>
      <w:r>
        <w:rPr>
          <w:rStyle w:val="xref1"/>
        </w:rPr>
        <w:t>)</w:t>
      </w:r>
      <w:r>
        <w:t xml:space="preserve">. </w:t>
      </w:r>
    </w:p>
    <w:p w14:paraId="3DCD049E" w14:textId="77777777" w:rsidR="008A5E4E" w:rsidRDefault="0065745B">
      <w:pPr>
        <w:pStyle w:val="h3"/>
      </w:pPr>
      <w:bookmarkStart w:id="722" w:name="_Toc396034313"/>
      <w:r>
        <w:t>7.2.2 Description</w:t>
      </w:r>
      <w:bookmarkEnd w:id="722"/>
    </w:p>
    <w:p w14:paraId="7D36EB0D" w14:textId="39DBFCBE" w:rsidR="008A5E4E" w:rsidRDefault="0065745B">
      <w:pPr>
        <w:pStyle w:val="p"/>
      </w:pPr>
      <w:r>
        <w:t>The read image (</w:t>
      </w:r>
      <w:r>
        <w:rPr>
          <w:rStyle w:val="code1"/>
        </w:rPr>
        <w:t>rdimage</w:t>
      </w:r>
      <w:r>
        <w:t>) operation performs an image memory lookup using image coordinate</w:t>
      </w:r>
      <w:r w:rsidR="00296FFF">
        <w:t>s</w:t>
      </w:r>
      <w:r>
        <w:t xml:space="preserve">. The operation loads data from a read-only image, specified by source operand </w:t>
      </w:r>
      <w:r>
        <w:rPr>
          <w:rStyle w:val="i"/>
        </w:rPr>
        <w:t>image</w:t>
      </w:r>
      <w:r>
        <w:t xml:space="preserve"> at coordinates given by source operands </w:t>
      </w:r>
      <w:r>
        <w:rPr>
          <w:rStyle w:val="i"/>
        </w:rPr>
        <w:t>coordWidth</w:t>
      </w:r>
      <w:r>
        <w:t xml:space="preserve">, </w:t>
      </w:r>
      <w:r>
        <w:rPr>
          <w:rStyle w:val="i"/>
        </w:rPr>
        <w:t>coordHeight</w:t>
      </w:r>
      <w:r>
        <w:t xml:space="preserve">, </w:t>
      </w:r>
      <w:r>
        <w:rPr>
          <w:rStyle w:val="i"/>
        </w:rPr>
        <w:t>coordDepth</w:t>
      </w:r>
      <w:r>
        <w:t xml:space="preserve">, and </w:t>
      </w:r>
      <w:r>
        <w:rPr>
          <w:rStyle w:val="i"/>
        </w:rPr>
        <w:t>coordArrayIndex</w:t>
      </w:r>
      <w:r>
        <w:t xml:space="preserve">, into destination operands </w:t>
      </w:r>
      <w:r>
        <w:rPr>
          <w:rStyle w:val="i"/>
        </w:rPr>
        <w:t>destR</w:t>
      </w:r>
      <w:r>
        <w:t xml:space="preserve">, </w:t>
      </w:r>
      <w:r>
        <w:rPr>
          <w:rStyle w:val="i"/>
        </w:rPr>
        <w:t>destG</w:t>
      </w:r>
      <w:r>
        <w:t xml:space="preserve">, </w:t>
      </w:r>
      <w:r>
        <w:rPr>
          <w:rStyle w:val="i"/>
        </w:rPr>
        <w:t>destB</w:t>
      </w:r>
      <w:r>
        <w:t xml:space="preserve">, and </w:t>
      </w:r>
      <w:r>
        <w:rPr>
          <w:rStyle w:val="i"/>
        </w:rPr>
        <w:t>destA</w:t>
      </w:r>
      <w:r>
        <w:t xml:space="preserve">. A sampler specified by source operand </w:t>
      </w:r>
      <w:r>
        <w:rPr>
          <w:rStyle w:val="i"/>
        </w:rPr>
        <w:t>sampler</w:t>
      </w:r>
      <w:r>
        <w:t xml:space="preserve"> defines how to process the read.</w:t>
      </w:r>
    </w:p>
    <w:p w14:paraId="3EE440C4" w14:textId="77777777" w:rsidR="008A5E4E" w:rsidRDefault="0065745B">
      <w:pPr>
        <w:pStyle w:val="pNoPageBreakAfter"/>
      </w:pPr>
      <w:r>
        <w:rPr>
          <w:rStyle w:val="code1"/>
        </w:rPr>
        <w:t>rdimage</w:t>
      </w:r>
      <w:r>
        <w:t xml:space="preserve"> used with integer coordinates has restrictions on the sampler:</w:t>
      </w:r>
    </w:p>
    <w:p w14:paraId="55958089" w14:textId="77777777" w:rsidR="008A5E4E" w:rsidRDefault="0065745B">
      <w:pPr>
        <w:pStyle w:val="li"/>
        <w:numPr>
          <w:ilvl w:val="0"/>
          <w:numId w:val="188"/>
        </w:numPr>
        <w:spacing w:before="320"/>
        <w:ind w:left="600"/>
      </w:pPr>
      <w:r>
        <w:rPr>
          <w:rStyle w:val="code1"/>
        </w:rPr>
        <w:t>coord</w:t>
      </w:r>
      <w:r>
        <w:t xml:space="preserve"> must be </w:t>
      </w:r>
      <w:r>
        <w:rPr>
          <w:rStyle w:val="code1"/>
        </w:rPr>
        <w:t>unnormalized</w:t>
      </w:r>
      <w:r>
        <w:t>.</w:t>
      </w:r>
    </w:p>
    <w:p w14:paraId="6370DFBC" w14:textId="77777777" w:rsidR="008A5E4E" w:rsidRDefault="0065745B">
      <w:pPr>
        <w:pStyle w:val="li"/>
        <w:numPr>
          <w:ilvl w:val="0"/>
          <w:numId w:val="188"/>
        </w:numPr>
        <w:ind w:left="600"/>
      </w:pPr>
      <w:r>
        <w:rPr>
          <w:rStyle w:val="code1"/>
        </w:rPr>
        <w:t>filter</w:t>
      </w:r>
      <w:r>
        <w:t xml:space="preserve"> must be </w:t>
      </w:r>
      <w:r>
        <w:rPr>
          <w:rStyle w:val="code1"/>
        </w:rPr>
        <w:t>nearest</w:t>
      </w:r>
      <w:r>
        <w:t>.</w:t>
      </w:r>
    </w:p>
    <w:p w14:paraId="7C441293" w14:textId="77777777" w:rsidR="008A5E4E" w:rsidRDefault="0065745B">
      <w:pPr>
        <w:pStyle w:val="li"/>
        <w:numPr>
          <w:ilvl w:val="0"/>
          <w:numId w:val="188"/>
        </w:numPr>
        <w:spacing w:after="320"/>
        <w:ind w:left="600"/>
      </w:pPr>
      <w:r>
        <w:t xml:space="preserve">The boundary mode must be </w:t>
      </w:r>
      <w:r>
        <w:rPr>
          <w:rStyle w:val="code1"/>
        </w:rPr>
        <w:t>undefined</w:t>
      </w:r>
      <w:r>
        <w:t xml:space="preserve">, </w:t>
      </w:r>
      <w:r>
        <w:rPr>
          <w:rStyle w:val="code1"/>
        </w:rPr>
        <w:t>clamp_to_edge</w:t>
      </w:r>
      <w:r>
        <w:t xml:space="preserve"> or </w:t>
      </w:r>
      <w:r>
        <w:rPr>
          <w:rStyle w:val="code1"/>
        </w:rPr>
        <w:t>clamp_to_border</w:t>
      </w:r>
      <w:r>
        <w:t>.</w:t>
      </w:r>
    </w:p>
    <w:p w14:paraId="5A898517" w14:textId="77777777" w:rsidR="008A5E4E" w:rsidRDefault="0065745B">
      <w:pPr>
        <w:pStyle w:val="p"/>
      </w:pPr>
      <w:r>
        <w:t>1DB images are not supported.</w:t>
      </w:r>
    </w:p>
    <w:p w14:paraId="68C3AE93" w14:textId="77777777" w:rsidR="008A5E4E" w:rsidRDefault="0065745B">
      <w:pPr>
        <w:pStyle w:val="pExample"/>
      </w:pPr>
      <w:r>
        <w:t>Examples</w:t>
      </w:r>
    </w:p>
    <w:p w14:paraId="360D3AD5" w14:textId="77777777" w:rsidR="008A5E4E" w:rsidRDefault="0065745B">
      <w:pPr>
        <w:pStyle w:val="pre"/>
      </w:pPr>
      <w:r>
        <w:t>ld_global_roimg $d1, [&amp;roimg1];</w:t>
      </w:r>
      <w:r>
        <w:br/>
        <w:t xml:space="preserve"> ld_kernarg_roimg $d2, [%roimg2];</w:t>
      </w:r>
      <w:r>
        <w:br/>
        <w:t xml:space="preserve"> ld_readonly_samp $d3, [&amp;samp1];</w:t>
      </w:r>
      <w:r>
        <w:br/>
        <w:t xml:space="preserve"> rdimage_v4_1d_equiv(12)_s32_roimg_f32 ($s0, $s1, $s5, $s3), $d1, $d3, $s6;</w:t>
      </w:r>
      <w:r>
        <w:br/>
        <w:t xml:space="preserve"> rdimage_v4_2d_s32_roimg_f32 ($s0, $s1, $s3, $s4), $d2, $d3, ($s6, $s9);</w:t>
      </w:r>
      <w:r>
        <w:br/>
        <w:t xml:space="preserve"> rdimage_v4_3d_s32_roimg_f32 ($s0, $s1, $s3, $s4), $d2, $d3, ($s6, $s9, $s2);</w:t>
      </w:r>
      <w:r>
        <w:br/>
        <w:t xml:space="preserve"> rdimage_v4_1da_s32_roimg_f32 ($s0, $s1, $s2, $s3), $d1, $d3, ($s6, $s7);</w:t>
      </w:r>
      <w:r>
        <w:br/>
        <w:t xml:space="preserve"> rdimage_v4_2da_s32_roimg_f32 ($s0, $s1, $s3, $s4), $d1, $d3, ($s6, $s9, $s12);</w:t>
      </w:r>
      <w:r>
        <w:br/>
        <w:t xml:space="preserve"> rdimage_2ddepth_s32_roimg_f32 $s0, $d2, $d3, ($s6, $s9);</w:t>
      </w:r>
      <w:r>
        <w:br/>
        <w:t xml:space="preserve"> rdimage_2dadepth_s32_roimg_f32 $s0, $d2, $d3, ($s6, $s9, $s10);</w:t>
      </w:r>
    </w:p>
    <w:p w14:paraId="3496D9C4" w14:textId="77777777" w:rsidR="008A5E4E" w:rsidRDefault="0065745B">
      <w:pPr>
        <w:pStyle w:val="h2"/>
      </w:pPr>
      <w:bookmarkStart w:id="723" w:name="_Toc396034314"/>
      <w:r>
        <w:t>7.3 Load Image (ldimage) Operation</w:t>
      </w:r>
      <w:bookmarkEnd w:id="723"/>
    </w:p>
    <w:p w14:paraId="1A2D0C9F" w14:textId="7D76AF0C" w:rsidR="008A5E4E" w:rsidRDefault="0065745B">
      <w:pPr>
        <w:pStyle w:val="pNoPageBreakAfter"/>
      </w:pPr>
      <w:r>
        <w:t>The load image (</w:t>
      </w:r>
      <w:r>
        <w:rPr>
          <w:rStyle w:val="code1"/>
        </w:rPr>
        <w:t>ldimage</w:t>
      </w:r>
      <w:r>
        <w:t xml:space="preserve">) operation </w:t>
      </w:r>
      <w:r w:rsidR="00653DA7">
        <w:t xml:space="preserve">uses image coordinates to </w:t>
      </w:r>
      <w:r>
        <w:t>load from image memory.</w:t>
      </w:r>
    </w:p>
    <w:p w14:paraId="4D49F020" w14:textId="77777777" w:rsidR="008A5E4E" w:rsidRDefault="0065745B">
      <w:pPr>
        <w:pStyle w:val="h3"/>
      </w:pPr>
      <w:bookmarkStart w:id="724" w:name="_Toc396034315"/>
      <w:r>
        <w:t>7.3.1 Syntax</w:t>
      </w:r>
      <w:bookmarkEnd w:id="724"/>
    </w:p>
    <w:p w14:paraId="288DD697" w14:textId="77777777" w:rsidR="008A5E4E" w:rsidRDefault="0065745B">
      <w:pPr>
        <w:pStyle w:val="pTableTitle"/>
      </w:pPr>
      <w:bookmarkStart w:id="725" w:name="_ListOf137"/>
      <w:r>
        <w:t>Table 7–8 Syntax for Load Image Operation</w:t>
      </w:r>
    </w:p>
    <w:bookmarkEnd w:id="725"/>
    <w:p w14:paraId="646E25F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741"/>
        <w:gridCol w:w="4379"/>
      </w:tblGrid>
      <w:tr w:rsidR="008A5E4E" w14:paraId="42CF1476"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70B336AA" w14:textId="77777777" w:rsidR="008A5E4E" w:rsidRDefault="0065745B">
            <w:pPr>
              <w:pStyle w:val="thTableStyle-TablestyleSyntax-HeadE-Opcodes-Header1"/>
              <w:shd w:val="clear" w:color="auto" w:fill="D3D3D3"/>
            </w:pPr>
            <w:r>
              <w:rPr>
                <w:shd w:val="clear" w:color="auto" w:fill="D3D3D3"/>
              </w:rPr>
              <w:t xml:space="preserve">Opcode and Modifiers </w:t>
            </w:r>
          </w:p>
        </w:tc>
        <w:tc>
          <w:tcPr>
            <w:tcW w:w="0" w:type="auto"/>
            <w:tcBorders>
              <w:bottom w:val="double" w:sz="3" w:space="0" w:color="000000"/>
            </w:tcBorders>
            <w:shd w:val="clear" w:color="auto" w:fill="D3D3D3"/>
            <w:tcMar>
              <w:top w:w="45" w:type="dxa"/>
              <w:left w:w="45" w:type="dxa"/>
              <w:bottom w:w="45" w:type="dxa"/>
              <w:right w:w="45" w:type="dxa"/>
            </w:tcMar>
          </w:tcPr>
          <w:p w14:paraId="264511F8" w14:textId="77777777" w:rsidR="008A5E4E" w:rsidRDefault="0065745B">
            <w:pPr>
              <w:pStyle w:val="thTableStyle-TablestyleSyntax-HeadD-Operands-Header1"/>
              <w:shd w:val="clear" w:color="auto" w:fill="D3D3D3"/>
            </w:pPr>
            <w:r>
              <w:rPr>
                <w:shd w:val="clear" w:color="auto" w:fill="D3D3D3"/>
              </w:rPr>
              <w:t>Operands</w:t>
            </w:r>
          </w:p>
        </w:tc>
      </w:tr>
      <w:tr w:rsidR="008A5E4E" w14:paraId="2629DB3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D50C3A4" w14:textId="77777777" w:rsidR="008A5E4E" w:rsidRDefault="0065745B">
            <w:pPr>
              <w:pStyle w:val="tdTableStyle-TablestyleSyntax-BodyE-Opcodes-Body1"/>
              <w:shd w:val="clear" w:color="auto" w:fill="DCDCDC"/>
            </w:pPr>
            <w:r>
              <w:rPr>
                <w:rStyle w:val="b"/>
                <w:b/>
                <w:bCs/>
                <w:shd w:val="clear" w:color="auto" w:fill="DCDCDC"/>
              </w:rPr>
              <w:t>ldimage_v4_1d</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3E6E3D13" w14:textId="77777777" w:rsidR="008A5E4E" w:rsidRDefault="0065745B">
            <w:pPr>
              <w:pStyle w:val="tdTableStyle-TablestyleSyntax-BodyD-Operands-Body1"/>
            </w:pPr>
            <w:r>
              <w:rPr>
                <w:rStyle w:val="b"/>
              </w:rPr>
              <w:t>(</w:t>
            </w:r>
            <w:r>
              <w:rPr>
                <w:rStyle w:val="em"/>
              </w:rPr>
              <w:t>destR, destG, destB, destA</w:t>
            </w:r>
            <w:r>
              <w:rPr>
                <w:rStyle w:val="b"/>
              </w:rPr>
              <w:t xml:space="preserve">), </w:t>
            </w:r>
            <w:r>
              <w:rPr>
                <w:rStyle w:val="em"/>
              </w:rPr>
              <w:t>image, coordWidth</w:t>
            </w:r>
          </w:p>
        </w:tc>
      </w:tr>
      <w:tr w:rsidR="008A5E4E" w14:paraId="372EC4E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ECBBA9A" w14:textId="77777777" w:rsidR="008A5E4E" w:rsidRDefault="0065745B">
            <w:pPr>
              <w:pStyle w:val="tdTableStyle-TablestyleSyntax-BodyE-Opcodes-Body1"/>
              <w:shd w:val="clear" w:color="auto" w:fill="DCDCDC"/>
            </w:pPr>
            <w:r>
              <w:rPr>
                <w:rStyle w:val="b"/>
                <w:b/>
                <w:bCs/>
                <w:shd w:val="clear" w:color="auto" w:fill="DCDCDC"/>
              </w:rPr>
              <w:t>ldimage_v4_2d</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58C275D1" w14:textId="77777777" w:rsidR="008A5E4E" w:rsidRDefault="0065745B">
            <w:pPr>
              <w:pStyle w:val="tdTableStyle-TablestyleSyntax-BodyD-Operands-Body1"/>
            </w:pPr>
            <w:r>
              <w:rPr>
                <w:rStyle w:val="b"/>
              </w:rPr>
              <w:t>(</w:t>
            </w:r>
            <w:r>
              <w:rPr>
                <w:rStyle w:val="em"/>
              </w:rPr>
              <w:t>destR, destG, destB, destA</w:t>
            </w:r>
            <w:r>
              <w:rPr>
                <w:rStyle w:val="b"/>
              </w:rPr>
              <w:t xml:space="preserve">), </w:t>
            </w:r>
            <w:r>
              <w:rPr>
                <w:rStyle w:val="em"/>
              </w:rPr>
              <w:t>image</w:t>
            </w:r>
            <w:r>
              <w:rPr>
                <w:rStyle w:val="b"/>
              </w:rPr>
              <w:t>, (</w:t>
            </w:r>
            <w:r>
              <w:rPr>
                <w:rStyle w:val="em"/>
              </w:rPr>
              <w:t>coordWidth, coordHeight</w:t>
            </w:r>
            <w:r>
              <w:rPr>
                <w:rStyle w:val="b"/>
              </w:rPr>
              <w:t>)</w:t>
            </w:r>
          </w:p>
        </w:tc>
      </w:tr>
      <w:tr w:rsidR="008A5E4E" w14:paraId="1C989CB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844433C" w14:textId="77777777" w:rsidR="008A5E4E" w:rsidRDefault="0065745B">
            <w:pPr>
              <w:pStyle w:val="tdTableStyle-TablestyleSyntax-BodyE-Opcodes-Body1"/>
              <w:shd w:val="clear" w:color="auto" w:fill="DCDCDC"/>
            </w:pPr>
            <w:r>
              <w:rPr>
                <w:rStyle w:val="b"/>
                <w:b/>
                <w:bCs/>
                <w:shd w:val="clear" w:color="auto" w:fill="DCDCDC"/>
              </w:rPr>
              <w:t>ldimage_v4_3d</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0DD41790" w14:textId="77777777" w:rsidR="008A5E4E" w:rsidRDefault="0065745B">
            <w:pPr>
              <w:pStyle w:val="tdTableStyle-TablestyleSyntax-BodyD-Operands-Body1"/>
            </w:pPr>
            <w:r>
              <w:rPr>
                <w:rStyle w:val="b"/>
              </w:rPr>
              <w:t>(</w:t>
            </w:r>
            <w:r>
              <w:rPr>
                <w:rStyle w:val="em"/>
              </w:rPr>
              <w:t>destR, destG, destB, destA</w:t>
            </w:r>
            <w:r>
              <w:rPr>
                <w:rStyle w:val="b"/>
              </w:rPr>
              <w:t xml:space="preserve">), </w:t>
            </w:r>
            <w:r>
              <w:rPr>
                <w:rStyle w:val="em"/>
              </w:rPr>
              <w:t>image</w:t>
            </w:r>
            <w:r>
              <w:rPr>
                <w:rStyle w:val="b"/>
              </w:rPr>
              <w:t>, (</w:t>
            </w:r>
            <w:r>
              <w:rPr>
                <w:rStyle w:val="em"/>
              </w:rPr>
              <w:t>coordWidth, coordHeight, coordDepth</w:t>
            </w:r>
            <w:r>
              <w:rPr>
                <w:rStyle w:val="b"/>
              </w:rPr>
              <w:t>)</w:t>
            </w:r>
          </w:p>
        </w:tc>
      </w:tr>
      <w:tr w:rsidR="008A5E4E" w14:paraId="3DAED91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5C11B88" w14:textId="77777777" w:rsidR="008A5E4E" w:rsidRDefault="0065745B">
            <w:pPr>
              <w:pStyle w:val="tdTableStyle-TablestyleSyntax-BodyE-Opcodes-Body1"/>
              <w:shd w:val="clear" w:color="auto" w:fill="DCDCDC"/>
            </w:pPr>
            <w:r>
              <w:rPr>
                <w:rStyle w:val="b"/>
                <w:b/>
                <w:bCs/>
                <w:shd w:val="clear" w:color="auto" w:fill="DCDCDC"/>
              </w:rPr>
              <w:t>ldimage_v4_1da</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7C49FE54" w14:textId="77777777" w:rsidR="008A5E4E" w:rsidRDefault="0065745B">
            <w:pPr>
              <w:pStyle w:val="tdTableStyle-TablestyleSyntax-BodyD-Operands-Body1"/>
            </w:pPr>
            <w:r>
              <w:rPr>
                <w:rStyle w:val="b"/>
              </w:rPr>
              <w:t>(</w:t>
            </w:r>
            <w:r>
              <w:rPr>
                <w:rStyle w:val="em"/>
              </w:rPr>
              <w:t>destR, destG, destB, destA</w:t>
            </w:r>
            <w:r>
              <w:rPr>
                <w:rStyle w:val="b"/>
              </w:rPr>
              <w:t xml:space="preserve">), </w:t>
            </w:r>
            <w:r>
              <w:rPr>
                <w:rStyle w:val="em"/>
              </w:rPr>
              <w:t>image</w:t>
            </w:r>
            <w:r>
              <w:rPr>
                <w:rStyle w:val="b"/>
              </w:rPr>
              <w:t>, (</w:t>
            </w:r>
            <w:r>
              <w:rPr>
                <w:rStyle w:val="em"/>
              </w:rPr>
              <w:t>coordWidth, coordArrayIndex</w:t>
            </w:r>
            <w:r>
              <w:rPr>
                <w:rStyle w:val="b"/>
              </w:rPr>
              <w:t>)</w:t>
            </w:r>
          </w:p>
        </w:tc>
      </w:tr>
      <w:tr w:rsidR="008A5E4E" w14:paraId="02A6AB8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7CC56CC" w14:textId="77777777" w:rsidR="008A5E4E" w:rsidRDefault="0065745B">
            <w:pPr>
              <w:pStyle w:val="tdTableStyle-TablestyleSyntax-BodyE-Opcodes-Body1"/>
              <w:shd w:val="clear" w:color="auto" w:fill="DCDCDC"/>
            </w:pPr>
            <w:r>
              <w:rPr>
                <w:rStyle w:val="b"/>
                <w:b/>
                <w:bCs/>
                <w:shd w:val="clear" w:color="auto" w:fill="DCDCDC"/>
              </w:rPr>
              <w:t>ldimage_v4_2da</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752AB675" w14:textId="77777777" w:rsidR="008A5E4E" w:rsidRDefault="0065745B">
            <w:pPr>
              <w:pStyle w:val="tdTableStyle-TablestyleSyntax-BodyD-Operands-Body1"/>
            </w:pPr>
            <w:r>
              <w:rPr>
                <w:rStyle w:val="b"/>
              </w:rPr>
              <w:t>(</w:t>
            </w:r>
            <w:r>
              <w:rPr>
                <w:rStyle w:val="em"/>
              </w:rPr>
              <w:t>destR, destG, destB, destA</w:t>
            </w:r>
            <w:r>
              <w:rPr>
                <w:rStyle w:val="b"/>
              </w:rPr>
              <w:t xml:space="preserve">), </w:t>
            </w:r>
            <w:r>
              <w:rPr>
                <w:rStyle w:val="em"/>
              </w:rPr>
              <w:t>image</w:t>
            </w:r>
            <w:r>
              <w:rPr>
                <w:rStyle w:val="b"/>
              </w:rPr>
              <w:t>, (</w:t>
            </w:r>
            <w:r>
              <w:rPr>
                <w:rStyle w:val="em"/>
              </w:rPr>
              <w:t>coordWidth, coordHeight, coordArrayIndex</w:t>
            </w:r>
            <w:r>
              <w:rPr>
                <w:rStyle w:val="b"/>
              </w:rPr>
              <w:t>)</w:t>
            </w:r>
          </w:p>
        </w:tc>
      </w:tr>
      <w:tr w:rsidR="008A5E4E" w14:paraId="3A35730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F0E3739" w14:textId="77777777" w:rsidR="008A5E4E" w:rsidRDefault="0065745B">
            <w:pPr>
              <w:pStyle w:val="tdTableStyle-TablestyleSyntax-BodyE-Opcodes-Body1"/>
              <w:shd w:val="clear" w:color="auto" w:fill="DCDCDC"/>
            </w:pPr>
            <w:r>
              <w:rPr>
                <w:rStyle w:val="b"/>
                <w:b/>
                <w:bCs/>
                <w:shd w:val="clear" w:color="auto" w:fill="DCDCDC"/>
              </w:rPr>
              <w:t>ldimage_v4_1db</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6F696ADC" w14:textId="77777777" w:rsidR="008A5E4E" w:rsidRDefault="0065745B">
            <w:pPr>
              <w:pStyle w:val="tdTableStyle-TablestyleSyntax-BodyD-Operands-Body1"/>
            </w:pPr>
            <w:r>
              <w:rPr>
                <w:rStyle w:val="b"/>
              </w:rPr>
              <w:t>(</w:t>
            </w:r>
            <w:r>
              <w:rPr>
                <w:rStyle w:val="em"/>
              </w:rPr>
              <w:t>destR, destG, destB, destA</w:t>
            </w:r>
            <w:r>
              <w:rPr>
                <w:rStyle w:val="b"/>
              </w:rPr>
              <w:t xml:space="preserve">), </w:t>
            </w:r>
            <w:r>
              <w:rPr>
                <w:rStyle w:val="em"/>
              </w:rPr>
              <w:t>image, coordByteIndex</w:t>
            </w:r>
          </w:p>
        </w:tc>
      </w:tr>
      <w:tr w:rsidR="008A5E4E" w14:paraId="2FAFDAF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F89DB96" w14:textId="77777777" w:rsidR="008A5E4E" w:rsidRDefault="0065745B">
            <w:pPr>
              <w:pStyle w:val="tdTableStyle-TablestyleSyntax-BodyE-Opcodes-Body1"/>
              <w:shd w:val="clear" w:color="auto" w:fill="DCDCDC"/>
            </w:pPr>
            <w:r>
              <w:rPr>
                <w:rStyle w:val="b"/>
                <w:b/>
                <w:bCs/>
                <w:shd w:val="clear" w:color="auto" w:fill="DCDCDC"/>
              </w:rPr>
              <w:t>ldimage_2ddepth</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Borders>
              <w:bottom w:val="single" w:sz="6" w:space="0" w:color="000000"/>
            </w:tcBorders>
            <w:tcMar>
              <w:top w:w="45" w:type="dxa"/>
              <w:left w:w="45" w:type="dxa"/>
              <w:bottom w:w="45" w:type="dxa"/>
              <w:right w:w="45" w:type="dxa"/>
            </w:tcMar>
          </w:tcPr>
          <w:p w14:paraId="56B9C463" w14:textId="77777777" w:rsidR="008A5E4E" w:rsidRDefault="0065745B">
            <w:pPr>
              <w:pStyle w:val="tdTableStyle-TablestyleSyntax-BodyD-Operands-Body1"/>
            </w:pPr>
            <w:r>
              <w:rPr>
                <w:rStyle w:val="em"/>
              </w:rPr>
              <w:t>destR</w:t>
            </w:r>
            <w:r>
              <w:rPr>
                <w:rStyle w:val="b"/>
              </w:rPr>
              <w:t xml:space="preserve">, </w:t>
            </w:r>
            <w:r>
              <w:rPr>
                <w:rStyle w:val="em"/>
              </w:rPr>
              <w:t>image</w:t>
            </w:r>
            <w:r>
              <w:rPr>
                <w:rStyle w:val="b"/>
              </w:rPr>
              <w:t>, (</w:t>
            </w:r>
            <w:r>
              <w:rPr>
                <w:rStyle w:val="em"/>
              </w:rPr>
              <w:t>coordWidth, coordHeight</w:t>
            </w:r>
            <w:r>
              <w:rPr>
                <w:rStyle w:val="b"/>
              </w:rPr>
              <w:t>)</w:t>
            </w:r>
          </w:p>
        </w:tc>
      </w:tr>
      <w:tr w:rsidR="008A5E4E" w14:paraId="1432A6B3"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086FF6C6" w14:textId="77777777" w:rsidR="008A5E4E" w:rsidRDefault="0065745B">
            <w:pPr>
              <w:pStyle w:val="tdTableStyle-TablestyleSyntax-BodyB-Opcodes-Body1"/>
              <w:shd w:val="clear" w:color="auto" w:fill="DCDCDC"/>
            </w:pPr>
            <w:r>
              <w:rPr>
                <w:rStyle w:val="b"/>
                <w:b/>
                <w:bCs/>
                <w:shd w:val="clear" w:color="auto" w:fill="DCDCDC"/>
              </w:rPr>
              <w:t>ldimage_2dadepth</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destType_imageType_coordType</w:t>
            </w:r>
          </w:p>
        </w:tc>
        <w:tc>
          <w:tcPr>
            <w:tcW w:w="0" w:type="auto"/>
            <w:tcMar>
              <w:top w:w="45" w:type="dxa"/>
              <w:left w:w="45" w:type="dxa"/>
              <w:bottom w:w="45" w:type="dxa"/>
              <w:right w:w="45" w:type="dxa"/>
            </w:tcMar>
          </w:tcPr>
          <w:p w14:paraId="4A5AB084" w14:textId="77777777" w:rsidR="008A5E4E" w:rsidRDefault="0065745B">
            <w:pPr>
              <w:pStyle w:val="tdTableStyle-TablestyleSyntax-BodyA-Operands-Body1"/>
            </w:pPr>
            <w:r>
              <w:rPr>
                <w:rStyle w:val="em"/>
              </w:rPr>
              <w:t>destR</w:t>
            </w:r>
            <w:r>
              <w:rPr>
                <w:rStyle w:val="b"/>
              </w:rPr>
              <w:t xml:space="preserve">, </w:t>
            </w:r>
            <w:r>
              <w:rPr>
                <w:rStyle w:val="em"/>
              </w:rPr>
              <w:t>image</w:t>
            </w:r>
            <w:r>
              <w:rPr>
                <w:rStyle w:val="b"/>
              </w:rPr>
              <w:t>, (</w:t>
            </w:r>
            <w:r>
              <w:rPr>
                <w:rStyle w:val="em"/>
              </w:rPr>
              <w:t>coordWidth, coordHeight, coordArrayIndex</w:t>
            </w:r>
            <w:r>
              <w:rPr>
                <w:rStyle w:val="b"/>
              </w:rPr>
              <w:t>)</w:t>
            </w:r>
          </w:p>
        </w:tc>
      </w:tr>
    </w:tbl>
    <w:p w14:paraId="7631E655" w14:textId="77777777" w:rsidR="008A5E4E" w:rsidRDefault="008A5E4E">
      <w:pPr>
        <w:spacing w:after="240"/>
      </w:pPr>
    </w:p>
    <w:p w14:paraId="735E4BC1"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5670BA74"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38D1524"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4F930A0E" w14:textId="77777777">
        <w:trPr>
          <w:tblCellSpacing w:w="0" w:type="dxa"/>
        </w:trPr>
        <w:tc>
          <w:tcPr>
            <w:tcW w:w="0" w:type="auto"/>
            <w:tcBorders>
              <w:bottom w:val="single" w:sz="6" w:space="0" w:color="000000"/>
            </w:tcBorders>
            <w:tcMar>
              <w:top w:w="45" w:type="dxa"/>
              <w:left w:w="45" w:type="dxa"/>
              <w:bottom w:w="45" w:type="dxa"/>
              <w:right w:w="45" w:type="dxa"/>
            </w:tcMar>
          </w:tcPr>
          <w:p w14:paraId="3DADCCB5" w14:textId="77777777" w:rsidR="008A5E4E" w:rsidRDefault="0065745B">
            <w:pPr>
              <w:pStyle w:val="tdTableStyle-TablestyleNonAltRows-BodyD-Column-Body1"/>
            </w:pPr>
            <w:r>
              <w:rPr>
                <w:rStyle w:val="code"/>
              </w:rPr>
              <w:t>v4</w:t>
            </w:r>
            <w:r>
              <w:t xml:space="preserve">: If present, specifies the operation returns 4 components, otherwise only 1 component is returned. </w:t>
            </w:r>
          </w:p>
        </w:tc>
      </w:tr>
      <w:tr w:rsidR="008A5E4E" w14:paraId="254E060F" w14:textId="77777777">
        <w:trPr>
          <w:tblCellSpacing w:w="0" w:type="dxa"/>
        </w:trPr>
        <w:tc>
          <w:tcPr>
            <w:tcW w:w="0" w:type="auto"/>
            <w:tcBorders>
              <w:bottom w:val="single" w:sz="6" w:space="0" w:color="000000"/>
            </w:tcBorders>
            <w:tcMar>
              <w:top w:w="45" w:type="dxa"/>
              <w:left w:w="45" w:type="dxa"/>
              <w:bottom w:w="45" w:type="dxa"/>
              <w:right w:w="45" w:type="dxa"/>
            </w:tcMar>
          </w:tcPr>
          <w:p w14:paraId="56F58DCE" w14:textId="77777777" w:rsidR="008A5E4E" w:rsidRDefault="0065745B">
            <w:pPr>
              <w:pStyle w:val="tdTableStyle-TablestyleNonAltRows-BodyD-Column-Body1"/>
            </w:pPr>
            <w:r>
              <w:rPr>
                <w:rStyle w:val="code"/>
              </w:rPr>
              <w:t>1d</w:t>
            </w:r>
            <w:r>
              <w:t xml:space="preserve">, </w:t>
            </w:r>
            <w:r>
              <w:rPr>
                <w:rStyle w:val="code"/>
              </w:rPr>
              <w:t>2d</w:t>
            </w:r>
            <w:r>
              <w:t xml:space="preserve">, </w:t>
            </w:r>
            <w:r>
              <w:rPr>
                <w:rStyle w:val="code"/>
              </w:rPr>
              <w:t>3d</w:t>
            </w:r>
            <w:r>
              <w:t xml:space="preserve">, </w:t>
            </w:r>
            <w:r>
              <w:rPr>
                <w:rStyle w:val="code"/>
              </w:rPr>
              <w:t>1da</w:t>
            </w:r>
            <w:r>
              <w:t xml:space="preserve">, </w:t>
            </w:r>
            <w:r>
              <w:rPr>
                <w:rStyle w:val="code"/>
              </w:rPr>
              <w:t>2da</w:t>
            </w:r>
            <w:r>
              <w:t xml:space="preserve">, </w:t>
            </w:r>
            <w:r>
              <w:rPr>
                <w:rStyle w:val="code"/>
              </w:rPr>
              <w:t>1db</w:t>
            </w:r>
            <w:r>
              <w:t xml:space="preserve">, </w:t>
            </w:r>
            <w:r>
              <w:rPr>
                <w:rStyle w:val="code"/>
              </w:rPr>
              <w:t>2ddepth</w:t>
            </w:r>
            <w:r>
              <w:t xml:space="preserve">, </w:t>
            </w:r>
            <w:r>
              <w:rPr>
                <w:rStyle w:val="code"/>
              </w:rPr>
              <w:t>2dadepth</w:t>
            </w:r>
            <w:r>
              <w:t xml:space="preserve">: Image geometry. Specifies the number and meaning of coordinates required to access an image element. Can be </w:t>
            </w:r>
            <w:r>
              <w:rPr>
                <w:rStyle w:val="code"/>
              </w:rPr>
              <w:t>1d</w:t>
            </w:r>
            <w:r>
              <w:t xml:space="preserve"> or </w:t>
            </w:r>
            <w:r>
              <w:rPr>
                <w:rStyle w:val="code"/>
              </w:rPr>
              <w:t>1db</w:t>
            </w:r>
            <w:r>
              <w:t xml:space="preserve"> (width); </w:t>
            </w:r>
            <w:r>
              <w:rPr>
                <w:rStyle w:val="code"/>
              </w:rPr>
              <w:t>2d</w:t>
            </w:r>
            <w:r>
              <w:t xml:space="preserve"> or </w:t>
            </w:r>
            <w:r>
              <w:rPr>
                <w:rStyle w:val="code"/>
              </w:rPr>
              <w:t>2ddepth</w:t>
            </w:r>
            <w:r>
              <w:t xml:space="preserve"> (width and height); </w:t>
            </w:r>
            <w:r>
              <w:rPr>
                <w:rStyle w:val="code"/>
              </w:rPr>
              <w:t>3d</w:t>
            </w:r>
            <w:r>
              <w:t xml:space="preserve"> (width, height, and depth); </w:t>
            </w:r>
            <w:r>
              <w:rPr>
                <w:rStyle w:val="code"/>
              </w:rPr>
              <w:t>1da</w:t>
            </w:r>
            <w:r>
              <w:t xml:space="preserve"> (width and array index); or </w:t>
            </w:r>
            <w:r>
              <w:rPr>
                <w:rStyle w:val="code"/>
              </w:rPr>
              <w:t>2da</w:t>
            </w:r>
            <w:r>
              <w:t xml:space="preserve"> or </w:t>
            </w:r>
            <w:r>
              <w:rPr>
                <w:rStyle w:val="code"/>
              </w:rPr>
              <w:t>2dadepth</w:t>
            </w:r>
            <w:r>
              <w:t xml:space="preserve"> (width, height and array index). See </w:t>
            </w:r>
            <w:r>
              <w:rPr>
                <w:rStyle w:val="xref"/>
              </w:rPr>
              <w:t>7.1.3. Image Geometry (</w:t>
            </w:r>
            <w:r w:rsidR="009A76EE" w:rsidRPr="008A5E4E">
              <w:fldChar w:fldCharType="begin"/>
            </w:r>
            <w:r w:rsidR="008A5E4E">
              <w:instrText xml:space="preserve"> PAGEREF _Ref1671998110 \p \h  \* MERGEFORMAT </w:instrText>
            </w:r>
            <w:r w:rsidR="009A76EE" w:rsidRPr="008A5E4E">
              <w:fldChar w:fldCharType="separate"/>
            </w:r>
            <w:r w:rsidR="00533AF0" w:rsidRPr="00533AF0">
              <w:rPr>
                <w:rStyle w:val="xref"/>
                <w:noProof/>
              </w:rPr>
              <w:t>on</w:t>
            </w:r>
            <w:r w:rsidR="00533AF0">
              <w:rPr>
                <w:noProof/>
              </w:rPr>
              <w:t xml:space="preserve"> page 193</w:t>
            </w:r>
            <w:r w:rsidR="009A76EE" w:rsidRPr="008A5E4E">
              <w:rPr>
                <w:rStyle w:val="xref"/>
              </w:rPr>
              <w:fldChar w:fldCharType="end"/>
            </w:r>
            <w:r>
              <w:rPr>
                <w:rStyle w:val="xref"/>
              </w:rPr>
              <w:t>)</w:t>
            </w:r>
            <w:r>
              <w:t xml:space="preserve">. </w:t>
            </w:r>
          </w:p>
        </w:tc>
      </w:tr>
      <w:tr w:rsidR="008A5E4E" w14:paraId="075788F8" w14:textId="77777777">
        <w:trPr>
          <w:tblCellSpacing w:w="0" w:type="dxa"/>
        </w:trPr>
        <w:tc>
          <w:tcPr>
            <w:tcW w:w="0" w:type="auto"/>
            <w:tcBorders>
              <w:bottom w:val="single" w:sz="6" w:space="0" w:color="000000"/>
            </w:tcBorders>
            <w:tcMar>
              <w:top w:w="45" w:type="dxa"/>
              <w:left w:w="45" w:type="dxa"/>
              <w:bottom w:w="45" w:type="dxa"/>
              <w:right w:w="45" w:type="dxa"/>
            </w:tcMar>
          </w:tcPr>
          <w:p w14:paraId="3D4B2858" w14:textId="55B3D778" w:rsidR="008A5E4E" w:rsidRDefault="0065745B">
            <w:pPr>
              <w:pStyle w:val="tdTableStyle-TablestyleNonAltRows-BodyD-Column-Body1"/>
            </w:pPr>
            <w:r>
              <w:rPr>
                <w:rStyle w:val="code"/>
              </w:rPr>
              <w:t>equiv(</w:t>
            </w:r>
            <w:r>
              <w:rPr>
                <w:rStyle w:val="em"/>
              </w:rPr>
              <w:t>n</w:t>
            </w:r>
            <w:r>
              <w:rPr>
                <w:rStyle w:val="code"/>
              </w:rPr>
              <w:t>)</w:t>
            </w:r>
            <w:r>
              <w:t xml:space="preserve">: Optional: </w:t>
            </w:r>
            <w:r>
              <w:rPr>
                <w:rStyle w:val="em"/>
              </w:rPr>
              <w:t>n</w:t>
            </w:r>
            <w:r>
              <w:t xml:space="preserve"> is an equivalence class. Used to specify the equivalence class of the image data memory locations being accessed. If omitted, class 0 is used </w:t>
            </w:r>
            <w:r w:rsidR="007373F4">
              <w:t>which indicates that any memory location may be aliased</w:t>
            </w:r>
            <w:r>
              <w:t xml:space="preserve">. See </w:t>
            </w:r>
            <w:r>
              <w:rPr>
                <w:rStyle w:val="xref"/>
              </w:rPr>
              <w:t>6.1.4. Equivalence Classes (</w:t>
            </w:r>
            <w:r w:rsidR="009A76EE" w:rsidRPr="008A5E4E">
              <w:fldChar w:fldCharType="begin"/>
            </w:r>
            <w:r w:rsidR="008A5E4E">
              <w:instrText xml:space="preserve"> PAGEREF _Ref193062026 \p \h  \* MERGEFORMAT </w:instrText>
            </w:r>
            <w:r w:rsidR="009A76EE" w:rsidRPr="008A5E4E">
              <w:fldChar w:fldCharType="separate"/>
            </w:r>
            <w:r w:rsidR="00533AF0" w:rsidRPr="00533AF0">
              <w:rPr>
                <w:rStyle w:val="xref"/>
                <w:noProof/>
              </w:rPr>
              <w:t>on</w:t>
            </w:r>
            <w:r w:rsidR="00533AF0">
              <w:rPr>
                <w:noProof/>
              </w:rPr>
              <w:t xml:space="preserve"> page 158</w:t>
            </w:r>
            <w:r w:rsidR="009A76EE" w:rsidRPr="008A5E4E">
              <w:rPr>
                <w:rStyle w:val="xref"/>
              </w:rPr>
              <w:fldChar w:fldCharType="end"/>
            </w:r>
            <w:r>
              <w:rPr>
                <w:rStyle w:val="xref"/>
              </w:rPr>
              <w:t>)</w:t>
            </w:r>
            <w:r>
              <w:t>.</w:t>
            </w:r>
          </w:p>
        </w:tc>
      </w:tr>
      <w:tr w:rsidR="008A5E4E" w14:paraId="40380C4E" w14:textId="77777777">
        <w:trPr>
          <w:tblCellSpacing w:w="0" w:type="dxa"/>
        </w:trPr>
        <w:tc>
          <w:tcPr>
            <w:tcW w:w="0" w:type="auto"/>
            <w:tcBorders>
              <w:bottom w:val="single" w:sz="6" w:space="0" w:color="000000"/>
            </w:tcBorders>
            <w:tcMar>
              <w:top w:w="45" w:type="dxa"/>
              <w:left w:w="45" w:type="dxa"/>
              <w:bottom w:w="45" w:type="dxa"/>
              <w:right w:w="45" w:type="dxa"/>
            </w:tcMar>
          </w:tcPr>
          <w:p w14:paraId="442E5322" w14:textId="77777777" w:rsidR="008A5E4E" w:rsidRDefault="0065745B">
            <w:pPr>
              <w:pStyle w:val="tdTableStyle-TablestyleNonAltRows-BodyD-Column-Body1"/>
            </w:pPr>
            <w:r>
              <w:rPr>
                <w:rStyle w:val="em"/>
              </w:rPr>
              <w:t>destType</w:t>
            </w:r>
            <w:r>
              <w:t xml:space="preserve">: Destination type: </w:t>
            </w:r>
            <w:r>
              <w:rPr>
                <w:rStyle w:val="code"/>
              </w:rPr>
              <w:t>u32</w:t>
            </w:r>
            <w:r>
              <w:t xml:space="preserve">, </w:t>
            </w:r>
            <w:r>
              <w:rPr>
                <w:rStyle w:val="code"/>
              </w:rPr>
              <w:t>s32</w:t>
            </w:r>
            <w:r>
              <w:t xml:space="preserve">, or </w:t>
            </w:r>
            <w:r>
              <w:rPr>
                <w:rStyle w:val="code"/>
              </w:rPr>
              <w:t>f32</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w:t>
            </w:r>
          </w:p>
        </w:tc>
      </w:tr>
      <w:tr w:rsidR="008A5E4E" w14:paraId="55B95C27" w14:textId="77777777">
        <w:trPr>
          <w:tblCellSpacing w:w="0" w:type="dxa"/>
        </w:trPr>
        <w:tc>
          <w:tcPr>
            <w:tcW w:w="0" w:type="auto"/>
            <w:tcBorders>
              <w:bottom w:val="single" w:sz="6" w:space="0" w:color="000000"/>
            </w:tcBorders>
            <w:tcMar>
              <w:top w:w="45" w:type="dxa"/>
              <w:left w:w="45" w:type="dxa"/>
              <w:bottom w:w="45" w:type="dxa"/>
              <w:right w:w="45" w:type="dxa"/>
            </w:tcMar>
          </w:tcPr>
          <w:p w14:paraId="413CD4B8" w14:textId="77777777" w:rsidR="008A5E4E" w:rsidRDefault="0065745B">
            <w:pPr>
              <w:pStyle w:val="tdTableStyle-TablestyleNonAltRows-BodyD-Column-Body1"/>
            </w:pPr>
            <w:r>
              <w:rPr>
                <w:rStyle w:val="em"/>
              </w:rPr>
              <w:t>imageType</w:t>
            </w:r>
            <w:r>
              <w:t xml:space="preserve">: Image object type: </w:t>
            </w:r>
            <w:r>
              <w:rPr>
                <w:rStyle w:val="code"/>
              </w:rPr>
              <w:t>roimg</w:t>
            </w:r>
            <w:r>
              <w:t xml:space="preserve">, </w:t>
            </w:r>
            <w:r>
              <w:rPr>
                <w:rStyle w:val="code"/>
              </w:rPr>
              <w:t>rwimg</w:t>
            </w:r>
            <w:r>
              <w:t xml:space="preserve">. See </w:t>
            </w:r>
            <w:r>
              <w:rPr>
                <w:rStyle w:val="xref"/>
              </w:rPr>
              <w:t>Table 4–4 (</w:t>
            </w:r>
            <w:r w:rsidR="009A76EE" w:rsidRPr="008A5E4E">
              <w:fldChar w:fldCharType="begin"/>
            </w:r>
            <w:r w:rsidR="008A5E4E">
              <w:instrText xml:space="preserve"> PAGEREF -247087953 \p \h  \* MERGEFORMAT </w:instrText>
            </w:r>
            <w:r w:rsidR="009A76EE" w:rsidRPr="008A5E4E">
              <w:fldChar w:fldCharType="separate"/>
            </w:r>
            <w:r w:rsidR="00533AF0" w:rsidRPr="00533AF0">
              <w:rPr>
                <w:rStyle w:val="xref"/>
                <w:noProof/>
              </w:rPr>
              <w:t>on</w:t>
            </w:r>
            <w:r w:rsidR="00533AF0">
              <w:rPr>
                <w:noProof/>
              </w:rPr>
              <w:t xml:space="preserve"> page 80</w:t>
            </w:r>
            <w:r w:rsidR="009A76EE" w:rsidRPr="008A5E4E">
              <w:rPr>
                <w:rStyle w:val="xref"/>
              </w:rPr>
              <w:fldChar w:fldCharType="end"/>
            </w:r>
            <w:r>
              <w:rPr>
                <w:rStyle w:val="xref"/>
              </w:rPr>
              <w:t>)</w:t>
            </w:r>
            <w:r>
              <w:t xml:space="preserve">. </w:t>
            </w:r>
          </w:p>
        </w:tc>
      </w:tr>
      <w:tr w:rsidR="008A5E4E" w14:paraId="02D2E33D" w14:textId="77777777">
        <w:trPr>
          <w:tblCellSpacing w:w="0" w:type="dxa"/>
        </w:trPr>
        <w:tc>
          <w:tcPr>
            <w:tcW w:w="0" w:type="auto"/>
            <w:tcMar>
              <w:top w:w="45" w:type="dxa"/>
              <w:left w:w="45" w:type="dxa"/>
              <w:bottom w:w="45" w:type="dxa"/>
              <w:right w:w="45" w:type="dxa"/>
            </w:tcMar>
          </w:tcPr>
          <w:p w14:paraId="43111EAE" w14:textId="77777777" w:rsidR="008A5E4E" w:rsidRDefault="0065745B">
            <w:pPr>
              <w:pStyle w:val="tdTableStyle-TablestyleNonAltRows-BodyA-Column-Body1"/>
            </w:pPr>
            <w:r>
              <w:rPr>
                <w:rStyle w:val="em"/>
              </w:rPr>
              <w:t>coordType</w:t>
            </w:r>
            <w:r>
              <w:t xml:space="preserve">: Source coordinate element type: </w:t>
            </w:r>
            <w:r>
              <w:rPr>
                <w:rStyle w:val="code"/>
              </w:rPr>
              <w:t>u32</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w:t>
            </w:r>
          </w:p>
        </w:tc>
      </w:tr>
    </w:tbl>
    <w:p w14:paraId="6F644F75" w14:textId="77777777" w:rsidR="008A5E4E" w:rsidRDefault="008A5E4E">
      <w:pPr>
        <w:spacing w:after="240"/>
      </w:pPr>
    </w:p>
    <w:p w14:paraId="7649337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7CA50762"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14845A7"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7BF4CDF6" w14:textId="77777777">
        <w:trPr>
          <w:tblCellSpacing w:w="0" w:type="dxa"/>
        </w:trPr>
        <w:tc>
          <w:tcPr>
            <w:tcW w:w="0" w:type="auto"/>
            <w:tcBorders>
              <w:bottom w:val="single" w:sz="6" w:space="0" w:color="000000"/>
            </w:tcBorders>
            <w:tcMar>
              <w:top w:w="45" w:type="dxa"/>
              <w:left w:w="45" w:type="dxa"/>
              <w:bottom w:w="45" w:type="dxa"/>
              <w:right w:w="45" w:type="dxa"/>
            </w:tcMar>
          </w:tcPr>
          <w:p w14:paraId="62193435" w14:textId="77777777" w:rsidR="008A5E4E" w:rsidRDefault="0065745B">
            <w:pPr>
              <w:pStyle w:val="tdTableStyle-TablestyleNonAltRows-BodyD-Column-Body1"/>
            </w:pPr>
            <w:r>
              <w:rPr>
                <w:rStyle w:val="em"/>
              </w:rPr>
              <w:t>destR</w:t>
            </w:r>
            <w:r>
              <w:t xml:space="preserve">, </w:t>
            </w:r>
            <w:r>
              <w:rPr>
                <w:rStyle w:val="em"/>
              </w:rPr>
              <w:t>destG</w:t>
            </w:r>
            <w:r>
              <w:t xml:space="preserve">, </w:t>
            </w:r>
            <w:r>
              <w:rPr>
                <w:rStyle w:val="em"/>
              </w:rPr>
              <w:t>destB</w:t>
            </w:r>
            <w:r>
              <w:t xml:space="preserve">, </w:t>
            </w:r>
            <w:r>
              <w:rPr>
                <w:rStyle w:val="em"/>
              </w:rPr>
              <w:t>destA</w:t>
            </w:r>
            <w:r>
              <w:t xml:space="preserve">: Destination. Must be an </w:t>
            </w:r>
            <w:r>
              <w:rPr>
                <w:rStyle w:val="code"/>
              </w:rPr>
              <w:t>s</w:t>
            </w:r>
            <w:r>
              <w:t xml:space="preserve"> register. </w:t>
            </w:r>
          </w:p>
        </w:tc>
      </w:tr>
      <w:tr w:rsidR="008A5E4E" w14:paraId="627129D2" w14:textId="77777777">
        <w:trPr>
          <w:tblCellSpacing w:w="0" w:type="dxa"/>
        </w:trPr>
        <w:tc>
          <w:tcPr>
            <w:tcW w:w="0" w:type="auto"/>
            <w:tcBorders>
              <w:bottom w:val="single" w:sz="6" w:space="0" w:color="000000"/>
            </w:tcBorders>
            <w:tcMar>
              <w:top w:w="45" w:type="dxa"/>
              <w:left w:w="45" w:type="dxa"/>
              <w:bottom w:w="45" w:type="dxa"/>
              <w:right w:w="45" w:type="dxa"/>
            </w:tcMar>
          </w:tcPr>
          <w:p w14:paraId="798E481B" w14:textId="77777777" w:rsidR="008A5E4E" w:rsidRDefault="0065745B">
            <w:pPr>
              <w:pStyle w:val="tdTableStyle-TablestyleNonAltRows-BodyD-Column-Body1"/>
            </w:pPr>
            <w:r>
              <w:rPr>
                <w:rStyle w:val="em"/>
              </w:rPr>
              <w:t>image</w:t>
            </w:r>
            <w:r>
              <w:t xml:space="preserve">: A source operand </w:t>
            </w:r>
            <w:r>
              <w:rPr>
                <w:rStyle w:val="code"/>
              </w:rPr>
              <w:t>d</w:t>
            </w:r>
            <w:r>
              <w:t xml:space="preserve"> register that contains a value of an image object of type </w:t>
            </w:r>
            <w:r>
              <w:rPr>
                <w:rStyle w:val="code"/>
              </w:rPr>
              <w:t>imageType</w:t>
            </w:r>
            <w:r>
              <w:t xml:space="preserve">. See </w:t>
            </w:r>
            <w:r>
              <w:rPr>
                <w:rStyle w:val="xref"/>
              </w:rPr>
              <w:t>7.1.7. Image Creation and Image Handles (</w:t>
            </w:r>
            <w:r w:rsidR="009A76EE" w:rsidRPr="008A5E4E">
              <w:fldChar w:fldCharType="begin"/>
            </w:r>
            <w:r w:rsidR="008A5E4E">
              <w:instrText xml:space="preserve"> PAGEREF _Ref-210015372 \p \h  \* MERGEFORMAT </w:instrText>
            </w:r>
            <w:r w:rsidR="009A76EE" w:rsidRPr="008A5E4E">
              <w:fldChar w:fldCharType="separate"/>
            </w:r>
            <w:r w:rsidR="00533AF0" w:rsidRPr="00533AF0">
              <w:rPr>
                <w:rStyle w:val="xref"/>
                <w:noProof/>
              </w:rPr>
              <w:t>on</w:t>
            </w:r>
            <w:r w:rsidR="00533AF0">
              <w:rPr>
                <w:noProof/>
              </w:rPr>
              <w:t xml:space="preserve"> page 208</w:t>
            </w:r>
            <w:r w:rsidR="009A76EE" w:rsidRPr="008A5E4E">
              <w:rPr>
                <w:rStyle w:val="xref"/>
              </w:rPr>
              <w:fldChar w:fldCharType="end"/>
            </w:r>
            <w:r>
              <w:rPr>
                <w:rStyle w:val="xref"/>
              </w:rPr>
              <w:t>)</w:t>
            </w:r>
            <w:r>
              <w:t xml:space="preserve"> and </w:t>
            </w:r>
            <w:r>
              <w:rPr>
                <w:rStyle w:val="xref"/>
              </w:rPr>
              <w:t>7.1.9. Using Image Operations (</w:t>
            </w:r>
            <w:r w:rsidR="009A76EE" w:rsidRPr="008A5E4E">
              <w:fldChar w:fldCharType="begin"/>
            </w:r>
            <w:r w:rsidR="008A5E4E">
              <w:instrText xml:space="preserve"> PAGEREF _Ref-1097585383 \p \h  \* MERGEFORMAT </w:instrText>
            </w:r>
            <w:r w:rsidR="009A76EE" w:rsidRPr="008A5E4E">
              <w:fldChar w:fldCharType="separate"/>
            </w:r>
            <w:r w:rsidR="00533AF0" w:rsidRPr="00533AF0">
              <w:rPr>
                <w:rStyle w:val="xref"/>
                <w:noProof/>
              </w:rPr>
              <w:t>on</w:t>
            </w:r>
            <w:r w:rsidR="00533AF0">
              <w:rPr>
                <w:noProof/>
              </w:rPr>
              <w:t xml:space="preserve"> page 213</w:t>
            </w:r>
            <w:r w:rsidR="009A76EE" w:rsidRPr="008A5E4E">
              <w:rPr>
                <w:rStyle w:val="xref"/>
              </w:rPr>
              <w:fldChar w:fldCharType="end"/>
            </w:r>
            <w:r>
              <w:rPr>
                <w:rStyle w:val="xref"/>
              </w:rPr>
              <w:t>)</w:t>
            </w:r>
            <w:r>
              <w:t>.</w:t>
            </w:r>
          </w:p>
        </w:tc>
      </w:tr>
      <w:tr w:rsidR="008A5E4E" w14:paraId="7BF438F7" w14:textId="77777777">
        <w:trPr>
          <w:tblCellSpacing w:w="0" w:type="dxa"/>
        </w:trPr>
        <w:tc>
          <w:tcPr>
            <w:tcW w:w="0" w:type="auto"/>
            <w:tcMar>
              <w:top w:w="45" w:type="dxa"/>
              <w:left w:w="45" w:type="dxa"/>
              <w:bottom w:w="45" w:type="dxa"/>
              <w:right w:w="45" w:type="dxa"/>
            </w:tcMar>
          </w:tcPr>
          <w:p w14:paraId="2A5E3A6D" w14:textId="4CC87EE8" w:rsidR="008A5E4E" w:rsidRDefault="0065745B" w:rsidP="00C7416B">
            <w:pPr>
              <w:pStyle w:val="tdTableStyle-TablestyleNonAltRows-BodyA-Column-Body1"/>
            </w:pPr>
            <w:r>
              <w:rPr>
                <w:rStyle w:val="em"/>
              </w:rPr>
              <w:t>coordWidth</w:t>
            </w:r>
            <w:r>
              <w:t xml:space="preserve">, </w:t>
            </w:r>
            <w:r>
              <w:rPr>
                <w:rStyle w:val="em"/>
              </w:rPr>
              <w:t>coordHeight</w:t>
            </w:r>
            <w:r>
              <w:t xml:space="preserve">, </w:t>
            </w:r>
            <w:r>
              <w:rPr>
                <w:rStyle w:val="em"/>
              </w:rPr>
              <w:t>coordDepth</w:t>
            </w:r>
            <w:r>
              <w:t xml:space="preserve">, </w:t>
            </w:r>
            <w:r>
              <w:rPr>
                <w:rStyle w:val="em"/>
              </w:rPr>
              <w:t>coordArrayIndex</w:t>
            </w:r>
            <w:r>
              <w:t xml:space="preserve">: A source </w:t>
            </w:r>
            <w:r>
              <w:rPr>
                <w:rStyle w:val="code"/>
              </w:rPr>
              <w:t>s</w:t>
            </w:r>
            <w:r>
              <w:t xml:space="preserve"> register, </w:t>
            </w:r>
            <w:r w:rsidR="00C7416B">
              <w:t xml:space="preserve">or </w:t>
            </w:r>
            <w:r>
              <w:t xml:space="preserve">immediate value of type </w:t>
            </w:r>
            <w:r>
              <w:rPr>
                <w:rStyle w:val="em"/>
              </w:rPr>
              <w:t>coordType</w:t>
            </w:r>
            <w:r>
              <w:t xml:space="preserve"> that specifies the coordinates being read. </w:t>
            </w:r>
          </w:p>
        </w:tc>
      </w:tr>
    </w:tbl>
    <w:p w14:paraId="633A65F9" w14:textId="77777777" w:rsidR="008A5E4E" w:rsidRDefault="008A5E4E">
      <w:pPr>
        <w:spacing w:after="240"/>
      </w:pPr>
    </w:p>
    <w:p w14:paraId="5266E03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6998"/>
      </w:tblGrid>
      <w:tr w:rsidR="008A5E4E" w14:paraId="0059245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FB57BBF"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2D80721A" w14:textId="77777777">
        <w:trPr>
          <w:tblCellSpacing w:w="0" w:type="dxa"/>
        </w:trPr>
        <w:tc>
          <w:tcPr>
            <w:tcW w:w="0" w:type="auto"/>
            <w:tcMar>
              <w:top w:w="45" w:type="dxa"/>
              <w:left w:w="45" w:type="dxa"/>
              <w:bottom w:w="45" w:type="dxa"/>
              <w:right w:w="45" w:type="dxa"/>
            </w:tcMar>
          </w:tcPr>
          <w:p w14:paraId="76D39177" w14:textId="77777777" w:rsidR="008A5E4E" w:rsidRDefault="0065745B">
            <w:pPr>
              <w:pStyle w:val="tdTableStyle-TablestyleNonAltRows-BodyA-Column-Body1"/>
            </w:pPr>
            <w:r>
              <w:t>Invalid address exceptions are allowed. May generate a memory exception if image data is unaligned.</w:t>
            </w:r>
          </w:p>
        </w:tc>
      </w:tr>
    </w:tbl>
    <w:p w14:paraId="33A618A7" w14:textId="77777777" w:rsidR="008A5E4E" w:rsidRDefault="008A5E4E">
      <w:pPr>
        <w:spacing w:after="240"/>
      </w:pPr>
    </w:p>
    <w:p w14:paraId="060C83E8" w14:textId="77777777" w:rsidR="008A5E4E" w:rsidRDefault="0065745B">
      <w:pPr>
        <w:pStyle w:val="p"/>
      </w:pPr>
      <w:r>
        <w:t xml:space="preserve">For BRIG syntax, see </w:t>
      </w:r>
      <w:r>
        <w:rPr>
          <w:rStyle w:val="xref1"/>
        </w:rPr>
        <w:t>18.7.3. BRIG Syntax for Image Operations (</w:t>
      </w:r>
      <w:r w:rsidR="009A76EE" w:rsidRPr="008A5E4E">
        <w:fldChar w:fldCharType="begin"/>
      </w:r>
      <w:r w:rsidR="008A5E4E">
        <w:instrText xml:space="preserve"> PAGEREF _Ref1053315481 \p \h  \* MERGEFORMAT </w:instrText>
      </w:r>
      <w:r w:rsidR="009A76EE" w:rsidRPr="008A5E4E">
        <w:fldChar w:fldCharType="separate"/>
      </w:r>
      <w:r w:rsidR="00533AF0" w:rsidRPr="00533AF0">
        <w:rPr>
          <w:rStyle w:val="xref1"/>
          <w:noProof/>
        </w:rPr>
        <w:t>on</w:t>
      </w:r>
      <w:r w:rsidR="00533AF0">
        <w:rPr>
          <w:noProof/>
        </w:rPr>
        <w:t xml:space="preserve"> page 364</w:t>
      </w:r>
      <w:r w:rsidR="009A76EE" w:rsidRPr="008A5E4E">
        <w:rPr>
          <w:rStyle w:val="xref1"/>
        </w:rPr>
        <w:fldChar w:fldCharType="end"/>
      </w:r>
      <w:r>
        <w:rPr>
          <w:rStyle w:val="xref1"/>
        </w:rPr>
        <w:t>)</w:t>
      </w:r>
      <w:r>
        <w:t xml:space="preserve">. </w:t>
      </w:r>
    </w:p>
    <w:p w14:paraId="292D0877" w14:textId="77777777" w:rsidR="008A5E4E" w:rsidRDefault="0065745B">
      <w:pPr>
        <w:pStyle w:val="h3"/>
      </w:pPr>
      <w:bookmarkStart w:id="726" w:name="_Toc396034316"/>
      <w:r>
        <w:t>7.3.2 Description</w:t>
      </w:r>
      <w:bookmarkEnd w:id="726"/>
    </w:p>
    <w:p w14:paraId="3FAA8503" w14:textId="05169EE2" w:rsidR="008A5E4E" w:rsidRDefault="0065745B">
      <w:pPr>
        <w:pStyle w:val="p"/>
      </w:pPr>
      <w:r>
        <w:t>The load image (</w:t>
      </w:r>
      <w:r>
        <w:rPr>
          <w:rStyle w:val="code1"/>
        </w:rPr>
        <w:t>ldimage</w:t>
      </w:r>
      <w:r>
        <w:t>) operation loads from image memory using image coordinate</w:t>
      </w:r>
      <w:r w:rsidR="00296FFF">
        <w:t>s</w:t>
      </w:r>
      <w:r>
        <w:t xml:space="preserve">. The operation loads data from a read-write or read-only image, specified by source operand </w:t>
      </w:r>
      <w:r>
        <w:rPr>
          <w:rStyle w:val="i"/>
        </w:rPr>
        <w:t>image</w:t>
      </w:r>
      <w:r>
        <w:t xml:space="preserve"> at integer coordinates given by source operands </w:t>
      </w:r>
      <w:r>
        <w:rPr>
          <w:rStyle w:val="i"/>
        </w:rPr>
        <w:t>coordWidth</w:t>
      </w:r>
      <w:r>
        <w:t xml:space="preserve">, </w:t>
      </w:r>
      <w:r>
        <w:rPr>
          <w:rStyle w:val="i"/>
        </w:rPr>
        <w:t>coordHeight</w:t>
      </w:r>
      <w:r>
        <w:t xml:space="preserve">, </w:t>
      </w:r>
      <w:r>
        <w:rPr>
          <w:rStyle w:val="i"/>
        </w:rPr>
        <w:t>coordDepth</w:t>
      </w:r>
      <w:r>
        <w:t xml:space="preserve">, and </w:t>
      </w:r>
      <w:r>
        <w:rPr>
          <w:rStyle w:val="i"/>
        </w:rPr>
        <w:t>coordArrayIndex</w:t>
      </w:r>
      <w:r>
        <w:t xml:space="preserve">, into destination operands </w:t>
      </w:r>
      <w:r>
        <w:rPr>
          <w:rStyle w:val="i"/>
        </w:rPr>
        <w:t>destR</w:t>
      </w:r>
      <w:r>
        <w:t xml:space="preserve">, </w:t>
      </w:r>
      <w:r>
        <w:rPr>
          <w:rStyle w:val="i"/>
        </w:rPr>
        <w:t>destG</w:t>
      </w:r>
      <w:r>
        <w:t xml:space="preserve">, </w:t>
      </w:r>
      <w:r>
        <w:rPr>
          <w:rStyle w:val="i"/>
        </w:rPr>
        <w:t>destB</w:t>
      </w:r>
      <w:r>
        <w:t xml:space="preserve">, and </w:t>
      </w:r>
      <w:r>
        <w:rPr>
          <w:rStyle w:val="i"/>
        </w:rPr>
        <w:t>destA</w:t>
      </w:r>
      <w:r>
        <w:t xml:space="preserve">. </w:t>
      </w:r>
    </w:p>
    <w:p w14:paraId="0BBD9E62" w14:textId="77777777" w:rsidR="008A5E4E" w:rsidRDefault="0065745B">
      <w:pPr>
        <w:pStyle w:val="p"/>
      </w:pPr>
      <w:r>
        <w:t xml:space="preserve">While </w:t>
      </w:r>
      <w:r>
        <w:rPr>
          <w:rStyle w:val="code1"/>
        </w:rPr>
        <w:t>ldimage</w:t>
      </w:r>
      <w:r>
        <w:t xml:space="preserve"> does not have a sampler, it works as though there is a sampler with </w:t>
      </w:r>
      <w:r>
        <w:rPr>
          <w:rStyle w:val="code1"/>
        </w:rPr>
        <w:t>coord = unnormalized</w:t>
      </w:r>
      <w:r>
        <w:t xml:space="preserve">, </w:t>
      </w:r>
      <w:r>
        <w:rPr>
          <w:rStyle w:val="code1"/>
        </w:rPr>
        <w:t>filter = nearest</w:t>
      </w:r>
      <w:r>
        <w:t xml:space="preserve"> and </w:t>
      </w:r>
      <w:r>
        <w:rPr>
          <w:rStyle w:val="code1"/>
        </w:rPr>
        <w:t>address_mode = undefined</w:t>
      </w:r>
      <w:r>
        <w:t>. It is undefined if a coordinate is out of bounds (that is, greater than the dimension of the image or less than 0).</w:t>
      </w:r>
    </w:p>
    <w:p w14:paraId="0471C45C" w14:textId="77777777" w:rsidR="008A5E4E" w:rsidRDefault="0065745B">
      <w:pPr>
        <w:pStyle w:val="pNoPageBreakAfter"/>
      </w:pPr>
      <w:r>
        <w:t xml:space="preserve">The differences between the </w:t>
      </w:r>
      <w:r>
        <w:rPr>
          <w:rStyle w:val="code1"/>
        </w:rPr>
        <w:t>ldimage</w:t>
      </w:r>
      <w:r>
        <w:t xml:space="preserve"> operation and the </w:t>
      </w:r>
      <w:r>
        <w:rPr>
          <w:rStyle w:val="code1"/>
        </w:rPr>
        <w:t>rdimage</w:t>
      </w:r>
      <w:r>
        <w:t xml:space="preserve"> operation are:</w:t>
      </w:r>
    </w:p>
    <w:p w14:paraId="1B86BE16" w14:textId="77777777" w:rsidR="008A5E4E" w:rsidRDefault="0065745B">
      <w:pPr>
        <w:pStyle w:val="li"/>
        <w:numPr>
          <w:ilvl w:val="0"/>
          <w:numId w:val="189"/>
        </w:numPr>
        <w:spacing w:before="320"/>
        <w:ind w:left="600"/>
      </w:pPr>
      <w:r>
        <w:rPr>
          <w:rStyle w:val="code1"/>
        </w:rPr>
        <w:t>rdimage</w:t>
      </w:r>
      <w:r>
        <w:t xml:space="preserve"> takes a sampler and therefore supports additional modes. </w:t>
      </w:r>
    </w:p>
    <w:p w14:paraId="1B372278" w14:textId="77777777" w:rsidR="008A5E4E" w:rsidRDefault="0065745B">
      <w:pPr>
        <w:pStyle w:val="li"/>
        <w:numPr>
          <w:ilvl w:val="0"/>
          <w:numId w:val="189"/>
        </w:numPr>
        <w:spacing w:after="320"/>
        <w:ind w:left="600"/>
      </w:pPr>
      <w:r>
        <w:t xml:space="preserve"> The value returned if a coordinate is out of bounds (that is, greater than the dimension of the image or less than 0) for </w:t>
      </w:r>
      <w:r>
        <w:rPr>
          <w:rStyle w:val="code1"/>
        </w:rPr>
        <w:t>rdimage</w:t>
      </w:r>
      <w:r>
        <w:t xml:space="preserve"> depends on the sampler; for </w:t>
      </w:r>
      <w:r>
        <w:rPr>
          <w:rStyle w:val="code1"/>
        </w:rPr>
        <w:t>ldimage</w:t>
      </w:r>
      <w:r>
        <w:t xml:space="preserve"> it is undefined.</w:t>
      </w:r>
    </w:p>
    <w:p w14:paraId="2D320C38" w14:textId="77777777" w:rsidR="008A5E4E" w:rsidRDefault="0065745B">
      <w:pPr>
        <w:pStyle w:val="p"/>
      </w:pPr>
      <w:r>
        <w:t>For all geometries, coordinates are in elements.</w:t>
      </w:r>
    </w:p>
    <w:p w14:paraId="740B83C7" w14:textId="77777777" w:rsidR="008A5E4E" w:rsidRDefault="0065745B">
      <w:pPr>
        <w:pStyle w:val="pExample"/>
      </w:pPr>
      <w:r>
        <w:t>Examples</w:t>
      </w:r>
    </w:p>
    <w:p w14:paraId="78CB5569" w14:textId="75860159" w:rsidR="008A5E4E" w:rsidRDefault="0065745B">
      <w:pPr>
        <w:pStyle w:val="pre"/>
      </w:pPr>
      <w:r>
        <w:t>ld_global_rwimg $d1, [&amp;rwimg1];</w:t>
      </w:r>
      <w:r>
        <w:br/>
        <w:t xml:space="preserve"> ld_kernarg_roimg $d2, [%roimg2];</w:t>
      </w:r>
      <w:r>
        <w:br/>
        <w:t xml:space="preserve"> ldimage_v4_1d_equiv(12)_f32_rwimg_u32 ($s1, $s2, $s3, $s4), $d1, $s</w:t>
      </w:r>
      <w:r w:rsidR="00C67BAC">
        <w:t>5</w:t>
      </w:r>
      <w:r>
        <w:t>;</w:t>
      </w:r>
      <w:r>
        <w:br/>
        <w:t xml:space="preserve"> ldimage_v4_2d_f32_rwimg_u32 ($s1, $s2, $s3, $s4), $d1, ($s</w:t>
      </w:r>
      <w:r w:rsidR="00C67BAC">
        <w:t>5</w:t>
      </w:r>
      <w:r>
        <w:t>, $s</w:t>
      </w:r>
      <w:r w:rsidR="00C67BAC">
        <w:t>6</w:t>
      </w:r>
      <w:r>
        <w:t>);</w:t>
      </w:r>
      <w:r>
        <w:br/>
        <w:t xml:space="preserve"> ldimage_v4_3d_f32_rwimg_u32 ($s1, $s2, $s3, $s4), $d1, ($s</w:t>
      </w:r>
      <w:r w:rsidR="00C67BAC">
        <w:t>5</w:t>
      </w:r>
      <w:r>
        <w:t>, $s</w:t>
      </w:r>
      <w:r w:rsidR="00C67BAC">
        <w:t>6</w:t>
      </w:r>
      <w:r>
        <w:t>, $s</w:t>
      </w:r>
      <w:r w:rsidR="00C67BAC">
        <w:t>7</w:t>
      </w:r>
      <w:r>
        <w:t>);</w:t>
      </w:r>
      <w:r>
        <w:br/>
        <w:t xml:space="preserve"> ldimage_v4_1da_f32_rwimg_u32 ($s1, $s2, $s3, $s4), $d1, ($s</w:t>
      </w:r>
      <w:r w:rsidR="00C67BAC">
        <w:t>5</w:t>
      </w:r>
      <w:r>
        <w:t>, $s</w:t>
      </w:r>
      <w:r w:rsidR="00C67BAC">
        <w:t>6</w:t>
      </w:r>
      <w:r>
        <w:t>);</w:t>
      </w:r>
      <w:r>
        <w:br/>
        <w:t xml:space="preserve"> ldimage_v4_2da_f32_roimg_u32 ($s1, $s2, $s3, $s4), $d2, ($s</w:t>
      </w:r>
      <w:r w:rsidR="00C67BAC">
        <w:t>5</w:t>
      </w:r>
      <w:r>
        <w:t>, $s</w:t>
      </w:r>
      <w:r w:rsidR="00C67BAC">
        <w:t>6</w:t>
      </w:r>
      <w:r>
        <w:t>, $s</w:t>
      </w:r>
      <w:r w:rsidR="00C67BAC">
        <w:t>7</w:t>
      </w:r>
      <w:r>
        <w:t>);</w:t>
      </w:r>
      <w:r>
        <w:br/>
        <w:t xml:space="preserve"> ldimage_v4_1db_f32_roimg_u32 ($s1, $s2, $s3, $s4), $d2, $s</w:t>
      </w:r>
      <w:r w:rsidR="00C67BAC">
        <w:t>5</w:t>
      </w:r>
      <w:r>
        <w:t>;</w:t>
      </w:r>
      <w:r>
        <w:br/>
        <w:t xml:space="preserve"> ldimage_2ddepth_f32_rwimg_u32 $s1, $d1, ($s</w:t>
      </w:r>
      <w:r w:rsidR="00C67BAC">
        <w:t>5</w:t>
      </w:r>
      <w:r>
        <w:t>, $s</w:t>
      </w:r>
      <w:r w:rsidR="00C67BAC">
        <w:t>6</w:t>
      </w:r>
      <w:r>
        <w:t>);</w:t>
      </w:r>
      <w:r>
        <w:br/>
        <w:t xml:space="preserve"> ldimage_2dadepth_f32_rwimg_u32 $s1, $d1, ($s</w:t>
      </w:r>
      <w:r w:rsidR="00C67BAC">
        <w:t>5</w:t>
      </w:r>
      <w:r>
        <w:t>, $s</w:t>
      </w:r>
      <w:r w:rsidR="00C67BAC">
        <w:t>6</w:t>
      </w:r>
      <w:r>
        <w:t>, $s</w:t>
      </w:r>
      <w:r w:rsidR="00C67BAC">
        <w:t>7</w:t>
      </w:r>
      <w:r>
        <w:t>);</w:t>
      </w:r>
    </w:p>
    <w:p w14:paraId="2B98A18B" w14:textId="77777777" w:rsidR="008A5E4E" w:rsidRDefault="0065745B">
      <w:pPr>
        <w:pStyle w:val="h2"/>
      </w:pPr>
      <w:bookmarkStart w:id="727" w:name="_Toc396034317"/>
      <w:r>
        <w:t>7.4 Store Image (stimage) Operation</w:t>
      </w:r>
      <w:bookmarkEnd w:id="727"/>
    </w:p>
    <w:p w14:paraId="197A29D7" w14:textId="61BA1F1C" w:rsidR="008A5E4E" w:rsidRDefault="0065745B">
      <w:pPr>
        <w:pStyle w:val="p"/>
      </w:pPr>
      <w:r>
        <w:t>The store image (</w:t>
      </w:r>
      <w:r>
        <w:rPr>
          <w:rStyle w:val="code1"/>
        </w:rPr>
        <w:t>stimage</w:t>
      </w:r>
      <w:r>
        <w:t xml:space="preserve">) operation </w:t>
      </w:r>
      <w:r w:rsidR="00653DA7">
        <w:t xml:space="preserve">uses image coordinates to </w:t>
      </w:r>
      <w:r>
        <w:t xml:space="preserve">store to image memory. </w:t>
      </w:r>
    </w:p>
    <w:p w14:paraId="7EA3D67F" w14:textId="77777777" w:rsidR="008A5E4E" w:rsidRDefault="0065745B">
      <w:pPr>
        <w:pStyle w:val="h3"/>
      </w:pPr>
      <w:bookmarkStart w:id="728" w:name="_Toc396034318"/>
      <w:r>
        <w:t>7.4.1 Syntax</w:t>
      </w:r>
      <w:bookmarkEnd w:id="728"/>
    </w:p>
    <w:p w14:paraId="6E68CB95" w14:textId="77777777" w:rsidR="008A5E4E" w:rsidRDefault="0065745B">
      <w:pPr>
        <w:pStyle w:val="pTableTitle"/>
      </w:pPr>
      <w:bookmarkStart w:id="729" w:name="_ListOf138"/>
      <w:r>
        <w:t>Table 7–9 Syntax for Store Image Operation</w:t>
      </w:r>
    </w:p>
    <w:bookmarkEnd w:id="729"/>
    <w:p w14:paraId="4557004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44"/>
        <w:gridCol w:w="4476"/>
      </w:tblGrid>
      <w:tr w:rsidR="008A5E4E" w14:paraId="4B98DAA6"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35B3567A"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3C094B41" w14:textId="77777777" w:rsidR="008A5E4E" w:rsidRDefault="0065745B">
            <w:pPr>
              <w:pStyle w:val="thTableStyle-TablestyleSyntax-HeadD-Operands-Header1"/>
              <w:shd w:val="clear" w:color="auto" w:fill="D3D3D3"/>
            </w:pPr>
            <w:r>
              <w:rPr>
                <w:shd w:val="clear" w:color="auto" w:fill="D3D3D3"/>
              </w:rPr>
              <w:t>Operands</w:t>
            </w:r>
          </w:p>
        </w:tc>
      </w:tr>
      <w:tr w:rsidR="008A5E4E" w14:paraId="2201973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208EA92" w14:textId="77777777" w:rsidR="008A5E4E" w:rsidRDefault="0065745B">
            <w:pPr>
              <w:pStyle w:val="tdTableStyle-TablestyleSyntax-BodyE-Opcodes-Body1"/>
              <w:shd w:val="clear" w:color="auto" w:fill="DCDCDC"/>
            </w:pPr>
            <w:r>
              <w:rPr>
                <w:rStyle w:val="b"/>
                <w:b/>
                <w:bCs/>
                <w:shd w:val="clear" w:color="auto" w:fill="DCDCDC"/>
              </w:rPr>
              <w:t>stimage_v4_1d</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srcType_imageType_coordType</w:t>
            </w:r>
          </w:p>
        </w:tc>
        <w:tc>
          <w:tcPr>
            <w:tcW w:w="0" w:type="auto"/>
            <w:tcBorders>
              <w:bottom w:val="single" w:sz="6" w:space="0" w:color="000000"/>
            </w:tcBorders>
            <w:tcMar>
              <w:top w:w="45" w:type="dxa"/>
              <w:left w:w="45" w:type="dxa"/>
              <w:bottom w:w="45" w:type="dxa"/>
              <w:right w:w="45" w:type="dxa"/>
            </w:tcMar>
          </w:tcPr>
          <w:p w14:paraId="6B1BBBD4" w14:textId="77777777" w:rsidR="008A5E4E" w:rsidRDefault="0065745B">
            <w:pPr>
              <w:pStyle w:val="tdTableStyle-TablestyleSyntax-BodyD-Operands-Body1"/>
            </w:pPr>
            <w:r>
              <w:rPr>
                <w:rStyle w:val="b"/>
              </w:rPr>
              <w:t>(</w:t>
            </w:r>
            <w:r>
              <w:rPr>
                <w:rStyle w:val="em"/>
              </w:rPr>
              <w:t>srcR, srcG, srcB, srcA</w:t>
            </w:r>
            <w:r>
              <w:rPr>
                <w:rStyle w:val="b"/>
              </w:rPr>
              <w:t xml:space="preserve">), </w:t>
            </w:r>
            <w:r>
              <w:rPr>
                <w:rStyle w:val="em"/>
              </w:rPr>
              <w:t>image, coordWidth</w:t>
            </w:r>
          </w:p>
        </w:tc>
      </w:tr>
      <w:tr w:rsidR="008A5E4E" w14:paraId="02CC423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2132C11" w14:textId="77777777" w:rsidR="008A5E4E" w:rsidRDefault="0065745B">
            <w:pPr>
              <w:pStyle w:val="tdTableStyle-TablestyleSyntax-BodyE-Opcodes-Body1"/>
              <w:shd w:val="clear" w:color="auto" w:fill="DCDCDC"/>
            </w:pPr>
            <w:r>
              <w:rPr>
                <w:rStyle w:val="b"/>
                <w:b/>
                <w:bCs/>
                <w:shd w:val="clear" w:color="auto" w:fill="DCDCDC"/>
              </w:rPr>
              <w:t>stimage_v4_2d</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srcType_imageType_coordType</w:t>
            </w:r>
          </w:p>
        </w:tc>
        <w:tc>
          <w:tcPr>
            <w:tcW w:w="0" w:type="auto"/>
            <w:tcBorders>
              <w:bottom w:val="single" w:sz="6" w:space="0" w:color="000000"/>
            </w:tcBorders>
            <w:tcMar>
              <w:top w:w="45" w:type="dxa"/>
              <w:left w:w="45" w:type="dxa"/>
              <w:bottom w:w="45" w:type="dxa"/>
              <w:right w:w="45" w:type="dxa"/>
            </w:tcMar>
          </w:tcPr>
          <w:p w14:paraId="248E5128" w14:textId="77777777" w:rsidR="008A5E4E" w:rsidRDefault="0065745B">
            <w:pPr>
              <w:pStyle w:val="tdTableStyle-TablestyleSyntax-BodyD-Operands-Body1"/>
            </w:pPr>
            <w:r>
              <w:rPr>
                <w:rStyle w:val="b"/>
              </w:rPr>
              <w:t>(</w:t>
            </w:r>
            <w:r>
              <w:rPr>
                <w:rStyle w:val="em"/>
              </w:rPr>
              <w:t>srcR, srcG, srcB, srcA</w:t>
            </w:r>
            <w:r>
              <w:rPr>
                <w:rStyle w:val="b"/>
              </w:rPr>
              <w:t xml:space="preserve">), </w:t>
            </w:r>
            <w:r>
              <w:rPr>
                <w:rStyle w:val="em"/>
              </w:rPr>
              <w:t>image</w:t>
            </w:r>
            <w:r>
              <w:rPr>
                <w:rStyle w:val="b"/>
              </w:rPr>
              <w:t>, (</w:t>
            </w:r>
            <w:r>
              <w:rPr>
                <w:rStyle w:val="em"/>
              </w:rPr>
              <w:t>coordWidth, coordHeight</w:t>
            </w:r>
            <w:r>
              <w:rPr>
                <w:rStyle w:val="b"/>
              </w:rPr>
              <w:t>)</w:t>
            </w:r>
          </w:p>
        </w:tc>
      </w:tr>
      <w:tr w:rsidR="008A5E4E" w14:paraId="1124BCF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115649D" w14:textId="77777777" w:rsidR="008A5E4E" w:rsidRDefault="0065745B">
            <w:pPr>
              <w:pStyle w:val="tdTableStyle-TablestyleSyntax-BodyE-Opcodes-Body1"/>
              <w:shd w:val="clear" w:color="auto" w:fill="DCDCDC"/>
            </w:pPr>
            <w:r>
              <w:rPr>
                <w:rStyle w:val="b"/>
                <w:b/>
                <w:bCs/>
                <w:shd w:val="clear" w:color="auto" w:fill="DCDCDC"/>
              </w:rPr>
              <w:t>stimage_v4_3d</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srcType_imageType_coordType</w:t>
            </w:r>
          </w:p>
        </w:tc>
        <w:tc>
          <w:tcPr>
            <w:tcW w:w="0" w:type="auto"/>
            <w:tcBorders>
              <w:bottom w:val="single" w:sz="6" w:space="0" w:color="000000"/>
            </w:tcBorders>
            <w:tcMar>
              <w:top w:w="45" w:type="dxa"/>
              <w:left w:w="45" w:type="dxa"/>
              <w:bottom w:w="45" w:type="dxa"/>
              <w:right w:w="45" w:type="dxa"/>
            </w:tcMar>
          </w:tcPr>
          <w:p w14:paraId="5CC1C80F" w14:textId="77777777" w:rsidR="008A5E4E" w:rsidRDefault="0065745B">
            <w:pPr>
              <w:pStyle w:val="tdTableStyle-TablestyleSyntax-BodyD-Operands-Body1"/>
            </w:pPr>
            <w:r>
              <w:rPr>
                <w:rStyle w:val="b"/>
              </w:rPr>
              <w:t>(</w:t>
            </w:r>
            <w:r>
              <w:rPr>
                <w:rStyle w:val="em"/>
              </w:rPr>
              <w:t>srcR, srcG, srcB, srcA</w:t>
            </w:r>
            <w:r>
              <w:rPr>
                <w:rStyle w:val="b"/>
              </w:rPr>
              <w:t xml:space="preserve">), </w:t>
            </w:r>
            <w:r>
              <w:rPr>
                <w:rStyle w:val="em"/>
              </w:rPr>
              <w:t>image</w:t>
            </w:r>
            <w:r>
              <w:rPr>
                <w:rStyle w:val="b"/>
              </w:rPr>
              <w:t>, (</w:t>
            </w:r>
            <w:r>
              <w:rPr>
                <w:rStyle w:val="em"/>
              </w:rPr>
              <w:t>coordWidth, coordHeight, coordDepth</w:t>
            </w:r>
            <w:r>
              <w:rPr>
                <w:rStyle w:val="b"/>
              </w:rPr>
              <w:t>)</w:t>
            </w:r>
          </w:p>
        </w:tc>
      </w:tr>
      <w:tr w:rsidR="008A5E4E" w14:paraId="6B9AA64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9714D0E" w14:textId="77777777" w:rsidR="008A5E4E" w:rsidRDefault="0065745B">
            <w:pPr>
              <w:pStyle w:val="tdTableStyle-TablestyleSyntax-BodyE-Opcodes-Body1"/>
              <w:shd w:val="clear" w:color="auto" w:fill="DCDCDC"/>
            </w:pPr>
            <w:r>
              <w:rPr>
                <w:rStyle w:val="b"/>
                <w:b/>
                <w:bCs/>
                <w:shd w:val="clear" w:color="auto" w:fill="DCDCDC"/>
              </w:rPr>
              <w:t>stimage_v4_1da</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srcType_imageType_coordType</w:t>
            </w:r>
          </w:p>
        </w:tc>
        <w:tc>
          <w:tcPr>
            <w:tcW w:w="0" w:type="auto"/>
            <w:tcBorders>
              <w:bottom w:val="single" w:sz="6" w:space="0" w:color="000000"/>
            </w:tcBorders>
            <w:tcMar>
              <w:top w:w="45" w:type="dxa"/>
              <w:left w:w="45" w:type="dxa"/>
              <w:bottom w:w="45" w:type="dxa"/>
              <w:right w:w="45" w:type="dxa"/>
            </w:tcMar>
          </w:tcPr>
          <w:p w14:paraId="1AA5F452" w14:textId="77777777" w:rsidR="008A5E4E" w:rsidRDefault="0065745B">
            <w:pPr>
              <w:pStyle w:val="tdTableStyle-TablestyleSyntax-BodyD-Operands-Body1"/>
            </w:pPr>
            <w:r>
              <w:rPr>
                <w:rStyle w:val="b"/>
              </w:rPr>
              <w:t>(</w:t>
            </w:r>
            <w:r>
              <w:rPr>
                <w:rStyle w:val="em"/>
              </w:rPr>
              <w:t>srcR, srcG, srcB, srcA</w:t>
            </w:r>
            <w:r>
              <w:rPr>
                <w:rStyle w:val="b"/>
              </w:rPr>
              <w:t xml:space="preserve">), </w:t>
            </w:r>
            <w:r>
              <w:rPr>
                <w:rStyle w:val="em"/>
              </w:rPr>
              <w:t>image</w:t>
            </w:r>
            <w:r>
              <w:rPr>
                <w:rStyle w:val="b"/>
              </w:rPr>
              <w:t>, (</w:t>
            </w:r>
            <w:r>
              <w:rPr>
                <w:rStyle w:val="em"/>
              </w:rPr>
              <w:t>coordWidth, coordArrayIndex</w:t>
            </w:r>
            <w:r>
              <w:rPr>
                <w:rStyle w:val="b"/>
              </w:rPr>
              <w:t>)</w:t>
            </w:r>
          </w:p>
        </w:tc>
      </w:tr>
      <w:tr w:rsidR="008A5E4E" w14:paraId="36375F6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6EA16B6" w14:textId="77777777" w:rsidR="008A5E4E" w:rsidRDefault="0065745B">
            <w:pPr>
              <w:pStyle w:val="tdTableStyle-TablestyleSyntax-BodyE-Opcodes-Body1"/>
              <w:shd w:val="clear" w:color="auto" w:fill="DCDCDC"/>
            </w:pPr>
            <w:r>
              <w:rPr>
                <w:rStyle w:val="b"/>
                <w:b/>
                <w:bCs/>
                <w:shd w:val="clear" w:color="auto" w:fill="DCDCDC"/>
              </w:rPr>
              <w:t>stimage_v4_2da</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srcType_imageType_coordType</w:t>
            </w:r>
          </w:p>
        </w:tc>
        <w:tc>
          <w:tcPr>
            <w:tcW w:w="0" w:type="auto"/>
            <w:tcBorders>
              <w:bottom w:val="single" w:sz="6" w:space="0" w:color="000000"/>
            </w:tcBorders>
            <w:tcMar>
              <w:top w:w="45" w:type="dxa"/>
              <w:left w:w="45" w:type="dxa"/>
              <w:bottom w:w="45" w:type="dxa"/>
              <w:right w:w="45" w:type="dxa"/>
            </w:tcMar>
          </w:tcPr>
          <w:p w14:paraId="7D761603" w14:textId="77777777" w:rsidR="008A5E4E" w:rsidRDefault="0065745B">
            <w:pPr>
              <w:pStyle w:val="tdTableStyle-TablestyleSyntax-BodyD-Operands-Body1"/>
            </w:pPr>
            <w:r>
              <w:rPr>
                <w:rStyle w:val="b"/>
              </w:rPr>
              <w:t>(</w:t>
            </w:r>
            <w:r>
              <w:rPr>
                <w:rStyle w:val="em"/>
              </w:rPr>
              <w:t>srcR, srcG, srcB, srcA</w:t>
            </w:r>
            <w:r>
              <w:rPr>
                <w:rStyle w:val="b"/>
              </w:rPr>
              <w:t xml:space="preserve">), </w:t>
            </w:r>
            <w:r>
              <w:rPr>
                <w:rStyle w:val="em"/>
              </w:rPr>
              <w:t>image</w:t>
            </w:r>
            <w:r>
              <w:rPr>
                <w:rStyle w:val="b"/>
              </w:rPr>
              <w:t>, (</w:t>
            </w:r>
            <w:r>
              <w:rPr>
                <w:rStyle w:val="em"/>
              </w:rPr>
              <w:t>coordWidth, coordHeight, coordArrayIndex</w:t>
            </w:r>
            <w:r>
              <w:rPr>
                <w:rStyle w:val="b"/>
              </w:rPr>
              <w:t>)</w:t>
            </w:r>
          </w:p>
        </w:tc>
      </w:tr>
      <w:tr w:rsidR="008A5E4E" w14:paraId="0657299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5531AD5" w14:textId="77777777" w:rsidR="008A5E4E" w:rsidRDefault="0065745B">
            <w:pPr>
              <w:pStyle w:val="tdTableStyle-TablestyleSyntax-BodyE-Opcodes-Body1"/>
              <w:shd w:val="clear" w:color="auto" w:fill="DCDCDC"/>
            </w:pPr>
            <w:r>
              <w:rPr>
                <w:rStyle w:val="b"/>
                <w:b/>
                <w:bCs/>
                <w:shd w:val="clear" w:color="auto" w:fill="DCDCDC"/>
              </w:rPr>
              <w:t>stimage_v4_1db</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srcType_imageType_coordType</w:t>
            </w:r>
          </w:p>
        </w:tc>
        <w:tc>
          <w:tcPr>
            <w:tcW w:w="0" w:type="auto"/>
            <w:tcBorders>
              <w:bottom w:val="single" w:sz="6" w:space="0" w:color="000000"/>
            </w:tcBorders>
            <w:tcMar>
              <w:top w:w="45" w:type="dxa"/>
              <w:left w:w="45" w:type="dxa"/>
              <w:bottom w:w="45" w:type="dxa"/>
              <w:right w:w="45" w:type="dxa"/>
            </w:tcMar>
          </w:tcPr>
          <w:p w14:paraId="603903E4" w14:textId="77777777" w:rsidR="008A5E4E" w:rsidRDefault="0065745B">
            <w:pPr>
              <w:pStyle w:val="tdTableStyle-TablestyleSyntax-BodyD-Operands-Body1"/>
            </w:pPr>
            <w:r>
              <w:rPr>
                <w:rStyle w:val="b"/>
              </w:rPr>
              <w:t>(</w:t>
            </w:r>
            <w:r>
              <w:rPr>
                <w:rStyle w:val="em"/>
              </w:rPr>
              <w:t>srcR, srcG, srcB, srcA</w:t>
            </w:r>
            <w:r>
              <w:rPr>
                <w:rStyle w:val="b"/>
              </w:rPr>
              <w:t xml:space="preserve">), </w:t>
            </w:r>
            <w:r>
              <w:rPr>
                <w:rStyle w:val="em"/>
              </w:rPr>
              <w:t>image, coordArrayIndex</w:t>
            </w:r>
          </w:p>
        </w:tc>
      </w:tr>
      <w:tr w:rsidR="008A5E4E" w14:paraId="3AE1A3A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8E3E8BD" w14:textId="77777777" w:rsidR="008A5E4E" w:rsidRDefault="0065745B">
            <w:pPr>
              <w:pStyle w:val="tdTableStyle-TablestyleSyntax-BodyE-Opcodes-Body1"/>
              <w:shd w:val="clear" w:color="auto" w:fill="DCDCDC"/>
            </w:pPr>
            <w:r>
              <w:rPr>
                <w:rStyle w:val="b"/>
                <w:b/>
                <w:bCs/>
                <w:shd w:val="clear" w:color="auto" w:fill="DCDCDC"/>
              </w:rPr>
              <w:t>stimage_2ddepth</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srcType_imageType_coordType</w:t>
            </w:r>
          </w:p>
        </w:tc>
        <w:tc>
          <w:tcPr>
            <w:tcW w:w="0" w:type="auto"/>
            <w:tcBorders>
              <w:bottom w:val="single" w:sz="6" w:space="0" w:color="000000"/>
            </w:tcBorders>
            <w:tcMar>
              <w:top w:w="45" w:type="dxa"/>
              <w:left w:w="45" w:type="dxa"/>
              <w:bottom w:w="45" w:type="dxa"/>
              <w:right w:w="45" w:type="dxa"/>
            </w:tcMar>
          </w:tcPr>
          <w:p w14:paraId="3A6474CD" w14:textId="77777777" w:rsidR="008A5E4E" w:rsidRDefault="0065745B">
            <w:pPr>
              <w:pStyle w:val="tdTableStyle-TablestyleSyntax-BodyD-Operands-Body1"/>
            </w:pPr>
            <w:r>
              <w:rPr>
                <w:rStyle w:val="em"/>
              </w:rPr>
              <w:t>srcR</w:t>
            </w:r>
            <w:r>
              <w:rPr>
                <w:rStyle w:val="b"/>
              </w:rPr>
              <w:t xml:space="preserve">, </w:t>
            </w:r>
            <w:r>
              <w:rPr>
                <w:rStyle w:val="em"/>
              </w:rPr>
              <w:t>image</w:t>
            </w:r>
            <w:r>
              <w:rPr>
                <w:rStyle w:val="b"/>
              </w:rPr>
              <w:t>, (</w:t>
            </w:r>
            <w:r>
              <w:rPr>
                <w:rStyle w:val="em"/>
              </w:rPr>
              <w:t>coordWidth, coordHeight</w:t>
            </w:r>
            <w:r>
              <w:rPr>
                <w:rStyle w:val="b"/>
              </w:rPr>
              <w:t>)</w:t>
            </w:r>
          </w:p>
        </w:tc>
      </w:tr>
      <w:tr w:rsidR="008A5E4E" w14:paraId="21BA48AD"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D502CEF" w14:textId="77777777" w:rsidR="008A5E4E" w:rsidRDefault="0065745B">
            <w:pPr>
              <w:pStyle w:val="tdTableStyle-TablestyleSyntax-BodyB-Opcodes-Body1"/>
              <w:shd w:val="clear" w:color="auto" w:fill="DCDCDC"/>
            </w:pPr>
            <w:r>
              <w:rPr>
                <w:rStyle w:val="b"/>
                <w:b/>
                <w:bCs/>
                <w:shd w:val="clear" w:color="auto" w:fill="DCDCDC"/>
              </w:rPr>
              <w:t>stimage_2dadepth</w:t>
            </w:r>
            <w:r>
              <w:rPr>
                <w:rStyle w:val="code"/>
                <w:shd w:val="clear" w:color="auto" w:fill="DCDCDC"/>
              </w:rPr>
              <w:t>_equiv(</w:t>
            </w:r>
            <w:r>
              <w:rPr>
                <w:rStyle w:val="em"/>
                <w:shd w:val="clear" w:color="auto" w:fill="DCDCDC"/>
              </w:rPr>
              <w:t>n</w:t>
            </w:r>
            <w:r>
              <w:rPr>
                <w:rStyle w:val="code"/>
                <w:shd w:val="clear" w:color="auto" w:fill="DCDCDC"/>
              </w:rPr>
              <w:t>)</w:t>
            </w:r>
            <w:r>
              <w:rPr>
                <w:rStyle w:val="b"/>
                <w:b/>
                <w:bCs/>
                <w:shd w:val="clear" w:color="auto" w:fill="DCDCDC"/>
              </w:rPr>
              <w:t>_</w:t>
            </w:r>
            <w:r>
              <w:rPr>
                <w:rStyle w:val="em"/>
                <w:shd w:val="clear" w:color="auto" w:fill="DCDCDC"/>
              </w:rPr>
              <w:t>srcType_imageType_coordType</w:t>
            </w:r>
          </w:p>
        </w:tc>
        <w:tc>
          <w:tcPr>
            <w:tcW w:w="0" w:type="auto"/>
            <w:tcMar>
              <w:top w:w="45" w:type="dxa"/>
              <w:left w:w="45" w:type="dxa"/>
              <w:bottom w:w="45" w:type="dxa"/>
              <w:right w:w="45" w:type="dxa"/>
            </w:tcMar>
          </w:tcPr>
          <w:p w14:paraId="07D8C2EA" w14:textId="77777777" w:rsidR="008A5E4E" w:rsidRDefault="0065745B">
            <w:pPr>
              <w:pStyle w:val="tdTableStyle-TablestyleSyntax-BodyA-Operands-Body1"/>
            </w:pPr>
            <w:r>
              <w:rPr>
                <w:rStyle w:val="em"/>
              </w:rPr>
              <w:t>srcR</w:t>
            </w:r>
            <w:r>
              <w:rPr>
                <w:rStyle w:val="b"/>
              </w:rPr>
              <w:t xml:space="preserve">, </w:t>
            </w:r>
            <w:r>
              <w:rPr>
                <w:rStyle w:val="em"/>
              </w:rPr>
              <w:t>image</w:t>
            </w:r>
            <w:r>
              <w:rPr>
                <w:rStyle w:val="b"/>
              </w:rPr>
              <w:t>, (</w:t>
            </w:r>
            <w:r>
              <w:rPr>
                <w:rStyle w:val="em"/>
              </w:rPr>
              <w:t>coordWidth, coordHeight, coordArrayIndex</w:t>
            </w:r>
            <w:r>
              <w:rPr>
                <w:rStyle w:val="b"/>
              </w:rPr>
              <w:t>)</w:t>
            </w:r>
          </w:p>
        </w:tc>
      </w:tr>
    </w:tbl>
    <w:p w14:paraId="0282DB22" w14:textId="77777777" w:rsidR="008A5E4E" w:rsidRDefault="008A5E4E">
      <w:pPr>
        <w:spacing w:after="240"/>
      </w:pPr>
    </w:p>
    <w:p w14:paraId="711D695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4B77B731"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05FEF9B"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1FF15DB0" w14:textId="77777777">
        <w:trPr>
          <w:tblCellSpacing w:w="0" w:type="dxa"/>
        </w:trPr>
        <w:tc>
          <w:tcPr>
            <w:tcW w:w="0" w:type="auto"/>
            <w:tcBorders>
              <w:bottom w:val="single" w:sz="6" w:space="0" w:color="000000"/>
            </w:tcBorders>
            <w:tcMar>
              <w:top w:w="45" w:type="dxa"/>
              <w:left w:w="45" w:type="dxa"/>
              <w:bottom w:w="45" w:type="dxa"/>
              <w:right w:w="45" w:type="dxa"/>
            </w:tcMar>
          </w:tcPr>
          <w:p w14:paraId="4ABBC13F" w14:textId="77777777" w:rsidR="008A5E4E" w:rsidRDefault="0065745B">
            <w:pPr>
              <w:pStyle w:val="tdTableStyle-TablestyleNonAltRows-BodyD-Column-Body1"/>
            </w:pPr>
            <w:r>
              <w:rPr>
                <w:rStyle w:val="code"/>
              </w:rPr>
              <w:t>v4</w:t>
            </w:r>
            <w:r>
              <w:t>: If present, specifies the operation takes 4 components, otherwise only 1 component is taken.</w:t>
            </w:r>
          </w:p>
        </w:tc>
      </w:tr>
      <w:tr w:rsidR="008A5E4E" w14:paraId="70DDE290" w14:textId="77777777">
        <w:trPr>
          <w:tblCellSpacing w:w="0" w:type="dxa"/>
        </w:trPr>
        <w:tc>
          <w:tcPr>
            <w:tcW w:w="0" w:type="auto"/>
            <w:tcBorders>
              <w:bottom w:val="single" w:sz="6" w:space="0" w:color="000000"/>
            </w:tcBorders>
            <w:tcMar>
              <w:top w:w="45" w:type="dxa"/>
              <w:left w:w="45" w:type="dxa"/>
              <w:bottom w:w="45" w:type="dxa"/>
              <w:right w:w="45" w:type="dxa"/>
            </w:tcMar>
          </w:tcPr>
          <w:p w14:paraId="09A3ED93" w14:textId="77777777" w:rsidR="008A5E4E" w:rsidRDefault="0065745B">
            <w:pPr>
              <w:pStyle w:val="tdTableStyle-TablestyleNonAltRows-BodyD-Column-Body1"/>
            </w:pPr>
            <w:r>
              <w:rPr>
                <w:rStyle w:val="code"/>
              </w:rPr>
              <w:t>1d</w:t>
            </w:r>
            <w:r>
              <w:t xml:space="preserve">, </w:t>
            </w:r>
            <w:r>
              <w:rPr>
                <w:rStyle w:val="code"/>
              </w:rPr>
              <w:t>2d</w:t>
            </w:r>
            <w:r>
              <w:t xml:space="preserve">, </w:t>
            </w:r>
            <w:r>
              <w:rPr>
                <w:rStyle w:val="code"/>
              </w:rPr>
              <w:t>3d</w:t>
            </w:r>
            <w:r>
              <w:t xml:space="preserve">, </w:t>
            </w:r>
            <w:r>
              <w:rPr>
                <w:rStyle w:val="code"/>
              </w:rPr>
              <w:t>1da</w:t>
            </w:r>
            <w:r>
              <w:t xml:space="preserve">, </w:t>
            </w:r>
            <w:r>
              <w:rPr>
                <w:rStyle w:val="code"/>
              </w:rPr>
              <w:t>2da</w:t>
            </w:r>
            <w:r>
              <w:t xml:space="preserve">, </w:t>
            </w:r>
            <w:r>
              <w:rPr>
                <w:rStyle w:val="code"/>
              </w:rPr>
              <w:t>1db</w:t>
            </w:r>
            <w:r>
              <w:t xml:space="preserve">, </w:t>
            </w:r>
            <w:r>
              <w:rPr>
                <w:rStyle w:val="code"/>
              </w:rPr>
              <w:t>2ddepth</w:t>
            </w:r>
            <w:r>
              <w:t xml:space="preserve">, </w:t>
            </w:r>
            <w:r>
              <w:rPr>
                <w:rStyle w:val="code"/>
              </w:rPr>
              <w:t>2dadepth</w:t>
            </w:r>
            <w:r>
              <w:t xml:space="preserve">: Image geometry. Specifies the number and meaning of coordinates required to access an image element. Can be </w:t>
            </w:r>
            <w:r>
              <w:rPr>
                <w:rStyle w:val="code"/>
              </w:rPr>
              <w:t>1d</w:t>
            </w:r>
            <w:r>
              <w:t xml:space="preserve"> or </w:t>
            </w:r>
            <w:r>
              <w:rPr>
                <w:rStyle w:val="code"/>
              </w:rPr>
              <w:t>1db</w:t>
            </w:r>
            <w:r>
              <w:t xml:space="preserve"> (width); </w:t>
            </w:r>
            <w:r>
              <w:rPr>
                <w:rStyle w:val="code"/>
              </w:rPr>
              <w:t>2d</w:t>
            </w:r>
            <w:r>
              <w:t xml:space="preserve"> or </w:t>
            </w:r>
            <w:r>
              <w:rPr>
                <w:rStyle w:val="code"/>
              </w:rPr>
              <w:t>2ddepth</w:t>
            </w:r>
            <w:r>
              <w:t xml:space="preserve"> (width and height); </w:t>
            </w:r>
            <w:r>
              <w:rPr>
                <w:rStyle w:val="code"/>
              </w:rPr>
              <w:t>3d</w:t>
            </w:r>
            <w:r>
              <w:t xml:space="preserve"> (width, height, and depth); </w:t>
            </w:r>
            <w:r>
              <w:rPr>
                <w:rStyle w:val="code"/>
              </w:rPr>
              <w:t>1da</w:t>
            </w:r>
            <w:r>
              <w:t xml:space="preserve"> (width and array index); or </w:t>
            </w:r>
            <w:r>
              <w:rPr>
                <w:rStyle w:val="code"/>
              </w:rPr>
              <w:t>2da</w:t>
            </w:r>
            <w:r>
              <w:t xml:space="preserve"> or </w:t>
            </w:r>
            <w:r>
              <w:rPr>
                <w:rStyle w:val="code"/>
              </w:rPr>
              <w:t>2dadepth</w:t>
            </w:r>
            <w:r>
              <w:t xml:space="preserve"> (width, height and array index). See </w:t>
            </w:r>
            <w:r>
              <w:rPr>
                <w:rStyle w:val="xref"/>
              </w:rPr>
              <w:t>7.1.3. Image Geometry (</w:t>
            </w:r>
            <w:r w:rsidR="009A76EE" w:rsidRPr="008A5E4E">
              <w:fldChar w:fldCharType="begin"/>
            </w:r>
            <w:r w:rsidR="008A5E4E">
              <w:instrText xml:space="preserve"> PAGEREF _Ref1671998110 \p \h  \* MERGEFORMAT </w:instrText>
            </w:r>
            <w:r w:rsidR="009A76EE" w:rsidRPr="008A5E4E">
              <w:fldChar w:fldCharType="separate"/>
            </w:r>
            <w:r w:rsidR="00533AF0" w:rsidRPr="00533AF0">
              <w:rPr>
                <w:rStyle w:val="xref"/>
                <w:noProof/>
              </w:rPr>
              <w:t>on</w:t>
            </w:r>
            <w:r w:rsidR="00533AF0">
              <w:rPr>
                <w:noProof/>
              </w:rPr>
              <w:t xml:space="preserve"> page 193</w:t>
            </w:r>
            <w:r w:rsidR="009A76EE" w:rsidRPr="008A5E4E">
              <w:rPr>
                <w:rStyle w:val="xref"/>
              </w:rPr>
              <w:fldChar w:fldCharType="end"/>
            </w:r>
            <w:r>
              <w:rPr>
                <w:rStyle w:val="xref"/>
              </w:rPr>
              <w:t>)</w:t>
            </w:r>
            <w:r>
              <w:t xml:space="preserve">. </w:t>
            </w:r>
          </w:p>
        </w:tc>
      </w:tr>
      <w:tr w:rsidR="008A5E4E" w14:paraId="21351842" w14:textId="77777777">
        <w:trPr>
          <w:tblCellSpacing w:w="0" w:type="dxa"/>
        </w:trPr>
        <w:tc>
          <w:tcPr>
            <w:tcW w:w="0" w:type="auto"/>
            <w:tcBorders>
              <w:bottom w:val="single" w:sz="6" w:space="0" w:color="000000"/>
            </w:tcBorders>
            <w:tcMar>
              <w:top w:w="45" w:type="dxa"/>
              <w:left w:w="45" w:type="dxa"/>
              <w:bottom w:w="45" w:type="dxa"/>
              <w:right w:w="45" w:type="dxa"/>
            </w:tcMar>
          </w:tcPr>
          <w:p w14:paraId="0B499711" w14:textId="3C486231" w:rsidR="008A5E4E" w:rsidRDefault="0065745B">
            <w:pPr>
              <w:pStyle w:val="tdTableStyle-TablestyleNonAltRows-BodyD-Column-Body1"/>
            </w:pPr>
            <w:r>
              <w:rPr>
                <w:rStyle w:val="code"/>
              </w:rPr>
              <w:t>equiv(</w:t>
            </w:r>
            <w:r>
              <w:rPr>
                <w:rStyle w:val="em"/>
              </w:rPr>
              <w:t>n</w:t>
            </w:r>
            <w:r>
              <w:rPr>
                <w:rStyle w:val="code"/>
              </w:rPr>
              <w:t>)</w:t>
            </w:r>
            <w:r>
              <w:t xml:space="preserve">: Optional: </w:t>
            </w:r>
            <w:r>
              <w:rPr>
                <w:rStyle w:val="em"/>
              </w:rPr>
              <w:t>n</w:t>
            </w:r>
            <w:r>
              <w:t xml:space="preserve"> is an equivalence class. Used to specify the equivalence class of the image data memory locations being accessed. If omitted, class 0 is used </w:t>
            </w:r>
            <w:r w:rsidR="007373F4">
              <w:t>which indicates that any memory location may be aliased</w:t>
            </w:r>
            <w:r>
              <w:t xml:space="preserve">. See </w:t>
            </w:r>
            <w:r>
              <w:rPr>
                <w:rStyle w:val="xref"/>
              </w:rPr>
              <w:t>6.1.4. Equivalence Classes (</w:t>
            </w:r>
            <w:r w:rsidR="009A76EE" w:rsidRPr="008A5E4E">
              <w:fldChar w:fldCharType="begin"/>
            </w:r>
            <w:r w:rsidR="008A5E4E">
              <w:instrText xml:space="preserve"> PAGEREF _Ref193062026 \p \h  \* MERGEFORMAT </w:instrText>
            </w:r>
            <w:r w:rsidR="009A76EE" w:rsidRPr="008A5E4E">
              <w:fldChar w:fldCharType="separate"/>
            </w:r>
            <w:r w:rsidR="00533AF0" w:rsidRPr="00533AF0">
              <w:rPr>
                <w:rStyle w:val="xref"/>
                <w:noProof/>
              </w:rPr>
              <w:t>on</w:t>
            </w:r>
            <w:r w:rsidR="00533AF0">
              <w:rPr>
                <w:noProof/>
              </w:rPr>
              <w:t xml:space="preserve"> page 158</w:t>
            </w:r>
            <w:r w:rsidR="009A76EE" w:rsidRPr="008A5E4E">
              <w:rPr>
                <w:rStyle w:val="xref"/>
              </w:rPr>
              <w:fldChar w:fldCharType="end"/>
            </w:r>
            <w:r>
              <w:rPr>
                <w:rStyle w:val="xref"/>
              </w:rPr>
              <w:t>)</w:t>
            </w:r>
            <w:r>
              <w:t>.</w:t>
            </w:r>
          </w:p>
        </w:tc>
      </w:tr>
      <w:tr w:rsidR="008A5E4E" w14:paraId="79FF887E" w14:textId="77777777">
        <w:trPr>
          <w:tblCellSpacing w:w="0" w:type="dxa"/>
        </w:trPr>
        <w:tc>
          <w:tcPr>
            <w:tcW w:w="0" w:type="auto"/>
            <w:tcBorders>
              <w:bottom w:val="single" w:sz="6" w:space="0" w:color="000000"/>
            </w:tcBorders>
            <w:tcMar>
              <w:top w:w="45" w:type="dxa"/>
              <w:left w:w="45" w:type="dxa"/>
              <w:bottom w:w="45" w:type="dxa"/>
              <w:right w:w="45" w:type="dxa"/>
            </w:tcMar>
          </w:tcPr>
          <w:p w14:paraId="0CF04E7B" w14:textId="77777777" w:rsidR="008A5E4E" w:rsidRDefault="0065745B">
            <w:pPr>
              <w:pStyle w:val="tdTableStyle-TablestyleNonAltRows-BodyD-Column-Body1"/>
            </w:pPr>
            <w:r>
              <w:rPr>
                <w:rStyle w:val="em"/>
              </w:rPr>
              <w:t>srcType</w:t>
            </w:r>
            <w:r>
              <w:t xml:space="preserve">: Source type: </w:t>
            </w:r>
            <w:r>
              <w:rPr>
                <w:rStyle w:val="code"/>
              </w:rPr>
              <w:t>u32</w:t>
            </w:r>
            <w:r>
              <w:t xml:space="preserve">, </w:t>
            </w:r>
            <w:r>
              <w:rPr>
                <w:rStyle w:val="code"/>
              </w:rPr>
              <w:t>s32</w:t>
            </w:r>
            <w:r>
              <w:t xml:space="preserve">, or </w:t>
            </w:r>
            <w:r>
              <w:rPr>
                <w:rStyle w:val="code"/>
              </w:rPr>
              <w:t>f32</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w:t>
            </w:r>
          </w:p>
        </w:tc>
      </w:tr>
      <w:tr w:rsidR="008A5E4E" w14:paraId="16AD563C" w14:textId="77777777">
        <w:trPr>
          <w:tblCellSpacing w:w="0" w:type="dxa"/>
        </w:trPr>
        <w:tc>
          <w:tcPr>
            <w:tcW w:w="0" w:type="auto"/>
            <w:tcBorders>
              <w:bottom w:val="single" w:sz="6" w:space="0" w:color="000000"/>
            </w:tcBorders>
            <w:tcMar>
              <w:top w:w="45" w:type="dxa"/>
              <w:left w:w="45" w:type="dxa"/>
              <w:bottom w:w="45" w:type="dxa"/>
              <w:right w:w="45" w:type="dxa"/>
            </w:tcMar>
          </w:tcPr>
          <w:p w14:paraId="5B24325F" w14:textId="77777777" w:rsidR="008A5E4E" w:rsidRDefault="0065745B">
            <w:pPr>
              <w:pStyle w:val="tdTableStyle-TablestyleNonAltRows-BodyD-Column-Body1"/>
            </w:pPr>
            <w:r>
              <w:rPr>
                <w:rStyle w:val="em"/>
              </w:rPr>
              <w:t>imageType</w:t>
            </w:r>
            <w:r>
              <w:t xml:space="preserve">: Image object type: </w:t>
            </w:r>
            <w:r>
              <w:rPr>
                <w:rStyle w:val="code"/>
              </w:rPr>
              <w:t>woimg</w:t>
            </w:r>
            <w:r>
              <w:t xml:space="preserve">, </w:t>
            </w:r>
            <w:r>
              <w:rPr>
                <w:rStyle w:val="code"/>
              </w:rPr>
              <w:t>rwimg</w:t>
            </w:r>
            <w:r>
              <w:t xml:space="preserve">.See </w:t>
            </w:r>
            <w:r>
              <w:rPr>
                <w:rStyle w:val="xref"/>
              </w:rPr>
              <w:t>Table 4–4 (</w:t>
            </w:r>
            <w:r w:rsidR="009A76EE" w:rsidRPr="008A5E4E">
              <w:fldChar w:fldCharType="begin"/>
            </w:r>
            <w:r w:rsidR="008A5E4E">
              <w:instrText xml:space="preserve"> PAGEREF -247087953 \p \h  \* MERGEFORMAT </w:instrText>
            </w:r>
            <w:r w:rsidR="009A76EE" w:rsidRPr="008A5E4E">
              <w:fldChar w:fldCharType="separate"/>
            </w:r>
            <w:r w:rsidR="00533AF0" w:rsidRPr="00533AF0">
              <w:rPr>
                <w:rStyle w:val="xref"/>
                <w:noProof/>
              </w:rPr>
              <w:t>on</w:t>
            </w:r>
            <w:r w:rsidR="00533AF0">
              <w:rPr>
                <w:noProof/>
              </w:rPr>
              <w:t xml:space="preserve"> page 80</w:t>
            </w:r>
            <w:r w:rsidR="009A76EE" w:rsidRPr="008A5E4E">
              <w:rPr>
                <w:rStyle w:val="xref"/>
              </w:rPr>
              <w:fldChar w:fldCharType="end"/>
            </w:r>
            <w:r>
              <w:rPr>
                <w:rStyle w:val="xref"/>
              </w:rPr>
              <w:t>)</w:t>
            </w:r>
            <w:r>
              <w:t>.</w:t>
            </w:r>
          </w:p>
        </w:tc>
      </w:tr>
      <w:tr w:rsidR="008A5E4E" w14:paraId="19D54D9D" w14:textId="77777777">
        <w:trPr>
          <w:tblCellSpacing w:w="0" w:type="dxa"/>
        </w:trPr>
        <w:tc>
          <w:tcPr>
            <w:tcW w:w="0" w:type="auto"/>
            <w:tcMar>
              <w:top w:w="45" w:type="dxa"/>
              <w:left w:w="45" w:type="dxa"/>
              <w:bottom w:w="45" w:type="dxa"/>
              <w:right w:w="45" w:type="dxa"/>
            </w:tcMar>
          </w:tcPr>
          <w:p w14:paraId="12D1E89B" w14:textId="77777777" w:rsidR="008A5E4E" w:rsidRDefault="0065745B">
            <w:pPr>
              <w:pStyle w:val="tdTableStyle-TablestyleNonAltRows-BodyA-Column-Body1"/>
            </w:pPr>
            <w:r>
              <w:rPr>
                <w:rStyle w:val="em"/>
              </w:rPr>
              <w:t>coordType</w:t>
            </w:r>
            <w:r>
              <w:t xml:space="preserve">: Source coordinate element type: </w:t>
            </w:r>
            <w:r>
              <w:rPr>
                <w:rStyle w:val="code"/>
              </w:rPr>
              <w:t>u32</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w:t>
            </w:r>
          </w:p>
        </w:tc>
      </w:tr>
    </w:tbl>
    <w:p w14:paraId="270F4891" w14:textId="77777777" w:rsidR="008A5E4E" w:rsidRDefault="008A5E4E">
      <w:pPr>
        <w:spacing w:after="240"/>
      </w:pPr>
    </w:p>
    <w:p w14:paraId="105FB5E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31749E23"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2D2F101"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6E8C49FD" w14:textId="77777777">
        <w:trPr>
          <w:tblCellSpacing w:w="0" w:type="dxa"/>
        </w:trPr>
        <w:tc>
          <w:tcPr>
            <w:tcW w:w="0" w:type="auto"/>
            <w:tcBorders>
              <w:bottom w:val="single" w:sz="6" w:space="0" w:color="000000"/>
            </w:tcBorders>
            <w:tcMar>
              <w:top w:w="45" w:type="dxa"/>
              <w:left w:w="45" w:type="dxa"/>
              <w:bottom w:w="45" w:type="dxa"/>
              <w:right w:w="45" w:type="dxa"/>
            </w:tcMar>
          </w:tcPr>
          <w:p w14:paraId="61E37855" w14:textId="5D9BE6EC" w:rsidR="008A5E4E" w:rsidRDefault="0065745B" w:rsidP="00C7416B">
            <w:pPr>
              <w:pStyle w:val="tdTableStyle-TablestyleNonAltRows-BodyD-Column-Body1"/>
            </w:pPr>
            <w:r>
              <w:rPr>
                <w:rStyle w:val="em"/>
              </w:rPr>
              <w:t>srcR</w:t>
            </w:r>
            <w:r>
              <w:t xml:space="preserve">, </w:t>
            </w:r>
            <w:r>
              <w:rPr>
                <w:rStyle w:val="em"/>
              </w:rPr>
              <w:t>srcG</w:t>
            </w:r>
            <w:r>
              <w:t xml:space="preserve">, </w:t>
            </w:r>
            <w:r>
              <w:rPr>
                <w:rStyle w:val="em"/>
              </w:rPr>
              <w:t>srcB</w:t>
            </w:r>
            <w:r>
              <w:t xml:space="preserve">, </w:t>
            </w:r>
            <w:r>
              <w:rPr>
                <w:rStyle w:val="em"/>
              </w:rPr>
              <w:t>srcA</w:t>
            </w:r>
            <w:r>
              <w:t xml:space="preserve">: Source data. Must be an </w:t>
            </w:r>
            <w:r>
              <w:rPr>
                <w:rStyle w:val="code"/>
              </w:rPr>
              <w:t>s</w:t>
            </w:r>
            <w:r>
              <w:t xml:space="preserve"> register, </w:t>
            </w:r>
            <w:r w:rsidR="00C7416B">
              <w:t xml:space="preserve">or </w:t>
            </w:r>
            <w:r>
              <w:t xml:space="preserve">immediate value. </w:t>
            </w:r>
          </w:p>
        </w:tc>
      </w:tr>
      <w:tr w:rsidR="008A5E4E" w14:paraId="5FC9A3B1" w14:textId="77777777">
        <w:trPr>
          <w:tblCellSpacing w:w="0" w:type="dxa"/>
        </w:trPr>
        <w:tc>
          <w:tcPr>
            <w:tcW w:w="0" w:type="auto"/>
            <w:tcBorders>
              <w:bottom w:val="single" w:sz="6" w:space="0" w:color="000000"/>
            </w:tcBorders>
            <w:tcMar>
              <w:top w:w="45" w:type="dxa"/>
              <w:left w:w="45" w:type="dxa"/>
              <w:bottom w:w="45" w:type="dxa"/>
              <w:right w:w="45" w:type="dxa"/>
            </w:tcMar>
          </w:tcPr>
          <w:p w14:paraId="16FF6B72" w14:textId="77777777" w:rsidR="008A5E4E" w:rsidRDefault="0065745B">
            <w:pPr>
              <w:pStyle w:val="tdTableStyle-TablestyleNonAltRows-BodyD-Column-Body1"/>
            </w:pPr>
            <w:r>
              <w:rPr>
                <w:rStyle w:val="em"/>
              </w:rPr>
              <w:t>image</w:t>
            </w:r>
            <w:r>
              <w:t xml:space="preserve">: A source operand </w:t>
            </w:r>
            <w:r>
              <w:rPr>
                <w:rStyle w:val="code"/>
              </w:rPr>
              <w:t>d</w:t>
            </w:r>
            <w:r>
              <w:t xml:space="preserve"> register that contains a value of an image object of type </w:t>
            </w:r>
            <w:r>
              <w:rPr>
                <w:rStyle w:val="code"/>
              </w:rPr>
              <w:t>imageType</w:t>
            </w:r>
            <w:r>
              <w:t xml:space="preserve">. See </w:t>
            </w:r>
            <w:r>
              <w:rPr>
                <w:rStyle w:val="xref"/>
              </w:rPr>
              <w:t>7.1.7. Image Creation and Image Handles (</w:t>
            </w:r>
            <w:r w:rsidR="009A76EE" w:rsidRPr="008A5E4E">
              <w:fldChar w:fldCharType="begin"/>
            </w:r>
            <w:r w:rsidR="008A5E4E">
              <w:instrText xml:space="preserve"> PAGEREF _Ref-210015372 \p \h  \* MERGEFORMAT </w:instrText>
            </w:r>
            <w:r w:rsidR="009A76EE" w:rsidRPr="008A5E4E">
              <w:fldChar w:fldCharType="separate"/>
            </w:r>
            <w:r w:rsidR="00533AF0" w:rsidRPr="00533AF0">
              <w:rPr>
                <w:rStyle w:val="xref"/>
                <w:noProof/>
              </w:rPr>
              <w:t>on</w:t>
            </w:r>
            <w:r w:rsidR="00533AF0">
              <w:rPr>
                <w:noProof/>
              </w:rPr>
              <w:t xml:space="preserve"> page 208</w:t>
            </w:r>
            <w:r w:rsidR="009A76EE" w:rsidRPr="008A5E4E">
              <w:rPr>
                <w:rStyle w:val="xref"/>
              </w:rPr>
              <w:fldChar w:fldCharType="end"/>
            </w:r>
            <w:r>
              <w:rPr>
                <w:rStyle w:val="xref"/>
              </w:rPr>
              <w:t>)</w:t>
            </w:r>
            <w:r>
              <w:t xml:space="preserve"> and </w:t>
            </w:r>
            <w:r>
              <w:rPr>
                <w:rStyle w:val="xref"/>
              </w:rPr>
              <w:t>7.1.9. Using Image Operations (</w:t>
            </w:r>
            <w:r w:rsidR="009A76EE" w:rsidRPr="008A5E4E">
              <w:fldChar w:fldCharType="begin"/>
            </w:r>
            <w:r w:rsidR="008A5E4E">
              <w:instrText xml:space="preserve"> PAGEREF _Ref-1097585383 \p \h  \* MERGEFORMAT </w:instrText>
            </w:r>
            <w:r w:rsidR="009A76EE" w:rsidRPr="008A5E4E">
              <w:fldChar w:fldCharType="separate"/>
            </w:r>
            <w:r w:rsidR="00533AF0" w:rsidRPr="00533AF0">
              <w:rPr>
                <w:rStyle w:val="xref"/>
                <w:noProof/>
              </w:rPr>
              <w:t>on</w:t>
            </w:r>
            <w:r w:rsidR="00533AF0">
              <w:rPr>
                <w:noProof/>
              </w:rPr>
              <w:t xml:space="preserve"> page 213</w:t>
            </w:r>
            <w:r w:rsidR="009A76EE" w:rsidRPr="008A5E4E">
              <w:rPr>
                <w:rStyle w:val="xref"/>
              </w:rPr>
              <w:fldChar w:fldCharType="end"/>
            </w:r>
            <w:r>
              <w:rPr>
                <w:rStyle w:val="xref"/>
              </w:rPr>
              <w:t>)</w:t>
            </w:r>
            <w:r>
              <w:t>.</w:t>
            </w:r>
          </w:p>
        </w:tc>
      </w:tr>
      <w:tr w:rsidR="008A5E4E" w14:paraId="03D18904" w14:textId="77777777">
        <w:trPr>
          <w:tblCellSpacing w:w="0" w:type="dxa"/>
        </w:trPr>
        <w:tc>
          <w:tcPr>
            <w:tcW w:w="0" w:type="auto"/>
            <w:tcMar>
              <w:top w:w="45" w:type="dxa"/>
              <w:left w:w="45" w:type="dxa"/>
              <w:bottom w:w="45" w:type="dxa"/>
              <w:right w:w="45" w:type="dxa"/>
            </w:tcMar>
          </w:tcPr>
          <w:p w14:paraId="5599AEBE" w14:textId="79D19971" w:rsidR="008A5E4E" w:rsidRDefault="0065745B">
            <w:pPr>
              <w:pStyle w:val="tdTableStyle-TablestyleNonAltRows-BodyA-Column-Body1"/>
            </w:pPr>
            <w:r>
              <w:rPr>
                <w:rStyle w:val="em"/>
              </w:rPr>
              <w:t>coordWidth</w:t>
            </w:r>
            <w:r>
              <w:t xml:space="preserve">, </w:t>
            </w:r>
            <w:r>
              <w:rPr>
                <w:rStyle w:val="em"/>
              </w:rPr>
              <w:t>coordHeight</w:t>
            </w:r>
            <w:r>
              <w:t xml:space="preserve">, </w:t>
            </w:r>
            <w:r>
              <w:rPr>
                <w:rStyle w:val="em"/>
              </w:rPr>
              <w:t>coordDepth</w:t>
            </w:r>
            <w:r>
              <w:t xml:space="preserve">, </w:t>
            </w:r>
            <w:r>
              <w:rPr>
                <w:rStyle w:val="em"/>
              </w:rPr>
              <w:t>coordArrayIndex</w:t>
            </w:r>
            <w:r>
              <w:t xml:space="preserve">: A source </w:t>
            </w:r>
            <w:r>
              <w:rPr>
                <w:rStyle w:val="code"/>
              </w:rPr>
              <w:t>s</w:t>
            </w:r>
            <w:r>
              <w:t xml:space="preserve"> register, </w:t>
            </w:r>
            <w:r w:rsidR="00C7416B">
              <w:t xml:space="preserve">or </w:t>
            </w:r>
            <w:r>
              <w:t xml:space="preserve">immediate value of type </w:t>
            </w:r>
            <w:r>
              <w:rPr>
                <w:rStyle w:val="em"/>
              </w:rPr>
              <w:t>coordType</w:t>
            </w:r>
            <w:r>
              <w:t xml:space="preserve"> that specifies the coordinates being read. </w:t>
            </w:r>
          </w:p>
        </w:tc>
      </w:tr>
    </w:tbl>
    <w:p w14:paraId="188217B3" w14:textId="77777777" w:rsidR="008A5E4E" w:rsidRDefault="008A5E4E">
      <w:pPr>
        <w:spacing w:after="240"/>
      </w:pPr>
    </w:p>
    <w:p w14:paraId="51D3FF2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6998"/>
      </w:tblGrid>
      <w:tr w:rsidR="008A5E4E" w14:paraId="5BD7A4DC"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CF13052"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77777622" w14:textId="77777777">
        <w:trPr>
          <w:tblCellSpacing w:w="0" w:type="dxa"/>
        </w:trPr>
        <w:tc>
          <w:tcPr>
            <w:tcW w:w="0" w:type="auto"/>
            <w:tcMar>
              <w:top w:w="45" w:type="dxa"/>
              <w:left w:w="45" w:type="dxa"/>
              <w:bottom w:w="45" w:type="dxa"/>
              <w:right w:w="45" w:type="dxa"/>
            </w:tcMar>
          </w:tcPr>
          <w:p w14:paraId="7ADC7B69" w14:textId="77777777" w:rsidR="008A5E4E" w:rsidRDefault="0065745B">
            <w:pPr>
              <w:pStyle w:val="tdTableStyle-TablestyleNonAltRows-BodyA-Column-Body1"/>
            </w:pPr>
            <w:r>
              <w:t>Invalid address exceptions are allowed. May generate a memory exception if image data is unaligned.</w:t>
            </w:r>
          </w:p>
        </w:tc>
      </w:tr>
    </w:tbl>
    <w:p w14:paraId="3CFBF475" w14:textId="77777777" w:rsidR="008A5E4E" w:rsidRDefault="008A5E4E">
      <w:pPr>
        <w:spacing w:after="240"/>
      </w:pPr>
    </w:p>
    <w:p w14:paraId="28DDFAF5" w14:textId="77777777" w:rsidR="008A5E4E" w:rsidRDefault="0065745B">
      <w:pPr>
        <w:pStyle w:val="p"/>
      </w:pPr>
      <w:r>
        <w:t xml:space="preserve">For BRIG syntax, see </w:t>
      </w:r>
      <w:r>
        <w:rPr>
          <w:rStyle w:val="xref1"/>
        </w:rPr>
        <w:t>18.7.3. BRIG Syntax for Image Operations (</w:t>
      </w:r>
      <w:r w:rsidR="009A76EE" w:rsidRPr="008A5E4E">
        <w:fldChar w:fldCharType="begin"/>
      </w:r>
      <w:r w:rsidR="008A5E4E">
        <w:instrText xml:space="preserve"> PAGEREF _Ref1053315481 \p \h  \* MERGEFORMAT </w:instrText>
      </w:r>
      <w:r w:rsidR="009A76EE" w:rsidRPr="008A5E4E">
        <w:fldChar w:fldCharType="separate"/>
      </w:r>
      <w:r w:rsidR="00533AF0" w:rsidRPr="00533AF0">
        <w:rPr>
          <w:rStyle w:val="xref1"/>
          <w:noProof/>
        </w:rPr>
        <w:t>on</w:t>
      </w:r>
      <w:r w:rsidR="00533AF0">
        <w:rPr>
          <w:noProof/>
        </w:rPr>
        <w:t xml:space="preserve"> page 364</w:t>
      </w:r>
      <w:r w:rsidR="009A76EE" w:rsidRPr="008A5E4E">
        <w:rPr>
          <w:rStyle w:val="xref1"/>
        </w:rPr>
        <w:fldChar w:fldCharType="end"/>
      </w:r>
      <w:r>
        <w:rPr>
          <w:rStyle w:val="xref1"/>
        </w:rPr>
        <w:t>)</w:t>
      </w:r>
      <w:r>
        <w:t xml:space="preserve">. </w:t>
      </w:r>
    </w:p>
    <w:p w14:paraId="66F1434C" w14:textId="77777777" w:rsidR="008A5E4E" w:rsidRDefault="0065745B">
      <w:pPr>
        <w:pStyle w:val="h3"/>
      </w:pPr>
      <w:bookmarkStart w:id="730" w:name="_Toc396034319"/>
      <w:r>
        <w:t>7.4.2 Description</w:t>
      </w:r>
      <w:bookmarkEnd w:id="730"/>
    </w:p>
    <w:p w14:paraId="50AFA096" w14:textId="5596B13D" w:rsidR="008A5E4E" w:rsidRDefault="0065745B">
      <w:pPr>
        <w:pStyle w:val="p"/>
      </w:pPr>
      <w:r>
        <w:t>The store image (</w:t>
      </w:r>
      <w:r>
        <w:rPr>
          <w:rStyle w:val="code1"/>
        </w:rPr>
        <w:t>stimage</w:t>
      </w:r>
      <w:r>
        <w:t>) operation stores to image memory using image coordinate</w:t>
      </w:r>
      <w:r w:rsidR="000A646B">
        <w:t>s</w:t>
      </w:r>
      <w:r>
        <w:t xml:space="preserve">. The operation stores data specified by source operands </w:t>
      </w:r>
      <w:r>
        <w:rPr>
          <w:rStyle w:val="i"/>
        </w:rPr>
        <w:t>srcR</w:t>
      </w:r>
      <w:r>
        <w:t xml:space="preserve">, </w:t>
      </w:r>
      <w:r>
        <w:rPr>
          <w:rStyle w:val="i"/>
        </w:rPr>
        <w:t>srcG</w:t>
      </w:r>
      <w:r>
        <w:t xml:space="preserve">, </w:t>
      </w:r>
      <w:r>
        <w:rPr>
          <w:rStyle w:val="code1"/>
        </w:rPr>
        <w:t>srcB</w:t>
      </w:r>
      <w:r>
        <w:t xml:space="preserve">, and </w:t>
      </w:r>
      <w:r>
        <w:rPr>
          <w:rStyle w:val="i"/>
        </w:rPr>
        <w:t>srcA</w:t>
      </w:r>
      <w:r>
        <w:t xml:space="preserve"> to a write-only or read-write image specified by source operand </w:t>
      </w:r>
      <w:r>
        <w:rPr>
          <w:rStyle w:val="i"/>
        </w:rPr>
        <w:t>image</w:t>
      </w:r>
      <w:r>
        <w:t xml:space="preserve"> at integer coordinates given by source operands </w:t>
      </w:r>
      <w:r>
        <w:rPr>
          <w:rStyle w:val="i"/>
        </w:rPr>
        <w:t>coordWidth</w:t>
      </w:r>
      <w:r>
        <w:t xml:space="preserve">, </w:t>
      </w:r>
      <w:r>
        <w:rPr>
          <w:rStyle w:val="i"/>
        </w:rPr>
        <w:t>coordHeight</w:t>
      </w:r>
      <w:r>
        <w:t xml:space="preserve">, </w:t>
      </w:r>
      <w:r>
        <w:rPr>
          <w:rStyle w:val="i"/>
        </w:rPr>
        <w:t>coordDepth</w:t>
      </w:r>
      <w:r>
        <w:t xml:space="preserve">, </w:t>
      </w:r>
      <w:r>
        <w:rPr>
          <w:rStyle w:val="i"/>
        </w:rPr>
        <w:t>coordArrayIndex</w:t>
      </w:r>
      <w:r>
        <w:t xml:space="preserve">, and </w:t>
      </w:r>
      <w:r>
        <w:rPr>
          <w:rStyle w:val="i"/>
        </w:rPr>
        <w:t>coordByteIndex</w:t>
      </w:r>
      <w:r>
        <w:t xml:space="preserve">. </w:t>
      </w:r>
    </w:p>
    <w:p w14:paraId="7CB07C7F" w14:textId="77777777" w:rsidR="008A5E4E" w:rsidRDefault="0065745B">
      <w:pPr>
        <w:pStyle w:val="p"/>
      </w:pPr>
      <w:r>
        <w:t>It is undefined if a coordinate is out of bounds (that is, greater than the dimension of the image or less than 0).</w:t>
      </w:r>
    </w:p>
    <w:p w14:paraId="19A50475" w14:textId="77777777" w:rsidR="008A5E4E" w:rsidRDefault="0065745B">
      <w:pPr>
        <w:pStyle w:val="p"/>
      </w:pPr>
      <w:r>
        <w:t xml:space="preserve">The source elements are interpreted left-to-right as </w:t>
      </w:r>
      <w:r>
        <w:rPr>
          <w:rStyle w:val="code1"/>
        </w:rPr>
        <w:t>r</w:t>
      </w:r>
      <w:r>
        <w:t xml:space="preserve">, </w:t>
      </w:r>
      <w:r>
        <w:rPr>
          <w:rStyle w:val="code1"/>
        </w:rPr>
        <w:t>g</w:t>
      </w:r>
      <w:r>
        <w:t xml:space="preserve">, </w:t>
      </w:r>
      <w:r>
        <w:rPr>
          <w:rStyle w:val="code1"/>
        </w:rPr>
        <w:t>b</w:t>
      </w:r>
      <w:r>
        <w:t xml:space="preserve">, and </w:t>
      </w:r>
      <w:r>
        <w:rPr>
          <w:rStyle w:val="code1"/>
        </w:rPr>
        <w:t>a</w:t>
      </w:r>
      <w:r>
        <w:t xml:space="preserve"> components of the image format. These elements are written to the corresponding components of the image element. Source elements that do not occur in the image element are ignored. </w:t>
      </w:r>
    </w:p>
    <w:p w14:paraId="6AA8BAC4" w14:textId="77777777" w:rsidR="008A5E4E" w:rsidRDefault="0065745B">
      <w:pPr>
        <w:pStyle w:val="p"/>
      </w:pPr>
      <w:r>
        <w:t xml:space="preserve">For example, an image format of </w:t>
      </w:r>
      <w:r>
        <w:rPr>
          <w:rStyle w:val="code1"/>
        </w:rPr>
        <w:t>r</w:t>
      </w:r>
      <w:r>
        <w:t xml:space="preserve"> has only one component in each element, so only source operand </w:t>
      </w:r>
      <w:r>
        <w:rPr>
          <w:rStyle w:val="i"/>
        </w:rPr>
        <w:t>srcR</w:t>
      </w:r>
      <w:r>
        <w:t xml:space="preserve"> is stored. </w:t>
      </w:r>
    </w:p>
    <w:p w14:paraId="6611EF3B" w14:textId="77777777" w:rsidR="008A5E4E" w:rsidRDefault="0065745B">
      <w:pPr>
        <w:pStyle w:val="p"/>
      </w:pPr>
      <w:r>
        <w:t>For all geometries, coordinates are in elements.</w:t>
      </w:r>
    </w:p>
    <w:p w14:paraId="59139834" w14:textId="77777777" w:rsidR="008A5E4E" w:rsidRDefault="0065745B">
      <w:pPr>
        <w:pStyle w:val="p"/>
      </w:pPr>
      <w:r>
        <w:t xml:space="preserve">Type conversions are performed as needed between the source data type specified by </w:t>
      </w:r>
      <w:r>
        <w:rPr>
          <w:rStyle w:val="i"/>
        </w:rPr>
        <w:t>srcType</w:t>
      </w:r>
      <w:r>
        <w:t xml:space="preserve"> (</w:t>
      </w:r>
      <w:r>
        <w:rPr>
          <w:rStyle w:val="code1"/>
        </w:rPr>
        <w:t>s32</w:t>
      </w:r>
      <w:r>
        <w:t xml:space="preserve">, </w:t>
      </w:r>
      <w:r>
        <w:rPr>
          <w:rStyle w:val="code1"/>
        </w:rPr>
        <w:t>u32</w:t>
      </w:r>
      <w:r>
        <w:t xml:space="preserve">, or </w:t>
      </w:r>
      <w:r>
        <w:rPr>
          <w:rStyle w:val="code1"/>
        </w:rPr>
        <w:t>f32</w:t>
      </w:r>
      <w:r>
        <w:t>) and the destination image data element type and format.</w:t>
      </w:r>
    </w:p>
    <w:p w14:paraId="5FC2E0B3" w14:textId="77777777" w:rsidR="008A5E4E" w:rsidRDefault="0065745B">
      <w:pPr>
        <w:pStyle w:val="pExample"/>
      </w:pPr>
      <w:r>
        <w:t>Examples</w:t>
      </w:r>
    </w:p>
    <w:p w14:paraId="52331CC0" w14:textId="741F5BFE" w:rsidR="008A5E4E" w:rsidRDefault="0065745B">
      <w:pPr>
        <w:pStyle w:val="pre"/>
      </w:pPr>
      <w:r>
        <w:t>ld_global_woimg $d1, [&amp;roimg1];</w:t>
      </w:r>
      <w:r>
        <w:br/>
        <w:t xml:space="preserve"> ld_global_rwimg $d2, [&amp;rwimg1];</w:t>
      </w:r>
      <w:r>
        <w:br/>
        <w:t xml:space="preserve"> stimage_v4_1d_equiv(12)_f32_woimg_u32 ($s1, $s2, $s3, $s4), $d1, $s</w:t>
      </w:r>
      <w:r w:rsidR="00C67BAC">
        <w:t>5</w:t>
      </w:r>
      <w:r>
        <w:t>;</w:t>
      </w:r>
      <w:r>
        <w:br/>
        <w:t xml:space="preserve"> stimage_v4_2d_f32_woimg_u32 ($s1, $s2, $s3, $s4), $d1, ($s</w:t>
      </w:r>
      <w:r w:rsidR="00C67BAC">
        <w:t>5</w:t>
      </w:r>
      <w:r>
        <w:t>, $s</w:t>
      </w:r>
      <w:r w:rsidR="00C67BAC">
        <w:t>6</w:t>
      </w:r>
      <w:r>
        <w:t>);</w:t>
      </w:r>
      <w:r>
        <w:br/>
        <w:t xml:space="preserve"> stimage_v4_3d_f32_woimg_u32 ($s1, $s2, $s3, $s4), $d1, ($s</w:t>
      </w:r>
      <w:r w:rsidR="00C67BAC">
        <w:t>5</w:t>
      </w:r>
      <w:r>
        <w:t>, $s</w:t>
      </w:r>
      <w:r w:rsidR="00C67BAC">
        <w:t>6</w:t>
      </w:r>
      <w:r>
        <w:t>, $s</w:t>
      </w:r>
      <w:r w:rsidR="00C67BAC">
        <w:t>7</w:t>
      </w:r>
      <w:r>
        <w:t>);</w:t>
      </w:r>
      <w:r>
        <w:br/>
        <w:t xml:space="preserve"> stimage_v4_1da_f32_rwimg_u32 ($s1, $s2, $s3, $s4), $d2, ($s</w:t>
      </w:r>
      <w:r w:rsidR="00C67BAC">
        <w:t>5</w:t>
      </w:r>
      <w:r>
        <w:t>, $s</w:t>
      </w:r>
      <w:r w:rsidR="00C67BAC">
        <w:t>6</w:t>
      </w:r>
      <w:r>
        <w:t>);</w:t>
      </w:r>
      <w:r>
        <w:br/>
        <w:t xml:space="preserve"> stimage_v4_2da_f32_rwimg_u32 ($s1, $s2, $s3, $s4), $d2, ($s</w:t>
      </w:r>
      <w:r w:rsidR="00066B30">
        <w:t>5</w:t>
      </w:r>
      <w:r>
        <w:t>, $s</w:t>
      </w:r>
      <w:r w:rsidR="00066B30">
        <w:t>6</w:t>
      </w:r>
      <w:r>
        <w:t>, $s</w:t>
      </w:r>
      <w:r w:rsidR="00066B30">
        <w:t>7</w:t>
      </w:r>
      <w:r>
        <w:t>);</w:t>
      </w:r>
      <w:r>
        <w:br/>
        <w:t xml:space="preserve"> stimage_v4_1db_f32_rwimg_u32 ($s1, $s2, $s3, $s4), $d2, $s</w:t>
      </w:r>
      <w:r w:rsidR="00066B30">
        <w:t>5</w:t>
      </w:r>
      <w:r>
        <w:t>;</w:t>
      </w:r>
      <w:r>
        <w:br/>
        <w:t xml:space="preserve"> stimage_2ddepth_f32_rwimg_u32 $s1, $d2, ($s</w:t>
      </w:r>
      <w:r w:rsidR="00066B30">
        <w:t>5</w:t>
      </w:r>
      <w:r>
        <w:t>, $s</w:t>
      </w:r>
      <w:r w:rsidR="00066B30">
        <w:t>6</w:t>
      </w:r>
      <w:r>
        <w:t>);</w:t>
      </w:r>
      <w:r>
        <w:br/>
        <w:t xml:space="preserve"> stimage_2dadepth_f32_rwimg_u32 $s1, $d2, ($s</w:t>
      </w:r>
      <w:r w:rsidR="00066B30">
        <w:t>5</w:t>
      </w:r>
      <w:r>
        <w:t>, $s</w:t>
      </w:r>
      <w:r w:rsidR="00066B30">
        <w:t>6</w:t>
      </w:r>
      <w:r>
        <w:t>, $s</w:t>
      </w:r>
      <w:r w:rsidR="00066B30">
        <w:t>7</w:t>
      </w:r>
      <w:r>
        <w:t>);</w:t>
      </w:r>
      <w:r>
        <w:br/>
        <w:t xml:space="preserve"> st_arg_rwimg $d2, [%rwimg_arg1];</w:t>
      </w:r>
    </w:p>
    <w:p w14:paraId="0DE2D6E8" w14:textId="77777777" w:rsidR="008A5E4E" w:rsidRDefault="0065745B">
      <w:pPr>
        <w:pStyle w:val="h2"/>
      </w:pPr>
      <w:bookmarkStart w:id="731" w:name="_Toc396034320"/>
      <w:r>
        <w:t xml:space="preserve">7.5 </w:t>
      </w:r>
      <w:bookmarkStart w:id="732" w:name="_Ref1856500619"/>
      <w:bookmarkStart w:id="733" w:name="_Ref742025704"/>
      <w:r>
        <w:t>Query Image and Query Sampler Operations</w:t>
      </w:r>
      <w:bookmarkEnd w:id="731"/>
      <w:bookmarkEnd w:id="732"/>
      <w:bookmarkEnd w:id="733"/>
    </w:p>
    <w:p w14:paraId="525B3E00" w14:textId="77777777" w:rsidR="008A5E4E" w:rsidRDefault="0065745B">
      <w:pPr>
        <w:pStyle w:val="p"/>
      </w:pPr>
      <w:r>
        <w:t xml:space="preserve">The query image and query sampler operations query an attribute of an image object or a sampler object. </w:t>
      </w:r>
    </w:p>
    <w:p w14:paraId="116656ED" w14:textId="77777777" w:rsidR="008A5E4E" w:rsidRDefault="0065745B">
      <w:pPr>
        <w:pStyle w:val="h3"/>
      </w:pPr>
      <w:bookmarkStart w:id="734" w:name="_Toc396034321"/>
      <w:r>
        <w:t>7.5.1 Syntax</w:t>
      </w:r>
      <w:bookmarkEnd w:id="734"/>
    </w:p>
    <w:p w14:paraId="1E217C2B" w14:textId="77777777" w:rsidR="008A5E4E" w:rsidRDefault="0065745B">
      <w:pPr>
        <w:pStyle w:val="pTableTitle"/>
      </w:pPr>
      <w:bookmarkStart w:id="735" w:name="_ListOf139"/>
      <w:r>
        <w:t>Table 7–10 Syntax for Query Image and Query Sampler Operations</w:t>
      </w:r>
    </w:p>
    <w:bookmarkEnd w:id="735"/>
    <w:p w14:paraId="05A54EB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474"/>
        <w:gridCol w:w="1109"/>
      </w:tblGrid>
      <w:tr w:rsidR="008A5E4E" w14:paraId="3B1D792F"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31C8CAAC" w14:textId="77777777" w:rsidR="008A5E4E" w:rsidRDefault="0065745B">
            <w:pPr>
              <w:pStyle w:val="thTableStyle-TablestyleSyntax-HeadE-Opcodes-Header1"/>
              <w:shd w:val="clear" w:color="auto" w:fill="D3D3D3"/>
            </w:pPr>
            <w:r>
              <w:rPr>
                <w:shd w:val="clear" w:color="auto" w:fill="D3D3D3"/>
              </w:rPr>
              <w:t>Opcode</w:t>
            </w:r>
          </w:p>
        </w:tc>
        <w:tc>
          <w:tcPr>
            <w:tcW w:w="0" w:type="auto"/>
            <w:tcBorders>
              <w:bottom w:val="double" w:sz="3" w:space="0" w:color="000000"/>
            </w:tcBorders>
            <w:shd w:val="clear" w:color="auto" w:fill="D3D3D3"/>
            <w:tcMar>
              <w:top w:w="45" w:type="dxa"/>
              <w:left w:w="45" w:type="dxa"/>
              <w:bottom w:w="45" w:type="dxa"/>
              <w:right w:w="45" w:type="dxa"/>
            </w:tcMar>
          </w:tcPr>
          <w:p w14:paraId="7F13F150" w14:textId="77777777" w:rsidR="008A5E4E" w:rsidRDefault="0065745B">
            <w:pPr>
              <w:pStyle w:val="thTableStyle-TablestyleSyntax-HeadD-Operands-Header1"/>
              <w:shd w:val="clear" w:color="auto" w:fill="D3D3D3"/>
            </w:pPr>
            <w:r>
              <w:rPr>
                <w:shd w:val="clear" w:color="auto" w:fill="D3D3D3"/>
              </w:rPr>
              <w:t>Operands</w:t>
            </w:r>
          </w:p>
        </w:tc>
      </w:tr>
      <w:tr w:rsidR="008A5E4E" w14:paraId="36210AB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4BEC1EF" w14:textId="77777777" w:rsidR="008A5E4E" w:rsidRDefault="0065745B">
            <w:pPr>
              <w:pStyle w:val="tdTableStyle-TablestyleSyntax-BodyE-Opcodes-Body1"/>
              <w:shd w:val="clear" w:color="auto" w:fill="DCDCDC"/>
            </w:pPr>
            <w:r>
              <w:rPr>
                <w:rStyle w:val="b"/>
                <w:b/>
                <w:bCs/>
                <w:shd w:val="clear" w:color="auto" w:fill="DCDCDC"/>
              </w:rPr>
              <w:t>queryimage_</w:t>
            </w:r>
            <w:r>
              <w:rPr>
                <w:rStyle w:val="em"/>
                <w:shd w:val="clear" w:color="auto" w:fill="DCDCDC"/>
              </w:rPr>
              <w:t>geometry_imageProperty_destType_imageType</w:t>
            </w:r>
          </w:p>
        </w:tc>
        <w:tc>
          <w:tcPr>
            <w:tcW w:w="0" w:type="auto"/>
            <w:tcBorders>
              <w:bottom w:val="single" w:sz="6" w:space="0" w:color="000000"/>
            </w:tcBorders>
            <w:tcMar>
              <w:top w:w="45" w:type="dxa"/>
              <w:left w:w="45" w:type="dxa"/>
              <w:bottom w:w="45" w:type="dxa"/>
              <w:right w:w="45" w:type="dxa"/>
            </w:tcMar>
          </w:tcPr>
          <w:p w14:paraId="5522E110" w14:textId="77777777" w:rsidR="008A5E4E" w:rsidRDefault="0065745B">
            <w:pPr>
              <w:pStyle w:val="tdTableStyle-TablestyleSyntax-BodyD-Operands-Body1"/>
            </w:pPr>
            <w:r>
              <w:rPr>
                <w:rStyle w:val="em"/>
              </w:rPr>
              <w:t>dest</w:t>
            </w:r>
            <w:r>
              <w:rPr>
                <w:rStyle w:val="code"/>
              </w:rPr>
              <w:t xml:space="preserve">, </w:t>
            </w:r>
            <w:r>
              <w:rPr>
                <w:rStyle w:val="em"/>
              </w:rPr>
              <w:t>image</w:t>
            </w:r>
          </w:p>
        </w:tc>
      </w:tr>
      <w:tr w:rsidR="008A5E4E" w14:paraId="27E488FC"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2CA5CC07" w14:textId="77777777" w:rsidR="008A5E4E" w:rsidRDefault="0065745B">
            <w:pPr>
              <w:pStyle w:val="tdTableStyle-TablestyleSyntax-BodyB-Opcodes-Body1"/>
              <w:shd w:val="clear" w:color="auto" w:fill="DCDCDC"/>
            </w:pPr>
            <w:r>
              <w:rPr>
                <w:rStyle w:val="code"/>
                <w:shd w:val="clear" w:color="auto" w:fill="DCDCDC"/>
              </w:rPr>
              <w:t>querysampler_</w:t>
            </w:r>
            <w:r>
              <w:rPr>
                <w:rStyle w:val="em"/>
                <w:shd w:val="clear" w:color="auto" w:fill="DCDCDC"/>
              </w:rPr>
              <w:t>samplerProperty_destType</w:t>
            </w:r>
          </w:p>
        </w:tc>
        <w:tc>
          <w:tcPr>
            <w:tcW w:w="0" w:type="auto"/>
            <w:tcMar>
              <w:top w:w="45" w:type="dxa"/>
              <w:left w:w="45" w:type="dxa"/>
              <w:bottom w:w="45" w:type="dxa"/>
              <w:right w:w="45" w:type="dxa"/>
            </w:tcMar>
          </w:tcPr>
          <w:p w14:paraId="6F90FA70" w14:textId="77777777" w:rsidR="008A5E4E" w:rsidRDefault="0065745B">
            <w:pPr>
              <w:pStyle w:val="tdTableStyle-TablestyleSyntax-BodyA-Operands-Body1"/>
            </w:pPr>
            <w:r>
              <w:rPr>
                <w:rStyle w:val="em"/>
              </w:rPr>
              <w:t>dest</w:t>
            </w:r>
            <w:r>
              <w:rPr>
                <w:rStyle w:val="code"/>
              </w:rPr>
              <w:t xml:space="preserve">, </w:t>
            </w:r>
            <w:r>
              <w:rPr>
                <w:rStyle w:val="em"/>
              </w:rPr>
              <w:t>sampler</w:t>
            </w:r>
          </w:p>
        </w:tc>
      </w:tr>
    </w:tbl>
    <w:p w14:paraId="0567ED6A" w14:textId="77777777" w:rsidR="008A5E4E" w:rsidRDefault="008A5E4E">
      <w:pPr>
        <w:spacing w:after="240"/>
      </w:pPr>
    </w:p>
    <w:p w14:paraId="7F0BA204"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2A9F6DBA"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C538197" w14:textId="77777777" w:rsidR="008A5E4E" w:rsidRDefault="0065745B">
            <w:pPr>
              <w:pStyle w:val="thTableStyle-TablestyleNonAltRows-HeadD-Column-Header1"/>
              <w:shd w:val="clear" w:color="auto" w:fill="D3D3D3"/>
            </w:pPr>
            <w:r>
              <w:rPr>
                <w:rStyle w:val="b1"/>
                <w:b/>
                <w:bCs/>
                <w:shd w:val="clear" w:color="auto" w:fill="D3D3D3"/>
              </w:rPr>
              <w:t>Explanation of Modifiers</w:t>
            </w:r>
          </w:p>
        </w:tc>
      </w:tr>
      <w:tr w:rsidR="008A5E4E" w14:paraId="7D5D4D5B" w14:textId="77777777">
        <w:trPr>
          <w:tblCellSpacing w:w="0" w:type="dxa"/>
        </w:trPr>
        <w:tc>
          <w:tcPr>
            <w:tcW w:w="0" w:type="auto"/>
            <w:tcBorders>
              <w:bottom w:val="single" w:sz="6" w:space="0" w:color="000000"/>
            </w:tcBorders>
            <w:tcMar>
              <w:top w:w="45" w:type="dxa"/>
              <w:left w:w="45" w:type="dxa"/>
              <w:bottom w:w="45" w:type="dxa"/>
              <w:right w:w="45" w:type="dxa"/>
            </w:tcMar>
          </w:tcPr>
          <w:p w14:paraId="41413364" w14:textId="77777777" w:rsidR="008A5E4E" w:rsidRDefault="0065745B">
            <w:pPr>
              <w:pStyle w:val="tdTableStyle-TablestyleNonAltRows-BodyD-Column-Body1"/>
            </w:pPr>
            <w:r>
              <w:rPr>
                <w:rStyle w:val="em"/>
              </w:rPr>
              <w:t>geometry</w:t>
            </w:r>
            <w:r>
              <w:t xml:space="preserve">: Image geometry: </w:t>
            </w:r>
            <w:r>
              <w:rPr>
                <w:rStyle w:val="code"/>
              </w:rPr>
              <w:t>1d</w:t>
            </w:r>
            <w:r>
              <w:t xml:space="preserve">, </w:t>
            </w:r>
            <w:r>
              <w:rPr>
                <w:rStyle w:val="code"/>
              </w:rPr>
              <w:t>2d</w:t>
            </w:r>
            <w:r>
              <w:t xml:space="preserve">, </w:t>
            </w:r>
            <w:r>
              <w:rPr>
                <w:rStyle w:val="code"/>
              </w:rPr>
              <w:t>3d</w:t>
            </w:r>
            <w:r>
              <w:t xml:space="preserve">, </w:t>
            </w:r>
            <w:r>
              <w:rPr>
                <w:rStyle w:val="code"/>
              </w:rPr>
              <w:t>1da</w:t>
            </w:r>
            <w:r>
              <w:t xml:space="preserve">, </w:t>
            </w:r>
            <w:r>
              <w:rPr>
                <w:rStyle w:val="code"/>
              </w:rPr>
              <w:t>2da</w:t>
            </w:r>
            <w:r>
              <w:t xml:space="preserve">, </w:t>
            </w:r>
            <w:r>
              <w:rPr>
                <w:rStyle w:val="code"/>
              </w:rPr>
              <w:t>1db</w:t>
            </w:r>
            <w:r>
              <w:t xml:space="preserve">, </w:t>
            </w:r>
            <w:r>
              <w:rPr>
                <w:rStyle w:val="code"/>
              </w:rPr>
              <w:t>2ddepth</w:t>
            </w:r>
            <w:r>
              <w:t xml:space="preserve">, </w:t>
            </w:r>
            <w:r>
              <w:rPr>
                <w:rStyle w:val="code"/>
              </w:rPr>
              <w:t>2dadepth</w:t>
            </w:r>
            <w:r>
              <w:t xml:space="preserve">. See </w:t>
            </w:r>
            <w:r>
              <w:rPr>
                <w:rStyle w:val="xref"/>
              </w:rPr>
              <w:t>7.1.3. Image Geometry (</w:t>
            </w:r>
            <w:r w:rsidR="009A76EE" w:rsidRPr="008A5E4E">
              <w:fldChar w:fldCharType="begin"/>
            </w:r>
            <w:r w:rsidR="008A5E4E">
              <w:instrText xml:space="preserve"> PAGEREF _Ref1671998110 \p \h  \* MERGEFORMAT </w:instrText>
            </w:r>
            <w:r w:rsidR="009A76EE" w:rsidRPr="008A5E4E">
              <w:fldChar w:fldCharType="separate"/>
            </w:r>
            <w:r w:rsidR="00533AF0" w:rsidRPr="00533AF0">
              <w:rPr>
                <w:rStyle w:val="xref"/>
                <w:noProof/>
              </w:rPr>
              <w:t>on</w:t>
            </w:r>
            <w:r w:rsidR="00533AF0">
              <w:rPr>
                <w:noProof/>
              </w:rPr>
              <w:t xml:space="preserve"> page 193</w:t>
            </w:r>
            <w:r w:rsidR="009A76EE" w:rsidRPr="008A5E4E">
              <w:rPr>
                <w:rStyle w:val="xref"/>
              </w:rPr>
              <w:fldChar w:fldCharType="end"/>
            </w:r>
            <w:r>
              <w:rPr>
                <w:rStyle w:val="xref"/>
              </w:rPr>
              <w:t>)</w:t>
            </w:r>
            <w:r>
              <w:t xml:space="preserve">. </w:t>
            </w:r>
          </w:p>
        </w:tc>
      </w:tr>
      <w:tr w:rsidR="008A5E4E" w14:paraId="27F72BC8" w14:textId="77777777">
        <w:trPr>
          <w:tblCellSpacing w:w="0" w:type="dxa"/>
        </w:trPr>
        <w:tc>
          <w:tcPr>
            <w:tcW w:w="0" w:type="auto"/>
            <w:tcBorders>
              <w:bottom w:val="single" w:sz="6" w:space="0" w:color="000000"/>
            </w:tcBorders>
            <w:tcMar>
              <w:top w:w="45" w:type="dxa"/>
              <w:left w:w="45" w:type="dxa"/>
              <w:bottom w:w="45" w:type="dxa"/>
              <w:right w:w="45" w:type="dxa"/>
            </w:tcMar>
          </w:tcPr>
          <w:p w14:paraId="7F6D8794" w14:textId="77777777" w:rsidR="008A5E4E" w:rsidRDefault="0065745B">
            <w:pPr>
              <w:pStyle w:val="tdTableStyle-TablestyleNonAltRows-BodyD-Column-Body1"/>
            </w:pPr>
            <w:r>
              <w:rPr>
                <w:rStyle w:val="em"/>
              </w:rPr>
              <w:t>imageProperty</w:t>
            </w:r>
            <w:r>
              <w:t xml:space="preserve">: Image property: </w:t>
            </w:r>
            <w:r>
              <w:rPr>
                <w:rStyle w:val="code"/>
              </w:rPr>
              <w:t>width</w:t>
            </w:r>
            <w:r>
              <w:t xml:space="preserve">, </w:t>
            </w:r>
            <w:r>
              <w:rPr>
                <w:rStyle w:val="code"/>
              </w:rPr>
              <w:t>height</w:t>
            </w:r>
            <w:r>
              <w:t xml:space="preserve">, </w:t>
            </w:r>
            <w:r>
              <w:rPr>
                <w:rStyle w:val="code"/>
              </w:rPr>
              <w:t>depth</w:t>
            </w:r>
            <w:r>
              <w:t xml:space="preserve">, </w:t>
            </w:r>
            <w:r>
              <w:rPr>
                <w:rStyle w:val="code"/>
              </w:rPr>
              <w:t>array</w:t>
            </w:r>
            <w:r>
              <w:t xml:space="preserve">, </w:t>
            </w:r>
            <w:r>
              <w:rPr>
                <w:rStyle w:val="code"/>
              </w:rPr>
              <w:t>channelorder</w:t>
            </w:r>
            <w:r>
              <w:t xml:space="preserve">, </w:t>
            </w:r>
            <w:r>
              <w:rPr>
                <w:rStyle w:val="code"/>
              </w:rPr>
              <w:t>channeltype</w:t>
            </w:r>
            <w:r>
              <w:t xml:space="preserve">. </w:t>
            </w:r>
            <w:r>
              <w:rPr>
                <w:rStyle w:val="code"/>
              </w:rPr>
              <w:t>height</w:t>
            </w:r>
            <w:r>
              <w:t xml:space="preserve"> only allowed if </w:t>
            </w:r>
            <w:r>
              <w:rPr>
                <w:rStyle w:val="em"/>
              </w:rPr>
              <w:t>geometry</w:t>
            </w:r>
            <w:r>
              <w:t xml:space="preserve"> is 2D, 3D, 2DA, 2DDEPTH or 2DADEPTH; </w:t>
            </w:r>
            <w:r>
              <w:rPr>
                <w:rStyle w:val="code"/>
              </w:rPr>
              <w:t>depth</w:t>
            </w:r>
            <w:r>
              <w:t xml:space="preserve"> only allowed if </w:t>
            </w:r>
            <w:r>
              <w:rPr>
                <w:rStyle w:val="em"/>
              </w:rPr>
              <w:t>geometry</w:t>
            </w:r>
            <w:r>
              <w:t xml:space="preserve"> is 3D; </w:t>
            </w:r>
            <w:r>
              <w:rPr>
                <w:rStyle w:val="code"/>
              </w:rPr>
              <w:t>array</w:t>
            </w:r>
            <w:r>
              <w:t xml:space="preserve"> only allowed if </w:t>
            </w:r>
            <w:r>
              <w:rPr>
                <w:rStyle w:val="em"/>
              </w:rPr>
              <w:t>geometry</w:t>
            </w:r>
            <w:r>
              <w:t xml:space="preserve"> is 1DA, 2DA or 2DADEPTH. See </w:t>
            </w:r>
            <w:r>
              <w:rPr>
                <w:rStyle w:val="xref"/>
              </w:rPr>
              <w:t>Table 7–11 (</w:t>
            </w:r>
            <w:r w:rsidR="009A76EE" w:rsidRPr="008A5E4E">
              <w:fldChar w:fldCharType="begin"/>
            </w:r>
            <w:r w:rsidR="008A5E4E">
              <w:instrText xml:space="preserve"> PAGEREF 1979029572 \p \h  \* MERGEFORMAT </w:instrText>
            </w:r>
            <w:r w:rsidR="009A76EE" w:rsidRPr="008A5E4E">
              <w:fldChar w:fldCharType="separate"/>
            </w:r>
            <w:r w:rsidR="00533AF0" w:rsidRPr="00533AF0">
              <w:rPr>
                <w:rStyle w:val="xref"/>
                <w:noProof/>
              </w:rPr>
              <w:t>below</w:t>
            </w:r>
            <w:r w:rsidR="009A76EE" w:rsidRPr="008A5E4E">
              <w:rPr>
                <w:rStyle w:val="xref"/>
              </w:rPr>
              <w:fldChar w:fldCharType="end"/>
            </w:r>
            <w:r>
              <w:rPr>
                <w:rStyle w:val="xref"/>
              </w:rPr>
              <w:t>)</w:t>
            </w:r>
            <w:r>
              <w:t xml:space="preserve">. </w:t>
            </w:r>
          </w:p>
        </w:tc>
      </w:tr>
      <w:tr w:rsidR="008A5E4E" w14:paraId="44A172B5" w14:textId="77777777">
        <w:trPr>
          <w:tblCellSpacing w:w="0" w:type="dxa"/>
        </w:trPr>
        <w:tc>
          <w:tcPr>
            <w:tcW w:w="0" w:type="auto"/>
            <w:tcBorders>
              <w:bottom w:val="single" w:sz="6" w:space="0" w:color="000000"/>
            </w:tcBorders>
            <w:tcMar>
              <w:top w:w="45" w:type="dxa"/>
              <w:left w:w="45" w:type="dxa"/>
              <w:bottom w:w="45" w:type="dxa"/>
              <w:right w:w="45" w:type="dxa"/>
            </w:tcMar>
          </w:tcPr>
          <w:p w14:paraId="50576A9A" w14:textId="77777777" w:rsidR="008A5E4E" w:rsidRDefault="0065745B">
            <w:pPr>
              <w:pStyle w:val="tdTableStyle-TablestyleNonAltRows-BodyD-Column-Body1"/>
            </w:pPr>
            <w:r>
              <w:rPr>
                <w:rStyle w:val="em"/>
              </w:rPr>
              <w:t>samplerProperty</w:t>
            </w:r>
            <w:r>
              <w:t xml:space="preserve">: Sampler property: </w:t>
            </w:r>
            <w:r>
              <w:rPr>
                <w:rStyle w:val="code"/>
              </w:rPr>
              <w:t>addressing</w:t>
            </w:r>
            <w:r>
              <w:t xml:space="preserve">, </w:t>
            </w:r>
            <w:r>
              <w:rPr>
                <w:rStyle w:val="code"/>
              </w:rPr>
              <w:t>coord</w:t>
            </w:r>
            <w:r>
              <w:t xml:space="preserve">, </w:t>
            </w:r>
            <w:r>
              <w:rPr>
                <w:rStyle w:val="code"/>
              </w:rPr>
              <w:t>filter</w:t>
            </w:r>
            <w:r>
              <w:t xml:space="preserve">. See </w:t>
            </w:r>
            <w:r>
              <w:rPr>
                <w:rStyle w:val="xref"/>
              </w:rPr>
              <w:t>Table 7–12 (</w:t>
            </w:r>
            <w:r w:rsidR="009A76EE" w:rsidRPr="008A5E4E">
              <w:fldChar w:fldCharType="begin"/>
            </w:r>
            <w:r w:rsidR="008A5E4E">
              <w:instrText xml:space="preserve"> PAGEREF -1562052954 \p \h  \* MERGEFORMAT </w:instrText>
            </w:r>
            <w:r w:rsidR="009A76EE" w:rsidRPr="008A5E4E">
              <w:fldChar w:fldCharType="separate"/>
            </w:r>
            <w:r w:rsidR="00533AF0" w:rsidRPr="00533AF0">
              <w:rPr>
                <w:rStyle w:val="xref"/>
                <w:noProof/>
              </w:rPr>
              <w:t>on</w:t>
            </w:r>
            <w:r w:rsidR="00533AF0">
              <w:rPr>
                <w:noProof/>
              </w:rPr>
              <w:t xml:space="preserve"> page 223</w:t>
            </w:r>
            <w:r w:rsidR="009A76EE" w:rsidRPr="008A5E4E">
              <w:rPr>
                <w:rStyle w:val="xref"/>
              </w:rPr>
              <w:fldChar w:fldCharType="end"/>
            </w:r>
            <w:r>
              <w:rPr>
                <w:rStyle w:val="xref"/>
              </w:rPr>
              <w:t>)</w:t>
            </w:r>
            <w:r>
              <w:t xml:space="preserve">. </w:t>
            </w:r>
          </w:p>
        </w:tc>
      </w:tr>
      <w:tr w:rsidR="008A5E4E" w14:paraId="08CDD86E" w14:textId="77777777">
        <w:trPr>
          <w:tblCellSpacing w:w="0" w:type="dxa"/>
        </w:trPr>
        <w:tc>
          <w:tcPr>
            <w:tcW w:w="0" w:type="auto"/>
            <w:tcBorders>
              <w:bottom w:val="single" w:sz="6" w:space="0" w:color="000000"/>
            </w:tcBorders>
            <w:tcMar>
              <w:top w:w="45" w:type="dxa"/>
              <w:left w:w="45" w:type="dxa"/>
              <w:bottom w:w="45" w:type="dxa"/>
              <w:right w:w="45" w:type="dxa"/>
            </w:tcMar>
          </w:tcPr>
          <w:p w14:paraId="00BA5EA7" w14:textId="77777777" w:rsidR="008A5E4E" w:rsidRDefault="0065745B">
            <w:pPr>
              <w:pStyle w:val="tdTableStyle-TablestyleNonAltRows-BodyD-Column-Body1"/>
            </w:pPr>
            <w:r>
              <w:rPr>
                <w:rStyle w:val="em"/>
              </w:rPr>
              <w:t>destType</w:t>
            </w:r>
            <w:r>
              <w:t xml:space="preserve">: Destination type: </w:t>
            </w:r>
            <w:r>
              <w:rPr>
                <w:rStyle w:val="code"/>
              </w:rPr>
              <w:t>u32</w:t>
            </w:r>
            <w:r>
              <w:t xml:space="preserve">. See </w:t>
            </w:r>
            <w:r>
              <w:rPr>
                <w:rStyle w:val="xref"/>
              </w:rPr>
              <w:t>Table 4–2 (</w:t>
            </w:r>
            <w:r w:rsidR="009A76EE" w:rsidRPr="008A5E4E">
              <w:fldChar w:fldCharType="begin"/>
            </w:r>
            <w:r w:rsidR="008A5E4E">
              <w:instrText xml:space="preserve"> PAGEREF 992818021 \p \h  \* MERGEFORMAT </w:instrText>
            </w:r>
            <w:r w:rsidR="009A76EE" w:rsidRPr="008A5E4E">
              <w:fldChar w:fldCharType="separate"/>
            </w:r>
            <w:r w:rsidR="00533AF0" w:rsidRPr="00533AF0">
              <w:rPr>
                <w:rStyle w:val="xref"/>
                <w:noProof/>
              </w:rPr>
              <w:t>on</w:t>
            </w:r>
            <w:r w:rsidR="00533AF0">
              <w:rPr>
                <w:noProof/>
              </w:rPr>
              <w:t xml:space="preserve"> page 79</w:t>
            </w:r>
            <w:r w:rsidR="009A76EE" w:rsidRPr="008A5E4E">
              <w:rPr>
                <w:rStyle w:val="xref"/>
              </w:rPr>
              <w:fldChar w:fldCharType="end"/>
            </w:r>
            <w:r>
              <w:rPr>
                <w:rStyle w:val="xref"/>
              </w:rPr>
              <w:t>)</w:t>
            </w:r>
            <w:r>
              <w:t xml:space="preserve">. </w:t>
            </w:r>
          </w:p>
        </w:tc>
      </w:tr>
      <w:tr w:rsidR="008A5E4E" w14:paraId="543B4BB0" w14:textId="77777777">
        <w:trPr>
          <w:tblCellSpacing w:w="0" w:type="dxa"/>
        </w:trPr>
        <w:tc>
          <w:tcPr>
            <w:tcW w:w="0" w:type="auto"/>
            <w:tcMar>
              <w:top w:w="45" w:type="dxa"/>
              <w:left w:w="45" w:type="dxa"/>
              <w:bottom w:w="45" w:type="dxa"/>
              <w:right w:w="45" w:type="dxa"/>
            </w:tcMar>
          </w:tcPr>
          <w:p w14:paraId="5BF4AA6F" w14:textId="77777777" w:rsidR="008A5E4E" w:rsidRDefault="0065745B">
            <w:pPr>
              <w:pStyle w:val="tdTableStyle-TablestyleNonAltRows-BodyA-Column-Body1"/>
            </w:pPr>
            <w:r>
              <w:rPr>
                <w:rStyle w:val="em"/>
              </w:rPr>
              <w:t>imageType</w:t>
            </w:r>
            <w:r>
              <w:t xml:space="preserve">: Image object type: </w:t>
            </w:r>
            <w:r>
              <w:rPr>
                <w:rStyle w:val="code"/>
              </w:rPr>
              <w:t>roimg</w:t>
            </w:r>
            <w:r>
              <w:t xml:space="preserve">, </w:t>
            </w:r>
            <w:r>
              <w:rPr>
                <w:rStyle w:val="code"/>
              </w:rPr>
              <w:t>woimg</w:t>
            </w:r>
            <w:r>
              <w:t xml:space="preserve">, </w:t>
            </w:r>
            <w:r>
              <w:rPr>
                <w:rStyle w:val="code"/>
              </w:rPr>
              <w:t>rwimg</w:t>
            </w:r>
            <w:r>
              <w:t xml:space="preserve">. See </w:t>
            </w:r>
            <w:r>
              <w:rPr>
                <w:rStyle w:val="xref"/>
              </w:rPr>
              <w:t>Table 4–4 (</w:t>
            </w:r>
            <w:r w:rsidR="009A76EE" w:rsidRPr="008A5E4E">
              <w:fldChar w:fldCharType="begin"/>
            </w:r>
            <w:r w:rsidR="008A5E4E">
              <w:instrText xml:space="preserve"> PAGEREF -247087953 \p \h  \* MERGEFORMAT </w:instrText>
            </w:r>
            <w:r w:rsidR="009A76EE" w:rsidRPr="008A5E4E">
              <w:fldChar w:fldCharType="separate"/>
            </w:r>
            <w:r w:rsidR="00533AF0" w:rsidRPr="00533AF0">
              <w:rPr>
                <w:rStyle w:val="xref"/>
                <w:noProof/>
              </w:rPr>
              <w:t>on</w:t>
            </w:r>
            <w:r w:rsidR="00533AF0">
              <w:rPr>
                <w:noProof/>
              </w:rPr>
              <w:t xml:space="preserve"> page 80</w:t>
            </w:r>
            <w:r w:rsidR="009A76EE" w:rsidRPr="008A5E4E">
              <w:rPr>
                <w:rStyle w:val="xref"/>
              </w:rPr>
              <w:fldChar w:fldCharType="end"/>
            </w:r>
            <w:r>
              <w:rPr>
                <w:rStyle w:val="xref"/>
              </w:rPr>
              <w:t>)</w:t>
            </w:r>
            <w:r>
              <w:t>.</w:t>
            </w:r>
          </w:p>
        </w:tc>
      </w:tr>
    </w:tbl>
    <w:p w14:paraId="01D37B8E" w14:textId="77777777" w:rsidR="008A5E4E" w:rsidRDefault="008A5E4E">
      <w:pPr>
        <w:spacing w:after="240"/>
      </w:pPr>
    </w:p>
    <w:p w14:paraId="2937972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6FB6BDFD"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4AF9A13" w14:textId="77777777" w:rsidR="008A5E4E" w:rsidRDefault="0065745B">
            <w:pPr>
              <w:pStyle w:val="thTableStyle-TablestyleNonAltRows-HeadD-Column-Header1"/>
              <w:shd w:val="clear" w:color="auto" w:fill="D3D3D3"/>
            </w:pPr>
            <w:r>
              <w:rPr>
                <w:rStyle w:val="b1"/>
                <w:b/>
                <w:bCs/>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rStyle w:val="b1"/>
                <w:b/>
                <w:bCs/>
                <w:shd w:val="clear" w:color="auto" w:fill="D3D3D3"/>
              </w:rPr>
              <w:t>)</w:t>
            </w:r>
          </w:p>
        </w:tc>
      </w:tr>
      <w:tr w:rsidR="008A5E4E" w14:paraId="2E4F9149" w14:textId="77777777">
        <w:trPr>
          <w:tblCellSpacing w:w="0" w:type="dxa"/>
        </w:trPr>
        <w:tc>
          <w:tcPr>
            <w:tcW w:w="0" w:type="auto"/>
            <w:tcBorders>
              <w:bottom w:val="single" w:sz="6" w:space="0" w:color="000000"/>
            </w:tcBorders>
            <w:tcMar>
              <w:top w:w="45" w:type="dxa"/>
              <w:left w:w="45" w:type="dxa"/>
              <w:bottom w:w="45" w:type="dxa"/>
              <w:right w:w="45" w:type="dxa"/>
            </w:tcMar>
          </w:tcPr>
          <w:p w14:paraId="50A3931D" w14:textId="77777777" w:rsidR="008A5E4E" w:rsidRDefault="0065745B">
            <w:pPr>
              <w:pStyle w:val="tdTableStyle-TablestyleNonAltRows-BodyD-Column-Body1"/>
            </w:pPr>
            <w:r>
              <w:rPr>
                <w:rStyle w:val="em"/>
              </w:rPr>
              <w:t>dest</w:t>
            </w:r>
            <w:r>
              <w:t xml:space="preserve">: Destination register of type </w:t>
            </w:r>
            <w:r>
              <w:rPr>
                <w:rStyle w:val="code"/>
              </w:rPr>
              <w:t>u32</w:t>
            </w:r>
            <w:r>
              <w:t xml:space="preserve">. </w:t>
            </w:r>
          </w:p>
        </w:tc>
      </w:tr>
      <w:tr w:rsidR="008A5E4E" w14:paraId="3F7B2D0F" w14:textId="77777777">
        <w:trPr>
          <w:tblCellSpacing w:w="0" w:type="dxa"/>
        </w:trPr>
        <w:tc>
          <w:tcPr>
            <w:tcW w:w="0" w:type="auto"/>
            <w:tcBorders>
              <w:bottom w:val="single" w:sz="6" w:space="0" w:color="000000"/>
            </w:tcBorders>
            <w:tcMar>
              <w:top w:w="45" w:type="dxa"/>
              <w:left w:w="45" w:type="dxa"/>
              <w:bottom w:w="45" w:type="dxa"/>
              <w:right w:w="45" w:type="dxa"/>
            </w:tcMar>
          </w:tcPr>
          <w:p w14:paraId="3D855784" w14:textId="77777777" w:rsidR="008A5E4E" w:rsidRDefault="0065745B">
            <w:pPr>
              <w:pStyle w:val="tdTableStyle-TablestyleNonAltRows-BodyD-Column-Body1"/>
            </w:pPr>
            <w:r>
              <w:rPr>
                <w:rStyle w:val="em"/>
              </w:rPr>
              <w:t>image</w:t>
            </w:r>
            <w:r>
              <w:t xml:space="preserve">: A source operand </w:t>
            </w:r>
            <w:r>
              <w:rPr>
                <w:rStyle w:val="code"/>
              </w:rPr>
              <w:t>d</w:t>
            </w:r>
            <w:r>
              <w:t xml:space="preserve"> register that contains a value of an image object of type </w:t>
            </w:r>
            <w:r>
              <w:rPr>
                <w:rStyle w:val="em"/>
              </w:rPr>
              <w:t>imageType</w:t>
            </w:r>
            <w:r>
              <w:t xml:space="preserve">. See </w:t>
            </w:r>
            <w:r>
              <w:rPr>
                <w:rStyle w:val="xref"/>
              </w:rPr>
              <w:t>7.1.7. Image Creation and Image Handles (</w:t>
            </w:r>
            <w:r w:rsidR="009A76EE" w:rsidRPr="008A5E4E">
              <w:fldChar w:fldCharType="begin"/>
            </w:r>
            <w:r w:rsidR="008A5E4E">
              <w:instrText xml:space="preserve"> PAGEREF _Ref-210015372 \p \h  \* MERGEFORMAT </w:instrText>
            </w:r>
            <w:r w:rsidR="009A76EE" w:rsidRPr="008A5E4E">
              <w:fldChar w:fldCharType="separate"/>
            </w:r>
            <w:r w:rsidR="00533AF0" w:rsidRPr="00533AF0">
              <w:rPr>
                <w:rStyle w:val="xref"/>
                <w:noProof/>
              </w:rPr>
              <w:t>on</w:t>
            </w:r>
            <w:r w:rsidR="00533AF0">
              <w:rPr>
                <w:noProof/>
              </w:rPr>
              <w:t xml:space="preserve"> page 208</w:t>
            </w:r>
            <w:r w:rsidR="009A76EE" w:rsidRPr="008A5E4E">
              <w:rPr>
                <w:rStyle w:val="xref"/>
              </w:rPr>
              <w:fldChar w:fldCharType="end"/>
            </w:r>
            <w:r>
              <w:rPr>
                <w:rStyle w:val="xref"/>
              </w:rPr>
              <w:t>)</w:t>
            </w:r>
            <w:r>
              <w:t xml:space="preserve"> and </w:t>
            </w:r>
            <w:r>
              <w:rPr>
                <w:rStyle w:val="xref"/>
              </w:rPr>
              <w:t>7.1.9. Using Image Operations (</w:t>
            </w:r>
            <w:r w:rsidR="009A76EE" w:rsidRPr="008A5E4E">
              <w:fldChar w:fldCharType="begin"/>
            </w:r>
            <w:r w:rsidR="008A5E4E">
              <w:instrText xml:space="preserve"> PAGEREF _Ref-1097585383 \p \h  \* MERGEFORMAT </w:instrText>
            </w:r>
            <w:r w:rsidR="009A76EE" w:rsidRPr="008A5E4E">
              <w:fldChar w:fldCharType="separate"/>
            </w:r>
            <w:r w:rsidR="00533AF0" w:rsidRPr="00533AF0">
              <w:rPr>
                <w:rStyle w:val="xref"/>
                <w:noProof/>
              </w:rPr>
              <w:t>on</w:t>
            </w:r>
            <w:r w:rsidR="00533AF0">
              <w:rPr>
                <w:noProof/>
              </w:rPr>
              <w:t xml:space="preserve"> page 213</w:t>
            </w:r>
            <w:r w:rsidR="009A76EE" w:rsidRPr="008A5E4E">
              <w:rPr>
                <w:rStyle w:val="xref"/>
              </w:rPr>
              <w:fldChar w:fldCharType="end"/>
            </w:r>
            <w:r>
              <w:rPr>
                <w:rStyle w:val="xref"/>
              </w:rPr>
              <w:t>)</w:t>
            </w:r>
            <w:r>
              <w:t xml:space="preserve">. </w:t>
            </w:r>
          </w:p>
        </w:tc>
      </w:tr>
      <w:tr w:rsidR="008A5E4E" w14:paraId="062B4A3A" w14:textId="77777777">
        <w:trPr>
          <w:tblCellSpacing w:w="0" w:type="dxa"/>
        </w:trPr>
        <w:tc>
          <w:tcPr>
            <w:tcW w:w="0" w:type="auto"/>
            <w:tcMar>
              <w:top w:w="45" w:type="dxa"/>
              <w:left w:w="45" w:type="dxa"/>
              <w:bottom w:w="45" w:type="dxa"/>
              <w:right w:w="45" w:type="dxa"/>
            </w:tcMar>
          </w:tcPr>
          <w:p w14:paraId="737C6493" w14:textId="77777777" w:rsidR="008A5E4E" w:rsidRDefault="0065745B">
            <w:pPr>
              <w:pStyle w:val="tdTableStyle-TablestyleNonAltRows-BodyA-Column-Body1"/>
            </w:pPr>
            <w:r>
              <w:rPr>
                <w:rStyle w:val="em"/>
              </w:rPr>
              <w:t>sampler</w:t>
            </w:r>
            <w:r>
              <w:t xml:space="preserve">: A source operand </w:t>
            </w:r>
            <w:r>
              <w:rPr>
                <w:rStyle w:val="code"/>
              </w:rPr>
              <w:t>d</w:t>
            </w:r>
            <w:r>
              <w:t xml:space="preserve"> register that contains a value of a sampler object. It is always of type </w:t>
            </w:r>
            <w:r>
              <w:rPr>
                <w:rStyle w:val="code"/>
              </w:rPr>
              <w:t>samp</w:t>
            </w:r>
            <w:r>
              <w:t xml:space="preserve">. See </w:t>
            </w:r>
            <w:r>
              <w:rPr>
                <w:rStyle w:val="xref"/>
              </w:rPr>
              <w:t>7.1.8. Sampler Creation and Sampler Handles (</w:t>
            </w:r>
            <w:r w:rsidR="009A76EE" w:rsidRPr="008A5E4E">
              <w:fldChar w:fldCharType="begin"/>
            </w:r>
            <w:r w:rsidR="008A5E4E">
              <w:instrText xml:space="preserve"> PAGEREF _Ref-597734568 \p \h  \* MERGEFORMAT </w:instrText>
            </w:r>
            <w:r w:rsidR="009A76EE" w:rsidRPr="008A5E4E">
              <w:fldChar w:fldCharType="separate"/>
            </w:r>
            <w:r w:rsidR="00533AF0" w:rsidRPr="00533AF0">
              <w:rPr>
                <w:rStyle w:val="xref"/>
                <w:noProof/>
              </w:rPr>
              <w:t>on</w:t>
            </w:r>
            <w:r w:rsidR="00533AF0">
              <w:rPr>
                <w:noProof/>
              </w:rPr>
              <w:t xml:space="preserve"> page 211</w:t>
            </w:r>
            <w:r w:rsidR="009A76EE" w:rsidRPr="008A5E4E">
              <w:rPr>
                <w:rStyle w:val="xref"/>
              </w:rPr>
              <w:fldChar w:fldCharType="end"/>
            </w:r>
            <w:r>
              <w:rPr>
                <w:rStyle w:val="xref"/>
              </w:rPr>
              <w:t>)</w:t>
            </w:r>
            <w:r>
              <w:t xml:space="preserve"> and </w:t>
            </w:r>
            <w:r>
              <w:rPr>
                <w:rStyle w:val="xref"/>
              </w:rPr>
              <w:t>7.1.9. Using Image Operations (</w:t>
            </w:r>
            <w:r w:rsidR="009A76EE" w:rsidRPr="008A5E4E">
              <w:fldChar w:fldCharType="begin"/>
            </w:r>
            <w:r w:rsidR="008A5E4E">
              <w:instrText xml:space="preserve"> PAGEREF _Ref-1097585383 \p \h  \* MERGEFORMAT </w:instrText>
            </w:r>
            <w:r w:rsidR="009A76EE" w:rsidRPr="008A5E4E">
              <w:fldChar w:fldCharType="separate"/>
            </w:r>
            <w:r w:rsidR="00533AF0" w:rsidRPr="00533AF0">
              <w:rPr>
                <w:rStyle w:val="xref"/>
                <w:noProof/>
              </w:rPr>
              <w:t>on</w:t>
            </w:r>
            <w:r w:rsidR="00533AF0">
              <w:rPr>
                <w:noProof/>
              </w:rPr>
              <w:t xml:space="preserve"> page 213</w:t>
            </w:r>
            <w:r w:rsidR="009A76EE" w:rsidRPr="008A5E4E">
              <w:rPr>
                <w:rStyle w:val="xref"/>
              </w:rPr>
              <w:fldChar w:fldCharType="end"/>
            </w:r>
            <w:r>
              <w:rPr>
                <w:rStyle w:val="xref"/>
              </w:rPr>
              <w:t>)</w:t>
            </w:r>
            <w:r>
              <w:t>.</w:t>
            </w:r>
          </w:p>
        </w:tc>
      </w:tr>
    </w:tbl>
    <w:p w14:paraId="45CB390F" w14:textId="77777777" w:rsidR="008A5E4E" w:rsidRDefault="008A5E4E">
      <w:pPr>
        <w:spacing w:after="240"/>
      </w:pPr>
    </w:p>
    <w:p w14:paraId="2058D1D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65FE97D6"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A75D87B"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599C0974" w14:textId="77777777">
        <w:trPr>
          <w:tblCellSpacing w:w="0" w:type="dxa"/>
        </w:trPr>
        <w:tc>
          <w:tcPr>
            <w:tcW w:w="0" w:type="auto"/>
            <w:tcMar>
              <w:top w:w="45" w:type="dxa"/>
              <w:left w:w="45" w:type="dxa"/>
              <w:bottom w:w="45" w:type="dxa"/>
              <w:right w:w="45" w:type="dxa"/>
            </w:tcMar>
          </w:tcPr>
          <w:p w14:paraId="7313CC93" w14:textId="77777777" w:rsidR="008A5E4E" w:rsidRDefault="0065745B">
            <w:pPr>
              <w:pStyle w:val="tdTableStyle-TablestyleNonAltRows-BodyA-Column-Body1"/>
            </w:pPr>
            <w:r>
              <w:t xml:space="preserve">No exceptions are allowed. </w:t>
            </w:r>
          </w:p>
        </w:tc>
      </w:tr>
    </w:tbl>
    <w:p w14:paraId="52239044" w14:textId="77777777" w:rsidR="008A5E4E" w:rsidRDefault="008A5E4E">
      <w:pPr>
        <w:spacing w:after="240"/>
      </w:pPr>
    </w:p>
    <w:p w14:paraId="39625479" w14:textId="77777777" w:rsidR="008A5E4E" w:rsidRDefault="0065745B">
      <w:pPr>
        <w:pStyle w:val="p"/>
      </w:pPr>
      <w:r>
        <w:t xml:space="preserve">For BRIG syntax, see </w:t>
      </w:r>
      <w:r>
        <w:rPr>
          <w:rStyle w:val="xref1"/>
        </w:rPr>
        <w:t>18.7.3. BRIG Syntax for Image Operations (</w:t>
      </w:r>
      <w:r w:rsidR="009A76EE" w:rsidRPr="008A5E4E">
        <w:fldChar w:fldCharType="begin"/>
      </w:r>
      <w:r w:rsidR="008A5E4E">
        <w:instrText xml:space="preserve"> PAGEREF _Ref1053315481 \p \h  \* MERGEFORMAT </w:instrText>
      </w:r>
      <w:r w:rsidR="009A76EE" w:rsidRPr="008A5E4E">
        <w:fldChar w:fldCharType="separate"/>
      </w:r>
      <w:r w:rsidR="00533AF0" w:rsidRPr="00533AF0">
        <w:rPr>
          <w:rStyle w:val="xref1"/>
          <w:noProof/>
        </w:rPr>
        <w:t>on</w:t>
      </w:r>
      <w:r w:rsidR="00533AF0">
        <w:rPr>
          <w:noProof/>
        </w:rPr>
        <w:t xml:space="preserve"> page 364</w:t>
      </w:r>
      <w:r w:rsidR="009A76EE" w:rsidRPr="008A5E4E">
        <w:rPr>
          <w:rStyle w:val="xref1"/>
        </w:rPr>
        <w:fldChar w:fldCharType="end"/>
      </w:r>
      <w:r>
        <w:rPr>
          <w:rStyle w:val="xref1"/>
        </w:rPr>
        <w:t>)</w:t>
      </w:r>
      <w:r>
        <w:t xml:space="preserve">. </w:t>
      </w:r>
    </w:p>
    <w:p w14:paraId="0C4F82A6" w14:textId="77777777" w:rsidR="008A5E4E" w:rsidRDefault="0065745B">
      <w:pPr>
        <w:pStyle w:val="h3"/>
      </w:pPr>
      <w:bookmarkStart w:id="736" w:name="_Toc396034322"/>
      <w:r>
        <w:t>7.5.2 Description</w:t>
      </w:r>
      <w:bookmarkEnd w:id="736"/>
    </w:p>
    <w:p w14:paraId="6153C1DD" w14:textId="77777777" w:rsidR="008A5E4E" w:rsidRDefault="0065745B">
      <w:pPr>
        <w:pStyle w:val="pNoPageBreakAfter"/>
      </w:pPr>
      <w:r>
        <w:t>Each query returns a 32-bit value giving a property of the source:</w:t>
      </w:r>
    </w:p>
    <w:p w14:paraId="654137E4" w14:textId="111A5292" w:rsidR="008A5E4E" w:rsidRDefault="0065745B">
      <w:pPr>
        <w:pStyle w:val="pTableTitle"/>
      </w:pPr>
      <w:bookmarkStart w:id="737" w:name="_ListOf140"/>
      <w:bookmarkStart w:id="738" w:name="1979029572"/>
      <w:r>
        <w:t xml:space="preserve">Table 7–11 </w:t>
      </w:r>
      <w:r w:rsidR="00657923" w:rsidRPr="00657923">
        <w:t xml:space="preserve">Explanation of </w:t>
      </w:r>
      <w:r w:rsidR="00657923" w:rsidRPr="00A272C0">
        <w:rPr>
          <w:i/>
        </w:rPr>
        <w:t>imageProperty</w:t>
      </w:r>
      <w:r w:rsidR="00657923" w:rsidRPr="00657923">
        <w:t xml:space="preserve"> modifier</w:t>
      </w:r>
    </w:p>
    <w:bookmarkEnd w:id="737"/>
    <w:bookmarkEnd w:id="738"/>
    <w:p w14:paraId="120A024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342"/>
        <w:gridCol w:w="7778"/>
      </w:tblGrid>
      <w:tr w:rsidR="008A5E4E" w14:paraId="317CC90A"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506B045" w14:textId="3A842AD9" w:rsidR="008A5E4E" w:rsidRDefault="00657923" w:rsidP="00657923">
            <w:pPr>
              <w:pStyle w:val="thTableStyle-TablestyleAltRows-HeadE-Column-Header1"/>
              <w:shd w:val="clear" w:color="auto" w:fill="D3D3D3"/>
            </w:pPr>
            <w:r w:rsidRPr="00A272C0">
              <w:rPr>
                <w:i/>
                <w:shd w:val="clear" w:color="auto" w:fill="D3D3D3"/>
              </w:rPr>
              <w:t>imageProperty</w:t>
            </w:r>
          </w:p>
        </w:tc>
        <w:tc>
          <w:tcPr>
            <w:tcW w:w="0" w:type="auto"/>
            <w:tcBorders>
              <w:bottom w:val="double" w:sz="3" w:space="0" w:color="000000"/>
            </w:tcBorders>
            <w:shd w:val="clear" w:color="auto" w:fill="D3D3D3"/>
            <w:tcMar>
              <w:top w:w="45" w:type="dxa"/>
              <w:left w:w="45" w:type="dxa"/>
              <w:bottom w:w="45" w:type="dxa"/>
              <w:right w:w="45" w:type="dxa"/>
            </w:tcMar>
          </w:tcPr>
          <w:p w14:paraId="0CA50350" w14:textId="77777777" w:rsidR="008A5E4E" w:rsidRDefault="0065745B">
            <w:pPr>
              <w:pStyle w:val="thTableStyle-TablestyleAltRows-HeadD-Column-Header1"/>
              <w:shd w:val="clear" w:color="auto" w:fill="D3D3D3"/>
            </w:pPr>
            <w:r>
              <w:rPr>
                <w:shd w:val="clear" w:color="auto" w:fill="D3D3D3"/>
              </w:rPr>
              <w:t>Returns</w:t>
            </w:r>
          </w:p>
        </w:tc>
      </w:tr>
      <w:tr w:rsidR="008A5E4E" w14:paraId="7A353559"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B394839" w14:textId="77777777" w:rsidR="008A5E4E" w:rsidRDefault="0065745B">
            <w:pPr>
              <w:pStyle w:val="tdTableStyle-TablestyleAltRows-BodyE-Column-Body1"/>
            </w:pPr>
            <w:r>
              <w:rPr>
                <w:rStyle w:val="code"/>
              </w:rPr>
              <w:t>width</w:t>
            </w:r>
          </w:p>
        </w:tc>
        <w:tc>
          <w:tcPr>
            <w:tcW w:w="0" w:type="auto"/>
            <w:tcBorders>
              <w:bottom w:val="single" w:sz="6" w:space="0" w:color="000000"/>
            </w:tcBorders>
            <w:tcMar>
              <w:top w:w="45" w:type="dxa"/>
              <w:left w:w="45" w:type="dxa"/>
              <w:bottom w:w="45" w:type="dxa"/>
              <w:right w:w="45" w:type="dxa"/>
            </w:tcMar>
          </w:tcPr>
          <w:p w14:paraId="7F946009" w14:textId="77777777" w:rsidR="008A5E4E" w:rsidRDefault="0065745B">
            <w:pPr>
              <w:pStyle w:val="tdTableStyle-TablestyleAltRows-BodyD-Column-Body1"/>
            </w:pPr>
            <w:r>
              <w:t>Image width in elements. Allowed for all image geometries.</w:t>
            </w:r>
          </w:p>
        </w:tc>
      </w:tr>
      <w:tr w:rsidR="008A5E4E" w14:paraId="237687AF"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64C8FBD" w14:textId="77777777" w:rsidR="008A5E4E" w:rsidRDefault="0065745B">
            <w:pPr>
              <w:pStyle w:val="tdTableStyle-TablestyleAltRows-BodyE-Column-Body2"/>
              <w:shd w:val="clear" w:color="auto" w:fill="D3D3D3"/>
            </w:pPr>
            <w:r>
              <w:rPr>
                <w:rStyle w:val="code"/>
                <w:shd w:val="clear" w:color="auto" w:fill="D3D3D3"/>
              </w:rPr>
              <w:t>height</w:t>
            </w:r>
          </w:p>
        </w:tc>
        <w:tc>
          <w:tcPr>
            <w:tcW w:w="0" w:type="auto"/>
            <w:tcBorders>
              <w:bottom w:val="single" w:sz="6" w:space="0" w:color="000000"/>
            </w:tcBorders>
            <w:shd w:val="clear" w:color="auto" w:fill="D3D3D3"/>
            <w:tcMar>
              <w:top w:w="45" w:type="dxa"/>
              <w:left w:w="45" w:type="dxa"/>
              <w:bottom w:w="45" w:type="dxa"/>
              <w:right w:w="45" w:type="dxa"/>
            </w:tcMar>
          </w:tcPr>
          <w:p w14:paraId="223341F8" w14:textId="77777777" w:rsidR="008A5E4E" w:rsidRDefault="0065745B">
            <w:pPr>
              <w:pStyle w:val="tdTableStyle-TablestyleAltRows-BodyD-Column-Body2"/>
              <w:shd w:val="clear" w:color="auto" w:fill="D3D3D3"/>
            </w:pPr>
            <w:r>
              <w:rPr>
                <w:shd w:val="clear" w:color="auto" w:fill="D3D3D3"/>
              </w:rPr>
              <w:t>Image height in elements. Only allowed for 2D, 3D, 2DA, 2DDEPTH or 2DADEPTH image geometries.</w:t>
            </w:r>
          </w:p>
        </w:tc>
      </w:tr>
      <w:tr w:rsidR="008A5E4E" w14:paraId="36C083F0"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5400E15" w14:textId="77777777" w:rsidR="008A5E4E" w:rsidRDefault="0065745B">
            <w:pPr>
              <w:pStyle w:val="tdTableStyle-TablestyleAltRows-BodyE-Column-Body1"/>
            </w:pPr>
            <w:r>
              <w:rPr>
                <w:rStyle w:val="code"/>
              </w:rPr>
              <w:t>depth</w:t>
            </w:r>
          </w:p>
        </w:tc>
        <w:tc>
          <w:tcPr>
            <w:tcW w:w="0" w:type="auto"/>
            <w:tcBorders>
              <w:bottom w:val="single" w:sz="6" w:space="0" w:color="000000"/>
            </w:tcBorders>
            <w:tcMar>
              <w:top w:w="45" w:type="dxa"/>
              <w:left w:w="45" w:type="dxa"/>
              <w:bottom w:w="45" w:type="dxa"/>
              <w:right w:w="45" w:type="dxa"/>
            </w:tcMar>
          </w:tcPr>
          <w:p w14:paraId="5568F65F" w14:textId="77777777" w:rsidR="008A5E4E" w:rsidRDefault="0065745B">
            <w:pPr>
              <w:pStyle w:val="tdTableStyle-TablestyleAltRows-BodyD-Column-Body1"/>
            </w:pPr>
            <w:r>
              <w:t>Image depth in elements. Only allowed for 3D image geometry.</w:t>
            </w:r>
          </w:p>
        </w:tc>
      </w:tr>
      <w:tr w:rsidR="008A5E4E" w14:paraId="0F04FB89"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2925778" w14:textId="77777777" w:rsidR="008A5E4E" w:rsidRDefault="0065745B">
            <w:pPr>
              <w:pStyle w:val="tdTableStyle-TablestyleAltRows-BodyE-Column-Body2"/>
              <w:shd w:val="clear" w:color="auto" w:fill="D3D3D3"/>
            </w:pPr>
            <w:r>
              <w:rPr>
                <w:rStyle w:val="code"/>
                <w:shd w:val="clear" w:color="auto" w:fill="D3D3D3"/>
              </w:rPr>
              <w:t>array</w:t>
            </w:r>
          </w:p>
        </w:tc>
        <w:tc>
          <w:tcPr>
            <w:tcW w:w="0" w:type="auto"/>
            <w:tcBorders>
              <w:bottom w:val="single" w:sz="6" w:space="0" w:color="000000"/>
            </w:tcBorders>
            <w:shd w:val="clear" w:color="auto" w:fill="D3D3D3"/>
            <w:tcMar>
              <w:top w:w="45" w:type="dxa"/>
              <w:left w:w="45" w:type="dxa"/>
              <w:bottom w:w="45" w:type="dxa"/>
              <w:right w:w="45" w:type="dxa"/>
            </w:tcMar>
          </w:tcPr>
          <w:p w14:paraId="133262CD" w14:textId="77777777" w:rsidR="008A5E4E" w:rsidRDefault="0065745B">
            <w:pPr>
              <w:pStyle w:val="tdTableStyle-TablestyleAltRows-BodyD-Column-Body2"/>
              <w:shd w:val="clear" w:color="auto" w:fill="D3D3D3"/>
            </w:pPr>
            <w:r>
              <w:rPr>
                <w:shd w:val="clear" w:color="auto" w:fill="D3D3D3"/>
              </w:rPr>
              <w:t>The number of image layers. Only allowed for 1DA, 2DA or 2DADEPTH image geometries.</w:t>
            </w:r>
          </w:p>
        </w:tc>
      </w:tr>
      <w:tr w:rsidR="008A5E4E" w14:paraId="0EC5A52A"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4D327EED" w14:textId="77777777" w:rsidR="008A5E4E" w:rsidRDefault="0065745B">
            <w:pPr>
              <w:pStyle w:val="tdTableStyle-TablestyleAltRows-BodyE-Column-Body1"/>
            </w:pPr>
            <w:r>
              <w:rPr>
                <w:rStyle w:val="code"/>
              </w:rPr>
              <w:t>channelorder</w:t>
            </w:r>
          </w:p>
        </w:tc>
        <w:tc>
          <w:tcPr>
            <w:tcW w:w="0" w:type="auto"/>
            <w:tcBorders>
              <w:bottom w:val="single" w:sz="6" w:space="0" w:color="000000"/>
            </w:tcBorders>
            <w:tcMar>
              <w:top w:w="45" w:type="dxa"/>
              <w:left w:w="45" w:type="dxa"/>
              <w:bottom w:w="45" w:type="dxa"/>
              <w:right w:w="45" w:type="dxa"/>
            </w:tcMar>
          </w:tcPr>
          <w:p w14:paraId="253C20DE" w14:textId="77777777" w:rsidR="008A5E4E" w:rsidRDefault="0065745B">
            <w:pPr>
              <w:pStyle w:val="tdTableStyle-TablestyleAltRows-BodyD-Column-Body1"/>
            </w:pPr>
            <w:r>
              <w:t xml:space="preserve">An image channel order property encoded as an integer according to </w:t>
            </w:r>
            <w:r>
              <w:rPr>
                <w:rStyle w:val="xref"/>
              </w:rPr>
              <w:t>18.3.10. BrigImageChannelOrder (</w:t>
            </w:r>
            <w:r w:rsidR="009A76EE" w:rsidRPr="008A5E4E">
              <w:fldChar w:fldCharType="begin"/>
            </w:r>
            <w:r w:rsidR="008A5E4E">
              <w:instrText xml:space="preserve"> PAGEREF _Ref2014954600 \p \h  \* MERGEFORMAT </w:instrText>
            </w:r>
            <w:r w:rsidR="009A76EE" w:rsidRPr="008A5E4E">
              <w:fldChar w:fldCharType="separate"/>
            </w:r>
            <w:r w:rsidR="00533AF0" w:rsidRPr="00533AF0">
              <w:rPr>
                <w:rStyle w:val="xref"/>
                <w:noProof/>
              </w:rPr>
              <w:t>on</w:t>
            </w:r>
            <w:r w:rsidR="00533AF0">
              <w:rPr>
                <w:noProof/>
              </w:rPr>
              <w:t xml:space="preserve"> page 313</w:t>
            </w:r>
            <w:r w:rsidR="009A76EE" w:rsidRPr="008A5E4E">
              <w:rPr>
                <w:rStyle w:val="xref"/>
              </w:rPr>
              <w:fldChar w:fldCharType="end"/>
            </w:r>
            <w:r>
              <w:rPr>
                <w:rStyle w:val="xref"/>
              </w:rPr>
              <w:t>)</w:t>
            </w:r>
            <w:r>
              <w:t xml:space="preserve">. </w:t>
            </w:r>
          </w:p>
        </w:tc>
      </w:tr>
      <w:tr w:rsidR="008A5E4E" w14:paraId="1F20B782"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4F5DFECB" w14:textId="77777777" w:rsidR="008A5E4E" w:rsidRDefault="0065745B">
            <w:pPr>
              <w:pStyle w:val="tdTableStyle-TablestyleAltRows-BodyB-Column-Body2"/>
              <w:shd w:val="clear" w:color="auto" w:fill="D3D3D3"/>
            </w:pPr>
            <w:r>
              <w:rPr>
                <w:rStyle w:val="code"/>
                <w:shd w:val="clear" w:color="auto" w:fill="D3D3D3"/>
              </w:rPr>
              <w:t>channeltype</w:t>
            </w:r>
          </w:p>
        </w:tc>
        <w:tc>
          <w:tcPr>
            <w:tcW w:w="0" w:type="auto"/>
            <w:shd w:val="clear" w:color="auto" w:fill="D3D3D3"/>
            <w:tcMar>
              <w:top w:w="45" w:type="dxa"/>
              <w:left w:w="45" w:type="dxa"/>
              <w:bottom w:w="45" w:type="dxa"/>
              <w:right w:w="45" w:type="dxa"/>
            </w:tcMar>
          </w:tcPr>
          <w:p w14:paraId="640496F9" w14:textId="77777777" w:rsidR="008A5E4E" w:rsidRDefault="0065745B">
            <w:pPr>
              <w:pStyle w:val="tdTableStyle-TablestyleAltRows-BodyA-Column-Body2"/>
              <w:shd w:val="clear" w:color="auto" w:fill="D3D3D3"/>
            </w:pPr>
            <w:r>
              <w:rPr>
                <w:shd w:val="clear" w:color="auto" w:fill="D3D3D3"/>
              </w:rPr>
              <w:t xml:space="preserve">An image channel type property encoded as an integer according to </w:t>
            </w:r>
            <w:r>
              <w:rPr>
                <w:rStyle w:val="xref"/>
                <w:shd w:val="clear" w:color="auto" w:fill="D3D3D3"/>
              </w:rPr>
              <w:t>18.3.11. BrigImageChannelType (</w:t>
            </w:r>
            <w:r w:rsidR="009A76EE" w:rsidRPr="008A5E4E">
              <w:fldChar w:fldCharType="begin"/>
            </w:r>
            <w:r w:rsidR="008A5E4E">
              <w:instrText xml:space="preserve"> PAGEREF _Ref-1550361971 \p \h  \* MERGEFORMAT </w:instrText>
            </w:r>
            <w:r w:rsidR="009A76EE" w:rsidRPr="008A5E4E">
              <w:fldChar w:fldCharType="separate"/>
            </w:r>
            <w:r w:rsidR="00533AF0" w:rsidRPr="00533AF0">
              <w:rPr>
                <w:rStyle w:val="xref"/>
                <w:noProof/>
              </w:rPr>
              <w:t>on</w:t>
            </w:r>
            <w:r w:rsidR="00533AF0">
              <w:rPr>
                <w:noProof/>
              </w:rPr>
              <w:t xml:space="preserve"> page 313</w:t>
            </w:r>
            <w:r w:rsidR="009A76EE" w:rsidRPr="008A5E4E">
              <w:rPr>
                <w:rStyle w:val="xref"/>
              </w:rPr>
              <w:fldChar w:fldCharType="end"/>
            </w:r>
            <w:r>
              <w:rPr>
                <w:rStyle w:val="xref"/>
                <w:shd w:val="clear" w:color="auto" w:fill="D3D3D3"/>
              </w:rPr>
              <w:t>)</w:t>
            </w:r>
            <w:r>
              <w:rPr>
                <w:shd w:val="clear" w:color="auto" w:fill="D3D3D3"/>
              </w:rPr>
              <w:t xml:space="preserve">. </w:t>
            </w:r>
          </w:p>
        </w:tc>
      </w:tr>
    </w:tbl>
    <w:p w14:paraId="452CC307" w14:textId="77777777" w:rsidR="008A5E4E" w:rsidRDefault="008A5E4E">
      <w:pPr>
        <w:spacing w:after="240"/>
      </w:pPr>
    </w:p>
    <w:p w14:paraId="6142C459" w14:textId="7B6C8DA3" w:rsidR="008A5E4E" w:rsidRDefault="0065745B">
      <w:pPr>
        <w:pStyle w:val="pTableTitle"/>
      </w:pPr>
      <w:bookmarkStart w:id="739" w:name="_ListOf141"/>
      <w:bookmarkStart w:id="740" w:name="-1562052954"/>
      <w:r>
        <w:t xml:space="preserve">Table 7–12 </w:t>
      </w:r>
      <w:r w:rsidR="00657923" w:rsidRPr="00657923">
        <w:t xml:space="preserve">Explanation of </w:t>
      </w:r>
      <w:r w:rsidR="00657923" w:rsidRPr="00A272C0">
        <w:rPr>
          <w:i/>
        </w:rPr>
        <w:t>samplerProperty</w:t>
      </w:r>
      <w:r w:rsidR="00657923" w:rsidRPr="00657923">
        <w:t xml:space="preserve"> modifier</w:t>
      </w:r>
    </w:p>
    <w:bookmarkEnd w:id="739"/>
    <w:bookmarkEnd w:id="740"/>
    <w:p w14:paraId="59737E3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503"/>
        <w:gridCol w:w="7617"/>
      </w:tblGrid>
      <w:tr w:rsidR="008A5E4E" w14:paraId="57B19705"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EBF10A7" w14:textId="66BFD1CF" w:rsidR="008A5E4E" w:rsidRDefault="00657923" w:rsidP="00657923">
            <w:pPr>
              <w:pStyle w:val="thTableStyle-TablestyleAltRows-HeadE-Column-Header1"/>
              <w:shd w:val="clear" w:color="auto" w:fill="D3D3D3"/>
            </w:pPr>
            <w:r w:rsidRPr="00A272C0">
              <w:rPr>
                <w:i/>
                <w:shd w:val="clear" w:color="auto" w:fill="D3D3D3"/>
              </w:rPr>
              <w:t>samplerProperty</w:t>
            </w:r>
            <w:r>
              <w:rPr>
                <w:shd w:val="clear" w:color="auto" w:fill="D3D3D3"/>
              </w:rPr>
              <w:t xml:space="preserve"> </w:t>
            </w:r>
          </w:p>
        </w:tc>
        <w:tc>
          <w:tcPr>
            <w:tcW w:w="0" w:type="auto"/>
            <w:tcBorders>
              <w:bottom w:val="double" w:sz="3" w:space="0" w:color="000000"/>
            </w:tcBorders>
            <w:shd w:val="clear" w:color="auto" w:fill="D3D3D3"/>
            <w:tcMar>
              <w:top w:w="45" w:type="dxa"/>
              <w:left w:w="45" w:type="dxa"/>
              <w:bottom w:w="45" w:type="dxa"/>
              <w:right w:w="45" w:type="dxa"/>
            </w:tcMar>
          </w:tcPr>
          <w:p w14:paraId="42EEA15F" w14:textId="77777777" w:rsidR="008A5E4E" w:rsidRDefault="0065745B">
            <w:pPr>
              <w:pStyle w:val="thTableStyle-TablestyleAltRows-HeadD-Column-Header1"/>
              <w:shd w:val="clear" w:color="auto" w:fill="D3D3D3"/>
            </w:pPr>
            <w:r>
              <w:rPr>
                <w:shd w:val="clear" w:color="auto" w:fill="D3D3D3"/>
              </w:rPr>
              <w:t>Returns</w:t>
            </w:r>
          </w:p>
        </w:tc>
      </w:tr>
      <w:tr w:rsidR="008A5E4E" w14:paraId="148CC64C"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2FB8F08" w14:textId="77777777" w:rsidR="008A5E4E" w:rsidRDefault="0065745B">
            <w:pPr>
              <w:pStyle w:val="tdTableStyle-TablestyleAltRows-BodyE-Column-Body1"/>
            </w:pPr>
            <w:r>
              <w:rPr>
                <w:rStyle w:val="code"/>
              </w:rPr>
              <w:t>addressing</w:t>
            </w:r>
          </w:p>
        </w:tc>
        <w:tc>
          <w:tcPr>
            <w:tcW w:w="0" w:type="auto"/>
            <w:tcBorders>
              <w:bottom w:val="single" w:sz="6" w:space="0" w:color="000000"/>
            </w:tcBorders>
            <w:tcMar>
              <w:top w:w="45" w:type="dxa"/>
              <w:left w:w="45" w:type="dxa"/>
              <w:bottom w:w="45" w:type="dxa"/>
              <w:right w:w="45" w:type="dxa"/>
            </w:tcMar>
          </w:tcPr>
          <w:p w14:paraId="17AAF52F" w14:textId="77777777" w:rsidR="008A5E4E" w:rsidRDefault="0065745B">
            <w:pPr>
              <w:pStyle w:val="tdTableStyle-TablestyleAltRows-BodyD-Column-Body1"/>
            </w:pPr>
            <w:r>
              <w:t xml:space="preserve">A sampler addressing mode property encoded as an integer according to </w:t>
            </w:r>
            <w:r>
              <w:rPr>
                <w:rStyle w:val="xref"/>
              </w:rPr>
              <w:t>18.3.25. BrigSamplerAddressing (</w:t>
            </w:r>
            <w:r w:rsidR="009A76EE" w:rsidRPr="008A5E4E">
              <w:fldChar w:fldCharType="begin"/>
            </w:r>
            <w:r w:rsidR="008A5E4E">
              <w:instrText xml:space="preserve"> PAGEREF _Ref-278550567 \p \h  \* MERGEFORMAT </w:instrText>
            </w:r>
            <w:r w:rsidR="009A76EE" w:rsidRPr="008A5E4E">
              <w:fldChar w:fldCharType="separate"/>
            </w:r>
            <w:r w:rsidR="00533AF0" w:rsidRPr="00533AF0">
              <w:rPr>
                <w:rStyle w:val="xref"/>
                <w:noProof/>
              </w:rPr>
              <w:t>on</w:t>
            </w:r>
            <w:r w:rsidR="00533AF0">
              <w:rPr>
                <w:noProof/>
              </w:rPr>
              <w:t xml:space="preserve"> page 320</w:t>
            </w:r>
            <w:r w:rsidR="009A76EE" w:rsidRPr="008A5E4E">
              <w:rPr>
                <w:rStyle w:val="xref"/>
              </w:rPr>
              <w:fldChar w:fldCharType="end"/>
            </w:r>
            <w:r>
              <w:rPr>
                <w:rStyle w:val="xref"/>
              </w:rPr>
              <w:t>)</w:t>
            </w:r>
            <w:r>
              <w:t xml:space="preserve">. If </w:t>
            </w:r>
            <w:r>
              <w:rPr>
                <w:rStyle w:val="code"/>
              </w:rPr>
              <w:t>undefined</w:t>
            </w:r>
            <w:r>
              <w:t xml:space="preserve"> was specified when the sampler was initialized, it is implementation defined what addressing mode is returned. It may be any of the addressing modes, including </w:t>
            </w:r>
            <w:r>
              <w:rPr>
                <w:rStyle w:val="code"/>
              </w:rPr>
              <w:t>undefined</w:t>
            </w:r>
            <w:r>
              <w:t>.</w:t>
            </w:r>
          </w:p>
        </w:tc>
      </w:tr>
      <w:tr w:rsidR="008A5E4E" w14:paraId="589E53AD"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7A00A41" w14:textId="77777777" w:rsidR="008A5E4E" w:rsidRDefault="0065745B">
            <w:pPr>
              <w:pStyle w:val="tdTableStyle-TablestyleAltRows-BodyE-Column-Body2"/>
              <w:shd w:val="clear" w:color="auto" w:fill="D3D3D3"/>
            </w:pPr>
            <w:r>
              <w:rPr>
                <w:rStyle w:val="code"/>
                <w:shd w:val="clear" w:color="auto" w:fill="D3D3D3"/>
              </w:rPr>
              <w:t>coord</w:t>
            </w:r>
          </w:p>
        </w:tc>
        <w:tc>
          <w:tcPr>
            <w:tcW w:w="0" w:type="auto"/>
            <w:tcBorders>
              <w:bottom w:val="single" w:sz="6" w:space="0" w:color="000000"/>
            </w:tcBorders>
            <w:shd w:val="clear" w:color="auto" w:fill="D3D3D3"/>
            <w:tcMar>
              <w:top w:w="45" w:type="dxa"/>
              <w:left w:w="45" w:type="dxa"/>
              <w:bottom w:w="45" w:type="dxa"/>
              <w:right w:w="45" w:type="dxa"/>
            </w:tcMar>
          </w:tcPr>
          <w:p w14:paraId="51B645BD" w14:textId="77777777" w:rsidR="008A5E4E" w:rsidRDefault="0065745B">
            <w:pPr>
              <w:pStyle w:val="tdTableStyle-TablestyleAltRows-BodyD-Column-Body2"/>
              <w:shd w:val="clear" w:color="auto" w:fill="D3D3D3"/>
            </w:pPr>
            <w:r>
              <w:rPr>
                <w:shd w:val="clear" w:color="auto" w:fill="D3D3D3"/>
              </w:rPr>
              <w:t xml:space="preserve">A sampler coordinate property encoded as an integer according to </w:t>
            </w:r>
            <w:r>
              <w:rPr>
                <w:rStyle w:val="xref"/>
                <w:shd w:val="clear" w:color="auto" w:fill="D3D3D3"/>
              </w:rPr>
              <w:t>18.3.26. BrigSamplerCoordNormalization (</w:t>
            </w:r>
            <w:r w:rsidR="009A76EE" w:rsidRPr="008A5E4E">
              <w:fldChar w:fldCharType="begin"/>
            </w:r>
            <w:r w:rsidR="008A5E4E">
              <w:instrText xml:space="preserve"> PAGEREF _Ref599444852 \p \h  \* MERGEFORMAT </w:instrText>
            </w:r>
            <w:r w:rsidR="009A76EE" w:rsidRPr="008A5E4E">
              <w:fldChar w:fldCharType="separate"/>
            </w:r>
            <w:r w:rsidR="00533AF0" w:rsidRPr="00533AF0">
              <w:rPr>
                <w:rStyle w:val="xref"/>
                <w:noProof/>
              </w:rPr>
              <w:t>on</w:t>
            </w:r>
            <w:r w:rsidR="00533AF0">
              <w:rPr>
                <w:noProof/>
              </w:rPr>
              <w:t xml:space="preserve"> page 320</w:t>
            </w:r>
            <w:r w:rsidR="009A76EE" w:rsidRPr="008A5E4E">
              <w:rPr>
                <w:rStyle w:val="xref"/>
              </w:rPr>
              <w:fldChar w:fldCharType="end"/>
            </w:r>
            <w:r>
              <w:rPr>
                <w:rStyle w:val="xref"/>
                <w:shd w:val="clear" w:color="auto" w:fill="D3D3D3"/>
              </w:rPr>
              <w:t>)</w:t>
            </w:r>
            <w:r>
              <w:rPr>
                <w:shd w:val="clear" w:color="auto" w:fill="D3D3D3"/>
              </w:rPr>
              <w:t xml:space="preserve">. </w:t>
            </w:r>
          </w:p>
        </w:tc>
      </w:tr>
      <w:tr w:rsidR="008A5E4E" w14:paraId="320D2B1F" w14:textId="77777777">
        <w:trPr>
          <w:tblCellSpacing w:w="0" w:type="dxa"/>
        </w:trPr>
        <w:tc>
          <w:tcPr>
            <w:tcW w:w="0" w:type="auto"/>
            <w:tcBorders>
              <w:right w:val="single" w:sz="6" w:space="0" w:color="000000"/>
            </w:tcBorders>
            <w:tcMar>
              <w:top w:w="45" w:type="dxa"/>
              <w:left w:w="45" w:type="dxa"/>
              <w:bottom w:w="45" w:type="dxa"/>
              <w:right w:w="45" w:type="dxa"/>
            </w:tcMar>
          </w:tcPr>
          <w:p w14:paraId="4CFD02E4" w14:textId="77777777" w:rsidR="008A5E4E" w:rsidRDefault="0065745B">
            <w:pPr>
              <w:pStyle w:val="tdTableStyle-TablestyleAltRows-BodyB-Column-Body1"/>
            </w:pPr>
            <w:r>
              <w:rPr>
                <w:rStyle w:val="code"/>
              </w:rPr>
              <w:t>filter</w:t>
            </w:r>
          </w:p>
        </w:tc>
        <w:tc>
          <w:tcPr>
            <w:tcW w:w="0" w:type="auto"/>
            <w:tcMar>
              <w:top w:w="45" w:type="dxa"/>
              <w:left w:w="45" w:type="dxa"/>
              <w:bottom w:w="45" w:type="dxa"/>
              <w:right w:w="45" w:type="dxa"/>
            </w:tcMar>
          </w:tcPr>
          <w:p w14:paraId="2164C603" w14:textId="77777777" w:rsidR="008A5E4E" w:rsidRDefault="0065745B">
            <w:pPr>
              <w:pStyle w:val="tdTableStyle-TablestyleAltRows-BodyA-Column-Body1"/>
            </w:pPr>
            <w:r>
              <w:t xml:space="preserve">A sampler filter property encoded as an integer according to </w:t>
            </w:r>
            <w:r>
              <w:rPr>
                <w:rStyle w:val="xref"/>
              </w:rPr>
              <w:t>18.3.27. BrigSamplerFilter (</w:t>
            </w:r>
            <w:r w:rsidR="009A76EE" w:rsidRPr="008A5E4E">
              <w:fldChar w:fldCharType="begin"/>
            </w:r>
            <w:r w:rsidR="008A5E4E">
              <w:instrText xml:space="preserve"> PAGEREF _Ref1341439273 \p \h  \* MERGEFORMAT </w:instrText>
            </w:r>
            <w:r w:rsidR="009A76EE" w:rsidRPr="008A5E4E">
              <w:fldChar w:fldCharType="separate"/>
            </w:r>
            <w:r w:rsidR="00533AF0" w:rsidRPr="00533AF0">
              <w:rPr>
                <w:rStyle w:val="xref"/>
                <w:noProof/>
              </w:rPr>
              <w:t>on</w:t>
            </w:r>
            <w:r w:rsidR="00533AF0">
              <w:rPr>
                <w:noProof/>
              </w:rPr>
              <w:t xml:space="preserve"> page 321</w:t>
            </w:r>
            <w:r w:rsidR="009A76EE" w:rsidRPr="008A5E4E">
              <w:rPr>
                <w:rStyle w:val="xref"/>
              </w:rPr>
              <w:fldChar w:fldCharType="end"/>
            </w:r>
            <w:r>
              <w:rPr>
                <w:rStyle w:val="xref"/>
              </w:rPr>
              <w:t>)</w:t>
            </w:r>
            <w:r>
              <w:t xml:space="preserve">. </w:t>
            </w:r>
          </w:p>
        </w:tc>
      </w:tr>
    </w:tbl>
    <w:p w14:paraId="3E3C096C" w14:textId="77777777" w:rsidR="008A5E4E" w:rsidRDefault="008A5E4E">
      <w:pPr>
        <w:spacing w:after="240"/>
      </w:pPr>
    </w:p>
    <w:p w14:paraId="204240D0" w14:textId="77777777" w:rsidR="008A5E4E" w:rsidRDefault="0065745B">
      <w:pPr>
        <w:pStyle w:val="pExample"/>
      </w:pPr>
      <w:r>
        <w:t>Examples</w:t>
      </w:r>
    </w:p>
    <w:p w14:paraId="28BD3777" w14:textId="77777777" w:rsidR="008A5E4E" w:rsidRDefault="0065745B">
      <w:pPr>
        <w:pStyle w:val="pre"/>
      </w:pPr>
      <w:r>
        <w:t>ld_global_rwimg $d1, [&amp;rwimg1];</w:t>
      </w:r>
      <w:r>
        <w:br/>
        <w:t xml:space="preserve"> ld_kernarg_roimg $d2, [%roimg2];</w:t>
      </w:r>
      <w:r>
        <w:br/>
        <w:t xml:space="preserve"> ld_kernarg_woimg $d3, [%woimg2];</w:t>
      </w:r>
      <w:r>
        <w:br/>
        <w:t xml:space="preserve"> ld_readonly_samp $d4, [&amp;samp1];</w:t>
      </w:r>
      <w:r>
        <w:br/>
        <w:t xml:space="preserve"> queryimage_1d_width_u32_rwimg $s1, $d1;</w:t>
      </w:r>
      <w:r>
        <w:br/>
        <w:t xml:space="preserve"> queryimage_2d_height_u32_rwimg $s0, $d1;</w:t>
      </w:r>
      <w:r>
        <w:br/>
        <w:t xml:space="preserve"> queryimage_3d_depth_u32_rwimg $s0, $d1;</w:t>
      </w:r>
      <w:r>
        <w:br/>
        <w:t xml:space="preserve"> queryimage_1da_array_u32_roimg $s1, $d2;</w:t>
      </w:r>
      <w:r>
        <w:br/>
        <w:t xml:space="preserve"> queryimage_2da_channelorder_u32_roimg $s0, $d2;</w:t>
      </w:r>
      <w:r>
        <w:br/>
        <w:t xml:space="preserve"> queryimage_1db_channeltype_u32_roimg $s0, $d2;</w:t>
      </w:r>
      <w:r>
        <w:br/>
        <w:t xml:space="preserve"> queryimage_2ddepth_channeltype_u32_woimg $s0, $d3;</w:t>
      </w:r>
      <w:r>
        <w:br/>
        <w:t xml:space="preserve"> querysampler_addressing_u32 $s0, $d4;</w:t>
      </w:r>
      <w:r>
        <w:br/>
        <w:t xml:space="preserve"> querysampler_coord_u32 $s0, $d4;</w:t>
      </w:r>
      <w:r>
        <w:br/>
        <w:t xml:space="preserve"> querysampler_filter_u32 $s0, $d4;</w:t>
      </w:r>
    </w:p>
    <w:p w14:paraId="7E05AA24" w14:textId="77777777" w:rsidR="008A5E4E" w:rsidRDefault="008A5E4E">
      <w:pPr>
        <w:sectPr w:rsidR="008A5E4E">
          <w:headerReference w:type="even" r:id="rId155"/>
          <w:headerReference w:type="default" r:id="rId156"/>
          <w:footerReference w:type="even" r:id="rId157"/>
          <w:footerReference w:type="default" r:id="rId158"/>
          <w:type w:val="oddPage"/>
          <w:pgSz w:w="12240" w:h="15840"/>
          <w:pgMar w:top="1620" w:right="900" w:bottom="1260" w:left="2340" w:header="540" w:footer="180" w:gutter="0"/>
          <w:cols w:space="720"/>
        </w:sectPr>
      </w:pPr>
    </w:p>
    <w:p w14:paraId="0E24EA0F" w14:textId="7DEA6A61" w:rsidR="000D2A4B" w:rsidRDefault="000D2A4B" w:rsidP="000D2A4B">
      <w:pPr>
        <w:pStyle w:val="h2"/>
      </w:pPr>
      <w:bookmarkStart w:id="741" w:name="_Toc396034323"/>
      <w:r>
        <w:t xml:space="preserve">7.6 </w:t>
      </w:r>
      <w:bookmarkStart w:id="742" w:name="image_fence_operation"/>
      <w:bookmarkEnd w:id="742"/>
      <w:r>
        <w:t>Image Fence (imagefence) Operation</w:t>
      </w:r>
    </w:p>
    <w:p w14:paraId="3934026A" w14:textId="19761E4C" w:rsidR="000D2A4B" w:rsidRDefault="000D2A4B" w:rsidP="000D2A4B">
      <w:pPr>
        <w:pStyle w:val="p"/>
      </w:pPr>
      <w:r>
        <w:t>The image fence (</w:t>
      </w:r>
      <w:r>
        <w:rPr>
          <w:rStyle w:val="code1"/>
        </w:rPr>
        <w:t>imagefence</w:t>
      </w:r>
      <w:r>
        <w:t xml:space="preserve">) operation </w:t>
      </w:r>
      <w:r w:rsidR="009251BC">
        <w:t>synchronizes image operations</w:t>
      </w:r>
      <w:r w:rsidR="0071174A">
        <w:t>. S</w:t>
      </w:r>
      <w:r>
        <w:t xml:space="preserve">ee </w:t>
      </w:r>
      <w:r>
        <w:rPr>
          <w:rStyle w:val="xref1"/>
        </w:rPr>
        <w:t>6.2. Memory Model (</w:t>
      </w:r>
      <w:r w:rsidRPr="008A5E4E">
        <w:fldChar w:fldCharType="begin"/>
      </w:r>
      <w:r>
        <w:instrText xml:space="preserve"> PAGEREF _Ref221854869 \p \h  \* MERGEFORMAT </w:instrText>
      </w:r>
      <w:r w:rsidRPr="008A5E4E">
        <w:fldChar w:fldCharType="separate"/>
      </w:r>
      <w:r w:rsidRPr="00533AF0">
        <w:rPr>
          <w:rStyle w:val="xref1"/>
          <w:noProof/>
        </w:rPr>
        <w:t>on</w:t>
      </w:r>
      <w:r>
        <w:rPr>
          <w:noProof/>
        </w:rPr>
        <w:t xml:space="preserve"> page 158</w:t>
      </w:r>
      <w:r w:rsidRPr="008A5E4E">
        <w:rPr>
          <w:rStyle w:val="xref1"/>
        </w:rPr>
        <w:fldChar w:fldCharType="end"/>
      </w:r>
      <w:r>
        <w:rPr>
          <w:rStyle w:val="xref1"/>
        </w:rPr>
        <w:t>)</w:t>
      </w:r>
      <w:r w:rsidR="0071174A">
        <w:t xml:space="preserve"> and </w:t>
      </w:r>
      <w:r w:rsidR="0071174A">
        <w:rPr>
          <w:rStyle w:val="xref1"/>
        </w:rPr>
        <w:t>7.1.10. Image Memory Model (</w:t>
      </w:r>
      <w:r w:rsidR="0071174A" w:rsidRPr="008A5E4E">
        <w:fldChar w:fldCharType="begin"/>
      </w:r>
      <w:r w:rsidR="0071174A">
        <w:instrText xml:space="preserve"> PAGEREF _Ref710334244 \p \h  \* MERGEFORMAT </w:instrText>
      </w:r>
      <w:r w:rsidR="0071174A" w:rsidRPr="008A5E4E">
        <w:fldChar w:fldCharType="separate"/>
      </w:r>
      <w:r w:rsidR="0071174A" w:rsidRPr="00533AF0">
        <w:rPr>
          <w:rStyle w:val="xref1"/>
          <w:noProof/>
        </w:rPr>
        <w:t>on</w:t>
      </w:r>
      <w:r w:rsidR="0071174A">
        <w:rPr>
          <w:noProof/>
        </w:rPr>
        <w:t xml:space="preserve"> page 215</w:t>
      </w:r>
      <w:r w:rsidR="0071174A" w:rsidRPr="008A5E4E">
        <w:rPr>
          <w:rStyle w:val="xref1"/>
        </w:rPr>
        <w:fldChar w:fldCharType="end"/>
      </w:r>
      <w:r w:rsidR="0071174A">
        <w:rPr>
          <w:rStyle w:val="xref1"/>
        </w:rPr>
        <w:t>)</w:t>
      </w:r>
      <w:r>
        <w:t>.</w:t>
      </w:r>
    </w:p>
    <w:p w14:paraId="1B4D627E" w14:textId="0A0AB7AE" w:rsidR="000D2A4B" w:rsidRDefault="005B42BA" w:rsidP="000D2A4B">
      <w:pPr>
        <w:pStyle w:val="h3"/>
      </w:pPr>
      <w:r>
        <w:t>7.6</w:t>
      </w:r>
      <w:r w:rsidR="000D2A4B">
        <w:t>.1 Syntax</w:t>
      </w:r>
    </w:p>
    <w:p w14:paraId="02C84847" w14:textId="22C3DF34" w:rsidR="000D2A4B" w:rsidRDefault="000D2A4B" w:rsidP="000D2A4B">
      <w:pPr>
        <w:pStyle w:val="pTableTitle"/>
      </w:pPr>
      <w:r>
        <w:t>Table 7–13 Syntax for imagefence Operation</w:t>
      </w:r>
    </w:p>
    <w:p w14:paraId="588990BA" w14:textId="77777777" w:rsidR="000D2A4B" w:rsidRDefault="000D2A4B" w:rsidP="000D2A4B">
      <w:pPr>
        <w:spacing w:before="240"/>
      </w:pPr>
    </w:p>
    <w:tbl>
      <w:tblPr>
        <w:tblW w:w="0" w:type="auto"/>
        <w:tblCellMar>
          <w:left w:w="10" w:type="dxa"/>
          <w:right w:w="10" w:type="dxa"/>
        </w:tblCellMar>
        <w:tblLook w:val="04A0" w:firstRow="1" w:lastRow="0" w:firstColumn="1" w:lastColumn="0" w:noHBand="0" w:noVBand="1"/>
      </w:tblPr>
      <w:tblGrid>
        <w:gridCol w:w="1818"/>
      </w:tblGrid>
      <w:tr w:rsidR="000D2A4B" w14:paraId="0850E295" w14:textId="77777777" w:rsidTr="00AF1F5D">
        <w:trPr>
          <w:tblHeader/>
        </w:trPr>
        <w:tc>
          <w:tcPr>
            <w:tcW w:w="0" w:type="auto"/>
            <w:tcBorders>
              <w:bottom w:val="double" w:sz="3" w:space="0" w:color="000000"/>
            </w:tcBorders>
            <w:shd w:val="clear" w:color="auto" w:fill="D3D3D3"/>
            <w:tcMar>
              <w:top w:w="45" w:type="dxa"/>
              <w:left w:w="45" w:type="dxa"/>
              <w:bottom w:w="45" w:type="dxa"/>
              <w:right w:w="45" w:type="dxa"/>
            </w:tcMar>
          </w:tcPr>
          <w:p w14:paraId="30820D9C" w14:textId="77777777" w:rsidR="000D2A4B" w:rsidRDefault="000D2A4B" w:rsidP="00AF1F5D">
            <w:pPr>
              <w:pStyle w:val="thTableStyle-TablestyleSyntax-HeadD-Opcodes-Header1"/>
              <w:shd w:val="clear" w:color="auto" w:fill="D3D3D3"/>
            </w:pPr>
            <w:r>
              <w:rPr>
                <w:shd w:val="clear" w:color="auto" w:fill="D3D3D3"/>
              </w:rPr>
              <w:t>Opcode and Modifier</w:t>
            </w:r>
          </w:p>
        </w:tc>
      </w:tr>
      <w:tr w:rsidR="000D2A4B" w14:paraId="04BEFA72" w14:textId="77777777" w:rsidTr="00AF1F5D">
        <w:tc>
          <w:tcPr>
            <w:tcW w:w="0" w:type="auto"/>
            <w:shd w:val="clear" w:color="auto" w:fill="DCDCDC"/>
            <w:tcMar>
              <w:top w:w="45" w:type="dxa"/>
              <w:left w:w="45" w:type="dxa"/>
              <w:bottom w:w="45" w:type="dxa"/>
              <w:right w:w="45" w:type="dxa"/>
            </w:tcMar>
          </w:tcPr>
          <w:p w14:paraId="2211177E" w14:textId="2EDB5F75" w:rsidR="000D2A4B" w:rsidRDefault="000D2A4B" w:rsidP="00DF0168">
            <w:pPr>
              <w:pStyle w:val="tdTableStyle-TablestyleSyntax-BodyA-Opcodes-Body1"/>
              <w:shd w:val="clear" w:color="auto" w:fill="DCDCDC"/>
            </w:pPr>
            <w:r>
              <w:rPr>
                <w:rStyle w:val="b"/>
                <w:b/>
                <w:bCs/>
                <w:shd w:val="clear" w:color="auto" w:fill="DCDCDC"/>
              </w:rPr>
              <w:t>imagefence</w:t>
            </w:r>
          </w:p>
        </w:tc>
      </w:tr>
    </w:tbl>
    <w:p w14:paraId="2D9A8756" w14:textId="77777777" w:rsidR="000D2A4B" w:rsidRDefault="000D2A4B" w:rsidP="000D2A4B">
      <w:pPr>
        <w:spacing w:after="240"/>
      </w:pPr>
    </w:p>
    <w:p w14:paraId="1C46B042" w14:textId="77777777" w:rsidR="000D2A4B" w:rsidRDefault="000D2A4B" w:rsidP="000D2A4B">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070"/>
      </w:tblGrid>
      <w:tr w:rsidR="000D2A4B" w14:paraId="00529D23" w14:textId="77777777" w:rsidTr="00AF1F5D">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EE4886D" w14:textId="77777777" w:rsidR="000D2A4B" w:rsidRDefault="000D2A4B" w:rsidP="00AF1F5D">
            <w:pPr>
              <w:pStyle w:val="thTableStyle-TablestyleNonAltRows-HeadD-Column-Header1"/>
              <w:shd w:val="clear" w:color="auto" w:fill="D3D3D3"/>
            </w:pPr>
            <w:r>
              <w:rPr>
                <w:shd w:val="clear" w:color="auto" w:fill="D3D3D3"/>
              </w:rPr>
              <w:t>Explanation of Modifier</w:t>
            </w:r>
          </w:p>
        </w:tc>
      </w:tr>
      <w:tr w:rsidR="000D2A4B" w14:paraId="3116BEF3" w14:textId="77777777" w:rsidTr="00B40BE0">
        <w:trPr>
          <w:trHeight w:val="198"/>
          <w:tblCellSpacing w:w="0" w:type="dxa"/>
        </w:trPr>
        <w:tc>
          <w:tcPr>
            <w:tcW w:w="0" w:type="auto"/>
            <w:tcMar>
              <w:top w:w="45" w:type="dxa"/>
              <w:left w:w="45" w:type="dxa"/>
              <w:bottom w:w="45" w:type="dxa"/>
              <w:right w:w="45" w:type="dxa"/>
            </w:tcMar>
          </w:tcPr>
          <w:p w14:paraId="509CF959" w14:textId="067C9041" w:rsidR="000D2A4B" w:rsidRDefault="00E9160D" w:rsidP="00E01CF0">
            <w:pPr>
              <w:pStyle w:val="p3"/>
            </w:pPr>
            <w:r>
              <w:t>No modifiers are allowed</w:t>
            </w:r>
            <w:r w:rsidR="000D2A4B">
              <w:t>.</w:t>
            </w:r>
          </w:p>
        </w:tc>
      </w:tr>
    </w:tbl>
    <w:p w14:paraId="50A82E2B" w14:textId="77777777" w:rsidR="000D2A4B" w:rsidRDefault="000D2A4B" w:rsidP="000D2A4B">
      <w:pPr>
        <w:spacing w:after="240"/>
      </w:pPr>
    </w:p>
    <w:p w14:paraId="5F0002CF" w14:textId="77777777" w:rsidR="000D2A4B" w:rsidRDefault="000D2A4B" w:rsidP="000D2A4B">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0D2A4B" w14:paraId="13E7428F" w14:textId="77777777" w:rsidTr="00AF1F5D">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E789B37" w14:textId="77777777" w:rsidR="000D2A4B" w:rsidRDefault="000D2A4B" w:rsidP="00AF1F5D">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Pr="008A5E4E">
              <w:fldChar w:fldCharType="begin"/>
            </w:r>
            <w:r>
              <w:instrText xml:space="preserve"> PAGEREF _Ref-178335936 \p \h  \* MERGEFORMAT </w:instrText>
            </w:r>
            <w:r w:rsidRPr="008A5E4E">
              <w:fldChar w:fldCharType="separate"/>
            </w:r>
            <w:r w:rsidRPr="00533AF0">
              <w:rPr>
                <w:rStyle w:val="xref2"/>
                <w:noProof/>
              </w:rPr>
              <w:t>on</w:t>
            </w:r>
            <w:r>
              <w:rPr>
                <w:noProof/>
              </w:rPr>
              <w:t xml:space="preserve"> page 277</w:t>
            </w:r>
            <w:r w:rsidRPr="008A5E4E">
              <w:rPr>
                <w:rStyle w:val="xref2"/>
              </w:rPr>
              <w:fldChar w:fldCharType="end"/>
            </w:r>
            <w:r>
              <w:rPr>
                <w:rStyle w:val="xref2"/>
                <w:shd w:val="clear" w:color="auto" w:fill="D3D3D3"/>
              </w:rPr>
              <w:t>)</w:t>
            </w:r>
            <w:r>
              <w:rPr>
                <w:shd w:val="clear" w:color="auto" w:fill="D3D3D3"/>
              </w:rPr>
              <w:t>)</w:t>
            </w:r>
          </w:p>
        </w:tc>
      </w:tr>
      <w:tr w:rsidR="000D2A4B" w14:paraId="20FB1EAE" w14:textId="77777777" w:rsidTr="00AF1F5D">
        <w:trPr>
          <w:tblCellSpacing w:w="0" w:type="dxa"/>
        </w:trPr>
        <w:tc>
          <w:tcPr>
            <w:tcW w:w="0" w:type="auto"/>
            <w:tcMar>
              <w:top w:w="45" w:type="dxa"/>
              <w:left w:w="45" w:type="dxa"/>
              <w:bottom w:w="45" w:type="dxa"/>
              <w:right w:w="45" w:type="dxa"/>
            </w:tcMar>
          </w:tcPr>
          <w:p w14:paraId="29F1168E" w14:textId="77777777" w:rsidR="000D2A4B" w:rsidRDefault="000D2A4B" w:rsidP="00AF1F5D">
            <w:pPr>
              <w:pStyle w:val="tdTableStyle-TablestyleNonAltRows-BodyA-Column-Body1"/>
            </w:pPr>
            <w:r>
              <w:t xml:space="preserve">No exceptions are allowed. </w:t>
            </w:r>
          </w:p>
        </w:tc>
      </w:tr>
    </w:tbl>
    <w:p w14:paraId="5CD4AB90" w14:textId="77777777" w:rsidR="000D2A4B" w:rsidRDefault="000D2A4B" w:rsidP="000D2A4B">
      <w:pPr>
        <w:spacing w:after="240"/>
      </w:pPr>
    </w:p>
    <w:p w14:paraId="65C68F8C" w14:textId="6732ECC7" w:rsidR="000D2A4B" w:rsidRDefault="000D2A4B" w:rsidP="000D2A4B">
      <w:pPr>
        <w:pStyle w:val="p"/>
      </w:pPr>
      <w:r>
        <w:t xml:space="preserve">For BRIG syntax, see </w:t>
      </w:r>
      <w:r w:rsidR="00AF0E38">
        <w:rPr>
          <w:rStyle w:val="xref1"/>
        </w:rPr>
        <w:t>18.7.3. BRIG Syntax for Image Operations (</w:t>
      </w:r>
      <w:r w:rsidR="00AF0E38" w:rsidRPr="008A5E4E">
        <w:fldChar w:fldCharType="begin"/>
      </w:r>
      <w:r w:rsidR="00AF0E38">
        <w:instrText xml:space="preserve"> PAGEREF _Ref1053315481 \p \h  \* MERGEFORMAT </w:instrText>
      </w:r>
      <w:r w:rsidR="00AF0E38" w:rsidRPr="008A5E4E">
        <w:fldChar w:fldCharType="separate"/>
      </w:r>
      <w:r w:rsidR="00AF0E38" w:rsidRPr="00533AF0">
        <w:rPr>
          <w:rStyle w:val="xref1"/>
          <w:noProof/>
        </w:rPr>
        <w:t>on</w:t>
      </w:r>
      <w:r w:rsidR="00AF0E38">
        <w:rPr>
          <w:noProof/>
        </w:rPr>
        <w:t xml:space="preserve"> page 364</w:t>
      </w:r>
      <w:r w:rsidR="00AF0E38" w:rsidRPr="008A5E4E">
        <w:rPr>
          <w:rStyle w:val="xref1"/>
        </w:rPr>
        <w:fldChar w:fldCharType="end"/>
      </w:r>
      <w:r w:rsidR="00AF0E38">
        <w:rPr>
          <w:rStyle w:val="xref1"/>
        </w:rPr>
        <w:t>)</w:t>
      </w:r>
      <w:r>
        <w:t>.</w:t>
      </w:r>
    </w:p>
    <w:p w14:paraId="0D7DDEB4" w14:textId="3011D450" w:rsidR="000D2A4B" w:rsidRDefault="000D2A4B" w:rsidP="00B40BE0">
      <w:pPr>
        <w:pStyle w:val="h3"/>
        <w:numPr>
          <w:ilvl w:val="2"/>
          <w:numId w:val="346"/>
        </w:numPr>
      </w:pPr>
      <w:r>
        <w:t>Description</w:t>
      </w:r>
    </w:p>
    <w:p w14:paraId="2D9B442F" w14:textId="2D571166" w:rsidR="00AA64FC" w:rsidRDefault="000D2A4B" w:rsidP="00F97E5D">
      <w:pPr>
        <w:pStyle w:val="p"/>
      </w:pPr>
      <w:r>
        <w:t xml:space="preserve">The </w:t>
      </w:r>
      <w:r w:rsidR="00AF0E38">
        <w:rPr>
          <w:rStyle w:val="code1"/>
        </w:rPr>
        <w:t>image</w:t>
      </w:r>
      <w:r>
        <w:rPr>
          <w:rStyle w:val="code1"/>
        </w:rPr>
        <w:t>fence</w:t>
      </w:r>
      <w:r>
        <w:t xml:space="preserve"> operation allows</w:t>
      </w:r>
      <w:r w:rsidR="00A40268">
        <w:t xml:space="preserve"> </w:t>
      </w:r>
      <w:r w:rsidR="008D216F">
        <w:t>image data</w:t>
      </w:r>
      <w:r>
        <w:t xml:space="preserve"> access and updates to be synchronized</w:t>
      </w:r>
      <w:r w:rsidR="00AA64FC">
        <w:t xml:space="preserve"> both within a single work-item, and</w:t>
      </w:r>
      <w:r w:rsidR="004B3905">
        <w:t>, when combined with an execution barrier,</w:t>
      </w:r>
      <w:r w:rsidR="00AA64FC">
        <w:t xml:space="preserve"> between work-items in the same wavefront or work-group. In addition, when combined with memfence and execution barriers it can synchronize both image operations and global </w:t>
      </w:r>
      <w:r w:rsidR="004B3905">
        <w:t>and group segment memory operations. Execution is undefined when memory is accessed without synchronization.</w:t>
      </w:r>
    </w:p>
    <w:p w14:paraId="77BF3B98" w14:textId="29FD3E27" w:rsidR="00EC23DD" w:rsidRDefault="00A74D75" w:rsidP="00EC23DD">
      <w:pPr>
        <w:pStyle w:val="p"/>
      </w:pPr>
      <w:r>
        <w:t>T</w:t>
      </w:r>
      <w:r w:rsidR="000D2A4B">
        <w:t>o make the image writes performed by a single work-it</w:t>
      </w:r>
      <w:r w:rsidR="0052389D">
        <w:t>em visible to the image reads the same work-item</w:t>
      </w:r>
      <w:r w:rsidR="000D2A4B">
        <w:t xml:space="preserve"> performs, it must </w:t>
      </w:r>
      <w:r w:rsidR="0052389D">
        <w:t>execute</w:t>
      </w:r>
      <w:r w:rsidR="000D2A4B">
        <w:t xml:space="preserve"> an </w:t>
      </w:r>
      <w:r w:rsidR="00C47A81">
        <w:rPr>
          <w:rStyle w:val="code1"/>
        </w:rPr>
        <w:t>imagefence</w:t>
      </w:r>
      <w:r w:rsidR="0052389D">
        <w:t xml:space="preserve"> between the image write and image read operations</w:t>
      </w:r>
      <w:r w:rsidR="00EC23DD">
        <w:t>. For example:</w:t>
      </w:r>
    </w:p>
    <w:p w14:paraId="7E5E2E1A" w14:textId="231BB1E6" w:rsidR="00EC23DD" w:rsidRDefault="00EC23DD" w:rsidP="00EC23DD">
      <w:pPr>
        <w:pStyle w:val="pre"/>
      </w:pPr>
      <w:r>
        <w:t>stimage_v4_1d_f32_rwimg_f32 ($s1, $s2, $s3, $</w:t>
      </w:r>
      <w:r w:rsidR="00F97E5D">
        <w:t>s4), $d1, $s4;</w:t>
      </w:r>
      <w:r w:rsidR="00F97E5D">
        <w:br/>
        <w:t>imagefence</w:t>
      </w:r>
      <w:r>
        <w:t xml:space="preserve">; // Will ensure image data stored by </w:t>
      </w:r>
      <w:r w:rsidR="00F97E5D">
        <w:t>stimage is visible to</w:t>
      </w:r>
      <w:r w:rsidR="00F97E5D">
        <w:br/>
        <w:t xml:space="preserve">       </w:t>
      </w:r>
      <w:r>
        <w:t xml:space="preserve">     // subsequently ldimage in same work-item.</w:t>
      </w:r>
      <w:r>
        <w:br/>
        <w:t>ldimage_v4_1d_f32_rwimg_f32 ($s5, $s6, $s7, $s8), $d1, $s4;</w:t>
      </w:r>
    </w:p>
    <w:p w14:paraId="67965E4A" w14:textId="2C88935B" w:rsidR="00FF36AD" w:rsidRDefault="00C47A81" w:rsidP="00A74D75">
      <w:pPr>
        <w:pStyle w:val="p"/>
      </w:pPr>
      <w:r>
        <w:t xml:space="preserve">To make the image writes performed by work-item A visible to the image reads performed by work-item B, it is necessary for A to execute an </w:t>
      </w:r>
      <w:r>
        <w:rPr>
          <w:rStyle w:val="code1"/>
        </w:rPr>
        <w:t>imagefence</w:t>
      </w:r>
      <w:r>
        <w:t xml:space="preserve"> after the image write, </w:t>
      </w:r>
      <w:r w:rsidR="00F36D0F">
        <w:t>followed by a</w:t>
      </w:r>
      <w:r>
        <w:t xml:space="preserve"> </w:t>
      </w:r>
      <w:r w:rsidR="00F36D0F">
        <w:rPr>
          <w:rStyle w:val="code1"/>
        </w:rPr>
        <w:t>barrier</w:t>
      </w:r>
      <w:r w:rsidR="00F36D0F">
        <w:t xml:space="preserve"> or </w:t>
      </w:r>
      <w:r w:rsidR="00F36D0F">
        <w:rPr>
          <w:rStyle w:val="code1"/>
        </w:rPr>
        <w:t>wavebarrier</w:t>
      </w:r>
      <w:r w:rsidR="00F36D0F">
        <w:t xml:space="preserve"> </w:t>
      </w:r>
      <w:r>
        <w:t xml:space="preserve">that both A and B participate in; and for B to execute an </w:t>
      </w:r>
      <w:r>
        <w:rPr>
          <w:rStyle w:val="code1"/>
        </w:rPr>
        <w:t>imagefence</w:t>
      </w:r>
      <w:r>
        <w:t xml:space="preserve"> after the </w:t>
      </w:r>
      <w:r w:rsidR="00F36D0F">
        <w:rPr>
          <w:rStyle w:val="code1"/>
        </w:rPr>
        <w:t>barrier</w:t>
      </w:r>
      <w:r w:rsidR="00F36D0F">
        <w:t xml:space="preserve"> or </w:t>
      </w:r>
      <w:r w:rsidR="00F36D0F">
        <w:rPr>
          <w:rStyle w:val="code1"/>
        </w:rPr>
        <w:t>wavebarrier</w:t>
      </w:r>
      <w:r w:rsidR="00F36D0F">
        <w:t xml:space="preserve"> </w:t>
      </w:r>
      <w:r>
        <w:t>but before the image reads.</w:t>
      </w:r>
      <w:r w:rsidR="00106B37" w:rsidRPr="00106B37">
        <w:t xml:space="preserve"> </w:t>
      </w:r>
      <w:r w:rsidR="00106B37">
        <w:t>For example:</w:t>
      </w:r>
    </w:p>
    <w:p w14:paraId="68ACAA5D" w14:textId="100E4CEC" w:rsidR="002E072D" w:rsidRDefault="002E072D" w:rsidP="002E072D">
      <w:pPr>
        <w:pStyle w:val="pre"/>
      </w:pPr>
      <w:r>
        <w:t xml:space="preserve"> stimage_v4_1d_f32_rwimg_f32 ($s1, $s2, $s3, $s4), $d1, $s4;</w:t>
      </w:r>
      <w:r>
        <w:br/>
        <w:t xml:space="preserve"> imagefence;</w:t>
      </w:r>
      <w:r>
        <w:br/>
        <w:t xml:space="preserve"> barrier;</w:t>
      </w:r>
      <w:r>
        <w:br/>
        <w:t xml:space="preserve"> imagefence;</w:t>
      </w:r>
      <w:r>
        <w:br/>
        <w:t xml:space="preserve"> ldimage_v4_1d_f32_rwimg_f32 ($s5, $s6, $s7, $s8), $d1, $s4;</w:t>
      </w:r>
    </w:p>
    <w:p w14:paraId="7E47662A" w14:textId="56EDB4BC" w:rsidR="00C47A81" w:rsidRDefault="00FF36AD" w:rsidP="00A74D75">
      <w:pPr>
        <w:pStyle w:val="p"/>
      </w:pPr>
      <w:r>
        <w:t xml:space="preserve">Note that this is not enough to ensure an ordering between between the image operations and memory operations performed by A and B to the global or group segment. To ensure that ordering it is also necessary for A to perform a release </w:t>
      </w:r>
      <w:r w:rsidRPr="00A83D86">
        <w:rPr>
          <w:rFonts w:ascii="Courier New" w:hAnsi="Courier New" w:cs="Courier New"/>
          <w:sz w:val="20"/>
          <w:szCs w:val="20"/>
        </w:rPr>
        <w:t>memfence</w:t>
      </w:r>
      <w:r>
        <w:t xml:space="preserve"> after the memory operations but before the </w:t>
      </w:r>
      <w:r w:rsidR="00F36D0F">
        <w:rPr>
          <w:rStyle w:val="code1"/>
        </w:rPr>
        <w:t>barrier</w:t>
      </w:r>
      <w:r w:rsidR="00F36D0F">
        <w:t xml:space="preserve"> or </w:t>
      </w:r>
      <w:r w:rsidR="00F36D0F">
        <w:rPr>
          <w:rStyle w:val="code1"/>
        </w:rPr>
        <w:t>wavebarrier</w:t>
      </w:r>
      <w:r>
        <w:t xml:space="preserve">, and for B for perform an acquire </w:t>
      </w:r>
      <w:r w:rsidRPr="00A83D86">
        <w:rPr>
          <w:rFonts w:ascii="Courier New" w:hAnsi="Courier New" w:cs="Courier New"/>
          <w:sz w:val="20"/>
          <w:szCs w:val="20"/>
        </w:rPr>
        <w:t>memfence</w:t>
      </w:r>
      <w:r>
        <w:t xml:space="preserve"> after the </w:t>
      </w:r>
      <w:r w:rsidR="00F36D0F">
        <w:rPr>
          <w:rStyle w:val="code1"/>
        </w:rPr>
        <w:t>barrier</w:t>
      </w:r>
      <w:r w:rsidR="00F36D0F">
        <w:t xml:space="preserve"> or </w:t>
      </w:r>
      <w:r w:rsidR="00F36D0F">
        <w:rPr>
          <w:rStyle w:val="code1"/>
        </w:rPr>
        <w:t>wavebarrier</w:t>
      </w:r>
      <w:r w:rsidR="00F36D0F">
        <w:t xml:space="preserve"> </w:t>
      </w:r>
      <w:r>
        <w:t xml:space="preserve">and before the memory operations. A and B must both be inclusive members of the scope </w:t>
      </w:r>
      <w:r w:rsidR="00311903">
        <w:t xml:space="preserve">instances </w:t>
      </w:r>
      <w:r>
        <w:t xml:space="preserve">specified by the </w:t>
      </w:r>
      <w:r w:rsidRPr="00B40BE0">
        <w:rPr>
          <w:rFonts w:ascii="Courier New" w:hAnsi="Courier New" w:cs="Courier New"/>
          <w:sz w:val="20"/>
          <w:szCs w:val="20"/>
        </w:rPr>
        <w:t>memfence</w:t>
      </w:r>
      <w:r>
        <w:t xml:space="preserve"> operations.</w:t>
      </w:r>
      <w:r w:rsidR="005979F9">
        <w:t xml:space="preserve"> For example:</w:t>
      </w:r>
    </w:p>
    <w:p w14:paraId="46308868" w14:textId="420AA437" w:rsidR="00266976" w:rsidRDefault="002E072D" w:rsidP="00B40BE0">
      <w:pPr>
        <w:pStyle w:val="pre"/>
      </w:pPr>
      <w:r>
        <w:t xml:space="preserve"> </w:t>
      </w:r>
      <w:r w:rsidR="00266976">
        <w:t>imagefence;</w:t>
      </w:r>
      <w:r w:rsidR="00266976">
        <w:br/>
        <w:t xml:space="preserve"> memfence_rel_wg;</w:t>
      </w:r>
      <w:r w:rsidR="00266976">
        <w:br/>
        <w:t xml:space="preserve"> barrier;</w:t>
      </w:r>
      <w:r w:rsidR="00266976">
        <w:br/>
        <w:t xml:space="preserve"> memfence_acq_wg;</w:t>
      </w:r>
      <w:r w:rsidR="00266976">
        <w:br/>
        <w:t xml:space="preserve"> imagefence;</w:t>
      </w:r>
    </w:p>
    <w:p w14:paraId="0E89CE19" w14:textId="39E8EC47" w:rsidR="00F36D0F" w:rsidRDefault="00F36D0F" w:rsidP="00293084">
      <w:pPr>
        <w:pStyle w:val="p"/>
      </w:pPr>
      <w:r>
        <w:t>Note that an fbarrier cannot be used to achieve synchronization in the current version of HSAIL.</w:t>
      </w:r>
    </w:p>
    <w:p w14:paraId="3AE72A13" w14:textId="54369BC5" w:rsidR="00293084" w:rsidRDefault="00293084" w:rsidP="00293084">
      <w:pPr>
        <w:pStyle w:val="p"/>
      </w:pPr>
      <w:r>
        <w:t>It is not possible to s</w:t>
      </w:r>
      <w:r w:rsidR="00DE3608">
        <w:t>ynchronize at a wider scope than</w:t>
      </w:r>
      <w:r>
        <w:t xml:space="preserve"> work-group except at kernel dispatch granularity by using  User Mode Queue packet memory fences.</w:t>
      </w:r>
    </w:p>
    <w:p w14:paraId="2296BF6C" w14:textId="77777777" w:rsidR="00EB3026" w:rsidRDefault="00EB3026" w:rsidP="00EB3026">
      <w:pPr>
        <w:pStyle w:val="p"/>
      </w:pPr>
      <w:r>
        <w:t xml:space="preserve">The </w:t>
      </w:r>
      <w:r>
        <w:rPr>
          <w:rStyle w:val="code1"/>
        </w:rPr>
        <w:t>imagefence</w:t>
      </w:r>
      <w:r>
        <w:t xml:space="preserve"> operation can be used in conditional code.</w:t>
      </w:r>
    </w:p>
    <w:p w14:paraId="40A7C845" w14:textId="5145E4DB" w:rsidR="00293084" w:rsidRDefault="00293084" w:rsidP="00293084">
      <w:pPr>
        <w:pStyle w:val="p"/>
      </w:pPr>
      <w:r>
        <w:t xml:space="preserve">See </w:t>
      </w:r>
      <w:r>
        <w:rPr>
          <w:rStyle w:val="xref1"/>
        </w:rPr>
        <w:t>7.1.10. Image Memory Model (</w:t>
      </w:r>
      <w:r w:rsidRPr="008A5E4E">
        <w:fldChar w:fldCharType="begin"/>
      </w:r>
      <w:r>
        <w:instrText xml:space="preserve"> PAGEREF _Ref710334244 \p \h  \* MERGEFORMAT </w:instrText>
      </w:r>
      <w:r w:rsidRPr="008A5E4E">
        <w:fldChar w:fldCharType="separate"/>
      </w:r>
      <w:r w:rsidRPr="00533AF0">
        <w:rPr>
          <w:rStyle w:val="xref1"/>
          <w:noProof/>
        </w:rPr>
        <w:t>on</w:t>
      </w:r>
      <w:r>
        <w:rPr>
          <w:noProof/>
        </w:rPr>
        <w:t xml:space="preserve"> page 215</w:t>
      </w:r>
      <w:r w:rsidRPr="008A5E4E">
        <w:rPr>
          <w:rStyle w:val="xref1"/>
        </w:rPr>
        <w:fldChar w:fldCharType="end"/>
      </w:r>
      <w:r>
        <w:rPr>
          <w:rStyle w:val="xref1"/>
        </w:rPr>
        <w:t>)</w:t>
      </w:r>
      <w:r>
        <w:t>.</w:t>
      </w:r>
    </w:p>
    <w:p w14:paraId="5C46F7EE" w14:textId="77777777" w:rsidR="000D2A4B" w:rsidRDefault="000D2A4B" w:rsidP="000D2A4B">
      <w:pPr>
        <w:pStyle w:val="pExample"/>
      </w:pPr>
      <w:r>
        <w:t>Examples</w:t>
      </w:r>
    </w:p>
    <w:p w14:paraId="29A25508" w14:textId="4358D36D" w:rsidR="000D2A4B" w:rsidRDefault="00E9160D" w:rsidP="00E9160D">
      <w:pPr>
        <w:pStyle w:val="pre"/>
      </w:pPr>
      <w:r>
        <w:t>imagefence</w:t>
      </w:r>
      <w:r w:rsidR="000D2A4B">
        <w:t>;</w:t>
      </w:r>
    </w:p>
    <w:p w14:paraId="53A4D924" w14:textId="77777777" w:rsidR="000D2A4B" w:rsidRDefault="000D2A4B" w:rsidP="000D2A4B">
      <w:pPr>
        <w:sectPr w:rsidR="000D2A4B">
          <w:headerReference w:type="even" r:id="rId159"/>
          <w:headerReference w:type="default" r:id="rId160"/>
          <w:footerReference w:type="even" r:id="rId161"/>
          <w:footerReference w:type="default" r:id="rId162"/>
          <w:type w:val="oddPage"/>
          <w:pgSz w:w="12240" w:h="15840"/>
          <w:pgMar w:top="1620" w:right="900" w:bottom="1260" w:left="2340" w:header="540" w:footer="180" w:gutter="0"/>
          <w:cols w:space="720"/>
        </w:sectPr>
      </w:pPr>
    </w:p>
    <w:p w14:paraId="3A5D2615" w14:textId="77777777" w:rsidR="008A5E4E" w:rsidRDefault="0065745B">
      <w:pPr>
        <w:pStyle w:val="h1Chpt"/>
      </w:pPr>
      <w:r>
        <w:t xml:space="preserve">Chapter 8. </w:t>
      </w:r>
      <w:r>
        <w:br/>
      </w:r>
      <w:bookmarkStart w:id="743" w:name="_Ref9443285"/>
      <w:r>
        <w:t>Branch Operations</w:t>
      </w:r>
      <w:bookmarkEnd w:id="741"/>
      <w:bookmarkEnd w:id="743"/>
    </w:p>
    <w:p w14:paraId="414CCE06" w14:textId="2673C583" w:rsidR="008A5E4E" w:rsidRDefault="0065745B">
      <w:pPr>
        <w:pStyle w:val="h2"/>
      </w:pPr>
      <w:bookmarkStart w:id="744" w:name="_Toc396034324"/>
      <w:r>
        <w:t xml:space="preserve">8.1 </w:t>
      </w:r>
      <w:r w:rsidR="009A76EE">
        <w:fldChar w:fldCharType="begin"/>
      </w:r>
      <w:r>
        <w:instrText xml:space="preserve"> XE "branch operations" </w:instrText>
      </w:r>
      <w:r w:rsidR="009A76EE">
        <w:fldChar w:fldCharType="end"/>
      </w:r>
      <w:bookmarkStart w:id="745" w:name="_Ref-928385472"/>
      <w:r>
        <w:t>Branch Operations</w:t>
      </w:r>
      <w:bookmarkEnd w:id="744"/>
      <w:bookmarkEnd w:id="745"/>
    </w:p>
    <w:p w14:paraId="3A88A6A7" w14:textId="77777777" w:rsidR="008A5E4E" w:rsidRDefault="0065745B">
      <w:pPr>
        <w:pStyle w:val="p"/>
      </w:pPr>
      <w:r>
        <w:t>Like many programming languages, HSAIL supports branch operations that can alter the control flow.</w:t>
      </w:r>
    </w:p>
    <w:p w14:paraId="276E32C8" w14:textId="77777777" w:rsidR="008A5E4E" w:rsidRDefault="0065745B">
      <w:pPr>
        <w:pStyle w:val="h3"/>
      </w:pPr>
      <w:bookmarkStart w:id="746" w:name="_Toc396034325"/>
      <w:r>
        <w:t>8.1.1 Syntax</w:t>
      </w:r>
      <w:bookmarkEnd w:id="746"/>
    </w:p>
    <w:p w14:paraId="499EDB87" w14:textId="77777777" w:rsidR="008A5E4E" w:rsidRDefault="0065745B">
      <w:pPr>
        <w:pStyle w:val="pTableTitle"/>
      </w:pPr>
      <w:bookmarkStart w:id="747" w:name="_ListOf142"/>
      <w:r>
        <w:t>Table 8–1 Syntax for Branch Operations</w:t>
      </w:r>
    </w:p>
    <w:bookmarkEnd w:id="747"/>
    <w:p w14:paraId="6E589EB6" w14:textId="77777777" w:rsidR="008A5E4E" w:rsidRDefault="008A5E4E">
      <w:pPr>
        <w:spacing w:before="240"/>
      </w:pPr>
    </w:p>
    <w:tbl>
      <w:tblPr>
        <w:tblW w:w="0" w:type="auto"/>
        <w:tblCellMar>
          <w:left w:w="10" w:type="dxa"/>
          <w:right w:w="10" w:type="dxa"/>
        </w:tblCellMar>
        <w:tblLook w:val="04A0" w:firstRow="1" w:lastRow="0" w:firstColumn="1" w:lastColumn="0" w:noHBand="0" w:noVBand="1"/>
      </w:tblPr>
      <w:tblGrid>
        <w:gridCol w:w="1818"/>
        <w:gridCol w:w="1008"/>
      </w:tblGrid>
      <w:tr w:rsidR="000E27CD" w14:paraId="05A840E6" w14:textId="77777777">
        <w:trPr>
          <w:tblHeader/>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58CD8FB2" w14:textId="77777777" w:rsidR="008A5E4E" w:rsidRDefault="0065745B">
            <w:pPr>
              <w:pStyle w:val="thTableStyle-TablestyleSyntax-HeadE-Opcodes-Header1"/>
              <w:shd w:val="clear" w:color="auto" w:fill="D3D3D3"/>
            </w:pPr>
            <w:r>
              <w:rPr>
                <w:shd w:val="clear" w:color="auto" w:fill="D3D3D3"/>
              </w:rPr>
              <w:t>Opcode and Modifier</w:t>
            </w:r>
          </w:p>
        </w:tc>
        <w:tc>
          <w:tcPr>
            <w:tcW w:w="0" w:type="auto"/>
            <w:tcBorders>
              <w:bottom w:val="double" w:sz="3" w:space="0" w:color="000000"/>
            </w:tcBorders>
            <w:shd w:val="clear" w:color="auto" w:fill="D3D3D3"/>
            <w:tcMar>
              <w:top w:w="45" w:type="dxa"/>
              <w:left w:w="45" w:type="dxa"/>
              <w:bottom w:w="45" w:type="dxa"/>
              <w:right w:w="45" w:type="dxa"/>
            </w:tcMar>
          </w:tcPr>
          <w:p w14:paraId="610E88F0" w14:textId="77777777" w:rsidR="008A5E4E" w:rsidRDefault="0065745B">
            <w:pPr>
              <w:pStyle w:val="thTableStyle-TablestyleSyntax-HeadD-Operands-Header1"/>
              <w:shd w:val="clear" w:color="auto" w:fill="D3D3D3"/>
            </w:pPr>
            <w:r>
              <w:rPr>
                <w:shd w:val="clear" w:color="auto" w:fill="D3D3D3"/>
              </w:rPr>
              <w:t>Operands</w:t>
            </w:r>
          </w:p>
        </w:tc>
      </w:tr>
      <w:tr w:rsidR="000E27CD" w14:paraId="0E15B608" w14:textId="77777777">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2CE65A3" w14:textId="77777777" w:rsidR="008A5E4E" w:rsidRDefault="0065745B">
            <w:pPr>
              <w:pStyle w:val="tdTableStyle-TablestyleSyntax-BodyE-Opcodes-Body1"/>
              <w:shd w:val="clear" w:color="auto" w:fill="DCDCDC"/>
            </w:pPr>
            <w:r>
              <w:rPr>
                <w:rStyle w:val="b"/>
                <w:b/>
                <w:bCs/>
                <w:shd w:val="clear" w:color="auto" w:fill="DCDCDC"/>
              </w:rPr>
              <w:t>br</w:t>
            </w:r>
          </w:p>
        </w:tc>
        <w:tc>
          <w:tcPr>
            <w:tcW w:w="0" w:type="auto"/>
            <w:tcBorders>
              <w:bottom w:val="single" w:sz="6" w:space="0" w:color="000000"/>
            </w:tcBorders>
            <w:tcMar>
              <w:top w:w="45" w:type="dxa"/>
              <w:left w:w="45" w:type="dxa"/>
              <w:bottom w:w="45" w:type="dxa"/>
              <w:right w:w="45" w:type="dxa"/>
            </w:tcMar>
          </w:tcPr>
          <w:p w14:paraId="631DECE3" w14:textId="77777777" w:rsidR="008A5E4E" w:rsidRDefault="0065745B">
            <w:pPr>
              <w:pStyle w:val="tdTableStyle-TablestyleSyntax-BodyD-Operands-Body1"/>
            </w:pPr>
            <w:r>
              <w:rPr>
                <w:rStyle w:val="em"/>
              </w:rPr>
              <w:t>label</w:t>
            </w:r>
          </w:p>
        </w:tc>
      </w:tr>
      <w:tr w:rsidR="000E27CD" w14:paraId="17BC1A3A" w14:textId="77777777">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1F50428" w14:textId="77777777" w:rsidR="008A5E4E" w:rsidRDefault="0065745B">
            <w:pPr>
              <w:pStyle w:val="tdTableStyle-TablestyleSyntax-BodyE-Opcodes-Body1"/>
              <w:shd w:val="clear" w:color="auto" w:fill="DCDCDC"/>
            </w:pPr>
            <w:r>
              <w:rPr>
                <w:rStyle w:val="b"/>
                <w:b/>
                <w:bCs/>
                <w:shd w:val="clear" w:color="auto" w:fill="DCDCDC"/>
              </w:rPr>
              <w:t>cbr</w:t>
            </w:r>
            <w:r>
              <w:rPr>
                <w:rStyle w:val="code"/>
                <w:shd w:val="clear" w:color="auto" w:fill="DCDCDC"/>
              </w:rPr>
              <w:t>_</w:t>
            </w:r>
            <w:r>
              <w:rPr>
                <w:rStyle w:val="em"/>
                <w:shd w:val="clear" w:color="auto" w:fill="DCDCDC"/>
              </w:rPr>
              <w:t>width</w:t>
            </w:r>
            <w:r>
              <w:rPr>
                <w:rStyle w:val="b"/>
                <w:b/>
                <w:bCs/>
                <w:shd w:val="clear" w:color="auto" w:fill="DCDCDC"/>
              </w:rPr>
              <w:t>_b1</w:t>
            </w:r>
          </w:p>
        </w:tc>
        <w:tc>
          <w:tcPr>
            <w:tcW w:w="0" w:type="auto"/>
            <w:tcBorders>
              <w:bottom w:val="single" w:sz="6" w:space="0" w:color="000000"/>
            </w:tcBorders>
            <w:tcMar>
              <w:top w:w="45" w:type="dxa"/>
              <w:left w:w="45" w:type="dxa"/>
              <w:bottom w:w="45" w:type="dxa"/>
              <w:right w:w="45" w:type="dxa"/>
            </w:tcMar>
          </w:tcPr>
          <w:p w14:paraId="5FAD55A9" w14:textId="77777777" w:rsidR="008A5E4E" w:rsidRDefault="0065745B">
            <w:pPr>
              <w:pStyle w:val="tdTableStyle-TablestyleSyntax-BodyD-Operands-Body1"/>
            </w:pPr>
            <w:r>
              <w:rPr>
                <w:rStyle w:val="em"/>
              </w:rPr>
              <w:t>src</w:t>
            </w:r>
            <w:r>
              <w:rPr>
                <w:rStyle w:val="b"/>
              </w:rPr>
              <w:t xml:space="preserve">, </w:t>
            </w:r>
            <w:r>
              <w:rPr>
                <w:rStyle w:val="em"/>
              </w:rPr>
              <w:t>label</w:t>
            </w:r>
          </w:p>
        </w:tc>
      </w:tr>
      <w:tr w:rsidR="000E27CD" w14:paraId="531E8337" w14:textId="77777777">
        <w:tc>
          <w:tcPr>
            <w:tcW w:w="0" w:type="auto"/>
            <w:tcBorders>
              <w:right w:val="single" w:sz="18" w:space="0" w:color="000000"/>
            </w:tcBorders>
            <w:shd w:val="clear" w:color="auto" w:fill="DCDCDC"/>
            <w:tcMar>
              <w:top w:w="45" w:type="dxa"/>
              <w:left w:w="45" w:type="dxa"/>
              <w:bottom w:w="45" w:type="dxa"/>
              <w:right w:w="45" w:type="dxa"/>
            </w:tcMar>
          </w:tcPr>
          <w:p w14:paraId="2646D0C7" w14:textId="77777777" w:rsidR="008A5E4E" w:rsidRDefault="0065745B">
            <w:pPr>
              <w:pStyle w:val="tdTableStyle-TablestyleSyntax-BodyB-Opcodes-Body1"/>
              <w:shd w:val="clear" w:color="auto" w:fill="DCDCDC"/>
            </w:pPr>
            <w:r>
              <w:rPr>
                <w:rStyle w:val="b"/>
                <w:b/>
                <w:bCs/>
                <w:shd w:val="clear" w:color="auto" w:fill="DCDCDC"/>
              </w:rPr>
              <w:t>sbr</w:t>
            </w:r>
            <w:r>
              <w:rPr>
                <w:rStyle w:val="code"/>
                <w:shd w:val="clear" w:color="auto" w:fill="DCDCDC"/>
              </w:rPr>
              <w:t>_</w:t>
            </w:r>
            <w:r>
              <w:rPr>
                <w:rStyle w:val="em"/>
                <w:shd w:val="clear" w:color="auto" w:fill="DCDCDC"/>
              </w:rPr>
              <w:t>width</w:t>
            </w:r>
            <w:r>
              <w:rPr>
                <w:rStyle w:val="b"/>
                <w:b/>
                <w:bCs/>
                <w:shd w:val="clear" w:color="auto" w:fill="DCDCDC"/>
              </w:rPr>
              <w:t>_u</w:t>
            </w:r>
            <w:r>
              <w:rPr>
                <w:rStyle w:val="em"/>
                <w:shd w:val="clear" w:color="auto" w:fill="DCDCDC"/>
              </w:rPr>
              <w:t>Length</w:t>
            </w:r>
          </w:p>
        </w:tc>
        <w:tc>
          <w:tcPr>
            <w:tcW w:w="0" w:type="auto"/>
            <w:tcMar>
              <w:top w:w="45" w:type="dxa"/>
              <w:left w:w="45" w:type="dxa"/>
              <w:bottom w:w="45" w:type="dxa"/>
              <w:right w:w="45" w:type="dxa"/>
            </w:tcMar>
          </w:tcPr>
          <w:p w14:paraId="05C4347E" w14:textId="77777777" w:rsidR="008A5E4E" w:rsidRDefault="0065745B">
            <w:pPr>
              <w:pStyle w:val="tdTableStyle-TablestyleSyntax-BodyA-Operands-Body1"/>
            </w:pPr>
            <w:r>
              <w:rPr>
                <w:rStyle w:val="em"/>
              </w:rPr>
              <w:t>src</w:t>
            </w:r>
            <w:r>
              <w:rPr>
                <w:rStyle w:val="b"/>
              </w:rPr>
              <w:t xml:space="preserve"> [</w:t>
            </w:r>
            <w:r>
              <w:rPr>
                <w:rStyle w:val="em"/>
              </w:rPr>
              <w:t>labelList</w:t>
            </w:r>
            <w:r>
              <w:rPr>
                <w:rStyle w:val="b"/>
              </w:rPr>
              <w:t>]</w:t>
            </w:r>
          </w:p>
        </w:tc>
      </w:tr>
    </w:tbl>
    <w:p w14:paraId="549CACB8" w14:textId="77777777" w:rsidR="008A5E4E" w:rsidRDefault="008A5E4E">
      <w:pPr>
        <w:spacing w:after="240"/>
      </w:pPr>
    </w:p>
    <w:p w14:paraId="199B039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788DF00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AE544D1"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7C58B41C" w14:textId="77777777">
        <w:trPr>
          <w:tblCellSpacing w:w="0" w:type="dxa"/>
        </w:trPr>
        <w:tc>
          <w:tcPr>
            <w:tcW w:w="0" w:type="auto"/>
            <w:tcBorders>
              <w:bottom w:val="single" w:sz="6" w:space="0" w:color="000000"/>
            </w:tcBorders>
            <w:tcMar>
              <w:top w:w="45" w:type="dxa"/>
              <w:left w:w="45" w:type="dxa"/>
              <w:bottom w:w="45" w:type="dxa"/>
              <w:right w:w="45" w:type="dxa"/>
            </w:tcMar>
          </w:tcPr>
          <w:p w14:paraId="783DF7CF" w14:textId="77777777" w:rsidR="008A5E4E" w:rsidRDefault="0065745B">
            <w:pPr>
              <w:pStyle w:val="p3"/>
            </w:pPr>
            <w:r>
              <w:rPr>
                <w:rStyle w:val="em"/>
              </w:rPr>
              <w:t>width</w:t>
            </w:r>
            <w:r>
              <w:t xml:space="preserve">: Optional: </w:t>
            </w:r>
            <w:r>
              <w:rPr>
                <w:rStyle w:val="code"/>
              </w:rPr>
              <w:t>width(</w:t>
            </w:r>
            <w:r>
              <w:rPr>
                <w:rStyle w:val="em"/>
              </w:rPr>
              <w:t>n</w:t>
            </w:r>
            <w:r>
              <w:rPr>
                <w:rStyle w:val="code"/>
              </w:rPr>
              <w:t>)</w:t>
            </w:r>
            <w:r>
              <w:t xml:space="preserve">, </w:t>
            </w:r>
            <w:r>
              <w:rPr>
                <w:rStyle w:val="code"/>
              </w:rPr>
              <w:t>width(WAVESIZE)</w:t>
            </w:r>
            <w:r>
              <w:t xml:space="preserve">, or </w:t>
            </w:r>
            <w:r>
              <w:rPr>
                <w:rStyle w:val="code"/>
              </w:rPr>
              <w:t>width(all)</w:t>
            </w:r>
            <w:r>
              <w:t xml:space="preserve">. The width modifier specifies the result uniformity of the target for branches. All active work-items in the same slice are guaranteed to branch to the same target. If the width modifier is omitted, it defaults to </w:t>
            </w:r>
            <w:r>
              <w:rPr>
                <w:rStyle w:val="code"/>
              </w:rPr>
              <w:t>width(1)</w:t>
            </w:r>
            <w:r>
              <w:t xml:space="preserve">, indicating each active work-item can branch independently. See </w:t>
            </w:r>
            <w:r>
              <w:rPr>
                <w:rStyle w:val="xref"/>
              </w:rPr>
              <w:t>2.12.2. Using the Width Modifier with Control Transfer Operations (</w:t>
            </w:r>
            <w:r w:rsidR="009A76EE" w:rsidRPr="008A5E4E">
              <w:fldChar w:fldCharType="begin"/>
            </w:r>
            <w:r w:rsidR="008A5E4E">
              <w:instrText xml:space="preserve"> PAGEREF _Ref415619808 \p \h  \* MERGEFORMAT </w:instrText>
            </w:r>
            <w:r w:rsidR="009A76EE" w:rsidRPr="008A5E4E">
              <w:fldChar w:fldCharType="separate"/>
            </w:r>
            <w:r w:rsidR="00533AF0" w:rsidRPr="00533AF0">
              <w:rPr>
                <w:rStyle w:val="xref"/>
                <w:noProof/>
              </w:rPr>
              <w:t>on</w:t>
            </w:r>
            <w:r w:rsidR="00533AF0">
              <w:rPr>
                <w:noProof/>
              </w:rPr>
              <w:t xml:space="preserve"> page 28</w:t>
            </w:r>
            <w:r w:rsidR="009A76EE" w:rsidRPr="008A5E4E">
              <w:rPr>
                <w:rStyle w:val="xref"/>
              </w:rPr>
              <w:fldChar w:fldCharType="end"/>
            </w:r>
            <w:r>
              <w:rPr>
                <w:rStyle w:val="xref"/>
              </w:rPr>
              <w:t>)</w:t>
            </w:r>
            <w:r>
              <w:t>.</w:t>
            </w:r>
          </w:p>
        </w:tc>
      </w:tr>
      <w:tr w:rsidR="008A5E4E" w14:paraId="684FB29F" w14:textId="77777777">
        <w:trPr>
          <w:tblCellSpacing w:w="0" w:type="dxa"/>
        </w:trPr>
        <w:tc>
          <w:tcPr>
            <w:tcW w:w="0" w:type="auto"/>
            <w:tcMar>
              <w:top w:w="45" w:type="dxa"/>
              <w:left w:w="45" w:type="dxa"/>
              <w:bottom w:w="45" w:type="dxa"/>
              <w:right w:w="45" w:type="dxa"/>
            </w:tcMar>
          </w:tcPr>
          <w:p w14:paraId="7202965F" w14:textId="77777777" w:rsidR="008A5E4E" w:rsidRDefault="0065745B">
            <w:pPr>
              <w:pStyle w:val="tdTableStyle-TablestyleNonAltRows-BodyA-Column-Body1"/>
            </w:pPr>
            <w:r>
              <w:rPr>
                <w:rStyle w:val="em"/>
              </w:rPr>
              <w:t>Length</w:t>
            </w:r>
            <w:r>
              <w:t xml:space="preserve">: 32, 64. </w:t>
            </w:r>
          </w:p>
        </w:tc>
      </w:tr>
    </w:tbl>
    <w:p w14:paraId="54845E32" w14:textId="77777777" w:rsidR="008A5E4E" w:rsidRDefault="008A5E4E">
      <w:pPr>
        <w:spacing w:after="240"/>
      </w:pPr>
    </w:p>
    <w:p w14:paraId="751E753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6F5CD386"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C846D2B"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424F903C" w14:textId="77777777">
        <w:trPr>
          <w:tblCellSpacing w:w="0" w:type="dxa"/>
        </w:trPr>
        <w:tc>
          <w:tcPr>
            <w:tcW w:w="0" w:type="auto"/>
            <w:tcBorders>
              <w:bottom w:val="single" w:sz="6" w:space="0" w:color="000000"/>
            </w:tcBorders>
            <w:tcMar>
              <w:top w:w="45" w:type="dxa"/>
              <w:left w:w="45" w:type="dxa"/>
              <w:bottom w:w="45" w:type="dxa"/>
              <w:right w:w="45" w:type="dxa"/>
            </w:tcMar>
          </w:tcPr>
          <w:p w14:paraId="572BB1C4" w14:textId="6ADEFC83" w:rsidR="008A5E4E" w:rsidRDefault="0065745B" w:rsidP="00C7416B">
            <w:pPr>
              <w:pStyle w:val="p3"/>
            </w:pPr>
            <w:r>
              <w:rPr>
                <w:rStyle w:val="em"/>
              </w:rPr>
              <w:t>src</w:t>
            </w:r>
            <w:r>
              <w:t xml:space="preserve">: Source. Can be a register, </w:t>
            </w:r>
            <w:r w:rsidR="00C7416B">
              <w:t xml:space="preserve">or </w:t>
            </w:r>
            <w:r>
              <w:t>immediate value.</w:t>
            </w:r>
          </w:p>
        </w:tc>
      </w:tr>
      <w:tr w:rsidR="008A5E4E" w14:paraId="6AD82BA3" w14:textId="77777777">
        <w:trPr>
          <w:tblCellSpacing w:w="0" w:type="dxa"/>
        </w:trPr>
        <w:tc>
          <w:tcPr>
            <w:tcW w:w="0" w:type="auto"/>
            <w:tcBorders>
              <w:bottom w:val="single" w:sz="6" w:space="0" w:color="000000"/>
            </w:tcBorders>
            <w:tcMar>
              <w:top w:w="45" w:type="dxa"/>
              <w:left w:w="45" w:type="dxa"/>
              <w:bottom w:w="45" w:type="dxa"/>
              <w:right w:w="45" w:type="dxa"/>
            </w:tcMar>
          </w:tcPr>
          <w:p w14:paraId="015D1415" w14:textId="77777777" w:rsidR="008A5E4E" w:rsidRDefault="0065745B">
            <w:pPr>
              <w:pStyle w:val="tdTableStyle-TablestyleNonAltRows-BodyD-Column-Body1"/>
            </w:pPr>
            <w:r>
              <w:rPr>
                <w:rStyle w:val="em"/>
              </w:rPr>
              <w:t>label</w:t>
            </w:r>
            <w:r>
              <w:t>: Must be an identifier of a label in the same code block as the branch operation.</w:t>
            </w:r>
          </w:p>
        </w:tc>
      </w:tr>
      <w:tr w:rsidR="008A5E4E" w14:paraId="1681A067" w14:textId="77777777">
        <w:trPr>
          <w:tblCellSpacing w:w="0" w:type="dxa"/>
        </w:trPr>
        <w:tc>
          <w:tcPr>
            <w:tcW w:w="0" w:type="auto"/>
            <w:tcMar>
              <w:top w:w="45" w:type="dxa"/>
              <w:left w:w="45" w:type="dxa"/>
              <w:bottom w:w="45" w:type="dxa"/>
              <w:right w:w="45" w:type="dxa"/>
            </w:tcMar>
          </w:tcPr>
          <w:p w14:paraId="020F0D66" w14:textId="77777777" w:rsidR="008A5E4E" w:rsidRDefault="0065745B">
            <w:pPr>
              <w:pStyle w:val="tdTableStyle-TablestyleNonAltRows-BodyA-Column-Body1"/>
            </w:pPr>
            <w:r>
              <w:rPr>
                <w:rStyle w:val="em"/>
              </w:rPr>
              <w:t>labelList</w:t>
            </w:r>
            <w:r>
              <w:t>: Must be a comma-separated list of one or more label identifiers that are all in the same code block as the branch operation.</w:t>
            </w:r>
          </w:p>
        </w:tc>
      </w:tr>
    </w:tbl>
    <w:p w14:paraId="05F3588E" w14:textId="77777777" w:rsidR="008A5E4E" w:rsidRDefault="008A5E4E">
      <w:pPr>
        <w:spacing w:after="240"/>
      </w:pPr>
    </w:p>
    <w:p w14:paraId="6398EE7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5686F91B"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D02265F"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4FAADD40" w14:textId="77777777">
        <w:trPr>
          <w:tblCellSpacing w:w="0" w:type="dxa"/>
        </w:trPr>
        <w:tc>
          <w:tcPr>
            <w:tcW w:w="0" w:type="auto"/>
            <w:tcMar>
              <w:top w:w="45" w:type="dxa"/>
              <w:left w:w="45" w:type="dxa"/>
              <w:bottom w:w="45" w:type="dxa"/>
              <w:right w:w="45" w:type="dxa"/>
            </w:tcMar>
          </w:tcPr>
          <w:p w14:paraId="130F5E8C" w14:textId="77777777" w:rsidR="008A5E4E" w:rsidRDefault="0065745B">
            <w:pPr>
              <w:pStyle w:val="tdTableStyle-TablestyleNonAltRows-BodyA-Column-Body1"/>
            </w:pPr>
            <w:r>
              <w:t xml:space="preserve">No exceptions are allowed. </w:t>
            </w:r>
          </w:p>
        </w:tc>
      </w:tr>
    </w:tbl>
    <w:p w14:paraId="68F6C986" w14:textId="77777777" w:rsidR="008A5E4E" w:rsidRDefault="008A5E4E">
      <w:pPr>
        <w:spacing w:after="240"/>
      </w:pPr>
    </w:p>
    <w:p w14:paraId="5E9DFB62" w14:textId="77777777" w:rsidR="008A5E4E" w:rsidRDefault="0065745B">
      <w:pPr>
        <w:pStyle w:val="p"/>
      </w:pPr>
      <w:r>
        <w:t xml:space="preserve"> For BRIG syntax, see </w:t>
      </w:r>
      <w:r>
        <w:rPr>
          <w:rStyle w:val="xref1"/>
        </w:rPr>
        <w:t>18.7.4. BRIG Syntax for Branch Operations (</w:t>
      </w:r>
      <w:r w:rsidR="009A76EE" w:rsidRPr="008A5E4E">
        <w:fldChar w:fldCharType="begin"/>
      </w:r>
      <w:r w:rsidR="008A5E4E">
        <w:instrText xml:space="preserve"> PAGEREF _Ref-2068994825 \p \h  \* MERGEFORMAT </w:instrText>
      </w:r>
      <w:r w:rsidR="009A76EE" w:rsidRPr="008A5E4E">
        <w:fldChar w:fldCharType="separate"/>
      </w:r>
      <w:r w:rsidR="00533AF0" w:rsidRPr="00533AF0">
        <w:rPr>
          <w:rStyle w:val="xref1"/>
          <w:noProof/>
        </w:rPr>
        <w:t>on</w:t>
      </w:r>
      <w:r w:rsidR="00533AF0">
        <w:rPr>
          <w:noProof/>
        </w:rPr>
        <w:t xml:space="preserve"> page 365</w:t>
      </w:r>
      <w:r w:rsidR="009A76EE" w:rsidRPr="008A5E4E">
        <w:rPr>
          <w:rStyle w:val="xref1"/>
        </w:rPr>
        <w:fldChar w:fldCharType="end"/>
      </w:r>
      <w:r>
        <w:rPr>
          <w:rStyle w:val="xref1"/>
        </w:rPr>
        <w:t>)</w:t>
      </w:r>
      <w:r>
        <w:t xml:space="preserve">. </w:t>
      </w:r>
    </w:p>
    <w:p w14:paraId="6DC1D968" w14:textId="77777777" w:rsidR="008A5E4E" w:rsidRDefault="0065745B">
      <w:pPr>
        <w:pStyle w:val="h3"/>
      </w:pPr>
      <w:bookmarkStart w:id="748" w:name="_Toc396034326"/>
      <w:r>
        <w:t>8.1.2 Description</w:t>
      </w:r>
      <w:bookmarkEnd w:id="748"/>
    </w:p>
    <w:p w14:paraId="40BE5FD2" w14:textId="77777777" w:rsidR="008A5E4E" w:rsidRDefault="0065745B">
      <w:pPr>
        <w:pStyle w:val="p"/>
      </w:pPr>
      <w:r>
        <w:t xml:space="preserve">The label or labels specified in the branch operation must be in the code block, which includes any nested arg blocks, of the kernel or function containing the branch operation. However, the label definition can either be lexically before or after the branch operation. For restrictions on using branches with respect to arg blocks see </w:t>
      </w:r>
      <w:r>
        <w:rPr>
          <w:rStyle w:val="xref1"/>
        </w:rPr>
        <w:t>10.2. Function Call Argument Passing (</w:t>
      </w:r>
      <w:r w:rsidR="009A76EE" w:rsidRPr="008A5E4E">
        <w:fldChar w:fldCharType="begin"/>
      </w:r>
      <w:r w:rsidR="008A5E4E">
        <w:instrText xml:space="preserve"> PAGEREF _Ref849298476 \p \h  \* MERGEFORMAT </w:instrText>
      </w:r>
      <w:r w:rsidR="009A76EE" w:rsidRPr="008A5E4E">
        <w:fldChar w:fldCharType="separate"/>
      </w:r>
      <w:r w:rsidR="00533AF0" w:rsidRPr="00533AF0">
        <w:rPr>
          <w:rStyle w:val="xref1"/>
          <w:noProof/>
        </w:rPr>
        <w:t>on</w:t>
      </w:r>
      <w:r w:rsidR="00533AF0">
        <w:rPr>
          <w:noProof/>
        </w:rPr>
        <w:t xml:space="preserve"> page 246</w:t>
      </w:r>
      <w:r w:rsidR="009A76EE" w:rsidRPr="008A5E4E">
        <w:rPr>
          <w:rStyle w:val="xref1"/>
        </w:rPr>
        <w:fldChar w:fldCharType="end"/>
      </w:r>
      <w:r>
        <w:rPr>
          <w:rStyle w:val="xref1"/>
        </w:rPr>
        <w:t>)</w:t>
      </w:r>
      <w:r>
        <w:t>.</w:t>
      </w:r>
    </w:p>
    <w:p w14:paraId="626ECAA3" w14:textId="77777777" w:rsidR="008A5E4E" w:rsidRDefault="009A76EE">
      <w:pPr>
        <w:pStyle w:val="pDefinitionTerm"/>
      </w:pPr>
      <w:r>
        <w:fldChar w:fldCharType="begin"/>
      </w:r>
      <w:r w:rsidR="0065745B">
        <w:instrText xml:space="preserve"> XE "branch operations:brn" </w:instrText>
      </w:r>
      <w:r>
        <w:fldChar w:fldCharType="end"/>
      </w:r>
      <w:r w:rsidR="0065745B">
        <w:rPr>
          <w:rStyle w:val="code1"/>
        </w:rPr>
        <w:t>br</w:t>
      </w:r>
    </w:p>
    <w:p w14:paraId="4F60B6C4" w14:textId="77777777" w:rsidR="008A5E4E" w:rsidRDefault="0065745B">
      <w:pPr>
        <w:pStyle w:val="p1"/>
      </w:pPr>
      <w:r>
        <w:t>An unconditional branch which transfers control to the label specified.</w:t>
      </w:r>
    </w:p>
    <w:p w14:paraId="4C505817" w14:textId="77777777" w:rsidR="008A5E4E" w:rsidRDefault="009A76EE">
      <w:pPr>
        <w:pStyle w:val="pDefinitionTerm"/>
      </w:pPr>
      <w:r>
        <w:fldChar w:fldCharType="begin"/>
      </w:r>
      <w:r w:rsidR="0065745B">
        <w:instrText xml:space="preserve"> XE "branch operations:cbr" </w:instrText>
      </w:r>
      <w:r>
        <w:fldChar w:fldCharType="end"/>
      </w:r>
      <w:r w:rsidR="0065745B">
        <w:rPr>
          <w:rStyle w:val="code1"/>
        </w:rPr>
        <w:t>cbr</w:t>
      </w:r>
    </w:p>
    <w:p w14:paraId="415050DC" w14:textId="77777777" w:rsidR="008A5E4E" w:rsidRDefault="0065745B">
      <w:pPr>
        <w:pStyle w:val="p1"/>
      </w:pPr>
      <w:r>
        <w:t xml:space="preserve">A conditional branch which transfers execution to the label specified if the condition value in </w:t>
      </w:r>
      <w:r>
        <w:rPr>
          <w:rStyle w:val="i"/>
        </w:rPr>
        <w:t>src</w:t>
      </w:r>
      <w:r>
        <w:t xml:space="preserve"> is true (non-zero), otherwise will </w:t>
      </w:r>
      <w:r>
        <w:rPr>
          <w:rStyle w:val="spanBookTitle"/>
        </w:rPr>
        <w:t>fall through</w:t>
      </w:r>
      <w:r>
        <w:t xml:space="preserve"> and execution will continue with the next operation after the </w:t>
      </w:r>
      <w:r>
        <w:rPr>
          <w:rStyle w:val="code1"/>
        </w:rPr>
        <w:t>cbr</w:t>
      </w:r>
      <w:r>
        <w:t xml:space="preserve"> operation. </w:t>
      </w:r>
      <w:r>
        <w:rPr>
          <w:rStyle w:val="i"/>
        </w:rPr>
        <w:t>src</w:t>
      </w:r>
      <w:r>
        <w:t xml:space="preserve"> must be of type </w:t>
      </w:r>
      <w:r>
        <w:rPr>
          <w:rStyle w:val="code1"/>
        </w:rPr>
        <w:t>b1</w:t>
      </w:r>
      <w:r>
        <w:t>.</w:t>
      </w:r>
    </w:p>
    <w:p w14:paraId="413ACDFB" w14:textId="77777777" w:rsidR="008A5E4E" w:rsidRDefault="0065745B">
      <w:pPr>
        <w:pStyle w:val="p1"/>
      </w:pPr>
      <w:r>
        <w:t xml:space="preserve">Since a conditional branch can potentially transfer to more than one target, it can result in control flow divergence which can introduce a performance issue. The width modifier can be used to specify properties about the control flow divergence that may result in the finalizer producing more efficient code.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w:t>
      </w:r>
    </w:p>
    <w:p w14:paraId="07FCE9A8" w14:textId="77777777" w:rsidR="008A5E4E" w:rsidRDefault="009A76EE">
      <w:pPr>
        <w:pStyle w:val="pDefinitionTerm"/>
      </w:pPr>
      <w:r>
        <w:fldChar w:fldCharType="begin"/>
      </w:r>
      <w:r w:rsidR="0065745B">
        <w:instrText xml:space="preserve"> XE "branch operations:sbr" </w:instrText>
      </w:r>
      <w:r>
        <w:fldChar w:fldCharType="end"/>
      </w:r>
      <w:r w:rsidR="0065745B">
        <w:rPr>
          <w:rStyle w:val="code1"/>
        </w:rPr>
        <w:t>sbr</w:t>
      </w:r>
    </w:p>
    <w:p w14:paraId="0C9C92D9" w14:textId="77777777" w:rsidR="008A5E4E" w:rsidRDefault="0065745B">
      <w:pPr>
        <w:pStyle w:val="p1"/>
      </w:pPr>
      <w:r>
        <w:t xml:space="preserve">A switch branch which transfers control to the label in the </w:t>
      </w:r>
      <w:r>
        <w:rPr>
          <w:rStyle w:val="i"/>
        </w:rPr>
        <w:t>labelList</w:t>
      </w:r>
      <w:r>
        <w:t xml:space="preserve"> that corresponds to the index value in </w:t>
      </w:r>
      <w:r>
        <w:rPr>
          <w:rStyle w:val="i"/>
        </w:rPr>
        <w:t>src</w:t>
      </w:r>
      <w:r>
        <w:t xml:space="preserve">. If the index value is 0 then the first label is selected, if 1 then the second label, and so forth. It is undefined if the number of labels in </w:t>
      </w:r>
      <w:r>
        <w:rPr>
          <w:rStyle w:val="i"/>
        </w:rPr>
        <w:t>labelList</w:t>
      </w:r>
      <w:r>
        <w:t xml:space="preserve"> is less than or equal to the index value. </w:t>
      </w:r>
      <w:r>
        <w:rPr>
          <w:rStyle w:val="i"/>
        </w:rPr>
        <w:t>src</w:t>
      </w:r>
      <w:r>
        <w:t xml:space="preserve"> can either be of type </w:t>
      </w:r>
      <w:r>
        <w:rPr>
          <w:rStyle w:val="code1"/>
        </w:rPr>
        <w:t>u32</w:t>
      </w:r>
      <w:r>
        <w:t xml:space="preserve"> or </w:t>
      </w:r>
      <w:r>
        <w:rPr>
          <w:rStyle w:val="code1"/>
        </w:rPr>
        <w:t>u64</w:t>
      </w:r>
      <w:r>
        <w:t>.</w:t>
      </w:r>
    </w:p>
    <w:p w14:paraId="6DBA46E0" w14:textId="77777777" w:rsidR="008A5E4E" w:rsidRDefault="0065745B">
      <w:pPr>
        <w:pStyle w:val="p1"/>
      </w:pPr>
      <w:r>
        <w:t xml:space="preserve">Since a switch branch can potentially transfer to more than one target, it can result in control flow divergence which can introduce a performance issue. The width modifier can be used to specify properties about the control flow divergence that may result in the finalizer producing more efficient code.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w:t>
      </w:r>
    </w:p>
    <w:p w14:paraId="1E3DFA7C" w14:textId="67E0DD1F" w:rsidR="008A5E4E" w:rsidRDefault="0065745B">
      <w:pPr>
        <w:pStyle w:val="p1"/>
      </w:pPr>
      <w:r>
        <w:t>It is implementation</w:t>
      </w:r>
      <w:r w:rsidR="00E11165">
        <w:t xml:space="preserve"> </w:t>
      </w:r>
      <w:r>
        <w:t xml:space="preserve">defined how a switch branch is finalized to machine instructions. For example: by a cascade of compare and conditional branches; by an indirect branch through a jump table; or a combination of these approaches. The performance of switch branches can therefore potentially be slow for long label lists. </w:t>
      </w:r>
    </w:p>
    <w:p w14:paraId="4ABF2B4E" w14:textId="77777777" w:rsidR="008A5E4E" w:rsidRDefault="0065745B">
      <w:pPr>
        <w:pStyle w:val="pExample"/>
      </w:pPr>
      <w:r>
        <w:t>Examples</w:t>
      </w:r>
    </w:p>
    <w:p w14:paraId="22ED3B62" w14:textId="002471CD" w:rsidR="008A5E4E" w:rsidRDefault="0065745B">
      <w:pPr>
        <w:pStyle w:val="pre"/>
      </w:pPr>
      <w:r>
        <w:t>br @label1;</w:t>
      </w:r>
      <w:r>
        <w:br/>
        <w:t xml:space="preserve"> </w:t>
      </w:r>
      <w:r>
        <w:br/>
        <w:t xml:space="preserve"> cbr_b1 $c0, @label1;</w:t>
      </w:r>
      <w:r>
        <w:br/>
        <w:t xml:space="preserve"> cbr_width(2)_b1 $c0, @label2;</w:t>
      </w:r>
      <w:r>
        <w:br/>
        <w:t xml:space="preserve"> cbr_width(all)_b1 $c0, @label3;</w:t>
      </w:r>
      <w:r>
        <w:br/>
        <w:t xml:space="preserve"> </w:t>
      </w:r>
      <w:r>
        <w:br/>
        <w:t xml:space="preserve"> sbr_u32 $s1 [@label1, @label2, @label3];</w:t>
      </w:r>
      <w:r>
        <w:br/>
        <w:t xml:space="preserve"> sbr_width(2)_u32 $s1 [@label1, @label2, @label3];</w:t>
      </w:r>
      <w:r>
        <w:br/>
        <w:t xml:space="preserve"> sbr_width(all)_u32 $s1 [@label1, @label2, @label3];</w:t>
      </w:r>
      <w:r>
        <w:br/>
        <w:t xml:space="preserve"> </w:t>
      </w:r>
      <w:r>
        <w:br/>
        <w:t xml:space="preserve"> // ... </w:t>
      </w:r>
      <w:r>
        <w:br/>
        <w:t xml:space="preserve"> @label1:</w:t>
      </w:r>
      <w:r>
        <w:br/>
        <w:t xml:space="preserve"> // ...</w:t>
      </w:r>
      <w:r>
        <w:br/>
        <w:t xml:space="preserve"> @label2: </w:t>
      </w:r>
      <w:r>
        <w:br/>
        <w:t xml:space="preserve"> // ...</w:t>
      </w:r>
      <w:r>
        <w:br/>
        <w:t xml:space="preserve"> @label3:</w:t>
      </w:r>
      <w:r>
        <w:br/>
        <w:t xml:space="preserve"> // ...</w:t>
      </w:r>
    </w:p>
    <w:p w14:paraId="020BF599" w14:textId="77777777" w:rsidR="008A5E4E" w:rsidRDefault="008A5E4E">
      <w:pPr>
        <w:sectPr w:rsidR="008A5E4E">
          <w:headerReference w:type="even" r:id="rId163"/>
          <w:headerReference w:type="default" r:id="rId164"/>
          <w:footerReference w:type="even" r:id="rId165"/>
          <w:footerReference w:type="default" r:id="rId166"/>
          <w:type w:val="oddPage"/>
          <w:pgSz w:w="12240" w:h="15840"/>
          <w:pgMar w:top="1620" w:right="900" w:bottom="1260" w:left="2340" w:header="540" w:footer="180" w:gutter="0"/>
          <w:cols w:space="720"/>
        </w:sectPr>
      </w:pPr>
    </w:p>
    <w:p w14:paraId="1FD99DA4" w14:textId="77777777" w:rsidR="008A5E4E" w:rsidRDefault="0065745B">
      <w:pPr>
        <w:pStyle w:val="h1Chpt"/>
      </w:pPr>
      <w:bookmarkStart w:id="749" w:name="_Toc396034327"/>
      <w:r>
        <w:t xml:space="preserve">Chapter 9. </w:t>
      </w:r>
      <w:r>
        <w:br/>
      </w:r>
      <w:bookmarkStart w:id="750" w:name="_Ref-1576108994"/>
      <w:bookmarkStart w:id="751" w:name="_Ref1626108369"/>
      <w:bookmarkStart w:id="752" w:name="_Ref1864149019"/>
      <w:r>
        <w:t>Parallel Synchronization and Communication Operations</w:t>
      </w:r>
      <w:bookmarkEnd w:id="749"/>
      <w:bookmarkEnd w:id="750"/>
      <w:bookmarkEnd w:id="751"/>
      <w:bookmarkEnd w:id="752"/>
    </w:p>
    <w:p w14:paraId="7A8152C0" w14:textId="77777777" w:rsidR="008A5E4E" w:rsidRDefault="0065745B">
      <w:pPr>
        <w:pStyle w:val="p"/>
      </w:pPr>
      <w:r>
        <w:t>This chapter describes operations used for cross work-item communication.</w:t>
      </w:r>
    </w:p>
    <w:p w14:paraId="4E508D1B" w14:textId="77777777" w:rsidR="008A5E4E" w:rsidRDefault="0065745B">
      <w:pPr>
        <w:pStyle w:val="h2"/>
      </w:pPr>
      <w:bookmarkStart w:id="753" w:name="_Toc396034328"/>
      <w:r>
        <w:t xml:space="preserve">9.1 </w:t>
      </w:r>
      <w:bookmarkStart w:id="754" w:name="_Ref398931272"/>
      <w:bookmarkStart w:id="755" w:name="_Ref673856595"/>
      <w:r>
        <w:t>Barrier Operations</w:t>
      </w:r>
      <w:bookmarkEnd w:id="753"/>
      <w:bookmarkEnd w:id="754"/>
      <w:bookmarkEnd w:id="755"/>
    </w:p>
    <w:p w14:paraId="03421A4E" w14:textId="77777777" w:rsidR="008A5E4E" w:rsidRDefault="0065745B">
      <w:pPr>
        <w:pStyle w:val="p"/>
      </w:pPr>
      <w:r>
        <w:t xml:space="preserve">The </w:t>
      </w:r>
      <w:r>
        <w:rPr>
          <w:rStyle w:val="code1"/>
        </w:rPr>
        <w:t>barrier</w:t>
      </w:r>
      <w:r>
        <w:t xml:space="preserve"> and </w:t>
      </w:r>
      <w:r>
        <w:rPr>
          <w:rStyle w:val="code1"/>
        </w:rPr>
        <w:t>wavebarrier</w:t>
      </w:r>
      <w:r>
        <w:t xml:space="preserve"> operations are used to synchronize work-item execution in a work-group and wavefront respectively. </w:t>
      </w:r>
    </w:p>
    <w:p w14:paraId="19F7DF7B" w14:textId="77777777" w:rsidR="008A5E4E" w:rsidRDefault="0065745B">
      <w:pPr>
        <w:pStyle w:val="h3"/>
      </w:pPr>
      <w:bookmarkStart w:id="756" w:name="_Toc396034329"/>
      <w:r>
        <w:t>9.1.1 Syntax</w:t>
      </w:r>
      <w:bookmarkEnd w:id="756"/>
    </w:p>
    <w:p w14:paraId="55452D8D" w14:textId="77777777" w:rsidR="008A5E4E" w:rsidRDefault="0065745B">
      <w:pPr>
        <w:pStyle w:val="pTableTitle"/>
      </w:pPr>
      <w:bookmarkStart w:id="757" w:name="_ListOf143"/>
      <w:r>
        <w:t>Table 9–1 Syntax for Barrier Operations</w:t>
      </w:r>
    </w:p>
    <w:bookmarkEnd w:id="757"/>
    <w:p w14:paraId="59F17015" w14:textId="77777777" w:rsidR="008A5E4E" w:rsidRDefault="008A5E4E">
      <w:pPr>
        <w:spacing w:before="240"/>
      </w:pPr>
    </w:p>
    <w:tbl>
      <w:tblPr>
        <w:tblW w:w="0" w:type="auto"/>
        <w:tblCellMar>
          <w:left w:w="10" w:type="dxa"/>
          <w:right w:w="10" w:type="dxa"/>
        </w:tblCellMar>
        <w:tblLook w:val="04A0" w:firstRow="1" w:lastRow="0" w:firstColumn="1" w:lastColumn="0" w:noHBand="0" w:noVBand="1"/>
      </w:tblPr>
      <w:tblGrid>
        <w:gridCol w:w="1900"/>
      </w:tblGrid>
      <w:tr w:rsidR="000E27CD" w14:paraId="422E108B" w14:textId="77777777">
        <w:trPr>
          <w:tblHeader/>
        </w:trPr>
        <w:tc>
          <w:tcPr>
            <w:tcW w:w="0" w:type="auto"/>
            <w:tcBorders>
              <w:bottom w:val="double" w:sz="3" w:space="0" w:color="000000"/>
            </w:tcBorders>
            <w:shd w:val="clear" w:color="auto" w:fill="D3D3D3"/>
            <w:tcMar>
              <w:top w:w="45" w:type="dxa"/>
              <w:left w:w="45" w:type="dxa"/>
              <w:bottom w:w="45" w:type="dxa"/>
              <w:right w:w="45" w:type="dxa"/>
            </w:tcMar>
          </w:tcPr>
          <w:p w14:paraId="1E65CB1E" w14:textId="77777777" w:rsidR="008A5E4E" w:rsidRDefault="0065745B">
            <w:pPr>
              <w:pStyle w:val="thTableStyle-TablestyleSyntax-HeadD-Opcodes-Header1"/>
              <w:shd w:val="clear" w:color="auto" w:fill="D3D3D3"/>
            </w:pPr>
            <w:r>
              <w:rPr>
                <w:shd w:val="clear" w:color="auto" w:fill="D3D3D3"/>
              </w:rPr>
              <w:t>Opcode and Modifiers</w:t>
            </w:r>
          </w:p>
        </w:tc>
      </w:tr>
      <w:tr w:rsidR="000E27CD" w14:paraId="602703C3" w14:textId="77777777">
        <w:tc>
          <w:tcPr>
            <w:tcW w:w="0" w:type="auto"/>
            <w:tcBorders>
              <w:bottom w:val="single" w:sz="6" w:space="0" w:color="000000"/>
            </w:tcBorders>
            <w:shd w:val="clear" w:color="auto" w:fill="DCDCDC"/>
            <w:tcMar>
              <w:top w:w="45" w:type="dxa"/>
              <w:left w:w="45" w:type="dxa"/>
              <w:bottom w:w="45" w:type="dxa"/>
              <w:right w:w="45" w:type="dxa"/>
            </w:tcMar>
          </w:tcPr>
          <w:p w14:paraId="7C3D8BBE" w14:textId="77777777" w:rsidR="008A5E4E" w:rsidRDefault="0065745B">
            <w:pPr>
              <w:pStyle w:val="tdTableStyle-TablestyleSyntax-BodyD-Opcodes-Body1"/>
              <w:shd w:val="clear" w:color="auto" w:fill="DCDCDC"/>
            </w:pPr>
            <w:r>
              <w:rPr>
                <w:rStyle w:val="b"/>
                <w:b/>
                <w:bCs/>
                <w:shd w:val="clear" w:color="auto" w:fill="DCDCDC"/>
              </w:rPr>
              <w:t>barrier</w:t>
            </w:r>
            <w:r>
              <w:rPr>
                <w:rStyle w:val="code"/>
                <w:shd w:val="clear" w:color="auto" w:fill="DCDCDC"/>
              </w:rPr>
              <w:t>_</w:t>
            </w:r>
            <w:r>
              <w:rPr>
                <w:rStyle w:val="em"/>
                <w:shd w:val="clear" w:color="auto" w:fill="DCDCDC"/>
              </w:rPr>
              <w:t>width</w:t>
            </w:r>
          </w:p>
        </w:tc>
      </w:tr>
      <w:tr w:rsidR="000E27CD" w14:paraId="4554D772" w14:textId="77777777">
        <w:tc>
          <w:tcPr>
            <w:tcW w:w="0" w:type="auto"/>
            <w:shd w:val="clear" w:color="auto" w:fill="DCDCDC"/>
            <w:tcMar>
              <w:top w:w="45" w:type="dxa"/>
              <w:left w:w="45" w:type="dxa"/>
              <w:bottom w:w="45" w:type="dxa"/>
              <w:right w:w="45" w:type="dxa"/>
            </w:tcMar>
          </w:tcPr>
          <w:p w14:paraId="53C846E6" w14:textId="77777777" w:rsidR="008A5E4E" w:rsidRDefault="0065745B">
            <w:pPr>
              <w:pStyle w:val="tdTableStyle-TablestyleSyntax-BodyA-Opcodes-Body1"/>
              <w:shd w:val="clear" w:color="auto" w:fill="DCDCDC"/>
            </w:pPr>
            <w:r>
              <w:rPr>
                <w:rStyle w:val="b"/>
                <w:b/>
                <w:bCs/>
                <w:shd w:val="clear" w:color="auto" w:fill="DCDCDC"/>
              </w:rPr>
              <w:t>wavebarrier</w:t>
            </w:r>
          </w:p>
        </w:tc>
      </w:tr>
    </w:tbl>
    <w:p w14:paraId="62DA0DD9" w14:textId="77777777" w:rsidR="008A5E4E" w:rsidRDefault="008A5E4E">
      <w:pPr>
        <w:spacing w:after="240"/>
      </w:pPr>
    </w:p>
    <w:p w14:paraId="62522B1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3A54409A"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54B71AA"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0D19BAB1" w14:textId="77777777">
        <w:trPr>
          <w:tblCellSpacing w:w="0" w:type="dxa"/>
        </w:trPr>
        <w:tc>
          <w:tcPr>
            <w:tcW w:w="0" w:type="auto"/>
            <w:tcMar>
              <w:top w:w="45" w:type="dxa"/>
              <w:left w:w="45" w:type="dxa"/>
              <w:bottom w:w="45" w:type="dxa"/>
              <w:right w:w="45" w:type="dxa"/>
            </w:tcMar>
          </w:tcPr>
          <w:p w14:paraId="4D3F367A" w14:textId="77777777" w:rsidR="008A5E4E" w:rsidRDefault="0065745B">
            <w:pPr>
              <w:pStyle w:val="p3"/>
            </w:pPr>
            <w:r>
              <w:rPr>
                <w:rStyle w:val="em"/>
              </w:rPr>
              <w:t>width</w:t>
            </w:r>
            <w:r>
              <w:t xml:space="preserve">: Optional: </w:t>
            </w:r>
            <w:r>
              <w:rPr>
                <w:rStyle w:val="code"/>
              </w:rPr>
              <w:t>width(</w:t>
            </w:r>
            <w:r>
              <w:rPr>
                <w:rStyle w:val="em"/>
              </w:rPr>
              <w:t>n</w:t>
            </w:r>
            <w:r>
              <w:rPr>
                <w:rStyle w:val="code"/>
              </w:rPr>
              <w:t>)</w:t>
            </w:r>
            <w:r>
              <w:t xml:space="preserve">, </w:t>
            </w:r>
            <w:r>
              <w:rPr>
                <w:rStyle w:val="code"/>
              </w:rPr>
              <w:t>width(WAVESIZE)</w:t>
            </w:r>
            <w:r>
              <w:t xml:space="preserve">, or </w:t>
            </w:r>
            <w:r>
              <w:rPr>
                <w:rStyle w:val="code"/>
              </w:rPr>
              <w:t>width(all)</w:t>
            </w:r>
            <w:r>
              <w:t xml:space="preserve">. Used to specify the communication uniformity among the work-items of a work-group. If omitted, defaults to </w:t>
            </w:r>
            <w:r>
              <w:rPr>
                <w:rStyle w:val="code"/>
              </w:rPr>
              <w:t>width(all)</w:t>
            </w:r>
            <w:r>
              <w:t>. See the Description below.</w:t>
            </w:r>
          </w:p>
        </w:tc>
      </w:tr>
    </w:tbl>
    <w:p w14:paraId="2F1BE002" w14:textId="77777777" w:rsidR="008A5E4E" w:rsidRDefault="008A5E4E">
      <w:pPr>
        <w:spacing w:after="240"/>
      </w:pPr>
    </w:p>
    <w:p w14:paraId="5B6D800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3C6D453C"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2D6259A"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47DA50F9" w14:textId="77777777">
        <w:trPr>
          <w:tblCellSpacing w:w="0" w:type="dxa"/>
        </w:trPr>
        <w:tc>
          <w:tcPr>
            <w:tcW w:w="0" w:type="auto"/>
            <w:tcMar>
              <w:top w:w="45" w:type="dxa"/>
              <w:left w:w="45" w:type="dxa"/>
              <w:bottom w:w="45" w:type="dxa"/>
              <w:right w:w="45" w:type="dxa"/>
            </w:tcMar>
          </w:tcPr>
          <w:p w14:paraId="4705E2CB" w14:textId="77777777" w:rsidR="008A5E4E" w:rsidRDefault="0065745B">
            <w:pPr>
              <w:pStyle w:val="tdTableStyle-TablestyleNonAltRows-BodyA-Column-Body1"/>
            </w:pPr>
            <w:r>
              <w:t xml:space="preserve">No exceptions are allowed. </w:t>
            </w:r>
          </w:p>
        </w:tc>
      </w:tr>
    </w:tbl>
    <w:p w14:paraId="1D614863" w14:textId="77777777" w:rsidR="008A5E4E" w:rsidRDefault="008A5E4E">
      <w:pPr>
        <w:spacing w:after="240"/>
      </w:pPr>
    </w:p>
    <w:p w14:paraId="3822AEF8" w14:textId="77777777" w:rsidR="008A5E4E" w:rsidRDefault="0065745B">
      <w:pPr>
        <w:pStyle w:val="p"/>
      </w:pPr>
      <w:r>
        <w:t xml:space="preserve">For BRIG syntax, see </w:t>
      </w:r>
      <w:r>
        <w:rPr>
          <w:rStyle w:val="xref1"/>
        </w:rPr>
        <w:t>18.7.5. BRIG Syntax for Parallel Synchronization and Communication Operations (</w:t>
      </w:r>
      <w:r w:rsidR="009A76EE" w:rsidRPr="008A5E4E">
        <w:fldChar w:fldCharType="begin"/>
      </w:r>
      <w:r w:rsidR="008A5E4E">
        <w:instrText xml:space="preserve"> PAGEREF _Ref1005945803 \p \h  \* MERGEFORMAT </w:instrText>
      </w:r>
      <w:r w:rsidR="009A76EE" w:rsidRPr="008A5E4E">
        <w:fldChar w:fldCharType="separate"/>
      </w:r>
      <w:r w:rsidR="00533AF0" w:rsidRPr="00533AF0">
        <w:rPr>
          <w:rStyle w:val="xref1"/>
          <w:noProof/>
        </w:rPr>
        <w:t>on</w:t>
      </w:r>
      <w:r w:rsidR="00533AF0">
        <w:rPr>
          <w:noProof/>
        </w:rPr>
        <w:t xml:space="preserve"> page 366</w:t>
      </w:r>
      <w:r w:rsidR="009A76EE" w:rsidRPr="008A5E4E">
        <w:rPr>
          <w:rStyle w:val="xref1"/>
        </w:rPr>
        <w:fldChar w:fldCharType="end"/>
      </w:r>
      <w:r>
        <w:rPr>
          <w:rStyle w:val="xref1"/>
        </w:rPr>
        <w:t>)</w:t>
      </w:r>
      <w:r>
        <w:t>.</w:t>
      </w:r>
    </w:p>
    <w:p w14:paraId="259F31FE" w14:textId="77777777" w:rsidR="008A5E4E" w:rsidRDefault="0065745B">
      <w:pPr>
        <w:pStyle w:val="h3"/>
      </w:pPr>
      <w:bookmarkStart w:id="758" w:name="_Toc396034330"/>
      <w:r>
        <w:t>9.1.2 Description</w:t>
      </w:r>
      <w:bookmarkEnd w:id="758"/>
    </w:p>
    <w:p w14:paraId="674DA534" w14:textId="77777777" w:rsidR="008A5E4E" w:rsidRDefault="0065745B">
      <w:pPr>
        <w:pStyle w:val="p"/>
      </w:pPr>
      <w:r>
        <w:t xml:space="preserve">The </w:t>
      </w:r>
      <w:r>
        <w:rPr>
          <w:rStyle w:val="code1"/>
        </w:rPr>
        <w:t>barrier</w:t>
      </w:r>
      <w:r>
        <w:t xml:space="preserve"> and </w:t>
      </w:r>
      <w:r>
        <w:rPr>
          <w:rStyle w:val="code1"/>
        </w:rPr>
        <w:t>wavebarrier</w:t>
      </w:r>
      <w:r>
        <w:t xml:space="preserve"> operations are execution barriers. See </w:t>
      </w:r>
      <w:r>
        <w:rPr>
          <w:rStyle w:val="xref1"/>
        </w:rPr>
        <w:t>9.3. Execution Barrier (</w:t>
      </w:r>
      <w:r w:rsidR="009A76EE" w:rsidRPr="008A5E4E">
        <w:fldChar w:fldCharType="begin"/>
      </w:r>
      <w:r w:rsidR="008A5E4E">
        <w:instrText xml:space="preserve"> PAGEREF _Ref1367458210 \p \h  \* MERGEFORMAT </w:instrText>
      </w:r>
      <w:r w:rsidR="009A76EE" w:rsidRPr="008A5E4E">
        <w:fldChar w:fldCharType="separate"/>
      </w:r>
      <w:r w:rsidR="00533AF0" w:rsidRPr="00533AF0">
        <w:rPr>
          <w:rStyle w:val="xref1"/>
          <w:noProof/>
        </w:rPr>
        <w:t>on</w:t>
      </w:r>
      <w:r w:rsidR="00533AF0">
        <w:rPr>
          <w:noProof/>
        </w:rPr>
        <w:t xml:space="preserve"> page 239</w:t>
      </w:r>
      <w:r w:rsidR="009A76EE" w:rsidRPr="008A5E4E">
        <w:rPr>
          <w:rStyle w:val="xref1"/>
        </w:rPr>
        <w:fldChar w:fldCharType="end"/>
      </w:r>
      <w:r>
        <w:rPr>
          <w:rStyle w:val="xref1"/>
        </w:rPr>
        <w:t>)</w:t>
      </w:r>
      <w:r>
        <w:t>.</w:t>
      </w:r>
    </w:p>
    <w:p w14:paraId="28C7A41E" w14:textId="77777777" w:rsidR="008A5E4E" w:rsidRDefault="0065745B">
      <w:pPr>
        <w:pStyle w:val="pNoPageBreakAfter"/>
      </w:pPr>
      <w:r>
        <w:t xml:space="preserve">The </w:t>
      </w:r>
      <w:r>
        <w:rPr>
          <w:rStyle w:val="code1"/>
        </w:rPr>
        <w:t>barrier</w:t>
      </w:r>
      <w:r>
        <w:t xml:space="preserve"> operation supports the width modifier:</w:t>
      </w:r>
    </w:p>
    <w:p w14:paraId="0DEFDFC7" w14:textId="77777777" w:rsidR="008A5E4E" w:rsidRDefault="0065745B">
      <w:pPr>
        <w:pStyle w:val="pDefinitionTerm"/>
      </w:pPr>
      <w:r>
        <w:rPr>
          <w:rStyle w:val="i"/>
        </w:rPr>
        <w:t>width</w:t>
      </w:r>
    </w:p>
    <w:p w14:paraId="466896B5" w14:textId="77777777" w:rsidR="008A5E4E" w:rsidRDefault="0065745B">
      <w:pPr>
        <w:pStyle w:val="p1"/>
      </w:pPr>
      <w:r>
        <w:t xml:space="preserve">A </w:t>
      </w:r>
      <w:r>
        <w:rPr>
          <w:rStyle w:val="code1"/>
        </w:rPr>
        <w:t>barrier</w:t>
      </w:r>
      <w:r>
        <w:t xml:space="preserve"> operation can have an optional width modifier that can specify the communication uniformity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If omitted it defaults to </w:t>
      </w:r>
      <w:r>
        <w:rPr>
          <w:rStyle w:val="code1"/>
        </w:rPr>
        <w:t>width(all)</w:t>
      </w:r>
      <w:r>
        <w:t xml:space="preserve">. For example, a </w:t>
      </w:r>
      <w:r>
        <w:rPr>
          <w:rStyle w:val="code1"/>
        </w:rPr>
        <w:t>barrier_width(</w:t>
      </w:r>
      <w:r>
        <w:rPr>
          <w:rStyle w:val="i"/>
        </w:rPr>
        <w:t>n</w:t>
      </w:r>
      <w:r>
        <w:rPr>
          <w:rStyle w:val="code1"/>
        </w:rPr>
        <w:t>)</w:t>
      </w:r>
      <w:r>
        <w:t xml:space="preserve"> can be performed only between the </w:t>
      </w:r>
      <w:r>
        <w:rPr>
          <w:rStyle w:val="i"/>
        </w:rPr>
        <w:t>n</w:t>
      </w:r>
      <w:r>
        <w:t xml:space="preserve"> work-items in the same slice. There is no requirement for the work-items in other slices of the same work-group to participate in the barrier at the same time, and no guarantees are made in this respect, provided all work-items of the same work-group do eventually execute it (due to the work-group execution uniform requirement).</w:t>
      </w:r>
    </w:p>
    <w:p w14:paraId="356A672F" w14:textId="77777777" w:rsidR="008A5E4E" w:rsidRDefault="0065745B">
      <w:pPr>
        <w:pStyle w:val="p1"/>
      </w:pPr>
      <w:r>
        <w:t xml:space="preserve">If an implementation has a wavefront size that is greater than or equal to </w:t>
      </w:r>
      <w:r>
        <w:rPr>
          <w:rStyle w:val="i"/>
        </w:rPr>
        <w:t>n</w:t>
      </w:r>
      <w:r>
        <w:t xml:space="preserve">, it is free to optimize the ISA generated for the barrier when the gang-scheduled execution of work-items in wavefronts will ensure execution synchronization of the communicating work-items. However, even if the </w:t>
      </w:r>
      <w:r>
        <w:rPr>
          <w:rStyle w:val="code1"/>
        </w:rPr>
        <w:t>barrier</w:t>
      </w:r>
      <w:r>
        <w:t xml:space="preserve"> is optimized, synchronizing atomic memory operations cannot be moved over the barrier location. </w:t>
      </w:r>
    </w:p>
    <w:p w14:paraId="4E055036" w14:textId="77777777" w:rsidR="008A5E4E" w:rsidRDefault="0065745B">
      <w:pPr>
        <w:pStyle w:val="p1"/>
      </w:pPr>
      <w:r>
        <w:t xml:space="preserve">An implementation is allowed to ignore the width modifier and always synchronize execution with all work-items of the work-group. </w:t>
      </w:r>
    </w:p>
    <w:p w14:paraId="3CE3152A" w14:textId="77777777" w:rsidR="008A5E4E" w:rsidRDefault="0065745B">
      <w:pPr>
        <w:pStyle w:val="p"/>
      </w:pPr>
      <w:r>
        <w:t xml:space="preserve">See also </w:t>
      </w:r>
      <w:r>
        <w:rPr>
          <w:rStyle w:val="xref1"/>
        </w:rPr>
        <w:t>9.2. Fine-Grain Barrier (fbar) Operations (</w:t>
      </w:r>
      <w:r w:rsidR="009A76EE" w:rsidRPr="008A5E4E">
        <w:fldChar w:fldCharType="begin"/>
      </w:r>
      <w:r w:rsidR="008A5E4E">
        <w:instrText xml:space="preserve"> PAGEREF _Ref-1784141539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w:t>
      </w:r>
    </w:p>
    <w:p w14:paraId="6EAFB529" w14:textId="77777777" w:rsidR="008A5E4E" w:rsidRDefault="0065745B">
      <w:pPr>
        <w:pStyle w:val="pExample"/>
      </w:pPr>
      <w:r>
        <w:t>Examples</w:t>
      </w:r>
    </w:p>
    <w:p w14:paraId="65C5DBFB" w14:textId="77777777" w:rsidR="008A5E4E" w:rsidRDefault="0065745B">
      <w:pPr>
        <w:pStyle w:val="pre"/>
      </w:pPr>
      <w:r>
        <w:t>barrier;</w:t>
      </w:r>
      <w:r>
        <w:br/>
        <w:t xml:space="preserve"> barrier_width(64);</w:t>
      </w:r>
      <w:r>
        <w:br/>
        <w:t xml:space="preserve"> barrier_width(WAVESIZE);</w:t>
      </w:r>
      <w:r>
        <w:br/>
        <w:t xml:space="preserve"> wavebarrier;</w:t>
      </w:r>
    </w:p>
    <w:p w14:paraId="72951036" w14:textId="408AB40F" w:rsidR="008A5E4E" w:rsidRDefault="0065745B">
      <w:pPr>
        <w:pStyle w:val="h2"/>
      </w:pPr>
      <w:bookmarkStart w:id="759" w:name="_Toc396034331"/>
      <w:r>
        <w:t xml:space="preserve">9.2 </w:t>
      </w:r>
      <w:bookmarkStart w:id="760" w:name="_Ref-1784141539"/>
      <w:bookmarkStart w:id="761" w:name="_Ref-1753432683"/>
      <w:bookmarkStart w:id="762" w:name="_Ref520590037"/>
      <w:r>
        <w:t>Fine-Grain Barrier (fbar</w:t>
      </w:r>
      <w:r w:rsidR="00775ADD">
        <w:t>rier</w:t>
      </w:r>
      <w:r>
        <w:t>) Operations</w:t>
      </w:r>
      <w:bookmarkEnd w:id="759"/>
      <w:bookmarkEnd w:id="760"/>
      <w:bookmarkEnd w:id="761"/>
      <w:bookmarkEnd w:id="762"/>
    </w:p>
    <w:p w14:paraId="5B9BD443" w14:textId="77777777" w:rsidR="008A5E4E" w:rsidRDefault="0065745B">
      <w:pPr>
        <w:pStyle w:val="h3"/>
      </w:pPr>
      <w:bookmarkStart w:id="763" w:name="_Toc396034332"/>
      <w:r>
        <w:t>9.2.1 Overview: What Is an Fbarrier?</w:t>
      </w:r>
      <w:bookmarkEnd w:id="763"/>
    </w:p>
    <w:p w14:paraId="042AF6DE" w14:textId="77777777" w:rsidR="008A5E4E" w:rsidRDefault="0065745B">
      <w:pPr>
        <w:pStyle w:val="p"/>
      </w:pPr>
      <w:r>
        <w:t xml:space="preserve">In certain situations, barrier synchronization (which is synchronization over all work-items in a work-group) is too coarse. Applications might find it convenient to synchronize at a finer level, over a subset of the work-items within the work-group. A fine-grain barrier object called an </w:t>
      </w:r>
      <w:r>
        <w:rPr>
          <w:rStyle w:val="spanBookTitle"/>
        </w:rPr>
        <w:t>fbarrier</w:t>
      </w:r>
      <w:r>
        <w:t xml:space="preserve"> is needed for this subset. The work-items in the subset are said to be members of the fbarrier. </w:t>
      </w:r>
    </w:p>
    <w:p w14:paraId="7F4D6508" w14:textId="77777777" w:rsidR="008A5E4E" w:rsidRDefault="0065745B">
      <w:pPr>
        <w:pStyle w:val="pNoPageBreakAfter"/>
      </w:pPr>
      <w:r>
        <w:t xml:space="preserve">An fbarrier is defined using the </w:t>
      </w:r>
      <w:r>
        <w:rPr>
          <w:rStyle w:val="code1"/>
        </w:rPr>
        <w:t>fbarrier</w:t>
      </w:r>
      <w:r>
        <w:t xml:space="preserve"> statement which can appear either in module scope or in function scope (see </w:t>
      </w:r>
      <w:r>
        <w:rPr>
          <w:rStyle w:val="xref1"/>
        </w:rPr>
        <w:t>4.3.9. Fbarrier (</w:t>
      </w:r>
      <w:r w:rsidR="009A76EE" w:rsidRPr="008A5E4E">
        <w:fldChar w:fldCharType="begin"/>
      </w:r>
      <w:r w:rsidR="008A5E4E">
        <w:instrText xml:space="preserve"> PAGEREF _Ref1259092306 \p \h  \* MERGEFORMAT </w:instrText>
      </w:r>
      <w:r w:rsidR="009A76EE" w:rsidRPr="008A5E4E">
        <w:fldChar w:fldCharType="separate"/>
      </w:r>
      <w:r w:rsidR="00533AF0" w:rsidRPr="00533AF0">
        <w:rPr>
          <w:rStyle w:val="xref1"/>
          <w:noProof/>
        </w:rPr>
        <w:t>on</w:t>
      </w:r>
      <w:r w:rsidR="00533AF0">
        <w:rPr>
          <w:noProof/>
        </w:rPr>
        <w:t xml:space="preserve"> page 51</w:t>
      </w:r>
      <w:r w:rsidR="009A76EE" w:rsidRPr="008A5E4E">
        <w:rPr>
          <w:rStyle w:val="xref1"/>
        </w:rPr>
        <w:fldChar w:fldCharType="end"/>
      </w:r>
      <w:r>
        <w:rPr>
          <w:rStyle w:val="xref1"/>
        </w:rPr>
        <w:t>)</w:t>
      </w:r>
      <w:r>
        <w:t>). For example:</w:t>
      </w:r>
    </w:p>
    <w:p w14:paraId="5729E18F" w14:textId="77777777" w:rsidR="008A5E4E" w:rsidRDefault="0065745B">
      <w:pPr>
        <w:pStyle w:val="pre"/>
      </w:pPr>
      <w:r>
        <w:t>fbarrier &amp;fb;</w:t>
      </w:r>
    </w:p>
    <w:p w14:paraId="7CBF1C50" w14:textId="77777777" w:rsidR="008A5E4E" w:rsidRDefault="0065745B">
      <w:pPr>
        <w:pStyle w:val="p"/>
      </w:pPr>
      <w:r>
        <w:t xml:space="preserve">Fbarriers are used to synchronize only between work-items within a work-group that are wavefront uniform. As such, an fbarrier has work-group persistence (see </w:t>
      </w:r>
      <w:r>
        <w:rPr>
          <w:rStyle w:val="xref1"/>
        </w:rPr>
        <w:t>2.8.4. Memory Segment Access Rules (</w:t>
      </w:r>
      <w:r w:rsidR="009A76EE" w:rsidRPr="008A5E4E">
        <w:fldChar w:fldCharType="begin"/>
      </w:r>
      <w:r w:rsidR="008A5E4E">
        <w:instrText xml:space="preserve"> PAGEREF _Ref-340444701 \p \h  \* MERGEFORMAT </w:instrText>
      </w:r>
      <w:r w:rsidR="009A76EE" w:rsidRPr="008A5E4E">
        <w:fldChar w:fldCharType="separate"/>
      </w:r>
      <w:r w:rsidR="00533AF0" w:rsidRPr="00533AF0">
        <w:rPr>
          <w:rStyle w:val="xref1"/>
          <w:noProof/>
        </w:rPr>
        <w:t>on</w:t>
      </w:r>
      <w:r w:rsidR="00533AF0">
        <w:rPr>
          <w:noProof/>
        </w:rPr>
        <w:t xml:space="preserve"> page 20</w:t>
      </w:r>
      <w:r w:rsidR="009A76EE" w:rsidRPr="008A5E4E">
        <w:rPr>
          <w:rStyle w:val="xref1"/>
        </w:rPr>
        <w:fldChar w:fldCharType="end"/>
      </w:r>
      <w:r>
        <w:rPr>
          <w:rStyle w:val="xref1"/>
        </w:rPr>
        <w:t>)</w:t>
      </w:r>
      <w:r>
        <w:t>): it has the same allocation, persistence, and addressability rules as a group segment variable. The naming and visibility of an fbarrier follows the same rules as variables.</w:t>
      </w:r>
    </w:p>
    <w:p w14:paraId="4AAE2272" w14:textId="721923AB" w:rsidR="008A5E4E" w:rsidRDefault="0065745B">
      <w:pPr>
        <w:pStyle w:val="p"/>
      </w:pPr>
      <w:r>
        <w:t xml:space="preserve"> An fbarrier is an opaque entity and its size and representation are implementation</w:t>
      </w:r>
      <w:r w:rsidR="00E11165">
        <w:t xml:space="preserve"> </w:t>
      </w:r>
      <w:r>
        <w:t>defined. It is also implementation</w:t>
      </w:r>
      <w:r w:rsidR="00E11165">
        <w:t xml:space="preserve"> </w:t>
      </w:r>
      <w:r>
        <w:t xml:space="preserve">defined in which kind of memory fbarriers are allocated. For example, an fbarrier can use dedicated hardware, or can use memory in the group or global segments. An implementation is allowed to limit the number of fbarriers it supports, but must support a minimum of 32 per work-group. The total number of fbarriers supported by a compute unit might limit the number of work-groups that can be executed simultaneously. An implementation can use group segment memory to implement fbarriers, which will reduce the amount of group segment memory available to group segment variables. If a kernel uses more fbarriers than </w:t>
      </w:r>
      <w:r w:rsidR="0023395C">
        <w:t>a kernel agent</w:t>
      </w:r>
      <w:r>
        <w:t xml:space="preserve"> supports, then an error must be reported by the finalizer.</w:t>
      </w:r>
    </w:p>
    <w:p w14:paraId="156C5326" w14:textId="77777777" w:rsidR="008A5E4E" w:rsidRDefault="0065745B">
      <w:pPr>
        <w:pStyle w:val="pNoPageBreakAfter"/>
      </w:pPr>
      <w:r>
        <w:t xml:space="preserve"> An fbarrier conceptually contains three fields:</w:t>
      </w:r>
    </w:p>
    <w:p w14:paraId="77BE8336" w14:textId="77777777" w:rsidR="008A5E4E" w:rsidRDefault="0065745B">
      <w:pPr>
        <w:pStyle w:val="li"/>
        <w:numPr>
          <w:ilvl w:val="0"/>
          <w:numId w:val="190"/>
        </w:numPr>
        <w:spacing w:before="320"/>
        <w:ind w:left="600"/>
      </w:pPr>
      <w:r>
        <w:t xml:space="preserve">Unsigned integer </w:t>
      </w:r>
      <w:r>
        <w:rPr>
          <w:rStyle w:val="code1"/>
        </w:rPr>
        <w:t>member_count</w:t>
      </w:r>
      <w:r>
        <w:t xml:space="preserve"> — the number of wavefronts in the work-group that are members of the fbarrier. </w:t>
      </w:r>
    </w:p>
    <w:p w14:paraId="62BCA77A" w14:textId="77777777" w:rsidR="008A5E4E" w:rsidRDefault="0065745B">
      <w:pPr>
        <w:pStyle w:val="li"/>
        <w:numPr>
          <w:ilvl w:val="0"/>
          <w:numId w:val="190"/>
        </w:numPr>
        <w:ind w:left="600"/>
      </w:pPr>
      <w:r>
        <w:t xml:space="preserve"> Unsigned integer </w:t>
      </w:r>
      <w:r>
        <w:rPr>
          <w:rStyle w:val="code1"/>
        </w:rPr>
        <w:t>arrive_count</w:t>
      </w:r>
      <w:r>
        <w:t xml:space="preserve"> — the number of wavefronts in the work-group that are either currently waiting on the fbarrier or have arrived at the fbarrier. </w:t>
      </w:r>
    </w:p>
    <w:p w14:paraId="7A71CCB5" w14:textId="77777777" w:rsidR="008A5E4E" w:rsidRDefault="0065745B">
      <w:pPr>
        <w:pStyle w:val="li"/>
        <w:numPr>
          <w:ilvl w:val="0"/>
          <w:numId w:val="190"/>
        </w:numPr>
        <w:spacing w:after="320"/>
        <w:ind w:left="600"/>
      </w:pPr>
      <w:r>
        <w:t xml:space="preserve"> SetOfWavefrontId </w:t>
      </w:r>
      <w:r>
        <w:rPr>
          <w:rStyle w:val="code1"/>
        </w:rPr>
        <w:t>wait_set</w:t>
      </w:r>
      <w:r>
        <w:t xml:space="preserve"> — the set of wavefronts currently waiting on the fbarrier.</w:t>
      </w:r>
    </w:p>
    <w:p w14:paraId="7AC73057" w14:textId="77777777" w:rsidR="008A5E4E" w:rsidRDefault="0065745B">
      <w:pPr>
        <w:pStyle w:val="p"/>
      </w:pPr>
      <w:r>
        <w:t xml:space="preserve">An fbarrier is an opaque object and can only be accessed using fbarrier operations. An implementation is free to implement the semantics implied by these conceptual fields in any way it chooses, and is not restricted to having these exact fields. </w:t>
      </w:r>
    </w:p>
    <w:p w14:paraId="46966BB9" w14:textId="77777777" w:rsidR="008A5E4E" w:rsidRDefault="0065745B">
      <w:pPr>
        <w:pStyle w:val="p"/>
      </w:pPr>
      <w:r>
        <w:t xml:space="preserve">The fbarrier operations are described below. They can refer to the fbarrier they operate on by the identifier of the fbarrier statement. </w:t>
      </w:r>
    </w:p>
    <w:p w14:paraId="13AF6443" w14:textId="77777777" w:rsidR="008A5E4E" w:rsidRDefault="0065745B">
      <w:pPr>
        <w:pStyle w:val="p"/>
      </w:pPr>
      <w:r>
        <w:t xml:space="preserve">The address of an fbarrier can be taken with the </w:t>
      </w:r>
      <w:r>
        <w:rPr>
          <w:rStyle w:val="code1"/>
        </w:rPr>
        <w:t>ldf</w:t>
      </w:r>
      <w:r>
        <w:t xml:space="preserve"> operation. This returns a </w:t>
      </w:r>
      <w:r>
        <w:rPr>
          <w:rStyle w:val="code1"/>
        </w:rPr>
        <w:t>u32</w:t>
      </w:r>
      <w:r>
        <w:t xml:space="preserve"> value in a register that can also be used by fbarrier operations to specify which fbarrier to operate on.</w:t>
      </w:r>
    </w:p>
    <w:p w14:paraId="4AA61FD4" w14:textId="77777777" w:rsidR="008A5E4E" w:rsidRDefault="0065745B">
      <w:pPr>
        <w:pStyle w:val="h3"/>
      </w:pPr>
      <w:bookmarkStart w:id="764" w:name="_Toc396034333"/>
      <w:r>
        <w:t>9.2.2 Syntax</w:t>
      </w:r>
      <w:bookmarkEnd w:id="764"/>
    </w:p>
    <w:p w14:paraId="621FD869" w14:textId="77777777" w:rsidR="008A5E4E" w:rsidRDefault="0065745B">
      <w:pPr>
        <w:pStyle w:val="pTableTitle"/>
      </w:pPr>
      <w:bookmarkStart w:id="765" w:name="_ListOf144"/>
      <w:r>
        <w:t>Table 9–2 Syntax for fbar Operations</w:t>
      </w:r>
    </w:p>
    <w:bookmarkEnd w:id="765"/>
    <w:p w14:paraId="7ABE308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384"/>
        <w:gridCol w:w="1501"/>
      </w:tblGrid>
      <w:tr w:rsidR="008A5E4E" w14:paraId="7DF3AEF1"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6D587299" w14:textId="77777777" w:rsidR="008A5E4E" w:rsidRDefault="0065745B">
            <w:pPr>
              <w:pStyle w:val="thTableStyle-TablestyleSyntax-HeadE-Opcodes-Header1"/>
              <w:shd w:val="clear" w:color="auto" w:fill="D3D3D3"/>
            </w:pPr>
            <w:r>
              <w:rPr>
                <w:shd w:val="clear" w:color="auto" w:fill="D3D3D3"/>
              </w:rPr>
              <w:t>Opcodes</w:t>
            </w:r>
          </w:p>
        </w:tc>
        <w:tc>
          <w:tcPr>
            <w:tcW w:w="0" w:type="auto"/>
            <w:tcBorders>
              <w:bottom w:val="double" w:sz="3" w:space="0" w:color="000000"/>
            </w:tcBorders>
            <w:shd w:val="clear" w:color="auto" w:fill="D3D3D3"/>
            <w:tcMar>
              <w:top w:w="45" w:type="dxa"/>
              <w:left w:w="45" w:type="dxa"/>
              <w:bottom w:w="45" w:type="dxa"/>
              <w:right w:w="45" w:type="dxa"/>
            </w:tcMar>
          </w:tcPr>
          <w:p w14:paraId="75314367" w14:textId="77777777" w:rsidR="008A5E4E" w:rsidRDefault="0065745B">
            <w:pPr>
              <w:pStyle w:val="thTableStyle-TablestyleSyntax-HeadD-Operands-Header1"/>
              <w:shd w:val="clear" w:color="auto" w:fill="D3D3D3"/>
            </w:pPr>
            <w:r>
              <w:rPr>
                <w:shd w:val="clear" w:color="auto" w:fill="D3D3D3"/>
              </w:rPr>
              <w:t>Operands</w:t>
            </w:r>
          </w:p>
        </w:tc>
      </w:tr>
      <w:tr w:rsidR="008A5E4E" w14:paraId="443F9E6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88B3C61" w14:textId="77777777" w:rsidR="008A5E4E" w:rsidRDefault="0065745B">
            <w:pPr>
              <w:pStyle w:val="tdTableStyle-TablestyleSyntax-BodyE-Opcodes-Body1"/>
              <w:shd w:val="clear" w:color="auto" w:fill="DCDCDC"/>
            </w:pPr>
            <w:r>
              <w:rPr>
                <w:rStyle w:val="b"/>
                <w:b/>
                <w:bCs/>
                <w:shd w:val="clear" w:color="auto" w:fill="DCDCDC"/>
              </w:rPr>
              <w:t>initfbar</w:t>
            </w:r>
          </w:p>
        </w:tc>
        <w:tc>
          <w:tcPr>
            <w:tcW w:w="0" w:type="auto"/>
            <w:tcBorders>
              <w:bottom w:val="single" w:sz="6" w:space="0" w:color="000000"/>
            </w:tcBorders>
            <w:tcMar>
              <w:top w:w="45" w:type="dxa"/>
              <w:left w:w="45" w:type="dxa"/>
              <w:bottom w:w="45" w:type="dxa"/>
              <w:right w:w="45" w:type="dxa"/>
            </w:tcMar>
          </w:tcPr>
          <w:p w14:paraId="60980D35" w14:textId="77777777" w:rsidR="008A5E4E" w:rsidRDefault="0065745B">
            <w:pPr>
              <w:pStyle w:val="tdTableStyle-TablestyleSyntax-BodyD-Operands-Body1"/>
            </w:pPr>
            <w:r>
              <w:rPr>
                <w:rStyle w:val="em"/>
              </w:rPr>
              <w:t>src</w:t>
            </w:r>
          </w:p>
        </w:tc>
      </w:tr>
      <w:tr w:rsidR="008A5E4E" w14:paraId="5007873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7AC50FF" w14:textId="77777777" w:rsidR="008A5E4E" w:rsidRDefault="0065745B">
            <w:pPr>
              <w:pStyle w:val="tdTableStyle-TablestyleSyntax-BodyE-Opcodes-Body1"/>
              <w:shd w:val="clear" w:color="auto" w:fill="DCDCDC"/>
            </w:pPr>
            <w:r>
              <w:rPr>
                <w:rStyle w:val="b"/>
                <w:b/>
                <w:bCs/>
                <w:shd w:val="clear" w:color="auto" w:fill="DCDCDC"/>
              </w:rPr>
              <w:t>joinfbar_</w:t>
            </w:r>
            <w:r>
              <w:rPr>
                <w:rStyle w:val="em"/>
                <w:shd w:val="clear" w:color="auto" w:fill="DCDCDC"/>
              </w:rPr>
              <w:t>width</w:t>
            </w:r>
          </w:p>
        </w:tc>
        <w:tc>
          <w:tcPr>
            <w:tcW w:w="0" w:type="auto"/>
            <w:tcBorders>
              <w:bottom w:val="single" w:sz="6" w:space="0" w:color="000000"/>
            </w:tcBorders>
            <w:tcMar>
              <w:top w:w="45" w:type="dxa"/>
              <w:left w:w="45" w:type="dxa"/>
              <w:bottom w:w="45" w:type="dxa"/>
              <w:right w:w="45" w:type="dxa"/>
            </w:tcMar>
          </w:tcPr>
          <w:p w14:paraId="08AC2B58" w14:textId="77777777" w:rsidR="008A5E4E" w:rsidRDefault="0065745B">
            <w:pPr>
              <w:pStyle w:val="tdTableStyle-TablestyleSyntax-BodyD-Operands-Body1"/>
            </w:pPr>
            <w:r>
              <w:rPr>
                <w:rStyle w:val="em"/>
              </w:rPr>
              <w:t>src</w:t>
            </w:r>
          </w:p>
        </w:tc>
      </w:tr>
      <w:tr w:rsidR="008A5E4E" w14:paraId="7345E4C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BDC18CF" w14:textId="77777777" w:rsidR="008A5E4E" w:rsidRDefault="0065745B">
            <w:pPr>
              <w:pStyle w:val="tdTableStyle-TablestyleSyntax-BodyE-Opcodes-Body1"/>
              <w:shd w:val="clear" w:color="auto" w:fill="DCDCDC"/>
            </w:pPr>
            <w:r>
              <w:rPr>
                <w:rStyle w:val="b"/>
                <w:b/>
                <w:bCs/>
                <w:shd w:val="clear" w:color="auto" w:fill="DCDCDC"/>
              </w:rPr>
              <w:t>waitfbar_</w:t>
            </w:r>
            <w:r>
              <w:rPr>
                <w:rStyle w:val="em"/>
                <w:shd w:val="clear" w:color="auto" w:fill="DCDCDC"/>
              </w:rPr>
              <w:t>width</w:t>
            </w:r>
          </w:p>
        </w:tc>
        <w:tc>
          <w:tcPr>
            <w:tcW w:w="0" w:type="auto"/>
            <w:tcBorders>
              <w:bottom w:val="single" w:sz="6" w:space="0" w:color="000000"/>
            </w:tcBorders>
            <w:tcMar>
              <w:top w:w="45" w:type="dxa"/>
              <w:left w:w="45" w:type="dxa"/>
              <w:bottom w:w="45" w:type="dxa"/>
              <w:right w:w="45" w:type="dxa"/>
            </w:tcMar>
          </w:tcPr>
          <w:p w14:paraId="55B09B62" w14:textId="77777777" w:rsidR="008A5E4E" w:rsidRDefault="0065745B">
            <w:pPr>
              <w:pStyle w:val="tdTableStyle-TablestyleSyntax-BodyD-Operands-Body1"/>
            </w:pPr>
            <w:r>
              <w:rPr>
                <w:rStyle w:val="b"/>
              </w:rPr>
              <w:t>src</w:t>
            </w:r>
          </w:p>
        </w:tc>
      </w:tr>
      <w:tr w:rsidR="008A5E4E" w14:paraId="78F84F2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B678362" w14:textId="77777777" w:rsidR="008A5E4E" w:rsidRDefault="0065745B">
            <w:pPr>
              <w:pStyle w:val="tdTableStyle-TablestyleSyntax-BodyE-Opcodes-Body1"/>
              <w:shd w:val="clear" w:color="auto" w:fill="DCDCDC"/>
            </w:pPr>
            <w:r>
              <w:rPr>
                <w:rStyle w:val="b"/>
                <w:b/>
                <w:bCs/>
                <w:shd w:val="clear" w:color="auto" w:fill="DCDCDC"/>
              </w:rPr>
              <w:t>arrivefbar_</w:t>
            </w:r>
            <w:r>
              <w:rPr>
                <w:rStyle w:val="em"/>
                <w:shd w:val="clear" w:color="auto" w:fill="DCDCDC"/>
              </w:rPr>
              <w:t>width</w:t>
            </w:r>
          </w:p>
        </w:tc>
        <w:tc>
          <w:tcPr>
            <w:tcW w:w="0" w:type="auto"/>
            <w:tcBorders>
              <w:bottom w:val="single" w:sz="6" w:space="0" w:color="000000"/>
            </w:tcBorders>
            <w:tcMar>
              <w:top w:w="45" w:type="dxa"/>
              <w:left w:w="45" w:type="dxa"/>
              <w:bottom w:w="45" w:type="dxa"/>
              <w:right w:w="45" w:type="dxa"/>
            </w:tcMar>
          </w:tcPr>
          <w:p w14:paraId="2D282AA2" w14:textId="77777777" w:rsidR="008A5E4E" w:rsidRDefault="0065745B">
            <w:pPr>
              <w:pStyle w:val="tdTableStyle-TablestyleSyntax-BodyD-Operands-Body1"/>
            </w:pPr>
            <w:r>
              <w:rPr>
                <w:rStyle w:val="b"/>
              </w:rPr>
              <w:t>src</w:t>
            </w:r>
          </w:p>
        </w:tc>
      </w:tr>
      <w:tr w:rsidR="008A5E4E" w14:paraId="07398C0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900B3B9" w14:textId="77777777" w:rsidR="008A5E4E" w:rsidRDefault="0065745B">
            <w:pPr>
              <w:pStyle w:val="tdTableStyle-TablestyleSyntax-BodyE-Opcodes-Body1"/>
              <w:shd w:val="clear" w:color="auto" w:fill="DCDCDC"/>
            </w:pPr>
            <w:r>
              <w:rPr>
                <w:rStyle w:val="b"/>
                <w:b/>
                <w:bCs/>
                <w:shd w:val="clear" w:color="auto" w:fill="DCDCDC"/>
              </w:rPr>
              <w:t>leavefbar_</w:t>
            </w:r>
            <w:r>
              <w:rPr>
                <w:rStyle w:val="em"/>
                <w:shd w:val="clear" w:color="auto" w:fill="DCDCDC"/>
              </w:rPr>
              <w:t>width</w:t>
            </w:r>
          </w:p>
        </w:tc>
        <w:tc>
          <w:tcPr>
            <w:tcW w:w="0" w:type="auto"/>
            <w:tcBorders>
              <w:bottom w:val="single" w:sz="6" w:space="0" w:color="000000"/>
            </w:tcBorders>
            <w:tcMar>
              <w:top w:w="45" w:type="dxa"/>
              <w:left w:w="45" w:type="dxa"/>
              <w:bottom w:w="45" w:type="dxa"/>
              <w:right w:w="45" w:type="dxa"/>
            </w:tcMar>
          </w:tcPr>
          <w:p w14:paraId="5AFBC175" w14:textId="77777777" w:rsidR="008A5E4E" w:rsidRDefault="0065745B">
            <w:pPr>
              <w:pStyle w:val="tdTableStyle-TablestyleSyntax-BodyD-Operands-Body1"/>
            </w:pPr>
            <w:r>
              <w:rPr>
                <w:rStyle w:val="b"/>
              </w:rPr>
              <w:t>src</w:t>
            </w:r>
          </w:p>
        </w:tc>
      </w:tr>
      <w:tr w:rsidR="008A5E4E" w14:paraId="28B26A9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5BCEEC9" w14:textId="77777777" w:rsidR="008A5E4E" w:rsidRDefault="0065745B">
            <w:pPr>
              <w:pStyle w:val="tdTableStyle-TablestyleSyntax-BodyE-Opcodes-Body1"/>
              <w:shd w:val="clear" w:color="auto" w:fill="DCDCDC"/>
            </w:pPr>
            <w:r>
              <w:rPr>
                <w:rStyle w:val="b"/>
                <w:b/>
                <w:bCs/>
                <w:shd w:val="clear" w:color="auto" w:fill="DCDCDC"/>
              </w:rPr>
              <w:t>releasefbar</w:t>
            </w:r>
          </w:p>
        </w:tc>
        <w:tc>
          <w:tcPr>
            <w:tcW w:w="0" w:type="auto"/>
            <w:tcBorders>
              <w:bottom w:val="single" w:sz="6" w:space="0" w:color="000000"/>
            </w:tcBorders>
            <w:tcMar>
              <w:top w:w="45" w:type="dxa"/>
              <w:left w:w="45" w:type="dxa"/>
              <w:bottom w:w="45" w:type="dxa"/>
              <w:right w:w="45" w:type="dxa"/>
            </w:tcMar>
          </w:tcPr>
          <w:p w14:paraId="7C21687C" w14:textId="77777777" w:rsidR="008A5E4E" w:rsidRDefault="0065745B">
            <w:pPr>
              <w:pStyle w:val="tdTableStyle-TablestyleSyntax-BodyD-Operands-Body1"/>
            </w:pPr>
            <w:r>
              <w:rPr>
                <w:rStyle w:val="b"/>
              </w:rPr>
              <w:t>src</w:t>
            </w:r>
          </w:p>
        </w:tc>
      </w:tr>
      <w:tr w:rsidR="008A5E4E" w14:paraId="0F993BD6"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5FAFDAFA" w14:textId="77777777" w:rsidR="008A5E4E" w:rsidRDefault="0065745B">
            <w:pPr>
              <w:pStyle w:val="tdTableStyle-TablestyleSyntax-BodyB-Opcodes-Body1"/>
              <w:shd w:val="clear" w:color="auto" w:fill="DCDCDC"/>
            </w:pPr>
            <w:r>
              <w:rPr>
                <w:rStyle w:val="b"/>
                <w:b/>
                <w:bCs/>
                <w:shd w:val="clear" w:color="auto" w:fill="DCDCDC"/>
              </w:rPr>
              <w:t>ldf_u32</w:t>
            </w:r>
          </w:p>
        </w:tc>
        <w:tc>
          <w:tcPr>
            <w:tcW w:w="0" w:type="auto"/>
            <w:tcMar>
              <w:top w:w="45" w:type="dxa"/>
              <w:left w:w="45" w:type="dxa"/>
              <w:bottom w:w="45" w:type="dxa"/>
              <w:right w:w="45" w:type="dxa"/>
            </w:tcMar>
          </w:tcPr>
          <w:p w14:paraId="78708488" w14:textId="77777777" w:rsidR="008A5E4E" w:rsidRDefault="0065745B">
            <w:pPr>
              <w:pStyle w:val="tdTableStyle-TablestyleSyntax-BodyA-Operands-Body1"/>
            </w:pPr>
            <w:r>
              <w:rPr>
                <w:rStyle w:val="b"/>
              </w:rPr>
              <w:t>dest, fbarrierName</w:t>
            </w:r>
          </w:p>
        </w:tc>
      </w:tr>
    </w:tbl>
    <w:p w14:paraId="04993FE9" w14:textId="77777777" w:rsidR="008A5E4E" w:rsidRDefault="008A5E4E">
      <w:pPr>
        <w:spacing w:after="240"/>
      </w:pPr>
    </w:p>
    <w:p w14:paraId="063585D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4A9FE053"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E5C6BC9" w14:textId="77777777" w:rsidR="008A5E4E" w:rsidRDefault="0065745B">
            <w:pPr>
              <w:pStyle w:val="thTableStyle-TablestyleNonAltRows-HeadD-Column-Header1"/>
              <w:shd w:val="clear" w:color="auto" w:fill="D3D3D3"/>
            </w:pPr>
            <w:r>
              <w:rPr>
                <w:shd w:val="clear" w:color="auto" w:fill="D3D3D3"/>
              </w:rPr>
              <w:t>Explanation of Modifier</w:t>
            </w:r>
          </w:p>
        </w:tc>
      </w:tr>
      <w:tr w:rsidR="008A5E4E" w14:paraId="75EB3240" w14:textId="77777777">
        <w:trPr>
          <w:tblCellSpacing w:w="0" w:type="dxa"/>
        </w:trPr>
        <w:tc>
          <w:tcPr>
            <w:tcW w:w="0" w:type="auto"/>
            <w:tcMar>
              <w:top w:w="45" w:type="dxa"/>
              <w:left w:w="45" w:type="dxa"/>
              <w:bottom w:w="45" w:type="dxa"/>
              <w:right w:w="45" w:type="dxa"/>
            </w:tcMar>
          </w:tcPr>
          <w:p w14:paraId="726DB5FA" w14:textId="77777777" w:rsidR="008A5E4E" w:rsidRDefault="0065745B">
            <w:pPr>
              <w:pStyle w:val="p3"/>
            </w:pPr>
            <w:r>
              <w:rPr>
                <w:rStyle w:val="em"/>
              </w:rPr>
              <w:t>width</w:t>
            </w:r>
            <w:r>
              <w:t xml:space="preserve">: Optional: </w:t>
            </w:r>
            <w:r>
              <w:rPr>
                <w:rStyle w:val="code"/>
              </w:rPr>
              <w:t>width(</w:t>
            </w:r>
            <w:r>
              <w:rPr>
                <w:rStyle w:val="em"/>
              </w:rPr>
              <w:t>n</w:t>
            </w:r>
            <w:r>
              <w:rPr>
                <w:rStyle w:val="code"/>
              </w:rPr>
              <w:t>)</w:t>
            </w:r>
            <w:r>
              <w:t xml:space="preserve">, </w:t>
            </w:r>
            <w:r>
              <w:rPr>
                <w:rStyle w:val="code"/>
              </w:rPr>
              <w:t>width(WAVESIZE)</w:t>
            </w:r>
            <w:r>
              <w:t xml:space="preserve">, or </w:t>
            </w:r>
            <w:r>
              <w:rPr>
                <w:rStyle w:val="code"/>
              </w:rPr>
              <w:t>width(all)</w:t>
            </w:r>
            <w:r>
              <w:t xml:space="preserve">. Used to specify the execution uniformity among the work-items of a work-group. If </w:t>
            </w:r>
            <w:r>
              <w:rPr>
                <w:rStyle w:val="em"/>
              </w:rPr>
              <w:t>n</w:t>
            </w:r>
            <w:r>
              <w:t xml:space="preserve"> is specified, it must be a multiple of </w:t>
            </w:r>
            <w:r>
              <w:rPr>
                <w:rStyle w:val="code"/>
              </w:rPr>
              <w:t>WAVESIZE</w:t>
            </w:r>
            <w:r>
              <w:t xml:space="preserve">. If the width modifier is omitted, it defaults to </w:t>
            </w:r>
            <w:r>
              <w:rPr>
                <w:rStyle w:val="code"/>
              </w:rPr>
              <w:t>width(WAVESIZE)</w:t>
            </w:r>
            <w:r>
              <w:t xml:space="preserve">. See </w:t>
            </w:r>
            <w:r>
              <w:rPr>
                <w:rStyle w:val="xref"/>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
                <w:noProof/>
              </w:rPr>
              <w:t>on</w:t>
            </w:r>
            <w:r w:rsidR="00533AF0">
              <w:rPr>
                <w:noProof/>
              </w:rPr>
              <w:t xml:space="preserve"> page 25</w:t>
            </w:r>
            <w:r w:rsidR="009A76EE" w:rsidRPr="008A5E4E">
              <w:rPr>
                <w:rStyle w:val="xref"/>
              </w:rPr>
              <w:fldChar w:fldCharType="end"/>
            </w:r>
            <w:r>
              <w:rPr>
                <w:rStyle w:val="xref"/>
              </w:rPr>
              <w:t>)</w:t>
            </w:r>
            <w:r>
              <w:t>.</w:t>
            </w:r>
          </w:p>
        </w:tc>
      </w:tr>
    </w:tbl>
    <w:p w14:paraId="5AF3B9F5" w14:textId="77777777" w:rsidR="008A5E4E" w:rsidRDefault="008A5E4E">
      <w:pPr>
        <w:spacing w:after="240"/>
      </w:pPr>
    </w:p>
    <w:p w14:paraId="5331DDD2"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1325B87C"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3B1797C2"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429DF21F" w14:textId="77777777">
        <w:trPr>
          <w:tblCellSpacing w:w="0" w:type="dxa"/>
        </w:trPr>
        <w:tc>
          <w:tcPr>
            <w:tcW w:w="0" w:type="auto"/>
            <w:tcBorders>
              <w:bottom w:val="single" w:sz="6" w:space="0" w:color="000000"/>
            </w:tcBorders>
            <w:tcMar>
              <w:top w:w="45" w:type="dxa"/>
              <w:left w:w="45" w:type="dxa"/>
              <w:bottom w:w="45" w:type="dxa"/>
              <w:right w:w="45" w:type="dxa"/>
            </w:tcMar>
          </w:tcPr>
          <w:p w14:paraId="292319B5" w14:textId="77777777" w:rsidR="008A5E4E" w:rsidRDefault="0065745B">
            <w:pPr>
              <w:pStyle w:val="p3"/>
            </w:pPr>
            <w:r>
              <w:rPr>
                <w:rStyle w:val="em"/>
              </w:rPr>
              <w:t>src</w:t>
            </w:r>
            <w:r>
              <w:t xml:space="preserve">: Either the name of an fbarrier, or an </w:t>
            </w:r>
            <w:r>
              <w:rPr>
                <w:rStyle w:val="code"/>
              </w:rPr>
              <w:t>s</w:t>
            </w:r>
            <w:r>
              <w:t xml:space="preserve"> register containing a value produced by an </w:t>
            </w:r>
            <w:r>
              <w:rPr>
                <w:rStyle w:val="code"/>
              </w:rPr>
              <w:t>ldf</w:t>
            </w:r>
            <w:r>
              <w:t xml:space="preserve"> operation. If a register, its compound type is </w:t>
            </w:r>
            <w:r>
              <w:rPr>
                <w:rStyle w:val="code"/>
              </w:rPr>
              <w:t>u32</w:t>
            </w:r>
            <w:r>
              <w:t>.</w:t>
            </w:r>
          </w:p>
        </w:tc>
      </w:tr>
      <w:tr w:rsidR="008A5E4E" w14:paraId="7F970BC3" w14:textId="77777777">
        <w:trPr>
          <w:tblCellSpacing w:w="0" w:type="dxa"/>
        </w:trPr>
        <w:tc>
          <w:tcPr>
            <w:tcW w:w="0" w:type="auto"/>
            <w:tcBorders>
              <w:bottom w:val="single" w:sz="6" w:space="0" w:color="000000"/>
            </w:tcBorders>
            <w:tcMar>
              <w:top w:w="45" w:type="dxa"/>
              <w:left w:w="45" w:type="dxa"/>
              <w:bottom w:w="45" w:type="dxa"/>
              <w:right w:w="45" w:type="dxa"/>
            </w:tcMar>
          </w:tcPr>
          <w:p w14:paraId="405E6009" w14:textId="77777777" w:rsidR="008A5E4E" w:rsidRDefault="0065745B">
            <w:pPr>
              <w:pStyle w:val="p3"/>
            </w:pPr>
            <w:r>
              <w:rPr>
                <w:rStyle w:val="em"/>
              </w:rPr>
              <w:t>fbarrierName</w:t>
            </w:r>
            <w:r>
              <w:t xml:space="preserve">: Name of the fbarrier on which to operate. </w:t>
            </w:r>
          </w:p>
        </w:tc>
      </w:tr>
      <w:tr w:rsidR="008A5E4E" w14:paraId="237DB093" w14:textId="77777777">
        <w:trPr>
          <w:tblCellSpacing w:w="0" w:type="dxa"/>
        </w:trPr>
        <w:tc>
          <w:tcPr>
            <w:tcW w:w="0" w:type="auto"/>
            <w:tcMar>
              <w:top w:w="45" w:type="dxa"/>
              <w:left w:w="45" w:type="dxa"/>
              <w:bottom w:w="45" w:type="dxa"/>
              <w:right w:w="45" w:type="dxa"/>
            </w:tcMar>
          </w:tcPr>
          <w:p w14:paraId="60AB3784" w14:textId="77777777" w:rsidR="008A5E4E" w:rsidRDefault="0065745B">
            <w:pPr>
              <w:pStyle w:val="p3"/>
            </w:pPr>
            <w:r>
              <w:rPr>
                <w:rStyle w:val="em"/>
              </w:rPr>
              <w:t>dest</w:t>
            </w:r>
            <w:r>
              <w:t xml:space="preserve">: An </w:t>
            </w:r>
            <w:r>
              <w:rPr>
                <w:rStyle w:val="code"/>
              </w:rPr>
              <w:t>s</w:t>
            </w:r>
            <w:r>
              <w:t xml:space="preserve"> register.</w:t>
            </w:r>
          </w:p>
        </w:tc>
      </w:tr>
    </w:tbl>
    <w:p w14:paraId="27EBC747" w14:textId="77777777" w:rsidR="008A5E4E" w:rsidRDefault="008A5E4E">
      <w:pPr>
        <w:spacing w:after="240"/>
      </w:pPr>
    </w:p>
    <w:p w14:paraId="1B48BA6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00B516D9"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0239918"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595970D9" w14:textId="77777777">
        <w:trPr>
          <w:tblCellSpacing w:w="0" w:type="dxa"/>
        </w:trPr>
        <w:tc>
          <w:tcPr>
            <w:tcW w:w="0" w:type="auto"/>
            <w:tcMar>
              <w:top w:w="45" w:type="dxa"/>
              <w:left w:w="45" w:type="dxa"/>
              <w:bottom w:w="45" w:type="dxa"/>
              <w:right w:w="45" w:type="dxa"/>
            </w:tcMar>
          </w:tcPr>
          <w:p w14:paraId="3E3A303D" w14:textId="77777777" w:rsidR="008A5E4E" w:rsidRDefault="0065745B">
            <w:pPr>
              <w:pStyle w:val="tdTableStyle-TablestyleNonAltRows-BodyA-Column-Body1"/>
            </w:pPr>
            <w:r>
              <w:t xml:space="preserve">No exceptions are allowed. </w:t>
            </w:r>
          </w:p>
        </w:tc>
      </w:tr>
    </w:tbl>
    <w:p w14:paraId="574B0E38" w14:textId="77777777" w:rsidR="008A5E4E" w:rsidRDefault="008A5E4E">
      <w:pPr>
        <w:spacing w:after="240"/>
      </w:pPr>
    </w:p>
    <w:p w14:paraId="756D6EEE" w14:textId="77777777" w:rsidR="008A5E4E" w:rsidRDefault="0065745B">
      <w:pPr>
        <w:pStyle w:val="p"/>
      </w:pPr>
      <w:r>
        <w:t xml:space="preserve">For BRIG syntax, see </w:t>
      </w:r>
      <w:r>
        <w:rPr>
          <w:rStyle w:val="xref1"/>
        </w:rPr>
        <w:t>18.7.5. BRIG Syntax for Parallel Synchronization and Communication Operations (</w:t>
      </w:r>
      <w:r w:rsidR="009A76EE" w:rsidRPr="008A5E4E">
        <w:fldChar w:fldCharType="begin"/>
      </w:r>
      <w:r w:rsidR="008A5E4E">
        <w:instrText xml:space="preserve"> PAGEREF _Ref1005945803 \p \h  \* MERGEFORMAT </w:instrText>
      </w:r>
      <w:r w:rsidR="009A76EE" w:rsidRPr="008A5E4E">
        <w:fldChar w:fldCharType="separate"/>
      </w:r>
      <w:r w:rsidR="00533AF0" w:rsidRPr="00533AF0">
        <w:rPr>
          <w:rStyle w:val="xref1"/>
          <w:noProof/>
        </w:rPr>
        <w:t>on</w:t>
      </w:r>
      <w:r w:rsidR="00533AF0">
        <w:rPr>
          <w:noProof/>
        </w:rPr>
        <w:t xml:space="preserve"> page 366</w:t>
      </w:r>
      <w:r w:rsidR="009A76EE" w:rsidRPr="008A5E4E">
        <w:rPr>
          <w:rStyle w:val="xref1"/>
        </w:rPr>
        <w:fldChar w:fldCharType="end"/>
      </w:r>
      <w:r>
        <w:rPr>
          <w:rStyle w:val="xref1"/>
        </w:rPr>
        <w:t>)</w:t>
      </w:r>
      <w:r>
        <w:t>.</w:t>
      </w:r>
    </w:p>
    <w:p w14:paraId="02459295" w14:textId="77777777" w:rsidR="008A5E4E" w:rsidRDefault="0065745B">
      <w:pPr>
        <w:pStyle w:val="h3"/>
      </w:pPr>
      <w:bookmarkStart w:id="766" w:name="_Toc396034334"/>
      <w:r>
        <w:t>9.2.3 Description</w:t>
      </w:r>
      <w:bookmarkEnd w:id="766"/>
    </w:p>
    <w:p w14:paraId="421503D1" w14:textId="77777777" w:rsidR="008A5E4E" w:rsidRDefault="0065745B">
      <w:pPr>
        <w:pStyle w:val="pDefinitionTerm"/>
      </w:pPr>
      <w:r>
        <w:rPr>
          <w:rStyle w:val="code1"/>
        </w:rPr>
        <w:t>initfbar</w:t>
      </w:r>
    </w:p>
    <w:p w14:paraId="3B4050C8" w14:textId="77777777" w:rsidR="008A5E4E" w:rsidRDefault="0065745B">
      <w:pPr>
        <w:pStyle w:val="p1"/>
      </w:pPr>
      <w:r>
        <w:t xml:space="preserve"> Before an fbarrier can be used by any work-item in the work-group, it must be initialized. </w:t>
      </w:r>
    </w:p>
    <w:p w14:paraId="2D67C9B2" w14:textId="77777777" w:rsidR="008A5E4E" w:rsidRDefault="0065745B">
      <w:pPr>
        <w:pStyle w:val="p1"/>
      </w:pPr>
      <w:r>
        <w:t xml:space="preserve">The </w:t>
      </w:r>
      <w:r>
        <w:rPr>
          <w:rStyle w:val="i"/>
        </w:rPr>
        <w:t>src</w:t>
      </w:r>
      <w:r>
        <w:t xml:space="preserve"> operand specifies the fbarrier to initialize.</w:t>
      </w:r>
    </w:p>
    <w:p w14:paraId="01B17E9F" w14:textId="77777777" w:rsidR="008A5E4E" w:rsidRDefault="0065745B">
      <w:pPr>
        <w:pStyle w:val="p1"/>
      </w:pPr>
      <w:r>
        <w:rPr>
          <w:rStyle w:val="code1"/>
        </w:rPr>
        <w:t>initfbar</w:t>
      </w:r>
      <w:r>
        <w:t xml:space="preserve"> conceptually sets the </w:t>
      </w:r>
      <w:r>
        <w:rPr>
          <w:rStyle w:val="code1"/>
        </w:rPr>
        <w:t>member_count</w:t>
      </w:r>
      <w:r>
        <w:t xml:space="preserve"> and </w:t>
      </w:r>
      <w:r>
        <w:rPr>
          <w:rStyle w:val="code1"/>
        </w:rPr>
        <w:t>arrive_count</w:t>
      </w:r>
      <w:r>
        <w:t xml:space="preserve"> to 0, and the </w:t>
      </w:r>
      <w:r>
        <w:rPr>
          <w:rStyle w:val="code1"/>
        </w:rPr>
        <w:t>wait_set</w:t>
      </w:r>
      <w:r>
        <w:t xml:space="preserve"> to empty. On some implementations, this operation might perform allocation of additional resources associated with the fbarrier. </w:t>
      </w:r>
    </w:p>
    <w:p w14:paraId="11533BC8" w14:textId="77777777" w:rsidR="008A5E4E" w:rsidRDefault="0065745B">
      <w:pPr>
        <w:pStyle w:val="p1"/>
      </w:pPr>
      <w:r>
        <w:t xml:space="preserve">An fbarrier must not be initialized if it is already initialized. This implies only one work-item of the work-group must perform the </w:t>
      </w:r>
      <w:r>
        <w:rPr>
          <w:rStyle w:val="code1"/>
        </w:rPr>
        <w:t>initfbar</w:t>
      </w:r>
      <w:r>
        <w:t xml:space="preserve"> operation at a time. </w:t>
      </w:r>
    </w:p>
    <w:p w14:paraId="41292CF8" w14:textId="77777777" w:rsidR="008A5E4E" w:rsidRDefault="0065745B">
      <w:pPr>
        <w:pStyle w:val="p1"/>
      </w:pPr>
      <w:r>
        <w:t>An fbarrier must be initialized because a finalizer cannot know the full set of fbarriers used by a work-group in the presence of dynamic group memory allocation.</w:t>
      </w:r>
    </w:p>
    <w:p w14:paraId="63AEF13F" w14:textId="77777777" w:rsidR="008A5E4E" w:rsidRDefault="0065745B">
      <w:pPr>
        <w:pStyle w:val="p1"/>
      </w:pPr>
      <w:r>
        <w:t xml:space="preserve">There must not be a race condition between the work-item that executes the </w:t>
      </w:r>
      <w:r>
        <w:rPr>
          <w:rStyle w:val="code1"/>
        </w:rPr>
        <w:t>initfbar</w:t>
      </w:r>
      <w:r>
        <w:t xml:space="preserve"> and any other work-items in the work-group that execute fbarrier operations on the same fbarrier. This requirement can be satisfied by using the </w:t>
      </w:r>
      <w:r>
        <w:rPr>
          <w:rStyle w:val="code1"/>
        </w:rPr>
        <w:t>barrier</w:t>
      </w:r>
      <w:r>
        <w:t xml:space="preserve"> operation, or the </w:t>
      </w:r>
      <w:r>
        <w:rPr>
          <w:rStyle w:val="code1"/>
        </w:rPr>
        <w:t>waitfbar</w:t>
      </w:r>
      <w:r>
        <w:t xml:space="preserve">operation (on another fbarrier) between the </w:t>
      </w:r>
      <w:r>
        <w:rPr>
          <w:rStyle w:val="code1"/>
        </w:rPr>
        <w:t>initfbar</w:t>
      </w:r>
      <w:r>
        <w:t xml:space="preserve"> and the fbarrier operations that use it.</w:t>
      </w:r>
    </w:p>
    <w:p w14:paraId="4969DED8" w14:textId="77777777" w:rsidR="008A5E4E" w:rsidRDefault="0065745B">
      <w:pPr>
        <w:pStyle w:val="p1"/>
      </w:pPr>
      <w:r>
        <w:t xml:space="preserve"> Once an fbarrier has been initialized, its memory cannot be modified by any operation except fbarrier operations until it is released by an </w:t>
      </w:r>
      <w:r>
        <w:rPr>
          <w:rStyle w:val="code1"/>
        </w:rPr>
        <w:t>releasefbar</w:t>
      </w:r>
      <w:r>
        <w:t xml:space="preserve"> operation.</w:t>
      </w:r>
    </w:p>
    <w:p w14:paraId="7D96DFF4" w14:textId="77777777" w:rsidR="008A5E4E" w:rsidRDefault="0065745B">
      <w:pPr>
        <w:pStyle w:val="p1"/>
      </w:pPr>
      <w:r>
        <w:t xml:space="preserve">Every fbarrier that has been initialized must be released by an </w:t>
      </w:r>
      <w:r>
        <w:rPr>
          <w:rStyle w:val="code1"/>
        </w:rPr>
        <w:t>releasefbar</w:t>
      </w:r>
      <w:r>
        <w:t xml:space="preserve"> operation. Once released, the fbarrier is no longer considered initialized.</w:t>
      </w:r>
    </w:p>
    <w:p w14:paraId="201A8B87" w14:textId="77777777" w:rsidR="008A5E4E" w:rsidRDefault="0065745B">
      <w:pPr>
        <w:pStyle w:val="pDefinitionTerm"/>
      </w:pPr>
      <w:r>
        <w:rPr>
          <w:rStyle w:val="code1"/>
        </w:rPr>
        <w:t>joinfbar</w:t>
      </w:r>
    </w:p>
    <w:p w14:paraId="3567857F" w14:textId="77777777" w:rsidR="008A5E4E" w:rsidRDefault="0065745B">
      <w:pPr>
        <w:pStyle w:val="p1"/>
      </w:pPr>
      <w:r>
        <w:t xml:space="preserve"> Causes the work-item to become a member of the fbarrier. </w:t>
      </w:r>
    </w:p>
    <w:p w14:paraId="5F792F9A" w14:textId="77777777" w:rsidR="008A5E4E" w:rsidRDefault="0065745B">
      <w:pPr>
        <w:pStyle w:val="p1"/>
      </w:pPr>
      <w:r>
        <w:t xml:space="preserve">The </w:t>
      </w:r>
      <w:r>
        <w:rPr>
          <w:rStyle w:val="i"/>
        </w:rPr>
        <w:t>src</w:t>
      </w:r>
      <w:r>
        <w:t xml:space="preserve"> operand specifies the fbarrier to join.</w:t>
      </w:r>
    </w:p>
    <w:p w14:paraId="47241850" w14:textId="77777777" w:rsidR="008A5E4E" w:rsidRDefault="0065745B">
      <w:pPr>
        <w:pStyle w:val="p1"/>
      </w:pPr>
      <w:r>
        <w:t xml:space="preserve"> This operation (which includes the value of the </w:t>
      </w:r>
      <w:r>
        <w:rPr>
          <w:rStyle w:val="i"/>
        </w:rPr>
        <w:t>src</w:t>
      </w:r>
      <w:r>
        <w:t xml:space="preserve"> operand) must be wavefront execution uniform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This implies that all active work-items of a wavefront must be members of the same fbarriers. </w:t>
      </w:r>
    </w:p>
    <w:p w14:paraId="4EC58815" w14:textId="77777777" w:rsidR="008A5E4E" w:rsidRDefault="0065745B">
      <w:pPr>
        <w:pStyle w:val="p1"/>
      </w:pPr>
      <w:r>
        <w:rPr>
          <w:rStyle w:val="code1"/>
        </w:rPr>
        <w:t>joinfbar</w:t>
      </w:r>
      <w:r>
        <w:t xml:space="preserve"> conceptually atomically increments the </w:t>
      </w:r>
      <w:r>
        <w:rPr>
          <w:rStyle w:val="code1"/>
        </w:rPr>
        <w:t>member_count</w:t>
      </w:r>
      <w:r>
        <w:t xml:space="preserve"> for the wavefront. </w:t>
      </w:r>
    </w:p>
    <w:p w14:paraId="0B02715D" w14:textId="77777777" w:rsidR="008A5E4E" w:rsidRDefault="0065745B">
      <w:pPr>
        <w:pStyle w:val="p1"/>
      </w:pPr>
      <w:r>
        <w:t>A work-item must not join an fbarrier that has not been initialized, nor join an fbarrier of which it is already a member.</w:t>
      </w:r>
    </w:p>
    <w:p w14:paraId="77C3A731" w14:textId="77777777" w:rsidR="008A5E4E" w:rsidRDefault="0065745B">
      <w:pPr>
        <w:pStyle w:val="pDefinitionTerm"/>
      </w:pPr>
      <w:r>
        <w:rPr>
          <w:rStyle w:val="code1"/>
        </w:rPr>
        <w:t>waitfbar</w:t>
      </w:r>
    </w:p>
    <w:p w14:paraId="27F1FBA9" w14:textId="77777777" w:rsidR="008A5E4E" w:rsidRDefault="0065745B">
      <w:pPr>
        <w:pStyle w:val="p1"/>
      </w:pPr>
      <w:r>
        <w:t xml:space="preserve">Is an execution barrier, see </w:t>
      </w:r>
      <w:r>
        <w:rPr>
          <w:rStyle w:val="xref1"/>
        </w:rPr>
        <w:t>9.3. Execution Barrier (</w:t>
      </w:r>
      <w:r w:rsidR="009A76EE" w:rsidRPr="008A5E4E">
        <w:fldChar w:fldCharType="begin"/>
      </w:r>
      <w:r w:rsidR="008A5E4E">
        <w:instrText xml:space="preserve"> PAGEREF _Ref1367458210 \p \h  \* MERGEFORMAT </w:instrText>
      </w:r>
      <w:r w:rsidR="009A76EE" w:rsidRPr="008A5E4E">
        <w:fldChar w:fldCharType="separate"/>
      </w:r>
      <w:r w:rsidR="00533AF0" w:rsidRPr="00533AF0">
        <w:rPr>
          <w:rStyle w:val="xref1"/>
          <w:noProof/>
        </w:rPr>
        <w:t>on</w:t>
      </w:r>
      <w:r w:rsidR="00533AF0">
        <w:rPr>
          <w:noProof/>
        </w:rPr>
        <w:t xml:space="preserve"> page 239</w:t>
      </w:r>
      <w:r w:rsidR="009A76EE" w:rsidRPr="008A5E4E">
        <w:rPr>
          <w:rStyle w:val="xref1"/>
        </w:rPr>
        <w:fldChar w:fldCharType="end"/>
      </w:r>
      <w:r>
        <w:rPr>
          <w:rStyle w:val="xref1"/>
        </w:rPr>
        <w:t>)</w:t>
      </w:r>
      <w:r>
        <w:t>.</w:t>
      </w:r>
    </w:p>
    <w:p w14:paraId="09505BCA" w14:textId="77777777" w:rsidR="008A5E4E" w:rsidRDefault="0065745B">
      <w:pPr>
        <w:pStyle w:val="p1"/>
      </w:pPr>
      <w:r>
        <w:t>Indicates that the work-item has arrived at the fbarrier, and causes execution of the work-item to wait until all other work-items of the same work-group that are members of the same fbarrier have arrived at the fbarrier.</w:t>
      </w:r>
    </w:p>
    <w:p w14:paraId="6ADDFC3E" w14:textId="77777777" w:rsidR="008A5E4E" w:rsidRDefault="0065745B">
      <w:pPr>
        <w:pStyle w:val="p1"/>
      </w:pPr>
      <w:r>
        <w:t xml:space="preserve">The </w:t>
      </w:r>
      <w:r>
        <w:rPr>
          <w:rStyle w:val="i"/>
        </w:rPr>
        <w:t>src</w:t>
      </w:r>
      <w:r>
        <w:t xml:space="preserve"> operand specifies the fbarrier on which to wait. </w:t>
      </w:r>
    </w:p>
    <w:p w14:paraId="6122C8A3" w14:textId="77777777" w:rsidR="008A5E4E" w:rsidRDefault="0065745B">
      <w:pPr>
        <w:pStyle w:val="p1"/>
      </w:pPr>
      <w:r>
        <w:t xml:space="preserve"> This operation (which includes the value of the </w:t>
      </w:r>
      <w:r>
        <w:rPr>
          <w:rStyle w:val="i"/>
        </w:rPr>
        <w:t>src</w:t>
      </w:r>
      <w:r>
        <w:t xml:space="preserve"> operand) must be wavefront execution uniform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This implies that all active work-items of a wavefront arrive at an </w:t>
      </w:r>
      <w:r>
        <w:rPr>
          <w:rStyle w:val="code1"/>
        </w:rPr>
        <w:t>waitfbar</w:t>
      </w:r>
      <w:r>
        <w:t xml:space="preserve"> together.</w:t>
      </w:r>
    </w:p>
    <w:p w14:paraId="0E7807A2" w14:textId="77777777" w:rsidR="008A5E4E" w:rsidRDefault="0065745B">
      <w:pPr>
        <w:pStyle w:val="p1"/>
      </w:pPr>
      <w:r>
        <w:rPr>
          <w:rStyle w:val="code1"/>
        </w:rPr>
        <w:t>waitfbar</w:t>
      </w:r>
      <w:r>
        <w:t xml:space="preserve"> conceptually atomically increments the </w:t>
      </w:r>
      <w:r>
        <w:rPr>
          <w:rStyle w:val="code1"/>
        </w:rPr>
        <w:t>arrive_count</w:t>
      </w:r>
      <w:r>
        <w:t xml:space="preserve"> for the wavefront, and adds the wavefront to the </w:t>
      </w:r>
      <w:r>
        <w:rPr>
          <w:rStyle w:val="code1"/>
        </w:rPr>
        <w:t>wait_set</w:t>
      </w:r>
      <w:r>
        <w:t xml:space="preserve">. It then atomically checks and waits until the </w:t>
      </w:r>
      <w:r>
        <w:rPr>
          <w:rStyle w:val="code1"/>
        </w:rPr>
        <w:t>arrive_count</w:t>
      </w:r>
      <w:r>
        <w:t xml:space="preserve"> equals the </w:t>
      </w:r>
      <w:r>
        <w:rPr>
          <w:rStyle w:val="code1"/>
        </w:rPr>
        <w:t>member_count</w:t>
      </w:r>
      <w:r>
        <w:t xml:space="preserve">, at which point any wavefronts in the </w:t>
      </w:r>
      <w:r>
        <w:rPr>
          <w:rStyle w:val="code1"/>
        </w:rPr>
        <w:t>wait_set</w:t>
      </w:r>
      <w:r>
        <w:t xml:space="preserve"> are allowed to proceed, the </w:t>
      </w:r>
      <w:r>
        <w:rPr>
          <w:rStyle w:val="code1"/>
        </w:rPr>
        <w:t>arrive_count</w:t>
      </w:r>
      <w:r>
        <w:t xml:space="preserve"> is reset to 0, and the </w:t>
      </w:r>
      <w:r>
        <w:rPr>
          <w:rStyle w:val="code1"/>
        </w:rPr>
        <w:t>wait_set</w:t>
      </w:r>
      <w:r>
        <w:t xml:space="preserve"> reset to empty.</w:t>
      </w:r>
    </w:p>
    <w:p w14:paraId="2DC99357" w14:textId="77777777" w:rsidR="008A5E4E" w:rsidRDefault="0065745B">
      <w:pPr>
        <w:pStyle w:val="p1"/>
      </w:pPr>
      <w:r>
        <w:t xml:space="preserve"> A work-item must not wait on an fbarrier that has not been initialized, nor wait on an fbarrier of which it is not a member. </w:t>
      </w:r>
    </w:p>
    <w:p w14:paraId="29264101" w14:textId="77777777" w:rsidR="008A5E4E" w:rsidRDefault="0065745B">
      <w:pPr>
        <w:pStyle w:val="pDefinitionTerm"/>
      </w:pPr>
      <w:r>
        <w:rPr>
          <w:rStyle w:val="code1"/>
        </w:rPr>
        <w:t>arrivefbar</w:t>
      </w:r>
    </w:p>
    <w:p w14:paraId="3B989962" w14:textId="77777777" w:rsidR="008A5E4E" w:rsidRDefault="0065745B">
      <w:pPr>
        <w:pStyle w:val="p1"/>
      </w:pPr>
      <w:r>
        <w:t xml:space="preserve">Is an execution barrier, see </w:t>
      </w:r>
      <w:r>
        <w:rPr>
          <w:rStyle w:val="xref1"/>
        </w:rPr>
        <w:t>9.3. Execution Barrier (</w:t>
      </w:r>
      <w:r w:rsidR="009A76EE" w:rsidRPr="008A5E4E">
        <w:fldChar w:fldCharType="begin"/>
      </w:r>
      <w:r w:rsidR="008A5E4E">
        <w:instrText xml:space="preserve"> PAGEREF _Ref1367458210 \p \h  \* MERGEFORMAT </w:instrText>
      </w:r>
      <w:r w:rsidR="009A76EE" w:rsidRPr="008A5E4E">
        <w:fldChar w:fldCharType="separate"/>
      </w:r>
      <w:r w:rsidR="00533AF0" w:rsidRPr="00533AF0">
        <w:rPr>
          <w:rStyle w:val="xref1"/>
          <w:noProof/>
        </w:rPr>
        <w:t>on</w:t>
      </w:r>
      <w:r w:rsidR="00533AF0">
        <w:rPr>
          <w:noProof/>
        </w:rPr>
        <w:t xml:space="preserve"> page 239</w:t>
      </w:r>
      <w:r w:rsidR="009A76EE" w:rsidRPr="008A5E4E">
        <w:rPr>
          <w:rStyle w:val="xref1"/>
        </w:rPr>
        <w:fldChar w:fldCharType="end"/>
      </w:r>
      <w:r>
        <w:rPr>
          <w:rStyle w:val="xref1"/>
        </w:rPr>
        <w:t>)</w:t>
      </w:r>
      <w:r>
        <w:t>.</w:t>
      </w:r>
    </w:p>
    <w:p w14:paraId="68410C28" w14:textId="77777777" w:rsidR="008A5E4E" w:rsidRDefault="0065745B">
      <w:pPr>
        <w:pStyle w:val="p1"/>
      </w:pPr>
      <w:r>
        <w:t>Indicates that the work-item has arrived at the fbarrier, but does not wait for other work-items that are members of the fbarrier to arrive at the same fbarrier. If the work-item is the last of the fbarrier members to arrive, then any work-items waiting on the fbarrier can proceed and the fbarrier is reset.</w:t>
      </w:r>
    </w:p>
    <w:p w14:paraId="227C4648" w14:textId="77777777" w:rsidR="008A5E4E" w:rsidRDefault="0065745B">
      <w:pPr>
        <w:pStyle w:val="p1"/>
      </w:pPr>
      <w:r>
        <w:t xml:space="preserve">The </w:t>
      </w:r>
      <w:r>
        <w:rPr>
          <w:rStyle w:val="i"/>
        </w:rPr>
        <w:t>src</w:t>
      </w:r>
      <w:r>
        <w:t xml:space="preserve"> operand specifies the fbarrier on which to arrive.</w:t>
      </w:r>
    </w:p>
    <w:p w14:paraId="14A0F347" w14:textId="77777777" w:rsidR="008A5E4E" w:rsidRDefault="0065745B">
      <w:pPr>
        <w:pStyle w:val="p1"/>
      </w:pPr>
      <w:r>
        <w:t xml:space="preserve"> This operation (which includes the value of the </w:t>
      </w:r>
      <w:r>
        <w:rPr>
          <w:rStyle w:val="i"/>
        </w:rPr>
        <w:t>src</w:t>
      </w:r>
      <w:r>
        <w:t xml:space="preserve"> operand) must be wavefront execution uniform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This implies that all active work-items of a wavefront arrive at an </w:t>
      </w:r>
      <w:r>
        <w:rPr>
          <w:rStyle w:val="code1"/>
        </w:rPr>
        <w:t>arrivefbar</w:t>
      </w:r>
      <w:r>
        <w:t xml:space="preserve"> together.</w:t>
      </w:r>
    </w:p>
    <w:p w14:paraId="7DA1AA54" w14:textId="77777777" w:rsidR="008A5E4E" w:rsidRDefault="0065745B">
      <w:pPr>
        <w:pStyle w:val="p1"/>
      </w:pPr>
      <w:r>
        <w:rPr>
          <w:rStyle w:val="code1"/>
        </w:rPr>
        <w:t>arrivefbar</w:t>
      </w:r>
      <w:r>
        <w:t xml:space="preserve"> conceptually atomically increments the </w:t>
      </w:r>
      <w:r>
        <w:rPr>
          <w:rStyle w:val="code1"/>
        </w:rPr>
        <w:t>arrive_count</w:t>
      </w:r>
      <w:r>
        <w:t xml:space="preserve"> for the wavefront, and checks if the </w:t>
      </w:r>
      <w:r>
        <w:rPr>
          <w:rStyle w:val="code1"/>
        </w:rPr>
        <w:t>arrive_count</w:t>
      </w:r>
      <w:r>
        <w:t xml:space="preserve"> equals the </w:t>
      </w:r>
      <w:r>
        <w:rPr>
          <w:rStyle w:val="code1"/>
        </w:rPr>
        <w:t>member_count</w:t>
      </w:r>
      <w:r>
        <w:t xml:space="preserve">. If it does, then atomically any wavefronts in the </w:t>
      </w:r>
      <w:r>
        <w:rPr>
          <w:rStyle w:val="code1"/>
        </w:rPr>
        <w:t>wait_set</w:t>
      </w:r>
      <w:r>
        <w:t xml:space="preserve"> are allowed to proceed, the </w:t>
      </w:r>
      <w:r>
        <w:rPr>
          <w:rStyle w:val="code1"/>
        </w:rPr>
        <w:t>arrive_count</w:t>
      </w:r>
      <w:r>
        <w:t xml:space="preserve"> is reset to 0, and the </w:t>
      </w:r>
      <w:r>
        <w:rPr>
          <w:rStyle w:val="code1"/>
        </w:rPr>
        <w:t>wait_set</w:t>
      </w:r>
      <w:r>
        <w:t xml:space="preserve"> is reset to empty. </w:t>
      </w:r>
    </w:p>
    <w:p w14:paraId="3E1059EB" w14:textId="77777777" w:rsidR="008A5E4E" w:rsidRDefault="0065745B">
      <w:pPr>
        <w:pStyle w:val="p1"/>
      </w:pPr>
      <w:r>
        <w:t xml:space="preserve">A work-item must not arrive at an fbarrier that has not been initialized, nor arrive at an fbarrier of which it is not a member. </w:t>
      </w:r>
    </w:p>
    <w:p w14:paraId="14565A86" w14:textId="77777777" w:rsidR="008A5E4E" w:rsidRDefault="0065745B">
      <w:pPr>
        <w:pStyle w:val="p1"/>
      </w:pPr>
      <w:r>
        <w:t xml:space="preserve">After a work-item has arrived at an fbarrier, it cannot wait, arrive, or leave the same fbarrier unless the fbarrier has been satisfied and the </w:t>
      </w:r>
      <w:r>
        <w:rPr>
          <w:rStyle w:val="code1"/>
        </w:rPr>
        <w:t>arrive_count</w:t>
      </w:r>
      <w:r>
        <w:t xml:space="preserve"> has been reset to 0. </w:t>
      </w:r>
    </w:p>
    <w:p w14:paraId="4FDB8B77" w14:textId="77777777" w:rsidR="008A5E4E" w:rsidRDefault="0065745B">
      <w:pPr>
        <w:pStyle w:val="pDefinitionTerm"/>
      </w:pPr>
      <w:r>
        <w:rPr>
          <w:rStyle w:val="code1"/>
        </w:rPr>
        <w:t>leavefbar</w:t>
      </w:r>
    </w:p>
    <w:p w14:paraId="34822454" w14:textId="77777777" w:rsidR="008A5E4E" w:rsidRDefault="0065745B">
      <w:pPr>
        <w:pStyle w:val="p1"/>
      </w:pPr>
      <w:r>
        <w:t xml:space="preserve">Indicates that the work-item is no longer a member of the fbarrier. It does not wait for other work-items that are members of the fbarrier to arrive. If the work-item is the last of the fbarrier members to arrive, then any work-items waiting on the fbarrier can proceed and the fbarrier is reset. </w:t>
      </w:r>
    </w:p>
    <w:p w14:paraId="7FB88B05" w14:textId="77777777" w:rsidR="008A5E4E" w:rsidRDefault="0065745B">
      <w:pPr>
        <w:pStyle w:val="p1"/>
      </w:pPr>
      <w:r>
        <w:t xml:space="preserve">The </w:t>
      </w:r>
      <w:r>
        <w:rPr>
          <w:rStyle w:val="i"/>
        </w:rPr>
        <w:t>src</w:t>
      </w:r>
      <w:r>
        <w:t xml:space="preserve"> operand specifies the fbarrier to leave.</w:t>
      </w:r>
    </w:p>
    <w:p w14:paraId="65BA3D38" w14:textId="77777777" w:rsidR="008A5E4E" w:rsidRDefault="0065745B">
      <w:pPr>
        <w:pStyle w:val="p1"/>
      </w:pPr>
      <w:r>
        <w:t xml:space="preserve"> Every work-item that joins an fbarrier must leave the fbarrier before it exits. </w:t>
      </w:r>
    </w:p>
    <w:p w14:paraId="34CB77AB" w14:textId="77777777" w:rsidR="008A5E4E" w:rsidRDefault="0065745B">
      <w:pPr>
        <w:pStyle w:val="p1"/>
      </w:pPr>
      <w:r>
        <w:t xml:space="preserve">An </w:t>
      </w:r>
      <w:r>
        <w:rPr>
          <w:rStyle w:val="code1"/>
        </w:rPr>
        <w:t>leavefbar</w:t>
      </w:r>
      <w:r>
        <w:t xml:space="preserve"> operation does not perform a memory fence before proceeding. An explicit </w:t>
      </w:r>
      <w:r>
        <w:rPr>
          <w:rStyle w:val="code1"/>
        </w:rPr>
        <w:t>sync</w:t>
      </w:r>
      <w:r>
        <w:t xml:space="preserve"> operation can be used if that is required in order to make any data being communicated visible. </w:t>
      </w:r>
    </w:p>
    <w:p w14:paraId="7CBAAB4A" w14:textId="77777777" w:rsidR="008A5E4E" w:rsidRDefault="0065745B">
      <w:pPr>
        <w:pStyle w:val="p1"/>
      </w:pPr>
      <w:r>
        <w:t xml:space="preserve">This operation (which includes the value of the </w:t>
      </w:r>
      <w:r>
        <w:rPr>
          <w:rStyle w:val="i"/>
        </w:rPr>
        <w:t>src</w:t>
      </w:r>
      <w:r>
        <w:t xml:space="preserve"> operand) must be wavefront execution uniform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This implies that all active work-items of a wavefront must be members of the same fbarriers. </w:t>
      </w:r>
    </w:p>
    <w:p w14:paraId="204A43B9" w14:textId="77777777" w:rsidR="008A5E4E" w:rsidRDefault="0065745B">
      <w:pPr>
        <w:pStyle w:val="p1"/>
      </w:pPr>
      <w:r>
        <w:rPr>
          <w:rStyle w:val="code1"/>
        </w:rPr>
        <w:t>leavefbar</w:t>
      </w:r>
      <w:r>
        <w:t xml:space="preserve"> conceptually atomically decrements the </w:t>
      </w:r>
      <w:r>
        <w:rPr>
          <w:rStyle w:val="code1"/>
        </w:rPr>
        <w:t>member_count</w:t>
      </w:r>
      <w:r>
        <w:t xml:space="preserve"> for the wavefront, and checks if the </w:t>
      </w:r>
      <w:r>
        <w:rPr>
          <w:rStyle w:val="code1"/>
        </w:rPr>
        <w:t>arrive_count</w:t>
      </w:r>
      <w:r>
        <w:t xml:space="preserve"> equals the </w:t>
      </w:r>
      <w:r>
        <w:rPr>
          <w:rStyle w:val="code1"/>
        </w:rPr>
        <w:t>member_count</w:t>
      </w:r>
      <w:r>
        <w:t xml:space="preserve"> . If it does, then atomically any wavefronts in the </w:t>
      </w:r>
      <w:r>
        <w:rPr>
          <w:rStyle w:val="code1"/>
        </w:rPr>
        <w:t>wait_set</w:t>
      </w:r>
      <w:r>
        <w:t xml:space="preserve"> are allowed to proceed, the </w:t>
      </w:r>
      <w:r>
        <w:rPr>
          <w:rStyle w:val="code1"/>
        </w:rPr>
        <w:t>arrive_count</w:t>
      </w:r>
      <w:r>
        <w:t xml:space="preserve"> is reset to 0, and the </w:t>
      </w:r>
      <w:r>
        <w:rPr>
          <w:rStyle w:val="code1"/>
        </w:rPr>
        <w:t>wait_set</w:t>
      </w:r>
      <w:r>
        <w:t xml:space="preserve"> is reset to empty. </w:t>
      </w:r>
    </w:p>
    <w:p w14:paraId="5C14E433" w14:textId="77777777" w:rsidR="008A5E4E" w:rsidRDefault="0065745B">
      <w:pPr>
        <w:pStyle w:val="p1"/>
      </w:pPr>
      <w:r>
        <w:t xml:space="preserve">A work-item must not leave an fbarrier that has not been initialized, nor leave an fbarrier of which it is not a member. </w:t>
      </w:r>
    </w:p>
    <w:p w14:paraId="28836A1F" w14:textId="77777777" w:rsidR="008A5E4E" w:rsidRDefault="0065745B">
      <w:pPr>
        <w:pStyle w:val="pDefinitionTerm"/>
      </w:pPr>
      <w:r>
        <w:rPr>
          <w:rStyle w:val="code1"/>
        </w:rPr>
        <w:t>releasefbar</w:t>
      </w:r>
    </w:p>
    <w:p w14:paraId="548AE8D3" w14:textId="77777777" w:rsidR="008A5E4E" w:rsidRDefault="0065745B">
      <w:pPr>
        <w:pStyle w:val="p1"/>
      </w:pPr>
      <w:r>
        <w:t xml:space="preserve">Before all work-items of a work-group exit, every fbarrier that has been initialized by a work-item of the work-group using </w:t>
      </w:r>
      <w:r>
        <w:rPr>
          <w:rStyle w:val="code1"/>
        </w:rPr>
        <w:t>initfbar</w:t>
      </w:r>
      <w:r>
        <w:t xml:space="preserve"> must be released.</w:t>
      </w:r>
    </w:p>
    <w:p w14:paraId="7012BE04" w14:textId="77777777" w:rsidR="008A5E4E" w:rsidRDefault="0065745B">
      <w:pPr>
        <w:pStyle w:val="p1"/>
      </w:pPr>
      <w:r>
        <w:t xml:space="preserve">The </w:t>
      </w:r>
      <w:r>
        <w:rPr>
          <w:rStyle w:val="i"/>
        </w:rPr>
        <w:t>src</w:t>
      </w:r>
      <w:r>
        <w:t xml:space="preserve"> operand specifies the fbarrier to release. </w:t>
      </w:r>
    </w:p>
    <w:p w14:paraId="1A1097B7" w14:textId="77777777" w:rsidR="008A5E4E" w:rsidRDefault="0065745B">
      <w:pPr>
        <w:pStyle w:val="p1"/>
      </w:pPr>
      <w:r>
        <w:t xml:space="preserve"> Once released, the fbarrier is no longer considered initialized. An fbarrier must not be released if it is not already initialized. This implies that only one work-item of the work-group must perform the </w:t>
      </w:r>
      <w:r>
        <w:rPr>
          <w:rStyle w:val="code1"/>
        </w:rPr>
        <w:t>releasefbar</w:t>
      </w:r>
      <w:r>
        <w:t xml:space="preserve"> operation at a time.</w:t>
      </w:r>
    </w:p>
    <w:p w14:paraId="09990F7D" w14:textId="77777777" w:rsidR="008A5E4E" w:rsidRDefault="0065745B">
      <w:pPr>
        <w:pStyle w:val="p1"/>
      </w:pPr>
      <w:r>
        <w:t xml:space="preserve"> An fbarrier must have no members when released. This implies that every work-item that joins an fbarrier must leave the fbarrier before it exits. </w:t>
      </w:r>
    </w:p>
    <w:p w14:paraId="4FF3F73D" w14:textId="77777777" w:rsidR="008A5E4E" w:rsidRDefault="0065745B">
      <w:pPr>
        <w:pStyle w:val="p1"/>
      </w:pPr>
      <w:r>
        <w:t>An fbarrier must be released, because some implementations might need to deallocate the additional resources allocated to an fbarrier when it was initialized.</w:t>
      </w:r>
    </w:p>
    <w:p w14:paraId="5D60CE47" w14:textId="77777777" w:rsidR="008A5E4E" w:rsidRDefault="0065745B">
      <w:pPr>
        <w:pStyle w:val="p1"/>
      </w:pPr>
      <w:r>
        <w:t xml:space="preserve"> There must not be a race condition between the other work-items in the work-group that execute fbarrier operations on the same fbarrier and the work-item that executes the </w:t>
      </w:r>
      <w:r>
        <w:rPr>
          <w:rStyle w:val="code1"/>
        </w:rPr>
        <w:t>releasefbar</w:t>
      </w:r>
      <w:r>
        <w:t xml:space="preserve">. This requirement can be satisfied by using the </w:t>
      </w:r>
      <w:r>
        <w:rPr>
          <w:rStyle w:val="code1"/>
        </w:rPr>
        <w:t>barrier</w:t>
      </w:r>
      <w:r>
        <w:t xml:space="preserve"> operation, or the </w:t>
      </w:r>
      <w:r>
        <w:rPr>
          <w:rStyle w:val="code1"/>
        </w:rPr>
        <w:t>waitfbar</w:t>
      </w:r>
      <w:r>
        <w:t xml:space="preserve"> operation (on another fbarrier) between the fbarrier operations that use it and the </w:t>
      </w:r>
      <w:r>
        <w:rPr>
          <w:rStyle w:val="code1"/>
        </w:rPr>
        <w:t>releasefbar</w:t>
      </w:r>
      <w:r>
        <w:t>.</w:t>
      </w:r>
    </w:p>
    <w:p w14:paraId="65D661F1" w14:textId="77777777" w:rsidR="008A5E4E" w:rsidRDefault="0065745B">
      <w:pPr>
        <w:pStyle w:val="p1"/>
      </w:pPr>
      <w:r>
        <w:t xml:space="preserve"> </w:t>
      </w:r>
      <w:r>
        <w:rPr>
          <w:rStyle w:val="code1"/>
        </w:rPr>
        <w:t>ldf</w:t>
      </w:r>
    </w:p>
    <w:p w14:paraId="6C7846D2" w14:textId="77777777" w:rsidR="008A5E4E" w:rsidRDefault="0065745B">
      <w:pPr>
        <w:pStyle w:val="p1"/>
      </w:pPr>
      <w:r>
        <w:t xml:space="preserve">Places the address of an fbarrier into the destination </w:t>
      </w:r>
      <w:r>
        <w:rPr>
          <w:rStyle w:val="i"/>
        </w:rPr>
        <w:t>dest</w:t>
      </w:r>
      <w:r>
        <w:t xml:space="preserve">. The address has work-group persistence (see </w:t>
      </w:r>
      <w:r>
        <w:rPr>
          <w:rStyle w:val="xref1"/>
        </w:rPr>
        <w:t>2.8.4. Memory Segment Access Rules (</w:t>
      </w:r>
      <w:r w:rsidR="009A76EE" w:rsidRPr="008A5E4E">
        <w:fldChar w:fldCharType="begin"/>
      </w:r>
      <w:r w:rsidR="008A5E4E">
        <w:instrText xml:space="preserve"> PAGEREF _Ref-340444701 \p \h  \* MERGEFORMAT </w:instrText>
      </w:r>
      <w:r w:rsidR="009A76EE" w:rsidRPr="008A5E4E">
        <w:fldChar w:fldCharType="separate"/>
      </w:r>
      <w:r w:rsidR="00533AF0" w:rsidRPr="00533AF0">
        <w:rPr>
          <w:rStyle w:val="xref1"/>
          <w:noProof/>
        </w:rPr>
        <w:t>on</w:t>
      </w:r>
      <w:r w:rsidR="00533AF0">
        <w:rPr>
          <w:noProof/>
        </w:rPr>
        <w:t xml:space="preserve"> page 20</w:t>
      </w:r>
      <w:r w:rsidR="009A76EE" w:rsidRPr="008A5E4E">
        <w:rPr>
          <w:rStyle w:val="xref1"/>
        </w:rPr>
        <w:fldChar w:fldCharType="end"/>
      </w:r>
      <w:r>
        <w:rPr>
          <w:rStyle w:val="xref1"/>
        </w:rPr>
        <w:t>)</w:t>
      </w:r>
      <w:r>
        <w:t xml:space="preserve">) and the value can only be used in work-items that belong to the same work-group as the work-item that executed the </w:t>
      </w:r>
      <w:r>
        <w:rPr>
          <w:rStyle w:val="code1"/>
        </w:rPr>
        <w:t>ldf</w:t>
      </w:r>
      <w:r>
        <w:t xml:space="preserve"> operation. The compound type </w:t>
      </w:r>
      <w:r>
        <w:rPr>
          <w:rStyle w:val="i"/>
        </w:rPr>
        <w:t>dest</w:t>
      </w:r>
      <w:r>
        <w:t xml:space="preserve"> is always </w:t>
      </w:r>
      <w:r>
        <w:rPr>
          <w:rStyle w:val="code1"/>
        </w:rPr>
        <w:t>u32</w:t>
      </w:r>
      <w:r>
        <w:t xml:space="preserve"> regardless of the machine model (see </w:t>
      </w:r>
      <w:r>
        <w:rPr>
          <w:rStyle w:val="xref1"/>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 xml:space="preserve">). The value returned can be used with fbarrier operations to specify which fbarrier they are to operate on. </w:t>
      </w:r>
    </w:p>
    <w:p w14:paraId="5D41D22F" w14:textId="77777777" w:rsidR="008A5E4E" w:rsidRDefault="0065745B">
      <w:pPr>
        <w:pStyle w:val="h3"/>
      </w:pPr>
      <w:bookmarkStart w:id="767" w:name="_Toc396034335"/>
      <w:r>
        <w:t>9.2.4 Additional Information About Fbarrier Operations</w:t>
      </w:r>
      <w:bookmarkEnd w:id="767"/>
    </w:p>
    <w:p w14:paraId="4129447E" w14:textId="77777777" w:rsidR="008A5E4E" w:rsidRDefault="0065745B">
      <w:pPr>
        <w:pStyle w:val="pNoPageBreakAfter"/>
      </w:pPr>
      <w:r>
        <w:t>Additional information about the use of fbarrier operations:</w:t>
      </w:r>
    </w:p>
    <w:p w14:paraId="6735736F" w14:textId="77777777" w:rsidR="008A5E4E" w:rsidRDefault="0065745B">
      <w:pPr>
        <w:pStyle w:val="li"/>
        <w:numPr>
          <w:ilvl w:val="0"/>
          <w:numId w:val="191"/>
        </w:numPr>
        <w:spacing w:before="320"/>
        <w:ind w:left="600"/>
      </w:pPr>
      <w:r>
        <w:t xml:space="preserve"> Fbarrier operations are allowed in divergent code. In fact, this is a primary reason to use fbarriers rather than the </w:t>
      </w:r>
      <w:r>
        <w:rPr>
          <w:rStyle w:val="code1"/>
        </w:rPr>
        <w:t>barrier</w:t>
      </w:r>
      <w:r>
        <w:t xml:space="preserve"> operation, which can only be used in work-group uniform code. However, fbarrier usage must be wavefront uniform. </w:t>
      </w:r>
    </w:p>
    <w:p w14:paraId="089A451D" w14:textId="77777777" w:rsidR="008A5E4E" w:rsidRDefault="0065745B">
      <w:pPr>
        <w:pStyle w:val="li"/>
        <w:numPr>
          <w:ilvl w:val="0"/>
          <w:numId w:val="191"/>
        </w:numPr>
        <w:ind w:left="600"/>
      </w:pPr>
      <w:r>
        <w:t xml:space="preserve"> The fbarrier operation that arrives at an fbarrier does not need to be the same operation in each wavefront. The operation simply needs to reference the same fbarrier. </w:t>
      </w:r>
    </w:p>
    <w:p w14:paraId="215A3092" w14:textId="77777777" w:rsidR="008A5E4E" w:rsidRDefault="0065745B">
      <w:pPr>
        <w:pStyle w:val="li"/>
        <w:numPr>
          <w:ilvl w:val="0"/>
          <w:numId w:val="191"/>
        </w:numPr>
        <w:ind w:left="600"/>
      </w:pPr>
      <w:r>
        <w:t xml:space="preserve"> The fbarrier operations that operate on a particular fbarrier do not need to be in the same code block. They are allowed to be in both the kernel body and different function bodies. </w:t>
      </w:r>
    </w:p>
    <w:p w14:paraId="1C060C03" w14:textId="77777777" w:rsidR="008A5E4E" w:rsidRDefault="0065745B">
      <w:pPr>
        <w:pStyle w:val="li"/>
        <w:numPr>
          <w:ilvl w:val="0"/>
          <w:numId w:val="191"/>
        </w:numPr>
        <w:ind w:left="600"/>
      </w:pPr>
      <w:r>
        <w:t xml:space="preserve"> Fbarriers can be used in functions. If the function is called in divergent code, then an fbarrier can be passed by reference as an argument so the function has an fbarrier that has all the work-items that are calling it as members. The function can use this to synchronize usage of its own fbarriers. </w:t>
      </w:r>
    </w:p>
    <w:p w14:paraId="2F0780B2" w14:textId="77777777" w:rsidR="008A5E4E" w:rsidRDefault="0065745B">
      <w:pPr>
        <w:pStyle w:val="li"/>
        <w:numPr>
          <w:ilvl w:val="0"/>
          <w:numId w:val="191"/>
        </w:numPr>
        <w:ind w:left="600"/>
      </w:pPr>
      <w:r>
        <w:t xml:space="preserve">An fbarrier can be initialized and released multiple times. While not initialized, the group memory associated with an fbarrier can be used for other purposes. However, on some implementations, the cost to initialize and release an fbarrier might make it preferable to only perform these operations once per work-group fbarrier, and then reuse the same fbarrier by using </w:t>
      </w:r>
      <w:r>
        <w:rPr>
          <w:rStyle w:val="code1"/>
        </w:rPr>
        <w:t>joinfbar</w:t>
      </w:r>
      <w:r>
        <w:t xml:space="preserve"> and </w:t>
      </w:r>
      <w:r>
        <w:rPr>
          <w:rStyle w:val="code1"/>
        </w:rPr>
        <w:t>leavefbar</w:t>
      </w:r>
      <w:r>
        <w:t xml:space="preserve">. A </w:t>
      </w:r>
      <w:r>
        <w:rPr>
          <w:rStyle w:val="code1"/>
        </w:rPr>
        <w:t>barrier</w:t>
      </w:r>
      <w:r>
        <w:t xml:space="preserve"> operation, or </w:t>
      </w:r>
      <w:r>
        <w:rPr>
          <w:rStyle w:val="code1"/>
        </w:rPr>
        <w:t>waitfbar</w:t>
      </w:r>
      <w:r>
        <w:t xml:space="preserve"> (to another fbarrier) operation can be used between the </w:t>
      </w:r>
      <w:r>
        <w:rPr>
          <w:rStyle w:val="code1"/>
        </w:rPr>
        <w:t>leavefbar</w:t>
      </w:r>
      <w:r>
        <w:t xml:space="preserve"> and </w:t>
      </w:r>
      <w:r>
        <w:rPr>
          <w:rStyle w:val="code1"/>
        </w:rPr>
        <w:t>joinfbar</w:t>
      </w:r>
      <w:r>
        <w:t xml:space="preserve"> operations to avoid race conditions between the fbarrier operations that use the fbarrier for different purposes.</w:t>
      </w:r>
    </w:p>
    <w:p w14:paraId="4DE0E995" w14:textId="77777777" w:rsidR="008A5E4E" w:rsidRDefault="0065745B">
      <w:pPr>
        <w:pStyle w:val="li"/>
        <w:numPr>
          <w:ilvl w:val="0"/>
          <w:numId w:val="191"/>
        </w:numPr>
        <w:ind w:left="600"/>
      </w:pPr>
      <w:r>
        <w:t xml:space="preserve">A preceding release memory operation must not be moved (by the implementation) after a </w:t>
      </w:r>
      <w:r>
        <w:rPr>
          <w:rStyle w:val="code1"/>
        </w:rPr>
        <w:t>waitfbar</w:t>
      </w:r>
      <w:r>
        <w:t xml:space="preserve"> or </w:t>
      </w:r>
      <w:r>
        <w:rPr>
          <w:rStyle w:val="code1"/>
        </w:rPr>
        <w:t>arrivefbar</w:t>
      </w:r>
      <w:r>
        <w:t xml:space="preserve"> operation by the same work-item. An acquire memory operation must not be moved (by the implementation) before a preceding </w:t>
      </w:r>
      <w:r>
        <w:rPr>
          <w:rStyle w:val="code1"/>
        </w:rPr>
        <w:t>waitfbar</w:t>
      </w:r>
      <w:r>
        <w:t xml:space="preserve"> or </w:t>
      </w:r>
      <w:r>
        <w:rPr>
          <w:rStyle w:val="code1"/>
        </w:rPr>
        <w:t>arrivefbar</w:t>
      </w:r>
      <w:r>
        <w:t xml:space="preserve"> operation by the same work-item. However, a non-synchronizing or ordinary memory operation can be moved (by the implementation) across a </w:t>
      </w:r>
      <w:r>
        <w:rPr>
          <w:rStyle w:val="code1"/>
        </w:rPr>
        <w:t>waitfbar</w:t>
      </w:r>
      <w:r>
        <w:t xml:space="preserve"> or </w:t>
      </w:r>
      <w:r>
        <w:rPr>
          <w:rStyle w:val="code1"/>
        </w:rPr>
        <w:t>arrivefbar</w:t>
      </w:r>
      <w:r>
        <w:t xml:space="preserve"> operation. See </w:t>
      </w:r>
      <w:r>
        <w:rPr>
          <w:rStyle w:val="xref1"/>
        </w:rPr>
        <w:t>6.2. Memory Model (</w:t>
      </w:r>
      <w:r w:rsidR="009A76EE" w:rsidRPr="008A5E4E">
        <w:fldChar w:fldCharType="begin"/>
      </w:r>
      <w:r w:rsidR="008A5E4E">
        <w:instrText xml:space="preserve"> PAGEREF _Ref-1890257621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486DC674" w14:textId="77777777" w:rsidR="008A5E4E" w:rsidRDefault="0065745B">
      <w:pPr>
        <w:pStyle w:val="pNoPageBreakAfter1"/>
      </w:pPr>
      <w:r>
        <w:t xml:space="preserve">Because a </w:t>
      </w:r>
      <w:r>
        <w:rPr>
          <w:rStyle w:val="code1"/>
        </w:rPr>
        <w:t>waitfbar</w:t>
      </w:r>
      <w:r>
        <w:t xml:space="preserve"> or </w:t>
      </w:r>
      <w:r>
        <w:rPr>
          <w:rStyle w:val="code1"/>
        </w:rPr>
        <w:t>arrivefbar</w:t>
      </w:r>
      <w:r>
        <w:t xml:space="preserve"> ensures that execution of all work-items of a work-group are synchronized, this also ensures:</w:t>
      </w:r>
    </w:p>
    <w:p w14:paraId="36633B5D" w14:textId="77777777" w:rsidR="008A5E4E" w:rsidRDefault="0065745B">
      <w:pPr>
        <w:pStyle w:val="li1"/>
        <w:numPr>
          <w:ilvl w:val="1"/>
          <w:numId w:val="192"/>
        </w:numPr>
        <w:ind w:left="1200"/>
      </w:pPr>
      <w:r>
        <w:t xml:space="preserve">that all work-items that are members of the fbarrier perform any preceding release memory operation before any work-item that is performing a </w:t>
      </w:r>
      <w:r>
        <w:rPr>
          <w:rStyle w:val="code1"/>
        </w:rPr>
        <w:t>waitfbar</w:t>
      </w:r>
      <w:r>
        <w:t xml:space="preserve"> that are member of the fbarrier continues execution after the </w:t>
      </w:r>
      <w:r>
        <w:rPr>
          <w:rStyle w:val="code1"/>
        </w:rPr>
        <w:t>waitfbar</w:t>
      </w:r>
      <w:r>
        <w:t>,</w:t>
      </w:r>
    </w:p>
    <w:p w14:paraId="17E935DB" w14:textId="77777777" w:rsidR="008A5E4E" w:rsidRDefault="0065745B">
      <w:pPr>
        <w:pStyle w:val="li1"/>
        <w:numPr>
          <w:ilvl w:val="1"/>
          <w:numId w:val="192"/>
        </w:numPr>
        <w:spacing w:after="320"/>
        <w:ind w:left="1200"/>
      </w:pPr>
      <w:r>
        <w:t xml:space="preserve">and that any acquire memory operation after a </w:t>
      </w:r>
      <w:r>
        <w:rPr>
          <w:rStyle w:val="code1"/>
        </w:rPr>
        <w:t>waitfbar</w:t>
      </w:r>
      <w:r>
        <w:t xml:space="preserve"> will make all values made visible by release operations performed by any work-item that is a member of the fbarrier before the </w:t>
      </w:r>
      <w:r>
        <w:rPr>
          <w:rStyle w:val="code1"/>
        </w:rPr>
        <w:t>waitfbar</w:t>
      </w:r>
      <w:r>
        <w:t xml:space="preserve"> or </w:t>
      </w:r>
      <w:r>
        <w:rPr>
          <w:rStyle w:val="code1"/>
        </w:rPr>
        <w:t>arrivefbar</w:t>
      </w:r>
      <w:r>
        <w:t xml:space="preserve"> that allowed the </w:t>
      </w:r>
      <w:r>
        <w:rPr>
          <w:rStyle w:val="code1"/>
        </w:rPr>
        <w:t>waitfbar</w:t>
      </w:r>
      <w:r>
        <w:t xml:space="preserve"> to continue.</w:t>
      </w:r>
    </w:p>
    <w:p w14:paraId="68C3C894" w14:textId="77777777" w:rsidR="008A5E4E" w:rsidRDefault="0065745B">
      <w:pPr>
        <w:pStyle w:val="pNoPageBreakAfter"/>
      </w:pPr>
      <w:r>
        <w:t xml:space="preserve">When using fbarrier operations, the following rules must be satisfied or the execution behavior is undefined: </w:t>
      </w:r>
    </w:p>
    <w:p w14:paraId="39F2D48C" w14:textId="77777777" w:rsidR="008A5E4E" w:rsidRDefault="0065745B">
      <w:pPr>
        <w:pStyle w:val="li"/>
        <w:numPr>
          <w:ilvl w:val="0"/>
          <w:numId w:val="193"/>
        </w:numPr>
        <w:spacing w:before="320"/>
        <w:ind w:left="600"/>
      </w:pPr>
      <w:r>
        <w:t xml:space="preserve"> All work-items that are members of an fbarrier must perform either an </w:t>
      </w:r>
      <w:r>
        <w:rPr>
          <w:rStyle w:val="code1"/>
        </w:rPr>
        <w:t>waitfbar</w:t>
      </w:r>
      <w:r>
        <w:t xml:space="preserve">, </w:t>
      </w:r>
      <w:r>
        <w:rPr>
          <w:rStyle w:val="code1"/>
        </w:rPr>
        <w:t>arrivefbar</w:t>
      </w:r>
      <w:r>
        <w:t xml:space="preserve">, or </w:t>
      </w:r>
      <w:r>
        <w:rPr>
          <w:rStyle w:val="code1"/>
        </w:rPr>
        <w:t>leavefbar</w:t>
      </w:r>
      <w:r>
        <w:t xml:space="preserve"> on the fbarrier; otherwise, deadlock will occur when a work-item performs an </w:t>
      </w:r>
      <w:r>
        <w:rPr>
          <w:rStyle w:val="code1"/>
        </w:rPr>
        <w:t>waitfbar</w:t>
      </w:r>
      <w:r>
        <w:t xml:space="preserve"> on the fbarrier. </w:t>
      </w:r>
    </w:p>
    <w:p w14:paraId="33D0BF39" w14:textId="77777777" w:rsidR="008A5E4E" w:rsidRDefault="0065745B">
      <w:pPr>
        <w:pStyle w:val="li"/>
        <w:numPr>
          <w:ilvl w:val="0"/>
          <w:numId w:val="193"/>
        </w:numPr>
        <w:ind w:left="600"/>
      </w:pPr>
      <w:r>
        <w:t xml:space="preserve">No work-item is allowed to be a member of any fbarrier when it exits. It must perform an </w:t>
      </w:r>
      <w:r>
        <w:rPr>
          <w:rStyle w:val="code1"/>
        </w:rPr>
        <w:t>leavefbar</w:t>
      </w:r>
      <w:r>
        <w:t xml:space="preserve"> on every fbarrier on which it performs an </w:t>
      </w:r>
      <w:r>
        <w:rPr>
          <w:rStyle w:val="code1"/>
        </w:rPr>
        <w:t>joinfbar</w:t>
      </w:r>
      <w:r>
        <w:t xml:space="preserve">. </w:t>
      </w:r>
    </w:p>
    <w:p w14:paraId="6A44C8AB" w14:textId="77777777" w:rsidR="008A5E4E" w:rsidRDefault="0065745B">
      <w:pPr>
        <w:pStyle w:val="li"/>
        <w:numPr>
          <w:ilvl w:val="0"/>
          <w:numId w:val="193"/>
        </w:numPr>
        <w:ind w:left="600"/>
      </w:pPr>
      <w:r>
        <w:t xml:space="preserve">While a work-item is waiting on an fbarrier, it is allowed for other work-items in the same work-group to perform </w:t>
      </w:r>
      <w:r>
        <w:rPr>
          <w:rStyle w:val="code1"/>
        </w:rPr>
        <w:t>joinfbar</w:t>
      </w:r>
      <w:r>
        <w:t xml:space="preserve">, </w:t>
      </w:r>
      <w:r>
        <w:rPr>
          <w:rStyle w:val="code1"/>
        </w:rPr>
        <w:t>waitfbar</w:t>
      </w:r>
      <w:r>
        <w:t xml:space="preserve">, </w:t>
      </w:r>
      <w:r>
        <w:rPr>
          <w:rStyle w:val="code1"/>
        </w:rPr>
        <w:t>arrivefbar</w:t>
      </w:r>
      <w:r>
        <w:t xml:space="preserve">, and </w:t>
      </w:r>
      <w:r>
        <w:rPr>
          <w:rStyle w:val="code1"/>
        </w:rPr>
        <w:t>leavefbar</w:t>
      </w:r>
      <w:r>
        <w:t xml:space="preserve"> operations. All but </w:t>
      </w:r>
      <w:r>
        <w:rPr>
          <w:rStyle w:val="code1"/>
        </w:rPr>
        <w:t>joinfbar</w:t>
      </w:r>
      <w:r>
        <w:t xml:space="preserve"> can cause the waiting work-items to be allowed to proceed, either because the </w:t>
      </w:r>
      <w:r>
        <w:rPr>
          <w:rStyle w:val="code1"/>
        </w:rPr>
        <w:t>arrive_count</w:t>
      </w:r>
      <w:r>
        <w:t xml:space="preserve"> is incremented to match the </w:t>
      </w:r>
      <w:r>
        <w:rPr>
          <w:rStyle w:val="code1"/>
        </w:rPr>
        <w:t>member_count</w:t>
      </w:r>
      <w:r>
        <w:t xml:space="preserve">, or the </w:t>
      </w:r>
      <w:r>
        <w:rPr>
          <w:rStyle w:val="code1"/>
        </w:rPr>
        <w:t>member_count</w:t>
      </w:r>
      <w:r>
        <w:t xml:space="preserve"> is decremented to match the </w:t>
      </w:r>
      <w:r>
        <w:rPr>
          <w:rStyle w:val="code1"/>
        </w:rPr>
        <w:t>arrive_count</w:t>
      </w:r>
      <w:r>
        <w:t xml:space="preserve">. </w:t>
      </w:r>
    </w:p>
    <w:p w14:paraId="6BD33597" w14:textId="77777777" w:rsidR="008A5E4E" w:rsidRDefault="0065745B">
      <w:pPr>
        <w:pStyle w:val="p1"/>
      </w:pPr>
      <w:r>
        <w:t xml:space="preserve">However, there must not be a race condition between </w:t>
      </w:r>
      <w:r>
        <w:rPr>
          <w:rStyle w:val="code1"/>
        </w:rPr>
        <w:t>joinfbar</w:t>
      </w:r>
      <w:r>
        <w:t xml:space="preserve"> operations and </w:t>
      </w:r>
      <w:r>
        <w:rPr>
          <w:rStyle w:val="code1"/>
        </w:rPr>
        <w:t>waitfbar</w:t>
      </w:r>
      <w:r>
        <w:t xml:space="preserve">, </w:t>
      </w:r>
      <w:r>
        <w:rPr>
          <w:rStyle w:val="code1"/>
        </w:rPr>
        <w:t>arrivefbar</w:t>
      </w:r>
      <w:r>
        <w:t xml:space="preserve">, and </w:t>
      </w:r>
      <w:r>
        <w:rPr>
          <w:rStyle w:val="code1"/>
        </w:rPr>
        <w:t>leavefbar</w:t>
      </w:r>
      <w:r>
        <w:t>, operations such that the order in which they are performed might affect the number of members the fbarrier has when a wait is satisfied.</w:t>
      </w:r>
    </w:p>
    <w:p w14:paraId="20BBCA28" w14:textId="77777777" w:rsidR="008A5E4E" w:rsidRDefault="0065745B">
      <w:pPr>
        <w:pStyle w:val="p1"/>
      </w:pPr>
      <w:r>
        <w:t xml:space="preserve">One way to satisfy this requirement is by using the </w:t>
      </w:r>
      <w:r>
        <w:rPr>
          <w:rStyle w:val="code1"/>
        </w:rPr>
        <w:t>barrier</w:t>
      </w:r>
      <w:r>
        <w:t xml:space="preserve"> operation, or the </w:t>
      </w:r>
      <w:r>
        <w:rPr>
          <w:rStyle w:val="code1"/>
        </w:rPr>
        <w:t>waitfbar</w:t>
      </w:r>
      <w:r>
        <w:t xml:space="preserve"> operation (on another fbarrier), between the </w:t>
      </w:r>
      <w:r>
        <w:rPr>
          <w:rStyle w:val="code1"/>
        </w:rPr>
        <w:t>joinfbar</w:t>
      </w:r>
      <w:r>
        <w:t xml:space="preserve"> and </w:t>
      </w:r>
      <w:r>
        <w:rPr>
          <w:rStyle w:val="code1"/>
        </w:rPr>
        <w:t>waitfbar</w:t>
      </w:r>
      <w:r>
        <w:t xml:space="preserve">, </w:t>
      </w:r>
      <w:r>
        <w:rPr>
          <w:rStyle w:val="code1"/>
        </w:rPr>
        <w:t>arrivefbar</w:t>
      </w:r>
      <w:r>
        <w:t xml:space="preserve">, and </w:t>
      </w:r>
      <w:r>
        <w:rPr>
          <w:rStyle w:val="code1"/>
        </w:rPr>
        <w:t>leavefbar</w:t>
      </w:r>
      <w:r>
        <w:t xml:space="preserve"> operations. This ensures that all work-items have become members before any start arriving at the fbarrier. However, other uses of </w:t>
      </w:r>
      <w:r>
        <w:rPr>
          <w:rStyle w:val="code1"/>
        </w:rPr>
        <w:t>barrier</w:t>
      </w:r>
      <w:r>
        <w:t xml:space="preserve"> and </w:t>
      </w:r>
      <w:r>
        <w:rPr>
          <w:rStyle w:val="code1"/>
        </w:rPr>
        <w:t>waitfbar</w:t>
      </w:r>
      <w:r>
        <w:t xml:space="preserve"> (on another fbarrier) operations can also ensure the race condition free requirement. </w:t>
      </w:r>
    </w:p>
    <w:p w14:paraId="5F473460" w14:textId="77777777" w:rsidR="008A5E4E" w:rsidRDefault="0065745B">
      <w:pPr>
        <w:pStyle w:val="li"/>
        <w:numPr>
          <w:ilvl w:val="0"/>
          <w:numId w:val="193"/>
        </w:numPr>
        <w:ind w:left="600"/>
      </w:pPr>
      <w:r>
        <w:t xml:space="preserve">Similarly, there cannot be a race condition between an </w:t>
      </w:r>
      <w:r>
        <w:rPr>
          <w:rStyle w:val="code1"/>
        </w:rPr>
        <w:t>arrivefbar</w:t>
      </w:r>
      <w:r>
        <w:t xml:space="preserve"> operation and other fbarrier operations that could result in the same work-item performing more than one fbarrier operation on the same fbarrier without the fbarrier having been satisfied and the </w:t>
      </w:r>
      <w:r>
        <w:rPr>
          <w:rStyle w:val="code1"/>
        </w:rPr>
        <w:t>arrive_count</w:t>
      </w:r>
      <w:r>
        <w:t xml:space="preserve"> being reset to 0. </w:t>
      </w:r>
    </w:p>
    <w:p w14:paraId="49B12A88" w14:textId="77777777" w:rsidR="008A5E4E" w:rsidRDefault="0065745B">
      <w:pPr>
        <w:pStyle w:val="p1"/>
        <w:spacing w:after="320"/>
      </w:pPr>
      <w:r>
        <w:t xml:space="preserve">This requirement can also be satisfied by using a </w:t>
      </w:r>
      <w:r>
        <w:rPr>
          <w:rStyle w:val="code1"/>
        </w:rPr>
        <w:t>barrier</w:t>
      </w:r>
      <w:r>
        <w:t xml:space="preserve"> or </w:t>
      </w:r>
      <w:r>
        <w:rPr>
          <w:rStyle w:val="code1"/>
        </w:rPr>
        <w:t>waitfbar</w:t>
      </w:r>
      <w:r>
        <w:t xml:space="preserve"> (on another fbarrier) operation after the </w:t>
      </w:r>
      <w:r>
        <w:rPr>
          <w:rStyle w:val="code1"/>
        </w:rPr>
        <w:t>arrivefbar</w:t>
      </w:r>
      <w:r>
        <w:t xml:space="preserve"> operation.</w:t>
      </w:r>
    </w:p>
    <w:p w14:paraId="2CB96D36" w14:textId="77777777" w:rsidR="008A5E4E" w:rsidRDefault="0065745B">
      <w:pPr>
        <w:pStyle w:val="h3"/>
      </w:pPr>
      <w:bookmarkStart w:id="768" w:name="_Toc396034336"/>
      <w:r>
        <w:t>9.2.5 Pseudocode Examples</w:t>
      </w:r>
      <w:bookmarkEnd w:id="768"/>
      <w:r>
        <w:t xml:space="preserve"> </w:t>
      </w:r>
    </w:p>
    <w:p w14:paraId="609F873C" w14:textId="77777777" w:rsidR="008A5E4E" w:rsidRDefault="0065745B">
      <w:pPr>
        <w:pStyle w:val="pNoPageBreakAfter"/>
      </w:pPr>
      <w:r>
        <w:t xml:space="preserve">To use fbarriers in divergent code, it is necessary to create an fbarrier with only the work-items that are executing the divergent code. This can be done by creating an fbarrier with all the work-items and then using </w:t>
      </w:r>
      <w:r>
        <w:rPr>
          <w:rStyle w:val="code1"/>
        </w:rPr>
        <w:t>leavefbar</w:t>
      </w:r>
      <w:r>
        <w:t xml:space="preserve"> on the non-interesting divergent paths as shown in Example 1. </w:t>
      </w:r>
    </w:p>
    <w:p w14:paraId="6313E1BC" w14:textId="6382EE34" w:rsidR="008A5E4E" w:rsidRDefault="0065745B">
      <w:pPr>
        <w:pStyle w:val="pre"/>
      </w:pPr>
      <w:r>
        <w:t xml:space="preserve">Example 1: Using leavefbar to create an fbarrier that only contains </w:t>
      </w:r>
      <w:r>
        <w:br/>
        <w:t xml:space="preserve">            divergent work-items.</w:t>
      </w:r>
      <w:r>
        <w:br/>
        <w:t xml:space="preserve"> 01: fbarrier %fb1;</w:t>
      </w:r>
      <w:r>
        <w:br/>
        <w:t xml:space="preserve"> 02: if (workitemflatid_u32 == 0) {</w:t>
      </w:r>
      <w:r>
        <w:br/>
        <w:t xml:space="preserve"> 03:   initfbar %fb1;</w:t>
      </w:r>
      <w:r>
        <w:br/>
        <w:t xml:space="preserve"> 04: }</w:t>
      </w:r>
      <w:r>
        <w:br/>
        <w:t xml:space="preserve"> 05: barrier;</w:t>
      </w:r>
      <w:r>
        <w:br/>
        <w:t xml:space="preserve"> 06: joinfbar %fb1; // start with all work-items</w:t>
      </w:r>
      <w:r>
        <w:br/>
        <w:t xml:space="preserve"> 07: barrier;</w:t>
      </w:r>
      <w:r>
        <w:br/>
        <w:t xml:space="preserve"> 08: if (cond1) { // cond1 must be WAVESIZE uniform</w:t>
      </w:r>
      <w:r>
        <w:br/>
        <w:t xml:space="preserve"> 09:   ...</w:t>
      </w:r>
      <w:r>
        <w:br/>
        <w:t xml:space="preserve"> 10:   if (cond2) { // cond2 must be WAVESIZE uniform</w:t>
      </w:r>
      <w:r>
        <w:br/>
        <w:t xml:space="preserve"> 11:     ...</w:t>
      </w:r>
      <w:r>
        <w:br/>
        <w:t xml:space="preserve"> 12:     memfence_screl_sys</w:t>
      </w:r>
      <w:r w:rsidR="005A7BC4">
        <w:t>tem</w:t>
      </w:r>
      <w:r>
        <w:t>;</w:t>
      </w:r>
      <w:r>
        <w:br/>
        <w:t xml:space="preserve"> 13:     waitfbar %fb1; // fb1 only has work-items for which  </w:t>
      </w:r>
      <w:r>
        <w:br/>
        <w:t xml:space="preserve">                        // cond1 &amp;&amp; cond2 is true as other </w:t>
      </w:r>
      <w:r>
        <w:br/>
        <w:t xml:space="preserve">                        // work-items have left on</w:t>
      </w:r>
      <w:r>
        <w:br/>
        <w:t xml:space="preserve">                        // lines 18 and 21.</w:t>
      </w:r>
      <w:r>
        <w:br/>
        <w:t xml:space="preserve"> 14:     memfence_scacq_sys</w:t>
      </w:r>
      <w:r w:rsidR="00600094">
        <w:t>tem</w:t>
      </w:r>
      <w:r>
        <w:t>;</w:t>
      </w:r>
      <w:r>
        <w:br/>
        <w:t xml:space="preserve"> 15:     ...</w:t>
      </w:r>
      <w:r>
        <w:br/>
        <w:t xml:space="preserve"> 16:     leavefbar %fb1;</w:t>
      </w:r>
      <w:r>
        <w:br/>
        <w:t xml:space="preserve"> 17:   } else {</w:t>
      </w:r>
      <w:r>
        <w:br/>
        <w:t xml:space="preserve"> 18:     leavefbar %fb1;</w:t>
      </w:r>
      <w:r>
        <w:br/>
        <w:t xml:space="preserve"> 19:   }</w:t>
      </w:r>
      <w:r>
        <w:br/>
        <w:t xml:space="preserve"> 20: } else {</w:t>
      </w:r>
      <w:r>
        <w:br/>
        <w:t xml:space="preserve"> 21:   leavefbar %fb1;</w:t>
      </w:r>
      <w:r>
        <w:br/>
        <w:t xml:space="preserve"> 22: }</w:t>
      </w:r>
      <w:r>
        <w:br/>
        <w:t xml:space="preserve"> 23: barrier;</w:t>
      </w:r>
      <w:r>
        <w:br/>
        <w:t xml:space="preserve"> 24: if (workitemflatid_u32 == 0) {</w:t>
      </w:r>
      <w:r>
        <w:br/>
        <w:t xml:space="preserve"> 25:   releasefbar %fb1;</w:t>
      </w:r>
      <w:r>
        <w:br/>
        <w:t xml:space="preserve"> 26: }</w:t>
      </w:r>
    </w:p>
    <w:p w14:paraId="0CC7DA71" w14:textId="77777777" w:rsidR="008A5E4E" w:rsidRDefault="0065745B">
      <w:pPr>
        <w:pStyle w:val="pNoPageBreakAfter"/>
      </w:pPr>
      <w:r>
        <w:t xml:space="preserve"> Or an fbarrier can be created that has all the work-items on all divergent paths, and then using this to synchronize creating another fbarrier that only the work-items executing the desired divergent path join as shown in Example 2.</w:t>
      </w:r>
    </w:p>
    <w:p w14:paraId="6A13DF2A" w14:textId="7FF9DD13" w:rsidR="008A5E4E" w:rsidRDefault="0065745B">
      <w:pPr>
        <w:pStyle w:val="pre"/>
      </w:pPr>
      <w:r>
        <w:t xml:space="preserve">Example 2: Using joinfbar to create an fbarrier that only contains </w:t>
      </w:r>
      <w:r>
        <w:br/>
        <w:t xml:space="preserve">            divergent work-items.</w:t>
      </w:r>
      <w:r>
        <w:br/>
        <w:t xml:space="preserve"> </w:t>
      </w:r>
      <w:r>
        <w:br/>
        <w:t xml:space="preserve"> 01: fbarrier %fb0;</w:t>
      </w:r>
      <w:r>
        <w:br/>
        <w:t xml:space="preserve"> 02: fbarrier %fb1;</w:t>
      </w:r>
      <w:r>
        <w:br/>
        <w:t xml:space="preserve"> 03: if (workitemflatid_u32 == 0) {</w:t>
      </w:r>
      <w:r>
        <w:br/>
        <w:t xml:space="preserve"> 05:   initfbar %fb0;</w:t>
      </w:r>
      <w:r>
        <w:br/>
        <w:t xml:space="preserve"> 06:   initfbar %fb1;</w:t>
      </w:r>
      <w:r>
        <w:br/>
        <w:t xml:space="preserve"> 07: }</w:t>
      </w:r>
      <w:r>
        <w:br/>
        <w:t xml:space="preserve"> 08: barrier;</w:t>
      </w:r>
      <w:r>
        <w:br/>
        <w:t xml:space="preserve"> 09: joinfbar %fb0; // fb0 has all work-items of work-group</w:t>
      </w:r>
      <w:r>
        <w:br/>
        <w:t xml:space="preserve"> 10: barrier;</w:t>
      </w:r>
      <w:r>
        <w:br/>
        <w:t xml:space="preserve"> 11: if (cond1) {    // cond1 must be WAVESIZE uniform</w:t>
      </w:r>
      <w:r>
        <w:br/>
        <w:t xml:space="preserve"> 12:   ...</w:t>
      </w:r>
      <w:r>
        <w:br/>
        <w:t xml:space="preserve"> 13:   if (cond2) {  // cond2 must be WAVESIZE uniform</w:t>
      </w:r>
      <w:r>
        <w:br/>
        <w:t xml:space="preserve"> 14:     joinfbar %fb1;</w:t>
      </w:r>
      <w:r>
        <w:br/>
        <w:t xml:space="preserve"> 15:     waitfbar %fb0; // wait for all work-items to either </w:t>
      </w:r>
      <w:r>
        <w:br/>
        <w:t xml:space="preserve">                        // join fb1 on line 14 or arrive at </w:t>
      </w:r>
      <w:r>
        <w:br/>
        <w:t xml:space="preserve">                        // line 23 or 26</w:t>
      </w:r>
      <w:r>
        <w:br/>
        <w:t xml:space="preserve"> 16:     ...</w:t>
      </w:r>
      <w:r>
        <w:br/>
        <w:t xml:space="preserve"> 17:     memfence_screl_sys</w:t>
      </w:r>
      <w:r w:rsidR="00763454">
        <w:t>tem</w:t>
      </w:r>
      <w:r>
        <w:t>;</w:t>
      </w:r>
      <w:r>
        <w:br/>
        <w:t xml:space="preserve"> 18:     waitfbar %fb1; // fb1 only has work-items for which</w:t>
      </w:r>
      <w:r>
        <w:br/>
        <w:t xml:space="preserve">                        // cond1 &amp;&amp; cond2 is true</w:t>
      </w:r>
      <w:r>
        <w:br/>
        <w:t xml:space="preserve"> 19:     memfence_scacq_sys</w:t>
      </w:r>
      <w:r w:rsidR="00763454">
        <w:t>tem</w:t>
      </w:r>
      <w:r>
        <w:t>;</w:t>
      </w:r>
      <w:r>
        <w:br/>
        <w:t xml:space="preserve"> 20:     ...</w:t>
      </w:r>
      <w:r>
        <w:br/>
        <w:t xml:space="preserve"> 21:     leavefbar %fb1;</w:t>
      </w:r>
      <w:r>
        <w:br/>
        <w:t xml:space="preserve"> 22:   } else {</w:t>
      </w:r>
      <w:r>
        <w:br/>
        <w:t xml:space="preserve"> 23:     waitfbar %fb0;</w:t>
      </w:r>
      <w:r>
        <w:br/>
        <w:t xml:space="preserve"> 24:   }</w:t>
      </w:r>
      <w:r>
        <w:br/>
        <w:t xml:space="preserve"> 25: } else {</w:t>
      </w:r>
      <w:r>
        <w:br/>
        <w:t xml:space="preserve"> 26:   waitfbar %fb0;</w:t>
      </w:r>
      <w:r>
        <w:br/>
        <w:t xml:space="preserve"> 27: }</w:t>
      </w:r>
      <w:r>
        <w:br/>
        <w:t xml:space="preserve"> 28: leavefbar %fb0;</w:t>
      </w:r>
      <w:r>
        <w:br/>
        <w:t xml:space="preserve"> 29: barrier;</w:t>
      </w:r>
      <w:r>
        <w:br/>
        <w:t xml:space="preserve"> 30: if (workitemflatid_u32 == 0) {</w:t>
      </w:r>
      <w:r>
        <w:br/>
        <w:t xml:space="preserve"> 31:   releasefbar %fb0;</w:t>
      </w:r>
      <w:r>
        <w:br/>
        <w:t xml:space="preserve"> 30:   releasefbar %fb1;</w:t>
      </w:r>
      <w:r>
        <w:br/>
        <w:t xml:space="preserve"> 31: }</w:t>
      </w:r>
      <w:r>
        <w:br/>
        <w:t xml:space="preserve">             </w:t>
      </w:r>
    </w:p>
    <w:p w14:paraId="17653E5A" w14:textId="77777777" w:rsidR="008A5E4E" w:rsidRDefault="0065745B">
      <w:pPr>
        <w:pStyle w:val="pNoPageBreakAfter"/>
      </w:pPr>
      <w:r>
        <w:t>The following example uses two fbarriers to allow producer and consumer wavefronts to overlap execution.</w:t>
      </w:r>
    </w:p>
    <w:p w14:paraId="2215D259" w14:textId="7C44AF50" w:rsidR="008A5E4E" w:rsidRDefault="0065745B">
      <w:pPr>
        <w:pStyle w:val="pre"/>
      </w:pPr>
      <w:r>
        <w:t xml:space="preserve">Example 3: Producer/consumer using two fbarriers that allow </w:t>
      </w:r>
      <w:r>
        <w:br/>
        <w:t xml:space="preserve">            producer and consumer wavefront executions to overlap.</w:t>
      </w:r>
      <w:r>
        <w:br/>
        <w:t xml:space="preserve"> </w:t>
      </w:r>
      <w:r>
        <w:br/>
        <w:t xml:space="preserve"> kernel producerConsumer(data_item_count)</w:t>
      </w:r>
      <w:r>
        <w:br/>
        <w:t xml:space="preserve"> {</w:t>
      </w:r>
      <w:r>
        <w:br/>
        <w:t xml:space="preserve">   // Declare the fbarriers.</w:t>
      </w:r>
      <w:r>
        <w:br/>
        <w:t xml:space="preserve">   fbarrier %produced_fb;</w:t>
      </w:r>
      <w:r>
        <w:br/>
        <w:t xml:space="preserve">   fbarrier %consumed_fb;</w:t>
      </w:r>
      <w:r>
        <w:br/>
        <w:t xml:space="preserve"> </w:t>
      </w:r>
      <w:r>
        <w:br/>
        <w:t xml:space="preserve">   // Use a single work-item to initialize the fbarriers.</w:t>
      </w:r>
      <w:r>
        <w:br/>
        <w:t xml:space="preserve">   if (workitemflatid_u32 == 0) {</w:t>
      </w:r>
      <w:r>
        <w:br/>
        <w:t xml:space="preserve">     initfbar [%produced_fb];</w:t>
      </w:r>
      <w:r>
        <w:br/>
        <w:t xml:space="preserve">     initfbar [%consumed_fb];</w:t>
      </w:r>
      <w:r>
        <w:br/>
        <w:t xml:space="preserve">   }</w:t>
      </w:r>
      <w:r>
        <w:br/>
        <w:t xml:space="preserve">   // Wait for fbarriers to be initialized before using them.</w:t>
      </w:r>
      <w:r>
        <w:br/>
        <w:t xml:space="preserve">   // No memory fence required as no data has been produced yet.</w:t>
      </w:r>
      <w:r>
        <w:br/>
        <w:t xml:space="preserve">   barrier;</w:t>
      </w:r>
      <w:r>
        <w:br/>
        <w:t xml:space="preserve">   </w:t>
      </w:r>
      <w:r>
        <w:br/>
        <w:t xml:space="preserve">   // All work-items join both fbarriers.</w:t>
      </w:r>
      <w:r>
        <w:br/>
        <w:t xml:space="preserve">   joinfbar [%fb_produced];</w:t>
      </w:r>
      <w:r>
        <w:br/>
        <w:t xml:space="preserve">   joinfbar [%fb_consumed];</w:t>
      </w:r>
      <w:r>
        <w:br/>
        <w:t xml:space="preserve">   // Wait for all fbarriers to join to prevent a race condition </w:t>
      </w:r>
      <w:r>
        <w:br/>
        <w:t xml:space="preserve">   // between join and subsequent wait.</w:t>
      </w:r>
      <w:r>
        <w:br/>
        <w:t xml:space="preserve">   // No memory fence required as no data has been produced yet.</w:t>
      </w:r>
      <w:r>
        <w:br/>
        <w:t xml:space="preserve">   barrier;</w:t>
      </w:r>
      <w:r>
        <w:br/>
        <w:t xml:space="preserve"> </w:t>
      </w:r>
      <w:r>
        <w:br/>
        <w:t xml:space="preserve">   // Ensure all produces and consumers are in the same wavefront </w:t>
      </w:r>
      <w:r>
        <w:br/>
        <w:t xml:space="preserve">   // so that the fbarrier operations are wavefront uniform.</w:t>
      </w:r>
      <w:r>
        <w:br/>
        <w:t xml:space="preserve">   producer = ((workitemflatid_u32 / WAVESIZE) &amp; 1) == 1;</w:t>
      </w:r>
      <w:r>
        <w:br/>
        <w:t xml:space="preserve"> </w:t>
      </w:r>
      <w:r>
        <w:br/>
        <w:t xml:space="preserve">   if (producer) {</w:t>
      </w:r>
      <w:r>
        <w:br/>
        <w:t xml:space="preserve">     for (i = 1 to data_item_count) {</w:t>
      </w:r>
      <w:r>
        <w:br/>
        <w:t xml:space="preserve">       // Producer compute new data.</w:t>
      </w:r>
      <w:r>
        <w:br/>
        <w:t xml:space="preserve">       </w:t>
      </w:r>
      <w:r>
        <w:br/>
        <w:t xml:space="preserve">       // Wait until all consumers have processed the previous  </w:t>
      </w:r>
      <w:r>
        <w:br/>
        <w:t xml:space="preserve">       // data before storing the new data.</w:t>
      </w:r>
      <w:r>
        <w:br/>
        <w:t xml:space="preserve">       // No need for a memory fence as consumer is producing no data </w:t>
      </w:r>
      <w:r>
        <w:br/>
        <w:t xml:space="preserve">       // used by the consumer.</w:t>
      </w:r>
      <w:r>
        <w:br/>
        <w:t xml:space="preserve">       waitfbar [%consumed_fb];</w:t>
      </w:r>
      <w:r>
        <w:br/>
        <w:t xml:space="preserve">       // fill in new data in some group segment buffer data.</w:t>
      </w:r>
      <w:r>
        <w:br/>
        <w:t xml:space="preserve">       // Tell the consumers the data is ready.</w:t>
      </w:r>
      <w:r>
        <w:br/>
        <w:t xml:space="preserve">       // Using arrive allows the producer to continue computing new data </w:t>
      </w:r>
      <w:r>
        <w:br/>
        <w:t xml:space="preserve">       // before all consumers have read this data.</w:t>
      </w:r>
      <w:r>
        <w:br/>
        <w:t xml:space="preserve">       // Memory fence should correspond to segment holding data to  </w:t>
      </w:r>
      <w:r>
        <w:br/>
        <w:t xml:space="preserve">       // make sure it is visible to consumer.</w:t>
      </w:r>
      <w:r>
        <w:br/>
        <w:t xml:space="preserve">       memfence_screl_wg;</w:t>
      </w:r>
      <w:r>
        <w:br/>
        <w:t xml:space="preserve">       arrivefbar [%produced_fb];</w:t>
      </w:r>
      <w:r>
        <w:br/>
        <w:t xml:space="preserve">     }</w:t>
      </w:r>
      <w:r>
        <w:br/>
        <w:t xml:space="preserve">   } else {</w:t>
      </w:r>
      <w:r>
        <w:br/>
        <w:t xml:space="preserve">     // Tell producer ready to receive new data. This is the </w:t>
      </w:r>
      <w:r>
        <w:br/>
        <w:t xml:space="preserve">     // initial state of a consumer.</w:t>
      </w:r>
      <w:r>
        <w:br/>
        <w:t xml:space="preserve">     // No memory barrier required as consumer is not producing any data.</w:t>
      </w:r>
      <w:r>
        <w:br/>
        <w:t xml:space="preserve">     arrivefbar [%consumed_fb];</w:t>
      </w:r>
      <w:r>
        <w:br/>
        <w:t xml:space="preserve"> </w:t>
      </w:r>
      <w:r>
        <w:br/>
        <w:t xml:space="preserve">     for (j = 1 to data_item_count) {</w:t>
      </w:r>
      <w:r>
        <w:br/>
        <w:t xml:space="preserve">       // Wait for all producers to store new data.</w:t>
      </w:r>
      <w:r>
        <w:br/>
        <w:t xml:space="preserve">       // Memory fence should correspond to segment holding data to make </w:t>
      </w:r>
      <w:r>
        <w:br/>
        <w:t xml:space="preserve">       // sure it is visible to consumer.</w:t>
      </w:r>
      <w:r>
        <w:br/>
        <w:t xml:space="preserve">       waitfbar [%produced_fb];</w:t>
      </w:r>
      <w:r>
        <w:br/>
        <w:t xml:space="preserve">       memfence_scacq_wg;</w:t>
      </w:r>
      <w:r>
        <w:br/>
        <w:t xml:space="preserve"> </w:t>
      </w:r>
      <w:r>
        <w:br/>
        <w:t xml:space="preserve">       // Consumer reads the new data</w:t>
      </w:r>
      <w:r>
        <w:br/>
        <w:t xml:space="preserve"> </w:t>
      </w:r>
      <w:r>
        <w:br/>
        <w:t xml:space="preserve">       // Only need to tell producer have read data if there is </w:t>
      </w:r>
      <w:r>
        <w:br/>
        <w:t xml:space="preserve">       // another value to be produced.</w:t>
      </w:r>
      <w:r>
        <w:br/>
        <w:t xml:space="preserve">       if (j != data_item_count) {</w:t>
      </w:r>
      <w:r>
        <w:br/>
        <w:t xml:space="preserve">         // Tell producer have read new data.</w:t>
      </w:r>
      <w:r>
        <w:br/>
        <w:t xml:space="preserve">         // Using arrive allows the consumer to start processing the data </w:t>
      </w:r>
      <w:r>
        <w:br/>
        <w:t xml:space="preserve">         // before all consumers have read the data.</w:t>
      </w:r>
      <w:r>
        <w:br/>
        <w:t xml:space="preserve">         // No memory barrier required as consumer is not producing any data.</w:t>
      </w:r>
      <w:r>
        <w:br/>
        <w:t xml:space="preserve">         arrivefbar [%consumed_fb];</w:t>
      </w:r>
      <w:r>
        <w:br/>
        <w:t xml:space="preserve">       }</w:t>
      </w:r>
      <w:r>
        <w:br/>
        <w:t xml:space="preserve">       </w:t>
      </w:r>
      <w:r>
        <w:br/>
        <w:t xml:space="preserve">       // Consumer processes new data.</w:t>
      </w:r>
      <w:r>
        <w:br/>
        <w:t xml:space="preserve">     }</w:t>
      </w:r>
      <w:r>
        <w:br/>
        <w:t xml:space="preserve">   }</w:t>
      </w:r>
      <w:r>
        <w:br/>
        <w:t xml:space="preserve">   // Ensure each work-item leaves the fbarriers it has </w:t>
      </w:r>
      <w:r>
        <w:br/>
        <w:t xml:space="preserve">   // joined before it terminates.</w:t>
      </w:r>
      <w:r>
        <w:br/>
        <w:t xml:space="preserve">   leavefbar %producer_fb;</w:t>
      </w:r>
      <w:r>
        <w:br/>
        <w:t xml:space="preserve">   leavefbar %consumer_fb;</w:t>
      </w:r>
      <w:r>
        <w:br/>
        <w:t xml:space="preserve">     </w:t>
      </w:r>
      <w:r>
        <w:br/>
        <w:t xml:space="preserve">   // Wait for fbarriers to be finished with before releasing them.</w:t>
      </w:r>
      <w:r>
        <w:br/>
        <w:t xml:space="preserve">   // No memory fence required as no data has been produced.</w:t>
      </w:r>
      <w:r>
        <w:br/>
        <w:t xml:space="preserve">   barrier;</w:t>
      </w:r>
      <w:r>
        <w:br/>
        <w:t xml:space="preserve"> </w:t>
      </w:r>
      <w:r>
        <w:br/>
        <w:t xml:space="preserve">   // Use a single work-item to release the fbarriers.</w:t>
      </w:r>
      <w:r>
        <w:br/>
        <w:t xml:space="preserve">   if (workitemflatid_u32 == 0) {</w:t>
      </w:r>
      <w:r>
        <w:br/>
        <w:t xml:space="preserve">     releasefbar %produced_fb;</w:t>
      </w:r>
      <w:r>
        <w:br/>
        <w:t xml:space="preserve">     releasefbar %consumed_fb;</w:t>
      </w:r>
      <w:r>
        <w:br/>
        <w:t xml:space="preserve">   }</w:t>
      </w:r>
      <w:r>
        <w:br/>
        <w:t xml:space="preserve"> }</w:t>
      </w:r>
    </w:p>
    <w:p w14:paraId="3A335708" w14:textId="77777777" w:rsidR="008A5E4E" w:rsidRDefault="0065745B">
      <w:pPr>
        <w:pStyle w:val="pExample"/>
      </w:pPr>
      <w:r>
        <w:t>Examples</w:t>
      </w:r>
    </w:p>
    <w:p w14:paraId="5E9E984F" w14:textId="77777777" w:rsidR="008A5E4E" w:rsidRDefault="0065745B">
      <w:pPr>
        <w:pStyle w:val="pre"/>
      </w:pPr>
      <w:r>
        <w:t>fbarrier %fb;</w:t>
      </w:r>
      <w:r>
        <w:br/>
        <w:t xml:space="preserve"> initfbar %fb;</w:t>
      </w:r>
      <w:r>
        <w:br/>
        <w:t xml:space="preserve"> joinfbar %fb;</w:t>
      </w:r>
      <w:r>
        <w:br/>
        <w:t xml:space="preserve"> waitfbar %fb;</w:t>
      </w:r>
      <w:r>
        <w:br/>
        <w:t xml:space="preserve"> arrivefbar %fb;</w:t>
      </w:r>
      <w:r>
        <w:br/>
        <w:t xml:space="preserve"> leavefbar %fb;</w:t>
      </w:r>
      <w:r>
        <w:br/>
        <w:t xml:space="preserve"> releasefbar %fb;</w:t>
      </w:r>
      <w:r>
        <w:br/>
        <w:t xml:space="preserve"> ldf_u32 $s0, %fb;</w:t>
      </w:r>
      <w:r>
        <w:br/>
        <w:t xml:space="preserve"> joinfbar $s0;</w:t>
      </w:r>
    </w:p>
    <w:p w14:paraId="0545F6B4" w14:textId="77777777" w:rsidR="008A5E4E" w:rsidRDefault="0065745B">
      <w:pPr>
        <w:pStyle w:val="h2"/>
      </w:pPr>
      <w:bookmarkStart w:id="769" w:name="_Toc396034337"/>
      <w:r>
        <w:t xml:space="preserve">9.3 </w:t>
      </w:r>
      <w:bookmarkStart w:id="770" w:name="_Ref1367458210"/>
      <w:r>
        <w:t>Execution Barrier</w:t>
      </w:r>
      <w:bookmarkEnd w:id="769"/>
      <w:bookmarkEnd w:id="770"/>
    </w:p>
    <w:p w14:paraId="68160F5C" w14:textId="77777777" w:rsidR="008A5E4E" w:rsidRDefault="0065745B">
      <w:pPr>
        <w:pStyle w:val="pNoPageBreakAfter"/>
      </w:pPr>
      <w:r>
        <w:t>A barrier operation is used to synchronize the execution of the work-items that participate in an associated execution barrier instance:</w:t>
      </w:r>
    </w:p>
    <w:p w14:paraId="31583090" w14:textId="77777777" w:rsidR="008A5E4E" w:rsidRDefault="0065745B">
      <w:pPr>
        <w:pStyle w:val="li"/>
        <w:numPr>
          <w:ilvl w:val="0"/>
          <w:numId w:val="194"/>
        </w:numPr>
        <w:spacing w:before="320"/>
        <w:ind w:left="600"/>
      </w:pPr>
      <w:r>
        <w:t xml:space="preserve">For the </w:t>
      </w:r>
      <w:r>
        <w:rPr>
          <w:rStyle w:val="code1"/>
        </w:rPr>
        <w:t>barrier</w:t>
      </w:r>
      <w:r>
        <w:t xml:space="preserve"> operation the participating work-items are those that are members of the same work-group and each work-group has a distinct execution barrier instance per </w:t>
      </w:r>
      <w:r>
        <w:rPr>
          <w:rStyle w:val="code1"/>
        </w:rPr>
        <w:t>barrier</w:t>
      </w:r>
      <w:r>
        <w:t xml:space="preserve"> operation.</w:t>
      </w:r>
    </w:p>
    <w:p w14:paraId="1F4BCC9F" w14:textId="77777777" w:rsidR="008A5E4E" w:rsidRDefault="0065745B">
      <w:pPr>
        <w:pStyle w:val="li"/>
        <w:numPr>
          <w:ilvl w:val="0"/>
          <w:numId w:val="194"/>
        </w:numPr>
        <w:ind w:left="600"/>
      </w:pPr>
      <w:r>
        <w:t xml:space="preserve">For the </w:t>
      </w:r>
      <w:r>
        <w:rPr>
          <w:rStyle w:val="code1"/>
        </w:rPr>
        <w:t>wavebarrier</w:t>
      </w:r>
      <w:r>
        <w:t xml:space="preserve"> operation the participating work-items are those that are members of the same wavefront and each wavefront has a distinct execution barrier instance per </w:t>
      </w:r>
      <w:r>
        <w:rPr>
          <w:rStyle w:val="code1"/>
        </w:rPr>
        <w:t>wavebarrier</w:t>
      </w:r>
      <w:r>
        <w:t xml:space="preserve"> operation.</w:t>
      </w:r>
    </w:p>
    <w:p w14:paraId="39F5AE1A" w14:textId="77777777" w:rsidR="008A5E4E" w:rsidRDefault="0065745B">
      <w:pPr>
        <w:pStyle w:val="li"/>
        <w:numPr>
          <w:ilvl w:val="0"/>
          <w:numId w:val="194"/>
        </w:numPr>
        <w:spacing w:after="320"/>
        <w:ind w:left="600"/>
      </w:pPr>
      <w:r>
        <w:t xml:space="preserve">For the </w:t>
      </w:r>
      <w:r>
        <w:rPr>
          <w:rStyle w:val="code1"/>
        </w:rPr>
        <w:t>waitfbar</w:t>
      </w:r>
      <w:r>
        <w:t xml:space="preserve"> and </w:t>
      </w:r>
      <w:r>
        <w:rPr>
          <w:rStyle w:val="code1"/>
        </w:rPr>
        <w:t>arrivefbar</w:t>
      </w:r>
      <w:r>
        <w:t xml:space="preserve"> operations the participating work-items are those that are members of the specified </w:t>
      </w:r>
      <w:r>
        <w:rPr>
          <w:rStyle w:val="code1"/>
        </w:rPr>
        <w:t>fbarrier</w:t>
      </w:r>
      <w:r>
        <w:t xml:space="preserve"> and each work-group has a distinct execution barrier instance per </w:t>
      </w:r>
      <w:r>
        <w:rPr>
          <w:rStyle w:val="code1"/>
        </w:rPr>
        <w:t>fbarrier</w:t>
      </w:r>
      <w:r>
        <w:t xml:space="preserve"> definition.</w:t>
      </w:r>
    </w:p>
    <w:p w14:paraId="2124FA15" w14:textId="77777777" w:rsidR="008A5E4E" w:rsidRDefault="0065745B">
      <w:pPr>
        <w:pStyle w:val="p"/>
      </w:pPr>
      <w:r>
        <w:t>An execution barrier instance is satisfied when all participating work-items have executed a barrier operation that specifies the execution barrier instance.</w:t>
      </w:r>
    </w:p>
    <w:p w14:paraId="0B951331" w14:textId="7CF7DD4A" w:rsidR="00DA2D2A" w:rsidRDefault="00DA2D2A" w:rsidP="00DA2D2A">
      <w:pPr>
        <w:pStyle w:val="pNoPageBreakAfter"/>
      </w:pPr>
      <w:r>
        <w:t xml:space="preserve">The barrier operations interact with the memory model (see </w:t>
      </w:r>
      <w:r>
        <w:rPr>
          <w:rStyle w:val="xref1"/>
        </w:rPr>
        <w:t>6.2. Memory Model (</w:t>
      </w:r>
      <w:r w:rsidRPr="008A5E4E">
        <w:fldChar w:fldCharType="begin"/>
      </w:r>
      <w:r>
        <w:instrText xml:space="preserve"> PAGEREF _Ref221854869 \p \h  \* MERGEFORMAT </w:instrText>
      </w:r>
      <w:r w:rsidRPr="008A5E4E">
        <w:fldChar w:fldCharType="separate"/>
      </w:r>
      <w:r w:rsidRPr="00533AF0">
        <w:rPr>
          <w:rStyle w:val="xref1"/>
          <w:noProof/>
        </w:rPr>
        <w:t>on</w:t>
      </w:r>
      <w:r>
        <w:rPr>
          <w:noProof/>
        </w:rPr>
        <w:t xml:space="preserve"> page 158</w:t>
      </w:r>
      <w:r w:rsidRPr="008A5E4E">
        <w:rPr>
          <w:rStyle w:val="xref1"/>
        </w:rPr>
        <w:fldChar w:fldCharType="end"/>
      </w:r>
      <w:r>
        <w:rPr>
          <w:rStyle w:val="xref1"/>
        </w:rPr>
        <w:t>)</w:t>
      </w:r>
      <w:r>
        <w:t>) as if they use read-modify-write relaxed atomic memory operations on a location associated with the</w:t>
      </w:r>
      <w:r w:rsidR="00EA3315">
        <w:t>ir</w:t>
      </w:r>
      <w:r>
        <w:t xml:space="preserve"> barrier instance as described by the following pseudo code:</w:t>
      </w:r>
    </w:p>
    <w:p w14:paraId="710DF44C" w14:textId="77777777" w:rsidR="00DA2D2A" w:rsidRDefault="00DA2D2A" w:rsidP="00DA2D2A">
      <w:pPr>
        <w:pStyle w:val="pre"/>
      </w:pPr>
      <w:r>
        <w:t>atomic_add_group_rlx_wg(barrier_instance.arrived_count, 1);</w:t>
      </w:r>
      <w:r>
        <w:br/>
        <w:t>while (atomic_ld_group_rlx_wg(barrier_instance.arrived_count) !=</w:t>
      </w:r>
      <w:r>
        <w:br/>
        <w:t xml:space="preserve">       barrier_instance.participant_count) sleep;</w:t>
      </w:r>
      <w:r>
        <w:br/>
        <w:t>atomic_sub_group_rlx_wg(barrier_instance.arrived_count, 1);</w:t>
      </w:r>
      <w:r>
        <w:br/>
        <w:t>if (operation != arrivefbar)</w:t>
      </w:r>
      <w:r>
        <w:br/>
        <w:t xml:space="preserve">  while (atomic_ld_group_rlx_wg(barrier_instance.arrived_count) != 0) sleep;</w:t>
      </w:r>
    </w:p>
    <w:p w14:paraId="3F61FBF9" w14:textId="720351C5" w:rsidR="00DA2D2A" w:rsidRDefault="00C1379E" w:rsidP="00DA2D2A">
      <w:pPr>
        <w:pStyle w:val="pNoPageBreakAfter"/>
      </w:pPr>
      <w:r>
        <w:t>However, it</w:t>
      </w:r>
      <w:r w:rsidR="00DA2D2A">
        <w:t xml:space="preserve"> is permitted to implement barrier operations in any manner, provided they interact with the memory model in the same </w:t>
      </w:r>
      <w:r>
        <w:t>way</w:t>
      </w:r>
      <w:r w:rsidR="00DA2D2A">
        <w:t>.</w:t>
      </w:r>
    </w:p>
    <w:p w14:paraId="2D0C5CBF" w14:textId="4324AC8F" w:rsidR="00DA2D2A" w:rsidRDefault="00DA2D2A" w:rsidP="00DA2D2A">
      <w:pPr>
        <w:pStyle w:val="pNoPageBreakAfter"/>
      </w:pPr>
      <w:r>
        <w:t xml:space="preserve">A </w:t>
      </w:r>
      <w:r w:rsidR="00E5384B">
        <w:t xml:space="preserve">consequence </w:t>
      </w:r>
      <w:r>
        <w:t>is that:</w:t>
      </w:r>
    </w:p>
    <w:p w14:paraId="4E4EC455" w14:textId="6322DCD9" w:rsidR="00DA2D2A" w:rsidRDefault="00316394" w:rsidP="00DA2D2A">
      <w:pPr>
        <w:pStyle w:val="li"/>
        <w:numPr>
          <w:ilvl w:val="0"/>
          <w:numId w:val="195"/>
        </w:numPr>
        <w:ind w:left="600"/>
      </w:pPr>
      <w:r>
        <w:t>A</w:t>
      </w:r>
      <w:r w:rsidR="00DA2D2A">
        <w:t xml:space="preserve"> barrier </w:t>
      </w:r>
      <w:r>
        <w:t xml:space="preserve">operation </w:t>
      </w:r>
      <w:r w:rsidR="00DA2D2A">
        <w:t>does not prevent memory operations performed by the same thread being reordered with the barrier</w:t>
      </w:r>
      <w:r w:rsidR="00A27F1A">
        <w:t xml:space="preserve"> operation</w:t>
      </w:r>
      <w:r w:rsidR="00DA2D2A">
        <w:t>.</w:t>
      </w:r>
    </w:p>
    <w:p w14:paraId="3ECECC84" w14:textId="01BBFB5D" w:rsidR="00DA2D2A" w:rsidRDefault="00316394" w:rsidP="00DA2D2A">
      <w:pPr>
        <w:pStyle w:val="li"/>
        <w:numPr>
          <w:ilvl w:val="0"/>
          <w:numId w:val="195"/>
        </w:numPr>
        <w:ind w:left="600"/>
      </w:pPr>
      <w:r>
        <w:t>A</w:t>
      </w:r>
      <w:r w:rsidR="00DA2D2A">
        <w:t xml:space="preserve"> barrier </w:t>
      </w:r>
      <w:r>
        <w:t xml:space="preserve">operation </w:t>
      </w:r>
      <w:r w:rsidR="00DA2D2A">
        <w:t xml:space="preserve">does not ensure that the memory operations that procede </w:t>
      </w:r>
      <w:r>
        <w:t>it</w:t>
      </w:r>
      <w:r w:rsidR="00DA2D2A">
        <w:t xml:space="preserve"> become visible to the memory operations that succeed </w:t>
      </w:r>
      <w:r>
        <w:t>it</w:t>
      </w:r>
      <w:r w:rsidR="00DA2D2A">
        <w:t xml:space="preserve"> for the participating work-items after the barrier </w:t>
      </w:r>
      <w:r w:rsidR="00A27F1A">
        <w:t xml:space="preserve">instance </w:t>
      </w:r>
      <w:r w:rsidR="00DA2D2A">
        <w:t>has been satisfied.</w:t>
      </w:r>
    </w:p>
    <w:p w14:paraId="1E88C36A" w14:textId="02CA9C01" w:rsidR="00DA2D2A" w:rsidRDefault="00DA2D2A" w:rsidP="00DA2D2A">
      <w:pPr>
        <w:pStyle w:val="pNoPageBreakAfter"/>
      </w:pPr>
      <w:r>
        <w:t>However, by using a release memory fence before a barrier</w:t>
      </w:r>
      <w:r w:rsidR="00A27F1A" w:rsidRPr="00A27F1A">
        <w:t xml:space="preserve"> </w:t>
      </w:r>
      <w:r w:rsidR="00A27F1A">
        <w:t>operation</w:t>
      </w:r>
      <w:r>
        <w:t>, and an acquire memory fence after a barrier</w:t>
      </w:r>
      <w:r w:rsidR="00A27F1A" w:rsidRPr="00A27F1A">
        <w:t xml:space="preserve"> </w:t>
      </w:r>
      <w:r w:rsidR="00A27F1A">
        <w:t>operation</w:t>
      </w:r>
      <w:r>
        <w:t>, for the desired memory scope, the following can be achieved:</w:t>
      </w:r>
    </w:p>
    <w:p w14:paraId="7FBD7CB7" w14:textId="34CCA39B" w:rsidR="00DA2D2A" w:rsidRDefault="004C2969" w:rsidP="00DA2D2A">
      <w:pPr>
        <w:pStyle w:val="li"/>
        <w:numPr>
          <w:ilvl w:val="0"/>
          <w:numId w:val="195"/>
        </w:numPr>
        <w:ind w:left="600"/>
      </w:pPr>
      <w:r>
        <w:t>P</w:t>
      </w:r>
      <w:r w:rsidR="00DA2D2A">
        <w:t>revent reordering of memory operations across a barrier</w:t>
      </w:r>
      <w:r w:rsidR="00553219">
        <w:t xml:space="preserve"> operation</w:t>
      </w:r>
      <w:r>
        <w:t>.</w:t>
      </w:r>
    </w:p>
    <w:p w14:paraId="23667610" w14:textId="797F3F8F" w:rsidR="00DA2D2A" w:rsidRDefault="004C2969" w:rsidP="00DA2D2A">
      <w:pPr>
        <w:pStyle w:val="li"/>
        <w:numPr>
          <w:ilvl w:val="0"/>
          <w:numId w:val="195"/>
        </w:numPr>
        <w:ind w:left="600"/>
      </w:pPr>
      <w:r>
        <w:t>E</w:t>
      </w:r>
      <w:r w:rsidR="00DA2D2A">
        <w:t>nsure visibility of the memory operations performed by participating work-items before the barrier</w:t>
      </w:r>
      <w:r>
        <w:t xml:space="preserve"> operation</w:t>
      </w:r>
      <w:r w:rsidR="00DA2D2A">
        <w:t>, to the memory operations performed by participating work-items after the barrier</w:t>
      </w:r>
      <w:r>
        <w:t xml:space="preserve"> operation</w:t>
      </w:r>
      <w:r w:rsidR="00DA2D2A">
        <w:t>.</w:t>
      </w:r>
    </w:p>
    <w:p w14:paraId="2CCC07C6" w14:textId="50860689" w:rsidR="00DA2D2A" w:rsidRDefault="00DA2D2A" w:rsidP="00DA2D2A">
      <w:pPr>
        <w:pStyle w:val="pNoPageBreakAfter"/>
      </w:pPr>
      <w:r>
        <w:t xml:space="preserve">This is achieved as a consequence of the memory model rules that define how memory fences interact with the conceptual relaxed atomic operations of the barrier to establish happens-before relations. Note that the read-modify-write loops ensure all participating work-items have accessed the same location on entry to the barrier, and also accessed the same location again on exit (except for </w:t>
      </w:r>
      <w:r>
        <w:rPr>
          <w:rStyle w:val="code1"/>
        </w:rPr>
        <w:t>arrivefbar</w:t>
      </w:r>
      <w:r>
        <w:t xml:space="preserve">) after </w:t>
      </w:r>
      <w:r w:rsidR="00094491">
        <w:t xml:space="preserve">the barrier </w:t>
      </w:r>
      <w:r w:rsidR="00A27F1A">
        <w:t xml:space="preserve">instance </w:t>
      </w:r>
      <w:r w:rsidR="00094491">
        <w:t xml:space="preserve">has been </w:t>
      </w:r>
      <w:r>
        <w:t>satis</w:t>
      </w:r>
      <w:r w:rsidR="00094491">
        <w:t>fied</w:t>
      </w:r>
      <w:r>
        <w:t xml:space="preserve">. Therefore, an acquire </w:t>
      </w:r>
      <w:r w:rsidR="00A27F1A">
        <w:t xml:space="preserve">memory </w:t>
      </w:r>
      <w:r>
        <w:t xml:space="preserve">fence </w:t>
      </w:r>
      <w:r w:rsidR="00094491">
        <w:t xml:space="preserve">executed by a work-item </w:t>
      </w:r>
      <w:r>
        <w:t xml:space="preserve">after the barrier </w:t>
      </w:r>
      <w:r w:rsidR="00A27F1A">
        <w:t xml:space="preserve">instance </w:t>
      </w:r>
      <w:r w:rsidR="00094491">
        <w:t xml:space="preserve">has been satisfied, </w:t>
      </w:r>
      <w:r>
        <w:t xml:space="preserve">will synchronize-with each release </w:t>
      </w:r>
      <w:r w:rsidR="00A27F1A">
        <w:t xml:space="preserve">memory </w:t>
      </w:r>
      <w:r>
        <w:t xml:space="preserve">fence </w:t>
      </w:r>
      <w:r w:rsidR="00094491">
        <w:t>executed</w:t>
      </w:r>
      <w:r>
        <w:t xml:space="preserve"> by </w:t>
      </w:r>
      <w:r w:rsidR="00094491">
        <w:t>the</w:t>
      </w:r>
      <w:r>
        <w:t xml:space="preserve"> participating work-item</w:t>
      </w:r>
      <w:r w:rsidR="00094491">
        <w:t>s</w:t>
      </w:r>
      <w:r>
        <w:t xml:space="preserve"> before the barrier</w:t>
      </w:r>
      <w:r w:rsidR="00A27F1A">
        <w:t xml:space="preserve"> operation</w:t>
      </w:r>
      <w:r>
        <w:t>, and so make the memory operations performed by those work-items visible.</w:t>
      </w:r>
    </w:p>
    <w:p w14:paraId="52867BD1" w14:textId="40F452B8" w:rsidR="003850AC" w:rsidRDefault="003850AC" w:rsidP="00DA2D2A">
      <w:pPr>
        <w:pStyle w:val="pNoPageBreakAfter"/>
      </w:pPr>
      <w:r>
        <w:t xml:space="preserve">See </w:t>
      </w:r>
      <w:r>
        <w:rPr>
          <w:rStyle w:val="xref1"/>
        </w:rPr>
        <w:t>7.1.10. Image Memory Model (</w:t>
      </w:r>
      <w:r w:rsidRPr="008A5E4E">
        <w:fldChar w:fldCharType="begin"/>
      </w:r>
      <w:r>
        <w:instrText xml:space="preserve"> PAGEREF _Ref710334244 \p \h  \* MERGEFORMAT </w:instrText>
      </w:r>
      <w:r w:rsidRPr="008A5E4E">
        <w:fldChar w:fldCharType="separate"/>
      </w:r>
      <w:r w:rsidRPr="00533AF0">
        <w:rPr>
          <w:rStyle w:val="xref1"/>
          <w:noProof/>
        </w:rPr>
        <w:t>on</w:t>
      </w:r>
      <w:r>
        <w:rPr>
          <w:noProof/>
        </w:rPr>
        <w:t xml:space="preserve"> page 215</w:t>
      </w:r>
      <w:r w:rsidRPr="008A5E4E">
        <w:rPr>
          <w:rStyle w:val="xref1"/>
        </w:rPr>
        <w:fldChar w:fldCharType="end"/>
      </w:r>
      <w:r>
        <w:rPr>
          <w:rStyle w:val="xref1"/>
        </w:rPr>
        <w:t xml:space="preserve">) for additional rules related to </w:t>
      </w:r>
      <w:r w:rsidRPr="00B40BE0">
        <w:rPr>
          <w:rStyle w:val="xref1"/>
          <w:rFonts w:ascii="Courier New" w:hAnsi="Courier New" w:cs="Courier New"/>
          <w:sz w:val="20"/>
          <w:szCs w:val="20"/>
        </w:rPr>
        <w:t>imagefence</w:t>
      </w:r>
      <w:r>
        <w:rPr>
          <w:rStyle w:val="xref1"/>
        </w:rPr>
        <w:t>.</w:t>
      </w:r>
    </w:p>
    <w:p w14:paraId="2A53071B" w14:textId="08E83DC6" w:rsidR="00DA2D2A" w:rsidRDefault="00DA2D2A" w:rsidP="00DA2D2A">
      <w:pPr>
        <w:pStyle w:val="pNoPageBreakAfter"/>
      </w:pPr>
      <w:r>
        <w:t xml:space="preserve">The </w:t>
      </w:r>
      <w:r>
        <w:rPr>
          <w:rStyle w:val="code1"/>
        </w:rPr>
        <w:t>clock</w:t>
      </w:r>
      <w:r>
        <w:t xml:space="preserve"> (see </w:t>
      </w:r>
      <w:r>
        <w:rPr>
          <w:rStyle w:val="xref1"/>
        </w:rPr>
        <w:t>11.4. Miscellaneous Operations (</w:t>
      </w:r>
      <w:r w:rsidRPr="008A5E4E">
        <w:fldChar w:fldCharType="begin"/>
      </w:r>
      <w:r>
        <w:instrText xml:space="preserve"> PAGEREF _Ref1012142654 \p \h  \* MERGEFORMAT </w:instrText>
      </w:r>
      <w:r w:rsidRPr="008A5E4E">
        <w:fldChar w:fldCharType="separate"/>
      </w:r>
      <w:r w:rsidRPr="00533AF0">
        <w:rPr>
          <w:rStyle w:val="xref1"/>
          <w:noProof/>
        </w:rPr>
        <w:t>on</w:t>
      </w:r>
      <w:r>
        <w:rPr>
          <w:noProof/>
        </w:rPr>
        <w:t xml:space="preserve"> page 272</w:t>
      </w:r>
      <w:r w:rsidRPr="008A5E4E">
        <w:rPr>
          <w:rStyle w:val="xref1"/>
        </w:rPr>
        <w:fldChar w:fldCharType="end"/>
      </w:r>
      <w:r>
        <w:rPr>
          <w:rStyle w:val="xref1"/>
        </w:rPr>
        <w:t>)</w:t>
      </w:r>
      <w:r>
        <w:t xml:space="preserve">) and signal (see </w:t>
      </w:r>
      <w:r>
        <w:rPr>
          <w:rStyle w:val="xref1"/>
        </w:rPr>
        <w:t>6.8. Notification (signal) Operations (</w:t>
      </w:r>
      <w:r w:rsidRPr="008A5E4E">
        <w:fldChar w:fldCharType="begin"/>
      </w:r>
      <w:r>
        <w:instrText xml:space="preserve"> PAGEREF _Ref459167947 \p \h  \* MERGEFORMAT </w:instrText>
      </w:r>
      <w:r w:rsidRPr="008A5E4E">
        <w:fldChar w:fldCharType="separate"/>
      </w:r>
      <w:r w:rsidRPr="00533AF0">
        <w:rPr>
          <w:rStyle w:val="xref1"/>
          <w:noProof/>
        </w:rPr>
        <w:t>on</w:t>
      </w:r>
      <w:r>
        <w:rPr>
          <w:noProof/>
        </w:rPr>
        <w:t xml:space="preserve"> page 183</w:t>
      </w:r>
      <w:r w:rsidRPr="008A5E4E">
        <w:rPr>
          <w:rStyle w:val="xref1"/>
        </w:rPr>
        <w:fldChar w:fldCharType="end"/>
      </w:r>
      <w:r>
        <w:rPr>
          <w:rStyle w:val="xref1"/>
        </w:rPr>
        <w:t>)</w:t>
      </w:r>
      <w:r>
        <w:t xml:space="preserve">) operations are defined to behave as if an atomic memory operation, and so a memory fence </w:t>
      </w:r>
      <w:r w:rsidR="00497150">
        <w:t>will</w:t>
      </w:r>
      <w:r>
        <w:t xml:space="preserve"> also control </w:t>
      </w:r>
      <w:r w:rsidR="00497150">
        <w:t xml:space="preserve">their </w:t>
      </w:r>
      <w:r>
        <w:t>reordering across a barrier operation.</w:t>
      </w:r>
    </w:p>
    <w:p w14:paraId="4E4457EC" w14:textId="745BFCDD" w:rsidR="00DA2D2A" w:rsidRDefault="00DA2D2A" w:rsidP="00DA2D2A">
      <w:pPr>
        <w:pStyle w:val="pNoPageBreakAfter"/>
      </w:pPr>
      <w:r>
        <w:t xml:space="preserve">The cross-lane (see </w:t>
      </w:r>
      <w:r>
        <w:rPr>
          <w:rStyle w:val="xref1"/>
        </w:rPr>
        <w:t>9. 4 Cross-Lane Operations (</w:t>
      </w:r>
      <w:r>
        <w:fldChar w:fldCharType="begin"/>
      </w:r>
      <w:r>
        <w:instrText xml:space="preserve"> PAGEREF  cross_lane_operations \h \p  \* MERGEFORMAT </w:instrText>
      </w:r>
      <w:r>
        <w:fldChar w:fldCharType="separate"/>
      </w:r>
      <w:r>
        <w:rPr>
          <w:noProof/>
        </w:rPr>
        <w:t>on page 243</w:t>
      </w:r>
      <w:r>
        <w:fldChar w:fldCharType="end"/>
      </w:r>
      <w:r>
        <w:rPr>
          <w:rStyle w:val="xref1"/>
        </w:rPr>
        <w:t>)</w:t>
      </w:r>
      <w:r>
        <w:t xml:space="preserve">), </w:t>
      </w:r>
      <w:r>
        <w:rPr>
          <w:rStyle w:val="code1"/>
        </w:rPr>
        <w:t>cleardetectexcept</w:t>
      </w:r>
      <w:r>
        <w:t xml:space="preserve">, </w:t>
      </w:r>
      <w:r>
        <w:rPr>
          <w:rStyle w:val="code1"/>
        </w:rPr>
        <w:t>getdetectexcept</w:t>
      </w:r>
      <w:r>
        <w:t xml:space="preserve"> and </w:t>
      </w:r>
      <w:r>
        <w:rPr>
          <w:rStyle w:val="code1"/>
        </w:rPr>
        <w:t>setdetectexcept</w:t>
      </w:r>
      <w:r>
        <w:t xml:space="preserve"> (see </w:t>
      </w:r>
      <w:r>
        <w:rPr>
          <w:rStyle w:val="xref1"/>
        </w:rPr>
        <w:t>11.2. Exception Operations (</w:t>
      </w:r>
      <w:r w:rsidRPr="008A5E4E">
        <w:fldChar w:fldCharType="begin"/>
      </w:r>
      <w:r>
        <w:instrText xml:space="preserve"> PAGEREF _Ref85557310 \p \h  \* MERGEFORMAT </w:instrText>
      </w:r>
      <w:r w:rsidRPr="008A5E4E">
        <w:fldChar w:fldCharType="separate"/>
      </w:r>
      <w:r w:rsidRPr="00533AF0">
        <w:rPr>
          <w:rStyle w:val="xref1"/>
          <w:noProof/>
        </w:rPr>
        <w:t>on</w:t>
      </w:r>
      <w:r>
        <w:rPr>
          <w:noProof/>
        </w:rPr>
        <w:t xml:space="preserve"> page 266</w:t>
      </w:r>
      <w:r w:rsidRPr="008A5E4E">
        <w:rPr>
          <w:rStyle w:val="xref1"/>
        </w:rPr>
        <w:fldChar w:fldCharType="end"/>
      </w:r>
      <w:r>
        <w:rPr>
          <w:rStyle w:val="xref1"/>
        </w:rPr>
        <w:t>)</w:t>
      </w:r>
      <w:r>
        <w:t xml:space="preserve">) operations are required to be execution uniform (see </w:t>
      </w:r>
      <w:r>
        <w:rPr>
          <w:rStyle w:val="xref1"/>
        </w:rPr>
        <w:t>2.12. Divergent Control Flow (</w:t>
      </w:r>
      <w:r w:rsidRPr="008A5E4E">
        <w:fldChar w:fldCharType="begin"/>
      </w:r>
      <w:r>
        <w:instrText xml:space="preserve"> PAGEREF _Ref-1929817231 \p \h  \* MERGEFORMAT </w:instrText>
      </w:r>
      <w:r w:rsidRPr="008A5E4E">
        <w:fldChar w:fldCharType="separate"/>
      </w:r>
      <w:r w:rsidRPr="00533AF0">
        <w:rPr>
          <w:rStyle w:val="xref1"/>
          <w:noProof/>
        </w:rPr>
        <w:t>on</w:t>
      </w:r>
      <w:r>
        <w:rPr>
          <w:noProof/>
        </w:rPr>
        <w:t xml:space="preserve"> page 25</w:t>
      </w:r>
      <w:r w:rsidRPr="008A5E4E">
        <w:rPr>
          <w:rStyle w:val="xref1"/>
        </w:rPr>
        <w:fldChar w:fldCharType="end"/>
      </w:r>
      <w:r>
        <w:rPr>
          <w:rStyle w:val="xref1"/>
        </w:rPr>
        <w:t>)</w:t>
      </w:r>
      <w:r>
        <w:t>)</w:t>
      </w:r>
      <w:r w:rsidR="005E1F5C">
        <w:t>.</w:t>
      </w:r>
      <w:r>
        <w:t xml:space="preserve"> </w:t>
      </w:r>
      <w:r w:rsidR="005E1F5C">
        <w:t xml:space="preserve">Therefore, the communicating work-items will always execute together </w:t>
      </w:r>
      <w:r>
        <w:t xml:space="preserve">and so it is not observable if an implementation reorders them </w:t>
      </w:r>
      <w:r w:rsidR="00497150">
        <w:t xml:space="preserve">in either direction </w:t>
      </w:r>
      <w:r w:rsidR="005E1F5C">
        <w:t>across</w:t>
      </w:r>
      <w:r>
        <w:t xml:space="preserve"> a barrier</w:t>
      </w:r>
      <w:r w:rsidR="00E223E0">
        <w:t xml:space="preserve"> operation</w:t>
      </w:r>
      <w:r>
        <w:t>.</w:t>
      </w:r>
    </w:p>
    <w:p w14:paraId="2EEDCCA8" w14:textId="26AAEF9F" w:rsidR="00DA2D2A" w:rsidRDefault="00F07878" w:rsidP="00DA2D2A">
      <w:pPr>
        <w:pStyle w:val="pNoPageBreakAfter"/>
      </w:pPr>
      <w:r>
        <w:t xml:space="preserve">Operations not otherwise specified above do not involve communication between work-items or other agents. Therefore, they can be moved </w:t>
      </w:r>
      <w:r w:rsidR="00497150">
        <w:t xml:space="preserve">(by the implementation) </w:t>
      </w:r>
      <w:r>
        <w:t xml:space="preserve">across a barrier </w:t>
      </w:r>
      <w:r w:rsidR="00497150">
        <w:t xml:space="preserve">operation in either direction, </w:t>
      </w:r>
      <w:r>
        <w:t>since their execution order is not detectable from other work-items or other agents.</w:t>
      </w:r>
    </w:p>
    <w:p w14:paraId="09C40753" w14:textId="45A85B59" w:rsidR="008A5E4E" w:rsidRDefault="001F0E1E">
      <w:pPr>
        <w:pStyle w:val="p"/>
      </w:pPr>
      <w:r>
        <w:t>A</w:t>
      </w:r>
      <w:r w:rsidR="0065745B">
        <w:t xml:space="preserve"> barrier operation is always required to be execution uniform for the participating work-items: all participating work-items must either execute it, or not execute it. The result is undefined if a barrier operation is used in divergent code with respect to the participating work-items. The underlying threading model is undefined by the specification, so some architectures might reach deadlock in the presence of divergent barriers while others might not correctly synchronize. See </w:t>
      </w:r>
      <w:r w:rsidR="0065745B">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sidR="0065745B">
        <w:rPr>
          <w:rStyle w:val="xref1"/>
        </w:rPr>
        <w:t>)</w:t>
      </w:r>
      <w:r w:rsidR="0065745B">
        <w:t>.</w:t>
      </w:r>
    </w:p>
    <w:p w14:paraId="4059BA04" w14:textId="77777777" w:rsidR="008A5E4E" w:rsidRDefault="0065745B">
      <w:pPr>
        <w:pStyle w:val="p"/>
      </w:pPr>
      <w:r>
        <w:t>A barrier operation can be used in a loop provided the loop introduces no divergent control flow with respect to the participating work-items. This requires that all participating work-items execute the loop the same number of iterations.</w:t>
      </w:r>
    </w:p>
    <w:p w14:paraId="4D421481" w14:textId="66C54A1C" w:rsidR="008A5E4E" w:rsidRDefault="0065745B">
      <w:pPr>
        <w:pStyle w:val="p"/>
      </w:pPr>
      <w:r>
        <w:t xml:space="preserve">The number of work-items participating in a barrier operation may be less than or equal to the wavefront size either because the operation is </w:t>
      </w:r>
      <w:r>
        <w:rPr>
          <w:rStyle w:val="code1"/>
        </w:rPr>
        <w:t>wavebarrier</w:t>
      </w:r>
      <w:r>
        <w:t xml:space="preserve"> or is </w:t>
      </w:r>
      <w:r>
        <w:rPr>
          <w:rStyle w:val="code1"/>
        </w:rPr>
        <w:t>barrier</w:t>
      </w:r>
      <w:r>
        <w:t xml:space="preserve"> when the work-group size is less than or equal to the wavefront size. In such cases all participating work-items will be members of the same wavefront, and an implementation is free to optimize the ISA generated for the barrier when the gang-scheduled execution of work-items in wavefronts will ensure execution synchronization. However, even if such an optimization is performed, </w:t>
      </w:r>
      <w:r w:rsidR="00D30696">
        <w:t>any memory fences that come before or after the original position of the barrier operation must continue to behave in the same way.</w:t>
      </w:r>
    </w:p>
    <w:p w14:paraId="7B1965A9" w14:textId="37DFD9E9" w:rsidR="008A5E4E" w:rsidRDefault="0065745B">
      <w:pPr>
        <w:pStyle w:val="p"/>
      </w:pPr>
      <w:r>
        <w:t>Note it is undefined to omit a barrier operation and simply rely on gang scheduling to ensure execution synchronization. If execution synchronization is required, even if the number of participating work-item</w:t>
      </w:r>
      <w:r w:rsidR="001F0E1E">
        <w:t>s</w:t>
      </w:r>
      <w:r>
        <w:t xml:space="preserve"> is less than or equal to the wavefront size, a barrier operation must be used. The implementation should automatically produce optimized code for such barriers. The </w:t>
      </w:r>
      <w:r>
        <w:rPr>
          <w:rStyle w:val="code1"/>
        </w:rPr>
        <w:t>requiredworkgroupsize</w:t>
      </w:r>
      <w:r>
        <w:t xml:space="preserve"> and </w:t>
      </w:r>
      <w:r>
        <w:rPr>
          <w:rStyle w:val="code1"/>
        </w:rPr>
        <w:t>maxflatworkgroupsize</w:t>
      </w:r>
      <w:r>
        <w:t xml:space="preserve"> control directives (see </w:t>
      </w:r>
      <w:r>
        <w:rPr>
          <w:rStyle w:val="xref1"/>
        </w:rPr>
        <w:t>13.4. Control Directives for Low-Level Performance Tuning (</w:t>
      </w:r>
      <w:r w:rsidR="009A76EE" w:rsidRPr="008A5E4E">
        <w:fldChar w:fldCharType="begin"/>
      </w:r>
      <w:r w:rsidR="008A5E4E">
        <w:instrText xml:space="preserve"> PAGEREF _Ref-2085645019 \p \h  \* MERGEFORMAT </w:instrText>
      </w:r>
      <w:r w:rsidR="009A76EE" w:rsidRPr="008A5E4E">
        <w:fldChar w:fldCharType="separate"/>
      </w:r>
      <w:r w:rsidR="00533AF0" w:rsidRPr="00533AF0">
        <w:rPr>
          <w:rStyle w:val="xref1"/>
          <w:noProof/>
        </w:rPr>
        <w:t>on</w:t>
      </w:r>
      <w:r w:rsidR="00533AF0">
        <w:rPr>
          <w:noProof/>
        </w:rPr>
        <w:t xml:space="preserve"> page 286</w:t>
      </w:r>
      <w:r w:rsidR="009A76EE" w:rsidRPr="008A5E4E">
        <w:rPr>
          <w:rStyle w:val="xref1"/>
        </w:rPr>
        <w:fldChar w:fldCharType="end"/>
      </w:r>
      <w:r>
        <w:rPr>
          <w:rStyle w:val="xref1"/>
        </w:rPr>
        <w:t>)</w:t>
      </w:r>
      <w:r>
        <w:t>) can be used to specify the work-group size. This can allow the implementation to optimize the barrier operation when the size is less than or equal to the implementation's wavefront size.</w:t>
      </w:r>
    </w:p>
    <w:p w14:paraId="185E0B91" w14:textId="77777777" w:rsidR="008A5E4E" w:rsidRDefault="0065745B">
      <w:pPr>
        <w:pStyle w:val="h2"/>
      </w:pPr>
      <w:bookmarkStart w:id="771" w:name="_Toc396034338"/>
      <w:r>
        <w:t xml:space="preserve">9.4 </w:t>
      </w:r>
      <w:bookmarkStart w:id="772" w:name="cross_lane_operations"/>
      <w:bookmarkEnd w:id="772"/>
      <w:r>
        <w:t>Cross-Lane Operations</w:t>
      </w:r>
      <w:bookmarkEnd w:id="771"/>
    </w:p>
    <w:p w14:paraId="6AEE8739" w14:textId="77777777" w:rsidR="008A5E4E" w:rsidRDefault="0065745B">
      <w:pPr>
        <w:pStyle w:val="p"/>
      </w:pPr>
      <w:r>
        <w:t xml:space="preserve">These operations perform work across lanes in a wavefront. These operations only apply to active work-items within a wavefront (see </w:t>
      </w:r>
      <w:r>
        <w:rPr>
          <w:rStyle w:val="xref1"/>
        </w:rPr>
        <w:t>2.5. Active Work-Groups and Active Work-Items (</w:t>
      </w:r>
      <w:r w:rsidR="009A76EE" w:rsidRPr="008A5E4E">
        <w:fldChar w:fldCharType="begin"/>
      </w:r>
      <w:r w:rsidR="008A5E4E">
        <w:instrText xml:space="preserve"> PAGEREF _Ref677376621 \p \h  \* MERGEFORMAT </w:instrText>
      </w:r>
      <w:r w:rsidR="009A76EE" w:rsidRPr="008A5E4E">
        <w:fldChar w:fldCharType="separate"/>
      </w:r>
      <w:r w:rsidR="00533AF0" w:rsidRPr="00533AF0">
        <w:rPr>
          <w:rStyle w:val="xref1"/>
          <w:noProof/>
        </w:rPr>
        <w:t>on</w:t>
      </w:r>
      <w:r w:rsidR="00533AF0">
        <w:rPr>
          <w:noProof/>
        </w:rPr>
        <w:t xml:space="preserve"> page 11</w:t>
      </w:r>
      <w:r w:rsidR="009A76EE" w:rsidRPr="008A5E4E">
        <w:rPr>
          <w:rStyle w:val="xref1"/>
        </w:rPr>
        <w:fldChar w:fldCharType="end"/>
      </w:r>
      <w:r>
        <w:rPr>
          <w:rStyle w:val="xref1"/>
        </w:rPr>
        <w:t>)</w:t>
      </w:r>
      <w:r>
        <w:t>).</w:t>
      </w:r>
    </w:p>
    <w:p w14:paraId="5BC695D5" w14:textId="77777777" w:rsidR="008A5E4E" w:rsidRDefault="0065745B">
      <w:pPr>
        <w:pStyle w:val="h3"/>
      </w:pPr>
      <w:bookmarkStart w:id="773" w:name="_Toc396034339"/>
      <w:r>
        <w:t>9.4.1 Syntax</w:t>
      </w:r>
      <w:bookmarkEnd w:id="773"/>
    </w:p>
    <w:p w14:paraId="6C6EFD98" w14:textId="77777777" w:rsidR="008A5E4E" w:rsidRDefault="0065745B">
      <w:pPr>
        <w:pStyle w:val="pTableTitle"/>
      </w:pPr>
      <w:bookmarkStart w:id="774" w:name="_ListOf145"/>
      <w:r>
        <w:t>Table 9–3 Syntax for Cross-Lane Operations</w:t>
      </w:r>
    </w:p>
    <w:bookmarkEnd w:id="774"/>
    <w:p w14:paraId="79039BA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669"/>
        <w:gridCol w:w="2518"/>
      </w:tblGrid>
      <w:tr w:rsidR="008A5E4E" w14:paraId="5914F932"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1A77B4E2" w14:textId="77777777" w:rsidR="008A5E4E" w:rsidRDefault="0065745B">
            <w:pPr>
              <w:pStyle w:val="thTableStyle-TablestyleSyntax-HeadE-Opcodes-Header1"/>
              <w:shd w:val="clear" w:color="auto" w:fill="D3D3D3"/>
            </w:pPr>
            <w:r>
              <w:rPr>
                <w:shd w:val="clear" w:color="auto" w:fill="D3D3D3"/>
              </w:rPr>
              <w:t>Opcodes</w:t>
            </w:r>
          </w:p>
        </w:tc>
        <w:tc>
          <w:tcPr>
            <w:tcW w:w="0" w:type="auto"/>
            <w:tcBorders>
              <w:bottom w:val="double" w:sz="3" w:space="0" w:color="000000"/>
            </w:tcBorders>
            <w:shd w:val="clear" w:color="auto" w:fill="D3D3D3"/>
            <w:tcMar>
              <w:top w:w="45" w:type="dxa"/>
              <w:left w:w="45" w:type="dxa"/>
              <w:bottom w:w="45" w:type="dxa"/>
              <w:right w:w="45" w:type="dxa"/>
            </w:tcMar>
          </w:tcPr>
          <w:p w14:paraId="7D62F9C5" w14:textId="77777777" w:rsidR="008A5E4E" w:rsidRDefault="0065745B">
            <w:pPr>
              <w:pStyle w:val="thTableStyle-TablestyleSyntax-HeadD-Operands-Header1"/>
              <w:shd w:val="clear" w:color="auto" w:fill="D3D3D3"/>
            </w:pPr>
            <w:r>
              <w:rPr>
                <w:shd w:val="clear" w:color="auto" w:fill="D3D3D3"/>
              </w:rPr>
              <w:t>Operands</w:t>
            </w:r>
          </w:p>
        </w:tc>
      </w:tr>
      <w:tr w:rsidR="008A5E4E" w14:paraId="7B2948F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4A8CC1B" w14:textId="77777777" w:rsidR="008A5E4E" w:rsidRDefault="0065745B">
            <w:pPr>
              <w:pStyle w:val="tdTableStyle-TablestyleSyntax-BodyE-Opcodes-Body1"/>
              <w:shd w:val="clear" w:color="auto" w:fill="DCDCDC"/>
            </w:pPr>
            <w:r>
              <w:rPr>
                <w:rStyle w:val="b"/>
                <w:b/>
                <w:bCs/>
                <w:shd w:val="clear" w:color="auto" w:fill="DCDCDC"/>
              </w:rPr>
              <w:t>activelanecount_</w:t>
            </w:r>
            <w:r>
              <w:rPr>
                <w:rStyle w:val="em"/>
                <w:shd w:val="clear" w:color="auto" w:fill="DCDCDC"/>
              </w:rPr>
              <w:t>width</w:t>
            </w:r>
            <w:r>
              <w:rPr>
                <w:rStyle w:val="b"/>
                <w:b/>
                <w:bCs/>
                <w:shd w:val="clear" w:color="auto" w:fill="DCDCDC"/>
              </w:rPr>
              <w:t>_u32_b1</w:t>
            </w:r>
          </w:p>
        </w:tc>
        <w:tc>
          <w:tcPr>
            <w:tcW w:w="0" w:type="auto"/>
            <w:tcBorders>
              <w:bottom w:val="single" w:sz="6" w:space="0" w:color="000000"/>
            </w:tcBorders>
            <w:tcMar>
              <w:top w:w="45" w:type="dxa"/>
              <w:left w:w="45" w:type="dxa"/>
              <w:bottom w:w="45" w:type="dxa"/>
              <w:right w:w="45" w:type="dxa"/>
            </w:tcMar>
          </w:tcPr>
          <w:p w14:paraId="2AAAF297" w14:textId="77777777" w:rsidR="008A5E4E" w:rsidRDefault="0065745B">
            <w:pPr>
              <w:pStyle w:val="tdTableStyle-TablestyleSyntax-BodyD-Operands-Body1"/>
            </w:pPr>
            <w:r>
              <w:rPr>
                <w:rStyle w:val="em"/>
              </w:rPr>
              <w:t>dest, src</w:t>
            </w:r>
          </w:p>
        </w:tc>
      </w:tr>
      <w:tr w:rsidR="008A5E4E" w14:paraId="2711582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9E1422F" w14:textId="77777777" w:rsidR="008A5E4E" w:rsidRDefault="0065745B">
            <w:pPr>
              <w:pStyle w:val="tdTableStyle-TablestyleSyntax-BodyE-Opcodes-Body1"/>
              <w:shd w:val="clear" w:color="auto" w:fill="DCDCDC"/>
            </w:pPr>
            <w:r>
              <w:rPr>
                <w:rStyle w:val="b"/>
                <w:b/>
                <w:bCs/>
                <w:shd w:val="clear" w:color="auto" w:fill="DCDCDC"/>
              </w:rPr>
              <w:t>activelaneid_</w:t>
            </w:r>
            <w:r>
              <w:rPr>
                <w:rStyle w:val="em"/>
                <w:shd w:val="clear" w:color="auto" w:fill="DCDCDC"/>
              </w:rPr>
              <w:t>width</w:t>
            </w:r>
            <w:r>
              <w:rPr>
                <w:rStyle w:val="b"/>
                <w:b/>
                <w:bCs/>
                <w:shd w:val="clear" w:color="auto" w:fill="DCDCDC"/>
              </w:rPr>
              <w:t>_u32</w:t>
            </w:r>
          </w:p>
        </w:tc>
        <w:tc>
          <w:tcPr>
            <w:tcW w:w="0" w:type="auto"/>
            <w:tcBorders>
              <w:bottom w:val="single" w:sz="6" w:space="0" w:color="000000"/>
            </w:tcBorders>
            <w:tcMar>
              <w:top w:w="45" w:type="dxa"/>
              <w:left w:w="45" w:type="dxa"/>
              <w:bottom w:w="45" w:type="dxa"/>
              <w:right w:w="45" w:type="dxa"/>
            </w:tcMar>
          </w:tcPr>
          <w:p w14:paraId="51B4FB16" w14:textId="77777777" w:rsidR="008A5E4E" w:rsidRDefault="0065745B">
            <w:pPr>
              <w:pStyle w:val="tdTableStyle-TablestyleSyntax-BodyD-Operands-Body1"/>
            </w:pPr>
            <w:r>
              <w:rPr>
                <w:rStyle w:val="em"/>
              </w:rPr>
              <w:t>dest</w:t>
            </w:r>
          </w:p>
        </w:tc>
      </w:tr>
      <w:tr w:rsidR="008A5E4E" w14:paraId="1C7714A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F6EBB5C" w14:textId="77777777" w:rsidR="008A5E4E" w:rsidRDefault="0065745B">
            <w:pPr>
              <w:pStyle w:val="tdTableStyle-TablestyleSyntax-BodyE-Opcodes-Body1"/>
              <w:shd w:val="clear" w:color="auto" w:fill="DCDCDC"/>
            </w:pPr>
            <w:r>
              <w:rPr>
                <w:rStyle w:val="b"/>
                <w:b/>
                <w:bCs/>
                <w:shd w:val="clear" w:color="auto" w:fill="DCDCDC"/>
              </w:rPr>
              <w:t>activelanemask_v4_</w:t>
            </w:r>
            <w:r>
              <w:rPr>
                <w:rStyle w:val="em"/>
                <w:shd w:val="clear" w:color="auto" w:fill="DCDCDC"/>
              </w:rPr>
              <w:t>width</w:t>
            </w:r>
            <w:r>
              <w:rPr>
                <w:rStyle w:val="b"/>
                <w:b/>
                <w:bCs/>
                <w:shd w:val="clear" w:color="auto" w:fill="DCDCDC"/>
              </w:rPr>
              <w:t>_b64_b1</w:t>
            </w:r>
          </w:p>
        </w:tc>
        <w:tc>
          <w:tcPr>
            <w:tcW w:w="0" w:type="auto"/>
            <w:tcBorders>
              <w:bottom w:val="single" w:sz="6" w:space="0" w:color="000000"/>
            </w:tcBorders>
            <w:tcMar>
              <w:top w:w="45" w:type="dxa"/>
              <w:left w:w="45" w:type="dxa"/>
              <w:bottom w:w="45" w:type="dxa"/>
              <w:right w:w="45" w:type="dxa"/>
            </w:tcMar>
          </w:tcPr>
          <w:p w14:paraId="36169C4D" w14:textId="77777777" w:rsidR="008A5E4E" w:rsidRDefault="0065745B">
            <w:pPr>
              <w:pStyle w:val="tdTableStyle-TablestyleSyntax-BodyD-Operands-Body1"/>
            </w:pPr>
            <w:r>
              <w:rPr>
                <w:rStyle w:val="code"/>
              </w:rPr>
              <w:t>(</w:t>
            </w:r>
            <w:r>
              <w:rPr>
                <w:rStyle w:val="em"/>
              </w:rPr>
              <w:t>dest0, dest1, dest2, dest3</w:t>
            </w:r>
            <w:r>
              <w:rPr>
                <w:rStyle w:val="code"/>
              </w:rPr>
              <w:t>)</w:t>
            </w:r>
            <w:r>
              <w:rPr>
                <w:rStyle w:val="em"/>
              </w:rPr>
              <w:t>, src</w:t>
            </w:r>
          </w:p>
        </w:tc>
      </w:tr>
      <w:tr w:rsidR="008A5E4E" w14:paraId="07AB67D9"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1F6147D5" w14:textId="078A2135" w:rsidR="008A5E4E" w:rsidRDefault="0065745B">
            <w:pPr>
              <w:pStyle w:val="tdTableStyle-TablestyleSyntax-BodyB-Opcodes-Body1"/>
              <w:shd w:val="clear" w:color="auto" w:fill="DCDCDC"/>
            </w:pPr>
            <w:r>
              <w:rPr>
                <w:rStyle w:val="b"/>
                <w:b/>
                <w:bCs/>
                <w:shd w:val="clear" w:color="auto" w:fill="DCDCDC"/>
              </w:rPr>
              <w:t>activelane</w:t>
            </w:r>
            <w:r w:rsidR="00CD3812">
              <w:rPr>
                <w:rStyle w:val="b"/>
                <w:b/>
                <w:bCs/>
                <w:shd w:val="clear" w:color="auto" w:fill="DCDCDC"/>
              </w:rPr>
              <w:t>permute</w:t>
            </w:r>
            <w:r>
              <w:rPr>
                <w:rStyle w:val="b"/>
                <w:b/>
                <w:bCs/>
                <w:shd w:val="clear" w:color="auto" w:fill="DCDCDC"/>
              </w:rPr>
              <w:t>_</w:t>
            </w:r>
            <w:r>
              <w:rPr>
                <w:rStyle w:val="em"/>
                <w:shd w:val="clear" w:color="auto" w:fill="DCDCDC"/>
              </w:rPr>
              <w:t>width</w:t>
            </w:r>
            <w:r>
              <w:rPr>
                <w:rStyle w:val="b"/>
                <w:b/>
                <w:bCs/>
                <w:shd w:val="clear" w:color="auto" w:fill="DCDCDC"/>
              </w:rPr>
              <w:t>_b</w:t>
            </w:r>
            <w:r>
              <w:rPr>
                <w:rStyle w:val="em"/>
                <w:shd w:val="clear" w:color="auto" w:fill="DCDCDC"/>
              </w:rPr>
              <w:t>Length</w:t>
            </w:r>
          </w:p>
        </w:tc>
        <w:tc>
          <w:tcPr>
            <w:tcW w:w="0" w:type="auto"/>
            <w:tcMar>
              <w:top w:w="45" w:type="dxa"/>
              <w:left w:w="45" w:type="dxa"/>
              <w:bottom w:w="45" w:type="dxa"/>
              <w:right w:w="45" w:type="dxa"/>
            </w:tcMar>
          </w:tcPr>
          <w:p w14:paraId="720D6A14" w14:textId="77777777" w:rsidR="008A5E4E" w:rsidRDefault="0065745B">
            <w:pPr>
              <w:pStyle w:val="tdTableStyle-TablestyleSyntax-BodyA-Operands-Body1"/>
            </w:pPr>
            <w:r>
              <w:rPr>
                <w:rStyle w:val="em"/>
              </w:rPr>
              <w:t>dest, src, laneId, identity, useIdentity</w:t>
            </w:r>
          </w:p>
        </w:tc>
      </w:tr>
    </w:tbl>
    <w:p w14:paraId="55BB9692" w14:textId="77777777" w:rsidR="008A5E4E" w:rsidRDefault="008A5E4E">
      <w:pPr>
        <w:spacing w:after="240"/>
      </w:pPr>
    </w:p>
    <w:p w14:paraId="188C355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37DCE1AC"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5E7C77D" w14:textId="77777777" w:rsidR="008A5E4E" w:rsidRDefault="0065745B">
            <w:pPr>
              <w:pStyle w:val="thTableStyle-TablestyleNonAltRows-HeadD-Column-Header1"/>
              <w:shd w:val="clear" w:color="auto" w:fill="D3D3D3"/>
            </w:pPr>
            <w:r>
              <w:rPr>
                <w:shd w:val="clear" w:color="auto" w:fill="D3D3D3"/>
              </w:rPr>
              <w:t>Explanation of Modifier</w:t>
            </w:r>
          </w:p>
        </w:tc>
      </w:tr>
      <w:tr w:rsidR="008A5E4E" w14:paraId="02C9BB0D" w14:textId="77777777">
        <w:trPr>
          <w:tblCellSpacing w:w="0" w:type="dxa"/>
        </w:trPr>
        <w:tc>
          <w:tcPr>
            <w:tcW w:w="0" w:type="auto"/>
            <w:tcBorders>
              <w:bottom w:val="single" w:sz="6" w:space="0" w:color="000000"/>
            </w:tcBorders>
            <w:tcMar>
              <w:top w:w="45" w:type="dxa"/>
              <w:left w:w="45" w:type="dxa"/>
              <w:bottom w:w="45" w:type="dxa"/>
              <w:right w:w="45" w:type="dxa"/>
            </w:tcMar>
          </w:tcPr>
          <w:p w14:paraId="2FCA6677" w14:textId="77777777" w:rsidR="008A5E4E" w:rsidRDefault="0065745B">
            <w:pPr>
              <w:pStyle w:val="p3"/>
            </w:pPr>
            <w:r>
              <w:rPr>
                <w:rStyle w:val="em"/>
              </w:rPr>
              <w:t>width</w:t>
            </w:r>
            <w:r>
              <w:t xml:space="preserve">: Optional: </w:t>
            </w:r>
            <w:r>
              <w:rPr>
                <w:rStyle w:val="code"/>
              </w:rPr>
              <w:t>width(</w:t>
            </w:r>
            <w:r>
              <w:rPr>
                <w:rStyle w:val="em"/>
              </w:rPr>
              <w:t>n</w:t>
            </w:r>
            <w:r>
              <w:rPr>
                <w:rStyle w:val="code"/>
              </w:rPr>
              <w:t>)</w:t>
            </w:r>
            <w:r>
              <w:t xml:space="preserve">, </w:t>
            </w:r>
            <w:r>
              <w:rPr>
                <w:rStyle w:val="code"/>
              </w:rPr>
              <w:t>width(WAVESIZE)</w:t>
            </w:r>
            <w:r>
              <w:t xml:space="preserve">, or </w:t>
            </w:r>
            <w:r>
              <w:rPr>
                <w:rStyle w:val="code"/>
              </w:rPr>
              <w:t>width(all)</w:t>
            </w:r>
            <w:r>
              <w:t xml:space="preserve">. Used to specify the execution uniformity among the work-items of a work-group. Each active lane in a wavefront can have different values for the source operands, and produce a different value, regardless of the width modifier. If the width modifier is omitted, it defaults to </w:t>
            </w:r>
            <w:r>
              <w:rPr>
                <w:rStyle w:val="code"/>
              </w:rPr>
              <w:t>width(1)</w:t>
            </w:r>
            <w:r>
              <w:t xml:space="preserve">, indicating each lane of the wavefront can be independently active or inactive. See </w:t>
            </w:r>
            <w:r>
              <w:rPr>
                <w:rStyle w:val="xref"/>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
                <w:noProof/>
              </w:rPr>
              <w:t>on</w:t>
            </w:r>
            <w:r w:rsidR="00533AF0">
              <w:rPr>
                <w:noProof/>
              </w:rPr>
              <w:t xml:space="preserve"> page 25</w:t>
            </w:r>
            <w:r w:rsidR="009A76EE" w:rsidRPr="008A5E4E">
              <w:rPr>
                <w:rStyle w:val="xref"/>
              </w:rPr>
              <w:fldChar w:fldCharType="end"/>
            </w:r>
            <w:r>
              <w:rPr>
                <w:rStyle w:val="xref"/>
              </w:rPr>
              <w:t>)</w:t>
            </w:r>
            <w:r>
              <w:t>.</w:t>
            </w:r>
          </w:p>
        </w:tc>
      </w:tr>
      <w:tr w:rsidR="008A5E4E" w14:paraId="3FD11EF6" w14:textId="77777777">
        <w:trPr>
          <w:tblCellSpacing w:w="0" w:type="dxa"/>
        </w:trPr>
        <w:tc>
          <w:tcPr>
            <w:tcW w:w="0" w:type="auto"/>
            <w:tcMar>
              <w:top w:w="45" w:type="dxa"/>
              <w:left w:w="45" w:type="dxa"/>
              <w:bottom w:w="45" w:type="dxa"/>
              <w:right w:w="45" w:type="dxa"/>
            </w:tcMar>
          </w:tcPr>
          <w:p w14:paraId="101990B5" w14:textId="77777777" w:rsidR="008A5E4E" w:rsidRDefault="0065745B">
            <w:pPr>
              <w:pStyle w:val="tdTableStyle-TablestyleNonAltRows-BodyA-Column-Body1"/>
            </w:pPr>
            <w:r>
              <w:rPr>
                <w:rStyle w:val="em"/>
              </w:rPr>
              <w:t>Length</w:t>
            </w:r>
            <w:r>
              <w:t>: 1, 32, 64, 128.</w:t>
            </w:r>
          </w:p>
        </w:tc>
      </w:tr>
    </w:tbl>
    <w:p w14:paraId="549D9E7B" w14:textId="77777777" w:rsidR="008A5E4E" w:rsidRDefault="008A5E4E">
      <w:pPr>
        <w:spacing w:after="240"/>
      </w:pPr>
    </w:p>
    <w:p w14:paraId="3DD5A9B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5442"/>
      </w:tblGrid>
      <w:tr w:rsidR="008A5E4E" w14:paraId="66D3091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8DD24A1"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1089DC7C" w14:textId="77777777">
        <w:trPr>
          <w:tblCellSpacing w:w="0" w:type="dxa"/>
        </w:trPr>
        <w:tc>
          <w:tcPr>
            <w:tcW w:w="0" w:type="auto"/>
            <w:tcBorders>
              <w:bottom w:val="single" w:sz="6" w:space="0" w:color="000000"/>
            </w:tcBorders>
            <w:tcMar>
              <w:top w:w="45" w:type="dxa"/>
              <w:left w:w="45" w:type="dxa"/>
              <w:bottom w:w="45" w:type="dxa"/>
              <w:right w:w="45" w:type="dxa"/>
            </w:tcMar>
          </w:tcPr>
          <w:p w14:paraId="4910473D" w14:textId="77777777" w:rsidR="008A5E4E" w:rsidRDefault="0065745B">
            <w:pPr>
              <w:pStyle w:val="tdTableStyle-TablestyleNonAltRows-BodyD-Column-Body1"/>
            </w:pPr>
            <w:r>
              <w:rPr>
                <w:rStyle w:val="em"/>
              </w:rPr>
              <w:t>dest</w:t>
            </w:r>
            <w:r>
              <w:t xml:space="preserve">, </w:t>
            </w:r>
            <w:r>
              <w:rPr>
                <w:rStyle w:val="em"/>
              </w:rPr>
              <w:t>dest0</w:t>
            </w:r>
            <w:r>
              <w:t xml:space="preserve">, </w:t>
            </w:r>
            <w:r>
              <w:rPr>
                <w:rStyle w:val="em"/>
              </w:rPr>
              <w:t>dest1</w:t>
            </w:r>
            <w:r>
              <w:t xml:space="preserve">, </w:t>
            </w:r>
            <w:r>
              <w:rPr>
                <w:rStyle w:val="em"/>
              </w:rPr>
              <w:t>dest2</w:t>
            </w:r>
            <w:r>
              <w:t xml:space="preserve">, </w:t>
            </w:r>
            <w:r>
              <w:rPr>
                <w:rStyle w:val="em"/>
              </w:rPr>
              <w:t>dest3</w:t>
            </w:r>
            <w:r>
              <w:t xml:space="preserve"> : Destination register.</w:t>
            </w:r>
          </w:p>
        </w:tc>
      </w:tr>
      <w:tr w:rsidR="008A5E4E" w14:paraId="01EBE973" w14:textId="77777777">
        <w:trPr>
          <w:tblCellSpacing w:w="0" w:type="dxa"/>
        </w:trPr>
        <w:tc>
          <w:tcPr>
            <w:tcW w:w="0" w:type="auto"/>
            <w:tcMar>
              <w:top w:w="45" w:type="dxa"/>
              <w:left w:w="45" w:type="dxa"/>
              <w:bottom w:w="45" w:type="dxa"/>
              <w:right w:w="45" w:type="dxa"/>
            </w:tcMar>
          </w:tcPr>
          <w:p w14:paraId="13DC350D" w14:textId="76298063" w:rsidR="008A5E4E" w:rsidRDefault="0065745B" w:rsidP="00B7721F">
            <w:pPr>
              <w:pStyle w:val="tdTableStyle-TablestyleNonAltRows-BodyA-Column-Body1"/>
            </w:pPr>
            <w:r>
              <w:rPr>
                <w:rStyle w:val="em"/>
              </w:rPr>
              <w:t>src</w:t>
            </w:r>
            <w:r>
              <w:t xml:space="preserve">, </w:t>
            </w:r>
            <w:r>
              <w:rPr>
                <w:rStyle w:val="em"/>
              </w:rPr>
              <w:t>laneId</w:t>
            </w:r>
            <w:r>
              <w:t xml:space="preserve">, </w:t>
            </w:r>
            <w:r>
              <w:rPr>
                <w:rStyle w:val="em"/>
              </w:rPr>
              <w:t>identity</w:t>
            </w:r>
            <w:r>
              <w:t xml:space="preserve">, </w:t>
            </w:r>
            <w:r>
              <w:rPr>
                <w:rStyle w:val="em"/>
              </w:rPr>
              <w:t>useIdentity</w:t>
            </w:r>
            <w:r>
              <w:t xml:space="preserve">: Sources. Can be a register, </w:t>
            </w:r>
            <w:r w:rsidR="00B7721F">
              <w:t>or</w:t>
            </w:r>
            <w:r>
              <w:t xml:space="preserve"> immediate value.</w:t>
            </w:r>
          </w:p>
        </w:tc>
      </w:tr>
    </w:tbl>
    <w:p w14:paraId="52679D52" w14:textId="77777777" w:rsidR="008A5E4E" w:rsidRDefault="008A5E4E">
      <w:pPr>
        <w:spacing w:after="240"/>
      </w:pPr>
    </w:p>
    <w:p w14:paraId="6C0B23A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2E1D49C7"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26314B0"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186E4001" w14:textId="77777777">
        <w:trPr>
          <w:tblCellSpacing w:w="0" w:type="dxa"/>
        </w:trPr>
        <w:tc>
          <w:tcPr>
            <w:tcW w:w="0" w:type="auto"/>
            <w:tcMar>
              <w:top w:w="45" w:type="dxa"/>
              <w:left w:w="45" w:type="dxa"/>
              <w:bottom w:w="45" w:type="dxa"/>
              <w:right w:w="45" w:type="dxa"/>
            </w:tcMar>
          </w:tcPr>
          <w:p w14:paraId="34A426B8" w14:textId="77777777" w:rsidR="008A5E4E" w:rsidRDefault="0065745B">
            <w:pPr>
              <w:pStyle w:val="tdTableStyle-TablestyleNonAltRows-BodyA-Column-Body1"/>
            </w:pPr>
            <w:r>
              <w:t xml:space="preserve">No exceptions are allowed. </w:t>
            </w:r>
          </w:p>
        </w:tc>
      </w:tr>
    </w:tbl>
    <w:p w14:paraId="589A3410" w14:textId="77777777" w:rsidR="008A5E4E" w:rsidRDefault="008A5E4E">
      <w:pPr>
        <w:spacing w:after="240"/>
      </w:pPr>
    </w:p>
    <w:p w14:paraId="2ECC3184" w14:textId="77777777" w:rsidR="008A5E4E" w:rsidRDefault="0065745B">
      <w:pPr>
        <w:pStyle w:val="p"/>
      </w:pPr>
      <w:r>
        <w:t xml:space="preserve">For BRIG syntax, see </w:t>
      </w:r>
      <w:r>
        <w:rPr>
          <w:rStyle w:val="xref1"/>
        </w:rPr>
        <w:t>18.7.5. BRIG Syntax for Parallel Synchronization and Communication Operations (</w:t>
      </w:r>
      <w:r w:rsidR="009A76EE" w:rsidRPr="008A5E4E">
        <w:fldChar w:fldCharType="begin"/>
      </w:r>
      <w:r w:rsidR="008A5E4E">
        <w:instrText xml:space="preserve"> PAGEREF _Ref1005945803 \p \h  \* MERGEFORMAT </w:instrText>
      </w:r>
      <w:r w:rsidR="009A76EE" w:rsidRPr="008A5E4E">
        <w:fldChar w:fldCharType="separate"/>
      </w:r>
      <w:r w:rsidR="00533AF0" w:rsidRPr="00533AF0">
        <w:rPr>
          <w:rStyle w:val="xref1"/>
          <w:noProof/>
        </w:rPr>
        <w:t>on</w:t>
      </w:r>
      <w:r w:rsidR="00533AF0">
        <w:rPr>
          <w:noProof/>
        </w:rPr>
        <w:t xml:space="preserve"> page 366</w:t>
      </w:r>
      <w:r w:rsidR="009A76EE" w:rsidRPr="008A5E4E">
        <w:rPr>
          <w:rStyle w:val="xref1"/>
        </w:rPr>
        <w:fldChar w:fldCharType="end"/>
      </w:r>
      <w:r>
        <w:rPr>
          <w:rStyle w:val="xref1"/>
        </w:rPr>
        <w:t>)</w:t>
      </w:r>
      <w:r>
        <w:t>.</w:t>
      </w:r>
    </w:p>
    <w:p w14:paraId="6A94576A" w14:textId="77777777" w:rsidR="008A5E4E" w:rsidRDefault="0065745B">
      <w:pPr>
        <w:pStyle w:val="h3"/>
      </w:pPr>
      <w:bookmarkStart w:id="775" w:name="_Toc396034340"/>
      <w:r>
        <w:t>9.4.2 Description</w:t>
      </w:r>
      <w:bookmarkEnd w:id="775"/>
    </w:p>
    <w:p w14:paraId="57EA5BC4" w14:textId="77777777" w:rsidR="008A5E4E" w:rsidRDefault="0065745B">
      <w:pPr>
        <w:pStyle w:val="pDefinitionTerm"/>
      </w:pPr>
      <w:r>
        <w:rPr>
          <w:rStyle w:val="code1"/>
        </w:rPr>
        <w:t>activelanecount</w:t>
      </w:r>
    </w:p>
    <w:p w14:paraId="54CF5B5F" w14:textId="77777777" w:rsidR="008A5E4E" w:rsidRDefault="0065745B">
      <w:pPr>
        <w:pStyle w:val="p1"/>
      </w:pPr>
      <w:r>
        <w:t xml:space="preserve">Counts the number of active work-items in the current wavefront that have a non-zero source </w:t>
      </w:r>
      <w:r>
        <w:rPr>
          <w:rStyle w:val="i"/>
        </w:rPr>
        <w:t>src</w:t>
      </w:r>
      <w:r>
        <w:t xml:space="preserve"> and puts the result in </w:t>
      </w:r>
      <w:r>
        <w:rPr>
          <w:rStyle w:val="i"/>
        </w:rPr>
        <w:t>dest</w:t>
      </w:r>
      <w:r>
        <w:t xml:space="preserve">. The operation returns a value in the range 0 to </w:t>
      </w:r>
      <w:r>
        <w:rPr>
          <w:rStyle w:val="code1"/>
        </w:rPr>
        <w:t>WAVESIZE</w:t>
      </w:r>
      <w:r>
        <w:t>.</w:t>
      </w:r>
    </w:p>
    <w:p w14:paraId="31F13E4E" w14:textId="77777777" w:rsidR="008A5E4E" w:rsidRDefault="0065745B">
      <w:pPr>
        <w:pStyle w:val="p1"/>
      </w:pPr>
      <w:r>
        <w:rPr>
          <w:rStyle w:val="i"/>
        </w:rPr>
        <w:t>src</w:t>
      </w:r>
      <w:r>
        <w:t xml:space="preserve"> is treated as a </w:t>
      </w:r>
      <w:r>
        <w:rPr>
          <w:rStyle w:val="code1"/>
        </w:rPr>
        <w:t>b1</w:t>
      </w:r>
      <w:r>
        <w:t xml:space="preserve"> and </w:t>
      </w:r>
      <w:r>
        <w:rPr>
          <w:rStyle w:val="i"/>
        </w:rPr>
        <w:t>dest</w:t>
      </w:r>
      <w:r>
        <w:t xml:space="preserve"> is treated as a </w:t>
      </w:r>
      <w:r>
        <w:rPr>
          <w:rStyle w:val="code1"/>
        </w:rPr>
        <w:t>u32</w:t>
      </w:r>
      <w:r>
        <w:t>.</w:t>
      </w:r>
    </w:p>
    <w:p w14:paraId="0EEFF44E" w14:textId="77777777" w:rsidR="008A5E4E" w:rsidRDefault="0065745B">
      <w:pPr>
        <w:pStyle w:val="pDefinitionTerm"/>
      </w:pPr>
      <w:r>
        <w:rPr>
          <w:rStyle w:val="code1"/>
        </w:rPr>
        <w:t>activelaneid</w:t>
      </w:r>
    </w:p>
    <w:p w14:paraId="267C1021" w14:textId="77777777" w:rsidR="008A5E4E" w:rsidRDefault="0065745B">
      <w:pPr>
        <w:pStyle w:val="p1"/>
      </w:pPr>
      <w:r>
        <w:t xml:space="preserve">Sets the destination </w:t>
      </w:r>
      <w:r>
        <w:rPr>
          <w:rStyle w:val="i"/>
        </w:rPr>
        <w:t>dest</w:t>
      </w:r>
      <w:r>
        <w:t xml:space="preserve"> in each active work-item to the count of the number of earlier (in flattened work-item order) active work-items within the same wavefront. The result will be in the range 0 to </w:t>
      </w:r>
      <w:r>
        <w:rPr>
          <w:rStyle w:val="code1"/>
        </w:rPr>
        <w:t>WAVESIZE</w:t>
      </w:r>
      <w:r>
        <w:t xml:space="preserve"> - 1.</w:t>
      </w:r>
    </w:p>
    <w:p w14:paraId="008399E2" w14:textId="77777777" w:rsidR="008A5E4E" w:rsidRDefault="0065745B">
      <w:pPr>
        <w:pStyle w:val="p1"/>
      </w:pPr>
      <w:r>
        <w:rPr>
          <w:rStyle w:val="i"/>
        </w:rPr>
        <w:t>dest</w:t>
      </w:r>
      <w:r>
        <w:t xml:space="preserve"> is treated as a </w:t>
      </w:r>
      <w:r>
        <w:rPr>
          <w:rStyle w:val="code1"/>
        </w:rPr>
        <w:t>u32</w:t>
      </w:r>
      <w:r>
        <w:t>.</w:t>
      </w:r>
    </w:p>
    <w:p w14:paraId="53B3290D" w14:textId="77777777" w:rsidR="008A5E4E" w:rsidRDefault="0065745B">
      <w:pPr>
        <w:pStyle w:val="p1"/>
      </w:pPr>
      <w:r>
        <w:t xml:space="preserve">Because </w:t>
      </w:r>
      <w:r>
        <w:rPr>
          <w:rStyle w:val="code1"/>
        </w:rPr>
        <w:t>activelaneid</w:t>
      </w:r>
      <w:r>
        <w:t xml:space="preserve"> gives each active work-item in the wavefront a unique value, it is often used in compaction. It can be thought of as a prefix sum of the number of active work-items in the current wavefront.</w:t>
      </w:r>
    </w:p>
    <w:p w14:paraId="1B3AA92C" w14:textId="77777777" w:rsidR="008A5E4E" w:rsidRDefault="0065745B">
      <w:pPr>
        <w:pStyle w:val="pDefinitionTerm"/>
      </w:pPr>
      <w:r>
        <w:rPr>
          <w:rStyle w:val="code1"/>
        </w:rPr>
        <w:t>activelanemask</w:t>
      </w:r>
    </w:p>
    <w:p w14:paraId="3478CCEF" w14:textId="77777777" w:rsidR="008A5E4E" w:rsidRDefault="0065745B">
      <w:pPr>
        <w:pStyle w:val="p1"/>
      </w:pPr>
      <w:r>
        <w:t xml:space="preserve">Returns a bit mask in a vector of four </w:t>
      </w:r>
      <w:r>
        <w:rPr>
          <w:rStyle w:val="code1"/>
        </w:rPr>
        <w:t>d</w:t>
      </w:r>
      <w:r>
        <w:t xml:space="preserve"> registers that shows which active work-items in the wavefront have a non-zero source </w:t>
      </w:r>
      <w:r>
        <w:rPr>
          <w:rStyle w:val="i"/>
        </w:rPr>
        <w:t>src</w:t>
      </w:r>
      <w:r>
        <w:t xml:space="preserve">. The affected bit position within the registers of </w:t>
      </w:r>
      <w:r>
        <w:rPr>
          <w:rStyle w:val="i"/>
        </w:rPr>
        <w:t>dest</w:t>
      </w:r>
      <w:r>
        <w:t xml:space="preserve"> corresponds to each work-item’s lane ID. The first register covers lane IDs 0 to 63, the second register 64 to 127, and so on. Any bits corresponding to lane IDs that are greater than or equal to the actual implementations wavefront size must be set to 0.</w:t>
      </w:r>
    </w:p>
    <w:p w14:paraId="195ABF66" w14:textId="77777777" w:rsidR="008A5E4E" w:rsidRDefault="0065745B">
      <w:pPr>
        <w:pStyle w:val="p1"/>
      </w:pPr>
      <w:r>
        <w:rPr>
          <w:rStyle w:val="i"/>
        </w:rPr>
        <w:t>src</w:t>
      </w:r>
      <w:r>
        <w:t xml:space="preserve"> is treated as a </w:t>
      </w:r>
      <w:r>
        <w:rPr>
          <w:rStyle w:val="code1"/>
        </w:rPr>
        <w:t>b1</w:t>
      </w:r>
      <w:r>
        <w:t xml:space="preserve">. </w:t>
      </w:r>
      <w:r>
        <w:rPr>
          <w:rStyle w:val="i"/>
        </w:rPr>
        <w:t>dest0</w:t>
      </w:r>
      <w:r>
        <w:t xml:space="preserve">, </w:t>
      </w:r>
      <w:r>
        <w:rPr>
          <w:rStyle w:val="i"/>
        </w:rPr>
        <w:t>dest1</w:t>
      </w:r>
      <w:r>
        <w:t xml:space="preserve">, </w:t>
      </w:r>
      <w:r>
        <w:rPr>
          <w:rStyle w:val="i"/>
        </w:rPr>
        <w:t>dest2</w:t>
      </w:r>
      <w:r>
        <w:t xml:space="preserve"> and </w:t>
      </w:r>
      <w:r>
        <w:rPr>
          <w:rStyle w:val="i"/>
        </w:rPr>
        <w:t>dest3</w:t>
      </w:r>
      <w:r>
        <w:t xml:space="preserve"> are a vector of four registers each treated as a </w:t>
      </w:r>
      <w:r>
        <w:rPr>
          <w:rStyle w:val="code1"/>
        </w:rPr>
        <w:t>b64</w:t>
      </w:r>
      <w:r>
        <w:t>.</w:t>
      </w:r>
    </w:p>
    <w:p w14:paraId="496D65F9" w14:textId="312F58A4" w:rsidR="008A5E4E" w:rsidRDefault="0065745B">
      <w:pPr>
        <w:pStyle w:val="pDefinitionTerm"/>
      </w:pPr>
      <w:r>
        <w:rPr>
          <w:rStyle w:val="code1"/>
        </w:rPr>
        <w:t>activelane</w:t>
      </w:r>
      <w:r w:rsidR="00CD3812">
        <w:rPr>
          <w:rStyle w:val="code1"/>
        </w:rPr>
        <w:t>permute</w:t>
      </w:r>
    </w:p>
    <w:p w14:paraId="04EDEAF6" w14:textId="1D2AF57B" w:rsidR="008A5E4E" w:rsidRDefault="0065745B">
      <w:pPr>
        <w:pStyle w:val="p1"/>
      </w:pPr>
      <w:r>
        <w:t xml:space="preserve">If the lane </w:t>
      </w:r>
      <w:r>
        <w:rPr>
          <w:rStyle w:val="i"/>
        </w:rPr>
        <w:t>laneId</w:t>
      </w:r>
      <w:r>
        <w:t xml:space="preserve"> </w:t>
      </w:r>
      <w:r w:rsidR="00191475">
        <w:t xml:space="preserve">modulo </w:t>
      </w:r>
      <w:r w:rsidR="00191475" w:rsidRPr="00636634">
        <w:rPr>
          <w:rFonts w:ascii="Courier New" w:hAnsi="Courier New" w:cs="Courier New"/>
        </w:rPr>
        <w:t>WAVESIZE</w:t>
      </w:r>
      <w:r w:rsidR="00191475">
        <w:t xml:space="preserve"> </w:t>
      </w:r>
      <w:r>
        <w:t xml:space="preserve">(in the same wavefront) is inactive or </w:t>
      </w:r>
      <w:r>
        <w:rPr>
          <w:rStyle w:val="i"/>
        </w:rPr>
        <w:t>useIdentity</w:t>
      </w:r>
      <w:r>
        <w:t xml:space="preserve"> is 1, the value in </w:t>
      </w:r>
      <w:r>
        <w:rPr>
          <w:rStyle w:val="i"/>
        </w:rPr>
        <w:t>identity</w:t>
      </w:r>
      <w:r>
        <w:t xml:space="preserve"> is transfered to </w:t>
      </w:r>
      <w:r>
        <w:rPr>
          <w:rStyle w:val="i"/>
        </w:rPr>
        <w:t>dest</w:t>
      </w:r>
      <w:r>
        <w:t>. Otherw</w:t>
      </w:r>
      <w:r w:rsidR="00E269B2">
        <w:t>is</w:t>
      </w:r>
      <w:r>
        <w:t xml:space="preserve">e, the value in </w:t>
      </w:r>
      <w:r>
        <w:rPr>
          <w:rStyle w:val="i"/>
        </w:rPr>
        <w:t>src</w:t>
      </w:r>
      <w:r>
        <w:t xml:space="preserve"> of the lane (in the same wavefront) specified by </w:t>
      </w:r>
      <w:r>
        <w:rPr>
          <w:rStyle w:val="i"/>
        </w:rPr>
        <w:t>laneId</w:t>
      </w:r>
      <w:r w:rsidR="00191475">
        <w:t xml:space="preserve"> modulo </w:t>
      </w:r>
      <w:r w:rsidR="00191475" w:rsidRPr="00636634">
        <w:rPr>
          <w:rFonts w:ascii="Courier New" w:hAnsi="Courier New" w:cs="Courier New"/>
        </w:rPr>
        <w:t>WAVESIZE</w:t>
      </w:r>
      <w:r w:rsidR="00191475">
        <w:t xml:space="preserve"> </w:t>
      </w:r>
      <w:r>
        <w:t xml:space="preserve">is transfered to </w:t>
      </w:r>
      <w:r>
        <w:rPr>
          <w:rStyle w:val="i"/>
        </w:rPr>
        <w:t>dest</w:t>
      </w:r>
      <w:r>
        <w:t>.</w:t>
      </w:r>
      <w:r w:rsidR="00652294">
        <w:t xml:space="preserve"> Note that lanes not part of a work-group (due to partial wavefronts) are treated as inactive.</w:t>
      </w:r>
    </w:p>
    <w:p w14:paraId="365B8941" w14:textId="77777777" w:rsidR="008A5E4E" w:rsidRDefault="0065745B">
      <w:pPr>
        <w:pStyle w:val="p1"/>
      </w:pPr>
      <w:r>
        <w:rPr>
          <w:rStyle w:val="i"/>
        </w:rPr>
        <w:t>src</w:t>
      </w:r>
      <w:r>
        <w:t xml:space="preserve">, </w:t>
      </w:r>
      <w:r>
        <w:rPr>
          <w:rStyle w:val="i"/>
        </w:rPr>
        <w:t>identity</w:t>
      </w:r>
      <w:r>
        <w:t xml:space="preserve"> and </w:t>
      </w:r>
      <w:r>
        <w:rPr>
          <w:rStyle w:val="i"/>
        </w:rPr>
        <w:t>dest</w:t>
      </w:r>
      <w:r>
        <w:t xml:space="preserve"> are treated as a </w:t>
      </w:r>
      <w:r>
        <w:rPr>
          <w:rStyle w:val="code1"/>
        </w:rPr>
        <w:t>b</w:t>
      </w:r>
      <w:r>
        <w:t xml:space="preserve"> type of size </w:t>
      </w:r>
      <w:r>
        <w:rPr>
          <w:rStyle w:val="i"/>
        </w:rPr>
        <w:t>Length</w:t>
      </w:r>
      <w:r>
        <w:t xml:space="preserve">; </w:t>
      </w:r>
      <w:r>
        <w:rPr>
          <w:rStyle w:val="i"/>
        </w:rPr>
        <w:t>laneId</w:t>
      </w:r>
      <w:r>
        <w:t xml:space="preserve"> is treated as a </w:t>
      </w:r>
      <w:r>
        <w:rPr>
          <w:rStyle w:val="code1"/>
        </w:rPr>
        <w:t>u32</w:t>
      </w:r>
      <w:r>
        <w:t xml:space="preserve">; and </w:t>
      </w:r>
      <w:r>
        <w:rPr>
          <w:rStyle w:val="i"/>
        </w:rPr>
        <w:t>useIdentity</w:t>
      </w:r>
      <w:r>
        <w:t xml:space="preserve"> is treated as a </w:t>
      </w:r>
      <w:r>
        <w:rPr>
          <w:rStyle w:val="code1"/>
        </w:rPr>
        <w:t>b1</w:t>
      </w:r>
      <w:r>
        <w:t>.</w:t>
      </w:r>
    </w:p>
    <w:p w14:paraId="70AD4AB1" w14:textId="77777777" w:rsidR="008A5E4E" w:rsidRDefault="0065745B">
      <w:pPr>
        <w:pStyle w:val="p1"/>
      </w:pPr>
      <w:r>
        <w:t xml:space="preserve">If a lane is not active, it does not receive a value. </w:t>
      </w:r>
    </w:p>
    <w:p w14:paraId="43175E76" w14:textId="77777777" w:rsidR="008A5E4E" w:rsidRDefault="0065745B">
      <w:pPr>
        <w:pStyle w:val="p1"/>
      </w:pPr>
      <w:r>
        <w:t xml:space="preserve">It is valid for an active lane to specify itself as the sending lane. </w:t>
      </w:r>
    </w:p>
    <w:p w14:paraId="728FBFF0" w14:textId="77777777" w:rsidR="008A5E4E" w:rsidRDefault="0065745B">
      <w:pPr>
        <w:pStyle w:val="p1"/>
      </w:pPr>
      <w:r>
        <w:t>It is valid for multiple active lanes to specify the same active lane as the sending lane.</w:t>
      </w:r>
    </w:p>
    <w:p w14:paraId="0FC349AF" w14:textId="7D124D2D" w:rsidR="008A5E4E" w:rsidRDefault="0065745B">
      <w:pPr>
        <w:pStyle w:val="p1"/>
      </w:pPr>
      <w:r>
        <w:t xml:space="preserve">Conceptually the </w:t>
      </w:r>
      <w:r>
        <w:rPr>
          <w:rStyle w:val="i"/>
        </w:rPr>
        <w:t>dest</w:t>
      </w:r>
      <w:r>
        <w:t xml:space="preserve"> operands are updated in parallel, using values for the </w:t>
      </w:r>
      <w:r>
        <w:rPr>
          <w:rStyle w:val="i"/>
        </w:rPr>
        <w:t>src</w:t>
      </w:r>
      <w:r>
        <w:t xml:space="preserve">, </w:t>
      </w:r>
      <w:r>
        <w:rPr>
          <w:rStyle w:val="i"/>
        </w:rPr>
        <w:t>laneId</w:t>
      </w:r>
      <w:r>
        <w:t xml:space="preserve">, </w:t>
      </w:r>
      <w:r>
        <w:rPr>
          <w:rStyle w:val="i"/>
        </w:rPr>
        <w:t>identity</w:t>
      </w:r>
      <w:r>
        <w:t xml:space="preserve"> and </w:t>
      </w:r>
      <w:r>
        <w:rPr>
          <w:rStyle w:val="i"/>
        </w:rPr>
        <w:t>useIdentity</w:t>
      </w:r>
      <w:r>
        <w:t xml:space="preserve"> operands prior to executing the </w:t>
      </w:r>
      <w:r w:rsidR="00E510C9">
        <w:rPr>
          <w:rStyle w:val="code1"/>
        </w:rPr>
        <w:t>activelanepermute</w:t>
      </w:r>
      <w:r w:rsidR="00E510C9">
        <w:t xml:space="preserve"> </w:t>
      </w:r>
      <w:r>
        <w:t>operation. This allows any of the source operands and destination operands to be the same register.</w:t>
      </w:r>
    </w:p>
    <w:p w14:paraId="51EE7CD7" w14:textId="77777777" w:rsidR="008A5E4E" w:rsidRDefault="0065745B">
      <w:pPr>
        <w:pStyle w:val="pNoPageBreakAfter1"/>
      </w:pPr>
      <w:r>
        <w:t>See this pseudocode:</w:t>
      </w:r>
    </w:p>
    <w:p w14:paraId="45381BC6" w14:textId="77777777" w:rsidR="008A5E4E" w:rsidRDefault="0065745B">
      <w:pPr>
        <w:pStyle w:val="pre1"/>
      </w:pPr>
      <w:r>
        <w:t>type result[WAVESIZE];</w:t>
      </w:r>
      <w:r>
        <w:br/>
        <w:t xml:space="preserve"> for(l = 0; l &lt; WAVESIZE; ++l) {</w:t>
      </w:r>
      <w:r>
        <w:br/>
        <w:t xml:space="preserve">   result[l] = identity;</w:t>
      </w:r>
      <w:r>
        <w:br/>
        <w:t xml:space="preserve">   if (lane[l].active &amp;&amp;</w:t>
      </w:r>
      <w:r>
        <w:br/>
        <w:t xml:space="preserve">       !lane[l].useIdentity &amp;&amp;</w:t>
      </w:r>
      <w:r>
        <w:br/>
        <w:t xml:space="preserve">       lane[lane[l].laneId % WAVESIZE].active) {</w:t>
      </w:r>
      <w:r>
        <w:br/>
        <w:t xml:space="preserve">     result[l] = lane[lane[l].laneId % WAVESIZE].src;</w:t>
      </w:r>
      <w:r>
        <w:br/>
        <w:t xml:space="preserve">   }</w:t>
      </w:r>
      <w:r>
        <w:br/>
        <w:t xml:space="preserve"> }</w:t>
      </w:r>
      <w:r>
        <w:br/>
        <w:t xml:space="preserve"> for(l = 0; l &lt; WAVESIZE; ++l) {</w:t>
      </w:r>
      <w:r>
        <w:br/>
        <w:t xml:space="preserve">   if (lane[l].active) lane[l].dest = result[l];</w:t>
      </w:r>
      <w:r>
        <w:br/>
        <w:t xml:space="preserve"> }</w:t>
      </w:r>
    </w:p>
    <w:p w14:paraId="148E4257" w14:textId="77777777" w:rsidR="008A5E4E" w:rsidRDefault="0065745B">
      <w:pPr>
        <w:pStyle w:val="pExample"/>
      </w:pPr>
      <w:r>
        <w:t>Examples</w:t>
      </w:r>
    </w:p>
    <w:p w14:paraId="3093BB0E" w14:textId="39B8F9C6" w:rsidR="008A5E4E" w:rsidRDefault="0065745B">
      <w:pPr>
        <w:pStyle w:val="pre"/>
      </w:pPr>
      <w:r>
        <w:t>activelanecount_u32_b1 $s1, $c0;</w:t>
      </w:r>
      <w:r>
        <w:br/>
        <w:t xml:space="preserve"> activelaneid_u32 $s1;</w:t>
      </w:r>
      <w:r>
        <w:br/>
        <w:t xml:space="preserve"> activelaneid_width(WAVESIZE)_u32 $s1;</w:t>
      </w:r>
      <w:r>
        <w:br/>
        <w:t xml:space="preserve"> activelanemask_v4_b64_b1 ($d0, $d1, $d2, $d3), $c0;</w:t>
      </w:r>
      <w:r>
        <w:br/>
        <w:t xml:space="preserve"> </w:t>
      </w:r>
      <w:r w:rsidR="00080B12">
        <w:t>activelanepermute</w:t>
      </w:r>
      <w:r>
        <w:t>_b32 $s1, $s2, $s2, $s3, $c1;</w:t>
      </w:r>
      <w:r>
        <w:br/>
        <w:t xml:space="preserve"> </w:t>
      </w:r>
      <w:r w:rsidR="00080B12">
        <w:t>activelanepermute</w:t>
      </w:r>
      <w:r>
        <w:t>_b64 $d1, $d2, 0, 0, 0;</w:t>
      </w:r>
      <w:r>
        <w:br/>
        <w:t xml:space="preserve"> </w:t>
      </w:r>
      <w:r w:rsidR="00080B12">
        <w:t>activelanepermute</w:t>
      </w:r>
      <w:r>
        <w:t>_width(</w:t>
      </w:r>
      <w:r w:rsidR="00BE45FA">
        <w:t>all</w:t>
      </w:r>
      <w:r>
        <w:t>)_b128 $q1, $q2, $s2, $q3, $c1;</w:t>
      </w:r>
    </w:p>
    <w:p w14:paraId="2E7BCB73" w14:textId="77777777" w:rsidR="008A5E4E" w:rsidRDefault="008A5E4E">
      <w:pPr>
        <w:sectPr w:rsidR="008A5E4E">
          <w:headerReference w:type="even" r:id="rId167"/>
          <w:headerReference w:type="default" r:id="rId168"/>
          <w:footerReference w:type="even" r:id="rId169"/>
          <w:footerReference w:type="default" r:id="rId170"/>
          <w:type w:val="oddPage"/>
          <w:pgSz w:w="12240" w:h="15840"/>
          <w:pgMar w:top="1620" w:right="900" w:bottom="1260" w:left="2340" w:header="540" w:footer="180" w:gutter="0"/>
          <w:cols w:space="720"/>
        </w:sectPr>
      </w:pPr>
    </w:p>
    <w:p w14:paraId="5E38B991" w14:textId="77777777" w:rsidR="008A5E4E" w:rsidRDefault="0065745B">
      <w:pPr>
        <w:pStyle w:val="h1Chpt"/>
      </w:pPr>
      <w:bookmarkStart w:id="776" w:name="_Toc396034341"/>
      <w:r>
        <w:t xml:space="preserve">Chapter 10. </w:t>
      </w:r>
      <w:r>
        <w:br/>
      </w:r>
      <w:bookmarkStart w:id="777" w:name="_Ref157771107"/>
      <w:bookmarkStart w:id="778" w:name="_Ref-1896797187"/>
      <w:r>
        <w:t>Function Operations</w:t>
      </w:r>
      <w:bookmarkEnd w:id="776"/>
      <w:bookmarkEnd w:id="777"/>
      <w:bookmarkEnd w:id="778"/>
    </w:p>
    <w:p w14:paraId="4133D1C2" w14:textId="77777777" w:rsidR="008A5E4E" w:rsidRDefault="0065745B">
      <w:pPr>
        <w:pStyle w:val="p"/>
      </w:pPr>
      <w:r>
        <w:t>This chapter describes how to use functions in HSAIL and the related operations.</w:t>
      </w:r>
    </w:p>
    <w:p w14:paraId="7C02D065" w14:textId="77777777" w:rsidR="008A5E4E" w:rsidRDefault="0065745B">
      <w:pPr>
        <w:pStyle w:val="h2"/>
      </w:pPr>
      <w:bookmarkStart w:id="779" w:name="_Toc396034342"/>
      <w:r>
        <w:t>10.1 Functions in HSAIL</w:t>
      </w:r>
      <w:bookmarkEnd w:id="779"/>
    </w:p>
    <w:p w14:paraId="1301B97E" w14:textId="77777777" w:rsidR="008A5E4E" w:rsidRDefault="0065745B">
      <w:pPr>
        <w:pStyle w:val="p"/>
      </w:pPr>
      <w:r>
        <w:t xml:space="preserve">Like other programming languages, HSAIL provides support for user functions. A call operation transfers control to the start of the code block of the user function. Once the function's code block has completed execution, either by reaching the end or by executing a </w:t>
      </w:r>
      <w:r>
        <w:rPr>
          <w:rStyle w:val="code1"/>
        </w:rPr>
        <w:t>ret</w:t>
      </w:r>
      <w:r>
        <w:t xml:space="preserve"> operation, control is transferred back to the operation immediately after the call operation.</w:t>
      </w:r>
    </w:p>
    <w:p w14:paraId="4435C18F" w14:textId="77777777" w:rsidR="008A5E4E" w:rsidRDefault="0065745B">
      <w:pPr>
        <w:pStyle w:val="p"/>
      </w:pPr>
      <w:r>
        <w:t>In order that HSAIL can execute efficiently on a wide range of compute units, an abstract method is used for passing arguments, with the finalizer determining what to do. This is necessary because, on a GPU, stacks are not a good use of resources, especially if each work-item has its own stack. If an application is simultaneously running, for example, 30,000 work-items, then the stack-per-work-item is very limited. Having one return address per wavefront (not one address per work-item) is desirable.</w:t>
      </w:r>
    </w:p>
    <w:p w14:paraId="5D4F59EC" w14:textId="77777777" w:rsidR="008A5E4E" w:rsidRDefault="0065745B">
      <w:pPr>
        <w:pStyle w:val="p"/>
      </w:pPr>
      <w:r>
        <w:t xml:space="preserve">Implementations should map the abstractions into appropriate hardware. </w:t>
      </w:r>
    </w:p>
    <w:p w14:paraId="48399DCF" w14:textId="77777777" w:rsidR="008A5E4E" w:rsidRDefault="0065745B">
      <w:pPr>
        <w:pStyle w:val="p"/>
      </w:pPr>
      <w:r>
        <w:t xml:space="preserve">Function definitions cannot be nested, but functions can be called recursively. </w:t>
      </w:r>
    </w:p>
    <w:p w14:paraId="6567D754" w14:textId="77777777" w:rsidR="008A5E4E" w:rsidRDefault="0065745B">
      <w:pPr>
        <w:pStyle w:val="h3"/>
      </w:pPr>
      <w:bookmarkStart w:id="780" w:name="_Toc396034343"/>
      <w:r>
        <w:t>10.1.1 Example of a Simple Function</w:t>
      </w:r>
      <w:bookmarkEnd w:id="780"/>
    </w:p>
    <w:p w14:paraId="5BBC9625" w14:textId="77777777" w:rsidR="008A5E4E" w:rsidRDefault="0065745B">
      <w:pPr>
        <w:pStyle w:val="pNoPageBreakAfter"/>
      </w:pPr>
      <w:r>
        <w:t>The simplest function has no arguments and does not return a value. It is written in HSAIL as follows:</w:t>
      </w:r>
    </w:p>
    <w:p w14:paraId="6CD8E11B" w14:textId="77777777" w:rsidR="008A5E4E" w:rsidRDefault="0065745B">
      <w:pPr>
        <w:pStyle w:val="pre"/>
      </w:pPr>
      <w:r>
        <w:t>function &amp;foo()()</w:t>
      </w:r>
      <w:r>
        <w:br/>
        <w:t xml:space="preserve"> {</w:t>
      </w:r>
      <w:r>
        <w:br/>
        <w:t xml:space="preserve">   ret;</w:t>
      </w:r>
      <w:r>
        <w:br/>
        <w:t xml:space="preserve"> };</w:t>
      </w:r>
      <w:r>
        <w:br/>
        <w:t xml:space="preserve"> </w:t>
      </w:r>
      <w:r>
        <w:br/>
        <w:t xml:space="preserve"> function &amp;bar()()</w:t>
      </w:r>
      <w:r>
        <w:br/>
        <w:t xml:space="preserve"> {</w:t>
      </w:r>
      <w:r>
        <w:br/>
        <w:t xml:space="preserve">   { //start argument scope</w:t>
      </w:r>
      <w:r>
        <w:br/>
        <w:t xml:space="preserve">     call &amp;foo()();</w:t>
      </w:r>
      <w:r>
        <w:br/>
        <w:t xml:space="preserve">   } //end argument scope</w:t>
      </w:r>
      <w:r>
        <w:br/>
        <w:t xml:space="preserve"> };</w:t>
      </w:r>
    </w:p>
    <w:p w14:paraId="5740B694" w14:textId="77777777" w:rsidR="008A5E4E" w:rsidRDefault="0065745B">
      <w:pPr>
        <w:pStyle w:val="p"/>
      </w:pPr>
      <w:r>
        <w:t xml:space="preserve">Execution of the </w:t>
      </w:r>
      <w:r>
        <w:rPr>
          <w:rStyle w:val="code1"/>
        </w:rPr>
        <w:t>call</w:t>
      </w:r>
      <w:r>
        <w:t xml:space="preserve"> operation transfers control to </w:t>
      </w:r>
      <w:r>
        <w:rPr>
          <w:rStyle w:val="code1"/>
        </w:rPr>
        <w:t>foo</w:t>
      </w:r>
      <w:r>
        <w:t xml:space="preserve">, implicitly saving the return address. Execution of the </w:t>
      </w:r>
      <w:r>
        <w:rPr>
          <w:rStyle w:val="code1"/>
        </w:rPr>
        <w:t>ret</w:t>
      </w:r>
      <w:r>
        <w:t xml:space="preserve"> operation within </w:t>
      </w:r>
      <w:r>
        <w:rPr>
          <w:rStyle w:val="code1"/>
        </w:rPr>
        <w:t>foo</w:t>
      </w:r>
      <w:r>
        <w:t xml:space="preserve"> transfers control to the operation following the call.</w:t>
      </w:r>
    </w:p>
    <w:p w14:paraId="68A929A6" w14:textId="77777777" w:rsidR="008A5E4E" w:rsidRDefault="0065745B">
      <w:pPr>
        <w:pStyle w:val="h3"/>
      </w:pPr>
      <w:bookmarkStart w:id="781" w:name="_Toc396034344"/>
      <w:r>
        <w:t>10.1.2 Example of a More Complex Function</w:t>
      </w:r>
      <w:bookmarkEnd w:id="781"/>
    </w:p>
    <w:p w14:paraId="3CAFB5FF" w14:textId="77777777" w:rsidR="008A5E4E" w:rsidRDefault="0065745B">
      <w:pPr>
        <w:pStyle w:val="pNoPageBreakAfter"/>
      </w:pPr>
      <w:r>
        <w:t>Here is a more complex example of a function:</w:t>
      </w:r>
    </w:p>
    <w:p w14:paraId="3BE5D8AB" w14:textId="77777777" w:rsidR="008A5E4E" w:rsidRDefault="0065745B">
      <w:pPr>
        <w:pStyle w:val="pre"/>
      </w:pPr>
      <w:r>
        <w:t xml:space="preserve">//  Call a compare function with two floating-point arguments </w:t>
      </w:r>
      <w:r>
        <w:br/>
        <w:t xml:space="preserve"> //  Allocate multiple arg variables to hold arguments</w:t>
      </w:r>
      <w:r>
        <w:br/>
        <w:t xml:space="preserve"> </w:t>
      </w:r>
      <w:r>
        <w:br/>
        <w:t xml:space="preserve"> function &amp;compare(arg_f32 %res)(arg_f32 %left, arg_f32 %right)  </w:t>
      </w:r>
      <w:r>
        <w:br/>
        <w:t xml:space="preserve"> {</w:t>
      </w:r>
      <w:r>
        <w:br/>
        <w:t xml:space="preserve">   ld_arg_f32 $s0, [%left];</w:t>
      </w:r>
      <w:r>
        <w:br/>
        <w:t xml:space="preserve">   ld_arg_f32 $s1, [%right];</w:t>
      </w:r>
      <w:r>
        <w:br/>
        <w:t xml:space="preserve">   cmp_eq_f32_f32 $s0, $s1, $s0;</w:t>
      </w:r>
      <w:r>
        <w:br/>
        <w:t xml:space="preserve">   st_arg_f32 $s0, [%res];</w:t>
      </w:r>
      <w:r>
        <w:br/>
        <w:t xml:space="preserve">   ret;</w:t>
      </w:r>
      <w:r>
        <w:br/>
        <w:t xml:space="preserve"> };</w:t>
      </w:r>
      <w:r>
        <w:br/>
        <w:t xml:space="preserve"> </w:t>
      </w:r>
      <w:r>
        <w:br/>
        <w:t xml:space="preserve"> kernel &amp;main()</w:t>
      </w:r>
      <w:r>
        <w:br/>
        <w:t xml:space="preserve"> {</w:t>
      </w:r>
      <w:r>
        <w:br/>
        <w:t xml:space="preserve">   // ...  </w:t>
      </w:r>
      <w:r>
        <w:br/>
        <w:t xml:space="preserve">   { //start argument scope</w:t>
      </w:r>
      <w:r>
        <w:br/>
        <w:t xml:space="preserve">     arg_f32 %a;</w:t>
      </w:r>
      <w:r>
        <w:br/>
        <w:t xml:space="preserve">     arg_f32 %b;</w:t>
      </w:r>
      <w:r>
        <w:br/>
        <w:t xml:space="preserve">     arg_f32 %res;</w:t>
      </w:r>
      <w:r>
        <w:br/>
        <w:t xml:space="preserve"> </w:t>
      </w:r>
      <w:r>
        <w:br/>
        <w:t xml:space="preserve">     // Fill in the arguments</w:t>
      </w:r>
      <w:r>
        <w:br/>
        <w:t xml:space="preserve">     st_arg_f32 4.0f, [%a];</w:t>
      </w:r>
      <w:r>
        <w:br/>
        <w:t xml:space="preserve">     st_arg_f32 $s0, [%b];</w:t>
      </w:r>
      <w:r>
        <w:br/>
        <w:t xml:space="preserve">     call &amp;compare(%res)(%a, %b);</w:t>
      </w:r>
      <w:r>
        <w:br/>
        <w:t xml:space="preserve">     ld_arg_f32 $s0, [%res];</w:t>
      </w:r>
      <w:r>
        <w:br/>
        <w:t xml:space="preserve">   } // End argument scope</w:t>
      </w:r>
      <w:r>
        <w:br/>
        <w:t xml:space="preserve">   // ... </w:t>
      </w:r>
      <w:r>
        <w:br/>
        <w:t xml:space="preserve"> };</w:t>
      </w:r>
    </w:p>
    <w:p w14:paraId="7BB5FA93" w14:textId="77777777" w:rsidR="008A5E4E" w:rsidRDefault="0065745B">
      <w:pPr>
        <w:pStyle w:val="p"/>
      </w:pPr>
      <w:r>
        <w:t>The function header specifies the output formal argument, followed by the list of input formal arguments. The call operation specifies a corresponding output actual argument, followed by a list of input actual arguments.</w:t>
      </w:r>
    </w:p>
    <w:p w14:paraId="0F5ACD2B" w14:textId="77777777" w:rsidR="008A5E4E" w:rsidRDefault="0065745B">
      <w:pPr>
        <w:pStyle w:val="h3"/>
      </w:pPr>
      <w:bookmarkStart w:id="782" w:name="_Toc396034345"/>
      <w:r>
        <w:t>10.1.3 Functions That Do Not Return a Result</w:t>
      </w:r>
      <w:bookmarkEnd w:id="782"/>
    </w:p>
    <w:p w14:paraId="297DB686" w14:textId="77777777" w:rsidR="008A5E4E" w:rsidRDefault="0065745B">
      <w:pPr>
        <w:pStyle w:val="p"/>
      </w:pPr>
      <w:r>
        <w:t>Functions that do not return a result are declared with an empty output arguments list:</w:t>
      </w:r>
    </w:p>
    <w:p w14:paraId="56D00C98" w14:textId="77777777" w:rsidR="008A5E4E" w:rsidRDefault="0065745B">
      <w:pPr>
        <w:pStyle w:val="pre"/>
      </w:pPr>
      <w:r>
        <w:t>function &amp;foo()(arg_u32 %in)</w:t>
      </w:r>
      <w:r>
        <w:br/>
        <w:t xml:space="preserve"> {  // does not return a value</w:t>
      </w:r>
      <w:r>
        <w:br/>
        <w:t xml:space="preserve">   ret;</w:t>
      </w:r>
      <w:r>
        <w:br/>
        <w:t xml:space="preserve"> };</w:t>
      </w:r>
    </w:p>
    <w:p w14:paraId="067FFBDD" w14:textId="77777777" w:rsidR="008A5E4E" w:rsidRDefault="0065745B">
      <w:pPr>
        <w:pStyle w:val="h2"/>
      </w:pPr>
      <w:bookmarkStart w:id="783" w:name="_Toc396034346"/>
      <w:r>
        <w:t xml:space="preserve">10.2 </w:t>
      </w:r>
      <w:bookmarkStart w:id="784" w:name="_Ref849298476"/>
      <w:bookmarkStart w:id="785" w:name="_Ref-1311435165"/>
      <w:bookmarkStart w:id="786" w:name="_Ref1515198385"/>
      <w:r>
        <w:t>Function Call Argument Passing</w:t>
      </w:r>
      <w:bookmarkEnd w:id="783"/>
      <w:bookmarkEnd w:id="784"/>
      <w:bookmarkEnd w:id="785"/>
      <w:bookmarkEnd w:id="786"/>
    </w:p>
    <w:p w14:paraId="76EDFC30" w14:textId="08530676" w:rsidR="008A5E4E" w:rsidRDefault="0065745B">
      <w:pPr>
        <w:pStyle w:val="p"/>
      </w:pPr>
      <w:r>
        <w:t xml:space="preserve">The argument values passed in and out of a call to a function are termed the actual arguments. Operations in the function code block access the actual argument values using the formal arguments of the function definition. </w:t>
      </w:r>
    </w:p>
    <w:p w14:paraId="22F0B267" w14:textId="77777777" w:rsidR="008A5E4E" w:rsidRDefault="0065745B">
      <w:pPr>
        <w:pStyle w:val="p"/>
      </w:pPr>
      <w:r>
        <w:t xml:space="preserve">Actual argument definitions are variable definitions in an arg block that specify the arg segment. Formal argument definitions are variable definitions in the function header that specify the arg segment. Variable declaration and definitions that specify the arg segment cannot appear in any other place. See </w:t>
      </w:r>
      <w:r>
        <w:rPr>
          <w:rStyle w:val="xref1"/>
        </w:rPr>
        <w:t>4.3.6. Arg Block (</w:t>
      </w:r>
      <w:r w:rsidR="009A76EE" w:rsidRPr="008A5E4E">
        <w:fldChar w:fldCharType="begin"/>
      </w:r>
      <w:r w:rsidR="008A5E4E">
        <w:instrText xml:space="preserve"> PAGEREF _Ref-708593981 \p \h  \* MERGEFORMAT </w:instrText>
      </w:r>
      <w:r w:rsidR="009A76EE" w:rsidRPr="008A5E4E">
        <w:fldChar w:fldCharType="separate"/>
      </w:r>
      <w:r w:rsidR="00533AF0" w:rsidRPr="00533AF0">
        <w:rPr>
          <w:rStyle w:val="xref1"/>
          <w:noProof/>
        </w:rPr>
        <w:t>on</w:t>
      </w:r>
      <w:r w:rsidR="00533AF0">
        <w:rPr>
          <w:noProof/>
        </w:rPr>
        <w:t xml:space="preserve"> page 47</w:t>
      </w:r>
      <w:r w:rsidR="009A76EE" w:rsidRPr="008A5E4E">
        <w:rPr>
          <w:rStyle w:val="xref1"/>
        </w:rPr>
        <w:fldChar w:fldCharType="end"/>
      </w:r>
      <w:r>
        <w:rPr>
          <w:rStyle w:val="xref1"/>
        </w:rPr>
        <w:t>)</w:t>
      </w:r>
      <w:r>
        <w:t xml:space="preserve"> and </w:t>
      </w:r>
      <w:r>
        <w:rPr>
          <w:rStyle w:val="xref1"/>
        </w:rPr>
        <w:t>4.3.3. Function (</w:t>
      </w:r>
      <w:r w:rsidR="009A76EE" w:rsidRPr="008A5E4E">
        <w:fldChar w:fldCharType="begin"/>
      </w:r>
      <w:r w:rsidR="008A5E4E">
        <w:instrText xml:space="preserve"> PAGEREF _Ref-1838891424 \p \h  \* MERGEFORMAT </w:instrText>
      </w:r>
      <w:r w:rsidR="009A76EE" w:rsidRPr="008A5E4E">
        <w:fldChar w:fldCharType="separate"/>
      </w:r>
      <w:r w:rsidR="00533AF0" w:rsidRPr="00533AF0">
        <w:rPr>
          <w:rStyle w:val="xref1"/>
          <w:noProof/>
        </w:rPr>
        <w:t>on</w:t>
      </w:r>
      <w:r w:rsidR="00533AF0">
        <w:rPr>
          <w:noProof/>
        </w:rPr>
        <w:t xml:space="preserve"> page 41</w:t>
      </w:r>
      <w:r w:rsidR="009A76EE" w:rsidRPr="008A5E4E">
        <w:rPr>
          <w:rStyle w:val="xref1"/>
        </w:rPr>
        <w:fldChar w:fldCharType="end"/>
      </w:r>
      <w:r>
        <w:rPr>
          <w:rStyle w:val="xref1"/>
        </w:rPr>
        <w:t>)</w:t>
      </w:r>
      <w:r>
        <w:t>.</w:t>
      </w:r>
    </w:p>
    <w:p w14:paraId="06F8E1BA" w14:textId="77777777" w:rsidR="008A5E4E" w:rsidRDefault="0065745B">
      <w:pPr>
        <w:pStyle w:val="p"/>
      </w:pPr>
      <w:r>
        <w:t>A function specifies a list of zero or more output formal arguments and a list of zero or more input formal arguments. A call operation provides a corresponding list of zero or more output actual arguments and zero or more input actual arguments.</w:t>
      </w:r>
    </w:p>
    <w:p w14:paraId="14F85AEA" w14:textId="77777777" w:rsidR="008A5E4E" w:rsidRDefault="0065745B">
      <w:pPr>
        <w:pStyle w:val="p"/>
      </w:pPr>
      <w:r>
        <w:t>Currently, HSAIL supports only a single output argument from a function. Additional results can always be passed by allocating space in the caller and passing an address. For example, by defining a function scope private segment variable. Later versions might allow additional output parameters.</w:t>
      </w:r>
    </w:p>
    <w:p w14:paraId="16C47B48" w14:textId="77777777" w:rsidR="008A5E4E" w:rsidRDefault="0065745B">
      <w:pPr>
        <w:pStyle w:val="p"/>
      </w:pPr>
      <w:r>
        <w:t>A function can declare an arbitrary number of formal arguments. Each implementation is allowed to limit the number of bytes used for the allocation of arg variables, but must support a minimum of 64 bytes.</w:t>
      </w:r>
    </w:p>
    <w:p w14:paraId="0ABA3C72" w14:textId="77777777" w:rsidR="008A5E4E" w:rsidRDefault="0065745B">
      <w:pPr>
        <w:pStyle w:val="p"/>
      </w:pPr>
      <w:r>
        <w:t>Actual arguments are passed into and out of a call to a function using an arg block together with a call operation.</w:t>
      </w:r>
    </w:p>
    <w:p w14:paraId="25AD993D" w14:textId="77777777" w:rsidR="008A5E4E" w:rsidRDefault="0065745B">
      <w:pPr>
        <w:pStyle w:val="p"/>
      </w:pPr>
      <w:r>
        <w:t>Arguments are pass-by-value. This includes arguments that are defined as arrays.</w:t>
      </w:r>
    </w:p>
    <w:p w14:paraId="0FDC7901" w14:textId="77777777" w:rsidR="008A5E4E" w:rsidRDefault="0065745B">
      <w:pPr>
        <w:pStyle w:val="pNoPageBreakAfter"/>
      </w:pPr>
      <w:r>
        <w:t>Within an arg block:</w:t>
      </w:r>
    </w:p>
    <w:p w14:paraId="181AC58D" w14:textId="77777777" w:rsidR="008A5E4E" w:rsidRDefault="0065745B">
      <w:pPr>
        <w:pStyle w:val="li"/>
        <w:numPr>
          <w:ilvl w:val="0"/>
          <w:numId w:val="199"/>
        </w:numPr>
        <w:spacing w:before="320"/>
        <w:ind w:left="600"/>
      </w:pPr>
      <w:r>
        <w:t>There are zero or more actual argument definitions.</w:t>
      </w:r>
    </w:p>
    <w:p w14:paraId="56196FD0" w14:textId="77777777" w:rsidR="008A5E4E" w:rsidRDefault="0065745B">
      <w:pPr>
        <w:pStyle w:val="li"/>
        <w:numPr>
          <w:ilvl w:val="0"/>
          <w:numId w:val="199"/>
        </w:numPr>
        <w:ind w:left="600"/>
      </w:pPr>
      <w:r>
        <w:t>Operations to assign values to actual arguments used as input formal arguments of the function being called.</w:t>
      </w:r>
    </w:p>
    <w:p w14:paraId="28E3643E" w14:textId="77777777" w:rsidR="008A5E4E" w:rsidRDefault="0065745B">
      <w:pPr>
        <w:pStyle w:val="li"/>
        <w:numPr>
          <w:ilvl w:val="0"/>
          <w:numId w:val="199"/>
        </w:numPr>
        <w:ind w:left="600"/>
      </w:pPr>
      <w:r>
        <w:t>Exactly one call operation that uses those actual arguments.</w:t>
      </w:r>
    </w:p>
    <w:p w14:paraId="368964A8" w14:textId="77777777" w:rsidR="008A5E4E" w:rsidRDefault="0065745B">
      <w:pPr>
        <w:pStyle w:val="li"/>
        <w:numPr>
          <w:ilvl w:val="0"/>
          <w:numId w:val="199"/>
        </w:numPr>
        <w:ind w:left="600"/>
      </w:pPr>
      <w:r>
        <w:t>Operations to retrieve a value from the actual argument used as the output formal argument of the function being called.</w:t>
      </w:r>
    </w:p>
    <w:p w14:paraId="4FE75B78" w14:textId="77777777" w:rsidR="008A5E4E" w:rsidRDefault="0065745B">
      <w:pPr>
        <w:pStyle w:val="li"/>
        <w:numPr>
          <w:ilvl w:val="0"/>
          <w:numId w:val="199"/>
        </w:numPr>
        <w:spacing w:after="320"/>
        <w:ind w:left="600"/>
      </w:pPr>
      <w:r>
        <w:t>In addition, an arg block can have other operations including control flow and label definitions.</w:t>
      </w:r>
    </w:p>
    <w:p w14:paraId="79ACEDA5" w14:textId="77777777" w:rsidR="008A5E4E" w:rsidRDefault="0065745B">
      <w:pPr>
        <w:pStyle w:val="p"/>
      </w:pPr>
      <w:r>
        <w:t>Actual argument, and formal argument identifiers must start with a percent (</w:t>
      </w:r>
      <w:r>
        <w:rPr>
          <w:rStyle w:val="code1"/>
        </w:rPr>
        <w:t>%</w:t>
      </w:r>
      <w:r>
        <w:t xml:space="preserve">) sign. </w:t>
      </w:r>
    </w:p>
    <w:p w14:paraId="7A25D816" w14:textId="77777777" w:rsidR="008A5E4E" w:rsidRDefault="0065745B">
      <w:pPr>
        <w:pStyle w:val="p"/>
      </w:pPr>
      <w:r>
        <w:t xml:space="preserve">Actual arguments have argument scope which starts from the point of definition to the end of the enclosing arg block, and their lifetime extends to the end of the enclosing arg block. An argument scope name hides a definition with the same name outside the arg block in the enclosing function scope. Each arg block defines a distinct argument scope: the same name can be used for actual arguments in different arg blocks. Function definition formal arguments have function scope which starts from the point of definition in the function header to the end of the function's code block. See </w:t>
      </w:r>
      <w:r>
        <w:rPr>
          <w:rStyle w:val="xref1"/>
        </w:rPr>
        <w:t>4.6.2. Scope (</w:t>
      </w:r>
      <w:r w:rsidR="009A76EE" w:rsidRPr="008A5E4E">
        <w:fldChar w:fldCharType="begin"/>
      </w:r>
      <w:r w:rsidR="008A5E4E">
        <w:instrText xml:space="preserve"> PAGEREF _Ref818044059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 xml:space="preserve">. </w:t>
      </w:r>
    </w:p>
    <w:p w14:paraId="18DFBBA8" w14:textId="77777777" w:rsidR="008A5E4E" w:rsidRDefault="0065745B">
      <w:pPr>
        <w:pStyle w:val="p"/>
      </w:pPr>
      <w:r>
        <w:t>Each work-item can set a different value into its own arg segment variables. Arg segment variables cannot be read or written by other work-items.</w:t>
      </w:r>
    </w:p>
    <w:p w14:paraId="5A2ED2A7" w14:textId="77777777" w:rsidR="008A5E4E" w:rsidRDefault="0065745B">
      <w:pPr>
        <w:pStyle w:val="p"/>
      </w:pPr>
      <w:r>
        <w:t>Arg blocks cannot be nested.</w:t>
      </w:r>
    </w:p>
    <w:p w14:paraId="51543A77" w14:textId="77777777" w:rsidR="008A5E4E" w:rsidRDefault="0065745B">
      <w:pPr>
        <w:pStyle w:val="p"/>
      </w:pPr>
      <w:r>
        <w:t>Arg blocks can include multiple basic blocks.</w:t>
      </w:r>
    </w:p>
    <w:p w14:paraId="2753D35B" w14:textId="77777777" w:rsidR="008A5E4E" w:rsidRDefault="0065745B">
      <w:pPr>
        <w:pStyle w:val="p"/>
      </w:pPr>
      <w:r>
        <w:t>It is an error to branch into or out of an arg block.</w:t>
      </w:r>
    </w:p>
    <w:p w14:paraId="485B7D22" w14:textId="572787AA" w:rsidR="00F148C1" w:rsidRDefault="00F148C1">
      <w:pPr>
        <w:pStyle w:val="p"/>
      </w:pPr>
      <w:r>
        <w:t>It is an error to use</w:t>
      </w:r>
      <w:r w:rsidR="004C51BF">
        <w:t xml:space="preserve"> a</w:t>
      </w:r>
      <w:r>
        <w:t xml:space="preserve"> </w:t>
      </w:r>
      <w:r w:rsidRPr="00A272C0">
        <w:rPr>
          <w:rFonts w:ascii="Courier New" w:hAnsi="Courier New" w:cs="Courier New"/>
        </w:rPr>
        <w:t>ret</w:t>
      </w:r>
      <w:r>
        <w:t xml:space="preserve"> operation in an arg block.</w:t>
      </w:r>
    </w:p>
    <w:p w14:paraId="55E001A8" w14:textId="77777777" w:rsidR="008A5E4E" w:rsidRDefault="0065745B">
      <w:pPr>
        <w:pStyle w:val="p"/>
      </w:pPr>
      <w:r>
        <w:t xml:space="preserve">It is not valid to use an </w:t>
      </w:r>
      <w:r>
        <w:rPr>
          <w:rStyle w:val="code1"/>
        </w:rPr>
        <w:t>alloca</w:t>
      </w:r>
      <w:r>
        <w:t xml:space="preserve"> operation in an arg block.</w:t>
      </w:r>
    </w:p>
    <w:p w14:paraId="2838826E" w14:textId="77777777" w:rsidR="008A5E4E" w:rsidRDefault="0065745B">
      <w:pPr>
        <w:pStyle w:val="p"/>
      </w:pPr>
      <w:r>
        <w:t>There must be a one to one correspondence between the actual arguments of an arg block, and the formal arguments of the function called by the single call operation in the arg block. Each actual argument must appear exactly once as either an input actual argument or output actual argument of the call operation. It is an error if an actual argument does not appear as one of the call operations input or output arguments, appears more than once as an input or output argument, or appears as both an input and output argument. This requirement applies even if the called function does not use an input formal argument, or the arg block does not use the output actual argument.</w:t>
      </w:r>
    </w:p>
    <w:p w14:paraId="1AF0726E" w14:textId="77777777" w:rsidR="008A5E4E" w:rsidRDefault="0065745B">
      <w:pPr>
        <w:pStyle w:val="p"/>
      </w:pPr>
      <w:r>
        <w:t>The actual arguments of a call operation must be compatible with the corresponding formal parameters of the function being called. The arguments are compatible if there are the same number of actual and formal input arguments, the same number of actual and formal output arguments, and for each argument one of these properties holds:</w:t>
      </w:r>
    </w:p>
    <w:p w14:paraId="1562AFD8" w14:textId="31CF956D" w:rsidR="008A5E4E" w:rsidRDefault="0065745B">
      <w:pPr>
        <w:pStyle w:val="li"/>
        <w:numPr>
          <w:ilvl w:val="0"/>
          <w:numId w:val="200"/>
        </w:numPr>
        <w:spacing w:before="320"/>
        <w:ind w:left="600"/>
      </w:pPr>
      <w:r>
        <w:t>The two have identical type, array dimension</w:t>
      </w:r>
      <w:r w:rsidR="00B2496F">
        <w:t xml:space="preserve"> declaration</w:t>
      </w:r>
      <w:r>
        <w:t xml:space="preserve"> and alignment. The array dimension</w:t>
      </w:r>
      <w:r w:rsidR="00B2496F">
        <w:t xml:space="preserve"> declaration</w:t>
      </w:r>
      <w:r>
        <w:t xml:space="preserve"> matches if both </w:t>
      </w:r>
      <w:r w:rsidR="00AC2E03">
        <w:t>are not arrays</w:t>
      </w:r>
      <w:r w:rsidR="00FD4A65">
        <w:t xml:space="preserve"> (have no </w:t>
      </w:r>
      <w:r>
        <w:t>array dimension</w:t>
      </w:r>
      <w:r w:rsidR="00FD4A65">
        <w:t>)</w:t>
      </w:r>
      <w:r>
        <w:t xml:space="preserve">, or both </w:t>
      </w:r>
      <w:r w:rsidR="00AC2E03">
        <w:t xml:space="preserve">are arrays and </w:t>
      </w:r>
      <w:r>
        <w:t>specify the same array dimension size.</w:t>
      </w:r>
    </w:p>
    <w:p w14:paraId="0600A8B2" w14:textId="77777777" w:rsidR="008A5E4E" w:rsidRDefault="0065745B">
      <w:pPr>
        <w:pStyle w:val="li"/>
        <w:numPr>
          <w:ilvl w:val="0"/>
          <w:numId w:val="200"/>
        </w:numPr>
        <w:spacing w:after="320"/>
        <w:ind w:left="600"/>
      </w:pPr>
      <w:r>
        <w:t xml:space="preserve">The argument is the last input argument and both are arrays with elements that have identical type and alignment, and the formal is an array with unspecified size. See </w:t>
      </w:r>
      <w:r>
        <w:rPr>
          <w:rStyle w:val="xref1"/>
        </w:rPr>
        <w:t>10.4. Variadic Functions (</w:t>
      </w:r>
      <w:r w:rsidR="009A76EE" w:rsidRPr="008A5E4E">
        <w:fldChar w:fldCharType="begin"/>
      </w:r>
      <w:r w:rsidR="008A5E4E">
        <w:instrText xml:space="preserve"> PAGEREF _Ref1774573654 \p \h  \* MERGEFORMAT </w:instrText>
      </w:r>
      <w:r w:rsidR="009A76EE" w:rsidRPr="008A5E4E">
        <w:fldChar w:fldCharType="separate"/>
      </w:r>
      <w:r w:rsidR="00533AF0" w:rsidRPr="00533AF0">
        <w:rPr>
          <w:rStyle w:val="xref1"/>
          <w:noProof/>
        </w:rPr>
        <w:t>on</w:t>
      </w:r>
      <w:r w:rsidR="00533AF0">
        <w:rPr>
          <w:noProof/>
        </w:rPr>
        <w:t xml:space="preserve"> page 251</w:t>
      </w:r>
      <w:r w:rsidR="009A76EE" w:rsidRPr="008A5E4E">
        <w:rPr>
          <w:rStyle w:val="xref1"/>
        </w:rPr>
        <w:fldChar w:fldCharType="end"/>
      </w:r>
      <w:r>
        <w:rPr>
          <w:rStyle w:val="xref1"/>
        </w:rPr>
        <w:t>)</w:t>
      </w:r>
      <w:r>
        <w:t xml:space="preserve">. </w:t>
      </w:r>
    </w:p>
    <w:p w14:paraId="6254631E" w14:textId="77777777" w:rsidR="008A5E4E" w:rsidRDefault="0065745B">
      <w:pPr>
        <w:pStyle w:val="p"/>
      </w:pPr>
      <w:r>
        <w:t xml:space="preserve">The alignment matches if it has the same value regardless of whether it is explicitly specified by an </w:t>
      </w:r>
      <w:r>
        <w:rPr>
          <w:rStyle w:val="code1"/>
        </w:rPr>
        <w:t>align</w:t>
      </w:r>
      <w:r>
        <w:t xml:space="preserve"> type qualifier, or has implicit default natural alignment.</w:t>
      </w:r>
    </w:p>
    <w:p w14:paraId="5A6B676A" w14:textId="77777777" w:rsidR="008A5E4E" w:rsidRDefault="0065745B">
      <w:pPr>
        <w:pStyle w:val="p"/>
      </w:pPr>
      <w:r>
        <w:t xml:space="preserve">For indirect function calls, the formal arguments are specified by a function signature and must match the formal arguments of the function that is actually called at runtime (see </w:t>
      </w:r>
      <w:r>
        <w:rPr>
          <w:rStyle w:val="xref1"/>
        </w:rPr>
        <w:t>10.3.3. Function Signature (</w:t>
      </w:r>
      <w:r w:rsidR="009A76EE" w:rsidRPr="008A5E4E">
        <w:fldChar w:fldCharType="begin"/>
      </w:r>
      <w:r w:rsidR="008A5E4E">
        <w:instrText xml:space="preserve"> PAGEREF _Ref47350465 \p \h  \* MERGEFORMAT </w:instrText>
      </w:r>
      <w:r w:rsidR="009A76EE" w:rsidRPr="008A5E4E">
        <w:fldChar w:fldCharType="separate"/>
      </w:r>
      <w:r w:rsidR="00533AF0" w:rsidRPr="00533AF0">
        <w:rPr>
          <w:rStyle w:val="xref1"/>
          <w:noProof/>
        </w:rPr>
        <w:t>on</w:t>
      </w:r>
      <w:r w:rsidR="00533AF0">
        <w:rPr>
          <w:noProof/>
        </w:rPr>
        <w:t xml:space="preserve"> page 250</w:t>
      </w:r>
      <w:r w:rsidR="009A76EE" w:rsidRPr="008A5E4E">
        <w:rPr>
          <w:rStyle w:val="xref1"/>
        </w:rPr>
        <w:fldChar w:fldCharType="end"/>
      </w:r>
      <w:r>
        <w:rPr>
          <w:rStyle w:val="xref1"/>
        </w:rPr>
        <w:t>)</w:t>
      </w:r>
      <w:r>
        <w:t>).</w:t>
      </w:r>
    </w:p>
    <w:p w14:paraId="656B2E77" w14:textId="77777777" w:rsidR="008A5E4E" w:rsidRDefault="0065745B">
      <w:pPr>
        <w:pStyle w:val="p"/>
      </w:pPr>
      <w:r>
        <w:t>An arg segment variable declared as an array is useful in the following cases:</w:t>
      </w:r>
    </w:p>
    <w:p w14:paraId="5BE266B7" w14:textId="77777777" w:rsidR="008A5E4E" w:rsidRDefault="0065745B">
      <w:pPr>
        <w:pStyle w:val="li"/>
        <w:numPr>
          <w:ilvl w:val="0"/>
          <w:numId w:val="201"/>
        </w:numPr>
        <w:spacing w:before="320"/>
        <w:ind w:left="600"/>
      </w:pPr>
      <w:r>
        <w:t>To pass a structure to a function.</w:t>
      </w:r>
    </w:p>
    <w:p w14:paraId="178B725E" w14:textId="77777777" w:rsidR="008A5E4E" w:rsidRDefault="0065745B">
      <w:pPr>
        <w:pStyle w:val="li"/>
        <w:numPr>
          <w:ilvl w:val="0"/>
          <w:numId w:val="201"/>
        </w:numPr>
        <w:ind w:left="600"/>
      </w:pPr>
      <w:r>
        <w:t>To pass a large number of arguments to a function</w:t>
      </w:r>
    </w:p>
    <w:p w14:paraId="5BAF4B9A" w14:textId="77777777" w:rsidR="008A5E4E" w:rsidRDefault="0065745B">
      <w:pPr>
        <w:pStyle w:val="li"/>
        <w:numPr>
          <w:ilvl w:val="0"/>
          <w:numId w:val="201"/>
        </w:numPr>
        <w:ind w:left="600"/>
      </w:pPr>
      <w:r>
        <w:t>To pass a variable number of arguments to a function</w:t>
      </w:r>
    </w:p>
    <w:p w14:paraId="6EF42969" w14:textId="77777777" w:rsidR="008A5E4E" w:rsidRDefault="0065745B">
      <w:pPr>
        <w:pStyle w:val="li"/>
        <w:numPr>
          <w:ilvl w:val="0"/>
          <w:numId w:val="201"/>
        </w:numPr>
        <w:spacing w:after="320"/>
        <w:ind w:left="600"/>
      </w:pPr>
      <w:r>
        <w:t>To pass argument values of different types to a function</w:t>
      </w:r>
    </w:p>
    <w:p w14:paraId="27E59283" w14:textId="77777777" w:rsidR="008A5E4E" w:rsidRDefault="0065745B">
      <w:pPr>
        <w:pStyle w:val="p"/>
      </w:pPr>
      <w:r>
        <w:t xml:space="preserve">For actual arguments that correspond to the input formal arguments, it is undefined if they are accessed by any operation other than a </w:t>
      </w:r>
      <w:r>
        <w:rPr>
          <w:rStyle w:val="code1"/>
        </w:rPr>
        <w:t>st</w:t>
      </w:r>
      <w:r>
        <w:t xml:space="preserve"> operation that is post-dominated (see </w:t>
      </w:r>
      <w:r>
        <w:rPr>
          <w:rStyle w:val="xref1"/>
        </w:rPr>
        <w:t>2.12.3. Post-Dominator and Immediate Post-Dominator (</w:t>
      </w:r>
      <w:r w:rsidR="009A76EE" w:rsidRPr="008A5E4E">
        <w:fldChar w:fldCharType="begin"/>
      </w:r>
      <w:r w:rsidR="008A5E4E">
        <w:instrText xml:space="preserve"> PAGEREF _Ref1745615316 \p \h  \* MERGEFORMAT </w:instrText>
      </w:r>
      <w:r w:rsidR="009A76EE" w:rsidRPr="008A5E4E">
        <w:fldChar w:fldCharType="separate"/>
      </w:r>
      <w:r w:rsidR="00533AF0" w:rsidRPr="00533AF0">
        <w:rPr>
          <w:rStyle w:val="xref1"/>
          <w:noProof/>
        </w:rPr>
        <w:t>on</w:t>
      </w:r>
      <w:r w:rsidR="00533AF0">
        <w:rPr>
          <w:noProof/>
        </w:rPr>
        <w:t xml:space="preserve"> page 29</w:t>
      </w:r>
      <w:r w:rsidR="009A76EE" w:rsidRPr="008A5E4E">
        <w:rPr>
          <w:rStyle w:val="xref1"/>
        </w:rPr>
        <w:fldChar w:fldCharType="end"/>
      </w:r>
      <w:r>
        <w:rPr>
          <w:rStyle w:val="xref1"/>
        </w:rPr>
        <w:t>)</w:t>
      </w:r>
      <w:r>
        <w:t>) by the call operation.</w:t>
      </w:r>
    </w:p>
    <w:p w14:paraId="2D327EB0" w14:textId="77777777" w:rsidR="008A5E4E" w:rsidRDefault="0065745B">
      <w:pPr>
        <w:pStyle w:val="p"/>
      </w:pPr>
      <w:r>
        <w:t xml:space="preserve">For the actual argument that corresponds to the output formal argument, it is undefined if it is accessed by any operation other than a </w:t>
      </w:r>
      <w:r>
        <w:rPr>
          <w:rStyle w:val="code1"/>
        </w:rPr>
        <w:t>ld</w:t>
      </w:r>
      <w:r>
        <w:t xml:space="preserve"> operation that is dominated by the call operation.</w:t>
      </w:r>
    </w:p>
    <w:p w14:paraId="0532EA47" w14:textId="77777777" w:rsidR="008A5E4E" w:rsidRDefault="0065745B">
      <w:pPr>
        <w:pStyle w:val="p"/>
      </w:pPr>
      <w:r>
        <w:t>It is undefined if the single call operation contained in the arg block is not executed exactly once while executing the arg block. Therefore, it is not allowed to conditionally execute the call operation within the arg block, or loop within the arg block to execute the call operation multiple times. If that is required then the control flow should be placed outside the arg block.</w:t>
      </w:r>
    </w:p>
    <w:p w14:paraId="0D524C16" w14:textId="77777777" w:rsidR="008A5E4E" w:rsidRDefault="0065745B">
      <w:pPr>
        <w:pStyle w:val="pNoPageBreakAfter"/>
      </w:pPr>
      <w:r>
        <w:t>In the code block of the called function definition:</w:t>
      </w:r>
    </w:p>
    <w:p w14:paraId="293D9480" w14:textId="584FFDAF" w:rsidR="008A5E4E" w:rsidRDefault="0065745B">
      <w:pPr>
        <w:pStyle w:val="li"/>
        <w:numPr>
          <w:ilvl w:val="0"/>
          <w:numId w:val="202"/>
        </w:numPr>
        <w:spacing w:before="320"/>
        <w:ind w:left="600"/>
      </w:pPr>
      <w:r>
        <w:t xml:space="preserve">For input formal arguments, it is </w:t>
      </w:r>
      <w:r w:rsidR="00D10DCE">
        <w:t xml:space="preserve">an error </w:t>
      </w:r>
      <w:r>
        <w:t>if they are accessed by any operation other than a</w:t>
      </w:r>
      <w:r w:rsidR="00E16EA1">
        <w:t>n</w:t>
      </w:r>
      <w:r>
        <w:t xml:space="preserve"> </w:t>
      </w:r>
      <w:r w:rsidR="00D10DCE">
        <w:rPr>
          <w:rStyle w:val="code1"/>
        </w:rPr>
        <w:t>ld</w:t>
      </w:r>
      <w:r w:rsidR="00D10DCE">
        <w:t xml:space="preserve"> </w:t>
      </w:r>
      <w:r>
        <w:t>operation.</w:t>
      </w:r>
    </w:p>
    <w:p w14:paraId="3A76C84B" w14:textId="36C4D41E" w:rsidR="008A5E4E" w:rsidRDefault="0065745B">
      <w:pPr>
        <w:pStyle w:val="li"/>
        <w:numPr>
          <w:ilvl w:val="0"/>
          <w:numId w:val="202"/>
        </w:numPr>
        <w:ind w:left="600"/>
      </w:pPr>
      <w:r>
        <w:t xml:space="preserve">For the output formal argument, it is </w:t>
      </w:r>
      <w:r w:rsidR="00D10DCE">
        <w:t xml:space="preserve">an error </w:t>
      </w:r>
      <w:r>
        <w:t>if it is accessed by any operation other than a</w:t>
      </w:r>
      <w:r w:rsidR="00E16EA1">
        <w:t>n</w:t>
      </w:r>
      <w:r>
        <w:t xml:space="preserve"> </w:t>
      </w:r>
      <w:r w:rsidR="00D10DCE">
        <w:rPr>
          <w:rStyle w:val="code1"/>
        </w:rPr>
        <w:t>st</w:t>
      </w:r>
      <w:r w:rsidR="00D10DCE">
        <w:t xml:space="preserve"> </w:t>
      </w:r>
      <w:r>
        <w:t>operation.</w:t>
      </w:r>
    </w:p>
    <w:p w14:paraId="5705E216" w14:textId="77777777" w:rsidR="008A5E4E" w:rsidRDefault="0065745B">
      <w:pPr>
        <w:pStyle w:val="p"/>
      </w:pPr>
      <w:r>
        <w:t>At the start of execution of the function code block, the input formal arguments have the final value stored to the corresponding actual argument of the call operation in the arg block. The input formal argument value for any bytes not stored in the corresponding input actual argument in the calling arg block are undefined.</w:t>
      </w:r>
    </w:p>
    <w:p w14:paraId="17BF466D" w14:textId="308B5A30" w:rsidR="008A5E4E" w:rsidRDefault="0065745B">
      <w:pPr>
        <w:pStyle w:val="p"/>
      </w:pPr>
      <w:r>
        <w:t>At the start of execution of the function code block, the output formal argument value is undefined. When execution of the function code block returns to the calling arg block, the output actual argument has the final value stored in the output formal argument. The output actual argument value for any bytes not stored in the called function code block are undefined.</w:t>
      </w:r>
    </w:p>
    <w:p w14:paraId="1FFD94AC" w14:textId="77777777" w:rsidR="008A5E4E" w:rsidRDefault="0065745B">
      <w:pPr>
        <w:pStyle w:val="p"/>
      </w:pPr>
      <w:r>
        <w:t>An arg segment variable can be used to hold the address of an array that is allocated to private segment memory. The private segment variable can be used to bundle up a sequence of actual arguments and then pass the variable to the function by reference.</w:t>
      </w:r>
    </w:p>
    <w:p w14:paraId="5E3D527D" w14:textId="77777777" w:rsidR="008A5E4E" w:rsidRDefault="0065745B">
      <w:pPr>
        <w:pStyle w:val="pNoPageBreakAfter"/>
      </w:pPr>
      <w:r>
        <w:t>A typical call to a function operates as described below:</w:t>
      </w:r>
    </w:p>
    <w:p w14:paraId="7192749A" w14:textId="77777777" w:rsidR="008A5E4E" w:rsidRDefault="0065745B">
      <w:pPr>
        <w:pStyle w:val="li"/>
        <w:numPr>
          <w:ilvl w:val="0"/>
          <w:numId w:val="203"/>
        </w:numPr>
        <w:spacing w:before="320"/>
        <w:ind w:left="600"/>
      </w:pPr>
      <w:r>
        <w:t xml:space="preserve">In the caller arg block: </w:t>
      </w:r>
    </w:p>
    <w:p w14:paraId="1A902711" w14:textId="77777777" w:rsidR="008A5E4E" w:rsidRDefault="0065745B">
      <w:pPr>
        <w:pStyle w:val="li1"/>
        <w:numPr>
          <w:ilvl w:val="1"/>
          <w:numId w:val="204"/>
        </w:numPr>
        <w:ind w:left="1200"/>
      </w:pPr>
      <w:r>
        <w:t>Define actual arguments to hold input and output function arguments.</w:t>
      </w:r>
    </w:p>
    <w:p w14:paraId="2737790A" w14:textId="77777777" w:rsidR="008A5E4E" w:rsidRDefault="0065745B">
      <w:pPr>
        <w:pStyle w:val="li1"/>
        <w:numPr>
          <w:ilvl w:val="1"/>
          <w:numId w:val="204"/>
        </w:numPr>
        <w:ind w:left="1200"/>
      </w:pPr>
      <w:r>
        <w:t>Store the values into the input actual arguments.</w:t>
      </w:r>
    </w:p>
    <w:p w14:paraId="162B4183" w14:textId="77777777" w:rsidR="008A5E4E" w:rsidRDefault="0065745B">
      <w:pPr>
        <w:pStyle w:val="li1"/>
        <w:numPr>
          <w:ilvl w:val="1"/>
          <w:numId w:val="204"/>
        </w:numPr>
        <w:ind w:left="1200"/>
      </w:pPr>
      <w:r>
        <w:t>Make the call specifying the actual arguments as the input and output function arguments.</w:t>
      </w:r>
    </w:p>
    <w:p w14:paraId="147D0001" w14:textId="77777777" w:rsidR="008A5E4E" w:rsidRDefault="0065745B">
      <w:pPr>
        <w:pStyle w:val="li1"/>
        <w:numPr>
          <w:ilvl w:val="1"/>
          <w:numId w:val="204"/>
        </w:numPr>
        <w:ind w:left="1200"/>
      </w:pPr>
      <w:r>
        <w:t>Optionally load the result from the output actual argument after the call.</w:t>
      </w:r>
    </w:p>
    <w:p w14:paraId="1A75EFCC" w14:textId="77777777" w:rsidR="008A5E4E" w:rsidRDefault="0065745B">
      <w:pPr>
        <w:pStyle w:val="li"/>
        <w:numPr>
          <w:ilvl w:val="0"/>
          <w:numId w:val="205"/>
        </w:numPr>
        <w:ind w:left="600"/>
      </w:pPr>
      <w:r>
        <w:t xml:space="preserve">In the callee function definition: </w:t>
      </w:r>
    </w:p>
    <w:p w14:paraId="397D18E3" w14:textId="77777777" w:rsidR="008A5E4E" w:rsidRDefault="0065745B">
      <w:pPr>
        <w:pStyle w:val="li1"/>
        <w:numPr>
          <w:ilvl w:val="1"/>
          <w:numId w:val="206"/>
        </w:numPr>
        <w:ind w:left="1200"/>
      </w:pPr>
      <w:r>
        <w:t>The input arguments come into the function as input formal arguments.</w:t>
      </w:r>
    </w:p>
    <w:p w14:paraId="0F3083A6" w14:textId="77777777" w:rsidR="008A5E4E" w:rsidRDefault="0065745B">
      <w:pPr>
        <w:pStyle w:val="li1"/>
        <w:numPr>
          <w:ilvl w:val="1"/>
          <w:numId w:val="206"/>
        </w:numPr>
        <w:ind w:left="1200"/>
      </w:pPr>
      <w:r>
        <w:t>Code can use loads to access the input formal arguments.</w:t>
      </w:r>
    </w:p>
    <w:p w14:paraId="53374036" w14:textId="77777777" w:rsidR="008A5E4E" w:rsidRDefault="0065745B">
      <w:pPr>
        <w:pStyle w:val="li1"/>
        <w:numPr>
          <w:ilvl w:val="1"/>
          <w:numId w:val="206"/>
        </w:numPr>
        <w:ind w:left="1200"/>
      </w:pPr>
      <w:r>
        <w:t xml:space="preserve">The callee can copy the formal arguments into private segment variables in order to use </w:t>
      </w:r>
      <w:r>
        <w:rPr>
          <w:rStyle w:val="code1"/>
        </w:rPr>
        <w:t>lda</w:t>
      </w:r>
      <w:r>
        <w:t xml:space="preserve"> to obtaine a private segment address that can be passed to additional functions.</w:t>
      </w:r>
    </w:p>
    <w:p w14:paraId="09A72758" w14:textId="77777777" w:rsidR="008A5E4E" w:rsidRDefault="0065745B">
      <w:pPr>
        <w:pStyle w:val="li1"/>
        <w:numPr>
          <w:ilvl w:val="1"/>
          <w:numId w:val="206"/>
        </w:numPr>
        <w:spacing w:after="320"/>
        <w:ind w:left="1200"/>
      </w:pPr>
      <w:r>
        <w:t>Store the result into the output formal argument.</w:t>
      </w:r>
    </w:p>
    <w:p w14:paraId="6C9D18A2" w14:textId="77777777" w:rsidR="008A5E4E" w:rsidRDefault="0065745B">
      <w:pPr>
        <w:pStyle w:val="p"/>
      </w:pPr>
      <w:r>
        <w:t xml:space="preserve">The finalizer can implement arg segment variables as physical registers or can map them into memory. </w:t>
      </w:r>
    </w:p>
    <w:p w14:paraId="61C6EB7F" w14:textId="77777777" w:rsidR="008A5E4E" w:rsidRDefault="0065745B">
      <w:pPr>
        <w:pStyle w:val="h2"/>
      </w:pPr>
      <w:bookmarkStart w:id="787" w:name="_Toc396034347"/>
      <w:r>
        <w:t xml:space="preserve">10.3 </w:t>
      </w:r>
      <w:bookmarkStart w:id="788" w:name="_Ref25783213"/>
      <w:r>
        <w:t>Function Declarations, Function Definitions, and Function Signatures</w:t>
      </w:r>
      <w:bookmarkEnd w:id="787"/>
      <w:bookmarkEnd w:id="788"/>
    </w:p>
    <w:p w14:paraId="27454FAA" w14:textId="77777777" w:rsidR="008A5E4E" w:rsidRDefault="0065745B">
      <w:pPr>
        <w:pStyle w:val="p"/>
      </w:pPr>
      <w:r>
        <w:t xml:space="preserve">Functions definitions cannot be nested, but functions can be called recursively. </w:t>
      </w:r>
    </w:p>
    <w:p w14:paraId="290DEF25" w14:textId="77777777" w:rsidR="008A5E4E" w:rsidRDefault="0065745B">
      <w:pPr>
        <w:pStyle w:val="p"/>
      </w:pPr>
      <w:r>
        <w:t>Every function must be declared or defined prior to being called.</w:t>
      </w:r>
    </w:p>
    <w:p w14:paraId="169C35BC" w14:textId="204B07B7" w:rsidR="008A5E4E" w:rsidRDefault="0065745B">
      <w:pPr>
        <w:pStyle w:val="p"/>
      </w:pPr>
      <w:r>
        <w:t xml:space="preserve">After a function has been declared, a call operation can use the function as a target. See </w:t>
      </w:r>
      <w:r>
        <w:rPr>
          <w:rStyle w:val="xref1"/>
        </w:rPr>
        <w:t>10.6. Direct Call (call) Operation (</w:t>
      </w:r>
      <w:r w:rsidR="009A76EE" w:rsidRPr="008A5E4E">
        <w:fldChar w:fldCharType="begin"/>
      </w:r>
      <w:r w:rsidR="008A5E4E">
        <w:instrText xml:space="preserve"> PAGEREF _Ref300980532 \p \h  \* MERGEFORMAT </w:instrText>
      </w:r>
      <w:r w:rsidR="009A76EE" w:rsidRPr="008A5E4E">
        <w:fldChar w:fldCharType="separate"/>
      </w:r>
      <w:r w:rsidR="00533AF0" w:rsidRPr="00533AF0">
        <w:rPr>
          <w:rStyle w:val="xref1"/>
          <w:noProof/>
        </w:rPr>
        <w:t>on</w:t>
      </w:r>
      <w:r w:rsidR="00533AF0">
        <w:rPr>
          <w:noProof/>
        </w:rPr>
        <w:t xml:space="preserve"> page 252</w:t>
      </w:r>
      <w:r w:rsidR="009A76EE" w:rsidRPr="008A5E4E">
        <w:rPr>
          <w:rStyle w:val="xref1"/>
        </w:rPr>
        <w:fldChar w:fldCharType="end"/>
      </w:r>
      <w:r>
        <w:rPr>
          <w:rStyle w:val="xref1"/>
        </w:rPr>
        <w:t>)</w:t>
      </w:r>
      <w:r>
        <w:t xml:space="preserve">, </w:t>
      </w:r>
      <w:r>
        <w:rPr>
          <w:rStyle w:val="xref1"/>
        </w:rPr>
        <w:t>10.7. Switch Call (scall) Operations (</w:t>
      </w:r>
      <w:r w:rsidR="009A76EE" w:rsidRPr="008A5E4E">
        <w:fldChar w:fldCharType="begin"/>
      </w:r>
      <w:r w:rsidR="008A5E4E">
        <w:instrText xml:space="preserve"> PAGEREF _Ref1982315605 \p \h  \* MERGEFORMAT </w:instrText>
      </w:r>
      <w:r w:rsidR="009A76EE" w:rsidRPr="008A5E4E">
        <w:fldChar w:fldCharType="separate"/>
      </w:r>
      <w:r w:rsidR="00533AF0" w:rsidRPr="00533AF0">
        <w:rPr>
          <w:rStyle w:val="xref1"/>
          <w:noProof/>
        </w:rPr>
        <w:t>on</w:t>
      </w:r>
      <w:r w:rsidR="00533AF0">
        <w:rPr>
          <w:noProof/>
        </w:rPr>
        <w:t xml:space="preserve"> page 254</w:t>
      </w:r>
      <w:r w:rsidR="009A76EE" w:rsidRPr="008A5E4E">
        <w:rPr>
          <w:rStyle w:val="xref1"/>
        </w:rPr>
        <w:fldChar w:fldCharType="end"/>
      </w:r>
      <w:r>
        <w:rPr>
          <w:rStyle w:val="xref1"/>
        </w:rPr>
        <w:t>)</w:t>
      </w:r>
      <w:r>
        <w:t xml:space="preserve"> and </w:t>
      </w:r>
      <w:r>
        <w:rPr>
          <w:rStyle w:val="xref1"/>
        </w:rPr>
        <w:t>10.8. Indirect Call (icall) Operation (</w:t>
      </w:r>
      <w:r w:rsidR="009A76EE" w:rsidRPr="008A5E4E">
        <w:fldChar w:fldCharType="begin"/>
      </w:r>
      <w:r w:rsidR="008A5E4E">
        <w:instrText xml:space="preserve"> PAGEREF _Ref-369314325 \p \h  \* MERGEFORMAT </w:instrText>
      </w:r>
      <w:r w:rsidR="009A76EE" w:rsidRPr="008A5E4E">
        <w:fldChar w:fldCharType="separate"/>
      </w:r>
      <w:r w:rsidR="00533AF0" w:rsidRPr="00533AF0">
        <w:rPr>
          <w:rStyle w:val="xref1"/>
          <w:noProof/>
        </w:rPr>
        <w:t>on</w:t>
      </w:r>
      <w:r w:rsidR="00533AF0">
        <w:rPr>
          <w:noProof/>
        </w:rPr>
        <w:t xml:space="preserve"> page 256</w:t>
      </w:r>
      <w:r w:rsidR="009A76EE" w:rsidRPr="008A5E4E">
        <w:rPr>
          <w:rStyle w:val="xref1"/>
        </w:rPr>
        <w:fldChar w:fldCharType="end"/>
      </w:r>
      <w:r>
        <w:rPr>
          <w:rStyle w:val="xref1"/>
        </w:rPr>
        <w:t>)</w:t>
      </w:r>
      <w:r>
        <w:t xml:space="preserve">. </w:t>
      </w:r>
    </w:p>
    <w:p w14:paraId="01C6383B" w14:textId="77777777" w:rsidR="008A5E4E" w:rsidRDefault="0065745B">
      <w:pPr>
        <w:pStyle w:val="h3"/>
      </w:pPr>
      <w:bookmarkStart w:id="789" w:name="_Toc396034348"/>
      <w:r>
        <w:t>10.3.1 Function Declaration</w:t>
      </w:r>
      <w:bookmarkEnd w:id="789"/>
    </w:p>
    <w:p w14:paraId="2C67D520" w14:textId="77777777" w:rsidR="008A5E4E" w:rsidRDefault="0065745B">
      <w:pPr>
        <w:pStyle w:val="p"/>
      </w:pPr>
      <w:r>
        <w:t xml:space="preserve">A function declaration is a function header, prefixed by </w:t>
      </w:r>
      <w:r>
        <w:rPr>
          <w:rStyle w:val="code1"/>
        </w:rPr>
        <w:t>decl</w:t>
      </w:r>
      <w:r>
        <w:t xml:space="preserve">, without a code block. A function declaration declares a function, providing attributes, the function name, and names and types of the output and input arguments. See </w:t>
      </w:r>
      <w:r>
        <w:rPr>
          <w:rStyle w:val="xref1"/>
        </w:rPr>
        <w:t>4.3.3. Function (</w:t>
      </w:r>
      <w:r w:rsidR="009A76EE" w:rsidRPr="008A5E4E">
        <w:fldChar w:fldCharType="begin"/>
      </w:r>
      <w:r w:rsidR="008A5E4E">
        <w:instrText xml:space="preserve"> PAGEREF _Ref-1838891424 \p \h  \* MERGEFORMAT </w:instrText>
      </w:r>
      <w:r w:rsidR="009A76EE" w:rsidRPr="008A5E4E">
        <w:fldChar w:fldCharType="separate"/>
      </w:r>
      <w:r w:rsidR="00533AF0" w:rsidRPr="00533AF0">
        <w:rPr>
          <w:rStyle w:val="xref1"/>
          <w:noProof/>
        </w:rPr>
        <w:t>on</w:t>
      </w:r>
      <w:r w:rsidR="00533AF0">
        <w:rPr>
          <w:noProof/>
        </w:rPr>
        <w:t xml:space="preserve"> page 41</w:t>
      </w:r>
      <w:r w:rsidR="009A76EE" w:rsidRPr="008A5E4E">
        <w:rPr>
          <w:rStyle w:val="xref1"/>
        </w:rPr>
        <w:fldChar w:fldCharType="end"/>
      </w:r>
      <w:r>
        <w:rPr>
          <w:rStyle w:val="xref1"/>
        </w:rPr>
        <w:t>)</w:t>
      </w:r>
      <w:r>
        <w:t>.</w:t>
      </w:r>
    </w:p>
    <w:p w14:paraId="2667EE1E" w14:textId="77777777" w:rsidR="008A5E4E" w:rsidRDefault="0065745B">
      <w:pPr>
        <w:pStyle w:val="p"/>
      </w:pPr>
      <w:r>
        <w:t>For example:</w:t>
      </w:r>
    </w:p>
    <w:p w14:paraId="7C26B5EF" w14:textId="77777777" w:rsidR="008A5E4E" w:rsidRDefault="0065745B">
      <w:pPr>
        <w:pStyle w:val="pre"/>
      </w:pPr>
      <w:r>
        <w:t>decl function &amp;fun(arg_u32 %out)(arg_u32 %in0, arg_u32 %in1);</w:t>
      </w:r>
    </w:p>
    <w:p w14:paraId="741E8523" w14:textId="77777777" w:rsidR="008A5E4E" w:rsidRDefault="0065745B">
      <w:pPr>
        <w:pStyle w:val="h3"/>
      </w:pPr>
      <w:bookmarkStart w:id="790" w:name="_Toc396034349"/>
      <w:r>
        <w:t>10.3.2 Function Definition</w:t>
      </w:r>
      <w:bookmarkEnd w:id="790"/>
    </w:p>
    <w:p w14:paraId="51E67E88" w14:textId="77777777" w:rsidR="008A5E4E" w:rsidRDefault="0065745B">
      <w:pPr>
        <w:pStyle w:val="p"/>
      </w:pPr>
      <w:r>
        <w:t xml:space="preserve">A function definition defines a function. It is a function header, followed by a code block. See </w:t>
      </w:r>
      <w:r>
        <w:rPr>
          <w:rStyle w:val="xref1"/>
        </w:rPr>
        <w:t>4.3.3. Function (</w:t>
      </w:r>
      <w:r w:rsidR="009A76EE" w:rsidRPr="008A5E4E">
        <w:fldChar w:fldCharType="begin"/>
      </w:r>
      <w:r w:rsidR="008A5E4E">
        <w:instrText xml:space="preserve"> PAGEREF _Ref-1838891424 \p \h  \* MERGEFORMAT </w:instrText>
      </w:r>
      <w:r w:rsidR="009A76EE" w:rsidRPr="008A5E4E">
        <w:fldChar w:fldCharType="separate"/>
      </w:r>
      <w:r w:rsidR="00533AF0" w:rsidRPr="00533AF0">
        <w:rPr>
          <w:rStyle w:val="xref1"/>
          <w:noProof/>
        </w:rPr>
        <w:t>on</w:t>
      </w:r>
      <w:r w:rsidR="00533AF0">
        <w:rPr>
          <w:noProof/>
        </w:rPr>
        <w:t xml:space="preserve"> page 41</w:t>
      </w:r>
      <w:r w:rsidR="009A76EE" w:rsidRPr="008A5E4E">
        <w:rPr>
          <w:rStyle w:val="xref1"/>
        </w:rPr>
        <w:fldChar w:fldCharType="end"/>
      </w:r>
      <w:r>
        <w:rPr>
          <w:rStyle w:val="xref1"/>
        </w:rPr>
        <w:t>)</w:t>
      </w:r>
      <w:r>
        <w:t>.</w:t>
      </w:r>
    </w:p>
    <w:p w14:paraId="12911A20" w14:textId="77777777" w:rsidR="008A5E4E" w:rsidRDefault="0065745B">
      <w:pPr>
        <w:pStyle w:val="pNoPageBreakAfter"/>
      </w:pPr>
      <w:r>
        <w:t>For example:</w:t>
      </w:r>
    </w:p>
    <w:p w14:paraId="63A3F49F" w14:textId="77777777" w:rsidR="008A5E4E" w:rsidRDefault="0065745B">
      <w:pPr>
        <w:pStyle w:val="pre"/>
      </w:pPr>
      <w:r>
        <w:t>function &amp;fnWithTwoArgs(arg_u32 %out)(arg_u32 %in0, arg_u32 %in1)</w:t>
      </w:r>
      <w:r>
        <w:br/>
        <w:t xml:space="preserve"> {</w:t>
      </w:r>
      <w:r>
        <w:br/>
        <w:t xml:space="preserve">   ld_arg_u32 $s0, [%in0];</w:t>
      </w:r>
      <w:r>
        <w:br/>
        <w:t xml:space="preserve">   ld_arg_u32 $s1, [%in1];</w:t>
      </w:r>
      <w:r>
        <w:br/>
        <w:t xml:space="preserve">   add_u32 $s2, $s0, $s1;</w:t>
      </w:r>
      <w:r>
        <w:br/>
        <w:t xml:space="preserve">   st_arg_u32 $s2, [%out];</w:t>
      </w:r>
      <w:r>
        <w:br/>
        <w:t xml:space="preserve">   ret; </w:t>
      </w:r>
      <w:r>
        <w:br/>
        <w:t xml:space="preserve"> }; </w:t>
      </w:r>
      <w:r>
        <w:br/>
        <w:t xml:space="preserve"> </w:t>
      </w:r>
      <w:r>
        <w:br/>
        <w:t xml:space="preserve"> function &amp;caller()()</w:t>
      </w:r>
      <w:r>
        <w:br/>
        <w:t xml:space="preserve"> { </w:t>
      </w:r>
      <w:r>
        <w:br/>
        <w:t xml:space="preserve">   // ...</w:t>
      </w:r>
      <w:r>
        <w:br/>
        <w:t xml:space="preserve">   {  </w:t>
      </w:r>
      <w:r>
        <w:br/>
        <w:t xml:space="preserve">      arg_u32 %input1; </w:t>
      </w:r>
      <w:r>
        <w:br/>
        <w:t xml:space="preserve">      arg_u32 %input2; </w:t>
      </w:r>
      <w:r>
        <w:br/>
        <w:t xml:space="preserve">      arg_u32 %res;</w:t>
      </w:r>
      <w:r>
        <w:br/>
        <w:t xml:space="preserve">      st_arg_u32 $s1, [%input1];</w:t>
      </w:r>
      <w:r>
        <w:br/>
        <w:t xml:space="preserve">      st_arg_u32 42, [%input2];</w:t>
      </w:r>
      <w:r>
        <w:br/>
        <w:t xml:space="preserve">      call &amp;fnWithTwoArgs(%res)(%input1, %input2); // call of a function</w:t>
      </w:r>
      <w:r>
        <w:br/>
        <w:t xml:space="preserve">                                                   // all work-items called</w:t>
      </w:r>
      <w:r>
        <w:br/>
        <w:t xml:space="preserve">      ld_arg_u32 $s2, [%res];</w:t>
      </w:r>
      <w:r>
        <w:br/>
        <w:t xml:space="preserve">   }</w:t>
      </w:r>
      <w:r>
        <w:br/>
        <w:t xml:space="preserve">   // ...</w:t>
      </w:r>
      <w:r>
        <w:br/>
        <w:t xml:space="preserve"> };</w:t>
      </w:r>
    </w:p>
    <w:p w14:paraId="23EC5E0A" w14:textId="77777777" w:rsidR="008A5E4E" w:rsidRDefault="0065745B">
      <w:pPr>
        <w:pStyle w:val="h3"/>
      </w:pPr>
      <w:bookmarkStart w:id="791" w:name="_Toc396034350"/>
      <w:r>
        <w:t xml:space="preserve">10.3.3 </w:t>
      </w:r>
      <w:bookmarkStart w:id="792" w:name="_Ref47350465"/>
      <w:bookmarkStart w:id="793" w:name="_Ref1911155465"/>
      <w:r>
        <w:t>Function Signature</w:t>
      </w:r>
      <w:bookmarkEnd w:id="791"/>
      <w:bookmarkEnd w:id="792"/>
      <w:bookmarkEnd w:id="793"/>
    </w:p>
    <w:p w14:paraId="3DE07D26" w14:textId="77777777" w:rsidR="008A5E4E" w:rsidRDefault="0065745B">
      <w:pPr>
        <w:pStyle w:val="p"/>
      </w:pPr>
      <w:r>
        <w:t xml:space="preserve">A signature is used to describe the type of a function. It cannot be called directly, but instead is used to specify the target of an indirect function call </w:t>
      </w:r>
      <w:r>
        <w:rPr>
          <w:rStyle w:val="code1"/>
        </w:rPr>
        <w:t>icall</w:t>
      </w:r>
      <w:r>
        <w:t xml:space="preserve"> operation. Syntactically, a signature is much like a function. See </w:t>
      </w:r>
      <w:r>
        <w:rPr>
          <w:rStyle w:val="xref1"/>
        </w:rPr>
        <w:t>4.3.4. Signature (</w:t>
      </w:r>
      <w:r w:rsidR="009A76EE" w:rsidRPr="008A5E4E">
        <w:fldChar w:fldCharType="begin"/>
      </w:r>
      <w:r w:rsidR="008A5E4E">
        <w:instrText xml:space="preserve"> PAGEREF _Ref-833337544 \p \h  \* MERGEFORMAT </w:instrText>
      </w:r>
      <w:r w:rsidR="009A76EE" w:rsidRPr="008A5E4E">
        <w:fldChar w:fldCharType="separate"/>
      </w:r>
      <w:r w:rsidR="00533AF0" w:rsidRPr="00533AF0">
        <w:rPr>
          <w:rStyle w:val="xref1"/>
          <w:noProof/>
        </w:rPr>
        <w:t>on</w:t>
      </w:r>
      <w:r w:rsidR="00533AF0">
        <w:rPr>
          <w:noProof/>
        </w:rPr>
        <w:t xml:space="preserve"> page 44</w:t>
      </w:r>
      <w:r w:rsidR="009A76EE" w:rsidRPr="008A5E4E">
        <w:rPr>
          <w:rStyle w:val="xref1"/>
        </w:rPr>
        <w:fldChar w:fldCharType="end"/>
      </w:r>
      <w:r>
        <w:rPr>
          <w:rStyle w:val="xref1"/>
        </w:rPr>
        <w:t>)</w:t>
      </w:r>
      <w:r>
        <w:t>.</w:t>
      </w:r>
    </w:p>
    <w:p w14:paraId="682DFAA3" w14:textId="4F5EA740" w:rsidR="008A5E4E" w:rsidRDefault="0065745B">
      <w:pPr>
        <w:pStyle w:val="pNoPageBreakAfter"/>
      </w:pPr>
      <w:r>
        <w:t xml:space="preserve">In the following example, assume that </w:t>
      </w:r>
      <w:r>
        <w:rPr>
          <w:rStyle w:val="code1"/>
        </w:rPr>
        <w:t>$d2</w:t>
      </w:r>
      <w:r>
        <w:t xml:space="preserve"> in each work-item contains </w:t>
      </w:r>
      <w:r w:rsidR="00A9030C">
        <w:t>an indirect function code handle</w:t>
      </w:r>
      <w:r>
        <w:t>:</w:t>
      </w:r>
    </w:p>
    <w:p w14:paraId="46F52544" w14:textId="7D433410" w:rsidR="008A5E4E" w:rsidRDefault="0065745B">
      <w:pPr>
        <w:pStyle w:val="pre"/>
      </w:pPr>
      <w:r>
        <w:t>signature &amp;fun_t(arg_u32)(arg_u32, arg_u32);</w:t>
      </w:r>
      <w:r>
        <w:br/>
        <w:t xml:space="preserve"> function &amp;caller1()()</w:t>
      </w:r>
      <w:r>
        <w:br/>
        <w:t xml:space="preserve"> {</w:t>
      </w:r>
      <w:r>
        <w:br/>
        <w:t xml:space="preserve">   // ...</w:t>
      </w:r>
      <w:r>
        <w:br/>
        <w:t xml:space="preserve">   {</w:t>
      </w:r>
      <w:r>
        <w:br/>
        <w:t xml:space="preserve">     arg_u32 %in1;</w:t>
      </w:r>
      <w:r>
        <w:br/>
        <w:t xml:space="preserve">     arg_u32 %in2;</w:t>
      </w:r>
      <w:r>
        <w:br/>
        <w:t xml:space="preserve">     arg_u32 %out;</w:t>
      </w:r>
      <w:r>
        <w:br/>
        <w:t xml:space="preserve">     // ...</w:t>
      </w:r>
      <w:r>
        <w:br/>
        <w:t xml:space="preserve">     icall</w:t>
      </w:r>
      <w:r w:rsidR="007079AB">
        <w:t>_u64</w:t>
      </w:r>
      <w:r>
        <w:t xml:space="preserve"> $d2(%out)(%in1, %in2) &amp;fun_t;</w:t>
      </w:r>
      <w:r>
        <w:br/>
        <w:t xml:space="preserve">   }</w:t>
      </w:r>
      <w:r>
        <w:br/>
        <w:t xml:space="preserve"> };</w:t>
      </w:r>
    </w:p>
    <w:p w14:paraId="45A38AAD" w14:textId="77777777" w:rsidR="008A5E4E" w:rsidRDefault="0065745B">
      <w:pPr>
        <w:pStyle w:val="p"/>
      </w:pPr>
      <w:r>
        <w:t xml:space="preserve">This is a call of some indirect function that takes two </w:t>
      </w:r>
      <w:r>
        <w:rPr>
          <w:rStyle w:val="code1"/>
        </w:rPr>
        <w:t>u32</w:t>
      </w:r>
      <w:r>
        <w:t xml:space="preserve"> arguments and returns a </w:t>
      </w:r>
      <w:r>
        <w:rPr>
          <w:rStyle w:val="code1"/>
        </w:rPr>
        <w:t>u32</w:t>
      </w:r>
      <w:r>
        <w:t xml:space="preserve"> result. The particular target function is selected by the contents of register </w:t>
      </w:r>
      <w:r>
        <w:rPr>
          <w:rStyle w:val="code1"/>
        </w:rPr>
        <w:t>$d2</w:t>
      </w:r>
      <w:r>
        <w:t xml:space="preserve">. Each work-item has its own </w:t>
      </w:r>
      <w:r>
        <w:rPr>
          <w:rStyle w:val="code1"/>
        </w:rPr>
        <w:t>$d2</w:t>
      </w:r>
      <w:r>
        <w:t>, so this might call many different indirect functions.</w:t>
      </w:r>
    </w:p>
    <w:p w14:paraId="1302D7D9" w14:textId="4E48537F" w:rsidR="00F75057" w:rsidRDefault="00F75057">
      <w:pPr>
        <w:pStyle w:val="p"/>
      </w:pPr>
      <w:r>
        <w:t xml:space="preserve">For more information, see </w:t>
      </w:r>
      <w:r>
        <w:rPr>
          <w:rStyle w:val="xref1"/>
        </w:rPr>
        <w:t>10.8. Indirect Call (icall) Operation (</w:t>
      </w:r>
      <w:r w:rsidRPr="008A5E4E">
        <w:fldChar w:fldCharType="begin"/>
      </w:r>
      <w:r>
        <w:instrText xml:space="preserve"> PAGEREF _Ref-369314325 \p \h  \* MERGEFORMAT </w:instrText>
      </w:r>
      <w:r w:rsidRPr="008A5E4E">
        <w:fldChar w:fldCharType="separate"/>
      </w:r>
      <w:r w:rsidRPr="00533AF0">
        <w:rPr>
          <w:rStyle w:val="xref1"/>
          <w:noProof/>
        </w:rPr>
        <w:t>on</w:t>
      </w:r>
      <w:r>
        <w:rPr>
          <w:noProof/>
        </w:rPr>
        <w:t xml:space="preserve"> page 256</w:t>
      </w:r>
      <w:r w:rsidRPr="008A5E4E">
        <w:rPr>
          <w:rStyle w:val="xref1"/>
        </w:rPr>
        <w:fldChar w:fldCharType="end"/>
      </w:r>
      <w:r>
        <w:rPr>
          <w:rStyle w:val="xref1"/>
        </w:rPr>
        <w:t>).</w:t>
      </w:r>
    </w:p>
    <w:p w14:paraId="1CAAB9ED" w14:textId="77777777" w:rsidR="008A5E4E" w:rsidRDefault="0065745B">
      <w:pPr>
        <w:pStyle w:val="h2"/>
      </w:pPr>
      <w:bookmarkStart w:id="794" w:name="_Toc396034351"/>
      <w:r>
        <w:t xml:space="preserve">10.4 </w:t>
      </w:r>
      <w:bookmarkStart w:id="795" w:name="_Ref1774573654"/>
      <w:bookmarkStart w:id="796" w:name="_Ref1521575131"/>
      <w:r>
        <w:t>Variadic Functions</w:t>
      </w:r>
      <w:bookmarkEnd w:id="794"/>
      <w:bookmarkEnd w:id="795"/>
      <w:bookmarkEnd w:id="796"/>
    </w:p>
    <w:p w14:paraId="5CAB8646" w14:textId="77777777" w:rsidR="008A5E4E" w:rsidRDefault="0065745B">
      <w:pPr>
        <w:pStyle w:val="p"/>
      </w:pPr>
      <w:r>
        <w:t>A variadic function is a function that accepts a variable number of arguments.</w:t>
      </w:r>
    </w:p>
    <w:p w14:paraId="3B4B08B7" w14:textId="77777777" w:rsidR="008A5E4E" w:rsidRDefault="0065745B">
      <w:pPr>
        <w:pStyle w:val="p"/>
      </w:pPr>
      <w:r>
        <w:t xml:space="preserve">In HSAIL, variadic functions are declared by specifying the last formal argument as an array with no specified size (for example, </w:t>
      </w:r>
      <w:r>
        <w:rPr>
          <w:rStyle w:val="code1"/>
        </w:rPr>
        <w:t>uint32 extra_args[]</w:t>
      </w:r>
      <w:r>
        <w:t>). The matching actual argument passed by a call operation must be an arg segment variable defined as a fixed-size array.</w:t>
      </w:r>
    </w:p>
    <w:p w14:paraId="489A33CA" w14:textId="77777777" w:rsidR="008A5E4E" w:rsidRDefault="0065745B">
      <w:pPr>
        <w:pStyle w:val="p"/>
      </w:pPr>
      <w:r>
        <w:t>The example function below computes the sum of a list of floating-point values. The first argument to the function is the size of the list and the second argument is an array of floating-point values.</w:t>
      </w:r>
    </w:p>
    <w:p w14:paraId="5EC1A805" w14:textId="77777777" w:rsidR="008A5E4E" w:rsidRDefault="0065745B">
      <w:pPr>
        <w:pStyle w:val="pre"/>
      </w:pPr>
      <w:r>
        <w:t xml:space="preserve">function &amp;sumofN(arg_f32 %r)(arg_u32 %n, align(8) arg_u8 %last[])  </w:t>
      </w:r>
      <w:r>
        <w:br/>
        <w:t xml:space="preserve"> {</w:t>
      </w:r>
      <w:r>
        <w:br/>
        <w:t xml:space="preserve">   ld_arg_u32 $s0, [%n];         // s0 holds the number to add</w:t>
      </w:r>
      <w:r>
        <w:br/>
        <w:t xml:space="preserve">   mov_b32 $s1, 0;               // s1 holds the sum </w:t>
      </w:r>
      <w:r>
        <w:br/>
        <w:t xml:space="preserve">   mov_b32 $s3, 0;               // s3 is the offset into last</w:t>
      </w:r>
      <w:r>
        <w:br/>
        <w:t xml:space="preserve"> @loop:</w:t>
      </w:r>
      <w:r>
        <w:br/>
        <w:t xml:space="preserve">   cmp_eq_b1_u32 $c1, $s0, 0;    // see if the count is zero</w:t>
      </w:r>
      <w:r>
        <w:br/>
        <w:t xml:space="preserve">   cbr_b1 $c1, @done;            // if it is,  jump to done</w:t>
      </w:r>
      <w:r>
        <w:br/>
        <w:t xml:space="preserve">   ld_arg_f32 $s4, [%last][$s3]; // load a value</w:t>
      </w:r>
      <w:r>
        <w:br/>
        <w:t xml:space="preserve">   add_f32 $s1, $s1, $s4;        // add the value </w:t>
      </w:r>
      <w:r>
        <w:br/>
        <w:t xml:space="preserve">   add_u32 $s3, $s3, 4;          // advance the offset to the next element</w:t>
      </w:r>
      <w:r>
        <w:br/>
        <w:t xml:space="preserve">   sub_u32 $s0, $s0, 1;          // decrement the count </w:t>
      </w:r>
      <w:r>
        <w:br/>
        <w:t xml:space="preserve">   br @loop;</w:t>
      </w:r>
      <w:r>
        <w:br/>
        <w:t xml:space="preserve"> @done:</w:t>
      </w:r>
      <w:r>
        <w:br/>
        <w:t xml:space="preserve">   st_arg_f32 $s1, [%r];</w:t>
      </w:r>
      <w:r>
        <w:br/>
        <w:t xml:space="preserve">   ret;</w:t>
      </w:r>
      <w:r>
        <w:br/>
        <w:t xml:space="preserve"> };</w:t>
      </w:r>
      <w:r>
        <w:br/>
        <w:t xml:space="preserve"> </w:t>
      </w:r>
      <w:r>
        <w:br/>
        <w:t xml:space="preserve"> kernel &amp;adder() </w:t>
      </w:r>
      <w:r>
        <w:br/>
        <w:t xml:space="preserve"> { // here is an example caller passing in 4 32-bit floats </w:t>
      </w:r>
      <w:r>
        <w:br/>
        <w:t xml:space="preserve">   { </w:t>
      </w:r>
      <w:r>
        <w:br/>
        <w:t xml:space="preserve">     align(8) arg_u8 %n[16];  </w:t>
      </w:r>
      <w:r>
        <w:br/>
        <w:t xml:space="preserve">     arg_u32 %count;</w:t>
      </w:r>
      <w:r>
        <w:br/>
        <w:t xml:space="preserve">     arg_f32 %sum;</w:t>
      </w:r>
      <w:r>
        <w:br/>
        <w:t xml:space="preserve">     st_arg_f32 1.2f, [%n][0];</w:t>
      </w:r>
      <w:r>
        <w:br/>
        <w:t xml:space="preserve">     st_arg_f32 2.4f, [%n][4];</w:t>
      </w:r>
      <w:r>
        <w:br/>
        <w:t xml:space="preserve">     st_arg_f32 3.6f, [%n][8];</w:t>
      </w:r>
      <w:r>
        <w:br/>
        <w:t xml:space="preserve">     st_arg_f32 6.1f, [%n][12];</w:t>
      </w:r>
      <w:r>
        <w:br/>
        <w:t xml:space="preserve">     st_arg_u32 4, [%count];</w:t>
      </w:r>
      <w:r>
        <w:br/>
        <w:t xml:space="preserve">     call &amp;sumofN(%sum)(%count, %n);</w:t>
      </w:r>
      <w:r>
        <w:br/>
        <w:t xml:space="preserve">     ld_arg_f32  $s0, [%sum];</w:t>
      </w:r>
      <w:r>
        <w:br/>
        <w:t xml:space="preserve">   }</w:t>
      </w:r>
      <w:r>
        <w:br/>
        <w:t xml:space="preserve">   // ...  %s0 holds the sum</w:t>
      </w:r>
      <w:r>
        <w:br/>
        <w:t xml:space="preserve"> };</w:t>
      </w:r>
    </w:p>
    <w:p w14:paraId="4657A746" w14:textId="77777777" w:rsidR="008A5E4E" w:rsidRDefault="0065745B">
      <w:pPr>
        <w:pStyle w:val="h2"/>
      </w:pPr>
      <w:bookmarkStart w:id="797" w:name="_Toc396034352"/>
      <w:r>
        <w:t>10.5 align Qualifier</w:t>
      </w:r>
      <w:bookmarkEnd w:id="797"/>
    </w:p>
    <w:p w14:paraId="2BB91201" w14:textId="77777777" w:rsidR="008A5E4E" w:rsidRDefault="0065745B">
      <w:pPr>
        <w:pStyle w:val="p"/>
      </w:pPr>
      <w:r>
        <w:rPr>
          <w:rStyle w:val="code1"/>
        </w:rPr>
        <w:t>align</w:t>
      </w:r>
      <w:r>
        <w:t xml:space="preserve"> is an optional qualifier indicating the alignment of the arg variable in bytes. For information about the </w:t>
      </w:r>
      <w:r>
        <w:rPr>
          <w:rStyle w:val="code1"/>
        </w:rPr>
        <w:t>align</w:t>
      </w:r>
      <w:r>
        <w:t xml:space="preserve"> qualifier, see </w:t>
      </w:r>
      <w:r>
        <w:rPr>
          <w:rStyle w:val="xref1"/>
        </w:rPr>
        <w:t>4.3.10. Declaration and Definition Qualifiers (</w:t>
      </w:r>
      <w:r w:rsidR="009A76EE" w:rsidRPr="008A5E4E">
        <w:fldChar w:fldCharType="begin"/>
      </w:r>
      <w:r w:rsidR="008A5E4E">
        <w:instrText xml:space="preserve"> PAGEREF _Ref1400793971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75F48794" w14:textId="77777777" w:rsidR="008A5E4E" w:rsidRDefault="0065745B">
      <w:pPr>
        <w:pStyle w:val="p"/>
      </w:pPr>
      <w:r>
        <w:t xml:space="preserve">Without </w:t>
      </w:r>
      <w:r>
        <w:rPr>
          <w:rStyle w:val="code1"/>
        </w:rPr>
        <w:t>align</w:t>
      </w:r>
      <w:r>
        <w:t>, the variable is naturally aligned. That is, it is allocated at an address that is a multiple of the variable's type.</w:t>
      </w:r>
    </w:p>
    <w:p w14:paraId="41022317" w14:textId="77777777" w:rsidR="008A5E4E" w:rsidRDefault="0065745B">
      <w:pPr>
        <w:pStyle w:val="pNoPageBreakAfter"/>
      </w:pPr>
      <w:r>
        <w:t>For example:</w:t>
      </w:r>
    </w:p>
    <w:p w14:paraId="0A08F99B" w14:textId="77777777" w:rsidR="008A5E4E" w:rsidRDefault="0065745B">
      <w:pPr>
        <w:pStyle w:val="pre"/>
      </w:pPr>
      <w:r>
        <w:t>{</w:t>
      </w:r>
      <w:r>
        <w:br/>
        <w:t xml:space="preserve">   arg_u32 %x;             // holds one 32-bit integer value</w:t>
      </w:r>
      <w:r>
        <w:br/>
        <w:t xml:space="preserve">   arg_f64 %y[3];          // holds three 64-bit float doubles</w:t>
      </w:r>
      <w:r>
        <w:br/>
        <w:t xml:space="preserve">   align(8) arg_b8 %a[16]; // holds 16 bytes on an 8-byte boundary</w:t>
      </w:r>
      <w:r>
        <w:br/>
        <w:t xml:space="preserve">   // ...</w:t>
      </w:r>
      <w:r>
        <w:br/>
        <w:t xml:space="preserve"> }</w:t>
      </w:r>
    </w:p>
    <w:p w14:paraId="155C7764" w14:textId="77777777" w:rsidR="008A5E4E" w:rsidRDefault="0065745B">
      <w:pPr>
        <w:pStyle w:val="p"/>
      </w:pPr>
      <w:r>
        <w:rPr>
          <w:rStyle w:val="code1"/>
        </w:rPr>
        <w:t>align</w:t>
      </w:r>
      <w:r>
        <w:t xml:space="preserve"> is useful when you want to pass values of different types to the same function.</w:t>
      </w:r>
    </w:p>
    <w:p w14:paraId="175D0721" w14:textId="77777777" w:rsidR="008A5E4E" w:rsidRDefault="0065745B">
      <w:pPr>
        <w:pStyle w:val="pNoPageBreakAfter"/>
      </w:pPr>
      <w:r>
        <w:t xml:space="preserve">Consider a function </w:t>
      </w:r>
      <w:r>
        <w:rPr>
          <w:rStyle w:val="code1"/>
        </w:rPr>
        <w:t>&amp;foo</w:t>
      </w:r>
      <w:r>
        <w:t xml:space="preserve"> that is a simplified version of </w:t>
      </w:r>
      <w:r>
        <w:rPr>
          <w:rStyle w:val="code1"/>
        </w:rPr>
        <w:t>printf</w:t>
      </w:r>
      <w:r>
        <w:t xml:space="preserve">. </w:t>
      </w:r>
      <w:r>
        <w:rPr>
          <w:rStyle w:val="code1"/>
        </w:rPr>
        <w:t>&amp;foo</w:t>
      </w:r>
      <w:r>
        <w:t xml:space="preserve"> takes in two formal arguments. The first argument is an integer 0 or 1. That argument determines the type of the second argument, which is either a double or a character:</w:t>
      </w:r>
    </w:p>
    <w:p w14:paraId="66E7419F" w14:textId="77777777" w:rsidR="008A5E4E" w:rsidRDefault="0065745B">
      <w:pPr>
        <w:pStyle w:val="pre"/>
      </w:pPr>
      <w:r>
        <w:t>function &amp;foo()(align(8) arg_b8 %z[])</w:t>
      </w:r>
      <w:r>
        <w:br/>
        <w:t xml:space="preserve"> {</w:t>
      </w:r>
      <w:r>
        <w:br/>
        <w:t xml:space="preserve">   // ...</w:t>
      </w:r>
      <w:r>
        <w:br/>
        <w:t xml:space="preserve">   ret;</w:t>
      </w:r>
      <w:r>
        <w:br/>
        <w:t xml:space="preserve"> };</w:t>
      </w:r>
      <w:r>
        <w:br/>
        <w:t xml:space="preserve"> </w:t>
      </w:r>
      <w:r>
        <w:br/>
        <w:t xml:space="preserve"> function &amp;top()()</w:t>
      </w:r>
      <w:r>
        <w:br/>
        <w:t xml:space="preserve"> { </w:t>
      </w:r>
      <w:r>
        <w:br/>
        <w:t xml:space="preserve">   // ... </w:t>
      </w:r>
      <w:r>
        <w:br/>
        <w:t xml:space="preserve">   global_f64 %d;</w:t>
      </w:r>
      <w:r>
        <w:br/>
        <w:t xml:space="preserve">   global_u8 %c[4];</w:t>
      </w:r>
      <w:r>
        <w:br/>
        <w:t xml:space="preserve">   ld_global_f64 $d0, [%d];</w:t>
      </w:r>
      <w:r>
        <w:br/>
        <w:t xml:space="preserve">   ld_global_u8 $s0, [%c];</w:t>
      </w:r>
      <w:r>
        <w:br/>
        <w:t xml:space="preserve">   {</w:t>
      </w:r>
      <w:r>
        <w:br/>
        <w:t xml:space="preserve">     align(8) arg_b8 %sk[12];  // ensures that sk starts on an 8-byte </w:t>
      </w:r>
      <w:r>
        <w:br/>
        <w:t xml:space="preserve">                               // boundary so that both 32-bit and </w:t>
      </w:r>
      <w:r>
        <w:br/>
        <w:t xml:space="preserve">                               // 64-bit stores are naturally aligned</w:t>
      </w:r>
      <w:r>
        <w:br/>
        <w:t xml:space="preserve">     st_arg_u32 $s0, [%sk][8]; // stores 32 bits into the back of sk  </w:t>
      </w:r>
      <w:r>
        <w:br/>
        <w:t xml:space="preserve">     st_arg_u64 $d0, [%sk][0]; // stores 64 bits into the front of sk </w:t>
      </w:r>
      <w:r>
        <w:br/>
        <w:t xml:space="preserve">     call &amp;foo()(%sk); </w:t>
      </w:r>
      <w:r>
        <w:br/>
        <w:t xml:space="preserve">   }</w:t>
      </w:r>
      <w:r>
        <w:br/>
        <w:t xml:space="preserve">   // ...</w:t>
      </w:r>
      <w:r>
        <w:br/>
        <w:t xml:space="preserve"> };</w:t>
      </w:r>
    </w:p>
    <w:p w14:paraId="50CD5949" w14:textId="77777777" w:rsidR="008A5E4E" w:rsidRDefault="0065745B">
      <w:pPr>
        <w:pStyle w:val="h2"/>
      </w:pPr>
      <w:bookmarkStart w:id="798" w:name="_Toc396034353"/>
      <w:r>
        <w:t xml:space="preserve">10.6 </w:t>
      </w:r>
      <w:r w:rsidR="009A76EE">
        <w:fldChar w:fldCharType="begin"/>
      </w:r>
      <w:r>
        <w:instrText xml:space="preserve"> XE "direct call operation" </w:instrText>
      </w:r>
      <w:r w:rsidR="009A76EE">
        <w:fldChar w:fldCharType="end"/>
      </w:r>
      <w:bookmarkStart w:id="799" w:name="_Ref300980532"/>
      <w:r>
        <w:t>Direct Call (call) Operation</w:t>
      </w:r>
      <w:bookmarkEnd w:id="798"/>
      <w:bookmarkEnd w:id="799"/>
    </w:p>
    <w:p w14:paraId="70E72E44" w14:textId="77777777" w:rsidR="008A5E4E" w:rsidRDefault="009A76EE">
      <w:pPr>
        <w:pStyle w:val="p"/>
      </w:pPr>
      <w:r>
        <w:fldChar w:fldCharType="begin"/>
      </w:r>
      <w:r w:rsidR="0065745B">
        <w:instrText xml:space="preserve"> XE "direct call operation:call" </w:instrText>
      </w:r>
      <w:r>
        <w:fldChar w:fldCharType="end"/>
      </w:r>
      <w:r w:rsidR="0065745B">
        <w:t xml:space="preserve">The </w:t>
      </w:r>
      <w:r w:rsidR="0065745B">
        <w:rPr>
          <w:rStyle w:val="code1"/>
        </w:rPr>
        <w:t>call</w:t>
      </w:r>
      <w:r w:rsidR="0065745B">
        <w:t xml:space="preserve"> operation transfers control to a specific function.</w:t>
      </w:r>
    </w:p>
    <w:p w14:paraId="6FE6E45B" w14:textId="77777777" w:rsidR="008A5E4E" w:rsidRDefault="0065745B">
      <w:pPr>
        <w:pStyle w:val="h3"/>
      </w:pPr>
      <w:bookmarkStart w:id="800" w:name="_Toc396034354"/>
      <w:r>
        <w:t>10.6.1 Syntax</w:t>
      </w:r>
      <w:bookmarkEnd w:id="800"/>
    </w:p>
    <w:p w14:paraId="07D3686E" w14:textId="77777777" w:rsidR="008A5E4E" w:rsidRDefault="0065745B">
      <w:pPr>
        <w:pStyle w:val="pTableTitle"/>
      </w:pPr>
      <w:bookmarkStart w:id="801" w:name="_ListOf146"/>
      <w:r>
        <w:t>Table 10–1 Syntax for direct call Operation</w:t>
      </w:r>
    </w:p>
    <w:bookmarkEnd w:id="801"/>
    <w:p w14:paraId="5459F0B1"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60"/>
        <w:gridCol w:w="2399"/>
      </w:tblGrid>
      <w:tr w:rsidR="008A5E4E" w14:paraId="4DBA5E8A"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1973A100" w14:textId="77777777" w:rsidR="008A5E4E" w:rsidRDefault="0065745B">
            <w:pPr>
              <w:pStyle w:val="thTableStyle-TablestyleAltRows-HeadE-Sidehead-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03F449A8" w14:textId="77777777" w:rsidR="008A5E4E" w:rsidRDefault="0065745B">
            <w:pPr>
              <w:pStyle w:val="thTableStyle-TablestyleAltRows-HeadD-Column-Header1"/>
              <w:shd w:val="clear" w:color="auto" w:fill="D3D3D3"/>
            </w:pPr>
            <w:r>
              <w:rPr>
                <w:shd w:val="clear" w:color="auto" w:fill="D3D3D3"/>
              </w:rPr>
              <w:t>Operands</w:t>
            </w:r>
          </w:p>
        </w:tc>
      </w:tr>
      <w:tr w:rsidR="008A5E4E" w14:paraId="098BA44A"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01C9A9EE" w14:textId="77777777" w:rsidR="008A5E4E" w:rsidRDefault="0065745B">
            <w:pPr>
              <w:pStyle w:val="tdTableStyle-TablestyleAltRows-BodyB-Sidehead-Body1"/>
              <w:shd w:val="clear" w:color="auto" w:fill="DCDCDC"/>
            </w:pPr>
            <w:r>
              <w:rPr>
                <w:rStyle w:val="b"/>
                <w:b/>
                <w:bCs/>
                <w:shd w:val="clear" w:color="auto" w:fill="DCDCDC"/>
              </w:rPr>
              <w:t>call</w:t>
            </w:r>
          </w:p>
        </w:tc>
        <w:tc>
          <w:tcPr>
            <w:tcW w:w="0" w:type="auto"/>
            <w:tcMar>
              <w:top w:w="45" w:type="dxa"/>
              <w:left w:w="45" w:type="dxa"/>
              <w:bottom w:w="45" w:type="dxa"/>
              <w:right w:w="45" w:type="dxa"/>
            </w:tcMar>
          </w:tcPr>
          <w:p w14:paraId="3088C21D" w14:textId="77777777" w:rsidR="008A5E4E" w:rsidRDefault="0065745B">
            <w:pPr>
              <w:pStyle w:val="tdTableStyle-TablestyleAltRows-BodyA-Column-Body1"/>
            </w:pPr>
            <w:r>
              <w:rPr>
                <w:rStyle w:val="em"/>
              </w:rPr>
              <w:t>function</w:t>
            </w:r>
            <w:r>
              <w:rPr>
                <w:rStyle w:val="b"/>
              </w:rPr>
              <w:t xml:space="preserve"> (</w:t>
            </w:r>
            <w:r>
              <w:rPr>
                <w:rStyle w:val="em"/>
              </w:rPr>
              <w:t>outputArgs</w:t>
            </w:r>
            <w:r>
              <w:rPr>
                <w:rStyle w:val="b"/>
              </w:rPr>
              <w:t>) (</w:t>
            </w:r>
            <w:r>
              <w:rPr>
                <w:rStyle w:val="em"/>
              </w:rPr>
              <w:t>inputArgs</w:t>
            </w:r>
            <w:r>
              <w:rPr>
                <w:rStyle w:val="b"/>
              </w:rPr>
              <w:t>)</w:t>
            </w:r>
          </w:p>
        </w:tc>
      </w:tr>
    </w:tbl>
    <w:p w14:paraId="4D2A5584" w14:textId="77777777" w:rsidR="008A5E4E" w:rsidRDefault="008A5E4E">
      <w:pPr>
        <w:spacing w:after="240"/>
      </w:pPr>
    </w:p>
    <w:p w14:paraId="6C1F905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025FFB8D"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1F1C003"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788C731B" w14:textId="77777777">
        <w:trPr>
          <w:tblCellSpacing w:w="0" w:type="dxa"/>
        </w:trPr>
        <w:tc>
          <w:tcPr>
            <w:tcW w:w="0" w:type="auto"/>
            <w:tcBorders>
              <w:bottom w:val="single" w:sz="6" w:space="0" w:color="000000"/>
            </w:tcBorders>
            <w:tcMar>
              <w:top w:w="45" w:type="dxa"/>
              <w:left w:w="45" w:type="dxa"/>
              <w:bottom w:w="45" w:type="dxa"/>
              <w:right w:w="45" w:type="dxa"/>
            </w:tcMar>
          </w:tcPr>
          <w:p w14:paraId="3741F623" w14:textId="77777777" w:rsidR="008A5E4E" w:rsidRDefault="0065745B">
            <w:pPr>
              <w:pStyle w:val="tdTableStyle-TablestyleNonAltRows-BodyD-Column-Body1"/>
            </w:pPr>
            <w:r>
              <w:rPr>
                <w:rStyle w:val="em"/>
              </w:rPr>
              <w:t>function</w:t>
            </w:r>
            <w:r>
              <w:t xml:space="preserve">: Must be the identifier of a function (either non-indirect or indirect). The function output and input formal arguments must match the </w:t>
            </w:r>
            <w:r>
              <w:rPr>
                <w:rStyle w:val="em"/>
              </w:rPr>
              <w:t>outputArgs</w:t>
            </w:r>
            <w:r>
              <w:t xml:space="preserve"> and </w:t>
            </w:r>
            <w:r>
              <w:rPr>
                <w:rStyle w:val="em"/>
              </w:rPr>
              <w:t>inputArgs</w:t>
            </w:r>
            <w:r>
              <w:t xml:space="preserve"> specified. </w:t>
            </w:r>
          </w:p>
        </w:tc>
      </w:tr>
      <w:tr w:rsidR="008A5E4E" w14:paraId="1C61E9C5" w14:textId="77777777">
        <w:trPr>
          <w:tblCellSpacing w:w="0" w:type="dxa"/>
        </w:trPr>
        <w:tc>
          <w:tcPr>
            <w:tcW w:w="0" w:type="auto"/>
            <w:tcBorders>
              <w:bottom w:val="single" w:sz="6" w:space="0" w:color="000000"/>
            </w:tcBorders>
            <w:tcMar>
              <w:top w:w="45" w:type="dxa"/>
              <w:left w:w="45" w:type="dxa"/>
              <w:bottom w:w="45" w:type="dxa"/>
              <w:right w:w="45" w:type="dxa"/>
            </w:tcMar>
          </w:tcPr>
          <w:p w14:paraId="3F28D436" w14:textId="77777777" w:rsidR="008A5E4E" w:rsidRDefault="0065745B">
            <w:pPr>
              <w:pStyle w:val="tdTableStyle-TablestyleNonAltRows-BodyD-Column-Body1"/>
            </w:pPr>
            <w:r>
              <w:rPr>
                <w:rStyle w:val="em"/>
              </w:rPr>
              <w:t>outputArgs</w:t>
            </w:r>
            <w:r>
              <w:t xml:space="preserve">: List of zero or one call argument. </w:t>
            </w:r>
          </w:p>
        </w:tc>
      </w:tr>
      <w:tr w:rsidR="008A5E4E" w14:paraId="29581FCC" w14:textId="77777777">
        <w:trPr>
          <w:tblCellSpacing w:w="0" w:type="dxa"/>
        </w:trPr>
        <w:tc>
          <w:tcPr>
            <w:tcW w:w="0" w:type="auto"/>
            <w:tcMar>
              <w:top w:w="45" w:type="dxa"/>
              <w:left w:w="45" w:type="dxa"/>
              <w:bottom w:w="45" w:type="dxa"/>
              <w:right w:w="45" w:type="dxa"/>
            </w:tcMar>
          </w:tcPr>
          <w:p w14:paraId="7351EF59" w14:textId="77777777" w:rsidR="008A5E4E" w:rsidRDefault="0065745B">
            <w:pPr>
              <w:pStyle w:val="tdTableStyle-TablestyleNonAltRows-BodyA-Column-Body1"/>
            </w:pPr>
            <w:r>
              <w:rPr>
                <w:rStyle w:val="em"/>
              </w:rPr>
              <w:t>inputArgs</w:t>
            </w:r>
            <w:r>
              <w:t xml:space="preserve">: List of zero or more comma-separated call arguments. </w:t>
            </w:r>
          </w:p>
        </w:tc>
      </w:tr>
    </w:tbl>
    <w:p w14:paraId="34C88F54" w14:textId="77777777" w:rsidR="008A5E4E" w:rsidRDefault="008A5E4E">
      <w:pPr>
        <w:spacing w:after="240"/>
      </w:pPr>
    </w:p>
    <w:p w14:paraId="0D2F688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4D4348C7"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EC9C2CE"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5F3DD531" w14:textId="77777777">
        <w:trPr>
          <w:tblCellSpacing w:w="0" w:type="dxa"/>
        </w:trPr>
        <w:tc>
          <w:tcPr>
            <w:tcW w:w="0" w:type="auto"/>
            <w:tcMar>
              <w:top w:w="45" w:type="dxa"/>
              <w:left w:w="45" w:type="dxa"/>
              <w:bottom w:w="45" w:type="dxa"/>
              <w:right w:w="45" w:type="dxa"/>
            </w:tcMar>
          </w:tcPr>
          <w:p w14:paraId="294BE285" w14:textId="77777777" w:rsidR="008A5E4E" w:rsidRDefault="0065745B">
            <w:pPr>
              <w:pStyle w:val="tdTableStyle-TablestyleNonAltRows-BodyA-Column-Body1"/>
            </w:pPr>
            <w:r>
              <w:t xml:space="preserve">No exceptions are allowed. </w:t>
            </w:r>
          </w:p>
        </w:tc>
      </w:tr>
    </w:tbl>
    <w:p w14:paraId="6228A093" w14:textId="77777777" w:rsidR="008A5E4E" w:rsidRDefault="008A5E4E">
      <w:pPr>
        <w:spacing w:after="240"/>
      </w:pPr>
    </w:p>
    <w:p w14:paraId="4BA51732" w14:textId="77777777" w:rsidR="008A5E4E" w:rsidRDefault="0065745B">
      <w:pPr>
        <w:pStyle w:val="p"/>
      </w:pPr>
      <w:r>
        <w:t xml:space="preserve">For BRIG syntax, see </w:t>
      </w:r>
      <w:r>
        <w:rPr>
          <w:rStyle w:val="xref1"/>
        </w:rPr>
        <w:t>18.7.6. BRIG Syntax for Function Operations (</w:t>
      </w:r>
      <w:r w:rsidR="009A76EE" w:rsidRPr="008A5E4E">
        <w:fldChar w:fldCharType="begin"/>
      </w:r>
      <w:r w:rsidR="008A5E4E">
        <w:instrText xml:space="preserve"> PAGEREF _Ref1011182283 \p \h  \* MERGEFORMAT </w:instrText>
      </w:r>
      <w:r w:rsidR="009A76EE" w:rsidRPr="008A5E4E">
        <w:fldChar w:fldCharType="separate"/>
      </w:r>
      <w:r w:rsidR="00533AF0" w:rsidRPr="00533AF0">
        <w:rPr>
          <w:rStyle w:val="xref1"/>
          <w:noProof/>
        </w:rPr>
        <w:t>on</w:t>
      </w:r>
      <w:r w:rsidR="00533AF0">
        <w:rPr>
          <w:noProof/>
        </w:rPr>
        <w:t xml:space="preserve"> page 366</w:t>
      </w:r>
      <w:r w:rsidR="009A76EE" w:rsidRPr="008A5E4E">
        <w:rPr>
          <w:rStyle w:val="xref1"/>
        </w:rPr>
        <w:fldChar w:fldCharType="end"/>
      </w:r>
      <w:r>
        <w:rPr>
          <w:rStyle w:val="xref1"/>
        </w:rPr>
        <w:t>)</w:t>
      </w:r>
      <w:r>
        <w:t xml:space="preserve">. </w:t>
      </w:r>
    </w:p>
    <w:p w14:paraId="1777B34E" w14:textId="77777777" w:rsidR="008A5E4E" w:rsidRDefault="0065745B">
      <w:pPr>
        <w:pStyle w:val="h3"/>
      </w:pPr>
      <w:bookmarkStart w:id="802" w:name="_Toc396034355"/>
      <w:r>
        <w:t>10.6.2 Description</w:t>
      </w:r>
      <w:bookmarkEnd w:id="802"/>
    </w:p>
    <w:p w14:paraId="66267E84" w14:textId="77777777" w:rsidR="008A5E4E" w:rsidRDefault="0065745B">
      <w:pPr>
        <w:pStyle w:val="p"/>
      </w:pPr>
      <w:r>
        <w:t xml:space="preserve">A direct call operation transfers control to a specific function specified by the </w:t>
      </w:r>
      <w:r>
        <w:rPr>
          <w:rStyle w:val="i"/>
        </w:rPr>
        <w:t>function</w:t>
      </w:r>
      <w:r>
        <w:t xml:space="preserve"> operand. </w:t>
      </w:r>
      <w:r>
        <w:rPr>
          <w:rStyle w:val="i"/>
        </w:rPr>
        <w:t>function</w:t>
      </w:r>
      <w:r>
        <w:t xml:space="preserve"> can be the identifier of a function declaration or definition. The function can be either a non-indirect function or an indirect function. At the time of finalizing, the transitive closure of all functions specified by a </w:t>
      </w:r>
      <w:r>
        <w:rPr>
          <w:rStyle w:val="code1"/>
        </w:rPr>
        <w:t>call</w:t>
      </w:r>
      <w:r>
        <w:t xml:space="preserve"> or </w:t>
      </w:r>
      <w:r>
        <w:rPr>
          <w:rStyle w:val="code1"/>
        </w:rPr>
        <w:t>scall</w:t>
      </w:r>
      <w:r>
        <w:t xml:space="preserve"> operation starting at the kernel or indirect function being finalized, must have a definition in some module in the HSAIL program. In addition, all variables and fbarriers they reference must have a definition in some module in the HSAIL program. </w:t>
      </w:r>
      <w:r w:rsidR="00F85A63">
        <w:t xml:space="preserve">The exception is that global and readonly segment variables may be declared only, in which case the HSA executable must be used to provide the definition, such as to a host application variable. </w:t>
      </w:r>
      <w:r>
        <w:t xml:space="preserve">See </w:t>
      </w:r>
      <w:r>
        <w:rPr>
          <w:rStyle w:val="xref1"/>
        </w:rPr>
        <w:t>4.2. Program</w:t>
      </w:r>
      <w:r w:rsidR="00F85A63">
        <w:rPr>
          <w:rStyle w:val="xref1"/>
        </w:rPr>
        <w:t>, Code Object and Executable</w:t>
      </w:r>
      <w:r>
        <w:rPr>
          <w:rStyle w:val="xref1"/>
        </w:rPr>
        <w:t xml:space="preserve"> (</w:t>
      </w:r>
      <w:r w:rsidR="009A76EE" w:rsidRPr="008A5E4E">
        <w:fldChar w:fldCharType="begin"/>
      </w:r>
      <w:r w:rsidR="008A5E4E">
        <w:instrText xml:space="preserve"> PAGEREF _Ref-654951805 \p \h  \* MERGEFORMAT </w:instrText>
      </w:r>
      <w:r w:rsidR="009A76EE" w:rsidRPr="008A5E4E">
        <w:fldChar w:fldCharType="separate"/>
      </w:r>
      <w:r w:rsidR="00533AF0" w:rsidRPr="00533AF0">
        <w:rPr>
          <w:rStyle w:val="xref1"/>
          <w:noProof/>
        </w:rPr>
        <w:t>on</w:t>
      </w:r>
      <w:r w:rsidR="00533AF0">
        <w:rPr>
          <w:noProof/>
        </w:rPr>
        <w:t xml:space="preserve"> page 33</w:t>
      </w:r>
      <w:r w:rsidR="009A76EE" w:rsidRPr="008A5E4E">
        <w:rPr>
          <w:rStyle w:val="xref1"/>
        </w:rPr>
        <w:fldChar w:fldCharType="end"/>
      </w:r>
      <w:r>
        <w:rPr>
          <w:rStyle w:val="xref1"/>
        </w:rPr>
        <w:t>)</w:t>
      </w:r>
      <w:r>
        <w:t>.</w:t>
      </w:r>
    </w:p>
    <w:p w14:paraId="6DD07D38" w14:textId="77777777" w:rsidR="008A5E4E" w:rsidRDefault="0065745B">
      <w:pPr>
        <w:pStyle w:val="p"/>
      </w:pPr>
      <w:r>
        <w:t xml:space="preserve">Calls must appear inside of an arg block which is used to pass arguments in and out of the function being called. This is required even if the function has no arguments. See </w:t>
      </w:r>
      <w:r>
        <w:rPr>
          <w:rStyle w:val="xref1"/>
        </w:rPr>
        <w:t>10.2. Function Call Argument Passing (</w:t>
      </w:r>
      <w:r w:rsidR="009A76EE" w:rsidRPr="008A5E4E">
        <w:fldChar w:fldCharType="begin"/>
      </w:r>
      <w:r w:rsidR="008A5E4E">
        <w:instrText xml:space="preserve"> PAGEREF _Ref1515198385 \p \h  \* MERGEFORMAT </w:instrText>
      </w:r>
      <w:r w:rsidR="009A76EE" w:rsidRPr="008A5E4E">
        <w:fldChar w:fldCharType="separate"/>
      </w:r>
      <w:r w:rsidR="00533AF0" w:rsidRPr="00533AF0">
        <w:rPr>
          <w:rStyle w:val="xref1"/>
          <w:noProof/>
        </w:rPr>
        <w:t>on</w:t>
      </w:r>
      <w:r w:rsidR="00533AF0">
        <w:rPr>
          <w:noProof/>
        </w:rPr>
        <w:t xml:space="preserve"> page 246</w:t>
      </w:r>
      <w:r w:rsidR="009A76EE" w:rsidRPr="008A5E4E">
        <w:rPr>
          <w:rStyle w:val="xref1"/>
        </w:rPr>
        <w:fldChar w:fldCharType="end"/>
      </w:r>
      <w:r>
        <w:rPr>
          <w:rStyle w:val="xref1"/>
        </w:rPr>
        <w:t>)</w:t>
      </w:r>
      <w:r>
        <w:t>.</w:t>
      </w:r>
    </w:p>
    <w:p w14:paraId="7260C36E" w14:textId="77777777" w:rsidR="008A5E4E" w:rsidRDefault="0065745B">
      <w:pPr>
        <w:pStyle w:val="p"/>
      </w:pPr>
      <w:r>
        <w:t>Direct calls are the most efficient form of function calls. An implementation may implement them using a function call stack which can store the arguments, function scope private segment variables and return instruction address so execution can resume after the call operation. The calling convention used could be specialized to a specific call site. It is also allowed to inline the function code block.</w:t>
      </w:r>
    </w:p>
    <w:p w14:paraId="053636FE" w14:textId="77777777" w:rsidR="008A5E4E" w:rsidRDefault="0065745B">
      <w:pPr>
        <w:pStyle w:val="pExample"/>
      </w:pPr>
      <w:r>
        <w:t>Example</w:t>
      </w:r>
    </w:p>
    <w:p w14:paraId="0BE874A2" w14:textId="6180F82E" w:rsidR="008A5E4E" w:rsidRDefault="0065745B">
      <w:pPr>
        <w:pStyle w:val="pre"/>
      </w:pPr>
      <w:r>
        <w:t xml:space="preserve">decl function &amp;foo(arg_u32 %r)(arg_f32 %a);              </w:t>
      </w:r>
      <w:r>
        <w:br/>
        <w:t xml:space="preserve"> </w:t>
      </w:r>
      <w:r>
        <w:br/>
        <w:t xml:space="preserve"> function &amp;example_call(arg_u32 %res)(arg_u32 %arg1)</w:t>
      </w:r>
      <w:r>
        <w:br/>
        <w:t xml:space="preserve"> {</w:t>
      </w:r>
      <w:r>
        <w:br/>
        <w:t xml:space="preserve">   { </w:t>
      </w:r>
      <w:r>
        <w:br/>
        <w:t xml:space="preserve">     arg_</w:t>
      </w:r>
      <w:r w:rsidR="00696DE9">
        <w:t>f</w:t>
      </w:r>
      <w:r>
        <w:t>32 %a;</w:t>
      </w:r>
      <w:r>
        <w:br/>
        <w:t xml:space="preserve">     arg_u32 %r;</w:t>
      </w:r>
      <w:r>
        <w:br/>
        <w:t xml:space="preserve">     st_arg_f32 2.0f, [%a];</w:t>
      </w:r>
      <w:r>
        <w:br/>
        <w:t xml:space="preserve">     // call &amp;foo                             </w:t>
      </w:r>
      <w:r>
        <w:br/>
        <w:t xml:space="preserve">     call &amp;foo(%r)(%a);</w:t>
      </w:r>
      <w:r>
        <w:br/>
        <w:t xml:space="preserve">     ld_arg</w:t>
      </w:r>
      <w:r w:rsidR="000679DB">
        <w:t>_u32</w:t>
      </w:r>
      <w:r>
        <w:t xml:space="preserve"> </w:t>
      </w:r>
      <w:r w:rsidR="000679DB">
        <w:t>$</w:t>
      </w:r>
      <w:r>
        <w:t>s1, [%r];</w:t>
      </w:r>
      <w:r>
        <w:br/>
        <w:t xml:space="preserve">   } </w:t>
      </w:r>
      <w:r>
        <w:br/>
      </w:r>
      <w:r w:rsidR="000679DB">
        <w:t xml:space="preserve">   st_arg_u32 $s1, [%res];</w:t>
      </w:r>
      <w:r w:rsidR="000679DB">
        <w:br/>
      </w:r>
      <w:r>
        <w:t xml:space="preserve"> };</w:t>
      </w:r>
    </w:p>
    <w:p w14:paraId="6FCF33D4" w14:textId="40DE3D46" w:rsidR="008A5E4E" w:rsidRDefault="0065745B">
      <w:pPr>
        <w:pStyle w:val="h2"/>
      </w:pPr>
      <w:bookmarkStart w:id="803" w:name="_Toc396034356"/>
      <w:r>
        <w:t xml:space="preserve">10.7 </w:t>
      </w:r>
      <w:bookmarkStart w:id="804" w:name="_Ref1982315605"/>
      <w:r>
        <w:t>Switch Call (scall) Operation</w:t>
      </w:r>
      <w:bookmarkEnd w:id="803"/>
      <w:bookmarkEnd w:id="804"/>
    </w:p>
    <w:p w14:paraId="7B044911" w14:textId="77777777" w:rsidR="008A5E4E" w:rsidRDefault="0065745B">
      <w:pPr>
        <w:pStyle w:val="p"/>
      </w:pPr>
      <w:r>
        <w:t xml:space="preserve">The </w:t>
      </w:r>
      <w:r>
        <w:rPr>
          <w:rStyle w:val="code1"/>
        </w:rPr>
        <w:t>scall</w:t>
      </w:r>
      <w:r>
        <w:t xml:space="preserve"> operation uses an integer index to select the specific function to which control is transferred.</w:t>
      </w:r>
    </w:p>
    <w:p w14:paraId="6E741785" w14:textId="77777777" w:rsidR="008A5E4E" w:rsidRDefault="0065745B">
      <w:pPr>
        <w:pStyle w:val="h3"/>
      </w:pPr>
      <w:bookmarkStart w:id="805" w:name="_Toc396034357"/>
      <w:r>
        <w:t>10.7.1 Syntax</w:t>
      </w:r>
      <w:bookmarkEnd w:id="805"/>
    </w:p>
    <w:p w14:paraId="76B73D61" w14:textId="77777777" w:rsidR="008A5E4E" w:rsidRDefault="0065745B">
      <w:pPr>
        <w:pStyle w:val="pTableTitle"/>
      </w:pPr>
      <w:bookmarkStart w:id="806" w:name="_ListOf147"/>
      <w:r>
        <w:t>Table 10–2 Syntax for switch call Operation</w:t>
      </w:r>
    </w:p>
    <w:bookmarkEnd w:id="806"/>
    <w:p w14:paraId="6EBA9A0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60"/>
        <w:gridCol w:w="2991"/>
      </w:tblGrid>
      <w:tr w:rsidR="008A5E4E" w14:paraId="75792777"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07B354F6"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05CF1C31" w14:textId="77777777" w:rsidR="008A5E4E" w:rsidRDefault="0065745B">
            <w:pPr>
              <w:pStyle w:val="thTableStyle-TablestyleSyntax-HeadD-Operands-Header1"/>
              <w:shd w:val="clear" w:color="auto" w:fill="D3D3D3"/>
            </w:pPr>
            <w:r>
              <w:rPr>
                <w:shd w:val="clear" w:color="auto" w:fill="D3D3D3"/>
              </w:rPr>
              <w:t>Operands</w:t>
            </w:r>
          </w:p>
        </w:tc>
      </w:tr>
      <w:tr w:rsidR="008A5E4E" w14:paraId="005C8D14"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43EBEBC1" w14:textId="77777777" w:rsidR="008A5E4E" w:rsidRDefault="0065745B">
            <w:pPr>
              <w:pStyle w:val="tdTableStyle-TablestyleSyntax-BodyB-Opcodes-Body1"/>
              <w:shd w:val="clear" w:color="auto" w:fill="DCDCDC"/>
            </w:pPr>
            <w:r>
              <w:rPr>
                <w:rStyle w:val="b"/>
                <w:b/>
                <w:bCs/>
                <w:shd w:val="clear" w:color="auto" w:fill="DCDCDC"/>
              </w:rPr>
              <w:t>scall</w:t>
            </w:r>
            <w:r>
              <w:rPr>
                <w:rStyle w:val="code"/>
                <w:shd w:val="clear" w:color="auto" w:fill="DCDCDC"/>
              </w:rPr>
              <w:t>_</w:t>
            </w:r>
            <w:r>
              <w:rPr>
                <w:rStyle w:val="em"/>
                <w:shd w:val="clear" w:color="auto" w:fill="DCDCDC"/>
              </w:rPr>
              <w:t>width</w:t>
            </w:r>
            <w:r>
              <w:rPr>
                <w:rStyle w:val="b"/>
                <w:b/>
                <w:bCs/>
                <w:shd w:val="clear" w:color="auto" w:fill="DCDCDC"/>
              </w:rPr>
              <w:t>_u</w:t>
            </w:r>
            <w:r>
              <w:rPr>
                <w:rStyle w:val="em"/>
                <w:shd w:val="clear" w:color="auto" w:fill="DCDCDC"/>
              </w:rPr>
              <w:t>Length</w:t>
            </w:r>
          </w:p>
        </w:tc>
        <w:tc>
          <w:tcPr>
            <w:tcW w:w="0" w:type="auto"/>
            <w:tcMar>
              <w:top w:w="45" w:type="dxa"/>
              <w:left w:w="45" w:type="dxa"/>
              <w:bottom w:w="45" w:type="dxa"/>
              <w:right w:w="45" w:type="dxa"/>
            </w:tcMar>
          </w:tcPr>
          <w:p w14:paraId="4CC017C4" w14:textId="77777777" w:rsidR="008A5E4E" w:rsidRDefault="0065745B">
            <w:pPr>
              <w:pStyle w:val="tdTableStyle-TablestyleSyntax-BodyA-Operands-Body1"/>
            </w:pPr>
            <w:r>
              <w:rPr>
                <w:rStyle w:val="em"/>
              </w:rPr>
              <w:t>src</w:t>
            </w:r>
            <w:r>
              <w:rPr>
                <w:rStyle w:val="b"/>
              </w:rPr>
              <w:t xml:space="preserve"> (</w:t>
            </w:r>
            <w:r>
              <w:rPr>
                <w:rStyle w:val="em"/>
              </w:rPr>
              <w:t>outputArgs</w:t>
            </w:r>
            <w:r>
              <w:rPr>
                <w:rStyle w:val="b"/>
              </w:rPr>
              <w:t>) (</w:t>
            </w:r>
            <w:r>
              <w:rPr>
                <w:rStyle w:val="em"/>
              </w:rPr>
              <w:t>inputArgs</w:t>
            </w:r>
            <w:r>
              <w:rPr>
                <w:rStyle w:val="b"/>
              </w:rPr>
              <w:t>) [</w:t>
            </w:r>
            <w:r>
              <w:rPr>
                <w:rStyle w:val="em"/>
              </w:rPr>
              <w:t>functionList</w:t>
            </w:r>
            <w:r>
              <w:rPr>
                <w:rStyle w:val="b"/>
              </w:rPr>
              <w:t>]</w:t>
            </w:r>
          </w:p>
        </w:tc>
      </w:tr>
    </w:tbl>
    <w:p w14:paraId="799CE7B1" w14:textId="77777777" w:rsidR="008A5E4E" w:rsidRDefault="008A5E4E">
      <w:pPr>
        <w:spacing w:after="240"/>
      </w:pPr>
    </w:p>
    <w:p w14:paraId="137170A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54134288"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1FCA359" w14:textId="77777777" w:rsidR="008A5E4E" w:rsidRDefault="0065745B">
            <w:pPr>
              <w:pStyle w:val="thTableStyle-TablestyleNonAltRows-HeadD-Column-Header1"/>
              <w:shd w:val="clear" w:color="auto" w:fill="D3D3D3"/>
            </w:pPr>
            <w:r>
              <w:rPr>
                <w:rStyle w:val="b1"/>
                <w:b/>
                <w:bCs/>
                <w:shd w:val="clear" w:color="auto" w:fill="D3D3D3"/>
              </w:rPr>
              <w:t>Explanation of Modifier</w:t>
            </w:r>
          </w:p>
        </w:tc>
      </w:tr>
      <w:tr w:rsidR="008A5E4E" w14:paraId="5D8FDCE3" w14:textId="77777777">
        <w:trPr>
          <w:tblCellSpacing w:w="0" w:type="dxa"/>
        </w:trPr>
        <w:tc>
          <w:tcPr>
            <w:tcW w:w="0" w:type="auto"/>
            <w:tcBorders>
              <w:bottom w:val="single" w:sz="6" w:space="0" w:color="000000"/>
            </w:tcBorders>
            <w:tcMar>
              <w:top w:w="45" w:type="dxa"/>
              <w:left w:w="45" w:type="dxa"/>
              <w:bottom w:w="45" w:type="dxa"/>
              <w:right w:w="45" w:type="dxa"/>
            </w:tcMar>
          </w:tcPr>
          <w:p w14:paraId="01EC33E7" w14:textId="77777777" w:rsidR="008A5E4E" w:rsidRDefault="0065745B">
            <w:pPr>
              <w:pStyle w:val="tdTableStyle-TablestyleNonAltRows-BodyD-Column-Body1"/>
            </w:pPr>
            <w:r>
              <w:rPr>
                <w:rStyle w:val="em"/>
              </w:rPr>
              <w:t>width</w:t>
            </w:r>
            <w:r>
              <w:t xml:space="preserve">: Optional: </w:t>
            </w:r>
            <w:r>
              <w:rPr>
                <w:rStyle w:val="code"/>
              </w:rPr>
              <w:t>width(</w:t>
            </w:r>
            <w:r>
              <w:rPr>
                <w:rStyle w:val="em"/>
              </w:rPr>
              <w:t>n</w:t>
            </w:r>
            <w:r>
              <w:rPr>
                <w:rStyle w:val="code"/>
              </w:rPr>
              <w:t>)</w:t>
            </w:r>
            <w:r>
              <w:t xml:space="preserve">, </w:t>
            </w:r>
            <w:r>
              <w:rPr>
                <w:rStyle w:val="code"/>
              </w:rPr>
              <w:t>width(WAVESIZE)</w:t>
            </w:r>
            <w:r>
              <w:t xml:space="preserve">, or </w:t>
            </w:r>
            <w:r>
              <w:rPr>
                <w:rStyle w:val="code"/>
              </w:rPr>
              <w:t>width(all)</w:t>
            </w:r>
            <w:r>
              <w:t xml:space="preserve">. Used to specify the result uniformity of the target for switch calls. All active work-items in the same slice are guaranteed to call the same target. If the width modifier is omitted, it defaults to </w:t>
            </w:r>
            <w:r>
              <w:rPr>
                <w:rStyle w:val="code"/>
              </w:rPr>
              <w:t>width(1)</w:t>
            </w:r>
            <w:r>
              <w:t xml:space="preserve">, indicating each active work-item can call a different target. See </w:t>
            </w:r>
            <w:r>
              <w:rPr>
                <w:rStyle w:val="xref"/>
              </w:rPr>
              <w:t>2.12.2. Using the Width Modifier with Control Transfer Operations (</w:t>
            </w:r>
            <w:r w:rsidR="009A76EE" w:rsidRPr="008A5E4E">
              <w:fldChar w:fldCharType="begin"/>
            </w:r>
            <w:r w:rsidR="008A5E4E">
              <w:instrText xml:space="preserve"> PAGEREF _Ref415619808 \p \h  \* MERGEFORMAT </w:instrText>
            </w:r>
            <w:r w:rsidR="009A76EE" w:rsidRPr="008A5E4E">
              <w:fldChar w:fldCharType="separate"/>
            </w:r>
            <w:r w:rsidR="00533AF0" w:rsidRPr="00533AF0">
              <w:rPr>
                <w:rStyle w:val="xref"/>
                <w:noProof/>
              </w:rPr>
              <w:t>on</w:t>
            </w:r>
            <w:r w:rsidR="00533AF0">
              <w:rPr>
                <w:noProof/>
              </w:rPr>
              <w:t xml:space="preserve"> page 28</w:t>
            </w:r>
            <w:r w:rsidR="009A76EE" w:rsidRPr="008A5E4E">
              <w:rPr>
                <w:rStyle w:val="xref"/>
              </w:rPr>
              <w:fldChar w:fldCharType="end"/>
            </w:r>
            <w:r>
              <w:rPr>
                <w:rStyle w:val="xref"/>
              </w:rPr>
              <w:t>)</w:t>
            </w:r>
            <w:r>
              <w:t>.</w:t>
            </w:r>
          </w:p>
        </w:tc>
      </w:tr>
      <w:tr w:rsidR="008A5E4E" w14:paraId="4363ED9E" w14:textId="77777777">
        <w:trPr>
          <w:tblCellSpacing w:w="0" w:type="dxa"/>
        </w:trPr>
        <w:tc>
          <w:tcPr>
            <w:tcW w:w="0" w:type="auto"/>
            <w:tcMar>
              <w:top w:w="45" w:type="dxa"/>
              <w:left w:w="45" w:type="dxa"/>
              <w:bottom w:w="45" w:type="dxa"/>
              <w:right w:w="45" w:type="dxa"/>
            </w:tcMar>
          </w:tcPr>
          <w:p w14:paraId="7319E49A" w14:textId="77777777" w:rsidR="008A5E4E" w:rsidRDefault="0065745B">
            <w:pPr>
              <w:pStyle w:val="tdTableStyle-TablestyleNonAltRows-BodyA-Column-Body1"/>
            </w:pPr>
            <w:r>
              <w:rPr>
                <w:rStyle w:val="em"/>
              </w:rPr>
              <w:t>Length</w:t>
            </w:r>
            <w:r>
              <w:t xml:space="preserve">: 32, 64. </w:t>
            </w:r>
          </w:p>
        </w:tc>
      </w:tr>
    </w:tbl>
    <w:p w14:paraId="6B9FA209" w14:textId="77777777" w:rsidR="008A5E4E" w:rsidRDefault="008A5E4E">
      <w:pPr>
        <w:spacing w:after="240"/>
      </w:pPr>
    </w:p>
    <w:p w14:paraId="661812B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62EF4966"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493534B"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7074FFA3" w14:textId="77777777">
        <w:trPr>
          <w:tblCellSpacing w:w="0" w:type="dxa"/>
        </w:trPr>
        <w:tc>
          <w:tcPr>
            <w:tcW w:w="0" w:type="auto"/>
            <w:tcBorders>
              <w:bottom w:val="single" w:sz="6" w:space="0" w:color="000000"/>
            </w:tcBorders>
            <w:tcMar>
              <w:top w:w="45" w:type="dxa"/>
              <w:left w:w="45" w:type="dxa"/>
              <w:bottom w:w="45" w:type="dxa"/>
              <w:right w:w="45" w:type="dxa"/>
            </w:tcMar>
          </w:tcPr>
          <w:p w14:paraId="10DFB024" w14:textId="6B08EB02" w:rsidR="008A5E4E" w:rsidRDefault="0065745B" w:rsidP="00B7721F">
            <w:pPr>
              <w:pStyle w:val="tdTableStyle-TablestyleNonAltRows-BodyD-Column-Body1"/>
            </w:pPr>
            <w:r>
              <w:rPr>
                <w:rStyle w:val="em"/>
              </w:rPr>
              <w:t>src</w:t>
            </w:r>
            <w:r>
              <w:t xml:space="preserve">: Source. Can be a register, </w:t>
            </w:r>
            <w:r w:rsidR="00B7721F">
              <w:t xml:space="preserve">or </w:t>
            </w:r>
            <w:r>
              <w:t>immediate value.</w:t>
            </w:r>
          </w:p>
        </w:tc>
      </w:tr>
      <w:tr w:rsidR="008A5E4E" w14:paraId="6E3FE173" w14:textId="77777777">
        <w:trPr>
          <w:tblCellSpacing w:w="0" w:type="dxa"/>
        </w:trPr>
        <w:tc>
          <w:tcPr>
            <w:tcW w:w="0" w:type="auto"/>
            <w:tcBorders>
              <w:bottom w:val="single" w:sz="6" w:space="0" w:color="000000"/>
            </w:tcBorders>
            <w:tcMar>
              <w:top w:w="45" w:type="dxa"/>
              <w:left w:w="45" w:type="dxa"/>
              <w:bottom w:w="45" w:type="dxa"/>
              <w:right w:w="45" w:type="dxa"/>
            </w:tcMar>
          </w:tcPr>
          <w:p w14:paraId="537FF0A6" w14:textId="77777777" w:rsidR="008A5E4E" w:rsidRDefault="0065745B">
            <w:pPr>
              <w:pStyle w:val="tdTableStyle-TablestyleNonAltRows-BodyD-Column-Body1"/>
            </w:pPr>
            <w:r>
              <w:rPr>
                <w:rStyle w:val="em"/>
              </w:rPr>
              <w:t>outputArgs</w:t>
            </w:r>
            <w:r>
              <w:t xml:space="preserve">: List of zero or one call argument. </w:t>
            </w:r>
          </w:p>
        </w:tc>
      </w:tr>
      <w:tr w:rsidR="008A5E4E" w14:paraId="0893B9C3" w14:textId="77777777">
        <w:trPr>
          <w:tblCellSpacing w:w="0" w:type="dxa"/>
        </w:trPr>
        <w:tc>
          <w:tcPr>
            <w:tcW w:w="0" w:type="auto"/>
            <w:tcBorders>
              <w:bottom w:val="single" w:sz="6" w:space="0" w:color="000000"/>
            </w:tcBorders>
            <w:tcMar>
              <w:top w:w="45" w:type="dxa"/>
              <w:left w:w="45" w:type="dxa"/>
              <w:bottom w:w="45" w:type="dxa"/>
              <w:right w:w="45" w:type="dxa"/>
            </w:tcMar>
          </w:tcPr>
          <w:p w14:paraId="23B8EE1E" w14:textId="77777777" w:rsidR="008A5E4E" w:rsidRDefault="0065745B">
            <w:pPr>
              <w:pStyle w:val="tdTableStyle-TablestyleNonAltRows-BodyD-Column-Body1"/>
            </w:pPr>
            <w:r>
              <w:rPr>
                <w:rStyle w:val="em"/>
              </w:rPr>
              <w:t>inputArgs</w:t>
            </w:r>
            <w:r>
              <w:t xml:space="preserve">: List of zero or more comma-separated call arguments. </w:t>
            </w:r>
          </w:p>
        </w:tc>
      </w:tr>
      <w:tr w:rsidR="008A5E4E" w14:paraId="048296E3" w14:textId="77777777">
        <w:trPr>
          <w:tblCellSpacing w:w="0" w:type="dxa"/>
        </w:trPr>
        <w:tc>
          <w:tcPr>
            <w:tcW w:w="0" w:type="auto"/>
            <w:tcMar>
              <w:top w:w="45" w:type="dxa"/>
              <w:left w:w="45" w:type="dxa"/>
              <w:bottom w:w="45" w:type="dxa"/>
              <w:right w:w="45" w:type="dxa"/>
            </w:tcMar>
          </w:tcPr>
          <w:p w14:paraId="264A1E8C" w14:textId="77777777" w:rsidR="008A5E4E" w:rsidRDefault="0065745B">
            <w:pPr>
              <w:pStyle w:val="tdTableStyle-TablestyleNonAltRows-BodyA-Column-Body1"/>
            </w:pPr>
            <w:r>
              <w:rPr>
                <w:rStyle w:val="em"/>
              </w:rPr>
              <w:t>functionList</w:t>
            </w:r>
            <w:r>
              <w:t xml:space="preserve">: Comma-separated list of global identifiers of both non-indirect and indirect functions. All functions must have the same input and output formal arguments, but do not have to match whether they are indirect functions or not. The functions output and input formal arguments must match the </w:t>
            </w:r>
            <w:r>
              <w:rPr>
                <w:rStyle w:val="em"/>
              </w:rPr>
              <w:t>outputArgs</w:t>
            </w:r>
            <w:r>
              <w:t xml:space="preserve"> and </w:t>
            </w:r>
            <w:r>
              <w:rPr>
                <w:rStyle w:val="em"/>
              </w:rPr>
              <w:t>inputArgs</w:t>
            </w:r>
            <w:r>
              <w:t xml:space="preserve"> specified.</w:t>
            </w:r>
          </w:p>
        </w:tc>
      </w:tr>
    </w:tbl>
    <w:p w14:paraId="20E33485" w14:textId="77777777" w:rsidR="008A5E4E" w:rsidRDefault="008A5E4E">
      <w:pPr>
        <w:spacing w:after="240"/>
      </w:pPr>
    </w:p>
    <w:p w14:paraId="476292A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7FBA9D73"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BA1F82D"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2688E9E6" w14:textId="77777777">
        <w:trPr>
          <w:tblCellSpacing w:w="0" w:type="dxa"/>
        </w:trPr>
        <w:tc>
          <w:tcPr>
            <w:tcW w:w="0" w:type="auto"/>
            <w:tcMar>
              <w:top w:w="45" w:type="dxa"/>
              <w:left w:w="45" w:type="dxa"/>
              <w:bottom w:w="45" w:type="dxa"/>
              <w:right w:w="45" w:type="dxa"/>
            </w:tcMar>
          </w:tcPr>
          <w:p w14:paraId="35375371" w14:textId="77777777" w:rsidR="008A5E4E" w:rsidRDefault="0065745B">
            <w:pPr>
              <w:pStyle w:val="tdTableStyle-TablestyleNonAltRows-BodyA-Column-Body1"/>
            </w:pPr>
            <w:r>
              <w:t xml:space="preserve">No exceptions are allowed. </w:t>
            </w:r>
          </w:p>
        </w:tc>
      </w:tr>
    </w:tbl>
    <w:p w14:paraId="6D81D9D8" w14:textId="77777777" w:rsidR="008A5E4E" w:rsidRDefault="008A5E4E">
      <w:pPr>
        <w:spacing w:after="240"/>
      </w:pPr>
    </w:p>
    <w:p w14:paraId="298F23A3" w14:textId="77777777" w:rsidR="008A5E4E" w:rsidRDefault="0065745B">
      <w:pPr>
        <w:pStyle w:val="p"/>
      </w:pPr>
      <w:r>
        <w:t xml:space="preserve">For BRIG syntax, see </w:t>
      </w:r>
      <w:r>
        <w:rPr>
          <w:rStyle w:val="xref1"/>
        </w:rPr>
        <w:t>18.7.6. BRIG Syntax for Function Operations (</w:t>
      </w:r>
      <w:r w:rsidR="009A76EE" w:rsidRPr="008A5E4E">
        <w:fldChar w:fldCharType="begin"/>
      </w:r>
      <w:r w:rsidR="008A5E4E">
        <w:instrText xml:space="preserve"> PAGEREF _Ref1011182283 \p \h  \* MERGEFORMAT </w:instrText>
      </w:r>
      <w:r w:rsidR="009A76EE" w:rsidRPr="008A5E4E">
        <w:fldChar w:fldCharType="separate"/>
      </w:r>
      <w:r w:rsidR="00533AF0" w:rsidRPr="00533AF0">
        <w:rPr>
          <w:rStyle w:val="xref1"/>
          <w:noProof/>
        </w:rPr>
        <w:t>on</w:t>
      </w:r>
      <w:r w:rsidR="00533AF0">
        <w:rPr>
          <w:noProof/>
        </w:rPr>
        <w:t xml:space="preserve"> page 366</w:t>
      </w:r>
      <w:r w:rsidR="009A76EE" w:rsidRPr="008A5E4E">
        <w:rPr>
          <w:rStyle w:val="xref1"/>
        </w:rPr>
        <w:fldChar w:fldCharType="end"/>
      </w:r>
      <w:r>
        <w:rPr>
          <w:rStyle w:val="xref1"/>
        </w:rPr>
        <w:t>)</w:t>
      </w:r>
      <w:r>
        <w:t xml:space="preserve">. </w:t>
      </w:r>
    </w:p>
    <w:p w14:paraId="7356FAE7" w14:textId="77777777" w:rsidR="008A5E4E" w:rsidRDefault="0065745B">
      <w:pPr>
        <w:pStyle w:val="h3"/>
      </w:pPr>
      <w:bookmarkStart w:id="807" w:name="_Toc396034358"/>
      <w:r>
        <w:t>10.7.2 Description</w:t>
      </w:r>
      <w:bookmarkEnd w:id="807"/>
    </w:p>
    <w:p w14:paraId="6AE47630" w14:textId="77777777" w:rsidR="008A5E4E" w:rsidRDefault="0065745B">
      <w:pPr>
        <w:pStyle w:val="p"/>
      </w:pPr>
      <w:r>
        <w:t xml:space="preserve">A switch call transfers control to the function in the </w:t>
      </w:r>
      <w:r>
        <w:rPr>
          <w:rStyle w:val="i"/>
        </w:rPr>
        <w:t>functionList</w:t>
      </w:r>
      <w:r>
        <w:t xml:space="preserve"> that corresponds to the index value in </w:t>
      </w:r>
      <w:r>
        <w:rPr>
          <w:rStyle w:val="i"/>
        </w:rPr>
        <w:t>src</w:t>
      </w:r>
      <w:r>
        <w:t xml:space="preserve">. If the index value is 0 then the first function is selected, if 1 then the second function, and so forth. It is undefined if the number of functions in </w:t>
      </w:r>
      <w:r>
        <w:rPr>
          <w:rStyle w:val="i"/>
        </w:rPr>
        <w:t>functionList</w:t>
      </w:r>
      <w:r>
        <w:t xml:space="preserve"> is less than or equal to the index value. </w:t>
      </w:r>
      <w:r>
        <w:rPr>
          <w:rStyle w:val="i"/>
        </w:rPr>
        <w:t>src</w:t>
      </w:r>
      <w:r>
        <w:t xml:space="preserve"> can either be of type </w:t>
      </w:r>
      <w:r>
        <w:rPr>
          <w:rStyle w:val="code1"/>
        </w:rPr>
        <w:t>u32</w:t>
      </w:r>
      <w:r>
        <w:t xml:space="preserve"> or </w:t>
      </w:r>
      <w:r>
        <w:rPr>
          <w:rStyle w:val="code1"/>
        </w:rPr>
        <w:t>u64</w:t>
      </w:r>
      <w:r>
        <w:t>.</w:t>
      </w:r>
    </w:p>
    <w:p w14:paraId="5996FC75" w14:textId="77777777" w:rsidR="008A5E4E" w:rsidRDefault="0065745B">
      <w:pPr>
        <w:pStyle w:val="p"/>
      </w:pPr>
      <w:r>
        <w:t xml:space="preserve">The functions in </w:t>
      </w:r>
      <w:r>
        <w:rPr>
          <w:rStyle w:val="i"/>
        </w:rPr>
        <w:t>functionList</w:t>
      </w:r>
      <w:r>
        <w:t xml:space="preserve"> can be either a non-indirect or an indirect functions. They must all have the same input and output arguments. At the time of finalizing, the transitive closure of all functions specified by a </w:t>
      </w:r>
      <w:r>
        <w:rPr>
          <w:rStyle w:val="code1"/>
        </w:rPr>
        <w:t>call</w:t>
      </w:r>
      <w:r>
        <w:t xml:space="preserve"> or </w:t>
      </w:r>
      <w:r>
        <w:rPr>
          <w:rStyle w:val="code1"/>
        </w:rPr>
        <w:t>scall</w:t>
      </w:r>
      <w:r>
        <w:t xml:space="preserve"> operation starting at the kernel or indirect function being finalized, must have a definition in some module in the HSAIL program. In addition, all variables and fbarriers they reference must have a definition in some module in the HSAIL program. </w:t>
      </w:r>
      <w:r w:rsidR="000E5E08">
        <w:t xml:space="preserve">The exception is that global and readonly segment variables may be declared only, in which case the HSA executable must be used to provide the definition, such as to a host application variable. </w:t>
      </w:r>
      <w:r>
        <w:t xml:space="preserve">See </w:t>
      </w:r>
      <w:r>
        <w:rPr>
          <w:rStyle w:val="xref1"/>
        </w:rPr>
        <w:t>4.2. Program</w:t>
      </w:r>
      <w:r w:rsidR="00A43513">
        <w:rPr>
          <w:rStyle w:val="xref1"/>
        </w:rPr>
        <w:t>, Code Object and Executable</w:t>
      </w:r>
      <w:r>
        <w:rPr>
          <w:rStyle w:val="xref1"/>
        </w:rPr>
        <w:t xml:space="preserve"> (</w:t>
      </w:r>
      <w:r w:rsidR="009A76EE" w:rsidRPr="008A5E4E">
        <w:fldChar w:fldCharType="begin"/>
      </w:r>
      <w:r w:rsidR="008A5E4E">
        <w:instrText xml:space="preserve"> PAGEREF _Ref-654951805 \p \h  \* MERGEFORMAT </w:instrText>
      </w:r>
      <w:r w:rsidR="009A76EE" w:rsidRPr="008A5E4E">
        <w:fldChar w:fldCharType="separate"/>
      </w:r>
      <w:r w:rsidR="00533AF0" w:rsidRPr="00533AF0">
        <w:rPr>
          <w:rStyle w:val="xref1"/>
          <w:noProof/>
        </w:rPr>
        <w:t>on</w:t>
      </w:r>
      <w:r w:rsidR="00533AF0">
        <w:rPr>
          <w:noProof/>
        </w:rPr>
        <w:t xml:space="preserve"> page 33</w:t>
      </w:r>
      <w:r w:rsidR="009A76EE" w:rsidRPr="008A5E4E">
        <w:rPr>
          <w:rStyle w:val="xref1"/>
        </w:rPr>
        <w:fldChar w:fldCharType="end"/>
      </w:r>
      <w:r>
        <w:rPr>
          <w:rStyle w:val="xref1"/>
        </w:rPr>
        <w:t>)</w:t>
      </w:r>
      <w:r>
        <w:t>.</w:t>
      </w:r>
    </w:p>
    <w:p w14:paraId="105FF970" w14:textId="77777777" w:rsidR="008A5E4E" w:rsidRDefault="0065745B">
      <w:pPr>
        <w:pStyle w:val="p"/>
      </w:pPr>
      <w:r>
        <w:t xml:space="preserve">Since a switch call can potentially transfer to more than one target, it can result in control flow divergence which can introduce a performance issue. The width modifier can be used to specify properties about the control flow divergence that may result in the finalizer producing more efficient code.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w:t>
      </w:r>
    </w:p>
    <w:p w14:paraId="4CF0E480" w14:textId="77777777" w:rsidR="008A5E4E" w:rsidRDefault="0065745B">
      <w:pPr>
        <w:pStyle w:val="p"/>
      </w:pPr>
      <w:r>
        <w:t xml:space="preserve">Calls must appear inside of an arg block which is used to pass arguments in and out of the function being called. This is required even if the functions have no arguments. See </w:t>
      </w:r>
      <w:r>
        <w:rPr>
          <w:rStyle w:val="xref1"/>
        </w:rPr>
        <w:t>10.2. Function Call Argument Passing (</w:t>
      </w:r>
      <w:r w:rsidR="009A76EE" w:rsidRPr="008A5E4E">
        <w:fldChar w:fldCharType="begin"/>
      </w:r>
      <w:r w:rsidR="008A5E4E">
        <w:instrText xml:space="preserve"> PAGEREF _Ref1515198385 \p \h  \* MERGEFORMAT </w:instrText>
      </w:r>
      <w:r w:rsidR="009A76EE" w:rsidRPr="008A5E4E">
        <w:fldChar w:fldCharType="separate"/>
      </w:r>
      <w:r w:rsidR="00533AF0" w:rsidRPr="00533AF0">
        <w:rPr>
          <w:rStyle w:val="xref1"/>
          <w:noProof/>
        </w:rPr>
        <w:t>on</w:t>
      </w:r>
      <w:r w:rsidR="00533AF0">
        <w:rPr>
          <w:noProof/>
        </w:rPr>
        <w:t xml:space="preserve"> page 246</w:t>
      </w:r>
      <w:r w:rsidR="009A76EE" w:rsidRPr="008A5E4E">
        <w:rPr>
          <w:rStyle w:val="xref1"/>
        </w:rPr>
        <w:fldChar w:fldCharType="end"/>
      </w:r>
      <w:r>
        <w:rPr>
          <w:rStyle w:val="xref1"/>
        </w:rPr>
        <w:t>)</w:t>
      </w:r>
      <w:r>
        <w:t>.</w:t>
      </w:r>
    </w:p>
    <w:p w14:paraId="507ADFC9" w14:textId="2BBDEAA2" w:rsidR="008A5E4E" w:rsidRDefault="0065745B">
      <w:pPr>
        <w:pStyle w:val="p"/>
      </w:pPr>
      <w:r>
        <w:t>It is implementation</w:t>
      </w:r>
      <w:r w:rsidR="00E11165">
        <w:t xml:space="preserve"> </w:t>
      </w:r>
      <w:r>
        <w:t>defined how a switch call is finalized to machine instructions. For example: by a cascade of compare and conditional branches to direct calls; by an indirect call through a jump table, or a combination of these approaches. The performance of switch calls can therefore potentially be slow for long function lists. An implementation may implement the selected call using a function call stack which can store the arguments, function scope private segment variables and return instruction address so execution can resume after the switch call operation. The calling convention used could be specialized to a specific call site. If cascaded control flow with direct calls is used, it is also allowed to inline any or all of the function code blocks.</w:t>
      </w:r>
    </w:p>
    <w:p w14:paraId="14E80155" w14:textId="77777777" w:rsidR="008A5E4E" w:rsidRDefault="0065745B">
      <w:pPr>
        <w:pStyle w:val="pExample"/>
      </w:pPr>
      <w:r>
        <w:t>Example</w:t>
      </w:r>
    </w:p>
    <w:p w14:paraId="2387CF28" w14:textId="7824A9B3" w:rsidR="008A5E4E" w:rsidRDefault="0065745B">
      <w:pPr>
        <w:pStyle w:val="pre"/>
      </w:pPr>
      <w:r>
        <w:t xml:space="preserve">decl function &amp;foo(arg_u32 %r)(arg_f32 %a);              </w:t>
      </w:r>
      <w:r>
        <w:br/>
        <w:t xml:space="preserve"> decl function &amp;bar(arg_u32 %r)(arg_f32 %a);              </w:t>
      </w:r>
      <w:r>
        <w:br/>
        <w:t xml:space="preserve"> </w:t>
      </w:r>
      <w:r>
        <w:br/>
        <w:t xml:space="preserve"> function &amp;example_scall(arg_u32 %res)(arg_u32 %arg1)</w:t>
      </w:r>
      <w:r>
        <w:br/>
        <w:t xml:space="preserve"> {</w:t>
      </w:r>
      <w:r>
        <w:br/>
        <w:t xml:space="preserve">   ld_arg_u32 $s1, [%arg1];</w:t>
      </w:r>
      <w:r>
        <w:br/>
        <w:t xml:space="preserve">   { </w:t>
      </w:r>
      <w:r>
        <w:br/>
        <w:t xml:space="preserve">     arg_</w:t>
      </w:r>
      <w:r w:rsidR="00696DE9">
        <w:t>f</w:t>
      </w:r>
      <w:r>
        <w:t>32 %a;</w:t>
      </w:r>
      <w:r>
        <w:br/>
        <w:t xml:space="preserve">     arg_u32 %r;</w:t>
      </w:r>
      <w:r>
        <w:br/>
        <w:t xml:space="preserve">     st_arg_f32 2.0f, [%a];</w:t>
      </w:r>
      <w:r>
        <w:br/>
        <w:t xml:space="preserve">     // call &amp;foo or &amp;bar.                            </w:t>
      </w:r>
      <w:r>
        <w:br/>
        <w:t xml:space="preserve">     scall_width(all)_u32 $s1(%r)(%a) [&amp;foo, &amp;bar];</w:t>
      </w:r>
      <w:r>
        <w:br/>
        <w:t xml:space="preserve">     ld_arg</w:t>
      </w:r>
      <w:r w:rsidR="00BE45FA">
        <w:t>_u32</w:t>
      </w:r>
      <w:r>
        <w:t xml:space="preserve"> </w:t>
      </w:r>
      <w:r w:rsidR="00696DE9">
        <w:t>$</w:t>
      </w:r>
      <w:r>
        <w:t>s1, [%r];</w:t>
      </w:r>
      <w:r>
        <w:br/>
        <w:t xml:space="preserve">   } </w:t>
      </w:r>
      <w:r>
        <w:br/>
      </w:r>
      <w:r w:rsidR="00696DE9">
        <w:t xml:space="preserve">   st_arg_u32 $</w:t>
      </w:r>
      <w:r w:rsidR="00BE45FA">
        <w:t>s1, [%res];</w:t>
      </w:r>
      <w:r w:rsidR="00BE45FA">
        <w:br/>
      </w:r>
      <w:r>
        <w:t xml:space="preserve"> };</w:t>
      </w:r>
    </w:p>
    <w:p w14:paraId="2C22EAA1" w14:textId="59AA9F37" w:rsidR="008A5E4E" w:rsidRDefault="0065745B">
      <w:pPr>
        <w:pStyle w:val="h2"/>
      </w:pPr>
      <w:bookmarkStart w:id="808" w:name="_Toc396034359"/>
      <w:r>
        <w:t xml:space="preserve">10.8 </w:t>
      </w:r>
      <w:bookmarkStart w:id="809" w:name="_Ref-369314325"/>
      <w:r>
        <w:t>Indirect Call (icall) Operation</w:t>
      </w:r>
      <w:bookmarkEnd w:id="808"/>
      <w:bookmarkEnd w:id="809"/>
    </w:p>
    <w:p w14:paraId="528FE5B3" w14:textId="01AAD940" w:rsidR="008A5E4E" w:rsidRDefault="0065745B">
      <w:pPr>
        <w:pStyle w:val="p"/>
      </w:pPr>
      <w:r>
        <w:t xml:space="preserve">Indirect functions allow an application to incrementally finalize the code for functions that can be called by kernels that have already been finalized. For example, this may be useful for languages that can incrementally load and finalize derived classes. The virtual function table for the derived class will then have indirect function </w:t>
      </w:r>
      <w:r w:rsidR="005D7389">
        <w:t>code handles</w:t>
      </w:r>
      <w:r>
        <w:t xml:space="preserve"> for the derived class virtual functions that override those of the base class. That may result in a previously finalized kernel calling the derived class functions if passed an object of the derived class.</w:t>
      </w:r>
    </w:p>
    <w:p w14:paraId="756BDB3E" w14:textId="77777777" w:rsidR="008A5E4E" w:rsidRDefault="0065745B">
      <w:pPr>
        <w:pStyle w:val="pNoPageBreakAfter"/>
      </w:pPr>
      <w:r>
        <w:t>An indirect function is declared and defined in the same way as a non-indirect function except:</w:t>
      </w:r>
    </w:p>
    <w:p w14:paraId="45C6C3D9" w14:textId="77777777" w:rsidR="008A5E4E" w:rsidRDefault="0065745B">
      <w:pPr>
        <w:pStyle w:val="li"/>
        <w:numPr>
          <w:ilvl w:val="0"/>
          <w:numId w:val="207"/>
        </w:numPr>
        <w:spacing w:before="320"/>
        <w:ind w:left="600"/>
      </w:pPr>
      <w:r>
        <w:t xml:space="preserve">The function header must use the </w:t>
      </w:r>
      <w:r>
        <w:rPr>
          <w:rStyle w:val="code1"/>
        </w:rPr>
        <w:t>indirect</w:t>
      </w:r>
      <w:r>
        <w:t xml:space="preserve"> qualifier.</w:t>
      </w:r>
    </w:p>
    <w:p w14:paraId="75542C14" w14:textId="318F2C78" w:rsidR="008A5E4E" w:rsidRDefault="0065745B">
      <w:pPr>
        <w:pStyle w:val="li"/>
        <w:numPr>
          <w:ilvl w:val="0"/>
          <w:numId w:val="207"/>
        </w:numPr>
        <w:ind w:left="600"/>
      </w:pPr>
      <w:r>
        <w:t xml:space="preserve">Indirect functions have limitations to allow them to be called by kernels that have already been finalized. They therefore cannot result in the kernel requiring additional group segment or private segment memory for variables, or additional fbarriers. Therefore the transitive closure of all functions specified by a </w:t>
      </w:r>
      <w:r>
        <w:rPr>
          <w:rStyle w:val="code1"/>
        </w:rPr>
        <w:t>call</w:t>
      </w:r>
      <w:r>
        <w:t xml:space="preserve"> or </w:t>
      </w:r>
      <w:r>
        <w:rPr>
          <w:rStyle w:val="code1"/>
        </w:rPr>
        <w:t>scall</w:t>
      </w:r>
      <w:r>
        <w:t xml:space="preserve"> operation starting at the indirect function code block, must not:</w:t>
      </w:r>
    </w:p>
    <w:p w14:paraId="392BE9B6" w14:textId="77777777" w:rsidR="008A5E4E" w:rsidRDefault="0065745B">
      <w:pPr>
        <w:pStyle w:val="li1"/>
        <w:numPr>
          <w:ilvl w:val="1"/>
          <w:numId w:val="208"/>
        </w:numPr>
        <w:ind w:left="1200"/>
      </w:pPr>
      <w:r>
        <w:t>Reference any module scope group or private segment variables.</w:t>
      </w:r>
    </w:p>
    <w:p w14:paraId="64B1BB10" w14:textId="77777777" w:rsidR="008A5E4E" w:rsidRDefault="0065745B">
      <w:pPr>
        <w:pStyle w:val="li1"/>
        <w:numPr>
          <w:ilvl w:val="1"/>
          <w:numId w:val="208"/>
        </w:numPr>
        <w:ind w:left="1200"/>
      </w:pPr>
      <w:r>
        <w:t>Define any function scope group segment variables.</w:t>
      </w:r>
    </w:p>
    <w:p w14:paraId="11624DC0" w14:textId="77777777" w:rsidR="008A5E4E" w:rsidRDefault="0065745B">
      <w:pPr>
        <w:pStyle w:val="li1"/>
        <w:numPr>
          <w:ilvl w:val="1"/>
          <w:numId w:val="208"/>
        </w:numPr>
        <w:ind w:left="1200"/>
      </w:pPr>
      <w:r>
        <w:t>Reference any module scope fbarriers.</w:t>
      </w:r>
    </w:p>
    <w:p w14:paraId="034D78AC" w14:textId="77777777" w:rsidR="005D7389" w:rsidRDefault="0065745B" w:rsidP="005D7389">
      <w:pPr>
        <w:pStyle w:val="li1"/>
        <w:numPr>
          <w:ilvl w:val="1"/>
          <w:numId w:val="208"/>
        </w:numPr>
        <w:spacing w:after="320"/>
        <w:ind w:left="1200"/>
      </w:pPr>
      <w:r>
        <w:t>Define any function scope fbarriers.</w:t>
      </w:r>
    </w:p>
    <w:p w14:paraId="4E1B219F" w14:textId="77777777" w:rsidR="008A5E4E" w:rsidRDefault="0065745B">
      <w:pPr>
        <w:pStyle w:val="h3"/>
      </w:pPr>
      <w:bookmarkStart w:id="810" w:name="_Toc396034360"/>
      <w:r>
        <w:t>10.8.1 Syntax</w:t>
      </w:r>
      <w:bookmarkEnd w:id="810"/>
    </w:p>
    <w:p w14:paraId="01E5A104" w14:textId="77777777" w:rsidR="008A5E4E" w:rsidRDefault="0065745B">
      <w:pPr>
        <w:pStyle w:val="pTableTitle"/>
      </w:pPr>
      <w:bookmarkStart w:id="811" w:name="_ListOf148"/>
      <w:r>
        <w:t>Table 10–3 Syntax for indirect call Operations</w:t>
      </w:r>
    </w:p>
    <w:bookmarkEnd w:id="811"/>
    <w:p w14:paraId="615ECF2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60"/>
        <w:gridCol w:w="2714"/>
      </w:tblGrid>
      <w:tr w:rsidR="008A5E4E" w14:paraId="4C4383BD"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0D3EB816" w14:textId="77777777" w:rsidR="008A5E4E" w:rsidRDefault="0065745B">
            <w:pPr>
              <w:pStyle w:val="thTableStyle-TablestyleSyntax-HeadE-Opcodes-Header1"/>
              <w:shd w:val="clear" w:color="auto" w:fill="D3D3D3"/>
            </w:pPr>
            <w:r>
              <w:rPr>
                <w:shd w:val="clear" w:color="auto" w:fill="D3D3D3"/>
              </w:rPr>
              <w:t>Opcode and Modifiers</w:t>
            </w:r>
          </w:p>
        </w:tc>
        <w:tc>
          <w:tcPr>
            <w:tcW w:w="0" w:type="auto"/>
            <w:tcBorders>
              <w:bottom w:val="double" w:sz="3" w:space="0" w:color="000000"/>
            </w:tcBorders>
            <w:shd w:val="clear" w:color="auto" w:fill="D3D3D3"/>
            <w:tcMar>
              <w:top w:w="45" w:type="dxa"/>
              <w:left w:w="45" w:type="dxa"/>
              <w:bottom w:w="45" w:type="dxa"/>
              <w:right w:w="45" w:type="dxa"/>
            </w:tcMar>
          </w:tcPr>
          <w:p w14:paraId="3A28DA17" w14:textId="77777777" w:rsidR="008A5E4E" w:rsidRDefault="0065745B">
            <w:pPr>
              <w:pStyle w:val="thTableStyle-TablestyleSyntax-HeadD-Operands-Header1"/>
              <w:shd w:val="clear" w:color="auto" w:fill="D3D3D3"/>
            </w:pPr>
            <w:r>
              <w:rPr>
                <w:shd w:val="clear" w:color="auto" w:fill="D3D3D3"/>
              </w:rPr>
              <w:t>Operands</w:t>
            </w:r>
          </w:p>
        </w:tc>
      </w:tr>
      <w:tr w:rsidR="008A5E4E" w14:paraId="5D5AF19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521CC44" w14:textId="77777777" w:rsidR="008A5E4E" w:rsidRDefault="0065745B">
            <w:pPr>
              <w:pStyle w:val="tdTableStyle-TablestyleSyntax-BodyE-Opcodes-Body1"/>
              <w:shd w:val="clear" w:color="auto" w:fill="DCDCDC"/>
            </w:pPr>
            <w:r>
              <w:rPr>
                <w:rStyle w:val="b"/>
                <w:b/>
                <w:bCs/>
                <w:shd w:val="clear" w:color="auto" w:fill="DCDCDC"/>
              </w:rPr>
              <w:t>icall</w:t>
            </w:r>
            <w:r>
              <w:rPr>
                <w:rStyle w:val="code"/>
                <w:shd w:val="clear" w:color="auto" w:fill="DCDCDC"/>
              </w:rPr>
              <w:t>_</w:t>
            </w:r>
            <w:r>
              <w:rPr>
                <w:rStyle w:val="em"/>
                <w:shd w:val="clear" w:color="auto" w:fill="DCDCDC"/>
              </w:rPr>
              <w:t>width</w:t>
            </w:r>
            <w:r>
              <w:rPr>
                <w:rStyle w:val="code"/>
                <w:shd w:val="clear" w:color="auto" w:fill="DCDCDC"/>
              </w:rPr>
              <w:t>_</w:t>
            </w:r>
            <w:r>
              <w:rPr>
                <w:rStyle w:val="b"/>
                <w:b/>
                <w:bCs/>
                <w:shd w:val="clear" w:color="auto" w:fill="DCDCDC"/>
              </w:rPr>
              <w:t>u</w:t>
            </w:r>
            <w:r>
              <w:rPr>
                <w:rStyle w:val="em"/>
                <w:shd w:val="clear" w:color="auto" w:fill="DCDCDC"/>
              </w:rPr>
              <w:t>Length</w:t>
            </w:r>
          </w:p>
        </w:tc>
        <w:tc>
          <w:tcPr>
            <w:tcW w:w="0" w:type="auto"/>
            <w:tcBorders>
              <w:bottom w:val="single" w:sz="6" w:space="0" w:color="000000"/>
            </w:tcBorders>
            <w:tcMar>
              <w:top w:w="45" w:type="dxa"/>
              <w:left w:w="45" w:type="dxa"/>
              <w:bottom w:w="45" w:type="dxa"/>
              <w:right w:w="45" w:type="dxa"/>
            </w:tcMar>
          </w:tcPr>
          <w:p w14:paraId="0CA6280B" w14:textId="77777777" w:rsidR="008A5E4E" w:rsidRDefault="0065745B">
            <w:pPr>
              <w:pStyle w:val="tdTableStyle-TablestyleSyntax-BodyD-Operands-Body1"/>
            </w:pPr>
            <w:r>
              <w:rPr>
                <w:rStyle w:val="em"/>
              </w:rPr>
              <w:t>src</w:t>
            </w:r>
            <w:r>
              <w:rPr>
                <w:rStyle w:val="b"/>
              </w:rPr>
              <w:t xml:space="preserve"> (</w:t>
            </w:r>
            <w:r>
              <w:rPr>
                <w:rStyle w:val="em"/>
              </w:rPr>
              <w:t>outputArgs</w:t>
            </w:r>
            <w:r>
              <w:rPr>
                <w:rStyle w:val="b"/>
              </w:rPr>
              <w:t>) (</w:t>
            </w:r>
            <w:r>
              <w:rPr>
                <w:rStyle w:val="em"/>
              </w:rPr>
              <w:t>inputArgs</w:t>
            </w:r>
            <w:r>
              <w:rPr>
                <w:rStyle w:val="b"/>
              </w:rPr>
              <w:t xml:space="preserve">) </w:t>
            </w:r>
            <w:r>
              <w:rPr>
                <w:rStyle w:val="em"/>
              </w:rPr>
              <w:t>signature</w:t>
            </w:r>
          </w:p>
        </w:tc>
      </w:tr>
    </w:tbl>
    <w:p w14:paraId="3CF2F1E4" w14:textId="77777777" w:rsidR="008A5E4E" w:rsidRDefault="008A5E4E">
      <w:pPr>
        <w:spacing w:after="240"/>
      </w:pPr>
    </w:p>
    <w:p w14:paraId="4F369ED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2735F7E5"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D790807" w14:textId="77777777" w:rsidR="008A5E4E" w:rsidRDefault="0065745B">
            <w:pPr>
              <w:pStyle w:val="thTableStyle-TablestyleNonAltRows-HeadD-Column-Header1"/>
              <w:shd w:val="clear" w:color="auto" w:fill="D3D3D3"/>
            </w:pPr>
            <w:r>
              <w:rPr>
                <w:rStyle w:val="b1"/>
                <w:b/>
                <w:bCs/>
                <w:shd w:val="clear" w:color="auto" w:fill="D3D3D3"/>
              </w:rPr>
              <w:t>Explanation of Modifier</w:t>
            </w:r>
          </w:p>
        </w:tc>
      </w:tr>
      <w:tr w:rsidR="008A5E4E" w14:paraId="61F3F91E" w14:textId="77777777">
        <w:trPr>
          <w:tblCellSpacing w:w="0" w:type="dxa"/>
        </w:trPr>
        <w:tc>
          <w:tcPr>
            <w:tcW w:w="0" w:type="auto"/>
            <w:tcBorders>
              <w:bottom w:val="single" w:sz="6" w:space="0" w:color="000000"/>
            </w:tcBorders>
            <w:tcMar>
              <w:top w:w="45" w:type="dxa"/>
              <w:left w:w="45" w:type="dxa"/>
              <w:bottom w:w="45" w:type="dxa"/>
              <w:right w:w="45" w:type="dxa"/>
            </w:tcMar>
          </w:tcPr>
          <w:p w14:paraId="5C73CFB3" w14:textId="77777777" w:rsidR="008A5E4E" w:rsidRDefault="0065745B">
            <w:pPr>
              <w:pStyle w:val="tdTableStyle-TablestyleNonAltRows-BodyD-Column-Body1"/>
            </w:pPr>
            <w:r>
              <w:rPr>
                <w:rStyle w:val="em"/>
              </w:rPr>
              <w:t>width</w:t>
            </w:r>
            <w:r>
              <w:t xml:space="preserve">: Optional: </w:t>
            </w:r>
            <w:r>
              <w:rPr>
                <w:rStyle w:val="code"/>
              </w:rPr>
              <w:t>width(</w:t>
            </w:r>
            <w:r>
              <w:rPr>
                <w:rStyle w:val="em"/>
              </w:rPr>
              <w:t>n</w:t>
            </w:r>
            <w:r>
              <w:rPr>
                <w:rStyle w:val="code"/>
              </w:rPr>
              <w:t>)</w:t>
            </w:r>
            <w:r>
              <w:t xml:space="preserve">, </w:t>
            </w:r>
            <w:r>
              <w:rPr>
                <w:rStyle w:val="code"/>
              </w:rPr>
              <w:t>width(WAVESIZE)</w:t>
            </w:r>
            <w:r>
              <w:t xml:space="preserve">, or </w:t>
            </w:r>
            <w:r>
              <w:rPr>
                <w:rStyle w:val="code"/>
              </w:rPr>
              <w:t>width(all)</w:t>
            </w:r>
            <w:r>
              <w:t xml:space="preserve">. Used to specify the result uniformity of the target for indirect calls. All active work-items in the same slice are guaranteed to call the same target. If the width modifier is omitted, it defaults to </w:t>
            </w:r>
            <w:r>
              <w:rPr>
                <w:rStyle w:val="code"/>
              </w:rPr>
              <w:t>width(1)</w:t>
            </w:r>
            <w:r>
              <w:t xml:space="preserve">, indicating each active work-item can call a different target. See </w:t>
            </w:r>
            <w:r>
              <w:rPr>
                <w:rStyle w:val="xref"/>
              </w:rPr>
              <w:t>2.12.2. Using the Width Modifier with Control Transfer Operations (</w:t>
            </w:r>
            <w:r w:rsidR="009A76EE" w:rsidRPr="008A5E4E">
              <w:fldChar w:fldCharType="begin"/>
            </w:r>
            <w:r w:rsidR="008A5E4E">
              <w:instrText xml:space="preserve"> PAGEREF _Ref415619808 \p \h  \* MERGEFORMAT </w:instrText>
            </w:r>
            <w:r w:rsidR="009A76EE" w:rsidRPr="008A5E4E">
              <w:fldChar w:fldCharType="separate"/>
            </w:r>
            <w:r w:rsidR="00533AF0" w:rsidRPr="00533AF0">
              <w:rPr>
                <w:rStyle w:val="xref"/>
                <w:noProof/>
              </w:rPr>
              <w:t>on</w:t>
            </w:r>
            <w:r w:rsidR="00533AF0">
              <w:rPr>
                <w:noProof/>
              </w:rPr>
              <w:t xml:space="preserve"> page 28</w:t>
            </w:r>
            <w:r w:rsidR="009A76EE" w:rsidRPr="008A5E4E">
              <w:rPr>
                <w:rStyle w:val="xref"/>
              </w:rPr>
              <w:fldChar w:fldCharType="end"/>
            </w:r>
            <w:r>
              <w:rPr>
                <w:rStyle w:val="xref"/>
              </w:rPr>
              <w:t>)</w:t>
            </w:r>
            <w:r>
              <w:t>.</w:t>
            </w:r>
          </w:p>
        </w:tc>
      </w:tr>
      <w:tr w:rsidR="008A5E4E" w14:paraId="51E99D55" w14:textId="77777777">
        <w:trPr>
          <w:tblCellSpacing w:w="0" w:type="dxa"/>
        </w:trPr>
        <w:tc>
          <w:tcPr>
            <w:tcW w:w="0" w:type="auto"/>
            <w:tcMar>
              <w:top w:w="45" w:type="dxa"/>
              <w:left w:w="45" w:type="dxa"/>
              <w:bottom w:w="45" w:type="dxa"/>
              <w:right w:w="45" w:type="dxa"/>
            </w:tcMar>
          </w:tcPr>
          <w:p w14:paraId="67A8CDBC" w14:textId="125D1EAE" w:rsidR="008A5E4E" w:rsidRDefault="0065745B" w:rsidP="00CE4A26">
            <w:pPr>
              <w:pStyle w:val="tdTableStyle-TablestyleNonAltRows-BodyA-Column-Body1"/>
            </w:pPr>
            <w:r>
              <w:rPr>
                <w:rStyle w:val="em"/>
              </w:rPr>
              <w:t>Length</w:t>
            </w:r>
            <w:r>
              <w:t xml:space="preserve">: 32, 64. Must match the </w:t>
            </w:r>
            <w:r w:rsidR="00CE4A26">
              <w:t>size of an indirect function code handle</w:t>
            </w:r>
            <w:r>
              <w:t xml:space="preserve"> (see </w:t>
            </w:r>
            <w:r>
              <w:rPr>
                <w:rStyle w:val="xref"/>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bl>
    <w:p w14:paraId="0A459F46" w14:textId="77777777" w:rsidR="008A5E4E" w:rsidRDefault="008A5E4E">
      <w:pPr>
        <w:spacing w:after="240"/>
      </w:pPr>
    </w:p>
    <w:p w14:paraId="2BFBE84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1F2F38FB"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A0B50FF"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15CC20A7" w14:textId="77777777">
        <w:trPr>
          <w:tblCellSpacing w:w="0" w:type="dxa"/>
        </w:trPr>
        <w:tc>
          <w:tcPr>
            <w:tcW w:w="0" w:type="auto"/>
            <w:tcBorders>
              <w:bottom w:val="single" w:sz="6" w:space="0" w:color="000000"/>
            </w:tcBorders>
            <w:tcMar>
              <w:top w:w="45" w:type="dxa"/>
              <w:left w:w="45" w:type="dxa"/>
              <w:bottom w:w="45" w:type="dxa"/>
              <w:right w:w="45" w:type="dxa"/>
            </w:tcMar>
          </w:tcPr>
          <w:p w14:paraId="71A9AFDA" w14:textId="77777777" w:rsidR="008A5E4E" w:rsidRDefault="0065745B">
            <w:pPr>
              <w:pStyle w:val="tdTableStyle-TablestyleNonAltRows-BodyD-Column-Body1"/>
            </w:pPr>
            <w:r>
              <w:rPr>
                <w:rStyle w:val="em"/>
              </w:rPr>
              <w:t>outputArgs</w:t>
            </w:r>
            <w:r>
              <w:t xml:space="preserve">: List of zero or one call argument. </w:t>
            </w:r>
          </w:p>
        </w:tc>
      </w:tr>
      <w:tr w:rsidR="008A5E4E" w14:paraId="4630621C" w14:textId="77777777">
        <w:trPr>
          <w:tblCellSpacing w:w="0" w:type="dxa"/>
        </w:trPr>
        <w:tc>
          <w:tcPr>
            <w:tcW w:w="0" w:type="auto"/>
            <w:tcBorders>
              <w:bottom w:val="single" w:sz="6" w:space="0" w:color="000000"/>
            </w:tcBorders>
            <w:tcMar>
              <w:top w:w="45" w:type="dxa"/>
              <w:left w:w="45" w:type="dxa"/>
              <w:bottom w:w="45" w:type="dxa"/>
              <w:right w:w="45" w:type="dxa"/>
            </w:tcMar>
          </w:tcPr>
          <w:p w14:paraId="530D7438" w14:textId="77777777" w:rsidR="008A5E4E" w:rsidRDefault="0065745B">
            <w:pPr>
              <w:pStyle w:val="tdTableStyle-TablestyleNonAltRows-BodyD-Column-Body1"/>
            </w:pPr>
            <w:r>
              <w:rPr>
                <w:rStyle w:val="em"/>
              </w:rPr>
              <w:t>inputArgs</w:t>
            </w:r>
            <w:r>
              <w:t xml:space="preserve">: List of zero or more comma-separated call arguments. </w:t>
            </w:r>
          </w:p>
        </w:tc>
      </w:tr>
      <w:tr w:rsidR="008A5E4E" w14:paraId="6818ECE2" w14:textId="77777777">
        <w:trPr>
          <w:tblCellSpacing w:w="0" w:type="dxa"/>
        </w:trPr>
        <w:tc>
          <w:tcPr>
            <w:tcW w:w="0" w:type="auto"/>
            <w:tcBorders>
              <w:bottom w:val="single" w:sz="6" w:space="0" w:color="000000"/>
            </w:tcBorders>
            <w:tcMar>
              <w:top w:w="45" w:type="dxa"/>
              <w:left w:w="45" w:type="dxa"/>
              <w:bottom w:w="45" w:type="dxa"/>
              <w:right w:w="45" w:type="dxa"/>
            </w:tcMar>
          </w:tcPr>
          <w:p w14:paraId="493096E0" w14:textId="77777777" w:rsidR="008A5E4E" w:rsidRDefault="0065745B">
            <w:pPr>
              <w:pStyle w:val="tdTableStyle-TablestyleNonAltRows-BodyD-Column-Body1"/>
            </w:pPr>
            <w:r>
              <w:rPr>
                <w:rStyle w:val="em"/>
              </w:rPr>
              <w:t>src</w:t>
            </w:r>
            <w:r>
              <w:t>: A register.</w:t>
            </w:r>
          </w:p>
        </w:tc>
      </w:tr>
      <w:tr w:rsidR="008A5E4E" w14:paraId="204A4630" w14:textId="77777777">
        <w:trPr>
          <w:tblCellSpacing w:w="0" w:type="dxa"/>
        </w:trPr>
        <w:tc>
          <w:tcPr>
            <w:tcW w:w="0" w:type="auto"/>
            <w:tcMar>
              <w:top w:w="45" w:type="dxa"/>
              <w:left w:w="45" w:type="dxa"/>
              <w:bottom w:w="45" w:type="dxa"/>
              <w:right w:w="45" w:type="dxa"/>
            </w:tcMar>
          </w:tcPr>
          <w:p w14:paraId="5DA50F56" w14:textId="77777777" w:rsidR="008A5E4E" w:rsidRDefault="0065745B">
            <w:pPr>
              <w:pStyle w:val="tdTableStyle-TablestyleNonAltRows-BodyA-Column-Body1"/>
            </w:pPr>
            <w:r>
              <w:rPr>
                <w:rStyle w:val="em"/>
              </w:rPr>
              <w:t>signature</w:t>
            </w:r>
            <w:r>
              <w:t xml:space="preserve">: Global identifier of a signature. The signature output and input formal arguments must match the </w:t>
            </w:r>
            <w:r>
              <w:rPr>
                <w:rStyle w:val="em"/>
              </w:rPr>
              <w:t>outputArgs</w:t>
            </w:r>
            <w:r>
              <w:t xml:space="preserve"> and </w:t>
            </w:r>
            <w:r>
              <w:rPr>
                <w:rStyle w:val="em"/>
              </w:rPr>
              <w:t>inputArgs</w:t>
            </w:r>
            <w:r>
              <w:t xml:space="preserve"> specified.</w:t>
            </w:r>
          </w:p>
        </w:tc>
      </w:tr>
    </w:tbl>
    <w:p w14:paraId="5C736126" w14:textId="77777777" w:rsidR="008A5E4E" w:rsidRDefault="008A5E4E">
      <w:pPr>
        <w:spacing w:after="240"/>
      </w:pPr>
    </w:p>
    <w:p w14:paraId="5162D41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7EB630B1"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76FFFD3"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25F537F0" w14:textId="77777777">
        <w:trPr>
          <w:tblCellSpacing w:w="0" w:type="dxa"/>
        </w:trPr>
        <w:tc>
          <w:tcPr>
            <w:tcW w:w="0" w:type="auto"/>
            <w:tcMar>
              <w:top w:w="45" w:type="dxa"/>
              <w:left w:w="45" w:type="dxa"/>
              <w:bottom w:w="45" w:type="dxa"/>
              <w:right w:w="45" w:type="dxa"/>
            </w:tcMar>
          </w:tcPr>
          <w:p w14:paraId="2E76FDD9" w14:textId="77777777" w:rsidR="008A5E4E" w:rsidRDefault="0065745B">
            <w:pPr>
              <w:pStyle w:val="tdTableStyle-TablestyleNonAltRows-BodyA-Column-Body1"/>
            </w:pPr>
            <w:r>
              <w:t xml:space="preserve">No exceptions are allowed. </w:t>
            </w:r>
          </w:p>
        </w:tc>
      </w:tr>
    </w:tbl>
    <w:p w14:paraId="4B6FBE50" w14:textId="77777777" w:rsidR="008A5E4E" w:rsidRDefault="008A5E4E">
      <w:pPr>
        <w:spacing w:after="240"/>
      </w:pPr>
    </w:p>
    <w:p w14:paraId="18E4F1E2" w14:textId="77777777" w:rsidR="008A5E4E" w:rsidRDefault="0065745B">
      <w:pPr>
        <w:pStyle w:val="p"/>
      </w:pPr>
      <w:r>
        <w:t xml:space="preserve">For BRIG syntax, see </w:t>
      </w:r>
      <w:r>
        <w:rPr>
          <w:rStyle w:val="xref1"/>
        </w:rPr>
        <w:t>18.7.6. BRIG Syntax for Function Operations (</w:t>
      </w:r>
      <w:r w:rsidR="009A76EE" w:rsidRPr="008A5E4E">
        <w:fldChar w:fldCharType="begin"/>
      </w:r>
      <w:r w:rsidR="008A5E4E">
        <w:instrText xml:space="preserve"> PAGEREF _Ref1011182283 \p \h  \* MERGEFORMAT </w:instrText>
      </w:r>
      <w:r w:rsidR="009A76EE" w:rsidRPr="008A5E4E">
        <w:fldChar w:fldCharType="separate"/>
      </w:r>
      <w:r w:rsidR="00533AF0" w:rsidRPr="00533AF0">
        <w:rPr>
          <w:rStyle w:val="xref1"/>
          <w:noProof/>
        </w:rPr>
        <w:t>on</w:t>
      </w:r>
      <w:r w:rsidR="00533AF0">
        <w:rPr>
          <w:noProof/>
        </w:rPr>
        <w:t xml:space="preserve"> page 366</w:t>
      </w:r>
      <w:r w:rsidR="009A76EE" w:rsidRPr="008A5E4E">
        <w:rPr>
          <w:rStyle w:val="xref1"/>
        </w:rPr>
        <w:fldChar w:fldCharType="end"/>
      </w:r>
      <w:r>
        <w:rPr>
          <w:rStyle w:val="xref1"/>
        </w:rPr>
        <w:t>)</w:t>
      </w:r>
      <w:r>
        <w:t xml:space="preserve">. </w:t>
      </w:r>
    </w:p>
    <w:p w14:paraId="22203761" w14:textId="77777777" w:rsidR="008A5E4E" w:rsidRDefault="0065745B">
      <w:pPr>
        <w:pStyle w:val="h3"/>
      </w:pPr>
      <w:bookmarkStart w:id="812" w:name="_Toc396034361"/>
      <w:r>
        <w:t>10.8.2 Description</w:t>
      </w:r>
      <w:bookmarkEnd w:id="812"/>
    </w:p>
    <w:p w14:paraId="775148A9" w14:textId="77777777" w:rsidR="00C45E2B" w:rsidRDefault="00C45E2B" w:rsidP="00636634">
      <w:pPr>
        <w:pStyle w:val="p"/>
      </w:pPr>
      <w:r>
        <w:t xml:space="preserve">The </w:t>
      </w:r>
      <w:r w:rsidRPr="003A65FB">
        <w:rPr>
          <w:rFonts w:ascii="Courier New" w:hAnsi="Courier New" w:cs="Courier New"/>
        </w:rPr>
        <w:t>icall</w:t>
      </w:r>
      <w:r>
        <w:t xml:space="preserve"> operation is not supported by the Base profile.</w:t>
      </w:r>
      <w:r w:rsidR="004B14D2">
        <w:t xml:space="preserve"> See </w:t>
      </w:r>
      <w:r w:rsidR="004B14D2">
        <w:rPr>
          <w:rStyle w:val="xref1"/>
        </w:rPr>
        <w:t>16.2.1. Base Profile Requirements (</w:t>
      </w:r>
      <w:r w:rsidR="004B14D2" w:rsidRPr="008A5E4E">
        <w:fldChar w:fldCharType="begin"/>
      </w:r>
      <w:r w:rsidR="004B14D2">
        <w:instrText xml:space="preserve"> PAGEREF _Ref-16064923 \p \h  \* MERGEFORMAT </w:instrText>
      </w:r>
      <w:r w:rsidR="004B14D2" w:rsidRPr="008A5E4E">
        <w:fldChar w:fldCharType="separate"/>
      </w:r>
      <w:r w:rsidR="004B14D2" w:rsidRPr="00533AF0">
        <w:rPr>
          <w:rStyle w:val="xref1"/>
          <w:noProof/>
        </w:rPr>
        <w:t>on</w:t>
      </w:r>
      <w:r w:rsidR="004B14D2">
        <w:rPr>
          <w:noProof/>
        </w:rPr>
        <w:t xml:space="preserve"> page 298</w:t>
      </w:r>
      <w:r w:rsidR="004B14D2" w:rsidRPr="008A5E4E">
        <w:rPr>
          <w:rStyle w:val="xref1"/>
        </w:rPr>
        <w:fldChar w:fldCharType="end"/>
      </w:r>
      <w:r w:rsidR="004B14D2">
        <w:rPr>
          <w:rStyle w:val="xref1"/>
        </w:rPr>
        <w:t>).</w:t>
      </w:r>
    </w:p>
    <w:p w14:paraId="045D760F" w14:textId="57130902" w:rsidR="008A5E4E" w:rsidRDefault="0065745B" w:rsidP="00636634">
      <w:pPr>
        <w:pStyle w:val="p"/>
      </w:pPr>
      <w:r>
        <w:t xml:space="preserve">An indirect call transfers control to the indirect function that corresponds to the indirect function </w:t>
      </w:r>
      <w:r w:rsidR="00B14B35">
        <w:t>code handle</w:t>
      </w:r>
      <w:r>
        <w:t xml:space="preserve"> in </w:t>
      </w:r>
      <w:r>
        <w:rPr>
          <w:rStyle w:val="i"/>
        </w:rPr>
        <w:t>src</w:t>
      </w:r>
      <w:r>
        <w:t xml:space="preserve">. The indirect function being called has formal arguments matching those of </w:t>
      </w:r>
      <w:r>
        <w:rPr>
          <w:rStyle w:val="i"/>
        </w:rPr>
        <w:t>signature</w:t>
      </w:r>
      <w:r>
        <w:t>.</w:t>
      </w:r>
    </w:p>
    <w:p w14:paraId="1D71B823" w14:textId="6E249849" w:rsidR="008A5E4E" w:rsidRDefault="0065745B" w:rsidP="00636634">
      <w:pPr>
        <w:pStyle w:val="p"/>
      </w:pPr>
      <w:r>
        <w:t xml:space="preserve">A host CPU agent can use an HSA runtime query to obtain an indirect function </w:t>
      </w:r>
      <w:r w:rsidR="004B14D2">
        <w:t>code handle</w:t>
      </w:r>
      <w:r>
        <w:t xml:space="preserve">. That </w:t>
      </w:r>
      <w:r w:rsidR="004B14D2">
        <w:t xml:space="preserve">code handle </w:t>
      </w:r>
      <w:r>
        <w:t>can then be passed into a kernel as a kernel argument or through global segment memory.</w:t>
      </w:r>
    </w:p>
    <w:p w14:paraId="7B5CC4C9" w14:textId="15C8C142" w:rsidR="004B203E" w:rsidRDefault="0065745B" w:rsidP="00636634">
      <w:pPr>
        <w:pStyle w:val="p"/>
        <w:rPr>
          <w:rStyle w:val="i"/>
        </w:rPr>
      </w:pPr>
      <w:r>
        <w:t xml:space="preserve">It is undefined </w:t>
      </w:r>
      <w:r w:rsidR="0020078D">
        <w:t>unless all the following are true</w:t>
      </w:r>
      <w:r>
        <w:t>:</w:t>
      </w:r>
    </w:p>
    <w:p w14:paraId="30F64FC7" w14:textId="433AB613" w:rsidR="004B203E" w:rsidRDefault="0065745B" w:rsidP="00636634">
      <w:pPr>
        <w:pStyle w:val="li"/>
        <w:numPr>
          <w:ilvl w:val="0"/>
          <w:numId w:val="329"/>
        </w:numPr>
      </w:pPr>
      <w:r>
        <w:rPr>
          <w:rStyle w:val="i"/>
        </w:rPr>
        <w:t>src</w:t>
      </w:r>
      <w:r>
        <w:t xml:space="preserve"> is a valid indirect function </w:t>
      </w:r>
      <w:r w:rsidR="00663991" w:rsidRPr="004B203E">
        <w:t>code</w:t>
      </w:r>
      <w:r w:rsidR="00663991">
        <w:t xml:space="preserve"> handle</w:t>
      </w:r>
      <w:r>
        <w:t xml:space="preserve"> </w:t>
      </w:r>
      <w:r w:rsidR="00931B5F">
        <w:t>obtained from a code object that</w:t>
      </w:r>
      <w:r w:rsidR="004B203E">
        <w:t>:</w:t>
      </w:r>
    </w:p>
    <w:p w14:paraId="745F4966" w14:textId="03A43FE2" w:rsidR="008A5E4E" w:rsidRDefault="00931B5F" w:rsidP="00636634">
      <w:pPr>
        <w:pStyle w:val="li"/>
        <w:numPr>
          <w:ilvl w:val="1"/>
          <w:numId w:val="329"/>
        </w:numPr>
      </w:pPr>
      <w:r>
        <w:t xml:space="preserve">is </w:t>
      </w:r>
      <w:r w:rsidR="0020078D">
        <w:t xml:space="preserve">currently loaded in the same </w:t>
      </w:r>
      <w:r w:rsidR="0023395C">
        <w:t>kernel agent</w:t>
      </w:r>
      <w:r w:rsidR="0020078D">
        <w:t xml:space="preserve"> </w:t>
      </w:r>
      <w:r w:rsidR="00EF30FF">
        <w:t>a</w:t>
      </w:r>
      <w:r w:rsidR="0020078D">
        <w:t>s the currently executing kernel</w:t>
      </w:r>
      <w:r>
        <w:t>;</w:t>
      </w:r>
    </w:p>
    <w:p w14:paraId="568C6447" w14:textId="196391A3" w:rsidR="00931B5F" w:rsidRDefault="00931B5F" w:rsidP="00636634">
      <w:pPr>
        <w:pStyle w:val="li"/>
        <w:numPr>
          <w:ilvl w:val="1"/>
          <w:numId w:val="329"/>
        </w:numPr>
      </w:pPr>
      <w:r>
        <w:t>was loaded before the currently executing kernel was launched.</w:t>
      </w:r>
    </w:p>
    <w:p w14:paraId="2483AE73" w14:textId="1D32F33B" w:rsidR="00931B5F" w:rsidRDefault="0065745B" w:rsidP="00636634">
      <w:pPr>
        <w:pStyle w:val="li"/>
        <w:numPr>
          <w:ilvl w:val="0"/>
          <w:numId w:val="329"/>
        </w:numPr>
      </w:pPr>
      <w:r>
        <w:rPr>
          <w:rStyle w:val="i"/>
        </w:rPr>
        <w:t>src</w:t>
      </w:r>
      <w:r>
        <w:t xml:space="preserve"> refers to an indirect function with formal input and output arguments that match </w:t>
      </w:r>
      <w:r>
        <w:rPr>
          <w:rStyle w:val="i"/>
        </w:rPr>
        <w:t>signature</w:t>
      </w:r>
      <w:r>
        <w:t>.</w:t>
      </w:r>
    </w:p>
    <w:p w14:paraId="6AC8349C" w14:textId="7D8496B1" w:rsidR="008A5E4E" w:rsidRDefault="0065745B" w:rsidP="00636634">
      <w:pPr>
        <w:pStyle w:val="li"/>
        <w:numPr>
          <w:ilvl w:val="0"/>
          <w:numId w:val="329"/>
        </w:numPr>
      </w:pPr>
      <w:r>
        <w:rPr>
          <w:rStyle w:val="i"/>
        </w:rPr>
        <w:t>src</w:t>
      </w:r>
      <w:r>
        <w:t xml:space="preserve"> refers to an indirect function that was finalized with the same call convention as the currently executing kernel.</w:t>
      </w:r>
    </w:p>
    <w:p w14:paraId="4F5C9592" w14:textId="5CA9B58F" w:rsidR="008A5E4E" w:rsidRDefault="0065745B" w:rsidP="00636634">
      <w:pPr>
        <w:pStyle w:val="p"/>
      </w:pPr>
      <w:r>
        <w:t xml:space="preserve">See </w:t>
      </w:r>
      <w:r>
        <w:rPr>
          <w:rStyle w:val="xref1"/>
        </w:rPr>
        <w:t xml:space="preserve">4.2. </w:t>
      </w:r>
      <w:r w:rsidR="00091AF7">
        <w:t>Program, Code Object and Executable</w:t>
      </w:r>
      <w:r>
        <w:rPr>
          <w:rStyle w:val="xref1"/>
        </w:rPr>
        <w:t xml:space="preserve"> (</w:t>
      </w:r>
      <w:r w:rsidR="007B248F">
        <w:fldChar w:fldCharType="begin"/>
      </w:r>
      <w:r w:rsidR="007B248F">
        <w:rPr>
          <w:rStyle w:val="xref1"/>
        </w:rPr>
        <w:instrText xml:space="preserve"> PAGEREF hsail_life_cycle \p \h </w:instrText>
      </w:r>
      <w:r w:rsidR="007B248F">
        <w:fldChar w:fldCharType="separate"/>
      </w:r>
      <w:r w:rsidR="007B248F">
        <w:rPr>
          <w:rStyle w:val="xref1"/>
          <w:noProof/>
        </w:rPr>
        <w:t>on page 37</w:t>
      </w:r>
      <w:r w:rsidR="007B248F">
        <w:fldChar w:fldCharType="end"/>
      </w:r>
      <w:r>
        <w:rPr>
          <w:rStyle w:val="xref1"/>
        </w:rPr>
        <w:t>)</w:t>
      </w:r>
      <w:r>
        <w:t>.</w:t>
      </w:r>
    </w:p>
    <w:p w14:paraId="2DE2D74F" w14:textId="77777777" w:rsidR="008A5E4E" w:rsidRDefault="0065745B" w:rsidP="00636634">
      <w:pPr>
        <w:pStyle w:val="p"/>
      </w:pPr>
      <w:r>
        <w:t xml:space="preserve">At the time of finalizing, the actual indirect function that an </w:t>
      </w:r>
      <w:r>
        <w:rPr>
          <w:rStyle w:val="code1"/>
        </w:rPr>
        <w:t>icall</w:t>
      </w:r>
      <w:r>
        <w:t xml:space="preserve"> will call at runtime does not have to be finalized.</w:t>
      </w:r>
    </w:p>
    <w:p w14:paraId="04601235" w14:textId="77777777" w:rsidR="008A5E4E" w:rsidRDefault="0065745B" w:rsidP="00636634">
      <w:pPr>
        <w:pStyle w:val="p"/>
      </w:pPr>
      <w:r>
        <w:t xml:space="preserve">Since an indirect call can potentially transfer to more than one target, it can result in control flow divergence which can introduce a performance issue. The width modifier can be used to specify properties about the control flow divergence that may result in the finalizer producing more efficient code.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w:t>
      </w:r>
    </w:p>
    <w:p w14:paraId="74A7329F" w14:textId="77777777" w:rsidR="008A5E4E" w:rsidRDefault="0065745B" w:rsidP="00636634">
      <w:pPr>
        <w:pStyle w:val="p"/>
      </w:pPr>
      <w:r>
        <w:t xml:space="preserve">Calls must appear inside of an arg block which is used to pass arguments in and out of the function being called. This is required even if the functions have no arguments. See </w:t>
      </w:r>
      <w:r>
        <w:rPr>
          <w:rStyle w:val="xref1"/>
        </w:rPr>
        <w:t>10.2. Function Call Argument Passing (</w:t>
      </w:r>
      <w:r w:rsidR="009A76EE" w:rsidRPr="008A5E4E">
        <w:fldChar w:fldCharType="begin"/>
      </w:r>
      <w:r w:rsidR="008A5E4E">
        <w:instrText xml:space="preserve"> PAGEREF _Ref1515198385 \p \h  \* MERGEFORMAT </w:instrText>
      </w:r>
      <w:r w:rsidR="009A76EE" w:rsidRPr="008A5E4E">
        <w:fldChar w:fldCharType="separate"/>
      </w:r>
      <w:r w:rsidR="00533AF0" w:rsidRPr="00533AF0">
        <w:rPr>
          <w:rStyle w:val="xref1"/>
          <w:noProof/>
        </w:rPr>
        <w:t>on</w:t>
      </w:r>
      <w:r w:rsidR="00533AF0">
        <w:rPr>
          <w:noProof/>
        </w:rPr>
        <w:t xml:space="preserve"> page 246</w:t>
      </w:r>
      <w:r w:rsidR="009A76EE" w:rsidRPr="008A5E4E">
        <w:rPr>
          <w:rStyle w:val="xref1"/>
        </w:rPr>
        <w:fldChar w:fldCharType="end"/>
      </w:r>
      <w:r>
        <w:rPr>
          <w:rStyle w:val="xref1"/>
        </w:rPr>
        <w:t>)</w:t>
      </w:r>
      <w:r>
        <w:t>.</w:t>
      </w:r>
    </w:p>
    <w:p w14:paraId="4D4E06E1" w14:textId="77777777" w:rsidR="008A5E4E" w:rsidRDefault="0065745B" w:rsidP="00636634">
      <w:pPr>
        <w:pStyle w:val="p"/>
      </w:pPr>
      <w:r>
        <w:t>Since the exact indirect function that will be called is not known until runtime, indirect calls are the least efficient form of function calls.</w:t>
      </w:r>
    </w:p>
    <w:p w14:paraId="456ACF2A" w14:textId="77777777" w:rsidR="008A5E4E" w:rsidRDefault="0065745B">
      <w:pPr>
        <w:pStyle w:val="pExample"/>
      </w:pPr>
      <w:r>
        <w:t>Example</w:t>
      </w:r>
    </w:p>
    <w:p w14:paraId="2D9A478A" w14:textId="75A7111A" w:rsidR="008A5E4E" w:rsidRDefault="0065745B" w:rsidP="004A1667">
      <w:pPr>
        <w:pStyle w:val="pre"/>
      </w:pPr>
      <w:r>
        <w:t>signature &amp;bar_or_foo_t(arg_u32 %r)(arg_f32 %a);</w:t>
      </w:r>
      <w:r>
        <w:br/>
        <w:t xml:space="preserve"> decl indirect function &amp;bar(arg_u32 %r)(arg_f32 %a);</w:t>
      </w:r>
      <w:r>
        <w:br/>
        <w:t xml:space="preserve"> decl indirect function &amp;foo(arg_u32 %r)(arg_f32 %a);</w:t>
      </w:r>
      <w:r>
        <w:br/>
        <w:t xml:space="preserve"> global_u64 &amp;i;</w:t>
      </w:r>
      <w:r>
        <w:br/>
        <w:t xml:space="preserve"> </w:t>
      </w:r>
      <w:r>
        <w:br/>
      </w:r>
      <w:r w:rsidR="00E94E3C">
        <w:t xml:space="preserve"> </w:t>
      </w:r>
      <w:r w:rsidR="004A1667">
        <w:t>// The actual indirect function called must have been finalized for</w:t>
      </w:r>
      <w:r w:rsidR="004A1667">
        <w:br/>
      </w:r>
      <w:r w:rsidR="00E94E3C">
        <w:t xml:space="preserve"> </w:t>
      </w:r>
      <w:r w:rsidR="004A1667">
        <w:t>// the same agent and call convention as the finalization of this</w:t>
      </w:r>
      <w:r w:rsidR="004A1667">
        <w:br/>
      </w:r>
      <w:r w:rsidR="00E94E3C">
        <w:t xml:space="preserve"> </w:t>
      </w:r>
      <w:r w:rsidR="004A1667">
        <w:t>// kernel that will be dispatched, before this kernel is launched.</w:t>
      </w:r>
      <w:r w:rsidR="00E94E3C">
        <w:br/>
        <w:t xml:space="preserve"> </w:t>
      </w:r>
      <w:r>
        <w:t>kernel &amp;example_icall(kernarg_u64 %res)</w:t>
      </w:r>
      <w:r>
        <w:br/>
        <w:t xml:space="preserve"> {</w:t>
      </w:r>
      <w:r>
        <w:br/>
        <w:t xml:space="preserve">   ld_global_u64 $d1, [&amp;i];</w:t>
      </w:r>
      <w:r>
        <w:br/>
        <w:t xml:space="preserve">   { </w:t>
      </w:r>
      <w:r>
        <w:br/>
        <w:t xml:space="preserve">     arg_</w:t>
      </w:r>
      <w:r w:rsidR="00B1103D">
        <w:t>f</w:t>
      </w:r>
      <w:r>
        <w:t>32 %a;</w:t>
      </w:r>
      <w:r>
        <w:br/>
        <w:t xml:space="preserve">     arg_u32 %r;</w:t>
      </w:r>
      <w:r>
        <w:br/>
        <w:t xml:space="preserve">     st_arg_f32 2.0f, [%a];</w:t>
      </w:r>
      <w:r w:rsidR="00E94E3C">
        <w:br/>
        <w:t xml:space="preserve"> </w:t>
      </w:r>
      <w:r w:rsidR="004A1667">
        <w:t xml:space="preserve">    // $d1 must contain an indirect function code handle of an</w:t>
      </w:r>
      <w:r w:rsidR="004A1667">
        <w:br/>
        <w:t xml:space="preserve"> </w:t>
      </w:r>
      <w:r w:rsidR="00E94E3C">
        <w:t xml:space="preserve"> </w:t>
      </w:r>
      <w:r w:rsidR="004A1667">
        <w:t xml:space="preserve">   // indirect function that matches t</w:t>
      </w:r>
      <w:r w:rsidR="00E94E3C">
        <w:t xml:space="preserve">he signature &amp;bar_or_foo_t. </w:t>
      </w:r>
      <w:r w:rsidR="004A1667">
        <w:t>In</w:t>
      </w:r>
      <w:r w:rsidR="004A1667">
        <w:br/>
        <w:t xml:space="preserve">  </w:t>
      </w:r>
      <w:r w:rsidR="00E94E3C">
        <w:t xml:space="preserve"> </w:t>
      </w:r>
      <w:r w:rsidR="004A1667">
        <w:t xml:space="preserve">  // this case &amp;foo or &amp;bar are the two potential targets.</w:t>
      </w:r>
      <w:r w:rsidR="004A1667">
        <w:br/>
      </w:r>
      <w:r>
        <w:t xml:space="preserve">     icall_width(all)</w:t>
      </w:r>
      <w:r w:rsidR="00444802">
        <w:t>_u64</w:t>
      </w:r>
      <w:r>
        <w:t xml:space="preserve"> $d1(%r)(%a) &amp;bar_or_foo_t;</w:t>
      </w:r>
      <w:r>
        <w:br/>
        <w:t xml:space="preserve">     ld_arg</w:t>
      </w:r>
      <w:r w:rsidR="00BB07FB">
        <w:t>_u32</w:t>
      </w:r>
      <w:r>
        <w:t xml:space="preserve"> $s1, [%r];</w:t>
      </w:r>
      <w:r>
        <w:br/>
        <w:t xml:space="preserve">     ld_kernarg_u64 $d1, [%res];</w:t>
      </w:r>
      <w:r>
        <w:br/>
        <w:t xml:space="preserve">     st_global_u32 $s1, [$d1];</w:t>
      </w:r>
      <w:r>
        <w:br/>
        <w:t xml:space="preserve">   } </w:t>
      </w:r>
      <w:r>
        <w:br/>
        <w:t xml:space="preserve"> };</w:t>
      </w:r>
    </w:p>
    <w:p w14:paraId="12B74557" w14:textId="77777777" w:rsidR="008A5E4E" w:rsidRDefault="0065745B">
      <w:pPr>
        <w:pStyle w:val="h2"/>
      </w:pPr>
      <w:bookmarkStart w:id="813" w:name="_Toc396034362"/>
      <w:r>
        <w:t>10.9 Return (ret) Operation</w:t>
      </w:r>
      <w:bookmarkEnd w:id="813"/>
    </w:p>
    <w:p w14:paraId="1BEBC3AB" w14:textId="77777777" w:rsidR="008A5E4E" w:rsidRDefault="0065745B">
      <w:pPr>
        <w:pStyle w:val="p"/>
      </w:pPr>
      <w:r>
        <w:t>The return (</w:t>
      </w:r>
      <w:r>
        <w:rPr>
          <w:rStyle w:val="code1"/>
        </w:rPr>
        <w:t>ret</w:t>
      </w:r>
      <w:r>
        <w:t xml:space="preserve">) operation returns from a function back to the caller's environment. </w:t>
      </w:r>
      <w:r>
        <w:rPr>
          <w:rStyle w:val="code1"/>
        </w:rPr>
        <w:t>ret</w:t>
      </w:r>
      <w:r>
        <w:t xml:space="preserve"> can also be used to exit a kernel.</w:t>
      </w:r>
    </w:p>
    <w:p w14:paraId="3EBE3F47" w14:textId="58B57F6A" w:rsidR="008A5E4E" w:rsidRPr="00EA1B2A" w:rsidRDefault="0065745B">
      <w:pPr>
        <w:pStyle w:val="p"/>
      </w:pPr>
      <w:r w:rsidRPr="00EA1B2A">
        <w:t xml:space="preserve"> If the</w:t>
      </w:r>
      <w:r w:rsidR="00EA1B2A">
        <w:t>re is no</w:t>
      </w:r>
      <w:r w:rsidRPr="00EA1B2A">
        <w:t xml:space="preserve"> </w:t>
      </w:r>
      <w:r w:rsidRPr="00EA1B2A">
        <w:rPr>
          <w:rStyle w:val="code1"/>
        </w:rPr>
        <w:t>ret</w:t>
      </w:r>
      <w:r w:rsidRPr="00EA1B2A">
        <w:t xml:space="preserve"> operation before the exit of the kernel</w:t>
      </w:r>
      <w:r w:rsidR="00EA1B2A">
        <w:t>’s</w:t>
      </w:r>
      <w:r w:rsidRPr="00EA1B2A">
        <w:t xml:space="preserve"> or function's code block, the finalizer will act as if a </w:t>
      </w:r>
      <w:r w:rsidRPr="00EA1B2A">
        <w:rPr>
          <w:rStyle w:val="code1"/>
        </w:rPr>
        <w:t>ret</w:t>
      </w:r>
      <w:r w:rsidRPr="00EA1B2A">
        <w:t xml:space="preserve"> operation was present at the end of the </w:t>
      </w:r>
      <w:r w:rsidR="00EA1B2A">
        <w:t>code block</w:t>
      </w:r>
      <w:r w:rsidRPr="00EA1B2A">
        <w:t>.</w:t>
      </w:r>
    </w:p>
    <w:p w14:paraId="238E5D90" w14:textId="77777777" w:rsidR="008A5E4E" w:rsidRDefault="0065745B">
      <w:pPr>
        <w:pStyle w:val="h3"/>
      </w:pPr>
      <w:bookmarkStart w:id="814" w:name="_Toc396034363"/>
      <w:r>
        <w:t>10.9.1 Syntax</w:t>
      </w:r>
      <w:bookmarkEnd w:id="814"/>
    </w:p>
    <w:p w14:paraId="27A81DD4" w14:textId="77777777" w:rsidR="008A5E4E" w:rsidRDefault="0065745B">
      <w:pPr>
        <w:pStyle w:val="pTableTitle"/>
      </w:pPr>
      <w:bookmarkStart w:id="815" w:name="_ListOf149"/>
      <w:r>
        <w:t>Table 10–4 Syntax for ret Operation</w:t>
      </w:r>
    </w:p>
    <w:bookmarkEnd w:id="815"/>
    <w:p w14:paraId="778D108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743"/>
      </w:tblGrid>
      <w:tr w:rsidR="008A5E4E" w14:paraId="75EFE2E6"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79C0D673" w14:textId="77777777" w:rsidR="008A5E4E" w:rsidRDefault="0065745B">
            <w:pPr>
              <w:pStyle w:val="thTableStyle-TablestyleSyntax-HeadD-Opcodes-Header1"/>
              <w:shd w:val="clear" w:color="auto" w:fill="D3D3D3"/>
            </w:pPr>
            <w:r>
              <w:rPr>
                <w:shd w:val="clear" w:color="auto" w:fill="D3D3D3"/>
              </w:rPr>
              <w:t>Opcode</w:t>
            </w:r>
          </w:p>
        </w:tc>
      </w:tr>
      <w:tr w:rsidR="008A5E4E" w14:paraId="575E9B91" w14:textId="77777777">
        <w:trPr>
          <w:tblCellSpacing w:w="0" w:type="dxa"/>
        </w:trPr>
        <w:tc>
          <w:tcPr>
            <w:tcW w:w="0" w:type="auto"/>
            <w:shd w:val="clear" w:color="auto" w:fill="DCDCDC"/>
            <w:tcMar>
              <w:top w:w="45" w:type="dxa"/>
              <w:left w:w="45" w:type="dxa"/>
              <w:bottom w:w="45" w:type="dxa"/>
              <w:right w:w="45" w:type="dxa"/>
            </w:tcMar>
          </w:tcPr>
          <w:p w14:paraId="0EE08BC4" w14:textId="77777777" w:rsidR="008A5E4E" w:rsidRDefault="0065745B">
            <w:pPr>
              <w:pStyle w:val="tdTableStyle-TablestyleSyntax-BodyA-Opcodes-Body1"/>
              <w:shd w:val="clear" w:color="auto" w:fill="DCDCDC"/>
            </w:pPr>
            <w:r>
              <w:rPr>
                <w:rStyle w:val="b"/>
                <w:b/>
                <w:bCs/>
                <w:shd w:val="clear" w:color="auto" w:fill="DCDCDC"/>
              </w:rPr>
              <w:t>ret</w:t>
            </w:r>
          </w:p>
        </w:tc>
      </w:tr>
    </w:tbl>
    <w:p w14:paraId="638300CF" w14:textId="77777777" w:rsidR="008A5E4E" w:rsidRDefault="008A5E4E">
      <w:pPr>
        <w:spacing w:after="240"/>
      </w:pPr>
    </w:p>
    <w:p w14:paraId="33C2FE0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48D54C76"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A995EC3"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5885B6A0" w14:textId="77777777">
        <w:trPr>
          <w:tblCellSpacing w:w="0" w:type="dxa"/>
        </w:trPr>
        <w:tc>
          <w:tcPr>
            <w:tcW w:w="0" w:type="auto"/>
            <w:tcMar>
              <w:top w:w="45" w:type="dxa"/>
              <w:left w:w="45" w:type="dxa"/>
              <w:bottom w:w="45" w:type="dxa"/>
              <w:right w:w="45" w:type="dxa"/>
            </w:tcMar>
          </w:tcPr>
          <w:p w14:paraId="39E31ABE" w14:textId="77777777" w:rsidR="008A5E4E" w:rsidRDefault="0065745B">
            <w:pPr>
              <w:pStyle w:val="tdTableStyle-TablestyleNonAltRows-BodyA-Column-Body1"/>
            </w:pPr>
            <w:r>
              <w:t xml:space="preserve">No exceptions are allowed. </w:t>
            </w:r>
          </w:p>
        </w:tc>
      </w:tr>
    </w:tbl>
    <w:p w14:paraId="1CBBFC88" w14:textId="77777777" w:rsidR="008A5E4E" w:rsidRDefault="008A5E4E">
      <w:pPr>
        <w:spacing w:after="240"/>
      </w:pPr>
    </w:p>
    <w:p w14:paraId="72D3B02A" w14:textId="77777777" w:rsidR="008A5E4E" w:rsidRDefault="0065745B">
      <w:pPr>
        <w:pStyle w:val="p"/>
      </w:pPr>
      <w:r>
        <w:t xml:space="preserve">For BRIG syntax, see </w:t>
      </w:r>
      <w:r>
        <w:rPr>
          <w:rStyle w:val="xref1"/>
        </w:rPr>
        <w:t>18.7.6. BRIG Syntax for Function Operations (</w:t>
      </w:r>
      <w:r w:rsidR="009A76EE" w:rsidRPr="008A5E4E">
        <w:fldChar w:fldCharType="begin"/>
      </w:r>
      <w:r w:rsidR="008A5E4E">
        <w:instrText xml:space="preserve"> PAGEREF _Ref1011182283 \p \h  \* MERGEFORMAT </w:instrText>
      </w:r>
      <w:r w:rsidR="009A76EE" w:rsidRPr="008A5E4E">
        <w:fldChar w:fldCharType="separate"/>
      </w:r>
      <w:r w:rsidR="00533AF0" w:rsidRPr="00533AF0">
        <w:rPr>
          <w:rStyle w:val="xref1"/>
          <w:noProof/>
        </w:rPr>
        <w:t>on</w:t>
      </w:r>
      <w:r w:rsidR="00533AF0">
        <w:rPr>
          <w:noProof/>
        </w:rPr>
        <w:t xml:space="preserve"> page 366</w:t>
      </w:r>
      <w:r w:rsidR="009A76EE" w:rsidRPr="008A5E4E">
        <w:rPr>
          <w:rStyle w:val="xref1"/>
        </w:rPr>
        <w:fldChar w:fldCharType="end"/>
      </w:r>
      <w:r>
        <w:rPr>
          <w:rStyle w:val="xref1"/>
        </w:rPr>
        <w:t>)</w:t>
      </w:r>
      <w:r>
        <w:t xml:space="preserve">. </w:t>
      </w:r>
    </w:p>
    <w:p w14:paraId="3E1A3564" w14:textId="77777777" w:rsidR="008A5E4E" w:rsidRDefault="0065745B">
      <w:pPr>
        <w:pStyle w:val="h3"/>
      </w:pPr>
      <w:bookmarkStart w:id="816" w:name="_Toc396034364"/>
      <w:r>
        <w:t>10.9.2 Description</w:t>
      </w:r>
      <w:bookmarkEnd w:id="816"/>
    </w:p>
    <w:p w14:paraId="0E7F1A2B" w14:textId="77777777" w:rsidR="008A5E4E" w:rsidRDefault="0065745B">
      <w:pPr>
        <w:pStyle w:val="p"/>
      </w:pPr>
      <w:r>
        <w:t xml:space="preserve">Within a function, a </w:t>
      </w:r>
      <w:r>
        <w:rPr>
          <w:rStyle w:val="code1"/>
        </w:rPr>
        <w:t>ret</w:t>
      </w:r>
      <w:r>
        <w:t xml:space="preserve"> operation inside of divergent control flow causes control to transfer to the end of the function, where the work-item waits for all the other work-items in the same wavefront. Once all work-items in a wavefront have reached the end of the function, the function returns. </w:t>
      </w:r>
    </w:p>
    <w:p w14:paraId="3D1B991F" w14:textId="77777777" w:rsidR="008A5E4E" w:rsidRDefault="0065745B">
      <w:pPr>
        <w:pStyle w:val="p"/>
      </w:pPr>
      <w:r>
        <w:t xml:space="preserve">Within a kernel, a </w:t>
      </w:r>
      <w:r>
        <w:rPr>
          <w:rStyle w:val="code1"/>
        </w:rPr>
        <w:t>ret</w:t>
      </w:r>
      <w:r>
        <w:t xml:space="preserve"> operation inside of divergent control flow causes control to transfer to the end of the kernel, where the work-item waits for all the other work-items in the same work-group. Once all work-items in a work-group have reached the end of the kernel, the work-group finishes. </w:t>
      </w:r>
    </w:p>
    <w:p w14:paraId="66CE0843" w14:textId="77777777" w:rsidR="008A5E4E" w:rsidRDefault="0065745B">
      <w:pPr>
        <w:pStyle w:val="p"/>
      </w:pPr>
      <w:r>
        <w:t xml:space="preserve">As the return is executed for a function, all values in the return arguments list are copied to the corresponding actual arguments in the call site. </w:t>
      </w:r>
    </w:p>
    <w:p w14:paraId="091FCF8E" w14:textId="77777777" w:rsidR="008A5E4E" w:rsidRDefault="0065745B">
      <w:pPr>
        <w:pStyle w:val="pExample"/>
      </w:pPr>
      <w:r>
        <w:t>Example</w:t>
      </w:r>
    </w:p>
    <w:p w14:paraId="246A2C91" w14:textId="77777777" w:rsidR="008A5E4E" w:rsidRDefault="0065745B">
      <w:pPr>
        <w:pStyle w:val="pre"/>
      </w:pPr>
      <w:r>
        <w:t>ret;</w:t>
      </w:r>
    </w:p>
    <w:p w14:paraId="183C7013" w14:textId="77777777" w:rsidR="008A5E4E" w:rsidRDefault="0065745B">
      <w:pPr>
        <w:pStyle w:val="h2"/>
      </w:pPr>
      <w:bookmarkStart w:id="817" w:name="_Toc396034365"/>
      <w:r>
        <w:t>10.10 Allocate Memory (alloca) Operation</w:t>
      </w:r>
      <w:bookmarkEnd w:id="817"/>
    </w:p>
    <w:p w14:paraId="61A4419F" w14:textId="77777777" w:rsidR="008A5E4E" w:rsidRDefault="0065745B">
      <w:pPr>
        <w:pStyle w:val="p"/>
      </w:pPr>
      <w:r>
        <w:t>The allocate memory (</w:t>
      </w:r>
      <w:r>
        <w:rPr>
          <w:rStyle w:val="code1"/>
        </w:rPr>
        <w:t>alloca</w:t>
      </w:r>
      <w:r>
        <w:t>) operation is used by kernels or functions to allocate per-work-item private memory at run time.</w:t>
      </w:r>
    </w:p>
    <w:p w14:paraId="75765DDB" w14:textId="77777777" w:rsidR="008A5E4E" w:rsidRDefault="0065745B">
      <w:pPr>
        <w:pStyle w:val="p"/>
      </w:pPr>
      <w:r>
        <w:t xml:space="preserve">The allocated memory is freed automatically when the kernel or function exits. </w:t>
      </w:r>
    </w:p>
    <w:p w14:paraId="58FB8661" w14:textId="77777777" w:rsidR="008A5E4E" w:rsidRDefault="0065745B">
      <w:pPr>
        <w:pStyle w:val="h3"/>
      </w:pPr>
      <w:bookmarkStart w:id="818" w:name="_Toc396034366"/>
      <w:r>
        <w:t>10.10.1 Syntax</w:t>
      </w:r>
      <w:bookmarkEnd w:id="818"/>
    </w:p>
    <w:p w14:paraId="445F1FC3" w14:textId="77777777" w:rsidR="008A5E4E" w:rsidRDefault="0065745B">
      <w:pPr>
        <w:pStyle w:val="pTableTitle"/>
      </w:pPr>
      <w:bookmarkStart w:id="819" w:name="_ListOf150"/>
      <w:r>
        <w:t>Table 10–5 Syntax for Allocate Memory (alloca) Operation</w:t>
      </w:r>
    </w:p>
    <w:bookmarkEnd w:id="819"/>
    <w:p w14:paraId="1052649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579"/>
        <w:gridCol w:w="912"/>
      </w:tblGrid>
      <w:tr w:rsidR="008A5E4E" w14:paraId="51753059"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43E9CC26" w14:textId="77777777" w:rsidR="008A5E4E" w:rsidRDefault="0065745B">
            <w:pPr>
              <w:pStyle w:val="thTableStyle-TablestyleSyntax-HeadE-Opcodes-Header1"/>
              <w:shd w:val="clear" w:color="auto" w:fill="D3D3D3"/>
            </w:pPr>
            <w:r>
              <w:rPr>
                <w:shd w:val="clear" w:color="auto" w:fill="D3D3D3"/>
              </w:rPr>
              <w:t>Opcode</w:t>
            </w:r>
          </w:p>
        </w:tc>
        <w:tc>
          <w:tcPr>
            <w:tcW w:w="0" w:type="auto"/>
            <w:tcBorders>
              <w:bottom w:val="double" w:sz="3" w:space="0" w:color="000000"/>
            </w:tcBorders>
            <w:shd w:val="clear" w:color="auto" w:fill="D3D3D3"/>
            <w:tcMar>
              <w:top w:w="45" w:type="dxa"/>
              <w:left w:w="45" w:type="dxa"/>
              <w:bottom w:w="45" w:type="dxa"/>
              <w:right w:w="45" w:type="dxa"/>
            </w:tcMar>
          </w:tcPr>
          <w:p w14:paraId="7B4998BB" w14:textId="77777777" w:rsidR="008A5E4E" w:rsidRDefault="0065745B">
            <w:pPr>
              <w:pStyle w:val="thTableStyle-TablestyleSyntax-HeadD-Operands-Header1"/>
              <w:shd w:val="clear" w:color="auto" w:fill="D3D3D3"/>
            </w:pPr>
            <w:r>
              <w:rPr>
                <w:shd w:val="clear" w:color="auto" w:fill="D3D3D3"/>
              </w:rPr>
              <w:t>Operands</w:t>
            </w:r>
          </w:p>
        </w:tc>
      </w:tr>
      <w:tr w:rsidR="008A5E4E" w14:paraId="70488EDD"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17CCAE43" w14:textId="77777777" w:rsidR="008A5E4E" w:rsidRDefault="0065745B">
            <w:pPr>
              <w:pStyle w:val="tdTableStyle-TablestyleSyntax-BodyB-Opcodes-Body1"/>
              <w:shd w:val="clear" w:color="auto" w:fill="DCDCDC"/>
            </w:pPr>
            <w:r>
              <w:rPr>
                <w:rStyle w:val="b"/>
                <w:b/>
                <w:bCs/>
                <w:shd w:val="clear" w:color="auto" w:fill="DCDCDC"/>
              </w:rPr>
              <w:t>alloca_align(</w:t>
            </w:r>
            <w:r>
              <w:rPr>
                <w:rStyle w:val="em"/>
                <w:shd w:val="clear" w:color="auto" w:fill="DCDCDC"/>
              </w:rPr>
              <w:t>n</w:t>
            </w:r>
            <w:r>
              <w:rPr>
                <w:rStyle w:val="b"/>
                <w:b/>
                <w:bCs/>
                <w:shd w:val="clear" w:color="auto" w:fill="DCDCDC"/>
              </w:rPr>
              <w:t>)_u32</w:t>
            </w:r>
          </w:p>
        </w:tc>
        <w:tc>
          <w:tcPr>
            <w:tcW w:w="0" w:type="auto"/>
            <w:tcMar>
              <w:top w:w="45" w:type="dxa"/>
              <w:left w:w="45" w:type="dxa"/>
              <w:bottom w:w="45" w:type="dxa"/>
              <w:right w:w="45" w:type="dxa"/>
            </w:tcMar>
          </w:tcPr>
          <w:p w14:paraId="2245F158" w14:textId="77777777" w:rsidR="008A5E4E" w:rsidRDefault="0065745B">
            <w:pPr>
              <w:pStyle w:val="tdTableStyle-TablestyleSyntax-BodyA-Operands-Body1"/>
            </w:pPr>
            <w:r>
              <w:rPr>
                <w:rStyle w:val="em"/>
              </w:rPr>
              <w:t>dest</w:t>
            </w:r>
            <w:r>
              <w:t xml:space="preserve">, </w:t>
            </w:r>
            <w:r>
              <w:rPr>
                <w:rStyle w:val="em"/>
              </w:rPr>
              <w:t>src</w:t>
            </w:r>
          </w:p>
        </w:tc>
      </w:tr>
    </w:tbl>
    <w:p w14:paraId="2A9DA295" w14:textId="77777777" w:rsidR="008A5E4E" w:rsidRDefault="008A5E4E">
      <w:pPr>
        <w:spacing w:after="240"/>
      </w:pPr>
    </w:p>
    <w:p w14:paraId="7C72EFF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6B0B89BA"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06DB026"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50F23605" w14:textId="77777777">
        <w:trPr>
          <w:tblCellSpacing w:w="0" w:type="dxa"/>
        </w:trPr>
        <w:tc>
          <w:tcPr>
            <w:tcW w:w="0" w:type="auto"/>
            <w:tcMar>
              <w:top w:w="45" w:type="dxa"/>
              <w:left w:w="45" w:type="dxa"/>
              <w:bottom w:w="45" w:type="dxa"/>
              <w:right w:w="45" w:type="dxa"/>
            </w:tcMar>
          </w:tcPr>
          <w:p w14:paraId="34AFA24D" w14:textId="77777777" w:rsidR="008A5E4E" w:rsidRDefault="0065745B">
            <w:pPr>
              <w:pStyle w:val="tdTableStyle-TablestyleNonAltRows-BodyA-Column-Body1"/>
            </w:pPr>
            <w:r>
              <w:rPr>
                <w:rStyle w:val="code"/>
              </w:rPr>
              <w:t>align(</w:t>
            </w:r>
            <w:r>
              <w:rPr>
                <w:rStyle w:val="em"/>
              </w:rPr>
              <w:t>n</w:t>
            </w:r>
            <w:r>
              <w:rPr>
                <w:rStyle w:val="code"/>
              </w:rPr>
              <w:t>)</w:t>
            </w:r>
            <w:r>
              <w:t xml:space="preserve">: Optional. Used to specify the byte alignment of the base of the memory being allocated. If omitted, 1 is used indicating no alignment. See the Description below. </w:t>
            </w:r>
          </w:p>
        </w:tc>
      </w:tr>
    </w:tbl>
    <w:p w14:paraId="770F33AE" w14:textId="77777777" w:rsidR="008A5E4E" w:rsidRDefault="008A5E4E">
      <w:pPr>
        <w:spacing w:after="240"/>
      </w:pPr>
    </w:p>
    <w:p w14:paraId="1D3EA08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8753"/>
      </w:tblGrid>
      <w:tr w:rsidR="008A5E4E" w14:paraId="1DA2D702"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6A25BA7"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 xml:space="preserve">) </w:t>
            </w:r>
          </w:p>
        </w:tc>
      </w:tr>
      <w:tr w:rsidR="008A5E4E" w14:paraId="45A251B3" w14:textId="77777777">
        <w:trPr>
          <w:tblCellSpacing w:w="0" w:type="dxa"/>
        </w:trPr>
        <w:tc>
          <w:tcPr>
            <w:tcW w:w="0" w:type="auto"/>
            <w:tcBorders>
              <w:bottom w:val="single" w:sz="6" w:space="0" w:color="000000"/>
            </w:tcBorders>
            <w:tcMar>
              <w:top w:w="45" w:type="dxa"/>
              <w:left w:w="45" w:type="dxa"/>
              <w:bottom w:w="45" w:type="dxa"/>
              <w:right w:w="45" w:type="dxa"/>
            </w:tcMar>
          </w:tcPr>
          <w:p w14:paraId="0B1F2A31" w14:textId="77777777" w:rsidR="008A5E4E" w:rsidRDefault="0065745B">
            <w:pPr>
              <w:pStyle w:val="tdTableStyle-TablestyleNonAltRows-BodyD-Column-Body1"/>
            </w:pPr>
            <w:r>
              <w:rPr>
                <w:rStyle w:val="em"/>
              </w:rPr>
              <w:t>dest</w:t>
            </w:r>
            <w:r>
              <w:t>: Destination. Must be a 32-bit register.</w:t>
            </w:r>
          </w:p>
        </w:tc>
      </w:tr>
      <w:tr w:rsidR="008A5E4E" w14:paraId="4A840C2B" w14:textId="77777777">
        <w:trPr>
          <w:tblCellSpacing w:w="0" w:type="dxa"/>
        </w:trPr>
        <w:tc>
          <w:tcPr>
            <w:tcW w:w="0" w:type="auto"/>
            <w:tcMar>
              <w:top w:w="45" w:type="dxa"/>
              <w:left w:w="45" w:type="dxa"/>
              <w:bottom w:w="45" w:type="dxa"/>
              <w:right w:w="45" w:type="dxa"/>
            </w:tcMar>
          </w:tcPr>
          <w:p w14:paraId="7F2506D5" w14:textId="38EF2E40" w:rsidR="008A5E4E" w:rsidRDefault="0065745B" w:rsidP="00B7721F">
            <w:pPr>
              <w:pStyle w:val="tdTableStyle-TablestyleNonAltRows-BodyA-Column-Body1"/>
            </w:pPr>
            <w:r>
              <w:rPr>
                <w:rStyle w:val="em"/>
              </w:rPr>
              <w:t>src</w:t>
            </w:r>
            <w:r>
              <w:t xml:space="preserve">: Source. Can be a 32-bit register, </w:t>
            </w:r>
            <w:r w:rsidR="00B7721F">
              <w:t xml:space="preserve">or </w:t>
            </w:r>
            <w:r>
              <w:t xml:space="preserve">immediate value. The value of </w:t>
            </w:r>
            <w:r>
              <w:rPr>
                <w:rStyle w:val="em"/>
              </w:rPr>
              <w:t>src</w:t>
            </w:r>
            <w:r>
              <w:t xml:space="preserve"> is the minimum amount of space (in bytes) requested.</w:t>
            </w:r>
          </w:p>
        </w:tc>
      </w:tr>
    </w:tbl>
    <w:p w14:paraId="46D3B1F3" w14:textId="77777777" w:rsidR="008A5E4E" w:rsidRDefault="008A5E4E">
      <w:pPr>
        <w:spacing w:after="240"/>
      </w:pPr>
    </w:p>
    <w:p w14:paraId="425E996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6F218D4A"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42310F37"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3E693C39" w14:textId="77777777">
        <w:trPr>
          <w:tblCellSpacing w:w="0" w:type="dxa"/>
        </w:trPr>
        <w:tc>
          <w:tcPr>
            <w:tcW w:w="0" w:type="auto"/>
            <w:tcMar>
              <w:top w:w="45" w:type="dxa"/>
              <w:left w:w="45" w:type="dxa"/>
              <w:bottom w:w="45" w:type="dxa"/>
              <w:right w:w="45" w:type="dxa"/>
            </w:tcMar>
          </w:tcPr>
          <w:p w14:paraId="753647B1" w14:textId="77777777" w:rsidR="008A5E4E" w:rsidRDefault="0065745B">
            <w:pPr>
              <w:pStyle w:val="tdTableStyle-TablestyleNonAltRows-BodyA-Column-Body1"/>
            </w:pPr>
            <w:r>
              <w:t xml:space="preserve">No exceptions are allowed. </w:t>
            </w:r>
          </w:p>
        </w:tc>
      </w:tr>
    </w:tbl>
    <w:p w14:paraId="66383856" w14:textId="77777777" w:rsidR="008A5E4E" w:rsidRDefault="008A5E4E">
      <w:pPr>
        <w:spacing w:after="240"/>
      </w:pPr>
    </w:p>
    <w:p w14:paraId="15D62F16" w14:textId="77777777" w:rsidR="008A5E4E" w:rsidRDefault="0065745B">
      <w:pPr>
        <w:pStyle w:val="p"/>
      </w:pPr>
      <w:r>
        <w:t xml:space="preserve">For BRIG syntax, see </w:t>
      </w:r>
      <w:r>
        <w:rPr>
          <w:rStyle w:val="xref1"/>
        </w:rPr>
        <w:t>18.7.6. BRIG Syntax for Function Operations (</w:t>
      </w:r>
      <w:r w:rsidR="009A76EE" w:rsidRPr="008A5E4E">
        <w:fldChar w:fldCharType="begin"/>
      </w:r>
      <w:r w:rsidR="008A5E4E">
        <w:instrText xml:space="preserve"> PAGEREF _Ref1011182283 \p \h  \* MERGEFORMAT </w:instrText>
      </w:r>
      <w:r w:rsidR="009A76EE" w:rsidRPr="008A5E4E">
        <w:fldChar w:fldCharType="separate"/>
      </w:r>
      <w:r w:rsidR="00533AF0" w:rsidRPr="00533AF0">
        <w:rPr>
          <w:rStyle w:val="xref1"/>
          <w:noProof/>
        </w:rPr>
        <w:t>on</w:t>
      </w:r>
      <w:r w:rsidR="00533AF0">
        <w:rPr>
          <w:noProof/>
        </w:rPr>
        <w:t xml:space="preserve"> page 366</w:t>
      </w:r>
      <w:r w:rsidR="009A76EE" w:rsidRPr="008A5E4E">
        <w:rPr>
          <w:rStyle w:val="xref1"/>
        </w:rPr>
        <w:fldChar w:fldCharType="end"/>
      </w:r>
      <w:r>
        <w:rPr>
          <w:rStyle w:val="xref1"/>
        </w:rPr>
        <w:t>)</w:t>
      </w:r>
      <w:r>
        <w:t xml:space="preserve">. </w:t>
      </w:r>
    </w:p>
    <w:p w14:paraId="54D90B6C" w14:textId="77777777" w:rsidR="008A5E4E" w:rsidRDefault="0065745B">
      <w:pPr>
        <w:pStyle w:val="h3"/>
      </w:pPr>
      <w:bookmarkStart w:id="820" w:name="_Toc396034367"/>
      <w:r>
        <w:t>10.10.2 Description</w:t>
      </w:r>
      <w:bookmarkEnd w:id="820"/>
    </w:p>
    <w:p w14:paraId="2598236D" w14:textId="77777777" w:rsidR="008A5E4E" w:rsidRDefault="0065745B">
      <w:pPr>
        <w:pStyle w:val="p"/>
      </w:pPr>
      <w:r>
        <w:t xml:space="preserve">The </w:t>
      </w:r>
      <w:r>
        <w:rPr>
          <w:rStyle w:val="code1"/>
        </w:rPr>
        <w:t>alloca</w:t>
      </w:r>
      <w:r>
        <w:t xml:space="preserve"> operation sets the destination </w:t>
      </w:r>
      <w:r>
        <w:rPr>
          <w:rStyle w:val="i"/>
        </w:rPr>
        <w:t>dest</w:t>
      </w:r>
      <w:r>
        <w:t xml:space="preserve"> to the private segment address of the allocated memory. The memory can then be accessed with </w:t>
      </w:r>
      <w:r>
        <w:rPr>
          <w:rStyle w:val="code1"/>
        </w:rPr>
        <w:t>ld_private</w:t>
      </w:r>
      <w:r>
        <w:t xml:space="preserve"> and </w:t>
      </w:r>
      <w:r>
        <w:rPr>
          <w:rStyle w:val="code1"/>
        </w:rPr>
        <w:t>st_private</w:t>
      </w:r>
      <w:r>
        <w:t xml:space="preserve"> operations.</w:t>
      </w:r>
    </w:p>
    <w:p w14:paraId="5893C35E" w14:textId="77777777" w:rsidR="008A5E4E" w:rsidRDefault="0065745B">
      <w:pPr>
        <w:pStyle w:val="p"/>
      </w:pPr>
      <w:r>
        <w:t xml:space="preserve">Whenever a particular alignment of the allocated memory is required, it can be specified by the </w:t>
      </w:r>
      <w:r>
        <w:rPr>
          <w:rStyle w:val="code1"/>
        </w:rPr>
        <w:t>align(</w:t>
      </w:r>
      <w:r>
        <w:rPr>
          <w:rStyle w:val="i"/>
        </w:rPr>
        <w:t>n</w:t>
      </w:r>
      <w:r>
        <w:rPr>
          <w:rStyle w:val="code1"/>
        </w:rPr>
        <w:t>)</w:t>
      </w:r>
      <w:r>
        <w:t xml:space="preserve"> modifier. Valid values of </w:t>
      </w:r>
      <w:r>
        <w:rPr>
          <w:rStyle w:val="i"/>
        </w:rPr>
        <w:t>n</w:t>
      </w:r>
      <w:r>
        <w:t xml:space="preserve"> are 1, 2, 4, 8, 16, 32, 64, 128 and 256. The private segment address returned in </w:t>
      </w:r>
      <w:r>
        <w:rPr>
          <w:rStyle w:val="i"/>
        </w:rPr>
        <w:t>dest</w:t>
      </w:r>
      <w:r>
        <w:t xml:space="preserve"> is required to be a multiple of </w:t>
      </w:r>
      <w:r>
        <w:rPr>
          <w:rStyle w:val="i"/>
        </w:rPr>
        <w:t>n</w:t>
      </w:r>
      <w:r>
        <w:t xml:space="preserve">. If </w:t>
      </w:r>
      <w:r>
        <w:rPr>
          <w:rStyle w:val="code1"/>
        </w:rPr>
        <w:t>align</w:t>
      </w:r>
      <w:r>
        <w:t xml:space="preserve"> is omitted, the value 1 is used for </w:t>
      </w:r>
      <w:r>
        <w:rPr>
          <w:rStyle w:val="i"/>
        </w:rPr>
        <w:t>n</w:t>
      </w:r>
      <w:r>
        <w:t xml:space="preserve">, and the returned address will have no guaranteed alignment. It is recommended to specify an alignment that corresponds to the natural alignment of the types used to access the memory returned. Using an alignment larger than necessary may result in lower performance and increased memory usage on some implementations. See </w:t>
      </w:r>
      <w:r>
        <w:rPr>
          <w:rStyle w:val="xref1"/>
        </w:rPr>
        <w:t>17.8. Unaligned Access (</w:t>
      </w:r>
      <w:r w:rsidR="009A76EE" w:rsidRPr="008A5E4E">
        <w:fldChar w:fldCharType="begin"/>
      </w:r>
      <w:r w:rsidR="008A5E4E">
        <w:instrText xml:space="preserve"> PAGEREF _Ref207184227 \p \h  \* MERGEFORMAT </w:instrText>
      </w:r>
      <w:r w:rsidR="009A76EE" w:rsidRPr="008A5E4E">
        <w:fldChar w:fldCharType="separate"/>
      </w:r>
      <w:r w:rsidR="00533AF0" w:rsidRPr="00533AF0">
        <w:rPr>
          <w:rStyle w:val="xref1"/>
          <w:noProof/>
        </w:rPr>
        <w:t>on</w:t>
      </w:r>
      <w:r w:rsidR="00533AF0">
        <w:rPr>
          <w:noProof/>
        </w:rPr>
        <w:t xml:space="preserve"> page 304</w:t>
      </w:r>
      <w:r w:rsidR="009A76EE" w:rsidRPr="008A5E4E">
        <w:rPr>
          <w:rStyle w:val="xref1"/>
        </w:rPr>
        <w:fldChar w:fldCharType="end"/>
      </w:r>
      <w:r>
        <w:rPr>
          <w:rStyle w:val="xref1"/>
        </w:rPr>
        <w:t>)</w:t>
      </w:r>
      <w:r>
        <w:t>.</w:t>
      </w:r>
    </w:p>
    <w:p w14:paraId="37BAE4E2" w14:textId="77777777" w:rsidR="008A5E4E" w:rsidRDefault="0065745B">
      <w:pPr>
        <w:pStyle w:val="p"/>
      </w:pPr>
      <w:r>
        <w:t>The size is specified in bytes. However, an implementation is allowed to allocate more than requested. For example, the request can be rounded up to ensure that a stack pointer maintains a certain alignment, or to satisfy the alignment requested. An implementation may also choose to allocate the maximum size amongst the active work-items in the wavefront so only a single stack pointer per wavefront has to be maintained. This can result in more private segment memory being required than expected.</w:t>
      </w:r>
    </w:p>
    <w:p w14:paraId="17EB95FC" w14:textId="77777777" w:rsidR="008A5E4E" w:rsidRDefault="0065745B">
      <w:pPr>
        <w:pStyle w:val="p"/>
      </w:pPr>
      <w:r>
        <w:t>The behavior is undefined if not enough private memory is available to satisfy the requested size.</w:t>
      </w:r>
    </w:p>
    <w:p w14:paraId="43E59CE5" w14:textId="77777777" w:rsidR="008A5E4E" w:rsidRDefault="0065745B">
      <w:pPr>
        <w:pStyle w:val="p"/>
      </w:pPr>
      <w:r>
        <w:t xml:space="preserve">It is not valid to use an </w:t>
      </w:r>
      <w:r>
        <w:rPr>
          <w:rStyle w:val="code1"/>
        </w:rPr>
        <w:t>alloca</w:t>
      </w:r>
      <w:r>
        <w:t xml:space="preserve"> operation in an argument scope. See </w:t>
      </w:r>
      <w:r>
        <w:rPr>
          <w:rStyle w:val="xref1"/>
        </w:rPr>
        <w:t>10.2. Function Call Argument Passing (</w:t>
      </w:r>
      <w:r w:rsidR="009A76EE" w:rsidRPr="008A5E4E">
        <w:fldChar w:fldCharType="begin"/>
      </w:r>
      <w:r w:rsidR="008A5E4E">
        <w:instrText xml:space="preserve"> PAGEREF _Ref1515198385 \p \h  \* MERGEFORMAT </w:instrText>
      </w:r>
      <w:r w:rsidR="009A76EE" w:rsidRPr="008A5E4E">
        <w:fldChar w:fldCharType="separate"/>
      </w:r>
      <w:r w:rsidR="00533AF0" w:rsidRPr="00533AF0">
        <w:rPr>
          <w:rStyle w:val="xref1"/>
          <w:noProof/>
        </w:rPr>
        <w:t>on</w:t>
      </w:r>
      <w:r w:rsidR="00533AF0">
        <w:rPr>
          <w:noProof/>
        </w:rPr>
        <w:t xml:space="preserve"> page 246</w:t>
      </w:r>
      <w:r w:rsidR="009A76EE" w:rsidRPr="008A5E4E">
        <w:rPr>
          <w:rStyle w:val="xref1"/>
        </w:rPr>
        <w:fldChar w:fldCharType="end"/>
      </w:r>
      <w:r>
        <w:rPr>
          <w:rStyle w:val="xref1"/>
        </w:rPr>
        <w:t>)</w:t>
      </w:r>
      <w:r>
        <w:t>.</w:t>
      </w:r>
    </w:p>
    <w:p w14:paraId="5AC0C772" w14:textId="77777777" w:rsidR="008A5E4E" w:rsidRDefault="0065745B">
      <w:pPr>
        <w:pStyle w:val="pExample"/>
      </w:pPr>
      <w:r>
        <w:t>Example</w:t>
      </w:r>
    </w:p>
    <w:p w14:paraId="30B03A7B" w14:textId="77777777" w:rsidR="008A5E4E" w:rsidRDefault="0065745B">
      <w:pPr>
        <w:pStyle w:val="pre"/>
      </w:pPr>
      <w:r>
        <w:t>alloca_u32 $s1, 24;</w:t>
      </w:r>
      <w:r>
        <w:br/>
        <w:t xml:space="preserve"> alloca_align(8)_u32 $s1, 24;</w:t>
      </w:r>
    </w:p>
    <w:p w14:paraId="73C040E5" w14:textId="77777777" w:rsidR="008A5E4E" w:rsidRDefault="008A5E4E">
      <w:pPr>
        <w:sectPr w:rsidR="008A5E4E">
          <w:headerReference w:type="even" r:id="rId171"/>
          <w:headerReference w:type="default" r:id="rId172"/>
          <w:footerReference w:type="even" r:id="rId173"/>
          <w:footerReference w:type="default" r:id="rId174"/>
          <w:type w:val="oddPage"/>
          <w:pgSz w:w="12240" w:h="15840"/>
          <w:pgMar w:top="1620" w:right="900" w:bottom="1260" w:left="2340" w:header="540" w:footer="180" w:gutter="0"/>
          <w:cols w:space="720"/>
        </w:sectPr>
      </w:pPr>
    </w:p>
    <w:p w14:paraId="31868495" w14:textId="77777777" w:rsidR="008A5E4E" w:rsidRDefault="0065745B">
      <w:pPr>
        <w:pStyle w:val="h1Chpt"/>
      </w:pPr>
      <w:bookmarkStart w:id="821" w:name="_Toc396034368"/>
      <w:r>
        <w:t xml:space="preserve">Chapter 11. </w:t>
      </w:r>
      <w:r>
        <w:br/>
      </w:r>
      <w:bookmarkStart w:id="822" w:name="_Ref2028453670"/>
      <w:bookmarkStart w:id="823" w:name="_Ref-366182845"/>
      <w:r>
        <w:t>Special Operations</w:t>
      </w:r>
      <w:bookmarkEnd w:id="821"/>
      <w:bookmarkEnd w:id="822"/>
      <w:bookmarkEnd w:id="823"/>
    </w:p>
    <w:p w14:paraId="1099177B" w14:textId="77777777" w:rsidR="008A5E4E" w:rsidRDefault="0065745B">
      <w:pPr>
        <w:pStyle w:val="p"/>
      </w:pPr>
      <w:r>
        <w:t>This chapter describes special operations that can be used to perform various miscellaneous actions and queries.</w:t>
      </w:r>
    </w:p>
    <w:p w14:paraId="5C268ADF" w14:textId="730F5A4A" w:rsidR="008A5E4E" w:rsidRDefault="0065745B">
      <w:pPr>
        <w:pStyle w:val="h2"/>
      </w:pPr>
      <w:bookmarkStart w:id="824" w:name="_Toc396034369"/>
      <w:r>
        <w:t xml:space="preserve">11.1 </w:t>
      </w:r>
      <w:r w:rsidR="00CE3DD2">
        <w:t xml:space="preserve">Kernel </w:t>
      </w:r>
      <w:r w:rsidR="009A76EE">
        <w:fldChar w:fldCharType="begin"/>
      </w:r>
      <w:r>
        <w:instrText xml:space="preserve"> XE "dispatch packet operations" </w:instrText>
      </w:r>
      <w:r w:rsidR="009A76EE">
        <w:fldChar w:fldCharType="end"/>
      </w:r>
      <w:bookmarkStart w:id="825" w:name="_Ref-1369308159"/>
      <w:r>
        <w:t>Dispatch Packet Operations</w:t>
      </w:r>
      <w:bookmarkEnd w:id="824"/>
      <w:bookmarkEnd w:id="825"/>
    </w:p>
    <w:p w14:paraId="4DAA67E6" w14:textId="2F07C304" w:rsidR="008A5E4E" w:rsidRDefault="0065745B">
      <w:pPr>
        <w:pStyle w:val="pNoPageBreakAfter"/>
      </w:pPr>
      <w:r>
        <w:t xml:space="preserve">The </w:t>
      </w:r>
      <w:r w:rsidR="00CE3DD2">
        <w:t xml:space="preserve">kernel </w:t>
      </w:r>
      <w:r>
        <w:t>dispatch packet operations can be used to obtain information about the currently executing kernel dispatch packet.</w:t>
      </w:r>
    </w:p>
    <w:p w14:paraId="1D60C90F" w14:textId="77777777" w:rsidR="008A5E4E" w:rsidRDefault="0065745B">
      <w:pPr>
        <w:pStyle w:val="h3"/>
      </w:pPr>
      <w:bookmarkStart w:id="826" w:name="_Toc396034370"/>
      <w:r>
        <w:t>11.1.1 Syntax</w:t>
      </w:r>
      <w:bookmarkEnd w:id="826"/>
    </w:p>
    <w:p w14:paraId="250E0A82" w14:textId="57D14D4A" w:rsidR="008A5E4E" w:rsidRDefault="0065745B">
      <w:pPr>
        <w:pStyle w:val="p"/>
      </w:pPr>
      <w:r>
        <w:t xml:space="preserve">The table below shows the syntax for the </w:t>
      </w:r>
      <w:r w:rsidR="00CE3DD2">
        <w:t xml:space="preserve">kernel </w:t>
      </w:r>
      <w:r>
        <w:t>dispatch packet operations in alphabetical order.</w:t>
      </w:r>
    </w:p>
    <w:p w14:paraId="26B5F0B3" w14:textId="138EEBBF" w:rsidR="008A5E4E" w:rsidRDefault="0065745B">
      <w:pPr>
        <w:pStyle w:val="pTableTitle"/>
      </w:pPr>
      <w:bookmarkStart w:id="827" w:name="_ListOf151"/>
      <w:r>
        <w:t xml:space="preserve">Table 11–1 Syntax for </w:t>
      </w:r>
      <w:r w:rsidR="00CE3DD2">
        <w:t xml:space="preserve">Kernel </w:t>
      </w:r>
      <w:r>
        <w:t>Dispatch Packet Operations</w:t>
      </w:r>
    </w:p>
    <w:bookmarkEnd w:id="827"/>
    <w:p w14:paraId="2CDFC3D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535"/>
        <w:gridCol w:w="1459"/>
      </w:tblGrid>
      <w:tr w:rsidR="008A5E4E" w14:paraId="40835836"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1F68ED84" w14:textId="77777777" w:rsidR="008A5E4E" w:rsidRDefault="0065745B">
            <w:pPr>
              <w:pStyle w:val="thTableStyle-TablestyleSyntax-HeadE-Opcodes-Header1"/>
              <w:shd w:val="clear" w:color="auto" w:fill="D3D3D3"/>
            </w:pPr>
            <w:r>
              <w:rPr>
                <w:shd w:val="clear" w:color="auto" w:fill="D3D3D3"/>
              </w:rPr>
              <w:t>Opcodes and Modifier</w:t>
            </w:r>
          </w:p>
        </w:tc>
        <w:tc>
          <w:tcPr>
            <w:tcW w:w="0" w:type="auto"/>
            <w:tcBorders>
              <w:bottom w:val="double" w:sz="3" w:space="0" w:color="000000"/>
            </w:tcBorders>
            <w:shd w:val="clear" w:color="auto" w:fill="D3D3D3"/>
            <w:tcMar>
              <w:top w:w="45" w:type="dxa"/>
              <w:left w:w="45" w:type="dxa"/>
              <w:bottom w:w="45" w:type="dxa"/>
              <w:right w:w="45" w:type="dxa"/>
            </w:tcMar>
          </w:tcPr>
          <w:p w14:paraId="176CB5B3" w14:textId="77777777" w:rsidR="008A5E4E" w:rsidRDefault="0065745B">
            <w:pPr>
              <w:pStyle w:val="thTableStyle-TablestyleSyntax-HeadD-Operands-Header1"/>
              <w:shd w:val="clear" w:color="auto" w:fill="D3D3D3"/>
            </w:pPr>
            <w:r>
              <w:rPr>
                <w:shd w:val="clear" w:color="auto" w:fill="D3D3D3"/>
              </w:rPr>
              <w:t>Operands</w:t>
            </w:r>
          </w:p>
        </w:tc>
      </w:tr>
      <w:tr w:rsidR="008A5E4E" w14:paraId="0367465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9DBF4B3" w14:textId="77777777" w:rsidR="008A5E4E" w:rsidRDefault="0065745B">
            <w:pPr>
              <w:pStyle w:val="tdTableStyle-TablestyleSyntax-BodyE-Opcodes-Body1"/>
              <w:shd w:val="clear" w:color="auto" w:fill="DCDCDC"/>
            </w:pPr>
            <w:r>
              <w:rPr>
                <w:rStyle w:val="b"/>
                <w:b/>
                <w:bCs/>
                <w:shd w:val="clear" w:color="auto" w:fill="DCDCDC"/>
              </w:rPr>
              <w:t>currentworkgroupsize_u32</w:t>
            </w:r>
          </w:p>
        </w:tc>
        <w:tc>
          <w:tcPr>
            <w:tcW w:w="0" w:type="auto"/>
            <w:tcBorders>
              <w:bottom w:val="single" w:sz="6" w:space="0" w:color="000000"/>
            </w:tcBorders>
            <w:tcMar>
              <w:top w:w="45" w:type="dxa"/>
              <w:left w:w="45" w:type="dxa"/>
              <w:bottom w:w="45" w:type="dxa"/>
              <w:right w:w="45" w:type="dxa"/>
            </w:tcMar>
          </w:tcPr>
          <w:p w14:paraId="56472BC7" w14:textId="77777777" w:rsidR="008A5E4E" w:rsidRDefault="0065745B">
            <w:pPr>
              <w:pStyle w:val="tdTableStyle-TablestyleSyntax-BodyD-Operands-Body1"/>
            </w:pPr>
            <w:r>
              <w:rPr>
                <w:rStyle w:val="em"/>
              </w:rPr>
              <w:t>dest</w:t>
            </w:r>
            <w:r>
              <w:rPr>
                <w:rStyle w:val="code"/>
              </w:rPr>
              <w:t xml:space="preserve">, </w:t>
            </w:r>
            <w:r>
              <w:rPr>
                <w:rStyle w:val="em"/>
              </w:rPr>
              <w:t>dimNumber</w:t>
            </w:r>
          </w:p>
        </w:tc>
      </w:tr>
      <w:tr w:rsidR="00406AF4" w14:paraId="0399B97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E0ABD64" w14:textId="1CCB1A0D" w:rsidR="00406AF4" w:rsidRDefault="00406AF4" w:rsidP="00406AF4">
            <w:pPr>
              <w:pStyle w:val="tdTableStyle-TablestyleSyntax-BodyE-Opcodes-Body1"/>
              <w:shd w:val="clear" w:color="auto" w:fill="DCDCDC"/>
              <w:rPr>
                <w:rStyle w:val="b"/>
                <w:b/>
                <w:bCs/>
                <w:shd w:val="clear" w:color="auto" w:fill="DCDCDC"/>
              </w:rPr>
            </w:pPr>
            <w:r>
              <w:rPr>
                <w:rStyle w:val="b"/>
                <w:b/>
                <w:bCs/>
                <w:shd w:val="clear" w:color="auto" w:fill="DCDCDC"/>
              </w:rPr>
              <w:t>currentworkitemflatid_u32</w:t>
            </w:r>
          </w:p>
        </w:tc>
        <w:tc>
          <w:tcPr>
            <w:tcW w:w="0" w:type="auto"/>
            <w:tcBorders>
              <w:bottom w:val="single" w:sz="6" w:space="0" w:color="000000"/>
            </w:tcBorders>
            <w:tcMar>
              <w:top w:w="45" w:type="dxa"/>
              <w:left w:w="45" w:type="dxa"/>
              <w:bottom w:w="45" w:type="dxa"/>
              <w:right w:w="45" w:type="dxa"/>
            </w:tcMar>
          </w:tcPr>
          <w:p w14:paraId="7D10ABBF" w14:textId="60078D78" w:rsidR="00406AF4" w:rsidRDefault="00406AF4" w:rsidP="00406AF4">
            <w:pPr>
              <w:pStyle w:val="tdTableStyle-TablestyleSyntax-BodyD-Operands-Body1"/>
              <w:rPr>
                <w:rStyle w:val="em"/>
              </w:rPr>
            </w:pPr>
            <w:r>
              <w:rPr>
                <w:rStyle w:val="em"/>
              </w:rPr>
              <w:t>dest</w:t>
            </w:r>
          </w:p>
        </w:tc>
      </w:tr>
      <w:tr w:rsidR="008A5E4E" w14:paraId="4BD6364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C02314D" w14:textId="77777777" w:rsidR="008A5E4E" w:rsidRDefault="0065745B">
            <w:pPr>
              <w:pStyle w:val="tdTableStyle-TablestyleSyntax-BodyE-Opcodes-Body1"/>
              <w:shd w:val="clear" w:color="auto" w:fill="DCDCDC"/>
            </w:pPr>
            <w:r>
              <w:rPr>
                <w:rStyle w:val="b"/>
                <w:b/>
                <w:bCs/>
                <w:shd w:val="clear" w:color="auto" w:fill="DCDCDC"/>
              </w:rPr>
              <w:t>dim_u32</w:t>
            </w:r>
          </w:p>
        </w:tc>
        <w:tc>
          <w:tcPr>
            <w:tcW w:w="0" w:type="auto"/>
            <w:tcBorders>
              <w:bottom w:val="single" w:sz="6" w:space="0" w:color="000000"/>
            </w:tcBorders>
            <w:tcMar>
              <w:top w:w="45" w:type="dxa"/>
              <w:left w:w="45" w:type="dxa"/>
              <w:bottom w:w="45" w:type="dxa"/>
              <w:right w:w="45" w:type="dxa"/>
            </w:tcMar>
          </w:tcPr>
          <w:p w14:paraId="6B2A2B90" w14:textId="77777777" w:rsidR="008A5E4E" w:rsidRDefault="0065745B">
            <w:pPr>
              <w:pStyle w:val="tdTableStyle-TablestyleSyntax-BodyD-Operands-Body1"/>
            </w:pPr>
            <w:r>
              <w:rPr>
                <w:rStyle w:val="b"/>
              </w:rPr>
              <w:t>dest</w:t>
            </w:r>
          </w:p>
        </w:tc>
      </w:tr>
      <w:tr w:rsidR="008A5E4E" w14:paraId="496EF4D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3ED7BD6" w14:textId="77777777" w:rsidR="008A5E4E" w:rsidRDefault="0065745B">
            <w:pPr>
              <w:pStyle w:val="tdTableStyle-TablestyleSyntax-BodyE-Opcodes-Body1"/>
              <w:shd w:val="clear" w:color="auto" w:fill="DCDCDC"/>
            </w:pPr>
            <w:r>
              <w:rPr>
                <w:rStyle w:val="b"/>
                <w:b/>
                <w:bCs/>
                <w:shd w:val="clear" w:color="auto" w:fill="DCDCDC"/>
              </w:rPr>
              <w:t>gridgroups_u32</w:t>
            </w:r>
          </w:p>
        </w:tc>
        <w:tc>
          <w:tcPr>
            <w:tcW w:w="0" w:type="auto"/>
            <w:tcBorders>
              <w:bottom w:val="single" w:sz="6" w:space="0" w:color="000000"/>
            </w:tcBorders>
            <w:tcMar>
              <w:top w:w="45" w:type="dxa"/>
              <w:left w:w="45" w:type="dxa"/>
              <w:bottom w:w="45" w:type="dxa"/>
              <w:right w:w="45" w:type="dxa"/>
            </w:tcMar>
          </w:tcPr>
          <w:p w14:paraId="78B4C177" w14:textId="77777777" w:rsidR="008A5E4E" w:rsidRDefault="0065745B">
            <w:pPr>
              <w:pStyle w:val="tdTableStyle-TablestyleSyntax-BodyD-Operands-Body1"/>
            </w:pPr>
            <w:r>
              <w:rPr>
                <w:rStyle w:val="em"/>
              </w:rPr>
              <w:t>dest</w:t>
            </w:r>
            <w:r>
              <w:rPr>
                <w:rStyle w:val="code"/>
              </w:rPr>
              <w:t xml:space="preserve">, </w:t>
            </w:r>
            <w:r>
              <w:rPr>
                <w:rStyle w:val="em"/>
              </w:rPr>
              <w:t>dimNumber</w:t>
            </w:r>
          </w:p>
        </w:tc>
      </w:tr>
      <w:tr w:rsidR="008A5E4E" w14:paraId="500C202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0B359EF" w14:textId="4ACE1CF9" w:rsidR="008A5E4E" w:rsidRDefault="0065745B">
            <w:pPr>
              <w:pStyle w:val="tdTableStyle-TablestyleSyntax-BodyE-Opcodes-Body1"/>
              <w:shd w:val="clear" w:color="auto" w:fill="DCDCDC"/>
            </w:pPr>
            <w:r>
              <w:rPr>
                <w:rStyle w:val="b"/>
                <w:b/>
                <w:bCs/>
                <w:shd w:val="clear" w:color="auto" w:fill="DCDCDC"/>
              </w:rPr>
              <w:t>gridsize_u</w:t>
            </w:r>
            <w:r w:rsidR="00C4312A">
              <w:rPr>
                <w:rStyle w:val="em"/>
                <w:shd w:val="clear" w:color="auto" w:fill="DCDCDC"/>
              </w:rPr>
              <w:t>Length</w:t>
            </w:r>
          </w:p>
        </w:tc>
        <w:tc>
          <w:tcPr>
            <w:tcW w:w="0" w:type="auto"/>
            <w:tcBorders>
              <w:bottom w:val="single" w:sz="6" w:space="0" w:color="000000"/>
            </w:tcBorders>
            <w:tcMar>
              <w:top w:w="45" w:type="dxa"/>
              <w:left w:w="45" w:type="dxa"/>
              <w:bottom w:w="45" w:type="dxa"/>
              <w:right w:w="45" w:type="dxa"/>
            </w:tcMar>
          </w:tcPr>
          <w:p w14:paraId="3B8DF566" w14:textId="77777777" w:rsidR="008A5E4E" w:rsidRDefault="0065745B">
            <w:pPr>
              <w:pStyle w:val="tdTableStyle-TablestyleSyntax-BodyD-Operands-Body1"/>
            </w:pPr>
            <w:r>
              <w:rPr>
                <w:rStyle w:val="em"/>
              </w:rPr>
              <w:t>dest</w:t>
            </w:r>
            <w:r>
              <w:rPr>
                <w:rStyle w:val="code"/>
              </w:rPr>
              <w:t xml:space="preserve">, </w:t>
            </w:r>
            <w:r>
              <w:rPr>
                <w:rStyle w:val="em"/>
              </w:rPr>
              <w:t>dimNumber</w:t>
            </w:r>
          </w:p>
        </w:tc>
      </w:tr>
      <w:tr w:rsidR="008A5E4E" w14:paraId="0F4C2D0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C3A2054" w14:textId="77777777" w:rsidR="008A5E4E" w:rsidRDefault="0065745B">
            <w:pPr>
              <w:pStyle w:val="tdTableStyle-TablestyleSyntax-BodyE-Opcodes-Body1"/>
              <w:shd w:val="clear" w:color="auto" w:fill="DCDCDC"/>
            </w:pPr>
            <w:r>
              <w:rPr>
                <w:rStyle w:val="b"/>
                <w:b/>
                <w:bCs/>
                <w:shd w:val="clear" w:color="auto" w:fill="DCDCDC"/>
              </w:rPr>
              <w:t>packetcompletionsig_</w:t>
            </w:r>
            <w:r>
              <w:rPr>
                <w:rStyle w:val="em"/>
                <w:shd w:val="clear" w:color="auto" w:fill="DCDCDC"/>
              </w:rPr>
              <w:t>signalType</w:t>
            </w:r>
          </w:p>
        </w:tc>
        <w:tc>
          <w:tcPr>
            <w:tcW w:w="0" w:type="auto"/>
            <w:tcBorders>
              <w:bottom w:val="single" w:sz="6" w:space="0" w:color="000000"/>
            </w:tcBorders>
            <w:tcMar>
              <w:top w:w="45" w:type="dxa"/>
              <w:left w:w="45" w:type="dxa"/>
              <w:bottom w:w="45" w:type="dxa"/>
              <w:right w:w="45" w:type="dxa"/>
            </w:tcMar>
          </w:tcPr>
          <w:p w14:paraId="5CF71E24" w14:textId="77777777" w:rsidR="008A5E4E" w:rsidRDefault="0065745B">
            <w:pPr>
              <w:pStyle w:val="tdTableStyle-TablestyleSyntax-BodyD-Operands-Body1"/>
            </w:pPr>
            <w:r>
              <w:rPr>
                <w:rStyle w:val="b"/>
              </w:rPr>
              <w:t>dest</w:t>
            </w:r>
          </w:p>
        </w:tc>
      </w:tr>
      <w:tr w:rsidR="008A5E4E" w14:paraId="7564622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8678F13" w14:textId="77777777" w:rsidR="008A5E4E" w:rsidRDefault="0065745B">
            <w:pPr>
              <w:pStyle w:val="tdTableStyle-TablestyleSyntax-BodyE-Opcodes-Body1"/>
              <w:shd w:val="clear" w:color="auto" w:fill="DCDCDC"/>
            </w:pPr>
            <w:r>
              <w:rPr>
                <w:rStyle w:val="b"/>
                <w:b/>
                <w:bCs/>
                <w:shd w:val="clear" w:color="auto" w:fill="DCDCDC"/>
              </w:rPr>
              <w:t>packetid_u64</w:t>
            </w:r>
          </w:p>
        </w:tc>
        <w:tc>
          <w:tcPr>
            <w:tcW w:w="0" w:type="auto"/>
            <w:tcBorders>
              <w:bottom w:val="single" w:sz="6" w:space="0" w:color="000000"/>
            </w:tcBorders>
            <w:tcMar>
              <w:top w:w="45" w:type="dxa"/>
              <w:left w:w="45" w:type="dxa"/>
              <w:bottom w:w="45" w:type="dxa"/>
              <w:right w:w="45" w:type="dxa"/>
            </w:tcMar>
          </w:tcPr>
          <w:p w14:paraId="37E8B494" w14:textId="77777777" w:rsidR="008A5E4E" w:rsidRDefault="0065745B">
            <w:pPr>
              <w:pStyle w:val="tdTableStyle-TablestyleSyntax-BodyD-Operands-Body1"/>
            </w:pPr>
            <w:r>
              <w:rPr>
                <w:rStyle w:val="b"/>
              </w:rPr>
              <w:t>dest</w:t>
            </w:r>
          </w:p>
        </w:tc>
      </w:tr>
      <w:tr w:rsidR="008A5E4E" w14:paraId="6A65F41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716BB47" w14:textId="77777777" w:rsidR="008A5E4E" w:rsidRDefault="0065745B">
            <w:pPr>
              <w:pStyle w:val="tdTableStyle-TablestyleSyntax-BodyE-Opcodes-Body1"/>
              <w:shd w:val="clear" w:color="auto" w:fill="DCDCDC"/>
            </w:pPr>
            <w:r>
              <w:rPr>
                <w:rStyle w:val="b"/>
                <w:b/>
                <w:bCs/>
                <w:shd w:val="clear" w:color="auto" w:fill="DCDCDC"/>
              </w:rPr>
              <w:t>workgroupid_u32</w:t>
            </w:r>
          </w:p>
        </w:tc>
        <w:tc>
          <w:tcPr>
            <w:tcW w:w="0" w:type="auto"/>
            <w:tcBorders>
              <w:bottom w:val="single" w:sz="6" w:space="0" w:color="000000"/>
            </w:tcBorders>
            <w:tcMar>
              <w:top w:w="45" w:type="dxa"/>
              <w:left w:w="45" w:type="dxa"/>
              <w:bottom w:w="45" w:type="dxa"/>
              <w:right w:w="45" w:type="dxa"/>
            </w:tcMar>
          </w:tcPr>
          <w:p w14:paraId="2E1B5A5A" w14:textId="77777777" w:rsidR="008A5E4E" w:rsidRDefault="0065745B">
            <w:pPr>
              <w:pStyle w:val="tdTableStyle-TablestyleSyntax-BodyD-Operands-Body1"/>
            </w:pPr>
            <w:r>
              <w:rPr>
                <w:rStyle w:val="em"/>
              </w:rPr>
              <w:t>dest</w:t>
            </w:r>
            <w:r>
              <w:rPr>
                <w:rStyle w:val="code"/>
              </w:rPr>
              <w:t xml:space="preserve">, </w:t>
            </w:r>
            <w:r>
              <w:rPr>
                <w:rStyle w:val="em"/>
              </w:rPr>
              <w:t>dimNumber</w:t>
            </w:r>
          </w:p>
        </w:tc>
      </w:tr>
      <w:tr w:rsidR="008A5E4E" w14:paraId="115FE6E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45184BF" w14:textId="77777777" w:rsidR="008A5E4E" w:rsidRDefault="0065745B">
            <w:pPr>
              <w:pStyle w:val="tdTableStyle-TablestyleSyntax-BodyE-Opcodes-Body1"/>
              <w:shd w:val="clear" w:color="auto" w:fill="DCDCDC"/>
            </w:pPr>
            <w:r>
              <w:rPr>
                <w:rStyle w:val="b"/>
                <w:b/>
                <w:bCs/>
                <w:shd w:val="clear" w:color="auto" w:fill="DCDCDC"/>
              </w:rPr>
              <w:t>workgroupsize_u32</w:t>
            </w:r>
          </w:p>
        </w:tc>
        <w:tc>
          <w:tcPr>
            <w:tcW w:w="0" w:type="auto"/>
            <w:tcBorders>
              <w:bottom w:val="single" w:sz="6" w:space="0" w:color="000000"/>
            </w:tcBorders>
            <w:tcMar>
              <w:top w:w="45" w:type="dxa"/>
              <w:left w:w="45" w:type="dxa"/>
              <w:bottom w:w="45" w:type="dxa"/>
              <w:right w:w="45" w:type="dxa"/>
            </w:tcMar>
          </w:tcPr>
          <w:p w14:paraId="265E794B" w14:textId="77777777" w:rsidR="008A5E4E" w:rsidRDefault="0065745B">
            <w:pPr>
              <w:pStyle w:val="tdTableStyle-TablestyleSyntax-BodyD-Operands-Body1"/>
            </w:pPr>
            <w:r>
              <w:rPr>
                <w:rStyle w:val="em"/>
              </w:rPr>
              <w:t>dest</w:t>
            </w:r>
            <w:r>
              <w:rPr>
                <w:rStyle w:val="code"/>
              </w:rPr>
              <w:t xml:space="preserve">, </w:t>
            </w:r>
            <w:r>
              <w:rPr>
                <w:rStyle w:val="b"/>
              </w:rPr>
              <w:t>dimNumber</w:t>
            </w:r>
          </w:p>
        </w:tc>
      </w:tr>
      <w:tr w:rsidR="008A5E4E" w14:paraId="50C5437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72AB9D0" w14:textId="77777777" w:rsidR="008A5E4E" w:rsidRDefault="0065745B">
            <w:pPr>
              <w:pStyle w:val="tdTableStyle-TablestyleSyntax-BodyE-Opcodes-Body1"/>
              <w:shd w:val="clear" w:color="auto" w:fill="DCDCDC"/>
            </w:pPr>
            <w:r>
              <w:rPr>
                <w:rStyle w:val="b"/>
                <w:b/>
                <w:bCs/>
                <w:shd w:val="clear" w:color="auto" w:fill="DCDCDC"/>
              </w:rPr>
              <w:t>workitemabsid_u</w:t>
            </w:r>
            <w:r>
              <w:rPr>
                <w:rStyle w:val="em"/>
                <w:shd w:val="clear" w:color="auto" w:fill="DCDCDC"/>
              </w:rPr>
              <w:t>Length</w:t>
            </w:r>
          </w:p>
        </w:tc>
        <w:tc>
          <w:tcPr>
            <w:tcW w:w="0" w:type="auto"/>
            <w:tcBorders>
              <w:bottom w:val="single" w:sz="6" w:space="0" w:color="000000"/>
            </w:tcBorders>
            <w:tcMar>
              <w:top w:w="45" w:type="dxa"/>
              <w:left w:w="45" w:type="dxa"/>
              <w:bottom w:w="45" w:type="dxa"/>
              <w:right w:w="45" w:type="dxa"/>
            </w:tcMar>
          </w:tcPr>
          <w:p w14:paraId="2D271E61" w14:textId="77777777" w:rsidR="008A5E4E" w:rsidRDefault="0065745B">
            <w:pPr>
              <w:pStyle w:val="tdTableStyle-TablestyleSyntax-BodyD-Operands-Body1"/>
            </w:pPr>
            <w:r>
              <w:rPr>
                <w:rStyle w:val="em"/>
              </w:rPr>
              <w:t>dest</w:t>
            </w:r>
            <w:r>
              <w:rPr>
                <w:rStyle w:val="code"/>
              </w:rPr>
              <w:t xml:space="preserve">, </w:t>
            </w:r>
            <w:r>
              <w:rPr>
                <w:rStyle w:val="b"/>
              </w:rPr>
              <w:t>dimNumber</w:t>
            </w:r>
          </w:p>
        </w:tc>
      </w:tr>
      <w:tr w:rsidR="008A5E4E" w14:paraId="3F3FC9C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AB9BFA3" w14:textId="77777777" w:rsidR="008A5E4E" w:rsidRDefault="0065745B">
            <w:pPr>
              <w:pStyle w:val="tdTableStyle-TablestyleSyntax-BodyE-Opcodes-Body1"/>
              <w:shd w:val="clear" w:color="auto" w:fill="DCDCDC"/>
            </w:pPr>
            <w:r>
              <w:rPr>
                <w:rStyle w:val="b"/>
                <w:b/>
                <w:bCs/>
                <w:shd w:val="clear" w:color="auto" w:fill="DCDCDC"/>
              </w:rPr>
              <w:t>workitemflatabsid_u</w:t>
            </w:r>
            <w:r>
              <w:rPr>
                <w:rStyle w:val="em"/>
                <w:shd w:val="clear" w:color="auto" w:fill="DCDCDC"/>
              </w:rPr>
              <w:t>Length</w:t>
            </w:r>
          </w:p>
        </w:tc>
        <w:tc>
          <w:tcPr>
            <w:tcW w:w="0" w:type="auto"/>
            <w:tcBorders>
              <w:bottom w:val="single" w:sz="6" w:space="0" w:color="000000"/>
            </w:tcBorders>
            <w:tcMar>
              <w:top w:w="45" w:type="dxa"/>
              <w:left w:w="45" w:type="dxa"/>
              <w:bottom w:w="45" w:type="dxa"/>
              <w:right w:w="45" w:type="dxa"/>
            </w:tcMar>
          </w:tcPr>
          <w:p w14:paraId="02F9ABC8" w14:textId="77777777" w:rsidR="008A5E4E" w:rsidRDefault="0065745B">
            <w:pPr>
              <w:pStyle w:val="tdTableStyle-TablestyleSyntax-BodyD-Operands-Body1"/>
            </w:pPr>
            <w:r>
              <w:rPr>
                <w:rStyle w:val="em"/>
              </w:rPr>
              <w:t>dest</w:t>
            </w:r>
          </w:p>
        </w:tc>
      </w:tr>
      <w:tr w:rsidR="008A5E4E" w14:paraId="363997E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D2CEB5B" w14:textId="77777777" w:rsidR="008A5E4E" w:rsidRDefault="0065745B">
            <w:pPr>
              <w:pStyle w:val="tdTableStyle-TablestyleSyntax-BodyE-Opcodes-Body1"/>
              <w:shd w:val="clear" w:color="auto" w:fill="DCDCDC"/>
            </w:pPr>
            <w:r>
              <w:rPr>
                <w:rStyle w:val="b"/>
                <w:b/>
                <w:bCs/>
                <w:shd w:val="clear" w:color="auto" w:fill="DCDCDC"/>
              </w:rPr>
              <w:t>workitemflatid_u32</w:t>
            </w:r>
          </w:p>
        </w:tc>
        <w:tc>
          <w:tcPr>
            <w:tcW w:w="0" w:type="auto"/>
            <w:tcBorders>
              <w:bottom w:val="single" w:sz="6" w:space="0" w:color="000000"/>
            </w:tcBorders>
            <w:tcMar>
              <w:top w:w="45" w:type="dxa"/>
              <w:left w:w="45" w:type="dxa"/>
              <w:bottom w:w="45" w:type="dxa"/>
              <w:right w:w="45" w:type="dxa"/>
            </w:tcMar>
          </w:tcPr>
          <w:p w14:paraId="0F4DC98B" w14:textId="77777777" w:rsidR="008A5E4E" w:rsidRDefault="0065745B">
            <w:pPr>
              <w:pStyle w:val="tdTableStyle-TablestyleSyntax-BodyD-Operands-Body1"/>
            </w:pPr>
            <w:r>
              <w:rPr>
                <w:rStyle w:val="em"/>
              </w:rPr>
              <w:t>dest</w:t>
            </w:r>
          </w:p>
        </w:tc>
      </w:tr>
      <w:tr w:rsidR="008A5E4E" w14:paraId="1A304212"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5A85AB3F" w14:textId="77777777" w:rsidR="008A5E4E" w:rsidRDefault="0065745B">
            <w:pPr>
              <w:pStyle w:val="tdTableStyle-TablestyleSyntax-BodyB-Opcodes-Body1"/>
              <w:shd w:val="clear" w:color="auto" w:fill="DCDCDC"/>
            </w:pPr>
            <w:r>
              <w:rPr>
                <w:rStyle w:val="b"/>
                <w:b/>
                <w:bCs/>
                <w:shd w:val="clear" w:color="auto" w:fill="DCDCDC"/>
              </w:rPr>
              <w:t>workitemid_u32</w:t>
            </w:r>
          </w:p>
        </w:tc>
        <w:tc>
          <w:tcPr>
            <w:tcW w:w="0" w:type="auto"/>
            <w:tcMar>
              <w:top w:w="45" w:type="dxa"/>
              <w:left w:w="45" w:type="dxa"/>
              <w:bottom w:w="45" w:type="dxa"/>
              <w:right w:w="45" w:type="dxa"/>
            </w:tcMar>
          </w:tcPr>
          <w:p w14:paraId="5507756A" w14:textId="77777777" w:rsidR="008A5E4E" w:rsidRDefault="0065745B">
            <w:pPr>
              <w:pStyle w:val="tdTableStyle-TablestyleSyntax-BodyA-Operands-Body1"/>
            </w:pPr>
            <w:r>
              <w:rPr>
                <w:rStyle w:val="em"/>
              </w:rPr>
              <w:t>dest</w:t>
            </w:r>
            <w:r>
              <w:rPr>
                <w:rStyle w:val="code"/>
              </w:rPr>
              <w:t xml:space="preserve">, </w:t>
            </w:r>
            <w:r>
              <w:rPr>
                <w:rStyle w:val="em"/>
              </w:rPr>
              <w:t>dimNumber</w:t>
            </w:r>
          </w:p>
        </w:tc>
      </w:tr>
    </w:tbl>
    <w:p w14:paraId="486368DB" w14:textId="77777777" w:rsidR="008A5E4E" w:rsidRDefault="008A5E4E">
      <w:pPr>
        <w:spacing w:after="240"/>
      </w:pPr>
    </w:p>
    <w:p w14:paraId="28BA7BD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3B9A339B"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52EB31E" w14:textId="77777777" w:rsidR="008A5E4E" w:rsidRDefault="0065745B">
            <w:pPr>
              <w:pStyle w:val="thTableStyle-TablestyleNonAltRows-HeadD-Column-Header1"/>
              <w:shd w:val="clear" w:color="auto" w:fill="D3D3D3"/>
            </w:pPr>
            <w:r>
              <w:rPr>
                <w:rStyle w:val="b1"/>
                <w:b/>
                <w:bCs/>
                <w:shd w:val="clear" w:color="auto" w:fill="D3D3D3"/>
              </w:rPr>
              <w:t>Explanation of Modifiers</w:t>
            </w:r>
          </w:p>
        </w:tc>
      </w:tr>
      <w:tr w:rsidR="008A5E4E" w14:paraId="01B99FAC" w14:textId="77777777">
        <w:trPr>
          <w:tblCellSpacing w:w="0" w:type="dxa"/>
        </w:trPr>
        <w:tc>
          <w:tcPr>
            <w:tcW w:w="0" w:type="auto"/>
            <w:tcBorders>
              <w:bottom w:val="single" w:sz="6" w:space="0" w:color="000000"/>
            </w:tcBorders>
            <w:tcMar>
              <w:top w:w="45" w:type="dxa"/>
              <w:left w:w="45" w:type="dxa"/>
              <w:bottom w:w="45" w:type="dxa"/>
              <w:right w:w="45" w:type="dxa"/>
            </w:tcMar>
          </w:tcPr>
          <w:p w14:paraId="25BA9382" w14:textId="77777777" w:rsidR="008A5E4E" w:rsidRDefault="0065745B">
            <w:pPr>
              <w:pStyle w:val="tdTableStyle-TablestyleNonAltRows-BodyD-Column-Body1"/>
            </w:pPr>
            <w:r>
              <w:rPr>
                <w:rStyle w:val="em"/>
              </w:rPr>
              <w:t>signalType</w:t>
            </w:r>
            <w:r>
              <w:t xml:space="preserve">: Must be </w:t>
            </w:r>
            <w:r>
              <w:rPr>
                <w:rStyle w:val="code"/>
              </w:rPr>
              <w:t>sig32</w:t>
            </w:r>
            <w:r>
              <w:t xml:space="preserve"> for small machine model and </w:t>
            </w:r>
            <w:r>
              <w:rPr>
                <w:rStyle w:val="code"/>
              </w:rPr>
              <w:t>sig64</w:t>
            </w:r>
            <w:r>
              <w:t xml:space="preserve"> for large machine model. See </w:t>
            </w:r>
            <w:r>
              <w:rPr>
                <w:rStyle w:val="xref"/>
              </w:rPr>
              <w:t>Table 4–4 (</w:t>
            </w:r>
            <w:r w:rsidR="009A76EE" w:rsidRPr="008A5E4E">
              <w:fldChar w:fldCharType="begin"/>
            </w:r>
            <w:r w:rsidR="008A5E4E">
              <w:instrText xml:space="preserve"> PAGEREF -247087953 \p \h  \* MERGEFORMAT </w:instrText>
            </w:r>
            <w:r w:rsidR="009A76EE" w:rsidRPr="008A5E4E">
              <w:fldChar w:fldCharType="separate"/>
            </w:r>
            <w:r w:rsidR="00533AF0" w:rsidRPr="00533AF0">
              <w:rPr>
                <w:rStyle w:val="xref"/>
                <w:noProof/>
              </w:rPr>
              <w:t>on</w:t>
            </w:r>
            <w:r w:rsidR="00533AF0">
              <w:rPr>
                <w:noProof/>
              </w:rPr>
              <w:t xml:space="preserve"> page 80</w:t>
            </w:r>
            <w:r w:rsidR="009A76EE" w:rsidRPr="008A5E4E">
              <w:rPr>
                <w:rStyle w:val="xref"/>
              </w:rPr>
              <w:fldChar w:fldCharType="end"/>
            </w:r>
            <w:r>
              <w:rPr>
                <w:rStyle w:val="xref"/>
              </w:rPr>
              <w:t>)</w:t>
            </w:r>
            <w:r>
              <w:t xml:space="preserve"> and </w:t>
            </w:r>
            <w:r>
              <w:rPr>
                <w:rStyle w:val="xref"/>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r w:rsidR="008A5E4E" w14:paraId="33F1FEAA" w14:textId="77777777">
        <w:trPr>
          <w:tblCellSpacing w:w="0" w:type="dxa"/>
        </w:trPr>
        <w:tc>
          <w:tcPr>
            <w:tcW w:w="0" w:type="auto"/>
            <w:tcMar>
              <w:top w:w="45" w:type="dxa"/>
              <w:left w:w="45" w:type="dxa"/>
              <w:bottom w:w="45" w:type="dxa"/>
              <w:right w:w="45" w:type="dxa"/>
            </w:tcMar>
          </w:tcPr>
          <w:p w14:paraId="492F3ADD" w14:textId="77777777" w:rsidR="008A5E4E" w:rsidRDefault="0065745B">
            <w:pPr>
              <w:pStyle w:val="tdTableStyle-TablestyleNonAltRows-BodyA-Column-Body1"/>
            </w:pPr>
            <w:r>
              <w:rPr>
                <w:rStyle w:val="em"/>
              </w:rPr>
              <w:t>Length</w:t>
            </w:r>
            <w:r>
              <w:t xml:space="preserve">: 32, 64. </w:t>
            </w:r>
          </w:p>
        </w:tc>
      </w:tr>
    </w:tbl>
    <w:p w14:paraId="65C38A16" w14:textId="77777777" w:rsidR="008A5E4E" w:rsidRDefault="008A5E4E">
      <w:pPr>
        <w:spacing w:after="240"/>
      </w:pPr>
    </w:p>
    <w:p w14:paraId="19954F0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3D64E99E"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10057BA4"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6C8B6A03" w14:textId="77777777">
        <w:trPr>
          <w:tblCellSpacing w:w="0" w:type="dxa"/>
        </w:trPr>
        <w:tc>
          <w:tcPr>
            <w:tcW w:w="0" w:type="auto"/>
            <w:tcBorders>
              <w:bottom w:val="single" w:sz="6" w:space="0" w:color="000000"/>
            </w:tcBorders>
            <w:tcMar>
              <w:top w:w="45" w:type="dxa"/>
              <w:left w:w="45" w:type="dxa"/>
              <w:bottom w:w="45" w:type="dxa"/>
              <w:right w:w="45" w:type="dxa"/>
            </w:tcMar>
          </w:tcPr>
          <w:p w14:paraId="63631E39" w14:textId="77777777" w:rsidR="008A5E4E" w:rsidRDefault="0065745B">
            <w:pPr>
              <w:pStyle w:val="tdTableStyle-TablestyleNonAltRows-BodyD-Column-Body1"/>
            </w:pPr>
            <w:r>
              <w:rPr>
                <w:rStyle w:val="em"/>
              </w:rPr>
              <w:t>dest</w:t>
            </w:r>
            <w:r>
              <w:t xml:space="preserve">: Destination. For </w:t>
            </w:r>
            <w:r>
              <w:rPr>
                <w:rStyle w:val="code"/>
              </w:rPr>
              <w:t>packetcompletionsig</w:t>
            </w:r>
            <w:r>
              <w:t xml:space="preserve"> and </w:t>
            </w:r>
            <w:r>
              <w:rPr>
                <w:rStyle w:val="code"/>
              </w:rPr>
              <w:t>packetid</w:t>
            </w:r>
            <w:r>
              <w:t xml:space="preserve"> must be a </w:t>
            </w:r>
            <w:r>
              <w:rPr>
                <w:rStyle w:val="code"/>
              </w:rPr>
              <w:t>d</w:t>
            </w:r>
            <w:r>
              <w:t xml:space="preserve"> register; otherwise must be an </w:t>
            </w:r>
            <w:r>
              <w:rPr>
                <w:rStyle w:val="code"/>
              </w:rPr>
              <w:t>s</w:t>
            </w:r>
            <w:r>
              <w:t xml:space="preserve"> register. See </w:t>
            </w:r>
            <w:r>
              <w:rPr>
                <w:rStyle w:val="xref"/>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r w:rsidR="008A5E4E" w14:paraId="2B352B07" w14:textId="77777777">
        <w:trPr>
          <w:tblCellSpacing w:w="0" w:type="dxa"/>
        </w:trPr>
        <w:tc>
          <w:tcPr>
            <w:tcW w:w="0" w:type="auto"/>
            <w:tcMar>
              <w:top w:w="45" w:type="dxa"/>
              <w:left w:w="45" w:type="dxa"/>
              <w:bottom w:w="45" w:type="dxa"/>
              <w:right w:w="45" w:type="dxa"/>
            </w:tcMar>
          </w:tcPr>
          <w:p w14:paraId="3B6EF837" w14:textId="603A607C" w:rsidR="008A5E4E" w:rsidRDefault="0065745B" w:rsidP="00B7721F">
            <w:pPr>
              <w:pStyle w:val="tdTableStyle-TablestyleNonAltRows-BodyA-Column-Body1"/>
            </w:pPr>
            <w:r>
              <w:rPr>
                <w:rStyle w:val="em"/>
              </w:rPr>
              <w:t>dimNumber</w:t>
            </w:r>
            <w:r>
              <w:t xml:space="preserve">: Source that selects the dimension (X, Y, or Z). 0, 1, and 2 are used for X, Y, and Z, respectively. Must be a </w:t>
            </w:r>
            <w:r w:rsidR="00B7721F">
              <w:t xml:space="preserve">constant </w:t>
            </w:r>
            <w:r>
              <w:t xml:space="preserve">value of data type </w:t>
            </w:r>
            <w:r>
              <w:rPr>
                <w:rStyle w:val="code"/>
              </w:rPr>
              <w:t>u32</w:t>
            </w:r>
            <w:r>
              <w:t>.</w:t>
            </w:r>
            <w:r w:rsidR="00FB08AD">
              <w:rPr>
                <w:rStyle w:val="code"/>
              </w:rPr>
              <w:t xml:space="preserve"> WAVESIZE</w:t>
            </w:r>
            <w:r w:rsidR="00FB08AD">
              <w:t xml:space="preserve"> is not allowed.</w:t>
            </w:r>
          </w:p>
        </w:tc>
      </w:tr>
    </w:tbl>
    <w:p w14:paraId="31C0653D" w14:textId="77777777" w:rsidR="008A5E4E" w:rsidRDefault="008A5E4E">
      <w:pPr>
        <w:spacing w:after="240"/>
      </w:pPr>
    </w:p>
    <w:p w14:paraId="3CF8A9C1"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3807FF87"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A952DBA"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05C949DF" w14:textId="77777777">
        <w:trPr>
          <w:tblCellSpacing w:w="0" w:type="dxa"/>
        </w:trPr>
        <w:tc>
          <w:tcPr>
            <w:tcW w:w="0" w:type="auto"/>
            <w:tcMar>
              <w:top w:w="45" w:type="dxa"/>
              <w:left w:w="45" w:type="dxa"/>
              <w:bottom w:w="45" w:type="dxa"/>
              <w:right w:w="45" w:type="dxa"/>
            </w:tcMar>
          </w:tcPr>
          <w:p w14:paraId="25E2B869" w14:textId="77777777" w:rsidR="008A5E4E" w:rsidRDefault="0065745B">
            <w:pPr>
              <w:pStyle w:val="tdTableStyle-TablestyleNonAltRows-BodyA-Column-Body1"/>
            </w:pPr>
            <w:r>
              <w:t xml:space="preserve">No exceptions are allowed. </w:t>
            </w:r>
          </w:p>
        </w:tc>
      </w:tr>
    </w:tbl>
    <w:p w14:paraId="1623AC8F" w14:textId="77777777" w:rsidR="008A5E4E" w:rsidRDefault="008A5E4E">
      <w:pPr>
        <w:spacing w:after="240"/>
      </w:pPr>
    </w:p>
    <w:p w14:paraId="719F946E" w14:textId="6CF6CC62" w:rsidR="008A5E4E" w:rsidRDefault="0065745B">
      <w:pPr>
        <w:pStyle w:val="p"/>
      </w:pPr>
      <w:r>
        <w:t xml:space="preserve">For BRIG syntax, see </w:t>
      </w:r>
      <w:r>
        <w:rPr>
          <w:rStyle w:val="xref1"/>
        </w:rPr>
        <w:t xml:space="preserve">18.7.7.1. BRIG Syntax for </w:t>
      </w:r>
      <w:r w:rsidR="00CE3DD2">
        <w:rPr>
          <w:rStyle w:val="xref1"/>
        </w:rPr>
        <w:t xml:space="preserve">Kernel </w:t>
      </w:r>
      <w:r>
        <w:rPr>
          <w:rStyle w:val="xref1"/>
        </w:rPr>
        <w:t>Dispatch Packet Operations (</w:t>
      </w:r>
      <w:r w:rsidR="009A76EE" w:rsidRPr="008A5E4E">
        <w:fldChar w:fldCharType="begin"/>
      </w:r>
      <w:r w:rsidR="008A5E4E">
        <w:instrText xml:space="preserve"> PAGEREF _Ref-1346059806 \p \h  \* MERGEFORMAT </w:instrText>
      </w:r>
      <w:r w:rsidR="009A76EE" w:rsidRPr="008A5E4E">
        <w:fldChar w:fldCharType="separate"/>
      </w:r>
      <w:r w:rsidR="00533AF0" w:rsidRPr="00533AF0">
        <w:rPr>
          <w:rStyle w:val="xref1"/>
          <w:noProof/>
        </w:rPr>
        <w:t>on</w:t>
      </w:r>
      <w:r w:rsidR="00533AF0">
        <w:rPr>
          <w:noProof/>
        </w:rPr>
        <w:t xml:space="preserve"> page 367</w:t>
      </w:r>
      <w:r w:rsidR="009A76EE" w:rsidRPr="008A5E4E">
        <w:rPr>
          <w:rStyle w:val="xref1"/>
        </w:rPr>
        <w:fldChar w:fldCharType="end"/>
      </w:r>
      <w:r>
        <w:rPr>
          <w:rStyle w:val="xref1"/>
        </w:rPr>
        <w:t>)</w:t>
      </w:r>
      <w:r>
        <w:t xml:space="preserve">. </w:t>
      </w:r>
    </w:p>
    <w:p w14:paraId="120E3FCB" w14:textId="77777777" w:rsidR="008A5E4E" w:rsidRDefault="0065745B">
      <w:pPr>
        <w:pStyle w:val="h3"/>
      </w:pPr>
      <w:bookmarkStart w:id="828" w:name="_Toc396034371"/>
      <w:r>
        <w:t>11.1.2 Description</w:t>
      </w:r>
      <w:bookmarkEnd w:id="828"/>
    </w:p>
    <w:p w14:paraId="47B1FDBA" w14:textId="77777777" w:rsidR="008A5E4E" w:rsidRDefault="009A76EE">
      <w:pPr>
        <w:pStyle w:val="pDefinitionTerm"/>
      </w:pPr>
      <w:r>
        <w:fldChar w:fldCharType="begin"/>
      </w:r>
      <w:r w:rsidR="0065745B">
        <w:instrText xml:space="preserve"> XE "dispatch packet operations:currentworkgroupsize" </w:instrText>
      </w:r>
      <w:r>
        <w:fldChar w:fldCharType="end"/>
      </w:r>
      <w:r w:rsidR="0065745B">
        <w:rPr>
          <w:rStyle w:val="code1"/>
        </w:rPr>
        <w:t>currentworkgroupsize</w:t>
      </w:r>
    </w:p>
    <w:p w14:paraId="125F9E24" w14:textId="003B368D" w:rsidR="008A5E4E" w:rsidRDefault="0065745B">
      <w:pPr>
        <w:pStyle w:val="p1"/>
      </w:pPr>
      <w:r>
        <w:t xml:space="preserve">Accesses the work-group size that the currently executing work-item belongs to for the </w:t>
      </w:r>
      <w:r>
        <w:rPr>
          <w:rStyle w:val="i"/>
        </w:rPr>
        <w:t>dimNumber</w:t>
      </w:r>
      <w:r>
        <w:t xml:space="preserve"> dimension and stores the result in the destination </w:t>
      </w:r>
      <w:r>
        <w:rPr>
          <w:rStyle w:val="i"/>
        </w:rPr>
        <w:t>dest</w:t>
      </w:r>
      <w:r>
        <w:t xml:space="preserve">. </w:t>
      </w:r>
      <w:r w:rsidR="00806FB5">
        <w:t xml:space="preserve">See </w:t>
      </w:r>
      <w:r w:rsidR="00806FB5">
        <w:rPr>
          <w:rStyle w:val="xref1"/>
        </w:rPr>
        <w:t>2.2. Work-Groups (</w:t>
      </w:r>
      <w:r w:rsidR="00806FB5" w:rsidRPr="008A5E4E">
        <w:fldChar w:fldCharType="begin"/>
      </w:r>
      <w:r w:rsidR="00806FB5">
        <w:instrText xml:space="preserve"> PAGEREF _Ref-302828661 \p \h  \* MERGEFORMAT </w:instrText>
      </w:r>
      <w:r w:rsidR="00806FB5" w:rsidRPr="008A5E4E">
        <w:fldChar w:fldCharType="separate"/>
      </w:r>
      <w:r w:rsidR="00806FB5" w:rsidRPr="00533AF0">
        <w:rPr>
          <w:rStyle w:val="xref1"/>
          <w:noProof/>
        </w:rPr>
        <w:t>on</w:t>
      </w:r>
      <w:r w:rsidR="00806FB5">
        <w:rPr>
          <w:noProof/>
        </w:rPr>
        <w:t xml:space="preserve"> page 8</w:t>
      </w:r>
      <w:r w:rsidR="00806FB5" w:rsidRPr="008A5E4E">
        <w:rPr>
          <w:rStyle w:val="xref1"/>
        </w:rPr>
        <w:fldChar w:fldCharType="end"/>
      </w:r>
      <w:r w:rsidR="00806FB5">
        <w:rPr>
          <w:rStyle w:val="xref1"/>
        </w:rPr>
        <w:t>).</w:t>
      </w:r>
    </w:p>
    <w:p w14:paraId="79428F2F" w14:textId="77777777" w:rsidR="008A5E4E" w:rsidRDefault="0065745B">
      <w:pPr>
        <w:pStyle w:val="p1"/>
      </w:pPr>
      <w:r>
        <w:t xml:space="preserve"> Because the grid is not required to be a multiple of the work-group size, there can be partial work-groups. The </w:t>
      </w:r>
      <w:r>
        <w:rPr>
          <w:rStyle w:val="code1"/>
        </w:rPr>
        <w:t>currentworkgroupsize</w:t>
      </w:r>
      <w:r>
        <w:t xml:space="preserve"> operation returns the work-group size that the current work-item belongs to. The value returned by this operation will only be different from that returned by the </w:t>
      </w:r>
      <w:r>
        <w:rPr>
          <w:rStyle w:val="code1"/>
        </w:rPr>
        <w:t>workgroupsize</w:t>
      </w:r>
      <w:r>
        <w:t xml:space="preserve"> operation if the current work-item belongs to a partial work-group. </w:t>
      </w:r>
    </w:p>
    <w:p w14:paraId="097C028D" w14:textId="77777777" w:rsidR="008A5E4E" w:rsidRDefault="0065745B">
      <w:pPr>
        <w:pStyle w:val="p1"/>
      </w:pPr>
      <w:r>
        <w:t xml:space="preserve"> If it is known that the kernel is always dispatched without partial work-groups, then it might be more efficient to use the </w:t>
      </w:r>
      <w:r>
        <w:rPr>
          <w:rStyle w:val="code1"/>
        </w:rPr>
        <w:t>workgroupsize</w:t>
      </w:r>
      <w:r>
        <w:t xml:space="preserve"> operation.</w:t>
      </w:r>
    </w:p>
    <w:p w14:paraId="757A9417" w14:textId="77777777" w:rsidR="008A5E4E" w:rsidRDefault="0065745B">
      <w:pPr>
        <w:pStyle w:val="p1"/>
      </w:pPr>
      <w:r>
        <w:t xml:space="preserve"> If the kernel was dispatched with fewer dimensions than </w:t>
      </w:r>
      <w:r>
        <w:rPr>
          <w:rStyle w:val="i"/>
        </w:rPr>
        <w:t>dimNumber</w:t>
      </w:r>
      <w:r>
        <w:t xml:space="preserve">, then </w:t>
      </w:r>
      <w:r>
        <w:rPr>
          <w:rStyle w:val="code1"/>
        </w:rPr>
        <w:t>currentworkgroupsize</w:t>
      </w:r>
      <w:r>
        <w:t xml:space="preserve"> returns 1 for the unused dimensions. </w:t>
      </w:r>
    </w:p>
    <w:p w14:paraId="34599E89" w14:textId="77777777" w:rsidR="00491152" w:rsidRDefault="00491152" w:rsidP="00491152">
      <w:pPr>
        <w:pStyle w:val="pDefinitionTerm"/>
      </w:pPr>
      <w:r>
        <w:rPr>
          <w:rStyle w:val="code1"/>
        </w:rPr>
        <w:t>currentworkitemflatid</w:t>
      </w:r>
    </w:p>
    <w:p w14:paraId="6D23CE33" w14:textId="3B4AB922" w:rsidR="00491152" w:rsidRDefault="00491152" w:rsidP="00491152">
      <w:pPr>
        <w:pStyle w:val="p1"/>
      </w:pPr>
      <w:r>
        <w:t xml:space="preserve">Accesses the flattened form of the work-item identifier (ID) within the current work-group and stores the result in the destination </w:t>
      </w:r>
      <w:r>
        <w:rPr>
          <w:rStyle w:val="i"/>
        </w:rPr>
        <w:t>dest</w:t>
      </w:r>
      <w:r>
        <w:t xml:space="preserve">. See </w:t>
      </w:r>
      <w:r w:rsidR="00FD0D81">
        <w:rPr>
          <w:rStyle w:val="xref1"/>
        </w:rPr>
        <w:t>2.3.2. Work-Item Flattened ID and Current Work-Item Flattened ID (</w:t>
      </w:r>
      <w:r w:rsidR="00FD0D81" w:rsidRPr="008A5E4E">
        <w:fldChar w:fldCharType="begin"/>
      </w:r>
      <w:r w:rsidR="00FD0D81">
        <w:instrText xml:space="preserve"> PAGEREF _Ref1834566779 \p \h  \* MERGEFORMAT </w:instrText>
      </w:r>
      <w:r w:rsidR="00FD0D81" w:rsidRPr="008A5E4E">
        <w:fldChar w:fldCharType="separate"/>
      </w:r>
      <w:r w:rsidR="00FD0D81" w:rsidRPr="00533AF0">
        <w:rPr>
          <w:rStyle w:val="xref1"/>
          <w:noProof/>
        </w:rPr>
        <w:t>on</w:t>
      </w:r>
      <w:r w:rsidR="00FD0D81">
        <w:rPr>
          <w:noProof/>
        </w:rPr>
        <w:t xml:space="preserve"> page 9</w:t>
      </w:r>
      <w:r w:rsidR="00FD0D81" w:rsidRPr="008A5E4E">
        <w:rPr>
          <w:rStyle w:val="xref1"/>
        </w:rPr>
        <w:fldChar w:fldCharType="end"/>
      </w:r>
      <w:r w:rsidR="00FD0D81">
        <w:rPr>
          <w:rStyle w:val="xref1"/>
        </w:rPr>
        <w:t>)</w:t>
      </w:r>
      <w:r>
        <w:rPr>
          <w:rStyle w:val="xref1"/>
        </w:rPr>
        <w:t>.</w:t>
      </w:r>
    </w:p>
    <w:p w14:paraId="7A903162" w14:textId="77777777" w:rsidR="008A5E4E" w:rsidRDefault="009A76EE">
      <w:pPr>
        <w:pStyle w:val="pDefinitionTerm"/>
      </w:pPr>
      <w:r>
        <w:fldChar w:fldCharType="begin"/>
      </w:r>
      <w:r w:rsidR="0065745B">
        <w:instrText xml:space="preserve"> XE "dispatch packet operations:dim" </w:instrText>
      </w:r>
      <w:r>
        <w:fldChar w:fldCharType="end"/>
      </w:r>
      <w:r w:rsidR="0065745B">
        <w:rPr>
          <w:rStyle w:val="code1"/>
        </w:rPr>
        <w:t>dim</w:t>
      </w:r>
    </w:p>
    <w:p w14:paraId="08C386B3" w14:textId="77777777" w:rsidR="008A5E4E" w:rsidRDefault="0065745B">
      <w:pPr>
        <w:pStyle w:val="p1"/>
      </w:pPr>
      <w:r>
        <w:t xml:space="preserve">Returns the number of dimensions in use by this dispatch and stores the result in the destination </w:t>
      </w:r>
      <w:r>
        <w:rPr>
          <w:rStyle w:val="i"/>
        </w:rPr>
        <w:t>dest</w:t>
      </w:r>
      <w:r>
        <w:t xml:space="preserve">. See </w:t>
      </w:r>
      <w:r>
        <w:rPr>
          <w:rStyle w:val="xref1"/>
        </w:rPr>
        <w:t>2.1. Overview of Grids, Work-Groups, and Work-Items (</w:t>
      </w:r>
      <w:r w:rsidR="009A76EE" w:rsidRPr="008A5E4E">
        <w:fldChar w:fldCharType="begin"/>
      </w:r>
      <w:r w:rsidR="008A5E4E">
        <w:instrText xml:space="preserve"> PAGEREF _Ref-1445067478 \p \h  \* MERGEFORMAT </w:instrText>
      </w:r>
      <w:r w:rsidR="009A76EE" w:rsidRPr="008A5E4E">
        <w:fldChar w:fldCharType="separate"/>
      </w:r>
      <w:r w:rsidR="00533AF0" w:rsidRPr="00533AF0">
        <w:rPr>
          <w:rStyle w:val="xref1"/>
          <w:noProof/>
        </w:rPr>
        <w:t>on</w:t>
      </w:r>
      <w:r w:rsidR="00533AF0">
        <w:rPr>
          <w:noProof/>
        </w:rPr>
        <w:t xml:space="preserve"> page 5</w:t>
      </w:r>
      <w:r w:rsidR="009A76EE" w:rsidRPr="008A5E4E">
        <w:rPr>
          <w:rStyle w:val="xref1"/>
        </w:rPr>
        <w:fldChar w:fldCharType="end"/>
      </w:r>
      <w:r>
        <w:rPr>
          <w:rStyle w:val="xref1"/>
        </w:rPr>
        <w:t>)</w:t>
      </w:r>
      <w:r>
        <w:t>.</w:t>
      </w:r>
    </w:p>
    <w:p w14:paraId="50132B83" w14:textId="77777777" w:rsidR="008A5E4E" w:rsidRDefault="009A76EE">
      <w:pPr>
        <w:pStyle w:val="pDefinitionTerm"/>
      </w:pPr>
      <w:r>
        <w:fldChar w:fldCharType="begin"/>
      </w:r>
      <w:r w:rsidR="0065745B">
        <w:instrText xml:space="preserve"> XE "dispatch packet operations:gridgroups" </w:instrText>
      </w:r>
      <w:r>
        <w:fldChar w:fldCharType="end"/>
      </w:r>
      <w:r w:rsidR="0065745B">
        <w:rPr>
          <w:rStyle w:val="code1"/>
        </w:rPr>
        <w:t>gridgroups</w:t>
      </w:r>
    </w:p>
    <w:p w14:paraId="0A791A0F" w14:textId="77777777" w:rsidR="008A5E4E" w:rsidRDefault="0065745B">
      <w:pPr>
        <w:pStyle w:val="p1"/>
      </w:pPr>
      <w:r>
        <w:t xml:space="preserve">Returns the upper bound for work-group identifiers (IDs) (that is, the number of work-groups) within the grid for the </w:t>
      </w:r>
      <w:r>
        <w:rPr>
          <w:rStyle w:val="i"/>
        </w:rPr>
        <w:t>dimNumber</w:t>
      </w:r>
      <w:r>
        <w:t xml:space="preserve"> dimension and stores the result in the destination </w:t>
      </w:r>
      <w:r>
        <w:rPr>
          <w:rStyle w:val="i"/>
        </w:rPr>
        <w:t>dest</w:t>
      </w:r>
      <w:r>
        <w:t xml:space="preserve">. </w:t>
      </w:r>
    </w:p>
    <w:p w14:paraId="62E96047" w14:textId="77777777" w:rsidR="008A5E4E" w:rsidRDefault="0065745B">
      <w:pPr>
        <w:pStyle w:val="p1"/>
      </w:pPr>
      <w:r>
        <w:t xml:space="preserve"> If the grid was launched with fewer dimensions than </w:t>
      </w:r>
      <w:r>
        <w:rPr>
          <w:rStyle w:val="i"/>
        </w:rPr>
        <w:t>dimNumber</w:t>
      </w:r>
      <w:r>
        <w:t xml:space="preserve">, then </w:t>
      </w:r>
      <w:r>
        <w:rPr>
          <w:rStyle w:val="code1"/>
        </w:rPr>
        <w:t>gridgroups</w:t>
      </w:r>
      <w:r>
        <w:t xml:space="preserve"> stores 1 in destination </w:t>
      </w:r>
      <w:r>
        <w:rPr>
          <w:rStyle w:val="i"/>
        </w:rPr>
        <w:t>dest</w:t>
      </w:r>
      <w:r>
        <w:t>.</w:t>
      </w:r>
    </w:p>
    <w:p w14:paraId="2E1F71CA" w14:textId="77777777" w:rsidR="008A5E4E" w:rsidRDefault="0065745B">
      <w:pPr>
        <w:pStyle w:val="p1"/>
      </w:pPr>
      <w:r>
        <w:rPr>
          <w:rStyle w:val="code1"/>
        </w:rPr>
        <w:t>gridgroups</w:t>
      </w:r>
      <w:r>
        <w:t xml:space="preserve"> is always equal to </w:t>
      </w:r>
      <w:r>
        <w:rPr>
          <w:rStyle w:val="code1"/>
        </w:rPr>
        <w:t>gridsize</w:t>
      </w:r>
      <w:r>
        <w:t xml:space="preserve"> divided by </w:t>
      </w:r>
      <w:r>
        <w:rPr>
          <w:rStyle w:val="code1"/>
        </w:rPr>
        <w:t>workgroupsize</w:t>
      </w:r>
      <w:r>
        <w:t xml:space="preserve"> rounded up to the nearest integer. </w:t>
      </w:r>
    </w:p>
    <w:p w14:paraId="075D1EBD" w14:textId="77777777" w:rsidR="008A5E4E" w:rsidRDefault="009A76EE">
      <w:pPr>
        <w:pStyle w:val="pDefinitionTerm"/>
      </w:pPr>
      <w:r>
        <w:fldChar w:fldCharType="begin"/>
      </w:r>
      <w:r w:rsidR="0065745B">
        <w:instrText xml:space="preserve"> XE "dispatch packet operations:gridsize" </w:instrText>
      </w:r>
      <w:r>
        <w:fldChar w:fldCharType="end"/>
      </w:r>
      <w:r w:rsidR="0065745B">
        <w:rPr>
          <w:rStyle w:val="code1"/>
        </w:rPr>
        <w:t>gridsize</w:t>
      </w:r>
    </w:p>
    <w:p w14:paraId="1A70EFA9" w14:textId="77777777" w:rsidR="008A5E4E" w:rsidRDefault="0065745B">
      <w:pPr>
        <w:pStyle w:val="p1"/>
      </w:pPr>
      <w:r>
        <w:t xml:space="preserve">Returns the upper bound for work-item absolute identifiers (IDs) within the grid for the </w:t>
      </w:r>
      <w:r>
        <w:rPr>
          <w:rStyle w:val="i"/>
        </w:rPr>
        <w:t>dimNumber</w:t>
      </w:r>
      <w:r>
        <w:t xml:space="preserve"> dimension and stores the result in the destination </w:t>
      </w:r>
      <w:r>
        <w:rPr>
          <w:rStyle w:val="i"/>
        </w:rPr>
        <w:t>dest</w:t>
      </w:r>
      <w:r>
        <w:t xml:space="preserve">. </w:t>
      </w:r>
      <w:r w:rsidR="005F6A30">
        <w:t xml:space="preserve">Can either be returned as a </w:t>
      </w:r>
      <w:r w:rsidR="005F6A30">
        <w:rPr>
          <w:rStyle w:val="code1"/>
        </w:rPr>
        <w:t>u32</w:t>
      </w:r>
      <w:r w:rsidR="005F6A30">
        <w:t xml:space="preserve"> or </w:t>
      </w:r>
      <w:r w:rsidR="005F6A30">
        <w:rPr>
          <w:rStyle w:val="code1"/>
        </w:rPr>
        <w:t>u64</w:t>
      </w:r>
      <w:r w:rsidR="005F6A30">
        <w:t xml:space="preserve">. If </w:t>
      </w:r>
      <w:r w:rsidR="005F6A30">
        <w:rPr>
          <w:rStyle w:val="code1"/>
        </w:rPr>
        <w:t>u32</w:t>
      </w:r>
      <w:r w:rsidR="005F6A30">
        <w:t xml:space="preserve"> then the lower 32 bits of the size are returned.</w:t>
      </w:r>
    </w:p>
    <w:p w14:paraId="79A6E64E" w14:textId="77777777" w:rsidR="008A5E4E" w:rsidRDefault="0065745B">
      <w:pPr>
        <w:pStyle w:val="p1"/>
      </w:pPr>
      <w:r>
        <w:t xml:space="preserve"> If the grid was launched with fewer dimensions than </w:t>
      </w:r>
      <w:r>
        <w:rPr>
          <w:rStyle w:val="i"/>
        </w:rPr>
        <w:t>dimNumber</w:t>
      </w:r>
      <w:r>
        <w:t xml:space="preserve">, then </w:t>
      </w:r>
      <w:r>
        <w:rPr>
          <w:rStyle w:val="code1"/>
        </w:rPr>
        <w:t>gridsize</w:t>
      </w:r>
      <w:r>
        <w:t xml:space="preserve"> stores 1 in destination </w:t>
      </w:r>
      <w:r>
        <w:rPr>
          <w:rStyle w:val="i"/>
        </w:rPr>
        <w:t>dest</w:t>
      </w:r>
      <w:r>
        <w:t>.</w:t>
      </w:r>
    </w:p>
    <w:p w14:paraId="12DE3C38" w14:textId="77777777" w:rsidR="008A5E4E" w:rsidRDefault="009A76EE">
      <w:pPr>
        <w:pStyle w:val="pDefinitionTerm"/>
      </w:pPr>
      <w:r>
        <w:fldChar w:fldCharType="begin"/>
      </w:r>
      <w:r w:rsidR="0065745B">
        <w:instrText xml:space="preserve"> XE "dispatch packet operations:packetcompletionsig" </w:instrText>
      </w:r>
      <w:r>
        <w:fldChar w:fldCharType="end"/>
      </w:r>
      <w:r w:rsidR="0065745B">
        <w:rPr>
          <w:rStyle w:val="code1"/>
        </w:rPr>
        <w:t>packetcompletionsig</w:t>
      </w:r>
    </w:p>
    <w:p w14:paraId="72B8E9D0" w14:textId="4F337DF1" w:rsidR="008A5E4E" w:rsidRDefault="0065745B">
      <w:pPr>
        <w:pStyle w:val="p1"/>
      </w:pPr>
      <w:r>
        <w:t xml:space="preserve">Returns the signal handle of the completion signal specified for this dispatch in </w:t>
      </w:r>
      <w:r>
        <w:rPr>
          <w:rStyle w:val="i"/>
        </w:rPr>
        <w:t>dest</w:t>
      </w:r>
      <w:r>
        <w:t xml:space="preserve">. The value may be 0 indicating there is no associated completion signal (see </w:t>
      </w:r>
      <w:r>
        <w:rPr>
          <w:rStyle w:val="xref1"/>
        </w:rPr>
        <w:t>6.8. Notification (signal) Operations (</w:t>
      </w:r>
      <w:r w:rsidR="009A76EE" w:rsidRPr="008A5E4E">
        <w:fldChar w:fldCharType="begin"/>
      </w:r>
      <w:r w:rsidR="008A5E4E">
        <w:instrText xml:space="preserve"> PAGEREF _Ref459167947 \p \h  \* MERGEFORMAT </w:instrText>
      </w:r>
      <w:r w:rsidR="009A76EE" w:rsidRPr="008A5E4E">
        <w:fldChar w:fldCharType="separate"/>
      </w:r>
      <w:r w:rsidR="00533AF0" w:rsidRPr="00533AF0">
        <w:rPr>
          <w:rStyle w:val="xref1"/>
          <w:noProof/>
        </w:rPr>
        <w:t>on</w:t>
      </w:r>
      <w:r w:rsidR="00533AF0">
        <w:rPr>
          <w:noProof/>
        </w:rPr>
        <w:t xml:space="preserve"> page 183</w:t>
      </w:r>
      <w:r w:rsidR="009A76EE" w:rsidRPr="008A5E4E">
        <w:rPr>
          <w:rStyle w:val="xref1"/>
        </w:rPr>
        <w:fldChar w:fldCharType="end"/>
      </w:r>
      <w:r>
        <w:rPr>
          <w:rStyle w:val="xref1"/>
        </w:rPr>
        <w:t>)</w:t>
      </w:r>
      <w:r>
        <w:t xml:space="preserve">). See </w:t>
      </w:r>
      <w:r>
        <w:rPr>
          <w:rStyle w:val="spanBookTitle"/>
        </w:rPr>
        <w:t>HSA Platform System Architecture Specification</w:t>
      </w:r>
      <w:r w:rsidR="00AF1F5D">
        <w:rPr>
          <w:rStyle w:val="spanBookTitle"/>
        </w:rPr>
        <w:t xml:space="preserve"> Version 1.0</w:t>
      </w:r>
      <w:r>
        <w:t xml:space="preserve"> </w:t>
      </w:r>
      <w:r w:rsidR="00AF1F5D">
        <w:t xml:space="preserve">section </w:t>
      </w:r>
      <w:r w:rsidR="00AF1F5D">
        <w:rPr>
          <w:i/>
        </w:rPr>
        <w:t>2.8 Requirement: User Mode Queuing</w:t>
      </w:r>
      <w:r>
        <w:t>.</w:t>
      </w:r>
    </w:p>
    <w:p w14:paraId="3AEEB69E" w14:textId="77777777" w:rsidR="008A5E4E" w:rsidRDefault="009A76EE">
      <w:pPr>
        <w:pStyle w:val="pDefinitionTerm"/>
      </w:pPr>
      <w:r>
        <w:fldChar w:fldCharType="begin"/>
      </w:r>
      <w:r w:rsidR="0065745B">
        <w:instrText xml:space="preserve"> XE "dispatch packet operations:packetid" </w:instrText>
      </w:r>
      <w:r>
        <w:fldChar w:fldCharType="end"/>
      </w:r>
      <w:r w:rsidR="0065745B">
        <w:rPr>
          <w:rStyle w:val="code1"/>
        </w:rPr>
        <w:t>packetid</w:t>
      </w:r>
    </w:p>
    <w:p w14:paraId="72E08E28" w14:textId="05737347" w:rsidR="008A5E4E" w:rsidRDefault="0065745B">
      <w:pPr>
        <w:pStyle w:val="p1"/>
      </w:pPr>
      <w:r>
        <w:t xml:space="preserve">Returns a 64-bit User Mode </w:t>
      </w:r>
      <w:r w:rsidR="00B14132">
        <w:t>Q</w:t>
      </w:r>
      <w:r>
        <w:t xml:space="preserve">ueue packet identifier (packet ID) that is unique for the User Mode Queue used for this </w:t>
      </w:r>
      <w:r w:rsidR="00B14132">
        <w:t xml:space="preserve">kernel </w:t>
      </w:r>
      <w:r>
        <w:t xml:space="preserve">dispatch and stores the result in the destination </w:t>
      </w:r>
      <w:r>
        <w:rPr>
          <w:rStyle w:val="i"/>
        </w:rPr>
        <w:t>dest</w:t>
      </w:r>
      <w:r>
        <w:t xml:space="preserve">. See </w:t>
      </w:r>
      <w:r>
        <w:rPr>
          <w:rStyle w:val="spanBookTitle"/>
        </w:rPr>
        <w:t>HSA Platform System Architecture Specification</w:t>
      </w:r>
      <w:r w:rsidR="00AF1F5D" w:rsidRPr="00AF1F5D">
        <w:rPr>
          <w:rStyle w:val="spanBookTitle"/>
        </w:rPr>
        <w:t xml:space="preserve"> </w:t>
      </w:r>
      <w:r w:rsidR="00AF1F5D">
        <w:rPr>
          <w:rStyle w:val="spanBookTitle"/>
        </w:rPr>
        <w:t>Version 1.0</w:t>
      </w:r>
      <w:r w:rsidR="00AF1F5D">
        <w:t xml:space="preserve"> section </w:t>
      </w:r>
      <w:r w:rsidR="00AF1F5D">
        <w:rPr>
          <w:i/>
        </w:rPr>
        <w:t>2.8 Requirement: User Mode Queuing</w:t>
      </w:r>
      <w:r>
        <w:t>.</w:t>
      </w:r>
    </w:p>
    <w:p w14:paraId="2BBA8EAA" w14:textId="77777777" w:rsidR="008A5E4E" w:rsidRDefault="0065745B">
      <w:pPr>
        <w:pStyle w:val="p1"/>
      </w:pPr>
      <w:r>
        <w:t>The combination of the queue ID and the packet ID can be used to identify a kernel dispatch within an application. Debugging tools might find this useful.</w:t>
      </w:r>
    </w:p>
    <w:p w14:paraId="2EFFEC98" w14:textId="77777777" w:rsidR="008A5E4E" w:rsidRDefault="009A76EE">
      <w:pPr>
        <w:pStyle w:val="pDefinitionTerm"/>
      </w:pPr>
      <w:r>
        <w:fldChar w:fldCharType="begin"/>
      </w:r>
      <w:r w:rsidR="0065745B">
        <w:instrText xml:space="preserve"> XE "dispatch packet operations:workgroupid" </w:instrText>
      </w:r>
      <w:r>
        <w:fldChar w:fldCharType="end"/>
      </w:r>
      <w:r w:rsidR="0065745B">
        <w:rPr>
          <w:rStyle w:val="code1"/>
        </w:rPr>
        <w:t>workgroupid</w:t>
      </w:r>
    </w:p>
    <w:p w14:paraId="2B245F15" w14:textId="644DED3D" w:rsidR="008A5E4E" w:rsidRDefault="0065745B">
      <w:pPr>
        <w:pStyle w:val="p1"/>
      </w:pPr>
      <w:r>
        <w:t xml:space="preserve">Accesses the work-group identifier (ID) within the grid. </w:t>
      </w:r>
      <w:r w:rsidR="00160DB7">
        <w:t xml:space="preserve">See </w:t>
      </w:r>
      <w:r w:rsidR="00160DB7">
        <w:rPr>
          <w:rStyle w:val="xref1"/>
        </w:rPr>
        <w:t>2.2.1. Work-Group ID (</w:t>
      </w:r>
      <w:r w:rsidR="00160DB7" w:rsidRPr="008A5E4E">
        <w:fldChar w:fldCharType="begin"/>
      </w:r>
      <w:r w:rsidR="00160DB7">
        <w:instrText xml:space="preserve"> PAGEREF _Ref1827558573 \p \h  \* MERGEFORMAT </w:instrText>
      </w:r>
      <w:r w:rsidR="00160DB7" w:rsidRPr="008A5E4E">
        <w:fldChar w:fldCharType="separate"/>
      </w:r>
      <w:r w:rsidR="00160DB7" w:rsidRPr="00533AF0">
        <w:rPr>
          <w:rStyle w:val="xref1"/>
          <w:noProof/>
        </w:rPr>
        <w:t>on</w:t>
      </w:r>
      <w:r w:rsidR="00160DB7">
        <w:rPr>
          <w:noProof/>
        </w:rPr>
        <w:t xml:space="preserve"> page 8</w:t>
      </w:r>
      <w:r w:rsidR="00160DB7" w:rsidRPr="008A5E4E">
        <w:rPr>
          <w:rStyle w:val="xref1"/>
        </w:rPr>
        <w:fldChar w:fldCharType="end"/>
      </w:r>
      <w:r w:rsidR="00160DB7">
        <w:rPr>
          <w:rStyle w:val="xref1"/>
        </w:rPr>
        <w:t>)</w:t>
      </w:r>
      <w:r w:rsidR="00160DB7">
        <w:t>.</w:t>
      </w:r>
    </w:p>
    <w:p w14:paraId="2D6076A1" w14:textId="77777777" w:rsidR="008A5E4E" w:rsidRDefault="0065745B">
      <w:pPr>
        <w:pStyle w:val="p1"/>
      </w:pPr>
      <w:r>
        <w:t xml:space="preserve">This operation computes the three-dimensional ID of the work-group, selects the </w:t>
      </w:r>
      <w:r>
        <w:rPr>
          <w:rStyle w:val="i"/>
        </w:rPr>
        <w:t>dimNumber</w:t>
      </w:r>
      <w:r>
        <w:t xml:space="preserve"> dimension, and stores the result in the destination </w:t>
      </w:r>
      <w:r>
        <w:rPr>
          <w:rStyle w:val="i"/>
        </w:rPr>
        <w:t>dest</w:t>
      </w:r>
      <w:r>
        <w:t xml:space="preserve">. </w:t>
      </w:r>
    </w:p>
    <w:p w14:paraId="68B3DBB2" w14:textId="77777777" w:rsidR="008A5E4E" w:rsidRDefault="0065745B">
      <w:pPr>
        <w:pStyle w:val="p1"/>
      </w:pPr>
      <w:r>
        <w:t xml:space="preserve">If the grid was launched with fewer than three dimensions, </w:t>
      </w:r>
      <w:r>
        <w:rPr>
          <w:rStyle w:val="code1"/>
        </w:rPr>
        <w:t>workgroupid</w:t>
      </w:r>
      <w:r>
        <w:t xml:space="preserve"> returns 0 for the unused dimensions.</w:t>
      </w:r>
    </w:p>
    <w:p w14:paraId="57003A5E" w14:textId="77777777" w:rsidR="008A5E4E" w:rsidRDefault="009A76EE">
      <w:pPr>
        <w:pStyle w:val="pDefinitionTerm"/>
      </w:pPr>
      <w:r>
        <w:fldChar w:fldCharType="begin"/>
      </w:r>
      <w:r w:rsidR="0065745B">
        <w:instrText xml:space="preserve"> XE "dispatch packet operations:workgroupsize" </w:instrText>
      </w:r>
      <w:r>
        <w:fldChar w:fldCharType="end"/>
      </w:r>
      <w:r w:rsidR="0065745B">
        <w:rPr>
          <w:rStyle w:val="code1"/>
        </w:rPr>
        <w:t>workgroupsize</w:t>
      </w:r>
    </w:p>
    <w:p w14:paraId="3ECC07E8" w14:textId="2C6592C2" w:rsidR="008A5E4E" w:rsidRDefault="0065745B">
      <w:pPr>
        <w:pStyle w:val="p1"/>
      </w:pPr>
      <w:r>
        <w:t xml:space="preserve">Accesses the work-group size specified when the kernel was dispatched for the </w:t>
      </w:r>
      <w:r>
        <w:rPr>
          <w:rStyle w:val="i"/>
        </w:rPr>
        <w:t>dimNumber</w:t>
      </w:r>
      <w:r>
        <w:t xml:space="preserve"> dimension and stores the result in the destination </w:t>
      </w:r>
      <w:r>
        <w:rPr>
          <w:rStyle w:val="i"/>
        </w:rPr>
        <w:t>dest</w:t>
      </w:r>
      <w:r>
        <w:t xml:space="preserve">. </w:t>
      </w:r>
      <w:r w:rsidR="00160DB7">
        <w:t xml:space="preserve">See </w:t>
      </w:r>
      <w:r w:rsidR="00160DB7">
        <w:rPr>
          <w:rStyle w:val="xref1"/>
        </w:rPr>
        <w:t>2.2. Work-Groups (</w:t>
      </w:r>
      <w:r w:rsidR="00160DB7" w:rsidRPr="008A5E4E">
        <w:fldChar w:fldCharType="begin"/>
      </w:r>
      <w:r w:rsidR="00160DB7">
        <w:instrText xml:space="preserve"> PAGEREF _Ref-302828661 \p \h  \* MERGEFORMAT </w:instrText>
      </w:r>
      <w:r w:rsidR="00160DB7" w:rsidRPr="008A5E4E">
        <w:fldChar w:fldCharType="separate"/>
      </w:r>
      <w:r w:rsidR="00160DB7" w:rsidRPr="00533AF0">
        <w:rPr>
          <w:rStyle w:val="xref1"/>
          <w:noProof/>
        </w:rPr>
        <w:t>on</w:t>
      </w:r>
      <w:r w:rsidR="00160DB7">
        <w:rPr>
          <w:noProof/>
        </w:rPr>
        <w:t xml:space="preserve"> page 8</w:t>
      </w:r>
      <w:r w:rsidR="00160DB7" w:rsidRPr="008A5E4E">
        <w:rPr>
          <w:rStyle w:val="xref1"/>
        </w:rPr>
        <w:fldChar w:fldCharType="end"/>
      </w:r>
      <w:r w:rsidR="00160DB7">
        <w:rPr>
          <w:rStyle w:val="xref1"/>
        </w:rPr>
        <w:t>)</w:t>
      </w:r>
      <w:r w:rsidR="00806FB5">
        <w:rPr>
          <w:rStyle w:val="xref1"/>
        </w:rPr>
        <w:t>.</w:t>
      </w:r>
    </w:p>
    <w:p w14:paraId="34582E5E" w14:textId="77777777" w:rsidR="008A5E4E" w:rsidRDefault="0065745B">
      <w:pPr>
        <w:pStyle w:val="p1"/>
      </w:pPr>
      <w:r>
        <w:t xml:space="preserve"> Because the grid is not required to be a multiple of the work-group size, there can be partial work-groups. If there can be partial work-groups, the </w:t>
      </w:r>
      <w:r>
        <w:rPr>
          <w:rStyle w:val="code1"/>
        </w:rPr>
        <w:t>currentworkgroupsize</w:t>
      </w:r>
      <w:r>
        <w:t xml:space="preserve"> operation should be used to get the work-group size for the work-group that the currently executing work-item belongs to. </w:t>
      </w:r>
    </w:p>
    <w:p w14:paraId="35F792E2" w14:textId="77777777" w:rsidR="008A5E4E" w:rsidRDefault="0065745B">
      <w:pPr>
        <w:pStyle w:val="p1"/>
      </w:pPr>
      <w:r>
        <w:t xml:space="preserve"> If it is known that the kernel is always dispatched without partial work-groups, then </w:t>
      </w:r>
      <w:r>
        <w:rPr>
          <w:rStyle w:val="code1"/>
        </w:rPr>
        <w:t>currentworkgroupsize</w:t>
      </w:r>
      <w:r>
        <w:t xml:space="preserve"> and </w:t>
      </w:r>
      <w:r>
        <w:rPr>
          <w:rStyle w:val="code1"/>
        </w:rPr>
        <w:t>workgroupsize</w:t>
      </w:r>
      <w:r>
        <w:t xml:space="preserve"> will always be the same, and it might be more efficient to use </w:t>
      </w:r>
      <w:r>
        <w:rPr>
          <w:rStyle w:val="code1"/>
        </w:rPr>
        <w:t>workgroupsize</w:t>
      </w:r>
      <w:r>
        <w:t>.</w:t>
      </w:r>
    </w:p>
    <w:p w14:paraId="75CAAD8F" w14:textId="77777777" w:rsidR="008A5E4E" w:rsidRDefault="0065745B">
      <w:pPr>
        <w:pStyle w:val="p1"/>
      </w:pPr>
      <w:r>
        <w:t xml:space="preserve"> If the kernel was dispatched with fewer dimensions than </w:t>
      </w:r>
      <w:r>
        <w:rPr>
          <w:rStyle w:val="i"/>
        </w:rPr>
        <w:t>dimNumber</w:t>
      </w:r>
      <w:r>
        <w:t xml:space="preserve">, then </w:t>
      </w:r>
      <w:r>
        <w:rPr>
          <w:rStyle w:val="code1"/>
        </w:rPr>
        <w:t>workgroupsize</w:t>
      </w:r>
      <w:r>
        <w:t xml:space="preserve"> stores 1 in destination </w:t>
      </w:r>
      <w:r>
        <w:rPr>
          <w:rStyle w:val="i"/>
        </w:rPr>
        <w:t>dest</w:t>
      </w:r>
      <w:r>
        <w:t>.</w:t>
      </w:r>
    </w:p>
    <w:p w14:paraId="7B712F65" w14:textId="77777777" w:rsidR="008A5E4E" w:rsidRDefault="009A76EE">
      <w:pPr>
        <w:pStyle w:val="pDefinitionTerm"/>
      </w:pPr>
      <w:r>
        <w:fldChar w:fldCharType="begin"/>
      </w:r>
      <w:r w:rsidR="0065745B">
        <w:instrText xml:space="preserve"> XE "dispatch packet operations:workitemabsid" </w:instrText>
      </w:r>
      <w:r>
        <w:fldChar w:fldCharType="end"/>
      </w:r>
      <w:r w:rsidR="0065745B">
        <w:rPr>
          <w:rStyle w:val="code1"/>
        </w:rPr>
        <w:t>workitemabsid</w:t>
      </w:r>
    </w:p>
    <w:p w14:paraId="40343DFC" w14:textId="7609B695" w:rsidR="008A5E4E" w:rsidRDefault="0065745B">
      <w:pPr>
        <w:pStyle w:val="p1"/>
      </w:pPr>
      <w:r>
        <w:t xml:space="preserve">Accesses the work-item absolute identifier (ID) within the entire grid and stores the result for the </w:t>
      </w:r>
      <w:r>
        <w:rPr>
          <w:rStyle w:val="i"/>
        </w:rPr>
        <w:t>dimNumber</w:t>
      </w:r>
      <w:r>
        <w:t xml:space="preserve"> dimension in the destination </w:t>
      </w:r>
      <w:r>
        <w:rPr>
          <w:rStyle w:val="i"/>
        </w:rPr>
        <w:t>dest</w:t>
      </w:r>
      <w:r>
        <w:t xml:space="preserve">. Can either be returned as a </w:t>
      </w:r>
      <w:r>
        <w:rPr>
          <w:rStyle w:val="code1"/>
        </w:rPr>
        <w:t>u32</w:t>
      </w:r>
      <w:r>
        <w:t xml:space="preserve"> or </w:t>
      </w:r>
      <w:r>
        <w:rPr>
          <w:rStyle w:val="code1"/>
        </w:rPr>
        <w:t>u64</w:t>
      </w:r>
      <w:r>
        <w:t xml:space="preserve">. If </w:t>
      </w:r>
      <w:r>
        <w:rPr>
          <w:rStyle w:val="code1"/>
        </w:rPr>
        <w:t>u32</w:t>
      </w:r>
      <w:r>
        <w:t xml:space="preserve"> then the lower 32 bits of the ID are returned.</w:t>
      </w:r>
      <w:r w:rsidR="00160DB7">
        <w:t xml:space="preserve"> See </w:t>
      </w:r>
      <w:r w:rsidR="00160DB7">
        <w:rPr>
          <w:rStyle w:val="xref1"/>
        </w:rPr>
        <w:t>2.3.3. Work-Item Absolute ID (</w:t>
      </w:r>
      <w:r w:rsidR="00160DB7" w:rsidRPr="008A5E4E">
        <w:fldChar w:fldCharType="begin"/>
      </w:r>
      <w:r w:rsidR="00160DB7">
        <w:instrText xml:space="preserve"> PAGEREF _Ref-557383143 \p \h  \* MERGEFORMAT </w:instrText>
      </w:r>
      <w:r w:rsidR="00160DB7" w:rsidRPr="008A5E4E">
        <w:fldChar w:fldCharType="separate"/>
      </w:r>
      <w:r w:rsidR="00160DB7" w:rsidRPr="00533AF0">
        <w:rPr>
          <w:rStyle w:val="xref1"/>
          <w:noProof/>
        </w:rPr>
        <w:t>on</w:t>
      </w:r>
      <w:r w:rsidR="00160DB7">
        <w:rPr>
          <w:noProof/>
        </w:rPr>
        <w:t xml:space="preserve"> page 10</w:t>
      </w:r>
      <w:r w:rsidR="00160DB7" w:rsidRPr="008A5E4E">
        <w:rPr>
          <w:rStyle w:val="xref1"/>
        </w:rPr>
        <w:fldChar w:fldCharType="end"/>
      </w:r>
      <w:r w:rsidR="00160DB7">
        <w:rPr>
          <w:rStyle w:val="xref1"/>
        </w:rPr>
        <w:t>)</w:t>
      </w:r>
      <w:r w:rsidR="00160DB7">
        <w:t>.</w:t>
      </w:r>
    </w:p>
    <w:p w14:paraId="2F3AD5F9" w14:textId="1A4AB52D" w:rsidR="008A5E4E" w:rsidRDefault="0065745B">
      <w:pPr>
        <w:pStyle w:val="p1"/>
      </w:pPr>
      <w:r>
        <w:t xml:space="preserve">If the work-group was launched with fewer dimensions than </w:t>
      </w:r>
      <w:r>
        <w:rPr>
          <w:rStyle w:val="i"/>
        </w:rPr>
        <w:t>dimNumber</w:t>
      </w:r>
      <w:r>
        <w:t xml:space="preserve">, </w:t>
      </w:r>
      <w:r>
        <w:rPr>
          <w:rStyle w:val="code1"/>
        </w:rPr>
        <w:t>workitemabsid</w:t>
      </w:r>
      <w:r>
        <w:t xml:space="preserve"> stores 0 in destination </w:t>
      </w:r>
      <w:r>
        <w:rPr>
          <w:rStyle w:val="i"/>
        </w:rPr>
        <w:t>dest</w:t>
      </w:r>
      <w:r>
        <w:t>.</w:t>
      </w:r>
      <w:r w:rsidR="00160DB7">
        <w:t xml:space="preserve"> </w:t>
      </w:r>
    </w:p>
    <w:p w14:paraId="7F2F7ABC" w14:textId="77777777" w:rsidR="008A5E4E" w:rsidRDefault="009A76EE">
      <w:pPr>
        <w:pStyle w:val="pDefinitionTerm"/>
      </w:pPr>
      <w:r>
        <w:fldChar w:fldCharType="begin"/>
      </w:r>
      <w:r w:rsidR="0065745B">
        <w:instrText xml:space="preserve"> XE "dispatch packet operations:workitemflatabsid" </w:instrText>
      </w:r>
      <w:r>
        <w:fldChar w:fldCharType="end"/>
      </w:r>
      <w:r w:rsidR="0065745B">
        <w:rPr>
          <w:rStyle w:val="code1"/>
        </w:rPr>
        <w:t>workitemflatabsid</w:t>
      </w:r>
    </w:p>
    <w:p w14:paraId="5B8470DC" w14:textId="0F124333" w:rsidR="008A5E4E" w:rsidRDefault="0065745B">
      <w:pPr>
        <w:pStyle w:val="p1"/>
      </w:pPr>
      <w:r>
        <w:t xml:space="preserve">Accesses the flattened form of the work-item absolute identifier (ID) within the entire grid and stores the result in the destination </w:t>
      </w:r>
      <w:r>
        <w:rPr>
          <w:rStyle w:val="i"/>
        </w:rPr>
        <w:t>dest</w:t>
      </w:r>
      <w:r>
        <w:t xml:space="preserve">. Can either be returned as a </w:t>
      </w:r>
      <w:r>
        <w:rPr>
          <w:rStyle w:val="code1"/>
        </w:rPr>
        <w:t>u32</w:t>
      </w:r>
      <w:r>
        <w:t xml:space="preserve"> or </w:t>
      </w:r>
      <w:r>
        <w:rPr>
          <w:rStyle w:val="code1"/>
        </w:rPr>
        <w:t>u64</w:t>
      </w:r>
      <w:r>
        <w:t xml:space="preserve">. If </w:t>
      </w:r>
      <w:r>
        <w:rPr>
          <w:rStyle w:val="code1"/>
        </w:rPr>
        <w:t>u32</w:t>
      </w:r>
      <w:r>
        <w:t xml:space="preserve"> then the lower 32 bits of the ID are returned.</w:t>
      </w:r>
      <w:r w:rsidR="00160DB7">
        <w:t xml:space="preserve"> See </w:t>
      </w:r>
      <w:r w:rsidR="00160DB7">
        <w:rPr>
          <w:rStyle w:val="xref1"/>
        </w:rPr>
        <w:t>2.3.4. Work-Item Flattened Absolute ID (</w:t>
      </w:r>
      <w:r w:rsidR="00160DB7" w:rsidRPr="008A5E4E">
        <w:fldChar w:fldCharType="begin"/>
      </w:r>
      <w:r w:rsidR="00160DB7">
        <w:instrText xml:space="preserve"> PAGEREF _Ref-1254546201 \p \h  \* MERGEFORMAT </w:instrText>
      </w:r>
      <w:r w:rsidR="00160DB7" w:rsidRPr="008A5E4E">
        <w:fldChar w:fldCharType="separate"/>
      </w:r>
      <w:r w:rsidR="00160DB7" w:rsidRPr="00533AF0">
        <w:rPr>
          <w:rStyle w:val="xref1"/>
          <w:noProof/>
        </w:rPr>
        <w:t>on</w:t>
      </w:r>
      <w:r w:rsidR="00160DB7">
        <w:rPr>
          <w:noProof/>
        </w:rPr>
        <w:t xml:space="preserve"> page 10</w:t>
      </w:r>
      <w:r w:rsidR="00160DB7" w:rsidRPr="008A5E4E">
        <w:rPr>
          <w:rStyle w:val="xref1"/>
        </w:rPr>
        <w:fldChar w:fldCharType="end"/>
      </w:r>
      <w:r w:rsidR="00160DB7">
        <w:rPr>
          <w:rStyle w:val="xref1"/>
        </w:rPr>
        <w:t>)</w:t>
      </w:r>
      <w:r w:rsidR="00160DB7">
        <w:t>.</w:t>
      </w:r>
    </w:p>
    <w:p w14:paraId="02EA9DCA" w14:textId="77777777" w:rsidR="008A5E4E" w:rsidRDefault="009A76EE">
      <w:pPr>
        <w:pStyle w:val="pDefinitionTerm"/>
      </w:pPr>
      <w:r>
        <w:fldChar w:fldCharType="begin"/>
      </w:r>
      <w:r w:rsidR="0065745B">
        <w:instrText xml:space="preserve"> XE "dispatch packet operations:workitemflatid" </w:instrText>
      </w:r>
      <w:r>
        <w:fldChar w:fldCharType="end"/>
      </w:r>
      <w:r w:rsidR="0065745B">
        <w:rPr>
          <w:rStyle w:val="code1"/>
        </w:rPr>
        <w:t>workitemflatid</w:t>
      </w:r>
    </w:p>
    <w:p w14:paraId="7DB3F724" w14:textId="50429A7F" w:rsidR="008A5E4E" w:rsidRDefault="0065745B">
      <w:pPr>
        <w:pStyle w:val="p1"/>
      </w:pPr>
      <w:r>
        <w:t xml:space="preserve">Accesses the flattened form of the work-item identifier (ID) within the work-group and stores the result in the destination </w:t>
      </w:r>
      <w:r>
        <w:rPr>
          <w:rStyle w:val="i"/>
        </w:rPr>
        <w:t>dest</w:t>
      </w:r>
      <w:r>
        <w:t xml:space="preserve">. </w:t>
      </w:r>
      <w:r w:rsidR="00160DB7">
        <w:t xml:space="preserve">See </w:t>
      </w:r>
      <w:r w:rsidR="00160DB7">
        <w:rPr>
          <w:rStyle w:val="xref1"/>
        </w:rPr>
        <w:t>2.3.2. Work-Item Flattened ID</w:t>
      </w:r>
      <w:r w:rsidR="00EE2114">
        <w:rPr>
          <w:rStyle w:val="xref1"/>
        </w:rPr>
        <w:t xml:space="preserve"> and Current Work-Item Flattened ID</w:t>
      </w:r>
      <w:r w:rsidR="00160DB7">
        <w:rPr>
          <w:rStyle w:val="xref1"/>
        </w:rPr>
        <w:t xml:space="preserve"> (</w:t>
      </w:r>
      <w:r w:rsidR="00160DB7" w:rsidRPr="008A5E4E">
        <w:fldChar w:fldCharType="begin"/>
      </w:r>
      <w:r w:rsidR="00160DB7">
        <w:instrText xml:space="preserve"> PAGEREF _Ref1834566779 \p \h  \* MERGEFORMAT </w:instrText>
      </w:r>
      <w:r w:rsidR="00160DB7" w:rsidRPr="008A5E4E">
        <w:fldChar w:fldCharType="separate"/>
      </w:r>
      <w:r w:rsidR="00160DB7" w:rsidRPr="00533AF0">
        <w:rPr>
          <w:rStyle w:val="xref1"/>
          <w:noProof/>
        </w:rPr>
        <w:t>on</w:t>
      </w:r>
      <w:r w:rsidR="00160DB7">
        <w:rPr>
          <w:noProof/>
        </w:rPr>
        <w:t xml:space="preserve"> page 9</w:t>
      </w:r>
      <w:r w:rsidR="00160DB7" w:rsidRPr="008A5E4E">
        <w:rPr>
          <w:rStyle w:val="xref1"/>
        </w:rPr>
        <w:fldChar w:fldCharType="end"/>
      </w:r>
      <w:r w:rsidR="00160DB7">
        <w:rPr>
          <w:rStyle w:val="xref1"/>
        </w:rPr>
        <w:t>)</w:t>
      </w:r>
      <w:r w:rsidR="00160DB7">
        <w:t>.</w:t>
      </w:r>
    </w:p>
    <w:p w14:paraId="7C1D1916" w14:textId="77777777" w:rsidR="008A5E4E" w:rsidRDefault="009A76EE">
      <w:pPr>
        <w:pStyle w:val="pDefinitionTerm"/>
      </w:pPr>
      <w:r>
        <w:fldChar w:fldCharType="begin"/>
      </w:r>
      <w:r w:rsidR="0065745B">
        <w:instrText xml:space="preserve"> XE "dispatch packet operations:workitemid" </w:instrText>
      </w:r>
      <w:r>
        <w:fldChar w:fldCharType="end"/>
      </w:r>
      <w:r w:rsidR="0065745B">
        <w:rPr>
          <w:rStyle w:val="code1"/>
        </w:rPr>
        <w:t>workitemid</w:t>
      </w:r>
    </w:p>
    <w:p w14:paraId="03585F40" w14:textId="6C12BBFB" w:rsidR="008A5E4E" w:rsidRDefault="0065745B">
      <w:pPr>
        <w:pStyle w:val="p1"/>
      </w:pPr>
      <w:r>
        <w:t xml:space="preserve">Accesses the work-item identifier (ID) within the work-group and stores the result for the </w:t>
      </w:r>
      <w:r>
        <w:rPr>
          <w:rStyle w:val="i"/>
        </w:rPr>
        <w:t>dimNumber</w:t>
      </w:r>
      <w:r>
        <w:t xml:space="preserve"> dimension in the destination </w:t>
      </w:r>
      <w:r>
        <w:rPr>
          <w:rStyle w:val="i"/>
        </w:rPr>
        <w:t>dest</w:t>
      </w:r>
      <w:r>
        <w:t>.</w:t>
      </w:r>
      <w:r w:rsidR="00160DB7" w:rsidRPr="00160DB7">
        <w:t xml:space="preserve"> </w:t>
      </w:r>
      <w:r w:rsidR="00160DB7">
        <w:t xml:space="preserve">See </w:t>
      </w:r>
      <w:r w:rsidR="00160DB7">
        <w:rPr>
          <w:rStyle w:val="xref1"/>
        </w:rPr>
        <w:t>2.3.1. Work-Item ID (</w:t>
      </w:r>
      <w:r w:rsidR="00160DB7" w:rsidRPr="008A5E4E">
        <w:fldChar w:fldCharType="begin"/>
      </w:r>
      <w:r w:rsidR="00160DB7">
        <w:instrText xml:space="preserve"> PAGEREF _Ref666449469 \p \h  \* MERGEFORMAT </w:instrText>
      </w:r>
      <w:r w:rsidR="00160DB7" w:rsidRPr="008A5E4E">
        <w:fldChar w:fldCharType="separate"/>
      </w:r>
      <w:r w:rsidR="00160DB7" w:rsidRPr="00533AF0">
        <w:rPr>
          <w:rStyle w:val="xref1"/>
          <w:noProof/>
        </w:rPr>
        <w:t>on</w:t>
      </w:r>
      <w:r w:rsidR="00160DB7">
        <w:rPr>
          <w:noProof/>
        </w:rPr>
        <w:t xml:space="preserve"> page 9</w:t>
      </w:r>
      <w:r w:rsidR="00160DB7" w:rsidRPr="008A5E4E">
        <w:rPr>
          <w:rStyle w:val="xref1"/>
        </w:rPr>
        <w:fldChar w:fldCharType="end"/>
      </w:r>
      <w:r w:rsidR="00160DB7">
        <w:rPr>
          <w:rStyle w:val="xref1"/>
        </w:rPr>
        <w:t>)</w:t>
      </w:r>
      <w:r w:rsidR="00160DB7">
        <w:t>.</w:t>
      </w:r>
    </w:p>
    <w:p w14:paraId="704AD045" w14:textId="77777777" w:rsidR="008A5E4E" w:rsidRDefault="0065745B">
      <w:pPr>
        <w:pStyle w:val="p1"/>
      </w:pPr>
      <w:r>
        <w:t xml:space="preserve">If the work-group was launched with fewer dimensions than </w:t>
      </w:r>
      <w:r>
        <w:rPr>
          <w:rStyle w:val="i"/>
        </w:rPr>
        <w:t>dimNumber</w:t>
      </w:r>
      <w:r>
        <w:t xml:space="preserve">, </w:t>
      </w:r>
      <w:r>
        <w:rPr>
          <w:rStyle w:val="code1"/>
        </w:rPr>
        <w:t>workitemid</w:t>
      </w:r>
      <w:r>
        <w:t xml:space="preserve"> stores 0 in the destination </w:t>
      </w:r>
      <w:r>
        <w:rPr>
          <w:rStyle w:val="i"/>
        </w:rPr>
        <w:t>dest</w:t>
      </w:r>
      <w:r>
        <w:t>.</w:t>
      </w:r>
    </w:p>
    <w:p w14:paraId="0124E5D9" w14:textId="77777777" w:rsidR="008A5E4E" w:rsidRDefault="0065745B">
      <w:pPr>
        <w:pStyle w:val="pExample"/>
      </w:pPr>
      <w:r>
        <w:t>Examples</w:t>
      </w:r>
    </w:p>
    <w:p w14:paraId="7F927631" w14:textId="6FCB91DD" w:rsidR="008A5E4E" w:rsidRDefault="0065745B">
      <w:pPr>
        <w:pStyle w:val="pre"/>
      </w:pPr>
      <w:r>
        <w:t>currentworkgroupsize_u32 $s1, 0; // access the number of work-items in</w:t>
      </w:r>
      <w:r>
        <w:br/>
        <w:t xml:space="preserve">                                  // the current work-group in the X</w:t>
      </w:r>
      <w:r>
        <w:br/>
        <w:t xml:space="preserve">                                  // dimension, which might be partial</w:t>
      </w:r>
      <w:r>
        <w:br/>
      </w:r>
      <w:r w:rsidR="00FA345F">
        <w:t xml:space="preserve"> </w:t>
      </w:r>
      <w:r w:rsidR="00FA345F" w:rsidRPr="00FA345F">
        <w:t>currentworkitemflatid_u32 $s1;   // access the current work-item flat ID</w:t>
      </w:r>
      <w:r w:rsidR="00FA345F">
        <w:br/>
      </w:r>
      <w:r>
        <w:t xml:space="preserve"> dim_u32 $s3;                     // dispatch dimensions</w:t>
      </w:r>
      <w:r>
        <w:br/>
        <w:t xml:space="preserve"> gridgroups_u32 $s2, 2;           // access the number of work-groups in the</w:t>
      </w:r>
      <w:r>
        <w:br/>
        <w:t xml:space="preserve">                                  // grid Z dimension</w:t>
      </w:r>
      <w:r>
        <w:br/>
        <w:t xml:space="preserve"> gridsize_u32 $s2, </w:t>
      </w:r>
      <w:r w:rsidR="00A16E4D">
        <w:t>1</w:t>
      </w:r>
      <w:r>
        <w:t>;             // access the number of work-items in the</w:t>
      </w:r>
      <w:r>
        <w:br/>
        <w:t xml:space="preserve">                                  // grid </w:t>
      </w:r>
      <w:r w:rsidR="00A16E4D">
        <w:t>Y</w:t>
      </w:r>
      <w:r>
        <w:t xml:space="preserve"> dimension</w:t>
      </w:r>
      <w:r>
        <w:br/>
      </w:r>
      <w:r w:rsidR="00A16E4D">
        <w:t>gridsize_u64 $d2, 2;             // access the number of work-items in the</w:t>
      </w:r>
      <w:r w:rsidR="00A16E4D">
        <w:br/>
        <w:t xml:space="preserve">                                  // grid Z dimension</w:t>
      </w:r>
      <w:r w:rsidR="00A16E4D">
        <w:br/>
      </w:r>
      <w:r>
        <w:t xml:space="preserve"> packetcompletionsig_sig64 $d6;   // get current dispatch packet</w:t>
      </w:r>
      <w:r>
        <w:br/>
        <w:t xml:space="preserve">                                  // completion signal handle</w:t>
      </w:r>
      <w:r>
        <w:br/>
        <w:t xml:space="preserve"> packetid_u64 $d0;                // access the dispatch packet ID</w:t>
      </w:r>
      <w:r>
        <w:br/>
        <w:t xml:space="preserve"> workgroupid_u32 $s1, 0;          // access the work-group ID in the X dimension</w:t>
      </w:r>
      <w:r>
        <w:br/>
        <w:t xml:space="preserve"> workgroupid_u32 $s1, 1;          // access the work-group ID in the Y dimension</w:t>
      </w:r>
      <w:r>
        <w:br/>
        <w:t xml:space="preserve"> workgroupid_u32 $s1, 2;          // access the work-group ID in the Z dimension</w:t>
      </w:r>
      <w:r>
        <w:br/>
        <w:t xml:space="preserve"> workgroupsize_u32 $s1, 0;        // access the number of work-items in the</w:t>
      </w:r>
      <w:r>
        <w:br/>
        <w:t xml:space="preserve">                                  // non-partial work-groups in the X dimension</w:t>
      </w:r>
      <w:r>
        <w:br/>
        <w:t xml:space="preserve"> workitemabsid_u32 $s1, 0;        // access the work-item absolute ID in the</w:t>
      </w:r>
      <w:r>
        <w:br/>
        <w:t xml:space="preserve">                                  // X dimension</w:t>
      </w:r>
      <w:r>
        <w:br/>
        <w:t xml:space="preserve"> workitemabsid_u64 $d1, 1;        // access the work-item absolute ID in the</w:t>
      </w:r>
      <w:r>
        <w:br/>
        <w:t xml:space="preserve">                                  // Y dimension</w:t>
      </w:r>
      <w:r>
        <w:br/>
        <w:t xml:space="preserve"> workitemflatabsid_u32 $s1;       // access the work-item flat absolute ID</w:t>
      </w:r>
      <w:r>
        <w:br/>
        <w:t xml:space="preserve"> workitemflatabsid_u64 $d1;       // access the work-item flat absolute ID</w:t>
      </w:r>
      <w:r>
        <w:br/>
        <w:t xml:space="preserve"> workitemflatid_u32 $s1;          // access the work-item flat ID</w:t>
      </w:r>
      <w:r>
        <w:br/>
        <w:t xml:space="preserve"> workitemid_u32 $s1, 0;           // access the work-item ID in the X dimension</w:t>
      </w:r>
      <w:r>
        <w:br/>
        <w:t xml:space="preserve"> workitemid_u32 $s1, 1;           // access the work-item ID in the Y dimension</w:t>
      </w:r>
      <w:r>
        <w:br/>
        <w:t xml:space="preserve"> workitemid_u32 $s1, 2;           // access the work-item ID in the Z dimension</w:t>
      </w:r>
    </w:p>
    <w:p w14:paraId="30CD3721" w14:textId="77777777" w:rsidR="008A5E4E" w:rsidRDefault="0065745B">
      <w:pPr>
        <w:pStyle w:val="h2"/>
      </w:pPr>
      <w:bookmarkStart w:id="829" w:name="_Toc396034372"/>
      <w:r>
        <w:t xml:space="preserve">11.2 </w:t>
      </w:r>
      <w:bookmarkStart w:id="830" w:name="exception_operations"/>
      <w:bookmarkEnd w:id="830"/>
      <w:r w:rsidR="009A76EE">
        <w:fldChar w:fldCharType="begin"/>
      </w:r>
      <w:r>
        <w:instrText xml:space="preserve"> XE "exception operations" </w:instrText>
      </w:r>
      <w:r w:rsidR="009A76EE">
        <w:fldChar w:fldCharType="end"/>
      </w:r>
      <w:bookmarkStart w:id="831" w:name="_Ref-818406810"/>
      <w:bookmarkStart w:id="832" w:name="_Ref85557310"/>
      <w:r>
        <w:t>Exception Operations</w:t>
      </w:r>
      <w:bookmarkEnd w:id="829"/>
      <w:bookmarkEnd w:id="831"/>
      <w:bookmarkEnd w:id="832"/>
    </w:p>
    <w:p w14:paraId="4BC8BFA2" w14:textId="77777777" w:rsidR="008A5E4E" w:rsidRDefault="0065745B">
      <w:pPr>
        <w:pStyle w:val="pNoPageBreakAfter"/>
      </w:pPr>
      <w:r>
        <w:t>The exception operations can be used to determine what exceptions have been generated.</w:t>
      </w:r>
    </w:p>
    <w:p w14:paraId="6F6C911A" w14:textId="77777777" w:rsidR="008A5E4E" w:rsidRDefault="0065745B">
      <w:pPr>
        <w:pStyle w:val="h3"/>
      </w:pPr>
      <w:bookmarkStart w:id="833" w:name="_Toc396034373"/>
      <w:r>
        <w:t>11.2.1 Syntax</w:t>
      </w:r>
      <w:bookmarkEnd w:id="833"/>
    </w:p>
    <w:p w14:paraId="330777D3" w14:textId="77777777" w:rsidR="008A5E4E" w:rsidRDefault="0065745B">
      <w:pPr>
        <w:pStyle w:val="p"/>
      </w:pPr>
      <w:r>
        <w:t>The table below shows the syntax for the exception operations in alphabetical order.</w:t>
      </w:r>
    </w:p>
    <w:p w14:paraId="408CAA5A" w14:textId="77777777" w:rsidR="008A5E4E" w:rsidRDefault="0065745B">
      <w:pPr>
        <w:pStyle w:val="pTableTitle"/>
      </w:pPr>
      <w:bookmarkStart w:id="834" w:name="_ListOf152"/>
      <w:r>
        <w:t>Table 11–2 Syntax for Exception Operations</w:t>
      </w:r>
    </w:p>
    <w:bookmarkEnd w:id="834"/>
    <w:p w14:paraId="6F700A3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60"/>
        <w:gridCol w:w="1500"/>
      </w:tblGrid>
      <w:tr w:rsidR="008A5E4E" w14:paraId="4586C76B"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38450A25" w14:textId="77777777" w:rsidR="008A5E4E" w:rsidRDefault="0065745B">
            <w:pPr>
              <w:pStyle w:val="thTableStyle-TablestyleSyntax-HeadE-Opcodes-Header1"/>
              <w:shd w:val="clear" w:color="auto" w:fill="D3D3D3"/>
            </w:pPr>
            <w:r>
              <w:rPr>
                <w:shd w:val="clear" w:color="auto" w:fill="D3D3D3"/>
              </w:rPr>
              <w:t>Opcodes and Modifier</w:t>
            </w:r>
          </w:p>
        </w:tc>
        <w:tc>
          <w:tcPr>
            <w:tcW w:w="0" w:type="auto"/>
            <w:tcBorders>
              <w:bottom w:val="double" w:sz="3" w:space="0" w:color="000000"/>
            </w:tcBorders>
            <w:shd w:val="clear" w:color="auto" w:fill="D3D3D3"/>
            <w:tcMar>
              <w:top w:w="45" w:type="dxa"/>
              <w:left w:w="45" w:type="dxa"/>
              <w:bottom w:w="45" w:type="dxa"/>
              <w:right w:w="45" w:type="dxa"/>
            </w:tcMar>
          </w:tcPr>
          <w:p w14:paraId="4BA2F466" w14:textId="77777777" w:rsidR="008A5E4E" w:rsidRDefault="0065745B">
            <w:pPr>
              <w:pStyle w:val="thTableStyle-TablestyleSyntax-HeadD-Operands-Header1"/>
              <w:shd w:val="clear" w:color="auto" w:fill="D3D3D3"/>
            </w:pPr>
            <w:r>
              <w:rPr>
                <w:shd w:val="clear" w:color="auto" w:fill="D3D3D3"/>
              </w:rPr>
              <w:t>Operands</w:t>
            </w:r>
          </w:p>
        </w:tc>
      </w:tr>
      <w:tr w:rsidR="008A5E4E" w14:paraId="3F07377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E9D2FF5" w14:textId="77777777" w:rsidR="008A5E4E" w:rsidRDefault="0065745B">
            <w:pPr>
              <w:pStyle w:val="tdTableStyle-TablestyleSyntax-BodyE-Opcodes-Body1"/>
              <w:shd w:val="clear" w:color="auto" w:fill="DCDCDC"/>
            </w:pPr>
            <w:r>
              <w:rPr>
                <w:rStyle w:val="b"/>
                <w:b/>
                <w:bCs/>
                <w:shd w:val="clear" w:color="auto" w:fill="DCDCDC"/>
              </w:rPr>
              <w:t>cleardetectexcept_u32</w:t>
            </w:r>
          </w:p>
        </w:tc>
        <w:tc>
          <w:tcPr>
            <w:tcW w:w="0" w:type="auto"/>
            <w:tcBorders>
              <w:bottom w:val="single" w:sz="6" w:space="0" w:color="000000"/>
            </w:tcBorders>
            <w:tcMar>
              <w:top w:w="45" w:type="dxa"/>
              <w:left w:w="45" w:type="dxa"/>
              <w:bottom w:w="45" w:type="dxa"/>
              <w:right w:w="45" w:type="dxa"/>
            </w:tcMar>
          </w:tcPr>
          <w:p w14:paraId="4F45ACE9" w14:textId="77777777" w:rsidR="008A5E4E" w:rsidRDefault="0065745B">
            <w:pPr>
              <w:pStyle w:val="tdTableStyle-TablestyleSyntax-BodyD-Operands-Body1"/>
            </w:pPr>
            <w:r>
              <w:rPr>
                <w:rStyle w:val="b"/>
              </w:rPr>
              <w:t>exceptionsNumber</w:t>
            </w:r>
          </w:p>
        </w:tc>
      </w:tr>
      <w:tr w:rsidR="008A5E4E" w14:paraId="2620C5B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2E8B63E" w14:textId="77777777" w:rsidR="008A5E4E" w:rsidRDefault="0065745B">
            <w:pPr>
              <w:pStyle w:val="tdTableStyle-TablestyleSyntax-BodyE-Opcodes-Body1"/>
              <w:shd w:val="clear" w:color="auto" w:fill="DCDCDC"/>
            </w:pPr>
            <w:r>
              <w:rPr>
                <w:rStyle w:val="b"/>
                <w:b/>
                <w:bCs/>
                <w:shd w:val="clear" w:color="auto" w:fill="DCDCDC"/>
              </w:rPr>
              <w:t>getdetectexcept_u32</w:t>
            </w:r>
          </w:p>
        </w:tc>
        <w:tc>
          <w:tcPr>
            <w:tcW w:w="0" w:type="auto"/>
            <w:tcBorders>
              <w:bottom w:val="single" w:sz="6" w:space="0" w:color="000000"/>
            </w:tcBorders>
            <w:tcMar>
              <w:top w:w="45" w:type="dxa"/>
              <w:left w:w="45" w:type="dxa"/>
              <w:bottom w:w="45" w:type="dxa"/>
              <w:right w:w="45" w:type="dxa"/>
            </w:tcMar>
          </w:tcPr>
          <w:p w14:paraId="04A4175C" w14:textId="77777777" w:rsidR="008A5E4E" w:rsidRDefault="0065745B">
            <w:pPr>
              <w:pStyle w:val="tdTableStyle-TablestyleSyntax-BodyD-Operands-Body1"/>
            </w:pPr>
            <w:r>
              <w:rPr>
                <w:rStyle w:val="b"/>
              </w:rPr>
              <w:t>dest</w:t>
            </w:r>
          </w:p>
        </w:tc>
      </w:tr>
      <w:tr w:rsidR="008A5E4E" w14:paraId="569F01D2"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524CE3A7" w14:textId="77777777" w:rsidR="008A5E4E" w:rsidRDefault="0065745B">
            <w:pPr>
              <w:pStyle w:val="tdTableStyle-TablestyleSyntax-BodyB-Opcodes-Body1"/>
              <w:shd w:val="clear" w:color="auto" w:fill="DCDCDC"/>
            </w:pPr>
            <w:r>
              <w:rPr>
                <w:rStyle w:val="b"/>
                <w:b/>
                <w:bCs/>
                <w:shd w:val="clear" w:color="auto" w:fill="DCDCDC"/>
              </w:rPr>
              <w:t>setdetectexcept_u32</w:t>
            </w:r>
          </w:p>
        </w:tc>
        <w:tc>
          <w:tcPr>
            <w:tcW w:w="0" w:type="auto"/>
            <w:tcMar>
              <w:top w:w="45" w:type="dxa"/>
              <w:left w:w="45" w:type="dxa"/>
              <w:bottom w:w="45" w:type="dxa"/>
              <w:right w:w="45" w:type="dxa"/>
            </w:tcMar>
          </w:tcPr>
          <w:p w14:paraId="6AC65B07" w14:textId="77777777" w:rsidR="008A5E4E" w:rsidRDefault="0065745B">
            <w:pPr>
              <w:pStyle w:val="tdTableStyle-TablestyleSyntax-BodyA-Operands-Body1"/>
            </w:pPr>
            <w:r>
              <w:rPr>
                <w:rStyle w:val="b"/>
              </w:rPr>
              <w:t>exceptionsNumber</w:t>
            </w:r>
          </w:p>
        </w:tc>
      </w:tr>
    </w:tbl>
    <w:p w14:paraId="2D15ACE2" w14:textId="77777777" w:rsidR="008A5E4E" w:rsidRDefault="008A5E4E">
      <w:pPr>
        <w:spacing w:after="240"/>
      </w:pPr>
    </w:p>
    <w:p w14:paraId="33961A8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29AD092A"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0850211"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747D7B5C" w14:textId="77777777">
        <w:trPr>
          <w:tblCellSpacing w:w="0" w:type="dxa"/>
        </w:trPr>
        <w:tc>
          <w:tcPr>
            <w:tcW w:w="0" w:type="auto"/>
            <w:tcBorders>
              <w:bottom w:val="single" w:sz="6" w:space="0" w:color="000000"/>
            </w:tcBorders>
            <w:tcMar>
              <w:top w:w="45" w:type="dxa"/>
              <w:left w:w="45" w:type="dxa"/>
              <w:bottom w:w="45" w:type="dxa"/>
              <w:right w:w="45" w:type="dxa"/>
            </w:tcMar>
          </w:tcPr>
          <w:p w14:paraId="6E455291" w14:textId="77777777" w:rsidR="008A5E4E" w:rsidRDefault="0065745B">
            <w:pPr>
              <w:pStyle w:val="tdTableStyle-TablestyleNonAltRows-BodyD-Column-Body1"/>
            </w:pPr>
            <w:r>
              <w:rPr>
                <w:rStyle w:val="em"/>
              </w:rPr>
              <w:t>dest</w:t>
            </w:r>
            <w:r>
              <w:t xml:space="preserve">: Destination. Must be an </w:t>
            </w:r>
            <w:r>
              <w:rPr>
                <w:rStyle w:val="code"/>
              </w:rPr>
              <w:t>s</w:t>
            </w:r>
            <w:r>
              <w:t xml:space="preserve"> register. See </w:t>
            </w:r>
            <w:r>
              <w:rPr>
                <w:rStyle w:val="xref"/>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r w:rsidR="008A5E4E" w14:paraId="4B6C767F" w14:textId="77777777">
        <w:trPr>
          <w:tblCellSpacing w:w="0" w:type="dxa"/>
        </w:trPr>
        <w:tc>
          <w:tcPr>
            <w:tcW w:w="0" w:type="auto"/>
            <w:tcMar>
              <w:top w:w="45" w:type="dxa"/>
              <w:left w:w="45" w:type="dxa"/>
              <w:bottom w:w="45" w:type="dxa"/>
              <w:right w:w="45" w:type="dxa"/>
            </w:tcMar>
          </w:tcPr>
          <w:p w14:paraId="0CF26DD7" w14:textId="3D9FC0EE" w:rsidR="008A5E4E" w:rsidRDefault="0065745B">
            <w:pPr>
              <w:pStyle w:val="tdTableStyle-TablestyleNonAltRows-BodyA-Column-Body1"/>
            </w:pPr>
            <w:r>
              <w:rPr>
                <w:rStyle w:val="em"/>
              </w:rPr>
              <w:t>exceptionsNumber</w:t>
            </w:r>
            <w:r>
              <w:t>: Source that specifies the set of exceptions. bit:0=INVALID_OPERATION, bit: 1=DIVIDE_BY_ZERO, bit:2=OVERFLOW, bit:3=UNDERFLOW, bit:4=INEXACT; all other bits are ignored. Must be a</w:t>
            </w:r>
            <w:r w:rsidR="00510BF3">
              <w:t>constant</w:t>
            </w:r>
            <w:r>
              <w:t xml:space="preserve"> value of data type </w:t>
            </w:r>
            <w:r>
              <w:rPr>
                <w:rStyle w:val="code"/>
              </w:rPr>
              <w:t>u32</w:t>
            </w:r>
            <w:r>
              <w:t>.</w:t>
            </w:r>
            <w:r w:rsidR="00FB08AD">
              <w:rPr>
                <w:rStyle w:val="code"/>
              </w:rPr>
              <w:t xml:space="preserve"> WAVESIZE</w:t>
            </w:r>
            <w:r w:rsidR="00FB08AD">
              <w:t xml:space="preserve"> is not allowed.</w:t>
            </w:r>
          </w:p>
        </w:tc>
      </w:tr>
    </w:tbl>
    <w:p w14:paraId="1B0AB21E" w14:textId="77777777" w:rsidR="008A5E4E" w:rsidRDefault="008A5E4E">
      <w:pPr>
        <w:spacing w:after="240"/>
      </w:pPr>
    </w:p>
    <w:p w14:paraId="045FE36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544655F8"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DA45463"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6F53CDA0" w14:textId="77777777">
        <w:trPr>
          <w:tblCellSpacing w:w="0" w:type="dxa"/>
        </w:trPr>
        <w:tc>
          <w:tcPr>
            <w:tcW w:w="0" w:type="auto"/>
            <w:tcMar>
              <w:top w:w="45" w:type="dxa"/>
              <w:left w:w="45" w:type="dxa"/>
              <w:bottom w:w="45" w:type="dxa"/>
              <w:right w:w="45" w:type="dxa"/>
            </w:tcMar>
          </w:tcPr>
          <w:p w14:paraId="295CFC9D" w14:textId="77777777" w:rsidR="008A5E4E" w:rsidRDefault="0065745B">
            <w:pPr>
              <w:pStyle w:val="tdTableStyle-TablestyleNonAltRows-BodyA-Column-Body1"/>
            </w:pPr>
            <w:r>
              <w:t xml:space="preserve">No exceptions are allowed. </w:t>
            </w:r>
          </w:p>
        </w:tc>
      </w:tr>
    </w:tbl>
    <w:p w14:paraId="7D0474F9" w14:textId="77777777" w:rsidR="008A5E4E" w:rsidRDefault="008A5E4E">
      <w:pPr>
        <w:spacing w:after="240"/>
      </w:pPr>
    </w:p>
    <w:p w14:paraId="2F086C6B" w14:textId="77777777" w:rsidR="008A5E4E" w:rsidRDefault="0065745B">
      <w:pPr>
        <w:pStyle w:val="p"/>
      </w:pPr>
      <w:r>
        <w:t xml:space="preserve">For BRIG syntax, see </w:t>
      </w:r>
      <w:r>
        <w:rPr>
          <w:rStyle w:val="xref1"/>
        </w:rPr>
        <w:t>18.7.7.2. BRIG Syntax for Exception Operations (</w:t>
      </w:r>
      <w:r w:rsidR="009A76EE" w:rsidRPr="008A5E4E">
        <w:fldChar w:fldCharType="begin"/>
      </w:r>
      <w:r w:rsidR="008A5E4E">
        <w:instrText xml:space="preserve"> PAGEREF _Ref648210408 \p \h  \* MERGEFORMAT </w:instrText>
      </w:r>
      <w:r w:rsidR="009A76EE" w:rsidRPr="008A5E4E">
        <w:fldChar w:fldCharType="separate"/>
      </w:r>
      <w:r w:rsidR="00533AF0" w:rsidRPr="00533AF0">
        <w:rPr>
          <w:rStyle w:val="xref1"/>
          <w:noProof/>
        </w:rPr>
        <w:t>on</w:t>
      </w:r>
      <w:r w:rsidR="00533AF0">
        <w:rPr>
          <w:noProof/>
        </w:rPr>
        <w:t xml:space="preserve"> page 368</w:t>
      </w:r>
      <w:r w:rsidR="009A76EE" w:rsidRPr="008A5E4E">
        <w:rPr>
          <w:rStyle w:val="xref1"/>
        </w:rPr>
        <w:fldChar w:fldCharType="end"/>
      </w:r>
      <w:r>
        <w:rPr>
          <w:rStyle w:val="xref1"/>
        </w:rPr>
        <w:t>)</w:t>
      </w:r>
      <w:r>
        <w:t xml:space="preserve">. </w:t>
      </w:r>
    </w:p>
    <w:p w14:paraId="7134175D" w14:textId="77777777" w:rsidR="008A5E4E" w:rsidRDefault="0065745B">
      <w:pPr>
        <w:pStyle w:val="h3"/>
      </w:pPr>
      <w:bookmarkStart w:id="835" w:name="_Toc396034374"/>
      <w:r>
        <w:t>11.2.2 Description</w:t>
      </w:r>
      <w:bookmarkEnd w:id="835"/>
    </w:p>
    <w:p w14:paraId="76714A76" w14:textId="77777777" w:rsidR="008A5E4E" w:rsidRDefault="009A76EE">
      <w:pPr>
        <w:pStyle w:val="pDefinitionTerm"/>
      </w:pPr>
      <w:r>
        <w:fldChar w:fldCharType="begin"/>
      </w:r>
      <w:r w:rsidR="0065745B">
        <w:instrText xml:space="preserve"> XE "exception operations:cleardetectexcept" </w:instrText>
      </w:r>
      <w:r>
        <w:fldChar w:fldCharType="end"/>
      </w:r>
      <w:r w:rsidR="0065745B">
        <w:rPr>
          <w:rStyle w:val="code1"/>
        </w:rPr>
        <w:t>cleardetectexcept</w:t>
      </w:r>
    </w:p>
    <w:p w14:paraId="73427E7C" w14:textId="40254AAD" w:rsidR="008A5E4E" w:rsidRDefault="0065745B">
      <w:pPr>
        <w:pStyle w:val="p1"/>
      </w:pPr>
      <w:r>
        <w:t xml:space="preserve">Clears DETECT exception flags specified in </w:t>
      </w:r>
      <w:r>
        <w:rPr>
          <w:rStyle w:val="i"/>
        </w:rPr>
        <w:t>exceptionsNumber</w:t>
      </w:r>
      <w:r>
        <w:t xml:space="preserve"> for the </w:t>
      </w:r>
      <w:r w:rsidR="002B295B">
        <w:t>wavefront</w:t>
      </w:r>
      <w:r>
        <w:t xml:space="preserve"> containing the work-item. The result is undefined if the operation is not </w:t>
      </w:r>
      <w:r w:rsidR="002B295B">
        <w:t>wavefront</w:t>
      </w:r>
      <w:r>
        <w:t xml:space="preserve"> execution uniform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and might lead to deadlock. </w:t>
      </w:r>
    </w:p>
    <w:p w14:paraId="58FB515C" w14:textId="77777777" w:rsidR="008A5E4E" w:rsidRDefault="009A76EE">
      <w:pPr>
        <w:pStyle w:val="pDefinitionTerm"/>
      </w:pPr>
      <w:r>
        <w:fldChar w:fldCharType="begin"/>
      </w:r>
      <w:r w:rsidR="0065745B">
        <w:instrText xml:space="preserve"> XE "exception operations:getdetectexcept" </w:instrText>
      </w:r>
      <w:r>
        <w:fldChar w:fldCharType="end"/>
      </w:r>
      <w:r w:rsidR="0065745B">
        <w:rPr>
          <w:rStyle w:val="code1"/>
        </w:rPr>
        <w:t>getdetectexcept</w:t>
      </w:r>
    </w:p>
    <w:p w14:paraId="3C6D0911" w14:textId="18E4FCB8" w:rsidR="008A5E4E" w:rsidRDefault="0065745B">
      <w:pPr>
        <w:pStyle w:val="p1"/>
      </w:pPr>
      <w:r>
        <w:t xml:space="preserve">Returns the current value of DETECT exception flags, which is a summarization for all work-items in the </w:t>
      </w:r>
      <w:r w:rsidR="002B295B">
        <w:t>wavefront</w:t>
      </w:r>
      <w:r>
        <w:t xml:space="preserve"> containing the work-item, and stores the result in the destination </w:t>
      </w:r>
      <w:r>
        <w:rPr>
          <w:rStyle w:val="i"/>
        </w:rPr>
        <w:t>dest</w:t>
      </w:r>
      <w:r>
        <w:t xml:space="preserve">. The bits in the result indicate if that exception has been generated in any work-item within the </w:t>
      </w:r>
      <w:r w:rsidR="002B295B">
        <w:t>wavefront</w:t>
      </w:r>
      <w:r>
        <w:t xml:space="preserve"> containing the current work-item, as modified by any preceding </w:t>
      </w:r>
      <w:r>
        <w:rPr>
          <w:rStyle w:val="code1"/>
        </w:rPr>
        <w:t>cleardetectexcept</w:t>
      </w:r>
      <w:r>
        <w:t xml:space="preserve"> or </w:t>
      </w:r>
      <w:r>
        <w:rPr>
          <w:rStyle w:val="code1"/>
        </w:rPr>
        <w:t>cleardetectexcept</w:t>
      </w:r>
      <w:r>
        <w:t xml:space="preserve"> operations executed by any work-item in the </w:t>
      </w:r>
      <w:r w:rsidR="002B295B">
        <w:t>wavefront</w:t>
      </w:r>
      <w:r>
        <w:t xml:space="preserve"> containing the current work-item. The bits correspond to the exceptions as follows: bit 0 is INVALID_OPERATION, bit 1 is DIVIDE_BY_ZERO, bit 2 is OVERFLOW, bit 3 is UNDERFLOW, bit 4 is INEXACT, and other bits are ignored. The result is undefined if the operation is not </w:t>
      </w:r>
      <w:r w:rsidR="002B295B">
        <w:t>wavefront</w:t>
      </w:r>
      <w:r>
        <w:t xml:space="preserve"> execution uniform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and might lead to deadlock.</w:t>
      </w:r>
    </w:p>
    <w:p w14:paraId="3E01B86D" w14:textId="77777777" w:rsidR="008A5E4E" w:rsidRDefault="009A76EE">
      <w:pPr>
        <w:pStyle w:val="pDefinitionTerm"/>
      </w:pPr>
      <w:r>
        <w:fldChar w:fldCharType="begin"/>
      </w:r>
      <w:r w:rsidR="0065745B">
        <w:instrText xml:space="preserve"> XE "exception operations:setdetectexcept" </w:instrText>
      </w:r>
      <w:r>
        <w:fldChar w:fldCharType="end"/>
      </w:r>
      <w:r w:rsidR="0065745B">
        <w:rPr>
          <w:rStyle w:val="code1"/>
        </w:rPr>
        <w:t>setdetectexcept</w:t>
      </w:r>
    </w:p>
    <w:p w14:paraId="630D12F9" w14:textId="1036AE00" w:rsidR="008A5E4E" w:rsidRDefault="0065745B">
      <w:pPr>
        <w:pStyle w:val="p1"/>
      </w:pPr>
      <w:r>
        <w:t xml:space="preserve">Sets DETECT exception flags specified in </w:t>
      </w:r>
      <w:r>
        <w:rPr>
          <w:rStyle w:val="i"/>
        </w:rPr>
        <w:t>exceptionsNumber</w:t>
      </w:r>
      <w:r>
        <w:t xml:space="preserve"> for the </w:t>
      </w:r>
      <w:r w:rsidR="002B295B">
        <w:t>wavefront</w:t>
      </w:r>
      <w:r>
        <w:t xml:space="preserve"> containing the current work-item. The result is undefined if the operation is not </w:t>
      </w:r>
      <w:r w:rsidR="002B295B">
        <w:t>wavefront</w:t>
      </w:r>
      <w:r>
        <w:t xml:space="preserve"> execution uniform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and might lead to deadlock.</w:t>
      </w:r>
    </w:p>
    <w:p w14:paraId="079DD172" w14:textId="77777777" w:rsidR="008A5E4E" w:rsidRDefault="0065745B">
      <w:pPr>
        <w:pStyle w:val="h3"/>
      </w:pPr>
      <w:bookmarkStart w:id="836" w:name="_Toc396034375"/>
      <w:r>
        <w:t xml:space="preserve">11.2.3 </w:t>
      </w:r>
      <w:bookmarkStart w:id="837" w:name="exception_operations_additional_info"/>
      <w:bookmarkEnd w:id="837"/>
      <w:r>
        <w:t>Additional Information</w:t>
      </w:r>
      <w:bookmarkEnd w:id="836"/>
    </w:p>
    <w:p w14:paraId="4C78C6F9" w14:textId="77777777" w:rsidR="008A5E4E" w:rsidRDefault="0065745B">
      <w:pPr>
        <w:pStyle w:val="p"/>
      </w:pPr>
      <w:r>
        <w:t xml:space="preserve">DETECT exception processing operates on the five exceptions specified in </w:t>
      </w:r>
      <w:r>
        <w:rPr>
          <w:rStyle w:val="xref1"/>
        </w:rPr>
        <w:t>12.2. Hardware Exceptions (</w:t>
      </w:r>
      <w:r w:rsidR="009A76EE" w:rsidRPr="008A5E4E">
        <w:fldChar w:fldCharType="begin"/>
      </w:r>
      <w:r w:rsidR="008A5E4E">
        <w:instrText xml:space="preserve"> PAGEREF _Ref-1432139704 \p \h  \* MERGEFORMAT </w:instrText>
      </w:r>
      <w:r w:rsidR="009A76EE" w:rsidRPr="008A5E4E">
        <w:fldChar w:fldCharType="separate"/>
      </w:r>
      <w:r w:rsidR="00533AF0" w:rsidRPr="00533AF0">
        <w:rPr>
          <w:rStyle w:val="xref1"/>
          <w:noProof/>
        </w:rPr>
        <w:t>on</w:t>
      </w:r>
      <w:r w:rsidR="00533AF0">
        <w:rPr>
          <w:noProof/>
        </w:rPr>
        <w:t xml:space="preserve"> page 277</w:t>
      </w:r>
      <w:r w:rsidR="009A76EE" w:rsidRPr="008A5E4E">
        <w:rPr>
          <w:rStyle w:val="xref1"/>
        </w:rPr>
        <w:fldChar w:fldCharType="end"/>
      </w:r>
      <w:r>
        <w:rPr>
          <w:rStyle w:val="xref1"/>
        </w:rPr>
        <w:t>)</w:t>
      </w:r>
      <w:r>
        <w:t>).</w:t>
      </w:r>
    </w:p>
    <w:p w14:paraId="50762003" w14:textId="6FC4A317" w:rsidR="008A5E4E" w:rsidRDefault="0065745B">
      <w:pPr>
        <w:pStyle w:val="p"/>
      </w:pPr>
      <w:r>
        <w:t xml:space="preserve"> DETECT exception processing is performed independently for each </w:t>
      </w:r>
      <w:r w:rsidR="00824239">
        <w:t>wavefront</w:t>
      </w:r>
      <w:r>
        <w:t xml:space="preserve">. Each </w:t>
      </w:r>
      <w:r w:rsidR="00824239">
        <w:t>wavefront</w:t>
      </w:r>
      <w:r>
        <w:t xml:space="preserve"> conceptually maintains a 5-bit </w:t>
      </w:r>
      <w:r w:rsidRPr="00B40BE0">
        <w:rPr>
          <w:rStyle w:val="code1"/>
          <w:rFonts w:ascii="Cambria" w:hAnsi="Cambria"/>
          <w:i/>
          <w:sz w:val="22"/>
          <w:szCs w:val="22"/>
        </w:rPr>
        <w:t>exception_detected</w:t>
      </w:r>
      <w:r>
        <w:t xml:space="preserve"> field which is initialized to 0 before </w:t>
      </w:r>
      <w:r w:rsidR="00824239">
        <w:t xml:space="preserve">the </w:t>
      </w:r>
      <w:r>
        <w:t xml:space="preserve">wavefront starts executing. This field can be implemented in group memory and so might reduce the amount of memory available for group segment variables. However, an implementation is free to implement the semantics implied by the </w:t>
      </w:r>
      <w:r>
        <w:rPr>
          <w:rStyle w:val="code1"/>
        </w:rPr>
        <w:t>cleardetectexcept</w:t>
      </w:r>
      <w:r>
        <w:t xml:space="preserve">, </w:t>
      </w:r>
      <w:r>
        <w:rPr>
          <w:rStyle w:val="code1"/>
        </w:rPr>
        <w:t>setdetectexcept</w:t>
      </w:r>
      <w:r>
        <w:t xml:space="preserve">, and </w:t>
      </w:r>
      <w:r>
        <w:rPr>
          <w:rStyle w:val="code1"/>
        </w:rPr>
        <w:t>getdetectexcept</w:t>
      </w:r>
      <w:r>
        <w:t xml:space="preserve"> operations in any way it chooses, including by using dedicated hardware. </w:t>
      </w:r>
    </w:p>
    <w:p w14:paraId="5EB6FFF6" w14:textId="65B1A80F" w:rsidR="008A5E4E" w:rsidRDefault="0065745B">
      <w:pPr>
        <w:pStyle w:val="p"/>
      </w:pPr>
      <w:r>
        <w:t xml:space="preserve">If any of the five exceptions occurs in any work-item of the </w:t>
      </w:r>
      <w:r w:rsidR="00824239">
        <w:t>wavefront</w:t>
      </w:r>
      <w:r>
        <w:t xml:space="preserve">, the bit corresponding to the exception is conceptually set in the </w:t>
      </w:r>
      <w:r w:rsidRPr="00B40BE0">
        <w:rPr>
          <w:rStyle w:val="code1"/>
          <w:rFonts w:ascii="Cambria" w:hAnsi="Cambria"/>
          <w:i/>
          <w:sz w:val="22"/>
          <w:szCs w:val="22"/>
        </w:rPr>
        <w:t>exception_detected</w:t>
      </w:r>
      <w:r>
        <w:t xml:space="preserve"> field.</w:t>
      </w:r>
    </w:p>
    <w:p w14:paraId="2D865749" w14:textId="07B4DB36" w:rsidR="008A5E4E" w:rsidRDefault="0065745B">
      <w:pPr>
        <w:pStyle w:val="p"/>
      </w:pPr>
      <w:r>
        <w:t xml:space="preserve"> The </w:t>
      </w:r>
      <w:r>
        <w:rPr>
          <w:rStyle w:val="code1"/>
        </w:rPr>
        <w:t>cleardetectexcept</w:t>
      </w:r>
      <w:r>
        <w:t xml:space="preserve">, </w:t>
      </w:r>
      <w:r>
        <w:rPr>
          <w:rStyle w:val="code1"/>
        </w:rPr>
        <w:t>setdetectexcept</w:t>
      </w:r>
      <w:r>
        <w:t xml:space="preserve">, and </w:t>
      </w:r>
      <w:r>
        <w:rPr>
          <w:rStyle w:val="code1"/>
        </w:rPr>
        <w:t>getdetectexcept</w:t>
      </w:r>
      <w:r>
        <w:t xml:space="preserve"> operations conceptually operate on the </w:t>
      </w:r>
      <w:r w:rsidRPr="00B40BE0">
        <w:rPr>
          <w:rStyle w:val="code1"/>
          <w:rFonts w:ascii="Cambria" w:hAnsi="Cambria"/>
          <w:i/>
          <w:sz w:val="22"/>
          <w:szCs w:val="22"/>
        </w:rPr>
        <w:t>exception_detected</w:t>
      </w:r>
      <w:r>
        <w:t xml:space="preserve"> field, and their execution must be </w:t>
      </w:r>
      <w:r w:rsidR="00824239">
        <w:t>wavefront</w:t>
      </w:r>
      <w:r>
        <w:t xml:space="preserve"> uniform. If they are used inside of </w:t>
      </w:r>
      <w:r w:rsidR="00824239">
        <w:t xml:space="preserve">wavefront </w:t>
      </w:r>
      <w:r>
        <w:t xml:space="preserve">divergent control flow, the result is undefined, and might lead to deadlock. These operations can be used in a loop, provided the loop introduces no </w:t>
      </w:r>
      <w:r w:rsidR="00824239">
        <w:t xml:space="preserve">wavefront </w:t>
      </w:r>
      <w:r>
        <w:t xml:space="preserve">divergent control flow. This requires that all work-items in the </w:t>
      </w:r>
      <w:r w:rsidR="00824239">
        <w:t>wavefront</w:t>
      </w:r>
      <w:r>
        <w:t xml:space="preserve"> execute the loop the same number of iterations.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w:t>
      </w:r>
    </w:p>
    <w:p w14:paraId="15CF59F9" w14:textId="44BD636A" w:rsidR="008A5E4E" w:rsidRDefault="0065745B">
      <w:pPr>
        <w:pStyle w:val="p"/>
      </w:pPr>
      <w:r>
        <w:t xml:space="preserve">The </w:t>
      </w:r>
      <w:r w:rsidR="00824239">
        <w:t>wavefront</w:t>
      </w:r>
      <w:r>
        <w:t xml:space="preserve"> </w:t>
      </w:r>
      <w:r w:rsidRPr="00B40BE0">
        <w:rPr>
          <w:rStyle w:val="code1"/>
          <w:rFonts w:ascii="Cambria" w:hAnsi="Cambria"/>
          <w:i/>
          <w:sz w:val="22"/>
          <w:szCs w:val="22"/>
        </w:rPr>
        <w:t>exception_detected</w:t>
      </w:r>
      <w:r>
        <w:t xml:space="preserve"> field is not implicitly saved when the work-items of the </w:t>
      </w:r>
      <w:r w:rsidR="00824239">
        <w:t>wavefront</w:t>
      </w:r>
      <w:r>
        <w:t xml:space="preserve"> complete execution. If the user wants to save the value, then explicit HSAIL code must be used. For example, the kernel might perform a </w:t>
      </w:r>
      <w:r>
        <w:rPr>
          <w:rStyle w:val="code1"/>
        </w:rPr>
        <w:t>getdetectexcept</w:t>
      </w:r>
      <w:r>
        <w:t xml:space="preserve"> operation at the end and atomically </w:t>
      </w:r>
      <w:r>
        <w:rPr>
          <w:rStyle w:val="code1"/>
        </w:rPr>
        <w:t>or</w:t>
      </w:r>
      <w:r>
        <w:t xml:space="preserve"> the result into a global memory location specified by a kernel argument. This will accumulate the results from all </w:t>
      </w:r>
      <w:r w:rsidR="00824239">
        <w:t>wavefronts</w:t>
      </w:r>
      <w:r>
        <w:t xml:space="preserve"> of a kernel dispatch.</w:t>
      </w:r>
    </w:p>
    <w:p w14:paraId="4EBB5FC0" w14:textId="77777777" w:rsidR="008A5E4E" w:rsidRDefault="0065745B">
      <w:pPr>
        <w:pStyle w:val="p"/>
      </w:pPr>
      <w:r>
        <w:t xml:space="preserve">When a kernel is finalized, the set of exceptions that are enabled for DETECT can be specified. In addition, they can be specified in the kernel by the </w:t>
      </w:r>
      <w:r>
        <w:rPr>
          <w:rStyle w:val="code1"/>
        </w:rPr>
        <w:t>enabledetectexceptions</w:t>
      </w:r>
      <w:r>
        <w:t xml:space="preserve"> control directive</w:t>
      </w:r>
      <w:r w:rsidR="00B32715">
        <w:t xml:space="preserve"> (see </w:t>
      </w:r>
      <w:r w:rsidR="00996F3A">
        <w:rPr>
          <w:rStyle w:val="xref1"/>
        </w:rPr>
        <w:t>13.4. Control Directives for Low-Level Performance Tuning (</w:t>
      </w:r>
      <w:r w:rsidR="00996F3A" w:rsidRPr="008A5E4E">
        <w:fldChar w:fldCharType="begin"/>
      </w:r>
      <w:r w:rsidR="00996F3A">
        <w:instrText xml:space="preserve"> PAGEREF _Ref-1719106755 \p \h  \* MERGEFORMAT </w:instrText>
      </w:r>
      <w:r w:rsidR="00996F3A" w:rsidRPr="008A5E4E">
        <w:fldChar w:fldCharType="separate"/>
      </w:r>
      <w:r w:rsidR="00996F3A" w:rsidRPr="00533AF0">
        <w:rPr>
          <w:rStyle w:val="xref1"/>
          <w:noProof/>
        </w:rPr>
        <w:t>on</w:t>
      </w:r>
      <w:r w:rsidR="00996F3A">
        <w:rPr>
          <w:noProof/>
        </w:rPr>
        <w:t xml:space="preserve"> page 286</w:t>
      </w:r>
      <w:r w:rsidR="00996F3A" w:rsidRPr="008A5E4E">
        <w:rPr>
          <w:rStyle w:val="xref1"/>
        </w:rPr>
        <w:fldChar w:fldCharType="end"/>
      </w:r>
      <w:r w:rsidR="00996F3A">
        <w:rPr>
          <w:rStyle w:val="xref1"/>
        </w:rPr>
        <w:t>)</w:t>
      </w:r>
      <w:r w:rsidR="00B32715">
        <w:t>)</w:t>
      </w:r>
      <w:r>
        <w:t>. The exceptions enabled for DETECT is the union of both these sources.</w:t>
      </w:r>
    </w:p>
    <w:p w14:paraId="05552EBB" w14:textId="77777777" w:rsidR="008A5E4E" w:rsidRDefault="0065745B">
      <w:pPr>
        <w:pStyle w:val="p"/>
      </w:pPr>
      <w:r>
        <w:t xml:space="preserve"> If any function that the kernel calls, either directly or indirectly, has an </w:t>
      </w:r>
      <w:r>
        <w:rPr>
          <w:rStyle w:val="code1"/>
        </w:rPr>
        <w:t>enabledetectexceptions</w:t>
      </w:r>
      <w:r>
        <w:t xml:space="preserve"> control directive that includes exceptions not specified by either the kernel's </w:t>
      </w:r>
      <w:r>
        <w:rPr>
          <w:rStyle w:val="code1"/>
        </w:rPr>
        <w:t>enabledetectexceptions</w:t>
      </w:r>
      <w:r>
        <w:t xml:space="preserve"> control directive or the finalizer option, then it is undefined if those exceptions will be enabled for DETECT. </w:t>
      </w:r>
    </w:p>
    <w:p w14:paraId="2FEE7794" w14:textId="4FBBDAF7" w:rsidR="008A5E4E" w:rsidRDefault="0065745B">
      <w:pPr>
        <w:pStyle w:val="p"/>
      </w:pPr>
      <w:r>
        <w:t>An implementation is only required to correctly report DETECT exceptions that were enabled when the kernel was finalized. It is implementation</w:t>
      </w:r>
      <w:r w:rsidR="00E11165">
        <w:t xml:space="preserve"> </w:t>
      </w:r>
      <w:r>
        <w:t>defined if exceptions not enabled for DETECT when the kernel was finalized are correctly reported.</w:t>
      </w:r>
    </w:p>
    <w:p w14:paraId="6A6E32B8" w14:textId="77777777" w:rsidR="008A5E4E" w:rsidRDefault="0065745B">
      <w:pPr>
        <w:pStyle w:val="p"/>
      </w:pPr>
      <w:r>
        <w:t xml:space="preserve"> On some implementations, if one or more exceptions are enabled for DETECT, the code produced might have lower performance than if no exceptions were enabled for DETECT. However, an implementation should attempt to make the performance near that of a kernel finalized with no exceptions enabled for DETECT.</w:t>
      </w:r>
    </w:p>
    <w:p w14:paraId="209CA166" w14:textId="77777777" w:rsidR="008A5E4E" w:rsidRDefault="0065745B">
      <w:pPr>
        <w:pStyle w:val="p"/>
      </w:pPr>
      <w:r>
        <w:t xml:space="preserve"> If any exceptions are enabled for the DETECT policy, there are some restrictions on the optimizations that are permitted by the finalizer. In general, the intent is that effective optimization can still be performed according to the optimization level specified to the finalizer. See </w:t>
      </w:r>
      <w:r>
        <w:rPr>
          <w:rStyle w:val="xref1"/>
        </w:rPr>
        <w:t>17.13. Exceptions (</w:t>
      </w:r>
      <w:r w:rsidR="009A76EE" w:rsidRPr="008A5E4E">
        <w:fldChar w:fldCharType="begin"/>
      </w:r>
      <w:r w:rsidR="008A5E4E">
        <w:instrText xml:space="preserve"> PAGEREF _Ref-1553965423 \p \h  \* MERGEFORMAT </w:instrText>
      </w:r>
      <w:r w:rsidR="009A76EE" w:rsidRPr="008A5E4E">
        <w:fldChar w:fldCharType="separate"/>
      </w:r>
      <w:r w:rsidR="00533AF0" w:rsidRPr="00533AF0">
        <w:rPr>
          <w:rStyle w:val="xref1"/>
          <w:noProof/>
        </w:rPr>
        <w:t>on</w:t>
      </w:r>
      <w:r w:rsidR="00533AF0">
        <w:rPr>
          <w:noProof/>
        </w:rPr>
        <w:t xml:space="preserve"> page 305</w:t>
      </w:r>
      <w:r w:rsidR="009A76EE" w:rsidRPr="008A5E4E">
        <w:rPr>
          <w:rStyle w:val="xref1"/>
        </w:rPr>
        <w:fldChar w:fldCharType="end"/>
      </w:r>
      <w:r>
        <w:rPr>
          <w:rStyle w:val="xref1"/>
        </w:rPr>
        <w:t>)</w:t>
      </w:r>
      <w:r>
        <w:t>.</w:t>
      </w:r>
    </w:p>
    <w:p w14:paraId="33E896C1" w14:textId="77777777" w:rsidR="008A5E4E" w:rsidRDefault="0065745B">
      <w:pPr>
        <w:pStyle w:val="pExample"/>
      </w:pPr>
      <w:r>
        <w:t>Examples</w:t>
      </w:r>
    </w:p>
    <w:p w14:paraId="7CEC35A3" w14:textId="77777777" w:rsidR="008A5E4E" w:rsidRDefault="0065745B">
      <w:pPr>
        <w:pStyle w:val="pre"/>
      </w:pPr>
      <w:r>
        <w:t>cleardetectexcept_u32 1; // clear DETECT policy flags</w:t>
      </w:r>
      <w:r>
        <w:br/>
        <w:t xml:space="preserve"> getdetectexcept_u32 $s1; // get DETECT policy flags</w:t>
      </w:r>
      <w:r>
        <w:br/>
        <w:t xml:space="preserve"> setdetectexcept_u32 2; // set DETECT policy flags</w:t>
      </w:r>
    </w:p>
    <w:p w14:paraId="0CD2B204" w14:textId="77777777" w:rsidR="008A5E4E" w:rsidRDefault="0065745B">
      <w:pPr>
        <w:pStyle w:val="h2"/>
      </w:pPr>
      <w:bookmarkStart w:id="838" w:name="_Toc396034376"/>
      <w:r>
        <w:t xml:space="preserve">11.3 </w:t>
      </w:r>
      <w:r w:rsidR="009A76EE">
        <w:fldChar w:fldCharType="begin"/>
      </w:r>
      <w:r>
        <w:instrText xml:space="preserve"> XE "user mode queue operations" </w:instrText>
      </w:r>
      <w:r w:rsidR="009A76EE">
        <w:fldChar w:fldCharType="end"/>
      </w:r>
      <w:bookmarkStart w:id="839" w:name="_Ref1454659113"/>
      <w:r>
        <w:t>User Mode Queue Operations</w:t>
      </w:r>
      <w:bookmarkEnd w:id="838"/>
      <w:bookmarkEnd w:id="839"/>
    </w:p>
    <w:p w14:paraId="0A040A6A" w14:textId="391A0D69" w:rsidR="008A5E4E" w:rsidRDefault="0065745B">
      <w:pPr>
        <w:pStyle w:val="pNoPageBreakAfter"/>
      </w:pPr>
      <w:r>
        <w:t xml:space="preserve">The User Mode Queue operations can be used to enqueue work to be executed by other agents. See </w:t>
      </w:r>
      <w:r>
        <w:rPr>
          <w:rStyle w:val="spanBookTitle"/>
        </w:rPr>
        <w:t>HSA Platform System Architecture Specification</w:t>
      </w:r>
      <w:r w:rsidR="00AF1F5D" w:rsidRPr="00AF1F5D">
        <w:rPr>
          <w:rStyle w:val="spanBookTitle"/>
        </w:rPr>
        <w:t xml:space="preserve"> </w:t>
      </w:r>
      <w:r w:rsidR="00AF1F5D">
        <w:rPr>
          <w:rStyle w:val="spanBookTitle"/>
        </w:rPr>
        <w:t>Version 1.0</w:t>
      </w:r>
      <w:r w:rsidR="00AF1F5D">
        <w:t xml:space="preserve"> section </w:t>
      </w:r>
      <w:r w:rsidR="00AF1F5D">
        <w:rPr>
          <w:i/>
        </w:rPr>
        <w:t>2.8 Requirement: User Mode Queuing</w:t>
      </w:r>
      <w:r>
        <w:t>.</w:t>
      </w:r>
    </w:p>
    <w:p w14:paraId="58103882" w14:textId="77777777" w:rsidR="008A5E4E" w:rsidRDefault="0065745B">
      <w:pPr>
        <w:pStyle w:val="h3"/>
      </w:pPr>
      <w:bookmarkStart w:id="840" w:name="_Toc396034377"/>
      <w:r>
        <w:t>11.3.1 Syntax</w:t>
      </w:r>
      <w:bookmarkEnd w:id="840"/>
    </w:p>
    <w:p w14:paraId="0154AF51" w14:textId="77777777" w:rsidR="008A5E4E" w:rsidRDefault="0065745B">
      <w:pPr>
        <w:pStyle w:val="p"/>
      </w:pPr>
      <w:r>
        <w:t>The table below shows the syntax for the User Mode Queue operations in alphabetical order.</w:t>
      </w:r>
    </w:p>
    <w:p w14:paraId="28D672F8" w14:textId="77777777" w:rsidR="008A5E4E" w:rsidRDefault="0065745B">
      <w:pPr>
        <w:pStyle w:val="pTableTitle"/>
      </w:pPr>
      <w:bookmarkStart w:id="841" w:name="_ListOf153"/>
      <w:r>
        <w:t>Table 11–3 Syntax for Exception Operations</w:t>
      </w:r>
    </w:p>
    <w:bookmarkEnd w:id="841"/>
    <w:p w14:paraId="460564F1"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3183"/>
        <w:gridCol w:w="2210"/>
      </w:tblGrid>
      <w:tr w:rsidR="008A5E4E" w14:paraId="55998F37"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57FE5684" w14:textId="77777777" w:rsidR="008A5E4E" w:rsidRDefault="0065745B">
            <w:pPr>
              <w:pStyle w:val="thTableStyle-TablestyleSyntax-HeadE-Opcodes-Header1"/>
              <w:shd w:val="clear" w:color="auto" w:fill="D3D3D3"/>
            </w:pPr>
            <w:r>
              <w:rPr>
                <w:shd w:val="clear" w:color="auto" w:fill="D3D3D3"/>
              </w:rPr>
              <w:t>Opcodes and Modifier</w:t>
            </w:r>
          </w:p>
        </w:tc>
        <w:tc>
          <w:tcPr>
            <w:tcW w:w="0" w:type="auto"/>
            <w:tcBorders>
              <w:bottom w:val="double" w:sz="3" w:space="0" w:color="000000"/>
            </w:tcBorders>
            <w:shd w:val="clear" w:color="auto" w:fill="D3D3D3"/>
            <w:tcMar>
              <w:top w:w="45" w:type="dxa"/>
              <w:left w:w="45" w:type="dxa"/>
              <w:bottom w:w="45" w:type="dxa"/>
              <w:right w:w="45" w:type="dxa"/>
            </w:tcMar>
          </w:tcPr>
          <w:p w14:paraId="5349E9C2" w14:textId="77777777" w:rsidR="008A5E4E" w:rsidRDefault="0065745B">
            <w:pPr>
              <w:pStyle w:val="thTableStyle-TablestyleSyntax-HeadD-Operands-Header1"/>
              <w:shd w:val="clear" w:color="auto" w:fill="D3D3D3"/>
            </w:pPr>
            <w:r>
              <w:rPr>
                <w:shd w:val="clear" w:color="auto" w:fill="D3D3D3"/>
              </w:rPr>
              <w:t>Operands</w:t>
            </w:r>
          </w:p>
        </w:tc>
      </w:tr>
      <w:tr w:rsidR="008A5E4E" w14:paraId="7EF4144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5CDE572" w14:textId="77777777" w:rsidR="008A5E4E" w:rsidRDefault="0065745B">
            <w:pPr>
              <w:pStyle w:val="tdTableStyle-TablestyleSyntax-BodyE-Opcodes-Body1"/>
              <w:shd w:val="clear" w:color="auto" w:fill="DCDCDC"/>
            </w:pPr>
            <w:r>
              <w:rPr>
                <w:rStyle w:val="b"/>
                <w:b/>
                <w:bCs/>
                <w:shd w:val="clear" w:color="auto" w:fill="DCDCDC"/>
              </w:rPr>
              <w:t>addqueuewriteindex_</w:t>
            </w:r>
            <w:r>
              <w:rPr>
                <w:rStyle w:val="em"/>
                <w:shd w:val="clear" w:color="auto" w:fill="DCDCDC"/>
              </w:rPr>
              <w:t>segment</w:t>
            </w:r>
            <w:r>
              <w:rPr>
                <w:rStyle w:val="b"/>
                <w:b/>
                <w:bCs/>
                <w:shd w:val="clear" w:color="auto" w:fill="DCDCDC"/>
              </w:rPr>
              <w:t>_order_u64</w:t>
            </w:r>
          </w:p>
        </w:tc>
        <w:tc>
          <w:tcPr>
            <w:tcW w:w="0" w:type="auto"/>
            <w:tcBorders>
              <w:bottom w:val="single" w:sz="6" w:space="0" w:color="000000"/>
            </w:tcBorders>
            <w:tcMar>
              <w:top w:w="45" w:type="dxa"/>
              <w:left w:w="45" w:type="dxa"/>
              <w:bottom w:w="45" w:type="dxa"/>
              <w:right w:w="45" w:type="dxa"/>
            </w:tcMar>
          </w:tcPr>
          <w:p w14:paraId="36E80AD3" w14:textId="77777777" w:rsidR="008A5E4E" w:rsidRDefault="0065745B">
            <w:pPr>
              <w:pStyle w:val="tdTableStyle-TablestyleSyntax-BodyD-Operands-Body1"/>
            </w:pPr>
            <w:r>
              <w:rPr>
                <w:rStyle w:val="b"/>
              </w:rPr>
              <w:t>dest</w:t>
            </w:r>
            <w:r>
              <w:rPr>
                <w:rStyle w:val="code"/>
              </w:rPr>
              <w:t xml:space="preserve">, </w:t>
            </w:r>
            <w:r>
              <w:rPr>
                <w:rStyle w:val="b"/>
              </w:rPr>
              <w:t>address</w:t>
            </w:r>
            <w:r>
              <w:rPr>
                <w:rStyle w:val="code"/>
              </w:rPr>
              <w:t xml:space="preserve">, </w:t>
            </w:r>
            <w:r>
              <w:rPr>
                <w:rStyle w:val="b"/>
              </w:rPr>
              <w:t>src</w:t>
            </w:r>
          </w:p>
        </w:tc>
      </w:tr>
      <w:tr w:rsidR="008A5E4E" w14:paraId="31C30F2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4BA902D" w14:textId="77777777" w:rsidR="008A5E4E" w:rsidRDefault="0065745B">
            <w:pPr>
              <w:pStyle w:val="tdTableStyle-TablestyleSyntax-BodyE-Opcodes-Body1"/>
              <w:shd w:val="clear" w:color="auto" w:fill="DCDCDC"/>
            </w:pPr>
            <w:r>
              <w:rPr>
                <w:rStyle w:val="b"/>
                <w:b/>
                <w:bCs/>
                <w:shd w:val="clear" w:color="auto" w:fill="DCDCDC"/>
              </w:rPr>
              <w:t>casqueuewriteindex_</w:t>
            </w:r>
            <w:r>
              <w:rPr>
                <w:rStyle w:val="em"/>
                <w:shd w:val="clear" w:color="auto" w:fill="DCDCDC"/>
              </w:rPr>
              <w:t>segment</w:t>
            </w:r>
            <w:r>
              <w:rPr>
                <w:rStyle w:val="b"/>
                <w:b/>
                <w:bCs/>
                <w:shd w:val="clear" w:color="auto" w:fill="DCDCDC"/>
              </w:rPr>
              <w:t>_order_u64</w:t>
            </w:r>
          </w:p>
        </w:tc>
        <w:tc>
          <w:tcPr>
            <w:tcW w:w="0" w:type="auto"/>
            <w:tcBorders>
              <w:bottom w:val="single" w:sz="6" w:space="0" w:color="000000"/>
            </w:tcBorders>
            <w:tcMar>
              <w:top w:w="45" w:type="dxa"/>
              <w:left w:w="45" w:type="dxa"/>
              <w:bottom w:w="45" w:type="dxa"/>
              <w:right w:w="45" w:type="dxa"/>
            </w:tcMar>
          </w:tcPr>
          <w:p w14:paraId="343A0AF4" w14:textId="77777777" w:rsidR="008A5E4E" w:rsidRDefault="0065745B">
            <w:pPr>
              <w:pStyle w:val="tdTableStyle-TablestyleSyntax-BodyD-Operands-Body1"/>
            </w:pPr>
            <w:r>
              <w:rPr>
                <w:rStyle w:val="b"/>
              </w:rPr>
              <w:t>dest</w:t>
            </w:r>
            <w:r>
              <w:rPr>
                <w:rStyle w:val="code"/>
              </w:rPr>
              <w:t xml:space="preserve">, </w:t>
            </w:r>
            <w:r>
              <w:rPr>
                <w:rStyle w:val="b"/>
              </w:rPr>
              <w:t>address</w:t>
            </w:r>
            <w:r>
              <w:rPr>
                <w:rStyle w:val="code"/>
              </w:rPr>
              <w:t xml:space="preserve">, </w:t>
            </w:r>
            <w:r>
              <w:rPr>
                <w:rStyle w:val="b"/>
              </w:rPr>
              <w:t>src0</w:t>
            </w:r>
            <w:r>
              <w:rPr>
                <w:rStyle w:val="code"/>
              </w:rPr>
              <w:t xml:space="preserve">, </w:t>
            </w:r>
            <w:r>
              <w:rPr>
                <w:rStyle w:val="b"/>
              </w:rPr>
              <w:t>src1</w:t>
            </w:r>
          </w:p>
        </w:tc>
      </w:tr>
      <w:tr w:rsidR="008A5E4E" w14:paraId="50D535F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E154565" w14:textId="77777777" w:rsidR="008A5E4E" w:rsidRDefault="0065745B">
            <w:pPr>
              <w:pStyle w:val="tdTableStyle-TablestyleSyntax-BodyE-Opcodes-Body1"/>
              <w:shd w:val="clear" w:color="auto" w:fill="DCDCDC"/>
            </w:pPr>
            <w:r>
              <w:rPr>
                <w:rStyle w:val="b"/>
                <w:b/>
                <w:bCs/>
                <w:shd w:val="clear" w:color="auto" w:fill="DCDCDC"/>
              </w:rPr>
              <w:t>ldqueuereadindex_</w:t>
            </w:r>
            <w:r>
              <w:rPr>
                <w:rStyle w:val="em"/>
                <w:shd w:val="clear" w:color="auto" w:fill="DCDCDC"/>
              </w:rPr>
              <w:t>segment</w:t>
            </w:r>
            <w:r>
              <w:rPr>
                <w:rStyle w:val="b"/>
                <w:b/>
                <w:bCs/>
                <w:shd w:val="clear" w:color="auto" w:fill="DCDCDC"/>
              </w:rPr>
              <w:t>_order_u64</w:t>
            </w:r>
          </w:p>
        </w:tc>
        <w:tc>
          <w:tcPr>
            <w:tcW w:w="0" w:type="auto"/>
            <w:tcBorders>
              <w:bottom w:val="single" w:sz="6" w:space="0" w:color="000000"/>
            </w:tcBorders>
            <w:tcMar>
              <w:top w:w="45" w:type="dxa"/>
              <w:left w:w="45" w:type="dxa"/>
              <w:bottom w:w="45" w:type="dxa"/>
              <w:right w:w="45" w:type="dxa"/>
            </w:tcMar>
          </w:tcPr>
          <w:p w14:paraId="11143F83" w14:textId="77777777" w:rsidR="008A5E4E" w:rsidRDefault="0065745B">
            <w:pPr>
              <w:pStyle w:val="tdTableStyle-TablestyleSyntax-BodyD-Operands-Body1"/>
            </w:pPr>
            <w:r>
              <w:rPr>
                <w:rStyle w:val="b"/>
              </w:rPr>
              <w:t>dest</w:t>
            </w:r>
            <w:r>
              <w:rPr>
                <w:rStyle w:val="code"/>
              </w:rPr>
              <w:t xml:space="preserve">, </w:t>
            </w:r>
            <w:r>
              <w:rPr>
                <w:rStyle w:val="b"/>
              </w:rPr>
              <w:t>address</w:t>
            </w:r>
          </w:p>
        </w:tc>
      </w:tr>
      <w:tr w:rsidR="008A5E4E" w14:paraId="23CED64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E843979" w14:textId="77777777" w:rsidR="008A5E4E" w:rsidRDefault="0065745B">
            <w:pPr>
              <w:pStyle w:val="tdTableStyle-TablestyleSyntax-BodyE-Opcodes-Body1"/>
              <w:shd w:val="clear" w:color="auto" w:fill="DCDCDC"/>
            </w:pPr>
            <w:r>
              <w:rPr>
                <w:rStyle w:val="b"/>
                <w:b/>
                <w:bCs/>
                <w:shd w:val="clear" w:color="auto" w:fill="DCDCDC"/>
              </w:rPr>
              <w:t>ldqueuewriteindex_</w:t>
            </w:r>
            <w:r>
              <w:rPr>
                <w:rStyle w:val="em"/>
                <w:shd w:val="clear" w:color="auto" w:fill="DCDCDC"/>
              </w:rPr>
              <w:t>segment</w:t>
            </w:r>
            <w:r>
              <w:rPr>
                <w:rStyle w:val="b"/>
                <w:b/>
                <w:bCs/>
                <w:shd w:val="clear" w:color="auto" w:fill="DCDCDC"/>
              </w:rPr>
              <w:t>_order_u64</w:t>
            </w:r>
          </w:p>
        </w:tc>
        <w:tc>
          <w:tcPr>
            <w:tcW w:w="0" w:type="auto"/>
            <w:tcBorders>
              <w:bottom w:val="single" w:sz="6" w:space="0" w:color="000000"/>
            </w:tcBorders>
            <w:tcMar>
              <w:top w:w="45" w:type="dxa"/>
              <w:left w:w="45" w:type="dxa"/>
              <w:bottom w:w="45" w:type="dxa"/>
              <w:right w:w="45" w:type="dxa"/>
            </w:tcMar>
          </w:tcPr>
          <w:p w14:paraId="519D8A48" w14:textId="77777777" w:rsidR="008A5E4E" w:rsidRDefault="0065745B">
            <w:pPr>
              <w:pStyle w:val="tdTableStyle-TablestyleSyntax-BodyD-Operands-Body1"/>
            </w:pPr>
            <w:r>
              <w:rPr>
                <w:rStyle w:val="b"/>
              </w:rPr>
              <w:t>dest</w:t>
            </w:r>
            <w:r>
              <w:rPr>
                <w:rStyle w:val="code"/>
              </w:rPr>
              <w:t xml:space="preserve">, </w:t>
            </w:r>
            <w:r>
              <w:rPr>
                <w:rStyle w:val="b"/>
              </w:rPr>
              <w:t>address</w:t>
            </w:r>
          </w:p>
        </w:tc>
      </w:tr>
      <w:tr w:rsidR="008A5E4E" w14:paraId="1D29BD5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FC9B0A4" w14:textId="77777777" w:rsidR="008A5E4E" w:rsidRDefault="0065745B">
            <w:pPr>
              <w:pStyle w:val="tdTableStyle-TablestyleSyntax-BodyE-Opcodes-Body1"/>
              <w:shd w:val="clear" w:color="auto" w:fill="DCDCDC"/>
            </w:pPr>
            <w:r>
              <w:rPr>
                <w:rStyle w:val="b"/>
                <w:b/>
                <w:bCs/>
                <w:shd w:val="clear" w:color="auto" w:fill="DCDCDC"/>
              </w:rPr>
              <w:t>stqueuereadindex_</w:t>
            </w:r>
            <w:r>
              <w:rPr>
                <w:rStyle w:val="em"/>
                <w:shd w:val="clear" w:color="auto" w:fill="DCDCDC"/>
              </w:rPr>
              <w:t>segment</w:t>
            </w:r>
            <w:r>
              <w:rPr>
                <w:rStyle w:val="b"/>
                <w:b/>
                <w:bCs/>
                <w:shd w:val="clear" w:color="auto" w:fill="DCDCDC"/>
              </w:rPr>
              <w:t>_order_u64</w:t>
            </w:r>
          </w:p>
        </w:tc>
        <w:tc>
          <w:tcPr>
            <w:tcW w:w="0" w:type="auto"/>
            <w:tcBorders>
              <w:bottom w:val="single" w:sz="6" w:space="0" w:color="000000"/>
            </w:tcBorders>
            <w:tcMar>
              <w:top w:w="45" w:type="dxa"/>
              <w:left w:w="45" w:type="dxa"/>
              <w:bottom w:w="45" w:type="dxa"/>
              <w:right w:w="45" w:type="dxa"/>
            </w:tcMar>
          </w:tcPr>
          <w:p w14:paraId="478A3BED" w14:textId="77777777" w:rsidR="008A5E4E" w:rsidRDefault="0065745B">
            <w:pPr>
              <w:pStyle w:val="tdTableStyle-TablestyleSyntax-BodyD-Operands-Body1"/>
            </w:pPr>
            <w:r>
              <w:rPr>
                <w:rStyle w:val="b"/>
              </w:rPr>
              <w:t>address</w:t>
            </w:r>
            <w:r>
              <w:rPr>
                <w:rStyle w:val="code"/>
              </w:rPr>
              <w:t xml:space="preserve">, </w:t>
            </w:r>
            <w:r>
              <w:rPr>
                <w:rStyle w:val="b"/>
              </w:rPr>
              <w:t>src</w:t>
            </w:r>
          </w:p>
        </w:tc>
      </w:tr>
      <w:tr w:rsidR="008A5E4E" w14:paraId="0BE8921E"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551FFC2" w14:textId="77777777" w:rsidR="008A5E4E" w:rsidRDefault="0065745B">
            <w:pPr>
              <w:pStyle w:val="tdTableStyle-TablestyleSyntax-BodyB-Opcodes-Body1"/>
              <w:shd w:val="clear" w:color="auto" w:fill="DCDCDC"/>
            </w:pPr>
            <w:r>
              <w:rPr>
                <w:rStyle w:val="b"/>
                <w:b/>
                <w:bCs/>
                <w:shd w:val="clear" w:color="auto" w:fill="DCDCDC"/>
              </w:rPr>
              <w:t>stqueuewriteindex_</w:t>
            </w:r>
            <w:r>
              <w:rPr>
                <w:rStyle w:val="em"/>
                <w:shd w:val="clear" w:color="auto" w:fill="DCDCDC"/>
              </w:rPr>
              <w:t>segment</w:t>
            </w:r>
            <w:r>
              <w:rPr>
                <w:rStyle w:val="b"/>
                <w:b/>
                <w:bCs/>
                <w:shd w:val="clear" w:color="auto" w:fill="DCDCDC"/>
              </w:rPr>
              <w:t>_order_u64</w:t>
            </w:r>
          </w:p>
        </w:tc>
        <w:tc>
          <w:tcPr>
            <w:tcW w:w="0" w:type="auto"/>
            <w:tcMar>
              <w:top w:w="45" w:type="dxa"/>
              <w:left w:w="45" w:type="dxa"/>
              <w:bottom w:w="45" w:type="dxa"/>
              <w:right w:w="45" w:type="dxa"/>
            </w:tcMar>
          </w:tcPr>
          <w:p w14:paraId="15CD9C0E" w14:textId="77777777" w:rsidR="008A5E4E" w:rsidRDefault="0065745B">
            <w:pPr>
              <w:pStyle w:val="tdTableStyle-TablestyleSyntax-BodyA-Operands-Body1"/>
            </w:pPr>
            <w:r>
              <w:rPr>
                <w:rStyle w:val="b"/>
              </w:rPr>
              <w:t>address</w:t>
            </w:r>
            <w:r>
              <w:rPr>
                <w:rStyle w:val="code"/>
              </w:rPr>
              <w:t xml:space="preserve">, </w:t>
            </w:r>
            <w:r>
              <w:rPr>
                <w:rStyle w:val="b"/>
              </w:rPr>
              <w:t>src</w:t>
            </w:r>
          </w:p>
        </w:tc>
      </w:tr>
    </w:tbl>
    <w:p w14:paraId="743A31E2" w14:textId="77777777" w:rsidR="008A5E4E" w:rsidRDefault="008A5E4E">
      <w:pPr>
        <w:spacing w:after="240"/>
      </w:pPr>
    </w:p>
    <w:p w14:paraId="779892A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7828"/>
      </w:tblGrid>
      <w:tr w:rsidR="008A5E4E" w14:paraId="0FE54CE8"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333EEBB5"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01CECD47" w14:textId="77777777">
        <w:trPr>
          <w:tblCellSpacing w:w="0" w:type="dxa"/>
        </w:trPr>
        <w:tc>
          <w:tcPr>
            <w:tcW w:w="0" w:type="auto"/>
            <w:tcBorders>
              <w:bottom w:val="single" w:sz="6" w:space="0" w:color="000000"/>
            </w:tcBorders>
            <w:tcMar>
              <w:top w:w="45" w:type="dxa"/>
              <w:left w:w="45" w:type="dxa"/>
              <w:bottom w:w="45" w:type="dxa"/>
              <w:right w:w="45" w:type="dxa"/>
            </w:tcMar>
          </w:tcPr>
          <w:p w14:paraId="6AC42510" w14:textId="77777777" w:rsidR="008A5E4E" w:rsidRDefault="0065745B">
            <w:pPr>
              <w:pStyle w:val="tdTableStyle-TablestyleNonAltRows-BodyD-Column-Body1"/>
            </w:pPr>
            <w:r>
              <w:rPr>
                <w:rStyle w:val="em"/>
              </w:rPr>
              <w:t>segment</w:t>
            </w:r>
            <w:r>
              <w:t xml:space="preserve">: Optional segment. If omitted, flat is used. Only flat and global is allowed. See </w:t>
            </w:r>
            <w:r>
              <w:rPr>
                <w:rStyle w:val="xref"/>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
                <w:noProof/>
              </w:rPr>
              <w:t>on</w:t>
            </w:r>
            <w:r w:rsidR="00533AF0">
              <w:rPr>
                <w:noProof/>
              </w:rPr>
              <w:t xml:space="preserve"> page 14</w:t>
            </w:r>
            <w:r w:rsidR="009A76EE" w:rsidRPr="008A5E4E">
              <w:rPr>
                <w:rStyle w:val="xref"/>
              </w:rPr>
              <w:fldChar w:fldCharType="end"/>
            </w:r>
            <w:r>
              <w:rPr>
                <w:rStyle w:val="xref"/>
              </w:rPr>
              <w:t>)</w:t>
            </w:r>
            <w:r>
              <w:t xml:space="preserve">. </w:t>
            </w:r>
          </w:p>
        </w:tc>
      </w:tr>
      <w:tr w:rsidR="008A5E4E" w14:paraId="76366D19" w14:textId="77777777">
        <w:trPr>
          <w:tblCellSpacing w:w="0" w:type="dxa"/>
        </w:trPr>
        <w:tc>
          <w:tcPr>
            <w:tcW w:w="0" w:type="auto"/>
            <w:tcBorders>
              <w:bottom w:val="single" w:sz="6" w:space="0" w:color="000000"/>
            </w:tcBorders>
            <w:tcMar>
              <w:top w:w="45" w:type="dxa"/>
              <w:left w:w="45" w:type="dxa"/>
              <w:bottom w:w="45" w:type="dxa"/>
              <w:right w:w="45" w:type="dxa"/>
            </w:tcMar>
          </w:tcPr>
          <w:p w14:paraId="75A5D702" w14:textId="77777777" w:rsidR="008A5E4E" w:rsidRDefault="0065745B">
            <w:pPr>
              <w:pStyle w:val="p3"/>
            </w:pPr>
            <w:r>
              <w:rPr>
                <w:rStyle w:val="em"/>
              </w:rPr>
              <w:t>order</w:t>
            </w:r>
            <w:r>
              <w:t xml:space="preserve">: Memory order used to specify synchronization. See </w:t>
            </w:r>
            <w:r>
              <w:rPr>
                <w:rStyle w:val="xref"/>
              </w:rPr>
              <w:t>6.2.1. Memory Order (</w:t>
            </w:r>
            <w:r w:rsidR="009A76EE" w:rsidRPr="008A5E4E">
              <w:fldChar w:fldCharType="begin"/>
            </w:r>
            <w:r w:rsidR="008A5E4E">
              <w:instrText xml:space="preserve"> PAGEREF _Ref-1029867526 \p \h  \* MERGEFORMAT </w:instrText>
            </w:r>
            <w:r w:rsidR="009A76EE" w:rsidRPr="008A5E4E">
              <w:fldChar w:fldCharType="separate"/>
            </w:r>
            <w:r w:rsidR="00533AF0" w:rsidRPr="00533AF0">
              <w:rPr>
                <w:rStyle w:val="xref"/>
                <w:noProof/>
              </w:rPr>
              <w:t>on</w:t>
            </w:r>
            <w:r w:rsidR="00533AF0">
              <w:rPr>
                <w:noProof/>
              </w:rPr>
              <w:t xml:space="preserve"> page 159</w:t>
            </w:r>
            <w:r w:rsidR="009A76EE" w:rsidRPr="008A5E4E">
              <w:rPr>
                <w:rStyle w:val="xref"/>
              </w:rPr>
              <w:fldChar w:fldCharType="end"/>
            </w:r>
            <w:r>
              <w:rPr>
                <w:rStyle w:val="xref"/>
              </w:rPr>
              <w:t>)</w:t>
            </w:r>
            <w:r>
              <w:t>.</w:t>
            </w:r>
          </w:p>
        </w:tc>
      </w:tr>
      <w:tr w:rsidR="008A5E4E" w14:paraId="3E48BF71" w14:textId="77777777">
        <w:trPr>
          <w:tblCellSpacing w:w="0" w:type="dxa"/>
        </w:trPr>
        <w:tc>
          <w:tcPr>
            <w:tcW w:w="0" w:type="auto"/>
            <w:tcMar>
              <w:top w:w="45" w:type="dxa"/>
              <w:left w:w="45" w:type="dxa"/>
              <w:bottom w:w="45" w:type="dxa"/>
              <w:right w:w="45" w:type="dxa"/>
            </w:tcMar>
          </w:tcPr>
          <w:p w14:paraId="2104554A" w14:textId="77777777" w:rsidR="008A5E4E" w:rsidRDefault="0065745B">
            <w:pPr>
              <w:pStyle w:val="tdTableStyle-TablestyleNonAltRows-BodyA-Column-Body1"/>
            </w:pPr>
            <w:r>
              <w:rPr>
                <w:rStyle w:val="em"/>
              </w:rPr>
              <w:t>Length</w:t>
            </w:r>
            <w:r>
              <w:t xml:space="preserve">: 32, 64. Must match the address size for the global segment (see </w:t>
            </w:r>
            <w:r>
              <w:rPr>
                <w:rStyle w:val="xref"/>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bl>
    <w:p w14:paraId="07E51770" w14:textId="77777777" w:rsidR="008A5E4E" w:rsidRDefault="008A5E4E">
      <w:pPr>
        <w:spacing w:after="240"/>
      </w:pPr>
    </w:p>
    <w:p w14:paraId="7AC0DEC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607BAFB2"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54306ABD"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7CABAD9F" w14:textId="77777777">
        <w:trPr>
          <w:tblCellSpacing w:w="0" w:type="dxa"/>
        </w:trPr>
        <w:tc>
          <w:tcPr>
            <w:tcW w:w="0" w:type="auto"/>
            <w:tcBorders>
              <w:bottom w:val="single" w:sz="6" w:space="0" w:color="000000"/>
            </w:tcBorders>
            <w:tcMar>
              <w:top w:w="45" w:type="dxa"/>
              <w:left w:w="45" w:type="dxa"/>
              <w:bottom w:w="45" w:type="dxa"/>
              <w:right w:w="45" w:type="dxa"/>
            </w:tcMar>
          </w:tcPr>
          <w:p w14:paraId="0410341B" w14:textId="737639FD" w:rsidR="008A5E4E" w:rsidRDefault="0065745B" w:rsidP="00B43BA6">
            <w:pPr>
              <w:pStyle w:val="tdTableStyle-TablestyleNonAltRows-BodyD-Column-Body1"/>
            </w:pPr>
            <w:r>
              <w:rPr>
                <w:rStyle w:val="em"/>
              </w:rPr>
              <w:t>dest</w:t>
            </w:r>
            <w:r>
              <w:t xml:space="preserve">: Destination. </w:t>
            </w:r>
            <w:r w:rsidR="001E5593">
              <w:t>M</w:t>
            </w:r>
            <w:r>
              <w:t xml:space="preserve">ust be a </w:t>
            </w:r>
            <w:r>
              <w:rPr>
                <w:rStyle w:val="code"/>
              </w:rPr>
              <w:t>d</w:t>
            </w:r>
            <w:r>
              <w:t xml:space="preserve"> register.</w:t>
            </w:r>
          </w:p>
        </w:tc>
      </w:tr>
      <w:tr w:rsidR="008A5E4E" w14:paraId="2290BB1B" w14:textId="77777777">
        <w:trPr>
          <w:tblCellSpacing w:w="0" w:type="dxa"/>
        </w:trPr>
        <w:tc>
          <w:tcPr>
            <w:tcW w:w="0" w:type="auto"/>
            <w:tcBorders>
              <w:bottom w:val="single" w:sz="6" w:space="0" w:color="000000"/>
            </w:tcBorders>
            <w:tcMar>
              <w:top w:w="45" w:type="dxa"/>
              <w:left w:w="45" w:type="dxa"/>
              <w:bottom w:w="45" w:type="dxa"/>
              <w:right w:w="45" w:type="dxa"/>
            </w:tcMar>
          </w:tcPr>
          <w:p w14:paraId="6130A758" w14:textId="66BBBFA7" w:rsidR="008A5E4E" w:rsidRDefault="0065745B" w:rsidP="001221E6">
            <w:pPr>
              <w:pStyle w:val="tdTableStyle-TablestyleNonAltRows-BodyD-Column-Body1"/>
            </w:pPr>
            <w:r>
              <w:rPr>
                <w:rStyle w:val="em"/>
              </w:rPr>
              <w:t>src</w:t>
            </w:r>
            <w:r>
              <w:t xml:space="preserve">, </w:t>
            </w:r>
            <w:r>
              <w:rPr>
                <w:rStyle w:val="em"/>
              </w:rPr>
              <w:t>src0</w:t>
            </w:r>
            <w:r>
              <w:t xml:space="preserve">, </w:t>
            </w:r>
            <w:r>
              <w:rPr>
                <w:rStyle w:val="em"/>
              </w:rPr>
              <w:t>src1</w:t>
            </w:r>
            <w:r>
              <w:t xml:space="preserve">: Source. Can be </w:t>
            </w:r>
            <w:r w:rsidR="001221E6">
              <w:t xml:space="preserve">a </w:t>
            </w:r>
            <w:r>
              <w:t xml:space="preserve">register, </w:t>
            </w:r>
            <w:r w:rsidR="001221E6">
              <w:t xml:space="preserve">or </w:t>
            </w:r>
            <w:r>
              <w:t>immediate</w:t>
            </w:r>
            <w:r w:rsidR="00CD704F">
              <w:t xml:space="preserve"> value</w:t>
            </w:r>
            <w:r>
              <w:t>.</w:t>
            </w:r>
          </w:p>
        </w:tc>
      </w:tr>
      <w:tr w:rsidR="008A5E4E" w14:paraId="6F7B1537" w14:textId="77777777">
        <w:trPr>
          <w:tblCellSpacing w:w="0" w:type="dxa"/>
        </w:trPr>
        <w:tc>
          <w:tcPr>
            <w:tcW w:w="0" w:type="auto"/>
            <w:tcBorders>
              <w:bottom w:val="single" w:sz="6" w:space="0" w:color="000000"/>
            </w:tcBorders>
            <w:tcMar>
              <w:top w:w="45" w:type="dxa"/>
              <w:left w:w="45" w:type="dxa"/>
              <w:bottom w:w="45" w:type="dxa"/>
              <w:right w:w="45" w:type="dxa"/>
            </w:tcMar>
          </w:tcPr>
          <w:p w14:paraId="2566B002" w14:textId="199BA556" w:rsidR="008A5E4E" w:rsidRDefault="0065745B">
            <w:pPr>
              <w:pStyle w:val="tdTableStyle-TablestyleNonAltRows-BodyD-Column-Body1"/>
            </w:pPr>
            <w:r>
              <w:rPr>
                <w:rStyle w:val="em"/>
              </w:rPr>
              <w:t>address</w:t>
            </w:r>
            <w:r>
              <w:t xml:space="preserve">: Address expression for an address in the specified segment for a User Mode </w:t>
            </w:r>
            <w:r w:rsidR="00326E6A">
              <w:t>Q</w:t>
            </w:r>
            <w:r>
              <w:t xml:space="preserve">ueue created by the HSA runtime (see </w:t>
            </w:r>
            <w:r>
              <w:rPr>
                <w:rStyle w:val="xref"/>
              </w:rPr>
              <w:t>4.18. Address Expressions (</w:t>
            </w:r>
            <w:r w:rsidR="009A76EE" w:rsidRPr="008A5E4E">
              <w:fldChar w:fldCharType="begin"/>
            </w:r>
            <w:r w:rsidR="008A5E4E">
              <w:instrText xml:space="preserve"> PAGEREF _Ref242180951 \p \h  \* MERGEFORMAT </w:instrText>
            </w:r>
            <w:r w:rsidR="009A76EE" w:rsidRPr="008A5E4E">
              <w:fldChar w:fldCharType="separate"/>
            </w:r>
            <w:r w:rsidR="00533AF0" w:rsidRPr="00533AF0">
              <w:rPr>
                <w:rStyle w:val="xref"/>
                <w:noProof/>
              </w:rPr>
              <w:t>on</w:t>
            </w:r>
            <w:r w:rsidR="00533AF0">
              <w:rPr>
                <w:noProof/>
              </w:rPr>
              <w:t xml:space="preserve"> page 88</w:t>
            </w:r>
            <w:r w:rsidR="009A76EE" w:rsidRPr="008A5E4E">
              <w:rPr>
                <w:rStyle w:val="xref"/>
              </w:rPr>
              <w:fldChar w:fldCharType="end"/>
            </w:r>
            <w:r>
              <w:rPr>
                <w:rStyle w:val="xref"/>
              </w:rPr>
              <w:t>)</w:t>
            </w:r>
            <w:r>
              <w:t>).</w:t>
            </w:r>
          </w:p>
        </w:tc>
      </w:tr>
    </w:tbl>
    <w:p w14:paraId="575B50C8" w14:textId="77777777" w:rsidR="008A5E4E" w:rsidRDefault="008A5E4E">
      <w:pPr>
        <w:spacing w:after="240"/>
      </w:pPr>
    </w:p>
    <w:p w14:paraId="6536ED6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2F0D89A0"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73FA0EE"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165F2542" w14:textId="77777777">
        <w:trPr>
          <w:tblCellSpacing w:w="0" w:type="dxa"/>
        </w:trPr>
        <w:tc>
          <w:tcPr>
            <w:tcW w:w="0" w:type="auto"/>
            <w:tcMar>
              <w:top w:w="45" w:type="dxa"/>
              <w:left w:w="45" w:type="dxa"/>
              <w:bottom w:w="45" w:type="dxa"/>
              <w:right w:w="45" w:type="dxa"/>
            </w:tcMar>
          </w:tcPr>
          <w:p w14:paraId="35659DAF" w14:textId="77777777" w:rsidR="008A5E4E" w:rsidRDefault="0065745B">
            <w:pPr>
              <w:pStyle w:val="tdTableStyle-TablestyleNonAltRows-BodyA-Column-Body1"/>
            </w:pPr>
            <w:r>
              <w:t xml:space="preserve">No exceptions are allowed. </w:t>
            </w:r>
          </w:p>
        </w:tc>
      </w:tr>
    </w:tbl>
    <w:p w14:paraId="5B2510EB" w14:textId="77777777" w:rsidR="008A5E4E" w:rsidRDefault="008A5E4E">
      <w:pPr>
        <w:spacing w:after="240"/>
      </w:pPr>
    </w:p>
    <w:p w14:paraId="3806ED33" w14:textId="77777777" w:rsidR="008A5E4E" w:rsidRDefault="0065745B">
      <w:pPr>
        <w:pStyle w:val="p"/>
      </w:pPr>
      <w:r>
        <w:t xml:space="preserve">For BRIG syntax, see </w:t>
      </w:r>
      <w:r>
        <w:rPr>
          <w:rStyle w:val="xref1"/>
        </w:rPr>
        <w:t>18.7.7.3. BRIG Syntax for User Mode Queue Operations (</w:t>
      </w:r>
      <w:r w:rsidR="009A76EE" w:rsidRPr="008A5E4E">
        <w:fldChar w:fldCharType="begin"/>
      </w:r>
      <w:r w:rsidR="008A5E4E">
        <w:instrText xml:space="preserve"> PAGEREF _Ref445262264 \p \h  \* MERGEFORMAT </w:instrText>
      </w:r>
      <w:r w:rsidR="009A76EE" w:rsidRPr="008A5E4E">
        <w:fldChar w:fldCharType="separate"/>
      </w:r>
      <w:r w:rsidR="00533AF0" w:rsidRPr="00533AF0">
        <w:rPr>
          <w:rStyle w:val="xref1"/>
          <w:noProof/>
        </w:rPr>
        <w:t>on</w:t>
      </w:r>
      <w:r w:rsidR="00533AF0">
        <w:rPr>
          <w:noProof/>
        </w:rPr>
        <w:t xml:space="preserve"> page 368</w:t>
      </w:r>
      <w:r w:rsidR="009A76EE" w:rsidRPr="008A5E4E">
        <w:rPr>
          <w:rStyle w:val="xref1"/>
        </w:rPr>
        <w:fldChar w:fldCharType="end"/>
      </w:r>
      <w:r>
        <w:rPr>
          <w:rStyle w:val="xref1"/>
        </w:rPr>
        <w:t>)</w:t>
      </w:r>
      <w:r>
        <w:t>.</w:t>
      </w:r>
    </w:p>
    <w:p w14:paraId="7CC69198" w14:textId="77777777" w:rsidR="008A5E4E" w:rsidRDefault="0065745B">
      <w:pPr>
        <w:pStyle w:val="h3"/>
      </w:pPr>
      <w:bookmarkStart w:id="842" w:name="_Toc396034378"/>
      <w:r>
        <w:t>11.3.2 Description</w:t>
      </w:r>
      <w:bookmarkEnd w:id="842"/>
    </w:p>
    <w:p w14:paraId="34CD4F70" w14:textId="77777777" w:rsidR="008A5E4E" w:rsidRDefault="009A76EE">
      <w:pPr>
        <w:pStyle w:val="pDefinitionTerm"/>
      </w:pPr>
      <w:r>
        <w:fldChar w:fldCharType="begin"/>
      </w:r>
      <w:r w:rsidR="0065745B">
        <w:instrText xml:space="preserve"> XE "user mode queue operations:addqueuewriteindex" </w:instrText>
      </w:r>
      <w:r>
        <w:fldChar w:fldCharType="end"/>
      </w:r>
      <w:r w:rsidR="0065745B">
        <w:rPr>
          <w:rStyle w:val="code1"/>
        </w:rPr>
        <w:t>addqueuewriteindex</w:t>
      </w:r>
    </w:p>
    <w:p w14:paraId="436D3BE7" w14:textId="77777777" w:rsidR="008A5E4E" w:rsidRDefault="0065745B">
      <w:pPr>
        <w:pStyle w:val="p1"/>
      </w:pPr>
      <w:r>
        <w:t xml:space="preserve">Atomically adds the unsigned 64 bit value in </w:t>
      </w:r>
      <w:r>
        <w:rPr>
          <w:rStyle w:val="i"/>
        </w:rPr>
        <w:t>src</w:t>
      </w:r>
      <w:r>
        <w:t xml:space="preserve"> to the current value of the write index associated with the User Mode Queue with address specified by </w:t>
      </w:r>
      <w:r>
        <w:rPr>
          <w:rStyle w:val="i"/>
        </w:rPr>
        <w:t>address</w:t>
      </w:r>
      <w:r>
        <w:t xml:space="preserve">. Returns the original unsigned 64 bit User Mode Queue Packet ID (Packet ID) value of the write index in </w:t>
      </w:r>
      <w:r>
        <w:rPr>
          <w:rStyle w:val="i"/>
        </w:rPr>
        <w:t>dest</w:t>
      </w:r>
      <w:r>
        <w:t xml:space="preserve">. The new value of the write index must be greater than or equal to the original value: adding a value that causes the write index to wrap is undefined. The add is performed as if a read-modify-write atomic memory operation, to the global segment, at system scope, with memory ordering specified by </w:t>
      </w:r>
      <w:r>
        <w:rPr>
          <w:rStyle w:val="i"/>
        </w:rPr>
        <w:t>order</w:t>
      </w:r>
      <w:r>
        <w:t xml:space="preserve"> which can be </w:t>
      </w:r>
      <w:r>
        <w:rPr>
          <w:rStyle w:val="code1"/>
        </w:rPr>
        <w:t>rlx</w:t>
      </w:r>
      <w:r>
        <w:t xml:space="preserve"> (relaxed), </w:t>
      </w:r>
      <w:r>
        <w:rPr>
          <w:rStyle w:val="code1"/>
        </w:rPr>
        <w:t>scacq</w:t>
      </w:r>
      <w:r>
        <w:t xml:space="preserve"> (sequentially consistent acquire), </w:t>
      </w:r>
      <w:r>
        <w:rPr>
          <w:rStyle w:val="code1"/>
        </w:rPr>
        <w:t>screl</w:t>
      </w:r>
      <w:r>
        <w:t xml:space="preserve"> (sequentially consistent release) or </w:t>
      </w:r>
      <w:r>
        <w:rPr>
          <w:rStyle w:val="code1"/>
        </w:rPr>
        <w:t>scar</w:t>
      </w:r>
      <w:r>
        <w:t xml:space="preserve"> (sequentially consistent acquire release). Can be used to allocate zero or more packet slots in a User Mode Queue when there are multiple producer agents.</w:t>
      </w:r>
    </w:p>
    <w:p w14:paraId="509FD9F2" w14:textId="77777777" w:rsidR="008A5E4E" w:rsidRDefault="009A76EE">
      <w:pPr>
        <w:pStyle w:val="pDefinitionTerm"/>
      </w:pPr>
      <w:r>
        <w:fldChar w:fldCharType="begin"/>
      </w:r>
      <w:r w:rsidR="0065745B">
        <w:instrText xml:space="preserve"> XE "user mode queue operations:casqueuewriteindex" </w:instrText>
      </w:r>
      <w:r>
        <w:fldChar w:fldCharType="end"/>
      </w:r>
      <w:r w:rsidR="0065745B">
        <w:rPr>
          <w:rStyle w:val="code1"/>
        </w:rPr>
        <w:t>casqueuewriteindex</w:t>
      </w:r>
    </w:p>
    <w:p w14:paraId="1F78E844" w14:textId="77777777" w:rsidR="008A5E4E" w:rsidRDefault="0065745B">
      <w:pPr>
        <w:pStyle w:val="p1"/>
      </w:pPr>
      <w:r>
        <w:t xml:space="preserve">Atomically compares </w:t>
      </w:r>
      <w:r>
        <w:rPr>
          <w:rStyle w:val="i"/>
        </w:rPr>
        <w:t>src0</w:t>
      </w:r>
      <w:r>
        <w:t xml:space="preserve"> to the current value of the write index associated with the User Mode Queue with address specified by </w:t>
      </w:r>
      <w:r>
        <w:rPr>
          <w:rStyle w:val="i"/>
        </w:rPr>
        <w:t>address</w:t>
      </w:r>
      <w:r>
        <w:t xml:space="preserve">, and if the values are the same sets the write index to </w:t>
      </w:r>
      <w:r>
        <w:rPr>
          <w:rStyle w:val="i"/>
        </w:rPr>
        <w:t>src1</w:t>
      </w:r>
      <w:r>
        <w:t xml:space="preserve">. Returns the original value of the write index in </w:t>
      </w:r>
      <w:r>
        <w:rPr>
          <w:rStyle w:val="i"/>
        </w:rPr>
        <w:t>dest</w:t>
      </w:r>
      <w:r>
        <w:t xml:space="preserve">. The </w:t>
      </w:r>
      <w:r>
        <w:rPr>
          <w:rStyle w:val="i"/>
        </w:rPr>
        <w:t>src0</w:t>
      </w:r>
      <w:r>
        <w:t xml:space="preserve">, </w:t>
      </w:r>
      <w:r>
        <w:rPr>
          <w:rStyle w:val="i"/>
        </w:rPr>
        <w:t>src1</w:t>
      </w:r>
      <w:r>
        <w:t xml:space="preserve"> and </w:t>
      </w:r>
      <w:r>
        <w:rPr>
          <w:rStyle w:val="i"/>
        </w:rPr>
        <w:t>dest</w:t>
      </w:r>
      <w:r>
        <w:t xml:space="preserve"> are unsigned 64 bit User Mode Queue Packet IDs (Packet ID). </w:t>
      </w:r>
      <w:r>
        <w:rPr>
          <w:rStyle w:val="i"/>
        </w:rPr>
        <w:t>src1</w:t>
      </w:r>
      <w:r>
        <w:t xml:space="preserve"> must be greater than or equal to </w:t>
      </w:r>
      <w:r>
        <w:rPr>
          <w:rStyle w:val="i"/>
        </w:rPr>
        <w:t>src0</w:t>
      </w:r>
      <w:r>
        <w:t xml:space="preserve">. The compare-and-swap is performed as a read-modify-write atomic memory operation, to the global segment, at system scope, with memory ordering specified by </w:t>
      </w:r>
      <w:r>
        <w:rPr>
          <w:rStyle w:val="i"/>
        </w:rPr>
        <w:t>order</w:t>
      </w:r>
      <w:r>
        <w:t xml:space="preserve"> which can be </w:t>
      </w:r>
      <w:r>
        <w:rPr>
          <w:rStyle w:val="code1"/>
        </w:rPr>
        <w:t>rlx</w:t>
      </w:r>
      <w:r>
        <w:t xml:space="preserve"> (relaxed), </w:t>
      </w:r>
      <w:r>
        <w:rPr>
          <w:rStyle w:val="code1"/>
        </w:rPr>
        <w:t>scacq</w:t>
      </w:r>
      <w:r>
        <w:t xml:space="preserve"> (sequentially consistent acquire), </w:t>
      </w:r>
      <w:r>
        <w:rPr>
          <w:rStyle w:val="code1"/>
        </w:rPr>
        <w:t>screl</w:t>
      </w:r>
      <w:r>
        <w:t xml:space="preserve"> (sequentially consistent release) or </w:t>
      </w:r>
      <w:r>
        <w:rPr>
          <w:rStyle w:val="code1"/>
        </w:rPr>
        <w:t>scar</w:t>
      </w:r>
      <w:r>
        <w:t xml:space="preserve"> (sequentially consistent acquire release). Can be used to allocate zero or more packet slots in a User Mode Queue in conjunction with the </w:t>
      </w:r>
      <w:r>
        <w:rPr>
          <w:rStyle w:val="code1"/>
        </w:rPr>
        <w:t>ldqueuewriteindex</w:t>
      </w:r>
      <w:r>
        <w:t xml:space="preserve"> when there are multiple producer agents.</w:t>
      </w:r>
    </w:p>
    <w:p w14:paraId="4487E50F" w14:textId="77777777" w:rsidR="008A5E4E" w:rsidRDefault="009A76EE">
      <w:pPr>
        <w:pStyle w:val="pDefinitionTerm"/>
      </w:pPr>
      <w:r>
        <w:fldChar w:fldCharType="begin"/>
      </w:r>
      <w:r w:rsidR="0065745B">
        <w:instrText xml:space="preserve"> XE "user mode queue operations:ldqueuereadindex" </w:instrText>
      </w:r>
      <w:r>
        <w:fldChar w:fldCharType="end"/>
      </w:r>
      <w:r w:rsidR="0065745B">
        <w:rPr>
          <w:rStyle w:val="code1"/>
        </w:rPr>
        <w:t>ldqueuereadindex</w:t>
      </w:r>
    </w:p>
    <w:p w14:paraId="2C6B3D8D" w14:textId="77777777" w:rsidR="008A5E4E" w:rsidRDefault="0065745B">
      <w:pPr>
        <w:pStyle w:val="p1"/>
      </w:pPr>
      <w:r>
        <w:t xml:space="preserve">Atomically loads the current value of the read index associated with the User Mode Queue with address specified by </w:t>
      </w:r>
      <w:r>
        <w:rPr>
          <w:rStyle w:val="i"/>
        </w:rPr>
        <w:t>address</w:t>
      </w:r>
      <w:r>
        <w:t xml:space="preserve"> into </w:t>
      </w:r>
      <w:r>
        <w:rPr>
          <w:rStyle w:val="i"/>
        </w:rPr>
        <w:t>dest</w:t>
      </w:r>
      <w:r>
        <w:t xml:space="preserve">. The value is an unsigned 64 bit User Mode Queue Packet ID (Packet ID) for the next packet slot in the User Mode Queue to be consumed. The load is performed as an atomic memory operation, to the global segment, at system scope, with memory ordering specified by </w:t>
      </w:r>
      <w:r>
        <w:rPr>
          <w:rStyle w:val="i"/>
        </w:rPr>
        <w:t>order</w:t>
      </w:r>
      <w:r>
        <w:t xml:space="preserve"> which can be </w:t>
      </w:r>
      <w:r>
        <w:rPr>
          <w:rStyle w:val="code1"/>
        </w:rPr>
        <w:t>rlx</w:t>
      </w:r>
      <w:r>
        <w:t xml:space="preserve"> (relaxed) or </w:t>
      </w:r>
      <w:r>
        <w:rPr>
          <w:rStyle w:val="code1"/>
        </w:rPr>
        <w:t>scacq</w:t>
      </w:r>
      <w:r>
        <w:t xml:space="preserve"> (sequentially consistent acquire). Can be used in conjunction with </w:t>
      </w:r>
      <w:r>
        <w:rPr>
          <w:rStyle w:val="code1"/>
        </w:rPr>
        <w:t>ldqueuewriteindex</w:t>
      </w:r>
      <w:r>
        <w:t xml:space="preserve"> to determine how may User Mode Queue slots are available.</w:t>
      </w:r>
    </w:p>
    <w:p w14:paraId="2925208B" w14:textId="77777777" w:rsidR="008A5E4E" w:rsidRDefault="009A76EE">
      <w:pPr>
        <w:pStyle w:val="pDefinitionTerm"/>
      </w:pPr>
      <w:r>
        <w:fldChar w:fldCharType="begin"/>
      </w:r>
      <w:r w:rsidR="0065745B">
        <w:instrText xml:space="preserve"> XE "user mode queue operations:ldqueuewriteindex" </w:instrText>
      </w:r>
      <w:r>
        <w:fldChar w:fldCharType="end"/>
      </w:r>
      <w:r w:rsidR="0065745B">
        <w:rPr>
          <w:rStyle w:val="code1"/>
        </w:rPr>
        <w:t>ldqueuewriteindex</w:t>
      </w:r>
    </w:p>
    <w:p w14:paraId="105E3191" w14:textId="77777777" w:rsidR="008A5E4E" w:rsidRDefault="0065745B">
      <w:pPr>
        <w:pStyle w:val="p1"/>
      </w:pPr>
      <w:r>
        <w:t xml:space="preserve">Atomically loads the current value of the write index associated with the User Mode Queue with address specified by </w:t>
      </w:r>
      <w:r>
        <w:rPr>
          <w:rStyle w:val="i"/>
        </w:rPr>
        <w:t>address</w:t>
      </w:r>
      <w:r>
        <w:t xml:space="preserve"> into </w:t>
      </w:r>
      <w:r>
        <w:rPr>
          <w:rStyle w:val="i"/>
        </w:rPr>
        <w:t>dest</w:t>
      </w:r>
      <w:r>
        <w:t xml:space="preserve">. The value is an unsigned 64 bit User Mode Queue Packet ID (Packet ID) for the next packet slot in the User Mode Queue to be allocated. The load is performed as an atomic memory operation, to the global segment, at system scope, with memory ordering specified by </w:t>
      </w:r>
      <w:r>
        <w:rPr>
          <w:rStyle w:val="i"/>
        </w:rPr>
        <w:t>order</w:t>
      </w:r>
      <w:r>
        <w:t xml:space="preserve"> which can be </w:t>
      </w:r>
      <w:r>
        <w:rPr>
          <w:rStyle w:val="code1"/>
        </w:rPr>
        <w:t>rlx</w:t>
      </w:r>
      <w:r>
        <w:t xml:space="preserve"> (relaxed) or </w:t>
      </w:r>
      <w:r>
        <w:rPr>
          <w:rStyle w:val="code1"/>
        </w:rPr>
        <w:t>scacq</w:t>
      </w:r>
      <w:r>
        <w:t xml:space="preserve"> (sequentially consistent acquire). Can be used in conjunction with </w:t>
      </w:r>
      <w:r>
        <w:rPr>
          <w:rStyle w:val="code1"/>
        </w:rPr>
        <w:t>ldqueuereadindex</w:t>
      </w:r>
      <w:r>
        <w:t xml:space="preserve"> to determine how many User Mode Queue slots are available.</w:t>
      </w:r>
    </w:p>
    <w:p w14:paraId="139C42E3" w14:textId="77777777" w:rsidR="008A5E4E" w:rsidRDefault="009A76EE">
      <w:pPr>
        <w:pStyle w:val="pDefinitionTerm"/>
      </w:pPr>
      <w:r>
        <w:fldChar w:fldCharType="begin"/>
      </w:r>
      <w:r w:rsidR="0065745B">
        <w:instrText xml:space="preserve"> XE "user mode queue operations:stqueuereadindex" </w:instrText>
      </w:r>
      <w:r>
        <w:fldChar w:fldCharType="end"/>
      </w:r>
      <w:r w:rsidR="0065745B">
        <w:rPr>
          <w:rStyle w:val="code1"/>
        </w:rPr>
        <w:t>stqueuereadindex</w:t>
      </w:r>
    </w:p>
    <w:p w14:paraId="6CBEAEA5" w14:textId="764730A6" w:rsidR="008A5E4E" w:rsidRDefault="0065745B">
      <w:pPr>
        <w:pStyle w:val="p1"/>
      </w:pPr>
      <w:r>
        <w:t xml:space="preserve">Atomically stores </w:t>
      </w:r>
      <w:r>
        <w:rPr>
          <w:rStyle w:val="i"/>
        </w:rPr>
        <w:t>src</w:t>
      </w:r>
      <w:r>
        <w:t xml:space="preserve"> into the read index associated with the User Mode Queue with address specified by </w:t>
      </w:r>
      <w:r>
        <w:rPr>
          <w:rStyle w:val="i"/>
        </w:rPr>
        <w:t>address</w:t>
      </w:r>
      <w:r>
        <w:t xml:space="preserve">. The value is an unsigned 64 bit User Mode Queue Packet ID (Packet ID) and must be greater than or equal to the current value of the read index. The store is performed as an atomic memory operation, to the global segment, at system scope, with memory ordering specified by </w:t>
      </w:r>
      <w:r>
        <w:rPr>
          <w:rStyle w:val="i"/>
        </w:rPr>
        <w:t>order</w:t>
      </w:r>
      <w:r>
        <w:t xml:space="preserve"> which can be </w:t>
      </w:r>
      <w:r>
        <w:rPr>
          <w:rStyle w:val="code1"/>
        </w:rPr>
        <w:t>rlx</w:t>
      </w:r>
      <w:r>
        <w:t xml:space="preserve"> (relaxed) or </w:t>
      </w:r>
      <w:r>
        <w:rPr>
          <w:rStyle w:val="code1"/>
        </w:rPr>
        <w:t>screl</w:t>
      </w:r>
      <w:r>
        <w:t xml:space="preserve"> (sequentially consistent release). Only permitted on User Mode Queues that are not associated with </w:t>
      </w:r>
      <w:r w:rsidR="0023395C">
        <w:t>a kernel agent</w:t>
      </w:r>
      <w:r>
        <w:t xml:space="preserve"> to indicate zero or more packet slots are being processed or have been completed. For example, to implement a User Mode Queue that supports agent dispatch packets for use as a service queue. Not permitted with User Mode Queues that are associated with </w:t>
      </w:r>
      <w:r w:rsidR="0023395C">
        <w:t>a kernel agent</w:t>
      </w:r>
      <w:r>
        <w:t xml:space="preserve"> for which only the associated packet processor is permitted to update the read index.</w:t>
      </w:r>
    </w:p>
    <w:p w14:paraId="6A3ED047" w14:textId="77777777" w:rsidR="008A5E4E" w:rsidRDefault="009A76EE">
      <w:pPr>
        <w:pStyle w:val="pDefinitionTerm"/>
      </w:pPr>
      <w:r>
        <w:fldChar w:fldCharType="begin"/>
      </w:r>
      <w:r w:rsidR="0065745B">
        <w:instrText xml:space="preserve"> XE "user mode queue operations:stqueuewriteindex" </w:instrText>
      </w:r>
      <w:r>
        <w:fldChar w:fldCharType="end"/>
      </w:r>
      <w:r w:rsidR="0065745B">
        <w:rPr>
          <w:rStyle w:val="code1"/>
        </w:rPr>
        <w:t>stqueuewriteindex</w:t>
      </w:r>
    </w:p>
    <w:p w14:paraId="06C92C35" w14:textId="77777777" w:rsidR="008A5E4E" w:rsidRDefault="0065745B">
      <w:pPr>
        <w:pStyle w:val="p1"/>
      </w:pPr>
      <w:r>
        <w:t xml:space="preserve">Atomically stores </w:t>
      </w:r>
      <w:r>
        <w:rPr>
          <w:rStyle w:val="i"/>
        </w:rPr>
        <w:t>src</w:t>
      </w:r>
      <w:r>
        <w:t xml:space="preserve"> into the write index associated with the User Mode Queue with address specified by </w:t>
      </w:r>
      <w:r>
        <w:rPr>
          <w:rStyle w:val="i"/>
        </w:rPr>
        <w:t>address</w:t>
      </w:r>
      <w:r>
        <w:t xml:space="preserve">. The value is an unsigned 64 bit User Mode Queue Packet ID (Packet ID) and must be greater than or equal to the current value of the write index. The store is performed as an atomic memory operation, to the global segment, at system scope, with memory ordering specified by </w:t>
      </w:r>
      <w:r>
        <w:rPr>
          <w:rStyle w:val="i"/>
        </w:rPr>
        <w:t>order</w:t>
      </w:r>
      <w:r>
        <w:t xml:space="preserve"> which can be </w:t>
      </w:r>
      <w:r>
        <w:rPr>
          <w:rStyle w:val="code1"/>
        </w:rPr>
        <w:t>rlx</w:t>
      </w:r>
      <w:r>
        <w:t xml:space="preserve"> (relaxed) or </w:t>
      </w:r>
      <w:r>
        <w:rPr>
          <w:rStyle w:val="code1"/>
        </w:rPr>
        <w:t>screl</w:t>
      </w:r>
      <w:r>
        <w:t xml:space="preserve"> (sequentially consistent release). Can be used to allocate zero or more packet slots in a User Mode Queue when there is only a single producer agent.</w:t>
      </w:r>
    </w:p>
    <w:p w14:paraId="6EB19CC2" w14:textId="77777777" w:rsidR="008A5E4E" w:rsidRDefault="0065745B">
      <w:pPr>
        <w:pStyle w:val="pExample"/>
      </w:pPr>
      <w:r>
        <w:t>Examples</w:t>
      </w:r>
    </w:p>
    <w:p w14:paraId="2ED79E76" w14:textId="6CDF4A3D" w:rsidR="008A5E4E" w:rsidRDefault="0065745B">
      <w:pPr>
        <w:pStyle w:val="pre"/>
      </w:pPr>
      <w:r>
        <w:t>ldqueuewriteindex_global_rlx_u64 $d3, [$d2];     // load queue write index</w:t>
      </w:r>
      <w:r>
        <w:br/>
        <w:t xml:space="preserve"> add_u64 $d4, $d3, 1;</w:t>
      </w:r>
      <w:r>
        <w:br/>
        <w:t xml:space="preserve"> casqueuewriteindex_global_scar_u64 $d1, [$d2], $d3, $d4;</w:t>
      </w:r>
      <w:r>
        <w:br/>
        <w:t xml:space="preserve">                                                  // compare-and-swap queue write index</w:t>
      </w:r>
      <w:r>
        <w:br/>
        <w:t xml:space="preserve"> addqueuewriteindex_global_rlx_u64 $d1, [$d2], 2; // add to queue write index</w:t>
      </w:r>
      <w:r>
        <w:br/>
        <w:t xml:space="preserve"> ldqueuereadindex_global_scacq_u64 $d5, [$d2];    // load queue read index</w:t>
      </w:r>
      <w:r>
        <w:br/>
        <w:t xml:space="preserve"> stqueuereadindex_global_screl_u64 [$d2], $d4;    // store queue read index to a non-HSA</w:t>
      </w:r>
      <w:r>
        <w:br/>
        <w:t xml:space="preserve">                                                  // component User Mode Queue</w:t>
      </w:r>
      <w:r>
        <w:br/>
        <w:t xml:space="preserve"> stqueuewriteindex_global_screl_u64 [$d2], $d4;   // store queue write index</w:t>
      </w:r>
    </w:p>
    <w:p w14:paraId="20E6E292" w14:textId="77777777" w:rsidR="008A5E4E" w:rsidRDefault="0065745B">
      <w:pPr>
        <w:pStyle w:val="h2"/>
      </w:pPr>
      <w:bookmarkStart w:id="843" w:name="_Toc396034379"/>
      <w:r>
        <w:t xml:space="preserve">11.4 </w:t>
      </w:r>
      <w:r w:rsidR="009A76EE">
        <w:fldChar w:fldCharType="begin"/>
      </w:r>
      <w:r>
        <w:instrText xml:space="preserve"> XE "miscellaneous operations" </w:instrText>
      </w:r>
      <w:r w:rsidR="009A76EE">
        <w:fldChar w:fldCharType="end"/>
      </w:r>
      <w:bookmarkStart w:id="844" w:name="_Ref1012142654"/>
      <w:bookmarkStart w:id="845" w:name="_Ref-1140330907"/>
      <w:r>
        <w:t>Miscellaneous Operations</w:t>
      </w:r>
      <w:bookmarkEnd w:id="843"/>
      <w:bookmarkEnd w:id="844"/>
      <w:bookmarkEnd w:id="845"/>
    </w:p>
    <w:p w14:paraId="548EBC60" w14:textId="77777777" w:rsidR="008A5E4E" w:rsidRDefault="0065745B">
      <w:pPr>
        <w:pStyle w:val="pNoPageBreakAfter"/>
      </w:pPr>
      <w:r>
        <w:t>The miscellaneous operations include various query and special operations.</w:t>
      </w:r>
    </w:p>
    <w:p w14:paraId="02DD97B4" w14:textId="77777777" w:rsidR="008A5E4E" w:rsidRDefault="0065745B">
      <w:pPr>
        <w:pStyle w:val="h3"/>
      </w:pPr>
      <w:bookmarkStart w:id="846" w:name="_Toc396034380"/>
      <w:r>
        <w:t>11.4.1 Syntax</w:t>
      </w:r>
      <w:bookmarkEnd w:id="846"/>
    </w:p>
    <w:p w14:paraId="0A118C4A" w14:textId="77777777" w:rsidR="008A5E4E" w:rsidRDefault="0065745B">
      <w:pPr>
        <w:pStyle w:val="p"/>
      </w:pPr>
      <w:r>
        <w:t>The table below shows the syntax for the miscellaneous operations in alphabetical order.</w:t>
      </w:r>
    </w:p>
    <w:p w14:paraId="5E3FB9B1" w14:textId="77777777" w:rsidR="008A5E4E" w:rsidRDefault="0065745B">
      <w:pPr>
        <w:pStyle w:val="pTableTitle"/>
      </w:pPr>
      <w:bookmarkStart w:id="847" w:name="_ListOf154"/>
      <w:r>
        <w:t>Table 11–4 Syntax for Miscellaneous Operations</w:t>
      </w:r>
    </w:p>
    <w:bookmarkEnd w:id="847"/>
    <w:p w14:paraId="4DC39EB9"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94"/>
        <w:gridCol w:w="912"/>
      </w:tblGrid>
      <w:tr w:rsidR="008A5E4E" w14:paraId="70936D85"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64ACEB2F" w14:textId="77777777" w:rsidR="008A5E4E" w:rsidRDefault="0065745B">
            <w:pPr>
              <w:pStyle w:val="thTableStyle-TablestyleSyntax-HeadE-Opcodes-Header1"/>
              <w:shd w:val="clear" w:color="auto" w:fill="D3D3D3"/>
            </w:pPr>
            <w:r>
              <w:rPr>
                <w:shd w:val="clear" w:color="auto" w:fill="D3D3D3"/>
              </w:rPr>
              <w:t>Opcodes and Modifier</w:t>
            </w:r>
          </w:p>
        </w:tc>
        <w:tc>
          <w:tcPr>
            <w:tcW w:w="0" w:type="auto"/>
            <w:tcBorders>
              <w:bottom w:val="double" w:sz="3" w:space="0" w:color="000000"/>
            </w:tcBorders>
            <w:shd w:val="clear" w:color="auto" w:fill="D3D3D3"/>
            <w:tcMar>
              <w:top w:w="45" w:type="dxa"/>
              <w:left w:w="45" w:type="dxa"/>
              <w:bottom w:w="45" w:type="dxa"/>
              <w:right w:w="45" w:type="dxa"/>
            </w:tcMar>
          </w:tcPr>
          <w:p w14:paraId="58C74AF5" w14:textId="77777777" w:rsidR="008A5E4E" w:rsidRDefault="0065745B">
            <w:pPr>
              <w:pStyle w:val="thTableStyle-TablestyleSyntax-HeadD-Operands-Header1"/>
              <w:shd w:val="clear" w:color="auto" w:fill="D3D3D3"/>
            </w:pPr>
            <w:r>
              <w:rPr>
                <w:shd w:val="clear" w:color="auto" w:fill="D3D3D3"/>
              </w:rPr>
              <w:t>Operands</w:t>
            </w:r>
          </w:p>
        </w:tc>
      </w:tr>
      <w:tr w:rsidR="008A5E4E" w14:paraId="18A7DB4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2DD8352" w14:textId="77777777" w:rsidR="008A5E4E" w:rsidRDefault="0065745B">
            <w:pPr>
              <w:pStyle w:val="tdTableStyle-TablestyleSyntax-BodyE-Opcodes-Body1"/>
              <w:shd w:val="clear" w:color="auto" w:fill="DCDCDC"/>
            </w:pPr>
            <w:r>
              <w:rPr>
                <w:rStyle w:val="b"/>
                <w:b/>
                <w:bCs/>
                <w:shd w:val="clear" w:color="auto" w:fill="DCDCDC"/>
              </w:rPr>
              <w:t>clock_u64</w:t>
            </w:r>
          </w:p>
        </w:tc>
        <w:tc>
          <w:tcPr>
            <w:tcW w:w="0" w:type="auto"/>
            <w:tcBorders>
              <w:bottom w:val="single" w:sz="6" w:space="0" w:color="000000"/>
            </w:tcBorders>
            <w:tcMar>
              <w:top w:w="45" w:type="dxa"/>
              <w:left w:w="45" w:type="dxa"/>
              <w:bottom w:w="45" w:type="dxa"/>
              <w:right w:w="45" w:type="dxa"/>
            </w:tcMar>
          </w:tcPr>
          <w:p w14:paraId="6703D24E" w14:textId="77777777" w:rsidR="008A5E4E" w:rsidRDefault="0065745B">
            <w:pPr>
              <w:pStyle w:val="tdTableStyle-TablestyleSyntax-BodyD-Operands-Body1"/>
            </w:pPr>
            <w:r>
              <w:rPr>
                <w:rStyle w:val="b"/>
              </w:rPr>
              <w:t>dest</w:t>
            </w:r>
          </w:p>
        </w:tc>
      </w:tr>
      <w:tr w:rsidR="008A5E4E" w14:paraId="25A04BB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A94A7BB" w14:textId="77777777" w:rsidR="008A5E4E" w:rsidRDefault="0065745B">
            <w:pPr>
              <w:pStyle w:val="tdTableStyle-TablestyleSyntax-BodyE-Opcodes-Body1"/>
              <w:shd w:val="clear" w:color="auto" w:fill="DCDCDC"/>
            </w:pPr>
            <w:r>
              <w:rPr>
                <w:rStyle w:val="b"/>
                <w:b/>
                <w:bCs/>
                <w:shd w:val="clear" w:color="auto" w:fill="DCDCDC"/>
              </w:rPr>
              <w:t>cuid_u32</w:t>
            </w:r>
          </w:p>
        </w:tc>
        <w:tc>
          <w:tcPr>
            <w:tcW w:w="0" w:type="auto"/>
            <w:tcBorders>
              <w:bottom w:val="single" w:sz="6" w:space="0" w:color="000000"/>
            </w:tcBorders>
            <w:tcMar>
              <w:top w:w="45" w:type="dxa"/>
              <w:left w:w="45" w:type="dxa"/>
              <w:bottom w:w="45" w:type="dxa"/>
              <w:right w:w="45" w:type="dxa"/>
            </w:tcMar>
          </w:tcPr>
          <w:p w14:paraId="33F3A8D2" w14:textId="77777777" w:rsidR="008A5E4E" w:rsidRDefault="0065745B">
            <w:pPr>
              <w:pStyle w:val="tdTableStyle-TablestyleSyntax-BodyD-Operands-Body1"/>
            </w:pPr>
            <w:r>
              <w:rPr>
                <w:rStyle w:val="b"/>
              </w:rPr>
              <w:t>dest</w:t>
            </w:r>
          </w:p>
        </w:tc>
      </w:tr>
      <w:tr w:rsidR="008A5E4E" w14:paraId="34AF9F5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1868E7E" w14:textId="77777777" w:rsidR="008A5E4E" w:rsidRDefault="0065745B">
            <w:pPr>
              <w:pStyle w:val="tdTableStyle-TablestyleSyntax-BodyE-Opcodes-Body1"/>
              <w:shd w:val="clear" w:color="auto" w:fill="DCDCDC"/>
            </w:pPr>
            <w:r>
              <w:rPr>
                <w:rStyle w:val="b"/>
                <w:b/>
                <w:bCs/>
                <w:shd w:val="clear" w:color="auto" w:fill="DCDCDC"/>
              </w:rPr>
              <w:t>debugtrap_u32</w:t>
            </w:r>
          </w:p>
        </w:tc>
        <w:tc>
          <w:tcPr>
            <w:tcW w:w="0" w:type="auto"/>
            <w:tcBorders>
              <w:bottom w:val="single" w:sz="6" w:space="0" w:color="000000"/>
            </w:tcBorders>
            <w:tcMar>
              <w:top w:w="45" w:type="dxa"/>
              <w:left w:w="45" w:type="dxa"/>
              <w:bottom w:w="45" w:type="dxa"/>
              <w:right w:w="45" w:type="dxa"/>
            </w:tcMar>
          </w:tcPr>
          <w:p w14:paraId="721542C6" w14:textId="77777777" w:rsidR="008A5E4E" w:rsidRDefault="0065745B">
            <w:pPr>
              <w:pStyle w:val="tdTableStyle-TablestyleSyntax-BodyD-Operands-Body1"/>
            </w:pPr>
            <w:r>
              <w:rPr>
                <w:rStyle w:val="b"/>
              </w:rPr>
              <w:t>src</w:t>
            </w:r>
          </w:p>
        </w:tc>
      </w:tr>
      <w:tr w:rsidR="008A5E4E" w14:paraId="714B87C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07FA3CB" w14:textId="29909282" w:rsidR="008A5E4E" w:rsidRDefault="0065745B" w:rsidP="00DD7CD8">
            <w:pPr>
              <w:pStyle w:val="tdTableStyle-TablestyleSyntax-BodyE-Opcodes-Body1"/>
              <w:shd w:val="clear" w:color="auto" w:fill="DCDCDC"/>
            </w:pPr>
            <w:r>
              <w:rPr>
                <w:rStyle w:val="b"/>
                <w:b/>
                <w:bCs/>
                <w:shd w:val="clear" w:color="auto" w:fill="DCDCDC"/>
              </w:rPr>
              <w:t>groupbaseptr_</w:t>
            </w:r>
            <w:r w:rsidR="004A5A0C">
              <w:rPr>
                <w:rStyle w:val="b"/>
                <w:b/>
                <w:bCs/>
                <w:shd w:val="clear" w:color="auto" w:fill="DCDCDC"/>
              </w:rPr>
              <w:t>u32</w:t>
            </w:r>
          </w:p>
        </w:tc>
        <w:tc>
          <w:tcPr>
            <w:tcW w:w="0" w:type="auto"/>
            <w:tcBorders>
              <w:bottom w:val="single" w:sz="6" w:space="0" w:color="000000"/>
            </w:tcBorders>
            <w:tcMar>
              <w:top w:w="45" w:type="dxa"/>
              <w:left w:w="45" w:type="dxa"/>
              <w:bottom w:w="45" w:type="dxa"/>
              <w:right w:w="45" w:type="dxa"/>
            </w:tcMar>
          </w:tcPr>
          <w:p w14:paraId="4BBB7385" w14:textId="77777777" w:rsidR="008A5E4E" w:rsidRDefault="0065745B">
            <w:pPr>
              <w:pStyle w:val="tdTableStyle-TablestyleSyntax-BodyD-Operands-Body1"/>
            </w:pPr>
            <w:r>
              <w:rPr>
                <w:rStyle w:val="b"/>
              </w:rPr>
              <w:t>dest</w:t>
            </w:r>
          </w:p>
        </w:tc>
      </w:tr>
      <w:tr w:rsidR="008A5E4E" w14:paraId="2F3F939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9A60FE0" w14:textId="77777777" w:rsidR="008A5E4E" w:rsidRDefault="0065745B">
            <w:pPr>
              <w:pStyle w:val="tdTableStyle-TablestyleSyntax-BodyE-Opcodes-Body1"/>
              <w:shd w:val="clear" w:color="auto" w:fill="DCDCDC"/>
            </w:pPr>
            <w:r>
              <w:rPr>
                <w:rStyle w:val="b"/>
                <w:b/>
                <w:bCs/>
                <w:shd w:val="clear" w:color="auto" w:fill="DCDCDC"/>
              </w:rPr>
              <w:t>kernargbaseptr_u</w:t>
            </w:r>
            <w:r>
              <w:rPr>
                <w:rStyle w:val="em"/>
                <w:shd w:val="clear" w:color="auto" w:fill="DCDCDC"/>
              </w:rPr>
              <w:t>Length</w:t>
            </w:r>
          </w:p>
        </w:tc>
        <w:tc>
          <w:tcPr>
            <w:tcW w:w="0" w:type="auto"/>
            <w:tcBorders>
              <w:bottom w:val="single" w:sz="6" w:space="0" w:color="000000"/>
            </w:tcBorders>
            <w:tcMar>
              <w:top w:w="45" w:type="dxa"/>
              <w:left w:w="45" w:type="dxa"/>
              <w:bottom w:w="45" w:type="dxa"/>
              <w:right w:w="45" w:type="dxa"/>
            </w:tcMar>
          </w:tcPr>
          <w:p w14:paraId="72BBF1FE" w14:textId="77777777" w:rsidR="008A5E4E" w:rsidRDefault="0065745B">
            <w:pPr>
              <w:pStyle w:val="tdTableStyle-TablestyleSyntax-BodyD-Operands-Body1"/>
            </w:pPr>
            <w:r>
              <w:rPr>
                <w:rStyle w:val="b"/>
              </w:rPr>
              <w:t>dest</w:t>
            </w:r>
          </w:p>
        </w:tc>
      </w:tr>
      <w:tr w:rsidR="008A5E4E" w14:paraId="33EDAE1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50DB424" w14:textId="77777777" w:rsidR="008A5E4E" w:rsidRDefault="0065745B">
            <w:pPr>
              <w:pStyle w:val="tdTableStyle-TablestyleSyntax-BodyE-Opcodes-Body1"/>
              <w:shd w:val="clear" w:color="auto" w:fill="DCDCDC"/>
            </w:pPr>
            <w:r>
              <w:rPr>
                <w:rStyle w:val="b"/>
                <w:b/>
                <w:bCs/>
                <w:shd w:val="clear" w:color="auto" w:fill="DCDCDC"/>
              </w:rPr>
              <w:t>laneid_u32</w:t>
            </w:r>
          </w:p>
        </w:tc>
        <w:tc>
          <w:tcPr>
            <w:tcW w:w="0" w:type="auto"/>
            <w:tcBorders>
              <w:bottom w:val="single" w:sz="6" w:space="0" w:color="000000"/>
            </w:tcBorders>
            <w:tcMar>
              <w:top w:w="45" w:type="dxa"/>
              <w:left w:w="45" w:type="dxa"/>
              <w:bottom w:w="45" w:type="dxa"/>
              <w:right w:w="45" w:type="dxa"/>
            </w:tcMar>
          </w:tcPr>
          <w:p w14:paraId="69C489F7" w14:textId="77777777" w:rsidR="008A5E4E" w:rsidRDefault="0065745B">
            <w:pPr>
              <w:pStyle w:val="tdTableStyle-TablestyleSyntax-BodyD-Operands-Body1"/>
            </w:pPr>
            <w:r>
              <w:rPr>
                <w:rStyle w:val="b"/>
              </w:rPr>
              <w:t>dest</w:t>
            </w:r>
          </w:p>
        </w:tc>
      </w:tr>
      <w:tr w:rsidR="008A5E4E" w14:paraId="5311B7A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03D38CC" w14:textId="77777777" w:rsidR="008A5E4E" w:rsidRDefault="0065745B">
            <w:pPr>
              <w:pStyle w:val="tdTableStyle-TablestyleSyntax-BodyE-Opcodes-Body1"/>
              <w:shd w:val="clear" w:color="auto" w:fill="DCDCDC"/>
            </w:pPr>
            <w:r>
              <w:rPr>
                <w:rStyle w:val="b"/>
                <w:b/>
                <w:bCs/>
                <w:shd w:val="clear" w:color="auto" w:fill="DCDCDC"/>
              </w:rPr>
              <w:t>maxcuid_u32</w:t>
            </w:r>
          </w:p>
        </w:tc>
        <w:tc>
          <w:tcPr>
            <w:tcW w:w="0" w:type="auto"/>
            <w:tcBorders>
              <w:bottom w:val="single" w:sz="6" w:space="0" w:color="000000"/>
            </w:tcBorders>
            <w:tcMar>
              <w:top w:w="45" w:type="dxa"/>
              <w:left w:w="45" w:type="dxa"/>
              <w:bottom w:w="45" w:type="dxa"/>
              <w:right w:w="45" w:type="dxa"/>
            </w:tcMar>
          </w:tcPr>
          <w:p w14:paraId="07B8AEAC" w14:textId="77777777" w:rsidR="008A5E4E" w:rsidRDefault="0065745B">
            <w:pPr>
              <w:pStyle w:val="tdTableStyle-TablestyleSyntax-BodyD-Operands-Body1"/>
            </w:pPr>
            <w:r>
              <w:rPr>
                <w:rStyle w:val="b"/>
              </w:rPr>
              <w:t>dest</w:t>
            </w:r>
          </w:p>
        </w:tc>
      </w:tr>
      <w:tr w:rsidR="008A5E4E" w14:paraId="2A74204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9C054B7" w14:textId="77777777" w:rsidR="008A5E4E" w:rsidRDefault="0065745B">
            <w:pPr>
              <w:pStyle w:val="tdTableStyle-TablestyleSyntax-BodyE-Opcodes-Body1"/>
              <w:shd w:val="clear" w:color="auto" w:fill="DCDCDC"/>
            </w:pPr>
            <w:r>
              <w:rPr>
                <w:rStyle w:val="b"/>
                <w:b/>
                <w:bCs/>
                <w:shd w:val="clear" w:color="auto" w:fill="DCDCDC"/>
              </w:rPr>
              <w:t>maxwaveid_u32</w:t>
            </w:r>
          </w:p>
        </w:tc>
        <w:tc>
          <w:tcPr>
            <w:tcW w:w="0" w:type="auto"/>
            <w:tcBorders>
              <w:bottom w:val="single" w:sz="6" w:space="0" w:color="000000"/>
            </w:tcBorders>
            <w:tcMar>
              <w:top w:w="45" w:type="dxa"/>
              <w:left w:w="45" w:type="dxa"/>
              <w:bottom w:w="45" w:type="dxa"/>
              <w:right w:w="45" w:type="dxa"/>
            </w:tcMar>
          </w:tcPr>
          <w:p w14:paraId="127EEDC4" w14:textId="77777777" w:rsidR="008A5E4E" w:rsidRDefault="0065745B">
            <w:pPr>
              <w:pStyle w:val="tdTableStyle-TablestyleSyntax-BodyD-Operands-Body1"/>
            </w:pPr>
            <w:r>
              <w:rPr>
                <w:rStyle w:val="b"/>
              </w:rPr>
              <w:t>dest</w:t>
            </w:r>
          </w:p>
        </w:tc>
      </w:tr>
      <w:tr w:rsidR="008A5E4E" w14:paraId="1FAC672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407978A" w14:textId="77777777" w:rsidR="008A5E4E" w:rsidRDefault="0065745B">
            <w:pPr>
              <w:pStyle w:val="tdTableStyle-TablestyleSyntax-BodyE-Opcodes-Body1"/>
              <w:shd w:val="clear" w:color="auto" w:fill="DCDCDC"/>
            </w:pPr>
            <w:r>
              <w:rPr>
                <w:rStyle w:val="b"/>
                <w:b/>
                <w:bCs/>
                <w:shd w:val="clear" w:color="auto" w:fill="DCDCDC"/>
              </w:rPr>
              <w:t>nop</w:t>
            </w:r>
          </w:p>
        </w:tc>
        <w:tc>
          <w:tcPr>
            <w:tcW w:w="0" w:type="auto"/>
            <w:tcBorders>
              <w:bottom w:val="single" w:sz="6" w:space="0" w:color="000000"/>
            </w:tcBorders>
            <w:tcMar>
              <w:top w:w="45" w:type="dxa"/>
              <w:left w:w="45" w:type="dxa"/>
              <w:bottom w:w="45" w:type="dxa"/>
              <w:right w:w="45" w:type="dxa"/>
            </w:tcMar>
          </w:tcPr>
          <w:p w14:paraId="724D6F1C" w14:textId="77777777" w:rsidR="008A5E4E" w:rsidRDefault="0065745B">
            <w:pPr>
              <w:pStyle w:val="tdTableStyle-TablestyleSyntax-BodyD-Operands-Body1"/>
            </w:pPr>
            <w:r>
              <w:t> </w:t>
            </w:r>
          </w:p>
        </w:tc>
      </w:tr>
      <w:tr w:rsidR="008A5E4E" w14:paraId="79BC94C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3FF19AB" w14:textId="77777777" w:rsidR="008A5E4E" w:rsidRDefault="0065745B">
            <w:pPr>
              <w:pStyle w:val="tdTableStyle-TablestyleSyntax-BodyE-Opcodes-Body1"/>
              <w:shd w:val="clear" w:color="auto" w:fill="DCDCDC"/>
            </w:pPr>
            <w:r>
              <w:rPr>
                <w:rStyle w:val="b"/>
                <w:b/>
                <w:bCs/>
                <w:shd w:val="clear" w:color="auto" w:fill="DCDCDC"/>
              </w:rPr>
              <w:t>nullptr_</w:t>
            </w:r>
            <w:r>
              <w:rPr>
                <w:rStyle w:val="em"/>
                <w:shd w:val="clear" w:color="auto" w:fill="DCDCDC"/>
              </w:rPr>
              <w:t>segment</w:t>
            </w:r>
            <w:r>
              <w:rPr>
                <w:rStyle w:val="b"/>
                <w:b/>
                <w:bCs/>
                <w:shd w:val="clear" w:color="auto" w:fill="DCDCDC"/>
              </w:rPr>
              <w:t>_u</w:t>
            </w:r>
            <w:r>
              <w:rPr>
                <w:rStyle w:val="em"/>
                <w:shd w:val="clear" w:color="auto" w:fill="DCDCDC"/>
              </w:rPr>
              <w:t>Length</w:t>
            </w:r>
          </w:p>
        </w:tc>
        <w:tc>
          <w:tcPr>
            <w:tcW w:w="0" w:type="auto"/>
            <w:tcBorders>
              <w:bottom w:val="single" w:sz="6" w:space="0" w:color="000000"/>
            </w:tcBorders>
            <w:tcMar>
              <w:top w:w="45" w:type="dxa"/>
              <w:left w:w="45" w:type="dxa"/>
              <w:bottom w:w="45" w:type="dxa"/>
              <w:right w:w="45" w:type="dxa"/>
            </w:tcMar>
          </w:tcPr>
          <w:p w14:paraId="5C88734F" w14:textId="77777777" w:rsidR="008A5E4E" w:rsidRDefault="0065745B">
            <w:pPr>
              <w:pStyle w:val="tdTableStyle-TablestyleSyntax-BodyD-Operands-Body1"/>
            </w:pPr>
            <w:r>
              <w:rPr>
                <w:rStyle w:val="b"/>
              </w:rPr>
              <w:t>dest</w:t>
            </w:r>
          </w:p>
        </w:tc>
      </w:tr>
      <w:tr w:rsidR="008A5E4E" w14:paraId="793F905F"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52A3C85E" w14:textId="77777777" w:rsidR="008A5E4E" w:rsidRDefault="0065745B">
            <w:pPr>
              <w:pStyle w:val="tdTableStyle-TablestyleSyntax-BodyB-Opcodes-Body1"/>
              <w:shd w:val="clear" w:color="auto" w:fill="DCDCDC"/>
            </w:pPr>
            <w:r>
              <w:rPr>
                <w:rStyle w:val="b"/>
                <w:b/>
                <w:bCs/>
                <w:shd w:val="clear" w:color="auto" w:fill="DCDCDC"/>
              </w:rPr>
              <w:t>waveid_u32</w:t>
            </w:r>
          </w:p>
        </w:tc>
        <w:tc>
          <w:tcPr>
            <w:tcW w:w="0" w:type="auto"/>
            <w:tcMar>
              <w:top w:w="45" w:type="dxa"/>
              <w:left w:w="45" w:type="dxa"/>
              <w:bottom w:w="45" w:type="dxa"/>
              <w:right w:w="45" w:type="dxa"/>
            </w:tcMar>
          </w:tcPr>
          <w:p w14:paraId="704A9B95" w14:textId="77777777" w:rsidR="008A5E4E" w:rsidRDefault="0065745B">
            <w:pPr>
              <w:pStyle w:val="tdTableStyle-TablestyleSyntax-BodyA-Operands-Body1"/>
            </w:pPr>
            <w:r>
              <w:rPr>
                <w:rStyle w:val="b"/>
              </w:rPr>
              <w:t>dest</w:t>
            </w:r>
          </w:p>
        </w:tc>
      </w:tr>
    </w:tbl>
    <w:p w14:paraId="1692866C" w14:textId="77777777" w:rsidR="008A5E4E" w:rsidRDefault="008A5E4E">
      <w:pPr>
        <w:spacing w:after="240"/>
      </w:pPr>
    </w:p>
    <w:p w14:paraId="0E3BA51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2D0A0C09"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2139449D" w14:textId="77777777" w:rsidR="008A5E4E" w:rsidRDefault="0065745B">
            <w:pPr>
              <w:pStyle w:val="thTableStyle-TablestyleNonAltRows-HeadD-Column-Header1"/>
              <w:shd w:val="clear" w:color="auto" w:fill="D3D3D3"/>
            </w:pPr>
            <w:r>
              <w:rPr>
                <w:shd w:val="clear" w:color="auto" w:fill="D3D3D3"/>
              </w:rPr>
              <w:t>Explanation of Modifiers</w:t>
            </w:r>
          </w:p>
        </w:tc>
      </w:tr>
      <w:tr w:rsidR="008A5E4E" w14:paraId="42D381A7" w14:textId="77777777">
        <w:trPr>
          <w:tblCellSpacing w:w="0" w:type="dxa"/>
        </w:trPr>
        <w:tc>
          <w:tcPr>
            <w:tcW w:w="0" w:type="auto"/>
            <w:tcBorders>
              <w:bottom w:val="single" w:sz="6" w:space="0" w:color="000000"/>
            </w:tcBorders>
            <w:tcMar>
              <w:top w:w="45" w:type="dxa"/>
              <w:left w:w="45" w:type="dxa"/>
              <w:bottom w:w="45" w:type="dxa"/>
              <w:right w:w="45" w:type="dxa"/>
            </w:tcMar>
          </w:tcPr>
          <w:p w14:paraId="757C764E" w14:textId="07AA427E" w:rsidR="008A5E4E" w:rsidRDefault="0065745B" w:rsidP="00696DE9">
            <w:pPr>
              <w:pStyle w:val="tdTableStyle-TablestyleNonAltRows-BodyD-Column-Body1"/>
            </w:pPr>
            <w:r>
              <w:rPr>
                <w:rStyle w:val="em"/>
              </w:rPr>
              <w:t>Length</w:t>
            </w:r>
            <w:r>
              <w:t xml:space="preserve">: 32, 64. Must match the address size for the associated segment: for </w:t>
            </w:r>
            <w:r>
              <w:rPr>
                <w:rStyle w:val="code"/>
              </w:rPr>
              <w:t>nullptr</w:t>
            </w:r>
            <w:r>
              <w:t xml:space="preserve"> it is the segment specified; and for </w:t>
            </w:r>
            <w:r>
              <w:rPr>
                <w:rStyle w:val="code"/>
              </w:rPr>
              <w:t>kernargbaseptr</w:t>
            </w:r>
            <w:r>
              <w:t xml:space="preserve"> </w:t>
            </w:r>
            <w:r w:rsidR="00696DE9">
              <w:t xml:space="preserve">it </w:t>
            </w:r>
            <w:r>
              <w:t xml:space="preserve">is the kernarg segment (see </w:t>
            </w:r>
            <w:r>
              <w:rPr>
                <w:rStyle w:val="xref"/>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r w:rsidR="008A5E4E" w14:paraId="71D513E6" w14:textId="77777777">
        <w:trPr>
          <w:tblCellSpacing w:w="0" w:type="dxa"/>
        </w:trPr>
        <w:tc>
          <w:tcPr>
            <w:tcW w:w="0" w:type="auto"/>
            <w:tcMar>
              <w:top w:w="45" w:type="dxa"/>
              <w:left w:w="45" w:type="dxa"/>
              <w:bottom w:w="45" w:type="dxa"/>
              <w:right w:w="45" w:type="dxa"/>
            </w:tcMar>
          </w:tcPr>
          <w:p w14:paraId="4721AC20" w14:textId="1C79CBE3" w:rsidR="008A5E4E" w:rsidRDefault="0065745B" w:rsidP="00CA5A54">
            <w:pPr>
              <w:pStyle w:val="tdTableStyle-TablestyleNonAltRows-BodyA-Column-Body1"/>
            </w:pPr>
            <w:r>
              <w:rPr>
                <w:rStyle w:val="em"/>
              </w:rPr>
              <w:t>segment</w:t>
            </w:r>
            <w:r>
              <w:t xml:space="preserve">: Optional segment. If omitted, flat is used. Can be flat, group, private and kernarg. See </w:t>
            </w:r>
            <w:r>
              <w:rPr>
                <w:rStyle w:val="xref"/>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
                <w:noProof/>
              </w:rPr>
              <w:t>on</w:t>
            </w:r>
            <w:r w:rsidR="00533AF0">
              <w:rPr>
                <w:noProof/>
              </w:rPr>
              <w:t xml:space="preserve"> page 14</w:t>
            </w:r>
            <w:r w:rsidR="009A76EE" w:rsidRPr="008A5E4E">
              <w:rPr>
                <w:rStyle w:val="xref"/>
              </w:rPr>
              <w:fldChar w:fldCharType="end"/>
            </w:r>
            <w:r>
              <w:rPr>
                <w:rStyle w:val="xref"/>
              </w:rPr>
              <w:t>)</w:t>
            </w:r>
            <w:r>
              <w:t xml:space="preserve">. </w:t>
            </w:r>
          </w:p>
        </w:tc>
      </w:tr>
    </w:tbl>
    <w:p w14:paraId="16695B50" w14:textId="77777777" w:rsidR="008A5E4E" w:rsidRDefault="008A5E4E">
      <w:pPr>
        <w:spacing w:after="240"/>
      </w:pPr>
    </w:p>
    <w:p w14:paraId="62E0D02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20B9A5F4"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659F0618" w14:textId="77777777" w:rsidR="008A5E4E" w:rsidRDefault="0065745B">
            <w:pPr>
              <w:pStyle w:val="thTableStyle-TablestyleNonAltRows-HeadD-Column-Header1"/>
              <w:shd w:val="clear" w:color="auto" w:fill="D3D3D3"/>
            </w:pPr>
            <w:r>
              <w:rPr>
                <w:shd w:val="clear" w:color="auto" w:fill="D3D3D3"/>
              </w:rPr>
              <w:t xml:space="preserve">Explanation of Operands (see </w:t>
            </w:r>
            <w:r>
              <w:rPr>
                <w:rStyle w:val="xref2"/>
                <w:shd w:val="clear" w:color="auto" w:fill="D3D3D3"/>
              </w:rPr>
              <w:t>4.16. Operands (</w:t>
            </w:r>
            <w:r w:rsidR="009A76EE" w:rsidRPr="008A5E4E">
              <w:fldChar w:fldCharType="begin"/>
            </w:r>
            <w:r w:rsidR="008A5E4E">
              <w:instrText xml:space="preserve"> PAGEREF _Ref-316080158 \p \h  \* MERGEFORMAT </w:instrText>
            </w:r>
            <w:r w:rsidR="009A76EE" w:rsidRPr="008A5E4E">
              <w:fldChar w:fldCharType="separate"/>
            </w:r>
            <w:r w:rsidR="00533AF0" w:rsidRPr="00533AF0">
              <w:rPr>
                <w:rStyle w:val="xref2"/>
                <w:noProof/>
              </w:rPr>
              <w:t>on</w:t>
            </w:r>
            <w:r w:rsidR="00533AF0">
              <w:rPr>
                <w:noProof/>
              </w:rPr>
              <w:t xml:space="preserve"> page 86</w:t>
            </w:r>
            <w:r w:rsidR="009A76EE" w:rsidRPr="008A5E4E">
              <w:rPr>
                <w:rStyle w:val="xref2"/>
              </w:rPr>
              <w:fldChar w:fldCharType="end"/>
            </w:r>
            <w:r>
              <w:rPr>
                <w:rStyle w:val="xref2"/>
                <w:shd w:val="clear" w:color="auto" w:fill="D3D3D3"/>
              </w:rPr>
              <w:t>)</w:t>
            </w:r>
            <w:r>
              <w:rPr>
                <w:shd w:val="clear" w:color="auto" w:fill="D3D3D3"/>
              </w:rPr>
              <w:t>)</w:t>
            </w:r>
          </w:p>
        </w:tc>
      </w:tr>
      <w:tr w:rsidR="008A5E4E" w14:paraId="2C9BF848" w14:textId="77777777">
        <w:trPr>
          <w:tblCellSpacing w:w="0" w:type="dxa"/>
        </w:trPr>
        <w:tc>
          <w:tcPr>
            <w:tcW w:w="0" w:type="auto"/>
            <w:tcBorders>
              <w:bottom w:val="single" w:sz="6" w:space="0" w:color="000000"/>
            </w:tcBorders>
            <w:tcMar>
              <w:top w:w="45" w:type="dxa"/>
              <w:left w:w="45" w:type="dxa"/>
              <w:bottom w:w="45" w:type="dxa"/>
              <w:right w:w="45" w:type="dxa"/>
            </w:tcMar>
          </w:tcPr>
          <w:p w14:paraId="0D205650" w14:textId="77777777" w:rsidR="008A5E4E" w:rsidRDefault="0065745B">
            <w:pPr>
              <w:pStyle w:val="tdTableStyle-TablestyleNonAltRows-BodyD-Column-Body1"/>
            </w:pPr>
            <w:r>
              <w:rPr>
                <w:rStyle w:val="em"/>
              </w:rPr>
              <w:t>dest</w:t>
            </w:r>
            <w:r>
              <w:t xml:space="preserve">: Destination. For </w:t>
            </w:r>
            <w:r>
              <w:rPr>
                <w:rStyle w:val="code"/>
              </w:rPr>
              <w:t>nullptr</w:t>
            </w:r>
            <w:r>
              <w:t xml:space="preserve"> must be a register with a size that matches the address size of the segment or flat address; for </w:t>
            </w:r>
            <w:r>
              <w:rPr>
                <w:rStyle w:val="code"/>
              </w:rPr>
              <w:t>clock</w:t>
            </w:r>
            <w:r>
              <w:t xml:space="preserve"> must be a </w:t>
            </w:r>
            <w:r>
              <w:rPr>
                <w:rStyle w:val="code"/>
              </w:rPr>
              <w:t>d</w:t>
            </w:r>
            <w:r>
              <w:t xml:space="preserve"> register; otherwise must be an </w:t>
            </w:r>
            <w:r>
              <w:rPr>
                <w:rStyle w:val="code"/>
              </w:rPr>
              <w:t>s</w:t>
            </w:r>
            <w:r>
              <w:t xml:space="preserve"> register. See </w:t>
            </w:r>
            <w:r>
              <w:rPr>
                <w:rStyle w:val="xref"/>
              </w:rPr>
              <w:t>Table 2–3 (</w:t>
            </w:r>
            <w:r w:rsidR="009A76EE" w:rsidRPr="008A5E4E">
              <w:fldChar w:fldCharType="begin"/>
            </w:r>
            <w:r w:rsidR="008A5E4E">
              <w:instrText xml:space="preserve"> PAGEREF 284920191 \p \h  \* MERGEFORMAT </w:instrText>
            </w:r>
            <w:r w:rsidR="009A76EE" w:rsidRPr="008A5E4E">
              <w:fldChar w:fldCharType="separate"/>
            </w:r>
            <w:r w:rsidR="00533AF0" w:rsidRPr="00533AF0">
              <w:rPr>
                <w:rStyle w:val="xref"/>
                <w:noProof/>
              </w:rPr>
              <w:t>on</w:t>
            </w:r>
            <w:r w:rsidR="00533AF0">
              <w:rPr>
                <w:noProof/>
              </w:rPr>
              <w:t xml:space="preserve"> page 23</w:t>
            </w:r>
            <w:r w:rsidR="009A76EE" w:rsidRPr="008A5E4E">
              <w:rPr>
                <w:rStyle w:val="xref"/>
              </w:rPr>
              <w:fldChar w:fldCharType="end"/>
            </w:r>
            <w:r>
              <w:rPr>
                <w:rStyle w:val="xref"/>
              </w:rPr>
              <w:t>)</w:t>
            </w:r>
            <w:r>
              <w:t xml:space="preserve">. </w:t>
            </w:r>
          </w:p>
        </w:tc>
      </w:tr>
      <w:tr w:rsidR="008A5E4E" w14:paraId="26167F03" w14:textId="77777777">
        <w:trPr>
          <w:tblCellSpacing w:w="0" w:type="dxa"/>
        </w:trPr>
        <w:tc>
          <w:tcPr>
            <w:tcW w:w="0" w:type="auto"/>
            <w:tcMar>
              <w:top w:w="45" w:type="dxa"/>
              <w:left w:w="45" w:type="dxa"/>
              <w:bottom w:w="45" w:type="dxa"/>
              <w:right w:w="45" w:type="dxa"/>
            </w:tcMar>
          </w:tcPr>
          <w:p w14:paraId="7690A4FD" w14:textId="5CCB6912" w:rsidR="008A5E4E" w:rsidRDefault="0065745B" w:rsidP="001221E6">
            <w:pPr>
              <w:pStyle w:val="tdTableStyle-TablestyleNonAltRows-BodyA-Column-Body1"/>
            </w:pPr>
            <w:r>
              <w:rPr>
                <w:rStyle w:val="em"/>
              </w:rPr>
              <w:t>src</w:t>
            </w:r>
            <w:r>
              <w:t xml:space="preserve">: Source. Can be </w:t>
            </w:r>
            <w:r w:rsidR="001221E6">
              <w:t xml:space="preserve">a </w:t>
            </w:r>
            <w:r>
              <w:t xml:space="preserve">register, </w:t>
            </w:r>
            <w:r w:rsidR="001221E6">
              <w:t xml:space="preserve">or </w:t>
            </w:r>
            <w:r>
              <w:t>immediate</w:t>
            </w:r>
            <w:r w:rsidR="00CD704F">
              <w:t xml:space="preserve"> value</w:t>
            </w:r>
            <w:r>
              <w:t>.</w:t>
            </w:r>
          </w:p>
        </w:tc>
      </w:tr>
    </w:tbl>
    <w:p w14:paraId="48136EBB" w14:textId="77777777" w:rsidR="008A5E4E" w:rsidRDefault="008A5E4E">
      <w:pPr>
        <w:spacing w:after="240"/>
      </w:pPr>
    </w:p>
    <w:p w14:paraId="2C8BD134"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4607"/>
      </w:tblGrid>
      <w:tr w:rsidR="008A5E4E" w14:paraId="22655802"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0AE5867E" w14:textId="77777777" w:rsidR="008A5E4E" w:rsidRDefault="0065745B">
            <w:pPr>
              <w:pStyle w:val="thTableStyle-TablestyleNonAltRows-HeadD-Column-Header1"/>
              <w:shd w:val="clear" w:color="auto" w:fill="D3D3D3"/>
            </w:pPr>
            <w:r>
              <w:rPr>
                <w:shd w:val="clear" w:color="auto" w:fill="D3D3D3"/>
              </w:rPr>
              <w:t xml:space="preserve">Exceptions (see </w:t>
            </w:r>
            <w:r>
              <w:rPr>
                <w:rStyle w:val="xref2"/>
                <w:shd w:val="clear" w:color="auto" w:fill="D3D3D3"/>
              </w:rPr>
              <w:t>Chapter 12. Exceptions (</w:t>
            </w:r>
            <w:r w:rsidR="009A76EE" w:rsidRPr="008A5E4E">
              <w:fldChar w:fldCharType="begin"/>
            </w:r>
            <w:r w:rsidR="008A5E4E">
              <w:instrText xml:space="preserve"> PAGEREF _Ref-178335936 \p \h  \* MERGEFORMAT </w:instrText>
            </w:r>
            <w:r w:rsidR="009A76EE" w:rsidRPr="008A5E4E">
              <w:fldChar w:fldCharType="separate"/>
            </w:r>
            <w:r w:rsidR="00533AF0" w:rsidRPr="00533AF0">
              <w:rPr>
                <w:rStyle w:val="xref2"/>
                <w:noProof/>
              </w:rPr>
              <w:t>on</w:t>
            </w:r>
            <w:r w:rsidR="00533AF0">
              <w:rPr>
                <w:noProof/>
              </w:rPr>
              <w:t xml:space="preserve"> page 277</w:t>
            </w:r>
            <w:r w:rsidR="009A76EE" w:rsidRPr="008A5E4E">
              <w:rPr>
                <w:rStyle w:val="xref2"/>
              </w:rPr>
              <w:fldChar w:fldCharType="end"/>
            </w:r>
            <w:r>
              <w:rPr>
                <w:rStyle w:val="xref2"/>
                <w:shd w:val="clear" w:color="auto" w:fill="D3D3D3"/>
              </w:rPr>
              <w:t>)</w:t>
            </w:r>
            <w:r>
              <w:rPr>
                <w:shd w:val="clear" w:color="auto" w:fill="D3D3D3"/>
              </w:rPr>
              <w:t>)</w:t>
            </w:r>
          </w:p>
        </w:tc>
      </w:tr>
      <w:tr w:rsidR="008A5E4E" w14:paraId="58ED2DD6" w14:textId="77777777">
        <w:trPr>
          <w:tblCellSpacing w:w="0" w:type="dxa"/>
        </w:trPr>
        <w:tc>
          <w:tcPr>
            <w:tcW w:w="0" w:type="auto"/>
            <w:tcMar>
              <w:top w:w="45" w:type="dxa"/>
              <w:left w:w="45" w:type="dxa"/>
              <w:bottom w:w="45" w:type="dxa"/>
              <w:right w:w="45" w:type="dxa"/>
            </w:tcMar>
          </w:tcPr>
          <w:p w14:paraId="24EDFC1A" w14:textId="77777777" w:rsidR="008A5E4E" w:rsidRDefault="0065745B">
            <w:pPr>
              <w:pStyle w:val="tdTableStyle-TablestyleNonAltRows-BodyA-Column-Body1"/>
            </w:pPr>
            <w:r>
              <w:t xml:space="preserve">No exceptions are allowed. </w:t>
            </w:r>
          </w:p>
        </w:tc>
      </w:tr>
    </w:tbl>
    <w:p w14:paraId="1E045405" w14:textId="77777777" w:rsidR="008A5E4E" w:rsidRDefault="008A5E4E">
      <w:pPr>
        <w:spacing w:after="240"/>
      </w:pPr>
    </w:p>
    <w:p w14:paraId="2717FF29" w14:textId="77777777" w:rsidR="008A5E4E" w:rsidRDefault="0065745B">
      <w:pPr>
        <w:pStyle w:val="p"/>
      </w:pPr>
      <w:r>
        <w:t xml:space="preserve">For BRIG syntax, see </w:t>
      </w:r>
      <w:r>
        <w:rPr>
          <w:rStyle w:val="xref1"/>
        </w:rPr>
        <w:t>18.7.7.4. BRIG Syntax for Miscellaneous Operations (</w:t>
      </w:r>
      <w:r w:rsidR="009A76EE" w:rsidRPr="008A5E4E">
        <w:fldChar w:fldCharType="begin"/>
      </w:r>
      <w:r w:rsidR="008A5E4E">
        <w:instrText xml:space="preserve"> PAGEREF _Ref-1775904604 \p \h  \* MERGEFORMAT </w:instrText>
      </w:r>
      <w:r w:rsidR="009A76EE" w:rsidRPr="008A5E4E">
        <w:fldChar w:fldCharType="separate"/>
      </w:r>
      <w:r w:rsidR="00533AF0" w:rsidRPr="00533AF0">
        <w:rPr>
          <w:rStyle w:val="xref1"/>
          <w:noProof/>
        </w:rPr>
        <w:t>on</w:t>
      </w:r>
      <w:r w:rsidR="00533AF0">
        <w:rPr>
          <w:noProof/>
        </w:rPr>
        <w:t xml:space="preserve"> page 369</w:t>
      </w:r>
      <w:r w:rsidR="009A76EE" w:rsidRPr="008A5E4E">
        <w:rPr>
          <w:rStyle w:val="xref1"/>
        </w:rPr>
        <w:fldChar w:fldCharType="end"/>
      </w:r>
      <w:r>
        <w:rPr>
          <w:rStyle w:val="xref1"/>
        </w:rPr>
        <w:t>)</w:t>
      </w:r>
      <w:r>
        <w:t xml:space="preserve">. </w:t>
      </w:r>
    </w:p>
    <w:p w14:paraId="5EA49C56" w14:textId="77777777" w:rsidR="008A5E4E" w:rsidRDefault="0065745B">
      <w:pPr>
        <w:pStyle w:val="h3"/>
      </w:pPr>
      <w:bookmarkStart w:id="848" w:name="_Toc396034381"/>
      <w:r>
        <w:t>11.4.2 Description</w:t>
      </w:r>
      <w:bookmarkEnd w:id="848"/>
    </w:p>
    <w:p w14:paraId="6C0E8447" w14:textId="77777777" w:rsidR="008A5E4E" w:rsidRDefault="009A76EE">
      <w:pPr>
        <w:pStyle w:val="pDefinitionTerm"/>
      </w:pPr>
      <w:r>
        <w:fldChar w:fldCharType="begin"/>
      </w:r>
      <w:r w:rsidR="0065745B">
        <w:instrText xml:space="preserve"> XE "miscellaneous operations:clock" </w:instrText>
      </w:r>
      <w:r>
        <w:fldChar w:fldCharType="end"/>
      </w:r>
      <w:r w:rsidR="0065745B">
        <w:rPr>
          <w:rStyle w:val="code1"/>
        </w:rPr>
        <w:t>clock</w:t>
      </w:r>
    </w:p>
    <w:p w14:paraId="03F58D5C" w14:textId="77777777" w:rsidR="008A5E4E" w:rsidRDefault="0065745B">
      <w:pPr>
        <w:pStyle w:val="p1"/>
      </w:pPr>
      <w:r>
        <w:t xml:space="preserve">Stores the current value of a 64-bit unsigned system timestamp in a </w:t>
      </w:r>
      <w:r>
        <w:rPr>
          <w:rStyle w:val="code1"/>
        </w:rPr>
        <w:t>d</w:t>
      </w:r>
      <w:r>
        <w:t xml:space="preserve"> register specified by the destination </w:t>
      </w:r>
      <w:r>
        <w:rPr>
          <w:rStyle w:val="i"/>
        </w:rPr>
        <w:t>dest</w:t>
      </w:r>
      <w:r>
        <w:t xml:space="preserve">. All agents in the HSA system are required to provide a uniform view of time which must not roll over. The system timestamp must count at a constant increment rate in the range 1-400MHz, and the HSA runtime can be queried to determine the frequency. The system timestamp is defined in the </w:t>
      </w:r>
      <w:r>
        <w:rPr>
          <w:rStyle w:val="spanBookTitle"/>
        </w:rPr>
        <w:t>HSA Platform System Architecture Specification</w:t>
      </w:r>
      <w:r>
        <w:t>.</w:t>
      </w:r>
    </w:p>
    <w:p w14:paraId="7E3CB5BF" w14:textId="77777777" w:rsidR="008A5E4E" w:rsidRDefault="0065745B">
      <w:pPr>
        <w:pStyle w:val="pNoPageBreakAfter1"/>
      </w:pPr>
      <w:r>
        <w:t xml:space="preserve">The </w:t>
      </w:r>
      <w:r>
        <w:rPr>
          <w:rStyle w:val="code1"/>
        </w:rPr>
        <w:t>clock</w:t>
      </w:r>
      <w:r>
        <w:t xml:space="preserve"> operation is treated as if it is a read-modify-write relaxed atomic memory operation (see </w:t>
      </w:r>
      <w:r>
        <w:rPr>
          <w:rStyle w:val="xref1"/>
        </w:rPr>
        <w:t>6.2. Memory Model (</w:t>
      </w:r>
      <w:r w:rsidR="009A76EE" w:rsidRPr="008A5E4E">
        <w:fldChar w:fldCharType="begin"/>
      </w:r>
      <w:r w:rsidR="008A5E4E">
        <w:instrText xml:space="preserve"> PAGEREF _Ref-1890257621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 xml:space="preserve">). This ensures that the </w:t>
      </w:r>
      <w:r>
        <w:rPr>
          <w:rStyle w:val="code1"/>
        </w:rPr>
        <w:t>clock</w:t>
      </w:r>
      <w:r>
        <w:t xml:space="preserve"> operation will not give unexpected results due to being drastically moved as a result of optimization, but still allows optimization to be performed. Consequently:</w:t>
      </w:r>
    </w:p>
    <w:p w14:paraId="7A154A7B" w14:textId="77777777" w:rsidR="008A5E4E" w:rsidRDefault="0065745B">
      <w:pPr>
        <w:pStyle w:val="li1"/>
        <w:numPr>
          <w:ilvl w:val="0"/>
          <w:numId w:val="211"/>
        </w:numPr>
        <w:spacing w:before="320"/>
        <w:ind w:left="1200"/>
      </w:pPr>
      <w:r>
        <w:t xml:space="preserve">A </w:t>
      </w:r>
      <w:r>
        <w:rPr>
          <w:rStyle w:val="code1"/>
        </w:rPr>
        <w:t>clock</w:t>
      </w:r>
      <w:r>
        <w:t xml:space="preserve"> operation cannot be moved (by the implementation) before a preceding acquire memory operation in the same work-item.</w:t>
      </w:r>
    </w:p>
    <w:p w14:paraId="1DD758AE" w14:textId="77777777" w:rsidR="008A5E4E" w:rsidRDefault="0065745B">
      <w:pPr>
        <w:pStyle w:val="li1"/>
        <w:numPr>
          <w:ilvl w:val="0"/>
          <w:numId w:val="211"/>
        </w:numPr>
        <w:ind w:left="1200"/>
      </w:pPr>
      <w:r>
        <w:t xml:space="preserve">A </w:t>
      </w:r>
      <w:r>
        <w:rPr>
          <w:rStyle w:val="code1"/>
        </w:rPr>
        <w:t>clock</w:t>
      </w:r>
      <w:r>
        <w:t xml:space="preserve"> operation cannot be moved (by the implementation) after a following release memory operation in the same work-item.</w:t>
      </w:r>
    </w:p>
    <w:p w14:paraId="6971D8C2" w14:textId="77777777" w:rsidR="008A5E4E" w:rsidRDefault="0065745B">
      <w:pPr>
        <w:pStyle w:val="li1"/>
        <w:numPr>
          <w:ilvl w:val="0"/>
          <w:numId w:val="211"/>
        </w:numPr>
        <w:ind w:left="1200"/>
      </w:pPr>
      <w:r>
        <w:t xml:space="preserve">The order of two </w:t>
      </w:r>
      <w:r>
        <w:rPr>
          <w:rStyle w:val="code1"/>
        </w:rPr>
        <w:t>clock</w:t>
      </w:r>
      <w:r>
        <w:t xml:space="preserve"> operations cannot be changed (by the implementation).</w:t>
      </w:r>
    </w:p>
    <w:p w14:paraId="4F958A9A" w14:textId="77777777" w:rsidR="008A5E4E" w:rsidRDefault="0065745B">
      <w:pPr>
        <w:pStyle w:val="li1"/>
        <w:numPr>
          <w:ilvl w:val="0"/>
          <w:numId w:val="211"/>
        </w:numPr>
        <w:spacing w:after="320"/>
        <w:ind w:left="1200"/>
      </w:pPr>
      <w:r>
        <w:t xml:space="preserve">Multiple </w:t>
      </w:r>
      <w:r>
        <w:rPr>
          <w:rStyle w:val="code1"/>
        </w:rPr>
        <w:t>clock</w:t>
      </w:r>
      <w:r>
        <w:t xml:space="preserve"> operations cannot be combined (by the implementation) to a single operation, including hoisting out of a loop.</w:t>
      </w:r>
    </w:p>
    <w:p w14:paraId="36F32703" w14:textId="77777777" w:rsidR="008A5E4E" w:rsidRDefault="009A76EE">
      <w:pPr>
        <w:pStyle w:val="pDefinitionTerm"/>
      </w:pPr>
      <w:r>
        <w:fldChar w:fldCharType="begin"/>
      </w:r>
      <w:r w:rsidR="0065745B">
        <w:instrText xml:space="preserve"> XE "miscellaneous operations:cuid" </w:instrText>
      </w:r>
      <w:r>
        <w:fldChar w:fldCharType="end"/>
      </w:r>
      <w:r w:rsidR="0065745B">
        <w:rPr>
          <w:rStyle w:val="code1"/>
        </w:rPr>
        <w:t>cuid</w:t>
      </w:r>
    </w:p>
    <w:p w14:paraId="292C7B9A" w14:textId="2268AB3B" w:rsidR="008A5E4E" w:rsidRDefault="0065745B">
      <w:pPr>
        <w:pStyle w:val="p1"/>
      </w:pPr>
      <w:r>
        <w:t xml:space="preserve">Returns a 32-bit unsigned number identifying the compute unit on which the work-item is currently executing and stores the result in the destination </w:t>
      </w:r>
      <w:r>
        <w:rPr>
          <w:rStyle w:val="i"/>
        </w:rPr>
        <w:t>dest</w:t>
      </w:r>
      <w:r w:rsidR="0014332E">
        <w:rPr>
          <w:rStyle w:val="i"/>
        </w:rPr>
        <w:t>.</w:t>
      </w:r>
      <w:r>
        <w:t xml:space="preserve"> </w:t>
      </w:r>
      <w:r w:rsidR="0014332E">
        <w:t xml:space="preserve">The result is </w:t>
      </w:r>
      <w:r>
        <w:t xml:space="preserve">a number between 0 and </w:t>
      </w:r>
      <w:r>
        <w:rPr>
          <w:rStyle w:val="code1"/>
        </w:rPr>
        <w:t>maxcuid</w:t>
      </w:r>
      <w:r>
        <w:t xml:space="preserve">. </w:t>
      </w:r>
      <w:r>
        <w:rPr>
          <w:rStyle w:val="code1"/>
        </w:rPr>
        <w:t>cuid</w:t>
      </w:r>
      <w:r>
        <w:t xml:space="preserve"> is helpful in determining the load balance of a kernel. Implementations are allowed to move in-flight computations between compute units, so the value returned can be different each time </w:t>
      </w:r>
      <w:r>
        <w:rPr>
          <w:rStyle w:val="code1"/>
        </w:rPr>
        <w:t>cuid</w:t>
      </w:r>
      <w:r>
        <w:t xml:space="preserve"> is executed.</w:t>
      </w:r>
    </w:p>
    <w:p w14:paraId="2A8E90CC" w14:textId="77777777" w:rsidR="008A5E4E" w:rsidRDefault="009A76EE">
      <w:pPr>
        <w:pStyle w:val="pDefinitionTerm"/>
      </w:pPr>
      <w:r>
        <w:fldChar w:fldCharType="begin"/>
      </w:r>
      <w:r w:rsidR="0065745B">
        <w:instrText xml:space="preserve"> XE "miscellaneous operations:debugtrap" </w:instrText>
      </w:r>
      <w:r>
        <w:fldChar w:fldCharType="end"/>
      </w:r>
      <w:r w:rsidR="0065745B">
        <w:rPr>
          <w:rStyle w:val="code1"/>
        </w:rPr>
        <w:t>debugtrap</w:t>
      </w:r>
    </w:p>
    <w:p w14:paraId="29ED28D1" w14:textId="52714892" w:rsidR="002B1A85" w:rsidRDefault="002B1A85">
      <w:pPr>
        <w:pStyle w:val="p1"/>
      </w:pPr>
      <w:r>
        <w:t>H</w:t>
      </w:r>
      <w:r w:rsidR="0065745B">
        <w:t>alt</w:t>
      </w:r>
      <w:r>
        <w:t>s execution of</w:t>
      </w:r>
      <w:r w:rsidR="0065745B">
        <w:t xml:space="preserve"> the wavefront </w:t>
      </w:r>
      <w:r>
        <w:t xml:space="preserve">executing the operation, </w:t>
      </w:r>
      <w:r w:rsidR="0065745B">
        <w:t>and</w:t>
      </w:r>
      <w:r w:rsidR="006F14FE">
        <w:t xml:space="preserve"> </w:t>
      </w:r>
      <w:r>
        <w:t>generates a debug exception</w:t>
      </w:r>
      <w:r w:rsidR="0065745B">
        <w:t xml:space="preserve">. See </w:t>
      </w:r>
      <w:r w:rsidR="0065745B">
        <w:rPr>
          <w:rStyle w:val="xref1"/>
        </w:rPr>
        <w:t>12.4. Debug Exceptions (</w:t>
      </w:r>
      <w:r w:rsidR="009A76EE" w:rsidRPr="008A5E4E">
        <w:fldChar w:fldCharType="begin"/>
      </w:r>
      <w:r w:rsidR="008A5E4E">
        <w:instrText xml:space="preserve"> PAGEREF _Ref-1162105155 \p \h  \* MERGEFORMAT </w:instrText>
      </w:r>
      <w:r w:rsidR="009A76EE" w:rsidRPr="008A5E4E">
        <w:fldChar w:fldCharType="separate"/>
      </w:r>
      <w:r w:rsidR="00533AF0" w:rsidRPr="00533AF0">
        <w:rPr>
          <w:rStyle w:val="xref1"/>
          <w:noProof/>
        </w:rPr>
        <w:t>on</w:t>
      </w:r>
      <w:r w:rsidR="00533AF0">
        <w:rPr>
          <w:noProof/>
        </w:rPr>
        <w:t xml:space="preserve"> page 280</w:t>
      </w:r>
      <w:r w:rsidR="009A76EE" w:rsidRPr="008A5E4E">
        <w:rPr>
          <w:rStyle w:val="xref1"/>
        </w:rPr>
        <w:fldChar w:fldCharType="end"/>
      </w:r>
      <w:r w:rsidR="0065745B">
        <w:rPr>
          <w:rStyle w:val="xref1"/>
        </w:rPr>
        <w:t>)</w:t>
      </w:r>
      <w:r w:rsidR="0065745B">
        <w:t>.</w:t>
      </w:r>
    </w:p>
    <w:p w14:paraId="287AE3C1" w14:textId="77777777" w:rsidR="002B1A85" w:rsidRDefault="002B1A85" w:rsidP="002B1A85">
      <w:pPr>
        <w:pStyle w:val="p1"/>
      </w:pPr>
      <w:r>
        <w:t xml:space="preserve">If the optional HSA runtime debug interface is not present, or present and not active, the User Mode Queue executing the kernel dispatch will also be put into an error state. This will terminate all kernel dispatches executing on that queue. See </w:t>
      </w:r>
      <w:r>
        <w:rPr>
          <w:rStyle w:val="xref1"/>
        </w:rPr>
        <w:t>12.5.1. HSA Runtime Debug Interface Not Active (</w:t>
      </w:r>
      <w:r>
        <w:fldChar w:fldCharType="begin"/>
      </w:r>
      <w:r>
        <w:instrText xml:space="preserve"> PAGEREF  hsa_runtime_debug_interface_not_active \h \p  \* MERGEFORMAT </w:instrText>
      </w:r>
      <w:r>
        <w:fldChar w:fldCharType="separate"/>
      </w:r>
      <w:r>
        <w:rPr>
          <w:noProof/>
        </w:rPr>
        <w:t>on page 292</w:t>
      </w:r>
      <w:r>
        <w:fldChar w:fldCharType="end"/>
      </w:r>
      <w:r>
        <w:rPr>
          <w:rStyle w:val="xref1"/>
        </w:rPr>
        <w:t>)</w:t>
      </w:r>
      <w:r>
        <w:t>.</w:t>
      </w:r>
    </w:p>
    <w:p w14:paraId="4DFF9D6F" w14:textId="5EF9E4AD" w:rsidR="002B1A85" w:rsidRDefault="002B1A85" w:rsidP="002B1A85">
      <w:pPr>
        <w:pStyle w:val="p1"/>
      </w:pPr>
      <w:r>
        <w:t xml:space="preserve">If the optional HSA runtime debug interface is present and is active, the behavior is controlled by the debug interface. See </w:t>
      </w:r>
      <w:r>
        <w:rPr>
          <w:rStyle w:val="xref1"/>
        </w:rPr>
        <w:t>12.5.1. HSA Runtime Debug Interface Active (</w:t>
      </w:r>
      <w:r>
        <w:fldChar w:fldCharType="begin"/>
      </w:r>
      <w:r>
        <w:instrText xml:space="preserve"> PAGEREF  hsa_runtime_debug_interface_active \h \p  \* MERGEFORMAT </w:instrText>
      </w:r>
      <w:r>
        <w:fldChar w:fldCharType="separate"/>
      </w:r>
      <w:r>
        <w:rPr>
          <w:noProof/>
        </w:rPr>
        <w:t>on page 292</w:t>
      </w:r>
      <w:r>
        <w:fldChar w:fldCharType="end"/>
      </w:r>
      <w:r>
        <w:rPr>
          <w:rStyle w:val="xref1"/>
        </w:rPr>
        <w:t>)</w:t>
      </w:r>
      <w:r>
        <w:t xml:space="preserve">. </w:t>
      </w:r>
      <w:r w:rsidR="0065745B">
        <w:t xml:space="preserve">The </w:t>
      </w:r>
      <w:r>
        <w:t xml:space="preserve">value of the </w:t>
      </w:r>
      <w:r w:rsidR="0065745B">
        <w:t>source</w:t>
      </w:r>
      <w:r>
        <w:t xml:space="preserve"> operand</w:t>
      </w:r>
      <w:r w:rsidR="0065745B">
        <w:t xml:space="preserve"> </w:t>
      </w:r>
      <w:r w:rsidR="0065745B">
        <w:rPr>
          <w:rStyle w:val="i"/>
        </w:rPr>
        <w:t>src</w:t>
      </w:r>
      <w:r w:rsidR="0065745B">
        <w:t xml:space="preserve"> is </w:t>
      </w:r>
      <w:r>
        <w:t xml:space="preserve">accessible using the debug interface and could </w:t>
      </w:r>
      <w:r w:rsidR="0065745B">
        <w:t xml:space="preserve">be used to identify the </w:t>
      </w:r>
      <w:r>
        <w:t xml:space="preserve">reason for the </w:t>
      </w:r>
      <w:r w:rsidR="0065745B">
        <w:t>trap</w:t>
      </w:r>
      <w:r>
        <w:t xml:space="preserve">. The meaning of the value is </w:t>
      </w:r>
      <w:r w:rsidR="006F14FE">
        <w:t>user</w:t>
      </w:r>
      <w:r>
        <w:t xml:space="preserve"> defined. For example, the values could be defined by a high level language implementation and used by that implementation’s compiler, runtime and debugger</w:t>
      </w:r>
      <w:r w:rsidR="0065745B">
        <w:t>.</w:t>
      </w:r>
    </w:p>
    <w:p w14:paraId="0482DD30" w14:textId="77777777" w:rsidR="008A5E4E" w:rsidRDefault="009A76EE">
      <w:pPr>
        <w:pStyle w:val="pDefinitionTerm"/>
      </w:pPr>
      <w:r>
        <w:fldChar w:fldCharType="begin"/>
      </w:r>
      <w:r w:rsidR="0065745B">
        <w:instrText xml:space="preserve"> XE "miscellaneous operations:groupbaseptr" </w:instrText>
      </w:r>
      <w:r>
        <w:fldChar w:fldCharType="end"/>
      </w:r>
      <w:r w:rsidR="0065745B">
        <w:rPr>
          <w:rStyle w:val="code1"/>
        </w:rPr>
        <w:t>groupbaseptr</w:t>
      </w:r>
    </w:p>
    <w:p w14:paraId="2B6C3316" w14:textId="77777777" w:rsidR="008A5E4E" w:rsidRDefault="0065745B">
      <w:pPr>
        <w:pStyle w:val="p1"/>
      </w:pPr>
      <w:r>
        <w:t xml:space="preserve">Returns the group segment address of the base of the group segment for the work-group of the work-item executing the operation, and stores the result in the destination </w:t>
      </w:r>
      <w:r>
        <w:rPr>
          <w:rStyle w:val="i"/>
        </w:rPr>
        <w:t>dest</w:t>
      </w:r>
      <w:r>
        <w:t xml:space="preserve">. All group segment variables used by the kernel, and the functions it calls directly or indirectly, are allocated within the group segment address range starting at offset 0 from the group segment base up to the group segment size reported when the kernel was finalized. Note, since all variables must have a segment and flat address that is naturally aligned or specified by the </w:t>
      </w:r>
      <w:r>
        <w:rPr>
          <w:rStyle w:val="code1"/>
        </w:rPr>
        <w:t>alloc</w:t>
      </w:r>
      <w:r>
        <w:t xml:space="preserve"> variable qualifier (see </w:t>
      </w:r>
      <w:r>
        <w:rPr>
          <w:rStyle w:val="xref1"/>
        </w:rPr>
        <w:t>4.3.10. Declaration and Definition Qualifiers (</w:t>
      </w:r>
      <w:r w:rsidR="009A76EE" w:rsidRPr="008A5E4E">
        <w:fldChar w:fldCharType="begin"/>
      </w:r>
      <w:r w:rsidR="008A5E4E">
        <w:instrText xml:space="preserve"> PAGEREF _Ref1400793971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 the group segment base address will always be aligned to the maximum alignment of the group segment variables used by the kernel.</w:t>
      </w:r>
    </w:p>
    <w:p w14:paraId="70F092C1" w14:textId="77777777" w:rsidR="008A5E4E" w:rsidRDefault="0065745B">
      <w:pPr>
        <w:pStyle w:val="p1"/>
      </w:pPr>
      <w:r>
        <w:t xml:space="preserve">If the kernel dispatch uses dynamic group memory, it is allocated by setting a group segment size in the kernel dispatch packet that is larger than the size reported when the kernel was finalized. The base of the dynamically allocated group memory for the work-group of a work-item is obtained by adding the group segment size reported when the kernel was finalized, to the group segment address returned by this operation. See </w:t>
      </w:r>
      <w:r>
        <w:rPr>
          <w:rStyle w:val="xref1"/>
        </w:rPr>
        <w:t>4.20. Dynamic Group Memory Allocation (</w:t>
      </w:r>
      <w:r w:rsidR="009A76EE" w:rsidRPr="008A5E4E">
        <w:fldChar w:fldCharType="begin"/>
      </w:r>
      <w:r w:rsidR="008A5E4E">
        <w:instrText xml:space="preserve"> PAGEREF _Ref1964969283 \p \h  \* MERGEFORMAT </w:instrText>
      </w:r>
      <w:r w:rsidR="009A76EE" w:rsidRPr="008A5E4E">
        <w:fldChar w:fldCharType="separate"/>
      </w:r>
      <w:r w:rsidR="00533AF0" w:rsidRPr="00533AF0">
        <w:rPr>
          <w:rStyle w:val="xref1"/>
          <w:noProof/>
        </w:rPr>
        <w:t>on</w:t>
      </w:r>
      <w:r w:rsidR="00533AF0">
        <w:rPr>
          <w:noProof/>
        </w:rPr>
        <w:t xml:space="preserve"> page 95</w:t>
      </w:r>
      <w:r w:rsidR="009A76EE" w:rsidRPr="008A5E4E">
        <w:rPr>
          <w:rStyle w:val="xref1"/>
        </w:rPr>
        <w:fldChar w:fldCharType="end"/>
      </w:r>
      <w:r>
        <w:rPr>
          <w:rStyle w:val="xref1"/>
        </w:rPr>
        <w:t>)</w:t>
      </w:r>
      <w:r>
        <w:t>.</w:t>
      </w:r>
    </w:p>
    <w:p w14:paraId="583AE60E" w14:textId="77777777" w:rsidR="008A5E4E" w:rsidRDefault="009A76EE">
      <w:pPr>
        <w:pStyle w:val="pDefinitionTerm"/>
      </w:pPr>
      <w:r>
        <w:fldChar w:fldCharType="begin"/>
      </w:r>
      <w:r w:rsidR="0065745B">
        <w:instrText xml:space="preserve"> XE "miscellaneous operations:kernargbaseptr" </w:instrText>
      </w:r>
      <w:r>
        <w:fldChar w:fldCharType="end"/>
      </w:r>
      <w:r w:rsidR="0065745B">
        <w:rPr>
          <w:rStyle w:val="code1"/>
        </w:rPr>
        <w:t>kernargbaseptr</w:t>
      </w:r>
    </w:p>
    <w:p w14:paraId="66988F4F" w14:textId="77777777" w:rsidR="008A5E4E" w:rsidRDefault="0065745B">
      <w:pPr>
        <w:pStyle w:val="p1"/>
      </w:pPr>
      <w:r>
        <w:t xml:space="preserve">Returns the kernarg segment address of the base of the kernarg segment for the kernel dispatch being executed, and stores the result in the destination </w:t>
      </w:r>
      <w:r>
        <w:rPr>
          <w:rStyle w:val="i"/>
        </w:rPr>
        <w:t>dest</w:t>
      </w:r>
      <w:r>
        <w:t xml:space="preserve">. The first kernarg segment variable is allocated at offset 0 relative to this base address. The address will be at least 16 byte aligned. Additionally, if any of the kernarg segment variables have </w:t>
      </w:r>
      <w:r>
        <w:rPr>
          <w:rStyle w:val="code1"/>
        </w:rPr>
        <w:t>align(</w:t>
      </w:r>
      <w:r>
        <w:rPr>
          <w:rStyle w:val="i"/>
        </w:rPr>
        <w:t>n</w:t>
      </w:r>
      <w:r>
        <w:rPr>
          <w:rStyle w:val="code1"/>
        </w:rPr>
        <w:t>)</w:t>
      </w:r>
      <w:r>
        <w:t xml:space="preserve"> qualifiers (see </w:t>
      </w:r>
      <w:r>
        <w:rPr>
          <w:rStyle w:val="xref1"/>
        </w:rPr>
        <w:t>4.3.10. Declaration and Definition Qualifiers (</w:t>
      </w:r>
      <w:r w:rsidR="009A76EE" w:rsidRPr="008A5E4E">
        <w:fldChar w:fldCharType="begin"/>
      </w:r>
      <w:r w:rsidR="008A5E4E">
        <w:instrText xml:space="preserve"> PAGEREF _Ref1400793971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 xml:space="preserve">) with </w:t>
      </w:r>
      <w:r>
        <w:rPr>
          <w:rStyle w:val="i"/>
        </w:rPr>
        <w:t>n</w:t>
      </w:r>
      <w:r>
        <w:t xml:space="preserve"> larger than 16, then the returned address will have alignment at least the maximum </w:t>
      </w:r>
      <w:r>
        <w:rPr>
          <w:rStyle w:val="i"/>
        </w:rPr>
        <w:t>n</w:t>
      </w:r>
      <w:r>
        <w:t xml:space="preserve"> specified. See </w:t>
      </w:r>
      <w:r>
        <w:rPr>
          <w:rStyle w:val="xref1"/>
        </w:rPr>
        <w:t>4.21. Kernarg Segment (</w:t>
      </w:r>
      <w:r w:rsidR="009A76EE" w:rsidRPr="008A5E4E">
        <w:fldChar w:fldCharType="begin"/>
      </w:r>
      <w:r w:rsidR="008A5E4E">
        <w:instrText xml:space="preserve"> PAGEREF _Ref1156593515 \p \h  \* MERGEFORMAT </w:instrText>
      </w:r>
      <w:r w:rsidR="009A76EE" w:rsidRPr="008A5E4E">
        <w:fldChar w:fldCharType="separate"/>
      </w:r>
      <w:r w:rsidR="00533AF0" w:rsidRPr="00533AF0">
        <w:rPr>
          <w:rStyle w:val="xref1"/>
          <w:noProof/>
        </w:rPr>
        <w:t>on</w:t>
      </w:r>
      <w:r w:rsidR="00533AF0">
        <w:rPr>
          <w:noProof/>
        </w:rPr>
        <w:t xml:space="preserve"> page 96</w:t>
      </w:r>
      <w:r w:rsidR="009A76EE" w:rsidRPr="008A5E4E">
        <w:rPr>
          <w:rStyle w:val="xref1"/>
        </w:rPr>
        <w:fldChar w:fldCharType="end"/>
      </w:r>
      <w:r>
        <w:rPr>
          <w:rStyle w:val="xref1"/>
        </w:rPr>
        <w:t>)</w:t>
      </w:r>
      <w:r>
        <w:t>.</w:t>
      </w:r>
    </w:p>
    <w:p w14:paraId="05BEBCF1" w14:textId="77777777" w:rsidR="008A5E4E" w:rsidRDefault="0065745B">
      <w:pPr>
        <w:pStyle w:val="p1"/>
      </w:pPr>
      <w:r>
        <w:t>For example, can be used in functions called directly or indirectly by a kernel dispatch to directly access the kernel arguments.</w:t>
      </w:r>
    </w:p>
    <w:p w14:paraId="01632AF8" w14:textId="77777777" w:rsidR="008A5E4E" w:rsidRDefault="009A76EE">
      <w:pPr>
        <w:pStyle w:val="pDefinitionTerm"/>
      </w:pPr>
      <w:r>
        <w:fldChar w:fldCharType="begin"/>
      </w:r>
      <w:r w:rsidR="0065745B">
        <w:instrText xml:space="preserve"> XE "miscellaneous operations:laneid" </w:instrText>
      </w:r>
      <w:r>
        <w:fldChar w:fldCharType="end"/>
      </w:r>
      <w:r w:rsidR="0065745B">
        <w:rPr>
          <w:rStyle w:val="code1"/>
        </w:rPr>
        <w:t>laneid</w:t>
      </w:r>
    </w:p>
    <w:p w14:paraId="54740F29" w14:textId="77777777" w:rsidR="008A5E4E" w:rsidRDefault="0065745B">
      <w:pPr>
        <w:pStyle w:val="p1"/>
      </w:pPr>
      <w:r>
        <w:t xml:space="preserve">Returns the identifier (ID) of the work-item's lane within the wavefront, a number between 0 and </w:t>
      </w:r>
      <w:r>
        <w:rPr>
          <w:rStyle w:val="code1"/>
        </w:rPr>
        <w:t>WAVESIZE</w:t>
      </w:r>
      <w:r>
        <w:t xml:space="preserve"> - 1, and stores the result in the destination </w:t>
      </w:r>
      <w:r>
        <w:rPr>
          <w:rStyle w:val="i"/>
        </w:rPr>
        <w:t>dest</w:t>
      </w:r>
      <w:r>
        <w:t xml:space="preserve">. </w:t>
      </w:r>
    </w:p>
    <w:p w14:paraId="0376720A" w14:textId="77777777" w:rsidR="008A5E4E" w:rsidRDefault="009A76EE">
      <w:pPr>
        <w:pStyle w:val="p1"/>
      </w:pPr>
      <w:r>
        <w:fldChar w:fldCharType="begin"/>
      </w:r>
      <w:r w:rsidR="0065745B">
        <w:instrText xml:space="preserve"> XE "compile-time macro" </w:instrText>
      </w:r>
      <w:r>
        <w:fldChar w:fldCharType="end"/>
      </w:r>
      <w:r w:rsidR="0065745B">
        <w:t xml:space="preserve">The compile-time macro </w:t>
      </w:r>
      <w:r w:rsidR="0065745B">
        <w:rPr>
          <w:rStyle w:val="code1"/>
        </w:rPr>
        <w:t>WAVESIZE</w:t>
      </w:r>
      <w:r w:rsidR="0065745B">
        <w:t xml:space="preserve"> can be used to generate code that depends on the wavefront size.</w:t>
      </w:r>
    </w:p>
    <w:p w14:paraId="720195EA" w14:textId="77777777" w:rsidR="008A5E4E" w:rsidRDefault="009A76EE">
      <w:pPr>
        <w:pStyle w:val="pDefinitionTerm"/>
      </w:pPr>
      <w:r>
        <w:fldChar w:fldCharType="begin"/>
      </w:r>
      <w:r w:rsidR="0065745B">
        <w:instrText xml:space="preserve"> XE "miscellaneous operations:maxcuid" </w:instrText>
      </w:r>
      <w:r>
        <w:fldChar w:fldCharType="end"/>
      </w:r>
      <w:r w:rsidR="0065745B">
        <w:rPr>
          <w:rStyle w:val="code1"/>
        </w:rPr>
        <w:t>maxcuid</w:t>
      </w:r>
    </w:p>
    <w:p w14:paraId="41E11942" w14:textId="6600B9E8" w:rsidR="008A5E4E" w:rsidRDefault="0065745B">
      <w:pPr>
        <w:pStyle w:val="p1"/>
      </w:pPr>
      <w:r>
        <w:t xml:space="preserve">Returns the number of compute units -1 for this </w:t>
      </w:r>
      <w:r w:rsidR="0023395C">
        <w:t>kernel agent</w:t>
      </w:r>
      <w:r>
        <w:t xml:space="preserve"> and stores the result in the destination </w:t>
      </w:r>
      <w:r>
        <w:rPr>
          <w:rStyle w:val="i"/>
        </w:rPr>
        <w:t>dest</w:t>
      </w:r>
      <w:r>
        <w:t xml:space="preserve">. For example, if </w:t>
      </w:r>
      <w:r w:rsidR="0023395C">
        <w:t>a kernel agent</w:t>
      </w:r>
      <w:r>
        <w:t xml:space="preserve"> has four compute units, </w:t>
      </w:r>
      <w:r>
        <w:rPr>
          <w:rStyle w:val="code1"/>
        </w:rPr>
        <w:t>maxcuid</w:t>
      </w:r>
      <w:r>
        <w:t xml:space="preserve"> will be 3.</w:t>
      </w:r>
    </w:p>
    <w:p w14:paraId="7392DE80" w14:textId="77777777" w:rsidR="008A5E4E" w:rsidRDefault="009A76EE">
      <w:pPr>
        <w:pStyle w:val="pDefinitionTerm"/>
      </w:pPr>
      <w:r>
        <w:fldChar w:fldCharType="begin"/>
      </w:r>
      <w:r w:rsidR="0065745B">
        <w:instrText xml:space="preserve"> XE "miscellaneous operations:maxwaveid" </w:instrText>
      </w:r>
      <w:r>
        <w:fldChar w:fldCharType="end"/>
      </w:r>
      <w:r w:rsidR="0065745B">
        <w:rPr>
          <w:rStyle w:val="code1"/>
        </w:rPr>
        <w:t>maxwaveid</w:t>
      </w:r>
    </w:p>
    <w:p w14:paraId="646ED96C" w14:textId="44E8F6DC" w:rsidR="008A5E4E" w:rsidRDefault="0065745B">
      <w:pPr>
        <w:pStyle w:val="p1"/>
      </w:pPr>
      <w:r>
        <w:t xml:space="preserve">Returns the number of wavefronts -1 that can run at the same time on a compute unit and stores the result in the destination </w:t>
      </w:r>
      <w:r>
        <w:rPr>
          <w:rStyle w:val="i"/>
        </w:rPr>
        <w:t>dest</w:t>
      </w:r>
      <w:r>
        <w:t xml:space="preserve">. All compute units of </w:t>
      </w:r>
      <w:r w:rsidR="0023395C">
        <w:t>a kernel agent</w:t>
      </w:r>
      <w:r>
        <w:t xml:space="preserve"> must support the same value for </w:t>
      </w:r>
      <w:r>
        <w:rPr>
          <w:rStyle w:val="code1"/>
        </w:rPr>
        <w:t>maxwaveid</w:t>
      </w:r>
      <w:r>
        <w:t xml:space="preserve">. For example, if a maximum of four wavefronts can execute at the same time on a compute unit, </w:t>
      </w:r>
      <w:r>
        <w:rPr>
          <w:rStyle w:val="code1"/>
        </w:rPr>
        <w:t>maxwaveid</w:t>
      </w:r>
      <w:r>
        <w:t xml:space="preserve"> will be 3.</w:t>
      </w:r>
    </w:p>
    <w:p w14:paraId="0B97E711" w14:textId="77777777" w:rsidR="008A5E4E" w:rsidRDefault="009A76EE">
      <w:pPr>
        <w:pStyle w:val="pDefinitionTerm"/>
      </w:pPr>
      <w:r>
        <w:fldChar w:fldCharType="begin"/>
      </w:r>
      <w:r w:rsidR="0065745B">
        <w:instrText xml:space="preserve"> XE "miscellaneous operations:nop" </w:instrText>
      </w:r>
      <w:r>
        <w:fldChar w:fldCharType="end"/>
      </w:r>
      <w:r w:rsidR="0065745B">
        <w:rPr>
          <w:rStyle w:val="code1"/>
        </w:rPr>
        <w:t>nop</w:t>
      </w:r>
    </w:p>
    <w:p w14:paraId="5D88410E" w14:textId="77777777" w:rsidR="008A5E4E" w:rsidRDefault="0065745B">
      <w:pPr>
        <w:pStyle w:val="p1"/>
      </w:pPr>
      <w:r>
        <w:t>A NOP (no operation). Used to leave space in an HSAIL program.</w:t>
      </w:r>
    </w:p>
    <w:p w14:paraId="4F3493AC" w14:textId="77777777" w:rsidR="008A5E4E" w:rsidRDefault="009A76EE">
      <w:pPr>
        <w:pStyle w:val="pDefinitionTerm"/>
      </w:pPr>
      <w:r>
        <w:fldChar w:fldCharType="begin"/>
      </w:r>
      <w:r w:rsidR="0065745B">
        <w:instrText xml:space="preserve"> XE "miscellaneous operations:nullptr" </w:instrText>
      </w:r>
      <w:r>
        <w:fldChar w:fldCharType="end"/>
      </w:r>
      <w:r w:rsidR="0065745B">
        <w:rPr>
          <w:rStyle w:val="code1"/>
        </w:rPr>
        <w:t>nullptr</w:t>
      </w:r>
    </w:p>
    <w:p w14:paraId="2F12024E" w14:textId="752953B3" w:rsidR="008A5E4E" w:rsidRDefault="0065745B">
      <w:pPr>
        <w:pStyle w:val="p1"/>
      </w:pPr>
      <w:r>
        <w:t xml:space="preserve">Sets the destination </w:t>
      </w:r>
      <w:r>
        <w:rPr>
          <w:rStyle w:val="i"/>
        </w:rPr>
        <w:t>dest</w:t>
      </w:r>
      <w:r>
        <w:t xml:space="preserve"> to a value that is not a legal address within the segment. If </w:t>
      </w:r>
      <w:r>
        <w:rPr>
          <w:rStyle w:val="i"/>
        </w:rPr>
        <w:t>segment</w:t>
      </w:r>
      <w:r>
        <w:t xml:space="preserve"> is omitted, </w:t>
      </w:r>
      <w:r>
        <w:rPr>
          <w:rStyle w:val="i"/>
        </w:rPr>
        <w:t>dest</w:t>
      </w:r>
      <w:r>
        <w:t xml:space="preserve"> is set to the value of the null pointer value for a flat </w:t>
      </w:r>
      <w:r w:rsidR="00CA5A54">
        <w:t xml:space="preserve"> </w:t>
      </w:r>
      <w:r>
        <w:t>address.</w:t>
      </w:r>
    </w:p>
    <w:p w14:paraId="0DDCF0FF" w14:textId="4D7CFBA7" w:rsidR="009A4DD3" w:rsidRDefault="009A4DD3">
      <w:pPr>
        <w:pStyle w:val="p1"/>
      </w:pPr>
      <w:r>
        <w:t xml:space="preserve">The flat address null </w:t>
      </w:r>
      <w:r w:rsidR="00DF638B">
        <w:t xml:space="preserve">pointer </w:t>
      </w:r>
      <w:r>
        <w:t>value</w:t>
      </w:r>
      <w:r w:rsidR="00534053">
        <w:t xml:space="preserve"> is the same for a</w:t>
      </w:r>
      <w:r w:rsidR="0065745B">
        <w:t>ll agents, including host CPU agents</w:t>
      </w:r>
      <w:r w:rsidR="00534053">
        <w:t>, and is dependent on the host operating system</w:t>
      </w:r>
      <w:r w:rsidR="0065745B">
        <w:t>.</w:t>
      </w:r>
    </w:p>
    <w:p w14:paraId="1D44C191" w14:textId="71C2AC1E" w:rsidR="009A4DD3" w:rsidRDefault="009A4DD3">
      <w:pPr>
        <w:pStyle w:val="p1"/>
      </w:pPr>
      <w:r>
        <w:t>The null pointer value used for the global and readonly segment is the same as that used for a flat address.</w:t>
      </w:r>
    </w:p>
    <w:p w14:paraId="6A35F722" w14:textId="4ECF18CC" w:rsidR="003F06C9" w:rsidRDefault="0065745B">
      <w:pPr>
        <w:pStyle w:val="p1"/>
      </w:pPr>
      <w:r>
        <w:t xml:space="preserve">The arg and spill segments do not have a null pointer value since the address of variables in these segments cannot be obtained with the </w:t>
      </w:r>
      <w:r>
        <w:rPr>
          <w:rStyle w:val="code1"/>
        </w:rPr>
        <w:t>lda</w:t>
      </w:r>
      <w:r>
        <w:t xml:space="preserve"> operation.</w:t>
      </w:r>
    </w:p>
    <w:p w14:paraId="60EF357D" w14:textId="1AF3FE64" w:rsidR="008A5E4E" w:rsidRDefault="0065745B">
      <w:pPr>
        <w:pStyle w:val="p1"/>
      </w:pPr>
      <w:r>
        <w:t xml:space="preserve">The </w:t>
      </w:r>
      <w:r w:rsidR="003F06C9">
        <w:t xml:space="preserve">null pointer </w:t>
      </w:r>
      <w:r>
        <w:t xml:space="preserve">value for </w:t>
      </w:r>
      <w:r w:rsidR="003F06C9">
        <w:t>the group, private and kernarg</w:t>
      </w:r>
      <w:r>
        <w:t xml:space="preserve"> segment</w:t>
      </w:r>
      <w:r w:rsidR="003F06C9">
        <w:t>s</w:t>
      </w:r>
      <w:r>
        <w:t xml:space="preserve"> is agent dependent and different agents may use different values.</w:t>
      </w:r>
    </w:p>
    <w:p w14:paraId="73EA58BA" w14:textId="6D8524C8" w:rsidR="009A4DD3" w:rsidRDefault="009A4DD3">
      <w:pPr>
        <w:pStyle w:val="p1"/>
      </w:pPr>
      <w:r>
        <w:t xml:space="preserve">The implementation </w:t>
      </w:r>
      <w:r w:rsidR="00DF638B">
        <w:t>is required to</w:t>
      </w:r>
      <w:r>
        <w:t xml:space="preserve"> ensure no segment variable is allocated, and no memory segment allocator will return an address, with the null pointer value used by the specified segment.</w:t>
      </w:r>
    </w:p>
    <w:p w14:paraId="53E3DD5E" w14:textId="0E9CB60B" w:rsidR="008A5E4E" w:rsidRDefault="00CA5A54">
      <w:pPr>
        <w:pStyle w:val="p1"/>
      </w:pPr>
      <w:r>
        <w:t xml:space="preserve">An HSA </w:t>
      </w:r>
      <w:r w:rsidR="0065745B">
        <w:t xml:space="preserve">runtime </w:t>
      </w:r>
      <w:r>
        <w:t>query is available to obtain the null pointer value for the</w:t>
      </w:r>
      <w:r w:rsidRPr="00CA5A54">
        <w:t xml:space="preserve"> </w:t>
      </w:r>
      <w:r>
        <w:t>group, private and kernarg segments</w:t>
      </w:r>
      <w:r w:rsidR="00DF638B">
        <w:t xml:space="preserve"> </w:t>
      </w:r>
      <w:r w:rsidR="0065745B">
        <w:t>for each agent.</w:t>
      </w:r>
      <w:r w:rsidR="00F45DCD">
        <w:t xml:space="preserve"> The host operating system provides the value used for the null </w:t>
      </w:r>
      <w:r w:rsidR="00DF638B">
        <w:t>pointer</w:t>
      </w:r>
      <w:r w:rsidR="00F45DCD">
        <w:t xml:space="preserve"> value for </w:t>
      </w:r>
      <w:r w:rsidR="003F06C9">
        <w:t>a</w:t>
      </w:r>
      <w:r w:rsidR="00F45DCD">
        <w:t xml:space="preserve"> flat</w:t>
      </w:r>
      <w:r w:rsidR="003F06C9">
        <w:t xml:space="preserve"> address</w:t>
      </w:r>
      <w:r w:rsidR="00F45DCD">
        <w:t>.</w:t>
      </w:r>
    </w:p>
    <w:p w14:paraId="67B03AA2" w14:textId="77777777" w:rsidR="008A5E4E" w:rsidRDefault="009A76EE">
      <w:pPr>
        <w:pStyle w:val="pDefinitionTerm"/>
      </w:pPr>
      <w:r>
        <w:fldChar w:fldCharType="begin"/>
      </w:r>
      <w:r w:rsidR="0065745B">
        <w:instrText xml:space="preserve"> XE "miscellaneous operations:waveid" </w:instrText>
      </w:r>
      <w:r>
        <w:fldChar w:fldCharType="end"/>
      </w:r>
      <w:r w:rsidR="0065745B">
        <w:rPr>
          <w:rStyle w:val="code1"/>
        </w:rPr>
        <w:t>waveid</w:t>
      </w:r>
    </w:p>
    <w:p w14:paraId="6EC650BC" w14:textId="77777777" w:rsidR="008A5E4E" w:rsidRDefault="0065745B">
      <w:pPr>
        <w:pStyle w:val="p1"/>
      </w:pPr>
      <w:r>
        <w:t xml:space="preserve">Returns an identifier (ID) for the wavefront on this compute unit, a number between 0 and </w:t>
      </w:r>
      <w:r>
        <w:rPr>
          <w:rStyle w:val="code1"/>
        </w:rPr>
        <w:t>maxwaveid</w:t>
      </w:r>
      <w:r>
        <w:t xml:space="preserve">, and stores the result in the destination </w:t>
      </w:r>
      <w:r>
        <w:rPr>
          <w:rStyle w:val="i"/>
        </w:rPr>
        <w:t>dest</w:t>
      </w:r>
      <w:r>
        <w:t xml:space="preserve">. </w:t>
      </w:r>
    </w:p>
    <w:p w14:paraId="49142E1D" w14:textId="77777777" w:rsidR="008A5E4E" w:rsidRDefault="0065745B">
      <w:pPr>
        <w:pStyle w:val="p1"/>
      </w:pPr>
      <w:r>
        <w:t xml:space="preserve"> For example, if a maximum of four wavefronts can execute at the same time on a compute unit, the possible </w:t>
      </w:r>
      <w:r>
        <w:rPr>
          <w:rStyle w:val="code1"/>
        </w:rPr>
        <w:t>waveid</w:t>
      </w:r>
      <w:r>
        <w:t xml:space="preserve"> values will be 0, 1, 2, and 3.</w:t>
      </w:r>
    </w:p>
    <w:p w14:paraId="2639E514" w14:textId="77777777" w:rsidR="008A5E4E" w:rsidRDefault="0065745B">
      <w:pPr>
        <w:pStyle w:val="p1"/>
      </w:pPr>
      <w:r>
        <w:t xml:space="preserve">The value is unique across all currently executing wavefronts on the same compute unit. The number will be reused when the wavefront is finished and a new wavefront starts. </w:t>
      </w:r>
    </w:p>
    <w:p w14:paraId="1616023D" w14:textId="77777777" w:rsidR="008A5E4E" w:rsidRDefault="0065745B">
      <w:pPr>
        <w:pStyle w:val="p1"/>
      </w:pPr>
      <w:r>
        <w:t xml:space="preserve">Implementations are allowed to move in-flight computations within and between compute units, so the value returned can be different each time </w:t>
      </w:r>
      <w:r>
        <w:rPr>
          <w:rStyle w:val="code1"/>
        </w:rPr>
        <w:t>waveid</w:t>
      </w:r>
      <w:r>
        <w:t xml:space="preserve"> is executed.</w:t>
      </w:r>
    </w:p>
    <w:p w14:paraId="6560AD0F" w14:textId="77777777" w:rsidR="008A5E4E" w:rsidRDefault="0065745B">
      <w:pPr>
        <w:pStyle w:val="p1"/>
      </w:pPr>
      <w:r>
        <w:t>Programs might use this value to address non-persistent global storage.</w:t>
      </w:r>
    </w:p>
    <w:p w14:paraId="48DBFC8E" w14:textId="77777777" w:rsidR="008A5E4E" w:rsidRDefault="0065745B">
      <w:pPr>
        <w:pStyle w:val="pExample"/>
      </w:pPr>
      <w:r>
        <w:t>Examples</w:t>
      </w:r>
    </w:p>
    <w:p w14:paraId="3A74A0D6" w14:textId="446B6F18" w:rsidR="008A5E4E" w:rsidRDefault="0065745B">
      <w:pPr>
        <w:pStyle w:val="pre"/>
      </w:pPr>
      <w:r>
        <w:t>clock_u64 $d6;          // return the current time</w:t>
      </w:r>
      <w:r w:rsidR="00D33F4E">
        <w:br/>
        <w:t xml:space="preserve"> </w:t>
      </w:r>
      <w:r w:rsidR="00D33F4E" w:rsidRPr="00D33F4E">
        <w:t>cuid_u32 $s0;           // access the compute unit id within the kernel agent</w:t>
      </w:r>
      <w:r>
        <w:br/>
        <w:t xml:space="preserve"> debugtrap_u32 $s1;      // halt </w:t>
      </w:r>
      <w:r w:rsidR="006F14FE">
        <w:t xml:space="preserve">execution </w:t>
      </w:r>
      <w:r>
        <w:t>and transfer control to debugger</w:t>
      </w:r>
      <w:r w:rsidR="006F14FE" w:rsidRPr="006F14FE">
        <w:t xml:space="preserve"> </w:t>
      </w:r>
      <w:r w:rsidR="006F14FE">
        <w:t>if debug</w:t>
      </w:r>
      <w:r w:rsidR="006F14FE">
        <w:br/>
        <w:t xml:space="preserve">                         // interface is active</w:t>
      </w:r>
      <w:r>
        <w:br/>
        <w:t xml:space="preserve"> groupbaseptr_u32 $</w:t>
      </w:r>
      <w:r w:rsidR="00892C21">
        <w:t>s</w:t>
      </w:r>
      <w:r>
        <w:t>2;   // base address for group segment</w:t>
      </w:r>
      <w:r>
        <w:br/>
        <w:t xml:space="preserve"> kernargbaseptr_u64 $d2; // base address for kernarg segment</w:t>
      </w:r>
      <w:r>
        <w:br/>
        <w:t xml:space="preserve"> laneid_u32 $s1;         // access the lane ID</w:t>
      </w:r>
      <w:r>
        <w:br/>
        <w:t xml:space="preserve"> maxcuid_u32 $s6;        // access number of compute units on the </w:t>
      </w:r>
      <w:r w:rsidR="00EE3B8D">
        <w:t>kernel agent</w:t>
      </w:r>
      <w:r>
        <w:br/>
        <w:t xml:space="preserve"> maxwaveid_u32 $s4;      // access the maximum number of wave</w:t>
      </w:r>
      <w:r w:rsidR="00042822">
        <w:t>front</w:t>
      </w:r>
      <w:r>
        <w:t>s that can be executing</w:t>
      </w:r>
      <w:r w:rsidR="000A4547">
        <w:br/>
      </w:r>
      <w:r>
        <w:t xml:space="preserve">                         // </w:t>
      </w:r>
      <w:r w:rsidR="00042822">
        <w:t xml:space="preserve">at the </w:t>
      </w:r>
      <w:r>
        <w:t xml:space="preserve">same time by the </w:t>
      </w:r>
      <w:r w:rsidR="00EE3B8D">
        <w:t>kernel agent</w:t>
      </w:r>
      <w:r>
        <w:br/>
        <w:t xml:space="preserve"> nop;                    // no operation</w:t>
      </w:r>
      <w:r>
        <w:br/>
        <w:t xml:space="preserve"> nullptr_group_u32 $s0;  // null pointer value for group segment</w:t>
      </w:r>
      <w:r>
        <w:br/>
        <w:t xml:space="preserve"> nullptr_u64 $d1; </w:t>
      </w:r>
      <w:r w:rsidR="006A0DD8">
        <w:t xml:space="preserve">       </w:t>
      </w:r>
      <w:r>
        <w:t xml:space="preserve">// null pointer value for </w:t>
      </w:r>
      <w:r w:rsidR="006A0DD8">
        <w:t xml:space="preserve">a flat address or </w:t>
      </w:r>
      <w:r>
        <w:t>global segment</w:t>
      </w:r>
      <w:r>
        <w:br/>
        <w:t xml:space="preserve"> waveid_u32 $s3;         // access the wavefront ID within the </w:t>
      </w:r>
      <w:r w:rsidR="00EE3B8D">
        <w:t>kernel agent</w:t>
      </w:r>
    </w:p>
    <w:p w14:paraId="274B1600" w14:textId="77777777" w:rsidR="008A5E4E" w:rsidRDefault="008A5E4E">
      <w:pPr>
        <w:sectPr w:rsidR="008A5E4E">
          <w:headerReference w:type="even" r:id="rId175"/>
          <w:headerReference w:type="default" r:id="rId176"/>
          <w:footerReference w:type="even" r:id="rId177"/>
          <w:footerReference w:type="default" r:id="rId178"/>
          <w:type w:val="oddPage"/>
          <w:pgSz w:w="12240" w:h="15840"/>
          <w:pgMar w:top="1620" w:right="900" w:bottom="1260" w:left="2340" w:header="540" w:footer="180" w:gutter="0"/>
          <w:cols w:space="720"/>
        </w:sectPr>
      </w:pPr>
    </w:p>
    <w:p w14:paraId="0697B2D4" w14:textId="77777777" w:rsidR="008A5E4E" w:rsidRDefault="0065745B">
      <w:pPr>
        <w:pStyle w:val="h1Chpt"/>
      </w:pPr>
      <w:bookmarkStart w:id="849" w:name="_Toc396034382"/>
      <w:r>
        <w:t xml:space="preserve">Chapter 12. </w:t>
      </w:r>
      <w:r>
        <w:br/>
      </w:r>
      <w:bookmarkStart w:id="850" w:name="_Ref-178335936"/>
      <w:r>
        <w:t>Exceptions</w:t>
      </w:r>
      <w:bookmarkEnd w:id="849"/>
      <w:bookmarkEnd w:id="850"/>
    </w:p>
    <w:p w14:paraId="04B424AB" w14:textId="77777777" w:rsidR="008A5E4E" w:rsidRDefault="0065745B">
      <w:pPr>
        <w:pStyle w:val="p"/>
      </w:pPr>
      <w:r>
        <w:t>This chapter describes HSA exception processing.</w:t>
      </w:r>
    </w:p>
    <w:p w14:paraId="0DEF69B3" w14:textId="77777777" w:rsidR="008A5E4E" w:rsidRDefault="0065745B">
      <w:pPr>
        <w:pStyle w:val="h2"/>
      </w:pPr>
      <w:bookmarkStart w:id="851" w:name="_Toc396034383"/>
      <w:r>
        <w:t>12.1 Kinds of Exceptions</w:t>
      </w:r>
      <w:bookmarkEnd w:id="851"/>
    </w:p>
    <w:p w14:paraId="34B6A6A2" w14:textId="77777777" w:rsidR="008A5E4E" w:rsidRDefault="0065745B">
      <w:pPr>
        <w:pStyle w:val="pNoPageBreakAfter"/>
      </w:pPr>
      <w:r>
        <w:t>Three kinds of exceptions are supported:</w:t>
      </w:r>
    </w:p>
    <w:p w14:paraId="103D8F45" w14:textId="6891B6F2" w:rsidR="008A5E4E" w:rsidRDefault="0065745B" w:rsidP="00B40BE0">
      <w:pPr>
        <w:pStyle w:val="li"/>
        <w:numPr>
          <w:ilvl w:val="0"/>
          <w:numId w:val="212"/>
        </w:numPr>
        <w:spacing w:before="320"/>
        <w:ind w:left="600"/>
      </w:pPr>
      <w:r>
        <w:t>Hardware-detected exceptions such as divide by zero.</w:t>
      </w:r>
      <w:r w:rsidR="00C55D5A">
        <w:t xml:space="preserve"> </w:t>
      </w:r>
      <w:r>
        <w:t xml:space="preserve">See </w:t>
      </w:r>
      <w:r>
        <w:rPr>
          <w:rStyle w:val="xref1"/>
        </w:rPr>
        <w:t>12.2. Hardware Exceptions (</w:t>
      </w:r>
      <w:r w:rsidR="009A76EE" w:rsidRPr="008A5E4E">
        <w:fldChar w:fldCharType="begin"/>
      </w:r>
      <w:r w:rsidR="008A5E4E">
        <w:instrText xml:space="preserve"> PAGEREF _Ref-1432139704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 xml:space="preserve">. </w:t>
      </w:r>
    </w:p>
    <w:p w14:paraId="42408B08" w14:textId="40319479" w:rsidR="008A5E4E" w:rsidRDefault="0065745B" w:rsidP="00B40BE0">
      <w:pPr>
        <w:pStyle w:val="li"/>
        <w:numPr>
          <w:ilvl w:val="0"/>
          <w:numId w:val="212"/>
        </w:numPr>
        <w:ind w:left="600"/>
      </w:pPr>
      <w:r>
        <w:t>Software-triggered exceptions corresponding to higher-level catch and throw operations.</w:t>
      </w:r>
      <w:r w:rsidR="00C55D5A">
        <w:t xml:space="preserve"> H</w:t>
      </w:r>
      <w:r>
        <w:t xml:space="preserve">SAIL provides no special operations for handling software exceptions. They can be implemented in terms of the HSAIL branch operations. </w:t>
      </w:r>
    </w:p>
    <w:p w14:paraId="62C2CDCD" w14:textId="6B6EAB00" w:rsidR="008A5E4E" w:rsidRDefault="0065745B" w:rsidP="00B40BE0">
      <w:pPr>
        <w:pStyle w:val="li"/>
        <w:numPr>
          <w:ilvl w:val="0"/>
          <w:numId w:val="212"/>
        </w:numPr>
        <w:ind w:left="600"/>
      </w:pPr>
      <w:r>
        <w:t xml:space="preserve">Debug exceptions generated by </w:t>
      </w:r>
      <w:r>
        <w:rPr>
          <w:rStyle w:val="code1"/>
        </w:rPr>
        <w:t>debugtrap</w:t>
      </w:r>
      <w:r>
        <w:t xml:space="preserve"> or as a consequence of actions performed by the </w:t>
      </w:r>
      <w:r w:rsidR="00C55D5A">
        <w:t xml:space="preserve">optional </w:t>
      </w:r>
      <w:r>
        <w:t xml:space="preserve">HSA </w:t>
      </w:r>
      <w:r w:rsidR="0042739A">
        <w:t>r</w:t>
      </w:r>
      <w:r>
        <w:t>untime debug interface</w:t>
      </w:r>
      <w:r w:rsidR="00C55D5A">
        <w:t xml:space="preserve"> if it is active</w:t>
      </w:r>
      <w:r>
        <w:t>.</w:t>
      </w:r>
      <w:r w:rsidR="00C55D5A">
        <w:t xml:space="preserve"> </w:t>
      </w:r>
      <w:r>
        <w:t xml:space="preserve">See </w:t>
      </w:r>
      <w:r>
        <w:rPr>
          <w:rStyle w:val="xref1"/>
        </w:rPr>
        <w:t>12.4. Debug Exceptions (</w:t>
      </w:r>
      <w:r w:rsidR="009A76EE" w:rsidRPr="008A5E4E">
        <w:fldChar w:fldCharType="begin"/>
      </w:r>
      <w:r w:rsidR="008A5E4E">
        <w:instrText xml:space="preserve"> PAGEREF _Ref-1162105155 \p \h  \* MERGEFORMAT </w:instrText>
      </w:r>
      <w:r w:rsidR="009A76EE" w:rsidRPr="008A5E4E">
        <w:fldChar w:fldCharType="separate"/>
      </w:r>
      <w:r w:rsidR="00533AF0" w:rsidRPr="00533AF0">
        <w:rPr>
          <w:rStyle w:val="xref1"/>
          <w:noProof/>
        </w:rPr>
        <w:t>on</w:t>
      </w:r>
      <w:r w:rsidR="00533AF0">
        <w:rPr>
          <w:noProof/>
        </w:rPr>
        <w:t xml:space="preserve"> page 280</w:t>
      </w:r>
      <w:r w:rsidR="009A76EE" w:rsidRPr="008A5E4E">
        <w:rPr>
          <w:rStyle w:val="xref1"/>
        </w:rPr>
        <w:fldChar w:fldCharType="end"/>
      </w:r>
      <w:r>
        <w:rPr>
          <w:rStyle w:val="xref1"/>
        </w:rPr>
        <w:t>)</w:t>
      </w:r>
      <w:r>
        <w:t>.</w:t>
      </w:r>
    </w:p>
    <w:p w14:paraId="665E25FC" w14:textId="77777777" w:rsidR="008A5E4E" w:rsidRDefault="0065745B">
      <w:pPr>
        <w:pStyle w:val="h2"/>
      </w:pPr>
      <w:bookmarkStart w:id="852" w:name="_Toc396034384"/>
      <w:r>
        <w:t xml:space="preserve">12.2 </w:t>
      </w:r>
      <w:bookmarkStart w:id="853" w:name="_Ref-1432139704"/>
      <w:bookmarkStart w:id="854" w:name="_Ref-843230354"/>
      <w:bookmarkStart w:id="855" w:name="_Ref1901433926"/>
      <w:r>
        <w:t>Hardware Exceptions</w:t>
      </w:r>
      <w:bookmarkEnd w:id="852"/>
      <w:bookmarkEnd w:id="853"/>
      <w:bookmarkEnd w:id="854"/>
      <w:bookmarkEnd w:id="855"/>
    </w:p>
    <w:p w14:paraId="44E41FB2" w14:textId="77777777" w:rsidR="008A5E4E" w:rsidRDefault="0065745B">
      <w:pPr>
        <w:pStyle w:val="p"/>
      </w:pPr>
      <w:r>
        <w:t xml:space="preserve">HSAIL defines a set of exceptions, and provides a mechanism to control these exceptions by means of hardware exception policies (see </w:t>
      </w:r>
      <w:r>
        <w:rPr>
          <w:rStyle w:val="xref1"/>
        </w:rPr>
        <w:t>12.3. Hardware Exception Policies (</w:t>
      </w:r>
      <w:r w:rsidR="009A76EE" w:rsidRPr="008A5E4E">
        <w:fldChar w:fldCharType="begin"/>
      </w:r>
      <w:r w:rsidR="008A5E4E">
        <w:instrText xml:space="preserve"> PAGEREF _Ref-1526455934 \p \h  \* MERGEFORMAT </w:instrText>
      </w:r>
      <w:r w:rsidR="009A76EE" w:rsidRPr="008A5E4E">
        <w:fldChar w:fldCharType="separate"/>
      </w:r>
      <w:r w:rsidR="00533AF0" w:rsidRPr="00533AF0">
        <w:rPr>
          <w:rStyle w:val="xref1"/>
          <w:noProof/>
        </w:rPr>
        <w:t>on</w:t>
      </w:r>
      <w:r w:rsidR="00533AF0">
        <w:rPr>
          <w:noProof/>
        </w:rPr>
        <w:t xml:space="preserve"> page 279</w:t>
      </w:r>
      <w:r w:rsidR="009A76EE" w:rsidRPr="008A5E4E">
        <w:rPr>
          <w:rStyle w:val="xref1"/>
        </w:rPr>
        <w:fldChar w:fldCharType="end"/>
      </w:r>
      <w:r>
        <w:rPr>
          <w:rStyle w:val="xref1"/>
        </w:rPr>
        <w:t>)</w:t>
      </w:r>
      <w:r>
        <w:t>). The exception policies are specified when a kernel is finalized and cannot be changed at runtime.</w:t>
      </w:r>
    </w:p>
    <w:p w14:paraId="7EA0BFC2" w14:textId="77777777" w:rsidR="008A5E4E" w:rsidRDefault="0065745B">
      <w:pPr>
        <w:pStyle w:val="p"/>
      </w:pPr>
      <w:r>
        <w:t>HSAIL requires the hardware to generate the exceptions, as defined by the HSAIL operations, that are enabled for at least one of the exception policies. The hardware is not required to generate exceptions that are not enabled for any exception policy.</w:t>
      </w:r>
    </w:p>
    <w:p w14:paraId="77E97C58" w14:textId="77777777" w:rsidR="008A5E4E" w:rsidRDefault="0065745B">
      <w:pPr>
        <w:pStyle w:val="p"/>
      </w:pPr>
      <w:r>
        <w:t>The exceptions include the five floating-point exceptions specified in IEEE/ANSI Standard 754-2008. HSAIL also allows, but does not require, an implementation to generate a divide by zero exception if integer division or remainder with a divisor of zero is performed.</w:t>
      </w:r>
    </w:p>
    <w:p w14:paraId="53543A5F" w14:textId="77777777" w:rsidR="008A5E4E" w:rsidRDefault="0065745B">
      <w:pPr>
        <w:pStyle w:val="p"/>
      </w:pPr>
      <w:r>
        <w:t xml:space="preserve">For the Base profile (see </w:t>
      </w:r>
      <w:r>
        <w:rPr>
          <w:rStyle w:val="xref1"/>
        </w:rPr>
        <w:t>16.2.1. Base Profile Requirements (</w:t>
      </w:r>
      <w:r w:rsidR="009A76EE" w:rsidRPr="008A5E4E">
        <w:fldChar w:fldCharType="begin"/>
      </w:r>
      <w:r w:rsidR="008A5E4E">
        <w:instrText xml:space="preserve"> PAGEREF _Ref-16064923 \p \h  \* MERGEFORMAT </w:instrText>
      </w:r>
      <w:r w:rsidR="009A76EE" w:rsidRPr="008A5E4E">
        <w:fldChar w:fldCharType="separate"/>
      </w:r>
      <w:r w:rsidR="00533AF0" w:rsidRPr="00533AF0">
        <w:rPr>
          <w:rStyle w:val="xref1"/>
          <w:noProof/>
        </w:rPr>
        <w:t>on</w:t>
      </w:r>
      <w:r w:rsidR="00533AF0">
        <w:rPr>
          <w:noProof/>
        </w:rPr>
        <w:t xml:space="preserve"> page 298</w:t>
      </w:r>
      <w:r w:rsidR="009A76EE" w:rsidRPr="008A5E4E">
        <w:rPr>
          <w:rStyle w:val="xref1"/>
        </w:rPr>
        <w:fldChar w:fldCharType="end"/>
      </w:r>
      <w:r>
        <w:rPr>
          <w:rStyle w:val="xref1"/>
        </w:rPr>
        <w:t>)</w:t>
      </w:r>
      <w:r>
        <w:t>), it is not permitted to enable any of the exception policies for the five floating-point exceptions.</w:t>
      </w:r>
    </w:p>
    <w:p w14:paraId="615038D5" w14:textId="77777777" w:rsidR="008A5E4E" w:rsidRDefault="0065745B">
      <w:pPr>
        <w:pStyle w:val="p"/>
      </w:pPr>
      <w:r>
        <w:t xml:space="preserve">HSAIL also allows, but does not require, an implementation to generate other exceptions, such as invalid address and memory exception. However, HSAIL does not provide support to control these exceptions by means of the HSAIL exception policies. If such exceptions are generated, it is implementation defined if the exception is signaled. See </w:t>
      </w:r>
      <w:r>
        <w:rPr>
          <w:rStyle w:val="xref1"/>
        </w:rPr>
        <w:t>12.5. Handling Signaled Exceptions (</w:t>
      </w:r>
      <w:r w:rsidR="009A76EE" w:rsidRPr="008A5E4E">
        <w:fldChar w:fldCharType="begin"/>
      </w:r>
      <w:r w:rsidR="008A5E4E">
        <w:instrText xml:space="preserve"> PAGEREF _Ref1944538248 \p \h  \* MERGEFORMAT </w:instrText>
      </w:r>
      <w:r w:rsidR="009A76EE" w:rsidRPr="008A5E4E">
        <w:fldChar w:fldCharType="separate"/>
      </w:r>
      <w:r w:rsidR="00533AF0" w:rsidRPr="00533AF0">
        <w:rPr>
          <w:rStyle w:val="xref1"/>
          <w:noProof/>
        </w:rPr>
        <w:t>on</w:t>
      </w:r>
      <w:r w:rsidR="00533AF0">
        <w:rPr>
          <w:noProof/>
        </w:rPr>
        <w:t xml:space="preserve"> page 280</w:t>
      </w:r>
      <w:r w:rsidR="009A76EE" w:rsidRPr="008A5E4E">
        <w:rPr>
          <w:rStyle w:val="xref1"/>
        </w:rPr>
        <w:fldChar w:fldCharType="end"/>
      </w:r>
      <w:r>
        <w:rPr>
          <w:rStyle w:val="xref1"/>
        </w:rPr>
        <w:t>)</w:t>
      </w:r>
      <w:r>
        <w:t>. If the implementation does not signal the exception, or if execution is resumed after being halted due to signaling the exception, the value returned by the associated operation is undefined. For example, a load from an address of a non-existent memory page can return an undefined value.</w:t>
      </w:r>
    </w:p>
    <w:p w14:paraId="5DA139EA" w14:textId="77777777" w:rsidR="008A5E4E" w:rsidRDefault="0065745B">
      <w:pPr>
        <w:pStyle w:val="pNoPageBreakAfter"/>
      </w:pPr>
      <w:r>
        <w:t>The exceptions supported by the HSAIL exception policies are:</w:t>
      </w:r>
    </w:p>
    <w:p w14:paraId="0D37AD7D" w14:textId="77777777" w:rsidR="008A5E4E" w:rsidRDefault="0065745B">
      <w:pPr>
        <w:pStyle w:val="li"/>
        <w:numPr>
          <w:ilvl w:val="0"/>
          <w:numId w:val="213"/>
        </w:numPr>
        <w:spacing w:before="320"/>
        <w:ind w:left="600"/>
      </w:pPr>
      <w:r>
        <w:t>Overflow</w:t>
      </w:r>
    </w:p>
    <w:p w14:paraId="2C0741F8" w14:textId="77777777" w:rsidR="008A5E4E" w:rsidRDefault="0065745B">
      <w:pPr>
        <w:pStyle w:val="p1"/>
      </w:pPr>
      <w:r>
        <w:t xml:space="preserve">The floating-point exponent of a value is too large to be represented. See </w:t>
      </w:r>
      <w:r>
        <w:rPr>
          <w:rStyle w:val="xref1"/>
        </w:rPr>
        <w:t>4.19.2. Rounding (</w:t>
      </w:r>
      <w:r w:rsidR="009A76EE" w:rsidRPr="008A5E4E">
        <w:fldChar w:fldCharType="begin"/>
      </w:r>
      <w:r w:rsidR="008A5E4E">
        <w:instrText xml:space="preserve"> PAGEREF _Ref909768003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w:t>
      </w:r>
    </w:p>
    <w:p w14:paraId="2D7A8B5B" w14:textId="77777777" w:rsidR="008A5E4E" w:rsidRDefault="0065745B">
      <w:pPr>
        <w:pStyle w:val="li"/>
        <w:numPr>
          <w:ilvl w:val="0"/>
          <w:numId w:val="213"/>
        </w:numPr>
        <w:ind w:left="600"/>
      </w:pPr>
      <w:r>
        <w:t>Underflow</w:t>
      </w:r>
    </w:p>
    <w:p w14:paraId="5140E7BE" w14:textId="77777777" w:rsidR="008A5E4E" w:rsidRDefault="0065745B">
      <w:pPr>
        <w:pStyle w:val="pNoPageBreakAfter1"/>
      </w:pPr>
      <w:r>
        <w:t>A non-zero tiny floating-point value is computed and either:</w:t>
      </w:r>
    </w:p>
    <w:p w14:paraId="42073B04" w14:textId="77777777" w:rsidR="008A5E4E" w:rsidRDefault="0065745B">
      <w:pPr>
        <w:pStyle w:val="li1"/>
        <w:numPr>
          <w:ilvl w:val="1"/>
          <w:numId w:val="214"/>
        </w:numPr>
        <w:ind w:left="1200"/>
      </w:pPr>
      <w:r>
        <w:t xml:space="preserve">the </w:t>
      </w:r>
      <w:r>
        <w:rPr>
          <w:rStyle w:val="code1"/>
        </w:rPr>
        <w:t>ftz</w:t>
      </w:r>
      <w:r>
        <w:t xml:space="preserve"> modifier was specified,</w:t>
      </w:r>
    </w:p>
    <w:p w14:paraId="2A6FDDDF" w14:textId="77777777" w:rsidR="008A5E4E" w:rsidRDefault="0065745B">
      <w:pPr>
        <w:pStyle w:val="li1"/>
        <w:numPr>
          <w:ilvl w:val="1"/>
          <w:numId w:val="214"/>
        </w:numPr>
        <w:ind w:left="1200"/>
      </w:pPr>
      <w:r>
        <w:t xml:space="preserve">or the </w:t>
      </w:r>
      <w:r>
        <w:rPr>
          <w:rStyle w:val="code1"/>
        </w:rPr>
        <w:t>ftz</w:t>
      </w:r>
      <w:r>
        <w:t xml:space="preserve"> modifier was not specified and the value cannot be represented exactly. </w:t>
      </w:r>
    </w:p>
    <w:p w14:paraId="209F908D" w14:textId="77777777" w:rsidR="008A5E4E" w:rsidRDefault="0065745B">
      <w:pPr>
        <w:pStyle w:val="p1"/>
      </w:pPr>
      <w:r>
        <w:t xml:space="preserve">See </w:t>
      </w:r>
      <w:r>
        <w:rPr>
          <w:rStyle w:val="xref1"/>
        </w:rPr>
        <w:t>4.19.2. Rounding (</w:t>
      </w:r>
      <w:r w:rsidR="009A76EE" w:rsidRPr="008A5E4E">
        <w:fldChar w:fldCharType="begin"/>
      </w:r>
      <w:r w:rsidR="008A5E4E">
        <w:instrText xml:space="preserve"> PAGEREF _Ref909768003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w:t>
      </w:r>
    </w:p>
    <w:p w14:paraId="24793137" w14:textId="77777777" w:rsidR="008A5E4E" w:rsidRDefault="0065745B">
      <w:pPr>
        <w:pStyle w:val="li"/>
        <w:numPr>
          <w:ilvl w:val="0"/>
          <w:numId w:val="213"/>
        </w:numPr>
        <w:ind w:left="600"/>
      </w:pPr>
      <w:r>
        <w:t>Division by zero</w:t>
      </w:r>
    </w:p>
    <w:p w14:paraId="5861C31A" w14:textId="77777777" w:rsidR="008A5E4E" w:rsidRDefault="0065745B">
      <w:pPr>
        <w:pStyle w:val="p1"/>
      </w:pPr>
      <w:r>
        <w:t>A finite non-zero floating-point value is divided by zero.</w:t>
      </w:r>
    </w:p>
    <w:p w14:paraId="39869829" w14:textId="77777777" w:rsidR="008A5E4E" w:rsidRDefault="0065745B">
      <w:pPr>
        <w:pStyle w:val="li"/>
      </w:pPr>
      <w:r>
        <w:t xml:space="preserve">It is implementation defined if integer </w:t>
      </w:r>
      <w:r>
        <w:rPr>
          <w:rStyle w:val="code1"/>
        </w:rPr>
        <w:t>div</w:t>
      </w:r>
      <w:r>
        <w:t xml:space="preserve"> or </w:t>
      </w:r>
      <w:r>
        <w:rPr>
          <w:rStyle w:val="code1"/>
        </w:rPr>
        <w:t>rem</w:t>
      </w:r>
      <w:r>
        <w:t xml:space="preserve"> operations with a divisor of zero will generate a divide by zero exception.</w:t>
      </w:r>
    </w:p>
    <w:p w14:paraId="7B881CF4" w14:textId="77777777" w:rsidR="008A5E4E" w:rsidRDefault="0065745B">
      <w:pPr>
        <w:pStyle w:val="li"/>
        <w:numPr>
          <w:ilvl w:val="0"/>
          <w:numId w:val="213"/>
        </w:numPr>
        <w:ind w:left="600"/>
      </w:pPr>
      <w:r>
        <w:t>Invalid operation</w:t>
      </w:r>
    </w:p>
    <w:p w14:paraId="2FCBC875" w14:textId="77777777" w:rsidR="008A5E4E" w:rsidRDefault="0065745B">
      <w:pPr>
        <w:pStyle w:val="pNoPageBreakAfter1"/>
      </w:pPr>
      <w:r>
        <w:t>Operations are performed on values for which the results are not defined. These are:</w:t>
      </w:r>
    </w:p>
    <w:p w14:paraId="37D6083F" w14:textId="2720DC19" w:rsidR="008A5E4E" w:rsidRDefault="0065745B">
      <w:pPr>
        <w:pStyle w:val="li1"/>
        <w:numPr>
          <w:ilvl w:val="1"/>
          <w:numId w:val="215"/>
        </w:numPr>
        <w:ind w:left="1200"/>
      </w:pPr>
      <w:r>
        <w:t>Operations on signaling NaN floating-point values.</w:t>
      </w:r>
    </w:p>
    <w:p w14:paraId="29072743" w14:textId="0425D8C0" w:rsidR="008A5E4E" w:rsidRDefault="00EB3BD9">
      <w:pPr>
        <w:pStyle w:val="li1"/>
        <w:numPr>
          <w:ilvl w:val="1"/>
          <w:numId w:val="215"/>
        </w:numPr>
        <w:ind w:left="1200"/>
      </w:pPr>
      <w:r>
        <w:t>Signaling</w:t>
      </w:r>
      <w:r w:rsidR="0065745B">
        <w:t xml:space="preserve"> comparisons: comparisons on quiet NaN floating point values.</w:t>
      </w:r>
    </w:p>
    <w:p w14:paraId="127A0F08" w14:textId="77777777" w:rsidR="008A5E4E" w:rsidRDefault="0065745B">
      <w:pPr>
        <w:pStyle w:val="li1"/>
        <w:numPr>
          <w:ilvl w:val="1"/>
          <w:numId w:val="215"/>
        </w:numPr>
        <w:ind w:left="1200"/>
      </w:pPr>
      <w:r>
        <w:t xml:space="preserve">Multiplication: </w:t>
      </w:r>
      <w:r>
        <w:rPr>
          <w:rStyle w:val="code1"/>
        </w:rPr>
        <w:t>mul</w:t>
      </w:r>
      <w:r>
        <w:t xml:space="preserve">(0.0, infinity) or </w:t>
      </w:r>
      <w:r>
        <w:rPr>
          <w:rStyle w:val="code1"/>
        </w:rPr>
        <w:t>mul</w:t>
      </w:r>
      <w:r>
        <w:t xml:space="preserve">(infinity, 0.0). </w:t>
      </w:r>
    </w:p>
    <w:p w14:paraId="6F9F69A4" w14:textId="3AF8E636" w:rsidR="008A5E4E" w:rsidRDefault="0065745B">
      <w:pPr>
        <w:pStyle w:val="li1"/>
        <w:numPr>
          <w:ilvl w:val="1"/>
          <w:numId w:val="215"/>
        </w:numPr>
        <w:ind w:left="1200"/>
      </w:pPr>
      <w:r>
        <w:t xml:space="preserve">Fused multiply add: </w:t>
      </w:r>
      <w:r>
        <w:rPr>
          <w:rStyle w:val="code1"/>
        </w:rPr>
        <w:t>fma</w:t>
      </w:r>
      <w:r>
        <w:t xml:space="preserve">(0.0, infinity, c) or </w:t>
      </w:r>
      <w:r>
        <w:rPr>
          <w:rStyle w:val="code1"/>
        </w:rPr>
        <w:t>fma</w:t>
      </w:r>
      <w:r>
        <w:t>(infinity, 0.0, c) unless c is a quiet NaN, in which case it is implementation</w:t>
      </w:r>
      <w:r w:rsidR="00E11165">
        <w:t xml:space="preserve"> </w:t>
      </w:r>
      <w:r>
        <w:t xml:space="preserve">defined if an exception is generated. </w:t>
      </w:r>
    </w:p>
    <w:p w14:paraId="51A49A35" w14:textId="77777777" w:rsidR="008A5E4E" w:rsidRDefault="0065745B">
      <w:pPr>
        <w:pStyle w:val="li1"/>
        <w:numPr>
          <w:ilvl w:val="1"/>
          <w:numId w:val="215"/>
        </w:numPr>
        <w:ind w:left="1200"/>
      </w:pPr>
      <w:r>
        <w:t xml:space="preserve">Addition, subtraction, or fused multiply add: magnitude subtraction of infinities, such as: </w:t>
      </w:r>
      <w:r>
        <w:rPr>
          <w:rStyle w:val="code1"/>
        </w:rPr>
        <w:t>add</w:t>
      </w:r>
      <w:r>
        <w:t xml:space="preserve">(positive infinity, negative infinity), </w:t>
      </w:r>
      <w:r>
        <w:rPr>
          <w:rStyle w:val="code1"/>
        </w:rPr>
        <w:t>sub</w:t>
      </w:r>
      <w:r>
        <w:t xml:space="preserve">(positive infinity, positive infinity). </w:t>
      </w:r>
    </w:p>
    <w:p w14:paraId="32BCD72B" w14:textId="77777777" w:rsidR="008A5E4E" w:rsidRDefault="0065745B">
      <w:pPr>
        <w:pStyle w:val="li1"/>
        <w:numPr>
          <w:ilvl w:val="1"/>
          <w:numId w:val="215"/>
        </w:numPr>
        <w:ind w:left="1200"/>
      </w:pPr>
      <w:r>
        <w:t xml:space="preserve">Division: </w:t>
      </w:r>
      <w:r>
        <w:rPr>
          <w:rStyle w:val="code1"/>
        </w:rPr>
        <w:t>div</w:t>
      </w:r>
      <w:r>
        <w:t xml:space="preserve">(0.0, 0.0) or </w:t>
      </w:r>
      <w:r>
        <w:rPr>
          <w:rStyle w:val="code1"/>
        </w:rPr>
        <w:t>div</w:t>
      </w:r>
      <w:r>
        <w:t xml:space="preserve">(infinity, infinity). </w:t>
      </w:r>
    </w:p>
    <w:p w14:paraId="11976663" w14:textId="77777777" w:rsidR="008A5E4E" w:rsidRDefault="0065745B">
      <w:pPr>
        <w:pStyle w:val="li1"/>
        <w:numPr>
          <w:ilvl w:val="1"/>
          <w:numId w:val="215"/>
        </w:numPr>
        <w:ind w:left="1200"/>
      </w:pPr>
      <w:r>
        <w:t xml:space="preserve">Square root: </w:t>
      </w:r>
      <w:r>
        <w:rPr>
          <w:rStyle w:val="code1"/>
        </w:rPr>
        <w:t>sqrt</w:t>
      </w:r>
      <w:r>
        <w:t xml:space="preserve">(negative). </w:t>
      </w:r>
    </w:p>
    <w:p w14:paraId="783FAEAA" w14:textId="77777777" w:rsidR="008A5E4E" w:rsidRDefault="0065745B">
      <w:pPr>
        <w:pStyle w:val="li1"/>
        <w:numPr>
          <w:ilvl w:val="1"/>
          <w:numId w:val="215"/>
        </w:numPr>
        <w:ind w:left="1200"/>
      </w:pPr>
      <w:r>
        <w:t xml:space="preserve">Conversion: A </w:t>
      </w:r>
      <w:r>
        <w:rPr>
          <w:rStyle w:val="code1"/>
        </w:rPr>
        <w:t>cvt</w:t>
      </w:r>
      <w:r>
        <w:t xml:space="preserve"> with a floating-point source type, an integer destination type, and a nonsaturating rounding mode, when the source value is a NaN, infinity, or the rounded value, after any flush to zero, cannot be represented precisely in the integer type of the destination.</w:t>
      </w:r>
    </w:p>
    <w:p w14:paraId="3E1CB3A2" w14:textId="77777777" w:rsidR="008A5E4E" w:rsidRDefault="0065745B">
      <w:pPr>
        <w:pStyle w:val="li"/>
        <w:numPr>
          <w:ilvl w:val="0"/>
          <w:numId w:val="213"/>
        </w:numPr>
        <w:ind w:left="600"/>
      </w:pPr>
      <w:r>
        <w:t>Inexact</w:t>
      </w:r>
    </w:p>
    <w:p w14:paraId="6E241BB3" w14:textId="77777777" w:rsidR="008A5E4E" w:rsidRDefault="0065745B">
      <w:pPr>
        <w:pStyle w:val="pNoPageBreakAfter1"/>
      </w:pPr>
      <w:r>
        <w:t>A computed floating-point value is not represented exactly in the destination. This can occur:</w:t>
      </w:r>
    </w:p>
    <w:p w14:paraId="7A4797A9" w14:textId="77777777" w:rsidR="008A5E4E" w:rsidRDefault="0065745B">
      <w:pPr>
        <w:pStyle w:val="li1"/>
        <w:numPr>
          <w:ilvl w:val="1"/>
          <w:numId w:val="216"/>
        </w:numPr>
        <w:ind w:left="1200"/>
      </w:pPr>
      <w:r>
        <w:t xml:space="preserve">Due to rounding. See </w:t>
      </w:r>
      <w:r>
        <w:rPr>
          <w:rStyle w:val="xref1"/>
        </w:rPr>
        <w:t>4.19.2. Rounding (</w:t>
      </w:r>
      <w:r w:rsidR="009A76EE" w:rsidRPr="008A5E4E">
        <w:fldChar w:fldCharType="begin"/>
      </w:r>
      <w:r w:rsidR="008A5E4E">
        <w:instrText xml:space="preserve"> PAGEREF _Ref909768003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w:t>
      </w:r>
    </w:p>
    <w:p w14:paraId="2792357E" w14:textId="77777777" w:rsidR="008A5E4E" w:rsidRDefault="0065745B">
      <w:pPr>
        <w:pStyle w:val="li1"/>
        <w:numPr>
          <w:ilvl w:val="1"/>
          <w:numId w:val="216"/>
        </w:numPr>
        <w:ind w:left="1200"/>
      </w:pPr>
      <w:r>
        <w:t xml:space="preserve">In addition, it is implementation defined if operations with the </w:t>
      </w:r>
      <w:r>
        <w:rPr>
          <w:rStyle w:val="code1"/>
        </w:rPr>
        <w:t>ftz</w:t>
      </w:r>
      <w:r>
        <w:t xml:space="preserve"> modifier that cause a value to be flushed to zero generate the inexact exception. See </w:t>
      </w:r>
      <w:r>
        <w:rPr>
          <w:rStyle w:val="xref1"/>
        </w:rPr>
        <w:t>4.19.3. Flush to Zero (ftz) (</w:t>
      </w:r>
      <w:r w:rsidR="009A76EE" w:rsidRPr="008A5E4E">
        <w:fldChar w:fldCharType="begin"/>
      </w:r>
      <w:r w:rsidR="008A5E4E">
        <w:instrText xml:space="preserve"> PAGEREF _Ref-117136002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w:t>
      </w:r>
    </w:p>
    <w:p w14:paraId="2F1AE96F" w14:textId="77777777" w:rsidR="008A5E4E" w:rsidRDefault="0065745B">
      <w:pPr>
        <w:pStyle w:val="p1"/>
        <w:spacing w:after="320"/>
      </w:pPr>
      <w:r>
        <w:t>This exception is very common.</w:t>
      </w:r>
    </w:p>
    <w:p w14:paraId="367A05D1" w14:textId="77777777" w:rsidR="008A5E4E" w:rsidRDefault="0065745B">
      <w:pPr>
        <w:pStyle w:val="p"/>
      </w:pPr>
      <w:r>
        <w:t xml:space="preserve">In addition, the native floating point operations may generate exceptions. However, it is implementation defined if, and which, exceptions they generate. For example, the </w:t>
      </w:r>
      <w:r>
        <w:rPr>
          <w:rStyle w:val="code1"/>
        </w:rPr>
        <w:t>nlog2</w:t>
      </w:r>
      <w:r>
        <w:t xml:space="preserve"> operation may generate a divide by zero exception when given the value 0.</w:t>
      </w:r>
    </w:p>
    <w:p w14:paraId="023DE923" w14:textId="77777777" w:rsidR="008A5E4E" w:rsidRDefault="0065745B">
      <w:pPr>
        <w:pStyle w:val="h2"/>
      </w:pPr>
      <w:bookmarkStart w:id="856" w:name="_Toc396034385"/>
      <w:r>
        <w:t xml:space="preserve">12.3 </w:t>
      </w:r>
      <w:bookmarkStart w:id="857" w:name="_Ref-1526455934"/>
      <w:bookmarkStart w:id="858" w:name="_Ref2128990405"/>
      <w:r>
        <w:t>Hardware Exception Policies</w:t>
      </w:r>
      <w:bookmarkEnd w:id="856"/>
      <w:bookmarkEnd w:id="857"/>
      <w:bookmarkEnd w:id="858"/>
    </w:p>
    <w:p w14:paraId="1C259EC3" w14:textId="0FA30AAD" w:rsidR="00080CBD" w:rsidRDefault="0065745B">
      <w:pPr>
        <w:pStyle w:val="p"/>
      </w:pPr>
      <w:r>
        <w:t xml:space="preserve">HSA supports DETECT and BREAK policies for each of the five exceptions specified in </w:t>
      </w:r>
      <w:r>
        <w:rPr>
          <w:rStyle w:val="xref1"/>
        </w:rPr>
        <w:t>12.2. Hardware Exceptions (</w:t>
      </w:r>
      <w:r w:rsidR="009A76EE" w:rsidRPr="008A5E4E">
        <w:fldChar w:fldCharType="begin"/>
      </w:r>
      <w:r w:rsidR="008A5E4E">
        <w:instrText xml:space="preserve"> PAGEREF _Ref1901433926 \p \h  \* MERGEFORMAT </w:instrText>
      </w:r>
      <w:r w:rsidR="009A76EE" w:rsidRPr="008A5E4E">
        <w:fldChar w:fldCharType="separate"/>
      </w:r>
      <w:r w:rsidR="00533AF0" w:rsidRPr="00533AF0">
        <w:rPr>
          <w:rStyle w:val="xref1"/>
          <w:noProof/>
        </w:rPr>
        <w:t>on</w:t>
      </w:r>
      <w:r w:rsidR="00533AF0">
        <w:rPr>
          <w:noProof/>
        </w:rPr>
        <w:t xml:space="preserve"> page 277</w:t>
      </w:r>
      <w:r w:rsidR="009A76EE" w:rsidRPr="008A5E4E">
        <w:rPr>
          <w:rStyle w:val="xref1"/>
        </w:rPr>
        <w:fldChar w:fldCharType="end"/>
      </w:r>
      <w:r>
        <w:rPr>
          <w:rStyle w:val="xref1"/>
        </w:rPr>
        <w:t>)</w:t>
      </w:r>
      <w:r>
        <w:t>.</w:t>
      </w:r>
      <w:r w:rsidR="00165D56">
        <w:t xml:space="preserve"> Whether either exeption policy is supported by </w:t>
      </w:r>
      <w:r w:rsidR="0023395C">
        <w:t>a kernel agent</w:t>
      </w:r>
      <w:r w:rsidR="00165D56">
        <w:t xml:space="preserve"> depends on the profile specified (</w:t>
      </w:r>
      <w:r w:rsidR="00165D56">
        <w:rPr>
          <w:rStyle w:val="xref1"/>
        </w:rPr>
        <w:t>16.2. Profile Specific Requirements (</w:t>
      </w:r>
      <w:r w:rsidR="00165D56">
        <w:rPr>
          <w:rStyle w:val="xref1"/>
        </w:rPr>
        <w:fldChar w:fldCharType="begin"/>
      </w:r>
      <w:r w:rsidR="00165D56">
        <w:rPr>
          <w:rStyle w:val="xref1"/>
        </w:rPr>
        <w:instrText xml:space="preserve"> PAGEREF profile_specific_requirements \p \h </w:instrText>
      </w:r>
      <w:r w:rsidR="00165D56">
        <w:rPr>
          <w:rStyle w:val="xref1"/>
        </w:rPr>
      </w:r>
      <w:r w:rsidR="00165D56">
        <w:rPr>
          <w:rStyle w:val="xref1"/>
        </w:rPr>
        <w:fldChar w:fldCharType="separate"/>
      </w:r>
      <w:r w:rsidR="00165D56">
        <w:rPr>
          <w:rStyle w:val="xref1"/>
          <w:noProof/>
        </w:rPr>
        <w:t>on page 300</w:t>
      </w:r>
      <w:r w:rsidR="00165D56">
        <w:rPr>
          <w:rStyle w:val="xref1"/>
        </w:rPr>
        <w:fldChar w:fldCharType="end"/>
      </w:r>
      <w:r w:rsidR="00165D56">
        <w:rPr>
          <w:rStyle w:val="xref1"/>
        </w:rPr>
        <w:t>)</w:t>
      </w:r>
      <w:r w:rsidR="00165D56">
        <w:t>),</w:t>
      </w:r>
    </w:p>
    <w:p w14:paraId="744E4D4E" w14:textId="77777777" w:rsidR="008A5E4E" w:rsidRDefault="0065745B">
      <w:pPr>
        <w:pStyle w:val="li"/>
        <w:numPr>
          <w:ilvl w:val="0"/>
          <w:numId w:val="217"/>
        </w:numPr>
        <w:spacing w:before="320"/>
        <w:ind w:left="600"/>
      </w:pPr>
      <w:r>
        <w:t>DETECT</w:t>
      </w:r>
    </w:p>
    <w:p w14:paraId="7AF89455" w14:textId="77777777" w:rsidR="008A5E4E" w:rsidRDefault="0065745B">
      <w:pPr>
        <w:pStyle w:val="p1"/>
      </w:pPr>
      <w:r>
        <w:t xml:space="preserve">A compute unit must maintain a status bit for each of the five supported hardware exceptions for each work-group it is executing. All status bits are set to 0 at the start of a work-group. If an exception is generated in any work-item, the corresponding status bit will be set for its work-group. The </w:t>
      </w:r>
      <w:r>
        <w:rPr>
          <w:rStyle w:val="code1"/>
        </w:rPr>
        <w:t>cleardetectexcept</w:t>
      </w:r>
      <w:r>
        <w:t xml:space="preserve">, </w:t>
      </w:r>
      <w:r>
        <w:rPr>
          <w:rStyle w:val="code1"/>
        </w:rPr>
        <w:t>getdetectexcept</w:t>
      </w:r>
      <w:r>
        <w:t xml:space="preserve">, and </w:t>
      </w:r>
      <w:r>
        <w:rPr>
          <w:rStyle w:val="code1"/>
        </w:rPr>
        <w:t>setdetectexcept</w:t>
      </w:r>
      <w:r>
        <w:t xml:space="preserve"> operations can be used to read and write the per work-group status bits.</w:t>
      </w:r>
    </w:p>
    <w:p w14:paraId="2D5F6968" w14:textId="77777777" w:rsidR="008A5E4E" w:rsidRDefault="0065745B">
      <w:pPr>
        <w:pStyle w:val="p1"/>
      </w:pPr>
      <w:r>
        <w:t xml:space="preserve"> The DETECT policy is independent of the BREAK policy. </w:t>
      </w:r>
    </w:p>
    <w:p w14:paraId="405B7D3E" w14:textId="77777777" w:rsidR="008A5E4E" w:rsidRDefault="0065745B">
      <w:pPr>
        <w:pStyle w:val="p1"/>
      </w:pPr>
      <w:r>
        <w:t xml:space="preserve">In order that DETECT exceptions are correctly reported, it is necessary to specify them when the finalizer is invoked, or in an </w:t>
      </w:r>
      <w:r>
        <w:rPr>
          <w:rStyle w:val="code1"/>
        </w:rPr>
        <w:t>enabledetectexceptions</w:t>
      </w:r>
      <w:r>
        <w:t xml:space="preserve"> control directive in the kernel.</w:t>
      </w:r>
    </w:p>
    <w:p w14:paraId="10E091C9" w14:textId="77777777" w:rsidR="008A5E4E" w:rsidRDefault="0065745B">
      <w:pPr>
        <w:pStyle w:val="p1"/>
      </w:pPr>
      <w:r>
        <w:t xml:space="preserve">See </w:t>
      </w:r>
      <w:r>
        <w:rPr>
          <w:rStyle w:val="xref1"/>
        </w:rPr>
        <w:t>11.2. Exception Operations (</w:t>
      </w:r>
      <w:r w:rsidR="009A76EE" w:rsidRPr="008A5E4E">
        <w:fldChar w:fldCharType="begin"/>
      </w:r>
      <w:r w:rsidR="008A5E4E">
        <w:instrText xml:space="preserve"> PAGEREF _Ref85557310 \p \h  \* MERGEFORMAT </w:instrText>
      </w:r>
      <w:r w:rsidR="009A76EE" w:rsidRPr="008A5E4E">
        <w:fldChar w:fldCharType="separate"/>
      </w:r>
      <w:r w:rsidR="00533AF0" w:rsidRPr="00533AF0">
        <w:rPr>
          <w:rStyle w:val="xref1"/>
          <w:noProof/>
        </w:rPr>
        <w:t>on</w:t>
      </w:r>
      <w:r w:rsidR="00533AF0">
        <w:rPr>
          <w:noProof/>
        </w:rPr>
        <w:t xml:space="preserve"> page 266</w:t>
      </w:r>
      <w:r w:rsidR="009A76EE" w:rsidRPr="008A5E4E">
        <w:rPr>
          <w:rStyle w:val="xref1"/>
        </w:rPr>
        <w:fldChar w:fldCharType="end"/>
      </w:r>
      <w:r>
        <w:rPr>
          <w:rStyle w:val="xref1"/>
        </w:rPr>
        <w:t>)</w:t>
      </w:r>
      <w:r>
        <w:t xml:space="preserve">. </w:t>
      </w:r>
    </w:p>
    <w:p w14:paraId="124592D4" w14:textId="77777777" w:rsidR="008A5E4E" w:rsidRDefault="0065745B">
      <w:pPr>
        <w:pStyle w:val="li"/>
        <w:numPr>
          <w:ilvl w:val="0"/>
          <w:numId w:val="217"/>
        </w:numPr>
        <w:ind w:left="600"/>
      </w:pPr>
      <w:r>
        <w:t>BREAK</w:t>
      </w:r>
    </w:p>
    <w:p w14:paraId="121E9B72" w14:textId="77777777" w:rsidR="008A5E4E" w:rsidRDefault="0065745B">
      <w:pPr>
        <w:pStyle w:val="p1"/>
      </w:pPr>
      <w:r>
        <w:t xml:space="preserve">A work-item must signal an exception if it executes an instruction that generates an exception that is enabled by the BREAK policy. See </w:t>
      </w:r>
      <w:r>
        <w:rPr>
          <w:rStyle w:val="xref1"/>
        </w:rPr>
        <w:t>12.5. Handling Signaled Exceptions (</w:t>
      </w:r>
      <w:r w:rsidR="009A76EE" w:rsidRPr="008A5E4E">
        <w:fldChar w:fldCharType="begin"/>
      </w:r>
      <w:r w:rsidR="008A5E4E">
        <w:instrText xml:space="preserve"> PAGEREF _Ref1944538248 \p \h  \* MERGEFORMAT </w:instrText>
      </w:r>
      <w:r w:rsidR="009A76EE" w:rsidRPr="008A5E4E">
        <w:fldChar w:fldCharType="separate"/>
      </w:r>
      <w:r w:rsidR="00533AF0" w:rsidRPr="00533AF0">
        <w:rPr>
          <w:rStyle w:val="xref1"/>
          <w:noProof/>
        </w:rPr>
        <w:t>on</w:t>
      </w:r>
      <w:r w:rsidR="00533AF0">
        <w:rPr>
          <w:noProof/>
        </w:rPr>
        <w:t xml:space="preserve"> page 280</w:t>
      </w:r>
      <w:r w:rsidR="009A76EE" w:rsidRPr="008A5E4E">
        <w:rPr>
          <w:rStyle w:val="xref1"/>
        </w:rPr>
        <w:fldChar w:fldCharType="end"/>
      </w:r>
      <w:r>
        <w:rPr>
          <w:rStyle w:val="xref1"/>
        </w:rPr>
        <w:t>)</w:t>
      </w:r>
      <w:r>
        <w:t>.</w:t>
      </w:r>
    </w:p>
    <w:p w14:paraId="3B3E2261" w14:textId="77777777" w:rsidR="008A5E4E" w:rsidRDefault="0065745B">
      <w:pPr>
        <w:pStyle w:val="p1"/>
      </w:pPr>
      <w:r>
        <w:t xml:space="preserve">When the finalizer is invoked, or in an </w:t>
      </w:r>
      <w:r>
        <w:rPr>
          <w:rStyle w:val="code1"/>
        </w:rPr>
        <w:t>enablebreakexceptions</w:t>
      </w:r>
      <w:r>
        <w:t xml:space="preserve"> control directive in the kernel, it must be specified which exceptions can be enabled for BREAK when it is dispatched. It is undefined if an exception enabled for BREAK when a kernel was finalized will correctly signal an exception if it occurs, unless all external functions called directly or indirectly by the kernel are also finalized with that exception enabled for BREAK.</w:t>
      </w:r>
    </w:p>
    <w:p w14:paraId="59B9C565" w14:textId="77777777" w:rsidR="008A5E4E" w:rsidRDefault="0065745B">
      <w:pPr>
        <w:pStyle w:val="p1"/>
      </w:pPr>
      <w:r>
        <w:t>Specifying one or more exceptions to be enabled for the BREAK policy might result in code that executes with lower performance.</w:t>
      </w:r>
    </w:p>
    <w:p w14:paraId="46D68B95" w14:textId="77777777" w:rsidR="008A5E4E" w:rsidRDefault="0065745B">
      <w:pPr>
        <w:pStyle w:val="p1"/>
        <w:spacing w:after="320"/>
      </w:pPr>
      <w:r>
        <w:t xml:space="preserve">If any exceptions are enabled for the BREAK policy, there are some restrictions on the optimizations that are permitted by the finalizer. In general, the intent is that effective optimization can still be performed according to the optimization level specified to the finalizer. See </w:t>
      </w:r>
      <w:r>
        <w:rPr>
          <w:rStyle w:val="xref1"/>
        </w:rPr>
        <w:t>17.13. Exceptions (</w:t>
      </w:r>
      <w:r w:rsidR="009A76EE" w:rsidRPr="008A5E4E">
        <w:fldChar w:fldCharType="begin"/>
      </w:r>
      <w:r w:rsidR="008A5E4E">
        <w:instrText xml:space="preserve"> PAGEREF _Ref-1553965423 \p \h  \* MERGEFORMAT </w:instrText>
      </w:r>
      <w:r w:rsidR="009A76EE" w:rsidRPr="008A5E4E">
        <w:fldChar w:fldCharType="separate"/>
      </w:r>
      <w:r w:rsidR="00533AF0" w:rsidRPr="00533AF0">
        <w:rPr>
          <w:rStyle w:val="xref1"/>
          <w:noProof/>
        </w:rPr>
        <w:t>on</w:t>
      </w:r>
      <w:r w:rsidR="00533AF0">
        <w:rPr>
          <w:noProof/>
        </w:rPr>
        <w:t xml:space="preserve"> page 305</w:t>
      </w:r>
      <w:r w:rsidR="009A76EE" w:rsidRPr="008A5E4E">
        <w:rPr>
          <w:rStyle w:val="xref1"/>
        </w:rPr>
        <w:fldChar w:fldCharType="end"/>
      </w:r>
      <w:r>
        <w:rPr>
          <w:rStyle w:val="xref1"/>
        </w:rPr>
        <w:t>)</w:t>
      </w:r>
      <w:r>
        <w:t>.</w:t>
      </w:r>
    </w:p>
    <w:p w14:paraId="2FB5AF71" w14:textId="77777777" w:rsidR="008A5E4E" w:rsidRDefault="0065745B">
      <w:pPr>
        <w:pStyle w:val="p"/>
      </w:pPr>
      <w:r>
        <w:t>If an exception is generated that is not enabled for the BREAK policy, or if execution is resumed after having been halted due to generation of either the same or different exception that is enabled for the BREAK policy, then execution continues after updating of the DETECT status bit if the DETECT policy is enabled for that exception. The operation generating the exception completes and produces the result specified for that exceptional case. Generating an exception does not affect execution unless the BREAK policy is enabled for that exception, and execution is not resumed, except for the side effect of updating the corresponding DETECT bit if the DETECT policy is enabled for that exception, or any side effects resulting from halting execution due to an exception enabled for the BREAK policy.</w:t>
      </w:r>
    </w:p>
    <w:p w14:paraId="6818537F" w14:textId="77777777" w:rsidR="008A5E4E" w:rsidRDefault="0065745B">
      <w:pPr>
        <w:pStyle w:val="p"/>
      </w:pPr>
      <w:r>
        <w:t xml:space="preserve">No HSAIL operations can be used to change which exceptions are enabled for the DETECT or BREAK policy at runtime. That can only be specified at finalize time through the enable detect and enable break exceptions arguments specified when the finalizer is invoked, or an </w:t>
      </w:r>
      <w:r>
        <w:rPr>
          <w:rStyle w:val="code1"/>
        </w:rPr>
        <w:t>enabledetectexceptions</w:t>
      </w:r>
      <w:r>
        <w:t xml:space="preserve"> or </w:t>
      </w:r>
      <w:r>
        <w:rPr>
          <w:rStyle w:val="code1"/>
        </w:rPr>
        <w:t>enabledetectexceptions</w:t>
      </w:r>
      <w:r>
        <w:t xml:space="preserve"> control directive in the kernel, or any functions it calls directly or indirectly, being finalized.</w:t>
      </w:r>
    </w:p>
    <w:p w14:paraId="084819FD" w14:textId="7CDD4312" w:rsidR="008A5E4E" w:rsidRDefault="0065745B">
      <w:pPr>
        <w:pStyle w:val="h2"/>
      </w:pPr>
      <w:bookmarkStart w:id="859" w:name="_Toc396034386"/>
      <w:r>
        <w:t xml:space="preserve">12.4 </w:t>
      </w:r>
      <w:bookmarkStart w:id="860" w:name="_Ref-1162105155"/>
      <w:r>
        <w:t>Debug Exceptions</w:t>
      </w:r>
      <w:bookmarkEnd w:id="859"/>
      <w:bookmarkEnd w:id="860"/>
    </w:p>
    <w:p w14:paraId="5119B322" w14:textId="14CF4327" w:rsidR="008A5E4E" w:rsidRDefault="0065745B">
      <w:pPr>
        <w:pStyle w:val="p"/>
      </w:pPr>
      <w:r>
        <w:t xml:space="preserve">Debug exceptions include those generated by the </w:t>
      </w:r>
      <w:r>
        <w:rPr>
          <w:rStyle w:val="code1"/>
        </w:rPr>
        <w:t>debugtrap</w:t>
      </w:r>
      <w:r>
        <w:t xml:space="preserve"> operation (see </w:t>
      </w:r>
      <w:r>
        <w:rPr>
          <w:rStyle w:val="xref1"/>
        </w:rPr>
        <w:t>Chapter 11. Special Operations (</w:t>
      </w:r>
      <w:r w:rsidR="009A76EE" w:rsidRPr="008A5E4E">
        <w:fldChar w:fldCharType="begin"/>
      </w:r>
      <w:r w:rsidR="008A5E4E">
        <w:instrText xml:space="preserve"> PAGEREF _Ref-366182845 \p \h  \* MERGEFORMAT </w:instrText>
      </w:r>
      <w:r w:rsidR="009A76EE" w:rsidRPr="008A5E4E">
        <w:fldChar w:fldCharType="separate"/>
      </w:r>
      <w:r w:rsidR="00533AF0" w:rsidRPr="00533AF0">
        <w:rPr>
          <w:rStyle w:val="xref1"/>
          <w:noProof/>
        </w:rPr>
        <w:t>on</w:t>
      </w:r>
      <w:r w:rsidR="00533AF0">
        <w:rPr>
          <w:noProof/>
        </w:rPr>
        <w:t xml:space="preserve"> page 263</w:t>
      </w:r>
      <w:r w:rsidR="009A76EE" w:rsidRPr="008A5E4E">
        <w:rPr>
          <w:rStyle w:val="xref1"/>
        </w:rPr>
        <w:fldChar w:fldCharType="end"/>
      </w:r>
      <w:r>
        <w:rPr>
          <w:rStyle w:val="xref1"/>
        </w:rPr>
        <w:t>)</w:t>
      </w:r>
      <w:r>
        <w:t xml:space="preserve">), and those the </w:t>
      </w:r>
      <w:r w:rsidR="00D13F52">
        <w:t xml:space="preserve">optional </w:t>
      </w:r>
      <w:r>
        <w:t xml:space="preserve">HSA </w:t>
      </w:r>
      <w:r w:rsidR="0042739A">
        <w:t>r</w:t>
      </w:r>
      <w:r>
        <w:t xml:space="preserve">untime debug interface </w:t>
      </w:r>
      <w:r w:rsidR="00D13F52">
        <w:t xml:space="preserve">may </w:t>
      </w:r>
      <w:r>
        <w:t>cause to be generated</w:t>
      </w:r>
      <w:r w:rsidR="00D13F52">
        <w:t xml:space="preserve"> if it is active</w:t>
      </w:r>
      <w:r>
        <w:t xml:space="preserve"> (for example, due to inserted breakpoints</w:t>
      </w:r>
      <w:r w:rsidR="00D13F52">
        <w:t>,</w:t>
      </w:r>
      <w:r>
        <w:t xml:space="preserve"> single stepping machine instructions</w:t>
      </w:r>
      <w:r w:rsidR="00D13F52">
        <w:t>, or profile counter events</w:t>
      </w:r>
      <w:r>
        <w:t>).</w:t>
      </w:r>
    </w:p>
    <w:p w14:paraId="61FA1057" w14:textId="0B4073E6" w:rsidR="008A5E4E" w:rsidRDefault="0065745B">
      <w:pPr>
        <w:pStyle w:val="p"/>
      </w:pPr>
      <w:r>
        <w:t xml:space="preserve">When a debug exception is generated it always signals the exception. See </w:t>
      </w:r>
      <w:r>
        <w:rPr>
          <w:rStyle w:val="xref1"/>
        </w:rPr>
        <w:t>12.5. Handling Signaled Exceptions (</w:t>
      </w:r>
      <w:r w:rsidR="009A76EE" w:rsidRPr="008A5E4E">
        <w:fldChar w:fldCharType="begin"/>
      </w:r>
      <w:r w:rsidR="008A5E4E">
        <w:instrText xml:space="preserve"> PAGEREF _Ref1944538248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 xml:space="preserve">. If </w:t>
      </w:r>
      <w:r w:rsidR="00D13F52">
        <w:t xml:space="preserve">the optional HSA runtime debug interface is active and causes </w:t>
      </w:r>
      <w:r>
        <w:t xml:space="preserve">execution </w:t>
      </w:r>
      <w:r w:rsidR="00D13F52">
        <w:t>to be</w:t>
      </w:r>
      <w:r>
        <w:t xml:space="preserve"> resumed after being halted due to signaling the exception, execution continues as if the exception had not been signaled, except for any side effects resulting from halting execution.</w:t>
      </w:r>
    </w:p>
    <w:p w14:paraId="5151D683" w14:textId="77777777" w:rsidR="008A5E4E" w:rsidRDefault="0065745B">
      <w:pPr>
        <w:pStyle w:val="h2"/>
      </w:pPr>
      <w:bookmarkStart w:id="861" w:name="_Toc396034387"/>
      <w:r>
        <w:t xml:space="preserve">12.5 </w:t>
      </w:r>
      <w:bookmarkStart w:id="862" w:name="_Ref1944538248"/>
      <w:r>
        <w:t>Handling Signaled Exceptions</w:t>
      </w:r>
      <w:bookmarkEnd w:id="861"/>
      <w:bookmarkEnd w:id="862"/>
    </w:p>
    <w:p w14:paraId="4B9F3190" w14:textId="34A65C79" w:rsidR="008A5E4E" w:rsidRDefault="0065745B">
      <w:pPr>
        <w:pStyle w:val="p"/>
      </w:pPr>
      <w:r>
        <w:t xml:space="preserve">If an exception is signaled, the behavior depends on if the HSA </w:t>
      </w:r>
      <w:r w:rsidR="0042739A">
        <w:t>r</w:t>
      </w:r>
      <w:r>
        <w:t>untime debug interface is active.</w:t>
      </w:r>
    </w:p>
    <w:p w14:paraId="353D3037" w14:textId="6D3665D8" w:rsidR="008A5E4E" w:rsidRDefault="0065745B">
      <w:pPr>
        <w:pStyle w:val="h3"/>
      </w:pPr>
      <w:bookmarkStart w:id="863" w:name="_Toc396034388"/>
      <w:r>
        <w:t xml:space="preserve">12.5.1 </w:t>
      </w:r>
      <w:bookmarkStart w:id="864" w:name="hsa_runtime_debug_interface_not_active"/>
      <w:bookmarkEnd w:id="864"/>
      <w:r>
        <w:t>HSA Runtime Debug Interface Not Active</w:t>
      </w:r>
      <w:bookmarkEnd w:id="863"/>
    </w:p>
    <w:p w14:paraId="076F6BBA" w14:textId="00AC40CE" w:rsidR="008A5E4E" w:rsidRDefault="0065745B">
      <w:pPr>
        <w:pStyle w:val="p"/>
      </w:pPr>
      <w:r>
        <w:t xml:space="preserve">If the HSA </w:t>
      </w:r>
      <w:r w:rsidR="0042739A">
        <w:t>r</w:t>
      </w:r>
      <w:r>
        <w:t xml:space="preserve">untime debug interface is not active, a wavefront that executes an instruction that signals an exception must halt execution of the wavefront. In reasonable time, the HSA </w:t>
      </w:r>
      <w:r w:rsidR="00402507">
        <w:t>c</w:t>
      </w:r>
      <w:r>
        <w:t xml:space="preserve">omponent executing the wavefront must stop initiating new wavefronts for all dispatches executing on the same User Mode </w:t>
      </w:r>
      <w:r w:rsidR="00326E6A">
        <w:t>Q</w:t>
      </w:r>
      <w:r>
        <w:t xml:space="preserve">ueue, and must ensure that all wavefronts currently being executed for those dispatches either complete, or are halted. Any dispatches that complete will have their completion signal updated as normal, however, any dispatch that do not complete the execution of all their associated wavefronts will not have their completion signal updated. The User Mode </w:t>
      </w:r>
      <w:r w:rsidR="00326E6A">
        <w:t>Q</w:t>
      </w:r>
      <w:r>
        <w:t>ueue will then be put into the error state. It is not possible to resume the wavefronts of any of the affected dispatches.</w:t>
      </w:r>
    </w:p>
    <w:p w14:paraId="58846575" w14:textId="6B3ED109" w:rsidR="008A5E4E" w:rsidRDefault="0065745B">
      <w:pPr>
        <w:pStyle w:val="h3"/>
      </w:pPr>
      <w:bookmarkStart w:id="865" w:name="_Toc396034389"/>
      <w:r>
        <w:t xml:space="preserve">12.5.2 </w:t>
      </w:r>
      <w:bookmarkStart w:id="866" w:name="hsa_runtime_debug_interface_active"/>
      <w:bookmarkEnd w:id="866"/>
      <w:r>
        <w:t>HSA Runtime Debug Interface Active</w:t>
      </w:r>
      <w:bookmarkEnd w:id="865"/>
    </w:p>
    <w:p w14:paraId="4B9AE2B9" w14:textId="77777777" w:rsidR="00D13F52" w:rsidRDefault="00D13F52" w:rsidP="00D13F52">
      <w:pPr>
        <w:pStyle w:val="p"/>
      </w:pPr>
      <w:r>
        <w:t xml:space="preserve">The </w:t>
      </w:r>
      <w:r w:rsidRPr="002462A2">
        <w:rPr>
          <w:i/>
        </w:rPr>
        <w:t>HSA Runtime Programmer’s Reference Manual Version 1.0</w:t>
      </w:r>
      <w:r>
        <w:t xml:space="preserve"> does not define a standard HSA runtime debug interface. However, the HSA runtime may optionally provide an implementation dependent debug interface.</w:t>
      </w:r>
    </w:p>
    <w:p w14:paraId="0FF8A9D4" w14:textId="77777777" w:rsidR="00D13F52" w:rsidRDefault="00D13F52" w:rsidP="00D13F52">
      <w:pPr>
        <w:pStyle w:val="p"/>
      </w:pPr>
      <w:r>
        <w:t>As guidance, the following section provides an example of the functionality that a debug interface may provide. A future version of the HSA runtime may define a standard debug interface that may differ from that described below.</w:t>
      </w:r>
    </w:p>
    <w:p w14:paraId="5197DC97" w14:textId="77777777" w:rsidR="00D13F52" w:rsidRDefault="00D13F52" w:rsidP="00D13F52">
      <w:pPr>
        <w:pStyle w:val="h3"/>
        <w:outlineLvl w:val="3"/>
      </w:pPr>
      <w:r>
        <w:t>12.5.2.1 Sample Debug Interface</w:t>
      </w:r>
    </w:p>
    <w:p w14:paraId="78F62AE2" w14:textId="7EFFA4BC" w:rsidR="000D75BE" w:rsidRDefault="0065745B">
      <w:pPr>
        <w:pStyle w:val="p"/>
      </w:pPr>
      <w:r>
        <w:t xml:space="preserve">If the HSA </w:t>
      </w:r>
      <w:r w:rsidR="0042739A">
        <w:t>r</w:t>
      </w:r>
      <w:r>
        <w:t xml:space="preserve">untime debug interface is active, a signaled exception causes the wavefront that executed the instruction to be halted and information about the exception </w:t>
      </w:r>
      <w:r w:rsidR="000D75BE">
        <w:t>is available</w:t>
      </w:r>
      <w:r>
        <w:t xml:space="preserve"> through the debug interface. The debug interface </w:t>
      </w:r>
      <w:r w:rsidR="000D75BE">
        <w:t>may optionally have the capability</w:t>
      </w:r>
      <w:r>
        <w:t xml:space="preserve"> to halt other wavefronts, inspect the execution state of halted wavefronts, modify the execution state of halted wavefronts, or resume the execution of halted wavefronts.</w:t>
      </w:r>
    </w:p>
    <w:p w14:paraId="78A78CC2" w14:textId="63045048" w:rsidR="000D75BE" w:rsidRDefault="0065745B">
      <w:pPr>
        <w:pStyle w:val="p"/>
      </w:pPr>
      <w:r>
        <w:t xml:space="preserve">In addition, the HSA </w:t>
      </w:r>
      <w:r w:rsidR="0042739A">
        <w:t>r</w:t>
      </w:r>
      <w:r>
        <w:t xml:space="preserve">untime can put a User Mode </w:t>
      </w:r>
      <w:r w:rsidR="00326E6A">
        <w:t>Q</w:t>
      </w:r>
      <w:r>
        <w:t>ueue into an error state which will terminate all wavefronts associated with dispatch packets currently executing on it whether or not they are halted.</w:t>
      </w:r>
    </w:p>
    <w:p w14:paraId="6A351DC1" w14:textId="3788C6CE" w:rsidR="008A5E4E" w:rsidRDefault="0065745B">
      <w:pPr>
        <w:pStyle w:val="p"/>
      </w:pPr>
      <w:r>
        <w:t>The following text provides more details</w:t>
      </w:r>
      <w:r w:rsidR="000D75BE">
        <w:t>:</w:t>
      </w:r>
    </w:p>
    <w:p w14:paraId="12C376AB" w14:textId="77777777" w:rsidR="008A5E4E" w:rsidRDefault="0065745B">
      <w:pPr>
        <w:pStyle w:val="p"/>
      </w:pPr>
      <w:r>
        <w:t>When a machine instruction is executed by the enabled work-items of a wavefront, the wavefront must be halted if any enabled work-item of the wavefront signals an exception. The machine instruction that signaled the exception is termed the excepting machine instruction. If a wavefront is halted, it does not affect the execution of other wavefronts.</w:t>
      </w:r>
    </w:p>
    <w:p w14:paraId="6FAC33C4" w14:textId="77777777" w:rsidR="008A5E4E" w:rsidRDefault="0065745B">
      <w:pPr>
        <w:pStyle w:val="p"/>
      </w:pPr>
      <w:r>
        <w:t>Execution is halted at a machine instruction boundary; this is not required to be at an HSAIL operation boundary. The machine instruction that a wavefront was executing when the wavefront was halted is termed the halted machine instruction.</w:t>
      </w:r>
    </w:p>
    <w:p w14:paraId="3C4AE881" w14:textId="77777777" w:rsidR="008A5E4E" w:rsidRDefault="0065745B">
      <w:pPr>
        <w:pStyle w:val="p"/>
      </w:pPr>
      <w:r>
        <w:t>The halted machine instruction for all work-items that executed an excepting machine instruction must be the excepting machine instruction. The work-items that execute an excepting machine instruction are termed the excepting work-items. The wavefronts containing the excepting work-items are termed the excepting wavefronts. The enabled work-items of the excepting wavefronts that are not excepting work-items are termed non-excepting work-items.</w:t>
      </w:r>
    </w:p>
    <w:p w14:paraId="20C671E9" w14:textId="3DAF7599" w:rsidR="008A5E4E" w:rsidRDefault="0065745B">
      <w:pPr>
        <w:pStyle w:val="p"/>
      </w:pPr>
      <w:r>
        <w:t xml:space="preserve">The debug interface </w:t>
      </w:r>
      <w:r w:rsidR="00594982">
        <w:t xml:space="preserve">may optionally </w:t>
      </w:r>
      <w:r>
        <w:t>provide the ability to also halt other wavefronts. For example, it could halt all the other wavefronts currently executing the same kernel dispatch as the excepting wavefronts. These wavefronts are termed non-excepting wavefronts. The work-items they contain are also termed non-excepting work-items. This functionality might be useful to a high level debugger.</w:t>
      </w:r>
    </w:p>
    <w:p w14:paraId="780CB156" w14:textId="77777777" w:rsidR="008A5E4E" w:rsidRDefault="0065745B">
      <w:pPr>
        <w:pStyle w:val="p"/>
      </w:pPr>
      <w:r>
        <w:t>For each of the excepting work-items, it is required that the machine state must be as if the excepting machine instruction had never executed. This includes updating of machine registers, writing to memory, setting the DETECT exception bits, and updating any other machine state. It is required to indicate the set of excepting work-items, together with the set of exceptions each signaled.</w:t>
      </w:r>
    </w:p>
    <w:p w14:paraId="19FC2B34" w14:textId="77777777" w:rsidR="008A5E4E" w:rsidRDefault="0065745B">
      <w:pPr>
        <w:pStyle w:val="p"/>
      </w:pPr>
      <w:r>
        <w:t xml:space="preserve">A single excepting work-item may generate more than one exception. All exceptions enabled for the BREAK policy must be included, together with any other exceptions that the excepting instruction signaled. For the </w:t>
      </w:r>
      <w:r>
        <w:rPr>
          <w:rStyle w:val="code1"/>
        </w:rPr>
        <w:t>debugtrap</w:t>
      </w:r>
      <w:r>
        <w:t xml:space="preserve"> exception, the value of the work-item's source operand must also be specified.</w:t>
      </w:r>
    </w:p>
    <w:p w14:paraId="7A122036" w14:textId="77777777" w:rsidR="008A5E4E" w:rsidRDefault="0065745B">
      <w:pPr>
        <w:pStyle w:val="p"/>
      </w:pPr>
      <w:r>
        <w:t>All non-excepting work-items, whether in an excepting wavefront or nonexcepting wavefront, that are enabled are required to behave as if either: they had not executed the halted machine instruction and therefore not modified machine state, including setting any DETECT exception status bits; or they had completed execution of the halted machine instruction and modified the machine state including any DETECT exception status bits. They are not allowed to only partially update the machine state.</w:t>
      </w:r>
    </w:p>
    <w:p w14:paraId="246AABE8" w14:textId="754B7CA2" w:rsidR="008A5E4E" w:rsidRDefault="0065745B">
      <w:pPr>
        <w:pStyle w:val="p"/>
      </w:pPr>
      <w:r>
        <w:t>For both excepting and non-excepting wavefronts</w:t>
      </w:r>
      <w:r w:rsidR="00594982" w:rsidRPr="00594982">
        <w:t xml:space="preserve"> </w:t>
      </w:r>
      <w:r w:rsidR="00594982">
        <w:t>that have been halted</w:t>
      </w:r>
      <w:r>
        <w:t>, it is required to provide an indication of which work-items are enabled, and for enabled work-items which have completed execution of the halted machine instruction, and which are as if they had not executed the halted machine instruction. It is allowed for a wavefront to have some enabled work-items that have completed, and some that have not completed, the halted machine instruction.</w:t>
      </w:r>
    </w:p>
    <w:p w14:paraId="2B51B986" w14:textId="7E506FF7" w:rsidR="008A5E4E" w:rsidRDefault="0065745B">
      <w:pPr>
        <w:pStyle w:val="p"/>
      </w:pPr>
      <w:r>
        <w:t xml:space="preserve">The debug interface </w:t>
      </w:r>
      <w:r w:rsidR="00594982">
        <w:t>may optionally have the ability</w:t>
      </w:r>
      <w:r>
        <w:t xml:space="preserve"> to modify the machine state of work-items in a halted wavefront. This includes updating of machine registers, writing to memory, setting the DETECT exception bits, updating any other machine state. For enabled work-items it also includes changing the work-item to indicate that it is as if the excepting machine instruction had completed execution.</w:t>
      </w:r>
    </w:p>
    <w:p w14:paraId="79472623" w14:textId="49A21A21" w:rsidR="008A5E4E" w:rsidRDefault="0065745B">
      <w:pPr>
        <w:pStyle w:val="p"/>
      </w:pPr>
      <w:r>
        <w:t xml:space="preserve">The debugger interface </w:t>
      </w:r>
      <w:r w:rsidR="00594982">
        <w:t>may optionally have the ability</w:t>
      </w:r>
      <w:r>
        <w:t xml:space="preserve"> to resume the execution of halted wavefronts. For each wavefront resumed, it is required that all enabled work-items that are as if the halted machine instruction had not been completed, will first complete execution of the halted machine instruction, before all enabled work-items in the wavefront continue execution with the next machine instruction.</w:t>
      </w:r>
    </w:p>
    <w:p w14:paraId="398F1276" w14:textId="77777777" w:rsidR="008A5E4E" w:rsidRDefault="008A5E4E">
      <w:pPr>
        <w:sectPr w:rsidR="008A5E4E">
          <w:headerReference w:type="even" r:id="rId179"/>
          <w:headerReference w:type="default" r:id="rId180"/>
          <w:footerReference w:type="even" r:id="rId181"/>
          <w:footerReference w:type="default" r:id="rId182"/>
          <w:type w:val="oddPage"/>
          <w:pgSz w:w="12240" w:h="15840"/>
          <w:pgMar w:top="1620" w:right="900" w:bottom="1260" w:left="2340" w:header="540" w:footer="180" w:gutter="0"/>
          <w:cols w:space="720"/>
        </w:sectPr>
      </w:pPr>
    </w:p>
    <w:p w14:paraId="40C41B8C" w14:textId="77777777" w:rsidR="008A5E4E" w:rsidRDefault="0065745B">
      <w:pPr>
        <w:pStyle w:val="h1Chpt"/>
      </w:pPr>
      <w:bookmarkStart w:id="867" w:name="_Toc396034390"/>
      <w:r>
        <w:t xml:space="preserve">Chapter 13. </w:t>
      </w:r>
      <w:r>
        <w:br/>
      </w:r>
      <w:bookmarkStart w:id="868" w:name="_Ref718086364"/>
      <w:r>
        <w:t>Directives</w:t>
      </w:r>
      <w:bookmarkEnd w:id="867"/>
      <w:bookmarkEnd w:id="868"/>
    </w:p>
    <w:p w14:paraId="3E61AC2A" w14:textId="77777777" w:rsidR="008A5E4E" w:rsidRDefault="0065745B">
      <w:pPr>
        <w:pStyle w:val="p"/>
      </w:pPr>
      <w:r>
        <w:t>This chapter describes the directives.</w:t>
      </w:r>
    </w:p>
    <w:p w14:paraId="4416AD16" w14:textId="77777777" w:rsidR="008A5E4E" w:rsidRDefault="0065745B">
      <w:pPr>
        <w:pStyle w:val="h2"/>
      </w:pPr>
      <w:bookmarkStart w:id="869" w:name="_Toc396034391"/>
      <w:r>
        <w:t xml:space="preserve">13.1 </w:t>
      </w:r>
      <w:bookmarkStart w:id="870" w:name="_Ref106799399"/>
      <w:r>
        <w:t>extension Directive</w:t>
      </w:r>
      <w:bookmarkEnd w:id="869"/>
      <w:bookmarkEnd w:id="870"/>
    </w:p>
    <w:p w14:paraId="34FAF910" w14:textId="5489A98C" w:rsidR="008A5E4E" w:rsidRDefault="0065745B">
      <w:pPr>
        <w:pStyle w:val="p"/>
      </w:pPr>
      <w:r>
        <w:t xml:space="preserve">The </w:t>
      </w:r>
      <w:r>
        <w:rPr>
          <w:rStyle w:val="code1"/>
        </w:rPr>
        <w:t>extension</w:t>
      </w:r>
      <w:r>
        <w:t xml:space="preserve"> directive enables additional opcodes that can be used in the module. It must appear after the </w:t>
      </w:r>
      <w:r w:rsidR="0010499F">
        <w:rPr>
          <w:rStyle w:val="code1"/>
        </w:rPr>
        <w:t>module</w:t>
      </w:r>
      <w:r>
        <w:t xml:space="preserve"> </w:t>
      </w:r>
      <w:r w:rsidR="006C6C75">
        <w:t>header</w:t>
      </w:r>
      <w:r w:rsidR="0002224F">
        <w:t xml:space="preserve"> </w:t>
      </w:r>
      <w:r>
        <w:t xml:space="preserve">but before the first HSAIL module statement (see </w:t>
      </w:r>
      <w:r>
        <w:rPr>
          <w:rStyle w:val="xref1"/>
        </w:rPr>
        <w:t xml:space="preserve">4.3. </w:t>
      </w:r>
      <w:r w:rsidR="00F8297D">
        <w:rPr>
          <w:rStyle w:val="xref1"/>
        </w:rPr>
        <w:t>m</w:t>
      </w:r>
      <w:r>
        <w:rPr>
          <w:rStyle w:val="xref1"/>
        </w:rPr>
        <w:t>odule</w:t>
      </w:r>
      <w:r w:rsidR="00F8297D">
        <w:rPr>
          <w:rStyle w:val="xref1"/>
        </w:rPr>
        <w:t xml:space="preserve"> Header</w:t>
      </w:r>
      <w:r>
        <w:rPr>
          <w:rStyle w:val="xref1"/>
        </w:rPr>
        <w:t xml:space="preserve"> (</w:t>
      </w:r>
      <w:r w:rsidR="009A76EE" w:rsidRPr="008A5E4E">
        <w:fldChar w:fldCharType="begin"/>
      </w:r>
      <w:r w:rsidR="008A5E4E">
        <w:instrText xml:space="preserve"> PAGEREF _Ref-203215489 \p \h  \* MERGEFORMAT </w:instrText>
      </w:r>
      <w:r w:rsidR="009A76EE" w:rsidRPr="008A5E4E">
        <w:fldChar w:fldCharType="separate"/>
      </w:r>
      <w:r w:rsidR="00533AF0" w:rsidRPr="00533AF0">
        <w:rPr>
          <w:rStyle w:val="xref1"/>
          <w:noProof/>
        </w:rPr>
        <w:t>on</w:t>
      </w:r>
      <w:r w:rsidR="00533AF0">
        <w:rPr>
          <w:noProof/>
        </w:rPr>
        <w:t xml:space="preserve"> page 37</w:t>
      </w:r>
      <w:r w:rsidR="009A76EE" w:rsidRPr="008A5E4E">
        <w:rPr>
          <w:rStyle w:val="xref1"/>
        </w:rPr>
        <w:fldChar w:fldCharType="end"/>
      </w:r>
      <w:r>
        <w:rPr>
          <w:rStyle w:val="xref1"/>
        </w:rPr>
        <w:t>)</w:t>
      </w:r>
      <w:r>
        <w:t xml:space="preserve">). This allows a finalizer to identify all extensions by only inspecting the directives at the start of a module: it does not need to scan the entire module. </w:t>
      </w:r>
    </w:p>
    <w:p w14:paraId="1B31AD03" w14:textId="77777777" w:rsidR="008A5E4E" w:rsidRDefault="0065745B">
      <w:pPr>
        <w:pStyle w:val="p"/>
      </w:pPr>
      <w:r>
        <w:t xml:space="preserve">An </w:t>
      </w:r>
      <w:r>
        <w:rPr>
          <w:rStyle w:val="code1"/>
        </w:rPr>
        <w:t>extension</w:t>
      </w:r>
      <w:r>
        <w:t xml:space="preserve"> directive applies to all kernels and functions in the module. An extension only applies to the module in which it appears. Other modules are allowed to have different extensions.</w:t>
      </w:r>
    </w:p>
    <w:p w14:paraId="5BC70988" w14:textId="77777777" w:rsidR="008A5E4E" w:rsidRDefault="0065745B">
      <w:pPr>
        <w:pStyle w:val="pNoPageBreakAfter"/>
      </w:pPr>
      <w:r>
        <w:t xml:space="preserve">The syntax is: </w:t>
      </w:r>
    </w:p>
    <w:p w14:paraId="7DC57E25" w14:textId="77777777" w:rsidR="008A5E4E" w:rsidRDefault="0065745B">
      <w:pPr>
        <w:pStyle w:val="pre"/>
      </w:pPr>
      <w:r>
        <w:t xml:space="preserve">extension </w:t>
      </w:r>
      <w:r>
        <w:rPr>
          <w:rStyle w:val="em"/>
        </w:rPr>
        <w:t>string</w:t>
      </w:r>
    </w:p>
    <w:p w14:paraId="1C85462F" w14:textId="77777777" w:rsidR="008A5E4E" w:rsidRDefault="0065745B">
      <w:pPr>
        <w:pStyle w:val="p"/>
      </w:pPr>
      <w:r>
        <w:t>The string is the name of the extension. An extension with an empty string is ignored.</w:t>
      </w:r>
    </w:p>
    <w:p w14:paraId="3FE22C8D" w14:textId="77777777" w:rsidR="008A5E4E" w:rsidRDefault="0065745B">
      <w:pPr>
        <w:pStyle w:val="pNoPageBreakAfter"/>
      </w:pPr>
      <w:r>
        <w:t xml:space="preserve">For example, if a finalizer from a vendor named </w:t>
      </w:r>
      <w:r>
        <w:rPr>
          <w:rStyle w:val="spanBookTitle"/>
        </w:rPr>
        <w:t>foo</w:t>
      </w:r>
      <w:r>
        <w:t xml:space="preserve"> was to support an extension named </w:t>
      </w:r>
      <w:r>
        <w:rPr>
          <w:rStyle w:val="spanBookTitle"/>
        </w:rPr>
        <w:t>bar,</w:t>
      </w:r>
      <w:r>
        <w:t xml:space="preserve"> an application could enable it using code like this: </w:t>
      </w:r>
    </w:p>
    <w:p w14:paraId="62D3EEE5" w14:textId="77777777" w:rsidR="008A5E4E" w:rsidRDefault="0065745B">
      <w:pPr>
        <w:pStyle w:val="pre"/>
      </w:pPr>
      <w:r>
        <w:t>extension "foo:bar";</w:t>
      </w:r>
    </w:p>
    <w:p w14:paraId="7780A094" w14:textId="7AD8A1AE" w:rsidR="008A5E4E" w:rsidRDefault="0065745B">
      <w:pPr>
        <w:pStyle w:val="p"/>
      </w:pPr>
      <w:r>
        <w:t xml:space="preserve">If </w:t>
      </w:r>
      <w:r w:rsidR="0023395C">
        <w:t>a kernel agent</w:t>
      </w:r>
      <w:r>
        <w:t xml:space="preserve"> does not support an extension that is enabled in a module, then the finalizer for that </w:t>
      </w:r>
      <w:r w:rsidR="00EE3B8D">
        <w:t>kernel agent</w:t>
      </w:r>
      <w:r>
        <w:t xml:space="preserve"> must report an error.</w:t>
      </w:r>
    </w:p>
    <w:p w14:paraId="1C9D425B" w14:textId="63BF931C" w:rsidR="008A5E4E" w:rsidRDefault="0065745B">
      <w:pPr>
        <w:pStyle w:val="p"/>
      </w:pPr>
      <w:r>
        <w:t>A</w:t>
      </w:r>
      <w:r w:rsidR="005F0331">
        <w:t>n HSA</w:t>
      </w:r>
      <w:r>
        <w:t xml:space="preserve"> runtime operation can be used to query if </w:t>
      </w:r>
      <w:r w:rsidR="0023395C">
        <w:t>a kernel agent</w:t>
      </w:r>
      <w:r>
        <w:t xml:space="preserve"> supports a particular extension, and to get the list of extensions it supports.</w:t>
      </w:r>
    </w:p>
    <w:p w14:paraId="580768CF" w14:textId="77777777" w:rsidR="008A5E4E" w:rsidRDefault="0065745B">
      <w:pPr>
        <w:pStyle w:val="h3"/>
      </w:pPr>
      <w:bookmarkStart w:id="871" w:name="_Toc396034392"/>
      <w:r>
        <w:t>13.1.1 extension CORE</w:t>
      </w:r>
      <w:bookmarkEnd w:id="871"/>
    </w:p>
    <w:p w14:paraId="2F4CBF8B" w14:textId="77777777" w:rsidR="008A5E4E" w:rsidRDefault="0065745B">
      <w:pPr>
        <w:pStyle w:val="pNoPageBreakAfter"/>
      </w:pPr>
      <w:r>
        <w:t xml:space="preserve">The </w:t>
      </w:r>
      <w:r>
        <w:rPr>
          <w:rStyle w:val="code1"/>
        </w:rPr>
        <w:t>"CORE"</w:t>
      </w:r>
      <w:r>
        <w:t xml:space="preserve"> extension specifies that no extensions are allowed in the module in which it appears:</w:t>
      </w:r>
    </w:p>
    <w:p w14:paraId="2E5CF204" w14:textId="77777777" w:rsidR="008A5E4E" w:rsidRDefault="0065745B">
      <w:pPr>
        <w:pStyle w:val="pre"/>
      </w:pPr>
      <w:r>
        <w:t>extension "CORE";</w:t>
      </w:r>
    </w:p>
    <w:p w14:paraId="3EBD57F9" w14:textId="77777777" w:rsidR="008A5E4E" w:rsidRDefault="0065745B">
      <w:pPr>
        <w:pStyle w:val="p"/>
      </w:pPr>
      <w:r>
        <w:t xml:space="preserve">If the </w:t>
      </w:r>
      <w:r>
        <w:rPr>
          <w:rStyle w:val="code1"/>
        </w:rPr>
        <w:t>"CORE" extension</w:t>
      </w:r>
      <w:r>
        <w:t xml:space="preserve"> directive is present, the only other </w:t>
      </w:r>
      <w:r>
        <w:rPr>
          <w:rStyle w:val="code1"/>
        </w:rPr>
        <w:t>extension</w:t>
      </w:r>
      <w:r>
        <w:t xml:space="preserve"> directives allowed in the same module are other </w:t>
      </w:r>
      <w:r>
        <w:rPr>
          <w:rStyle w:val="code1"/>
        </w:rPr>
        <w:t>"CORE"</w:t>
      </w:r>
      <w:r>
        <w:t xml:space="preserve"> directives. Otherwise, multiple non-</w:t>
      </w:r>
      <w:r>
        <w:rPr>
          <w:rStyle w:val="code1"/>
        </w:rPr>
        <w:t>"CORE" extension</w:t>
      </w:r>
      <w:r>
        <w:t xml:space="preserve"> directives are allowed in a module: a finalizer must enable all opcodes for all </w:t>
      </w:r>
      <w:r>
        <w:rPr>
          <w:rStyle w:val="code1"/>
        </w:rPr>
        <w:t>extension</w:t>
      </w:r>
      <w:r>
        <w:t xml:space="preserve"> directives that specify the vendor of the finalizer for the module.</w:t>
      </w:r>
    </w:p>
    <w:p w14:paraId="00E4C11B" w14:textId="77777777" w:rsidR="008A5E4E" w:rsidRDefault="0065745B">
      <w:pPr>
        <w:pStyle w:val="h3"/>
      </w:pPr>
      <w:bookmarkStart w:id="872" w:name="_Toc396034393"/>
      <w:r>
        <w:t xml:space="preserve">13.1.2 </w:t>
      </w:r>
      <w:bookmarkStart w:id="873" w:name="_Ref1678004614"/>
      <w:r>
        <w:t>extension IMAGE</w:t>
      </w:r>
      <w:bookmarkEnd w:id="872"/>
      <w:bookmarkEnd w:id="873"/>
    </w:p>
    <w:p w14:paraId="62D0CD86" w14:textId="77777777" w:rsidR="008A5E4E" w:rsidRDefault="0065745B">
      <w:pPr>
        <w:pStyle w:val="pNoPageBreakAfter"/>
      </w:pPr>
      <w:r>
        <w:t xml:space="preserve">The </w:t>
      </w:r>
      <w:r>
        <w:rPr>
          <w:rStyle w:val="code1"/>
        </w:rPr>
        <w:t>"IMAGE"</w:t>
      </w:r>
      <w:r>
        <w:t xml:space="preserve"> extension specifies that the HSAIL image operations defined in </w:t>
      </w:r>
      <w:r>
        <w:rPr>
          <w:rStyle w:val="xref1"/>
        </w:rPr>
        <w:t>Chapter 7. Image Operations (</w:t>
      </w:r>
      <w:r w:rsidR="009A76EE" w:rsidRPr="008A5E4E">
        <w:fldChar w:fldCharType="begin"/>
      </w:r>
      <w:r w:rsidR="008A5E4E">
        <w:instrText xml:space="preserve"> PAGEREF _Ref872098956 \p \h  \* MERGEFORMAT </w:instrText>
      </w:r>
      <w:r w:rsidR="009A76EE" w:rsidRPr="008A5E4E">
        <w:fldChar w:fldCharType="separate"/>
      </w:r>
      <w:r w:rsidR="00533AF0" w:rsidRPr="00533AF0">
        <w:rPr>
          <w:rStyle w:val="xref1"/>
          <w:noProof/>
        </w:rPr>
        <w:t>on</w:t>
      </w:r>
      <w:r w:rsidR="00533AF0">
        <w:rPr>
          <w:noProof/>
        </w:rPr>
        <w:t xml:space="preserve"> page 191</w:t>
      </w:r>
      <w:r w:rsidR="009A76EE" w:rsidRPr="008A5E4E">
        <w:rPr>
          <w:rStyle w:val="xref1"/>
        </w:rPr>
        <w:fldChar w:fldCharType="end"/>
      </w:r>
      <w:r>
        <w:rPr>
          <w:rStyle w:val="xref1"/>
        </w:rPr>
        <w:t>)</w:t>
      </w:r>
      <w:r>
        <w:t xml:space="preserve"> are allowed in the module in which it appears:</w:t>
      </w:r>
    </w:p>
    <w:p w14:paraId="7F6967AB" w14:textId="77777777" w:rsidR="008A5E4E" w:rsidRDefault="0065745B">
      <w:pPr>
        <w:pStyle w:val="pre"/>
      </w:pPr>
      <w:r>
        <w:t>extension "IMAGE";</w:t>
      </w:r>
    </w:p>
    <w:p w14:paraId="09BAF633" w14:textId="77777777" w:rsidR="008A5E4E" w:rsidRDefault="0065745B">
      <w:pPr>
        <w:pStyle w:val="pNoPageBreakAfter"/>
      </w:pPr>
      <w:r>
        <w:t xml:space="preserve">If the </w:t>
      </w:r>
      <w:r>
        <w:rPr>
          <w:rStyle w:val="code1"/>
        </w:rPr>
        <w:t>"IMAGE"</w:t>
      </w:r>
      <w:r>
        <w:t xml:space="preserve"> extension directive is not present, then the following HSAIL operations are not allowed in the module in which it appears:</w:t>
      </w:r>
    </w:p>
    <w:p w14:paraId="6483A55E" w14:textId="77777777" w:rsidR="008A5E4E" w:rsidRDefault="0065745B">
      <w:pPr>
        <w:pStyle w:val="li"/>
        <w:numPr>
          <w:ilvl w:val="0"/>
          <w:numId w:val="218"/>
        </w:numPr>
        <w:spacing w:before="320"/>
        <w:ind w:left="600"/>
      </w:pPr>
      <w:r>
        <w:rPr>
          <w:rStyle w:val="code1"/>
        </w:rPr>
        <w:t>rdimage</w:t>
      </w:r>
    </w:p>
    <w:p w14:paraId="296BF2BF" w14:textId="77777777" w:rsidR="008A5E4E" w:rsidRDefault="0065745B">
      <w:pPr>
        <w:pStyle w:val="li"/>
        <w:numPr>
          <w:ilvl w:val="0"/>
          <w:numId w:val="218"/>
        </w:numPr>
        <w:ind w:left="600"/>
      </w:pPr>
      <w:r>
        <w:rPr>
          <w:rStyle w:val="code1"/>
        </w:rPr>
        <w:t>ldimage</w:t>
      </w:r>
    </w:p>
    <w:p w14:paraId="2D4C5CEF" w14:textId="77777777" w:rsidR="008A5E4E" w:rsidRDefault="0065745B">
      <w:pPr>
        <w:pStyle w:val="li"/>
        <w:numPr>
          <w:ilvl w:val="0"/>
          <w:numId w:val="218"/>
        </w:numPr>
        <w:ind w:left="600"/>
      </w:pPr>
      <w:r>
        <w:rPr>
          <w:rStyle w:val="code1"/>
        </w:rPr>
        <w:t>stimage</w:t>
      </w:r>
    </w:p>
    <w:p w14:paraId="6596049B" w14:textId="77777777" w:rsidR="008A5E4E" w:rsidRDefault="0065745B">
      <w:pPr>
        <w:pStyle w:val="li"/>
        <w:numPr>
          <w:ilvl w:val="0"/>
          <w:numId w:val="218"/>
        </w:numPr>
        <w:ind w:left="600"/>
      </w:pPr>
      <w:r>
        <w:rPr>
          <w:rStyle w:val="code1"/>
        </w:rPr>
        <w:t>queryimage</w:t>
      </w:r>
    </w:p>
    <w:p w14:paraId="473B8899" w14:textId="77777777" w:rsidR="008A5E4E" w:rsidRPr="002C5114" w:rsidRDefault="0065745B" w:rsidP="00B40BE0">
      <w:pPr>
        <w:pStyle w:val="li"/>
        <w:numPr>
          <w:ilvl w:val="0"/>
          <w:numId w:val="218"/>
        </w:numPr>
        <w:ind w:left="605" w:hanging="216"/>
        <w:rPr>
          <w:rStyle w:val="code1"/>
          <w:rFonts w:ascii="Cambria" w:hAnsi="Cambria" w:cs="Cambria"/>
          <w:sz w:val="22"/>
          <w:szCs w:val="22"/>
        </w:rPr>
      </w:pPr>
      <w:r>
        <w:rPr>
          <w:rStyle w:val="code1"/>
        </w:rPr>
        <w:t>querysampler</w:t>
      </w:r>
    </w:p>
    <w:p w14:paraId="0E1500DC" w14:textId="404F502D" w:rsidR="002C5114" w:rsidRDefault="002C5114" w:rsidP="002C5114">
      <w:pPr>
        <w:pStyle w:val="li"/>
        <w:numPr>
          <w:ilvl w:val="0"/>
          <w:numId w:val="218"/>
        </w:numPr>
        <w:spacing w:after="320"/>
        <w:ind w:left="600"/>
      </w:pPr>
      <w:r>
        <w:rPr>
          <w:rStyle w:val="code1"/>
        </w:rPr>
        <w:t>imagefence</w:t>
      </w:r>
    </w:p>
    <w:p w14:paraId="51F42AB3" w14:textId="16F2009D" w:rsidR="008A5E4E" w:rsidRDefault="0065745B">
      <w:pPr>
        <w:pStyle w:val="p"/>
      </w:pPr>
      <w:r>
        <w:t xml:space="preserve">In addition, the data types of </w:t>
      </w:r>
      <w:r>
        <w:rPr>
          <w:rStyle w:val="code1"/>
        </w:rPr>
        <w:t>roimg</w:t>
      </w:r>
      <w:r>
        <w:t xml:space="preserve">, </w:t>
      </w:r>
      <w:r>
        <w:rPr>
          <w:rStyle w:val="code1"/>
        </w:rPr>
        <w:t>woimg</w:t>
      </w:r>
      <w:r>
        <w:t xml:space="preserve">, </w:t>
      </w:r>
      <w:r>
        <w:rPr>
          <w:rStyle w:val="code1"/>
        </w:rPr>
        <w:t>rwimg</w:t>
      </w:r>
      <w:r>
        <w:t xml:space="preserve"> and </w:t>
      </w:r>
      <w:r>
        <w:rPr>
          <w:rStyle w:val="code1"/>
        </w:rPr>
        <w:t>samp</w:t>
      </w:r>
      <w:r>
        <w:t xml:space="preserve"> are also not allowed. They cannot be used: to declare and define variables or specify initializers; cannot be used in kernel, function and signature </w:t>
      </w:r>
      <w:r w:rsidR="00B74A85">
        <w:t>formal arguments</w:t>
      </w:r>
      <w:r>
        <w:t xml:space="preserve">; and cannot be used with the </w:t>
      </w:r>
      <w:r>
        <w:rPr>
          <w:rStyle w:val="code1"/>
        </w:rPr>
        <w:t>ld</w:t>
      </w:r>
      <w:r>
        <w:t xml:space="preserve">, </w:t>
      </w:r>
      <w:r>
        <w:rPr>
          <w:rStyle w:val="code1"/>
        </w:rPr>
        <w:t>st</w:t>
      </w:r>
      <w:r>
        <w:t xml:space="preserve"> and </w:t>
      </w:r>
      <w:r>
        <w:rPr>
          <w:rStyle w:val="code1"/>
        </w:rPr>
        <w:t>mov</w:t>
      </w:r>
      <w:r>
        <w:t xml:space="preserve"> operations, including passing function arguments.</w:t>
      </w:r>
    </w:p>
    <w:p w14:paraId="4FD0758F" w14:textId="77777777" w:rsidR="008A5E4E" w:rsidRDefault="0065745B">
      <w:pPr>
        <w:pStyle w:val="h3"/>
      </w:pPr>
      <w:bookmarkStart w:id="874" w:name="_Toc396034394"/>
      <w:r>
        <w:t xml:space="preserve">13.1.3 </w:t>
      </w:r>
      <w:bookmarkStart w:id="875" w:name="_Ref683061094"/>
      <w:r>
        <w:t>How to Set Up Finalizer Extensions</w:t>
      </w:r>
      <w:bookmarkEnd w:id="874"/>
      <w:bookmarkEnd w:id="875"/>
    </w:p>
    <w:p w14:paraId="20E6A516" w14:textId="06C1FB70" w:rsidR="00E072D7" w:rsidRDefault="0065745B">
      <w:pPr>
        <w:pStyle w:val="p"/>
      </w:pPr>
      <w:r>
        <w:t xml:space="preserve">HSAIL opcodes are </w:t>
      </w:r>
      <w:r w:rsidR="00FE0EEC">
        <w:t xml:space="preserve">16 </w:t>
      </w:r>
      <w:r>
        <w:t xml:space="preserve">bits in the </w:t>
      </w:r>
      <w:r w:rsidR="00512CA4">
        <w:t xml:space="preserve">BRIG </w:t>
      </w:r>
      <w:r>
        <w:t xml:space="preserve">binary format. </w:t>
      </w:r>
      <w:r w:rsidR="00512CA4">
        <w:t>Values 0 through 0x</w:t>
      </w:r>
      <w:r w:rsidR="008C0DDD">
        <w:t>7</w:t>
      </w:r>
      <w:r w:rsidR="00512CA4">
        <w:t>FFF are reserved</w:t>
      </w:r>
      <w:r w:rsidR="008C0DDD">
        <w:t xml:space="preserve"> for HSA use</w:t>
      </w:r>
      <w:r w:rsidR="00512CA4">
        <w:t xml:space="preserve">, but values </w:t>
      </w:r>
      <w:r w:rsidR="008C0DDD">
        <w:t xml:space="preserve">0x8000 </w:t>
      </w:r>
      <w:r w:rsidR="00512CA4">
        <w:t xml:space="preserve">to </w:t>
      </w:r>
      <w:r w:rsidR="008C0DDD">
        <w:t xml:space="preserve">0xFFFF </w:t>
      </w:r>
      <w:r w:rsidR="00512CA4">
        <w:t xml:space="preserve">are available for </w:t>
      </w:r>
      <w:r w:rsidR="008C0DDD">
        <w:t>vendor</w:t>
      </w:r>
      <w:r w:rsidR="00512CA4">
        <w:t xml:space="preserve"> defined </w:t>
      </w:r>
      <w:r w:rsidR="00E072D7">
        <w:t>extensions</w:t>
      </w:r>
      <w:r w:rsidR="003944C0">
        <w:t>.</w:t>
      </w:r>
    </w:p>
    <w:p w14:paraId="657CB4E2" w14:textId="3CB662EC" w:rsidR="008A5E4E" w:rsidRDefault="0065745B" w:rsidP="00A272C0">
      <w:pPr>
        <w:pStyle w:val="p"/>
      </w:pPr>
      <w:r>
        <w:t xml:space="preserve">For example, assume that a particular </w:t>
      </w:r>
      <w:r w:rsidR="003944C0">
        <w:t>vendor</w:t>
      </w:r>
      <w:r>
        <w:t xml:space="preserve"> </w:t>
      </w:r>
      <w:r>
        <w:rPr>
          <w:rStyle w:val="code1"/>
        </w:rPr>
        <w:t>xyz</w:t>
      </w:r>
      <w:r>
        <w:t xml:space="preserve"> has implemented an extension called </w:t>
      </w:r>
      <w:r>
        <w:rPr>
          <w:rStyle w:val="code1"/>
        </w:rPr>
        <w:t>newext</w:t>
      </w:r>
      <w:r w:rsidR="008C0DDD">
        <w:rPr>
          <w:rStyle w:val="code1"/>
          <w:rFonts w:ascii="Cambria" w:hAnsi="Cambria"/>
        </w:rPr>
        <w:t xml:space="preserve"> that provides a </w:t>
      </w:r>
      <w:r w:rsidR="008C0DDD">
        <w:rPr>
          <w:rStyle w:val="code1"/>
        </w:rPr>
        <w:t>max3</w:t>
      </w:r>
      <w:r w:rsidR="008C0DDD">
        <w:t xml:space="preserve"> operation which returns the maximum value of three floating-point inputs</w:t>
      </w:r>
      <w:r>
        <w:t xml:space="preserve">. The </w:t>
      </w:r>
      <w:r w:rsidR="008C0DDD">
        <w:t xml:space="preserve">vendor’s </w:t>
      </w:r>
      <w:r>
        <w:t>finalizer could choose to number</w:t>
      </w:r>
      <w:r w:rsidR="008C0DDD">
        <w:t xml:space="preserve"> the opcode for this operation 0x8000.</w:t>
      </w:r>
      <w:r w:rsidR="00E072D7">
        <w:t xml:space="preserve"> </w:t>
      </w:r>
      <w:r>
        <w:t xml:space="preserve">The </w:t>
      </w:r>
      <w:r w:rsidR="00512CA4">
        <w:t xml:space="preserve">HSAIL </w:t>
      </w:r>
      <w:r>
        <w:t xml:space="preserve">code </w:t>
      </w:r>
      <w:r w:rsidR="008C0DDD">
        <w:t xml:space="preserve">that uses the extension </w:t>
      </w:r>
      <w:r>
        <w:t>would be:</w:t>
      </w:r>
    </w:p>
    <w:p w14:paraId="7C34200F" w14:textId="019D5F1E" w:rsidR="008A5E4E" w:rsidRDefault="003944C0">
      <w:pPr>
        <w:pStyle w:val="pre"/>
      </w:pPr>
      <w:r>
        <w:t xml:space="preserve"> </w:t>
      </w:r>
      <w:r w:rsidR="00AC34DB">
        <w:t>module</w:t>
      </w:r>
      <w:r w:rsidR="0065745B">
        <w:t xml:space="preserve"> </w:t>
      </w:r>
      <w:r w:rsidR="00AC34DB">
        <w:t>&amp;ext:</w:t>
      </w:r>
      <w:r w:rsidR="0065745B">
        <w:t>1:0:$full:$large</w:t>
      </w:r>
      <w:r w:rsidR="00A66140">
        <w:t>:$default</w:t>
      </w:r>
      <w:r w:rsidR="0065745B">
        <w:t>;</w:t>
      </w:r>
      <w:r w:rsidR="0065745B">
        <w:br/>
        <w:t xml:space="preserve"> extension "xyz:newext";</w:t>
      </w:r>
      <w:r w:rsidR="0065745B">
        <w:br/>
        <w:t xml:space="preserve"> kernel &amp;max3Vector(kernarg_u32 %A,</w:t>
      </w:r>
      <w:r w:rsidR="0065745B">
        <w:br/>
        <w:t xml:space="preserve">                    kernarg_u32 %B,</w:t>
      </w:r>
      <w:r w:rsidR="0065745B">
        <w:br/>
        <w:t xml:space="preserve">                    kernarg_u32 %C, </w:t>
      </w:r>
      <w:r w:rsidR="0065745B">
        <w:br/>
        <w:t xml:space="preserve">                    kernarg_u32 %D) </w:t>
      </w:r>
      <w:r w:rsidR="0065745B">
        <w:br/>
        <w:t xml:space="preserve"> { </w:t>
      </w:r>
      <w:r w:rsidR="0065745B">
        <w:br/>
        <w:t xml:space="preserve">   workitemabsid_u32 $s0, 0;  // s0 is the absolute ID </w:t>
      </w:r>
      <w:r w:rsidR="0065745B">
        <w:br/>
        <w:t xml:space="preserve">   mul_u32 $s0, $s0, 4; // 4* absolute ID (into bytes) </w:t>
      </w:r>
      <w:r w:rsidR="0065745B">
        <w:br/>
        <w:t xml:space="preserve">                 </w:t>
      </w:r>
      <w:r w:rsidR="0065745B">
        <w:br/>
        <w:t xml:space="preserve">   ld_kernarg_u32 $s4, [%A];</w:t>
      </w:r>
      <w:r w:rsidR="0065745B">
        <w:br/>
        <w:t xml:space="preserve">   add_u32 $s1, $s0, $s4;</w:t>
      </w:r>
      <w:r w:rsidR="0065745B">
        <w:br/>
        <w:t xml:space="preserve">   ld_global_f32 $s10, [$s1];</w:t>
      </w:r>
      <w:r w:rsidR="0065745B">
        <w:br/>
        <w:t xml:space="preserve">                 </w:t>
      </w:r>
      <w:r w:rsidR="0065745B">
        <w:br/>
        <w:t xml:space="preserve">   ld_kernarg_u32 $s4, [%B];</w:t>
      </w:r>
      <w:r w:rsidR="0065745B">
        <w:br/>
        <w:t xml:space="preserve">   add_u32 $s1, $s0, $s4;</w:t>
      </w:r>
      <w:r w:rsidR="0065745B">
        <w:br/>
        <w:t xml:space="preserve">   ld_global_f32 $s11, [$s1];</w:t>
      </w:r>
      <w:r w:rsidR="0065745B">
        <w:br/>
        <w:t xml:space="preserve">                </w:t>
      </w:r>
      <w:r w:rsidR="0065745B">
        <w:br/>
        <w:t xml:space="preserve">   ld_kernarg_u32 $s4, [%C];</w:t>
      </w:r>
      <w:r w:rsidR="0065745B">
        <w:br/>
        <w:t xml:space="preserve">   add_u32 $s1, $s0, $s4;</w:t>
      </w:r>
      <w:r w:rsidR="0065745B">
        <w:br/>
        <w:t xml:space="preserve">   ld_global_f32 $s12, [$s1];</w:t>
      </w:r>
      <w:r w:rsidR="0065745B">
        <w:br/>
        <w:t xml:space="preserve">                </w:t>
      </w:r>
      <w:r w:rsidR="0065745B">
        <w:br/>
        <w:t xml:space="preserve">   // The finalizer supports new opcode: </w:t>
      </w:r>
      <w:r w:rsidR="0065745B">
        <w:br/>
        <w:t xml:space="preserve">   newext_max3_f32 $s11, $s10, $s11, $s12; </w:t>
      </w:r>
      <w:r w:rsidR="0065745B">
        <w:br/>
        <w:t xml:space="preserve">                </w:t>
      </w:r>
      <w:r w:rsidR="0065745B">
        <w:br/>
        <w:t xml:space="preserve">   ld_kernarg_u32 $s4, [%D];</w:t>
      </w:r>
      <w:r w:rsidR="0065745B">
        <w:br/>
        <w:t xml:space="preserve">   add_u32 $s10, $s0, $s4;</w:t>
      </w:r>
      <w:r w:rsidR="0065745B">
        <w:br/>
        <w:t xml:space="preserve">   st_global_f32 $s10, [$s10];</w:t>
      </w:r>
      <w:r w:rsidR="0065745B">
        <w:br/>
        <w:t xml:space="preserve">   ret; </w:t>
      </w:r>
      <w:r w:rsidR="0065745B">
        <w:br/>
        <w:t xml:space="preserve"> };        </w:t>
      </w:r>
    </w:p>
    <w:p w14:paraId="76BED71B" w14:textId="77777777" w:rsidR="008A5E4E" w:rsidRDefault="0065745B">
      <w:pPr>
        <w:pStyle w:val="p"/>
      </w:pPr>
      <w:r>
        <w:t xml:space="preserve">If the finalizer does not support the extension, it must return an error when finalizing the module. </w:t>
      </w:r>
    </w:p>
    <w:p w14:paraId="124F2A29" w14:textId="77777777" w:rsidR="008A5E4E" w:rsidRDefault="0065745B">
      <w:pPr>
        <w:pStyle w:val="h2"/>
      </w:pPr>
      <w:bookmarkStart w:id="876" w:name="_Toc396034395"/>
      <w:r>
        <w:t xml:space="preserve">13.2 </w:t>
      </w:r>
      <w:bookmarkStart w:id="877" w:name="_Ref1622145285"/>
      <w:r>
        <w:t>loc Directive</w:t>
      </w:r>
      <w:bookmarkEnd w:id="876"/>
      <w:bookmarkEnd w:id="877"/>
    </w:p>
    <w:p w14:paraId="02112A69" w14:textId="77777777" w:rsidR="008A5E4E" w:rsidRDefault="0065745B">
      <w:pPr>
        <w:pStyle w:val="p"/>
      </w:pPr>
      <w:r>
        <w:t xml:space="preserve">Use the loc directive to specify the line and column number in a source file that corresponds to the following HSAIL. The source line number specified is not incremented in response to new lines in the following HSAIL text. Instead, the same source position applies to all the following HSAIL, regardless of line breaks, up to the next </w:t>
      </w:r>
      <w:r>
        <w:rPr>
          <w:rStyle w:val="code1"/>
        </w:rPr>
        <w:t>loc</w:t>
      </w:r>
      <w:r>
        <w:t xml:space="preserve"> directive or end of the module.</w:t>
      </w:r>
    </w:p>
    <w:p w14:paraId="6794A481" w14:textId="77777777" w:rsidR="008A5E4E" w:rsidRDefault="0065745B">
      <w:pPr>
        <w:pStyle w:val="pNoPageBreakAfter"/>
      </w:pPr>
      <w:r>
        <w:t>The syntax is:</w:t>
      </w:r>
    </w:p>
    <w:p w14:paraId="4C77E911" w14:textId="77777777" w:rsidR="008A5E4E" w:rsidRDefault="0065745B">
      <w:pPr>
        <w:pStyle w:val="pre"/>
      </w:pPr>
      <w:r>
        <w:t xml:space="preserve">loc </w:t>
      </w:r>
      <w:r>
        <w:rPr>
          <w:rStyle w:val="em"/>
        </w:rPr>
        <w:t>linenum</w:t>
      </w:r>
      <w:r>
        <w:t xml:space="preserve"> [</w:t>
      </w:r>
      <w:r>
        <w:rPr>
          <w:rStyle w:val="em"/>
        </w:rPr>
        <w:t>column</w:t>
      </w:r>
      <w:r>
        <w:t>] [</w:t>
      </w:r>
      <w:r>
        <w:rPr>
          <w:rStyle w:val="em"/>
        </w:rPr>
        <w:t>filename</w:t>
      </w:r>
      <w:r>
        <w:t>];</w:t>
      </w:r>
    </w:p>
    <w:p w14:paraId="2F3519DA" w14:textId="5E80CD7C" w:rsidR="008A5E4E" w:rsidRDefault="0065745B">
      <w:pPr>
        <w:pStyle w:val="p"/>
      </w:pPr>
      <w:r>
        <w:rPr>
          <w:rStyle w:val="i"/>
        </w:rPr>
        <w:t>linenum</w:t>
      </w:r>
      <w:r>
        <w:t xml:space="preserve"> is the line number within that file. It is specified as an integer constant of type </w:t>
      </w:r>
      <w:r>
        <w:rPr>
          <w:rStyle w:val="code1"/>
        </w:rPr>
        <w:t>u64</w:t>
      </w:r>
      <w:r>
        <w:t xml:space="preserve"> and must be in the right-open interval [</w:t>
      </w:r>
      <w:r w:rsidR="00792164">
        <w:t>1</w:t>
      </w:r>
      <w:r>
        <w:t>, 2</w:t>
      </w:r>
      <w:r>
        <w:rPr>
          <w:rStyle w:val="sup"/>
        </w:rPr>
        <w:t>32</w:t>
      </w:r>
      <w:r>
        <w:t xml:space="preserve">). </w:t>
      </w:r>
      <w:r>
        <w:rPr>
          <w:rStyle w:val="code1"/>
        </w:rPr>
        <w:t>WAVESIZE</w:t>
      </w:r>
      <w:r>
        <w:t xml:space="preserve"> is not allowed. The first line of the file is numbered 1.</w:t>
      </w:r>
    </w:p>
    <w:p w14:paraId="232D9085" w14:textId="61BA6F58" w:rsidR="008A5E4E" w:rsidRDefault="0065745B">
      <w:pPr>
        <w:pStyle w:val="p"/>
      </w:pPr>
      <w:r>
        <w:rPr>
          <w:rStyle w:val="i"/>
        </w:rPr>
        <w:t>column</w:t>
      </w:r>
      <w:r>
        <w:t xml:space="preserve"> is an optional column within the line. It is specified as an integer constant of type </w:t>
      </w:r>
      <w:r>
        <w:rPr>
          <w:rStyle w:val="code1"/>
        </w:rPr>
        <w:t>u64</w:t>
      </w:r>
      <w:r>
        <w:t xml:space="preserve"> and must be in the right-open interval [</w:t>
      </w:r>
      <w:r w:rsidR="00792164">
        <w:t>1</w:t>
      </w:r>
      <w:r>
        <w:t>, 2</w:t>
      </w:r>
      <w:r>
        <w:rPr>
          <w:rStyle w:val="sup"/>
        </w:rPr>
        <w:t>32</w:t>
      </w:r>
      <w:r>
        <w:t xml:space="preserve">). </w:t>
      </w:r>
      <w:r>
        <w:rPr>
          <w:rStyle w:val="code1"/>
        </w:rPr>
        <w:t>WAVESIZE</w:t>
      </w:r>
      <w:r>
        <w:t xml:space="preserve"> is not allowed. The first column of a line is numbered 1. If omitted defaults to 1.</w:t>
      </w:r>
    </w:p>
    <w:p w14:paraId="260E0D5E" w14:textId="77777777" w:rsidR="008A5E4E" w:rsidRDefault="0065745B">
      <w:pPr>
        <w:pStyle w:val="p"/>
      </w:pPr>
      <w:r>
        <w:rPr>
          <w:rStyle w:val="i"/>
        </w:rPr>
        <w:t>filename</w:t>
      </w:r>
      <w:r>
        <w:t xml:space="preserve"> is a string surrounded by quotes. If omitted defaults to the file name used in the nearest preceding </w:t>
      </w:r>
      <w:r>
        <w:rPr>
          <w:rStyle w:val="code1"/>
        </w:rPr>
        <w:t>loc</w:t>
      </w:r>
      <w:r>
        <w:t xml:space="preserve"> directive within the module that does specify a file name, or the empty string if there is no such </w:t>
      </w:r>
      <w:r>
        <w:rPr>
          <w:rStyle w:val="code1"/>
        </w:rPr>
        <w:t>loc</w:t>
      </w:r>
      <w:r>
        <w:t xml:space="preserve"> directive.</w:t>
      </w:r>
    </w:p>
    <w:p w14:paraId="04239AD4" w14:textId="77777777" w:rsidR="008A5E4E" w:rsidRDefault="0065745B">
      <w:pPr>
        <w:pStyle w:val="pNoPageBreakAfter"/>
      </w:pPr>
      <w:r>
        <w:t>For example:</w:t>
      </w:r>
    </w:p>
    <w:p w14:paraId="64F77C06" w14:textId="77777777" w:rsidR="008A5E4E" w:rsidRDefault="0065745B">
      <w:pPr>
        <w:pStyle w:val="pre"/>
      </w:pPr>
      <w:r>
        <w:t xml:space="preserve">loc 20 "file.hsail" ; // Line 20, column 1 in file with name </w:t>
      </w:r>
      <w:r>
        <w:rPr>
          <w:rStyle w:val="b"/>
        </w:rPr>
        <w:t>file.hsail</w:t>
      </w:r>
      <w:r>
        <w:t>.</w:t>
      </w:r>
      <w:r>
        <w:br/>
        <w:t xml:space="preserve"> loc 20 10 "file.hsail"; // Line 20, column 10 in file with name </w:t>
      </w:r>
      <w:r>
        <w:rPr>
          <w:rStyle w:val="b"/>
        </w:rPr>
        <w:t>file.hsail</w:t>
      </w:r>
      <w:r>
        <w:t>.</w:t>
      </w:r>
      <w:r>
        <w:br/>
        <w:t xml:space="preserve"> loc 30; // Line 30, column 1 in the file mentioned by the previous loc directive.</w:t>
      </w:r>
    </w:p>
    <w:p w14:paraId="055DD730" w14:textId="77777777" w:rsidR="008A5E4E" w:rsidRDefault="0065745B">
      <w:pPr>
        <w:pStyle w:val="h2"/>
      </w:pPr>
      <w:bookmarkStart w:id="878" w:name="_Toc396034396"/>
      <w:r>
        <w:t xml:space="preserve">13.3 </w:t>
      </w:r>
      <w:bookmarkStart w:id="879" w:name="_Ref669192193"/>
      <w:r>
        <w:t>pragma Directive</w:t>
      </w:r>
      <w:bookmarkEnd w:id="878"/>
      <w:bookmarkEnd w:id="879"/>
    </w:p>
    <w:p w14:paraId="7C14FA37" w14:textId="77777777" w:rsidR="008A5E4E" w:rsidRDefault="0065745B">
      <w:pPr>
        <w:pStyle w:val="p"/>
      </w:pPr>
      <w:r>
        <w:t xml:space="preserve">The </w:t>
      </w:r>
      <w:r>
        <w:rPr>
          <w:rStyle w:val="code1"/>
        </w:rPr>
        <w:t>pragma</w:t>
      </w:r>
      <w:r>
        <w:t xml:space="preserve"> directive can be used to pass information to the finalizer, or used by other components that process HSAIL. For example, it could be used to encode information about kernel arguments and symbolic variable initializers that is used by a high level language runtime.</w:t>
      </w:r>
    </w:p>
    <w:p w14:paraId="4BD00F82" w14:textId="77777777" w:rsidR="008A5E4E" w:rsidRDefault="0065745B">
      <w:pPr>
        <w:pStyle w:val="pFigureTitle"/>
      </w:pPr>
      <w:bookmarkStart w:id="880" w:name="_ListOf83"/>
      <w:r>
        <w:t>Figure 13–1 pragma Syntax Diagram</w:t>
      </w:r>
    </w:p>
    <w:bookmarkEnd w:id="880"/>
    <w:p w14:paraId="07EFCE10" w14:textId="5A5DF3F5" w:rsidR="008A5E4E" w:rsidRDefault="00377C98">
      <w:pPr>
        <w:pStyle w:val="pFigure"/>
      </w:pPr>
      <w:r>
        <w:rPr>
          <w:noProof/>
          <w:lang w:eastAsia="zh-TW"/>
        </w:rPr>
        <w:drawing>
          <wp:inline distT="0" distB="0" distL="0" distR="0" wp14:anchorId="33F32451" wp14:editId="5F51A619">
            <wp:extent cx="3370580" cy="1254760"/>
            <wp:effectExtent l="0" t="0" r="1270" b="2540"/>
            <wp:docPr id="104" name="圖片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4"/>
                    <pic:cNvPicPr preferRelativeResize="0">
                      <a:picLocks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370580" cy="1254760"/>
                    </a:xfrm>
                    <a:prstGeom prst="rect">
                      <a:avLst/>
                    </a:prstGeom>
                    <a:solidFill>
                      <a:srgbClr val="FFFFFF"/>
                    </a:solidFill>
                    <a:ln>
                      <a:noFill/>
                    </a:ln>
                  </pic:spPr>
                </pic:pic>
              </a:graphicData>
            </a:graphic>
          </wp:inline>
        </w:drawing>
      </w:r>
    </w:p>
    <w:p w14:paraId="285A4CD5" w14:textId="2A99BFAB" w:rsidR="00D025E1" w:rsidRDefault="00D025E1" w:rsidP="00D025E1">
      <w:pPr>
        <w:pStyle w:val="pFigureTitle"/>
      </w:pPr>
      <w:r>
        <w:t>Figure 13–2 pragmaOperand Syntax Diagram</w:t>
      </w:r>
    </w:p>
    <w:p w14:paraId="2B426078" w14:textId="7B9A9E95" w:rsidR="00D025E1" w:rsidRDefault="00377C98" w:rsidP="00D025E1">
      <w:pPr>
        <w:pStyle w:val="pFigure"/>
      </w:pPr>
      <w:r>
        <w:rPr>
          <w:noProof/>
          <w:lang w:eastAsia="zh-TW"/>
        </w:rPr>
        <w:drawing>
          <wp:inline distT="0" distB="0" distL="0" distR="0" wp14:anchorId="3A0622ED" wp14:editId="6F250E18">
            <wp:extent cx="3359785" cy="2243455"/>
            <wp:effectExtent l="0" t="0" r="0" b="4445"/>
            <wp:docPr id="105" name="圖片 105" descr="pragmaope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ragmaoperand"/>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359785" cy="2243455"/>
                    </a:xfrm>
                    <a:prstGeom prst="rect">
                      <a:avLst/>
                    </a:prstGeom>
                    <a:noFill/>
                    <a:ln>
                      <a:noFill/>
                    </a:ln>
                  </pic:spPr>
                </pic:pic>
              </a:graphicData>
            </a:graphic>
          </wp:inline>
        </w:drawing>
      </w:r>
    </w:p>
    <w:p w14:paraId="15C0FB81" w14:textId="77777777" w:rsidR="008A5E4E" w:rsidRDefault="0065745B">
      <w:pPr>
        <w:pStyle w:val="p"/>
      </w:pPr>
      <w:r>
        <w:t xml:space="preserve">The </w:t>
      </w:r>
      <w:r>
        <w:rPr>
          <w:rStyle w:val="code1"/>
        </w:rPr>
        <w:t>pragma</w:t>
      </w:r>
      <w:r>
        <w:t xml:space="preserve"> directive can appear anywhere in the HSAIL code that an annotation can appear (see </w:t>
      </w:r>
      <w:r>
        <w:rPr>
          <w:rStyle w:val="xref1"/>
        </w:rPr>
        <w:t>4.3.1. Annotations (</w:t>
      </w:r>
      <w:r w:rsidR="009A76EE" w:rsidRPr="008A5E4E">
        <w:fldChar w:fldCharType="begin"/>
      </w:r>
      <w:r w:rsidR="008A5E4E">
        <w:instrText xml:space="preserve"> PAGEREF _Ref1222805168 \p \h  \* MERGEFORMAT </w:instrText>
      </w:r>
      <w:r w:rsidR="009A76EE" w:rsidRPr="008A5E4E">
        <w:fldChar w:fldCharType="separate"/>
      </w:r>
      <w:r w:rsidR="00533AF0" w:rsidRPr="00533AF0">
        <w:rPr>
          <w:rStyle w:val="xref1"/>
          <w:noProof/>
        </w:rPr>
        <w:t>on</w:t>
      </w:r>
      <w:r w:rsidR="00533AF0">
        <w:rPr>
          <w:noProof/>
        </w:rPr>
        <w:t xml:space="preserve"> page 39</w:t>
      </w:r>
      <w:r w:rsidR="009A76EE" w:rsidRPr="008A5E4E">
        <w:rPr>
          <w:rStyle w:val="xref1"/>
        </w:rPr>
        <w:fldChar w:fldCharType="end"/>
      </w:r>
      <w:r>
        <w:rPr>
          <w:rStyle w:val="xref1"/>
        </w:rPr>
        <w:t>)</w:t>
      </w:r>
      <w:r>
        <w:t>). A pragma that is not recognized by the finalizer or other HSAIL consumer must be ignored and does not cause an error.</w:t>
      </w:r>
    </w:p>
    <w:p w14:paraId="709D951F" w14:textId="77777777" w:rsidR="00B25DB4" w:rsidRDefault="0065745B">
      <w:pPr>
        <w:pStyle w:val="p"/>
      </w:pPr>
      <w:r>
        <w:t>A pragma operand can be</w:t>
      </w:r>
      <w:r w:rsidR="00B25DB4">
        <w:t>:</w:t>
      </w:r>
    </w:p>
    <w:p w14:paraId="51D7AB7A" w14:textId="26D3C57D" w:rsidR="00B25DB4" w:rsidRDefault="00B25DB4" w:rsidP="00B40BE0">
      <w:pPr>
        <w:pStyle w:val="li"/>
        <w:numPr>
          <w:ilvl w:val="0"/>
          <w:numId w:val="339"/>
        </w:numPr>
        <w:ind w:left="605" w:hanging="216"/>
      </w:pPr>
      <w:r>
        <w:t>A</w:t>
      </w:r>
      <w:r w:rsidR="0065745B">
        <w:t xml:space="preserve"> string</w:t>
      </w:r>
      <w:r>
        <w:t>.</w:t>
      </w:r>
      <w:r w:rsidR="00F05A31">
        <w:t xml:space="preserve"> See </w:t>
      </w:r>
      <w:r w:rsidR="00F05A31">
        <w:rPr>
          <w:rStyle w:val="xref1"/>
        </w:rPr>
        <w:t>4.5. Strings (</w:t>
      </w:r>
      <w:r w:rsidR="00F05A31" w:rsidRPr="008A5E4E">
        <w:fldChar w:fldCharType="begin"/>
      </w:r>
      <w:r w:rsidR="00F05A31">
        <w:instrText xml:space="preserve"> PAGEREF _Ref-344344024 \p \h  \* MERGEFORMAT </w:instrText>
      </w:r>
      <w:r w:rsidR="00F05A31" w:rsidRPr="008A5E4E">
        <w:fldChar w:fldCharType="separate"/>
      </w:r>
      <w:r w:rsidR="00F05A31" w:rsidRPr="00533AF0">
        <w:rPr>
          <w:rStyle w:val="xref1"/>
          <w:noProof/>
        </w:rPr>
        <w:t>on</w:t>
      </w:r>
      <w:r w:rsidR="00F05A31">
        <w:rPr>
          <w:noProof/>
        </w:rPr>
        <w:t xml:space="preserve"> page 60</w:t>
      </w:r>
      <w:r w:rsidR="00F05A31" w:rsidRPr="008A5E4E">
        <w:rPr>
          <w:rStyle w:val="xref1"/>
        </w:rPr>
        <w:fldChar w:fldCharType="end"/>
      </w:r>
      <w:r w:rsidR="00F05A31">
        <w:rPr>
          <w:rStyle w:val="xref1"/>
        </w:rPr>
        <w:t>).</w:t>
      </w:r>
    </w:p>
    <w:p w14:paraId="25C8EAA5" w14:textId="541CF523" w:rsidR="00B25DB4" w:rsidRPr="00C10587" w:rsidRDefault="001E303D" w:rsidP="00B40BE0">
      <w:pPr>
        <w:pStyle w:val="li"/>
        <w:numPr>
          <w:ilvl w:val="0"/>
          <w:numId w:val="339"/>
        </w:numPr>
        <w:ind w:left="605" w:hanging="216"/>
        <w:rPr>
          <w:rStyle w:val="xref1"/>
          <w:color w:val="000000"/>
        </w:rPr>
      </w:pPr>
      <w:r w:rsidRPr="00B40BE0">
        <w:rPr>
          <w:rStyle w:val="code1"/>
          <w:rFonts w:ascii="Cambria" w:hAnsi="Cambria"/>
          <w:sz w:val="22"/>
          <w:szCs w:val="22"/>
        </w:rPr>
        <w:t>A</w:t>
      </w:r>
      <w:r w:rsidR="007E50AE" w:rsidRPr="00B40BE0">
        <w:rPr>
          <w:rStyle w:val="code1"/>
          <w:rFonts w:ascii="Cambria" w:hAnsi="Cambria"/>
          <w:sz w:val="22"/>
          <w:szCs w:val="22"/>
        </w:rPr>
        <w:t>n immediate operand</w:t>
      </w:r>
      <w:r w:rsidRPr="00B40BE0">
        <w:rPr>
          <w:rStyle w:val="code1"/>
          <w:rFonts w:ascii="Cambria" w:hAnsi="Cambria"/>
          <w:sz w:val="22"/>
          <w:szCs w:val="22"/>
        </w:rPr>
        <w:t xml:space="preserve">. </w:t>
      </w:r>
      <w:r w:rsidR="00571BC7" w:rsidRPr="00B40BE0">
        <w:rPr>
          <w:rStyle w:val="code1"/>
          <w:rFonts w:ascii="Cambria" w:hAnsi="Cambria"/>
          <w:sz w:val="22"/>
          <w:szCs w:val="22"/>
        </w:rPr>
        <w:t xml:space="preserve">This includes integer constants that are treated as </w:t>
      </w:r>
      <w:r w:rsidR="00571BC7" w:rsidRPr="00571BC7">
        <w:rPr>
          <w:rStyle w:val="code1"/>
        </w:rPr>
        <w:t>u64</w:t>
      </w:r>
      <w:r w:rsidR="00571BC7">
        <w:rPr>
          <w:rStyle w:val="code1"/>
          <w:rFonts w:ascii="Cambria" w:hAnsi="Cambria"/>
        </w:rPr>
        <w:t xml:space="preserve">, </w:t>
      </w:r>
      <w:r w:rsidR="00571BC7" w:rsidRPr="00B40BE0">
        <w:rPr>
          <w:rStyle w:val="code1"/>
          <w:rFonts w:ascii="Cambria" w:hAnsi="Cambria"/>
          <w:sz w:val="22"/>
          <w:szCs w:val="22"/>
        </w:rPr>
        <w:t>double constants that are treated as</w:t>
      </w:r>
      <w:r w:rsidR="00571BC7">
        <w:rPr>
          <w:rStyle w:val="code1"/>
          <w:rFonts w:ascii="Cambria" w:hAnsi="Cambria"/>
        </w:rPr>
        <w:t xml:space="preserve"> </w:t>
      </w:r>
      <w:r w:rsidR="00571BC7" w:rsidRPr="00571BC7">
        <w:rPr>
          <w:rStyle w:val="code1"/>
        </w:rPr>
        <w:t>f64</w:t>
      </w:r>
      <w:r w:rsidR="00571BC7" w:rsidRPr="00B40BE0">
        <w:rPr>
          <w:rStyle w:val="code1"/>
          <w:rFonts w:ascii="Cambria" w:hAnsi="Cambria"/>
          <w:sz w:val="22"/>
          <w:szCs w:val="22"/>
        </w:rPr>
        <w:t>, single constants that are treated as</w:t>
      </w:r>
      <w:r w:rsidR="00571BC7">
        <w:rPr>
          <w:rStyle w:val="code1"/>
          <w:rFonts w:ascii="Cambria" w:hAnsi="Cambria"/>
        </w:rPr>
        <w:t xml:space="preserve"> </w:t>
      </w:r>
      <w:r w:rsidR="00571BC7" w:rsidRPr="00571BC7">
        <w:rPr>
          <w:rStyle w:val="code1"/>
        </w:rPr>
        <w:t>f32</w:t>
      </w:r>
      <w:r w:rsidR="00571BC7" w:rsidRPr="00B40BE0">
        <w:rPr>
          <w:rStyle w:val="code1"/>
          <w:rFonts w:ascii="Cambria" w:hAnsi="Cambria"/>
          <w:sz w:val="22"/>
          <w:szCs w:val="22"/>
        </w:rPr>
        <w:t>, half constants that are treated as</w:t>
      </w:r>
      <w:r w:rsidR="00571BC7">
        <w:rPr>
          <w:rStyle w:val="code1"/>
          <w:rFonts w:ascii="Cambria" w:hAnsi="Cambria"/>
        </w:rPr>
        <w:t xml:space="preserve"> </w:t>
      </w:r>
      <w:r w:rsidR="00571BC7" w:rsidRPr="00571BC7">
        <w:rPr>
          <w:rStyle w:val="code1"/>
        </w:rPr>
        <w:t>f16</w:t>
      </w:r>
      <w:r w:rsidR="00571BC7" w:rsidRPr="00B40BE0">
        <w:rPr>
          <w:rStyle w:val="code1"/>
          <w:rFonts w:ascii="Cambria" w:hAnsi="Cambria"/>
          <w:sz w:val="22"/>
          <w:szCs w:val="22"/>
        </w:rPr>
        <w:t>, typed constants</w:t>
      </w:r>
      <w:r w:rsidR="008054F8" w:rsidRPr="00B40BE0">
        <w:rPr>
          <w:rStyle w:val="code1"/>
          <w:rFonts w:ascii="Cambria" w:hAnsi="Cambria"/>
          <w:sz w:val="22"/>
          <w:szCs w:val="22"/>
        </w:rPr>
        <w:t xml:space="preserve"> that are treated as the type of the constant,</w:t>
      </w:r>
      <w:r w:rsidR="00571BC7" w:rsidRPr="00B40BE0">
        <w:rPr>
          <w:rStyle w:val="code1"/>
          <w:rFonts w:ascii="Cambria" w:hAnsi="Cambria"/>
          <w:sz w:val="22"/>
          <w:szCs w:val="22"/>
        </w:rPr>
        <w:t xml:space="preserve"> and </w:t>
      </w:r>
      <w:r w:rsidR="007E50AE">
        <w:rPr>
          <w:rStyle w:val="code1"/>
        </w:rPr>
        <w:t>WAVESIZE</w:t>
      </w:r>
      <w:r w:rsidR="007E50AE">
        <w:rPr>
          <w:rStyle w:val="code1"/>
          <w:rFonts w:ascii="Cambria" w:hAnsi="Cambria"/>
        </w:rPr>
        <w:t xml:space="preserve"> </w:t>
      </w:r>
      <w:r w:rsidR="007E50AE" w:rsidRPr="00B40BE0">
        <w:rPr>
          <w:rStyle w:val="code1"/>
          <w:rFonts w:ascii="Cambria" w:hAnsi="Cambria"/>
          <w:sz w:val="22"/>
          <w:szCs w:val="22"/>
        </w:rPr>
        <w:t xml:space="preserve">that is treated as </w:t>
      </w:r>
      <w:r w:rsidR="007E50AE" w:rsidRPr="00571BC7">
        <w:rPr>
          <w:rStyle w:val="code1"/>
        </w:rPr>
        <w:t>u64</w:t>
      </w:r>
      <w:r w:rsidR="007E50AE" w:rsidRPr="00B40BE0">
        <w:rPr>
          <w:rStyle w:val="code1"/>
          <w:rFonts w:ascii="Cambria" w:hAnsi="Cambria"/>
          <w:sz w:val="22"/>
          <w:szCs w:val="22"/>
        </w:rPr>
        <w:t xml:space="preserve">. </w:t>
      </w:r>
      <w:r w:rsidR="00C43E55" w:rsidRPr="00B40BE0">
        <w:rPr>
          <w:rStyle w:val="code1"/>
          <w:rFonts w:ascii="Cambria" w:hAnsi="Cambria"/>
          <w:sz w:val="22"/>
          <w:szCs w:val="22"/>
        </w:rPr>
        <w:t xml:space="preserve">Note that all typed constants are allowed, including opaque types and arrays. </w:t>
      </w:r>
      <w:r w:rsidR="00F05A31" w:rsidRPr="00377B70">
        <w:t>See</w:t>
      </w:r>
      <w:r w:rsidR="00F05A31">
        <w:t xml:space="preserve"> </w:t>
      </w:r>
      <w:r w:rsidR="00F05A31">
        <w:rPr>
          <w:rStyle w:val="xref1"/>
        </w:rPr>
        <w:t>4.8. Constants (</w:t>
      </w:r>
      <w:r w:rsidR="00F05A31" w:rsidRPr="008A5E4E">
        <w:fldChar w:fldCharType="begin"/>
      </w:r>
      <w:r w:rsidR="00F05A31">
        <w:instrText xml:space="preserve"> PAGEREF _Ref-1280415766 \p \h  \* MERGEFORMAT </w:instrText>
      </w:r>
      <w:r w:rsidR="00F05A31" w:rsidRPr="008A5E4E">
        <w:fldChar w:fldCharType="separate"/>
      </w:r>
      <w:r w:rsidR="00F05A31" w:rsidRPr="00533AF0">
        <w:rPr>
          <w:rStyle w:val="xref1"/>
          <w:noProof/>
        </w:rPr>
        <w:t>on</w:t>
      </w:r>
      <w:r w:rsidR="00F05A31">
        <w:rPr>
          <w:noProof/>
        </w:rPr>
        <w:t xml:space="preserve"> page 66</w:t>
      </w:r>
      <w:r w:rsidR="00F05A31" w:rsidRPr="008A5E4E">
        <w:rPr>
          <w:rStyle w:val="xref1"/>
        </w:rPr>
        <w:fldChar w:fldCharType="end"/>
      </w:r>
      <w:r w:rsidR="00F05A31">
        <w:rPr>
          <w:rStyle w:val="xref1"/>
        </w:rPr>
        <w:t>).</w:t>
      </w:r>
    </w:p>
    <w:p w14:paraId="08D03929" w14:textId="52A1AB42" w:rsidR="005348F1" w:rsidRPr="00B25DB4" w:rsidRDefault="005348F1" w:rsidP="00B40BE0">
      <w:pPr>
        <w:pStyle w:val="li"/>
        <w:numPr>
          <w:ilvl w:val="0"/>
          <w:numId w:val="339"/>
        </w:numPr>
        <w:ind w:left="605" w:hanging="216"/>
        <w:rPr>
          <w:rStyle w:val="code1"/>
          <w:rFonts w:ascii="Cambria" w:hAnsi="Cambria" w:cs="Cambria"/>
          <w:sz w:val="22"/>
          <w:szCs w:val="22"/>
        </w:rPr>
      </w:pPr>
      <w:r w:rsidRPr="00B40BE0">
        <w:rPr>
          <w:rStyle w:val="code1"/>
          <w:rFonts w:ascii="Cambria" w:hAnsi="Cambria"/>
          <w:sz w:val="22"/>
          <w:szCs w:val="22"/>
        </w:rPr>
        <w:t>An aggregate constant. This is treated as an array of</w:t>
      </w:r>
      <w:r>
        <w:rPr>
          <w:rStyle w:val="code1"/>
          <w:rFonts w:ascii="Cambria" w:hAnsi="Cambria"/>
        </w:rPr>
        <w:t xml:space="preserve"> </w:t>
      </w:r>
      <w:r>
        <w:rPr>
          <w:rStyle w:val="code1"/>
        </w:rPr>
        <w:t>b8</w:t>
      </w:r>
      <w:r w:rsidRPr="00B40BE0">
        <w:rPr>
          <w:rStyle w:val="code1"/>
          <w:rFonts w:ascii="Cambria" w:hAnsi="Cambria"/>
          <w:sz w:val="22"/>
          <w:szCs w:val="22"/>
        </w:rPr>
        <w:t xml:space="preserve"> the </w:t>
      </w:r>
      <w:r w:rsidR="00CC2ACA">
        <w:rPr>
          <w:rStyle w:val="code1"/>
          <w:rFonts w:ascii="Cambria" w:hAnsi="Cambria"/>
          <w:sz w:val="22"/>
          <w:szCs w:val="22"/>
        </w:rPr>
        <w:t xml:space="preserve">byte </w:t>
      </w:r>
      <w:r w:rsidRPr="00B40BE0">
        <w:rPr>
          <w:rStyle w:val="code1"/>
          <w:rFonts w:ascii="Cambria" w:hAnsi="Cambria"/>
          <w:sz w:val="22"/>
          <w:szCs w:val="22"/>
        </w:rPr>
        <w:t xml:space="preserve">size of the aggregate constant. </w:t>
      </w:r>
      <w:r>
        <w:t xml:space="preserve">See </w:t>
      </w:r>
      <w:r>
        <w:rPr>
          <w:rStyle w:val="xref1"/>
        </w:rPr>
        <w:t>4.8</w:t>
      </w:r>
      <w:r w:rsidR="00324A0E">
        <w:rPr>
          <w:rStyle w:val="xref1"/>
        </w:rPr>
        <w:t>.3</w:t>
      </w:r>
      <w:r>
        <w:rPr>
          <w:rStyle w:val="xref1"/>
        </w:rPr>
        <w:t xml:space="preserve">. </w:t>
      </w:r>
      <w:r w:rsidR="00324A0E">
        <w:rPr>
          <w:rStyle w:val="xref1"/>
        </w:rPr>
        <w:t xml:space="preserve">Aggregate </w:t>
      </w:r>
      <w:r>
        <w:rPr>
          <w:rStyle w:val="xref1"/>
        </w:rPr>
        <w:t>Constants (</w:t>
      </w:r>
      <w:r w:rsidR="007E7F81">
        <w:fldChar w:fldCharType="begin"/>
      </w:r>
      <w:r w:rsidR="007E7F81">
        <w:instrText xml:space="preserve"> PAGEREF  aggregate_constants \h \p  \* MERGEFORMAT </w:instrText>
      </w:r>
      <w:r w:rsidR="007E7F81">
        <w:fldChar w:fldCharType="separate"/>
      </w:r>
      <w:r w:rsidR="007E7F81">
        <w:rPr>
          <w:noProof/>
        </w:rPr>
        <w:t>on page 91</w:t>
      </w:r>
      <w:r w:rsidR="007E7F81">
        <w:fldChar w:fldCharType="end"/>
      </w:r>
      <w:r>
        <w:rPr>
          <w:rStyle w:val="xref1"/>
        </w:rPr>
        <w:t>).</w:t>
      </w:r>
    </w:p>
    <w:p w14:paraId="1EB52765" w14:textId="3591D308" w:rsidR="00B25DB4" w:rsidRDefault="00B25DB4" w:rsidP="00B40BE0">
      <w:pPr>
        <w:pStyle w:val="li"/>
        <w:numPr>
          <w:ilvl w:val="0"/>
          <w:numId w:val="339"/>
        </w:numPr>
        <w:ind w:left="605" w:hanging="216"/>
      </w:pPr>
      <w:r>
        <w:t>A</w:t>
      </w:r>
      <w:r w:rsidR="0065745B">
        <w:t>n identifier.</w:t>
      </w:r>
      <w:r w:rsidR="00571BC7">
        <w:t xml:space="preserve"> This includes </w:t>
      </w:r>
      <w:r w:rsidR="001E303D">
        <w:t xml:space="preserve">the identifier of a variable, fbarrier, kernel, function, signature, </w:t>
      </w:r>
      <w:r w:rsidR="00BE29B2" w:rsidRPr="00BE29B2">
        <w:rPr>
          <w:rStyle w:val="code1"/>
          <w:rFonts w:ascii="Cambria" w:hAnsi="Cambria"/>
          <w:sz w:val="22"/>
          <w:szCs w:val="22"/>
        </w:rPr>
        <w:t>register</w:t>
      </w:r>
      <w:r w:rsidR="00BE29B2">
        <w:t xml:space="preserve"> </w:t>
      </w:r>
      <w:r w:rsidR="001E303D">
        <w:t>and label</w:t>
      </w:r>
      <w:r w:rsidR="00571BC7">
        <w:t>.</w:t>
      </w:r>
      <w:r w:rsidR="0065745B">
        <w:t xml:space="preserve"> </w:t>
      </w:r>
      <w:r w:rsidR="00F05A31">
        <w:t xml:space="preserve">See </w:t>
      </w:r>
      <w:r w:rsidR="00F05A31">
        <w:rPr>
          <w:rStyle w:val="xref1"/>
        </w:rPr>
        <w:t>4.6. Identifiers (</w:t>
      </w:r>
      <w:r w:rsidR="00F05A31" w:rsidRPr="008A5E4E">
        <w:fldChar w:fldCharType="begin"/>
      </w:r>
      <w:r w:rsidR="00F05A31">
        <w:instrText xml:space="preserve"> PAGEREF _Ref-538363289 \p \h  \* MERGEFORMAT </w:instrText>
      </w:r>
      <w:r w:rsidR="00F05A31" w:rsidRPr="008A5E4E">
        <w:fldChar w:fldCharType="separate"/>
      </w:r>
      <w:r w:rsidR="00F05A31" w:rsidRPr="00533AF0">
        <w:rPr>
          <w:rStyle w:val="xref1"/>
          <w:noProof/>
        </w:rPr>
        <w:t>on</w:t>
      </w:r>
      <w:r w:rsidR="00F05A31">
        <w:rPr>
          <w:noProof/>
        </w:rPr>
        <w:t xml:space="preserve"> page 61</w:t>
      </w:r>
      <w:r w:rsidR="00F05A31" w:rsidRPr="008A5E4E">
        <w:rPr>
          <w:rStyle w:val="xref1"/>
        </w:rPr>
        <w:fldChar w:fldCharType="end"/>
      </w:r>
      <w:r w:rsidR="00F05A31">
        <w:rPr>
          <w:rStyle w:val="xref1"/>
        </w:rPr>
        <w:t>)</w:t>
      </w:r>
      <w:r w:rsidR="00F05A31">
        <w:t xml:space="preserve"> and </w:t>
      </w:r>
      <w:r w:rsidR="00F05A31">
        <w:rPr>
          <w:rStyle w:val="xref1"/>
        </w:rPr>
        <w:t>4.7. Registers (</w:t>
      </w:r>
      <w:r w:rsidR="00F05A31" w:rsidRPr="008A5E4E">
        <w:fldChar w:fldCharType="begin"/>
      </w:r>
      <w:r w:rsidR="00F05A31">
        <w:instrText xml:space="preserve"> PAGEREF _Ref665219042 \p \h  \* MERGEFORMAT </w:instrText>
      </w:r>
      <w:r w:rsidR="00F05A31" w:rsidRPr="008A5E4E">
        <w:fldChar w:fldCharType="separate"/>
      </w:r>
      <w:r w:rsidR="00F05A31" w:rsidRPr="00533AF0">
        <w:rPr>
          <w:rStyle w:val="xref1"/>
          <w:noProof/>
        </w:rPr>
        <w:t>on</w:t>
      </w:r>
      <w:r w:rsidR="00F05A31">
        <w:rPr>
          <w:noProof/>
        </w:rPr>
        <w:t xml:space="preserve"> page 64</w:t>
      </w:r>
      <w:r w:rsidR="00F05A31" w:rsidRPr="008A5E4E">
        <w:rPr>
          <w:rStyle w:val="xref1"/>
        </w:rPr>
        <w:fldChar w:fldCharType="end"/>
      </w:r>
      <w:r w:rsidR="00F05A31">
        <w:rPr>
          <w:rStyle w:val="xref1"/>
        </w:rPr>
        <w:t>).</w:t>
      </w:r>
    </w:p>
    <w:p w14:paraId="277D467A" w14:textId="74A6E578" w:rsidR="008A5E4E" w:rsidDel="001F59B7" w:rsidRDefault="0065745B" w:rsidP="00B25DB4">
      <w:pPr>
        <w:pStyle w:val="p"/>
        <w:rPr>
          <w:del w:id="881" w:author="ttye" w:date="2015-02-25T19:21:00Z"/>
        </w:rPr>
      </w:pPr>
      <w:del w:id="882" w:author="ttye" w:date="2015-02-25T19:21:00Z">
        <w:r w:rsidDel="001F59B7">
          <w:rPr>
            <w:rStyle w:val="code1"/>
          </w:rPr>
          <w:delText>WAVESIZE</w:delText>
        </w:r>
        <w:r w:rsidDel="001F59B7">
          <w:delText xml:space="preserve"> is not allowed.</w:delText>
        </w:r>
      </w:del>
    </w:p>
    <w:p w14:paraId="0C057C28" w14:textId="77777777" w:rsidR="008A5E4E" w:rsidRDefault="0065745B">
      <w:pPr>
        <w:pStyle w:val="p"/>
      </w:pPr>
      <w:r>
        <w:t xml:space="preserve">Note, that any identifier used in a pragma operand must be in scope. For example, pragmas that reference formal argument identifiers must be in the code block of the corresponding function or kernel; and pragmas that reference the identifier of a variable must come after a declaration or definition of the variable. See </w:t>
      </w:r>
      <w:r>
        <w:rPr>
          <w:rStyle w:val="xref1"/>
        </w:rPr>
        <w:t>4.6.2. Scope (</w:t>
      </w:r>
      <w:r w:rsidR="009A76EE" w:rsidRPr="008A5E4E">
        <w:fldChar w:fldCharType="begin"/>
      </w:r>
      <w:r w:rsidR="008A5E4E">
        <w:instrText xml:space="preserve"> PAGEREF _Ref818044059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w:t>
      </w:r>
    </w:p>
    <w:p w14:paraId="4978C919" w14:textId="77777777" w:rsidR="008A5E4E" w:rsidRDefault="0065745B">
      <w:pPr>
        <w:pStyle w:val="p"/>
      </w:pPr>
      <w:r>
        <w:t>If the pragma applies to a kernel or function, then it must be placed in the kernel or function scope, and only applies to that kernel or function. This allows the finalizer to locate all pragmas for a kernel or function without having to read all module scope directives. It also allows an HAIL linker to process functions independently, because no pragmas outside the function can alter its behavior.</w:t>
      </w:r>
    </w:p>
    <w:p w14:paraId="39C79142" w14:textId="77777777" w:rsidR="008A5E4E" w:rsidRDefault="0065745B">
      <w:pPr>
        <w:pStyle w:val="p"/>
      </w:pPr>
      <w:r>
        <w:t xml:space="preserve"> The finalizer or other HSAIL consumer implementation defines rules for what portion of the kernel or function the pragma applies to and what happens if the same pragma appears multiple times.</w:t>
      </w:r>
    </w:p>
    <w:p w14:paraId="381C6E43" w14:textId="5C96D1BF" w:rsidR="008A5E4E" w:rsidRDefault="0065745B">
      <w:pPr>
        <w:pStyle w:val="p"/>
      </w:pPr>
      <w:r>
        <w:t xml:space="preserve">The finalizer or other HSAIL consumer implementation determines the interpretation of </w:t>
      </w:r>
      <w:r>
        <w:rPr>
          <w:rStyle w:val="code1"/>
        </w:rPr>
        <w:t>pragma</w:t>
      </w:r>
      <w:r>
        <w:t xml:space="preserve"> directives. </w:t>
      </w:r>
      <w:r w:rsidR="008D63AF">
        <w:t>This includes determining what pragma operands are allowed.</w:t>
      </w:r>
    </w:p>
    <w:p w14:paraId="35BEDFA6" w14:textId="77777777" w:rsidR="008A5E4E" w:rsidRDefault="0065745B">
      <w:pPr>
        <w:pStyle w:val="p"/>
      </w:pPr>
      <w:r>
        <w:t>You cannot use this directive to change the semantics of the HSAIL virtual machine.</w:t>
      </w:r>
    </w:p>
    <w:p w14:paraId="7696BEF0" w14:textId="77777777" w:rsidR="008A5E4E" w:rsidRDefault="0065745B">
      <w:pPr>
        <w:pStyle w:val="pExample"/>
      </w:pPr>
      <w:r>
        <w:t>Example</w:t>
      </w:r>
    </w:p>
    <w:p w14:paraId="10280303" w14:textId="20F1D27B" w:rsidR="008A5E4E" w:rsidRDefault="0065745B">
      <w:pPr>
        <w:pStyle w:val="pre"/>
      </w:pPr>
      <w:r>
        <w:t>global_u32 &amp;i[2];</w:t>
      </w:r>
      <w:r>
        <w:br/>
        <w:t xml:space="preserve"> global_u64 &amp;i_p; // int *i_p = &amp;i[1];</w:t>
      </w:r>
      <w:r>
        <w:br/>
        <w:t xml:space="preserve"> pragma "rti", "init", "symbolic", &amp;i_p, &amp;i, 4;</w:t>
      </w:r>
      <w:r w:rsidR="008054F8">
        <w:br/>
      </w:r>
      <w:r w:rsidR="008054F8">
        <w:br/>
      </w:r>
      <w:r>
        <w:t xml:space="preserve"> kernel &amp;pragma_example(kernarg_u64 %float_buf)</w:t>
      </w:r>
      <w:r>
        <w:br/>
        <w:t xml:space="preserve"> {</w:t>
      </w:r>
      <w:r w:rsidR="008054F8">
        <w:br/>
        <w:t xml:space="preserve">  </w:t>
      </w:r>
      <w:r>
        <w:t xml:space="preserve"> pragma "rti", "kernel", "arg", %float_buf, "*float";</w:t>
      </w:r>
      <w:r w:rsidR="008054F8">
        <w:br/>
      </w:r>
      <w:r>
        <w:t xml:space="preserve"> </w:t>
      </w:r>
      <w:r w:rsidR="008054F8">
        <w:t xml:space="preserve">  </w:t>
      </w:r>
      <w:r>
        <w:t>// ...</w:t>
      </w:r>
      <w:r>
        <w:br/>
        <w:t xml:space="preserve"> };</w:t>
      </w:r>
    </w:p>
    <w:p w14:paraId="6A084D73" w14:textId="77777777" w:rsidR="008A5E4E" w:rsidRDefault="0065745B">
      <w:pPr>
        <w:pStyle w:val="h2"/>
      </w:pPr>
      <w:bookmarkStart w:id="883" w:name="_Toc396034397"/>
      <w:r>
        <w:t xml:space="preserve">13.4 </w:t>
      </w:r>
      <w:bookmarkStart w:id="884" w:name="control_directives"/>
      <w:bookmarkEnd w:id="884"/>
      <w:r w:rsidR="009A76EE">
        <w:fldChar w:fldCharType="begin"/>
      </w:r>
      <w:r>
        <w:instrText xml:space="preserve"> XE "control directives" </w:instrText>
      </w:r>
      <w:r w:rsidR="009A76EE">
        <w:fldChar w:fldCharType="end"/>
      </w:r>
      <w:bookmarkStart w:id="885" w:name="_Ref-2085645019"/>
      <w:bookmarkStart w:id="886" w:name="_Ref-1719106755"/>
      <w:r>
        <w:t>Control Directives for Low-Level Performance Tuning</w:t>
      </w:r>
      <w:bookmarkEnd w:id="883"/>
      <w:bookmarkEnd w:id="885"/>
      <w:bookmarkEnd w:id="886"/>
    </w:p>
    <w:p w14:paraId="5B9019EE" w14:textId="77777777" w:rsidR="008A5E4E" w:rsidRDefault="0065745B">
      <w:pPr>
        <w:pStyle w:val="p"/>
      </w:pPr>
      <w:r>
        <w:t xml:space="preserve">HSAIL provides control directives to allow implementations to pass information to the finalizer. These directives are used for low-level performance tuning. See </w:t>
      </w:r>
      <w:r>
        <w:rPr>
          <w:rStyle w:val="xref1"/>
        </w:rPr>
        <w:t>Table 13–1 (</w:t>
      </w:r>
      <w:r w:rsidR="009A76EE" w:rsidRPr="008A5E4E">
        <w:fldChar w:fldCharType="begin"/>
      </w:r>
      <w:r w:rsidR="008A5E4E">
        <w:instrText xml:space="preserve"> PAGEREF 1077686388 \p \h  \* MERGEFORMAT </w:instrText>
      </w:r>
      <w:r w:rsidR="009A76EE" w:rsidRPr="008A5E4E">
        <w:fldChar w:fldCharType="separate"/>
      </w:r>
      <w:r w:rsidR="00533AF0" w:rsidRPr="00533AF0">
        <w:rPr>
          <w:rStyle w:val="xref1"/>
          <w:noProof/>
        </w:rPr>
        <w:t>on</w:t>
      </w:r>
      <w:r w:rsidR="00533AF0">
        <w:rPr>
          <w:noProof/>
        </w:rPr>
        <w:t xml:space="preserve"> page 287</w:t>
      </w:r>
      <w:r w:rsidR="009A76EE" w:rsidRPr="008A5E4E">
        <w:rPr>
          <w:rStyle w:val="xref1"/>
        </w:rPr>
        <w:fldChar w:fldCharType="end"/>
      </w:r>
      <w:r>
        <w:rPr>
          <w:rStyle w:val="xref1"/>
        </w:rPr>
        <w:t>)</w:t>
      </w:r>
      <w:r>
        <w:t>.</w:t>
      </w:r>
    </w:p>
    <w:p w14:paraId="423FA18B" w14:textId="77777777" w:rsidR="008A5E4E" w:rsidRDefault="0065745B">
      <w:pPr>
        <w:pStyle w:val="pTableTitle"/>
      </w:pPr>
      <w:bookmarkStart w:id="887" w:name="_ListOf155"/>
      <w:bookmarkStart w:id="888" w:name="1077686388"/>
      <w:r>
        <w:t>Table 13–1 Control Directives for Low-Level Performance Tuning</w:t>
      </w:r>
    </w:p>
    <w:bookmarkEnd w:id="887"/>
    <w:bookmarkEnd w:id="888"/>
    <w:p w14:paraId="1E25226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647"/>
        <w:gridCol w:w="1346"/>
      </w:tblGrid>
      <w:tr w:rsidR="008A5E4E" w14:paraId="2E2AFC27"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11A6434F" w14:textId="77777777" w:rsidR="008A5E4E" w:rsidRDefault="0065745B">
            <w:pPr>
              <w:pStyle w:val="thTableStyle-TablestyleAltRows-HeadE-Sidehead-Header1"/>
              <w:shd w:val="clear" w:color="auto" w:fill="D3D3D3"/>
            </w:pPr>
            <w:r>
              <w:rPr>
                <w:shd w:val="clear" w:color="auto" w:fill="D3D3D3"/>
              </w:rPr>
              <w:t xml:space="preserve"> Directive </w:t>
            </w:r>
          </w:p>
        </w:tc>
        <w:tc>
          <w:tcPr>
            <w:tcW w:w="0" w:type="auto"/>
            <w:tcBorders>
              <w:bottom w:val="double" w:sz="3" w:space="0" w:color="000000"/>
            </w:tcBorders>
            <w:shd w:val="clear" w:color="auto" w:fill="D3D3D3"/>
            <w:tcMar>
              <w:top w:w="45" w:type="dxa"/>
              <w:left w:w="45" w:type="dxa"/>
              <w:bottom w:w="45" w:type="dxa"/>
              <w:right w:w="45" w:type="dxa"/>
            </w:tcMar>
          </w:tcPr>
          <w:p w14:paraId="3270D869" w14:textId="77777777" w:rsidR="008A5E4E" w:rsidRDefault="0065745B">
            <w:pPr>
              <w:pStyle w:val="thTableStyle-TablestyleAltRows-HeadD-Column-Header1"/>
              <w:shd w:val="clear" w:color="auto" w:fill="D3D3D3"/>
            </w:pPr>
            <w:r>
              <w:rPr>
                <w:shd w:val="clear" w:color="auto" w:fill="D3D3D3"/>
              </w:rPr>
              <w:t>Arguments</w:t>
            </w:r>
          </w:p>
        </w:tc>
      </w:tr>
      <w:tr w:rsidR="008A5E4E" w14:paraId="25B2D14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2182D00" w14:textId="77777777" w:rsidR="008A5E4E" w:rsidRDefault="0065745B">
            <w:pPr>
              <w:pStyle w:val="tdTableStyle-TablestyleAltRows-BodyE-Sidehead-Body1"/>
              <w:shd w:val="clear" w:color="auto" w:fill="DCDCDC"/>
            </w:pPr>
            <w:r>
              <w:rPr>
                <w:rStyle w:val="code"/>
                <w:shd w:val="clear" w:color="auto" w:fill="DCDCDC"/>
              </w:rPr>
              <w:t>enablebreakexceptions</w:t>
            </w:r>
          </w:p>
        </w:tc>
        <w:tc>
          <w:tcPr>
            <w:tcW w:w="0" w:type="auto"/>
            <w:tcBorders>
              <w:bottom w:val="single" w:sz="6" w:space="0" w:color="000000"/>
            </w:tcBorders>
            <w:tcMar>
              <w:top w:w="45" w:type="dxa"/>
              <w:left w:w="45" w:type="dxa"/>
              <w:bottom w:w="45" w:type="dxa"/>
              <w:right w:w="45" w:type="dxa"/>
            </w:tcMar>
          </w:tcPr>
          <w:p w14:paraId="348321C2" w14:textId="77777777" w:rsidR="008A5E4E" w:rsidRDefault="0065745B">
            <w:pPr>
              <w:pStyle w:val="tdTableStyle-TablestyleAltRows-BodyD-Column-Body1"/>
            </w:pPr>
            <w:r>
              <w:rPr>
                <w:rStyle w:val="em"/>
              </w:rPr>
              <w:t>exceptionsNumber</w:t>
            </w:r>
          </w:p>
        </w:tc>
      </w:tr>
      <w:tr w:rsidR="008A5E4E" w14:paraId="5005811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812E39C" w14:textId="77777777" w:rsidR="008A5E4E" w:rsidRDefault="0065745B">
            <w:pPr>
              <w:pStyle w:val="tdTableStyle-TablestyleAltRows-BodyE-Sidehead-Body2"/>
              <w:shd w:val="clear" w:color="auto" w:fill="DCDCDC"/>
            </w:pPr>
            <w:r>
              <w:rPr>
                <w:rStyle w:val="code"/>
                <w:shd w:val="clear" w:color="auto" w:fill="DCDCDC"/>
              </w:rPr>
              <w:t>enabledetectexceptions</w:t>
            </w:r>
          </w:p>
        </w:tc>
        <w:tc>
          <w:tcPr>
            <w:tcW w:w="0" w:type="auto"/>
            <w:tcBorders>
              <w:bottom w:val="single" w:sz="6" w:space="0" w:color="000000"/>
            </w:tcBorders>
            <w:shd w:val="clear" w:color="auto" w:fill="D3D3D3"/>
            <w:tcMar>
              <w:top w:w="45" w:type="dxa"/>
              <w:left w:w="45" w:type="dxa"/>
              <w:bottom w:w="45" w:type="dxa"/>
              <w:right w:w="45" w:type="dxa"/>
            </w:tcMar>
          </w:tcPr>
          <w:p w14:paraId="67B2C391" w14:textId="77777777" w:rsidR="008A5E4E" w:rsidRDefault="0065745B">
            <w:pPr>
              <w:pStyle w:val="tdTableStyle-TablestyleAltRows-BodyD-Column-Body2"/>
              <w:shd w:val="clear" w:color="auto" w:fill="D3D3D3"/>
            </w:pPr>
            <w:r>
              <w:rPr>
                <w:rStyle w:val="em"/>
                <w:shd w:val="clear" w:color="auto" w:fill="D3D3D3"/>
              </w:rPr>
              <w:t>exceptionsNumber</w:t>
            </w:r>
          </w:p>
        </w:tc>
      </w:tr>
      <w:tr w:rsidR="008A5E4E" w14:paraId="25EDAFA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E365360" w14:textId="77777777" w:rsidR="008A5E4E" w:rsidRDefault="0065745B">
            <w:pPr>
              <w:pStyle w:val="tdTableStyle-TablestyleAltRows-BodyE-Sidehead-Body1"/>
              <w:shd w:val="clear" w:color="auto" w:fill="DCDCDC"/>
            </w:pPr>
            <w:r>
              <w:rPr>
                <w:rStyle w:val="code"/>
                <w:shd w:val="clear" w:color="auto" w:fill="DCDCDC"/>
              </w:rPr>
              <w:t>maxdynamicgroupsize</w:t>
            </w:r>
          </w:p>
        </w:tc>
        <w:tc>
          <w:tcPr>
            <w:tcW w:w="0" w:type="auto"/>
            <w:tcBorders>
              <w:bottom w:val="single" w:sz="6" w:space="0" w:color="000000"/>
            </w:tcBorders>
            <w:tcMar>
              <w:top w:w="45" w:type="dxa"/>
              <w:left w:w="45" w:type="dxa"/>
              <w:bottom w:w="45" w:type="dxa"/>
              <w:right w:w="45" w:type="dxa"/>
            </w:tcMar>
          </w:tcPr>
          <w:p w14:paraId="05298C08" w14:textId="77777777" w:rsidR="008A5E4E" w:rsidRDefault="0065745B">
            <w:pPr>
              <w:pStyle w:val="tdTableStyle-TablestyleAltRows-BodyD-Column-Body1"/>
            </w:pPr>
            <w:r>
              <w:rPr>
                <w:rStyle w:val="em"/>
              </w:rPr>
              <w:t>size</w:t>
            </w:r>
          </w:p>
        </w:tc>
      </w:tr>
      <w:tr w:rsidR="008A5E4E" w14:paraId="69EE44D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A785B9B" w14:textId="77777777" w:rsidR="008A5E4E" w:rsidRDefault="0065745B">
            <w:pPr>
              <w:pStyle w:val="tdTableStyle-TablestyleAltRows-BodyE-Sidehead-Body2"/>
              <w:shd w:val="clear" w:color="auto" w:fill="DCDCDC"/>
            </w:pPr>
            <w:r>
              <w:rPr>
                <w:rStyle w:val="code"/>
                <w:shd w:val="clear" w:color="auto" w:fill="DCDCDC"/>
              </w:rPr>
              <w:t>maxflatgridsize</w:t>
            </w:r>
          </w:p>
        </w:tc>
        <w:tc>
          <w:tcPr>
            <w:tcW w:w="0" w:type="auto"/>
            <w:tcBorders>
              <w:bottom w:val="single" w:sz="6" w:space="0" w:color="000000"/>
            </w:tcBorders>
            <w:shd w:val="clear" w:color="auto" w:fill="D3D3D3"/>
            <w:tcMar>
              <w:top w:w="45" w:type="dxa"/>
              <w:left w:w="45" w:type="dxa"/>
              <w:bottom w:w="45" w:type="dxa"/>
              <w:right w:w="45" w:type="dxa"/>
            </w:tcMar>
          </w:tcPr>
          <w:p w14:paraId="665F1D27" w14:textId="77777777" w:rsidR="008A5E4E" w:rsidRDefault="0065745B">
            <w:pPr>
              <w:pStyle w:val="tdTableStyle-TablestyleAltRows-BodyD-Column-Body2"/>
              <w:shd w:val="clear" w:color="auto" w:fill="D3D3D3"/>
            </w:pPr>
            <w:r>
              <w:rPr>
                <w:rStyle w:val="em"/>
                <w:shd w:val="clear" w:color="auto" w:fill="D3D3D3"/>
              </w:rPr>
              <w:t>count</w:t>
            </w:r>
          </w:p>
        </w:tc>
      </w:tr>
      <w:tr w:rsidR="008A5E4E" w14:paraId="70A0FD3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4D31C74" w14:textId="77777777" w:rsidR="008A5E4E" w:rsidRDefault="0065745B">
            <w:pPr>
              <w:pStyle w:val="tdTableStyle-TablestyleAltRows-BodyE-Sidehead-Body1"/>
              <w:shd w:val="clear" w:color="auto" w:fill="DCDCDC"/>
            </w:pPr>
            <w:r>
              <w:rPr>
                <w:rStyle w:val="code"/>
                <w:shd w:val="clear" w:color="auto" w:fill="DCDCDC"/>
              </w:rPr>
              <w:t>maxflatworkgroupsize</w:t>
            </w:r>
          </w:p>
        </w:tc>
        <w:tc>
          <w:tcPr>
            <w:tcW w:w="0" w:type="auto"/>
            <w:tcBorders>
              <w:bottom w:val="single" w:sz="6" w:space="0" w:color="000000"/>
            </w:tcBorders>
            <w:tcMar>
              <w:top w:w="45" w:type="dxa"/>
              <w:left w:w="45" w:type="dxa"/>
              <w:bottom w:w="45" w:type="dxa"/>
              <w:right w:w="45" w:type="dxa"/>
            </w:tcMar>
          </w:tcPr>
          <w:p w14:paraId="61F78B1F" w14:textId="77777777" w:rsidR="008A5E4E" w:rsidRDefault="0065745B">
            <w:pPr>
              <w:pStyle w:val="tdTableStyle-TablestyleAltRows-BodyD-Column-Body1"/>
            </w:pPr>
            <w:r>
              <w:rPr>
                <w:rStyle w:val="em"/>
              </w:rPr>
              <w:t>count</w:t>
            </w:r>
          </w:p>
        </w:tc>
      </w:tr>
      <w:tr w:rsidR="008A5E4E" w14:paraId="0117F5E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745D326" w14:textId="77777777" w:rsidR="008A5E4E" w:rsidRDefault="0065745B">
            <w:pPr>
              <w:pStyle w:val="tdTableStyle-TablestyleAltRows-BodyE-Sidehead-Body1"/>
              <w:shd w:val="clear" w:color="auto" w:fill="DCDCDC"/>
            </w:pPr>
            <w:r>
              <w:rPr>
                <w:rStyle w:val="code"/>
                <w:shd w:val="clear" w:color="auto" w:fill="DCDCDC"/>
              </w:rPr>
              <w:t>requireddim</w:t>
            </w:r>
          </w:p>
        </w:tc>
        <w:tc>
          <w:tcPr>
            <w:tcW w:w="0" w:type="auto"/>
            <w:tcBorders>
              <w:bottom w:val="single" w:sz="6" w:space="0" w:color="000000"/>
            </w:tcBorders>
            <w:tcMar>
              <w:top w:w="45" w:type="dxa"/>
              <w:left w:w="45" w:type="dxa"/>
              <w:bottom w:w="45" w:type="dxa"/>
              <w:right w:w="45" w:type="dxa"/>
            </w:tcMar>
          </w:tcPr>
          <w:p w14:paraId="3CC2327F" w14:textId="77777777" w:rsidR="008A5E4E" w:rsidRDefault="0065745B">
            <w:pPr>
              <w:pStyle w:val="tdTableStyle-TablestyleAltRows-BodyD-Column-Body1"/>
            </w:pPr>
            <w:r>
              <w:rPr>
                <w:rStyle w:val="em"/>
              </w:rPr>
              <w:t>nd</w:t>
            </w:r>
          </w:p>
        </w:tc>
      </w:tr>
      <w:tr w:rsidR="008A5E4E" w14:paraId="6F1E672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F404DA6" w14:textId="77777777" w:rsidR="008A5E4E" w:rsidRDefault="0065745B">
            <w:pPr>
              <w:pStyle w:val="tdTableStyle-TablestyleAltRows-BodyE-Sidehead-Body2"/>
              <w:shd w:val="clear" w:color="auto" w:fill="DCDCDC"/>
            </w:pPr>
            <w:r>
              <w:rPr>
                <w:rStyle w:val="code"/>
                <w:shd w:val="clear" w:color="auto" w:fill="DCDCDC"/>
              </w:rPr>
              <w:t>requiredgridsize</w:t>
            </w:r>
          </w:p>
        </w:tc>
        <w:tc>
          <w:tcPr>
            <w:tcW w:w="0" w:type="auto"/>
            <w:tcBorders>
              <w:bottom w:val="single" w:sz="6" w:space="0" w:color="000000"/>
            </w:tcBorders>
            <w:shd w:val="clear" w:color="auto" w:fill="D3D3D3"/>
            <w:tcMar>
              <w:top w:w="45" w:type="dxa"/>
              <w:left w:w="45" w:type="dxa"/>
              <w:bottom w:w="45" w:type="dxa"/>
              <w:right w:w="45" w:type="dxa"/>
            </w:tcMar>
          </w:tcPr>
          <w:p w14:paraId="30EF806B" w14:textId="77777777" w:rsidR="008A5E4E" w:rsidRDefault="0065745B">
            <w:pPr>
              <w:pStyle w:val="tdTableStyle-TablestyleAltRows-BodyD-Column-Body2"/>
              <w:shd w:val="clear" w:color="auto" w:fill="D3D3D3"/>
            </w:pPr>
            <w:r>
              <w:rPr>
                <w:rStyle w:val="em"/>
                <w:shd w:val="clear" w:color="auto" w:fill="D3D3D3"/>
              </w:rPr>
              <w:t>nx</w:t>
            </w:r>
            <w:r>
              <w:rPr>
                <w:shd w:val="clear" w:color="auto" w:fill="D3D3D3"/>
              </w:rPr>
              <w:t xml:space="preserve">, </w:t>
            </w:r>
            <w:r>
              <w:rPr>
                <w:rStyle w:val="em"/>
                <w:shd w:val="clear" w:color="auto" w:fill="D3D3D3"/>
              </w:rPr>
              <w:t>ny</w:t>
            </w:r>
            <w:r>
              <w:rPr>
                <w:shd w:val="clear" w:color="auto" w:fill="D3D3D3"/>
              </w:rPr>
              <w:t xml:space="preserve">, </w:t>
            </w:r>
            <w:r>
              <w:rPr>
                <w:rStyle w:val="em"/>
                <w:shd w:val="clear" w:color="auto" w:fill="D3D3D3"/>
              </w:rPr>
              <w:t>nz</w:t>
            </w:r>
          </w:p>
        </w:tc>
      </w:tr>
      <w:tr w:rsidR="008A5E4E" w14:paraId="27236D3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C68BA17" w14:textId="77777777" w:rsidR="008A5E4E" w:rsidRDefault="0065745B">
            <w:pPr>
              <w:pStyle w:val="tdTableStyle-TablestyleAltRows-BodyE-Sidehead-Body1"/>
              <w:shd w:val="clear" w:color="auto" w:fill="DCDCDC"/>
            </w:pPr>
            <w:r>
              <w:rPr>
                <w:rStyle w:val="code"/>
                <w:shd w:val="clear" w:color="auto" w:fill="DCDCDC"/>
              </w:rPr>
              <w:t>requiredworkgroupsize</w:t>
            </w:r>
          </w:p>
        </w:tc>
        <w:tc>
          <w:tcPr>
            <w:tcW w:w="0" w:type="auto"/>
            <w:tcBorders>
              <w:bottom w:val="single" w:sz="6" w:space="0" w:color="000000"/>
            </w:tcBorders>
            <w:tcMar>
              <w:top w:w="45" w:type="dxa"/>
              <w:left w:w="45" w:type="dxa"/>
              <w:bottom w:w="45" w:type="dxa"/>
              <w:right w:w="45" w:type="dxa"/>
            </w:tcMar>
          </w:tcPr>
          <w:p w14:paraId="58B8084E" w14:textId="77777777" w:rsidR="008A5E4E" w:rsidRDefault="0065745B">
            <w:pPr>
              <w:pStyle w:val="tdTableStyle-TablestyleAltRows-BodyD-Column-Body1"/>
            </w:pPr>
            <w:r>
              <w:rPr>
                <w:rStyle w:val="em"/>
              </w:rPr>
              <w:t>nx</w:t>
            </w:r>
            <w:r>
              <w:t xml:space="preserve">, </w:t>
            </w:r>
            <w:r>
              <w:rPr>
                <w:rStyle w:val="em"/>
              </w:rPr>
              <w:t>ny</w:t>
            </w:r>
            <w:r>
              <w:t xml:space="preserve">, </w:t>
            </w:r>
            <w:r>
              <w:rPr>
                <w:rStyle w:val="em"/>
              </w:rPr>
              <w:t>nz</w:t>
            </w:r>
          </w:p>
        </w:tc>
      </w:tr>
      <w:tr w:rsidR="008A5E4E" w14:paraId="287BF119"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1522428F" w14:textId="77777777" w:rsidR="008A5E4E" w:rsidRDefault="0065745B">
            <w:pPr>
              <w:pStyle w:val="tdTableStyle-TablestyleAltRows-BodyB-Sidehead-Body2"/>
              <w:shd w:val="clear" w:color="auto" w:fill="DCDCDC"/>
            </w:pPr>
            <w:r>
              <w:rPr>
                <w:rStyle w:val="code"/>
                <w:shd w:val="clear" w:color="auto" w:fill="DCDCDC"/>
              </w:rPr>
              <w:t>requirenopartialworkgroups</w:t>
            </w:r>
          </w:p>
        </w:tc>
        <w:tc>
          <w:tcPr>
            <w:tcW w:w="0" w:type="auto"/>
            <w:shd w:val="clear" w:color="auto" w:fill="D3D3D3"/>
            <w:tcMar>
              <w:top w:w="45" w:type="dxa"/>
              <w:left w:w="45" w:type="dxa"/>
              <w:bottom w:w="45" w:type="dxa"/>
              <w:right w:w="45" w:type="dxa"/>
            </w:tcMar>
          </w:tcPr>
          <w:p w14:paraId="5E601E6C" w14:textId="77777777" w:rsidR="008A5E4E" w:rsidRDefault="0065745B">
            <w:pPr>
              <w:pStyle w:val="tdTableStyle-TablestyleAltRows-BodyA-Column-Body2"/>
              <w:shd w:val="clear" w:color="auto" w:fill="D3D3D3"/>
            </w:pPr>
            <w:r>
              <w:rPr>
                <w:shd w:val="clear" w:color="auto" w:fill="D3D3D3"/>
              </w:rPr>
              <w:t> </w:t>
            </w:r>
          </w:p>
        </w:tc>
      </w:tr>
    </w:tbl>
    <w:p w14:paraId="35DD1A15" w14:textId="77777777" w:rsidR="008A5E4E" w:rsidRDefault="008A5E4E">
      <w:pPr>
        <w:spacing w:after="240"/>
      </w:pPr>
    </w:p>
    <w:p w14:paraId="7E3E74D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9120"/>
      </w:tblGrid>
      <w:tr w:rsidR="008A5E4E" w14:paraId="7189D93F" w14:textId="77777777">
        <w:trPr>
          <w:tblHeader/>
          <w:tblCellSpacing w:w="0" w:type="dxa"/>
        </w:trPr>
        <w:tc>
          <w:tcPr>
            <w:tcW w:w="0" w:type="auto"/>
            <w:tcBorders>
              <w:bottom w:val="double" w:sz="3" w:space="0" w:color="000000"/>
            </w:tcBorders>
            <w:shd w:val="clear" w:color="auto" w:fill="D3D3D3"/>
            <w:tcMar>
              <w:top w:w="45" w:type="dxa"/>
              <w:left w:w="45" w:type="dxa"/>
              <w:bottom w:w="45" w:type="dxa"/>
              <w:right w:w="45" w:type="dxa"/>
            </w:tcMar>
          </w:tcPr>
          <w:p w14:paraId="3D153472" w14:textId="77777777" w:rsidR="008A5E4E" w:rsidRDefault="0065745B">
            <w:pPr>
              <w:pStyle w:val="thTableStyle-TablestyleNonAltRows-HeadD-Column-Header1"/>
              <w:shd w:val="clear" w:color="auto" w:fill="D3D3D3"/>
            </w:pPr>
            <w:r>
              <w:rPr>
                <w:rStyle w:val="b1"/>
                <w:b/>
                <w:bCs/>
                <w:shd w:val="clear" w:color="auto" w:fill="D3D3D3"/>
              </w:rPr>
              <w:t>Explanation of Arguments</w:t>
            </w:r>
          </w:p>
        </w:tc>
      </w:tr>
      <w:tr w:rsidR="008A5E4E" w14:paraId="14827F51" w14:textId="77777777">
        <w:trPr>
          <w:tblCellSpacing w:w="0" w:type="dxa"/>
        </w:trPr>
        <w:tc>
          <w:tcPr>
            <w:tcW w:w="0" w:type="auto"/>
            <w:tcBorders>
              <w:bottom w:val="single" w:sz="6" w:space="0" w:color="000000"/>
            </w:tcBorders>
            <w:tcMar>
              <w:top w:w="45" w:type="dxa"/>
              <w:left w:w="45" w:type="dxa"/>
              <w:bottom w:w="45" w:type="dxa"/>
              <w:right w:w="45" w:type="dxa"/>
            </w:tcMar>
          </w:tcPr>
          <w:p w14:paraId="50602BF0" w14:textId="75F518E0" w:rsidR="008A5E4E" w:rsidRDefault="0065745B" w:rsidP="00FA4E05">
            <w:pPr>
              <w:pStyle w:val="tdTableStyle-TablestyleNonAltRows-BodyD-Column-Body1"/>
            </w:pPr>
            <w:r>
              <w:rPr>
                <w:rStyle w:val="em"/>
              </w:rPr>
              <w:t>exceptionsNumber</w:t>
            </w:r>
            <w:r>
              <w:t>: Source that specifies the set of exceptions. bit:0=INVALID_OPERATION, bit: 1=DIVIDE_BY_ZERO, bit:2=OVERFLOW, bit:3=UNDERFLOW, bit:4=INEXACT; all other bits are ignored. Must be a</w:t>
            </w:r>
            <w:r w:rsidR="001221E6">
              <w:t>constant</w:t>
            </w:r>
            <w:r>
              <w:t xml:space="preserve"> value of data type </w:t>
            </w:r>
            <w:r>
              <w:rPr>
                <w:rStyle w:val="code"/>
              </w:rPr>
              <w:t>u32</w:t>
            </w:r>
            <w:r>
              <w:t xml:space="preserve">. </w:t>
            </w:r>
            <w:r>
              <w:rPr>
                <w:rStyle w:val="code"/>
              </w:rPr>
              <w:t>WAVESIZE</w:t>
            </w:r>
            <w:r>
              <w:t xml:space="preserve"> is not allowed. </w:t>
            </w:r>
            <w:r w:rsidR="00FA4E05">
              <w:t xml:space="preserve">The bits corresponding to exceptions not supported by the </w:t>
            </w:r>
            <w:r w:rsidR="00EE3B8D">
              <w:t>kernel agent</w:t>
            </w:r>
            <w:r w:rsidR="00FA4E05">
              <w:t xml:space="preserve">’s profile </w:t>
            </w:r>
            <w:r>
              <w:t xml:space="preserve">must be 0 (see </w:t>
            </w:r>
            <w:r>
              <w:rPr>
                <w:rStyle w:val="xref"/>
              </w:rPr>
              <w:t xml:space="preserve">16.2. Profile </w:t>
            </w:r>
            <w:r w:rsidR="00FA4E05">
              <w:rPr>
                <w:rStyle w:val="xref"/>
              </w:rPr>
              <w:t xml:space="preserve">Specific </w:t>
            </w:r>
            <w:r>
              <w:rPr>
                <w:rStyle w:val="xref"/>
              </w:rPr>
              <w:t>Requirements (</w:t>
            </w:r>
            <w:r w:rsidR="00FA4E05">
              <w:rPr>
                <w:rStyle w:val="xref"/>
              </w:rPr>
              <w:fldChar w:fldCharType="begin"/>
            </w:r>
            <w:r w:rsidR="00FA4E05">
              <w:rPr>
                <w:rStyle w:val="xref"/>
              </w:rPr>
              <w:instrText xml:space="preserve"> PAGEREF profile_specific_requirements \p \h </w:instrText>
            </w:r>
            <w:r w:rsidR="00FA4E05">
              <w:rPr>
                <w:rStyle w:val="xref"/>
              </w:rPr>
            </w:r>
            <w:r w:rsidR="00FA4E05">
              <w:rPr>
                <w:rStyle w:val="xref"/>
              </w:rPr>
              <w:fldChar w:fldCharType="separate"/>
            </w:r>
            <w:r w:rsidR="00FA4E05">
              <w:rPr>
                <w:rStyle w:val="xref"/>
                <w:noProof/>
              </w:rPr>
              <w:t>on page 300</w:t>
            </w:r>
            <w:r w:rsidR="00FA4E05">
              <w:rPr>
                <w:rStyle w:val="xref"/>
              </w:rPr>
              <w:fldChar w:fldCharType="end"/>
            </w:r>
            <w:r>
              <w:rPr>
                <w:rStyle w:val="xref"/>
              </w:rPr>
              <w:t>)</w:t>
            </w:r>
            <w:r>
              <w:t>).</w:t>
            </w:r>
          </w:p>
        </w:tc>
      </w:tr>
      <w:tr w:rsidR="008A5E4E" w14:paraId="55490F10" w14:textId="77777777">
        <w:trPr>
          <w:tblCellSpacing w:w="0" w:type="dxa"/>
        </w:trPr>
        <w:tc>
          <w:tcPr>
            <w:tcW w:w="0" w:type="auto"/>
            <w:tcBorders>
              <w:bottom w:val="single" w:sz="6" w:space="0" w:color="000000"/>
            </w:tcBorders>
            <w:tcMar>
              <w:top w:w="45" w:type="dxa"/>
              <w:left w:w="45" w:type="dxa"/>
              <w:bottom w:w="45" w:type="dxa"/>
              <w:right w:w="45" w:type="dxa"/>
            </w:tcMar>
          </w:tcPr>
          <w:p w14:paraId="6D5AF3D4" w14:textId="55EC9119" w:rsidR="008A5E4E" w:rsidRDefault="0065745B">
            <w:pPr>
              <w:pStyle w:val="tdTableStyle-TablestyleNonAltRows-BodyD-Column-Body1"/>
            </w:pPr>
            <w:r>
              <w:rPr>
                <w:rStyle w:val="em"/>
              </w:rPr>
              <w:t>size</w:t>
            </w:r>
            <w:r>
              <w:t>: The number of bytes. Must be a</w:t>
            </w:r>
            <w:r w:rsidR="00CD704F">
              <w:t>constant</w:t>
            </w:r>
            <w:r>
              <w:t xml:space="preserve"> value of data type </w:t>
            </w:r>
            <w:r>
              <w:rPr>
                <w:rStyle w:val="code"/>
              </w:rPr>
              <w:t>u32</w:t>
            </w:r>
            <w:r>
              <w:t xml:space="preserve">. </w:t>
            </w:r>
            <w:r>
              <w:rPr>
                <w:rStyle w:val="code"/>
              </w:rPr>
              <w:t>WAVESIZE</w:t>
            </w:r>
            <w:r>
              <w:t xml:space="preserve"> is not allowed.</w:t>
            </w:r>
          </w:p>
        </w:tc>
      </w:tr>
      <w:tr w:rsidR="008A5E4E" w14:paraId="4E73148F" w14:textId="77777777">
        <w:trPr>
          <w:tblCellSpacing w:w="0" w:type="dxa"/>
        </w:trPr>
        <w:tc>
          <w:tcPr>
            <w:tcW w:w="0" w:type="auto"/>
            <w:tcBorders>
              <w:bottom w:val="single" w:sz="6" w:space="0" w:color="000000"/>
            </w:tcBorders>
            <w:tcMar>
              <w:top w:w="45" w:type="dxa"/>
              <w:left w:w="45" w:type="dxa"/>
              <w:bottom w:w="45" w:type="dxa"/>
              <w:right w:w="45" w:type="dxa"/>
            </w:tcMar>
          </w:tcPr>
          <w:p w14:paraId="6ED3CD2C" w14:textId="77777777" w:rsidR="008A5E4E" w:rsidRDefault="0065745B">
            <w:pPr>
              <w:pStyle w:val="tdTableStyle-TablestyleNonAltRows-BodyD-Column-Body1"/>
            </w:pPr>
            <w:r>
              <w:rPr>
                <w:rStyle w:val="em"/>
              </w:rPr>
              <w:t>count</w:t>
            </w:r>
            <w:r>
              <w:t xml:space="preserve">: The number of work-items. Must be an immediate value, greater than 0, of data type </w:t>
            </w:r>
            <w:r>
              <w:rPr>
                <w:rStyle w:val="code"/>
              </w:rPr>
              <w:t>u32</w:t>
            </w:r>
            <w:r>
              <w:t xml:space="preserve"> for </w:t>
            </w:r>
            <w:r>
              <w:rPr>
                <w:rStyle w:val="code"/>
              </w:rPr>
              <w:t>maxflatworkgroupsize</w:t>
            </w:r>
            <w:r>
              <w:t xml:space="preserve"> and </w:t>
            </w:r>
            <w:r>
              <w:rPr>
                <w:rStyle w:val="code"/>
              </w:rPr>
              <w:t>u64</w:t>
            </w:r>
            <w:r>
              <w:t xml:space="preserve"> for </w:t>
            </w:r>
            <w:r>
              <w:rPr>
                <w:rStyle w:val="code"/>
              </w:rPr>
              <w:t>maxflatgridsize</w:t>
            </w:r>
            <w:r>
              <w:t xml:space="preserve">. </w:t>
            </w:r>
            <w:r>
              <w:rPr>
                <w:rStyle w:val="code"/>
              </w:rPr>
              <w:t>WAVESIZE</w:t>
            </w:r>
            <w:r>
              <w:t xml:space="preserve"> is allowed.</w:t>
            </w:r>
          </w:p>
        </w:tc>
      </w:tr>
      <w:tr w:rsidR="008A5E4E" w14:paraId="6075827D" w14:textId="77777777">
        <w:trPr>
          <w:tblCellSpacing w:w="0" w:type="dxa"/>
        </w:trPr>
        <w:tc>
          <w:tcPr>
            <w:tcW w:w="0" w:type="auto"/>
            <w:tcBorders>
              <w:bottom w:val="single" w:sz="6" w:space="0" w:color="000000"/>
            </w:tcBorders>
            <w:tcMar>
              <w:top w:w="45" w:type="dxa"/>
              <w:left w:w="45" w:type="dxa"/>
              <w:bottom w:w="45" w:type="dxa"/>
              <w:right w:w="45" w:type="dxa"/>
            </w:tcMar>
          </w:tcPr>
          <w:p w14:paraId="42D42AAA" w14:textId="6F875D4C" w:rsidR="008A5E4E" w:rsidRDefault="0065745B">
            <w:pPr>
              <w:pStyle w:val="tdTableStyle-TablestyleNonAltRows-BodyD-Column-Body1"/>
            </w:pPr>
            <w:r>
              <w:rPr>
                <w:rStyle w:val="em"/>
              </w:rPr>
              <w:t>nd</w:t>
            </w:r>
            <w:r>
              <w:t>: The number of dimensions. Must be a</w:t>
            </w:r>
            <w:r w:rsidR="00B643CA">
              <w:t>constant</w:t>
            </w:r>
            <w:r>
              <w:t xml:space="preserve"> value, with the value 1, 2, or 3, of data type </w:t>
            </w:r>
            <w:r>
              <w:rPr>
                <w:rStyle w:val="code"/>
              </w:rPr>
              <w:t>u32</w:t>
            </w:r>
            <w:r>
              <w:t xml:space="preserve">. </w:t>
            </w:r>
            <w:r>
              <w:rPr>
                <w:rStyle w:val="code"/>
              </w:rPr>
              <w:t>WAVESIZE</w:t>
            </w:r>
            <w:r>
              <w:t xml:space="preserve"> is not allowed.</w:t>
            </w:r>
          </w:p>
        </w:tc>
      </w:tr>
      <w:tr w:rsidR="008A5E4E" w14:paraId="239C7CE3" w14:textId="77777777">
        <w:trPr>
          <w:tblCellSpacing w:w="0" w:type="dxa"/>
        </w:trPr>
        <w:tc>
          <w:tcPr>
            <w:tcW w:w="0" w:type="auto"/>
            <w:tcMar>
              <w:top w:w="45" w:type="dxa"/>
              <w:left w:w="45" w:type="dxa"/>
              <w:bottom w:w="45" w:type="dxa"/>
              <w:right w:w="45" w:type="dxa"/>
            </w:tcMar>
          </w:tcPr>
          <w:p w14:paraId="171BE13C" w14:textId="77777777" w:rsidR="008A5E4E" w:rsidRDefault="0065745B">
            <w:pPr>
              <w:pStyle w:val="tdTableStyle-TablestyleNonAltRows-BodyA-Column-Body1"/>
            </w:pPr>
            <w:r>
              <w:rPr>
                <w:rStyle w:val="em"/>
              </w:rPr>
              <w:t>nx</w:t>
            </w:r>
            <w:r>
              <w:t xml:space="preserve">, </w:t>
            </w:r>
            <w:r>
              <w:rPr>
                <w:rStyle w:val="em"/>
              </w:rPr>
              <w:t>ny</w:t>
            </w:r>
            <w:r>
              <w:t xml:space="preserve">, </w:t>
            </w:r>
            <w:r>
              <w:rPr>
                <w:rStyle w:val="em"/>
              </w:rPr>
              <w:t>nz</w:t>
            </w:r>
            <w:r>
              <w:t xml:space="preserve">: The size for the X, Y and Z dimensions of the grid or work-group respectively. Must be an immediate value, greater than 0, of data type </w:t>
            </w:r>
            <w:r>
              <w:rPr>
                <w:rStyle w:val="code"/>
              </w:rPr>
              <w:t>u32</w:t>
            </w:r>
            <w:r>
              <w:t xml:space="preserve"> for </w:t>
            </w:r>
            <w:r>
              <w:rPr>
                <w:rStyle w:val="code"/>
              </w:rPr>
              <w:t>requiredworkgroupsize</w:t>
            </w:r>
            <w:r>
              <w:t xml:space="preserve"> and </w:t>
            </w:r>
            <w:r>
              <w:rPr>
                <w:rStyle w:val="code"/>
              </w:rPr>
              <w:t>u64</w:t>
            </w:r>
            <w:r>
              <w:t xml:space="preserve"> for </w:t>
            </w:r>
            <w:r>
              <w:rPr>
                <w:rStyle w:val="code"/>
              </w:rPr>
              <w:t>requiredgridsize</w:t>
            </w:r>
            <w:r>
              <w:t xml:space="preserve">. </w:t>
            </w:r>
            <w:r>
              <w:rPr>
                <w:rStyle w:val="code"/>
              </w:rPr>
              <w:t>WAVESIZE</w:t>
            </w:r>
            <w:r>
              <w:t xml:space="preserve"> is allowed.</w:t>
            </w:r>
          </w:p>
        </w:tc>
      </w:tr>
    </w:tbl>
    <w:p w14:paraId="456FCBE2" w14:textId="77777777" w:rsidR="008A5E4E" w:rsidRDefault="008A5E4E">
      <w:pPr>
        <w:spacing w:after="240"/>
      </w:pPr>
    </w:p>
    <w:p w14:paraId="6CED7883" w14:textId="77777777" w:rsidR="008A5E4E" w:rsidRDefault="0065745B">
      <w:pPr>
        <w:pStyle w:val="p"/>
      </w:pPr>
      <w:r>
        <w:t xml:space="preserve">See also </w:t>
      </w:r>
      <w:r>
        <w:rPr>
          <w:rStyle w:val="xref1"/>
        </w:rPr>
        <w:t>18.3.8. BrigControlDirective (</w:t>
      </w:r>
      <w:r w:rsidR="009A76EE" w:rsidRPr="008A5E4E">
        <w:fldChar w:fldCharType="begin"/>
      </w:r>
      <w:r w:rsidR="008A5E4E">
        <w:instrText xml:space="preserve"> PAGEREF _Ref-1963270347 \p \h  \* MERGEFORMAT </w:instrText>
      </w:r>
      <w:r w:rsidR="009A76EE" w:rsidRPr="008A5E4E">
        <w:fldChar w:fldCharType="separate"/>
      </w:r>
      <w:r w:rsidR="00533AF0" w:rsidRPr="00533AF0">
        <w:rPr>
          <w:rStyle w:val="xref1"/>
          <w:noProof/>
        </w:rPr>
        <w:t>on</w:t>
      </w:r>
      <w:r w:rsidR="00533AF0">
        <w:rPr>
          <w:noProof/>
        </w:rPr>
        <w:t xml:space="preserve"> page 312</w:t>
      </w:r>
      <w:r w:rsidR="009A76EE" w:rsidRPr="008A5E4E">
        <w:rPr>
          <w:rStyle w:val="xref1"/>
        </w:rPr>
        <w:fldChar w:fldCharType="end"/>
      </w:r>
      <w:r>
        <w:rPr>
          <w:rStyle w:val="xref1"/>
        </w:rPr>
        <w:t>)</w:t>
      </w:r>
      <w:r>
        <w:t>.</w:t>
      </w:r>
    </w:p>
    <w:p w14:paraId="6D352A81" w14:textId="77777777" w:rsidR="008A5E4E" w:rsidRDefault="0065745B">
      <w:pPr>
        <w:pStyle w:val="p"/>
      </w:pPr>
      <w:r>
        <w:t xml:space="preserve">The control directives must appear in the code block of a kernel or function and only apply to that kernel or function. This allows an HAIL finalizer and linker to process kernels and functions independently, since control directives in one kernel or function can not alter another. </w:t>
      </w:r>
    </w:p>
    <w:p w14:paraId="2BAC8CE0" w14:textId="77777777" w:rsidR="008A5E4E" w:rsidRDefault="0065745B">
      <w:pPr>
        <w:pStyle w:val="p"/>
      </w:pPr>
      <w:r>
        <w:t xml:space="preserve">Control directives must appear before the first HSAIL code block definition or statement (see </w:t>
      </w:r>
      <w:r>
        <w:rPr>
          <w:rStyle w:val="xref1"/>
        </w:rPr>
        <w:t>4.3.5. Code Block (</w:t>
      </w:r>
      <w:r w:rsidR="009A76EE" w:rsidRPr="008A5E4E">
        <w:fldChar w:fldCharType="begin"/>
      </w:r>
      <w:r w:rsidR="008A5E4E">
        <w:instrText xml:space="preserve"> PAGEREF _Ref-1387731087 \p \h  \* MERGEFORMAT </w:instrText>
      </w:r>
      <w:r w:rsidR="009A76EE" w:rsidRPr="008A5E4E">
        <w:fldChar w:fldCharType="separate"/>
      </w:r>
      <w:r w:rsidR="00533AF0" w:rsidRPr="00533AF0">
        <w:rPr>
          <w:rStyle w:val="xref1"/>
          <w:noProof/>
        </w:rPr>
        <w:t>on</w:t>
      </w:r>
      <w:r w:rsidR="00533AF0">
        <w:rPr>
          <w:noProof/>
        </w:rPr>
        <w:t xml:space="preserve"> page 45</w:t>
      </w:r>
      <w:r w:rsidR="009A76EE" w:rsidRPr="008A5E4E">
        <w:rPr>
          <w:rStyle w:val="xref1"/>
        </w:rPr>
        <w:fldChar w:fldCharType="end"/>
      </w:r>
      <w:r>
        <w:rPr>
          <w:rStyle w:val="xref1"/>
        </w:rPr>
        <w:t>)</w:t>
      </w:r>
      <w:r>
        <w:t xml:space="preserve">). This allows a finalizer to locate all control directives for a kernel or function without having to read the entire code block. </w:t>
      </w:r>
    </w:p>
    <w:p w14:paraId="15A54A84" w14:textId="77777777" w:rsidR="008A5E4E" w:rsidRDefault="0065745B">
      <w:pPr>
        <w:pStyle w:val="p"/>
      </w:pPr>
      <w:r>
        <w:t xml:space="preserve"> The rules for what happens if the same control directive appears multiple times, or in functions called by the code block, are specified by each control directive.</w:t>
      </w:r>
    </w:p>
    <w:p w14:paraId="012854F7" w14:textId="77777777" w:rsidR="008A5E4E" w:rsidRDefault="0065745B">
      <w:pPr>
        <w:pStyle w:val="p"/>
      </w:pPr>
      <w:r>
        <w:t xml:space="preserve">If the runtime library also supports arguments for the limits specified by the directives, the directives take precedence over any constraints passed to the finalizer by the runtime. </w:t>
      </w:r>
    </w:p>
    <w:p w14:paraId="03504540" w14:textId="77777777" w:rsidR="008A5E4E" w:rsidRDefault="009A76EE">
      <w:pPr>
        <w:pStyle w:val="pDefinitionTerm"/>
      </w:pPr>
      <w:r>
        <w:fldChar w:fldCharType="begin"/>
      </w:r>
      <w:r w:rsidR="0065745B">
        <w:instrText xml:space="preserve"> XE "control directives:enablebreakexceptions" </w:instrText>
      </w:r>
      <w:r>
        <w:fldChar w:fldCharType="end"/>
      </w:r>
      <w:r w:rsidR="0065745B">
        <w:rPr>
          <w:rStyle w:val="code1"/>
        </w:rPr>
        <w:t>enablebreakexceptions</w:t>
      </w:r>
    </w:p>
    <w:p w14:paraId="397D6099" w14:textId="68FD7836" w:rsidR="008A5E4E" w:rsidRDefault="0065745B">
      <w:pPr>
        <w:pStyle w:val="p1"/>
      </w:pPr>
      <w:r>
        <w:t xml:space="preserve">Specifies the set of exceptions that must be enabled for the BREAK policy. See </w:t>
      </w:r>
      <w:r>
        <w:rPr>
          <w:rStyle w:val="xref1"/>
        </w:rPr>
        <w:t>12.3. Hardware Exception Policies (</w:t>
      </w:r>
      <w:r w:rsidR="009A76EE" w:rsidRPr="008A5E4E">
        <w:fldChar w:fldCharType="begin"/>
      </w:r>
      <w:r w:rsidR="008A5E4E">
        <w:instrText xml:space="preserve"> PAGEREF _Ref2128990405 \p \h  \* MERGEFORMAT </w:instrText>
      </w:r>
      <w:r w:rsidR="009A76EE" w:rsidRPr="008A5E4E">
        <w:fldChar w:fldCharType="separate"/>
      </w:r>
      <w:r w:rsidR="00533AF0" w:rsidRPr="00533AF0">
        <w:rPr>
          <w:rStyle w:val="xref1"/>
          <w:noProof/>
        </w:rPr>
        <w:t>on</w:t>
      </w:r>
      <w:r w:rsidR="00533AF0">
        <w:rPr>
          <w:noProof/>
        </w:rPr>
        <w:t xml:space="preserve"> page 279</w:t>
      </w:r>
      <w:r w:rsidR="009A76EE" w:rsidRPr="008A5E4E">
        <w:rPr>
          <w:rStyle w:val="xref1"/>
        </w:rPr>
        <w:fldChar w:fldCharType="end"/>
      </w:r>
      <w:r>
        <w:rPr>
          <w:rStyle w:val="xref1"/>
        </w:rPr>
        <w:t>)</w:t>
      </w:r>
      <w:r>
        <w:t xml:space="preserve">. </w:t>
      </w:r>
      <w:r>
        <w:rPr>
          <w:rStyle w:val="i"/>
        </w:rPr>
        <w:t>exceptionsNumber</w:t>
      </w:r>
      <w:r>
        <w:t xml:space="preserve"> must be a </w:t>
      </w:r>
      <w:r w:rsidR="0061214E">
        <w:t xml:space="preserve">constant </w:t>
      </w:r>
      <w:r>
        <w:t xml:space="preserve">value of data type </w:t>
      </w:r>
      <w:r>
        <w:rPr>
          <w:rStyle w:val="code1"/>
        </w:rPr>
        <w:t>u32</w:t>
      </w:r>
      <w:r>
        <w:t xml:space="preserve"> </w:t>
      </w:r>
      <w:r w:rsidR="0061214E">
        <w:t>(</w:t>
      </w:r>
      <w:r>
        <w:rPr>
          <w:rStyle w:val="code1"/>
        </w:rPr>
        <w:t>WAVESIZE</w:t>
      </w:r>
      <w:r>
        <w:t xml:space="preserve"> is not allowed</w:t>
      </w:r>
      <w:r w:rsidR="0061214E">
        <w:t>)</w:t>
      </w:r>
      <w:r>
        <w:t xml:space="preserve">. The bits correspond to the exceptions as follows: bit 0 is INVALID_OPERATION, bit 1 is DIVIDE_BY_ZERO, bit 2 is OVERFLOW, bit 3 is UNDERFLOW, bit 4 is INEXACT, and other bits are ignored. It can be placed in either a kernel or a function code block. </w:t>
      </w:r>
    </w:p>
    <w:p w14:paraId="19EFA356" w14:textId="2A4318B5" w:rsidR="008A5E4E" w:rsidRDefault="0065745B">
      <w:pPr>
        <w:pStyle w:val="p1"/>
      </w:pPr>
      <w:r>
        <w:t xml:space="preserve">The </w:t>
      </w:r>
      <w:r w:rsidR="003944C0">
        <w:t xml:space="preserve">set of </w:t>
      </w:r>
      <w:r>
        <w:t xml:space="preserve">exceptions enabled for the BREAK policy is the union of the </w:t>
      </w:r>
      <w:r w:rsidR="003944C0">
        <w:t xml:space="preserve">sets </w:t>
      </w:r>
      <w:r>
        <w:t xml:space="preserve">specified by all the </w:t>
      </w:r>
      <w:r>
        <w:rPr>
          <w:rStyle w:val="code1"/>
        </w:rPr>
        <w:t>enablebreakexceptions</w:t>
      </w:r>
      <w:r>
        <w:t xml:space="preserve"> control directives in the kernel or indirect function code block and the </w:t>
      </w:r>
      <w:r w:rsidR="003944C0">
        <w:t xml:space="preserve">set of </w:t>
      </w:r>
      <w:r>
        <w:t>enable break exceptions specified when the finalizer is invoked. The setting applies to the kernel or indirect function being finalized and all functions it calls through non-indirect calls in the same module.</w:t>
      </w:r>
    </w:p>
    <w:p w14:paraId="1959EBFE" w14:textId="77777777" w:rsidR="008A5E4E" w:rsidRDefault="0065745B">
      <w:pPr>
        <w:pStyle w:val="p1"/>
      </w:pPr>
      <w:r>
        <w:t xml:space="preserve">If the functions called directly or indirectly by the kernel contain </w:t>
      </w:r>
      <w:r>
        <w:rPr>
          <w:rStyle w:val="code1"/>
        </w:rPr>
        <w:t>enablebreakexceptions</w:t>
      </w:r>
      <w:r>
        <w:t xml:space="preserve"> control directives, then it is undefined if exceptions specified in them are enabled if they are not also enabled by the kernel or finalizer option.</w:t>
      </w:r>
    </w:p>
    <w:p w14:paraId="29BF2945" w14:textId="3A4BB96C" w:rsidR="008A5E4E" w:rsidRDefault="0065745B">
      <w:pPr>
        <w:pStyle w:val="p1"/>
      </w:pPr>
      <w:r>
        <w:t xml:space="preserve">It is undefined if enabled BREAK exceptions </w:t>
      </w:r>
      <w:r w:rsidR="00FA1412">
        <w:t xml:space="preserve">that are generated </w:t>
      </w:r>
      <w:r>
        <w:t xml:space="preserve">in functions called directly or indirectly by the kernel that are defined in other modules, or indirect functions called by an indirect call regardless of what module in which they are defined, </w:t>
      </w:r>
      <w:r w:rsidR="00395E16">
        <w:t xml:space="preserve">are signaled, </w:t>
      </w:r>
      <w:r>
        <w:t xml:space="preserve">unless they contain </w:t>
      </w:r>
      <w:r>
        <w:rPr>
          <w:rStyle w:val="code1"/>
        </w:rPr>
        <w:t>enablebreakexceptions</w:t>
      </w:r>
      <w:r>
        <w:t xml:space="preserve"> control directives or the finalizer was invoked specifying them in the enable break exceptions argument when they were finalized.</w:t>
      </w:r>
    </w:p>
    <w:p w14:paraId="259F062C" w14:textId="06152533" w:rsidR="008A5E4E" w:rsidRDefault="00646751">
      <w:pPr>
        <w:pStyle w:val="p1"/>
      </w:pPr>
      <w:r>
        <w:t>Whether t</w:t>
      </w:r>
      <w:r w:rsidR="0065745B">
        <w:t xml:space="preserve">he BREAK exception policy for the five exceptions is supported </w:t>
      </w:r>
      <w:r w:rsidR="00E23CDC">
        <w:t>depends on</w:t>
      </w:r>
      <w:r>
        <w:t xml:space="preserve"> </w:t>
      </w:r>
      <w:r w:rsidR="0065745B">
        <w:t>the</w:t>
      </w:r>
      <w:r w:rsidR="00483DDC">
        <w:t xml:space="preserve"> </w:t>
      </w:r>
      <w:r w:rsidR="00EE3B8D">
        <w:t>kernel agent</w:t>
      </w:r>
      <w:r w:rsidR="00483DDC">
        <w:t xml:space="preserve"> and the</w:t>
      </w:r>
      <w:r w:rsidR="0065745B">
        <w:t xml:space="preserve"> profile</w:t>
      </w:r>
      <w:r>
        <w:t xml:space="preserve"> specified</w:t>
      </w:r>
      <w:r w:rsidR="0065745B">
        <w:t xml:space="preserve"> (see </w:t>
      </w:r>
      <w:r w:rsidR="0065745B">
        <w:rPr>
          <w:rStyle w:val="xref1"/>
        </w:rPr>
        <w:t xml:space="preserve">16.2. Profile </w:t>
      </w:r>
      <w:r w:rsidR="007650BA">
        <w:rPr>
          <w:rStyle w:val="xref1"/>
        </w:rPr>
        <w:t>-Specific</w:t>
      </w:r>
      <w:r w:rsidR="0065745B">
        <w:rPr>
          <w:rStyle w:val="xref1"/>
        </w:rPr>
        <w:t>Requirements (</w:t>
      </w:r>
      <w:r w:rsidR="00C102B8">
        <w:rPr>
          <w:rStyle w:val="xref1"/>
        </w:rPr>
        <w:t xml:space="preserve"> </w:t>
      </w:r>
      <w:r w:rsidR="00C102B8">
        <w:rPr>
          <w:rStyle w:val="xref1"/>
        </w:rPr>
        <w:fldChar w:fldCharType="begin"/>
      </w:r>
      <w:r w:rsidR="00C102B8">
        <w:rPr>
          <w:rStyle w:val="xref1"/>
        </w:rPr>
        <w:instrText xml:space="preserve"> PAGEREF profile_specific_requirements \p \h </w:instrText>
      </w:r>
      <w:r w:rsidR="00C102B8">
        <w:rPr>
          <w:rStyle w:val="xref1"/>
        </w:rPr>
      </w:r>
      <w:r w:rsidR="00C102B8">
        <w:rPr>
          <w:rStyle w:val="xref1"/>
        </w:rPr>
        <w:fldChar w:fldCharType="separate"/>
      </w:r>
      <w:r w:rsidR="00C102B8">
        <w:rPr>
          <w:rStyle w:val="xref1"/>
          <w:noProof/>
        </w:rPr>
        <w:t>on page 298</w:t>
      </w:r>
      <w:r w:rsidR="00C102B8">
        <w:rPr>
          <w:rStyle w:val="xref1"/>
        </w:rPr>
        <w:fldChar w:fldCharType="end"/>
      </w:r>
      <w:r w:rsidR="0065745B">
        <w:rPr>
          <w:rStyle w:val="xref1"/>
        </w:rPr>
        <w:t>)</w:t>
      </w:r>
      <w:r w:rsidR="0065745B">
        <w:t xml:space="preserve">). The finalizer is required to report an error if an exception </w:t>
      </w:r>
      <w:r>
        <w:t xml:space="preserve">that is not supported for the BREAK policy is </w:t>
      </w:r>
      <w:r w:rsidR="0065745B">
        <w:t xml:space="preserve">enabled either through an </w:t>
      </w:r>
      <w:r w:rsidR="0065745B">
        <w:rPr>
          <w:rStyle w:val="code1"/>
        </w:rPr>
        <w:t>enablebreakexceptions</w:t>
      </w:r>
      <w:r w:rsidR="0065745B">
        <w:t xml:space="preserve"> control directive for the kernel or any of the functions it calls directly or indirectly that are being finalized, or the enable break exceptions argument specified when the finalizer is invoked. See </w:t>
      </w:r>
      <w:r w:rsidR="0065745B">
        <w:rPr>
          <w:rStyle w:val="xref1"/>
        </w:rPr>
        <w:t>4.19.5. Floating Point Exceptions (</w:t>
      </w:r>
      <w:r w:rsidR="009A76EE" w:rsidRPr="008A5E4E">
        <w:fldChar w:fldCharType="begin"/>
      </w:r>
      <w:r w:rsidR="008A5E4E">
        <w:instrText xml:space="preserve"> PAGEREF _Ref2085971550 \p \h  \* MERGEFORMAT </w:instrText>
      </w:r>
      <w:r w:rsidR="009A76EE" w:rsidRPr="008A5E4E">
        <w:fldChar w:fldCharType="separate"/>
      </w:r>
      <w:r w:rsidR="00533AF0" w:rsidRPr="00533AF0">
        <w:rPr>
          <w:rStyle w:val="xref1"/>
          <w:noProof/>
        </w:rPr>
        <w:t>on</w:t>
      </w:r>
      <w:r w:rsidR="00533AF0">
        <w:rPr>
          <w:noProof/>
        </w:rPr>
        <w:t xml:space="preserve"> page 94</w:t>
      </w:r>
      <w:r w:rsidR="009A76EE" w:rsidRPr="008A5E4E">
        <w:rPr>
          <w:rStyle w:val="xref1"/>
        </w:rPr>
        <w:fldChar w:fldCharType="end"/>
      </w:r>
      <w:r w:rsidR="0065745B">
        <w:rPr>
          <w:rStyle w:val="xref1"/>
        </w:rPr>
        <w:t>)</w:t>
      </w:r>
      <w:r w:rsidR="0065745B">
        <w:t>.</w:t>
      </w:r>
    </w:p>
    <w:p w14:paraId="60BC921C" w14:textId="77777777" w:rsidR="008A5E4E" w:rsidRDefault="009A76EE">
      <w:pPr>
        <w:pStyle w:val="pDefinitionTerm"/>
      </w:pPr>
      <w:r>
        <w:fldChar w:fldCharType="begin"/>
      </w:r>
      <w:r w:rsidR="0065745B">
        <w:instrText xml:space="preserve"> XE "control directives:enabledetectexceptions" </w:instrText>
      </w:r>
      <w:r>
        <w:fldChar w:fldCharType="end"/>
      </w:r>
      <w:r w:rsidR="0065745B">
        <w:rPr>
          <w:rStyle w:val="code1"/>
        </w:rPr>
        <w:t>enabledetectexceptions</w:t>
      </w:r>
    </w:p>
    <w:p w14:paraId="3D3E2AFE" w14:textId="4C79908F" w:rsidR="008A5E4E" w:rsidRDefault="0065745B">
      <w:pPr>
        <w:pStyle w:val="p1"/>
      </w:pPr>
      <w:r>
        <w:t xml:space="preserve">Specifies the set of exceptions that must be enabled for the DETECT policy. See </w:t>
      </w:r>
      <w:r>
        <w:rPr>
          <w:rStyle w:val="xref1"/>
        </w:rPr>
        <w:t>12.3. Hardware Exception Policies (</w:t>
      </w:r>
      <w:r w:rsidR="009A76EE" w:rsidRPr="008A5E4E">
        <w:fldChar w:fldCharType="begin"/>
      </w:r>
      <w:r w:rsidR="008A5E4E">
        <w:instrText xml:space="preserve"> PAGEREF _Ref2128990405 \p \h  \* MERGEFORMAT </w:instrText>
      </w:r>
      <w:r w:rsidR="009A76EE" w:rsidRPr="008A5E4E">
        <w:fldChar w:fldCharType="separate"/>
      </w:r>
      <w:r w:rsidR="00533AF0" w:rsidRPr="00533AF0">
        <w:rPr>
          <w:rStyle w:val="xref1"/>
          <w:noProof/>
        </w:rPr>
        <w:t>on</w:t>
      </w:r>
      <w:r w:rsidR="00533AF0">
        <w:rPr>
          <w:noProof/>
        </w:rPr>
        <w:t xml:space="preserve"> page 279</w:t>
      </w:r>
      <w:r w:rsidR="009A76EE" w:rsidRPr="008A5E4E">
        <w:rPr>
          <w:rStyle w:val="xref1"/>
        </w:rPr>
        <w:fldChar w:fldCharType="end"/>
      </w:r>
      <w:r>
        <w:rPr>
          <w:rStyle w:val="xref1"/>
        </w:rPr>
        <w:t>)</w:t>
      </w:r>
      <w:r>
        <w:t xml:space="preserve">. </w:t>
      </w:r>
      <w:r>
        <w:rPr>
          <w:rStyle w:val="i"/>
        </w:rPr>
        <w:t>exceptionsNumber</w:t>
      </w:r>
      <w:r>
        <w:t xml:space="preserve"> must be a </w:t>
      </w:r>
      <w:r w:rsidR="0061214E">
        <w:t xml:space="preserve">constant </w:t>
      </w:r>
      <w:r>
        <w:t xml:space="preserve">value of data type </w:t>
      </w:r>
      <w:r>
        <w:rPr>
          <w:rStyle w:val="code1"/>
        </w:rPr>
        <w:t>u32</w:t>
      </w:r>
      <w:r>
        <w:t xml:space="preserve"> </w:t>
      </w:r>
      <w:r w:rsidR="0061214E">
        <w:t>(</w:t>
      </w:r>
      <w:r>
        <w:rPr>
          <w:rStyle w:val="code1"/>
        </w:rPr>
        <w:t>WAVESIZE</w:t>
      </w:r>
      <w:r>
        <w:t xml:space="preserve"> is not allowed</w:t>
      </w:r>
      <w:r w:rsidR="0061214E">
        <w:t>)</w:t>
      </w:r>
      <w:r>
        <w:t xml:space="preserve">. The bits correspond to the exceptions as follows: bit 0 is INVALID_OPERATION, bit 1 is DIVIDE_BY_ZERO, bit 2 is OVERFLOW, bit 3 is UNDERFLOW, bit 4 is INEXACT, and other bits are ignored. It can be placed in either a kernel or a function code block. </w:t>
      </w:r>
    </w:p>
    <w:p w14:paraId="15041E8E" w14:textId="6B179F62" w:rsidR="008A5E4E" w:rsidRDefault="0065745B">
      <w:pPr>
        <w:pStyle w:val="p1"/>
      </w:pPr>
      <w:r>
        <w:t xml:space="preserve"> The </w:t>
      </w:r>
      <w:r w:rsidR="0043460A">
        <w:t xml:space="preserve">set of </w:t>
      </w:r>
      <w:r>
        <w:t xml:space="preserve">exceptions enabled for the DETECT policy is the union of the </w:t>
      </w:r>
      <w:r w:rsidR="0043460A">
        <w:t xml:space="preserve">sets of </w:t>
      </w:r>
      <w:r>
        <w:t xml:space="preserve">exceptions specified by all the </w:t>
      </w:r>
      <w:r>
        <w:rPr>
          <w:rStyle w:val="code1"/>
        </w:rPr>
        <w:t>enabledetectexceptions</w:t>
      </w:r>
      <w:r>
        <w:t xml:space="preserve"> control directives in the kernel or indirect function code block and the </w:t>
      </w:r>
      <w:r w:rsidR="0043460A">
        <w:t xml:space="preserve">set of </w:t>
      </w:r>
      <w:r>
        <w:t>enable detect exceptions specified when the finalizer is invoked. The setting applies to the kernel or indirect function being finalized and all functions it calls through non-indirect calls in the same module.</w:t>
      </w:r>
    </w:p>
    <w:p w14:paraId="5A14DD9D" w14:textId="5EA23E83" w:rsidR="008A5E4E" w:rsidRDefault="0065745B">
      <w:pPr>
        <w:pStyle w:val="p1"/>
      </w:pPr>
      <w:r>
        <w:t xml:space="preserve"> If the functions called directly or indirectly by the kernel contain </w:t>
      </w:r>
      <w:r>
        <w:rPr>
          <w:rStyle w:val="code1"/>
        </w:rPr>
        <w:t>enabledetectexceptions</w:t>
      </w:r>
      <w:r>
        <w:t xml:space="preserve"> control directives, then it is undefined if exceptions specified in them are enabled if they are not also enabled by the kernel or finalizer option.</w:t>
      </w:r>
    </w:p>
    <w:p w14:paraId="6D86BA6E" w14:textId="1EF132A7" w:rsidR="008A5E4E" w:rsidRDefault="0065745B">
      <w:pPr>
        <w:pStyle w:val="p1"/>
      </w:pPr>
      <w:r>
        <w:t xml:space="preserve">It is undefined if enabled DETECT exceptions </w:t>
      </w:r>
      <w:r w:rsidR="00FA1412">
        <w:t xml:space="preserve">that are generated </w:t>
      </w:r>
      <w:r>
        <w:t xml:space="preserve">in functions called directly or indirectly by the kernel that are defined in other modules, or indirect functions called by an indirect call regardless of what module in which they are defined, </w:t>
      </w:r>
      <w:r w:rsidR="00395E16">
        <w:t xml:space="preserve">update the conceptual </w:t>
      </w:r>
      <w:r w:rsidR="00395E16" w:rsidRPr="00CA0361">
        <w:rPr>
          <w:rStyle w:val="code1"/>
          <w:rFonts w:ascii="Cambria" w:hAnsi="Cambria"/>
          <w:i/>
          <w:sz w:val="22"/>
          <w:szCs w:val="22"/>
        </w:rPr>
        <w:t>exception_detected</w:t>
      </w:r>
      <w:r w:rsidR="00395E16">
        <w:t xml:space="preserve"> field (see </w:t>
      </w:r>
      <w:r w:rsidR="00395E16">
        <w:rPr>
          <w:rStyle w:val="xref1"/>
        </w:rPr>
        <w:t>11.2.3. Additional Information (</w:t>
      </w:r>
      <w:r w:rsidR="00395E16">
        <w:fldChar w:fldCharType="begin"/>
      </w:r>
      <w:r w:rsidR="00395E16">
        <w:instrText xml:space="preserve"> PAGEREF  exception_operations_additional_info \h \p  \* MERGEFORMAT </w:instrText>
      </w:r>
      <w:r w:rsidR="00395E16">
        <w:fldChar w:fldCharType="separate"/>
      </w:r>
      <w:r w:rsidR="00395E16">
        <w:rPr>
          <w:noProof/>
        </w:rPr>
        <w:t>on page 282</w:t>
      </w:r>
      <w:r w:rsidR="00395E16">
        <w:fldChar w:fldCharType="end"/>
      </w:r>
      <w:r w:rsidR="00395E16">
        <w:rPr>
          <w:rStyle w:val="xref1"/>
        </w:rPr>
        <w:t>)</w:t>
      </w:r>
      <w:r w:rsidR="00395E16">
        <w:t xml:space="preserve">), </w:t>
      </w:r>
      <w:r>
        <w:t xml:space="preserve">unless they contain </w:t>
      </w:r>
      <w:r>
        <w:rPr>
          <w:rStyle w:val="code1"/>
        </w:rPr>
        <w:t>enabledetectexceptions</w:t>
      </w:r>
      <w:r>
        <w:t xml:space="preserve"> control directives or the finalizer was invoked specifying them in the enable detect exceptions argument when they were finalized.</w:t>
      </w:r>
    </w:p>
    <w:p w14:paraId="64AB0B77" w14:textId="2630E56B" w:rsidR="008A5E4E" w:rsidRDefault="0005117D">
      <w:pPr>
        <w:pStyle w:val="p1"/>
      </w:pPr>
      <w:r>
        <w:t>Whether t</w:t>
      </w:r>
      <w:r w:rsidR="0065745B">
        <w:t xml:space="preserve">he DETECT exception policy for the five exceptions is supported </w:t>
      </w:r>
      <w:r w:rsidR="00E23CDC">
        <w:t>depends on</w:t>
      </w:r>
      <w:r w:rsidR="0065745B">
        <w:t xml:space="preserve"> the </w:t>
      </w:r>
      <w:r w:rsidR="00EE3B8D">
        <w:t>kernel agent</w:t>
      </w:r>
      <w:r w:rsidR="008E535A">
        <w:t xml:space="preserve"> and the </w:t>
      </w:r>
      <w:r w:rsidR="0065745B">
        <w:t>profile</w:t>
      </w:r>
      <w:r>
        <w:t xml:space="preserve"> specified</w:t>
      </w:r>
      <w:r w:rsidR="0065745B">
        <w:t xml:space="preserve"> (see </w:t>
      </w:r>
      <w:r w:rsidR="0065745B">
        <w:rPr>
          <w:rStyle w:val="xref1"/>
        </w:rPr>
        <w:t>16.2. Profile</w:t>
      </w:r>
      <w:r>
        <w:rPr>
          <w:rStyle w:val="xref1"/>
        </w:rPr>
        <w:t>-Specific</w:t>
      </w:r>
      <w:r w:rsidR="0065745B">
        <w:rPr>
          <w:rStyle w:val="xref1"/>
        </w:rPr>
        <w:t xml:space="preserve"> Requirements (</w:t>
      </w:r>
      <w:r>
        <w:rPr>
          <w:rStyle w:val="xref1"/>
        </w:rPr>
        <w:fldChar w:fldCharType="begin"/>
      </w:r>
      <w:r>
        <w:rPr>
          <w:rStyle w:val="xref1"/>
        </w:rPr>
        <w:instrText xml:space="preserve"> PAGEREF profile_specific_requirements \p \h </w:instrText>
      </w:r>
      <w:r>
        <w:rPr>
          <w:rStyle w:val="xref1"/>
        </w:rPr>
      </w:r>
      <w:r>
        <w:rPr>
          <w:rStyle w:val="xref1"/>
        </w:rPr>
        <w:fldChar w:fldCharType="separate"/>
      </w:r>
      <w:r>
        <w:rPr>
          <w:rStyle w:val="xref1"/>
          <w:noProof/>
        </w:rPr>
        <w:t>on page 298</w:t>
      </w:r>
      <w:r>
        <w:rPr>
          <w:rStyle w:val="xref1"/>
        </w:rPr>
        <w:fldChar w:fldCharType="end"/>
      </w:r>
      <w:r w:rsidR="0065745B">
        <w:rPr>
          <w:rStyle w:val="xref1"/>
        </w:rPr>
        <w:t>)</w:t>
      </w:r>
      <w:r w:rsidR="0065745B">
        <w:t xml:space="preserve">). The finalizer is required to report an error if anexceptions </w:t>
      </w:r>
      <w:r>
        <w:t xml:space="preserve">that is not supported for the DETECT policy is </w:t>
      </w:r>
      <w:r w:rsidR="0065745B">
        <w:t xml:space="preserve">enabled either through an </w:t>
      </w:r>
      <w:r w:rsidR="0065745B">
        <w:rPr>
          <w:rStyle w:val="code1"/>
        </w:rPr>
        <w:t>enabledetectexceptions</w:t>
      </w:r>
      <w:r w:rsidR="0065745B">
        <w:t xml:space="preserve"> control directive for the kernel or any of the functions it calls directly or indirectly that are being finalized, or the enable break exceptions argument specified when the finalizer is invoked. See </w:t>
      </w:r>
      <w:r w:rsidR="0065745B">
        <w:rPr>
          <w:rStyle w:val="xref1"/>
        </w:rPr>
        <w:t>4.19.5. Floating Point Exceptions (</w:t>
      </w:r>
      <w:r w:rsidR="009A76EE" w:rsidRPr="008A5E4E">
        <w:fldChar w:fldCharType="begin"/>
      </w:r>
      <w:r w:rsidR="008A5E4E">
        <w:instrText xml:space="preserve"> PAGEREF _Ref2085971550 \p \h  \* MERGEFORMAT </w:instrText>
      </w:r>
      <w:r w:rsidR="009A76EE" w:rsidRPr="008A5E4E">
        <w:fldChar w:fldCharType="separate"/>
      </w:r>
      <w:r w:rsidR="00533AF0" w:rsidRPr="00533AF0">
        <w:rPr>
          <w:rStyle w:val="xref1"/>
          <w:noProof/>
        </w:rPr>
        <w:t>on</w:t>
      </w:r>
      <w:r w:rsidR="00533AF0">
        <w:rPr>
          <w:noProof/>
        </w:rPr>
        <w:t xml:space="preserve"> page 94</w:t>
      </w:r>
      <w:r w:rsidR="009A76EE" w:rsidRPr="008A5E4E">
        <w:rPr>
          <w:rStyle w:val="xref1"/>
        </w:rPr>
        <w:fldChar w:fldCharType="end"/>
      </w:r>
      <w:r w:rsidR="0065745B">
        <w:rPr>
          <w:rStyle w:val="xref1"/>
        </w:rPr>
        <w:t>)</w:t>
      </w:r>
      <w:r w:rsidR="0065745B">
        <w:t>.</w:t>
      </w:r>
    </w:p>
    <w:p w14:paraId="10E3B7AA" w14:textId="77777777" w:rsidR="008A5E4E" w:rsidRDefault="009A76EE">
      <w:pPr>
        <w:pStyle w:val="pDefinitionTerm"/>
      </w:pPr>
      <w:r>
        <w:fldChar w:fldCharType="begin"/>
      </w:r>
      <w:r w:rsidR="0065745B">
        <w:instrText xml:space="preserve"> XE "control directives:maxdynamicgroupsize" </w:instrText>
      </w:r>
      <w:r>
        <w:fldChar w:fldCharType="end"/>
      </w:r>
      <w:r w:rsidR="0065745B">
        <w:rPr>
          <w:rStyle w:val="code1"/>
        </w:rPr>
        <w:t>maxdynamicgroupsize</w:t>
      </w:r>
    </w:p>
    <w:p w14:paraId="0B09A9A9" w14:textId="0B9F7024" w:rsidR="008A5E4E" w:rsidRDefault="0065745B">
      <w:pPr>
        <w:pStyle w:val="p1"/>
      </w:pPr>
      <w:r>
        <w:t xml:space="preserve">Specifies the maximum number of bytes of dynamic group memory (see </w:t>
      </w:r>
      <w:r>
        <w:rPr>
          <w:rStyle w:val="xref1"/>
        </w:rPr>
        <w:t>4.20. Dynamic Group Memory Allocation (</w:t>
      </w:r>
      <w:r w:rsidR="009A76EE" w:rsidRPr="008A5E4E">
        <w:fldChar w:fldCharType="begin"/>
      </w:r>
      <w:r w:rsidR="008A5E4E">
        <w:instrText xml:space="preserve"> PAGEREF _Ref1964969283 \p \h  \* MERGEFORMAT </w:instrText>
      </w:r>
      <w:r w:rsidR="009A76EE" w:rsidRPr="008A5E4E">
        <w:fldChar w:fldCharType="separate"/>
      </w:r>
      <w:r w:rsidR="00533AF0" w:rsidRPr="00533AF0">
        <w:rPr>
          <w:rStyle w:val="xref1"/>
          <w:noProof/>
        </w:rPr>
        <w:t>on</w:t>
      </w:r>
      <w:r w:rsidR="00533AF0">
        <w:rPr>
          <w:noProof/>
        </w:rPr>
        <w:t xml:space="preserve"> page 95</w:t>
      </w:r>
      <w:r w:rsidR="009A76EE" w:rsidRPr="008A5E4E">
        <w:rPr>
          <w:rStyle w:val="xref1"/>
        </w:rPr>
        <w:fldChar w:fldCharType="end"/>
      </w:r>
      <w:r>
        <w:rPr>
          <w:rStyle w:val="xref1"/>
        </w:rPr>
        <w:t>)</w:t>
      </w:r>
      <w:r>
        <w:t xml:space="preserve">) that will be allocated for a dispatch of the kernel. </w:t>
      </w:r>
      <w:r>
        <w:rPr>
          <w:rStyle w:val="i"/>
        </w:rPr>
        <w:t>size</w:t>
      </w:r>
      <w:r>
        <w:t xml:space="preserve"> must be a </w:t>
      </w:r>
      <w:r w:rsidR="007803FF">
        <w:t xml:space="preserve">constant </w:t>
      </w:r>
      <w:r>
        <w:t xml:space="preserve">value of data type </w:t>
      </w:r>
      <w:r>
        <w:rPr>
          <w:rStyle w:val="code1"/>
        </w:rPr>
        <w:t>u32</w:t>
      </w:r>
      <w:r>
        <w:t xml:space="preserve">, with a value greater than or equal to 0 </w:t>
      </w:r>
      <w:r w:rsidR="007803FF">
        <w:t>(</w:t>
      </w:r>
      <w:r>
        <w:rPr>
          <w:rStyle w:val="code1"/>
        </w:rPr>
        <w:t>WAVESIZE</w:t>
      </w:r>
      <w:r>
        <w:t xml:space="preserve"> is not allowed</w:t>
      </w:r>
      <w:r w:rsidR="007803FF">
        <w:t>)</w:t>
      </w:r>
      <w:r>
        <w:t>. It can be placed in either a kernel or a function code block. This is only a hint and can be ignored by the finalizer.</w:t>
      </w:r>
    </w:p>
    <w:p w14:paraId="0CBE7504" w14:textId="77777777" w:rsidR="008A5E4E" w:rsidRDefault="0065745B">
      <w:pPr>
        <w:pStyle w:val="p1"/>
      </w:pPr>
      <w:r>
        <w:t xml:space="preserve"> This value can be used by the finalizer to determine the maximum number of bytes of group memory used by each work-group. The finalizer can add this value to the group memory required for all group segment variables used by the kernel and all functions it calls and to the group memory used to implement other HSAIL features such as fbarriers and the detect exception operations. This can allow the finalizer to determine the expected number of work-groups that can be executed by a compute unit and allow more resources to be allocated to the work-items if it is known that fewer work-groups can be executed due to group memory limitations. This can also allow the finalizer to determine that there is free group memory that it can use for other purposes such as spilling. </w:t>
      </w:r>
    </w:p>
    <w:p w14:paraId="019BCBE9" w14:textId="77777777" w:rsidR="008A5E4E" w:rsidRDefault="0065745B">
      <w:pPr>
        <w:pStyle w:val="p1"/>
      </w:pPr>
      <w:r>
        <w:t>The control directive applies to the whole kernel and all functions it calls. If multiple control directives are present in the kernel or the functions it calls, they must all have the same value.</w:t>
      </w:r>
    </w:p>
    <w:p w14:paraId="50EA58A0" w14:textId="77777777" w:rsidR="008A5E4E" w:rsidRDefault="0065745B">
      <w:pPr>
        <w:pStyle w:val="p1"/>
      </w:pPr>
      <w:r>
        <w:t xml:space="preserve"> If the value for maximum dynamic group size is specified when the finalizer is invoked, it must match the value given in any </w:t>
      </w:r>
      <w:r>
        <w:rPr>
          <w:rStyle w:val="code1"/>
        </w:rPr>
        <w:t>maxdynamicgroupsize</w:t>
      </w:r>
      <w:r>
        <w:t xml:space="preserve"> control directive.</w:t>
      </w:r>
    </w:p>
    <w:p w14:paraId="4956C7B2" w14:textId="77777777" w:rsidR="008A5E4E" w:rsidRDefault="009A76EE">
      <w:pPr>
        <w:pStyle w:val="pDefinitionTerm"/>
      </w:pPr>
      <w:r>
        <w:fldChar w:fldCharType="begin"/>
      </w:r>
      <w:r w:rsidR="0065745B">
        <w:instrText xml:space="preserve"> XE "control directives:maxflatgridsize" </w:instrText>
      </w:r>
      <w:r>
        <w:fldChar w:fldCharType="end"/>
      </w:r>
      <w:r w:rsidR="0065745B">
        <w:rPr>
          <w:rStyle w:val="code1"/>
        </w:rPr>
        <w:t>maxflatgridsize</w:t>
      </w:r>
    </w:p>
    <w:p w14:paraId="2137C73D" w14:textId="7E9DCAA6" w:rsidR="008A5E4E" w:rsidRDefault="0065745B">
      <w:pPr>
        <w:pStyle w:val="p1"/>
      </w:pPr>
      <w:r>
        <w:t xml:space="preserve">Specifies the maximum number of work-items that will be in the grid when the kernel is dispatched. </w:t>
      </w:r>
      <w:r>
        <w:rPr>
          <w:rStyle w:val="code1"/>
        </w:rPr>
        <w:t>count</w:t>
      </w:r>
      <w:r>
        <w:t xml:space="preserve"> must be an immediate value of data type </w:t>
      </w:r>
      <w:r>
        <w:rPr>
          <w:rStyle w:val="code1"/>
        </w:rPr>
        <w:t>u64</w:t>
      </w:r>
      <w:r>
        <w:t xml:space="preserve">, with a value greater than 0 </w:t>
      </w:r>
      <w:r w:rsidR="007803FF">
        <w:t>(</w:t>
      </w:r>
      <w:r>
        <w:rPr>
          <w:rStyle w:val="code1"/>
        </w:rPr>
        <w:t>WAVESIZE</w:t>
      </w:r>
      <w:r>
        <w:t xml:space="preserve"> is allowed</w:t>
      </w:r>
      <w:r w:rsidR="007803FF">
        <w:t>)</w:t>
      </w:r>
      <w:r>
        <w:t>. It can be placed in either a kernel or a function code block. This is only a hint and can be ignored by the finalizer. It is undefined if the kernel is dispatched with a grid size that has a product of the X, Y, and Z components greater than this value.</w:t>
      </w:r>
    </w:p>
    <w:p w14:paraId="73E34540" w14:textId="77777777" w:rsidR="008A5E4E" w:rsidRDefault="0065745B">
      <w:pPr>
        <w:pStyle w:val="p1"/>
      </w:pPr>
      <w:r>
        <w:t xml:space="preserve">A finalizer might be able to generate better code for the </w:t>
      </w:r>
      <w:r>
        <w:rPr>
          <w:rStyle w:val="code1"/>
        </w:rPr>
        <w:t>workitemabsid</w:t>
      </w:r>
      <w:r>
        <w:t xml:space="preserve">, </w:t>
      </w:r>
      <w:r>
        <w:rPr>
          <w:rStyle w:val="code1"/>
        </w:rPr>
        <w:t>workitemflatid</w:t>
      </w:r>
      <w:r>
        <w:t xml:space="preserve">, and </w:t>
      </w:r>
      <w:r>
        <w:rPr>
          <w:rStyle w:val="code1"/>
        </w:rPr>
        <w:t>workitemflatabsid</w:t>
      </w:r>
      <w:r>
        <w:t xml:space="preserve"> operations if the absolute grid size is less than 2</w:t>
      </w:r>
      <w:r>
        <w:rPr>
          <w:rStyle w:val="sup"/>
        </w:rPr>
        <w:t>24</w:t>
      </w:r>
      <w:r>
        <w:t xml:space="preserve">−1, because faster </w:t>
      </w:r>
      <w:r>
        <w:rPr>
          <w:rStyle w:val="code1"/>
        </w:rPr>
        <w:t>mul24</w:t>
      </w:r>
      <w:r>
        <w:t xml:space="preserve"> operations can be used. The control directive applies to the whole kernel and all functions it calls. If multiple control directives are present in the kernel or the functions it calls, they must all have the same values.</w:t>
      </w:r>
    </w:p>
    <w:p w14:paraId="70E49D23" w14:textId="77777777" w:rsidR="008A5E4E" w:rsidRDefault="0065745B">
      <w:pPr>
        <w:pStyle w:val="p1"/>
      </w:pPr>
      <w:r>
        <w:t xml:space="preserve"> If the value for maximum absolute grid size is specified when the finalizer is invoked, the value must be less than or equal to the corresponding value given in any </w:t>
      </w:r>
      <w:r>
        <w:rPr>
          <w:rStyle w:val="code1"/>
        </w:rPr>
        <w:t>maxflatgridsize</w:t>
      </w:r>
      <w:r>
        <w:t xml:space="preserve"> control directive, and will override the control directive value.</w:t>
      </w:r>
    </w:p>
    <w:p w14:paraId="0D6D2F58" w14:textId="77777777" w:rsidR="008A5E4E" w:rsidRDefault="0065745B">
      <w:pPr>
        <w:pStyle w:val="p1"/>
      </w:pPr>
      <w:r>
        <w:t xml:space="preserve">The value specified for maximum absolute grid size must be greater than or equal to the product of the values specified by </w:t>
      </w:r>
      <w:r>
        <w:rPr>
          <w:rStyle w:val="code1"/>
        </w:rPr>
        <w:t>requiredgridsize</w:t>
      </w:r>
      <w:r>
        <w:t>.</w:t>
      </w:r>
    </w:p>
    <w:p w14:paraId="30BDFE8A" w14:textId="77777777" w:rsidR="008A5E4E" w:rsidRDefault="009A76EE">
      <w:pPr>
        <w:pStyle w:val="pDefinitionTerm"/>
      </w:pPr>
      <w:r>
        <w:fldChar w:fldCharType="begin"/>
      </w:r>
      <w:r w:rsidR="0065745B">
        <w:instrText xml:space="preserve"> XE "control directives:maxflatworkgroupsize" </w:instrText>
      </w:r>
      <w:r>
        <w:fldChar w:fldCharType="end"/>
      </w:r>
      <w:r w:rsidR="0065745B">
        <w:rPr>
          <w:rStyle w:val="code1"/>
        </w:rPr>
        <w:t>maxflatworkgroupsize</w:t>
      </w:r>
    </w:p>
    <w:p w14:paraId="03DAB71F" w14:textId="06743DA4" w:rsidR="008A5E4E" w:rsidRDefault="0065745B">
      <w:pPr>
        <w:pStyle w:val="p1"/>
      </w:pPr>
      <w:r>
        <w:t xml:space="preserve">Specifies the maximum number of work-items that will be in the work-group when the kernel is dispatched. </w:t>
      </w:r>
      <w:r>
        <w:rPr>
          <w:rStyle w:val="code1"/>
        </w:rPr>
        <w:t>count</w:t>
      </w:r>
      <w:r>
        <w:t xml:space="preserve"> must be an immediate value of data type </w:t>
      </w:r>
      <w:r>
        <w:rPr>
          <w:rStyle w:val="code1"/>
        </w:rPr>
        <w:t>u32</w:t>
      </w:r>
      <w:r>
        <w:t xml:space="preserve">, with a value greater than 0 </w:t>
      </w:r>
      <w:r w:rsidR="007803FF">
        <w:t>(</w:t>
      </w:r>
      <w:r>
        <w:rPr>
          <w:rStyle w:val="code1"/>
        </w:rPr>
        <w:t>WAVESIZE</w:t>
      </w:r>
      <w:r>
        <w:t xml:space="preserve"> is allowed</w:t>
      </w:r>
      <w:r w:rsidR="007803FF">
        <w:t>)</w:t>
      </w:r>
      <w:r>
        <w:t xml:space="preserve">. It can be placed in either a kernel or a function code block. This is only a hint and can be ignored by the finalizer. It is undefined if the kernel is dispatched with a work-group size that has a product of the X, Y, and Z components greater than this value. </w:t>
      </w:r>
    </w:p>
    <w:p w14:paraId="78AFE292" w14:textId="77777777" w:rsidR="008A5E4E" w:rsidRDefault="0065745B">
      <w:pPr>
        <w:pStyle w:val="p1"/>
      </w:pPr>
      <w:r>
        <w:t xml:space="preserve">A finalizer might be able to generate better code for barriers if it knows that the work-group size is less than or equal to the wavefront size. A finalizer might be able to generate better code for the </w:t>
      </w:r>
      <w:r>
        <w:rPr>
          <w:rStyle w:val="code1"/>
        </w:rPr>
        <w:t>workitemflatid</w:t>
      </w:r>
      <w:r>
        <w:t xml:space="preserve"> operation if the total work-group size is less than 2</w:t>
      </w:r>
      <w:r>
        <w:rPr>
          <w:rStyle w:val="sup"/>
        </w:rPr>
        <w:t>24</w:t>
      </w:r>
      <w:r>
        <w:t xml:space="preserve">−1, because faster </w:t>
      </w:r>
      <w:r>
        <w:rPr>
          <w:rStyle w:val="code1"/>
        </w:rPr>
        <w:t>mul24</w:t>
      </w:r>
      <w:r>
        <w:t xml:space="preserve"> operations can be used. The control directive applies to the whole kernel and all functions it calls. If multiple control directives are present in the kernel or the functions it calls, they must all have the same values.</w:t>
      </w:r>
    </w:p>
    <w:p w14:paraId="0E93F1BB" w14:textId="77777777" w:rsidR="008A5E4E" w:rsidRDefault="0065745B">
      <w:pPr>
        <w:pStyle w:val="p1"/>
      </w:pPr>
      <w:r>
        <w:t xml:space="preserve"> If the value for maximum absolute work-group size is specified when the finalizer is invoked, the value must be less than or equal to the corresponding value given by any </w:t>
      </w:r>
      <w:r>
        <w:rPr>
          <w:rStyle w:val="code1"/>
        </w:rPr>
        <w:t>maxflatgroupsize</w:t>
      </w:r>
      <w:r>
        <w:t xml:space="preserve"> control directive, and will override the control directive value.</w:t>
      </w:r>
    </w:p>
    <w:p w14:paraId="5CAD3B9E" w14:textId="77777777" w:rsidR="008A5E4E" w:rsidRDefault="0065745B">
      <w:pPr>
        <w:pStyle w:val="p1"/>
      </w:pPr>
      <w:r>
        <w:t xml:space="preserve">The value specified for maximum absolute work-group size must be greater than or equal to the product of the values specified by </w:t>
      </w:r>
      <w:r>
        <w:rPr>
          <w:rStyle w:val="code1"/>
        </w:rPr>
        <w:t>requiredworkgroupsize</w:t>
      </w:r>
      <w:r>
        <w:t>.</w:t>
      </w:r>
    </w:p>
    <w:p w14:paraId="0A217277" w14:textId="77777777" w:rsidR="008A5E4E" w:rsidRDefault="009A76EE">
      <w:pPr>
        <w:pStyle w:val="pDefinitionTerm"/>
      </w:pPr>
      <w:r>
        <w:fldChar w:fldCharType="begin"/>
      </w:r>
      <w:r w:rsidR="0065745B">
        <w:instrText xml:space="preserve"> XE "control directives:requireddim" </w:instrText>
      </w:r>
      <w:r>
        <w:fldChar w:fldCharType="end"/>
      </w:r>
      <w:r w:rsidR="0065745B">
        <w:rPr>
          <w:rStyle w:val="code1"/>
        </w:rPr>
        <w:t>requireddim</w:t>
      </w:r>
    </w:p>
    <w:p w14:paraId="4030ED76" w14:textId="24E2DEDB" w:rsidR="008A5E4E" w:rsidRDefault="0065745B">
      <w:pPr>
        <w:pStyle w:val="p1"/>
      </w:pPr>
      <w:r>
        <w:t xml:space="preserve">Specifies the number of dimensions that will be used when the kernel is dispatched. </w:t>
      </w:r>
      <w:r>
        <w:rPr>
          <w:rStyle w:val="i"/>
        </w:rPr>
        <w:t>nd</w:t>
      </w:r>
      <w:r>
        <w:t xml:space="preserve"> must be a </w:t>
      </w:r>
      <w:r w:rsidR="007803FF">
        <w:t xml:space="preserve">constant </w:t>
      </w:r>
      <w:r>
        <w:t xml:space="preserve">value of data type </w:t>
      </w:r>
      <w:r>
        <w:rPr>
          <w:rStyle w:val="code1"/>
        </w:rPr>
        <w:t>u32</w:t>
      </w:r>
      <w:r>
        <w:t xml:space="preserve"> with the value 1, 2, or 3 </w:t>
      </w:r>
      <w:r w:rsidR="007803FF">
        <w:t>(</w:t>
      </w:r>
      <w:r>
        <w:rPr>
          <w:rStyle w:val="code1"/>
        </w:rPr>
        <w:t>WAVESIZE</w:t>
      </w:r>
      <w:r>
        <w:t xml:space="preserve"> is not allowed</w:t>
      </w:r>
      <w:r w:rsidR="007803FF">
        <w:t>)</w:t>
      </w:r>
      <w:r>
        <w:t>. It can be placed in either a kernel or a function code block. This is only a hint and can be ignored by the finalizer.</w:t>
      </w:r>
    </w:p>
    <w:p w14:paraId="3012A47B" w14:textId="77777777" w:rsidR="008A5E4E" w:rsidRDefault="0065745B">
      <w:pPr>
        <w:pStyle w:val="p1"/>
      </w:pPr>
      <w:r>
        <w:t xml:space="preserve">It is undefined if the kernel is dispatched with a dimensions value that does not match </w:t>
      </w:r>
      <w:r>
        <w:rPr>
          <w:rStyle w:val="i"/>
        </w:rPr>
        <w:t>nd</w:t>
      </w:r>
      <w:r>
        <w:t>.</w:t>
      </w:r>
    </w:p>
    <w:p w14:paraId="563CC9A4" w14:textId="77777777" w:rsidR="008A5E4E" w:rsidRDefault="0065745B">
      <w:pPr>
        <w:pStyle w:val="p1"/>
      </w:pPr>
      <w:r>
        <w:t xml:space="preserve">With the use of this operation, a finalizer might be able to generate better code for the </w:t>
      </w:r>
      <w:r>
        <w:rPr>
          <w:rStyle w:val="code1"/>
        </w:rPr>
        <w:t>workitemid</w:t>
      </w:r>
      <w:r>
        <w:t xml:space="preserve">, </w:t>
      </w:r>
      <w:r>
        <w:rPr>
          <w:rStyle w:val="code1"/>
        </w:rPr>
        <w:t>workitemabsid</w:t>
      </w:r>
      <w:r>
        <w:t xml:space="preserve">, </w:t>
      </w:r>
      <w:r>
        <w:rPr>
          <w:rStyle w:val="code1"/>
        </w:rPr>
        <w:t>workitemflatid</w:t>
      </w:r>
      <w:r>
        <w:t xml:space="preserve">, and </w:t>
      </w:r>
      <w:r>
        <w:rPr>
          <w:rStyle w:val="code1"/>
        </w:rPr>
        <w:t>workitemflatabsid</w:t>
      </w:r>
      <w:r>
        <w:t xml:space="preserve"> operations, because the terms for dimensions above the value specified can be treated as 1.</w:t>
      </w:r>
    </w:p>
    <w:p w14:paraId="751072F0" w14:textId="77777777" w:rsidR="008A5E4E" w:rsidRDefault="0065745B">
      <w:pPr>
        <w:pStyle w:val="p1"/>
      </w:pPr>
      <w:r>
        <w:t xml:space="preserve"> The control directive applies to the whole kernel and all functions it calls. If multiple control directives are present in the kernel or the functions it calls, they must all have the same value.</w:t>
      </w:r>
    </w:p>
    <w:p w14:paraId="131663A4" w14:textId="77777777" w:rsidR="008A5E4E" w:rsidRDefault="0065745B">
      <w:pPr>
        <w:pStyle w:val="p1"/>
      </w:pPr>
      <w:r>
        <w:t xml:space="preserve"> If </w:t>
      </w:r>
      <w:r>
        <w:rPr>
          <w:rStyle w:val="code1"/>
        </w:rPr>
        <w:t>requireddim</w:t>
      </w:r>
      <w:r>
        <w:t xml:space="preserve"> is specified (either by a control directive or when the finalizer was invoked), it must be consistent with </w:t>
      </w:r>
      <w:r>
        <w:rPr>
          <w:rStyle w:val="code1"/>
        </w:rPr>
        <w:t>requiredgridsize</w:t>
      </w:r>
      <w:r>
        <w:t xml:space="preserve"> and </w:t>
      </w:r>
      <w:r>
        <w:rPr>
          <w:rStyle w:val="code1"/>
        </w:rPr>
        <w:t>requiredworkgroupsize</w:t>
      </w:r>
      <w:r>
        <w:t xml:space="preserve"> if specified: if the value is 1, then their Y and Z dimensions must be 1; if 2, then their Z dimension must be 1; and all other dimensions must be non-0.</w:t>
      </w:r>
    </w:p>
    <w:p w14:paraId="5CF94732" w14:textId="77777777" w:rsidR="008A5E4E" w:rsidRDefault="0065745B">
      <w:pPr>
        <w:pStyle w:val="p1"/>
      </w:pPr>
      <w:r>
        <w:t xml:space="preserve"> If the value for required dimensions is specified when the finalizer is invoked, the value must match the value in any </w:t>
      </w:r>
      <w:r>
        <w:rPr>
          <w:rStyle w:val="code1"/>
        </w:rPr>
        <w:t>requireddim</w:t>
      </w:r>
      <w:r>
        <w:t xml:space="preserve"> control directive.</w:t>
      </w:r>
    </w:p>
    <w:p w14:paraId="622D20FA" w14:textId="77777777" w:rsidR="008A5E4E" w:rsidRDefault="009A76EE">
      <w:pPr>
        <w:pStyle w:val="pDefinitionTerm"/>
      </w:pPr>
      <w:r>
        <w:fldChar w:fldCharType="begin"/>
      </w:r>
      <w:r w:rsidR="0065745B">
        <w:instrText xml:space="preserve"> XE "control directives:requiredgridsize" </w:instrText>
      </w:r>
      <w:r>
        <w:fldChar w:fldCharType="end"/>
      </w:r>
      <w:r w:rsidR="0065745B">
        <w:rPr>
          <w:rStyle w:val="code1"/>
        </w:rPr>
        <w:t>requiredgridsize</w:t>
      </w:r>
    </w:p>
    <w:p w14:paraId="78571286" w14:textId="2E8C4FE7" w:rsidR="008A5E4E" w:rsidRDefault="0065745B">
      <w:pPr>
        <w:pStyle w:val="p1"/>
      </w:pPr>
      <w:r>
        <w:t xml:space="preserve">Specifies the grid size that will be used when the kernel is dispatched. The X, Y, Z components of the grid size correspond to </w:t>
      </w:r>
      <w:r>
        <w:rPr>
          <w:rStyle w:val="i"/>
        </w:rPr>
        <w:t>nx</w:t>
      </w:r>
      <w:r>
        <w:t xml:space="preserve">, </w:t>
      </w:r>
      <w:r>
        <w:rPr>
          <w:rStyle w:val="i"/>
        </w:rPr>
        <w:t>ny</w:t>
      </w:r>
      <w:r>
        <w:t xml:space="preserve">, </w:t>
      </w:r>
      <w:r>
        <w:rPr>
          <w:rStyle w:val="i"/>
        </w:rPr>
        <w:t>nz</w:t>
      </w:r>
      <w:r>
        <w:t xml:space="preserve"> respectively. They must be an immediate value of data type </w:t>
      </w:r>
      <w:r>
        <w:rPr>
          <w:rStyle w:val="code1"/>
        </w:rPr>
        <w:t>u64</w:t>
      </w:r>
      <w:r>
        <w:t xml:space="preserve">, with a value greater than 0 </w:t>
      </w:r>
      <w:r w:rsidR="007803FF">
        <w:t>(</w:t>
      </w:r>
      <w:r>
        <w:rPr>
          <w:rStyle w:val="code1"/>
        </w:rPr>
        <w:t>WAVESIZE</w:t>
      </w:r>
      <w:r>
        <w:t xml:space="preserve"> is allowed</w:t>
      </w:r>
      <w:r w:rsidR="007803FF">
        <w:t>)</w:t>
      </w:r>
      <w:r>
        <w:t xml:space="preserve">. It can be placed in either a kernel or a function code block. This is only a hint and can be ignored by the finalizer. </w:t>
      </w:r>
    </w:p>
    <w:p w14:paraId="3F6E9A9D" w14:textId="77777777" w:rsidR="008A5E4E" w:rsidRDefault="0065745B">
      <w:pPr>
        <w:pStyle w:val="p1"/>
      </w:pPr>
      <w:r>
        <w:t xml:space="preserve">It is undefined if the kernel is dispatched with a grid size that does not match these values. A finalizer might be able to generate better code for the </w:t>
      </w:r>
      <w:r>
        <w:rPr>
          <w:rStyle w:val="code1"/>
        </w:rPr>
        <w:t>gridsize</w:t>
      </w:r>
      <w:r>
        <w:t xml:space="preserve"> operation. Also, if the total grid size is less than 2</w:t>
      </w:r>
      <w:r>
        <w:rPr>
          <w:rStyle w:val="sup"/>
        </w:rPr>
        <w:t>24</w:t>
      </w:r>
      <w:r>
        <w:t xml:space="preserve">−1, then faster </w:t>
      </w:r>
      <w:r>
        <w:rPr>
          <w:rStyle w:val="code1"/>
        </w:rPr>
        <w:t>mul24</w:t>
      </w:r>
      <w:r>
        <w:t xml:space="preserve"> operations might be able to be used for the </w:t>
      </w:r>
      <w:r>
        <w:rPr>
          <w:rStyle w:val="code1"/>
        </w:rPr>
        <w:t>workitemid</w:t>
      </w:r>
      <w:r>
        <w:t xml:space="preserve">, </w:t>
      </w:r>
      <w:r>
        <w:rPr>
          <w:rStyle w:val="code1"/>
        </w:rPr>
        <w:t>workitemabsid</w:t>
      </w:r>
      <w:r>
        <w:t xml:space="preserve">, </w:t>
      </w:r>
      <w:r>
        <w:rPr>
          <w:rStyle w:val="code1"/>
        </w:rPr>
        <w:t>workitemflatid</w:t>
      </w:r>
      <w:r>
        <w:t xml:space="preserve">, and </w:t>
      </w:r>
      <w:r>
        <w:rPr>
          <w:rStyle w:val="code1"/>
        </w:rPr>
        <w:t>workitemflatabsid</w:t>
      </w:r>
      <w:r>
        <w:t xml:space="preserve"> operations, because the terms for dimensions above the value specified can be treated as 1. In conjunction with </w:t>
      </w:r>
      <w:r>
        <w:rPr>
          <w:rStyle w:val="code1"/>
        </w:rPr>
        <w:t>requiredworkgroupsize</w:t>
      </w:r>
      <w:r>
        <w:t xml:space="preserve">, a finalizer might also be able to generate better code for </w:t>
      </w:r>
      <w:r>
        <w:rPr>
          <w:rStyle w:val="code1"/>
        </w:rPr>
        <w:t>gridgroups</w:t>
      </w:r>
      <w:r>
        <w:t xml:space="preserve"> and </w:t>
      </w:r>
      <w:r>
        <w:rPr>
          <w:rStyle w:val="code1"/>
        </w:rPr>
        <w:t>currentworkgroupsize</w:t>
      </w:r>
      <w:r>
        <w:t xml:space="preserve"> operations (because it can determine if there are any partial work-groups). </w:t>
      </w:r>
    </w:p>
    <w:p w14:paraId="112E3D4C" w14:textId="77777777" w:rsidR="008A5E4E" w:rsidRDefault="0065745B">
      <w:pPr>
        <w:pStyle w:val="p1"/>
      </w:pPr>
      <w:r>
        <w:t xml:space="preserve">The control directive applies to the whole kernel and all functions it calls. If multiple control directives are present in the kernel or the functions it calls, they must all have the same values. </w:t>
      </w:r>
    </w:p>
    <w:p w14:paraId="35F2524B" w14:textId="77777777" w:rsidR="008A5E4E" w:rsidRDefault="0065745B">
      <w:pPr>
        <w:pStyle w:val="p1"/>
      </w:pPr>
      <w:r>
        <w:t xml:space="preserve">If </w:t>
      </w:r>
      <w:r>
        <w:rPr>
          <w:rStyle w:val="code1"/>
        </w:rPr>
        <w:t>requiredgridsize</w:t>
      </w:r>
      <w:r>
        <w:t xml:space="preserve"> is specified (either by a control directive or when the finalizer was invoked), it must be consistent with </w:t>
      </w:r>
      <w:r>
        <w:rPr>
          <w:rStyle w:val="code1"/>
        </w:rPr>
        <w:t>requiredworkgroupsize</w:t>
      </w:r>
      <w:r>
        <w:t xml:space="preserve"> and </w:t>
      </w:r>
      <w:r>
        <w:rPr>
          <w:rStyle w:val="code1"/>
        </w:rPr>
        <w:t>requireddim</w:t>
      </w:r>
      <w:r>
        <w:t xml:space="preserve"> if specified: invalid dimensions must be 1, and valid dimension must not be 0.</w:t>
      </w:r>
    </w:p>
    <w:p w14:paraId="2C4BDE3D" w14:textId="77777777" w:rsidR="008A5E4E" w:rsidRDefault="0065745B">
      <w:pPr>
        <w:pStyle w:val="p1"/>
      </w:pPr>
      <w:r>
        <w:t xml:space="preserve">If the values for required grid size are specified when the finalizer is invoked, they must match the corresponding values given in any </w:t>
      </w:r>
      <w:r>
        <w:rPr>
          <w:rStyle w:val="code1"/>
        </w:rPr>
        <w:t>requiredgridsize</w:t>
      </w:r>
      <w:r>
        <w:t xml:space="preserve"> control directive. The product of the values must also be less than or equal to the value specified by </w:t>
      </w:r>
      <w:r>
        <w:rPr>
          <w:rStyle w:val="code1"/>
        </w:rPr>
        <w:t>maxflatgridsize</w:t>
      </w:r>
      <w:r>
        <w:t xml:space="preserve">. </w:t>
      </w:r>
    </w:p>
    <w:p w14:paraId="75999F93" w14:textId="77777777" w:rsidR="008A5E4E" w:rsidRDefault="009A76EE">
      <w:pPr>
        <w:pStyle w:val="pDefinitionTerm"/>
      </w:pPr>
      <w:r>
        <w:fldChar w:fldCharType="begin"/>
      </w:r>
      <w:r w:rsidR="0065745B">
        <w:instrText xml:space="preserve"> XE "control directives:requiredworkgroupsize" </w:instrText>
      </w:r>
      <w:r>
        <w:fldChar w:fldCharType="end"/>
      </w:r>
      <w:r w:rsidR="0065745B">
        <w:rPr>
          <w:rStyle w:val="code1"/>
        </w:rPr>
        <w:t>requiredworkgroupsize</w:t>
      </w:r>
    </w:p>
    <w:p w14:paraId="218BCD4E" w14:textId="57E20A50" w:rsidR="008A5E4E" w:rsidRDefault="0065745B">
      <w:pPr>
        <w:pStyle w:val="p1"/>
      </w:pPr>
      <w:r>
        <w:t xml:space="preserve">Specifies the work-group size that will be used when the kernel is dispatched. The X, Y, Z components of the work-group size correspond to </w:t>
      </w:r>
      <w:r>
        <w:rPr>
          <w:rStyle w:val="i"/>
        </w:rPr>
        <w:t>nx</w:t>
      </w:r>
      <w:r>
        <w:t xml:space="preserve">, </w:t>
      </w:r>
      <w:r>
        <w:rPr>
          <w:rStyle w:val="i"/>
        </w:rPr>
        <w:t>ny</w:t>
      </w:r>
      <w:r>
        <w:t xml:space="preserve">, </w:t>
      </w:r>
      <w:r>
        <w:rPr>
          <w:rStyle w:val="i"/>
        </w:rPr>
        <w:t>nz</w:t>
      </w:r>
      <w:r>
        <w:t xml:space="preserve"> respectively. They must be an immediate value of data type </w:t>
      </w:r>
      <w:r>
        <w:rPr>
          <w:rStyle w:val="code1"/>
        </w:rPr>
        <w:t>u32</w:t>
      </w:r>
      <w:r>
        <w:t xml:space="preserve">, with a value greater than 0 </w:t>
      </w:r>
      <w:r w:rsidR="007803FF">
        <w:t>(</w:t>
      </w:r>
      <w:r>
        <w:rPr>
          <w:rStyle w:val="code1"/>
        </w:rPr>
        <w:t>WAVESIZE</w:t>
      </w:r>
      <w:r>
        <w:t xml:space="preserve"> is allowed</w:t>
      </w:r>
      <w:r w:rsidR="007803FF">
        <w:t>)</w:t>
      </w:r>
      <w:r>
        <w:t>. It can be placed in either a kernel or a function code block. This is only a hint and can be ignored by the finalizer.</w:t>
      </w:r>
    </w:p>
    <w:p w14:paraId="0B4FE967" w14:textId="77777777" w:rsidR="008A5E4E" w:rsidRDefault="0065745B">
      <w:pPr>
        <w:pStyle w:val="p1"/>
      </w:pPr>
      <w:r>
        <w:t>It is undefined if the kernel is dispatched with a work-group size that does not match these values.</w:t>
      </w:r>
    </w:p>
    <w:p w14:paraId="13B9D383" w14:textId="77777777" w:rsidR="008A5E4E" w:rsidRDefault="0065745B">
      <w:pPr>
        <w:pStyle w:val="p1"/>
      </w:pPr>
      <w:r>
        <w:t xml:space="preserve">A finalizer might be able to generate better code for barriers if it knows that the work-group size is less than or equal to the wavefront size. This directive might also allow better code for the </w:t>
      </w:r>
      <w:r>
        <w:rPr>
          <w:rStyle w:val="code1"/>
        </w:rPr>
        <w:t>workgroupsize</w:t>
      </w:r>
      <w:r>
        <w:t xml:space="preserve">, </w:t>
      </w:r>
      <w:r>
        <w:rPr>
          <w:rStyle w:val="code1"/>
        </w:rPr>
        <w:t>workitemid</w:t>
      </w:r>
      <w:r>
        <w:t xml:space="preserve">, </w:t>
      </w:r>
      <w:r>
        <w:rPr>
          <w:rStyle w:val="code1"/>
        </w:rPr>
        <w:t>workitemabsid</w:t>
      </w:r>
      <w:r>
        <w:t xml:space="preserve">, </w:t>
      </w:r>
      <w:r>
        <w:rPr>
          <w:rStyle w:val="code1"/>
        </w:rPr>
        <w:t>workitemflatid</w:t>
      </w:r>
      <w:r>
        <w:t xml:space="preserve">, and </w:t>
      </w:r>
      <w:r>
        <w:rPr>
          <w:rStyle w:val="code1"/>
        </w:rPr>
        <w:t>workitemflatabsid</w:t>
      </w:r>
      <w:r>
        <w:t xml:space="preserve"> operations.</w:t>
      </w:r>
    </w:p>
    <w:p w14:paraId="5AF3F9D1" w14:textId="77777777" w:rsidR="008A5E4E" w:rsidRDefault="0065745B">
      <w:pPr>
        <w:pStyle w:val="p1"/>
      </w:pPr>
      <w:r>
        <w:t>The control directive applies to the whole kernel and all functions it calls. If multiple control directives are present in the kernel or the functions it calls, they must all have the same values.</w:t>
      </w:r>
    </w:p>
    <w:p w14:paraId="5CC3ADBA" w14:textId="77777777" w:rsidR="008A5E4E" w:rsidRDefault="0065745B">
      <w:pPr>
        <w:pStyle w:val="p1"/>
      </w:pPr>
      <w:r>
        <w:t xml:space="preserve">If </w:t>
      </w:r>
      <w:r>
        <w:rPr>
          <w:rStyle w:val="code1"/>
        </w:rPr>
        <w:t>requiredworkgroupsize</w:t>
      </w:r>
      <w:r>
        <w:t xml:space="preserve"> is specified (either by a control directive or when the finalizer was invoked), it must be consistent with </w:t>
      </w:r>
      <w:r>
        <w:rPr>
          <w:rStyle w:val="code1"/>
        </w:rPr>
        <w:t>requiredgridsize</w:t>
      </w:r>
      <w:r>
        <w:t xml:space="preserve"> and </w:t>
      </w:r>
      <w:r>
        <w:rPr>
          <w:rStyle w:val="code1"/>
        </w:rPr>
        <w:t>requireddim</w:t>
      </w:r>
      <w:r>
        <w:t xml:space="preserve"> if specified: invalid dimensions must be 1, and valid dimension must not be 0.</w:t>
      </w:r>
    </w:p>
    <w:p w14:paraId="59EC9A80" w14:textId="77777777" w:rsidR="008A5E4E" w:rsidRDefault="0065745B">
      <w:pPr>
        <w:pStyle w:val="p1"/>
      </w:pPr>
      <w:r>
        <w:t xml:space="preserve"> If the values for required work-group size are specified when the finalizer is invoked, they must match the corresponding values given in any </w:t>
      </w:r>
      <w:r>
        <w:rPr>
          <w:rStyle w:val="code1"/>
        </w:rPr>
        <w:t>requiredworkgroupsize</w:t>
      </w:r>
      <w:r>
        <w:t xml:space="preserve"> control directive. The product of the values must also be less than or equal to the value specified by </w:t>
      </w:r>
      <w:r>
        <w:rPr>
          <w:rStyle w:val="code1"/>
        </w:rPr>
        <w:t>maxflatworkgroupsize</w:t>
      </w:r>
      <w:r>
        <w:t>.</w:t>
      </w:r>
    </w:p>
    <w:p w14:paraId="64F009D9" w14:textId="77777777" w:rsidR="008A5E4E" w:rsidRDefault="009A76EE">
      <w:pPr>
        <w:pStyle w:val="pDefinitionTerm"/>
      </w:pPr>
      <w:r>
        <w:fldChar w:fldCharType="begin"/>
      </w:r>
      <w:r w:rsidR="0065745B">
        <w:instrText xml:space="preserve"> XE "control directives:requirenopartialworkgroups" </w:instrText>
      </w:r>
      <w:r>
        <w:fldChar w:fldCharType="end"/>
      </w:r>
      <w:r w:rsidR="0065745B">
        <w:rPr>
          <w:rStyle w:val="code1"/>
        </w:rPr>
        <w:t>requirenopartialworkgroups</w:t>
      </w:r>
    </w:p>
    <w:p w14:paraId="67B6B281" w14:textId="77777777" w:rsidR="008A5E4E" w:rsidRDefault="0065745B">
      <w:pPr>
        <w:pStyle w:val="p1"/>
      </w:pPr>
      <w:r>
        <w:t xml:space="preserve">Specifies that the kernel must be dispatched with no partial work-groups. It can be placed in either a kernel or a function code block. This is only a hint and can be ignored by the finalizer. </w:t>
      </w:r>
    </w:p>
    <w:p w14:paraId="66EAF58C" w14:textId="77777777" w:rsidR="008A5E4E" w:rsidRDefault="0065745B">
      <w:pPr>
        <w:pStyle w:val="p1"/>
      </w:pPr>
      <w:r>
        <w:t xml:space="preserve">It is undefined if the kernel is dispatched with any dimension of the grid size not being an exact multiple of the corresponding dimension of the work-group size. </w:t>
      </w:r>
    </w:p>
    <w:p w14:paraId="5EDAF145" w14:textId="3CDE0EEA" w:rsidR="008A5E4E" w:rsidRDefault="0065745B">
      <w:pPr>
        <w:pStyle w:val="p1"/>
      </w:pPr>
      <w:r>
        <w:t xml:space="preserve">A finalizer might be able to generate better code for </w:t>
      </w:r>
      <w:r>
        <w:rPr>
          <w:rStyle w:val="code1"/>
        </w:rPr>
        <w:t>currentworkgroupsize</w:t>
      </w:r>
      <w:r>
        <w:t xml:space="preserve"> if it knows there are no partial work-groups, because the result becomes the same as the </w:t>
      </w:r>
      <w:r>
        <w:rPr>
          <w:rStyle w:val="code1"/>
        </w:rPr>
        <w:t>workgroupsize</w:t>
      </w:r>
      <w:r>
        <w:t xml:space="preserve"> operation. </w:t>
      </w:r>
      <w:r w:rsidR="0023395C">
        <w:t>A kernel agent</w:t>
      </w:r>
      <w:r>
        <w:t xml:space="preserve"> might be able to dispatch a kernel more efficiently if it knows there are no partial work-groups.</w:t>
      </w:r>
    </w:p>
    <w:p w14:paraId="1066D61C" w14:textId="77777777" w:rsidR="008A5E4E" w:rsidRDefault="0065745B">
      <w:pPr>
        <w:pStyle w:val="p1"/>
      </w:pPr>
      <w:r>
        <w:t xml:space="preserve"> The control directive applies to the whole kernel and all functions it calls. It can appear multiple times in a kernel or function. If it appears in a function (including external functions), then it must also appear in all kernels that call that function (or have been specified when the finalizer was invoked), either directly or indirectly.</w:t>
      </w:r>
    </w:p>
    <w:p w14:paraId="5430B52E" w14:textId="77777777" w:rsidR="008A5E4E" w:rsidRDefault="0065745B">
      <w:pPr>
        <w:pStyle w:val="p1"/>
      </w:pPr>
      <w:r>
        <w:t xml:space="preserve"> If require no partial work-groups is specified when the finalizer is invoked, the kernel behaves as if the </w:t>
      </w:r>
      <w:r>
        <w:rPr>
          <w:rStyle w:val="code1"/>
        </w:rPr>
        <w:t>requirenopartialworkgroups</w:t>
      </w:r>
      <w:r>
        <w:t xml:space="preserve"> control directive has been specified.</w:t>
      </w:r>
    </w:p>
    <w:p w14:paraId="6BA38AB6" w14:textId="77777777" w:rsidR="008A5E4E" w:rsidRDefault="008A5E4E">
      <w:pPr>
        <w:sectPr w:rsidR="008A5E4E">
          <w:headerReference w:type="even" r:id="rId185"/>
          <w:headerReference w:type="default" r:id="rId186"/>
          <w:footerReference w:type="even" r:id="rId187"/>
          <w:footerReference w:type="default" r:id="rId188"/>
          <w:type w:val="oddPage"/>
          <w:pgSz w:w="12240" w:h="15840"/>
          <w:pgMar w:top="1620" w:right="900" w:bottom="1260" w:left="2340" w:header="540" w:footer="180" w:gutter="0"/>
          <w:cols w:space="720"/>
        </w:sectPr>
      </w:pPr>
    </w:p>
    <w:p w14:paraId="7C0D629F" w14:textId="15B27E26" w:rsidR="008A5E4E" w:rsidRDefault="0065745B">
      <w:pPr>
        <w:pStyle w:val="h1Chpt"/>
      </w:pPr>
      <w:bookmarkStart w:id="889" w:name="_Toc396034398"/>
      <w:r>
        <w:t xml:space="preserve">Chapter 14. </w:t>
      </w:r>
      <w:r>
        <w:br/>
      </w:r>
      <w:bookmarkStart w:id="890" w:name="version_statement"/>
      <w:bookmarkEnd w:id="889"/>
      <w:bookmarkEnd w:id="890"/>
      <w:r w:rsidR="00EC28E6">
        <w:t>module Header</w:t>
      </w:r>
    </w:p>
    <w:p w14:paraId="288D6D5E" w14:textId="7B9E3E89" w:rsidR="008A5E4E" w:rsidRDefault="0065745B">
      <w:pPr>
        <w:pStyle w:val="p"/>
      </w:pPr>
      <w:r>
        <w:t xml:space="preserve">This chapter describes the </w:t>
      </w:r>
      <w:r w:rsidR="00697616">
        <w:t>module header</w:t>
      </w:r>
      <w:r>
        <w:t>.</w:t>
      </w:r>
    </w:p>
    <w:p w14:paraId="54A96F83" w14:textId="00D1F998" w:rsidR="008A5E4E" w:rsidRDefault="0065745B">
      <w:pPr>
        <w:pStyle w:val="h2"/>
      </w:pPr>
      <w:bookmarkStart w:id="891" w:name="_Toc396034399"/>
      <w:r>
        <w:t xml:space="preserve">14.1 </w:t>
      </w:r>
      <w:bookmarkStart w:id="892" w:name="_Ref-1343732804"/>
      <w:bookmarkStart w:id="893" w:name="_Ref-1393091384"/>
      <w:r>
        <w:t xml:space="preserve">Syntax of the </w:t>
      </w:r>
      <w:bookmarkEnd w:id="891"/>
      <w:bookmarkEnd w:id="892"/>
      <w:bookmarkEnd w:id="893"/>
      <w:r w:rsidR="00EC28E6">
        <w:t>module Header</w:t>
      </w:r>
    </w:p>
    <w:p w14:paraId="0327CF8F" w14:textId="129E47B5" w:rsidR="008A5E4E" w:rsidRDefault="0065745B">
      <w:pPr>
        <w:pStyle w:val="p"/>
      </w:pPr>
      <w:r>
        <w:t xml:space="preserve">The </w:t>
      </w:r>
      <w:r w:rsidR="00EC28E6" w:rsidRPr="00636634">
        <w:rPr>
          <w:rFonts w:ascii="Courier New" w:hAnsi="Courier New" w:cs="Courier New"/>
        </w:rPr>
        <w:t>module</w:t>
      </w:r>
      <w:r w:rsidR="00EC28E6">
        <w:t xml:space="preserve"> header</w:t>
      </w:r>
      <w:r>
        <w:t xml:space="preserve"> specifies the </w:t>
      </w:r>
      <w:r w:rsidR="006C6C75">
        <w:t xml:space="preserve">module name, </w:t>
      </w:r>
      <w:r>
        <w:t>HSAIL version, the profile</w:t>
      </w:r>
      <w:r w:rsidR="00F82BBB">
        <w:t>,</w:t>
      </w:r>
      <w:r>
        <w:t xml:space="preserve"> target architecture </w:t>
      </w:r>
      <w:r w:rsidR="00F82BBB">
        <w:t xml:space="preserve">and default floating-point rounding mode </w:t>
      </w:r>
      <w:r>
        <w:t>required by the code in a module.</w:t>
      </w:r>
    </w:p>
    <w:p w14:paraId="295241B2" w14:textId="5385FF8F" w:rsidR="008A5E4E" w:rsidRDefault="0065745B">
      <w:pPr>
        <w:pStyle w:val="p"/>
      </w:pPr>
      <w:r>
        <w:t xml:space="preserve">A single </w:t>
      </w:r>
      <w:r w:rsidR="00EC28E6" w:rsidRPr="003A65FB">
        <w:rPr>
          <w:rFonts w:ascii="Courier New" w:hAnsi="Courier New" w:cs="Courier New"/>
        </w:rPr>
        <w:t>module</w:t>
      </w:r>
      <w:r w:rsidR="00EC28E6">
        <w:t xml:space="preserve"> header </w:t>
      </w:r>
      <w:r>
        <w:t xml:space="preserve">must appear at the top of each module, optionally preceded by only annotations (see </w:t>
      </w:r>
      <w:r>
        <w:rPr>
          <w:rStyle w:val="xref1"/>
        </w:rPr>
        <w:t>4.3.1. Annotations (</w:t>
      </w:r>
      <w:r w:rsidR="009A76EE" w:rsidRPr="008A5E4E">
        <w:fldChar w:fldCharType="begin"/>
      </w:r>
      <w:r w:rsidR="008A5E4E">
        <w:instrText xml:space="preserve"> PAGEREF _Ref1222805168 \p \h  \* MERGEFORMAT </w:instrText>
      </w:r>
      <w:r w:rsidR="009A76EE" w:rsidRPr="008A5E4E">
        <w:fldChar w:fldCharType="separate"/>
      </w:r>
      <w:r w:rsidR="00533AF0" w:rsidRPr="00533AF0">
        <w:rPr>
          <w:rStyle w:val="xref1"/>
          <w:noProof/>
        </w:rPr>
        <w:t>on</w:t>
      </w:r>
      <w:r w:rsidR="00533AF0">
        <w:rPr>
          <w:noProof/>
        </w:rPr>
        <w:t xml:space="preserve"> page 39</w:t>
      </w:r>
      <w:r w:rsidR="009A76EE" w:rsidRPr="008A5E4E">
        <w:rPr>
          <w:rStyle w:val="xref1"/>
        </w:rPr>
        <w:fldChar w:fldCharType="end"/>
      </w:r>
      <w:r>
        <w:rPr>
          <w:rStyle w:val="xref1"/>
        </w:rPr>
        <w:t>)</w:t>
      </w:r>
      <w:r>
        <w:t>).</w:t>
      </w:r>
    </w:p>
    <w:p w14:paraId="53AF0B9A" w14:textId="77777777" w:rsidR="008A5E4E" w:rsidRDefault="0065745B">
      <w:pPr>
        <w:pStyle w:val="pNoPageBreakAfter"/>
      </w:pPr>
      <w:r>
        <w:t>The syntax is:</w:t>
      </w:r>
    </w:p>
    <w:p w14:paraId="7D5CFDCA" w14:textId="4EDAC1FA" w:rsidR="008A5E4E" w:rsidRDefault="00F82BBB">
      <w:pPr>
        <w:pStyle w:val="pre"/>
      </w:pPr>
      <w:r>
        <w:t xml:space="preserve">module </w:t>
      </w:r>
      <w:r>
        <w:rPr>
          <w:i/>
        </w:rPr>
        <w:t>name</w:t>
      </w:r>
      <w:r>
        <w:t xml:space="preserve"> :</w:t>
      </w:r>
      <w:r w:rsidR="0065745B">
        <w:t xml:space="preserve"> </w:t>
      </w:r>
      <w:r w:rsidR="0065745B" w:rsidRPr="00636634">
        <w:rPr>
          <w:i/>
        </w:rPr>
        <w:t>major</w:t>
      </w:r>
      <w:r w:rsidR="0065745B">
        <w:t xml:space="preserve"> : </w:t>
      </w:r>
      <w:r w:rsidR="0065745B" w:rsidRPr="00636634">
        <w:rPr>
          <w:i/>
        </w:rPr>
        <w:t>minor</w:t>
      </w:r>
      <w:r w:rsidR="0065745B">
        <w:t xml:space="preserve"> : </w:t>
      </w:r>
      <w:r w:rsidR="0065745B">
        <w:rPr>
          <w:rStyle w:val="em"/>
        </w:rPr>
        <w:t>profile</w:t>
      </w:r>
      <w:r w:rsidR="0065745B">
        <w:t xml:space="preserve"> : </w:t>
      </w:r>
      <w:r w:rsidR="0065745B">
        <w:rPr>
          <w:rStyle w:val="em"/>
        </w:rPr>
        <w:t>machine_model</w:t>
      </w:r>
      <w:r w:rsidR="0025299A">
        <w:t xml:space="preserve"> : </w:t>
      </w:r>
      <w:r w:rsidR="00D06BD1">
        <w:rPr>
          <w:rStyle w:val="em"/>
        </w:rPr>
        <w:t>default_</w:t>
      </w:r>
      <w:r w:rsidR="005B4A90">
        <w:rPr>
          <w:rStyle w:val="em"/>
        </w:rPr>
        <w:t>float_</w:t>
      </w:r>
      <w:r w:rsidR="0025299A">
        <w:rPr>
          <w:rStyle w:val="em"/>
        </w:rPr>
        <w:t>rounding</w:t>
      </w:r>
    </w:p>
    <w:p w14:paraId="73812F55" w14:textId="77777777" w:rsidR="00F82BBB" w:rsidRPr="003A65FB" w:rsidRDefault="00F82BBB" w:rsidP="00F82BBB">
      <w:pPr>
        <w:pStyle w:val="pDefinitionTerm2"/>
        <w:rPr>
          <w:i/>
        </w:rPr>
      </w:pPr>
      <w:r>
        <w:rPr>
          <w:rStyle w:val="code1"/>
          <w:i/>
        </w:rPr>
        <w:t>name</w:t>
      </w:r>
    </w:p>
    <w:p w14:paraId="3E01C0F2" w14:textId="77777777" w:rsidR="00F82BBB" w:rsidRDefault="00EC28E6" w:rsidP="00F82BBB">
      <w:pPr>
        <w:pStyle w:val="pDefinition"/>
      </w:pPr>
      <w:r>
        <w:t>The name of the module</w:t>
      </w:r>
      <w:r w:rsidR="00F82BBB">
        <w:t>.</w:t>
      </w:r>
      <w:r w:rsidR="006F7E38">
        <w:t xml:space="preserve"> The name must be a module scope identifier. </w:t>
      </w:r>
      <w:r w:rsidR="008D1D55">
        <w:t xml:space="preserve">See </w:t>
      </w:r>
      <w:r w:rsidR="008D1D55">
        <w:rPr>
          <w:rStyle w:val="xref1"/>
        </w:rPr>
        <w:t>4.6. Identifiers (</w:t>
      </w:r>
      <w:r w:rsidR="008D1D55" w:rsidRPr="008A5E4E">
        <w:fldChar w:fldCharType="begin"/>
      </w:r>
      <w:r w:rsidR="008D1D55">
        <w:instrText xml:space="preserve"> PAGEREF _Ref-363940104 \p \h  \* MERGEFORMAT </w:instrText>
      </w:r>
      <w:r w:rsidR="008D1D55" w:rsidRPr="008A5E4E">
        <w:fldChar w:fldCharType="separate"/>
      </w:r>
      <w:r w:rsidR="008D1D55" w:rsidRPr="00533AF0">
        <w:rPr>
          <w:rStyle w:val="xref1"/>
          <w:noProof/>
        </w:rPr>
        <w:t>on</w:t>
      </w:r>
      <w:r w:rsidR="008D1D55">
        <w:rPr>
          <w:noProof/>
        </w:rPr>
        <w:t xml:space="preserve"> page 61</w:t>
      </w:r>
      <w:r w:rsidR="008D1D55" w:rsidRPr="008A5E4E">
        <w:rPr>
          <w:rStyle w:val="xref1"/>
        </w:rPr>
        <w:fldChar w:fldCharType="end"/>
      </w:r>
      <w:r w:rsidR="008D1D55">
        <w:rPr>
          <w:rStyle w:val="xref1"/>
        </w:rPr>
        <w:t>)</w:t>
      </w:r>
      <w:r w:rsidR="008D1D55">
        <w:t>.</w:t>
      </w:r>
    </w:p>
    <w:p w14:paraId="6453E17F" w14:textId="77777777" w:rsidR="008A5E4E" w:rsidRPr="00636634" w:rsidRDefault="0065745B">
      <w:pPr>
        <w:pStyle w:val="pDefinitionTerm2"/>
        <w:rPr>
          <w:i/>
        </w:rPr>
      </w:pPr>
      <w:r w:rsidRPr="00636634">
        <w:rPr>
          <w:rStyle w:val="code1"/>
          <w:i/>
        </w:rPr>
        <w:t>major</w:t>
      </w:r>
    </w:p>
    <w:p w14:paraId="00FEC053" w14:textId="77777777" w:rsidR="008A5E4E" w:rsidRDefault="0065745B">
      <w:pPr>
        <w:pStyle w:val="pDefinition"/>
      </w:pPr>
      <w:r>
        <w:t xml:space="preserve">An integer constant of type </w:t>
      </w:r>
      <w:r>
        <w:rPr>
          <w:rStyle w:val="code1"/>
        </w:rPr>
        <w:t>u64</w:t>
      </w:r>
      <w:r>
        <w:t xml:space="preserve"> and must be in the right-open interval [0, 2</w:t>
      </w:r>
      <w:r>
        <w:rPr>
          <w:rStyle w:val="sup"/>
        </w:rPr>
        <w:t>32</w:t>
      </w:r>
      <w:r>
        <w:t xml:space="preserve">). </w:t>
      </w:r>
      <w:r>
        <w:rPr>
          <w:rStyle w:val="code1"/>
        </w:rPr>
        <w:t>WAVESIZE</w:t>
      </w:r>
      <w:r>
        <w:t xml:space="preserve"> is not allowed.</w:t>
      </w:r>
    </w:p>
    <w:p w14:paraId="4824D4F1" w14:textId="77777777" w:rsidR="008A5E4E" w:rsidRDefault="0065745B">
      <w:pPr>
        <w:pStyle w:val="pDefinition"/>
      </w:pPr>
      <w:r>
        <w:t>Specifies that major version changes are incompatible and that this stream of operations can only be compiled and executed by systems with the same major number.</w:t>
      </w:r>
    </w:p>
    <w:p w14:paraId="480A0282" w14:textId="77777777" w:rsidR="008A5E4E" w:rsidRDefault="0065745B">
      <w:pPr>
        <w:pStyle w:val="pDefinition"/>
      </w:pPr>
      <w:r>
        <w:t>Major number changes are incompatible, so a kernel or function compiled with one major number cannot call a function compiled with a different major number.</w:t>
      </w:r>
    </w:p>
    <w:p w14:paraId="430F1C2E" w14:textId="77777777" w:rsidR="008A5E4E" w:rsidRPr="00636634" w:rsidRDefault="0065745B">
      <w:pPr>
        <w:pStyle w:val="pDefinitionTerm2"/>
        <w:rPr>
          <w:i/>
        </w:rPr>
      </w:pPr>
      <w:r w:rsidRPr="00636634">
        <w:rPr>
          <w:rStyle w:val="code1"/>
          <w:i/>
        </w:rPr>
        <w:t>minor</w:t>
      </w:r>
    </w:p>
    <w:p w14:paraId="35B8DA37" w14:textId="77777777" w:rsidR="008A5E4E" w:rsidRDefault="0065745B">
      <w:pPr>
        <w:pStyle w:val="p1"/>
      </w:pPr>
      <w:r>
        <w:t xml:space="preserve">An integer constant of type </w:t>
      </w:r>
      <w:r>
        <w:rPr>
          <w:rStyle w:val="code1"/>
        </w:rPr>
        <w:t>u64</w:t>
      </w:r>
      <w:r>
        <w:t xml:space="preserve"> and must be in the right-open interval [0, 2</w:t>
      </w:r>
      <w:r>
        <w:rPr>
          <w:rStyle w:val="sup"/>
        </w:rPr>
        <w:t>32</w:t>
      </w:r>
      <w:r>
        <w:t xml:space="preserve">). </w:t>
      </w:r>
      <w:r>
        <w:rPr>
          <w:rStyle w:val="code1"/>
        </w:rPr>
        <w:t>WAVESIZE</w:t>
      </w:r>
      <w:r>
        <w:t xml:space="preserve"> is not allowed. </w:t>
      </w:r>
    </w:p>
    <w:p w14:paraId="0F985117" w14:textId="77777777" w:rsidR="008A5E4E" w:rsidRDefault="0065745B">
      <w:pPr>
        <w:pStyle w:val="p1"/>
      </w:pPr>
      <w:r>
        <w:t>Specifies that this stream of operations can only be compiled and executed by systems with the same or larger minor number.</w:t>
      </w:r>
    </w:p>
    <w:p w14:paraId="616BA26A" w14:textId="77777777" w:rsidR="008A5E4E" w:rsidRDefault="0065745B">
      <w:pPr>
        <w:pStyle w:val="p1"/>
      </w:pPr>
      <w:r>
        <w:t>Minor number changes correspond to added functionality. Minor changes are compatible, so kernels or functions compiled at one minor level can call functions compiled at a different minor level, provided the implementation supports both minor versions.</w:t>
      </w:r>
    </w:p>
    <w:p w14:paraId="7942AC26" w14:textId="77777777" w:rsidR="008A5E4E" w:rsidRDefault="0065745B" w:rsidP="00636634">
      <w:pPr>
        <w:pStyle w:val="pDefinitionTerm"/>
        <w:ind w:left="-605"/>
      </w:pPr>
      <w:r>
        <w:rPr>
          <w:rStyle w:val="code2"/>
        </w:rPr>
        <w:t>profile</w:t>
      </w:r>
    </w:p>
    <w:p w14:paraId="0DD32060" w14:textId="77894B50" w:rsidR="008A5E4E" w:rsidRDefault="0065745B">
      <w:pPr>
        <w:pStyle w:val="pDefinition"/>
      </w:pPr>
      <w:r>
        <w:t>Specifies which profile is used during finalization. Possibilities are:</w:t>
      </w:r>
    </w:p>
    <w:p w14:paraId="778DAC02" w14:textId="77777777" w:rsidR="008A5E4E" w:rsidRDefault="0065745B">
      <w:pPr>
        <w:pStyle w:val="li1"/>
        <w:numPr>
          <w:ilvl w:val="0"/>
          <w:numId w:val="219"/>
        </w:numPr>
        <w:spacing w:before="320"/>
        <w:ind w:left="1200"/>
      </w:pPr>
      <w:r>
        <w:rPr>
          <w:rStyle w:val="code1"/>
        </w:rPr>
        <w:t>$base</w:t>
      </w:r>
      <w:r>
        <w:t xml:space="preserve"> — The Base profile should be used. Inclusion of this option indicates that the associated HSAIL uses or requires features of the Base profile. </w:t>
      </w:r>
    </w:p>
    <w:p w14:paraId="110CBE38" w14:textId="77777777" w:rsidR="008A5E4E" w:rsidRDefault="0065745B">
      <w:pPr>
        <w:pStyle w:val="li1"/>
        <w:numPr>
          <w:ilvl w:val="0"/>
          <w:numId w:val="219"/>
        </w:numPr>
        <w:spacing w:after="320"/>
        <w:ind w:left="1200"/>
      </w:pPr>
      <w:r>
        <w:rPr>
          <w:rStyle w:val="code1"/>
        </w:rPr>
        <w:t>$full</w:t>
      </w:r>
      <w:r>
        <w:t xml:space="preserve"> — The Full profile should be used. Inclusion of this option indicates that the associated HSAIL uses or requires features of the Full profile. </w:t>
      </w:r>
    </w:p>
    <w:p w14:paraId="30EA16A1" w14:textId="77777777" w:rsidR="008A5E4E" w:rsidRDefault="0065745B">
      <w:pPr>
        <w:pStyle w:val="p1"/>
      </w:pPr>
      <w:r>
        <w:t xml:space="preserve">For more information, see </w:t>
      </w:r>
      <w:r>
        <w:rPr>
          <w:rStyle w:val="xref1"/>
        </w:rPr>
        <w:t>Chapter 16. Profiles (</w:t>
      </w:r>
      <w:r w:rsidR="009A76EE" w:rsidRPr="008A5E4E">
        <w:fldChar w:fldCharType="begin"/>
      </w:r>
      <w:r w:rsidR="008A5E4E">
        <w:instrText xml:space="preserve"> PAGEREF _Ref-680049201 \p \h  \* MERGEFORMAT </w:instrText>
      </w:r>
      <w:r w:rsidR="009A76EE" w:rsidRPr="008A5E4E">
        <w:fldChar w:fldCharType="separate"/>
      </w:r>
      <w:r w:rsidR="00533AF0" w:rsidRPr="00533AF0">
        <w:rPr>
          <w:rStyle w:val="xref1"/>
          <w:noProof/>
        </w:rPr>
        <w:t>on</w:t>
      </w:r>
      <w:r w:rsidR="00533AF0">
        <w:rPr>
          <w:noProof/>
        </w:rPr>
        <w:t xml:space="preserve"> page 297</w:t>
      </w:r>
      <w:r w:rsidR="009A76EE" w:rsidRPr="008A5E4E">
        <w:rPr>
          <w:rStyle w:val="xref1"/>
        </w:rPr>
        <w:fldChar w:fldCharType="end"/>
      </w:r>
      <w:r>
        <w:rPr>
          <w:rStyle w:val="xref1"/>
        </w:rPr>
        <w:t>)</w:t>
      </w:r>
      <w:r>
        <w:t xml:space="preserve">. </w:t>
      </w:r>
    </w:p>
    <w:p w14:paraId="1F72DF61" w14:textId="77777777" w:rsidR="008A5E4E" w:rsidRPr="00636634" w:rsidRDefault="0065745B" w:rsidP="00636634">
      <w:pPr>
        <w:pStyle w:val="pDefinitionTerm"/>
        <w:ind w:left="-605"/>
        <w:rPr>
          <w:rFonts w:ascii="Courier New" w:hAnsi="Courier New" w:cs="Courier New"/>
        </w:rPr>
      </w:pPr>
      <w:r w:rsidRPr="00636634">
        <w:rPr>
          <w:rStyle w:val="i"/>
          <w:rFonts w:ascii="Courier New" w:hAnsi="Courier New" w:cs="Courier New"/>
        </w:rPr>
        <w:t>machine_model</w:t>
      </w:r>
    </w:p>
    <w:p w14:paraId="14F04B42" w14:textId="3BD245DC" w:rsidR="008A5E4E" w:rsidRDefault="0065745B">
      <w:pPr>
        <w:pStyle w:val="p1"/>
      </w:pPr>
      <w:r>
        <w:t xml:space="preserve">Specifies which machine model is used during. Possibilities are: </w:t>
      </w:r>
    </w:p>
    <w:p w14:paraId="6183CD3C" w14:textId="77777777" w:rsidR="008A5E4E" w:rsidRDefault="0065745B">
      <w:pPr>
        <w:pStyle w:val="li1"/>
        <w:numPr>
          <w:ilvl w:val="0"/>
          <w:numId w:val="220"/>
        </w:numPr>
        <w:spacing w:before="320"/>
        <w:ind w:left="1200"/>
      </w:pPr>
      <w:r>
        <w:rPr>
          <w:rStyle w:val="code1"/>
        </w:rPr>
        <w:t>$large</w:t>
      </w:r>
      <w:r>
        <w:t xml:space="preserve"> —Specifies large model, in which all flat and global addresses are 64 bits. </w:t>
      </w:r>
    </w:p>
    <w:p w14:paraId="186561B9" w14:textId="77777777" w:rsidR="008A5E4E" w:rsidRDefault="0065745B">
      <w:pPr>
        <w:pStyle w:val="li1"/>
        <w:numPr>
          <w:ilvl w:val="0"/>
          <w:numId w:val="220"/>
        </w:numPr>
        <w:spacing w:after="320"/>
        <w:ind w:left="1200"/>
      </w:pPr>
      <w:r>
        <w:rPr>
          <w:rStyle w:val="code1"/>
        </w:rPr>
        <w:t>$small</w:t>
      </w:r>
      <w:r>
        <w:t xml:space="preserve"> — Specifies small model, in which all flat and global addresses are 32 bits. A legacy host CPU application executing in 32-bit mode might want program data-parallel sections in small mode.</w:t>
      </w:r>
    </w:p>
    <w:p w14:paraId="0462B168" w14:textId="77777777" w:rsidR="008A5E4E" w:rsidRDefault="0065745B">
      <w:pPr>
        <w:pStyle w:val="p1"/>
      </w:pPr>
      <w:r>
        <w:t xml:space="preserve">For more information, see </w:t>
      </w:r>
      <w:r>
        <w:rPr>
          <w:rStyle w:val="xref1"/>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 xml:space="preserve">. </w:t>
      </w:r>
    </w:p>
    <w:p w14:paraId="593C82ED" w14:textId="77777777" w:rsidR="007A57FF" w:rsidRPr="00636634" w:rsidRDefault="007A57FF" w:rsidP="007A57FF">
      <w:pPr>
        <w:pStyle w:val="pDefinitionTerm"/>
        <w:ind w:left="-605"/>
        <w:rPr>
          <w:rFonts w:ascii="Courier New" w:hAnsi="Courier New" w:cs="Courier New"/>
        </w:rPr>
      </w:pPr>
      <w:r w:rsidRPr="00636634">
        <w:rPr>
          <w:rStyle w:val="i"/>
          <w:rFonts w:ascii="Courier New" w:hAnsi="Courier New" w:cs="Courier New"/>
        </w:rPr>
        <w:t>default_</w:t>
      </w:r>
      <w:r w:rsidR="005B4A90" w:rsidRPr="00636634">
        <w:rPr>
          <w:rStyle w:val="i"/>
          <w:rFonts w:ascii="Courier New" w:hAnsi="Courier New" w:cs="Courier New"/>
        </w:rPr>
        <w:t>float_</w:t>
      </w:r>
      <w:r w:rsidRPr="00636634">
        <w:rPr>
          <w:rStyle w:val="i"/>
          <w:rFonts w:ascii="Courier New" w:hAnsi="Courier New" w:cs="Courier New"/>
        </w:rPr>
        <w:t>rounding</w:t>
      </w:r>
    </w:p>
    <w:p w14:paraId="01779505" w14:textId="77777777" w:rsidR="007A57FF" w:rsidRDefault="007A57FF" w:rsidP="007A57FF">
      <w:pPr>
        <w:pStyle w:val="p1"/>
      </w:pPr>
      <w:r>
        <w:t xml:space="preserve">Specifies which default </w:t>
      </w:r>
      <w:r w:rsidR="002D1E74">
        <w:t xml:space="preserve">floating-point </w:t>
      </w:r>
      <w:r>
        <w:t xml:space="preserve">rounding mode is used during finalization. Possibilities are: </w:t>
      </w:r>
    </w:p>
    <w:p w14:paraId="639C88E7" w14:textId="651AC8AB" w:rsidR="00A501A4" w:rsidRDefault="007A57FF" w:rsidP="00636634">
      <w:pPr>
        <w:pStyle w:val="li1"/>
        <w:numPr>
          <w:ilvl w:val="0"/>
          <w:numId w:val="220"/>
        </w:numPr>
        <w:spacing w:before="320"/>
        <w:ind w:left="1200"/>
      </w:pPr>
      <w:r>
        <w:rPr>
          <w:rStyle w:val="code1"/>
        </w:rPr>
        <w:t>$default</w:t>
      </w:r>
      <w:r>
        <w:t xml:space="preserve"> —Specifies</w:t>
      </w:r>
      <w:r w:rsidR="00523937">
        <w:t xml:space="preserve"> that the </w:t>
      </w:r>
      <w:r w:rsidR="008A7AB4">
        <w:t xml:space="preserve">finalizer must use the </w:t>
      </w:r>
      <w:r w:rsidR="00523937">
        <w:t xml:space="preserve">default </w:t>
      </w:r>
      <w:r w:rsidR="002D1E74">
        <w:t xml:space="preserve">floating-point </w:t>
      </w:r>
      <w:r w:rsidR="008A7AB4">
        <w:t xml:space="preserve">rounding mode </w:t>
      </w:r>
      <w:r w:rsidR="002259DE">
        <w:t xml:space="preserve">of the </w:t>
      </w:r>
      <w:r w:rsidR="00662030">
        <w:t xml:space="preserve">program that the module is added. If the program also has a default floating-point rounding mode of </w:t>
      </w:r>
      <w:r w:rsidR="00662030" w:rsidRPr="00B40BE0">
        <w:rPr>
          <w:rFonts w:ascii="Courier New" w:hAnsi="Courier New" w:cs="Courier New"/>
          <w:sz w:val="20"/>
          <w:szCs w:val="20"/>
        </w:rPr>
        <w:t>default</w:t>
      </w:r>
      <w:r w:rsidR="00662030">
        <w:t xml:space="preserve">, then the finalizer uses the default floating-point rounding mode of the </w:t>
      </w:r>
      <w:r w:rsidR="00EE3B8D">
        <w:t>kernel agent</w:t>
      </w:r>
      <w:r w:rsidR="006D27FB">
        <w:t xml:space="preserve"> </w:t>
      </w:r>
      <w:r w:rsidR="00662030">
        <w:t xml:space="preserve">for which it is generating code, </w:t>
      </w:r>
      <w:r w:rsidR="006D27FB">
        <w:t xml:space="preserve">which can be either </w:t>
      </w:r>
      <w:r w:rsidR="006D27FB" w:rsidRPr="00636634">
        <w:rPr>
          <w:rFonts w:ascii="Courier New" w:hAnsi="Courier New" w:cs="Courier New"/>
        </w:rPr>
        <w:t>zero</w:t>
      </w:r>
      <w:r w:rsidR="006D27FB">
        <w:t xml:space="preserve"> or </w:t>
      </w:r>
      <w:r w:rsidR="006D27FB" w:rsidRPr="00636634">
        <w:rPr>
          <w:rFonts w:ascii="Courier New" w:hAnsi="Courier New" w:cs="Courier New"/>
        </w:rPr>
        <w:t>near</w:t>
      </w:r>
      <w:r w:rsidR="00523937">
        <w:t>.</w:t>
      </w:r>
      <w:r w:rsidR="00361367">
        <w:t xml:space="preserve"> The finalizer </w:t>
      </w:r>
      <w:r w:rsidR="0023395C">
        <w:t>for a kernel agent</w:t>
      </w:r>
      <w:r w:rsidR="00361367">
        <w:t xml:space="preserve"> must use the same default value for all finalizations regardless of the profile specified. An HSA runtime query can be used to determine the default </w:t>
      </w:r>
      <w:r w:rsidR="002D1E74">
        <w:t xml:space="preserve">floating-point </w:t>
      </w:r>
      <w:r w:rsidR="00361367">
        <w:t xml:space="preserve">rounding mode for </w:t>
      </w:r>
      <w:r w:rsidR="0023395C">
        <w:t>a kernel agent</w:t>
      </w:r>
      <w:r w:rsidR="00361367">
        <w:t xml:space="preserve">. </w:t>
      </w:r>
    </w:p>
    <w:p w14:paraId="073CE695" w14:textId="4F91228F" w:rsidR="00A501A4" w:rsidRDefault="007A57FF" w:rsidP="00B40BE0">
      <w:pPr>
        <w:pStyle w:val="li1"/>
        <w:numPr>
          <w:ilvl w:val="0"/>
          <w:numId w:val="220"/>
        </w:numPr>
        <w:ind w:left="1210" w:hanging="216"/>
      </w:pPr>
      <w:r>
        <w:rPr>
          <w:rStyle w:val="code1"/>
        </w:rPr>
        <w:t>$zero</w:t>
      </w:r>
      <w:r>
        <w:t xml:space="preserve"> — Specifies</w:t>
      </w:r>
      <w:r w:rsidR="00523937">
        <w:t xml:space="preserve"> that </w:t>
      </w:r>
      <w:r w:rsidR="00523937" w:rsidRPr="00636634">
        <w:rPr>
          <w:rFonts w:ascii="Courier New" w:hAnsi="Courier New" w:cs="Courier New"/>
        </w:rPr>
        <w:t>zero</w:t>
      </w:r>
      <w:r w:rsidR="00523937">
        <w:t xml:space="preserve"> </w:t>
      </w:r>
      <w:r w:rsidR="0042028E">
        <w:t xml:space="preserve">floating-point </w:t>
      </w:r>
      <w:r w:rsidR="00523937">
        <w:t>rounding must be used</w:t>
      </w:r>
      <w:r>
        <w:t>.</w:t>
      </w:r>
      <w:r w:rsidR="00523937">
        <w:t xml:space="preserve"> An error must be reported by the finalize</w:t>
      </w:r>
      <w:r w:rsidR="00291243">
        <w:t>r</w:t>
      </w:r>
      <w:r w:rsidR="00523937">
        <w:t xml:space="preserve"> if the </w:t>
      </w:r>
      <w:r w:rsidR="00697616">
        <w:t>module header</w:t>
      </w:r>
      <w:r w:rsidR="004A42D0">
        <w:t xml:space="preserve"> specifies the </w:t>
      </w:r>
      <w:r w:rsidR="004A42D0" w:rsidRPr="00636634">
        <w:rPr>
          <w:rFonts w:ascii="Courier New" w:hAnsi="Courier New" w:cs="Courier New"/>
        </w:rPr>
        <w:t>$base</w:t>
      </w:r>
      <w:r w:rsidR="004A42D0">
        <w:t xml:space="preserve"> profile </w:t>
      </w:r>
      <w:r w:rsidR="00C92850">
        <w:t xml:space="preserve">and the </w:t>
      </w:r>
      <w:r w:rsidR="00EE3B8D">
        <w:t>kernel agent</w:t>
      </w:r>
      <w:r w:rsidR="00523937">
        <w:t xml:space="preserve"> does not support </w:t>
      </w:r>
      <w:r w:rsidR="00523937" w:rsidRPr="00636634">
        <w:rPr>
          <w:rFonts w:ascii="Courier New" w:hAnsi="Courier New" w:cs="Courier New"/>
        </w:rPr>
        <w:t>zero</w:t>
      </w:r>
      <w:r w:rsidR="00523937">
        <w:t xml:space="preserve"> </w:t>
      </w:r>
      <w:r w:rsidR="001234E2">
        <w:t xml:space="preserve">floating-point </w:t>
      </w:r>
      <w:r w:rsidR="00523937">
        <w:t xml:space="preserve">rounding </w:t>
      </w:r>
      <w:r w:rsidR="00C92850">
        <w:t>mode for the Base profile.</w:t>
      </w:r>
    </w:p>
    <w:p w14:paraId="466686D8" w14:textId="0DE7AB02" w:rsidR="008E1F4C" w:rsidRDefault="008E1F4C" w:rsidP="00636634">
      <w:pPr>
        <w:pStyle w:val="li1"/>
        <w:numPr>
          <w:ilvl w:val="0"/>
          <w:numId w:val="220"/>
        </w:numPr>
        <w:spacing w:after="320"/>
        <w:ind w:left="1200"/>
      </w:pPr>
      <w:r>
        <w:rPr>
          <w:rStyle w:val="code1"/>
        </w:rPr>
        <w:t>$near</w:t>
      </w:r>
      <w:r>
        <w:t xml:space="preserve"> — </w:t>
      </w:r>
      <w:r w:rsidR="009A5627">
        <w:t xml:space="preserve">Specifies that </w:t>
      </w:r>
      <w:r w:rsidR="009A5627" w:rsidRPr="00A501A4">
        <w:rPr>
          <w:rFonts w:ascii="Courier New" w:hAnsi="Courier New" w:cs="Courier New"/>
        </w:rPr>
        <w:t>near</w:t>
      </w:r>
      <w:r w:rsidR="009A5627">
        <w:t xml:space="preserve"> </w:t>
      </w:r>
      <w:r w:rsidR="0042028E">
        <w:t xml:space="preserve">floating-point </w:t>
      </w:r>
      <w:r w:rsidR="009A5627">
        <w:t>rounding must be used. An error must be reported by the finalize</w:t>
      </w:r>
      <w:r w:rsidR="00291243">
        <w:t>r</w:t>
      </w:r>
      <w:r w:rsidR="009A5627">
        <w:t xml:space="preserve"> </w:t>
      </w:r>
      <w:r w:rsidR="004A42D0">
        <w:t xml:space="preserve">if the </w:t>
      </w:r>
      <w:r w:rsidR="00697616">
        <w:t xml:space="preserve">module header </w:t>
      </w:r>
      <w:r w:rsidR="004A42D0">
        <w:t xml:space="preserve">specifies the </w:t>
      </w:r>
      <w:r w:rsidR="004A42D0" w:rsidRPr="0003031F">
        <w:rPr>
          <w:rFonts w:ascii="Courier New" w:hAnsi="Courier New" w:cs="Courier New"/>
        </w:rPr>
        <w:t>$base</w:t>
      </w:r>
      <w:r w:rsidR="004A42D0">
        <w:t xml:space="preserve"> profile and </w:t>
      </w:r>
      <w:r w:rsidR="009A5627">
        <w:t xml:space="preserve">the </w:t>
      </w:r>
      <w:r w:rsidR="00EE3B8D">
        <w:t>kernel agent</w:t>
      </w:r>
      <w:r w:rsidR="009A5627">
        <w:t xml:space="preserve"> does not support </w:t>
      </w:r>
      <w:r w:rsidR="009A5627" w:rsidRPr="00A501A4">
        <w:rPr>
          <w:rFonts w:ascii="Courier New" w:hAnsi="Courier New" w:cs="Courier New"/>
        </w:rPr>
        <w:t>near</w:t>
      </w:r>
      <w:r w:rsidR="009A5627">
        <w:t xml:space="preserve"> </w:t>
      </w:r>
      <w:r w:rsidR="00FB4BCB">
        <w:t xml:space="preserve">floating-point </w:t>
      </w:r>
      <w:r w:rsidR="009A5627">
        <w:t>rounding mode for the Base profile.</w:t>
      </w:r>
    </w:p>
    <w:p w14:paraId="664FE675" w14:textId="1DCABE45" w:rsidR="007A57FF" w:rsidRDefault="007A57FF" w:rsidP="007A57FF">
      <w:pPr>
        <w:pStyle w:val="p1"/>
      </w:pPr>
      <w:r>
        <w:t xml:space="preserve">For more information, see </w:t>
      </w:r>
      <w:r w:rsidR="00CB5EFB">
        <w:rPr>
          <w:rStyle w:val="xref1"/>
        </w:rPr>
        <w:t>4</w:t>
      </w:r>
      <w:r>
        <w:rPr>
          <w:rStyle w:val="xref1"/>
        </w:rPr>
        <w:t>.</w:t>
      </w:r>
      <w:r w:rsidR="00CB5EFB">
        <w:rPr>
          <w:rStyle w:val="xref1"/>
        </w:rPr>
        <w:t>1</w:t>
      </w:r>
      <w:r>
        <w:rPr>
          <w:rStyle w:val="xref1"/>
        </w:rPr>
        <w:t>9</w:t>
      </w:r>
      <w:r w:rsidR="00CB5EFB">
        <w:rPr>
          <w:rStyle w:val="xref1"/>
        </w:rPr>
        <w:t>.2</w:t>
      </w:r>
      <w:r>
        <w:rPr>
          <w:rStyle w:val="xref1"/>
        </w:rPr>
        <w:t xml:space="preserve">. </w:t>
      </w:r>
      <w:r w:rsidR="00F8297D">
        <w:rPr>
          <w:rStyle w:val="xref1"/>
        </w:rPr>
        <w:t xml:space="preserve">Floating-Point </w:t>
      </w:r>
      <w:r w:rsidR="00CB5EFB">
        <w:rPr>
          <w:rStyle w:val="xref1"/>
        </w:rPr>
        <w:t>Rounding</w:t>
      </w:r>
      <w:r>
        <w:rPr>
          <w:rStyle w:val="xref1"/>
        </w:rPr>
        <w:t xml:space="preserve"> (</w:t>
      </w:r>
      <w:r w:rsidR="00CB5EFB">
        <w:fldChar w:fldCharType="begin"/>
      </w:r>
      <w:r w:rsidR="00CB5EFB">
        <w:instrText xml:space="preserve"> PAGEREF rounding \p \h </w:instrText>
      </w:r>
      <w:r w:rsidR="00CB5EFB">
        <w:fldChar w:fldCharType="separate"/>
      </w:r>
      <w:r w:rsidR="00CB5EFB">
        <w:rPr>
          <w:noProof/>
        </w:rPr>
        <w:t>on page 94</w:t>
      </w:r>
      <w:r w:rsidR="00CB5EFB">
        <w:fldChar w:fldCharType="end"/>
      </w:r>
      <w:r>
        <w:rPr>
          <w:rStyle w:val="xref1"/>
        </w:rPr>
        <w:t>)</w:t>
      </w:r>
      <w:r w:rsidR="00C92850">
        <w:t xml:space="preserve"> and </w:t>
      </w:r>
      <w:r w:rsidR="00C92850">
        <w:rPr>
          <w:rStyle w:val="xref1"/>
        </w:rPr>
        <w:t>16.2.1. Base Profile Requirements (</w:t>
      </w:r>
      <w:r w:rsidR="00C92850">
        <w:fldChar w:fldCharType="begin"/>
      </w:r>
      <w:r w:rsidR="00C92850">
        <w:rPr>
          <w:rStyle w:val="xref1"/>
        </w:rPr>
        <w:instrText xml:space="preserve"> PAGEREF base_profile_requirements \p \h </w:instrText>
      </w:r>
      <w:r w:rsidR="00C92850">
        <w:fldChar w:fldCharType="separate"/>
      </w:r>
      <w:r w:rsidR="00C92850">
        <w:rPr>
          <w:rStyle w:val="xref1"/>
          <w:noProof/>
        </w:rPr>
        <w:t>on page 302</w:t>
      </w:r>
      <w:r w:rsidR="00C92850">
        <w:fldChar w:fldCharType="end"/>
      </w:r>
      <w:r w:rsidR="00C92850">
        <w:rPr>
          <w:rStyle w:val="xref1"/>
        </w:rPr>
        <w:t>)</w:t>
      </w:r>
      <w:r w:rsidR="00C92850">
        <w:t>.</w:t>
      </w:r>
    </w:p>
    <w:p w14:paraId="76C00AF9" w14:textId="0B982427" w:rsidR="00FF1502" w:rsidRDefault="0065745B">
      <w:pPr>
        <w:pStyle w:val="p"/>
      </w:pPr>
      <w:r>
        <w:t>It is a</w:t>
      </w:r>
      <w:r w:rsidR="001D3F00">
        <w:t>n</w:t>
      </w:r>
      <w:r>
        <w:t xml:space="preserve"> error </w:t>
      </w:r>
      <w:r w:rsidR="00FF1502">
        <w:t xml:space="preserve">to add an </w:t>
      </w:r>
      <w:r w:rsidR="001D3F00">
        <w:t>HSAIL module</w:t>
      </w:r>
      <w:r w:rsidR="00FF1502">
        <w:t xml:space="preserve"> to an H</w:t>
      </w:r>
      <w:r w:rsidR="00291243">
        <w:t>S</w:t>
      </w:r>
      <w:r w:rsidR="00FF1502">
        <w:t>AIL program unless</w:t>
      </w:r>
      <w:r w:rsidR="00E479C8" w:rsidRPr="00E479C8">
        <w:t xml:space="preserve"> </w:t>
      </w:r>
      <w:r w:rsidR="00E479C8">
        <w:t xml:space="preserve">the rules defined in </w:t>
      </w:r>
      <w:r w:rsidR="00E479C8">
        <w:rPr>
          <w:rStyle w:val="xref1"/>
        </w:rPr>
        <w:t>4.2.1. Finalization (</w:t>
      </w:r>
      <w:r w:rsidR="00E479C8">
        <w:fldChar w:fldCharType="begin"/>
      </w:r>
      <w:r w:rsidR="00E479C8">
        <w:instrText xml:space="preserve"> PAGEREF  finalization \h \p </w:instrText>
      </w:r>
      <w:r w:rsidR="00E479C8">
        <w:fldChar w:fldCharType="separate"/>
      </w:r>
      <w:r w:rsidR="00E479C8">
        <w:rPr>
          <w:noProof/>
        </w:rPr>
        <w:t>on page 42</w:t>
      </w:r>
      <w:r w:rsidR="00E479C8">
        <w:fldChar w:fldCharType="end"/>
      </w:r>
      <w:r w:rsidR="00E479C8">
        <w:rPr>
          <w:rStyle w:val="xref1"/>
        </w:rPr>
        <w:t>)</w:t>
      </w:r>
      <w:r w:rsidR="00E479C8">
        <w:t xml:space="preserve"> are met.</w:t>
      </w:r>
    </w:p>
    <w:p w14:paraId="2248F61D" w14:textId="789D3E7D" w:rsidR="008A5E4E" w:rsidRDefault="001D3F00" w:rsidP="00FF1502">
      <w:pPr>
        <w:pStyle w:val="p"/>
      </w:pPr>
      <w:r>
        <w:t xml:space="preserve">See </w:t>
      </w:r>
      <w:r>
        <w:rPr>
          <w:rStyle w:val="xref1"/>
        </w:rPr>
        <w:t>4.2. Program</w:t>
      </w:r>
      <w:r w:rsidR="003C5FD4">
        <w:rPr>
          <w:rStyle w:val="xref1"/>
        </w:rPr>
        <w:t>, Code Object and Executable</w:t>
      </w:r>
      <w:r>
        <w:rPr>
          <w:rStyle w:val="xref1"/>
        </w:rPr>
        <w:t xml:space="preserve"> (</w:t>
      </w:r>
      <w:r>
        <w:rPr>
          <w:rStyle w:val="xref1"/>
        </w:rPr>
        <w:fldChar w:fldCharType="begin"/>
      </w:r>
      <w:r>
        <w:rPr>
          <w:rStyle w:val="xref1"/>
        </w:rPr>
        <w:instrText xml:space="preserve"> PAGEREF program \p \h </w:instrText>
      </w:r>
      <w:r>
        <w:rPr>
          <w:rStyle w:val="xref1"/>
        </w:rPr>
      </w:r>
      <w:r>
        <w:rPr>
          <w:rStyle w:val="xref1"/>
        </w:rPr>
        <w:fldChar w:fldCharType="separate"/>
      </w:r>
      <w:r>
        <w:rPr>
          <w:rStyle w:val="xref1"/>
          <w:noProof/>
        </w:rPr>
        <w:t>on page 35</w:t>
      </w:r>
      <w:r>
        <w:rPr>
          <w:rStyle w:val="xref1"/>
        </w:rPr>
        <w:fldChar w:fldCharType="end"/>
      </w:r>
      <w:r>
        <w:rPr>
          <w:rStyle w:val="xref1"/>
        </w:rPr>
        <w:t>)</w:t>
      </w:r>
      <w:r>
        <w:t>.</w:t>
      </w:r>
    </w:p>
    <w:p w14:paraId="641687AE" w14:textId="77777777" w:rsidR="008A5E4E" w:rsidRDefault="0065745B">
      <w:pPr>
        <w:pStyle w:val="pExample"/>
      </w:pPr>
      <w:r>
        <w:t>Examples</w:t>
      </w:r>
    </w:p>
    <w:p w14:paraId="4F60138C" w14:textId="437349B4" w:rsidR="008A5E4E" w:rsidRDefault="00DB0700">
      <w:pPr>
        <w:pStyle w:val="pre"/>
      </w:pPr>
      <w:r>
        <w:t xml:space="preserve">module </w:t>
      </w:r>
      <w:r w:rsidR="009B7DF8">
        <w:t>&amp;m1</w:t>
      </w:r>
      <w:r>
        <w:t>:</w:t>
      </w:r>
      <w:r w:rsidR="0065745B">
        <w:t>1:0:$full:$small</w:t>
      </w:r>
      <w:r w:rsidR="007A57FF">
        <w:t>:$default</w:t>
      </w:r>
      <w:r w:rsidR="0065745B">
        <w:t>;</w:t>
      </w:r>
      <w:r w:rsidR="0065745B">
        <w:br/>
        <w:t xml:space="preserve"> </w:t>
      </w:r>
      <w:r>
        <w:t xml:space="preserve">module </w:t>
      </w:r>
      <w:r w:rsidR="009B7DF8">
        <w:t>&amp;m2</w:t>
      </w:r>
      <w:r>
        <w:t>:</w:t>
      </w:r>
      <w:r w:rsidR="0065745B">
        <w:t>1:0:$full:$large</w:t>
      </w:r>
      <w:r w:rsidR="007A57FF">
        <w:t>:$zero</w:t>
      </w:r>
      <w:r w:rsidR="0065745B">
        <w:t>;</w:t>
      </w:r>
      <w:r w:rsidR="0065745B">
        <w:br/>
        <w:t xml:space="preserve"> </w:t>
      </w:r>
      <w:r w:rsidR="009B7DF8">
        <w:t>module &amp;m3:</w:t>
      </w:r>
      <w:r w:rsidR="0065745B">
        <w:t>1:0:$base:$small</w:t>
      </w:r>
      <w:r w:rsidR="007A57FF">
        <w:t>:$near</w:t>
      </w:r>
      <w:r w:rsidR="0065745B">
        <w:t>;</w:t>
      </w:r>
      <w:r w:rsidR="0065745B">
        <w:br/>
        <w:t xml:space="preserve"> </w:t>
      </w:r>
      <w:r w:rsidR="009B7DF8">
        <w:t>module</w:t>
      </w:r>
      <w:r w:rsidR="0065745B">
        <w:t xml:space="preserve"> </w:t>
      </w:r>
      <w:r w:rsidR="009B7DF8">
        <w:t>&amp;m4</w:t>
      </w:r>
      <w:r w:rsidR="00B96776">
        <w:t>:</w:t>
      </w:r>
      <w:r w:rsidR="0065745B">
        <w:t>1:0:$base:$large</w:t>
      </w:r>
      <w:r w:rsidR="007A57FF">
        <w:t>:$default</w:t>
      </w:r>
      <w:r w:rsidR="0065745B">
        <w:t>;</w:t>
      </w:r>
    </w:p>
    <w:p w14:paraId="33DACCEF" w14:textId="77777777" w:rsidR="008A5E4E" w:rsidRDefault="008A5E4E">
      <w:pPr>
        <w:sectPr w:rsidR="008A5E4E">
          <w:headerReference w:type="even" r:id="rId189"/>
          <w:headerReference w:type="default" r:id="rId190"/>
          <w:footerReference w:type="even" r:id="rId191"/>
          <w:footerReference w:type="default" r:id="rId192"/>
          <w:type w:val="oddPage"/>
          <w:pgSz w:w="12240" w:h="15840"/>
          <w:pgMar w:top="1620" w:right="900" w:bottom="1260" w:left="2340" w:header="540" w:footer="180" w:gutter="0"/>
          <w:cols w:space="720"/>
        </w:sectPr>
      </w:pPr>
    </w:p>
    <w:p w14:paraId="6BF4B5F4" w14:textId="77777777" w:rsidR="008A5E4E" w:rsidRDefault="0065745B">
      <w:pPr>
        <w:pStyle w:val="h1Chpt"/>
      </w:pPr>
      <w:bookmarkStart w:id="894" w:name="_Toc396034400"/>
      <w:r>
        <w:t xml:space="preserve">Chapter 15. </w:t>
      </w:r>
      <w:r>
        <w:br/>
        <w:t>Libraries</w:t>
      </w:r>
      <w:bookmarkEnd w:id="894"/>
    </w:p>
    <w:p w14:paraId="25F53645" w14:textId="77777777" w:rsidR="008A5E4E" w:rsidRDefault="0065745B">
      <w:pPr>
        <w:pStyle w:val="p"/>
      </w:pPr>
      <w:r>
        <w:t>This chapter describes how to write HSAIL code for libraries.</w:t>
      </w:r>
    </w:p>
    <w:p w14:paraId="4B2FCCCF" w14:textId="77777777" w:rsidR="008A5E4E" w:rsidRDefault="0065745B">
      <w:pPr>
        <w:pStyle w:val="h2"/>
      </w:pPr>
      <w:bookmarkStart w:id="895" w:name="_Toc396034401"/>
      <w:r>
        <w:t>15.1 Library Restrictions</w:t>
      </w:r>
      <w:bookmarkEnd w:id="895"/>
    </w:p>
    <w:p w14:paraId="03D0EF94" w14:textId="36F73736" w:rsidR="008A5E4E" w:rsidRDefault="0065745B">
      <w:pPr>
        <w:pStyle w:val="p"/>
      </w:pPr>
      <w:r>
        <w:t xml:space="preserve">HSAIL provides support for separately </w:t>
      </w:r>
      <w:r w:rsidR="008C16BC">
        <w:t xml:space="preserve">supplied HSAIL </w:t>
      </w:r>
      <w:r>
        <w:t>libraries.</w:t>
      </w:r>
    </w:p>
    <w:p w14:paraId="0183B418" w14:textId="77777777" w:rsidR="008A5E4E" w:rsidRDefault="0065745B">
      <w:pPr>
        <w:pStyle w:val="pNoPageBreakAfter"/>
      </w:pPr>
      <w:r>
        <w:t>Code written for a</w:t>
      </w:r>
      <w:r w:rsidR="008C16BC">
        <w:t>n HSAIL</w:t>
      </w:r>
      <w:r>
        <w:t xml:space="preserve"> library has the following restrictions:</w:t>
      </w:r>
    </w:p>
    <w:p w14:paraId="34A0C074" w14:textId="77777777" w:rsidR="008A5E4E" w:rsidRDefault="0065745B">
      <w:pPr>
        <w:pStyle w:val="li"/>
        <w:numPr>
          <w:ilvl w:val="0"/>
          <w:numId w:val="221"/>
        </w:numPr>
        <w:spacing w:before="320"/>
        <w:ind w:left="600"/>
      </w:pPr>
      <w:r>
        <w:t>Every externally callable routine in the library should have program linkage.</w:t>
      </w:r>
    </w:p>
    <w:p w14:paraId="160403C7" w14:textId="77777777" w:rsidR="008A5E4E" w:rsidRDefault="0065745B">
      <w:pPr>
        <w:pStyle w:val="li"/>
        <w:numPr>
          <w:ilvl w:val="0"/>
          <w:numId w:val="221"/>
        </w:numPr>
        <w:ind w:left="600"/>
      </w:pPr>
      <w:r>
        <w:t>Every non-externally-callable routine in the library should have module linkage.</w:t>
      </w:r>
    </w:p>
    <w:p w14:paraId="33119BE8" w14:textId="450DF54C" w:rsidR="008A5E4E" w:rsidRDefault="0065745B">
      <w:pPr>
        <w:pStyle w:val="li"/>
        <w:numPr>
          <w:ilvl w:val="0"/>
          <w:numId w:val="221"/>
        </w:numPr>
        <w:spacing w:after="320"/>
        <w:ind w:left="600"/>
      </w:pPr>
      <w:r>
        <w:t xml:space="preserve">Every HSAIL </w:t>
      </w:r>
      <w:r w:rsidR="008C16BC">
        <w:t>module</w:t>
      </w:r>
      <w:r>
        <w:t xml:space="preserve"> that contains a call to a library should have a declaration specifying program linkage for each library function that it will call.</w:t>
      </w:r>
    </w:p>
    <w:p w14:paraId="4596F4BA" w14:textId="77777777" w:rsidR="00DE0C5E" w:rsidRDefault="00DE0C5E">
      <w:pPr>
        <w:pStyle w:val="p"/>
      </w:pPr>
      <w:r>
        <w:t xml:space="preserve">For </w:t>
      </w:r>
      <w:r w:rsidR="008C16BC">
        <w:t>HSAIL modules that use a library, the library module should be added to the HSAIL program</w:t>
      </w:r>
      <w:r>
        <w:t xml:space="preserve"> before finalizing</w:t>
      </w:r>
      <w:r w:rsidR="008C16BC">
        <w:t>.</w:t>
      </w:r>
    </w:p>
    <w:p w14:paraId="4B3752CE" w14:textId="438846EA" w:rsidR="008A5E4E" w:rsidRDefault="002640CE">
      <w:pPr>
        <w:pStyle w:val="p"/>
      </w:pPr>
      <w:r>
        <w:t>See 4.2. Program, Code Object and Executable (</w:t>
      </w:r>
      <w:r>
        <w:fldChar w:fldCharType="begin"/>
      </w:r>
      <w:r>
        <w:instrText xml:space="preserve"> PAGEREF program \p \h </w:instrText>
      </w:r>
      <w:r>
        <w:fldChar w:fldCharType="separate"/>
      </w:r>
      <w:r>
        <w:rPr>
          <w:noProof/>
        </w:rPr>
        <w:t>on page 35</w:t>
      </w:r>
      <w:r>
        <w:fldChar w:fldCharType="end"/>
      </w:r>
      <w:r>
        <w:t>) and</w:t>
      </w:r>
      <w:r w:rsidR="0065745B">
        <w:t xml:space="preserve"> </w:t>
      </w:r>
      <w:r w:rsidR="0065745B">
        <w:rPr>
          <w:rStyle w:val="xref1"/>
        </w:rPr>
        <w:t>4.12. Linkage (</w:t>
      </w:r>
      <w:r w:rsidR="009A76EE" w:rsidRPr="008A5E4E">
        <w:fldChar w:fldCharType="begin"/>
      </w:r>
      <w:r w:rsidR="008A5E4E">
        <w:instrText xml:space="preserve"> PAGEREF _Ref1969306197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sidR="0065745B">
        <w:rPr>
          <w:rStyle w:val="xref1"/>
        </w:rPr>
        <w:t>)</w:t>
      </w:r>
      <w:r w:rsidR="0065745B">
        <w:t>.</w:t>
      </w:r>
    </w:p>
    <w:p w14:paraId="24709915" w14:textId="77777777" w:rsidR="008A5E4E" w:rsidRDefault="0065745B">
      <w:pPr>
        <w:pStyle w:val="h2"/>
      </w:pPr>
      <w:bookmarkStart w:id="896" w:name="_Toc396034402"/>
      <w:r>
        <w:t>15.2 Library Example</w:t>
      </w:r>
      <w:bookmarkEnd w:id="896"/>
    </w:p>
    <w:p w14:paraId="0EAD71DB" w14:textId="77777777" w:rsidR="008A5E4E" w:rsidRDefault="0065745B">
      <w:pPr>
        <w:pStyle w:val="pNoPageBreakAfter"/>
      </w:pPr>
      <w:r>
        <w:t xml:space="preserve">An example of library code is shown below: </w:t>
      </w:r>
    </w:p>
    <w:p w14:paraId="2EF58D04" w14:textId="0772AAEF" w:rsidR="008A5E4E" w:rsidRDefault="00697616">
      <w:pPr>
        <w:pStyle w:val="pre"/>
      </w:pPr>
      <w:r>
        <w:t>module</w:t>
      </w:r>
      <w:r w:rsidR="0065745B">
        <w:t xml:space="preserve"> </w:t>
      </w:r>
      <w:r>
        <w:t>&amp;lib</w:t>
      </w:r>
      <w:r w:rsidR="0065745B">
        <w:t>1:0:$full:$small</w:t>
      </w:r>
      <w:r w:rsidR="00844FC7">
        <w:t>:$default</w:t>
      </w:r>
      <w:r w:rsidR="0065745B">
        <w:t>;</w:t>
      </w:r>
      <w:r w:rsidR="0065745B">
        <w:br/>
        <w:t xml:space="preserve"> group_f32 &amp;xarray[100]; // the library gets part of this array </w:t>
      </w:r>
      <w:r w:rsidR="0065745B">
        <w:br/>
        <w:t xml:space="preserve"> decl prog function &amp;libfoo(arg_u32 %res)(arg_u32 %sptr);</w:t>
      </w:r>
      <w:r w:rsidR="0065745B">
        <w:br/>
        <w:t xml:space="preserve"> decl function &amp;a()(arg_u32 %formal);</w:t>
      </w:r>
      <w:r w:rsidR="0065745B">
        <w:br/>
        <w:t xml:space="preserve"> </w:t>
      </w:r>
      <w:r w:rsidR="0065745B">
        <w:br/>
        <w:t xml:space="preserve"> kernel &amp;main()</w:t>
      </w:r>
      <w:r w:rsidR="0065745B">
        <w:br/>
        <w:t xml:space="preserve"> {</w:t>
      </w:r>
      <w:r w:rsidR="0065745B">
        <w:br/>
        <w:t xml:space="preserve">   {</w:t>
      </w:r>
      <w:r w:rsidR="0065745B">
        <w:br/>
        <w:t xml:space="preserve">     arg_u32 %in;</w:t>
      </w:r>
      <w:r w:rsidR="0065745B">
        <w:br/>
        <w:t xml:space="preserve">     arg_u32 %out;</w:t>
      </w:r>
      <w:r w:rsidR="0065745B">
        <w:br/>
        <w:t xml:space="preserve">     // give the library part of the group memory</w:t>
      </w:r>
      <w:r w:rsidR="0065745B">
        <w:br/>
        <w:t xml:space="preserve">     lda_group_u32 $s1, [&amp;xarray][4];</w:t>
      </w:r>
      <w:r w:rsidR="0065745B">
        <w:br/>
        <w:t xml:space="preserve">     st_arg_u32 $s1, [%in];</w:t>
      </w:r>
      <w:r w:rsidR="0065745B">
        <w:br/>
        <w:t xml:space="preserve">     call &amp;libfoo(%out)(%in);</w:t>
      </w:r>
      <w:r w:rsidR="0065745B">
        <w:br/>
        <w:t xml:space="preserve">     ld_arg_u32 $s2, [%out];</w:t>
      </w:r>
      <w:r w:rsidR="0065745B">
        <w:br/>
        <w:t xml:space="preserve">   }</w:t>
      </w:r>
      <w:r w:rsidR="0065745B">
        <w:br/>
        <w:t xml:space="preserve">   {</w:t>
      </w:r>
      <w:r w:rsidR="0065745B">
        <w:br/>
        <w:t xml:space="preserve">     arg_u32 %in1;</w:t>
      </w:r>
      <w:r w:rsidR="0065745B">
        <w:br/>
        <w:t xml:space="preserve">     st_arg_u32 $s2, [%in1];</w:t>
      </w:r>
      <w:r w:rsidR="0065745B">
        <w:br/>
        <w:t xml:space="preserve">     call &amp;a</w:t>
      </w:r>
      <w:r w:rsidR="005D676F">
        <w:t>()</w:t>
      </w:r>
      <w:r w:rsidR="0065745B">
        <w:t>(%in1);</w:t>
      </w:r>
      <w:r w:rsidR="0065745B">
        <w:br/>
        <w:t xml:space="preserve">     // $s2 has the library call result</w:t>
      </w:r>
      <w:r w:rsidR="0065745B">
        <w:br/>
        <w:t xml:space="preserve">   }</w:t>
      </w:r>
      <w:r w:rsidR="0065745B">
        <w:br/>
        <w:t xml:space="preserve">   // ...</w:t>
      </w:r>
      <w:r w:rsidR="0065745B">
        <w:br/>
        <w:t xml:space="preserve"> };</w:t>
      </w:r>
      <w:r w:rsidR="0065745B">
        <w:br/>
        <w:t xml:space="preserve">                        </w:t>
      </w:r>
      <w:r w:rsidR="0065745B">
        <w:br/>
        <w:t xml:space="preserve"> function &amp;a()(arg_u32 %formal)</w:t>
      </w:r>
      <w:r w:rsidR="0065745B">
        <w:br/>
        <w:t xml:space="preserve"> {</w:t>
      </w:r>
      <w:r w:rsidR="0065745B">
        <w:br/>
        <w:t xml:space="preserve">   // get the result of the library call</w:t>
      </w:r>
      <w:r w:rsidR="0065745B">
        <w:br/>
        <w:t xml:space="preserve">   ld_arg_u32 $s1, [%formal];</w:t>
      </w:r>
      <w:r w:rsidR="0065745B">
        <w:br/>
        <w:t xml:space="preserve">   // ...</w:t>
      </w:r>
      <w:r w:rsidR="0065745B">
        <w:br/>
        <w:t xml:space="preserve"> };</w:t>
      </w:r>
      <w:r w:rsidR="0065745B">
        <w:br/>
        <w:t xml:space="preserve">                         </w:t>
      </w:r>
      <w:r w:rsidR="0065745B">
        <w:br/>
        <w:t xml:space="preserve"> // now for the second compile unit - the library </w:t>
      </w:r>
      <w:r w:rsidR="0065745B">
        <w:br/>
        <w:t xml:space="preserve">                 </w:t>
      </w:r>
      <w:r w:rsidR="0065745B">
        <w:br/>
        <w:t xml:space="preserve"> decl function &amp;l1()(arg_u32 %input);</w:t>
      </w:r>
      <w:r w:rsidR="0065745B">
        <w:br/>
        <w:t xml:space="preserve"> prog function &amp;libfoo(arg_u32 %res)(arg_u32 %sptr)</w:t>
      </w:r>
      <w:r w:rsidR="0065745B">
        <w:br/>
        <w:t xml:space="preserve"> {</w:t>
      </w:r>
      <w:r w:rsidR="0065745B">
        <w:br/>
        <w:t xml:space="preserve">   ld_arg_u32 $s1, [%sptr];</w:t>
      </w:r>
      <w:r w:rsidR="0065745B">
        <w:br/>
        <w:t xml:space="preserve">   ld_group_u32 $s2, [$s1];    // library reads some group data</w:t>
      </w:r>
      <w:r w:rsidR="0065745B">
        <w:br/>
        <w:t xml:space="preserve">   st_group_u32 $s2, [$s1+4];  // library reads some group data</w:t>
      </w:r>
      <w:r w:rsidR="0065745B">
        <w:br/>
        <w:t xml:space="preserve">   {</w:t>
      </w:r>
      <w:r w:rsidR="0065745B">
        <w:br/>
        <w:t xml:space="preserve">     arg_u32 %s;             </w:t>
      </w:r>
      <w:r w:rsidR="0065745B">
        <w:br/>
        <w:t xml:space="preserve">     // give a function in the library part of the shared array</w:t>
      </w:r>
      <w:r w:rsidR="0065745B">
        <w:br/>
        <w:t xml:space="preserve">     add_u32 $s4, $s2, 20;</w:t>
      </w:r>
      <w:r w:rsidR="0065745B">
        <w:br/>
        <w:t xml:space="preserve">     st_arg_u32 $s2, [%s];</w:t>
      </w:r>
      <w:r w:rsidR="0065745B">
        <w:br/>
        <w:t xml:space="preserve">     call &amp;l1</w:t>
      </w:r>
      <w:r w:rsidR="005D676F">
        <w:t>()</w:t>
      </w:r>
      <w:r w:rsidR="0065745B">
        <w:t>(%s);</w:t>
      </w:r>
      <w:r w:rsidR="0065745B">
        <w:br/>
        <w:t xml:space="preserve">    }</w:t>
      </w:r>
      <w:r w:rsidR="0065745B">
        <w:br/>
        <w:t xml:space="preserve">    // ...</w:t>
      </w:r>
      <w:r w:rsidR="0065745B">
        <w:br/>
        <w:t xml:space="preserve"> };</w:t>
      </w:r>
      <w:r w:rsidR="0065745B">
        <w:br/>
        <w:t xml:space="preserve">                    </w:t>
      </w:r>
      <w:r w:rsidR="0065745B">
        <w:br/>
        <w:t xml:space="preserve"> function &amp;l1()(arg_u32 %input)</w:t>
      </w:r>
      <w:r w:rsidR="0065745B">
        <w:br/>
        <w:t xml:space="preserve"> {</w:t>
      </w:r>
      <w:r w:rsidR="0065745B">
        <w:br/>
        <w:t xml:space="preserve">   ld_arg_u32 $s6, [%input];</w:t>
      </w:r>
      <w:r w:rsidR="0065745B">
        <w:br/>
        <w:t xml:space="preserve">   // library passed address in group memory is now $s6</w:t>
      </w:r>
      <w:r w:rsidR="0065745B">
        <w:br/>
        <w:t xml:space="preserve">   // ...</w:t>
      </w:r>
      <w:r w:rsidR="0065745B">
        <w:br/>
        <w:t xml:space="preserve"> };</w:t>
      </w:r>
    </w:p>
    <w:p w14:paraId="1D2F9D9C" w14:textId="77777777" w:rsidR="008A5E4E" w:rsidRDefault="008A5E4E">
      <w:pPr>
        <w:sectPr w:rsidR="008A5E4E">
          <w:headerReference w:type="even" r:id="rId193"/>
          <w:headerReference w:type="default" r:id="rId194"/>
          <w:footerReference w:type="even" r:id="rId195"/>
          <w:footerReference w:type="default" r:id="rId196"/>
          <w:type w:val="oddPage"/>
          <w:pgSz w:w="12240" w:h="15840"/>
          <w:pgMar w:top="1620" w:right="900" w:bottom="1260" w:left="2340" w:header="540" w:footer="180" w:gutter="0"/>
          <w:cols w:space="720"/>
        </w:sectPr>
      </w:pPr>
    </w:p>
    <w:p w14:paraId="46BE2444" w14:textId="77777777" w:rsidR="008A5E4E" w:rsidRDefault="0065745B">
      <w:pPr>
        <w:pStyle w:val="h1Chpt"/>
      </w:pPr>
      <w:bookmarkStart w:id="897" w:name="_Toc396034403"/>
      <w:r>
        <w:t xml:space="preserve">Chapter 16. </w:t>
      </w:r>
      <w:r>
        <w:br/>
      </w:r>
      <w:bookmarkStart w:id="898" w:name="_Ref-680049201"/>
      <w:r>
        <w:t>Profiles</w:t>
      </w:r>
      <w:bookmarkEnd w:id="897"/>
      <w:bookmarkEnd w:id="898"/>
    </w:p>
    <w:p w14:paraId="07822032" w14:textId="77777777" w:rsidR="008A5E4E" w:rsidRDefault="0065745B">
      <w:pPr>
        <w:pStyle w:val="p"/>
      </w:pPr>
      <w:r>
        <w:t>This chapter describes the HSAIL profiles.</w:t>
      </w:r>
    </w:p>
    <w:p w14:paraId="2619C953" w14:textId="77777777" w:rsidR="008A5E4E" w:rsidRDefault="0065745B">
      <w:pPr>
        <w:pStyle w:val="h2"/>
      </w:pPr>
      <w:bookmarkStart w:id="899" w:name="_Toc396034404"/>
      <w:r>
        <w:t xml:space="preserve">16.1 </w:t>
      </w:r>
      <w:bookmarkStart w:id="900" w:name="_Ref1024486402"/>
      <w:r>
        <w:t>What Are Profiles?</w:t>
      </w:r>
      <w:bookmarkEnd w:id="899"/>
      <w:bookmarkEnd w:id="900"/>
    </w:p>
    <w:p w14:paraId="464D409B" w14:textId="77777777" w:rsidR="008A5E4E" w:rsidRDefault="0065745B">
      <w:pPr>
        <w:pStyle w:val="pNoPageBreakAfter"/>
      </w:pPr>
      <w:r>
        <w:t xml:space="preserve"> HSAIL provides two kinds of profiles:</w:t>
      </w:r>
    </w:p>
    <w:p w14:paraId="1CB450C7" w14:textId="77777777" w:rsidR="008A5E4E" w:rsidRDefault="0065745B">
      <w:pPr>
        <w:pStyle w:val="li"/>
        <w:numPr>
          <w:ilvl w:val="0"/>
          <w:numId w:val="222"/>
        </w:numPr>
        <w:spacing w:before="320"/>
        <w:ind w:left="600"/>
      </w:pPr>
      <w:r>
        <w:t xml:space="preserve">Base </w:t>
      </w:r>
    </w:p>
    <w:p w14:paraId="4C8BAD4C" w14:textId="77777777" w:rsidR="008A5E4E" w:rsidRDefault="0065745B">
      <w:pPr>
        <w:pStyle w:val="li"/>
        <w:numPr>
          <w:ilvl w:val="0"/>
          <w:numId w:val="222"/>
        </w:numPr>
        <w:spacing w:after="320"/>
        <w:ind w:left="600"/>
      </w:pPr>
      <w:r>
        <w:t>Full</w:t>
      </w:r>
    </w:p>
    <w:p w14:paraId="25840FA2" w14:textId="77777777" w:rsidR="008A5E4E" w:rsidRDefault="0065745B">
      <w:pPr>
        <w:pStyle w:val="p"/>
      </w:pPr>
      <w:r>
        <w:t xml:space="preserve">HSAIL profiles are provided to guarantee that the implementation supports a required feature set and meets a given set of program limits. The strictly defined set of HSAIL profile requirements provides portability assurance to users that a certain level of support is present. </w:t>
      </w:r>
    </w:p>
    <w:p w14:paraId="56587738" w14:textId="77777777" w:rsidR="008A5E4E" w:rsidRDefault="0065745B">
      <w:pPr>
        <w:pStyle w:val="p"/>
      </w:pPr>
      <w:r>
        <w:t>The Base profile indicates that an implementation targets smaller systems that provide better power efficiency without sacrificing performance. Precision is possibly reduced in this profile to improve power efficiency.</w:t>
      </w:r>
    </w:p>
    <w:p w14:paraId="1AE2701E" w14:textId="77777777" w:rsidR="008A5E4E" w:rsidRDefault="0065745B">
      <w:pPr>
        <w:pStyle w:val="p"/>
      </w:pPr>
      <w:r>
        <w:t xml:space="preserve">The Full profile indicates that an implementation targets larger systems that have hardware that can guarantee higher-precision results without sacrificing performance. </w:t>
      </w:r>
    </w:p>
    <w:p w14:paraId="7BF40164" w14:textId="77777777" w:rsidR="008A5E4E" w:rsidRDefault="0065745B">
      <w:pPr>
        <w:pStyle w:val="pNoPageBreakAfter"/>
      </w:pPr>
      <w:r>
        <w:t>The following rules apply to profiles:</w:t>
      </w:r>
    </w:p>
    <w:p w14:paraId="5AE65901" w14:textId="77777777" w:rsidR="008A5E4E" w:rsidRDefault="0065745B">
      <w:pPr>
        <w:pStyle w:val="li"/>
        <w:numPr>
          <w:ilvl w:val="0"/>
          <w:numId w:val="223"/>
        </w:numPr>
        <w:spacing w:before="320"/>
        <w:ind w:left="600"/>
      </w:pPr>
      <w:r>
        <w:t xml:space="preserve">A finalizer can choose to support either or both profiles. </w:t>
      </w:r>
    </w:p>
    <w:p w14:paraId="51F168FC" w14:textId="77777777" w:rsidR="008A5E4E" w:rsidRDefault="0065745B">
      <w:pPr>
        <w:pStyle w:val="li"/>
        <w:numPr>
          <w:ilvl w:val="0"/>
          <w:numId w:val="223"/>
        </w:numPr>
        <w:ind w:left="600"/>
      </w:pPr>
      <w:r>
        <w:t xml:space="preserve">A single profile applies to the entire module. </w:t>
      </w:r>
    </w:p>
    <w:p w14:paraId="35555B6C" w14:textId="4F0CCCD2" w:rsidR="008A5E4E" w:rsidRDefault="0065745B">
      <w:pPr>
        <w:pStyle w:val="li"/>
        <w:numPr>
          <w:ilvl w:val="0"/>
          <w:numId w:val="223"/>
        </w:numPr>
        <w:ind w:left="600"/>
      </w:pPr>
      <w:r>
        <w:t xml:space="preserve"> </w:t>
      </w:r>
      <w:r w:rsidR="00104E67">
        <w:t>All modules of an HSAIL program must specify the same profile. However, an application may have multiple HSAIL programs that specify different profiles. See 4.2. Program</w:t>
      </w:r>
      <w:r w:rsidR="006D109B">
        <w:t>, Code Object and Executable</w:t>
      </w:r>
      <w:r w:rsidR="00104E67">
        <w:t xml:space="preserve"> (</w:t>
      </w:r>
      <w:r w:rsidR="00104E67">
        <w:fldChar w:fldCharType="begin"/>
      </w:r>
      <w:r w:rsidR="00104E67">
        <w:instrText xml:space="preserve"> PAGEREF program \p \h </w:instrText>
      </w:r>
      <w:r w:rsidR="00104E67">
        <w:fldChar w:fldCharType="separate"/>
      </w:r>
      <w:r w:rsidR="00104E67">
        <w:rPr>
          <w:noProof/>
        </w:rPr>
        <w:t>on page 35</w:t>
      </w:r>
      <w:r w:rsidR="00104E67">
        <w:fldChar w:fldCharType="end"/>
      </w:r>
      <w:r w:rsidR="00104E67">
        <w:t>).</w:t>
      </w:r>
    </w:p>
    <w:p w14:paraId="26A109D7" w14:textId="74D31ADA" w:rsidR="008A5E4E" w:rsidRDefault="0065745B">
      <w:pPr>
        <w:pStyle w:val="li"/>
        <w:numPr>
          <w:ilvl w:val="0"/>
          <w:numId w:val="223"/>
        </w:numPr>
        <w:ind w:left="600"/>
      </w:pPr>
      <w:r>
        <w:t xml:space="preserve">The required profile must be selected by a modifier on the </w:t>
      </w:r>
      <w:r w:rsidR="00BC421C" w:rsidRPr="00636634">
        <w:rPr>
          <w:rFonts w:ascii="Courier New" w:hAnsi="Courier New" w:cs="Courier New"/>
        </w:rPr>
        <w:t>module</w:t>
      </w:r>
      <w:r w:rsidR="00BC421C">
        <w:t xml:space="preserve"> header</w:t>
      </w:r>
      <w:r>
        <w:t xml:space="preserve">. See </w:t>
      </w:r>
      <w:r>
        <w:rPr>
          <w:rStyle w:val="xref1"/>
        </w:rPr>
        <w:t xml:space="preserve">14.1. Syntax of the </w:t>
      </w:r>
      <w:r w:rsidR="00BC421C">
        <w:rPr>
          <w:rStyle w:val="xref1"/>
        </w:rPr>
        <w:t>module Header</w:t>
      </w:r>
      <w:r>
        <w:rPr>
          <w:rStyle w:val="xref1"/>
        </w:rPr>
        <w:t xml:space="preserve"> (</w:t>
      </w:r>
      <w:r w:rsidR="009A76EE" w:rsidRPr="008A5E4E">
        <w:fldChar w:fldCharType="begin"/>
      </w:r>
      <w:r w:rsidR="008A5E4E">
        <w:instrText xml:space="preserve"> PAGEREF _Ref-1393091384 \p \h  \* MERGEFORMAT </w:instrText>
      </w:r>
      <w:r w:rsidR="009A76EE" w:rsidRPr="008A5E4E">
        <w:fldChar w:fldCharType="separate"/>
      </w:r>
      <w:r w:rsidR="00533AF0" w:rsidRPr="00533AF0">
        <w:rPr>
          <w:rStyle w:val="xref1"/>
          <w:noProof/>
        </w:rPr>
        <w:t>on</w:t>
      </w:r>
      <w:r w:rsidR="00533AF0">
        <w:rPr>
          <w:noProof/>
        </w:rPr>
        <w:t xml:space="preserve"> page 293</w:t>
      </w:r>
      <w:r w:rsidR="009A76EE" w:rsidRPr="008A5E4E">
        <w:rPr>
          <w:rStyle w:val="xref1"/>
        </w:rPr>
        <w:fldChar w:fldCharType="end"/>
      </w:r>
      <w:r>
        <w:rPr>
          <w:rStyle w:val="xref1"/>
        </w:rPr>
        <w:t>)</w:t>
      </w:r>
      <w:r>
        <w:t xml:space="preserve">. </w:t>
      </w:r>
    </w:p>
    <w:p w14:paraId="0B033B26" w14:textId="77777777" w:rsidR="008A5E4E" w:rsidRDefault="0065745B">
      <w:pPr>
        <w:pStyle w:val="li"/>
        <w:numPr>
          <w:ilvl w:val="0"/>
          <w:numId w:val="223"/>
        </w:numPr>
        <w:ind w:left="600"/>
      </w:pPr>
      <w:r>
        <w:t xml:space="preserve">Both the large and small machine models are supported in each profile. </w:t>
      </w:r>
    </w:p>
    <w:p w14:paraId="1600E392" w14:textId="77777777" w:rsidR="008A5E4E" w:rsidRDefault="0065745B">
      <w:pPr>
        <w:pStyle w:val="li"/>
        <w:numPr>
          <w:ilvl w:val="0"/>
          <w:numId w:val="223"/>
        </w:numPr>
        <w:spacing w:after="320"/>
        <w:ind w:left="600"/>
      </w:pPr>
      <w:r>
        <w:t xml:space="preserve">The profile applies to all declared options. </w:t>
      </w:r>
    </w:p>
    <w:p w14:paraId="3B270572" w14:textId="77777777" w:rsidR="008A5E4E" w:rsidRDefault="0065745B">
      <w:pPr>
        <w:pStyle w:val="pNoPageBreakAfter"/>
      </w:pPr>
      <w:r>
        <w:t xml:space="preserve"> Both profiles are required to support the following: </w:t>
      </w:r>
    </w:p>
    <w:p w14:paraId="6308C319" w14:textId="77777777" w:rsidR="008A5E4E" w:rsidRDefault="0065745B">
      <w:pPr>
        <w:pStyle w:val="li"/>
        <w:numPr>
          <w:ilvl w:val="0"/>
          <w:numId w:val="224"/>
        </w:numPr>
        <w:spacing w:before="320"/>
        <w:ind w:left="600"/>
      </w:pPr>
      <w:r>
        <w:t>The integer and bit types and all operations on the types.</w:t>
      </w:r>
    </w:p>
    <w:p w14:paraId="219634C2" w14:textId="77777777" w:rsidR="00BD7ABF" w:rsidRDefault="00BD7ABF" w:rsidP="00BD7ABF">
      <w:pPr>
        <w:pStyle w:val="li"/>
        <w:numPr>
          <w:ilvl w:val="0"/>
          <w:numId w:val="224"/>
        </w:numPr>
        <w:ind w:left="600"/>
      </w:pPr>
      <w:r>
        <w:t>The 16-bit floating-point type (</w:t>
      </w:r>
      <w:r>
        <w:rPr>
          <w:rStyle w:val="code1"/>
        </w:rPr>
        <w:t>f16</w:t>
      </w:r>
      <w:r>
        <w:t>), 32-bit floating-point type (</w:t>
      </w:r>
      <w:r>
        <w:rPr>
          <w:rStyle w:val="code1"/>
        </w:rPr>
        <w:t>f32</w:t>
      </w:r>
      <w:r>
        <w:t xml:space="preserve">) and all operations </w:t>
      </w:r>
      <w:r w:rsidR="00187EAE">
        <w:t xml:space="preserve">on the types </w:t>
      </w:r>
      <w:r>
        <w:t xml:space="preserve">according to the declared profile. See </w:t>
      </w:r>
      <w:r>
        <w:rPr>
          <w:rStyle w:val="xref1"/>
        </w:rPr>
        <w:t>4.19.1. Floating-Point Numbers (</w:t>
      </w:r>
      <w:r w:rsidRPr="008A5E4E">
        <w:fldChar w:fldCharType="begin"/>
      </w:r>
      <w:r>
        <w:instrText xml:space="preserve"> PAGEREF _Ref2115534732 \p \h  \* MERGEFORMAT </w:instrText>
      </w:r>
      <w:r w:rsidRPr="008A5E4E">
        <w:fldChar w:fldCharType="separate"/>
      </w:r>
      <w:r w:rsidRPr="00533AF0">
        <w:rPr>
          <w:rStyle w:val="xref1"/>
          <w:noProof/>
        </w:rPr>
        <w:t>on</w:t>
      </w:r>
      <w:r>
        <w:rPr>
          <w:noProof/>
        </w:rPr>
        <w:t xml:space="preserve"> page 91</w:t>
      </w:r>
      <w:r w:rsidRPr="008A5E4E">
        <w:rPr>
          <w:rStyle w:val="xref1"/>
        </w:rPr>
        <w:fldChar w:fldCharType="end"/>
      </w:r>
      <w:r>
        <w:rPr>
          <w:rStyle w:val="xref1"/>
        </w:rPr>
        <w:t>)</w:t>
      </w:r>
      <w:r>
        <w:t>.</w:t>
      </w:r>
    </w:p>
    <w:p w14:paraId="1A72AC94" w14:textId="77777777" w:rsidR="008A5E4E" w:rsidRDefault="0065745B">
      <w:pPr>
        <w:pStyle w:val="li"/>
        <w:numPr>
          <w:ilvl w:val="0"/>
          <w:numId w:val="224"/>
        </w:numPr>
        <w:ind w:left="600"/>
      </w:pPr>
      <w:r>
        <w:t xml:space="preserve">For all floating-point arithmetic operations (see </w:t>
      </w:r>
      <w:r>
        <w:rPr>
          <w:rStyle w:val="xref1"/>
        </w:rPr>
        <w:t>5.11. Floating-Point Arithmetic Operations (</w:t>
      </w:r>
      <w:r w:rsidR="009A76EE" w:rsidRPr="008A5E4E">
        <w:fldChar w:fldCharType="begin"/>
      </w:r>
      <w:r w:rsidR="008A5E4E">
        <w:instrText xml:space="preserve"> PAGEREF _Ref1094051589 \p \h  \* MERGEFORMAT </w:instrText>
      </w:r>
      <w:r w:rsidR="009A76EE" w:rsidRPr="008A5E4E">
        <w:fldChar w:fldCharType="separate"/>
      </w:r>
      <w:r w:rsidR="00533AF0" w:rsidRPr="00533AF0">
        <w:rPr>
          <w:rStyle w:val="xref1"/>
          <w:noProof/>
        </w:rPr>
        <w:t>on</w:t>
      </w:r>
      <w:r w:rsidR="00533AF0">
        <w:rPr>
          <w:noProof/>
        </w:rPr>
        <w:t xml:space="preserve"> page 127</w:t>
      </w:r>
      <w:r w:rsidR="009A76EE" w:rsidRPr="008A5E4E">
        <w:rPr>
          <w:rStyle w:val="xref1"/>
        </w:rPr>
        <w:fldChar w:fldCharType="end"/>
      </w:r>
      <w:r>
        <w:rPr>
          <w:rStyle w:val="xref1"/>
        </w:rPr>
        <w:t>)</w:t>
      </w:r>
      <w:r>
        <w:t xml:space="preserve">); </w:t>
      </w:r>
      <w:r>
        <w:rPr>
          <w:rStyle w:val="code1"/>
        </w:rPr>
        <w:t>cmp</w:t>
      </w:r>
      <w:r>
        <w:t xml:space="preserve"> with floating-point sources (see </w:t>
      </w:r>
      <w:r>
        <w:rPr>
          <w:rStyle w:val="xref1"/>
        </w:rPr>
        <w:t>5.17. Compare (cmp) Operation (</w:t>
      </w:r>
      <w:r w:rsidR="009A76EE" w:rsidRPr="008A5E4E">
        <w:fldChar w:fldCharType="begin"/>
      </w:r>
      <w:r w:rsidR="008A5E4E">
        <w:instrText xml:space="preserve"> PAGEREF _Ref-347349783 \p \h  \* MERGEFORMAT </w:instrText>
      </w:r>
      <w:r w:rsidR="009A76EE" w:rsidRPr="008A5E4E">
        <w:fldChar w:fldCharType="separate"/>
      </w:r>
      <w:r w:rsidR="00533AF0" w:rsidRPr="00533AF0">
        <w:rPr>
          <w:rStyle w:val="xref1"/>
          <w:noProof/>
        </w:rPr>
        <w:t>on</w:t>
      </w:r>
      <w:r w:rsidR="00533AF0">
        <w:rPr>
          <w:noProof/>
        </w:rPr>
        <w:t xml:space="preserve"> page 143</w:t>
      </w:r>
      <w:r w:rsidR="009A76EE" w:rsidRPr="008A5E4E">
        <w:rPr>
          <w:rStyle w:val="xref1"/>
        </w:rPr>
        <w:fldChar w:fldCharType="end"/>
      </w:r>
      <w:r>
        <w:rPr>
          <w:rStyle w:val="xref1"/>
        </w:rPr>
        <w:t>)</w:t>
      </w:r>
      <w:r>
        <w:t xml:space="preserve">); and </w:t>
      </w:r>
      <w:r>
        <w:rPr>
          <w:rStyle w:val="code1"/>
        </w:rPr>
        <w:t>cvt</w:t>
      </w:r>
      <w:r>
        <w:t xml:space="preserve"> with a floating-point source type (see </w:t>
      </w:r>
      <w:r>
        <w:rPr>
          <w:rStyle w:val="xref1"/>
        </w:rPr>
        <w:t>5.18. Conversion (cvt) Operation (</w:t>
      </w:r>
      <w:r w:rsidR="009A76EE" w:rsidRPr="008A5E4E">
        <w:fldChar w:fldCharType="begin"/>
      </w:r>
      <w:r w:rsidR="008A5E4E">
        <w:instrText xml:space="preserve"> PAGEREF _Ref338407832 \p \h  \* MERGEFORMAT </w:instrText>
      </w:r>
      <w:r w:rsidR="009A76EE" w:rsidRPr="008A5E4E">
        <w:fldChar w:fldCharType="separate"/>
      </w:r>
      <w:r w:rsidR="00533AF0" w:rsidRPr="00533AF0">
        <w:rPr>
          <w:rStyle w:val="xref1"/>
          <w:noProof/>
        </w:rPr>
        <w:t>on</w:t>
      </w:r>
      <w:r w:rsidR="00533AF0">
        <w:rPr>
          <w:noProof/>
        </w:rPr>
        <w:t xml:space="preserve"> page 148</w:t>
      </w:r>
      <w:r w:rsidR="009A76EE" w:rsidRPr="008A5E4E">
        <w:rPr>
          <w:rStyle w:val="xref1"/>
        </w:rPr>
        <w:fldChar w:fldCharType="end"/>
      </w:r>
      <w:r>
        <w:rPr>
          <w:rStyle w:val="xref1"/>
        </w:rPr>
        <w:t>)</w:t>
      </w:r>
      <w:r>
        <w:t xml:space="preserve">): </w:t>
      </w:r>
    </w:p>
    <w:p w14:paraId="3C5362C9" w14:textId="38DF67D1" w:rsidR="008A5E4E" w:rsidRDefault="0065745B">
      <w:pPr>
        <w:pStyle w:val="li1"/>
        <w:numPr>
          <w:ilvl w:val="1"/>
          <w:numId w:val="225"/>
        </w:numPr>
        <w:ind w:left="1200"/>
      </w:pPr>
      <w:r>
        <w:t xml:space="preserve">Must generate invalid operation exceptions for signaling NaN sources. Additionally, the </w:t>
      </w:r>
      <w:r w:rsidR="00EB3BD9">
        <w:t>signaling</w:t>
      </w:r>
      <w:r>
        <w:t xml:space="preserve"> comparison forms of the </w:t>
      </w:r>
      <w:r>
        <w:rPr>
          <w:rStyle w:val="code1"/>
        </w:rPr>
        <w:t>cmp</w:t>
      </w:r>
      <w:r>
        <w:t xml:space="preserve"> operation must also generate invalid operation exceptions for quiet NaN sources.</w:t>
      </w:r>
    </w:p>
    <w:p w14:paraId="66019BA0" w14:textId="77777777" w:rsidR="008A5E4E" w:rsidRDefault="0065745B">
      <w:pPr>
        <w:pStyle w:val="li1"/>
        <w:numPr>
          <w:ilvl w:val="1"/>
          <w:numId w:val="225"/>
        </w:numPr>
        <w:ind w:left="1200"/>
      </w:pPr>
      <w:r>
        <w:t>Must not return a signaling NaN.</w:t>
      </w:r>
    </w:p>
    <w:p w14:paraId="66BC2476" w14:textId="77777777" w:rsidR="008A5E4E" w:rsidRDefault="0065745B">
      <w:pPr>
        <w:pStyle w:val="p1"/>
      </w:pPr>
      <w:r>
        <w:t xml:space="preserve">Note, this does not apply to floating-point bit operations (see </w:t>
      </w:r>
      <w:r>
        <w:rPr>
          <w:rStyle w:val="xref1"/>
        </w:rPr>
        <w:t>5.12. Floating-Point Bit Operations (</w:t>
      </w:r>
      <w:r w:rsidR="009A76EE" w:rsidRPr="008A5E4E">
        <w:fldChar w:fldCharType="begin"/>
      </w:r>
      <w:r w:rsidR="008A5E4E">
        <w:instrText xml:space="preserve"> PAGEREF _Ref2063762454 \p \h  \* MERGEFORMAT </w:instrText>
      </w:r>
      <w:r w:rsidR="009A76EE" w:rsidRPr="008A5E4E">
        <w:fldChar w:fldCharType="separate"/>
      </w:r>
      <w:r w:rsidR="00533AF0" w:rsidRPr="00533AF0">
        <w:rPr>
          <w:rStyle w:val="xref1"/>
          <w:noProof/>
        </w:rPr>
        <w:t>on</w:t>
      </w:r>
      <w:r w:rsidR="00533AF0">
        <w:rPr>
          <w:noProof/>
        </w:rPr>
        <w:t xml:space="preserve"> page 132</w:t>
      </w:r>
      <w:r w:rsidR="009A76EE" w:rsidRPr="008A5E4E">
        <w:rPr>
          <w:rStyle w:val="xref1"/>
        </w:rPr>
        <w:fldChar w:fldCharType="end"/>
      </w:r>
      <w:r>
        <w:rPr>
          <w:rStyle w:val="xref1"/>
        </w:rPr>
        <w:t>)</w:t>
      </w:r>
      <w:r>
        <w:t xml:space="preserve">) or native floating-point operations (see </w:t>
      </w:r>
      <w:r>
        <w:rPr>
          <w:rStyle w:val="xref1"/>
        </w:rPr>
        <w:t>5.13. Native Floating-Point Operations (</w:t>
      </w:r>
      <w:r w:rsidR="009A76EE" w:rsidRPr="008A5E4E">
        <w:fldChar w:fldCharType="begin"/>
      </w:r>
      <w:r w:rsidR="008A5E4E">
        <w:instrText xml:space="preserve"> PAGEREF _Ref1914114600 \p \h  \* MERGEFORMAT </w:instrText>
      </w:r>
      <w:r w:rsidR="009A76EE" w:rsidRPr="008A5E4E">
        <w:fldChar w:fldCharType="separate"/>
      </w:r>
      <w:r w:rsidR="00533AF0" w:rsidRPr="00533AF0">
        <w:rPr>
          <w:rStyle w:val="xref1"/>
          <w:noProof/>
        </w:rPr>
        <w:t>on</w:t>
      </w:r>
      <w:r w:rsidR="00533AF0">
        <w:rPr>
          <w:noProof/>
        </w:rPr>
        <w:t xml:space="preserve"> page 135</w:t>
      </w:r>
      <w:r w:rsidR="009A76EE" w:rsidRPr="008A5E4E">
        <w:rPr>
          <w:rStyle w:val="xref1"/>
        </w:rPr>
        <w:fldChar w:fldCharType="end"/>
      </w:r>
      <w:r>
        <w:rPr>
          <w:rStyle w:val="xref1"/>
        </w:rPr>
        <w:t>)</w:t>
      </w:r>
      <w:r>
        <w:t>).</w:t>
      </w:r>
    </w:p>
    <w:p w14:paraId="6C25A19E" w14:textId="77777777" w:rsidR="008A5E4E" w:rsidRDefault="0065745B">
      <w:pPr>
        <w:pStyle w:val="li"/>
        <w:numPr>
          <w:ilvl w:val="0"/>
          <w:numId w:val="224"/>
        </w:numPr>
        <w:ind w:left="600"/>
      </w:pPr>
      <w:r>
        <w:t xml:space="preserve">The packed types and all operations on the types with the exception of </w:t>
      </w:r>
      <w:r>
        <w:rPr>
          <w:rStyle w:val="code1"/>
        </w:rPr>
        <w:t>f64x2</w:t>
      </w:r>
      <w:r>
        <w:t>.</w:t>
      </w:r>
    </w:p>
    <w:p w14:paraId="7AB6267A" w14:textId="77777777" w:rsidR="008A5E4E" w:rsidRDefault="0065745B">
      <w:pPr>
        <w:pStyle w:val="li"/>
        <w:numPr>
          <w:ilvl w:val="0"/>
          <w:numId w:val="224"/>
        </w:numPr>
        <w:spacing w:after="320"/>
        <w:ind w:left="600"/>
      </w:pPr>
      <w:r>
        <w:t xml:space="preserve">Handling of </w:t>
      </w:r>
      <w:r>
        <w:rPr>
          <w:rStyle w:val="code1"/>
        </w:rPr>
        <w:t>debugtrap</w:t>
      </w:r>
      <w:r>
        <w:t xml:space="preserve"> exceptions. </w:t>
      </w:r>
    </w:p>
    <w:p w14:paraId="4614F1E0" w14:textId="77777777" w:rsidR="008A5E4E" w:rsidRDefault="0065745B">
      <w:pPr>
        <w:pStyle w:val="p"/>
      </w:pPr>
      <w:r>
        <w:t xml:space="preserve"> Both profiles are required to support all HSAIL requirements, except as specified in </w:t>
      </w:r>
      <w:r>
        <w:rPr>
          <w:rStyle w:val="xref1"/>
        </w:rPr>
        <w:t>16.2. Profile-Specific Requirements (</w:t>
      </w:r>
      <w:r w:rsidR="009A76EE" w:rsidRPr="008A5E4E">
        <w:fldChar w:fldCharType="begin"/>
      </w:r>
      <w:r w:rsidR="008A5E4E">
        <w:instrText xml:space="preserve"> PAGEREF _Ref-201627243 \p \h  \* MERGEFORMAT </w:instrText>
      </w:r>
      <w:r w:rsidR="009A76EE" w:rsidRPr="008A5E4E">
        <w:fldChar w:fldCharType="separate"/>
      </w:r>
      <w:r w:rsidR="00533AF0" w:rsidRPr="00533AF0">
        <w:rPr>
          <w:rStyle w:val="xref1"/>
          <w:noProof/>
        </w:rPr>
        <w:t>below</w:t>
      </w:r>
      <w:r w:rsidR="009A76EE" w:rsidRPr="008A5E4E">
        <w:rPr>
          <w:rStyle w:val="xref1"/>
        </w:rPr>
        <w:fldChar w:fldCharType="end"/>
      </w:r>
      <w:r>
        <w:rPr>
          <w:rStyle w:val="xref1"/>
        </w:rPr>
        <w:t>)</w:t>
      </w:r>
      <w:r>
        <w:t>.</w:t>
      </w:r>
    </w:p>
    <w:p w14:paraId="2C900554" w14:textId="77777777" w:rsidR="008A5E4E" w:rsidRDefault="0065745B">
      <w:pPr>
        <w:pStyle w:val="p"/>
      </w:pPr>
      <w:r>
        <w:t xml:space="preserve">See </w:t>
      </w:r>
      <w:r>
        <w:rPr>
          <w:rStyle w:val="xref1"/>
        </w:rPr>
        <w:t>Appendix A. Limits (</w:t>
      </w:r>
      <w:r w:rsidR="009A76EE" w:rsidRPr="008A5E4E">
        <w:fldChar w:fldCharType="begin"/>
      </w:r>
      <w:r w:rsidR="008A5E4E">
        <w:instrText xml:space="preserve"> PAGEREF _Ref1252504519 \p \h  \* MERGEFORMAT </w:instrText>
      </w:r>
      <w:r w:rsidR="009A76EE" w:rsidRPr="008A5E4E">
        <w:fldChar w:fldCharType="separate"/>
      </w:r>
      <w:r w:rsidR="00533AF0" w:rsidRPr="00533AF0">
        <w:rPr>
          <w:rStyle w:val="xref1"/>
          <w:noProof/>
        </w:rPr>
        <w:t>on</w:t>
      </w:r>
      <w:r w:rsidR="00533AF0">
        <w:rPr>
          <w:noProof/>
        </w:rPr>
        <w:t xml:space="preserve"> page 385</w:t>
      </w:r>
      <w:r w:rsidR="009A76EE" w:rsidRPr="008A5E4E">
        <w:rPr>
          <w:rStyle w:val="xref1"/>
        </w:rPr>
        <w:fldChar w:fldCharType="end"/>
      </w:r>
      <w:r>
        <w:rPr>
          <w:rStyle w:val="xref1"/>
        </w:rPr>
        <w:t>)</w:t>
      </w:r>
      <w:r>
        <w:t xml:space="preserve"> for details on limits that apply to both profiles.</w:t>
      </w:r>
    </w:p>
    <w:p w14:paraId="651FF9DE" w14:textId="5F83A361" w:rsidR="002B44BF" w:rsidRDefault="002B44BF">
      <w:pPr>
        <w:pStyle w:val="p"/>
      </w:pPr>
      <w:r>
        <w:t xml:space="preserve">The HSA runtime provides queries  that enables an application to determine which optional features are available, </w:t>
      </w:r>
      <w:r w:rsidR="002B0079">
        <w:t>the properties of implementation dependent features</w:t>
      </w:r>
      <w:r>
        <w:t>, and the values of implementation defined limits.</w:t>
      </w:r>
    </w:p>
    <w:p w14:paraId="2C293106" w14:textId="77777777" w:rsidR="008A5E4E" w:rsidRDefault="0065745B">
      <w:pPr>
        <w:pStyle w:val="h2"/>
      </w:pPr>
      <w:bookmarkStart w:id="901" w:name="_Toc396034405"/>
      <w:r>
        <w:t xml:space="preserve">16.2 </w:t>
      </w:r>
      <w:bookmarkStart w:id="902" w:name="profile_specific_requirements"/>
      <w:bookmarkStart w:id="903" w:name="_Ref-201627243"/>
      <w:bookmarkEnd w:id="902"/>
      <w:r>
        <w:t>Profile-Specific Requirements</w:t>
      </w:r>
      <w:bookmarkEnd w:id="901"/>
      <w:bookmarkEnd w:id="903"/>
    </w:p>
    <w:p w14:paraId="434A6DEC" w14:textId="77777777" w:rsidR="008A5E4E" w:rsidRDefault="0065745B">
      <w:pPr>
        <w:pStyle w:val="p"/>
      </w:pPr>
      <w:r>
        <w:t>This section describes the requirements that an implementation must adhere to in order to claim support of the Base or Full profile.</w:t>
      </w:r>
    </w:p>
    <w:p w14:paraId="1967E029" w14:textId="77777777" w:rsidR="008A5E4E" w:rsidRDefault="0065745B">
      <w:pPr>
        <w:pStyle w:val="h3"/>
      </w:pPr>
      <w:bookmarkStart w:id="904" w:name="_Toc396034406"/>
      <w:r>
        <w:t xml:space="preserve">16.2.1 </w:t>
      </w:r>
      <w:bookmarkStart w:id="905" w:name="base_profile_requirements"/>
      <w:bookmarkEnd w:id="905"/>
      <w:r w:rsidR="009A76EE">
        <w:fldChar w:fldCharType="begin"/>
      </w:r>
      <w:r>
        <w:instrText xml:space="preserve"> XE "Base profile" </w:instrText>
      </w:r>
      <w:r w:rsidR="009A76EE">
        <w:fldChar w:fldCharType="end"/>
      </w:r>
      <w:r w:rsidR="009A76EE">
        <w:fldChar w:fldCharType="begin"/>
      </w:r>
      <w:r>
        <w:instrText xml:space="preserve"> XE "profiles:Base profile" </w:instrText>
      </w:r>
      <w:r w:rsidR="009A76EE">
        <w:fldChar w:fldCharType="end"/>
      </w:r>
      <w:bookmarkStart w:id="906" w:name="_Ref-16064923"/>
      <w:r>
        <w:t>Base Profile Requirements</w:t>
      </w:r>
      <w:bookmarkEnd w:id="904"/>
      <w:bookmarkEnd w:id="906"/>
    </w:p>
    <w:p w14:paraId="410F4E2D" w14:textId="77777777" w:rsidR="008A5E4E" w:rsidRDefault="0065745B">
      <w:pPr>
        <w:pStyle w:val="pNoPageBreakAfter"/>
      </w:pPr>
      <w:r>
        <w:t>Implementations of the Base profile are required to provide the following support:</w:t>
      </w:r>
    </w:p>
    <w:p w14:paraId="0336E08E" w14:textId="77777777" w:rsidR="008A5E4E" w:rsidRDefault="0065745B">
      <w:pPr>
        <w:pStyle w:val="li"/>
        <w:numPr>
          <w:ilvl w:val="0"/>
          <w:numId w:val="226"/>
        </w:numPr>
        <w:spacing w:before="320"/>
        <w:ind w:left="600"/>
      </w:pPr>
      <w:r>
        <w:t>On all supported floating-point types:</w:t>
      </w:r>
    </w:p>
    <w:p w14:paraId="6B5150A5" w14:textId="543A226A" w:rsidR="008A5E4E" w:rsidRDefault="0065745B">
      <w:pPr>
        <w:pStyle w:val="li1"/>
        <w:numPr>
          <w:ilvl w:val="1"/>
          <w:numId w:val="227"/>
        </w:numPr>
        <w:ind w:left="1200"/>
      </w:pPr>
      <w:r>
        <w:t xml:space="preserve">Must provide an IEEE/ANSI Standard 754-2008 correctly rounded </w:t>
      </w:r>
      <w:r w:rsidR="000D6B1E">
        <w:t>result using the default rounding mode</w:t>
      </w:r>
      <w:r>
        <w:t xml:space="preserve"> for </w:t>
      </w:r>
      <w:r w:rsidRPr="00240BD2">
        <w:rPr>
          <w:rFonts w:ascii="Courier New" w:hAnsi="Courier New" w:cs="Courier New"/>
          <w:sz w:val="20"/>
          <w:szCs w:val="20"/>
        </w:rPr>
        <w:t>add</w:t>
      </w:r>
      <w:r w:rsidR="001F5FDA">
        <w:t xml:space="preserve">, </w:t>
      </w:r>
      <w:r w:rsidRPr="00240BD2">
        <w:rPr>
          <w:rFonts w:ascii="Courier New" w:hAnsi="Courier New" w:cs="Courier New"/>
          <w:sz w:val="20"/>
          <w:szCs w:val="20"/>
        </w:rPr>
        <w:t>sub</w:t>
      </w:r>
      <w:r w:rsidR="001F5FDA">
        <w:t xml:space="preserve">, </w:t>
      </w:r>
      <w:r w:rsidRPr="00240BD2">
        <w:rPr>
          <w:rFonts w:ascii="Courier New" w:hAnsi="Courier New" w:cs="Courier New"/>
          <w:sz w:val="20"/>
          <w:szCs w:val="20"/>
        </w:rPr>
        <w:t>mul</w:t>
      </w:r>
      <w:r w:rsidR="001F5FDA">
        <w:t xml:space="preserve">, </w:t>
      </w:r>
      <w:r w:rsidRPr="00240BD2">
        <w:rPr>
          <w:rFonts w:ascii="Courier New" w:hAnsi="Courier New" w:cs="Courier New"/>
          <w:sz w:val="20"/>
          <w:szCs w:val="20"/>
        </w:rPr>
        <w:t>fma</w:t>
      </w:r>
      <w:r w:rsidR="001F5FDA">
        <w:t xml:space="preserve">, and </w:t>
      </w:r>
      <w:r w:rsidR="001F5FDA" w:rsidRPr="00240BD2">
        <w:rPr>
          <w:rFonts w:ascii="Courier New" w:hAnsi="Courier New" w:cs="Courier New"/>
          <w:sz w:val="20"/>
          <w:szCs w:val="20"/>
        </w:rPr>
        <w:t>fract</w:t>
      </w:r>
      <w:r>
        <w:t xml:space="preserve"> operations.</w:t>
      </w:r>
    </w:p>
    <w:p w14:paraId="298FB877" w14:textId="77777777" w:rsidR="008A5E4E" w:rsidRDefault="0065745B">
      <w:pPr>
        <w:pStyle w:val="li1"/>
        <w:numPr>
          <w:ilvl w:val="1"/>
          <w:numId w:val="227"/>
        </w:numPr>
        <w:ind w:left="1200"/>
      </w:pPr>
      <w:r>
        <w:t>Does not support the 64-bit floating-point type (</w:t>
      </w:r>
      <w:r>
        <w:rPr>
          <w:rStyle w:val="code1"/>
        </w:rPr>
        <w:t>f64</w:t>
      </w:r>
      <w:r>
        <w:t>), 64-bit packed floating-point type (</w:t>
      </w:r>
      <w:r>
        <w:rPr>
          <w:rStyle w:val="code1"/>
        </w:rPr>
        <w:t>2xf64</w:t>
      </w:r>
      <w:r>
        <w:t xml:space="preserve">), double-precision floating point constants, nor any operations on the types. </w:t>
      </w:r>
    </w:p>
    <w:p w14:paraId="09A474A4" w14:textId="554723C2" w:rsidR="008A5E4E" w:rsidRDefault="0065745B">
      <w:pPr>
        <w:pStyle w:val="li1"/>
        <w:numPr>
          <w:ilvl w:val="1"/>
          <w:numId w:val="227"/>
        </w:numPr>
        <w:ind w:left="1200"/>
      </w:pPr>
      <w:r>
        <w:t xml:space="preserve">Must provide </w:t>
      </w:r>
      <w:r w:rsidRPr="00240BD2">
        <w:rPr>
          <w:rFonts w:ascii="Courier New" w:hAnsi="Courier New" w:cs="Courier New"/>
          <w:sz w:val="20"/>
          <w:szCs w:val="20"/>
        </w:rPr>
        <w:t>div</w:t>
      </w:r>
      <w:r>
        <w:t xml:space="preserve"> operations </w:t>
      </w:r>
      <w:r w:rsidR="00AD2181">
        <w:t xml:space="preserve">less than or equal to </w:t>
      </w:r>
      <w:r>
        <w:t>2.5 ULP (</w:t>
      </w:r>
      <w:r w:rsidR="00F64947">
        <w:t xml:space="preserve">see </w:t>
      </w:r>
      <w:r w:rsidR="00F64947">
        <w:rPr>
          <w:rStyle w:val="xref1"/>
        </w:rPr>
        <w:t>4.19.6. Unit of Least Precision (ULP) (</w:t>
      </w:r>
      <w:r w:rsidR="00F64947">
        <w:fldChar w:fldCharType="begin"/>
      </w:r>
      <w:r w:rsidR="00F64947">
        <w:instrText xml:space="preserve"> PAGEREF  unit_of_least_precision \h \p  \* MERGEFORMAT </w:instrText>
      </w:r>
      <w:r w:rsidR="00F64947">
        <w:fldChar w:fldCharType="separate"/>
      </w:r>
      <w:r w:rsidR="00F64947">
        <w:rPr>
          <w:noProof/>
        </w:rPr>
        <w:t>on page 105</w:t>
      </w:r>
      <w:r w:rsidR="00F64947">
        <w:fldChar w:fldCharType="end"/>
      </w:r>
      <w:r w:rsidR="00F64947">
        <w:rPr>
          <w:rStyle w:val="xref1"/>
        </w:rPr>
        <w:t>)</w:t>
      </w:r>
      <w:r>
        <w:t xml:space="preserve">) of the mathematically accurate result. </w:t>
      </w:r>
    </w:p>
    <w:p w14:paraId="051B6F07" w14:textId="2533AEDB" w:rsidR="008A5E4E" w:rsidRDefault="0065745B">
      <w:pPr>
        <w:pStyle w:val="li1"/>
        <w:numPr>
          <w:ilvl w:val="1"/>
          <w:numId w:val="227"/>
        </w:numPr>
        <w:ind w:left="1200"/>
      </w:pPr>
      <w:r>
        <w:t xml:space="preserve">Must provide </w:t>
      </w:r>
      <w:r w:rsidR="001F5FDA" w:rsidRPr="00240BD2">
        <w:rPr>
          <w:rFonts w:ascii="Courier New" w:hAnsi="Courier New" w:cs="Courier New"/>
          <w:sz w:val="20"/>
          <w:szCs w:val="20"/>
        </w:rPr>
        <w:t>sqrt</w:t>
      </w:r>
      <w:r>
        <w:t xml:space="preserve"> operations </w:t>
      </w:r>
      <w:r w:rsidR="00AD2181">
        <w:t xml:space="preserve">less than or equal to </w:t>
      </w:r>
      <w:r>
        <w:t xml:space="preserve">1 ULP of the mathematically accurate result. </w:t>
      </w:r>
    </w:p>
    <w:p w14:paraId="087F22E8" w14:textId="6300834B" w:rsidR="00844868" w:rsidRDefault="0065745B" w:rsidP="002A5E7E">
      <w:pPr>
        <w:pStyle w:val="li1"/>
        <w:numPr>
          <w:ilvl w:val="1"/>
          <w:numId w:val="227"/>
        </w:numPr>
        <w:ind w:left="1200"/>
      </w:pPr>
      <w:r>
        <w:t xml:space="preserve">All floating-point operations (except </w:t>
      </w:r>
      <w:r>
        <w:rPr>
          <w:rStyle w:val="code1"/>
        </w:rPr>
        <w:t>cvt</w:t>
      </w:r>
      <w:r>
        <w:t xml:space="preserve">) that support the floating-point rounding mode must only </w:t>
      </w:r>
      <w:r w:rsidR="00B40806">
        <w:t>allow</w:t>
      </w:r>
      <w:r w:rsidR="00C255CF">
        <w:t xml:space="preserve"> </w:t>
      </w:r>
      <w:r>
        <w:t>the</w:t>
      </w:r>
      <w:r w:rsidR="00401239">
        <w:t xml:space="preserve"> default</w:t>
      </w:r>
      <w:r>
        <w:t xml:space="preserve"> </w:t>
      </w:r>
      <w:r w:rsidR="00B30AE7">
        <w:t xml:space="preserve">floating-point </w:t>
      </w:r>
      <w:r>
        <w:t>rounding mode</w:t>
      </w:r>
      <w:r w:rsidR="00401239">
        <w:t xml:space="preserve"> (see </w:t>
      </w:r>
      <w:r w:rsidR="00401239">
        <w:rPr>
          <w:rStyle w:val="xref1"/>
        </w:rPr>
        <w:t>4.19.2. Rounding (</w:t>
      </w:r>
      <w:r w:rsidR="00401239" w:rsidRPr="008A5E4E">
        <w:fldChar w:fldCharType="begin"/>
      </w:r>
      <w:r w:rsidR="00401239">
        <w:instrText xml:space="preserve"> PAGEREF _Ref-1700081994 \p \h  \* MERGEFORMAT </w:instrText>
      </w:r>
      <w:r w:rsidR="00401239" w:rsidRPr="008A5E4E">
        <w:fldChar w:fldCharType="separate"/>
      </w:r>
      <w:r w:rsidR="00401239" w:rsidRPr="00533AF0">
        <w:rPr>
          <w:rStyle w:val="xref1"/>
          <w:noProof/>
        </w:rPr>
        <w:t>on</w:t>
      </w:r>
      <w:r w:rsidR="00401239">
        <w:rPr>
          <w:noProof/>
        </w:rPr>
        <w:t xml:space="preserve"> page 92</w:t>
      </w:r>
      <w:r w:rsidR="00401239" w:rsidRPr="008A5E4E">
        <w:rPr>
          <w:rStyle w:val="xref1"/>
        </w:rPr>
        <w:fldChar w:fldCharType="end"/>
      </w:r>
      <w:r w:rsidR="00401239">
        <w:rPr>
          <w:rStyle w:val="xref1"/>
        </w:rPr>
        <w:t>)</w:t>
      </w:r>
      <w:r w:rsidR="00401239">
        <w:t>)</w:t>
      </w:r>
      <w:r>
        <w:t xml:space="preserve">. </w:t>
      </w:r>
    </w:p>
    <w:p w14:paraId="106ADD13" w14:textId="5E6E2CBE" w:rsidR="002A5E7E" w:rsidRDefault="0065745B" w:rsidP="002A5E7E">
      <w:pPr>
        <w:pStyle w:val="li1"/>
        <w:numPr>
          <w:ilvl w:val="1"/>
          <w:numId w:val="227"/>
        </w:numPr>
        <w:ind w:left="1200"/>
      </w:pPr>
      <w:r>
        <w:t xml:space="preserve">The </w:t>
      </w:r>
      <w:r>
        <w:rPr>
          <w:rStyle w:val="code1"/>
        </w:rPr>
        <w:t>cvt</w:t>
      </w:r>
      <w:r>
        <w:t xml:space="preserve"> operation from a floating-point type to a smaller floating-point type, and from integer type to floating-point type, must only </w:t>
      </w:r>
      <w:r w:rsidR="00B40806">
        <w:t>allow</w:t>
      </w:r>
      <w:r w:rsidR="00C255CF">
        <w:t xml:space="preserve"> </w:t>
      </w:r>
      <w:r>
        <w:t xml:space="preserve">the </w:t>
      </w:r>
      <w:r w:rsidR="00401239">
        <w:t>default</w:t>
      </w:r>
      <w:r w:rsidR="00B30AE7">
        <w:t xml:space="preserve"> floating-point</w:t>
      </w:r>
      <w:r>
        <w:t xml:space="preserve"> rounding mode. The </w:t>
      </w:r>
      <w:r>
        <w:rPr>
          <w:rStyle w:val="code1"/>
        </w:rPr>
        <w:t>cvt</w:t>
      </w:r>
      <w:r>
        <w:t xml:space="preserve"> operation from floating-point type to integer type must only support</w:t>
      </w:r>
      <w:r w:rsidR="00A17153">
        <w:t xml:space="preserve"> the integer rounding modes</w:t>
      </w:r>
      <w:r w:rsidR="0010677F">
        <w:t xml:space="preserve"> (see 5.18.4 Description of Integer Rounding Modes (</w:t>
      </w:r>
      <w:r w:rsidR="0010677F">
        <w:fldChar w:fldCharType="begin"/>
      </w:r>
      <w:r w:rsidR="0010677F">
        <w:instrText xml:space="preserve"> PAGEREF rules_for_rounding_for_conversions \p \h </w:instrText>
      </w:r>
      <w:r w:rsidR="0010677F">
        <w:fldChar w:fldCharType="separate"/>
      </w:r>
      <w:r w:rsidR="0010677F">
        <w:rPr>
          <w:noProof/>
        </w:rPr>
        <w:t>on page 154</w:t>
      </w:r>
      <w:r w:rsidR="0010677F">
        <w:fldChar w:fldCharType="end"/>
      </w:r>
      <w:r w:rsidR="0010677F">
        <w:t>))</w:t>
      </w:r>
      <w:r w:rsidR="00A17153">
        <w:t xml:space="preserve"> of</w:t>
      </w:r>
      <w:r>
        <w:t xml:space="preserve"> </w:t>
      </w:r>
      <w:r>
        <w:rPr>
          <w:rStyle w:val="code1"/>
        </w:rPr>
        <w:t>zeroi</w:t>
      </w:r>
      <w:r w:rsidR="00AC34A0">
        <w:t>,</w:t>
      </w:r>
      <w:r>
        <w:t xml:space="preserve"> </w:t>
      </w:r>
      <w:r>
        <w:rPr>
          <w:rStyle w:val="code1"/>
        </w:rPr>
        <w:t>zeroi_sat</w:t>
      </w:r>
      <w:r w:rsidR="00AC34A0">
        <w:t xml:space="preserve">, </w:t>
      </w:r>
      <w:r w:rsidR="00836F7A">
        <w:rPr>
          <w:rStyle w:val="code1"/>
        </w:rPr>
        <w:t>sz</w:t>
      </w:r>
      <w:r w:rsidR="00AC34A0">
        <w:rPr>
          <w:rStyle w:val="code1"/>
        </w:rPr>
        <w:t>eroi</w:t>
      </w:r>
      <w:r w:rsidR="00AC34A0">
        <w:t xml:space="preserve"> and </w:t>
      </w:r>
      <w:r w:rsidR="00836F7A">
        <w:rPr>
          <w:rStyle w:val="code1"/>
        </w:rPr>
        <w:t>sz</w:t>
      </w:r>
      <w:r w:rsidR="00AC34A0">
        <w:rPr>
          <w:rStyle w:val="code1"/>
        </w:rPr>
        <w:t>eroi_sat</w:t>
      </w:r>
      <w:r w:rsidR="00AC34A0">
        <w:t xml:space="preserve"> </w:t>
      </w:r>
      <w:r>
        <w:t xml:space="preserve">(which correspond to the standard floating-point to integer conversion of </w:t>
      </w:r>
      <w:r w:rsidR="00C2304B">
        <w:t xml:space="preserve">the </w:t>
      </w:r>
      <w:r>
        <w:t>C</w:t>
      </w:r>
      <w:r w:rsidR="009409DF">
        <w:t xml:space="preserve"> language</w:t>
      </w:r>
      <w:r>
        <w:t>).</w:t>
      </w:r>
    </w:p>
    <w:p w14:paraId="6BD5EDAF" w14:textId="77777777" w:rsidR="008A5E4E" w:rsidRDefault="0065745B">
      <w:pPr>
        <w:pStyle w:val="li1"/>
        <w:numPr>
          <w:ilvl w:val="1"/>
          <w:numId w:val="227"/>
        </w:numPr>
        <w:ind w:left="1200"/>
      </w:pPr>
      <w:r>
        <w:t xml:space="preserve">Must flush subnormal values to zero. All HSAIL floating-point operations must specify the </w:t>
      </w:r>
      <w:r>
        <w:rPr>
          <w:rStyle w:val="code1"/>
        </w:rPr>
        <w:t>ftz</w:t>
      </w:r>
      <w:r>
        <w:t xml:space="preserve"> modifier (when </w:t>
      </w:r>
      <w:r>
        <w:rPr>
          <w:rStyle w:val="code1"/>
        </w:rPr>
        <w:t>ftz</w:t>
      </w:r>
      <w:r>
        <w:t xml:space="preserve"> is valid).</w:t>
      </w:r>
    </w:p>
    <w:p w14:paraId="090C3303" w14:textId="77777777" w:rsidR="008A5E4E" w:rsidRDefault="0065745B">
      <w:pPr>
        <w:pStyle w:val="li1"/>
        <w:numPr>
          <w:ilvl w:val="1"/>
          <w:numId w:val="227"/>
        </w:numPr>
        <w:ind w:left="1200"/>
      </w:pPr>
      <w:r>
        <w:t xml:space="preserve">For all floating-point arithmetic operations (see </w:t>
      </w:r>
      <w:r>
        <w:rPr>
          <w:rStyle w:val="xref1"/>
        </w:rPr>
        <w:t>5.11. Floating-Point Arithmetic Operations (</w:t>
      </w:r>
      <w:r w:rsidR="009A76EE" w:rsidRPr="008A5E4E">
        <w:fldChar w:fldCharType="begin"/>
      </w:r>
      <w:r w:rsidR="008A5E4E">
        <w:instrText xml:space="preserve"> PAGEREF _Ref1094051589 \p \h  \* MERGEFORMAT </w:instrText>
      </w:r>
      <w:r w:rsidR="009A76EE" w:rsidRPr="008A5E4E">
        <w:fldChar w:fldCharType="separate"/>
      </w:r>
      <w:r w:rsidR="00533AF0" w:rsidRPr="00533AF0">
        <w:rPr>
          <w:rStyle w:val="xref1"/>
          <w:noProof/>
        </w:rPr>
        <w:t>on</w:t>
      </w:r>
      <w:r w:rsidR="00533AF0">
        <w:rPr>
          <w:noProof/>
        </w:rPr>
        <w:t xml:space="preserve"> page 127</w:t>
      </w:r>
      <w:r w:rsidR="009A76EE" w:rsidRPr="008A5E4E">
        <w:rPr>
          <w:rStyle w:val="xref1"/>
        </w:rPr>
        <w:fldChar w:fldCharType="end"/>
      </w:r>
      <w:r>
        <w:rPr>
          <w:rStyle w:val="xref1"/>
        </w:rPr>
        <w:t>)</w:t>
      </w:r>
      <w:r>
        <w:t xml:space="preserve">) and </w:t>
      </w:r>
      <w:r>
        <w:rPr>
          <w:rStyle w:val="code1"/>
        </w:rPr>
        <w:t>cvt</w:t>
      </w:r>
      <w:r>
        <w:t xml:space="preserve"> with a floating-point source and destination type (see </w:t>
      </w:r>
      <w:r>
        <w:rPr>
          <w:rStyle w:val="xref1"/>
        </w:rPr>
        <w:t>5.18. Conversion (cvt) Operation (</w:t>
      </w:r>
      <w:r w:rsidR="009A76EE" w:rsidRPr="008A5E4E">
        <w:fldChar w:fldCharType="begin"/>
      </w:r>
      <w:r w:rsidR="008A5E4E">
        <w:instrText xml:space="preserve"> PAGEREF _Ref338407832 \p \h  \* MERGEFORMAT </w:instrText>
      </w:r>
      <w:r w:rsidR="009A76EE" w:rsidRPr="008A5E4E">
        <w:fldChar w:fldCharType="separate"/>
      </w:r>
      <w:r w:rsidR="00533AF0" w:rsidRPr="00533AF0">
        <w:rPr>
          <w:rStyle w:val="xref1"/>
          <w:noProof/>
        </w:rPr>
        <w:t>on</w:t>
      </w:r>
      <w:r w:rsidR="00533AF0">
        <w:rPr>
          <w:noProof/>
        </w:rPr>
        <w:t xml:space="preserve"> page 148</w:t>
      </w:r>
      <w:r w:rsidR="009A76EE" w:rsidRPr="008A5E4E">
        <w:rPr>
          <w:rStyle w:val="xref1"/>
        </w:rPr>
        <w:fldChar w:fldCharType="end"/>
      </w:r>
      <w:r>
        <w:rPr>
          <w:rStyle w:val="xref1"/>
        </w:rPr>
        <w:t>)</w:t>
      </w:r>
      <w:r>
        <w:t xml:space="preserve">), if one or more inputs are NaNs, the result must be a quiet NaN. The actual quiet NaN is implementation defined and is not required to be propagated from a source operand to the destination operand (see </w:t>
      </w:r>
      <w:r>
        <w:rPr>
          <w:rStyle w:val="xref1"/>
        </w:rPr>
        <w:t>4.19.4. Not A Number (NaN) (</w:t>
      </w:r>
      <w:r w:rsidR="009A76EE" w:rsidRPr="008A5E4E">
        <w:fldChar w:fldCharType="begin"/>
      </w:r>
      <w:r w:rsidR="008A5E4E">
        <w:instrText xml:space="preserve"> PAGEREF _Ref-143320687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w:t>
      </w:r>
    </w:p>
    <w:p w14:paraId="340DA4E0" w14:textId="77777777" w:rsidR="008A5E4E" w:rsidRDefault="0065745B">
      <w:pPr>
        <w:pStyle w:val="li2"/>
        <w:numPr>
          <w:ilvl w:val="2"/>
          <w:numId w:val="228"/>
        </w:numPr>
        <w:ind w:left="1800"/>
      </w:pPr>
      <w:r>
        <w:t xml:space="preserve">The exception to this rule is </w:t>
      </w:r>
      <w:r>
        <w:rPr>
          <w:rStyle w:val="code1"/>
        </w:rPr>
        <w:t>min</w:t>
      </w:r>
      <w:r>
        <w:t xml:space="preserve"> and </w:t>
      </w:r>
      <w:r>
        <w:rPr>
          <w:rStyle w:val="code1"/>
        </w:rPr>
        <w:t>max</w:t>
      </w:r>
      <w:r>
        <w:t>, when one of the inputs is a quiet NaN and the other is a number, in which case the result is the number.</w:t>
      </w:r>
    </w:p>
    <w:p w14:paraId="0A7AF45A" w14:textId="25888CE6" w:rsidR="00695998" w:rsidRDefault="00695998">
      <w:pPr>
        <w:pStyle w:val="li"/>
        <w:numPr>
          <w:ilvl w:val="0"/>
          <w:numId w:val="226"/>
        </w:numPr>
        <w:spacing w:after="320"/>
        <w:ind w:left="600"/>
      </w:pPr>
      <w:r>
        <w:t xml:space="preserve">The finalizer must give an error if the rounding modifier is not omitted for an operation that only allows the default </w:t>
      </w:r>
      <w:r w:rsidR="00B30AE7">
        <w:t xml:space="preserve">floating-point </w:t>
      </w:r>
      <w:r>
        <w:t xml:space="preserve">rounding mode. The default </w:t>
      </w:r>
      <w:r w:rsidR="00B30AE7">
        <w:t xml:space="preserve">floating-point </w:t>
      </w:r>
      <w:r>
        <w:t xml:space="preserve">rounding mode that will be used is specified by the </w:t>
      </w:r>
      <w:r w:rsidR="00BC421C">
        <w:t>module</w:t>
      </w:r>
      <w:r>
        <w:t xml:space="preserve"> </w:t>
      </w:r>
      <w:r w:rsidR="00BC421C">
        <w:t>header</w:t>
      </w:r>
      <w:r>
        <w:t xml:space="preserve"> (</w:t>
      </w:r>
      <w:r>
        <w:rPr>
          <w:rStyle w:val="xref1"/>
        </w:rPr>
        <w:t xml:space="preserve">14.1. Syntax of the </w:t>
      </w:r>
      <w:r w:rsidR="00BC421C">
        <w:rPr>
          <w:rStyle w:val="xref1"/>
        </w:rPr>
        <w:t>module</w:t>
      </w:r>
      <w:r>
        <w:rPr>
          <w:rStyle w:val="xref1"/>
        </w:rPr>
        <w:t xml:space="preserve"> </w:t>
      </w:r>
      <w:r w:rsidR="00BC421C">
        <w:rPr>
          <w:rStyle w:val="xref1"/>
        </w:rPr>
        <w:t>Header</w:t>
      </w:r>
      <w:r>
        <w:rPr>
          <w:rStyle w:val="xref1"/>
        </w:rPr>
        <w:t xml:space="preserve"> (</w:t>
      </w:r>
      <w:r w:rsidRPr="008A5E4E">
        <w:fldChar w:fldCharType="begin"/>
      </w:r>
      <w:r>
        <w:instrText xml:space="preserve"> PAGEREF _Ref-1343732804 \p \h  \* MERGEFORMAT </w:instrText>
      </w:r>
      <w:r w:rsidRPr="008A5E4E">
        <w:fldChar w:fldCharType="separate"/>
      </w:r>
      <w:r w:rsidRPr="00533AF0">
        <w:rPr>
          <w:rStyle w:val="xref1"/>
          <w:noProof/>
        </w:rPr>
        <w:t>on</w:t>
      </w:r>
      <w:r>
        <w:rPr>
          <w:noProof/>
        </w:rPr>
        <w:t xml:space="preserve"> page 293</w:t>
      </w:r>
      <w:r w:rsidRPr="008A5E4E">
        <w:rPr>
          <w:rStyle w:val="xref1"/>
        </w:rPr>
        <w:fldChar w:fldCharType="end"/>
      </w:r>
      <w:r>
        <w:rPr>
          <w:rStyle w:val="xref1"/>
        </w:rPr>
        <w:t>)</w:t>
      </w:r>
      <w:r>
        <w:t xml:space="preserve">). The default </w:t>
      </w:r>
      <w:r w:rsidR="00B30AE7">
        <w:t xml:space="preserve">floating-point </w:t>
      </w:r>
      <w:r>
        <w:t xml:space="preserve">rounding modes supported must be either </w:t>
      </w:r>
      <w:r w:rsidRPr="00ED455E">
        <w:rPr>
          <w:rFonts w:ascii="Courier New" w:hAnsi="Courier New" w:cs="Courier New"/>
        </w:rPr>
        <w:t>zero</w:t>
      </w:r>
      <w:r>
        <w:t xml:space="preserve">, </w:t>
      </w:r>
      <w:r w:rsidRPr="00ED455E">
        <w:rPr>
          <w:rFonts w:ascii="Courier New" w:hAnsi="Courier New" w:cs="Courier New"/>
        </w:rPr>
        <w:t>near</w:t>
      </w:r>
      <w:r>
        <w:t xml:space="preserve"> or both </w:t>
      </w:r>
      <w:r w:rsidRPr="00ED455E">
        <w:rPr>
          <w:rFonts w:ascii="Courier New" w:hAnsi="Courier New" w:cs="Courier New"/>
        </w:rPr>
        <w:t>zero</w:t>
      </w:r>
      <w:r>
        <w:t xml:space="preserve"> and </w:t>
      </w:r>
      <w:r w:rsidRPr="00ED455E">
        <w:rPr>
          <w:rFonts w:ascii="Courier New" w:hAnsi="Courier New" w:cs="Courier New"/>
        </w:rPr>
        <w:t>near</w:t>
      </w:r>
      <w:r>
        <w:t>.</w:t>
      </w:r>
      <w:r w:rsidR="003239FF">
        <w:t xml:space="preserve"> An HSA runtime query is available to determine the floating-point rounding modes supported </w:t>
      </w:r>
      <w:r w:rsidR="007834D9">
        <w:t>by</w:t>
      </w:r>
      <w:r w:rsidR="003239FF">
        <w:t xml:space="preserve"> </w:t>
      </w:r>
      <w:r w:rsidR="0023395C">
        <w:t>a kernel agent</w:t>
      </w:r>
      <w:r w:rsidR="009F02C9" w:rsidRPr="009F02C9">
        <w:t xml:space="preserve"> </w:t>
      </w:r>
      <w:r w:rsidR="009F02C9">
        <w:t>if the Base profile is specified</w:t>
      </w:r>
      <w:r w:rsidR="003239FF">
        <w:t>.</w:t>
      </w:r>
    </w:p>
    <w:p w14:paraId="29FCE568" w14:textId="77777777" w:rsidR="00B938FB" w:rsidRDefault="00B938FB" w:rsidP="00636634">
      <w:pPr>
        <w:pStyle w:val="li"/>
        <w:numPr>
          <w:ilvl w:val="0"/>
          <w:numId w:val="226"/>
        </w:numPr>
        <w:spacing w:after="320"/>
        <w:ind w:left="600"/>
      </w:pPr>
      <w:r>
        <w:t xml:space="preserve">The </w:t>
      </w:r>
      <w:r w:rsidRPr="00636634">
        <w:rPr>
          <w:rFonts w:ascii="Courier New" w:hAnsi="Courier New" w:cs="Courier New"/>
        </w:rPr>
        <w:t>icall</w:t>
      </w:r>
      <w:r>
        <w:t xml:space="preserve"> operation is not supported.</w:t>
      </w:r>
      <w:r w:rsidR="00BF3606">
        <w:t xml:space="preserve"> See </w:t>
      </w:r>
      <w:r w:rsidR="00BF3606">
        <w:rPr>
          <w:rStyle w:val="xref1"/>
        </w:rPr>
        <w:t>10.8. Indirect Call (icall) Operation (</w:t>
      </w:r>
      <w:r w:rsidR="00BF3606" w:rsidRPr="008A5E4E">
        <w:fldChar w:fldCharType="begin"/>
      </w:r>
      <w:r w:rsidR="00BF3606">
        <w:instrText xml:space="preserve"> PAGEREF _Ref-369314325 \p \h  \* MERGEFORMAT </w:instrText>
      </w:r>
      <w:r w:rsidR="00BF3606" w:rsidRPr="008A5E4E">
        <w:fldChar w:fldCharType="separate"/>
      </w:r>
      <w:r w:rsidR="00BF3606" w:rsidRPr="00533AF0">
        <w:rPr>
          <w:rStyle w:val="xref1"/>
          <w:noProof/>
        </w:rPr>
        <w:t>on</w:t>
      </w:r>
      <w:r w:rsidR="00BF3606">
        <w:rPr>
          <w:noProof/>
        </w:rPr>
        <w:t xml:space="preserve"> page 256</w:t>
      </w:r>
      <w:r w:rsidR="00BF3606" w:rsidRPr="008A5E4E">
        <w:rPr>
          <w:rStyle w:val="xref1"/>
        </w:rPr>
        <w:fldChar w:fldCharType="end"/>
      </w:r>
      <w:r w:rsidR="00BF3606">
        <w:rPr>
          <w:rStyle w:val="xref1"/>
        </w:rPr>
        <w:t>).</w:t>
      </w:r>
    </w:p>
    <w:p w14:paraId="65F98FE9" w14:textId="02920AEE" w:rsidR="008B251F" w:rsidRDefault="00F916A8" w:rsidP="00636634">
      <w:pPr>
        <w:pStyle w:val="li"/>
        <w:numPr>
          <w:ilvl w:val="0"/>
          <w:numId w:val="226"/>
        </w:numPr>
        <w:spacing w:after="320"/>
        <w:ind w:left="600"/>
      </w:pPr>
      <w:r>
        <w:t xml:space="preserve">It is optional if </w:t>
      </w:r>
      <w:r w:rsidR="0065745B">
        <w:t xml:space="preserve">either the DETECT or BREAK exception policies (see </w:t>
      </w:r>
      <w:r w:rsidR="0065745B">
        <w:rPr>
          <w:rStyle w:val="xref1"/>
        </w:rPr>
        <w:t>12.3. Hardware Exception Policies (</w:t>
      </w:r>
      <w:r w:rsidR="009A76EE" w:rsidRPr="008A5E4E">
        <w:fldChar w:fldCharType="begin"/>
      </w:r>
      <w:r w:rsidR="008A5E4E">
        <w:instrText xml:space="preserve"> PAGEREF _Ref2128990405 \p \h  \* MERGEFORMAT </w:instrText>
      </w:r>
      <w:r w:rsidR="009A76EE" w:rsidRPr="008A5E4E">
        <w:fldChar w:fldCharType="separate"/>
      </w:r>
      <w:r w:rsidR="00533AF0" w:rsidRPr="00533AF0">
        <w:rPr>
          <w:rStyle w:val="xref1"/>
          <w:noProof/>
        </w:rPr>
        <w:t>on</w:t>
      </w:r>
      <w:r w:rsidR="00533AF0">
        <w:rPr>
          <w:noProof/>
        </w:rPr>
        <w:t xml:space="preserve"> page 279</w:t>
      </w:r>
      <w:r w:rsidR="009A76EE" w:rsidRPr="008A5E4E">
        <w:rPr>
          <w:rStyle w:val="xref1"/>
        </w:rPr>
        <w:fldChar w:fldCharType="end"/>
      </w:r>
      <w:r w:rsidR="0065745B">
        <w:rPr>
          <w:rStyle w:val="xref1"/>
        </w:rPr>
        <w:t>)</w:t>
      </w:r>
      <w:r w:rsidR="0065745B">
        <w:t xml:space="preserve">) for the five exceptions specified in </w:t>
      </w:r>
      <w:r w:rsidR="0065745B">
        <w:rPr>
          <w:rStyle w:val="xref1"/>
        </w:rPr>
        <w:t>12.2. Hardware Exceptions (</w:t>
      </w:r>
      <w:r w:rsidR="009A76EE" w:rsidRPr="008A5E4E">
        <w:fldChar w:fldCharType="begin"/>
      </w:r>
      <w:r w:rsidR="008A5E4E">
        <w:instrText xml:space="preserve"> PAGEREF _Ref-843230354 \p \h  \* MERGEFORMAT </w:instrText>
      </w:r>
      <w:r w:rsidR="009A76EE" w:rsidRPr="008A5E4E">
        <w:fldChar w:fldCharType="separate"/>
      </w:r>
      <w:r w:rsidR="00533AF0" w:rsidRPr="00533AF0">
        <w:rPr>
          <w:rStyle w:val="xref1"/>
          <w:noProof/>
        </w:rPr>
        <w:t>on</w:t>
      </w:r>
      <w:r w:rsidR="00533AF0">
        <w:rPr>
          <w:noProof/>
        </w:rPr>
        <w:t xml:space="preserve"> page 277</w:t>
      </w:r>
      <w:r w:rsidR="009A76EE" w:rsidRPr="008A5E4E">
        <w:rPr>
          <w:rStyle w:val="xref1"/>
        </w:rPr>
        <w:fldChar w:fldCharType="end"/>
      </w:r>
      <w:r w:rsidR="0065745B">
        <w:rPr>
          <w:rStyle w:val="xref1"/>
        </w:rPr>
        <w:t>)</w:t>
      </w:r>
      <w:r w:rsidR="0065745B">
        <w:t xml:space="preserve"> are supported. </w:t>
      </w:r>
      <w:r w:rsidR="00B40C83">
        <w:t xml:space="preserve">An </w:t>
      </w:r>
      <w:r>
        <w:t>HSA</w:t>
      </w:r>
      <w:r w:rsidR="00B40C83">
        <w:t xml:space="preserve"> runtime query can be used to </w:t>
      </w:r>
      <w:r w:rsidR="00345676">
        <w:t>determine</w:t>
      </w:r>
      <w:r>
        <w:t xml:space="preserve"> the exceptions supported </w:t>
      </w:r>
      <w:r w:rsidR="00B40C83">
        <w:t xml:space="preserve">by </w:t>
      </w:r>
      <w:r w:rsidR="00080CBD">
        <w:t>the B</w:t>
      </w:r>
      <w:r w:rsidR="00445167">
        <w:t>ase profil</w:t>
      </w:r>
      <w:r>
        <w:t>e</w:t>
      </w:r>
      <w:r w:rsidR="00445167">
        <w:t xml:space="preserve"> for the DETECT and BREAK policies</w:t>
      </w:r>
      <w:r w:rsidR="00345676">
        <w:t xml:space="preserve"> for </w:t>
      </w:r>
      <w:r w:rsidR="0023395C">
        <w:t>a kernel agent</w:t>
      </w:r>
      <w:r>
        <w:t xml:space="preserve">. </w:t>
      </w:r>
      <w:r w:rsidR="0065745B">
        <w:t xml:space="preserve">See </w:t>
      </w:r>
      <w:r w:rsidR="0065745B">
        <w:rPr>
          <w:rStyle w:val="xref1"/>
        </w:rPr>
        <w:t>4.19.5. Floating Point Exceptions (</w:t>
      </w:r>
      <w:r w:rsidR="009A76EE" w:rsidRPr="008A5E4E">
        <w:fldChar w:fldCharType="begin"/>
      </w:r>
      <w:r w:rsidR="008A5E4E">
        <w:instrText xml:space="preserve"> PAGEREF _Ref2085971550 \p \h  \* MERGEFORMAT </w:instrText>
      </w:r>
      <w:r w:rsidR="009A76EE" w:rsidRPr="008A5E4E">
        <w:fldChar w:fldCharType="separate"/>
      </w:r>
      <w:r w:rsidR="00533AF0" w:rsidRPr="00533AF0">
        <w:rPr>
          <w:rStyle w:val="xref1"/>
          <w:noProof/>
        </w:rPr>
        <w:t>on</w:t>
      </w:r>
      <w:r w:rsidR="00533AF0">
        <w:rPr>
          <w:noProof/>
        </w:rPr>
        <w:t xml:space="preserve"> page 94</w:t>
      </w:r>
      <w:r w:rsidR="009A76EE" w:rsidRPr="008A5E4E">
        <w:rPr>
          <w:rStyle w:val="xref1"/>
        </w:rPr>
        <w:fldChar w:fldCharType="end"/>
      </w:r>
      <w:r w:rsidR="0065745B">
        <w:rPr>
          <w:rStyle w:val="xref1"/>
        </w:rPr>
        <w:t>)</w:t>
      </w:r>
      <w:r w:rsidR="0065745B">
        <w:t xml:space="preserve">. </w:t>
      </w:r>
    </w:p>
    <w:p w14:paraId="3212C246" w14:textId="45E45D77" w:rsidR="00B0309D" w:rsidRDefault="000A49D3" w:rsidP="00636634">
      <w:pPr>
        <w:pStyle w:val="li"/>
        <w:numPr>
          <w:ilvl w:val="0"/>
          <w:numId w:val="226"/>
        </w:numPr>
        <w:spacing w:after="320"/>
        <w:ind w:left="600"/>
      </w:pPr>
      <w:r>
        <w:t>An</w:t>
      </w:r>
      <w:r w:rsidR="00B0309D">
        <w:t xml:space="preserve"> implementation </w:t>
      </w:r>
      <w:r>
        <w:t xml:space="preserve">is only required to support </w:t>
      </w:r>
      <w:r>
        <w:rPr>
          <w:rStyle w:val="code1"/>
        </w:rPr>
        <w:t>sys</w:t>
      </w:r>
      <w:r w:rsidR="00763454">
        <w:rPr>
          <w:rStyle w:val="code1"/>
        </w:rPr>
        <w:t>tem</w:t>
      </w:r>
      <w:r>
        <w:t xml:space="preserve"> scope on virtual address ranges </w:t>
      </w:r>
      <w:r w:rsidR="00B0309D">
        <w:t>allocated using the HSA runtime</w:t>
      </w:r>
      <w:r w:rsidR="004E1006">
        <w:t xml:space="preserve"> memory allocator for memory topology regions that support fine grain coherency </w:t>
      </w:r>
      <w:r w:rsidR="00B0309D">
        <w:t xml:space="preserve">(see </w:t>
      </w:r>
      <w:r w:rsidR="00B0309D" w:rsidRPr="00B0309D">
        <w:t>6.2.2. Memory Scope (on page 162)</w:t>
      </w:r>
      <w:r w:rsidR="00B0309D">
        <w:t>)</w:t>
      </w:r>
      <w:r w:rsidR="00B0309D" w:rsidRPr="00B0309D">
        <w:t>.</w:t>
      </w:r>
      <w:r w:rsidR="004E1006">
        <w:t xml:space="preserve"> In particular, it is not required that memory allocated by a system memory allocator support </w:t>
      </w:r>
      <w:r w:rsidR="004E1006" w:rsidRPr="00636634">
        <w:rPr>
          <w:rFonts w:ascii="Courier New" w:hAnsi="Courier New" w:cs="Courier New"/>
        </w:rPr>
        <w:t>sys</w:t>
      </w:r>
      <w:r w:rsidR="00A34C61">
        <w:rPr>
          <w:rFonts w:ascii="Courier New" w:hAnsi="Courier New" w:cs="Courier New"/>
        </w:rPr>
        <w:t>tem</w:t>
      </w:r>
      <w:r w:rsidR="004E1006">
        <w:t xml:space="preserve"> scope.</w:t>
      </w:r>
    </w:p>
    <w:p w14:paraId="14B3CF19" w14:textId="77777777" w:rsidR="008A5E4E" w:rsidRDefault="0065745B">
      <w:pPr>
        <w:pStyle w:val="h3"/>
      </w:pPr>
      <w:bookmarkStart w:id="907" w:name="_Toc396034407"/>
      <w:r>
        <w:t xml:space="preserve">16.2.2 </w:t>
      </w:r>
      <w:bookmarkStart w:id="908" w:name="full_profile_requirements"/>
      <w:bookmarkEnd w:id="908"/>
      <w:r w:rsidR="009A76EE">
        <w:fldChar w:fldCharType="begin"/>
      </w:r>
      <w:r>
        <w:instrText xml:space="preserve"> XE "Full profile" </w:instrText>
      </w:r>
      <w:r w:rsidR="009A76EE">
        <w:fldChar w:fldCharType="end"/>
      </w:r>
      <w:r w:rsidR="009A76EE">
        <w:fldChar w:fldCharType="begin"/>
      </w:r>
      <w:r>
        <w:instrText xml:space="preserve"> XE "profiles:Full profile" </w:instrText>
      </w:r>
      <w:r w:rsidR="009A76EE">
        <w:fldChar w:fldCharType="end"/>
      </w:r>
      <w:bookmarkStart w:id="909" w:name="_Ref-250232721"/>
      <w:r>
        <w:t>Full Profile Requirements</w:t>
      </w:r>
      <w:bookmarkEnd w:id="907"/>
      <w:bookmarkEnd w:id="909"/>
    </w:p>
    <w:p w14:paraId="511CB97D" w14:textId="77777777" w:rsidR="008A5E4E" w:rsidRDefault="0065745B">
      <w:pPr>
        <w:pStyle w:val="pNoPageBreakAfter"/>
      </w:pPr>
      <w:r>
        <w:t>Implementations of the Full profile are required to provide the following support:</w:t>
      </w:r>
    </w:p>
    <w:p w14:paraId="5604CE38" w14:textId="77777777" w:rsidR="008A5E4E" w:rsidRDefault="0065745B">
      <w:pPr>
        <w:pStyle w:val="li"/>
        <w:numPr>
          <w:ilvl w:val="0"/>
          <w:numId w:val="229"/>
        </w:numPr>
        <w:spacing w:before="320"/>
        <w:ind w:left="600"/>
      </w:pPr>
      <w:r>
        <w:t>On all supported floating-point types:</w:t>
      </w:r>
    </w:p>
    <w:p w14:paraId="11682412" w14:textId="261EF85B" w:rsidR="008A5E4E" w:rsidRDefault="0065745B">
      <w:pPr>
        <w:pStyle w:val="li1"/>
        <w:numPr>
          <w:ilvl w:val="1"/>
          <w:numId w:val="230"/>
        </w:numPr>
        <w:ind w:left="1200"/>
      </w:pPr>
      <w:r>
        <w:t xml:space="preserve">Must provide an IEEE/ANSI Standard 754-2008 correctly rounded result for </w:t>
      </w:r>
      <w:r w:rsidRPr="00240BD2">
        <w:rPr>
          <w:rFonts w:ascii="Courier New" w:hAnsi="Courier New" w:cs="Courier New"/>
          <w:sz w:val="20"/>
          <w:szCs w:val="20"/>
        </w:rPr>
        <w:t>add</w:t>
      </w:r>
      <w:r w:rsidR="001F5FDA">
        <w:t xml:space="preserve">, </w:t>
      </w:r>
      <w:r w:rsidRPr="00240BD2">
        <w:rPr>
          <w:rFonts w:ascii="Courier New" w:hAnsi="Courier New" w:cs="Courier New"/>
          <w:sz w:val="20"/>
          <w:szCs w:val="20"/>
        </w:rPr>
        <w:t>sub</w:t>
      </w:r>
      <w:r w:rsidR="001F5FDA">
        <w:t xml:space="preserve">, </w:t>
      </w:r>
      <w:r w:rsidRPr="00240BD2">
        <w:rPr>
          <w:rFonts w:ascii="Courier New" w:hAnsi="Courier New" w:cs="Courier New"/>
          <w:sz w:val="20"/>
          <w:szCs w:val="20"/>
        </w:rPr>
        <w:t>mul</w:t>
      </w:r>
      <w:r w:rsidR="001F5FDA">
        <w:t xml:space="preserve">, </w:t>
      </w:r>
      <w:r w:rsidR="001F5FDA" w:rsidRPr="00240BD2">
        <w:rPr>
          <w:rFonts w:ascii="Courier New" w:hAnsi="Courier New" w:cs="Courier New"/>
          <w:sz w:val="20"/>
          <w:szCs w:val="20"/>
        </w:rPr>
        <w:t>fract</w:t>
      </w:r>
      <w:r w:rsidR="001F5FDA">
        <w:t xml:space="preserve">, </w:t>
      </w:r>
      <w:r w:rsidRPr="00240BD2">
        <w:rPr>
          <w:rFonts w:ascii="Courier New" w:hAnsi="Courier New" w:cs="Courier New"/>
          <w:sz w:val="20"/>
          <w:szCs w:val="20"/>
        </w:rPr>
        <w:t>div</w:t>
      </w:r>
      <w:r w:rsidR="001F5FDA">
        <w:t xml:space="preserve">, </w:t>
      </w:r>
      <w:r w:rsidRPr="00240BD2">
        <w:rPr>
          <w:rFonts w:ascii="Courier New" w:hAnsi="Courier New" w:cs="Courier New"/>
          <w:sz w:val="20"/>
          <w:szCs w:val="20"/>
        </w:rPr>
        <w:t>fma</w:t>
      </w:r>
      <w:r>
        <w:t xml:space="preserve"> and </w:t>
      </w:r>
      <w:r w:rsidR="001F5FDA" w:rsidRPr="00240BD2">
        <w:rPr>
          <w:rFonts w:ascii="Courier New" w:hAnsi="Courier New" w:cs="Courier New"/>
          <w:sz w:val="20"/>
          <w:szCs w:val="20"/>
        </w:rPr>
        <w:t>sqrt</w:t>
      </w:r>
      <w:r>
        <w:t xml:space="preserve"> operations.</w:t>
      </w:r>
    </w:p>
    <w:p w14:paraId="633C8554" w14:textId="77777777" w:rsidR="008A5E4E" w:rsidRDefault="0065745B">
      <w:pPr>
        <w:pStyle w:val="li1"/>
        <w:numPr>
          <w:ilvl w:val="1"/>
          <w:numId w:val="230"/>
        </w:numPr>
        <w:ind w:left="1200"/>
      </w:pPr>
      <w:r>
        <w:t>Must support the 64-bit floating-point type (</w:t>
      </w:r>
      <w:r>
        <w:rPr>
          <w:rStyle w:val="code1"/>
        </w:rPr>
        <w:t>f64</w:t>
      </w:r>
      <w:r>
        <w:t>), 64-bit packed floating-point type (</w:t>
      </w:r>
      <w:r>
        <w:rPr>
          <w:rStyle w:val="code1"/>
        </w:rPr>
        <w:t>2xf64</w:t>
      </w:r>
      <w:r>
        <w:t>), double-precision floating point constants and all operations on the types.</w:t>
      </w:r>
    </w:p>
    <w:p w14:paraId="23D3C999" w14:textId="1102E5B7" w:rsidR="008A5E4E" w:rsidRDefault="0065745B">
      <w:pPr>
        <w:pStyle w:val="li1"/>
        <w:numPr>
          <w:ilvl w:val="1"/>
          <w:numId w:val="230"/>
        </w:numPr>
        <w:ind w:left="1200"/>
      </w:pPr>
      <w:r>
        <w:t xml:space="preserve">Must support all </w:t>
      </w:r>
      <w:r w:rsidR="00AC34A0">
        <w:t xml:space="preserve">floating-point </w:t>
      </w:r>
      <w:r>
        <w:t>rounding modes</w:t>
      </w:r>
      <w:r w:rsidR="00AC34A0">
        <w:t xml:space="preserve"> (see </w:t>
      </w:r>
      <w:r w:rsidR="00AC34A0">
        <w:rPr>
          <w:rStyle w:val="xref1"/>
        </w:rPr>
        <w:t>4.19.2. Rounding (</w:t>
      </w:r>
      <w:r w:rsidR="00AC34A0" w:rsidRPr="008A5E4E">
        <w:fldChar w:fldCharType="begin"/>
      </w:r>
      <w:r w:rsidR="00AC34A0">
        <w:instrText xml:space="preserve"> PAGEREF _Ref-1700081994 \p \h  \* MERGEFORMAT </w:instrText>
      </w:r>
      <w:r w:rsidR="00AC34A0" w:rsidRPr="008A5E4E">
        <w:fldChar w:fldCharType="separate"/>
      </w:r>
      <w:r w:rsidR="00AC34A0" w:rsidRPr="00533AF0">
        <w:rPr>
          <w:rStyle w:val="xref1"/>
          <w:noProof/>
        </w:rPr>
        <w:t>on</w:t>
      </w:r>
      <w:r w:rsidR="00AC34A0">
        <w:rPr>
          <w:noProof/>
        </w:rPr>
        <w:t xml:space="preserve"> page 92</w:t>
      </w:r>
      <w:r w:rsidR="00AC34A0" w:rsidRPr="008A5E4E">
        <w:rPr>
          <w:rStyle w:val="xref1"/>
        </w:rPr>
        <w:fldChar w:fldCharType="end"/>
      </w:r>
      <w:r w:rsidR="00AC34A0">
        <w:rPr>
          <w:rStyle w:val="xref1"/>
        </w:rPr>
        <w:t>)</w:t>
      </w:r>
      <w:r w:rsidR="00AC34A0">
        <w:t>)</w:t>
      </w:r>
      <w:r w:rsidR="00A41844">
        <w:t>, and all integer rounding modes (see 5.18.4 Description of Integer Rounding Modes (</w:t>
      </w:r>
      <w:r w:rsidR="00A41844">
        <w:fldChar w:fldCharType="begin"/>
      </w:r>
      <w:r w:rsidR="00A41844">
        <w:instrText xml:space="preserve"> PAGEREF rules_for_rounding_for_conversions \p \h </w:instrText>
      </w:r>
      <w:r w:rsidR="00A41844">
        <w:fldChar w:fldCharType="separate"/>
      </w:r>
      <w:r w:rsidR="00A41844">
        <w:rPr>
          <w:noProof/>
        </w:rPr>
        <w:t>on page 154</w:t>
      </w:r>
      <w:r w:rsidR="00A41844">
        <w:fldChar w:fldCharType="end"/>
      </w:r>
      <w:r w:rsidR="00A41844">
        <w:t>))</w:t>
      </w:r>
      <w:r>
        <w:t>.</w:t>
      </w:r>
    </w:p>
    <w:p w14:paraId="0EE9C382" w14:textId="77777777" w:rsidR="008A5E4E" w:rsidRDefault="0065745B">
      <w:pPr>
        <w:pStyle w:val="li1"/>
        <w:numPr>
          <w:ilvl w:val="1"/>
          <w:numId w:val="230"/>
        </w:numPr>
        <w:ind w:left="1200"/>
      </w:pPr>
      <w:r>
        <w:t xml:space="preserve">Must support floating-point subnormal values. </w:t>
      </w:r>
    </w:p>
    <w:p w14:paraId="38FE0C4C" w14:textId="77777777" w:rsidR="008A5E4E" w:rsidRDefault="0065745B">
      <w:pPr>
        <w:pStyle w:val="li1"/>
        <w:numPr>
          <w:ilvl w:val="1"/>
          <w:numId w:val="230"/>
        </w:numPr>
        <w:ind w:left="1200"/>
      </w:pPr>
      <w:r>
        <w:t xml:space="preserve"> Must support the </w:t>
      </w:r>
      <w:r>
        <w:rPr>
          <w:rStyle w:val="code1"/>
        </w:rPr>
        <w:t>ftz</w:t>
      </w:r>
      <w:r>
        <w:t xml:space="preserve"> modifier and IEEE/ANSI Standard 754-2008 gradual underflow.</w:t>
      </w:r>
    </w:p>
    <w:p w14:paraId="052A90B0" w14:textId="77777777" w:rsidR="008A5E4E" w:rsidRDefault="0065745B">
      <w:pPr>
        <w:pStyle w:val="li1"/>
        <w:numPr>
          <w:ilvl w:val="1"/>
          <w:numId w:val="230"/>
        </w:numPr>
        <w:ind w:left="1200"/>
      </w:pPr>
      <w:r>
        <w:t xml:space="preserve">For all floating-point arithmetic operations (see </w:t>
      </w:r>
      <w:r>
        <w:rPr>
          <w:rStyle w:val="xref1"/>
        </w:rPr>
        <w:t>5.11. Floating-Point Arithmetic Operations (</w:t>
      </w:r>
      <w:r w:rsidR="009A76EE" w:rsidRPr="008A5E4E">
        <w:fldChar w:fldCharType="begin"/>
      </w:r>
      <w:r w:rsidR="008A5E4E">
        <w:instrText xml:space="preserve"> PAGEREF _Ref1094051589 \p \h  \* MERGEFORMAT </w:instrText>
      </w:r>
      <w:r w:rsidR="009A76EE" w:rsidRPr="008A5E4E">
        <w:fldChar w:fldCharType="separate"/>
      </w:r>
      <w:r w:rsidR="00533AF0" w:rsidRPr="00533AF0">
        <w:rPr>
          <w:rStyle w:val="xref1"/>
          <w:noProof/>
        </w:rPr>
        <w:t>on</w:t>
      </w:r>
      <w:r w:rsidR="00533AF0">
        <w:rPr>
          <w:noProof/>
        </w:rPr>
        <w:t xml:space="preserve"> page 127</w:t>
      </w:r>
      <w:r w:rsidR="009A76EE" w:rsidRPr="008A5E4E">
        <w:rPr>
          <w:rStyle w:val="xref1"/>
        </w:rPr>
        <w:fldChar w:fldCharType="end"/>
      </w:r>
      <w:r>
        <w:rPr>
          <w:rStyle w:val="xref1"/>
        </w:rPr>
        <w:t>)</w:t>
      </w:r>
      <w:r>
        <w:t xml:space="preserve">) and </w:t>
      </w:r>
      <w:r>
        <w:rPr>
          <w:rStyle w:val="code1"/>
        </w:rPr>
        <w:t>cvt</w:t>
      </w:r>
      <w:r>
        <w:t xml:space="preserve"> with a floating-point source and destination type (see </w:t>
      </w:r>
      <w:r>
        <w:rPr>
          <w:rStyle w:val="xref1"/>
        </w:rPr>
        <w:t>5.18. Conversion (cvt) Operation (</w:t>
      </w:r>
      <w:r w:rsidR="009A76EE" w:rsidRPr="008A5E4E">
        <w:fldChar w:fldCharType="begin"/>
      </w:r>
      <w:r w:rsidR="008A5E4E">
        <w:instrText xml:space="preserve"> PAGEREF _Ref338407832 \p \h  \* MERGEFORMAT </w:instrText>
      </w:r>
      <w:r w:rsidR="009A76EE" w:rsidRPr="008A5E4E">
        <w:fldChar w:fldCharType="separate"/>
      </w:r>
      <w:r w:rsidR="00533AF0" w:rsidRPr="00533AF0">
        <w:rPr>
          <w:rStyle w:val="xref1"/>
          <w:noProof/>
        </w:rPr>
        <w:t>on</w:t>
      </w:r>
      <w:r w:rsidR="00533AF0">
        <w:rPr>
          <w:noProof/>
        </w:rPr>
        <w:t xml:space="preserve"> page 148</w:t>
      </w:r>
      <w:r w:rsidR="009A76EE" w:rsidRPr="008A5E4E">
        <w:rPr>
          <w:rStyle w:val="xref1"/>
        </w:rPr>
        <w:fldChar w:fldCharType="end"/>
      </w:r>
      <w:r>
        <w:rPr>
          <w:rStyle w:val="xref1"/>
        </w:rPr>
        <w:t>)</w:t>
      </w:r>
      <w:r>
        <w:t xml:space="preserve">), if one or more inputs are NaNs, the result must be a quiet NaN. The quiet NaN produced must be propagated from a source operand to the destination operand as defined in </w:t>
      </w:r>
      <w:r>
        <w:rPr>
          <w:rStyle w:val="xref1"/>
        </w:rPr>
        <w:t>4.19.4. Not A Number (NaN) (</w:t>
      </w:r>
      <w:r w:rsidR="009A76EE" w:rsidRPr="008A5E4E">
        <w:fldChar w:fldCharType="begin"/>
      </w:r>
      <w:r w:rsidR="008A5E4E">
        <w:instrText xml:space="preserve"> PAGEREF _Ref-143320687 \p \h  \* MERGEFORMAT </w:instrText>
      </w:r>
      <w:r w:rsidR="009A76EE" w:rsidRPr="008A5E4E">
        <w:fldChar w:fldCharType="separate"/>
      </w:r>
      <w:r w:rsidR="00533AF0" w:rsidRPr="00533AF0">
        <w:rPr>
          <w:rStyle w:val="xref1"/>
          <w:noProof/>
        </w:rPr>
        <w:t>on</w:t>
      </w:r>
      <w:r w:rsidR="00533AF0">
        <w:rPr>
          <w:noProof/>
        </w:rPr>
        <w:t xml:space="preserve"> page 93</w:t>
      </w:r>
      <w:r w:rsidR="009A76EE" w:rsidRPr="008A5E4E">
        <w:rPr>
          <w:rStyle w:val="xref1"/>
        </w:rPr>
        <w:fldChar w:fldCharType="end"/>
      </w:r>
      <w:r>
        <w:rPr>
          <w:rStyle w:val="xref1"/>
        </w:rPr>
        <w:t>)</w:t>
      </w:r>
      <w:r>
        <w:t xml:space="preserve">. </w:t>
      </w:r>
    </w:p>
    <w:p w14:paraId="4CFD5194" w14:textId="77777777" w:rsidR="008A5E4E" w:rsidRDefault="0065745B">
      <w:pPr>
        <w:pStyle w:val="li2"/>
        <w:numPr>
          <w:ilvl w:val="2"/>
          <w:numId w:val="231"/>
        </w:numPr>
        <w:ind w:left="1800"/>
      </w:pPr>
      <w:r>
        <w:t xml:space="preserve">The exception to this rule is </w:t>
      </w:r>
      <w:r>
        <w:rPr>
          <w:rStyle w:val="code1"/>
        </w:rPr>
        <w:t>min</w:t>
      </w:r>
      <w:r>
        <w:t xml:space="preserve"> and </w:t>
      </w:r>
      <w:r>
        <w:rPr>
          <w:rStyle w:val="code1"/>
        </w:rPr>
        <w:t>max</w:t>
      </w:r>
      <w:r>
        <w:t>, when one of the inputs is a quiet NaN and the other is a number, in which case the result is the number.</w:t>
      </w:r>
    </w:p>
    <w:p w14:paraId="2D2F89F6" w14:textId="77777777" w:rsidR="00687E82" w:rsidRDefault="00687E82">
      <w:pPr>
        <w:pStyle w:val="li"/>
        <w:numPr>
          <w:ilvl w:val="0"/>
          <w:numId w:val="229"/>
        </w:numPr>
        <w:spacing w:after="320"/>
        <w:ind w:left="600"/>
      </w:pPr>
      <w:r>
        <w:t xml:space="preserve">The </w:t>
      </w:r>
      <w:r w:rsidR="0043186E">
        <w:t>default floating-point rounding mode specified</w:t>
      </w:r>
      <w:r>
        <w:t xml:space="preserve"> by the </w:t>
      </w:r>
      <w:r w:rsidR="00BC421C">
        <w:t>module</w:t>
      </w:r>
      <w:r>
        <w:t xml:space="preserve"> </w:t>
      </w:r>
      <w:r w:rsidR="00BC421C">
        <w:t>header</w:t>
      </w:r>
      <w:r>
        <w:t xml:space="preserve"> (</w:t>
      </w:r>
      <w:r>
        <w:rPr>
          <w:rStyle w:val="xref1"/>
        </w:rPr>
        <w:t xml:space="preserve">14.1. Syntax of the </w:t>
      </w:r>
      <w:r w:rsidR="00BC421C">
        <w:rPr>
          <w:rStyle w:val="xref1"/>
        </w:rPr>
        <w:t>module</w:t>
      </w:r>
      <w:r>
        <w:rPr>
          <w:rStyle w:val="xref1"/>
        </w:rPr>
        <w:t xml:space="preserve"> </w:t>
      </w:r>
      <w:r w:rsidR="00BC421C">
        <w:rPr>
          <w:rStyle w:val="xref1"/>
        </w:rPr>
        <w:t>Header</w:t>
      </w:r>
      <w:r>
        <w:rPr>
          <w:rStyle w:val="xref1"/>
        </w:rPr>
        <w:t xml:space="preserve"> (</w:t>
      </w:r>
      <w:r w:rsidRPr="008A5E4E">
        <w:fldChar w:fldCharType="begin"/>
      </w:r>
      <w:r>
        <w:instrText xml:space="preserve"> PAGEREF _Ref-1343732804 \p \h  \* MERGEFORMAT </w:instrText>
      </w:r>
      <w:r w:rsidRPr="008A5E4E">
        <w:fldChar w:fldCharType="separate"/>
      </w:r>
      <w:r w:rsidRPr="00533AF0">
        <w:rPr>
          <w:rStyle w:val="xref1"/>
          <w:noProof/>
        </w:rPr>
        <w:t>on</w:t>
      </w:r>
      <w:r>
        <w:rPr>
          <w:noProof/>
        </w:rPr>
        <w:t xml:space="preserve"> page 293</w:t>
      </w:r>
      <w:r w:rsidRPr="008A5E4E">
        <w:rPr>
          <w:rStyle w:val="xref1"/>
        </w:rPr>
        <w:fldChar w:fldCharType="end"/>
      </w:r>
      <w:r>
        <w:rPr>
          <w:rStyle w:val="xref1"/>
        </w:rPr>
        <w:t>)</w:t>
      </w:r>
      <w:r w:rsidR="004D0F25">
        <w:t>) must</w:t>
      </w:r>
      <w:r>
        <w:t xml:space="preserve"> </w:t>
      </w:r>
      <w:r w:rsidR="004D0F25">
        <w:t>support both</w:t>
      </w:r>
      <w:r>
        <w:t xml:space="preserve"> </w:t>
      </w:r>
      <w:r w:rsidRPr="00ED455E">
        <w:rPr>
          <w:rFonts w:ascii="Courier New" w:hAnsi="Courier New" w:cs="Courier New"/>
        </w:rPr>
        <w:t>zero</w:t>
      </w:r>
      <w:r>
        <w:t xml:space="preserve"> and </w:t>
      </w:r>
      <w:r w:rsidRPr="00ED455E">
        <w:rPr>
          <w:rFonts w:ascii="Courier New" w:hAnsi="Courier New" w:cs="Courier New"/>
        </w:rPr>
        <w:t>near</w:t>
      </w:r>
      <w:r w:rsidR="004D0F25">
        <w:t>.</w:t>
      </w:r>
    </w:p>
    <w:p w14:paraId="13CC6B20" w14:textId="37BA08DB" w:rsidR="008A5E4E" w:rsidRDefault="0065745B">
      <w:pPr>
        <w:pStyle w:val="li"/>
        <w:numPr>
          <w:ilvl w:val="0"/>
          <w:numId w:val="229"/>
        </w:numPr>
        <w:spacing w:after="320"/>
        <w:ind w:left="600"/>
      </w:pPr>
      <w:r>
        <w:t>Must support the DETECT exception polic</w:t>
      </w:r>
      <w:r w:rsidR="00622646">
        <w:t>y and can optionally support the BREAK exception policy</w:t>
      </w:r>
      <w:r>
        <w:t xml:space="preserve"> (see </w:t>
      </w:r>
      <w:r>
        <w:rPr>
          <w:rStyle w:val="xref1"/>
        </w:rPr>
        <w:t>12.3. Hardware Exception Policies (</w:t>
      </w:r>
      <w:r w:rsidR="009A76EE" w:rsidRPr="008A5E4E">
        <w:fldChar w:fldCharType="begin"/>
      </w:r>
      <w:r w:rsidR="008A5E4E">
        <w:instrText xml:space="preserve"> PAGEREF _Ref2128990405 \p \h  \* MERGEFORMAT </w:instrText>
      </w:r>
      <w:r w:rsidR="009A76EE" w:rsidRPr="008A5E4E">
        <w:fldChar w:fldCharType="separate"/>
      </w:r>
      <w:r w:rsidR="00533AF0" w:rsidRPr="00533AF0">
        <w:rPr>
          <w:rStyle w:val="xref1"/>
          <w:noProof/>
        </w:rPr>
        <w:t>on</w:t>
      </w:r>
      <w:r w:rsidR="00533AF0">
        <w:rPr>
          <w:noProof/>
        </w:rPr>
        <w:t xml:space="preserve"> page 279</w:t>
      </w:r>
      <w:r w:rsidR="009A76EE" w:rsidRPr="008A5E4E">
        <w:rPr>
          <w:rStyle w:val="xref1"/>
        </w:rPr>
        <w:fldChar w:fldCharType="end"/>
      </w:r>
      <w:r>
        <w:rPr>
          <w:rStyle w:val="xref1"/>
        </w:rPr>
        <w:t>)</w:t>
      </w:r>
      <w:r>
        <w:t xml:space="preserve">) for the five exceptions specified in </w:t>
      </w:r>
      <w:r>
        <w:rPr>
          <w:rStyle w:val="xref1"/>
        </w:rPr>
        <w:t>12.2. Hardware Exceptions (</w:t>
      </w:r>
      <w:r w:rsidR="009A76EE" w:rsidRPr="008A5E4E">
        <w:fldChar w:fldCharType="begin"/>
      </w:r>
      <w:r w:rsidR="008A5E4E">
        <w:instrText xml:space="preserve"> PAGEREF _Ref-843230354 \p \h  \* MERGEFORMAT </w:instrText>
      </w:r>
      <w:r w:rsidR="009A76EE" w:rsidRPr="008A5E4E">
        <w:fldChar w:fldCharType="separate"/>
      </w:r>
      <w:r w:rsidR="00533AF0" w:rsidRPr="00533AF0">
        <w:rPr>
          <w:rStyle w:val="xref1"/>
          <w:noProof/>
        </w:rPr>
        <w:t>on</w:t>
      </w:r>
      <w:r w:rsidR="00533AF0">
        <w:rPr>
          <w:noProof/>
        </w:rPr>
        <w:t xml:space="preserve"> page 277</w:t>
      </w:r>
      <w:r w:rsidR="009A76EE" w:rsidRPr="008A5E4E">
        <w:rPr>
          <w:rStyle w:val="xref1"/>
        </w:rPr>
        <w:fldChar w:fldCharType="end"/>
      </w:r>
      <w:r>
        <w:rPr>
          <w:rStyle w:val="xref1"/>
        </w:rPr>
        <w:t>)</w:t>
      </w:r>
      <w:r>
        <w:t>.</w:t>
      </w:r>
      <w:r w:rsidR="00622646" w:rsidRPr="00622646">
        <w:t xml:space="preserve"> </w:t>
      </w:r>
      <w:r w:rsidR="00622646">
        <w:t xml:space="preserve">An HSA runtime query can be used to determine the exceptions supported by the </w:t>
      </w:r>
      <w:r w:rsidR="00080CBD">
        <w:t>F</w:t>
      </w:r>
      <w:r w:rsidR="00622646">
        <w:t xml:space="preserve">ull profile for the DETECT and BREAK policies for </w:t>
      </w:r>
      <w:r w:rsidR="0023395C">
        <w:t>a kernel agent</w:t>
      </w:r>
      <w:r w:rsidR="00622646">
        <w:t xml:space="preserve">. See </w:t>
      </w:r>
      <w:r w:rsidR="00622646">
        <w:rPr>
          <w:rStyle w:val="xref1"/>
        </w:rPr>
        <w:t>4.19.5. Floating Point Exceptions (</w:t>
      </w:r>
      <w:r w:rsidR="00622646" w:rsidRPr="008A5E4E">
        <w:fldChar w:fldCharType="begin"/>
      </w:r>
      <w:r w:rsidR="00622646">
        <w:instrText xml:space="preserve"> PAGEREF _Ref2085971550 \p \h  \* MERGEFORMAT </w:instrText>
      </w:r>
      <w:r w:rsidR="00622646" w:rsidRPr="008A5E4E">
        <w:fldChar w:fldCharType="separate"/>
      </w:r>
      <w:r w:rsidR="00622646" w:rsidRPr="00533AF0">
        <w:rPr>
          <w:rStyle w:val="xref1"/>
          <w:noProof/>
        </w:rPr>
        <w:t>on</w:t>
      </w:r>
      <w:r w:rsidR="00622646">
        <w:rPr>
          <w:noProof/>
        </w:rPr>
        <w:t xml:space="preserve"> page 94</w:t>
      </w:r>
      <w:r w:rsidR="00622646" w:rsidRPr="008A5E4E">
        <w:rPr>
          <w:rStyle w:val="xref1"/>
        </w:rPr>
        <w:fldChar w:fldCharType="end"/>
      </w:r>
      <w:r w:rsidR="00622646">
        <w:rPr>
          <w:rStyle w:val="xref1"/>
        </w:rPr>
        <w:t>)</w:t>
      </w:r>
      <w:r w:rsidR="00622646">
        <w:t>.</w:t>
      </w:r>
    </w:p>
    <w:p w14:paraId="56E9E46A" w14:textId="77777777" w:rsidR="000834DB" w:rsidRDefault="000834DB">
      <w:pPr>
        <w:sectPr w:rsidR="000834DB">
          <w:headerReference w:type="even" r:id="rId197"/>
          <w:headerReference w:type="default" r:id="rId198"/>
          <w:footerReference w:type="even" r:id="rId199"/>
          <w:footerReference w:type="default" r:id="rId200"/>
          <w:type w:val="oddPage"/>
          <w:pgSz w:w="12240" w:h="15840"/>
          <w:pgMar w:top="1620" w:right="900" w:bottom="1260" w:left="2340" w:header="540" w:footer="180" w:gutter="0"/>
          <w:cols w:space="720"/>
        </w:sectPr>
      </w:pPr>
    </w:p>
    <w:p w14:paraId="65ECA267" w14:textId="77777777" w:rsidR="008A5E4E" w:rsidRDefault="0065745B">
      <w:pPr>
        <w:pStyle w:val="h1Chpt"/>
      </w:pPr>
      <w:bookmarkStart w:id="910" w:name="_Toc396034408"/>
      <w:r>
        <w:t xml:space="preserve">Chapter 17. </w:t>
      </w:r>
      <w:r>
        <w:br/>
        <w:t>Guidelines for Compiler Writers</w:t>
      </w:r>
      <w:bookmarkEnd w:id="910"/>
    </w:p>
    <w:p w14:paraId="421F38D6" w14:textId="77777777" w:rsidR="008A5E4E" w:rsidRDefault="0065745B">
      <w:pPr>
        <w:pStyle w:val="p"/>
      </w:pPr>
      <w:r>
        <w:t>This chapter provides guidelines for compiler writers.</w:t>
      </w:r>
    </w:p>
    <w:p w14:paraId="42D44767" w14:textId="77777777" w:rsidR="008A5E4E" w:rsidRDefault="0065745B">
      <w:pPr>
        <w:pStyle w:val="h2"/>
      </w:pPr>
      <w:bookmarkStart w:id="911" w:name="_Toc396034409"/>
      <w:r>
        <w:t>17.1 Register Pressure</w:t>
      </w:r>
      <w:bookmarkEnd w:id="911"/>
    </w:p>
    <w:p w14:paraId="64C41634" w14:textId="77777777" w:rsidR="008A5E4E" w:rsidRDefault="0065745B">
      <w:pPr>
        <w:pStyle w:val="p"/>
      </w:pPr>
      <w:r>
        <w:t>The most important optimization for a high-level compiler is to minimize register pressure.</w:t>
      </w:r>
    </w:p>
    <w:p w14:paraId="5194B649" w14:textId="77777777" w:rsidR="008A5E4E" w:rsidRDefault="0065745B">
      <w:pPr>
        <w:pStyle w:val="p"/>
      </w:pPr>
      <w:r>
        <w:t>Code should be scheduled to use as few registers as possible. On the other hand, it is often important to try to move memory operations together either by using the vector forms (</w:t>
      </w:r>
      <w:r>
        <w:rPr>
          <w:rStyle w:val="code1"/>
        </w:rPr>
        <w:t>v2</w:t>
      </w:r>
      <w:r>
        <w:t xml:space="preserve">, </w:t>
      </w:r>
      <w:r>
        <w:rPr>
          <w:rStyle w:val="code1"/>
        </w:rPr>
        <w:t>v3</w:t>
      </w:r>
      <w:r>
        <w:t xml:space="preserve">, and </w:t>
      </w:r>
      <w:r>
        <w:rPr>
          <w:rStyle w:val="code1"/>
        </w:rPr>
        <w:t>v4</w:t>
      </w:r>
      <w:r>
        <w:t>) or by making loads and stores consecutive. Each high-level compiler will have to approach this carefully.</w:t>
      </w:r>
    </w:p>
    <w:p w14:paraId="5121EFDA" w14:textId="77777777" w:rsidR="008A5E4E" w:rsidRDefault="0065745B">
      <w:pPr>
        <w:pStyle w:val="p"/>
      </w:pPr>
      <w:r>
        <w:t xml:space="preserve">High-level compilers should use the spill segment to hold register spills, because the finalizer might be able to deploy extra ISA registers and remove the spills. </w:t>
      </w:r>
    </w:p>
    <w:p w14:paraId="1DFB562A" w14:textId="77777777" w:rsidR="008A5E4E" w:rsidRDefault="0065745B">
      <w:pPr>
        <w:pStyle w:val="h2"/>
      </w:pPr>
      <w:bookmarkStart w:id="912" w:name="_Toc396034410"/>
      <w:r>
        <w:t>17.2 Using Lower-Precision Faster Operations</w:t>
      </w:r>
      <w:bookmarkEnd w:id="912"/>
    </w:p>
    <w:p w14:paraId="4E25462D" w14:textId="77777777" w:rsidR="008A5E4E" w:rsidRDefault="0065745B">
      <w:pPr>
        <w:pStyle w:val="p"/>
      </w:pPr>
      <w:r>
        <w:t xml:space="preserve">When a source language permits, for example by means of a fast math compiler option, a high-level compiler can use faster but lower-precision substitutions for slower operations. For example, </w:t>
      </w:r>
      <w:r>
        <w:rPr>
          <w:rStyle w:val="code1"/>
        </w:rPr>
        <w:t>div(</w:t>
      </w:r>
      <w:r>
        <w:rPr>
          <w:rStyle w:val="i"/>
        </w:rPr>
        <w:t>src0</w:t>
      </w:r>
      <w:r>
        <w:rPr>
          <w:rStyle w:val="code1"/>
        </w:rPr>
        <w:t xml:space="preserve">, </w:t>
      </w:r>
      <w:r>
        <w:rPr>
          <w:rStyle w:val="i"/>
        </w:rPr>
        <w:t>src1</w:t>
      </w:r>
      <w:r>
        <w:rPr>
          <w:rStyle w:val="code1"/>
        </w:rPr>
        <w:t>)</w:t>
      </w:r>
      <w:r>
        <w:t xml:space="preserve"> could be replaced by </w:t>
      </w:r>
      <w:r>
        <w:rPr>
          <w:rStyle w:val="i"/>
        </w:rPr>
        <w:t>src0</w:t>
      </w:r>
      <w:r>
        <w:rPr>
          <w:rStyle w:val="code1"/>
        </w:rPr>
        <w:t xml:space="preserve"> * nrcp(</w:t>
      </w:r>
      <w:r>
        <w:rPr>
          <w:rStyle w:val="i"/>
        </w:rPr>
        <w:t>src1</w:t>
      </w:r>
      <w:r>
        <w:rPr>
          <w:rStyle w:val="code1"/>
        </w:rPr>
        <w:t>)</w:t>
      </w:r>
      <w:r>
        <w:t xml:space="preserve"> whenever the lower precision is permitted. </w:t>
      </w:r>
    </w:p>
    <w:p w14:paraId="0701F9AD" w14:textId="77777777" w:rsidR="008A5E4E" w:rsidRDefault="0065745B">
      <w:pPr>
        <w:pStyle w:val="h2"/>
      </w:pPr>
      <w:bookmarkStart w:id="913" w:name="_Toc396034411"/>
      <w:r>
        <w:t>17.3 Functions</w:t>
      </w:r>
      <w:bookmarkEnd w:id="913"/>
    </w:p>
    <w:p w14:paraId="71D426B4" w14:textId="68C89D97" w:rsidR="008A5E4E" w:rsidRDefault="0065745B">
      <w:pPr>
        <w:pStyle w:val="p"/>
      </w:pPr>
      <w:r>
        <w:t>Function</w:t>
      </w:r>
      <w:r w:rsidR="0043460A">
        <w:t xml:space="preserve"> call</w:t>
      </w:r>
      <w:r>
        <w:t>s are often quite expensive. High-level compilers may want to inline functions. However, consideration should be given to code size which can impact instruction cache performance.</w:t>
      </w:r>
    </w:p>
    <w:p w14:paraId="72DDC4D1" w14:textId="77777777" w:rsidR="008A5E4E" w:rsidRDefault="0065745B">
      <w:pPr>
        <w:pStyle w:val="p"/>
      </w:pPr>
      <w:r>
        <w:t xml:space="preserve">Common performance ratios might be: one “call” takes as long as 1000 “adds,” one indirect call takes as long as 10,000 “adds.” </w:t>
      </w:r>
    </w:p>
    <w:p w14:paraId="40D488D3" w14:textId="758F6B74" w:rsidR="008A5E4E" w:rsidRDefault="0065745B">
      <w:pPr>
        <w:pStyle w:val="p"/>
      </w:pPr>
      <w:r>
        <w:t>Recursion can require significant private segment space to accommodate the stack frames of the total call depth of the recursive functions. Each stack frame can potentially require space for:</w:t>
      </w:r>
    </w:p>
    <w:p w14:paraId="3491ED15" w14:textId="77777777" w:rsidR="008A5E4E" w:rsidRDefault="0065745B">
      <w:pPr>
        <w:pStyle w:val="li"/>
        <w:numPr>
          <w:ilvl w:val="0"/>
          <w:numId w:val="232"/>
        </w:numPr>
        <w:spacing w:before="320"/>
        <w:ind w:left="600"/>
      </w:pPr>
      <w:r>
        <w:t>function scope private and spill segment definitions</w:t>
      </w:r>
    </w:p>
    <w:p w14:paraId="5D40FDB8" w14:textId="77777777" w:rsidR="008A5E4E" w:rsidRDefault="0065745B">
      <w:pPr>
        <w:pStyle w:val="li"/>
        <w:numPr>
          <w:ilvl w:val="0"/>
          <w:numId w:val="232"/>
        </w:numPr>
        <w:ind w:left="600"/>
      </w:pPr>
      <w:r>
        <w:t>formal argument arg segment definitions</w:t>
      </w:r>
    </w:p>
    <w:p w14:paraId="21525370" w14:textId="77777777" w:rsidR="008A5E4E" w:rsidRDefault="0065745B">
      <w:pPr>
        <w:pStyle w:val="li"/>
        <w:numPr>
          <w:ilvl w:val="0"/>
          <w:numId w:val="232"/>
        </w:numPr>
        <w:ind w:left="600"/>
      </w:pPr>
      <w:r>
        <w:t>any space needed for saved HSAIL or ISA registers due to calls</w:t>
      </w:r>
    </w:p>
    <w:p w14:paraId="6E57B020" w14:textId="77777777" w:rsidR="008A5E4E" w:rsidRDefault="0065745B">
      <w:pPr>
        <w:pStyle w:val="li"/>
        <w:numPr>
          <w:ilvl w:val="0"/>
          <w:numId w:val="232"/>
        </w:numPr>
        <w:spacing w:after="320"/>
        <w:ind w:left="600"/>
      </w:pPr>
      <w:r>
        <w:t>any other finalizer introduced temporaries including spilled ISA registers</w:t>
      </w:r>
    </w:p>
    <w:p w14:paraId="350C9D8F" w14:textId="77777777" w:rsidR="008A5E4E" w:rsidRDefault="0065745B">
      <w:pPr>
        <w:pStyle w:val="p"/>
      </w:pPr>
      <w:r>
        <w:t>Given that a typical HSAIL implementation is able to execute thousands of work-items simultaneously, programs with recursive functions can frequently run out of private segment space.</w:t>
      </w:r>
    </w:p>
    <w:p w14:paraId="40053A03" w14:textId="77777777" w:rsidR="008A5E4E" w:rsidRDefault="0065745B">
      <w:pPr>
        <w:pStyle w:val="p"/>
      </w:pPr>
      <w:r>
        <w:t>To avoid recursive functions, an application could use an array for a stack with a size known to be large enough for the maximum depth of recursion. A simple high-level compiler could also perform tail recursion optimizations. These techniques can enable additional inlining.</w:t>
      </w:r>
    </w:p>
    <w:p w14:paraId="238F4E5F" w14:textId="77777777" w:rsidR="008A5E4E" w:rsidRDefault="0065745B">
      <w:pPr>
        <w:pStyle w:val="h2"/>
      </w:pPr>
      <w:bookmarkStart w:id="914" w:name="_Toc396034412"/>
      <w:r>
        <w:t>17.4 Frequent Rounding Mode Changes</w:t>
      </w:r>
      <w:bookmarkEnd w:id="914"/>
    </w:p>
    <w:p w14:paraId="4BBE5EB7" w14:textId="77777777" w:rsidR="008A5E4E" w:rsidRDefault="0065745B">
      <w:pPr>
        <w:pStyle w:val="p"/>
      </w:pPr>
      <w:r>
        <w:t xml:space="preserve">Some implementations might choose to change the rounding mode of floating-point operations by changing the value of some state register. This might require flushing the floating-point pipeline, which can be quite slow. On such implementations, frequent changes of IEEE/ANSI Standard 754-2008 rounding modes can be very slow. Compilers are advised to group floating-point operations so that operations with the same mode are adjacent when possible. </w:t>
      </w:r>
    </w:p>
    <w:p w14:paraId="614461E7" w14:textId="77777777" w:rsidR="008A5E4E" w:rsidRDefault="0065745B">
      <w:pPr>
        <w:pStyle w:val="h2"/>
      </w:pPr>
      <w:bookmarkStart w:id="915" w:name="_Toc396034413"/>
      <w:r>
        <w:t>17.5 Wavefront Size</w:t>
      </w:r>
      <w:bookmarkEnd w:id="915"/>
    </w:p>
    <w:p w14:paraId="176CC971" w14:textId="77777777" w:rsidR="008A5E4E" w:rsidRDefault="0065745B">
      <w:pPr>
        <w:pStyle w:val="p"/>
      </w:pPr>
      <w:r>
        <w:t>Some applications might be able to maximize performance with knowledge of the wavefront size. Tool developers need to be careful about wavefront size assumptions, because programs coded for a single wavefront size might generate wrong answers if they are executed on machines with a different wavefront size.</w:t>
      </w:r>
    </w:p>
    <w:p w14:paraId="4378A474" w14:textId="77777777" w:rsidR="008A5E4E" w:rsidRDefault="0065745B">
      <w:pPr>
        <w:pStyle w:val="p"/>
      </w:pPr>
      <w:r>
        <w:t xml:space="preserve">Considering that wavefronts are important to get maximal performance but are not necessary to ensure correct results, you should, as a general rule, try to avoid control flow divergence. Work-items in a wavefront are numbered consecutively, so this could be achieved by trying to code kernels so that consecutive work-items take the same path. </w:t>
      </w:r>
    </w:p>
    <w:p w14:paraId="0649DD05" w14:textId="77777777" w:rsidR="008A5E4E" w:rsidRDefault="0065745B">
      <w:pPr>
        <w:pStyle w:val="p"/>
      </w:pPr>
      <w:r>
        <w:t xml:space="preserve">This is similar to the need to write cache-aware code for best performance on a CPU. </w:t>
      </w:r>
    </w:p>
    <w:p w14:paraId="5AB0CB5A" w14:textId="77777777" w:rsidR="008A5E4E" w:rsidRDefault="0065745B">
      <w:pPr>
        <w:pStyle w:val="h2"/>
      </w:pPr>
      <w:bookmarkStart w:id="916" w:name="_Toc396034414"/>
      <w:r>
        <w:t xml:space="preserve">17.6 </w:t>
      </w:r>
      <w:bookmarkStart w:id="917" w:name="_Ref481627895"/>
      <w:r>
        <w:t>Control Flow Optimization</w:t>
      </w:r>
      <w:bookmarkEnd w:id="916"/>
      <w:bookmarkEnd w:id="917"/>
    </w:p>
    <w:p w14:paraId="4B7620EC" w14:textId="77BB9B4C" w:rsidR="008A5E4E" w:rsidRDefault="0065745B">
      <w:pPr>
        <w:pStyle w:val="p"/>
      </w:pPr>
      <w:r>
        <w:t>The requirement</w:t>
      </w:r>
      <w:r w:rsidR="006F64EF">
        <w:t>s</w:t>
      </w:r>
      <w:r w:rsidR="00987596">
        <w:t xml:space="preserve"> of</w:t>
      </w:r>
      <w:r>
        <w:t xml:space="preserve"> divergent control flow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makes certain control flow optimizations illegal. For example, certain basic block cloning optimization can affect the set of active work-items in a wavefront and so alter when control flow reconverges. If allowed, this could result in operations that are involved in cross-lane interaction, such as barrier and cross-lane operations (see </w:t>
      </w:r>
      <w:r>
        <w:rPr>
          <w:rStyle w:val="xref1"/>
        </w:rPr>
        <w:t>Chapter 9. Parallel Synchronization and Communication Operations (</w:t>
      </w:r>
      <w:r w:rsidR="009A76EE" w:rsidRPr="008A5E4E">
        <w:fldChar w:fldCharType="begin"/>
      </w:r>
      <w:r w:rsidR="008A5E4E">
        <w:instrText xml:space="preserve"> PAGEREF _Ref1626108369 \p \h  \* MERGEFORMAT </w:instrText>
      </w:r>
      <w:r w:rsidR="009A76EE" w:rsidRPr="008A5E4E">
        <w:fldChar w:fldCharType="separate"/>
      </w:r>
      <w:r w:rsidR="00533AF0" w:rsidRPr="00533AF0">
        <w:rPr>
          <w:rStyle w:val="xref1"/>
          <w:noProof/>
        </w:rPr>
        <w:t>on</w:t>
      </w:r>
      <w:r w:rsidR="00533AF0">
        <w:rPr>
          <w:noProof/>
        </w:rPr>
        <w:t xml:space="preserve"> page 229</w:t>
      </w:r>
      <w:r w:rsidR="009A76EE" w:rsidRPr="008A5E4E">
        <w:rPr>
          <w:rStyle w:val="xref1"/>
        </w:rPr>
        <w:fldChar w:fldCharType="end"/>
      </w:r>
      <w:r>
        <w:rPr>
          <w:rStyle w:val="xref1"/>
        </w:rPr>
        <w:t>)</w:t>
      </w:r>
      <w:r>
        <w:t>), to behave differently.</w:t>
      </w:r>
    </w:p>
    <w:p w14:paraId="0DD9E6CA" w14:textId="77777777" w:rsidR="008A5E4E" w:rsidRDefault="0065745B">
      <w:pPr>
        <w:pStyle w:val="p"/>
      </w:pPr>
      <w:r>
        <w:t>Consider the following pseudo HSAIL example:</w:t>
      </w:r>
    </w:p>
    <w:p w14:paraId="7B7779D1" w14:textId="77777777" w:rsidR="008A5E4E" w:rsidRDefault="0065745B">
      <w:pPr>
        <w:pStyle w:val="pre"/>
      </w:pPr>
      <w:r>
        <w:t>if (x || y) {</w:t>
      </w:r>
      <w:r>
        <w:br/>
        <w:t xml:space="preserve">   A;</w:t>
      </w:r>
      <w:r>
        <w:br/>
        <w:t xml:space="preserve">   cross-lane-operation; </w:t>
      </w:r>
      <w:r>
        <w:br/>
        <w:t xml:space="preserve">   B;</w:t>
      </w:r>
      <w:r>
        <w:br/>
        <w:t xml:space="preserve">   if (x) {</w:t>
      </w:r>
      <w:r>
        <w:br/>
        <w:t xml:space="preserve">     C;</w:t>
      </w:r>
      <w:r>
        <w:br/>
        <w:t xml:space="preserve">   }</w:t>
      </w:r>
      <w:r>
        <w:br/>
        <w:t xml:space="preserve"> }</w:t>
      </w:r>
    </w:p>
    <w:p w14:paraId="31894E19" w14:textId="1B1F59E3" w:rsidR="008A5E4E" w:rsidRDefault="00D879DD">
      <w:pPr>
        <w:pStyle w:val="p"/>
      </w:pPr>
      <w:r>
        <w:t>Reconverging control flow involving communication operations later than the immediate post-dominator, as in</w:t>
      </w:r>
      <w:r w:rsidR="0065745B">
        <w:t xml:space="preserve"> the following pseudo machine code control flow, </w:t>
      </w:r>
      <w:r>
        <w:t xml:space="preserve">is not legal. It would result in </w:t>
      </w:r>
      <w:r w:rsidR="0065745B">
        <w:t>the cross-lane operations execut</w:t>
      </w:r>
      <w:r>
        <w:t>ing</w:t>
      </w:r>
      <w:r w:rsidR="0065745B">
        <w:t xml:space="preserve"> differently as the set of active lanes has been changed:</w:t>
      </w:r>
    </w:p>
    <w:p w14:paraId="7B85E2A1" w14:textId="77777777" w:rsidR="008A5E4E" w:rsidRDefault="0065745B">
      <w:pPr>
        <w:pStyle w:val="pre"/>
      </w:pPr>
      <w:r>
        <w:t>if (x) {</w:t>
      </w:r>
      <w:r>
        <w:br/>
        <w:t xml:space="preserve">   A;</w:t>
      </w:r>
      <w:r>
        <w:br/>
        <w:t xml:space="preserve">   cross-lane-operation;</w:t>
      </w:r>
      <w:r>
        <w:br/>
        <w:t xml:space="preserve">   B;</w:t>
      </w:r>
      <w:r>
        <w:br/>
        <w:t xml:space="preserve">   C;</w:t>
      </w:r>
      <w:r>
        <w:br/>
        <w:t xml:space="preserve"> } else if (y) {</w:t>
      </w:r>
      <w:r>
        <w:br/>
        <w:t xml:space="preserve">   A;</w:t>
      </w:r>
      <w:r>
        <w:br/>
        <w:t xml:space="preserve">   cross-lane-operation;</w:t>
      </w:r>
      <w:r>
        <w:br/>
        <w:t xml:space="preserve">   B;</w:t>
      </w:r>
      <w:r>
        <w:br/>
        <w:t xml:space="preserve"> }</w:t>
      </w:r>
    </w:p>
    <w:p w14:paraId="5A543A9D" w14:textId="77777777" w:rsidR="007A10D8" w:rsidRDefault="00670D13" w:rsidP="007A10D8">
      <w:pPr>
        <w:pStyle w:val="p"/>
      </w:pPr>
      <w:r>
        <w:t>Also consider the following two pseudo HSAIL examples:</w:t>
      </w:r>
    </w:p>
    <w:p w14:paraId="6C598A40" w14:textId="77777777" w:rsidR="001A75E6" w:rsidRDefault="00E223B9" w:rsidP="001A75E6">
      <w:pPr>
        <w:pStyle w:val="pre"/>
      </w:pPr>
      <w:r>
        <w:t>if (x</w:t>
      </w:r>
      <w:r w:rsidR="001A75E6">
        <w:t>) {</w:t>
      </w:r>
      <w:r w:rsidR="00AF2A48">
        <w:tab/>
      </w:r>
      <w:r w:rsidR="00AF2A48">
        <w:tab/>
      </w:r>
      <w:r w:rsidR="00AF2A48">
        <w:tab/>
      </w:r>
      <w:r w:rsidR="00AF2A48">
        <w:tab/>
        <w:t>if (x) {</w:t>
      </w:r>
      <w:r>
        <w:br/>
        <w:t xml:space="preserve">   A;</w:t>
      </w:r>
      <w:r w:rsidR="00AF2A48">
        <w:tab/>
      </w:r>
      <w:r w:rsidR="00AF2A48">
        <w:tab/>
      </w:r>
      <w:r w:rsidR="00AF2A48">
        <w:tab/>
      </w:r>
      <w:r w:rsidR="00AF2A48">
        <w:tab/>
      </w:r>
      <w:r w:rsidR="00AF2A48">
        <w:tab/>
        <w:t xml:space="preserve">   cross-lane-operation;</w:t>
      </w:r>
      <w:r>
        <w:br/>
        <w:t xml:space="preserve">   cross-lane-operation;</w:t>
      </w:r>
      <w:r w:rsidR="00AF2A48">
        <w:tab/>
      </w:r>
      <w:r w:rsidR="00AF2A48">
        <w:tab/>
        <w:t xml:space="preserve">   A;</w:t>
      </w:r>
      <w:r>
        <w:br/>
        <w:t>} else {</w:t>
      </w:r>
      <w:r w:rsidR="00AF2A48">
        <w:tab/>
      </w:r>
      <w:r w:rsidR="00AF2A48">
        <w:tab/>
      </w:r>
      <w:r w:rsidR="00AF2A48">
        <w:tab/>
      </w:r>
      <w:r w:rsidR="00AF2A48">
        <w:tab/>
        <w:t>} else {</w:t>
      </w:r>
      <w:r w:rsidR="001A75E6">
        <w:br/>
        <w:t xml:space="preserve">   B;</w:t>
      </w:r>
      <w:r w:rsidR="00AF2A48">
        <w:tab/>
      </w:r>
      <w:r w:rsidR="00AF2A48">
        <w:tab/>
      </w:r>
      <w:r w:rsidR="00AF2A48">
        <w:tab/>
      </w:r>
      <w:r w:rsidR="00AF2A48">
        <w:tab/>
      </w:r>
      <w:r w:rsidR="00AF2A48">
        <w:tab/>
        <w:t xml:space="preserve">   cross-lane-operation;</w:t>
      </w:r>
      <w:r w:rsidR="001A75E6">
        <w:br/>
      </w:r>
      <w:r>
        <w:t xml:space="preserve">   cross-lane-operation;</w:t>
      </w:r>
      <w:r w:rsidR="00AF2A48">
        <w:tab/>
      </w:r>
      <w:r w:rsidR="00AF2A48">
        <w:tab/>
        <w:t xml:space="preserve">   B;</w:t>
      </w:r>
      <w:r>
        <w:br/>
      </w:r>
      <w:r w:rsidR="001A75E6">
        <w:t>}</w:t>
      </w:r>
      <w:r w:rsidR="00AF2A48">
        <w:tab/>
      </w:r>
      <w:r w:rsidR="00AF2A48">
        <w:tab/>
      </w:r>
      <w:r w:rsidR="00AF2A48">
        <w:tab/>
      </w:r>
      <w:r w:rsidR="00AF2A48">
        <w:tab/>
      </w:r>
      <w:r w:rsidR="00AF2A48">
        <w:tab/>
        <w:t>}</w:t>
      </w:r>
    </w:p>
    <w:p w14:paraId="4219A4B3" w14:textId="77777777" w:rsidR="007A10D8" w:rsidRDefault="00670D13" w:rsidP="007A10D8">
      <w:pPr>
        <w:pStyle w:val="p"/>
      </w:pPr>
      <w:r>
        <w:t>If</w:t>
      </w:r>
      <w:r w:rsidR="007A10D8">
        <w:t xml:space="preserve"> control flow involving cross-lane operations </w:t>
      </w:r>
      <w:r>
        <w:t xml:space="preserve">is reconverged </w:t>
      </w:r>
      <w:r w:rsidR="007A10D8">
        <w:t xml:space="preserve">earlier than the immediate post-dominator, </w:t>
      </w:r>
      <w:r>
        <w:t xml:space="preserve">or diverged later than the immediate dominator, </w:t>
      </w:r>
      <w:r w:rsidR="007A10D8">
        <w:t>as in the following pseudo machine code control flow</w:t>
      </w:r>
      <w:r>
        <w:t>s</w:t>
      </w:r>
      <w:r w:rsidR="007A10D8">
        <w:t xml:space="preserve">, </w:t>
      </w:r>
      <w:r>
        <w:t xml:space="preserve">it </w:t>
      </w:r>
      <w:r w:rsidR="007A10D8">
        <w:t>is also not legal</w:t>
      </w:r>
      <w:r w:rsidR="00101676">
        <w:t xml:space="preserve"> for the same reason</w:t>
      </w:r>
      <w:r w:rsidR="007A10D8">
        <w:t>.</w:t>
      </w:r>
    </w:p>
    <w:p w14:paraId="6CD02CC8" w14:textId="77777777" w:rsidR="001A75E6" w:rsidRDefault="001A75E6" w:rsidP="001A75E6">
      <w:pPr>
        <w:pStyle w:val="pre"/>
      </w:pPr>
      <w:r>
        <w:t>if (x) {</w:t>
      </w:r>
      <w:r w:rsidR="00AF2A48">
        <w:tab/>
      </w:r>
      <w:r w:rsidR="00AF2A48">
        <w:tab/>
      </w:r>
      <w:r w:rsidR="00AF2A48">
        <w:tab/>
      </w:r>
      <w:r w:rsidR="00AF2A48">
        <w:tab/>
        <w:t>cross-lane-operation;</w:t>
      </w:r>
      <w:r>
        <w:br/>
        <w:t xml:space="preserve">   A;</w:t>
      </w:r>
      <w:r w:rsidR="00AF2A48">
        <w:tab/>
      </w:r>
      <w:r w:rsidR="00AF2A48">
        <w:tab/>
      </w:r>
      <w:r w:rsidR="00AF2A48">
        <w:tab/>
      </w:r>
      <w:r w:rsidR="00AF2A48">
        <w:tab/>
      </w:r>
      <w:r w:rsidR="00AF2A48">
        <w:tab/>
        <w:t>if (x) {</w:t>
      </w:r>
      <w:r w:rsidR="00E223B9">
        <w:br/>
        <w:t>} else {</w:t>
      </w:r>
      <w:r w:rsidR="00AF2A48">
        <w:tab/>
      </w:r>
      <w:r w:rsidR="00AF2A48">
        <w:tab/>
      </w:r>
      <w:r w:rsidR="00AF2A48">
        <w:tab/>
      </w:r>
      <w:r w:rsidR="00AF2A48">
        <w:tab/>
        <w:t xml:space="preserve">   A;</w:t>
      </w:r>
      <w:r>
        <w:br/>
      </w:r>
      <w:r w:rsidR="00E223B9">
        <w:t xml:space="preserve">   B;</w:t>
      </w:r>
      <w:r w:rsidR="00AF2A48">
        <w:tab/>
      </w:r>
      <w:r w:rsidR="00AF2A48">
        <w:tab/>
      </w:r>
      <w:r w:rsidR="00AF2A48">
        <w:tab/>
      </w:r>
      <w:r w:rsidR="00AF2A48">
        <w:tab/>
      </w:r>
      <w:r w:rsidR="00AF2A48">
        <w:tab/>
        <w:t>} else {</w:t>
      </w:r>
      <w:r w:rsidR="00E223B9">
        <w:br/>
        <w:t>}</w:t>
      </w:r>
      <w:r w:rsidR="00AF2A48">
        <w:tab/>
      </w:r>
      <w:r w:rsidR="00AF2A48">
        <w:tab/>
      </w:r>
      <w:r w:rsidR="00AF2A48">
        <w:tab/>
      </w:r>
      <w:r w:rsidR="00AF2A48">
        <w:tab/>
      </w:r>
      <w:r w:rsidR="00AF2A48">
        <w:tab/>
        <w:t xml:space="preserve">   B;</w:t>
      </w:r>
      <w:r w:rsidR="00E223B9">
        <w:br/>
        <w:t>cross-lane-operation;</w:t>
      </w:r>
      <w:r w:rsidR="00AF2A48">
        <w:tab/>
      </w:r>
      <w:r w:rsidR="00AF2A48">
        <w:tab/>
      </w:r>
      <w:r w:rsidR="00AF2A48">
        <w:tab/>
        <w:t>}</w:t>
      </w:r>
    </w:p>
    <w:p w14:paraId="08693DD8" w14:textId="7D31642A" w:rsidR="008A5E4E" w:rsidRDefault="0065745B" w:rsidP="00636634">
      <w:pPr>
        <w:pStyle w:val="p"/>
      </w:pPr>
      <w:r>
        <w:t xml:space="preserve">In general it is not legal to clone operations that can result in communication </w:t>
      </w:r>
      <w:r w:rsidR="00ED7AA1">
        <w:t xml:space="preserve">between lanes </w:t>
      </w:r>
      <w:r>
        <w:t>within a wavefront</w:t>
      </w:r>
      <w:r w:rsidR="001A75E6">
        <w:t>, or to hoist cross-lane operations out of control flow,</w:t>
      </w:r>
      <w:r>
        <w:t xml:space="preserve"> as that can change the execution behavior.</w:t>
      </w:r>
    </w:p>
    <w:p w14:paraId="4876455C" w14:textId="77777777" w:rsidR="008A5E4E" w:rsidRDefault="0065745B">
      <w:pPr>
        <w:pStyle w:val="h2"/>
      </w:pPr>
      <w:bookmarkStart w:id="918" w:name="_Toc396034415"/>
      <w:r>
        <w:t>17.7 Memory Access</w:t>
      </w:r>
      <w:bookmarkEnd w:id="918"/>
    </w:p>
    <w:p w14:paraId="7C4FB59B" w14:textId="77777777" w:rsidR="008A5E4E" w:rsidRDefault="0065745B">
      <w:pPr>
        <w:pStyle w:val="p"/>
      </w:pPr>
      <w:r>
        <w:t>The finalizer is free to remove and merge loads and stores to memory if this does not change the answer of the single work-item, including any communication with other work-items and agents.</w:t>
      </w:r>
    </w:p>
    <w:p w14:paraId="18F6FDB0" w14:textId="77777777" w:rsidR="008A5E4E" w:rsidRDefault="0065745B">
      <w:pPr>
        <w:pStyle w:val="p"/>
      </w:pPr>
      <w:r>
        <w:t>The private, spill and arg segments can only be accessed by a single work-item so can be optimized by only considering the single work-item accesses.</w:t>
      </w:r>
    </w:p>
    <w:p w14:paraId="566EFE83" w14:textId="77777777" w:rsidR="008A5E4E" w:rsidRDefault="0065745B">
      <w:pPr>
        <w:pStyle w:val="p"/>
      </w:pPr>
      <w:r>
        <w:t xml:space="preserve">The readonly and kernarg segments, read-only image data, global segment variables declared as </w:t>
      </w:r>
      <w:r>
        <w:rPr>
          <w:rStyle w:val="code1"/>
        </w:rPr>
        <w:t>const</w:t>
      </w:r>
      <w:r>
        <w:t xml:space="preserve">, and addresses loaded by </w:t>
      </w:r>
      <w:r>
        <w:rPr>
          <w:rStyle w:val="code1"/>
        </w:rPr>
        <w:t>ld</w:t>
      </w:r>
      <w:r>
        <w:t xml:space="preserve"> operations with the </w:t>
      </w:r>
      <w:r>
        <w:rPr>
          <w:rStyle w:val="code1"/>
        </w:rPr>
        <w:t>const</w:t>
      </w:r>
      <w:r>
        <w:t xml:space="preserve"> modifier, cannot be changed during the execution of a work-item, so the accesses of other work-items and agents do not have to be considered.</w:t>
      </w:r>
    </w:p>
    <w:p w14:paraId="7B26BC8E" w14:textId="77777777" w:rsidR="00A6340E" w:rsidRDefault="0065745B">
      <w:pPr>
        <w:pStyle w:val="p"/>
      </w:pPr>
      <w:r>
        <w:t>Ordinary memory operations to the group and global segment, and non-atomic image operations to read-write images, cannot affect, or be affected by, other work-items or agents, except by an intervening synchronizing memory operation or memory fence, as that would constitute a data race and so be undefined.</w:t>
      </w:r>
    </w:p>
    <w:p w14:paraId="181C930B" w14:textId="77777777" w:rsidR="008A5E4E" w:rsidRDefault="005B1F00">
      <w:pPr>
        <w:pStyle w:val="p"/>
      </w:pPr>
      <w:r>
        <w:t xml:space="preserve">However, ordinary stores cannot be introduced that would not have been executed in the original program if they can introduce a data race. Consider the following </w:t>
      </w:r>
      <w:r w:rsidR="00A33CBF">
        <w:t xml:space="preserve">pseudo HSAIL </w:t>
      </w:r>
      <w:r>
        <w:t>program</w:t>
      </w:r>
      <w:r w:rsidR="00A6340E">
        <w:t xml:space="preserve"> where all memory operations are ordinary</w:t>
      </w:r>
      <w:r>
        <w:t>:</w:t>
      </w:r>
    </w:p>
    <w:p w14:paraId="1B41BF6D" w14:textId="77777777" w:rsidR="00F2729C" w:rsidRDefault="00F2729C" w:rsidP="00F2729C">
      <w:pPr>
        <w:pStyle w:val="pre"/>
      </w:pPr>
      <w:r>
        <w:t>Initial</w:t>
      </w:r>
      <w:r w:rsidR="00922C67">
        <w:t>:</w:t>
      </w:r>
      <w:r>
        <w:t xml:space="preserve"> x = y = 0;</w:t>
      </w:r>
      <w:r>
        <w:br/>
      </w:r>
      <w:r>
        <w:br/>
        <w:t>Thread 1:</w:t>
      </w:r>
      <w:r>
        <w:tab/>
      </w:r>
      <w:r>
        <w:tab/>
      </w:r>
      <w:r>
        <w:tab/>
      </w:r>
      <w:r>
        <w:tab/>
        <w:t>Thread 2:</w:t>
      </w:r>
      <w:r>
        <w:br/>
        <w:t>if (x == 1) {</w:t>
      </w:r>
      <w:r>
        <w:tab/>
      </w:r>
      <w:r>
        <w:tab/>
      </w:r>
      <w:r>
        <w:tab/>
      </w:r>
      <w:r>
        <w:tab/>
        <w:t>if (y == 1) {</w:t>
      </w:r>
      <w:r>
        <w:br/>
        <w:t xml:space="preserve">   y = 1;</w:t>
      </w:r>
      <w:r>
        <w:tab/>
      </w:r>
      <w:r>
        <w:tab/>
      </w:r>
      <w:r>
        <w:tab/>
      </w:r>
      <w:r>
        <w:tab/>
        <w:t xml:space="preserve">   x = 1;</w:t>
      </w:r>
      <w:r>
        <w:br/>
        <w:t>}</w:t>
      </w:r>
      <w:r>
        <w:tab/>
      </w:r>
      <w:r>
        <w:tab/>
      </w:r>
      <w:r>
        <w:tab/>
      </w:r>
      <w:r>
        <w:tab/>
      </w:r>
      <w:r>
        <w:tab/>
        <w:t>}</w:t>
      </w:r>
      <w:r w:rsidR="00922C67">
        <w:br/>
      </w:r>
      <w:r w:rsidR="00922C67">
        <w:br/>
      </w:r>
      <w:r w:rsidR="003856AD">
        <w:t>R</w:t>
      </w:r>
      <w:r w:rsidR="00922C67">
        <w:t>esult: x == y == 0</w:t>
      </w:r>
    </w:p>
    <w:p w14:paraId="44597571" w14:textId="77777777" w:rsidR="003737A2" w:rsidRDefault="003737A2" w:rsidP="009072AF">
      <w:pPr>
        <w:pStyle w:val="p"/>
      </w:pPr>
      <w:r>
        <w:t>Th</w:t>
      </w:r>
      <w:r w:rsidR="00F30880">
        <w:t>e</w:t>
      </w:r>
      <w:r>
        <w:t xml:space="preserve"> HSA memory model defines that this program does not have a data race</w:t>
      </w:r>
      <w:r w:rsidR="00544F09">
        <w:t xml:space="preserve"> as </w:t>
      </w:r>
      <w:r w:rsidR="009072AF">
        <w:t>all reads that can influence the address, data or whether a write operation is performed at all must appear to complete before the write operation is initiated.</w:t>
      </w:r>
      <w:r>
        <w:t xml:space="preserve"> </w:t>
      </w:r>
      <w:r w:rsidR="009072AF">
        <w:t>Therefore, d</w:t>
      </w:r>
      <w:r w:rsidR="00A002E5">
        <w:t xml:space="preserve">espite all memory operations being ordinary, a compiler cannot introduce an ordinary store, even if the single work-item result would appear to be the same based on only considering the single work-item. </w:t>
      </w:r>
      <w:r w:rsidR="00A33CBF">
        <w:t>T</w:t>
      </w:r>
      <w:r>
        <w:t>herefore</w:t>
      </w:r>
      <w:r w:rsidR="00A33CBF">
        <w:t>,</w:t>
      </w:r>
      <w:r>
        <w:t xml:space="preserve"> it would not be legal to transform it into the following </w:t>
      </w:r>
      <w:r w:rsidR="00A33CBF">
        <w:t xml:space="preserve">pseudo machine code </w:t>
      </w:r>
      <w:r>
        <w:t xml:space="preserve">as that </w:t>
      </w:r>
      <w:r w:rsidR="00F02AE9">
        <w:t xml:space="preserve">introduces a data race </w:t>
      </w:r>
      <w:r w:rsidR="009D5E8E">
        <w:t xml:space="preserve">into a program that did not previously have a data-race </w:t>
      </w:r>
      <w:r w:rsidR="00F02AE9">
        <w:t xml:space="preserve">and would likely </w:t>
      </w:r>
      <w:r w:rsidR="005A491F">
        <w:t>cause</w:t>
      </w:r>
      <w:r w:rsidR="00F02AE9">
        <w:t xml:space="preserve"> results</w:t>
      </w:r>
      <w:r w:rsidR="008977F4">
        <w:t xml:space="preserve"> other than the </w:t>
      </w:r>
      <w:r w:rsidR="00734331">
        <w:t xml:space="preserve">only legal </w:t>
      </w:r>
      <w:r w:rsidR="005A491F">
        <w:t>outcome</w:t>
      </w:r>
      <w:r w:rsidR="00A002E5">
        <w:t>:</w:t>
      </w:r>
    </w:p>
    <w:p w14:paraId="36FB3669" w14:textId="77777777" w:rsidR="00E93FEE" w:rsidRDefault="00E93FEE" w:rsidP="00E93FEE">
      <w:pPr>
        <w:pStyle w:val="pre"/>
      </w:pPr>
      <w:r>
        <w:t>Initial: x = y = 0;</w:t>
      </w:r>
      <w:r>
        <w:br/>
      </w:r>
      <w:r>
        <w:br/>
        <w:t>Thread 1:</w:t>
      </w:r>
      <w:r>
        <w:tab/>
      </w:r>
      <w:r>
        <w:tab/>
      </w:r>
      <w:r>
        <w:tab/>
      </w:r>
      <w:r>
        <w:tab/>
        <w:t>Thread 2:</w:t>
      </w:r>
      <w:r>
        <w:br/>
        <w:t>y = 1;</w:t>
      </w:r>
      <w:r>
        <w:tab/>
      </w:r>
      <w:r>
        <w:tab/>
      </w:r>
      <w:r>
        <w:tab/>
      </w:r>
      <w:r>
        <w:tab/>
      </w:r>
      <w:r>
        <w:tab/>
        <w:t>x = 1;</w:t>
      </w:r>
      <w:r>
        <w:br/>
        <w:t>if (x != 1) {</w:t>
      </w:r>
      <w:r>
        <w:tab/>
      </w:r>
      <w:r>
        <w:tab/>
      </w:r>
      <w:r>
        <w:tab/>
      </w:r>
      <w:r>
        <w:tab/>
        <w:t>if (y != 1) {</w:t>
      </w:r>
      <w:r>
        <w:br/>
        <w:t xml:space="preserve">   y = 0;</w:t>
      </w:r>
      <w:r>
        <w:tab/>
      </w:r>
      <w:r>
        <w:tab/>
      </w:r>
      <w:r>
        <w:tab/>
      </w:r>
      <w:r>
        <w:tab/>
        <w:t xml:space="preserve">   x = 0;</w:t>
      </w:r>
      <w:r>
        <w:br/>
        <w:t>}</w:t>
      </w:r>
      <w:r>
        <w:tab/>
      </w:r>
      <w:r>
        <w:tab/>
      </w:r>
      <w:r>
        <w:tab/>
      </w:r>
      <w:r>
        <w:tab/>
      </w:r>
      <w:r>
        <w:tab/>
        <w:t>}</w:t>
      </w:r>
      <w:r>
        <w:br/>
      </w:r>
      <w:r>
        <w:br/>
      </w:r>
      <w:r w:rsidR="003856AD">
        <w:t>Results: undefined as now has a data race</w:t>
      </w:r>
    </w:p>
    <w:p w14:paraId="5E632320" w14:textId="1A1A3701" w:rsidR="008A5E4E" w:rsidRDefault="0065745B">
      <w:pPr>
        <w:pStyle w:val="p"/>
      </w:pPr>
      <w:r>
        <w:t>Atomic memory operations, or ordinary memory operations that are made visible to other work-items or agents through synchronizing memory operations, memory fences or packet processor fences, cannot in general be removed even if their results are not used in the single work-item, as they may be used by other work-items and agents. However, it may still be possible to eliminate and merge multiple such adjacent operations if it can only produce legal execution orders of the original program. For example, multiple adjacent relaxed atomic stores to the same location could be collapsed into one since the memory model does not require that other work-items or agents see every value of a relaxed atomic, just values that advance in the modification order of the location within finite time.</w:t>
      </w:r>
    </w:p>
    <w:p w14:paraId="1C475952" w14:textId="77777777" w:rsidR="008A5E4E" w:rsidRDefault="0065745B">
      <w:pPr>
        <w:pStyle w:val="h2"/>
      </w:pPr>
      <w:bookmarkStart w:id="919" w:name="_Toc396034416"/>
      <w:r>
        <w:t xml:space="preserve">17.8 </w:t>
      </w:r>
      <w:bookmarkStart w:id="920" w:name="_Ref207184227"/>
      <w:r>
        <w:t>Unaligned Access</w:t>
      </w:r>
      <w:bookmarkEnd w:id="919"/>
      <w:bookmarkEnd w:id="920"/>
    </w:p>
    <w:p w14:paraId="783A5855" w14:textId="77777777" w:rsidR="008A5E4E" w:rsidRDefault="0065745B">
      <w:pPr>
        <w:pStyle w:val="p"/>
      </w:pPr>
      <w:r>
        <w:t xml:space="preserve">While HSAIL supports unaligned accesses for loads and stores, these are quite expensive and should be avoided. Unaligned accesses are not atomic, and atomic and atomic no return operations do not support unaligned access. </w:t>
      </w:r>
    </w:p>
    <w:p w14:paraId="715BA1E6" w14:textId="77777777" w:rsidR="008A5E4E" w:rsidRDefault="0065745B">
      <w:pPr>
        <w:pStyle w:val="p"/>
      </w:pPr>
      <w:r>
        <w:t xml:space="preserve"> If a load or store is known to be naturally aligned, or have some other known alignment, it should be marked with the </w:t>
      </w:r>
      <w:r>
        <w:rPr>
          <w:rStyle w:val="code1"/>
        </w:rPr>
        <w:t>align</w:t>
      </w:r>
      <w:r>
        <w:t xml:space="preserve"> modifier. This might allow the finalizer to generate more efficient code on some implementations. A front-end compiler may be able to determine this either due to restrictions in the language it is compiling, or by analysis based on variable allocation. However, incorrectly marked aligned memory accesses might result in undefined results and generate memory exceptions on some implementations.</w:t>
      </w:r>
    </w:p>
    <w:p w14:paraId="635ED97B" w14:textId="77777777" w:rsidR="008A5E4E" w:rsidRDefault="0065745B">
      <w:pPr>
        <w:pStyle w:val="h2"/>
      </w:pPr>
      <w:bookmarkStart w:id="921" w:name="_Toc396034417"/>
      <w:r>
        <w:t xml:space="preserve">17.9 </w:t>
      </w:r>
      <w:bookmarkStart w:id="922" w:name="_Ref658859300"/>
      <w:r>
        <w:t>Constant Access</w:t>
      </w:r>
      <w:bookmarkEnd w:id="921"/>
      <w:bookmarkEnd w:id="922"/>
    </w:p>
    <w:p w14:paraId="48CA374C" w14:textId="7ABCF08F" w:rsidR="008A5E4E" w:rsidRDefault="0065745B">
      <w:pPr>
        <w:pStyle w:val="p"/>
      </w:pPr>
      <w:r>
        <w:t xml:space="preserve">If a load is known to access memory locations that will not be changed during the lifetime of the variable, </w:t>
      </w:r>
      <w:r w:rsidR="0043460A">
        <w:t>it</w:t>
      </w:r>
      <w:r>
        <w:t xml:space="preserve"> should be marked with the </w:t>
      </w:r>
      <w:r>
        <w:rPr>
          <w:rStyle w:val="code1"/>
        </w:rPr>
        <w:t>const</w:t>
      </w:r>
      <w:r>
        <w:t xml:space="preserve"> modifier. On some implementations, knowing a load is accessing constant memory might be more efficient. It is undefined if a memory load marked as constant is changed during the execution of any kernels that are part of the program: on some implementations this might result in incorrect values being loaded. See </w:t>
      </w:r>
      <w:r>
        <w:rPr>
          <w:rStyle w:val="xref1"/>
        </w:rPr>
        <w:t>6.3. Load (ld) Operation (</w:t>
      </w:r>
      <w:r w:rsidR="009A76EE" w:rsidRPr="008A5E4E">
        <w:fldChar w:fldCharType="begin"/>
      </w:r>
      <w:r w:rsidR="008A5E4E">
        <w:instrText xml:space="preserve"> PAGEREF _Ref-2104732891 \p \h  \* MERGEFORMAT </w:instrText>
      </w:r>
      <w:r w:rsidR="009A76EE" w:rsidRPr="008A5E4E">
        <w:fldChar w:fldCharType="separate"/>
      </w:r>
      <w:r w:rsidR="00533AF0" w:rsidRPr="00533AF0">
        <w:rPr>
          <w:rStyle w:val="xref1"/>
          <w:noProof/>
        </w:rPr>
        <w:t>on</w:t>
      </w:r>
      <w:r w:rsidR="00533AF0">
        <w:rPr>
          <w:noProof/>
        </w:rPr>
        <w:t xml:space="preserve"> page 168</w:t>
      </w:r>
      <w:r w:rsidR="009A76EE" w:rsidRPr="008A5E4E">
        <w:rPr>
          <w:rStyle w:val="xref1"/>
        </w:rPr>
        <w:fldChar w:fldCharType="end"/>
      </w:r>
      <w:r>
        <w:rPr>
          <w:rStyle w:val="xref1"/>
        </w:rPr>
        <w:t>)</w:t>
      </w:r>
      <w:r>
        <w:t>.</w:t>
      </w:r>
    </w:p>
    <w:p w14:paraId="10B842DE" w14:textId="77777777" w:rsidR="008A5E4E" w:rsidRDefault="0065745B">
      <w:pPr>
        <w:pStyle w:val="p"/>
      </w:pPr>
      <w:r>
        <w:t xml:space="preserve">For similar reasons, if a variable is known to never have its value changed after it has been created and initialized, then it should be marked with the </w:t>
      </w:r>
      <w:r>
        <w:rPr>
          <w:rStyle w:val="code1"/>
        </w:rPr>
        <w:t>const</w:t>
      </w:r>
      <w:r>
        <w:t xml:space="preserve"> qualifier. See </w:t>
      </w:r>
      <w:r>
        <w:rPr>
          <w:rStyle w:val="xref1"/>
        </w:rPr>
        <w:t>4.3.10. Declaration and Definition Qualifiers (</w:t>
      </w:r>
      <w:r w:rsidR="009A76EE" w:rsidRPr="008A5E4E">
        <w:fldChar w:fldCharType="begin"/>
      </w:r>
      <w:r w:rsidR="008A5E4E">
        <w:instrText xml:space="preserve"> PAGEREF _Ref1400793971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07E9F37A" w14:textId="07A646D4" w:rsidR="008A5E4E" w:rsidRDefault="0065745B">
      <w:pPr>
        <w:pStyle w:val="p"/>
      </w:pPr>
      <w:r>
        <w:t xml:space="preserve">An HSAIL global or readonly segment variable definition marked with the </w:t>
      </w:r>
      <w:r>
        <w:rPr>
          <w:rStyle w:val="code1"/>
        </w:rPr>
        <w:t>const</w:t>
      </w:r>
      <w:r>
        <w:t xml:space="preserve"> qualifier are required to have an initializer. The finalizer can </w:t>
      </w:r>
      <w:r w:rsidR="00D147F0">
        <w:t xml:space="preserve">replace usage of the variable by </w:t>
      </w:r>
      <w:r>
        <w:t xml:space="preserve">the value of these variable initializers. However, if the variable is only declared in HSAIL, and defined by using the HSA runtime, then the finalizer must not </w:t>
      </w:r>
      <w:r w:rsidR="00A11591">
        <w:t xml:space="preserve">do this replacement </w:t>
      </w:r>
      <w:r>
        <w:t xml:space="preserve">as </w:t>
      </w:r>
      <w:r w:rsidR="00A11591">
        <w:t xml:space="preserve">the value </w:t>
      </w:r>
      <w:r>
        <w:t>may change on each execution of the application.</w:t>
      </w:r>
    </w:p>
    <w:p w14:paraId="352E44F8" w14:textId="77777777" w:rsidR="008A5E4E" w:rsidRDefault="0065745B">
      <w:pPr>
        <w:pStyle w:val="h2"/>
      </w:pPr>
      <w:bookmarkStart w:id="923" w:name="_Toc396034418"/>
      <w:r>
        <w:t xml:space="preserve">17.10 </w:t>
      </w:r>
      <w:bookmarkStart w:id="924" w:name="_Ref1764254717"/>
      <w:r>
        <w:t>Segment Address Conversion</w:t>
      </w:r>
      <w:bookmarkEnd w:id="923"/>
      <w:bookmarkEnd w:id="924"/>
    </w:p>
    <w:p w14:paraId="399EE830" w14:textId="7E3CE4FE" w:rsidR="00AA0A3B" w:rsidRDefault="0065745B">
      <w:pPr>
        <w:pStyle w:val="p"/>
      </w:pPr>
      <w:r>
        <w:t xml:space="preserve">When converting between segment and flat addresses, if it is known that the address will not be the null pointer value, then the operations should be marked with the </w:t>
      </w:r>
      <w:r>
        <w:rPr>
          <w:rStyle w:val="code1"/>
        </w:rPr>
        <w:t>nonull</w:t>
      </w:r>
      <w:r>
        <w:t xml:space="preserve"> modifier. On some implementations, knowing an address will not be the null pointer value might be more efficient. It is undefined if a segment address conversion operation marked as </w:t>
      </w:r>
      <w:r>
        <w:rPr>
          <w:rStyle w:val="code1"/>
        </w:rPr>
        <w:t>nonull</w:t>
      </w:r>
      <w:r>
        <w:t xml:space="preserve"> is given a null pointer value: on some implementations this might result in incorrect values.</w:t>
      </w:r>
    </w:p>
    <w:p w14:paraId="0EA599E1" w14:textId="77777777" w:rsidR="008A5E4E" w:rsidRDefault="0065745B">
      <w:pPr>
        <w:pStyle w:val="h2"/>
      </w:pPr>
      <w:bookmarkStart w:id="925" w:name="_Toc396034419"/>
      <w:r>
        <w:t>17.11 When to Use Flat Addressing</w:t>
      </w:r>
      <w:bookmarkEnd w:id="925"/>
    </w:p>
    <w:p w14:paraId="020CFF78" w14:textId="77777777" w:rsidR="008A5E4E" w:rsidRDefault="0065745B">
      <w:pPr>
        <w:pStyle w:val="p"/>
      </w:pPr>
      <w:r>
        <w:t>In general, segment addressing is faster than flat-address addressing. For example:</w:t>
      </w:r>
    </w:p>
    <w:p w14:paraId="47B150F2" w14:textId="10F7D9E8" w:rsidR="008A5E4E" w:rsidRDefault="0065745B">
      <w:pPr>
        <w:pStyle w:val="li"/>
        <w:numPr>
          <w:ilvl w:val="0"/>
          <w:numId w:val="234"/>
        </w:numPr>
        <w:spacing w:before="320"/>
        <w:ind w:left="600"/>
      </w:pPr>
      <w:r>
        <w:t xml:space="preserve">In the large machine model a flat-address is 64 bits, but a private or group segment address is always only 32 bits. This can result in higher register pressure as the address computations have to be done in 64 bit registers instead of 32 bit registers. In turn this can result in lower performance due to more spilling, or fewer </w:t>
      </w:r>
      <w:r w:rsidR="00042822">
        <w:t xml:space="preserve">wavefronts </w:t>
      </w:r>
      <w:r>
        <w:t>executing on a compute unit due to increased register usage.</w:t>
      </w:r>
    </w:p>
    <w:p w14:paraId="787B3026" w14:textId="7D6A08C7" w:rsidR="008A5E4E" w:rsidRDefault="0065745B">
      <w:pPr>
        <w:pStyle w:val="li"/>
        <w:numPr>
          <w:ilvl w:val="0"/>
          <w:numId w:val="234"/>
        </w:numPr>
        <w:spacing w:after="320"/>
        <w:ind w:left="600"/>
      </w:pPr>
      <w:r>
        <w:t>On some implementations, accessing memory with a flat address may result in issuing a request to multiple memory units since it could actually access any of them. In such implementations, each memory unit determines if the flat address references the segment they service and only returns a result if it does. This can reduce performance as the memory units cannot operate concurrently to service multiple segment address requests to different segments.</w:t>
      </w:r>
    </w:p>
    <w:p w14:paraId="28F329A7" w14:textId="77777777" w:rsidR="008A5E4E" w:rsidRDefault="0065745B">
      <w:pPr>
        <w:pStyle w:val="p"/>
      </w:pPr>
      <w:r>
        <w:t>However, the group and private segments are limited to 4 GiB in size.</w:t>
      </w:r>
    </w:p>
    <w:p w14:paraId="1391AB49" w14:textId="77777777" w:rsidR="008A5E4E" w:rsidRDefault="0065745B">
      <w:pPr>
        <w:pStyle w:val="p"/>
      </w:pPr>
      <w:r>
        <w:t xml:space="preserve">A high-level compiler should attempt to identify where a segment address can be used to avoid these performance issues. </w:t>
      </w:r>
    </w:p>
    <w:p w14:paraId="67DFBB2B" w14:textId="273C8120" w:rsidR="00393841" w:rsidRDefault="00393841">
      <w:pPr>
        <w:pStyle w:val="p"/>
      </w:pPr>
      <w:r>
        <w:t>In particular, this applies to accessing the global segment, even though the flat address of a global segment location is the same value as a global segment address to the same location, and that the null pointer value for a flat address and a global segment address are the same</w:t>
      </w:r>
      <w:r w:rsidR="003E1661">
        <w:t xml:space="preserve"> (see </w:t>
      </w:r>
      <w:r w:rsidR="003E1661">
        <w:rPr>
          <w:rStyle w:val="xref1"/>
        </w:rPr>
        <w:t>2.8.3. Addressing for Segments (</w:t>
      </w:r>
      <w:r w:rsidR="003E1661" w:rsidRPr="008A5E4E">
        <w:fldChar w:fldCharType="begin"/>
      </w:r>
      <w:r w:rsidR="003E1661">
        <w:instrText xml:space="preserve"> PAGEREF _Ref-281916011 \p \h  \* MERGEFORMAT </w:instrText>
      </w:r>
      <w:r w:rsidR="003E1661" w:rsidRPr="008A5E4E">
        <w:fldChar w:fldCharType="separate"/>
      </w:r>
      <w:r w:rsidR="003E1661" w:rsidRPr="00533AF0">
        <w:rPr>
          <w:rStyle w:val="xref1"/>
          <w:noProof/>
        </w:rPr>
        <w:t>on</w:t>
      </w:r>
      <w:r w:rsidR="003E1661">
        <w:rPr>
          <w:noProof/>
        </w:rPr>
        <w:t xml:space="preserve"> page 19</w:t>
      </w:r>
      <w:r w:rsidR="003E1661" w:rsidRPr="008A5E4E">
        <w:rPr>
          <w:rStyle w:val="xref1"/>
        </w:rPr>
        <w:fldChar w:fldCharType="end"/>
      </w:r>
      <w:r w:rsidR="003E1661">
        <w:rPr>
          <w:rStyle w:val="xref1"/>
        </w:rPr>
        <w:t>)</w:t>
      </w:r>
      <w:r w:rsidR="003E1661">
        <w:t>)</w:t>
      </w:r>
      <w:r>
        <w:t xml:space="preserve">. If </w:t>
      </w:r>
      <w:r w:rsidR="00CA0694">
        <w:t xml:space="preserve">a high-level compiler can determine </w:t>
      </w:r>
      <w:r>
        <w:t xml:space="preserve">that </w:t>
      </w:r>
      <w:r w:rsidR="00CA0694">
        <w:t>an</w:t>
      </w:r>
      <w:r>
        <w:t xml:space="preserve"> address is either the null pointer value or an address in the global segment, </w:t>
      </w:r>
      <w:r w:rsidR="00CA0694">
        <w:t>if should use a</w:t>
      </w:r>
      <w:r>
        <w:t xml:space="preserve"> global segment </w:t>
      </w:r>
      <w:r w:rsidR="00CA0694">
        <w:t xml:space="preserve">operation </w:t>
      </w:r>
      <w:r>
        <w:t>rather than a flat operation when accessing memory</w:t>
      </w:r>
      <w:r w:rsidR="00D20930">
        <w:t xml:space="preserve"> with the address</w:t>
      </w:r>
      <w:r w:rsidR="00CA0694">
        <w:t>, even though both produce the same result</w:t>
      </w:r>
      <w:r>
        <w:t>.</w:t>
      </w:r>
    </w:p>
    <w:p w14:paraId="5664CB29" w14:textId="77777777" w:rsidR="008A5E4E" w:rsidRDefault="0065745B">
      <w:pPr>
        <w:pStyle w:val="h2"/>
      </w:pPr>
      <w:bookmarkStart w:id="926" w:name="_Toc396034420"/>
      <w:r>
        <w:t>17.12 Arg Arguments</w:t>
      </w:r>
      <w:bookmarkEnd w:id="926"/>
    </w:p>
    <w:p w14:paraId="73D2D436" w14:textId="77777777" w:rsidR="008A5E4E" w:rsidRDefault="0065745B">
      <w:pPr>
        <w:pStyle w:val="p"/>
      </w:pPr>
      <w:r>
        <w:t xml:space="preserve">While the calling convention allows arg arguments, every finalizer has the option to pass some of the arguments in high-speed machine registers. High-level compiler developers should read the microarchitecture guide for the chip for details. </w:t>
      </w:r>
    </w:p>
    <w:p w14:paraId="7A24002B" w14:textId="77777777" w:rsidR="008A5E4E" w:rsidRDefault="0065745B">
      <w:pPr>
        <w:pStyle w:val="h2"/>
      </w:pPr>
      <w:bookmarkStart w:id="927" w:name="_Toc396034421"/>
      <w:r>
        <w:t xml:space="preserve">17.13 </w:t>
      </w:r>
      <w:bookmarkStart w:id="928" w:name="_Ref-1553965423"/>
      <w:r>
        <w:t>Exceptions</w:t>
      </w:r>
      <w:bookmarkEnd w:id="927"/>
      <w:bookmarkEnd w:id="928"/>
    </w:p>
    <w:p w14:paraId="522768D5" w14:textId="77777777" w:rsidR="008A5E4E" w:rsidRDefault="0065745B">
      <w:pPr>
        <w:pStyle w:val="p"/>
      </w:pPr>
      <w:r>
        <w:t xml:space="preserve">If any exceptions are enabled for the BREAK policy (see </w:t>
      </w:r>
      <w:r>
        <w:rPr>
          <w:rStyle w:val="xref1"/>
        </w:rPr>
        <w:t>12.3. Hardware Exception Policies (</w:t>
      </w:r>
      <w:r w:rsidR="009A76EE" w:rsidRPr="008A5E4E">
        <w:fldChar w:fldCharType="begin"/>
      </w:r>
      <w:r w:rsidR="008A5E4E">
        <w:instrText xml:space="preserve"> PAGEREF _Ref2128990405 \p \h  \* MERGEFORMAT </w:instrText>
      </w:r>
      <w:r w:rsidR="009A76EE" w:rsidRPr="008A5E4E">
        <w:fldChar w:fldCharType="separate"/>
      </w:r>
      <w:r w:rsidR="00533AF0" w:rsidRPr="00533AF0">
        <w:rPr>
          <w:rStyle w:val="xref1"/>
          <w:noProof/>
        </w:rPr>
        <w:t>on</w:t>
      </w:r>
      <w:r w:rsidR="00533AF0">
        <w:rPr>
          <w:noProof/>
        </w:rPr>
        <w:t xml:space="preserve"> page 279</w:t>
      </w:r>
      <w:r w:rsidR="009A76EE" w:rsidRPr="008A5E4E">
        <w:rPr>
          <w:rStyle w:val="xref1"/>
        </w:rPr>
        <w:fldChar w:fldCharType="end"/>
      </w:r>
      <w:r>
        <w:rPr>
          <w:rStyle w:val="xref1"/>
        </w:rPr>
        <w:t>)</w:t>
      </w:r>
      <w:r>
        <w:t>), there are some restrictions on the optimizations that are permitted by the finalizer. In general, however, the intent is that effective optimizations can still be performed according to the optimization level specified to the finalizer.</w:t>
      </w:r>
    </w:p>
    <w:p w14:paraId="4CED8CEB" w14:textId="77777777" w:rsidR="008A5E4E" w:rsidRDefault="0065745B">
      <w:pPr>
        <w:pStyle w:val="p"/>
      </w:pPr>
      <w:r>
        <w:t xml:space="preserve"> For exceptions enabled for the BREAK or DETECT policy, the finalizer should ensure that optimizations do not result in generating exceptions that would not have happened without the optimization, or in eliminating exceptions that would have been generated for non-dead code had the optimization not been done. However, optimization is allowed to change the order and number of enabled exceptions that are generated.</w:t>
      </w:r>
    </w:p>
    <w:p w14:paraId="5043EF88" w14:textId="77777777" w:rsidR="008A5E4E" w:rsidRDefault="0065745B">
      <w:pPr>
        <w:pStyle w:val="pNoPageBreakAfter"/>
      </w:pPr>
      <w:r>
        <w:t xml:space="preserve"> For example, for exceptions enabled for the BREAK or DETECT policy:</w:t>
      </w:r>
    </w:p>
    <w:p w14:paraId="59491E47" w14:textId="77777777" w:rsidR="008A5E4E" w:rsidRDefault="0065745B">
      <w:pPr>
        <w:pStyle w:val="li"/>
        <w:numPr>
          <w:ilvl w:val="0"/>
          <w:numId w:val="235"/>
        </w:numPr>
        <w:spacing w:before="320"/>
        <w:ind w:left="600"/>
      </w:pPr>
      <w:r>
        <w:t>A set of instructions that produce a result that can generate an exception cannot be transformed into a set of instructions that produce the same result but do not generate the exception if:</w:t>
      </w:r>
    </w:p>
    <w:p w14:paraId="651B7CE2" w14:textId="77777777" w:rsidR="008A5E4E" w:rsidRDefault="0065745B">
      <w:pPr>
        <w:pStyle w:val="li1"/>
        <w:numPr>
          <w:ilvl w:val="1"/>
          <w:numId w:val="236"/>
        </w:numPr>
        <w:ind w:left="1200"/>
      </w:pPr>
      <w:r>
        <w:t>The result is visible to other kernel dispatches or other agents.</w:t>
      </w:r>
    </w:p>
    <w:p w14:paraId="6A92C3F0" w14:textId="77777777" w:rsidR="008A5E4E" w:rsidRDefault="0065745B">
      <w:pPr>
        <w:pStyle w:val="li1"/>
        <w:numPr>
          <w:ilvl w:val="1"/>
          <w:numId w:val="236"/>
        </w:numPr>
        <w:ind w:left="1200"/>
      </w:pPr>
      <w:r>
        <w:t>The result is used in a computation that is visible to other kernel dispatches or other agents.</w:t>
      </w:r>
    </w:p>
    <w:p w14:paraId="1B73C63A" w14:textId="77777777" w:rsidR="008A5E4E" w:rsidRDefault="0065745B">
      <w:pPr>
        <w:pStyle w:val="pNoPageBreakAfter1"/>
      </w:pPr>
      <w:r>
        <w:t>However, such transformations are allowed if:</w:t>
      </w:r>
    </w:p>
    <w:p w14:paraId="43885219" w14:textId="6ADC968B" w:rsidR="008A5E4E" w:rsidRDefault="0065745B">
      <w:pPr>
        <w:pStyle w:val="li1"/>
        <w:numPr>
          <w:ilvl w:val="1"/>
          <w:numId w:val="237"/>
        </w:numPr>
        <w:ind w:left="1200"/>
      </w:pPr>
      <w:r>
        <w:t xml:space="preserve">The exception generated is not enabled for the BREAK or DETECT policy. For example, a divide by the </w:t>
      </w:r>
      <w:r w:rsidR="007803FF">
        <w:t xml:space="preserve">constant </w:t>
      </w:r>
      <w:r>
        <w:t>0.0 could be folded to a multiply by +infinity if the divide by zero exception is not enabled.</w:t>
      </w:r>
    </w:p>
    <w:p w14:paraId="5FC2574E" w14:textId="0F6F572D" w:rsidR="008A5E4E" w:rsidRDefault="0065745B">
      <w:pPr>
        <w:pStyle w:val="li1"/>
        <w:numPr>
          <w:ilvl w:val="1"/>
          <w:numId w:val="237"/>
        </w:numPr>
        <w:ind w:left="1200"/>
      </w:pPr>
      <w:r>
        <w:t xml:space="preserve">The result is not visible, and is not used in a computation that is visible, to other kernel dispatches or other agents. This is true even if the side effects of the exception </w:t>
      </w:r>
      <w:r w:rsidR="00EA2123">
        <w:t xml:space="preserve">are </w:t>
      </w:r>
      <w:r>
        <w:t xml:space="preserve">visible through the BREAK policy being enabled, or the DETECT policy being enabled and the </w:t>
      </w:r>
      <w:r>
        <w:rPr>
          <w:rStyle w:val="code1"/>
        </w:rPr>
        <w:t>getdetectexcept</w:t>
      </w:r>
      <w:r>
        <w:t xml:space="preserve"> operation being used.</w:t>
      </w:r>
    </w:p>
    <w:p w14:paraId="3D9C3D74" w14:textId="77777777" w:rsidR="008A5E4E" w:rsidRDefault="0065745B">
      <w:pPr>
        <w:pStyle w:val="li"/>
        <w:numPr>
          <w:ilvl w:val="0"/>
          <w:numId w:val="235"/>
        </w:numPr>
        <w:ind w:left="600"/>
      </w:pPr>
      <w:r>
        <w:t xml:space="preserve">It is allowed to eliminate instructions that are dead, even if they could generate enabled exceptions. Namely, it is not necessary to prevent eliminating code whose only (side) effect is to cause an exception. Operations such as </w:t>
      </w:r>
      <w:r>
        <w:rPr>
          <w:rStyle w:val="code1"/>
        </w:rPr>
        <w:t>debugtrap</w:t>
      </w:r>
      <w:r>
        <w:t>, whose sole purpose is to generate an exception, must always be preserved if in reachable code.</w:t>
      </w:r>
    </w:p>
    <w:p w14:paraId="2DEE571F" w14:textId="77777777" w:rsidR="008A5E4E" w:rsidRDefault="0065745B">
      <w:pPr>
        <w:pStyle w:val="li"/>
        <w:numPr>
          <w:ilvl w:val="0"/>
          <w:numId w:val="235"/>
        </w:numPr>
        <w:ind w:left="600"/>
      </w:pPr>
      <w:r>
        <w:t>Instruction reordering is allowed to change the order of exceptions, as long as all enabled exceptions will still happen at least once. This allows transformations such as constant expression elimination, expression reassociation, and folding to be performed which can change the order that exceptions are generated, and can result in the same exception being generated fewer times. These optimizations are important to achieve performance comparable to code being executed without exceptions enabled.</w:t>
      </w:r>
    </w:p>
    <w:p w14:paraId="2B90FAC8" w14:textId="77777777" w:rsidR="008A5E4E" w:rsidRDefault="0065745B">
      <w:pPr>
        <w:pStyle w:val="li"/>
        <w:numPr>
          <w:ilvl w:val="0"/>
          <w:numId w:val="235"/>
        </w:numPr>
        <w:spacing w:after="320"/>
        <w:ind w:left="600"/>
      </w:pPr>
      <w:r>
        <w:t>Code hoisting out of a loop and partial redundancy elimination, which can cause an exception where there previously was none, must not be permitted. For example, hoisting a loop invariant expression out of a loop, where the expression could cause an exception, must be guarded to ensure it is not executed if the loop count is 0. However, it should still be legal to hoist the expression provided it is guarded, which will also change both the order and number of times that exceptions can be generated.</w:t>
      </w:r>
    </w:p>
    <w:p w14:paraId="73F19F2C" w14:textId="77777777" w:rsidR="008A5E4E" w:rsidRDefault="008A5E4E">
      <w:pPr>
        <w:sectPr w:rsidR="008A5E4E">
          <w:headerReference w:type="even" r:id="rId201"/>
          <w:headerReference w:type="default" r:id="rId202"/>
          <w:footerReference w:type="even" r:id="rId203"/>
          <w:footerReference w:type="default" r:id="rId204"/>
          <w:type w:val="oddPage"/>
          <w:pgSz w:w="12240" w:h="15840"/>
          <w:pgMar w:top="1620" w:right="900" w:bottom="1260" w:left="2340" w:header="540" w:footer="180" w:gutter="0"/>
          <w:cols w:space="720"/>
        </w:sectPr>
      </w:pPr>
    </w:p>
    <w:p w14:paraId="177456FE" w14:textId="77777777" w:rsidR="008A5E4E" w:rsidRDefault="0065745B">
      <w:pPr>
        <w:pStyle w:val="h1Chpt"/>
      </w:pPr>
      <w:bookmarkStart w:id="929" w:name="_Toc396034422"/>
      <w:r>
        <w:t xml:space="preserve">Chapter 18. </w:t>
      </w:r>
      <w:r>
        <w:br/>
      </w:r>
      <w:bookmarkStart w:id="930" w:name="_Ref1611460440"/>
      <w:bookmarkStart w:id="931" w:name="_Ref920703222"/>
      <w:r>
        <w:t>BRIG: HSAIL Binary Format</w:t>
      </w:r>
      <w:bookmarkEnd w:id="929"/>
      <w:bookmarkEnd w:id="930"/>
      <w:bookmarkEnd w:id="931"/>
    </w:p>
    <w:p w14:paraId="653A196D" w14:textId="77777777" w:rsidR="008A5E4E" w:rsidRDefault="0065745B">
      <w:pPr>
        <w:pStyle w:val="p"/>
      </w:pPr>
      <w:r>
        <w:t>This chapter describes BRIG, the HSAIL binary format.</w:t>
      </w:r>
    </w:p>
    <w:p w14:paraId="00EE4B8F" w14:textId="77777777" w:rsidR="008A5E4E" w:rsidRDefault="0065745B">
      <w:pPr>
        <w:pStyle w:val="h2"/>
      </w:pPr>
      <w:bookmarkStart w:id="932" w:name="_Toc396034423"/>
      <w:r>
        <w:t>18.1 What Is BRIG?</w:t>
      </w:r>
      <w:bookmarkEnd w:id="932"/>
    </w:p>
    <w:p w14:paraId="50D56213" w14:textId="3D700E2C" w:rsidR="008A5E4E" w:rsidRDefault="0065745B">
      <w:pPr>
        <w:pStyle w:val="p"/>
      </w:pPr>
      <w:r>
        <w:t xml:space="preserve">BRIG is a binary representation of the textual representation of HSAIL. It is an in-memory binary representation, not a file based container format. However, a file container format may choose to use the binary representation of the BRIG </w:t>
      </w:r>
      <w:r w:rsidR="00CC4A6E">
        <w:t xml:space="preserve">module </w:t>
      </w:r>
      <w:r>
        <w:t xml:space="preserve">as part of its specification. </w:t>
      </w:r>
    </w:p>
    <w:p w14:paraId="2520446D" w14:textId="77777777" w:rsidR="008A5E4E" w:rsidRDefault="0065745B">
      <w:pPr>
        <w:pStyle w:val="p"/>
      </w:pPr>
      <w:r>
        <w:t>The BRIG representation describes all aspects of the textual representation of HSAIL except:</w:t>
      </w:r>
    </w:p>
    <w:p w14:paraId="61EDE083" w14:textId="77777777" w:rsidR="008A5E4E" w:rsidRDefault="0065745B">
      <w:pPr>
        <w:pStyle w:val="li"/>
        <w:numPr>
          <w:ilvl w:val="0"/>
          <w:numId w:val="238"/>
        </w:numPr>
        <w:spacing w:before="320"/>
        <w:ind w:left="600"/>
      </w:pPr>
      <w:r>
        <w:t xml:space="preserve">The textual layout. White space between lexical tokens is not preserved. See </w:t>
      </w:r>
      <w:r>
        <w:rPr>
          <w:rStyle w:val="xref1"/>
        </w:rPr>
        <w:t>4.4. Source Text Format (</w:t>
      </w:r>
      <w:r w:rsidR="009A76EE" w:rsidRPr="008A5E4E">
        <w:fldChar w:fldCharType="begin"/>
      </w:r>
      <w:r w:rsidR="008A5E4E">
        <w:instrText xml:space="preserve"> PAGEREF _Ref-355892749 \p \h  \* MERGEFORMAT </w:instrText>
      </w:r>
      <w:r w:rsidR="009A76EE" w:rsidRPr="008A5E4E">
        <w:fldChar w:fldCharType="separate"/>
      </w:r>
      <w:r w:rsidR="00533AF0" w:rsidRPr="00533AF0">
        <w:rPr>
          <w:rStyle w:val="xref1"/>
          <w:noProof/>
        </w:rPr>
        <w:t>on</w:t>
      </w:r>
      <w:r w:rsidR="00533AF0">
        <w:rPr>
          <w:noProof/>
        </w:rPr>
        <w:t xml:space="preserve"> page 58</w:t>
      </w:r>
      <w:r w:rsidR="009A76EE" w:rsidRPr="008A5E4E">
        <w:rPr>
          <w:rStyle w:val="xref1"/>
        </w:rPr>
        <w:fldChar w:fldCharType="end"/>
      </w:r>
      <w:r>
        <w:rPr>
          <w:rStyle w:val="xref1"/>
        </w:rPr>
        <w:t>)</w:t>
      </w:r>
      <w:r>
        <w:t>.</w:t>
      </w:r>
    </w:p>
    <w:p w14:paraId="7DCAF666" w14:textId="77777777" w:rsidR="008A5E4E" w:rsidRDefault="0065745B">
      <w:pPr>
        <w:pStyle w:val="li"/>
        <w:numPr>
          <w:ilvl w:val="0"/>
          <w:numId w:val="238"/>
        </w:numPr>
        <w:ind w:left="600"/>
      </w:pPr>
      <w:r>
        <w:t xml:space="preserve">Whether a file name was omitted in a </w:t>
      </w:r>
      <w:r>
        <w:rPr>
          <w:rStyle w:val="code1"/>
        </w:rPr>
        <w:t>loc</w:t>
      </w:r>
      <w:r>
        <w:t xml:space="preserve"> directive.</w:t>
      </w:r>
    </w:p>
    <w:p w14:paraId="6E5BAE13" w14:textId="77777777" w:rsidR="008A5E4E" w:rsidRDefault="0065745B">
      <w:pPr>
        <w:pStyle w:val="li"/>
        <w:numPr>
          <w:ilvl w:val="0"/>
          <w:numId w:val="238"/>
        </w:numPr>
        <w:ind w:left="600"/>
      </w:pPr>
      <w:r>
        <w:t xml:space="preserve">Whether an address expression has an explicit </w:t>
      </w:r>
      <w:r>
        <w:rPr>
          <w:rStyle w:val="code1"/>
        </w:rPr>
        <w:t>0</w:t>
      </w:r>
      <w:r>
        <w:t xml:space="preserve"> offset.</w:t>
      </w:r>
    </w:p>
    <w:p w14:paraId="078E6498" w14:textId="68911ECA" w:rsidR="004A4C86" w:rsidRDefault="0065745B" w:rsidP="000D7AF4">
      <w:pPr>
        <w:pStyle w:val="li"/>
        <w:numPr>
          <w:ilvl w:val="0"/>
          <w:numId w:val="238"/>
        </w:numPr>
        <w:ind w:left="600"/>
      </w:pPr>
      <w:r>
        <w:t>The textual format used to define constants and offsets. It just describes the value required by the operation</w:t>
      </w:r>
      <w:r w:rsidR="00882CD6">
        <w:t xml:space="preserve"> or directive</w:t>
      </w:r>
      <w:r w:rsidR="00DF09C6">
        <w:t xml:space="preserve">. For example: an integer constant </w:t>
      </w:r>
      <w:r>
        <w:t>may be truncated from the textual value specified</w:t>
      </w:r>
      <w:r w:rsidR="00DF09C6">
        <w:t>; an integer t</w:t>
      </w:r>
      <w:r w:rsidR="00882CD6">
        <w:t>yped constant may be changed to a</w:t>
      </w:r>
      <w:r w:rsidR="00276442">
        <w:t>n integer</w:t>
      </w:r>
      <w:r w:rsidR="004A4C86">
        <w:t xml:space="preserve"> constant</w:t>
      </w:r>
      <w:r w:rsidR="00DF09C6">
        <w:t>;</w:t>
      </w:r>
      <w:r w:rsidR="004A4C86">
        <w:t xml:space="preserve"> a </w:t>
      </w:r>
      <w:r w:rsidR="00276442">
        <w:t>float</w:t>
      </w:r>
      <w:r w:rsidR="004A4C86">
        <w:t xml:space="preserve"> </w:t>
      </w:r>
      <w:r w:rsidR="00DF09C6">
        <w:t xml:space="preserve">typed constant may be changed to </w:t>
      </w:r>
      <w:r w:rsidR="004A4C86">
        <w:t xml:space="preserve">a float </w:t>
      </w:r>
      <w:r w:rsidR="00276442">
        <w:t>constant</w:t>
      </w:r>
      <w:r w:rsidR="00882CD6">
        <w:t xml:space="preserve">; a constant for a bit type </w:t>
      </w:r>
      <w:r w:rsidR="00AD7E30">
        <w:t>may be changed to an integer or packed</w:t>
      </w:r>
      <w:r w:rsidR="00882CD6">
        <w:t xml:space="preserve"> constant</w:t>
      </w:r>
      <w:r w:rsidR="00DF09C6">
        <w:t>; or a</w:t>
      </w:r>
      <w:r w:rsidR="004A4C86">
        <w:t>djacent aggregate constant elements of the same type or array element type, may be collapsed to a single array type element.</w:t>
      </w:r>
      <w:r w:rsidR="00882CD6">
        <w:t xml:space="preserve"> See </w:t>
      </w:r>
      <w:r w:rsidR="00882CD6">
        <w:rPr>
          <w:rStyle w:val="xref1"/>
        </w:rPr>
        <w:t>18.6.1. Constant Operands (</w:t>
      </w:r>
      <w:r w:rsidR="00882CD6">
        <w:fldChar w:fldCharType="begin"/>
      </w:r>
      <w:r w:rsidR="00882CD6">
        <w:instrText xml:space="preserve"> PAGEREF  constant_operands \h \p  \* MERGEFORMAT </w:instrText>
      </w:r>
      <w:r w:rsidR="00882CD6">
        <w:fldChar w:fldCharType="separate"/>
      </w:r>
      <w:r w:rsidR="00882CD6">
        <w:rPr>
          <w:noProof/>
        </w:rPr>
        <w:t>on page 372</w:t>
      </w:r>
      <w:r w:rsidR="00882CD6">
        <w:fldChar w:fldCharType="end"/>
      </w:r>
      <w:r w:rsidR="00882CD6">
        <w:rPr>
          <w:rStyle w:val="xref1"/>
        </w:rPr>
        <w:t>)</w:t>
      </w:r>
      <w:r w:rsidR="00882CD6">
        <w:t>.</w:t>
      </w:r>
    </w:p>
    <w:p w14:paraId="14B945FF" w14:textId="3DA6D793" w:rsidR="008A5E4E" w:rsidRDefault="0065745B">
      <w:pPr>
        <w:pStyle w:val="li"/>
        <w:numPr>
          <w:ilvl w:val="0"/>
          <w:numId w:val="238"/>
        </w:numPr>
        <w:ind w:left="600"/>
      </w:pPr>
      <w:r>
        <w:t xml:space="preserve">The use of explicit operation modifier values that are the default value used when the modifier is omitted (such as for </w:t>
      </w:r>
      <w:r>
        <w:rPr>
          <w:rStyle w:val="code1"/>
        </w:rPr>
        <w:t>align</w:t>
      </w:r>
      <w:r>
        <w:t xml:space="preserve">, </w:t>
      </w:r>
      <w:r>
        <w:rPr>
          <w:rStyle w:val="code1"/>
        </w:rPr>
        <w:t>equiv</w:t>
      </w:r>
      <w:r>
        <w:t xml:space="preserve">, </w:t>
      </w:r>
      <w:r>
        <w:rPr>
          <w:rStyle w:val="code1"/>
        </w:rPr>
        <w:t>width</w:t>
      </w:r>
      <w:r>
        <w:t xml:space="preserve">, and </w:t>
      </w:r>
      <w:r>
        <w:rPr>
          <w:rStyle w:val="code1"/>
        </w:rPr>
        <w:t>zeroi</w:t>
      </w:r>
      <w:r>
        <w:t xml:space="preserve"> </w:t>
      </w:r>
      <w:r w:rsidR="00CA5587">
        <w:t xml:space="preserve">integer </w:t>
      </w:r>
      <w:r>
        <w:t xml:space="preserve">rounding mode). </w:t>
      </w:r>
    </w:p>
    <w:p w14:paraId="14D3CC47" w14:textId="77777777" w:rsidR="008A5E4E" w:rsidRDefault="0065745B">
      <w:pPr>
        <w:pStyle w:val="li"/>
        <w:numPr>
          <w:ilvl w:val="0"/>
          <w:numId w:val="238"/>
        </w:numPr>
        <w:ind w:left="600"/>
      </w:pPr>
      <w:r>
        <w:t xml:space="preserve">The use of explicit declaration type qualifier values that are the default value used when the modifier is omitted (such as for </w:t>
      </w:r>
      <w:r>
        <w:rPr>
          <w:rStyle w:val="code1"/>
        </w:rPr>
        <w:t>align</w:t>
      </w:r>
      <w:r>
        <w:t>).</w:t>
      </w:r>
    </w:p>
    <w:p w14:paraId="1C507CB6" w14:textId="2B8832EE" w:rsidR="008A5E4E" w:rsidRDefault="0065745B">
      <w:pPr>
        <w:pStyle w:val="li"/>
        <w:numPr>
          <w:ilvl w:val="0"/>
          <w:numId w:val="238"/>
        </w:numPr>
        <w:ind w:left="600"/>
      </w:pPr>
      <w:r>
        <w:t xml:space="preserve">The use of initializers to specify the size of an array. The textual form of HSAIL allows the size of an array to be omitted from a variable definition if it has an initializer, in which case it defaults to the </w:t>
      </w:r>
      <w:r w:rsidR="00895024">
        <w:t>byte size of</w:t>
      </w:r>
      <w:r>
        <w:t xml:space="preserve"> the initializer</w:t>
      </w:r>
      <w:r w:rsidR="00895024">
        <w:t xml:space="preserve"> divided by the variable element type</w:t>
      </w:r>
      <w:r>
        <w:t>. In BRIG, the variable definition is represented as if it had been explicitly declared with a size.</w:t>
      </w:r>
    </w:p>
    <w:p w14:paraId="56CD1F71" w14:textId="77777777" w:rsidR="008A5E4E" w:rsidRDefault="0065745B">
      <w:pPr>
        <w:pStyle w:val="li"/>
        <w:numPr>
          <w:ilvl w:val="0"/>
          <w:numId w:val="238"/>
        </w:numPr>
        <w:spacing w:after="320"/>
        <w:ind w:left="600"/>
      </w:pPr>
      <w:r>
        <w:t>The order of properties for image and sampler initializers.</w:t>
      </w:r>
    </w:p>
    <w:p w14:paraId="1E816614" w14:textId="0AF95356" w:rsidR="00BF0D56" w:rsidRDefault="00BF0D56">
      <w:pPr>
        <w:pStyle w:val="li"/>
        <w:numPr>
          <w:ilvl w:val="0"/>
          <w:numId w:val="238"/>
        </w:numPr>
        <w:spacing w:after="320"/>
        <w:ind w:left="600"/>
      </w:pPr>
      <w:r>
        <w:t xml:space="preserve">BRIG has a </w:t>
      </w:r>
      <w:r>
        <w:rPr>
          <w:rStyle w:val="code1"/>
        </w:rPr>
        <w:t>BrigDirectiveNone</w:t>
      </w:r>
      <w:r>
        <w:t xml:space="preserve"> directive which can be used to reserve space in the </w:t>
      </w:r>
      <w:r w:rsidRPr="00A272C0">
        <w:rPr>
          <w:rFonts w:ascii="Courier New" w:hAnsi="Courier New" w:cs="Courier New"/>
          <w:sz w:val="20"/>
          <w:szCs w:val="20"/>
        </w:rPr>
        <w:t>hsa_code</w:t>
      </w:r>
      <w:r>
        <w:t xml:space="preserve"> section. But this has no representation in the HSAIL textual form.</w:t>
      </w:r>
    </w:p>
    <w:p w14:paraId="4D7015A2" w14:textId="053CC103" w:rsidR="000B46CF" w:rsidRDefault="0065745B" w:rsidP="000B46CF">
      <w:pPr>
        <w:pStyle w:val="p"/>
      </w:pPr>
      <w:r>
        <w:t xml:space="preserve"> The HSA runtime uses the BRIG binary representation in the API for the finalizer and linking services and not the textual form. However, there may be HSA runtime services for converting between the textual form and BRIG binary form.</w:t>
      </w:r>
      <w:r w:rsidR="000B46CF" w:rsidRPr="000B46CF">
        <w:t xml:space="preserve"> </w:t>
      </w:r>
    </w:p>
    <w:p w14:paraId="5FFAD864" w14:textId="0A251933" w:rsidR="000B46CF" w:rsidRDefault="000B46CF" w:rsidP="000B46CF">
      <w:pPr>
        <w:pStyle w:val="h2"/>
      </w:pPr>
      <w:r>
        <w:t xml:space="preserve">18.2 </w:t>
      </w:r>
      <w:bookmarkStart w:id="933" w:name="brig_module"/>
      <w:bookmarkEnd w:id="933"/>
      <w:r w:rsidR="00826B52">
        <w:t xml:space="preserve">BRIG </w:t>
      </w:r>
      <w:r>
        <w:t>Module</w:t>
      </w:r>
    </w:p>
    <w:p w14:paraId="3EF291BE" w14:textId="39D292F6" w:rsidR="00CC4A6E" w:rsidRDefault="00826B52" w:rsidP="000B46CF">
      <w:pPr>
        <w:pStyle w:val="p"/>
      </w:pPr>
      <w:r>
        <w:t>An HSAIL</w:t>
      </w:r>
      <w:r w:rsidR="00CC4A6E">
        <w:t xml:space="preserve"> module</w:t>
      </w:r>
      <w:r>
        <w:t xml:space="preserve"> (see </w:t>
      </w:r>
      <w:r>
        <w:rPr>
          <w:rStyle w:val="xref1"/>
        </w:rPr>
        <w:t>4.3. Module (</w:t>
      </w:r>
      <w:r w:rsidRPr="008A5E4E">
        <w:fldChar w:fldCharType="begin"/>
      </w:r>
      <w:r>
        <w:instrText xml:space="preserve"> PAGEREF _Ref-203215489 \p \h  \* MERGEFORMAT </w:instrText>
      </w:r>
      <w:r w:rsidRPr="008A5E4E">
        <w:fldChar w:fldCharType="separate"/>
      </w:r>
      <w:r w:rsidRPr="00533AF0">
        <w:rPr>
          <w:rStyle w:val="xref1"/>
          <w:noProof/>
        </w:rPr>
        <w:t>on</w:t>
      </w:r>
      <w:r>
        <w:rPr>
          <w:noProof/>
        </w:rPr>
        <w:t xml:space="preserve"> page 37</w:t>
      </w:r>
      <w:r w:rsidRPr="008A5E4E">
        <w:rPr>
          <w:rStyle w:val="xref1"/>
        </w:rPr>
        <w:fldChar w:fldCharType="end"/>
      </w:r>
      <w:r>
        <w:rPr>
          <w:rStyle w:val="xref1"/>
        </w:rPr>
        <w:t>)</w:t>
      </w:r>
      <w:r>
        <w:t>)</w:t>
      </w:r>
      <w:r w:rsidR="00CC4A6E">
        <w:t xml:space="preserve"> is represented </w:t>
      </w:r>
      <w:r>
        <w:t xml:space="preserve">in BRIG </w:t>
      </w:r>
      <w:r w:rsidR="00CC4A6E">
        <w:t>as a single contiguous block of memory that contains</w:t>
      </w:r>
      <w:r w:rsidR="003F7022">
        <w:t xml:space="preserve"> the following elements</w:t>
      </w:r>
      <w:r w:rsidR="00CC4A6E">
        <w:t>:</w:t>
      </w:r>
    </w:p>
    <w:p w14:paraId="4C730C3B" w14:textId="1CF062EE" w:rsidR="00CC4A6E" w:rsidRDefault="00CC4A6E" w:rsidP="00A272C0">
      <w:pPr>
        <w:pStyle w:val="li"/>
        <w:numPr>
          <w:ilvl w:val="0"/>
          <w:numId w:val="341"/>
        </w:numPr>
      </w:pPr>
      <w:r>
        <w:t xml:space="preserve">a </w:t>
      </w:r>
      <w:r w:rsidRPr="00A272C0">
        <w:rPr>
          <w:rFonts w:ascii="Courier New" w:hAnsi="Courier New" w:cs="Courier New"/>
        </w:rPr>
        <w:t>BrigModuleHeader</w:t>
      </w:r>
      <w:r>
        <w:t>,</w:t>
      </w:r>
    </w:p>
    <w:p w14:paraId="0492CC9D" w14:textId="4E3B334B" w:rsidR="00CC4A6E" w:rsidRDefault="00CC4A6E" w:rsidP="00A272C0">
      <w:pPr>
        <w:pStyle w:val="li"/>
        <w:numPr>
          <w:ilvl w:val="0"/>
          <w:numId w:val="341"/>
        </w:numPr>
      </w:pPr>
      <w:r>
        <w:t>a BRIG section index,</w:t>
      </w:r>
    </w:p>
    <w:p w14:paraId="1697BCB3" w14:textId="64D13E3C" w:rsidR="00CC4A6E" w:rsidRPr="00CC4A6E" w:rsidRDefault="00CC4A6E" w:rsidP="00A272C0">
      <w:pPr>
        <w:pStyle w:val="li"/>
        <w:numPr>
          <w:ilvl w:val="0"/>
          <w:numId w:val="341"/>
        </w:numPr>
      </w:pPr>
      <w:r>
        <w:t xml:space="preserve">and </w:t>
      </w:r>
      <w:r w:rsidR="009676B2">
        <w:t>three or more BRIG sections.</w:t>
      </w:r>
    </w:p>
    <w:p w14:paraId="024FA801" w14:textId="3B4E1C2A" w:rsidR="009B0517" w:rsidRDefault="00826B52" w:rsidP="00826B52">
      <w:pPr>
        <w:pStyle w:val="p"/>
      </w:pPr>
      <w:r>
        <w:t xml:space="preserve">These elements can be positioned within the </w:t>
      </w:r>
      <w:r w:rsidR="009B0517">
        <w:t>BRIG</w:t>
      </w:r>
      <w:r>
        <w:t xml:space="preserve"> </w:t>
      </w:r>
      <w:r w:rsidR="009B0517">
        <w:t>module</w:t>
      </w:r>
      <w:r>
        <w:t xml:space="preserve"> in any order, except that the </w:t>
      </w:r>
      <w:r w:rsidRPr="00C62876">
        <w:rPr>
          <w:rFonts w:ascii="Courier New" w:hAnsi="Courier New" w:cs="Courier New"/>
        </w:rPr>
        <w:t>BrigModuleHeader</w:t>
      </w:r>
      <w:r>
        <w:t xml:space="preserve"> must start at offset 0 from the start of the BRIG module. </w:t>
      </w:r>
      <w:r w:rsidR="00E23C2B">
        <w:t>Elements must not overlap.</w:t>
      </w:r>
    </w:p>
    <w:p w14:paraId="27CFED77" w14:textId="198F0972" w:rsidR="00826B52" w:rsidRPr="00C467A5" w:rsidRDefault="009B0517" w:rsidP="00826B52">
      <w:pPr>
        <w:pStyle w:val="p"/>
        <w:rPr>
          <w:rStyle w:val="code1"/>
          <w:rFonts w:ascii="Cambria" w:hAnsi="Cambria" w:cs="Cambria"/>
          <w:sz w:val="22"/>
          <w:szCs w:val="22"/>
        </w:rPr>
      </w:pPr>
      <w:r>
        <w:t xml:space="preserve">The base of the </w:t>
      </w:r>
      <w:r w:rsidRPr="00604AE8">
        <w:rPr>
          <w:rFonts w:ascii="Courier New" w:hAnsi="Courier New" w:cs="Courier New"/>
        </w:rPr>
        <w:t>BrigModuleHeader</w:t>
      </w:r>
      <w:r>
        <w:t xml:space="preserve"> and each BRIG section is required to be 16 byte aligned, and the base of the BRIG section index is required to be 8 byte aligned. </w:t>
      </w:r>
      <w:r w:rsidR="009110D5">
        <w:t>P</w:t>
      </w:r>
      <w:r w:rsidR="00826B52">
        <w:t xml:space="preserve">adding between elements </w:t>
      </w:r>
      <w:r w:rsidR="009110D5">
        <w:t xml:space="preserve">is only allowed </w:t>
      </w:r>
      <w:r w:rsidR="00DE612C">
        <w:t xml:space="preserve">in order </w:t>
      </w:r>
      <w:r w:rsidR="00826B52">
        <w:t xml:space="preserve">to satisfy </w:t>
      </w:r>
      <w:r>
        <w:t xml:space="preserve">these </w:t>
      </w:r>
      <w:r w:rsidR="00826B52">
        <w:t xml:space="preserve">alignment requirements </w:t>
      </w:r>
      <w:r w:rsidR="009110D5">
        <w:t xml:space="preserve">and </w:t>
      </w:r>
      <w:r w:rsidR="00826B52">
        <w:t>must be set to 0.</w:t>
      </w:r>
    </w:p>
    <w:p w14:paraId="0229B212" w14:textId="66403837" w:rsidR="00826B52" w:rsidRDefault="00826B52" w:rsidP="00826B52">
      <w:pPr>
        <w:pStyle w:val="p"/>
      </w:pPr>
      <w:r>
        <w:rPr>
          <w:rStyle w:val="code1"/>
        </w:rPr>
        <w:t>BrigModule_t</w:t>
      </w:r>
      <w:r>
        <w:t xml:space="preserve"> is a pointer to the </w:t>
      </w:r>
      <w:r w:rsidR="00493CE5">
        <w:t>contiguous memory for a single BRIG module:</w:t>
      </w:r>
    </w:p>
    <w:p w14:paraId="03910861" w14:textId="77777777" w:rsidR="00826B52" w:rsidRDefault="00826B52" w:rsidP="00826B52">
      <w:pPr>
        <w:pStyle w:val="pre"/>
      </w:pPr>
      <w:r>
        <w:t>typedef BrigModuleHeader* BrigModule_t;</w:t>
      </w:r>
    </w:p>
    <w:p w14:paraId="1C6CFF6B" w14:textId="556E0DEC" w:rsidR="0081741E" w:rsidRDefault="0081741E" w:rsidP="0081741E">
      <w:pPr>
        <w:pStyle w:val="p"/>
      </w:pPr>
      <w:r>
        <w:t xml:space="preserve">The BRIG section index is represented as an array of </w:t>
      </w:r>
      <w:r w:rsidRPr="00604AE8">
        <w:rPr>
          <w:rFonts w:ascii="Courier New" w:hAnsi="Courier New" w:cs="Courier New"/>
          <w:sz w:val="20"/>
          <w:szCs w:val="20"/>
        </w:rPr>
        <w:t>uint64_t</w:t>
      </w:r>
      <w:r>
        <w:t xml:space="preserve"> offsets from the start of the BRIG module to the base of each BRIG section contained in the BRIG module. The order of the elements of the array do not have to match the order of the BRIG sections within the BRIG module.</w:t>
      </w:r>
    </w:p>
    <w:p w14:paraId="7A7823C7" w14:textId="3A9EFD9E" w:rsidR="009B0517" w:rsidRDefault="000B3AB6" w:rsidP="008674DC">
      <w:pPr>
        <w:pStyle w:val="p"/>
      </w:pPr>
      <w:r>
        <w:t xml:space="preserve">BRIG defines three </w:t>
      </w:r>
      <w:r w:rsidR="005A39C4">
        <w:t xml:space="preserve">standard </w:t>
      </w:r>
      <w:r w:rsidR="001E1A35">
        <w:t xml:space="preserve">BRIG </w:t>
      </w:r>
      <w:r>
        <w:t xml:space="preserve">sections that are used to represent </w:t>
      </w:r>
      <w:r w:rsidR="00CF1E95">
        <w:t>an HSAIL module</w:t>
      </w:r>
      <w:r w:rsidR="009B0517">
        <w:t>:</w:t>
      </w:r>
    </w:p>
    <w:p w14:paraId="6D6376B7" w14:textId="6C1FDADF" w:rsidR="009B0517" w:rsidRDefault="009B0517" w:rsidP="00A272C0">
      <w:pPr>
        <w:pStyle w:val="li"/>
        <w:numPr>
          <w:ilvl w:val="0"/>
          <w:numId w:val="342"/>
        </w:numPr>
      </w:pPr>
      <w:r>
        <w:rPr>
          <w:rStyle w:val="code1"/>
        </w:rPr>
        <w:t>hsa_data</w:t>
      </w:r>
      <w:r>
        <w:t xml:space="preserve"> — Textual character strings and byte data used in the module. Also contains variable length arrays of offsets into other sections that are used by entries in the </w:t>
      </w:r>
      <w:r>
        <w:rPr>
          <w:rStyle w:val="code1"/>
        </w:rPr>
        <w:t>hsa_code</w:t>
      </w:r>
      <w:r>
        <w:t xml:space="preserve"> and </w:t>
      </w:r>
      <w:r>
        <w:rPr>
          <w:rStyle w:val="code1"/>
        </w:rPr>
        <w:t>hsa_operand</w:t>
      </w:r>
      <w:r>
        <w:t xml:space="preserve"> sections. See </w:t>
      </w:r>
      <w:r>
        <w:rPr>
          <w:rStyle w:val="xref1"/>
        </w:rPr>
        <w:t>18.4. hsa_data (</w:t>
      </w:r>
      <w:r w:rsidRPr="008A5E4E">
        <w:fldChar w:fldCharType="begin"/>
      </w:r>
      <w:r>
        <w:instrText xml:space="preserve"> PAGEREF _Ref658798431 \p \h  \* MERGEFORMAT </w:instrText>
      </w:r>
      <w:r w:rsidRPr="008A5E4E">
        <w:fldChar w:fldCharType="separate"/>
      </w:r>
      <w:r w:rsidRPr="00533AF0">
        <w:rPr>
          <w:rStyle w:val="xref1"/>
          <w:noProof/>
        </w:rPr>
        <w:t>on</w:t>
      </w:r>
      <w:r>
        <w:rPr>
          <w:noProof/>
        </w:rPr>
        <w:t xml:space="preserve"> page 326</w:t>
      </w:r>
      <w:r w:rsidRPr="008A5E4E">
        <w:rPr>
          <w:rStyle w:val="xref1"/>
        </w:rPr>
        <w:fldChar w:fldCharType="end"/>
      </w:r>
      <w:r>
        <w:rPr>
          <w:rStyle w:val="xref1"/>
        </w:rPr>
        <w:t>)</w:t>
      </w:r>
      <w:r>
        <w:t xml:space="preserve">. </w:t>
      </w:r>
    </w:p>
    <w:p w14:paraId="1BCE43F2" w14:textId="1D1C93ED" w:rsidR="009B0517" w:rsidRDefault="009B0517" w:rsidP="00A272C0">
      <w:pPr>
        <w:pStyle w:val="li"/>
        <w:numPr>
          <w:ilvl w:val="0"/>
          <w:numId w:val="342"/>
        </w:numPr>
      </w:pPr>
      <w:r>
        <w:rPr>
          <w:rStyle w:val="code1"/>
        </w:rPr>
        <w:t>hsa_code</w:t>
      </w:r>
      <w:r>
        <w:t xml:space="preserve"> — All of the directives and instructions of the module. Most entries contain offsets to the </w:t>
      </w:r>
      <w:r>
        <w:rPr>
          <w:rStyle w:val="code1"/>
        </w:rPr>
        <w:t>hsa_operand</w:t>
      </w:r>
      <w:r>
        <w:t xml:space="preserve"> or </w:t>
      </w:r>
      <w:r>
        <w:rPr>
          <w:rStyle w:val="code1"/>
        </w:rPr>
        <w:t>hsa_data</w:t>
      </w:r>
      <w:r>
        <w:t xml:space="preserve"> sections. Directives provide information to the finalizer, and instructions correspond to HSAIL operations which the finalizer uses to generate executable ISA code. See </w:t>
      </w:r>
      <w:r>
        <w:rPr>
          <w:rStyle w:val="xref1"/>
        </w:rPr>
        <w:t>18.5. hsa_code (</w:t>
      </w:r>
      <w:r w:rsidRPr="008A5E4E">
        <w:fldChar w:fldCharType="begin"/>
      </w:r>
      <w:r>
        <w:instrText xml:space="preserve"> PAGEREF _Ref2135238647 \p \h  \* MERGEFORMAT </w:instrText>
      </w:r>
      <w:r w:rsidRPr="008A5E4E">
        <w:fldChar w:fldCharType="separate"/>
      </w:r>
      <w:r w:rsidRPr="00533AF0">
        <w:rPr>
          <w:rStyle w:val="xref1"/>
          <w:noProof/>
        </w:rPr>
        <w:t>on</w:t>
      </w:r>
      <w:r>
        <w:rPr>
          <w:noProof/>
        </w:rPr>
        <w:t xml:space="preserve"> page 327</w:t>
      </w:r>
      <w:r w:rsidRPr="008A5E4E">
        <w:rPr>
          <w:rStyle w:val="xref1"/>
        </w:rPr>
        <w:fldChar w:fldCharType="end"/>
      </w:r>
      <w:r>
        <w:rPr>
          <w:rStyle w:val="xref1"/>
        </w:rPr>
        <w:t>)</w:t>
      </w:r>
      <w:r>
        <w:t>.</w:t>
      </w:r>
    </w:p>
    <w:p w14:paraId="53114FE3" w14:textId="6C63A8C3" w:rsidR="009B0517" w:rsidRDefault="009B0517" w:rsidP="00A272C0">
      <w:pPr>
        <w:pStyle w:val="li"/>
        <w:numPr>
          <w:ilvl w:val="0"/>
          <w:numId w:val="342"/>
        </w:numPr>
      </w:pPr>
      <w:r>
        <w:rPr>
          <w:rStyle w:val="code1"/>
        </w:rPr>
        <w:t>hsa_operand</w:t>
      </w:r>
      <w:r>
        <w:t xml:space="preserve"> — The operands of directives and instructions in the code section. For example, immediate values, registers and address expressions. See </w:t>
      </w:r>
      <w:r>
        <w:rPr>
          <w:rStyle w:val="xref1"/>
        </w:rPr>
        <w:t>18.6. hsa_operand (</w:t>
      </w:r>
      <w:r w:rsidRPr="008A5E4E">
        <w:fldChar w:fldCharType="begin"/>
      </w:r>
      <w:r>
        <w:instrText xml:space="preserve"> PAGEREF _Ref-26852176 \p \h  \* MERGEFORMAT </w:instrText>
      </w:r>
      <w:r w:rsidRPr="008A5E4E">
        <w:fldChar w:fldCharType="separate"/>
      </w:r>
      <w:r w:rsidRPr="00533AF0">
        <w:rPr>
          <w:rStyle w:val="xref1"/>
          <w:noProof/>
        </w:rPr>
        <w:t>on</w:t>
      </w:r>
      <w:r>
        <w:rPr>
          <w:noProof/>
        </w:rPr>
        <w:t xml:space="preserve"> page 349</w:t>
      </w:r>
      <w:r w:rsidRPr="008A5E4E">
        <w:rPr>
          <w:rStyle w:val="xref1"/>
        </w:rPr>
        <w:fldChar w:fldCharType="end"/>
      </w:r>
      <w:r>
        <w:rPr>
          <w:rStyle w:val="xref1"/>
        </w:rPr>
        <w:t>)</w:t>
      </w:r>
      <w:r>
        <w:t xml:space="preserve">. </w:t>
      </w:r>
    </w:p>
    <w:p w14:paraId="5026FFB7" w14:textId="20C3E03D" w:rsidR="008C40FB" w:rsidRDefault="008C40FB" w:rsidP="00A272C0">
      <w:pPr>
        <w:pStyle w:val="p"/>
      </w:pPr>
      <w:r>
        <w:t xml:space="preserve">The BRIG section index is indexed by </w:t>
      </w:r>
      <w:r>
        <w:rPr>
          <w:rStyle w:val="code1"/>
        </w:rPr>
        <w:t>BrigSectionIndex</w:t>
      </w:r>
      <w:r>
        <w:t xml:space="preserve"> (see </w:t>
      </w:r>
      <w:r>
        <w:rPr>
          <w:rStyle w:val="xref1"/>
        </w:rPr>
        <w:t xml:space="preserve">18.3.29. </w:t>
      </w:r>
      <w:r w:rsidRPr="00604AE8">
        <w:rPr>
          <w:rStyle w:val="xref1"/>
          <w:color w:val="000000"/>
        </w:rPr>
        <w:t>BrigSectionIndex</w:t>
      </w:r>
      <w:r>
        <w:rPr>
          <w:rStyle w:val="xref1"/>
        </w:rPr>
        <w:t xml:space="preserve"> (</w:t>
      </w:r>
      <w:r w:rsidRPr="008A5E4E">
        <w:fldChar w:fldCharType="begin"/>
      </w:r>
      <w:r>
        <w:instrText xml:space="preserve"> PAGEREF _Ref-634973441 \p \h  \* MERGEFORMAT </w:instrText>
      </w:r>
      <w:r w:rsidRPr="008A5E4E">
        <w:fldChar w:fldCharType="separate"/>
      </w:r>
      <w:r w:rsidRPr="00533AF0">
        <w:rPr>
          <w:rStyle w:val="xref1"/>
          <w:noProof/>
        </w:rPr>
        <w:t>on</w:t>
      </w:r>
      <w:r>
        <w:rPr>
          <w:noProof/>
        </w:rPr>
        <w:t xml:space="preserve"> page 321</w:t>
      </w:r>
      <w:r w:rsidRPr="008A5E4E">
        <w:rPr>
          <w:rStyle w:val="xref1"/>
        </w:rPr>
        <w:fldChar w:fldCharType="end"/>
      </w:r>
      <w:r>
        <w:rPr>
          <w:rStyle w:val="xref1"/>
        </w:rPr>
        <w:t>)</w:t>
      </w:r>
      <w:r>
        <w:t>)</w:t>
      </w:r>
      <w:r w:rsidR="0049181E">
        <w:t>. T</w:t>
      </w:r>
      <w:r>
        <w:t>he first three elements must be for the standard sections in the above order.</w:t>
      </w:r>
    </w:p>
    <w:p w14:paraId="2557563F" w14:textId="0A1A9E33" w:rsidR="00ED557C" w:rsidRDefault="009B0517" w:rsidP="009B0517">
      <w:pPr>
        <w:pStyle w:val="p"/>
      </w:pPr>
      <w:r>
        <w:t>HSAIL supports an arbitrary number of additional se</w:t>
      </w:r>
      <w:r w:rsidR="00992530">
        <w:t xml:space="preserve">ctions that can come </w:t>
      </w:r>
      <w:r w:rsidR="00AF383F">
        <w:t xml:space="preserve">in any order </w:t>
      </w:r>
      <w:r w:rsidR="00992530">
        <w:t>after the</w:t>
      </w:r>
      <w:r>
        <w:t xml:space="preserve"> </w:t>
      </w:r>
      <w:r w:rsidR="008A767F">
        <w:t>standard</w:t>
      </w:r>
      <w:r>
        <w:t xml:space="preserve"> sections</w:t>
      </w:r>
      <w:r w:rsidR="008A767F">
        <w:t xml:space="preserve"> in the section index</w:t>
      </w:r>
      <w:r>
        <w:t xml:space="preserve">. However, the layout of these sections, beyond the standard </w:t>
      </w:r>
      <w:r w:rsidR="005764DF" w:rsidRPr="00A272C0">
        <w:rPr>
          <w:rFonts w:ascii="Courier New" w:hAnsi="Courier New" w:cs="Courier New"/>
          <w:sz w:val="20"/>
          <w:szCs w:val="20"/>
        </w:rPr>
        <w:t>BrigSectionH</w:t>
      </w:r>
      <w:r w:rsidRPr="00A272C0">
        <w:rPr>
          <w:rFonts w:ascii="Courier New" w:hAnsi="Courier New" w:cs="Courier New"/>
          <w:sz w:val="20"/>
          <w:szCs w:val="20"/>
        </w:rPr>
        <w:t>eader</w:t>
      </w:r>
      <w:r>
        <w:t xml:space="preserve">, is not specified by HSAIL (see </w:t>
      </w:r>
      <w:r>
        <w:rPr>
          <w:rStyle w:val="xref1"/>
        </w:rPr>
        <w:t>18.3.30. BrigSectionHeader (</w:t>
      </w:r>
      <w:r w:rsidRPr="008A5E4E">
        <w:fldChar w:fldCharType="begin"/>
      </w:r>
      <w:r>
        <w:instrText xml:space="preserve"> PAGEREF _Ref-369334167 \p \h  \* MERGEFORMAT </w:instrText>
      </w:r>
      <w:r w:rsidRPr="008A5E4E">
        <w:fldChar w:fldCharType="separate"/>
      </w:r>
      <w:r w:rsidRPr="00533AF0">
        <w:rPr>
          <w:rStyle w:val="xref1"/>
          <w:noProof/>
        </w:rPr>
        <w:t>on</w:t>
      </w:r>
      <w:r>
        <w:rPr>
          <w:noProof/>
        </w:rPr>
        <w:t xml:space="preserve"> page 321</w:t>
      </w:r>
      <w:r w:rsidRPr="008A5E4E">
        <w:rPr>
          <w:rStyle w:val="xref1"/>
        </w:rPr>
        <w:fldChar w:fldCharType="end"/>
      </w:r>
      <w:r>
        <w:rPr>
          <w:rStyle w:val="xref1"/>
        </w:rPr>
        <w:t>)</w:t>
      </w:r>
      <w:r>
        <w:t>). An implementation may use these additional sections to represent other information about the module. For example, they may be produced by high level language compilers or other tools, and may contain debug information, high level language runtime information and profile data.</w:t>
      </w:r>
    </w:p>
    <w:p w14:paraId="6E31F047" w14:textId="58D308F2" w:rsidR="008F3902" w:rsidRDefault="008F3902" w:rsidP="008F3902">
      <w:pPr>
        <w:pStyle w:val="p"/>
      </w:pPr>
      <w:r>
        <w:t xml:space="preserve">Every BRIG section starts with a </w:t>
      </w:r>
      <w:r>
        <w:rPr>
          <w:rStyle w:val="code1"/>
        </w:rPr>
        <w:t>BrigSectionHeader</w:t>
      </w:r>
      <w:r>
        <w:t xml:space="preserve"> which contains the section size, name and offset from the beginning of the section to the first entry. </w:t>
      </w:r>
      <w:r w:rsidR="00F62EC4">
        <w:t xml:space="preserve">It must be 16 byte aligned which allows sections to contained naturally aligned data up to 16 bytes in size. </w:t>
      </w:r>
      <w:r w:rsidR="00017E59">
        <w:t>(</w:t>
      </w:r>
      <w:r w:rsidR="00F62EC4">
        <w:t>Note, the standard sections actually only depend on being 4 byte aligned.</w:t>
      </w:r>
      <w:r w:rsidR="00017E59">
        <w:t>)</w:t>
      </w:r>
      <w:r w:rsidR="00F62EC4">
        <w:t xml:space="preserve"> </w:t>
      </w:r>
      <w:r>
        <w:t xml:space="preserve">See </w:t>
      </w:r>
      <w:r>
        <w:rPr>
          <w:rStyle w:val="xref1"/>
        </w:rPr>
        <w:t>18.3.30. BrigSectionHeader (</w:t>
      </w:r>
      <w:r w:rsidRPr="008A5E4E">
        <w:fldChar w:fldCharType="begin"/>
      </w:r>
      <w:r>
        <w:instrText xml:space="preserve"> PAGEREF _Ref-369334167 \p \h  \* MERGEFORMAT </w:instrText>
      </w:r>
      <w:r w:rsidRPr="008A5E4E">
        <w:fldChar w:fldCharType="separate"/>
      </w:r>
      <w:r w:rsidRPr="00533AF0">
        <w:rPr>
          <w:rStyle w:val="xref1"/>
          <w:noProof/>
        </w:rPr>
        <w:t>on</w:t>
      </w:r>
      <w:r>
        <w:rPr>
          <w:noProof/>
        </w:rPr>
        <w:t xml:space="preserve"> page 321</w:t>
      </w:r>
      <w:r w:rsidRPr="008A5E4E">
        <w:rPr>
          <w:rStyle w:val="xref1"/>
        </w:rPr>
        <w:fldChar w:fldCharType="end"/>
      </w:r>
      <w:r>
        <w:rPr>
          <w:rStyle w:val="xref1"/>
        </w:rPr>
        <w:t>)</w:t>
      </w:r>
      <w:r>
        <w:t>.</w:t>
      </w:r>
    </w:p>
    <w:p w14:paraId="6566F1BA" w14:textId="71DE1D2D" w:rsidR="008F3902" w:rsidRDefault="008F3902" w:rsidP="008F3902">
      <w:pPr>
        <w:pStyle w:val="p"/>
      </w:pPr>
      <w:r>
        <w:t xml:space="preserve">For the standard BRIG sections, </w:t>
      </w:r>
      <w:r>
        <w:rPr>
          <w:rStyle w:val="code1"/>
        </w:rPr>
        <w:t>hsa_data</w:t>
      </w:r>
      <w:r>
        <w:t xml:space="preserve">, </w:t>
      </w:r>
      <w:r>
        <w:rPr>
          <w:rStyle w:val="code1"/>
        </w:rPr>
        <w:t>hsa_code</w:t>
      </w:r>
      <w:r>
        <w:t xml:space="preserve"> and </w:t>
      </w:r>
      <w:r>
        <w:rPr>
          <w:rStyle w:val="code1"/>
        </w:rPr>
        <w:t>hsa_operand</w:t>
      </w:r>
      <w:r>
        <w:t xml:space="preserve">, the </w:t>
      </w:r>
      <w:r>
        <w:rPr>
          <w:rStyle w:val="code1"/>
        </w:rPr>
        <w:t>BrigSectionHeader</w:t>
      </w:r>
      <w:r>
        <w:t xml:space="preserve"> is followed by the entries of the section with no gaps between each entry. Every entry is a multiple of four bytes, so every entry starts on a 4-byte boundary.</w:t>
      </w:r>
      <w:r w:rsidR="00B858FF">
        <w:t xml:space="preserve"> </w:t>
      </w:r>
      <w:r>
        <w:t>The largest type used in the</w:t>
      </w:r>
      <w:r w:rsidR="00B858FF">
        <w:t>se</w:t>
      </w:r>
      <w:r>
        <w:t xml:space="preserve"> entries is 32 bits, so every entry is naturally aligned. There must be no bytes after the last entry of a section and the end of the section.</w:t>
      </w:r>
    </w:p>
    <w:p w14:paraId="395465CE" w14:textId="48981268" w:rsidR="008F3902" w:rsidRDefault="008F3902" w:rsidP="008F3902">
      <w:pPr>
        <w:pStyle w:val="p"/>
      </w:pPr>
      <w:r>
        <w:t xml:space="preserve">All entries in the </w:t>
      </w:r>
      <w:r>
        <w:rPr>
          <w:rStyle w:val="code1"/>
        </w:rPr>
        <w:t>hsa_code</w:t>
      </w:r>
      <w:r>
        <w:t xml:space="preserve"> and </w:t>
      </w:r>
      <w:r>
        <w:rPr>
          <w:rStyle w:val="code1"/>
        </w:rPr>
        <w:t>hsa_operand</w:t>
      </w:r>
      <w:r>
        <w:t xml:space="preserve"> sections have a similar format. Entries are variable-size. Each entry starts with a </w:t>
      </w:r>
      <w:r>
        <w:rPr>
          <w:rStyle w:val="code1"/>
        </w:rPr>
        <w:t>BrigBase</w:t>
      </w:r>
      <w:r>
        <w:t xml:space="preserve"> structure (see </w:t>
      </w:r>
      <w:r>
        <w:rPr>
          <w:rStyle w:val="xref1"/>
        </w:rPr>
        <w:t>18.3.6. BrigBase (</w:t>
      </w:r>
      <w:r w:rsidRPr="008A5E4E">
        <w:fldChar w:fldCharType="begin"/>
      </w:r>
      <w:r>
        <w:instrText xml:space="preserve"> PAGEREF _Ref520571632 \p \h  \* MERGEFORMAT </w:instrText>
      </w:r>
      <w:r w:rsidRPr="008A5E4E">
        <w:fldChar w:fldCharType="separate"/>
      </w:r>
      <w:r w:rsidRPr="00533AF0">
        <w:rPr>
          <w:rStyle w:val="xref1"/>
          <w:noProof/>
        </w:rPr>
        <w:t>on</w:t>
      </w:r>
      <w:r>
        <w:rPr>
          <w:noProof/>
        </w:rPr>
        <w:t xml:space="preserve"> page 311</w:t>
      </w:r>
      <w:r w:rsidRPr="008A5E4E">
        <w:rPr>
          <w:rStyle w:val="xref1"/>
        </w:rPr>
        <w:fldChar w:fldCharType="end"/>
      </w:r>
      <w:r>
        <w:rPr>
          <w:rStyle w:val="xref1"/>
        </w:rPr>
        <w:t>)</w:t>
      </w:r>
      <w:r>
        <w:t>) which consists of a 16-bit unsigned integer containing the length of the entry in bytes, followed by a 16-bit kind field indicating the entry kind. This is followed by the entry kind specific data, which is always zero padded to be a multiple of 4. While knowledge of the kind of an entry would enable the finalizer to calculate the length in mos</w:t>
      </w:r>
      <w:r w:rsidR="00831DFF">
        <w:t xml:space="preserve">t cases, the length is encoded explicitly. This allows </w:t>
      </w:r>
      <w:r>
        <w:t xml:space="preserve">future expansion of BRIG directives, instructions or operands </w:t>
      </w:r>
      <w:r w:rsidR="00831DFF">
        <w:t>to</w:t>
      </w:r>
      <w:r>
        <w:t xml:space="preserve"> add additional fields at the end of entries. The use of a length field allow</w:t>
      </w:r>
      <w:r w:rsidR="00831DFF">
        <w:t>s</w:t>
      </w:r>
      <w:r>
        <w:t xml:space="preserve"> old finalizers to process new BRIG sect</w:t>
      </w:r>
      <w:r w:rsidR="00C467A5">
        <w:t>ions (ignoring any new fields).</w:t>
      </w:r>
    </w:p>
    <w:p w14:paraId="387AAFAA" w14:textId="6472E80A" w:rsidR="006F3FAB" w:rsidRDefault="006F3FAB" w:rsidP="00BE0EB5">
      <w:pPr>
        <w:pStyle w:val="p"/>
      </w:pPr>
      <w:r>
        <w:t xml:space="preserve">A reference </w:t>
      </w:r>
      <w:r w:rsidR="00366CA7">
        <w:t>between</w:t>
      </w:r>
      <w:r>
        <w:t xml:space="preserve"> </w:t>
      </w:r>
      <w:r w:rsidR="00366CA7">
        <w:t>entries in the</w:t>
      </w:r>
      <w:r w:rsidR="009604C0">
        <w:t xml:space="preserve"> </w:t>
      </w:r>
      <w:r w:rsidR="00481257">
        <w:rPr>
          <w:rStyle w:val="code1"/>
        </w:rPr>
        <w:t>hsa_code</w:t>
      </w:r>
      <w:r w:rsidR="00481257">
        <w:t xml:space="preserve"> and </w:t>
      </w:r>
      <w:r w:rsidR="00481257">
        <w:rPr>
          <w:rStyle w:val="code1"/>
        </w:rPr>
        <w:t>hsa_operand</w:t>
      </w:r>
      <w:r w:rsidR="00481257">
        <w:t xml:space="preserve"> sections </w:t>
      </w:r>
      <w:r>
        <w:t xml:space="preserve">is encoded as a byte offset from the beginning of the section that contains the referenced entry (not </w:t>
      </w:r>
      <w:r w:rsidR="000727DC">
        <w:t xml:space="preserve">from </w:t>
      </w:r>
      <w:r>
        <w:t xml:space="preserve">the beginning of the BRIG module). The offset is represented as a </w:t>
      </w:r>
      <w:r w:rsidRPr="00A272C0">
        <w:rPr>
          <w:rFonts w:ascii="Courier New" w:hAnsi="Courier New" w:cs="Courier New"/>
          <w:sz w:val="20"/>
          <w:szCs w:val="20"/>
        </w:rPr>
        <w:t>uint32_t</w:t>
      </w:r>
      <w:r>
        <w:t xml:space="preserve"> that </w:t>
      </w:r>
      <w:r w:rsidR="00C54E06">
        <w:t>must be a multiple of 4. Therefore, the standard sections are limited to 4 GiB.</w:t>
      </w:r>
      <w:r w:rsidR="00366CA7">
        <w:t xml:space="preserve"> (Note: non-standard sections can be any size as the </w:t>
      </w:r>
      <w:r w:rsidR="00366CA7">
        <w:rPr>
          <w:rStyle w:val="code1"/>
        </w:rPr>
        <w:t>BrigSectionHeader</w:t>
      </w:r>
      <w:r w:rsidR="00366CA7">
        <w:t xml:space="preserve"> uses </w:t>
      </w:r>
      <w:r w:rsidR="00366CA7" w:rsidRPr="00A272C0">
        <w:rPr>
          <w:rFonts w:ascii="Courier New" w:hAnsi="Courier New" w:cs="Courier New"/>
          <w:sz w:val="20"/>
          <w:szCs w:val="20"/>
        </w:rPr>
        <w:t>uint64_t</w:t>
      </w:r>
      <w:r w:rsidR="00366CA7" w:rsidRPr="00366CA7">
        <w:t xml:space="preserve"> </w:t>
      </w:r>
      <w:r w:rsidR="00366CA7">
        <w:t>for the section size).</w:t>
      </w:r>
      <w:r w:rsidR="00C467A5">
        <w:t xml:space="preserve"> See </w:t>
      </w:r>
      <w:r w:rsidR="00C467A5">
        <w:rPr>
          <w:rStyle w:val="xref1"/>
        </w:rPr>
        <w:t>18.3.1. Section Offsets (</w:t>
      </w:r>
      <w:r w:rsidR="00C467A5">
        <w:fldChar w:fldCharType="begin"/>
      </w:r>
      <w:r w:rsidR="00C467A5">
        <w:instrText xml:space="preserve"> PAGEREF  section_offsets \h \p  \* MERGEFORMAT </w:instrText>
      </w:r>
      <w:r w:rsidR="00C467A5">
        <w:fldChar w:fldCharType="separate"/>
      </w:r>
      <w:r w:rsidR="00C467A5">
        <w:rPr>
          <w:noProof/>
        </w:rPr>
        <w:t>on page 318</w:t>
      </w:r>
      <w:r w:rsidR="00C467A5">
        <w:fldChar w:fldCharType="end"/>
      </w:r>
      <w:r w:rsidR="00C467A5">
        <w:rPr>
          <w:rStyle w:val="xref1"/>
        </w:rPr>
        <w:t>)</w:t>
      </w:r>
      <w:r w:rsidR="00C467A5">
        <w:t>.</w:t>
      </w:r>
    </w:p>
    <w:p w14:paraId="2DBF34EC" w14:textId="40435C61" w:rsidR="00BE0EB5" w:rsidRDefault="00BE0EB5" w:rsidP="00BE0EB5">
      <w:pPr>
        <w:pStyle w:val="p"/>
      </w:pPr>
      <w:r>
        <w:t xml:space="preserve">A number of </w:t>
      </w:r>
      <w:r w:rsidR="006F3FAB">
        <w:t>entries</w:t>
      </w:r>
      <w:r w:rsidR="00481257">
        <w:t xml:space="preserve"> in the</w:t>
      </w:r>
      <w:r w:rsidR="00481257" w:rsidRPr="00481257">
        <w:rPr>
          <w:rStyle w:val="em"/>
        </w:rPr>
        <w:t xml:space="preserve"> </w:t>
      </w:r>
      <w:r w:rsidR="00481257">
        <w:rPr>
          <w:rStyle w:val="code1"/>
        </w:rPr>
        <w:t>hsa_code</w:t>
      </w:r>
      <w:r w:rsidR="00481257">
        <w:t xml:space="preserve"> and </w:t>
      </w:r>
      <w:r w:rsidR="00481257">
        <w:rPr>
          <w:rStyle w:val="code1"/>
        </w:rPr>
        <w:t>hsa_operand</w:t>
      </w:r>
      <w:r w:rsidR="00481257">
        <w:t xml:space="preserve"> sections</w:t>
      </w:r>
      <w:r>
        <w:t xml:space="preserve"> (for example, </w:t>
      </w:r>
      <w:r>
        <w:rPr>
          <w:rStyle w:val="code1"/>
        </w:rPr>
        <w:t>BrigDirectiveControl</w:t>
      </w:r>
      <w:r>
        <w:t xml:space="preserve"> and </w:t>
      </w:r>
      <w:r>
        <w:rPr>
          <w:rStyle w:val="code1"/>
        </w:rPr>
        <w:t>BrigOperandCodeList</w:t>
      </w:r>
      <w:r>
        <w:t xml:space="preserve">) refer to a variable length list of other entries. A list is represented as a single entry in the </w:t>
      </w:r>
      <w:r>
        <w:rPr>
          <w:rStyle w:val="code1"/>
        </w:rPr>
        <w:t>hsa_data</w:t>
      </w:r>
      <w:r>
        <w:t xml:space="preserve"> section that is an array of </w:t>
      </w:r>
      <w:r w:rsidR="000727DC" w:rsidRPr="00604AE8">
        <w:rPr>
          <w:rFonts w:ascii="Courier New" w:hAnsi="Courier New" w:cs="Courier New"/>
          <w:sz w:val="20"/>
          <w:szCs w:val="20"/>
        </w:rPr>
        <w:t>uint32_t</w:t>
      </w:r>
      <w:r w:rsidR="000727DC">
        <w:t xml:space="preserve"> </w:t>
      </w:r>
      <w:r>
        <w:t xml:space="preserve">offsets into the </w:t>
      </w:r>
      <w:r>
        <w:rPr>
          <w:rStyle w:val="code1"/>
        </w:rPr>
        <w:t>hsa_code</w:t>
      </w:r>
      <w:r>
        <w:t xml:space="preserve"> or </w:t>
      </w:r>
      <w:r>
        <w:rPr>
          <w:rStyle w:val="code1"/>
        </w:rPr>
        <w:t>hsa_operand</w:t>
      </w:r>
      <w:r>
        <w:t xml:space="preserve"> sections. The byte count of these entries must always be a multiple of 4. The number of elements in the array is not stored explicitly, but is obtained by dividing the byte count of the </w:t>
      </w:r>
      <w:r>
        <w:rPr>
          <w:rStyle w:val="code1"/>
        </w:rPr>
        <w:t>hsa_data</w:t>
      </w:r>
      <w:r>
        <w:t xml:space="preserve"> section entry by 4.</w:t>
      </w:r>
    </w:p>
    <w:p w14:paraId="75D265A0" w14:textId="086225C6" w:rsidR="008F3902" w:rsidRDefault="008F3902" w:rsidP="008F3902">
      <w:pPr>
        <w:pStyle w:val="p"/>
      </w:pPr>
      <w:r>
        <w:t xml:space="preserve">All entries in the </w:t>
      </w:r>
      <w:r>
        <w:rPr>
          <w:rStyle w:val="code1"/>
        </w:rPr>
        <w:t>hsa_data</w:t>
      </w:r>
      <w:r>
        <w:t xml:space="preserve"> section consist of a 32-bit unsigned integer containing the number of bytes of data, then the bytes of the data, followed by enough zero padding bytes to make the entry a multiple of 4</w:t>
      </w:r>
      <w:r w:rsidR="00126E84">
        <w:t xml:space="preserve"> bytes</w:t>
      </w:r>
      <w:r>
        <w:t>.</w:t>
      </w:r>
    </w:p>
    <w:p w14:paraId="1373BCD9" w14:textId="74BA283E" w:rsidR="008A5E4E" w:rsidRDefault="008F3902" w:rsidP="00C467A5">
      <w:pPr>
        <w:pStyle w:val="p"/>
      </w:pPr>
      <w:r>
        <w:t xml:space="preserve">BRIG structures are accessible in C </w:t>
      </w:r>
      <w:r w:rsidR="00245176">
        <w:t xml:space="preserve">language </w:t>
      </w:r>
      <w:r>
        <w:t xml:space="preserve">style using structs. (C++ </w:t>
      </w:r>
      <w:r w:rsidR="0022654D">
        <w:t xml:space="preserve">language </w:t>
      </w:r>
      <w:r>
        <w:t>classes are not used.)</w:t>
      </w:r>
      <w:r w:rsidR="000210A3">
        <w:t xml:space="preserve"> </w:t>
      </w:r>
      <w:r>
        <w:t xml:space="preserve">All </w:t>
      </w:r>
      <w:r w:rsidR="008969BE">
        <w:t xml:space="preserve">standard </w:t>
      </w:r>
      <w:r>
        <w:t>BRIG values are stored in little endian format</w:t>
      </w:r>
      <w:r w:rsidR="008969BE">
        <w:t xml:space="preserve">: including the fields in </w:t>
      </w:r>
      <w:r w:rsidR="008969BE">
        <w:rPr>
          <w:rStyle w:val="code1"/>
        </w:rPr>
        <w:t>BrigModuleHeader</w:t>
      </w:r>
      <w:r w:rsidR="008969BE">
        <w:t xml:space="preserve">, the fields in </w:t>
      </w:r>
      <w:r w:rsidR="008969BE">
        <w:rPr>
          <w:rStyle w:val="code1"/>
        </w:rPr>
        <w:t>BrigSectionHeader</w:t>
      </w:r>
      <w:r w:rsidR="008969BE">
        <w:t xml:space="preserve">, the section index elements, the fields in all entries in the </w:t>
      </w:r>
      <w:r w:rsidR="008969BE">
        <w:rPr>
          <w:rStyle w:val="code1"/>
        </w:rPr>
        <w:t>hsa_code</w:t>
      </w:r>
      <w:r w:rsidR="008969BE">
        <w:t xml:space="preserve"> and </w:t>
      </w:r>
      <w:r w:rsidR="008969BE">
        <w:rPr>
          <w:rStyle w:val="code1"/>
        </w:rPr>
        <w:t>hsa_operand</w:t>
      </w:r>
      <w:r w:rsidR="008969BE">
        <w:t xml:space="preserve"> sections, and all data values in the </w:t>
      </w:r>
      <w:r w:rsidR="008969BE">
        <w:rPr>
          <w:rStyle w:val="code1"/>
        </w:rPr>
        <w:t>hsa_data</w:t>
      </w:r>
      <w:r w:rsidR="008969BE">
        <w:t xml:space="preserve"> section</w:t>
      </w:r>
      <w:r>
        <w:t xml:space="preserve">. </w:t>
      </w:r>
      <w:r w:rsidR="006C1EC2">
        <w:t xml:space="preserve">The endian format of the non-standard sections, beyond the standard </w:t>
      </w:r>
      <w:r w:rsidR="006C1EC2">
        <w:rPr>
          <w:rStyle w:val="code1"/>
        </w:rPr>
        <w:t>BrigSectionHeader</w:t>
      </w:r>
      <w:r w:rsidR="006C1EC2">
        <w:t xml:space="preserve"> header, is implementation defined.</w:t>
      </w:r>
      <w:bookmarkStart w:id="934" w:name="brig_section"/>
      <w:bookmarkEnd w:id="934"/>
    </w:p>
    <w:p w14:paraId="5A209025" w14:textId="77777777" w:rsidR="008A5E4E" w:rsidRDefault="0065745B" w:rsidP="00C467A5">
      <w:pPr>
        <w:pStyle w:val="h2"/>
      </w:pPr>
      <w:bookmarkStart w:id="935" w:name="_Toc396034426"/>
      <w:r>
        <w:t>18.3 Support Types</w:t>
      </w:r>
      <w:bookmarkEnd w:id="935"/>
    </w:p>
    <w:p w14:paraId="2E46C7F0" w14:textId="77777777" w:rsidR="008A5E4E" w:rsidRDefault="0065745B">
      <w:pPr>
        <w:pStyle w:val="p"/>
      </w:pPr>
      <w:r>
        <w:t xml:space="preserve"> This section defines the various types and enumerations used in the structures present in each BRIG section.</w:t>
      </w:r>
    </w:p>
    <w:p w14:paraId="6C711CA0" w14:textId="77777777" w:rsidR="008A5E4E" w:rsidRDefault="0065745B">
      <w:pPr>
        <w:pStyle w:val="h3"/>
      </w:pPr>
      <w:bookmarkStart w:id="936" w:name="_Toc396034427"/>
      <w:r>
        <w:t xml:space="preserve">18.3.1 </w:t>
      </w:r>
      <w:bookmarkStart w:id="937" w:name="section_offsets"/>
      <w:bookmarkStart w:id="938" w:name="_Ref-354225747"/>
      <w:bookmarkEnd w:id="937"/>
      <w:r>
        <w:t>Section Offsets</w:t>
      </w:r>
      <w:bookmarkEnd w:id="936"/>
      <w:bookmarkEnd w:id="938"/>
    </w:p>
    <w:p w14:paraId="4A64092E" w14:textId="77777777" w:rsidR="008A5E4E" w:rsidRDefault="0065745B">
      <w:pPr>
        <w:pStyle w:val="p"/>
      </w:pPr>
      <w:r>
        <w:t>The following types are used to reference an entry in a specific section. The value is the byte offset relative to the start of the section to the beginning of the referenced entry. The value 0 is reserved to indicate that the offset does not reference any entry.</w:t>
      </w:r>
    </w:p>
    <w:p w14:paraId="7AC108A4" w14:textId="77777777" w:rsidR="008A5E4E" w:rsidRDefault="0065745B">
      <w:pPr>
        <w:pStyle w:val="pre"/>
      </w:pPr>
      <w:r>
        <w:t>typedef uint32_t BrigDataOffset32_t;</w:t>
      </w:r>
      <w:r>
        <w:br/>
        <w:t xml:space="preserve"> typedef uint32_t BrigCodeOffset32_t;</w:t>
      </w:r>
      <w:r>
        <w:br/>
        <w:t xml:space="preserve"> typedef uint32_t BrigOperandOffset32_t;</w:t>
      </w:r>
    </w:p>
    <w:p w14:paraId="5A758119" w14:textId="77777777" w:rsidR="008A5E4E" w:rsidRDefault="0065745B">
      <w:pPr>
        <w:pStyle w:val="pNoPageBreakAfter"/>
      </w:pPr>
      <w:r>
        <w:t xml:space="preserve">For </w:t>
      </w:r>
      <w:r>
        <w:rPr>
          <w:rStyle w:val="code1"/>
        </w:rPr>
        <w:t>hsa_data</w:t>
      </w:r>
      <w:r>
        <w:t xml:space="preserve"> section offsets, the following types are used to indicate the contents of the </w:t>
      </w:r>
      <w:r>
        <w:rPr>
          <w:rStyle w:val="code1"/>
        </w:rPr>
        <w:t>hsa_data</w:t>
      </w:r>
      <w:r>
        <w:t xml:space="preserve"> section entry referenced:</w:t>
      </w:r>
    </w:p>
    <w:p w14:paraId="68E6904B" w14:textId="77777777" w:rsidR="008A5E4E" w:rsidRDefault="0065745B">
      <w:pPr>
        <w:pStyle w:val="pre"/>
      </w:pPr>
      <w:r>
        <w:t>typedef BrigDataOffset32_t BrigDataOffsetString32_t;</w:t>
      </w:r>
      <w:r>
        <w:br/>
        <w:t xml:space="preserve"> typedef BrigDataOffset32_t BrigDataOffsetCodeList32_t;</w:t>
      </w:r>
      <w:r>
        <w:br/>
        <w:t xml:space="preserve"> typedef BrigDataOffset32_t BrigDataOffsetOperandList32_t;</w:t>
      </w:r>
    </w:p>
    <w:p w14:paraId="703A82E2" w14:textId="666976F3" w:rsidR="008A5E4E" w:rsidRDefault="0065745B">
      <w:pPr>
        <w:pStyle w:val="li"/>
        <w:numPr>
          <w:ilvl w:val="0"/>
          <w:numId w:val="241"/>
        </w:numPr>
        <w:spacing w:before="320"/>
        <w:ind w:left="600"/>
      </w:pPr>
      <w:r>
        <w:rPr>
          <w:rStyle w:val="code1"/>
        </w:rPr>
        <w:t>BrigDataOffsetString32_t</w:t>
      </w:r>
      <w:r>
        <w:t xml:space="preserve"> — The entry contains a textual string</w:t>
      </w:r>
      <w:r w:rsidR="0022654D">
        <w:t xml:space="preserve"> or byte data</w:t>
      </w:r>
      <w:r>
        <w:t>.</w:t>
      </w:r>
    </w:p>
    <w:p w14:paraId="0FBBF8B0" w14:textId="77777777" w:rsidR="008A5E4E" w:rsidRDefault="0065745B">
      <w:pPr>
        <w:pStyle w:val="li"/>
        <w:numPr>
          <w:ilvl w:val="0"/>
          <w:numId w:val="241"/>
        </w:numPr>
        <w:ind w:left="600"/>
      </w:pPr>
      <w:r>
        <w:rPr>
          <w:rStyle w:val="code1"/>
        </w:rPr>
        <w:t>BrigDataOffsetCodeList32_t</w:t>
      </w:r>
      <w:r>
        <w:t xml:space="preserve"> — The entry contains an array of </w:t>
      </w:r>
      <w:r>
        <w:rPr>
          <w:rStyle w:val="code1"/>
        </w:rPr>
        <w:t>BrigCodeOffset32_t</w:t>
      </w:r>
      <w:r>
        <w:t xml:space="preserve"> values. The </w:t>
      </w:r>
      <w:r>
        <w:rPr>
          <w:rStyle w:val="code1"/>
        </w:rPr>
        <w:t>byteCount</w:t>
      </w:r>
      <w:r>
        <w:t xml:space="preserve"> of the entry must be exactly </w:t>
      </w:r>
      <w:r>
        <w:rPr>
          <w:rStyle w:val="code1"/>
        </w:rPr>
        <w:t>(4 * number of array elements)</w:t>
      </w:r>
      <w:r>
        <w:t>.</w:t>
      </w:r>
    </w:p>
    <w:p w14:paraId="394030A9" w14:textId="77777777" w:rsidR="008A5E4E" w:rsidRDefault="0065745B">
      <w:pPr>
        <w:pStyle w:val="li"/>
        <w:numPr>
          <w:ilvl w:val="0"/>
          <w:numId w:val="241"/>
        </w:numPr>
        <w:spacing w:after="320"/>
        <w:ind w:left="600"/>
      </w:pPr>
      <w:r>
        <w:rPr>
          <w:rStyle w:val="code1"/>
        </w:rPr>
        <w:t>BrigDataOffsetOperandList32_t</w:t>
      </w:r>
      <w:r>
        <w:t xml:space="preserve"> — The entry contains an array of </w:t>
      </w:r>
      <w:r>
        <w:rPr>
          <w:rStyle w:val="code1"/>
        </w:rPr>
        <w:t>BrigOperandOffset32_t</w:t>
      </w:r>
      <w:r>
        <w:t xml:space="preserve"> values. The </w:t>
      </w:r>
      <w:r>
        <w:rPr>
          <w:rStyle w:val="code1"/>
        </w:rPr>
        <w:t>byteCount</w:t>
      </w:r>
      <w:r>
        <w:t xml:space="preserve"> of the </w:t>
      </w:r>
      <w:r>
        <w:rPr>
          <w:rStyle w:val="code1"/>
        </w:rPr>
        <w:t>hsa_data</w:t>
      </w:r>
      <w:r>
        <w:t xml:space="preserve"> section entry must be exactly </w:t>
      </w:r>
      <w:r>
        <w:rPr>
          <w:rStyle w:val="code1"/>
        </w:rPr>
        <w:t>(4 * number of array elements)</w:t>
      </w:r>
      <w:r>
        <w:t>.</w:t>
      </w:r>
    </w:p>
    <w:p w14:paraId="6E978A20" w14:textId="77777777" w:rsidR="008A5E4E" w:rsidRDefault="0065745B">
      <w:pPr>
        <w:pStyle w:val="h3"/>
      </w:pPr>
      <w:bookmarkStart w:id="939" w:name="_Toc396034428"/>
      <w:r>
        <w:t xml:space="preserve">18.3.2 </w:t>
      </w:r>
      <w:bookmarkStart w:id="940" w:name="_Ref-1669238184"/>
      <w:r>
        <w:t>BrigAlignment</w:t>
      </w:r>
      <w:bookmarkEnd w:id="939"/>
      <w:bookmarkEnd w:id="940"/>
    </w:p>
    <w:p w14:paraId="469AD972" w14:textId="77777777" w:rsidR="008A5E4E" w:rsidRDefault="0065745B">
      <w:pPr>
        <w:pStyle w:val="p"/>
      </w:pPr>
      <w:r>
        <w:rPr>
          <w:rStyle w:val="code1"/>
        </w:rPr>
        <w:t>BrigAlignment</w:t>
      </w:r>
      <w:r>
        <w:t xml:space="preserve"> is used to specify the alignment of a memory address. Because the alignment must be a power of 2 between 1 and 256 inclusive, only enumerations for the power of 2 values are present, and they are numbered as log</w:t>
      </w:r>
      <w:r>
        <w:rPr>
          <w:rStyle w:val="sub1"/>
        </w:rPr>
        <w:t>2</w:t>
      </w:r>
      <w:r>
        <w:t>(</w:t>
      </w:r>
      <w:r>
        <w:rPr>
          <w:rStyle w:val="spanBookTitle"/>
        </w:rPr>
        <w:t>n</w:t>
      </w:r>
      <w:r>
        <w:t xml:space="preserve">) + 1 of the value. The value </w:t>
      </w:r>
      <w:r>
        <w:rPr>
          <w:rStyle w:val="code1"/>
        </w:rPr>
        <w:t>BRIG_ALIGNMENT_1</w:t>
      </w:r>
      <w:r>
        <w:t xml:space="preserve"> means any byte boundary, </w:t>
      </w:r>
      <w:r>
        <w:rPr>
          <w:rStyle w:val="code1"/>
        </w:rPr>
        <w:t>BRIG_ALIGNMENT_2</w:t>
      </w:r>
      <w:r>
        <w:t xml:space="preserve"> is any even byte boundary, </w:t>
      </w:r>
      <w:r>
        <w:rPr>
          <w:rStyle w:val="code1"/>
        </w:rPr>
        <w:t>BRIG_ALIGNMENT_4</w:t>
      </w:r>
      <w:r>
        <w:t xml:space="preserve"> is any multiple of four, and so forth. For more information, see </w:t>
      </w:r>
      <w:r>
        <w:rPr>
          <w:rStyle w:val="xref1"/>
        </w:rPr>
        <w:t>4.3.10. Declaration and Definition Qualifiers (</w:t>
      </w:r>
      <w:r w:rsidR="009A76EE" w:rsidRPr="008A5E4E">
        <w:fldChar w:fldCharType="begin"/>
      </w:r>
      <w:r w:rsidR="008A5E4E">
        <w:instrText xml:space="preserve"> PAGEREF _Ref1400793971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3D94D2F1" w14:textId="77777777" w:rsidR="008A5E4E" w:rsidRDefault="0065745B">
      <w:pPr>
        <w:pStyle w:val="pre"/>
      </w:pPr>
      <w:r>
        <w:t>typedef uint8_t BrigAlignment8_t;</w:t>
      </w:r>
      <w:r>
        <w:br/>
        <w:t xml:space="preserve"> enum BrigAlignment {</w:t>
      </w:r>
      <w:r>
        <w:br/>
        <w:t xml:space="preserve">   BRIG_ALIGNMENT_NONE = 0,</w:t>
      </w:r>
      <w:r>
        <w:br/>
        <w:t xml:space="preserve">   BRIG_ALIGNMENT_1 = 1,</w:t>
      </w:r>
      <w:r>
        <w:br/>
        <w:t xml:space="preserve">   BRIG_ALIGNMENT_2 = 2,</w:t>
      </w:r>
      <w:r>
        <w:br/>
        <w:t xml:space="preserve">   BRIG_ALIGNMENT_4 = 3,</w:t>
      </w:r>
      <w:r>
        <w:br/>
        <w:t xml:space="preserve">   BRIG_ALIGNMENT_8 = 4,</w:t>
      </w:r>
      <w:r>
        <w:br/>
        <w:t xml:space="preserve">   BRIG_ALIGNMENT_16 = 5,</w:t>
      </w:r>
      <w:r>
        <w:br/>
        <w:t xml:space="preserve">   BRIG_ALIGNMENT_32 = 6,</w:t>
      </w:r>
      <w:r>
        <w:br/>
        <w:t xml:space="preserve">   BRIG_ALIGNMENT_64 = 7,</w:t>
      </w:r>
      <w:r>
        <w:br/>
        <w:t xml:space="preserve">   BRIG_ALIGNMENT_128 = 8,</w:t>
      </w:r>
      <w:r>
        <w:br/>
        <w:t xml:space="preserve">   BRIG_ALIGNMENT_256 = 9</w:t>
      </w:r>
      <w:r>
        <w:br/>
        <w:t xml:space="preserve"> };</w:t>
      </w:r>
    </w:p>
    <w:p w14:paraId="116D29F1" w14:textId="77777777" w:rsidR="008A5E4E" w:rsidRDefault="0065745B">
      <w:pPr>
        <w:pStyle w:val="h3"/>
      </w:pPr>
      <w:bookmarkStart w:id="941" w:name="_Toc396034429"/>
      <w:r>
        <w:t xml:space="preserve">18.3.3 </w:t>
      </w:r>
      <w:bookmarkStart w:id="942" w:name="_Ref2009008275"/>
      <w:r>
        <w:t>BrigAllocation</w:t>
      </w:r>
      <w:bookmarkEnd w:id="941"/>
      <w:bookmarkEnd w:id="942"/>
    </w:p>
    <w:p w14:paraId="23EEB37B" w14:textId="77777777" w:rsidR="008A5E4E" w:rsidRDefault="0065745B">
      <w:pPr>
        <w:pStyle w:val="p"/>
      </w:pPr>
      <w:r>
        <w:rPr>
          <w:rStyle w:val="code1"/>
        </w:rPr>
        <w:t>BrigAllocation</w:t>
      </w:r>
      <w:r>
        <w:t xml:space="preserve"> is used to specify the memory allocation for variables. For more information, see </w:t>
      </w:r>
      <w:r>
        <w:rPr>
          <w:rStyle w:val="xref1"/>
        </w:rPr>
        <w:t>4.3.10. Declaration and Definition Qualifiers (</w:t>
      </w:r>
      <w:r w:rsidR="009A76EE" w:rsidRPr="008A5E4E">
        <w:fldChar w:fldCharType="begin"/>
      </w:r>
      <w:r w:rsidR="008A5E4E">
        <w:instrText xml:space="preserve"> PAGEREF _Ref1400793971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1768409D" w14:textId="77777777" w:rsidR="008A5E4E" w:rsidRDefault="0065745B">
      <w:pPr>
        <w:pStyle w:val="pre"/>
      </w:pPr>
      <w:r>
        <w:t>typedef uint8_t BrigAllocation8_t;</w:t>
      </w:r>
      <w:r>
        <w:br/>
        <w:t xml:space="preserve"> enum BrigAllocation {</w:t>
      </w:r>
      <w:r>
        <w:br/>
        <w:t xml:space="preserve">   BRIG_ALLOCATION_NONE = 0,</w:t>
      </w:r>
      <w:r>
        <w:br/>
        <w:t xml:space="preserve">   BRIG_ALLOCATION_PROGRAM = 1,</w:t>
      </w:r>
      <w:r>
        <w:br/>
        <w:t xml:space="preserve">   BRIG_ALLOCATION_AGENT = 2,</w:t>
      </w:r>
      <w:r>
        <w:br/>
        <w:t xml:space="preserve">   BRIG_ALLOCATION_AUTOMATIC = 3</w:t>
      </w:r>
      <w:r>
        <w:br/>
        <w:t xml:space="preserve"> };</w:t>
      </w:r>
    </w:p>
    <w:p w14:paraId="15839317" w14:textId="77777777" w:rsidR="008A5E4E" w:rsidRDefault="0065745B">
      <w:pPr>
        <w:pStyle w:val="h3"/>
      </w:pPr>
      <w:bookmarkStart w:id="943" w:name="_Toc396034430"/>
      <w:r>
        <w:t xml:space="preserve">18.3.4 </w:t>
      </w:r>
      <w:bookmarkStart w:id="944" w:name="_Ref29739560"/>
      <w:r>
        <w:t>BrigAluModifierMask</w:t>
      </w:r>
      <w:bookmarkEnd w:id="943"/>
      <w:bookmarkEnd w:id="944"/>
    </w:p>
    <w:p w14:paraId="73AE9AD7" w14:textId="77777777" w:rsidR="008A5E4E" w:rsidRDefault="0065745B">
      <w:pPr>
        <w:pStyle w:val="p"/>
      </w:pPr>
      <w:r>
        <w:rPr>
          <w:rStyle w:val="code1"/>
        </w:rPr>
        <w:t>BrigAluModifierMask</w:t>
      </w:r>
      <w:r>
        <w:t xml:space="preserve"> defines bit masks that can be used to access the modifiers for arithmetic logic unit operations.</w:t>
      </w:r>
    </w:p>
    <w:p w14:paraId="0C7720DF" w14:textId="6C6A165E" w:rsidR="008A5E4E" w:rsidRDefault="0065745B">
      <w:pPr>
        <w:pStyle w:val="pre"/>
      </w:pPr>
      <w:r>
        <w:t>typedef uint</w:t>
      </w:r>
      <w:r w:rsidR="0031206C">
        <w:t>8</w:t>
      </w:r>
      <w:r>
        <w:t>_t BrigAluModifier</w:t>
      </w:r>
      <w:r w:rsidR="008D3698">
        <w:t>8</w:t>
      </w:r>
      <w:r>
        <w:t>_t;</w:t>
      </w:r>
      <w:r>
        <w:br/>
        <w:t xml:space="preserve"> enum BrigAluModifierMask {</w:t>
      </w:r>
      <w:r>
        <w:br/>
        <w:t xml:space="preserve">   BRIG_ALU_FTZ = </w:t>
      </w:r>
      <w:r w:rsidR="008D3698">
        <w:t>1</w:t>
      </w:r>
      <w:r>
        <w:br/>
        <w:t xml:space="preserve"> };</w:t>
      </w:r>
    </w:p>
    <w:p w14:paraId="6EECD98C" w14:textId="73DE8451" w:rsidR="008A5E4E" w:rsidRDefault="0065745B">
      <w:pPr>
        <w:pStyle w:val="li"/>
        <w:numPr>
          <w:ilvl w:val="0"/>
          <w:numId w:val="242"/>
        </w:numPr>
        <w:spacing w:after="320"/>
        <w:ind w:left="600"/>
      </w:pPr>
      <w:r>
        <w:rPr>
          <w:rStyle w:val="code1"/>
        </w:rPr>
        <w:t>BRIG_ALU_FTZ</w:t>
      </w:r>
      <w:r>
        <w:t xml:space="preserve"> — A bit mask that can be used to select the setting for the </w:t>
      </w:r>
      <w:r>
        <w:rPr>
          <w:rStyle w:val="code1"/>
        </w:rPr>
        <w:t>ftz</w:t>
      </w:r>
      <w:r>
        <w:t xml:space="preserve"> (floating-point flush subnormals to zero) modifier. If the operation does not support the </w:t>
      </w:r>
      <w:r>
        <w:rPr>
          <w:rStyle w:val="code1"/>
        </w:rPr>
        <w:t>ftz</w:t>
      </w:r>
      <w:r>
        <w:t xml:space="preserve"> modifier, then must be</w:t>
      </w:r>
      <w:r w:rsidR="002C6EF9">
        <w:t xml:space="preserve"> a</w:t>
      </w:r>
      <w:r>
        <w:t xml:space="preserve"> 0</w:t>
      </w:r>
      <w:r w:rsidR="002C6EF9">
        <w:t xml:space="preserve"> value</w:t>
      </w:r>
      <w:r>
        <w:t xml:space="preserve">. Otherwise, </w:t>
      </w:r>
      <w:r w:rsidR="002C6EF9">
        <w:t xml:space="preserve">a </w:t>
      </w:r>
      <w:r>
        <w:t xml:space="preserve">0 value means it is absent and a </w:t>
      </w:r>
      <w:r w:rsidR="003B7979">
        <w:t>1</w:t>
      </w:r>
      <w:r>
        <w:t xml:space="preserve"> value means it is present. </w:t>
      </w:r>
    </w:p>
    <w:p w14:paraId="0F62B77D" w14:textId="77777777" w:rsidR="008A5E4E" w:rsidRDefault="0065745B">
      <w:pPr>
        <w:pStyle w:val="h3"/>
      </w:pPr>
      <w:bookmarkStart w:id="945" w:name="_Toc396034431"/>
      <w:r>
        <w:t xml:space="preserve">18.3.5 </w:t>
      </w:r>
      <w:bookmarkStart w:id="946" w:name="_Ref151677549"/>
      <w:r>
        <w:t>BrigAtomicOperation</w:t>
      </w:r>
      <w:bookmarkEnd w:id="945"/>
      <w:bookmarkEnd w:id="946"/>
    </w:p>
    <w:p w14:paraId="5925F1FA" w14:textId="77777777" w:rsidR="008A5E4E" w:rsidRDefault="0065745B">
      <w:pPr>
        <w:pStyle w:val="p"/>
      </w:pPr>
      <w:r>
        <w:rPr>
          <w:rStyle w:val="code1"/>
        </w:rPr>
        <w:t>BrigAtomicOperation</w:t>
      </w:r>
      <w:r>
        <w:t xml:space="preserve"> is used to specify the type of atomic memory, signal and atomic image operations. For more information, see </w:t>
      </w:r>
      <w:r>
        <w:rPr>
          <w:rStyle w:val="xref1"/>
        </w:rPr>
        <w:t>6.5. Atomic Memory Operations (</w:t>
      </w:r>
      <w:r w:rsidR="009A76EE" w:rsidRPr="008A5E4E">
        <w:fldChar w:fldCharType="begin"/>
      </w:r>
      <w:r w:rsidR="008A5E4E">
        <w:instrText xml:space="preserve"> PAGEREF _Ref-1060726607 \p \h  \* MERGEFORMAT </w:instrText>
      </w:r>
      <w:r w:rsidR="009A76EE" w:rsidRPr="008A5E4E">
        <w:fldChar w:fldCharType="separate"/>
      </w:r>
      <w:r w:rsidR="00533AF0" w:rsidRPr="00533AF0">
        <w:rPr>
          <w:rStyle w:val="xref1"/>
          <w:noProof/>
        </w:rPr>
        <w:t>on</w:t>
      </w:r>
      <w:r w:rsidR="00533AF0">
        <w:rPr>
          <w:noProof/>
        </w:rPr>
        <w:t xml:space="preserve"> page 175</w:t>
      </w:r>
      <w:r w:rsidR="009A76EE" w:rsidRPr="008A5E4E">
        <w:rPr>
          <w:rStyle w:val="xref1"/>
        </w:rPr>
        <w:fldChar w:fldCharType="end"/>
      </w:r>
      <w:r>
        <w:rPr>
          <w:rStyle w:val="xref1"/>
        </w:rPr>
        <w:t>)</w:t>
      </w:r>
      <w:r>
        <w:t xml:space="preserve"> and </w:t>
      </w:r>
      <w:r>
        <w:rPr>
          <w:rStyle w:val="xref1"/>
        </w:rPr>
        <w:t>6.8. Notification (signal) Operations (</w:t>
      </w:r>
      <w:r w:rsidR="009A76EE" w:rsidRPr="008A5E4E">
        <w:fldChar w:fldCharType="begin"/>
      </w:r>
      <w:r w:rsidR="008A5E4E">
        <w:instrText xml:space="preserve"> PAGEREF _Ref459167947 \p \h  \* MERGEFORMAT </w:instrText>
      </w:r>
      <w:r w:rsidR="009A76EE" w:rsidRPr="008A5E4E">
        <w:fldChar w:fldCharType="separate"/>
      </w:r>
      <w:r w:rsidR="00533AF0" w:rsidRPr="00533AF0">
        <w:rPr>
          <w:rStyle w:val="xref1"/>
          <w:noProof/>
        </w:rPr>
        <w:t>on</w:t>
      </w:r>
      <w:r w:rsidR="00533AF0">
        <w:rPr>
          <w:noProof/>
        </w:rPr>
        <w:t xml:space="preserve"> page 183</w:t>
      </w:r>
      <w:r w:rsidR="009A76EE" w:rsidRPr="008A5E4E">
        <w:rPr>
          <w:rStyle w:val="xref1"/>
        </w:rPr>
        <w:fldChar w:fldCharType="end"/>
      </w:r>
      <w:r>
        <w:rPr>
          <w:rStyle w:val="xref1"/>
        </w:rPr>
        <w:t>)</w:t>
      </w:r>
      <w:r>
        <w:t>.</w:t>
      </w:r>
    </w:p>
    <w:p w14:paraId="1FC0ED2C" w14:textId="77777777" w:rsidR="008A5E4E" w:rsidRDefault="0065745B">
      <w:pPr>
        <w:pStyle w:val="pre"/>
      </w:pPr>
      <w:r>
        <w:t>typedef uint8_t BrigAtomicOperation8_t;</w:t>
      </w:r>
      <w:r>
        <w:br/>
        <w:t xml:space="preserve"> enum BrigAtomicOperation {</w:t>
      </w:r>
      <w:r>
        <w:br/>
        <w:t xml:space="preserve">   BRIG_ATOMIC_ADD = 0,</w:t>
      </w:r>
      <w:r>
        <w:br/>
        <w:t xml:space="preserve">   BRIG_ATOMIC_AND = 1,</w:t>
      </w:r>
      <w:r>
        <w:br/>
        <w:t xml:space="preserve">   BRIG_ATOMIC_CAS = 2,</w:t>
      </w:r>
      <w:r>
        <w:br/>
        <w:t xml:space="preserve">   BRIG_ATOMIC_EXCH = 3,</w:t>
      </w:r>
      <w:r>
        <w:br/>
        <w:t xml:space="preserve">   BRIG_ATOMIC_LD = 4,</w:t>
      </w:r>
      <w:r>
        <w:br/>
        <w:t xml:space="preserve">   BRIG_ATOMIC_MAX = 5,</w:t>
      </w:r>
      <w:r>
        <w:br/>
        <w:t xml:space="preserve">   BRIG_ATOMIC_MIN = 6,</w:t>
      </w:r>
      <w:r>
        <w:br/>
        <w:t xml:space="preserve">   BRIG_ATOMIC_OR = 7,</w:t>
      </w:r>
      <w:r>
        <w:br/>
        <w:t xml:space="preserve">   BRIG_ATOMIC_ST = 8,</w:t>
      </w:r>
      <w:r>
        <w:br/>
        <w:t xml:space="preserve">   BRIG_ATOMIC_SUB = 9,</w:t>
      </w:r>
      <w:r>
        <w:br/>
        <w:t xml:space="preserve">   BRIG_ATOMIC_WRAPDEC = 10,</w:t>
      </w:r>
      <w:r>
        <w:br/>
        <w:t xml:space="preserve">   BRIG_ATOMIC_WRAPINC = 11,</w:t>
      </w:r>
      <w:r>
        <w:br/>
        <w:t xml:space="preserve">   BRIG_ATOMIC_XOR = 12,</w:t>
      </w:r>
      <w:r>
        <w:br/>
        <w:t xml:space="preserve">   BRIG_ATOMIC_WAIT_EQ = 13,</w:t>
      </w:r>
      <w:r>
        <w:br/>
        <w:t xml:space="preserve">   BRIG_ATOMIC_WAIT_NE = 14,</w:t>
      </w:r>
      <w:r>
        <w:br/>
        <w:t xml:space="preserve">   BRIG_ATOMIC_WAIT_LT = 15,</w:t>
      </w:r>
      <w:r>
        <w:br/>
        <w:t xml:space="preserve">   BRIG_ATOMIC_WAIT_GTE = 16,</w:t>
      </w:r>
      <w:r>
        <w:br/>
        <w:t xml:space="preserve">   BRIG_ATOMIC_WAITTIMEOUT_EQ = 17,</w:t>
      </w:r>
      <w:r>
        <w:br/>
        <w:t xml:space="preserve">   BRIG_ATOMIC_WAITTIMEOUT_NE = 18,</w:t>
      </w:r>
      <w:r>
        <w:br/>
        <w:t xml:space="preserve">   BRIG_ATOMIC_WAITTIMEOUT_LT = 19,</w:t>
      </w:r>
      <w:r>
        <w:br/>
        <w:t xml:space="preserve">   BRIG_ATOMIC_WAITTIMEOUT_GTE = 20</w:t>
      </w:r>
      <w:r>
        <w:br/>
        <w:t xml:space="preserve"> };</w:t>
      </w:r>
    </w:p>
    <w:p w14:paraId="4757734C" w14:textId="77777777" w:rsidR="008A5E4E" w:rsidRDefault="0065745B">
      <w:pPr>
        <w:pStyle w:val="h3"/>
      </w:pPr>
      <w:bookmarkStart w:id="947" w:name="_Toc396034432"/>
      <w:r>
        <w:t xml:space="preserve">18.3.6 </w:t>
      </w:r>
      <w:bookmarkStart w:id="948" w:name="_Ref520571632"/>
      <w:bookmarkStart w:id="949" w:name="_Ref-1512350303"/>
      <w:r>
        <w:t>BrigBase</w:t>
      </w:r>
      <w:bookmarkEnd w:id="947"/>
      <w:bookmarkEnd w:id="948"/>
      <w:bookmarkEnd w:id="949"/>
    </w:p>
    <w:p w14:paraId="00EEFAF0" w14:textId="77777777" w:rsidR="008A5E4E" w:rsidRDefault="0065745B">
      <w:pPr>
        <w:pStyle w:val="p"/>
      </w:pPr>
      <w:r>
        <w:t xml:space="preserve">All entries in the </w:t>
      </w:r>
      <w:r>
        <w:rPr>
          <w:rStyle w:val="code1"/>
        </w:rPr>
        <w:t>hsa_code</w:t>
      </w:r>
      <w:r>
        <w:t xml:space="preserve"> and </w:t>
      </w:r>
      <w:r>
        <w:rPr>
          <w:rStyle w:val="code1"/>
        </w:rPr>
        <w:t>hsa_operand</w:t>
      </w:r>
      <w:r>
        <w:t xml:space="preserve"> sections start with the </w:t>
      </w:r>
      <w:r>
        <w:rPr>
          <w:rStyle w:val="code1"/>
        </w:rPr>
        <w:t>BrigBase</w:t>
      </w:r>
      <w:r>
        <w:t xml:space="preserve"> structure. </w:t>
      </w:r>
    </w:p>
    <w:p w14:paraId="6B1D71DF" w14:textId="77777777" w:rsidR="008A5E4E" w:rsidRDefault="0065745B">
      <w:pPr>
        <w:pStyle w:val="pNoPageBreakAfter"/>
      </w:pPr>
      <w:r>
        <w:t>Syntax is:</w:t>
      </w:r>
    </w:p>
    <w:p w14:paraId="63A66A0D" w14:textId="77777777" w:rsidR="008A5E4E" w:rsidRDefault="0065745B">
      <w:pPr>
        <w:pStyle w:val="pre"/>
      </w:pPr>
      <w:r>
        <w:t>struct BrigBase {</w:t>
      </w:r>
      <w:r>
        <w:br/>
        <w:t xml:space="preserve">   uint16_t byteCount;</w:t>
      </w:r>
      <w:r>
        <w:br/>
        <w:t xml:space="preserve">   BrigKind16_t kind;</w:t>
      </w:r>
      <w:r>
        <w:br/>
        <w:t xml:space="preserve"> }; </w:t>
      </w:r>
    </w:p>
    <w:p w14:paraId="023F6BA3" w14:textId="77777777" w:rsidR="008A5E4E" w:rsidRDefault="0065745B">
      <w:pPr>
        <w:pStyle w:val="pNoPageBreakAfter"/>
      </w:pPr>
      <w:r>
        <w:t>Fields are:</w:t>
      </w:r>
    </w:p>
    <w:p w14:paraId="561109CE" w14:textId="77777777" w:rsidR="008A5E4E" w:rsidRDefault="0065745B">
      <w:pPr>
        <w:pStyle w:val="li"/>
        <w:numPr>
          <w:ilvl w:val="0"/>
          <w:numId w:val="243"/>
        </w:numPr>
        <w:spacing w:before="320"/>
        <w:ind w:left="600"/>
      </w:pPr>
      <w:r>
        <w:rPr>
          <w:rStyle w:val="code1"/>
        </w:rPr>
        <w:t>uint16_t byteSize</w:t>
      </w:r>
      <w:r>
        <w:t xml:space="preserve"> — Size of the entry in bytes, including the </w:t>
      </w:r>
      <w:r>
        <w:rPr>
          <w:rStyle w:val="code1"/>
        </w:rPr>
        <w:t>BrigBase</w:t>
      </w:r>
      <w:r>
        <w:t xml:space="preserve"> structure. Must be a multiple of 4.</w:t>
      </w:r>
    </w:p>
    <w:p w14:paraId="66B20984" w14:textId="77777777" w:rsidR="008A5E4E" w:rsidRDefault="0065745B">
      <w:pPr>
        <w:pStyle w:val="li"/>
        <w:numPr>
          <w:ilvl w:val="0"/>
          <w:numId w:val="243"/>
        </w:numPr>
        <w:spacing w:after="320"/>
        <w:ind w:left="600"/>
      </w:pPr>
      <w:r>
        <w:rPr>
          <w:rStyle w:val="code1"/>
        </w:rPr>
        <w:t>BrigKind16_t kind</w:t>
      </w:r>
      <w:r>
        <w:t xml:space="preserve"> — Can be any member of the </w:t>
      </w:r>
      <w:r>
        <w:rPr>
          <w:rStyle w:val="code1"/>
        </w:rPr>
        <w:t>BrigKind</w:t>
      </w:r>
      <w:r>
        <w:t xml:space="preserve"> enumeration indicating the kind of this entry. Must only be </w:t>
      </w:r>
      <w:r>
        <w:rPr>
          <w:rStyle w:val="code1"/>
        </w:rPr>
        <w:t>BRIG_KIND_DIRECTIVE_*</w:t>
      </w:r>
      <w:r>
        <w:t xml:space="preserve"> or </w:t>
      </w:r>
      <w:r>
        <w:rPr>
          <w:rStyle w:val="code1"/>
        </w:rPr>
        <w:t>BRIG_KIND_INST_*</w:t>
      </w:r>
      <w:r>
        <w:t xml:space="preserve"> for entries in the </w:t>
      </w:r>
      <w:r>
        <w:rPr>
          <w:rStyle w:val="code1"/>
        </w:rPr>
        <w:t>hsa_code</w:t>
      </w:r>
      <w:r>
        <w:t xml:space="preserve"> section, and </w:t>
      </w:r>
      <w:r>
        <w:rPr>
          <w:rStyle w:val="code1"/>
        </w:rPr>
        <w:t>BRIG_KIND_OPERAND_*</w:t>
      </w:r>
      <w:r>
        <w:t xml:space="preserve"> for entries in the </w:t>
      </w:r>
      <w:r>
        <w:rPr>
          <w:rStyle w:val="code1"/>
        </w:rPr>
        <w:t>hsa_operand</w:t>
      </w:r>
      <w:r>
        <w:t xml:space="preserve"> section. See </w:t>
      </w:r>
      <w:r>
        <w:rPr>
          <w:rStyle w:val="xref1"/>
        </w:rPr>
        <w:t>18.3.14. BrigKind (</w:t>
      </w:r>
      <w:r w:rsidR="009A76EE" w:rsidRPr="008A5E4E">
        <w:fldChar w:fldCharType="begin"/>
      </w:r>
      <w:r w:rsidR="008A5E4E">
        <w:instrText xml:space="preserve"> PAGEREF _Ref1534161491 \p \h  \* MERGEFORMAT </w:instrText>
      </w:r>
      <w:r w:rsidR="009A76EE" w:rsidRPr="008A5E4E">
        <w:fldChar w:fldCharType="separate"/>
      </w:r>
      <w:r w:rsidR="00533AF0" w:rsidRPr="00533AF0">
        <w:rPr>
          <w:rStyle w:val="xref1"/>
          <w:noProof/>
        </w:rPr>
        <w:t>on</w:t>
      </w:r>
      <w:r w:rsidR="00533AF0">
        <w:rPr>
          <w:noProof/>
        </w:rPr>
        <w:t xml:space="preserve"> page 314</w:t>
      </w:r>
      <w:r w:rsidR="009A76EE" w:rsidRPr="008A5E4E">
        <w:rPr>
          <w:rStyle w:val="xref1"/>
        </w:rPr>
        <w:fldChar w:fldCharType="end"/>
      </w:r>
      <w:r>
        <w:rPr>
          <w:rStyle w:val="xref1"/>
        </w:rPr>
        <w:t>)</w:t>
      </w:r>
      <w:r>
        <w:t>.</w:t>
      </w:r>
    </w:p>
    <w:p w14:paraId="5723EA17" w14:textId="77777777" w:rsidR="008A5E4E" w:rsidRDefault="0065745B">
      <w:pPr>
        <w:pStyle w:val="h3"/>
      </w:pPr>
      <w:bookmarkStart w:id="950" w:name="_Toc396034433"/>
      <w:r>
        <w:t>18.3.7 BrigCompareOperation</w:t>
      </w:r>
      <w:bookmarkEnd w:id="950"/>
    </w:p>
    <w:p w14:paraId="17D845BB" w14:textId="77777777" w:rsidR="008A5E4E" w:rsidRDefault="0065745B">
      <w:pPr>
        <w:pStyle w:val="p"/>
      </w:pPr>
      <w:r>
        <w:rPr>
          <w:rStyle w:val="code1"/>
        </w:rPr>
        <w:t>BrigCompareOperation</w:t>
      </w:r>
      <w:r>
        <w:t xml:space="preserve"> is used to specify the type of compare operation. For more information, see </w:t>
      </w:r>
      <w:r>
        <w:rPr>
          <w:rStyle w:val="xref1"/>
        </w:rPr>
        <w:t>5.17. Compare (cmp) Operation (</w:t>
      </w:r>
      <w:r w:rsidR="009A76EE" w:rsidRPr="008A5E4E">
        <w:fldChar w:fldCharType="begin"/>
      </w:r>
      <w:r w:rsidR="008A5E4E">
        <w:instrText xml:space="preserve"> PAGEREF _Ref-347349783 \p \h  \* MERGEFORMAT </w:instrText>
      </w:r>
      <w:r w:rsidR="009A76EE" w:rsidRPr="008A5E4E">
        <w:fldChar w:fldCharType="separate"/>
      </w:r>
      <w:r w:rsidR="00533AF0" w:rsidRPr="00533AF0">
        <w:rPr>
          <w:rStyle w:val="xref1"/>
          <w:noProof/>
        </w:rPr>
        <w:t>on</w:t>
      </w:r>
      <w:r w:rsidR="00533AF0">
        <w:rPr>
          <w:noProof/>
        </w:rPr>
        <w:t xml:space="preserve"> page 143</w:t>
      </w:r>
      <w:r w:rsidR="009A76EE" w:rsidRPr="008A5E4E">
        <w:rPr>
          <w:rStyle w:val="xref1"/>
        </w:rPr>
        <w:fldChar w:fldCharType="end"/>
      </w:r>
      <w:r>
        <w:rPr>
          <w:rStyle w:val="xref1"/>
        </w:rPr>
        <w:t>)</w:t>
      </w:r>
      <w:r>
        <w:t>.</w:t>
      </w:r>
    </w:p>
    <w:p w14:paraId="5EF7D473" w14:textId="77777777" w:rsidR="008A5E4E" w:rsidRDefault="0065745B">
      <w:pPr>
        <w:pStyle w:val="pre"/>
      </w:pPr>
      <w:r>
        <w:t>typedef uint8_t BrigCompareOperation8_t;</w:t>
      </w:r>
      <w:r>
        <w:br/>
        <w:t xml:space="preserve"> enum BrigCompareOperation {</w:t>
      </w:r>
      <w:r>
        <w:br/>
        <w:t xml:space="preserve">   BRIG_COMPARE_EQ = 0,</w:t>
      </w:r>
      <w:r>
        <w:br/>
        <w:t xml:space="preserve">   BRIG_COMPARE_NE = 1,</w:t>
      </w:r>
      <w:r>
        <w:br/>
        <w:t xml:space="preserve">   BRIG_COMPARE_LT = 2,</w:t>
      </w:r>
      <w:r>
        <w:br/>
        <w:t xml:space="preserve">   BRIG_COMPARE_LE = 3,</w:t>
      </w:r>
      <w:r>
        <w:br/>
        <w:t xml:space="preserve">   BRIG_COMPARE_GT = 4,</w:t>
      </w:r>
      <w:r>
        <w:br/>
        <w:t xml:space="preserve">   BRIG_COMPARE_GE = 5,</w:t>
      </w:r>
      <w:r>
        <w:br/>
        <w:t xml:space="preserve">   BRIG_COMPARE_EQU = 6,</w:t>
      </w:r>
      <w:r>
        <w:br/>
        <w:t xml:space="preserve">   BRIG_COMPARE_NEU = 7,</w:t>
      </w:r>
      <w:r>
        <w:br/>
        <w:t xml:space="preserve">   BRIG_COMPARE_LTU = 8,</w:t>
      </w:r>
      <w:r>
        <w:br/>
        <w:t xml:space="preserve">   BRIG_COMPARE_LEU = 9,</w:t>
      </w:r>
      <w:r>
        <w:br/>
        <w:t xml:space="preserve">   BRIG_COMPARE_GTU = 10,</w:t>
      </w:r>
      <w:r>
        <w:br/>
        <w:t xml:space="preserve">   BRIG_COMPARE_GEU = 11,</w:t>
      </w:r>
      <w:r>
        <w:br/>
        <w:t xml:space="preserve">   BRIG_COMPARE_NUM = 12,</w:t>
      </w:r>
      <w:r>
        <w:br/>
        <w:t xml:space="preserve">   BRIG_COMPARE_NAN = 13,</w:t>
      </w:r>
      <w:r>
        <w:br/>
        <w:t xml:space="preserve">   BRIG_COMPARE_SEQ = 14,</w:t>
      </w:r>
      <w:r>
        <w:br/>
        <w:t xml:space="preserve">   BRIG_COMPARE_SNE = 15,</w:t>
      </w:r>
      <w:r>
        <w:br/>
        <w:t xml:space="preserve">   BRIG_COMPARE_SLT = 16,</w:t>
      </w:r>
      <w:r>
        <w:br/>
        <w:t xml:space="preserve">   BRIG_COMPARE_SLE = 17,</w:t>
      </w:r>
      <w:r>
        <w:br/>
        <w:t xml:space="preserve">   BRIG_COMPARE_SGT = 18,</w:t>
      </w:r>
      <w:r>
        <w:br/>
        <w:t xml:space="preserve">   BRIG_COMPARE_SGE = 19,</w:t>
      </w:r>
      <w:r>
        <w:br/>
        <w:t xml:space="preserve">   BRIG_COMPARE_SGEU = 20,</w:t>
      </w:r>
      <w:r>
        <w:br/>
        <w:t xml:space="preserve">   BRIG_COMPARE_SEQU = 21,</w:t>
      </w:r>
      <w:r>
        <w:br/>
        <w:t xml:space="preserve">   BRIG_COMPARE_SNEU = 22,</w:t>
      </w:r>
      <w:r>
        <w:br/>
        <w:t xml:space="preserve">   BRIG_COMPARE_SLTU = 23,</w:t>
      </w:r>
      <w:r>
        <w:br/>
        <w:t xml:space="preserve">   BRIG_COMPARE_SLEU = 24,</w:t>
      </w:r>
      <w:r>
        <w:br/>
        <w:t xml:space="preserve">   BRIG_COMPARE_SNUM = 25,</w:t>
      </w:r>
      <w:r>
        <w:br/>
        <w:t xml:space="preserve">   BRIG_COMPARE_SNAN = 26,</w:t>
      </w:r>
      <w:r>
        <w:br/>
        <w:t xml:space="preserve">   BRIG_COMPARE_SGTU = 27</w:t>
      </w:r>
      <w:r>
        <w:br/>
        <w:t xml:space="preserve"> };</w:t>
      </w:r>
    </w:p>
    <w:p w14:paraId="649E1E7C" w14:textId="77777777" w:rsidR="008A5E4E" w:rsidRDefault="0065745B">
      <w:pPr>
        <w:pStyle w:val="h3"/>
      </w:pPr>
      <w:bookmarkStart w:id="951" w:name="_Toc396034434"/>
      <w:r>
        <w:t xml:space="preserve">18.3.8 </w:t>
      </w:r>
      <w:bookmarkStart w:id="952" w:name="_Ref-1963270347"/>
      <w:bookmarkStart w:id="953" w:name="_Ref1829551280"/>
      <w:r>
        <w:t>BrigControlDirective</w:t>
      </w:r>
      <w:bookmarkEnd w:id="951"/>
      <w:bookmarkEnd w:id="952"/>
      <w:bookmarkEnd w:id="953"/>
    </w:p>
    <w:p w14:paraId="21046BAB" w14:textId="77777777" w:rsidR="008A5E4E" w:rsidRDefault="0065745B">
      <w:pPr>
        <w:pStyle w:val="p"/>
      </w:pPr>
      <w:r>
        <w:rPr>
          <w:rStyle w:val="code1"/>
        </w:rPr>
        <w:t>BrigControlDirective</w:t>
      </w:r>
      <w:r>
        <w:t xml:space="preserve"> is used to specify the type of control directive. For more information, see </w:t>
      </w:r>
      <w:r>
        <w:rPr>
          <w:rStyle w:val="xref1"/>
        </w:rPr>
        <w:t>13.4. Control Directives for Low-Level Performance Tuning (</w:t>
      </w:r>
      <w:r w:rsidR="009A76EE" w:rsidRPr="008A5E4E">
        <w:fldChar w:fldCharType="begin"/>
      </w:r>
      <w:r w:rsidR="008A5E4E">
        <w:instrText xml:space="preserve"> PAGEREF _Ref-1719106755 \p \h  \* MERGEFORMAT </w:instrText>
      </w:r>
      <w:r w:rsidR="009A76EE" w:rsidRPr="008A5E4E">
        <w:fldChar w:fldCharType="separate"/>
      </w:r>
      <w:r w:rsidR="00533AF0" w:rsidRPr="00533AF0">
        <w:rPr>
          <w:rStyle w:val="xref1"/>
          <w:noProof/>
        </w:rPr>
        <w:t>on</w:t>
      </w:r>
      <w:r w:rsidR="00533AF0">
        <w:rPr>
          <w:noProof/>
        </w:rPr>
        <w:t xml:space="preserve"> page 286</w:t>
      </w:r>
      <w:r w:rsidR="009A76EE" w:rsidRPr="008A5E4E">
        <w:rPr>
          <w:rStyle w:val="xref1"/>
        </w:rPr>
        <w:fldChar w:fldCharType="end"/>
      </w:r>
      <w:r>
        <w:rPr>
          <w:rStyle w:val="xref1"/>
        </w:rPr>
        <w:t>)</w:t>
      </w:r>
      <w:r>
        <w:t>.</w:t>
      </w:r>
    </w:p>
    <w:p w14:paraId="41A332D2" w14:textId="385B8D25" w:rsidR="008A5E4E" w:rsidRDefault="0065745B">
      <w:pPr>
        <w:pStyle w:val="pre"/>
      </w:pPr>
      <w:r>
        <w:t>typedef uint16_t BrigControlDirective16_t;</w:t>
      </w:r>
      <w:r>
        <w:br/>
        <w:t xml:space="preserve"> enum BrigControlDirective {</w:t>
      </w:r>
      <w:r>
        <w:br/>
        <w:t xml:space="preserve">   BRIG_CONTROL_NONE = 0,</w:t>
      </w:r>
      <w:r>
        <w:br/>
        <w:t xml:space="preserve">   BRIG_CONTROL_ENABLEBREAKEXCEPTIONS = 1,</w:t>
      </w:r>
      <w:r>
        <w:br/>
        <w:t xml:space="preserve">   BRIG_CONTROL_ENABLEDETECTEXCEPTIONS = 2,</w:t>
      </w:r>
      <w:r>
        <w:br/>
        <w:t xml:space="preserve">   BRIG_CONTROL_MAXDYNAMICGROUPSIZE = 3,</w:t>
      </w:r>
      <w:r>
        <w:br/>
        <w:t xml:space="preserve">   BRIG_CONTROL_MAXFLATGRIDSIZE = 4,</w:t>
      </w:r>
      <w:r>
        <w:br/>
        <w:t xml:space="preserve">   BRIG_CONTROL_MAXFLATWORKGROUPSIZE = 5,</w:t>
      </w:r>
      <w:r>
        <w:br/>
        <w:t xml:space="preserve">   BRIG_CONTROL_REQUIREDDIM = </w:t>
      </w:r>
      <w:r w:rsidR="008D666F">
        <w:t>6</w:t>
      </w:r>
      <w:r>
        <w:t>,</w:t>
      </w:r>
      <w:r>
        <w:br/>
        <w:t xml:space="preserve">   BRIG_CONTROL_REQUIREDGRIDSIZE = </w:t>
      </w:r>
      <w:r w:rsidR="008D666F">
        <w:t>7</w:t>
      </w:r>
      <w:r>
        <w:t>,</w:t>
      </w:r>
      <w:r>
        <w:br/>
        <w:t xml:space="preserve">   BRIG_CONTROL_REQUIREDWORKGROUPSIZE = </w:t>
      </w:r>
      <w:r w:rsidR="008D666F">
        <w:t>8</w:t>
      </w:r>
      <w:r>
        <w:t>,</w:t>
      </w:r>
      <w:r>
        <w:br/>
        <w:t xml:space="preserve">   BRIG_CONTROL_REQUIRENOPARTIALWORKGROUPS = </w:t>
      </w:r>
      <w:r w:rsidR="008D666F">
        <w:t>9</w:t>
      </w:r>
      <w:r>
        <w:br/>
        <w:t xml:space="preserve">  }; </w:t>
      </w:r>
    </w:p>
    <w:p w14:paraId="6B6EB2B6" w14:textId="77777777" w:rsidR="00B33794" w:rsidRDefault="00B33794" w:rsidP="00B33794">
      <w:pPr>
        <w:pStyle w:val="h3"/>
      </w:pPr>
      <w:bookmarkStart w:id="954" w:name="_Toc396034435"/>
      <w:r>
        <w:t xml:space="preserve">18.3.9 </w:t>
      </w:r>
      <w:bookmarkStart w:id="955" w:name="BrigExceptionsMask"/>
      <w:bookmarkEnd w:id="955"/>
      <w:r>
        <w:t>BrigException</w:t>
      </w:r>
      <w:r w:rsidR="005E55A7">
        <w:t>sMask</w:t>
      </w:r>
    </w:p>
    <w:p w14:paraId="10CAF15F" w14:textId="77777777" w:rsidR="00B33794" w:rsidRDefault="00B33794" w:rsidP="00B33794">
      <w:pPr>
        <w:pStyle w:val="p"/>
      </w:pPr>
      <w:r>
        <w:rPr>
          <w:rStyle w:val="code1"/>
        </w:rPr>
        <w:t>BrigException</w:t>
      </w:r>
      <w:r w:rsidR="005E55A7">
        <w:rPr>
          <w:rStyle w:val="code1"/>
        </w:rPr>
        <w:t>s</w:t>
      </w:r>
      <w:r>
        <w:rPr>
          <w:rStyle w:val="code1"/>
        </w:rPr>
        <w:t>Mask</w:t>
      </w:r>
      <w:r>
        <w:t xml:space="preserve"> defines the bit mask used to specify a set of exceptions</w:t>
      </w:r>
      <w:r w:rsidR="0050764D">
        <w:t xml:space="preserve"> for each of the five exceptions specified in </w:t>
      </w:r>
      <w:r w:rsidR="0050764D">
        <w:rPr>
          <w:rStyle w:val="xref1"/>
        </w:rPr>
        <w:t>12.2. Hardware Exceptions (</w:t>
      </w:r>
      <w:r w:rsidR="0050764D" w:rsidRPr="008A5E4E">
        <w:fldChar w:fldCharType="begin"/>
      </w:r>
      <w:r w:rsidR="0050764D">
        <w:instrText xml:space="preserve"> PAGEREF _Ref1901433926 \p \h  \* MERGEFORMAT </w:instrText>
      </w:r>
      <w:r w:rsidR="0050764D" w:rsidRPr="008A5E4E">
        <w:fldChar w:fldCharType="separate"/>
      </w:r>
      <w:r w:rsidR="0050764D" w:rsidRPr="00533AF0">
        <w:rPr>
          <w:rStyle w:val="xref1"/>
          <w:noProof/>
        </w:rPr>
        <w:t>on</w:t>
      </w:r>
      <w:r w:rsidR="0050764D">
        <w:rPr>
          <w:noProof/>
        </w:rPr>
        <w:t xml:space="preserve"> page 277</w:t>
      </w:r>
      <w:r w:rsidR="0050764D" w:rsidRPr="008A5E4E">
        <w:rPr>
          <w:rStyle w:val="xref1"/>
        </w:rPr>
        <w:fldChar w:fldCharType="end"/>
      </w:r>
      <w:r w:rsidR="0050764D">
        <w:rPr>
          <w:rStyle w:val="xref1"/>
        </w:rPr>
        <w:t>)</w:t>
      </w:r>
      <w:r w:rsidR="001B7A3E">
        <w:t xml:space="preserve">. For more information, see </w:t>
      </w:r>
      <w:r w:rsidR="001B7A3E">
        <w:rPr>
          <w:rStyle w:val="xref1"/>
        </w:rPr>
        <w:t>11.2. Exception Opera</w:t>
      </w:r>
      <w:r w:rsidR="00A64D2F">
        <w:rPr>
          <w:rStyle w:val="xref1"/>
        </w:rPr>
        <w:t>tions (</w:t>
      </w:r>
      <w:r w:rsidR="00A64D2F">
        <w:rPr>
          <w:rStyle w:val="xref1"/>
        </w:rPr>
        <w:fldChar w:fldCharType="begin"/>
      </w:r>
      <w:r w:rsidR="00A64D2F">
        <w:rPr>
          <w:rStyle w:val="xref1"/>
        </w:rPr>
        <w:instrText xml:space="preserve"> PAGEREF exception_operations \p \h </w:instrText>
      </w:r>
      <w:r w:rsidR="00A64D2F">
        <w:rPr>
          <w:rStyle w:val="xref1"/>
        </w:rPr>
      </w:r>
      <w:r w:rsidR="00A64D2F">
        <w:rPr>
          <w:rStyle w:val="xref1"/>
        </w:rPr>
        <w:fldChar w:fldCharType="separate"/>
      </w:r>
      <w:r w:rsidR="00A64D2F">
        <w:rPr>
          <w:rStyle w:val="xref1"/>
          <w:noProof/>
        </w:rPr>
        <w:t>on page 268</w:t>
      </w:r>
      <w:r w:rsidR="00A64D2F">
        <w:rPr>
          <w:rStyle w:val="xref1"/>
        </w:rPr>
        <w:fldChar w:fldCharType="end"/>
      </w:r>
      <w:r w:rsidR="00A64D2F">
        <w:rPr>
          <w:rStyle w:val="xref1"/>
        </w:rPr>
        <w:t>)</w:t>
      </w:r>
      <w:r w:rsidR="001B7A3E">
        <w:t>.</w:t>
      </w:r>
    </w:p>
    <w:p w14:paraId="549A89B9" w14:textId="3D65C449" w:rsidR="00B33794" w:rsidRDefault="00C80D93" w:rsidP="00B33794">
      <w:pPr>
        <w:pStyle w:val="pre"/>
      </w:pPr>
      <w:r>
        <w:t xml:space="preserve"> </w:t>
      </w:r>
      <w:r w:rsidR="00055B99">
        <w:t>typedef uint32</w:t>
      </w:r>
      <w:r>
        <w:t>_t BrigExc</w:t>
      </w:r>
      <w:r w:rsidR="001C004C">
        <w:t>eption</w:t>
      </w:r>
      <w:r w:rsidR="005E55A7">
        <w:t>s</w:t>
      </w:r>
      <w:r>
        <w:t>32_t;</w:t>
      </w:r>
      <w:r>
        <w:br/>
        <w:t xml:space="preserve"> enum BrigEx</w:t>
      </w:r>
      <w:r w:rsidR="00B33794">
        <w:t>c</w:t>
      </w:r>
      <w:r>
        <w:t>eption</w:t>
      </w:r>
      <w:r w:rsidR="005E55A7">
        <w:t>s</w:t>
      </w:r>
      <w:r>
        <w:t>Mask {</w:t>
      </w:r>
      <w:r>
        <w:br/>
        <w:t xml:space="preserve">   BRIG_EXCEPTION</w:t>
      </w:r>
      <w:r w:rsidR="00571ADB">
        <w:t>S</w:t>
      </w:r>
      <w:r w:rsidR="00777E74">
        <w:t>_</w:t>
      </w:r>
      <w:r>
        <w:t>INVALID_OPERATION = 1 &lt;&lt; 0,</w:t>
      </w:r>
      <w:r>
        <w:br/>
        <w:t xml:space="preserve">   BRIG_EXCEPTION</w:t>
      </w:r>
      <w:r w:rsidR="00571ADB">
        <w:t>S</w:t>
      </w:r>
      <w:r>
        <w:t>_DIVIDE_BY_ZERO = 1 &lt;&lt; 1,</w:t>
      </w:r>
      <w:r>
        <w:br/>
        <w:t xml:space="preserve">   BRIG_EXCEPTION</w:t>
      </w:r>
      <w:r w:rsidR="00571ADB">
        <w:t>S</w:t>
      </w:r>
      <w:r>
        <w:t>_</w:t>
      </w:r>
      <w:r w:rsidR="00951ACF">
        <w:t>OVERFLOW</w:t>
      </w:r>
      <w:r>
        <w:t xml:space="preserve"> = 1 &lt;&lt; 2,</w:t>
      </w:r>
      <w:r>
        <w:br/>
        <w:t xml:space="preserve">   BRIG_EXCEPTION</w:t>
      </w:r>
      <w:r w:rsidR="00571ADB">
        <w:t>S</w:t>
      </w:r>
      <w:r>
        <w:t>_</w:t>
      </w:r>
      <w:r w:rsidR="00951ACF">
        <w:t>UNDERFLOW</w:t>
      </w:r>
      <w:r>
        <w:t xml:space="preserve"> = 1 &lt;&lt; 3,</w:t>
      </w:r>
      <w:r>
        <w:br/>
        <w:t xml:space="preserve">   BRIG_EXCEPTION</w:t>
      </w:r>
      <w:r w:rsidR="00571ADB">
        <w:t>S</w:t>
      </w:r>
      <w:r>
        <w:t>_</w:t>
      </w:r>
      <w:r w:rsidR="00951ACF">
        <w:t>INEXACT</w:t>
      </w:r>
      <w:r>
        <w:t xml:space="preserve"> = 1 &lt;&lt; 4</w:t>
      </w:r>
      <w:r w:rsidR="002176DA">
        <w:t>,</w:t>
      </w:r>
      <w:r w:rsidR="002176DA">
        <w:br/>
        <w:t xml:space="preserve">   </w:t>
      </w:r>
      <w:r w:rsidR="002176DA" w:rsidRPr="002176DA">
        <w:t>BRIG_EXCEPTIONS_FIRST_USER_DEFINED = 1 &lt;&lt; 16</w:t>
      </w:r>
      <w:r>
        <w:br/>
      </w:r>
      <w:r w:rsidR="00B33794">
        <w:t xml:space="preserve"> };</w:t>
      </w:r>
    </w:p>
    <w:p w14:paraId="47A27199" w14:textId="77777777" w:rsidR="003A5890" w:rsidRDefault="00047401" w:rsidP="00636634">
      <w:pPr>
        <w:pStyle w:val="p"/>
      </w:pPr>
      <w:r>
        <w:t>B</w:t>
      </w:r>
      <w:r w:rsidR="003A5890">
        <w:t>its 5 through 15 are reserved, but bits 16 to 32 are available for implementation defined extensions.</w:t>
      </w:r>
    </w:p>
    <w:p w14:paraId="3DECC9EE" w14:textId="0A79EBEE" w:rsidR="008A5E4E" w:rsidRDefault="0065745B">
      <w:pPr>
        <w:pStyle w:val="h3"/>
      </w:pPr>
      <w:r>
        <w:t>18.3.</w:t>
      </w:r>
      <w:r w:rsidR="0091490B">
        <w:t>10</w:t>
      </w:r>
      <w:r>
        <w:t xml:space="preserve"> </w:t>
      </w:r>
      <w:bookmarkStart w:id="956" w:name="_Ref1606415627"/>
      <w:r>
        <w:t>BrigExecutableModifierMask</w:t>
      </w:r>
      <w:bookmarkEnd w:id="954"/>
      <w:bookmarkEnd w:id="956"/>
    </w:p>
    <w:p w14:paraId="400B9703" w14:textId="77777777" w:rsidR="008A5E4E" w:rsidRDefault="0065745B">
      <w:pPr>
        <w:pStyle w:val="p"/>
      </w:pPr>
      <w:r>
        <w:rPr>
          <w:rStyle w:val="code1"/>
        </w:rPr>
        <w:t>BrigExecutableModifierMask</w:t>
      </w:r>
      <w:r>
        <w:t xml:space="preserve"> defines bit masks that can be used to access properties about an executable kernel or function. </w:t>
      </w:r>
    </w:p>
    <w:p w14:paraId="17AD28FB" w14:textId="00D5C6F9" w:rsidR="008A5E4E" w:rsidRDefault="0065745B">
      <w:pPr>
        <w:pStyle w:val="pre"/>
      </w:pPr>
      <w:r>
        <w:t>typedef uint8_t BrigExecutableModifier8_t;</w:t>
      </w:r>
      <w:r>
        <w:br/>
        <w:t xml:space="preserve"> enum BrigExecutableModifierMask {</w:t>
      </w:r>
      <w:r>
        <w:br/>
        <w:t xml:space="preserve">   BRIG_EXECUTABLE_DEFINITION = 1</w:t>
      </w:r>
      <w:r>
        <w:br/>
        <w:t xml:space="preserve"> };</w:t>
      </w:r>
    </w:p>
    <w:p w14:paraId="6909E552" w14:textId="42FBF275" w:rsidR="008A5E4E" w:rsidRDefault="0065745B">
      <w:pPr>
        <w:pStyle w:val="li"/>
        <w:numPr>
          <w:ilvl w:val="0"/>
          <w:numId w:val="244"/>
        </w:numPr>
        <w:spacing w:before="320" w:after="320"/>
        <w:ind w:left="600"/>
      </w:pPr>
      <w:r>
        <w:rPr>
          <w:rStyle w:val="code1"/>
        </w:rPr>
        <w:t>BRIG_EXECUTABLE_DEFINITION</w:t>
      </w:r>
      <w:r>
        <w:t xml:space="preserve"> — </w:t>
      </w:r>
      <w:r w:rsidR="008E10D8">
        <w:t>A bit mask that can be used to select the setting for whether an executable is a declaration or a definition</w:t>
      </w:r>
      <w:r w:rsidR="006A16A6">
        <w:t>. A</w:t>
      </w:r>
      <w:r w:rsidR="008E10D8">
        <w:t xml:space="preserve"> </w:t>
      </w:r>
      <w:r>
        <w:t xml:space="preserve">0 </w:t>
      </w:r>
      <w:r w:rsidR="006A16A6">
        <w:t xml:space="preserve">value </w:t>
      </w:r>
      <w:r>
        <w:t xml:space="preserve">means a declaration </w:t>
      </w:r>
      <w:r w:rsidR="006A16A6">
        <w:t xml:space="preserve">and a </w:t>
      </w:r>
      <w:r>
        <w:t xml:space="preserve">1 </w:t>
      </w:r>
      <w:r w:rsidR="006A16A6">
        <w:t xml:space="preserve">value </w:t>
      </w:r>
      <w:r>
        <w:t>means a definition.</w:t>
      </w:r>
    </w:p>
    <w:p w14:paraId="3BAF6736" w14:textId="77777777" w:rsidR="008A5E4E" w:rsidRDefault="0065745B">
      <w:pPr>
        <w:pStyle w:val="p"/>
      </w:pPr>
      <w:r>
        <w:t xml:space="preserve">See </w:t>
      </w:r>
      <w:r>
        <w:rPr>
          <w:rStyle w:val="xref1"/>
        </w:rPr>
        <w:t>18.5.1.5. BrigDirectiveExecutable (</w:t>
      </w:r>
      <w:r w:rsidR="009A76EE" w:rsidRPr="008A5E4E">
        <w:fldChar w:fldCharType="begin"/>
      </w:r>
      <w:r w:rsidR="008A5E4E">
        <w:instrText xml:space="preserve"> PAGEREF _Ref-224198750 \p \h  \* MERGEFORMAT </w:instrText>
      </w:r>
      <w:r w:rsidR="009A76EE" w:rsidRPr="008A5E4E">
        <w:fldChar w:fldCharType="separate"/>
      </w:r>
      <w:r w:rsidR="00533AF0" w:rsidRPr="00533AF0">
        <w:rPr>
          <w:rStyle w:val="xref1"/>
          <w:noProof/>
        </w:rPr>
        <w:t>on</w:t>
      </w:r>
      <w:r w:rsidR="00533AF0">
        <w:rPr>
          <w:noProof/>
        </w:rPr>
        <w:t xml:space="preserve"> page 330</w:t>
      </w:r>
      <w:r w:rsidR="009A76EE" w:rsidRPr="008A5E4E">
        <w:rPr>
          <w:rStyle w:val="xref1"/>
        </w:rPr>
        <w:fldChar w:fldCharType="end"/>
      </w:r>
      <w:r>
        <w:rPr>
          <w:rStyle w:val="xref1"/>
        </w:rPr>
        <w:t>)</w:t>
      </w:r>
      <w:r>
        <w:t>.</w:t>
      </w:r>
    </w:p>
    <w:p w14:paraId="53175616" w14:textId="56914EE4" w:rsidR="008A5E4E" w:rsidRDefault="0065745B">
      <w:pPr>
        <w:pStyle w:val="h3"/>
      </w:pPr>
      <w:bookmarkStart w:id="957" w:name="_Toc396034436"/>
      <w:r>
        <w:t>18.3.1</w:t>
      </w:r>
      <w:r w:rsidR="0091490B">
        <w:t>1</w:t>
      </w:r>
      <w:r>
        <w:t xml:space="preserve"> </w:t>
      </w:r>
      <w:bookmarkStart w:id="958" w:name="_Ref2014954600"/>
      <w:bookmarkStart w:id="959" w:name="_Ref-1526437862"/>
      <w:r>
        <w:t>BrigImageChannelOrder</w:t>
      </w:r>
      <w:bookmarkEnd w:id="957"/>
      <w:bookmarkEnd w:id="958"/>
      <w:bookmarkEnd w:id="959"/>
    </w:p>
    <w:p w14:paraId="414E712B" w14:textId="77777777" w:rsidR="008A5E4E" w:rsidRDefault="0065745B">
      <w:pPr>
        <w:pStyle w:val="p"/>
      </w:pPr>
      <w:r>
        <w:rPr>
          <w:rStyle w:val="code1"/>
        </w:rPr>
        <w:t>BrigImageChannelOrder</w:t>
      </w:r>
      <w:r>
        <w:t xml:space="preserve"> is used to specify the order of image components. For more information, see </w:t>
      </w:r>
      <w:r>
        <w:rPr>
          <w:rStyle w:val="xref1"/>
        </w:rPr>
        <w:t>7.1.4.1. Channel Order (</w:t>
      </w:r>
      <w:r w:rsidR="009A76EE" w:rsidRPr="008A5E4E">
        <w:fldChar w:fldCharType="begin"/>
      </w:r>
      <w:r w:rsidR="008A5E4E">
        <w:instrText xml:space="preserve"> PAGEREF _Ref-515351937 \p \h  \* MERGEFORMAT </w:instrText>
      </w:r>
      <w:r w:rsidR="009A76EE" w:rsidRPr="008A5E4E">
        <w:fldChar w:fldCharType="separate"/>
      </w:r>
      <w:r w:rsidR="00533AF0" w:rsidRPr="00533AF0">
        <w:rPr>
          <w:rStyle w:val="xref1"/>
          <w:noProof/>
        </w:rPr>
        <w:t>on</w:t>
      </w:r>
      <w:r w:rsidR="00533AF0">
        <w:rPr>
          <w:noProof/>
        </w:rPr>
        <w:t xml:space="preserve"> page 195</w:t>
      </w:r>
      <w:r w:rsidR="009A76EE" w:rsidRPr="008A5E4E">
        <w:rPr>
          <w:rStyle w:val="xref1"/>
        </w:rPr>
        <w:fldChar w:fldCharType="end"/>
      </w:r>
      <w:r>
        <w:rPr>
          <w:rStyle w:val="xref1"/>
        </w:rPr>
        <w:t>)</w:t>
      </w:r>
      <w:r>
        <w:t xml:space="preserve">. </w:t>
      </w:r>
    </w:p>
    <w:p w14:paraId="79585D07" w14:textId="77777777" w:rsidR="008A5E4E" w:rsidRDefault="0065745B">
      <w:pPr>
        <w:pStyle w:val="pre"/>
      </w:pPr>
      <w:r>
        <w:t>typedef uint8_t BrigImageChannelOrder8_t;</w:t>
      </w:r>
      <w:r>
        <w:br/>
        <w:t xml:space="preserve"> enum BrigImageChannelOrder {</w:t>
      </w:r>
      <w:r>
        <w:br/>
        <w:t xml:space="preserve">   BRIG_CHANNEL_ORDER_A = 0,</w:t>
      </w:r>
      <w:r>
        <w:br/>
        <w:t xml:space="preserve">   BRIG_CHANNEL_ORDER_R = 1,</w:t>
      </w:r>
      <w:r>
        <w:br/>
        <w:t xml:space="preserve">   BRIG_CHANNEL_ORDER_RX = 2,</w:t>
      </w:r>
      <w:r>
        <w:br/>
        <w:t xml:space="preserve">   BRIG_CHANNEL_ORDER_RG = 3,</w:t>
      </w:r>
      <w:r>
        <w:br/>
        <w:t xml:space="preserve">   BRIG_CHANNEL_ORDER_RGX = 4,</w:t>
      </w:r>
      <w:r>
        <w:br/>
        <w:t xml:space="preserve">   BRIG_CHANNEL_ORDER_RA = 5,</w:t>
      </w:r>
      <w:r>
        <w:br/>
        <w:t xml:space="preserve">   BRIG_CHANNEL_ORDER_RGB = 6,</w:t>
      </w:r>
      <w:r>
        <w:br/>
        <w:t xml:space="preserve">   BRIG_CHANNEL_ORDER_RGBX = 7,</w:t>
      </w:r>
      <w:r>
        <w:br/>
        <w:t xml:space="preserve">   BRIG_CHANNEL_ORDER_RGBA = 8,</w:t>
      </w:r>
      <w:r>
        <w:br/>
        <w:t xml:space="preserve">   BRIG_CHANNEL_ORDER_BGRA = 9,</w:t>
      </w:r>
      <w:r>
        <w:br/>
        <w:t xml:space="preserve">   BRIG_CHANNEL_ORDER_ARGB = 10,</w:t>
      </w:r>
      <w:r>
        <w:br/>
        <w:t xml:space="preserve">   BRIG_CHANNEL_ORDER_ABGR = 11,</w:t>
      </w:r>
      <w:r>
        <w:br/>
        <w:t xml:space="preserve">   BRIG_CHANNEL_ORDER_SRGB = 12,</w:t>
      </w:r>
      <w:r>
        <w:br/>
        <w:t xml:space="preserve">   BRIG_CHANNEL_ORDER_SRGBX = 13,</w:t>
      </w:r>
      <w:r>
        <w:br/>
        <w:t xml:space="preserve">   BRIG_CHANNEL_ORDER_SRGBA = 14,</w:t>
      </w:r>
      <w:r>
        <w:br/>
        <w:t xml:space="preserve">   BRIG_CHANNEL_ORDER_SBGRA = 15,</w:t>
      </w:r>
      <w:r>
        <w:br/>
        <w:t xml:space="preserve">   BRIG_CHANNEL_ORDER_INTENSITY = 16,</w:t>
      </w:r>
      <w:r>
        <w:br/>
        <w:t xml:space="preserve">   BRIG_CHANNEL_ORDER_LUMINANCE = 17,</w:t>
      </w:r>
      <w:r>
        <w:br/>
        <w:t xml:space="preserve">   BRIG_CHANNEL_ORDER_DEPTH = 18,</w:t>
      </w:r>
      <w:r>
        <w:br/>
        <w:t xml:space="preserve">   BRIG_CHANNEL_ORDER_DEPTH_STENCIL = 19</w:t>
      </w:r>
      <w:r w:rsidR="00E0050B">
        <w:t>,</w:t>
      </w:r>
      <w:r w:rsidR="00E0050B">
        <w:br/>
        <w:t xml:space="preserve">   </w:t>
      </w:r>
      <w:r w:rsidR="00E0050B" w:rsidRPr="00E0050B">
        <w:t>BRIG_CHANNEL_ORDER_FIRST_USER_DEFINED = 128</w:t>
      </w:r>
      <w:r>
        <w:br/>
        <w:t xml:space="preserve"> };</w:t>
      </w:r>
    </w:p>
    <w:p w14:paraId="4DF5D0A6" w14:textId="77777777" w:rsidR="008A5E4E" w:rsidRDefault="0065745B">
      <w:pPr>
        <w:pStyle w:val="p"/>
      </w:pPr>
      <w:r>
        <w:t xml:space="preserve">Values 20 through </w:t>
      </w:r>
      <w:r w:rsidR="00E0050B">
        <w:t xml:space="preserve">127 are reserved, but values 128 to </w:t>
      </w:r>
      <w:r>
        <w:t xml:space="preserve">255 are available for </w:t>
      </w:r>
      <w:r w:rsidR="00E0050B">
        <w:t xml:space="preserve">implementation defined </w:t>
      </w:r>
      <w:r>
        <w:t xml:space="preserve">extensions. </w:t>
      </w:r>
    </w:p>
    <w:p w14:paraId="6A525AED" w14:textId="067F9004" w:rsidR="008A5E4E" w:rsidRDefault="0065745B">
      <w:pPr>
        <w:pStyle w:val="h3"/>
      </w:pPr>
      <w:bookmarkStart w:id="960" w:name="_Toc396034437"/>
      <w:r>
        <w:t>18.3.1</w:t>
      </w:r>
      <w:r w:rsidR="0091490B">
        <w:t>2</w:t>
      </w:r>
      <w:r>
        <w:t xml:space="preserve"> </w:t>
      </w:r>
      <w:bookmarkStart w:id="961" w:name="_Ref-1550361971"/>
      <w:bookmarkStart w:id="962" w:name="_Ref893784394"/>
      <w:r>
        <w:t>BrigImageChannelType</w:t>
      </w:r>
      <w:bookmarkEnd w:id="960"/>
      <w:bookmarkEnd w:id="961"/>
      <w:bookmarkEnd w:id="962"/>
    </w:p>
    <w:p w14:paraId="74772224" w14:textId="77777777" w:rsidR="008A5E4E" w:rsidRDefault="0065745B">
      <w:pPr>
        <w:pStyle w:val="p"/>
      </w:pPr>
      <w:r>
        <w:rPr>
          <w:rStyle w:val="code1"/>
        </w:rPr>
        <w:t>BrigImageChannelType</w:t>
      </w:r>
      <w:r>
        <w:t xml:space="preserve"> is used to specify the image channel type. For more information, see </w:t>
      </w:r>
      <w:r>
        <w:rPr>
          <w:rStyle w:val="xref1"/>
        </w:rPr>
        <w:t>7.1.4.2. Channel Type (</w:t>
      </w:r>
      <w:r w:rsidR="009A76EE" w:rsidRPr="008A5E4E">
        <w:fldChar w:fldCharType="begin"/>
      </w:r>
      <w:r w:rsidR="008A5E4E">
        <w:instrText xml:space="preserve"> PAGEREF _Ref-818432374 \p \h  \* MERGEFORMAT </w:instrText>
      </w:r>
      <w:r w:rsidR="009A76EE" w:rsidRPr="008A5E4E">
        <w:fldChar w:fldCharType="separate"/>
      </w:r>
      <w:r w:rsidR="00533AF0" w:rsidRPr="00533AF0">
        <w:rPr>
          <w:rStyle w:val="xref1"/>
          <w:noProof/>
        </w:rPr>
        <w:t>on</w:t>
      </w:r>
      <w:r w:rsidR="00533AF0">
        <w:rPr>
          <w:noProof/>
        </w:rPr>
        <w:t xml:space="preserve"> page 197</w:t>
      </w:r>
      <w:r w:rsidR="009A76EE" w:rsidRPr="008A5E4E">
        <w:rPr>
          <w:rStyle w:val="xref1"/>
        </w:rPr>
        <w:fldChar w:fldCharType="end"/>
      </w:r>
      <w:r>
        <w:rPr>
          <w:rStyle w:val="xref1"/>
        </w:rPr>
        <w:t>)</w:t>
      </w:r>
      <w:r>
        <w:t xml:space="preserve">. </w:t>
      </w:r>
    </w:p>
    <w:p w14:paraId="1965BC70" w14:textId="2B428BDA" w:rsidR="008A5E4E" w:rsidRDefault="0065745B">
      <w:pPr>
        <w:pStyle w:val="pre"/>
      </w:pPr>
      <w:r>
        <w:t>typedef uint8_t BrigImageChannelType8_t;</w:t>
      </w:r>
      <w:r>
        <w:br/>
        <w:t xml:space="preserve"> enum BrigImageChannelType {</w:t>
      </w:r>
      <w:r>
        <w:br/>
        <w:t xml:space="preserve">   BRIG_CHANNEL_TYPE_SNORM_INT8 = 0,</w:t>
      </w:r>
      <w:r>
        <w:br/>
        <w:t xml:space="preserve">   BRIG_CHANNEL_TYPE_SNORM_INT16 = 1,</w:t>
      </w:r>
      <w:r>
        <w:br/>
        <w:t xml:space="preserve">   BRIG_CHANNEL_TYPE_UNORM_INT8 = 2,</w:t>
      </w:r>
      <w:r>
        <w:br/>
        <w:t xml:space="preserve">   BRIG_CHANNEL_TYPE_UNORM_INT16 = 3,</w:t>
      </w:r>
      <w:r>
        <w:br/>
        <w:t xml:space="preserve">   BRIG_CHANNEL_TYPE_UNORM_INT24 = 4,</w:t>
      </w:r>
      <w:r>
        <w:br/>
        <w:t xml:space="preserve">   BRIG_CHANNEL_TYPE_UNORM_SHORT_555 = 5,</w:t>
      </w:r>
      <w:r>
        <w:br/>
        <w:t xml:space="preserve">   BRIG_CHANNEL_TYPE_UNORM_SHORT_565 = 6,</w:t>
      </w:r>
      <w:r>
        <w:br/>
        <w:t xml:space="preserve">   BRIG_CHANNEL_TYPE_UNORM_</w:t>
      </w:r>
      <w:r w:rsidR="00430B0F">
        <w:t>INT</w:t>
      </w:r>
      <w:r>
        <w:t>_101010 = 7,</w:t>
      </w:r>
      <w:r>
        <w:br/>
        <w:t xml:space="preserve">   BRIG_CHANNEL_TYPE_SIGNED_INT8 = 8,</w:t>
      </w:r>
      <w:r>
        <w:br/>
        <w:t xml:space="preserve">   BRIG_CHANNEL_TYPE_SIGNED_INT16 = 9,</w:t>
      </w:r>
      <w:r>
        <w:br/>
        <w:t xml:space="preserve">   BRIG_CHANNEL_TYPE_SIGNED_INT32 = 10,</w:t>
      </w:r>
      <w:r>
        <w:br/>
        <w:t xml:space="preserve">   BRIG_CHANNEL_TYPE_UNSIGNED_INT8 = 11,</w:t>
      </w:r>
      <w:r>
        <w:br/>
        <w:t xml:space="preserve">   BRIG_CHANNEL_TYPE_UNSIGNED_INT16 = 12,</w:t>
      </w:r>
      <w:r>
        <w:br/>
        <w:t xml:space="preserve">   BRIG_CHANNEL_TYPE_UNSIGNED_INT32 = 13,</w:t>
      </w:r>
      <w:r>
        <w:br/>
        <w:t xml:space="preserve">   BRIG_CHANNEL_TYPE_HALF_FLOAT = 14,</w:t>
      </w:r>
      <w:r>
        <w:br/>
        <w:t xml:space="preserve">   BRIG_CHANNEL_TYPE_FLOAT = 15</w:t>
      </w:r>
      <w:r w:rsidR="008C5E74">
        <w:t>,</w:t>
      </w:r>
      <w:r w:rsidR="008C5E74">
        <w:br/>
        <w:t xml:space="preserve">   </w:t>
      </w:r>
      <w:r w:rsidR="008C5E74" w:rsidRPr="008C5E74">
        <w:t>BRIG_CHANNEL_TYPE_FIRST_USER_DEFINED = 128</w:t>
      </w:r>
      <w:r>
        <w:br/>
        <w:t xml:space="preserve"> };</w:t>
      </w:r>
    </w:p>
    <w:p w14:paraId="6EFAC3D1" w14:textId="32FBE1A5" w:rsidR="008A5E4E" w:rsidRDefault="0065745B">
      <w:pPr>
        <w:pStyle w:val="p"/>
      </w:pPr>
      <w:r>
        <w:t xml:space="preserve">Values 16 through </w:t>
      </w:r>
      <w:r w:rsidR="008C5E74">
        <w:t>127 are reserved, but values 128 to 255</w:t>
      </w:r>
      <w:r>
        <w:t xml:space="preserve"> are available for </w:t>
      </w:r>
      <w:r w:rsidR="008C5E74">
        <w:t xml:space="preserve">implementation defined </w:t>
      </w:r>
      <w:r>
        <w:t xml:space="preserve">extensions. </w:t>
      </w:r>
    </w:p>
    <w:p w14:paraId="25370C6F" w14:textId="40D51A6F" w:rsidR="008A5E4E" w:rsidRDefault="0065745B">
      <w:pPr>
        <w:pStyle w:val="h3"/>
      </w:pPr>
      <w:bookmarkStart w:id="963" w:name="_Toc396034438"/>
      <w:r>
        <w:t>18.3.1</w:t>
      </w:r>
      <w:r w:rsidR="0091490B">
        <w:t>3</w:t>
      </w:r>
      <w:r>
        <w:t xml:space="preserve"> </w:t>
      </w:r>
      <w:bookmarkStart w:id="964" w:name="_Ref-2018735183"/>
      <w:bookmarkStart w:id="965" w:name="_Ref355223395"/>
      <w:r>
        <w:t>BrigImageGeometry</w:t>
      </w:r>
      <w:bookmarkEnd w:id="963"/>
      <w:bookmarkEnd w:id="964"/>
      <w:bookmarkEnd w:id="965"/>
    </w:p>
    <w:p w14:paraId="4BE4BA31" w14:textId="77777777" w:rsidR="008A5E4E" w:rsidRDefault="0065745B">
      <w:pPr>
        <w:pStyle w:val="p"/>
      </w:pPr>
      <w:r>
        <w:rPr>
          <w:rStyle w:val="code1"/>
        </w:rPr>
        <w:t>BrigImageGeometry</w:t>
      </w:r>
      <w:r>
        <w:t xml:space="preserve"> is used to specify the number of coordinates needed to access an image. For more information, see </w:t>
      </w:r>
      <w:r>
        <w:rPr>
          <w:rStyle w:val="xref1"/>
        </w:rPr>
        <w:t>7.1.3. Image Geometry (</w:t>
      </w:r>
      <w:r w:rsidR="009A76EE" w:rsidRPr="008A5E4E">
        <w:fldChar w:fldCharType="begin"/>
      </w:r>
      <w:r w:rsidR="008A5E4E">
        <w:instrText xml:space="preserve"> PAGEREF _Ref-1744325905 \p \h  \* MERGEFORMAT </w:instrText>
      </w:r>
      <w:r w:rsidR="009A76EE" w:rsidRPr="008A5E4E">
        <w:fldChar w:fldCharType="separate"/>
      </w:r>
      <w:r w:rsidR="00533AF0" w:rsidRPr="00533AF0">
        <w:rPr>
          <w:rStyle w:val="xref1"/>
          <w:noProof/>
        </w:rPr>
        <w:t>on</w:t>
      </w:r>
      <w:r w:rsidR="00533AF0">
        <w:rPr>
          <w:noProof/>
        </w:rPr>
        <w:t xml:space="preserve"> page 193</w:t>
      </w:r>
      <w:r w:rsidR="009A76EE" w:rsidRPr="008A5E4E">
        <w:rPr>
          <w:rStyle w:val="xref1"/>
        </w:rPr>
        <w:fldChar w:fldCharType="end"/>
      </w:r>
      <w:r>
        <w:rPr>
          <w:rStyle w:val="xref1"/>
        </w:rPr>
        <w:t>)</w:t>
      </w:r>
      <w:r>
        <w:t xml:space="preserve">. </w:t>
      </w:r>
    </w:p>
    <w:p w14:paraId="20C7C8AA" w14:textId="77777777" w:rsidR="008A5E4E" w:rsidRDefault="0065745B">
      <w:pPr>
        <w:pStyle w:val="pre"/>
      </w:pPr>
      <w:r>
        <w:t>typedef uint8_t BrigImageGeometry8_t;</w:t>
      </w:r>
      <w:r>
        <w:br/>
        <w:t xml:space="preserve"> enum BrigImageGeometry {</w:t>
      </w:r>
      <w:r>
        <w:br/>
        <w:t xml:space="preserve">   BRIG_GEOMETRY_1D = 0,</w:t>
      </w:r>
      <w:r>
        <w:br/>
        <w:t xml:space="preserve">   BRIG_GEOMETRY_2D = 1,</w:t>
      </w:r>
      <w:r>
        <w:br/>
        <w:t xml:space="preserve">   BRIG_GEOMETRY_3D = 2,</w:t>
      </w:r>
      <w:r>
        <w:br/>
        <w:t xml:space="preserve">   BRIG_GEOMETRY_1DA = 3,</w:t>
      </w:r>
      <w:r>
        <w:br/>
        <w:t xml:space="preserve">   BRIG_GEOMETRY_2DA = 4,</w:t>
      </w:r>
      <w:r>
        <w:br/>
        <w:t xml:space="preserve">   BRIG_GEOMETRY_1DB = 5,</w:t>
      </w:r>
      <w:r>
        <w:br/>
        <w:t xml:space="preserve">   BRIG_GEOMETRY_2DDEPTH = 6,</w:t>
      </w:r>
      <w:r>
        <w:br/>
        <w:t xml:space="preserve">   BRIG_GEOMETRY_2DADEPTH = 7</w:t>
      </w:r>
      <w:r w:rsidR="00865717">
        <w:t>,</w:t>
      </w:r>
      <w:r w:rsidR="00865717">
        <w:br/>
        <w:t xml:space="preserve">   </w:t>
      </w:r>
      <w:r w:rsidR="00865717" w:rsidRPr="00865717">
        <w:t>BRIG_GEOMETRY_FIRST_USER_DEFINED = 128</w:t>
      </w:r>
      <w:r>
        <w:br/>
        <w:t xml:space="preserve"> };</w:t>
      </w:r>
    </w:p>
    <w:p w14:paraId="2B69D396" w14:textId="77777777" w:rsidR="008A5E4E" w:rsidRDefault="0065745B">
      <w:pPr>
        <w:pStyle w:val="p"/>
      </w:pPr>
      <w:r>
        <w:t xml:space="preserve">Values 8 through </w:t>
      </w:r>
      <w:r w:rsidR="00865717">
        <w:t xml:space="preserve">127 are reserved, but values 128 to </w:t>
      </w:r>
      <w:r>
        <w:t xml:space="preserve">255 are available for </w:t>
      </w:r>
      <w:r w:rsidR="00865717">
        <w:t xml:space="preserve">implementation defined </w:t>
      </w:r>
      <w:r>
        <w:t xml:space="preserve">extensions. </w:t>
      </w:r>
    </w:p>
    <w:p w14:paraId="15E6F351" w14:textId="6E0D2B3C" w:rsidR="008A5E4E" w:rsidRDefault="0065745B">
      <w:pPr>
        <w:pStyle w:val="h3"/>
      </w:pPr>
      <w:bookmarkStart w:id="966" w:name="_Toc396034439"/>
      <w:r>
        <w:t>18.3.1</w:t>
      </w:r>
      <w:r w:rsidR="0091490B">
        <w:t>4</w:t>
      </w:r>
      <w:r>
        <w:t xml:space="preserve"> </w:t>
      </w:r>
      <w:bookmarkStart w:id="967" w:name="_Ref1475834875"/>
      <w:r>
        <w:t>BrigImageQuery</w:t>
      </w:r>
      <w:bookmarkEnd w:id="966"/>
      <w:bookmarkEnd w:id="967"/>
    </w:p>
    <w:p w14:paraId="58112B63" w14:textId="77777777" w:rsidR="008A5E4E" w:rsidRDefault="0065745B">
      <w:pPr>
        <w:pStyle w:val="p"/>
      </w:pPr>
      <w:r>
        <w:rPr>
          <w:rStyle w:val="code1"/>
        </w:rPr>
        <w:t>BrigImageQuery</w:t>
      </w:r>
      <w:r>
        <w:t xml:space="preserve"> is used to specify the image property being queried by the </w:t>
      </w:r>
      <w:r>
        <w:rPr>
          <w:rStyle w:val="code1"/>
        </w:rPr>
        <w:t>queryimage</w:t>
      </w:r>
      <w:r>
        <w:t xml:space="preserve"> operation. For more information, see </w:t>
      </w:r>
      <w:r>
        <w:rPr>
          <w:rStyle w:val="xref1"/>
        </w:rPr>
        <w:t>7.5. Query Image and Query Sampler Operations (</w:t>
      </w:r>
      <w:r w:rsidR="009A76EE" w:rsidRPr="008A5E4E">
        <w:fldChar w:fldCharType="begin"/>
      </w:r>
      <w:r w:rsidR="008A5E4E">
        <w:instrText xml:space="preserve"> PAGEREF _Ref742025704 \p \h  \* MERGEFORMAT </w:instrText>
      </w:r>
      <w:r w:rsidR="009A76EE" w:rsidRPr="008A5E4E">
        <w:fldChar w:fldCharType="separate"/>
      </w:r>
      <w:r w:rsidR="00533AF0" w:rsidRPr="00533AF0">
        <w:rPr>
          <w:rStyle w:val="xref1"/>
          <w:noProof/>
        </w:rPr>
        <w:t>on</w:t>
      </w:r>
      <w:r w:rsidR="00533AF0">
        <w:rPr>
          <w:noProof/>
        </w:rPr>
        <w:t xml:space="preserve"> page 221</w:t>
      </w:r>
      <w:r w:rsidR="009A76EE" w:rsidRPr="008A5E4E">
        <w:rPr>
          <w:rStyle w:val="xref1"/>
        </w:rPr>
        <w:fldChar w:fldCharType="end"/>
      </w:r>
      <w:r>
        <w:rPr>
          <w:rStyle w:val="xref1"/>
        </w:rPr>
        <w:t>)</w:t>
      </w:r>
      <w:r>
        <w:t>.</w:t>
      </w:r>
    </w:p>
    <w:p w14:paraId="25BA6150" w14:textId="77777777" w:rsidR="008A5E4E" w:rsidRDefault="0065745B">
      <w:pPr>
        <w:pStyle w:val="pre"/>
      </w:pPr>
      <w:r>
        <w:t>typedef uint8_t BrigImageQuery8_t;</w:t>
      </w:r>
      <w:r>
        <w:br/>
        <w:t xml:space="preserve"> enum BrigImageQuery {</w:t>
      </w:r>
      <w:r>
        <w:br/>
        <w:t xml:space="preserve">   BRIG_IMAGE_QUERY_WIDTH = 0,</w:t>
      </w:r>
      <w:r>
        <w:br/>
        <w:t xml:space="preserve">   BRIG_IMAGE_QUERY_HEIGHT = 1,</w:t>
      </w:r>
      <w:r>
        <w:br/>
        <w:t xml:space="preserve">   BRIG_IMAGE_QUERY_DEPTH = 2,</w:t>
      </w:r>
      <w:r>
        <w:br/>
        <w:t xml:space="preserve">   BRIG_IMAGE_QUERY_ARRAY = 3,</w:t>
      </w:r>
      <w:r>
        <w:br/>
        <w:t xml:space="preserve">   BRIG_IMAGE_QUERY_CHANNELORDER = 4,</w:t>
      </w:r>
      <w:r>
        <w:br/>
        <w:t xml:space="preserve">   BRIG_IMAGE_QUERY_CHANNELTYPE = 5</w:t>
      </w:r>
      <w:r>
        <w:br/>
        <w:t xml:space="preserve"> };</w:t>
      </w:r>
    </w:p>
    <w:p w14:paraId="7A340690" w14:textId="53816C0D" w:rsidR="008A5E4E" w:rsidRDefault="0065745B">
      <w:pPr>
        <w:pStyle w:val="h3"/>
      </w:pPr>
      <w:bookmarkStart w:id="968" w:name="_Toc396034440"/>
      <w:r>
        <w:t>18.3.1</w:t>
      </w:r>
      <w:r w:rsidR="0091490B">
        <w:t>5</w:t>
      </w:r>
      <w:r>
        <w:t xml:space="preserve"> </w:t>
      </w:r>
      <w:bookmarkStart w:id="969" w:name="_Ref1534161491"/>
      <w:bookmarkStart w:id="970" w:name="_Ref-718756640"/>
      <w:r>
        <w:t>BrigKind</w:t>
      </w:r>
      <w:bookmarkEnd w:id="968"/>
      <w:bookmarkEnd w:id="969"/>
      <w:bookmarkEnd w:id="970"/>
    </w:p>
    <w:p w14:paraId="38ECAD9C" w14:textId="77777777" w:rsidR="008A5E4E" w:rsidRDefault="0065745B">
      <w:pPr>
        <w:pStyle w:val="p"/>
      </w:pPr>
      <w:r>
        <w:rPr>
          <w:rStyle w:val="code1"/>
        </w:rPr>
        <w:t>BrigKind</w:t>
      </w:r>
      <w:r>
        <w:t xml:space="preserve"> is used to indicate the kind of the entries in the </w:t>
      </w:r>
      <w:r>
        <w:rPr>
          <w:rStyle w:val="code1"/>
        </w:rPr>
        <w:t>hsa_code</w:t>
      </w:r>
      <w:r>
        <w:t xml:space="preserve"> and </w:t>
      </w:r>
      <w:r>
        <w:rPr>
          <w:rStyle w:val="code1"/>
        </w:rPr>
        <w:t>hsa_operand</w:t>
      </w:r>
      <w:r>
        <w:t xml:space="preserve"> sections. The enumeration values are divided into three groupings: those for directives and instructions which can only be used for entries in the </w:t>
      </w:r>
      <w:r>
        <w:rPr>
          <w:rStyle w:val="code1"/>
        </w:rPr>
        <w:t>hsa_code</w:t>
      </w:r>
      <w:r>
        <w:t xml:space="preserve"> section; and those for operands which can only be used for entries in the </w:t>
      </w:r>
      <w:r>
        <w:rPr>
          <w:rStyle w:val="code1"/>
        </w:rPr>
        <w:t>hsa_operand</w:t>
      </w:r>
      <w:r>
        <w:t xml:space="preserve"> section. To allow for future expansion, each grouping has a distinct range of values. </w:t>
      </w:r>
    </w:p>
    <w:p w14:paraId="6ACD17B4" w14:textId="0362463B" w:rsidR="008A5E4E" w:rsidRDefault="0065745B">
      <w:pPr>
        <w:pStyle w:val="pre"/>
      </w:pPr>
      <w:r>
        <w:t>typedef uint16_t BrigKind16_t;</w:t>
      </w:r>
      <w:r>
        <w:br/>
        <w:t xml:space="preserve"> enum BrigKind {</w:t>
      </w:r>
      <w:r>
        <w:br/>
        <w:t xml:space="preserve">   BRIG_KIND_NONE = 0x0000,</w:t>
      </w:r>
      <w:r>
        <w:br/>
        <w:t xml:space="preserve">   BRIG_KIND_DIRECTIVE_BEGIN = 0x1000,</w:t>
      </w:r>
      <w:r>
        <w:br/>
        <w:t xml:space="preserve">       BRIG_KIND_DIRECTIVE_ARG_BLOCK_END = 0x1000,</w:t>
      </w:r>
      <w:r>
        <w:br/>
        <w:t xml:space="preserve">       BRIG_KIND_DIRECTIVE_ARG_BLOCK_START = 0x1001,</w:t>
      </w:r>
      <w:r>
        <w:br/>
        <w:t xml:space="preserve">       BRIG_KIND_DIRECTIVE_COMMENT = 0x1002,</w:t>
      </w:r>
      <w:r>
        <w:br/>
        <w:t xml:space="preserve">       BRIG_KIND_DIRECTIVE_CONTROL = 0x1003,</w:t>
      </w:r>
      <w:r>
        <w:br/>
        <w:t xml:space="preserve">       BRIG_KIND_DIRECTIVE_EXTENSION = 0x1004,</w:t>
      </w:r>
      <w:r>
        <w:br/>
        <w:t xml:space="preserve">       BRIG_KIND_DIRECTIVE_FBARRIER = 0x1005,</w:t>
      </w:r>
      <w:r>
        <w:br/>
        <w:t xml:space="preserve">       BRIG_KIND_DIRECTIVE_FUNCTION = 0x1006,</w:t>
      </w:r>
      <w:r>
        <w:br/>
        <w:t xml:space="preserve">       BRIG_KIND_DIRECTIVE_INDIRECT_FUNCTION = 0x1007,</w:t>
      </w:r>
      <w:r>
        <w:br/>
        <w:t xml:space="preserve">       BRIG_KIND_DIRECTIVE_KERNEL = 0x1008,</w:t>
      </w:r>
      <w:r>
        <w:br/>
        <w:t xml:space="preserve">       BRIG_KIND_DIRECTIVE_LABEL = 0x1009,</w:t>
      </w:r>
      <w:r>
        <w:br/>
        <w:t xml:space="preserve">       BRIG_KIND_DIRECTIVE_LOC = 0x100a,</w:t>
      </w:r>
      <w:r>
        <w:br/>
        <w:t xml:space="preserve">       BRIG_KIND_DIRECTIVE_</w:t>
      </w:r>
      <w:r w:rsidR="00055884">
        <w:t xml:space="preserve">MODULE </w:t>
      </w:r>
      <w:r>
        <w:t>= 0x100b,</w:t>
      </w:r>
      <w:r>
        <w:br/>
        <w:t xml:space="preserve">       BRIG_KIND_DIRECTIVE_</w:t>
      </w:r>
      <w:r w:rsidR="00055884">
        <w:t xml:space="preserve">PRAGMA </w:t>
      </w:r>
      <w:r>
        <w:t>= 0x100c,</w:t>
      </w:r>
      <w:r>
        <w:br/>
        <w:t xml:space="preserve">       BRIG_KIND_DIRECTIVE_</w:t>
      </w:r>
      <w:r w:rsidR="00055884">
        <w:t xml:space="preserve">SIGNATURE </w:t>
      </w:r>
      <w:r>
        <w:t>= 0x100d,</w:t>
      </w:r>
      <w:r>
        <w:br/>
        <w:t xml:space="preserve">       BRIG_KIND_DIRECTIVE_</w:t>
      </w:r>
      <w:r w:rsidR="00055884">
        <w:t xml:space="preserve">VARIABLE </w:t>
      </w:r>
      <w:r>
        <w:t>= 0x100e,</w:t>
      </w:r>
      <w:r>
        <w:br/>
        <w:t xml:space="preserve">   BRIG_KIND_DIRECTIVE_END = 0x100f,</w:t>
      </w:r>
      <w:r>
        <w:br/>
        <w:t xml:space="preserve">   BRIG_KIND_INST_BEGIN = 0x2000,</w:t>
      </w:r>
      <w:r>
        <w:br/>
        <w:t xml:space="preserve">       BRIG_KIND_INST_ADDR = 0x2000,</w:t>
      </w:r>
      <w:r>
        <w:br/>
        <w:t xml:space="preserve">       BRIG_KIND_INST_ATOMIC = 0x2001,</w:t>
      </w:r>
      <w:r>
        <w:br/>
        <w:t xml:space="preserve">       BRIG_KIND_INST_BASIC = 0x2002,</w:t>
      </w:r>
      <w:r>
        <w:br/>
        <w:t xml:space="preserve">       BRIG_KIND_INST_BR = 0x2003,</w:t>
      </w:r>
      <w:r>
        <w:br/>
        <w:t xml:space="preserve">       BRIG_KIND_INST_CMP = 0x2004,</w:t>
      </w:r>
      <w:r>
        <w:br/>
        <w:t xml:space="preserve">       BRIG_KIND_INST_CVT = 0x2005,</w:t>
      </w:r>
      <w:r>
        <w:br/>
        <w:t xml:space="preserve">       BRIG_KIND_INST_IMAGE = 0x2006,</w:t>
      </w:r>
      <w:r>
        <w:br/>
        <w:t xml:space="preserve">       BRIG_KIND_INST_LANE = 0x2007,</w:t>
      </w:r>
      <w:r>
        <w:br/>
        <w:t xml:space="preserve">       BRIG_KIND_INST_MEM = 0x2008,</w:t>
      </w:r>
      <w:r>
        <w:br/>
        <w:t xml:space="preserve">       BRIG_KIND_INST_MEM_FENCE = 0x2009,</w:t>
      </w:r>
      <w:r>
        <w:br/>
        <w:t xml:space="preserve">       BRIG_KIND_INST_MOD = 0x200a,</w:t>
      </w:r>
      <w:r>
        <w:br/>
        <w:t xml:space="preserve">       BRIG_KIND_INST_QUERY_IMAGE = 0x200b,</w:t>
      </w:r>
      <w:r>
        <w:br/>
        <w:t xml:space="preserve">       BRIG_KIND_INST_QUERY_SAMPLER = 0x200c,</w:t>
      </w:r>
      <w:r>
        <w:br/>
        <w:t xml:space="preserve">       BRIG_KIND_INST_QUEUE = 0x200d,</w:t>
      </w:r>
      <w:r>
        <w:br/>
        <w:t xml:space="preserve">       BRIG_KIND_INST_SEG = 0x200e,</w:t>
      </w:r>
      <w:r>
        <w:br/>
        <w:t xml:space="preserve">       BRIG_KIND_INST_SEG_CVT = 0x200f,</w:t>
      </w:r>
      <w:r>
        <w:br/>
        <w:t xml:space="preserve">       BRIG_KIND_INST_SIGNAL = 0x2010,</w:t>
      </w:r>
      <w:r>
        <w:br/>
        <w:t xml:space="preserve">       BRIG_KIND_INST_SOURCE_TYPE = 0x2011,</w:t>
      </w:r>
      <w:r>
        <w:br/>
        <w:t xml:space="preserve">   BRIG_KIND_INST_END = 0x2012,</w:t>
      </w:r>
      <w:r>
        <w:br/>
        <w:t xml:space="preserve">   BRIG_KIND_OPERAND_BEGIN = 0x3000,</w:t>
      </w:r>
      <w:r>
        <w:br/>
        <w:t xml:space="preserve">       BRIG_KIND_OPERAND_ADDRESS = 0x3000,</w:t>
      </w:r>
      <w:r w:rsidR="0031549D">
        <w:br/>
        <w:t xml:space="preserve">       </w:t>
      </w:r>
      <w:r w:rsidR="0031549D" w:rsidRPr="0031549D">
        <w:t>BRIG_KIND_OPERAND_ALIGN = 0x3001,</w:t>
      </w:r>
      <w:r>
        <w:br/>
      </w:r>
      <w:r w:rsidR="00192D06">
        <w:t xml:space="preserve">       BRIG_KIND_OPERAND_CODE_LIST = 0x3002,</w:t>
      </w:r>
      <w:r w:rsidR="00192D06">
        <w:br/>
        <w:t xml:space="preserve">       BRIG_KIND_OPERAND_CODE_REF = 0x3003,</w:t>
      </w:r>
      <w:r w:rsidR="00192D06">
        <w:br/>
      </w:r>
      <w:r>
        <w:t xml:space="preserve">       BRIG_KIND_OPERAND_</w:t>
      </w:r>
      <w:r w:rsidR="006D2273">
        <w:t>CONSTANT_BYTES</w:t>
      </w:r>
      <w:r>
        <w:t xml:space="preserve"> = 0x300</w:t>
      </w:r>
      <w:r w:rsidR="00192D06">
        <w:t>4</w:t>
      </w:r>
      <w:r>
        <w:t>,</w:t>
      </w:r>
      <w:r w:rsidR="006D2273">
        <w:br/>
      </w:r>
      <w:r w:rsidR="00C10587">
        <w:t xml:space="preserve">       BRIG_KIND_OPERAND_RESERVED = 0x3005,</w:t>
      </w:r>
      <w:r w:rsidR="00C10587">
        <w:br/>
      </w:r>
      <w:r w:rsidR="00192D06">
        <w:t xml:space="preserve">       BRIG_KIND</w:t>
      </w:r>
      <w:r w:rsidR="00C10587">
        <w:t>_OPERAND_CONSTANT_IMAGE = 0x3006</w:t>
      </w:r>
      <w:r w:rsidR="00192D06">
        <w:t>,</w:t>
      </w:r>
      <w:r w:rsidR="00192D06">
        <w:br/>
      </w:r>
      <w:r w:rsidR="006D2273">
        <w:t xml:space="preserve">       BRIG_KIND_OPERAN</w:t>
      </w:r>
      <w:r w:rsidR="00C10587">
        <w:t>D_CONSTANT_OPERAND_LIST = 0x3007</w:t>
      </w:r>
      <w:r w:rsidR="006D2273">
        <w:t>,</w:t>
      </w:r>
      <w:r>
        <w:br/>
      </w:r>
      <w:r w:rsidR="00192D06">
        <w:t xml:space="preserve">       BRIG_KIND_O</w:t>
      </w:r>
      <w:r w:rsidR="00C10587">
        <w:t>PERAND_CONSTANT_SAMPLER = 0x3008</w:t>
      </w:r>
      <w:r w:rsidR="00192D06">
        <w:t>,</w:t>
      </w:r>
      <w:r w:rsidR="00192D06">
        <w:br/>
      </w:r>
      <w:r>
        <w:t xml:space="preserve">       BRIG_KIND_OPERAND_OPERAND_LIST = 0x300</w:t>
      </w:r>
      <w:r w:rsidR="00192D06">
        <w:t>9</w:t>
      </w:r>
      <w:r>
        <w:t>,</w:t>
      </w:r>
      <w:r>
        <w:br/>
        <w:t xml:space="preserve">       BRIG_KIND_OPERAND_REG</w:t>
      </w:r>
      <w:r w:rsidR="00715E6C">
        <w:t>ISTER</w:t>
      </w:r>
      <w:r>
        <w:t xml:space="preserve"> = 0x300</w:t>
      </w:r>
      <w:r w:rsidR="00192D06">
        <w:t>a</w:t>
      </w:r>
      <w:r>
        <w:t>,</w:t>
      </w:r>
      <w:r>
        <w:br/>
        <w:t xml:space="preserve">       BRIG_KIND_OPERAND_STRING = 0x300</w:t>
      </w:r>
      <w:r w:rsidR="006D2273">
        <w:t>b</w:t>
      </w:r>
      <w:r>
        <w:t>,</w:t>
      </w:r>
      <w:r>
        <w:br/>
        <w:t xml:space="preserve">       BRIG_KIND_OPERAND_WAVESIZE = 0x3009</w:t>
      </w:r>
      <w:r w:rsidR="006D2273">
        <w:t>c</w:t>
      </w:r>
      <w:r>
        <w:t>,</w:t>
      </w:r>
      <w:r w:rsidR="0031549D">
        <w:t xml:space="preserve"> </w:t>
      </w:r>
      <w:r>
        <w:br/>
        <w:t xml:space="preserve">   BRIG_KIND_OPERAND_END = 0x300</w:t>
      </w:r>
      <w:r w:rsidR="006D2273">
        <w:t>d</w:t>
      </w:r>
      <w:r>
        <w:br/>
        <w:t xml:space="preserve"> };</w:t>
      </w:r>
    </w:p>
    <w:p w14:paraId="59135305" w14:textId="49210926" w:rsidR="008A5E4E" w:rsidRDefault="0065745B">
      <w:pPr>
        <w:pStyle w:val="h3"/>
      </w:pPr>
      <w:bookmarkStart w:id="971" w:name="_Toc396034441"/>
      <w:r>
        <w:t>18.3.1</w:t>
      </w:r>
      <w:r w:rsidR="0091490B">
        <w:t>6</w:t>
      </w:r>
      <w:r>
        <w:t xml:space="preserve"> </w:t>
      </w:r>
      <w:bookmarkStart w:id="972" w:name="_Ref1850432183"/>
      <w:r>
        <w:t>BrigLinkage</w:t>
      </w:r>
      <w:bookmarkEnd w:id="971"/>
      <w:bookmarkEnd w:id="972"/>
    </w:p>
    <w:p w14:paraId="5564BFC1" w14:textId="77777777" w:rsidR="008A5E4E" w:rsidRDefault="0065745B">
      <w:pPr>
        <w:pStyle w:val="p"/>
      </w:pPr>
      <w:r>
        <w:rPr>
          <w:rStyle w:val="code1"/>
        </w:rPr>
        <w:t>BrigLinkage</w:t>
      </w:r>
      <w:r>
        <w:t xml:space="preserve"> is used to specify linkage. For more information, see </w:t>
      </w:r>
      <w:r>
        <w:rPr>
          <w:rStyle w:val="xref1"/>
        </w:rPr>
        <w:t>4.12. Linkage (</w:t>
      </w:r>
      <w:r w:rsidR="009A76EE" w:rsidRPr="008A5E4E">
        <w:fldChar w:fldCharType="begin"/>
      </w:r>
      <w:r w:rsidR="008A5E4E">
        <w:instrText xml:space="preserve"> PAGEREF _Ref1969306197 \p \h  \* MERGEFORMAT </w:instrText>
      </w:r>
      <w:r w:rsidR="009A76EE" w:rsidRPr="008A5E4E">
        <w:fldChar w:fldCharType="separate"/>
      </w:r>
      <w:r w:rsidR="00533AF0" w:rsidRPr="00533AF0">
        <w:rPr>
          <w:rStyle w:val="xref1"/>
          <w:noProof/>
        </w:rPr>
        <w:t>on</w:t>
      </w:r>
      <w:r w:rsidR="00533AF0">
        <w:rPr>
          <w:noProof/>
        </w:rPr>
        <w:t xml:space="preserve"> page 76</w:t>
      </w:r>
      <w:r w:rsidR="009A76EE" w:rsidRPr="008A5E4E">
        <w:rPr>
          <w:rStyle w:val="xref1"/>
        </w:rPr>
        <w:fldChar w:fldCharType="end"/>
      </w:r>
      <w:r>
        <w:rPr>
          <w:rStyle w:val="xref1"/>
        </w:rPr>
        <w:t>)</w:t>
      </w:r>
      <w:r>
        <w:t>.</w:t>
      </w:r>
    </w:p>
    <w:p w14:paraId="151D4042" w14:textId="77777777" w:rsidR="008A5E4E" w:rsidRDefault="0065745B">
      <w:pPr>
        <w:pStyle w:val="pre"/>
      </w:pPr>
      <w:r>
        <w:t>typedef uint8_t BrigLinkage8_t;</w:t>
      </w:r>
      <w:r>
        <w:br/>
        <w:t xml:space="preserve"> enum BrigLinkage {</w:t>
      </w:r>
      <w:r>
        <w:br/>
        <w:t xml:space="preserve">   BRIG_LINKAGE_NONE = 0,</w:t>
      </w:r>
      <w:r>
        <w:br/>
        <w:t xml:space="preserve">   BRIG_LINKAGE_PROGRAM = 1,</w:t>
      </w:r>
      <w:r>
        <w:br/>
        <w:t xml:space="preserve">   BRIG_LINKAGE_MODULE = 2,</w:t>
      </w:r>
      <w:r>
        <w:br/>
        <w:t xml:space="preserve">   BRIG_LINKAGE_FUNCTION = 3,</w:t>
      </w:r>
      <w:r>
        <w:br/>
        <w:t xml:space="preserve">   BRIG_LINKAGE_ARG = 4</w:t>
      </w:r>
      <w:r>
        <w:br/>
        <w:t xml:space="preserve"> };</w:t>
      </w:r>
    </w:p>
    <w:p w14:paraId="1E36E218" w14:textId="259B63F9" w:rsidR="008A5E4E" w:rsidRDefault="0065745B">
      <w:pPr>
        <w:pStyle w:val="h3"/>
      </w:pPr>
      <w:bookmarkStart w:id="973" w:name="_Toc396034442"/>
      <w:r>
        <w:t>18.3.1</w:t>
      </w:r>
      <w:r w:rsidR="0091490B">
        <w:t>7</w:t>
      </w:r>
      <w:r>
        <w:t xml:space="preserve"> </w:t>
      </w:r>
      <w:bookmarkStart w:id="974" w:name="_Ref-2091724591"/>
      <w:r>
        <w:t>BrigMachineModel</w:t>
      </w:r>
      <w:bookmarkEnd w:id="973"/>
      <w:bookmarkEnd w:id="974"/>
    </w:p>
    <w:p w14:paraId="3A8C7C73" w14:textId="77777777" w:rsidR="008A5E4E" w:rsidRDefault="0065745B">
      <w:pPr>
        <w:pStyle w:val="p"/>
      </w:pPr>
      <w:r>
        <w:rPr>
          <w:rStyle w:val="code1"/>
        </w:rPr>
        <w:t>BrigMachineModel</w:t>
      </w:r>
      <w:r>
        <w:t xml:space="preserve"> is used to specify the kind of machine model. For more information, see </w:t>
      </w:r>
      <w:r>
        <w:rPr>
          <w:rStyle w:val="xref1"/>
        </w:rPr>
        <w:t>2.9. Small and Large Machine Models (</w:t>
      </w:r>
      <w:r w:rsidR="009A76EE" w:rsidRPr="008A5E4E">
        <w:fldChar w:fldCharType="begin"/>
      </w:r>
      <w:r w:rsidR="008A5E4E">
        <w:instrText xml:space="preserve"> PAGEREF _Ref1075441836 \p \h  \* MERGEFORMAT </w:instrText>
      </w:r>
      <w:r w:rsidR="009A76EE" w:rsidRPr="008A5E4E">
        <w:fldChar w:fldCharType="separate"/>
      </w:r>
      <w:r w:rsidR="00533AF0" w:rsidRPr="00533AF0">
        <w:rPr>
          <w:rStyle w:val="xref1"/>
          <w:noProof/>
        </w:rPr>
        <w:t>on</w:t>
      </w:r>
      <w:r w:rsidR="00533AF0">
        <w:rPr>
          <w:noProof/>
        </w:rPr>
        <w:t xml:space="preserve"> page 23</w:t>
      </w:r>
      <w:r w:rsidR="009A76EE" w:rsidRPr="008A5E4E">
        <w:rPr>
          <w:rStyle w:val="xref1"/>
        </w:rPr>
        <w:fldChar w:fldCharType="end"/>
      </w:r>
      <w:r>
        <w:rPr>
          <w:rStyle w:val="xref1"/>
        </w:rPr>
        <w:t>)</w:t>
      </w:r>
      <w:r>
        <w:t>.</w:t>
      </w:r>
    </w:p>
    <w:p w14:paraId="3A8F176D" w14:textId="77777777" w:rsidR="008A5E4E" w:rsidRDefault="0065745B">
      <w:pPr>
        <w:pStyle w:val="pre"/>
      </w:pPr>
      <w:r>
        <w:t>typedef uint8_t BrigMachineModel8_t;</w:t>
      </w:r>
      <w:r>
        <w:br/>
        <w:t xml:space="preserve"> enum BrigMachineModel {</w:t>
      </w:r>
      <w:r>
        <w:br/>
        <w:t xml:space="preserve">   BRIG_MACHINE_SMALL = 0,</w:t>
      </w:r>
      <w:r>
        <w:br/>
        <w:t xml:space="preserve">   BRIG_MACHINE_LARGE = 1</w:t>
      </w:r>
      <w:r>
        <w:br/>
        <w:t xml:space="preserve"> };</w:t>
      </w:r>
    </w:p>
    <w:p w14:paraId="1E828DA9" w14:textId="18EE9D09" w:rsidR="008A5E4E" w:rsidRDefault="0065745B">
      <w:pPr>
        <w:pStyle w:val="h3"/>
      </w:pPr>
      <w:bookmarkStart w:id="975" w:name="_Toc396034443"/>
      <w:r>
        <w:t>18.3.1</w:t>
      </w:r>
      <w:r w:rsidR="0091490B">
        <w:t>8</w:t>
      </w:r>
      <w:r>
        <w:t xml:space="preserve"> </w:t>
      </w:r>
      <w:bookmarkStart w:id="976" w:name="_Ref380558102"/>
      <w:r>
        <w:t>BrigMemoryModifierMask</w:t>
      </w:r>
      <w:bookmarkEnd w:id="975"/>
      <w:bookmarkEnd w:id="976"/>
    </w:p>
    <w:p w14:paraId="118156CD" w14:textId="77777777" w:rsidR="008A5E4E" w:rsidRDefault="0065745B">
      <w:pPr>
        <w:pStyle w:val="p"/>
      </w:pPr>
      <w:r>
        <w:rPr>
          <w:rStyle w:val="code1"/>
        </w:rPr>
        <w:t>BrigMemoryModifierMask</w:t>
      </w:r>
      <w:r>
        <w:t xml:space="preserve"> defines bit masks that can be used to access the modifiers for memory operations. </w:t>
      </w:r>
    </w:p>
    <w:p w14:paraId="29EBB81D" w14:textId="77777777" w:rsidR="008A5E4E" w:rsidRDefault="0065745B">
      <w:pPr>
        <w:pStyle w:val="pre"/>
      </w:pPr>
      <w:r>
        <w:t>typedef uint8_t BrigMemoryModifier8_t;</w:t>
      </w:r>
      <w:r>
        <w:br/>
        <w:t xml:space="preserve"> enum BrigMemoryModifierMask {</w:t>
      </w:r>
      <w:r>
        <w:br/>
        <w:t xml:space="preserve">   BRIG_MEMORY_CONST = 1</w:t>
      </w:r>
      <w:r>
        <w:br/>
        <w:t xml:space="preserve"> };</w:t>
      </w:r>
    </w:p>
    <w:p w14:paraId="5302E881" w14:textId="10C9FA38" w:rsidR="008A5E4E" w:rsidRDefault="0065745B">
      <w:pPr>
        <w:pStyle w:val="li"/>
        <w:numPr>
          <w:ilvl w:val="0"/>
          <w:numId w:val="245"/>
        </w:numPr>
        <w:spacing w:before="320" w:after="320"/>
        <w:ind w:left="600"/>
      </w:pPr>
      <w:r>
        <w:rPr>
          <w:rStyle w:val="code1"/>
        </w:rPr>
        <w:t>BRIG_MEMORY_CONST</w:t>
      </w:r>
      <w:r>
        <w:t xml:space="preserve"> — A bit mask that can be used to select the setting for the </w:t>
      </w:r>
      <w:r>
        <w:rPr>
          <w:rStyle w:val="code1"/>
        </w:rPr>
        <w:t>const</w:t>
      </w:r>
      <w:r>
        <w:t xml:space="preserve"> modifier. A 0 value means it is absent and a </w:t>
      </w:r>
      <w:r w:rsidR="006A16A6">
        <w:t>1</w:t>
      </w:r>
      <w:r>
        <w:t xml:space="preserve"> value means it is present. If the operation does not support the </w:t>
      </w:r>
      <w:r>
        <w:rPr>
          <w:rStyle w:val="code1"/>
        </w:rPr>
        <w:t>const</w:t>
      </w:r>
      <w:r>
        <w:t xml:space="preserve"> modifier, then </w:t>
      </w:r>
      <w:r w:rsidR="006A16A6">
        <w:t xml:space="preserve">the value </w:t>
      </w:r>
      <w:r>
        <w:t>must be 0.</w:t>
      </w:r>
    </w:p>
    <w:p w14:paraId="319E9101" w14:textId="2F90FF40" w:rsidR="008A5E4E" w:rsidRDefault="0065745B">
      <w:pPr>
        <w:pStyle w:val="h3"/>
      </w:pPr>
      <w:bookmarkStart w:id="977" w:name="_Toc396034444"/>
      <w:r>
        <w:t>18.3.1</w:t>
      </w:r>
      <w:r w:rsidR="0091490B">
        <w:t>9</w:t>
      </w:r>
      <w:r>
        <w:t xml:space="preserve"> </w:t>
      </w:r>
      <w:bookmarkStart w:id="978" w:name="_Ref2108393732"/>
      <w:r>
        <w:t>BrigMemoryOrder</w:t>
      </w:r>
      <w:bookmarkEnd w:id="977"/>
      <w:bookmarkEnd w:id="978"/>
    </w:p>
    <w:p w14:paraId="2B2D9BAC" w14:textId="77777777" w:rsidR="008A5E4E" w:rsidRDefault="0065745B">
      <w:pPr>
        <w:pStyle w:val="p"/>
      </w:pPr>
      <w:r>
        <w:rPr>
          <w:rStyle w:val="code1"/>
        </w:rPr>
        <w:t>BrigMemoryOrder</w:t>
      </w:r>
      <w:r>
        <w:t xml:space="preserve"> is used to specify the memory order of an atomic memory operation. For more information, see </w:t>
      </w:r>
      <w:r>
        <w:rPr>
          <w:rStyle w:val="xref1"/>
        </w:rPr>
        <w:t>6.2.1. Memory Order (</w:t>
      </w:r>
      <w:r w:rsidR="009A76EE" w:rsidRPr="008A5E4E">
        <w:fldChar w:fldCharType="begin"/>
      </w:r>
      <w:r w:rsidR="008A5E4E">
        <w:instrText xml:space="preserve"> PAGEREF _Ref-1029867526 \p \h  \* MERGEFORMAT </w:instrText>
      </w:r>
      <w:r w:rsidR="009A76EE" w:rsidRPr="008A5E4E">
        <w:fldChar w:fldCharType="separate"/>
      </w:r>
      <w:r w:rsidR="00533AF0" w:rsidRPr="00533AF0">
        <w:rPr>
          <w:rStyle w:val="xref1"/>
          <w:noProof/>
        </w:rPr>
        <w:t>on</w:t>
      </w:r>
      <w:r w:rsidR="00533AF0">
        <w:rPr>
          <w:noProof/>
        </w:rPr>
        <w:t xml:space="preserve"> page 159</w:t>
      </w:r>
      <w:r w:rsidR="009A76EE" w:rsidRPr="008A5E4E">
        <w:rPr>
          <w:rStyle w:val="xref1"/>
        </w:rPr>
        <w:fldChar w:fldCharType="end"/>
      </w:r>
      <w:r>
        <w:rPr>
          <w:rStyle w:val="xref1"/>
        </w:rPr>
        <w:t>)</w:t>
      </w:r>
      <w:r>
        <w:t xml:space="preserve">. </w:t>
      </w:r>
    </w:p>
    <w:p w14:paraId="0FB9D3D4" w14:textId="77777777" w:rsidR="008A5E4E" w:rsidRDefault="0065745B">
      <w:pPr>
        <w:pStyle w:val="pre"/>
      </w:pPr>
      <w:r>
        <w:t>typedef uint8_t BrigMemoryOrder8_t;</w:t>
      </w:r>
      <w:r>
        <w:br/>
        <w:t xml:space="preserve"> enum BrigMemoryOrder {</w:t>
      </w:r>
      <w:r>
        <w:br/>
        <w:t xml:space="preserve">   BRIG_MEMORY_ORDER_NONE = 0,</w:t>
      </w:r>
      <w:r>
        <w:br/>
        <w:t xml:space="preserve">   BRIG_MEMORY_ORDER_RELAXED = 1,</w:t>
      </w:r>
      <w:r>
        <w:br/>
        <w:t xml:space="preserve">   BRIG_MEMORY_ORDER_SC_ACQUIRE = 2,</w:t>
      </w:r>
      <w:r>
        <w:br/>
        <w:t xml:space="preserve">   BRIG_MEMORY_ORDER_SC_RELEASE = 3,</w:t>
      </w:r>
      <w:r>
        <w:br/>
        <w:t xml:space="preserve">   BRIG_MEMORY_ORDER_SC_ACQUIRE_RELEASE = 4</w:t>
      </w:r>
      <w:r>
        <w:br/>
        <w:t xml:space="preserve"> };</w:t>
      </w:r>
    </w:p>
    <w:p w14:paraId="67002449" w14:textId="661CB9DC" w:rsidR="008A5E4E" w:rsidRDefault="0065745B">
      <w:pPr>
        <w:pStyle w:val="h3"/>
      </w:pPr>
      <w:bookmarkStart w:id="979" w:name="_Toc396034445"/>
      <w:r>
        <w:t>18.3.</w:t>
      </w:r>
      <w:r w:rsidR="0091490B">
        <w:t>20</w:t>
      </w:r>
      <w:r>
        <w:t xml:space="preserve"> </w:t>
      </w:r>
      <w:bookmarkStart w:id="980" w:name="_Ref-938295553"/>
      <w:r>
        <w:t>BrigMemoryScope</w:t>
      </w:r>
      <w:bookmarkEnd w:id="979"/>
      <w:bookmarkEnd w:id="980"/>
    </w:p>
    <w:p w14:paraId="0B7CEE2C" w14:textId="77777777" w:rsidR="008A5E4E" w:rsidRDefault="0065745B">
      <w:pPr>
        <w:pStyle w:val="p"/>
      </w:pPr>
      <w:r>
        <w:rPr>
          <w:rStyle w:val="code1"/>
        </w:rPr>
        <w:t>BrigMemoryScope</w:t>
      </w:r>
      <w:r>
        <w:t xml:space="preserve"> is used to specify the memory scope for an atomic memory, signal or memory fence operation. For more information, see </w:t>
      </w:r>
      <w:r>
        <w:rPr>
          <w:rStyle w:val="xref1"/>
        </w:rPr>
        <w:t>6.2.2. Memory Scope (</w:t>
      </w:r>
      <w:r w:rsidR="009A76EE" w:rsidRPr="008A5E4E">
        <w:fldChar w:fldCharType="begin"/>
      </w:r>
      <w:r w:rsidR="008A5E4E">
        <w:instrText xml:space="preserve"> PAGEREF _Ref-1776328872 \p \h  \* MERGEFORMAT </w:instrText>
      </w:r>
      <w:r w:rsidR="009A76EE" w:rsidRPr="008A5E4E">
        <w:fldChar w:fldCharType="separate"/>
      </w:r>
      <w:r w:rsidR="00533AF0" w:rsidRPr="00533AF0">
        <w:rPr>
          <w:rStyle w:val="xref1"/>
          <w:noProof/>
        </w:rPr>
        <w:t>on</w:t>
      </w:r>
      <w:r w:rsidR="00533AF0">
        <w:rPr>
          <w:noProof/>
        </w:rPr>
        <w:t xml:space="preserve"> page 162</w:t>
      </w:r>
      <w:r w:rsidR="009A76EE" w:rsidRPr="008A5E4E">
        <w:rPr>
          <w:rStyle w:val="xref1"/>
        </w:rPr>
        <w:fldChar w:fldCharType="end"/>
      </w:r>
      <w:r>
        <w:rPr>
          <w:rStyle w:val="xref1"/>
        </w:rPr>
        <w:t>)</w:t>
      </w:r>
      <w:r>
        <w:t xml:space="preserve">. </w:t>
      </w:r>
    </w:p>
    <w:p w14:paraId="0AB9E7D2" w14:textId="1CA4395D" w:rsidR="00962859" w:rsidRDefault="0065745B" w:rsidP="00962859">
      <w:pPr>
        <w:pStyle w:val="pre"/>
      </w:pPr>
      <w:r>
        <w:t>typedef uint8_t BrigMemoryScope8_t;</w:t>
      </w:r>
      <w:r>
        <w:br/>
        <w:t xml:space="preserve"> enum BrigMemoryScope {</w:t>
      </w:r>
      <w:r>
        <w:br/>
        <w:t xml:space="preserve">   BRIG_MEMORY_SCOPE_NONE = 0,</w:t>
      </w:r>
      <w:r>
        <w:br/>
        <w:t xml:space="preserve">   BRIG_MEMORY_SCOPE_WORKITEM = 1,</w:t>
      </w:r>
      <w:r>
        <w:br/>
        <w:t xml:space="preserve">   BRIG_MEMORY_SCOPE_WAVEFRONT = 2,</w:t>
      </w:r>
      <w:r>
        <w:br/>
        <w:t xml:space="preserve">   BRIG_MEMORY_SCOPE_WORKGROUP = 3,</w:t>
      </w:r>
      <w:r>
        <w:br/>
        <w:t xml:space="preserve">   BRIG_MEMORY_SCOPE_</w:t>
      </w:r>
      <w:r w:rsidR="00C07C21">
        <w:t>AGENT</w:t>
      </w:r>
      <w:r>
        <w:t xml:space="preserve"> = 4,</w:t>
      </w:r>
      <w:r>
        <w:br/>
        <w:t xml:space="preserve">   BRIG_MEMORY_SCOPE_SYSTEM = 5</w:t>
      </w:r>
      <w:r>
        <w:br/>
        <w:t xml:space="preserve"> };</w:t>
      </w:r>
      <w:bookmarkStart w:id="981" w:name="_Toc396034446"/>
    </w:p>
    <w:p w14:paraId="74265438" w14:textId="04DDB6A2" w:rsidR="001E03B8" w:rsidRDefault="0091490B" w:rsidP="00A272C0">
      <w:pPr>
        <w:pStyle w:val="h3"/>
      </w:pPr>
      <w:r>
        <w:t>18.3.21</w:t>
      </w:r>
      <w:r w:rsidR="00962859">
        <w:t xml:space="preserve"> BrigModuleHeader</w:t>
      </w:r>
    </w:p>
    <w:p w14:paraId="44B38475" w14:textId="77777777" w:rsidR="001E03B8" w:rsidRDefault="001E03B8" w:rsidP="001E03B8">
      <w:pPr>
        <w:pStyle w:val="p"/>
      </w:pPr>
      <w:r>
        <w:t xml:space="preserve">The first entry in a BRIG module must be </w:t>
      </w:r>
      <w:r>
        <w:rPr>
          <w:rStyle w:val="code1"/>
        </w:rPr>
        <w:t>BrigModuleHeader</w:t>
      </w:r>
      <w:r>
        <w:t>. It must be 16 byte aligned.</w:t>
      </w:r>
      <w:r w:rsidRPr="00B661D1">
        <w:t xml:space="preserve"> </w:t>
      </w:r>
      <w:r>
        <w:t xml:space="preserve">See </w:t>
      </w:r>
      <w:r>
        <w:rPr>
          <w:rStyle w:val="xref1"/>
        </w:rPr>
        <w:t>18.2. BRIG Module (</w:t>
      </w:r>
      <w:r>
        <w:fldChar w:fldCharType="begin"/>
      </w:r>
      <w:r>
        <w:instrText xml:space="preserve"> PAGEREF  brig_module \h \p  \* MERGEFORMAT </w:instrText>
      </w:r>
      <w:r>
        <w:fldChar w:fldCharType="separate"/>
      </w:r>
      <w:r>
        <w:rPr>
          <w:noProof/>
        </w:rPr>
        <w:t>above</w:t>
      </w:r>
      <w:r>
        <w:fldChar w:fldCharType="end"/>
      </w:r>
      <w:r>
        <w:rPr>
          <w:rStyle w:val="xref1"/>
        </w:rPr>
        <w:t>)</w:t>
      </w:r>
      <w:r>
        <w:t>.</w:t>
      </w:r>
    </w:p>
    <w:p w14:paraId="35ED5332" w14:textId="3E270D62" w:rsidR="001E03B8" w:rsidRDefault="001E03B8" w:rsidP="001E03B8">
      <w:pPr>
        <w:pStyle w:val="pNoPageBreakAfter"/>
      </w:pPr>
      <w:r>
        <w:t>Syntax is:</w:t>
      </w:r>
    </w:p>
    <w:p w14:paraId="6C9D8512" w14:textId="25A06F27" w:rsidR="001E03B8" w:rsidRDefault="001E03B8" w:rsidP="001E03B8">
      <w:pPr>
        <w:pStyle w:val="pre"/>
      </w:pPr>
      <w:r>
        <w:t>struct BrigModuleHeader {</w:t>
      </w:r>
      <w:r>
        <w:br/>
        <w:t xml:space="preserve">   char identification[8];</w:t>
      </w:r>
      <w:r>
        <w:br/>
        <w:t xml:space="preserve">   BrigVersion32_t brigMajor;</w:t>
      </w:r>
      <w:r>
        <w:br/>
        <w:t xml:space="preserve">   BrigVersion32_t brigMinor;</w:t>
      </w:r>
      <w:r>
        <w:br/>
        <w:t xml:space="preserve">   </w:t>
      </w:r>
      <w:r w:rsidR="009B6C72">
        <w:t>u</w:t>
      </w:r>
      <w:r>
        <w:t>int64_t byteCount;</w:t>
      </w:r>
      <w:r>
        <w:br/>
        <w:t xml:space="preserve">   uint8_t hash[64];</w:t>
      </w:r>
      <w:r>
        <w:br/>
        <w:t xml:space="preserve">   uint32_t reserved;</w:t>
      </w:r>
      <w:r>
        <w:br/>
        <w:t xml:space="preserve">   uint32_t sectionCount;</w:t>
      </w:r>
      <w:r>
        <w:br/>
        <w:t xml:space="preserve">   uint64_t sectionIndex;</w:t>
      </w:r>
      <w:r>
        <w:br/>
        <w:t xml:space="preserve"> };</w:t>
      </w:r>
    </w:p>
    <w:p w14:paraId="7206F08F" w14:textId="77777777" w:rsidR="001E03B8" w:rsidRDefault="001E03B8" w:rsidP="001E03B8">
      <w:pPr>
        <w:pStyle w:val="pNoPageBreakAfter"/>
      </w:pPr>
      <w:r>
        <w:t>Fields are:</w:t>
      </w:r>
    </w:p>
    <w:p w14:paraId="0F4782E2" w14:textId="77777777" w:rsidR="001E03B8" w:rsidRPr="000E06FB" w:rsidRDefault="001E03B8" w:rsidP="001E03B8">
      <w:pPr>
        <w:pStyle w:val="li"/>
        <w:numPr>
          <w:ilvl w:val="0"/>
          <w:numId w:val="239"/>
        </w:numPr>
        <w:spacing w:before="320"/>
        <w:ind w:left="600"/>
        <w:rPr>
          <w:rStyle w:val="code1"/>
          <w:rFonts w:ascii="Cambria" w:hAnsi="Cambria" w:cs="Cambria"/>
          <w:sz w:val="22"/>
          <w:szCs w:val="22"/>
        </w:rPr>
      </w:pPr>
      <w:r>
        <w:rPr>
          <w:rStyle w:val="code1"/>
        </w:rPr>
        <w:t>char identification[8]</w:t>
      </w:r>
      <w:r>
        <w:t xml:space="preserve"> — A magic number used to identify that this is a BRIG module. Must have the ASCII character string value of “HSA BRIG”.</w:t>
      </w:r>
    </w:p>
    <w:p w14:paraId="4574BEFD" w14:textId="77777777" w:rsidR="001E03B8" w:rsidRDefault="001E03B8" w:rsidP="001E03B8">
      <w:pPr>
        <w:pStyle w:val="li"/>
        <w:numPr>
          <w:ilvl w:val="0"/>
          <w:numId w:val="239"/>
        </w:numPr>
        <w:ind w:left="600"/>
      </w:pPr>
      <w:r>
        <w:rPr>
          <w:rStyle w:val="code1"/>
        </w:rPr>
        <w:t>BrigVersion32_t brigMajor</w:t>
      </w:r>
      <w:r>
        <w:t xml:space="preserve"> — The BRIG object format major version. When generating BRIG, must be </w:t>
      </w:r>
      <w:r>
        <w:rPr>
          <w:rStyle w:val="code1"/>
        </w:rPr>
        <w:t>BRIG_VERSION_BRIG_MAJOR</w:t>
      </w:r>
      <w:r>
        <w:t xml:space="preserve">. When consuming BRIG, must be </w:t>
      </w:r>
      <w:r>
        <w:rPr>
          <w:rStyle w:val="code1"/>
        </w:rPr>
        <w:t>BRIG_VERSION_BRIG_MAJOR</w:t>
      </w:r>
      <w:r>
        <w:t xml:space="preserve"> to be compatible with this revision of the BRIG object format specification. See </w:t>
      </w:r>
      <w:r>
        <w:rPr>
          <w:rStyle w:val="xref1"/>
        </w:rPr>
        <w:t>18.3.36. BrigVersion (</w:t>
      </w:r>
      <w:r w:rsidRPr="008A5E4E">
        <w:fldChar w:fldCharType="begin"/>
      </w:r>
      <w:r>
        <w:instrText xml:space="preserve"> PAGEREF _Ref19260406 \p \h  \* MERGEFORMAT </w:instrText>
      </w:r>
      <w:r w:rsidRPr="008A5E4E">
        <w:fldChar w:fldCharType="separate"/>
      </w:r>
      <w:r w:rsidRPr="00533AF0">
        <w:rPr>
          <w:rStyle w:val="xref1"/>
          <w:noProof/>
        </w:rPr>
        <w:t>on</w:t>
      </w:r>
      <w:r>
        <w:rPr>
          <w:noProof/>
        </w:rPr>
        <w:t xml:space="preserve"> page 325</w:t>
      </w:r>
      <w:r w:rsidRPr="008A5E4E">
        <w:rPr>
          <w:rStyle w:val="xref1"/>
        </w:rPr>
        <w:fldChar w:fldCharType="end"/>
      </w:r>
      <w:r>
        <w:rPr>
          <w:rStyle w:val="xref1"/>
        </w:rPr>
        <w:t>)</w:t>
      </w:r>
      <w:r>
        <w:t>.</w:t>
      </w:r>
    </w:p>
    <w:p w14:paraId="2ACFD42A" w14:textId="1A3DE40E" w:rsidR="001E03B8" w:rsidRPr="000E06FB" w:rsidRDefault="001E03B8" w:rsidP="001E03B8">
      <w:pPr>
        <w:pStyle w:val="li"/>
        <w:numPr>
          <w:ilvl w:val="0"/>
          <w:numId w:val="239"/>
        </w:numPr>
        <w:ind w:left="600"/>
        <w:rPr>
          <w:rStyle w:val="code1"/>
          <w:rFonts w:ascii="Cambria" w:hAnsi="Cambria" w:cs="Cambria"/>
          <w:sz w:val="22"/>
          <w:szCs w:val="22"/>
        </w:rPr>
      </w:pPr>
      <w:r>
        <w:rPr>
          <w:rStyle w:val="code1"/>
        </w:rPr>
        <w:t>BrigVersion32_t brigM</w:t>
      </w:r>
      <w:r w:rsidR="00456143">
        <w:rPr>
          <w:rStyle w:val="code1"/>
        </w:rPr>
        <w:t>inor</w:t>
      </w:r>
      <w:r>
        <w:t xml:space="preserve"> — The BRIG object format m</w:t>
      </w:r>
      <w:r w:rsidR="00456143">
        <w:t>inor</w:t>
      </w:r>
      <w:r>
        <w:t xml:space="preserve"> version. When generating BRIG, must be </w:t>
      </w:r>
      <w:r>
        <w:rPr>
          <w:rStyle w:val="code1"/>
        </w:rPr>
        <w:t>BRIG_VERSION_BRIG_M</w:t>
      </w:r>
      <w:r w:rsidR="00456143">
        <w:rPr>
          <w:rStyle w:val="code1"/>
        </w:rPr>
        <w:t>INOR</w:t>
      </w:r>
      <w:r>
        <w:t xml:space="preserve">. When consuming BRIG, </w:t>
      </w:r>
      <w:r w:rsidR="00456143">
        <w:rPr>
          <w:rStyle w:val="code1"/>
        </w:rPr>
        <w:t>brigMajor must be</w:t>
      </w:r>
      <w:r w:rsidR="00456143" w:rsidRPr="00456143">
        <w:rPr>
          <w:rStyle w:val="code1"/>
        </w:rPr>
        <w:t xml:space="preserve"> </w:t>
      </w:r>
      <w:r w:rsidR="00456143">
        <w:rPr>
          <w:rStyle w:val="code1"/>
        </w:rPr>
        <w:t>BRIG_VERSION_BRIG_MAJOR</w:t>
      </w:r>
      <w:r w:rsidR="00456143">
        <w:t xml:space="preserve"> and </w:t>
      </w:r>
      <w:r w:rsidR="00456143">
        <w:rPr>
          <w:rStyle w:val="code1"/>
        </w:rPr>
        <w:t>brigMinor</w:t>
      </w:r>
      <w:r w:rsidR="00456143">
        <w:t xml:space="preserve"> </w:t>
      </w:r>
      <w:r>
        <w:t>must be</w:t>
      </w:r>
      <w:r w:rsidR="00456143">
        <w:t xml:space="preserve"> less than or equal to</w:t>
      </w:r>
      <w:r>
        <w:t xml:space="preserve"> </w:t>
      </w:r>
      <w:r>
        <w:rPr>
          <w:rStyle w:val="code1"/>
        </w:rPr>
        <w:t>BRIG_VERSION_BRIG_MAJOR</w:t>
      </w:r>
      <w:r>
        <w:t xml:space="preserve"> to be compatible with this revision of the BRIG object format specification. See </w:t>
      </w:r>
      <w:r>
        <w:rPr>
          <w:rStyle w:val="xref1"/>
        </w:rPr>
        <w:t>18.3.36. BrigVersion (</w:t>
      </w:r>
      <w:r w:rsidRPr="008A5E4E">
        <w:fldChar w:fldCharType="begin"/>
      </w:r>
      <w:r>
        <w:instrText xml:space="preserve"> PAGEREF _Ref19260406 \p \h  \* MERGEFORMAT </w:instrText>
      </w:r>
      <w:r w:rsidRPr="008A5E4E">
        <w:fldChar w:fldCharType="separate"/>
      </w:r>
      <w:r w:rsidRPr="00533AF0">
        <w:rPr>
          <w:rStyle w:val="xref1"/>
          <w:noProof/>
        </w:rPr>
        <w:t>on</w:t>
      </w:r>
      <w:r>
        <w:rPr>
          <w:noProof/>
        </w:rPr>
        <w:t xml:space="preserve"> page 325</w:t>
      </w:r>
      <w:r w:rsidRPr="008A5E4E">
        <w:rPr>
          <w:rStyle w:val="xref1"/>
        </w:rPr>
        <w:fldChar w:fldCharType="end"/>
      </w:r>
      <w:r>
        <w:rPr>
          <w:rStyle w:val="xref1"/>
        </w:rPr>
        <w:t>)</w:t>
      </w:r>
      <w:r>
        <w:t>.</w:t>
      </w:r>
    </w:p>
    <w:p w14:paraId="020B2A73" w14:textId="77777777" w:rsidR="001E03B8" w:rsidRPr="00B61A3F" w:rsidRDefault="001E03B8" w:rsidP="001E03B8">
      <w:pPr>
        <w:pStyle w:val="li"/>
        <w:numPr>
          <w:ilvl w:val="0"/>
          <w:numId w:val="239"/>
        </w:numPr>
        <w:spacing w:before="320"/>
        <w:ind w:left="600"/>
        <w:rPr>
          <w:rStyle w:val="code1"/>
          <w:rFonts w:ascii="Cambria" w:hAnsi="Cambria" w:cs="Cambria"/>
          <w:sz w:val="22"/>
          <w:szCs w:val="22"/>
        </w:rPr>
      </w:pPr>
      <w:r>
        <w:rPr>
          <w:rStyle w:val="code1"/>
        </w:rPr>
        <w:t>uint64_t byteCount</w:t>
      </w:r>
      <w:r>
        <w:t xml:space="preserve"> — Size in bytes of the contiguous chunk of memory that contains the entire BRIG module, including the section index, all the sections and any padding between sections. Must be a multiple of 16.</w:t>
      </w:r>
    </w:p>
    <w:p w14:paraId="0168336E" w14:textId="77777777" w:rsidR="001E03B8" w:rsidRDefault="001E03B8" w:rsidP="001E03B8">
      <w:pPr>
        <w:pStyle w:val="li"/>
        <w:numPr>
          <w:ilvl w:val="0"/>
          <w:numId w:val="239"/>
        </w:numPr>
        <w:spacing w:before="320"/>
        <w:ind w:left="600"/>
      </w:pPr>
      <w:r w:rsidRPr="00636634">
        <w:rPr>
          <w:rFonts w:ascii="Courier New" w:hAnsi="Courier New" w:cs="Courier New"/>
        </w:rPr>
        <w:t>uint8_t hash[64]</w:t>
      </w:r>
      <w:r>
        <w:t xml:space="preserve"> — A 512-bit value that can be used as a hash of the contents of the BRIG module. The hash function used, and the data included, is implementation dependent. If unused then must be set to all zero.</w:t>
      </w:r>
    </w:p>
    <w:p w14:paraId="1589B88A" w14:textId="074F1BE1" w:rsidR="001E03B8" w:rsidRPr="00A06C87" w:rsidRDefault="001E03B8" w:rsidP="001E03B8">
      <w:pPr>
        <w:pStyle w:val="li"/>
        <w:numPr>
          <w:ilvl w:val="0"/>
          <w:numId w:val="239"/>
        </w:numPr>
        <w:spacing w:before="320"/>
        <w:ind w:left="600"/>
        <w:rPr>
          <w:rStyle w:val="code1"/>
          <w:rFonts w:ascii="Cambria" w:hAnsi="Cambria" w:cs="Cambria"/>
          <w:sz w:val="22"/>
          <w:szCs w:val="22"/>
        </w:rPr>
      </w:pPr>
      <w:r>
        <w:rPr>
          <w:rStyle w:val="code1"/>
        </w:rPr>
        <w:t>uint32_t reserved</w:t>
      </w:r>
      <w:r>
        <w:t xml:space="preserve"> — Must be 0.</w:t>
      </w:r>
    </w:p>
    <w:p w14:paraId="555D47C5" w14:textId="2798CBF4" w:rsidR="00150D80" w:rsidRDefault="001E03B8" w:rsidP="00A272C0">
      <w:pPr>
        <w:pStyle w:val="li"/>
        <w:numPr>
          <w:ilvl w:val="0"/>
          <w:numId w:val="239"/>
        </w:numPr>
        <w:spacing w:before="320"/>
        <w:ind w:left="600"/>
      </w:pPr>
      <w:r>
        <w:rPr>
          <w:rStyle w:val="code1"/>
        </w:rPr>
        <w:t>uint32_t sectionCount</w:t>
      </w:r>
      <w:r>
        <w:t xml:space="preserve"> — Number of sections in the module. Must be at least 3</w:t>
      </w:r>
      <w:r w:rsidR="00150D80">
        <w:t xml:space="preserve"> for the standard sections</w:t>
      </w:r>
      <w:r>
        <w:t>.</w:t>
      </w:r>
      <w:r w:rsidR="00150D80">
        <w:t xml:space="preserve"> See </w:t>
      </w:r>
      <w:r w:rsidR="00150D80">
        <w:rPr>
          <w:rStyle w:val="xref1"/>
        </w:rPr>
        <w:t>18.2. BRIG Module (</w:t>
      </w:r>
      <w:r w:rsidR="00150D80">
        <w:fldChar w:fldCharType="begin"/>
      </w:r>
      <w:r w:rsidR="00150D80">
        <w:instrText xml:space="preserve"> PAGEREF  brig_module \h \p  \* MERGEFORMAT </w:instrText>
      </w:r>
      <w:r w:rsidR="00150D80">
        <w:fldChar w:fldCharType="separate"/>
      </w:r>
      <w:r w:rsidR="00150D80">
        <w:rPr>
          <w:noProof/>
        </w:rPr>
        <w:t>on page 316</w:t>
      </w:r>
      <w:r w:rsidR="00150D80">
        <w:fldChar w:fldCharType="end"/>
      </w:r>
      <w:r w:rsidR="00150D80">
        <w:rPr>
          <w:rStyle w:val="xref1"/>
        </w:rPr>
        <w:t>)</w:t>
      </w:r>
      <w:r w:rsidR="00150D80">
        <w:t>.</w:t>
      </w:r>
    </w:p>
    <w:p w14:paraId="185D8AB4" w14:textId="769721DC" w:rsidR="00962859" w:rsidRDefault="001E03B8" w:rsidP="00A272C0">
      <w:pPr>
        <w:pStyle w:val="li"/>
        <w:numPr>
          <w:ilvl w:val="0"/>
          <w:numId w:val="239"/>
        </w:numPr>
        <w:spacing w:before="320"/>
        <w:ind w:left="600"/>
      </w:pPr>
      <w:r>
        <w:rPr>
          <w:rStyle w:val="code1"/>
        </w:rPr>
        <w:t>uint64_t sectionIndex</w:t>
      </w:r>
      <w:r>
        <w:t xml:space="preserve"> — </w:t>
      </w:r>
      <w:r w:rsidRPr="00A06C87">
        <w:t xml:space="preserve">Byte offset from start of the BRIG module to the base of </w:t>
      </w:r>
      <w:r>
        <w:t xml:space="preserve">the BRIG section index. Must be a multiple of 8. There must be exactly </w:t>
      </w:r>
      <w:r w:rsidRPr="00A272C0">
        <w:rPr>
          <w:rFonts w:ascii="Courier New" w:hAnsi="Courier New" w:cs="Courier New"/>
          <w:sz w:val="20"/>
          <w:szCs w:val="20"/>
        </w:rPr>
        <w:t>sectionCount</w:t>
      </w:r>
      <w:r>
        <w:t xml:space="preserve"> entries of type </w:t>
      </w:r>
      <w:r w:rsidRPr="00A272C0">
        <w:rPr>
          <w:rFonts w:ascii="Courier New" w:hAnsi="Courier New" w:cs="Courier New"/>
        </w:rPr>
        <w:t>uint64_t</w:t>
      </w:r>
      <w:r>
        <w:t xml:space="preserve"> in the the array. See </w:t>
      </w:r>
      <w:r>
        <w:rPr>
          <w:rStyle w:val="xref1"/>
        </w:rPr>
        <w:t>18.2. BRIG Module (</w:t>
      </w:r>
      <w:r>
        <w:fldChar w:fldCharType="begin"/>
      </w:r>
      <w:r>
        <w:instrText xml:space="preserve"> PAGEREF  brig_module \h \p  \* MERGEFORMAT </w:instrText>
      </w:r>
      <w:r>
        <w:fldChar w:fldCharType="separate"/>
      </w:r>
      <w:r w:rsidR="00150D80">
        <w:rPr>
          <w:noProof/>
        </w:rPr>
        <w:t>on page 316</w:t>
      </w:r>
      <w:r>
        <w:fldChar w:fldCharType="end"/>
      </w:r>
      <w:r>
        <w:rPr>
          <w:rStyle w:val="xref1"/>
        </w:rPr>
        <w:t>)</w:t>
      </w:r>
      <w:r>
        <w:t>.</w:t>
      </w:r>
    </w:p>
    <w:p w14:paraId="21B6560A" w14:textId="128CFE23" w:rsidR="008A5E4E" w:rsidRDefault="0065745B" w:rsidP="00962859">
      <w:pPr>
        <w:pStyle w:val="h3"/>
      </w:pPr>
      <w:r>
        <w:t>18.3.2</w:t>
      </w:r>
      <w:r w:rsidR="0091490B">
        <w:t>2</w:t>
      </w:r>
      <w:r>
        <w:t xml:space="preserve"> BrigOpcode</w:t>
      </w:r>
      <w:bookmarkEnd w:id="981"/>
    </w:p>
    <w:p w14:paraId="6B0F8E2E" w14:textId="77777777" w:rsidR="008A5E4E" w:rsidRDefault="0065745B">
      <w:pPr>
        <w:pStyle w:val="p"/>
      </w:pPr>
      <w:r>
        <w:rPr>
          <w:rStyle w:val="code1"/>
        </w:rPr>
        <w:t>BrigOpcode</w:t>
      </w:r>
      <w:r>
        <w:t xml:space="preserve"> is used to specify the opcode for the HSAIL operation. </w:t>
      </w:r>
    </w:p>
    <w:p w14:paraId="4ECE5EAA" w14:textId="654EC512" w:rsidR="008A5E4E" w:rsidRDefault="0065745B">
      <w:pPr>
        <w:pStyle w:val="pre"/>
      </w:pPr>
      <w:r>
        <w:t>typedef uint16_t BrigOpcode16_t;</w:t>
      </w:r>
      <w:r>
        <w:br/>
        <w:t xml:space="preserve"> enum BrigOpcode {</w:t>
      </w:r>
      <w:r>
        <w:br/>
        <w:t xml:space="preserve">   BRIG_OPCODE_NOP = 0,</w:t>
      </w:r>
      <w:r>
        <w:br/>
        <w:t xml:space="preserve">   BRIG_OPCODE_ABS = 1,</w:t>
      </w:r>
      <w:r>
        <w:br/>
        <w:t xml:space="preserve">   BRIG_OPCODE_ADD = 2,</w:t>
      </w:r>
      <w:r>
        <w:br/>
        <w:t xml:space="preserve">   BRIG_OPCODE_BORROW = 3,</w:t>
      </w:r>
      <w:r>
        <w:br/>
        <w:t xml:space="preserve">   BRIG_OPCODE_CARRY = 4,</w:t>
      </w:r>
      <w:r>
        <w:br/>
        <w:t xml:space="preserve">   BRIG_OPCODE_CEIL = 5,</w:t>
      </w:r>
      <w:r>
        <w:br/>
        <w:t xml:space="preserve">   BRIG_OPCODE_COPYSIGN = 6,</w:t>
      </w:r>
      <w:r>
        <w:br/>
        <w:t xml:space="preserve">   BRIG_OPCODE_DIV = 7,</w:t>
      </w:r>
      <w:r>
        <w:br/>
        <w:t xml:space="preserve">   BRIG_OPCODE_FLOOR = 8,</w:t>
      </w:r>
      <w:r>
        <w:br/>
        <w:t xml:space="preserve">   BRIG_OPCODE_FMA = 9,</w:t>
      </w:r>
      <w:r>
        <w:br/>
        <w:t xml:space="preserve">   BRIG_OPCODE_FRACT = 10,</w:t>
      </w:r>
      <w:r>
        <w:br/>
        <w:t xml:space="preserve">   BRIG_OPCODE_MAD = 11,</w:t>
      </w:r>
      <w:r>
        <w:br/>
        <w:t xml:space="preserve">   BRIG_OPCODE_MAX = 12,</w:t>
      </w:r>
      <w:r>
        <w:br/>
        <w:t xml:space="preserve">   BRIG_OPCODE_MIN = 13,</w:t>
      </w:r>
      <w:r>
        <w:br/>
        <w:t xml:space="preserve">   BRIG_OPCODE_MUL = 14,</w:t>
      </w:r>
      <w:r>
        <w:br/>
        <w:t xml:space="preserve">   BRIG_OPCODE_MULHI = 15,</w:t>
      </w:r>
      <w:r>
        <w:br/>
        <w:t xml:space="preserve">   BRIG_OPCODE_NEG = 16,</w:t>
      </w:r>
      <w:r>
        <w:br/>
        <w:t xml:space="preserve">   BRIG_OPCODE_REM = 17,</w:t>
      </w:r>
      <w:r>
        <w:br/>
        <w:t xml:space="preserve">   BRIG_OPCODE_RINT = 18,</w:t>
      </w:r>
      <w:r>
        <w:br/>
        <w:t xml:space="preserve">   BRIG_OPCODE_SQRT = 19,</w:t>
      </w:r>
      <w:r>
        <w:br/>
        <w:t xml:space="preserve">   BRIG_OPCODE_SUB = 20,</w:t>
      </w:r>
      <w:r>
        <w:br/>
        <w:t xml:space="preserve">   BRIG_OPCODE_TRUNC = 21,</w:t>
      </w:r>
      <w:r>
        <w:br/>
        <w:t xml:space="preserve">   BRIG_OPCODE_MAD24 = 22,</w:t>
      </w:r>
      <w:r>
        <w:br/>
        <w:t xml:space="preserve">   BRIG_OPCODE_MAD24HI = 23,</w:t>
      </w:r>
      <w:r>
        <w:br/>
        <w:t xml:space="preserve">   BRIG_OPCODE_MUL24 = 24,</w:t>
      </w:r>
      <w:r>
        <w:br/>
        <w:t xml:space="preserve">   BRIG_OPCODE_MUL24HI = 25,</w:t>
      </w:r>
      <w:r>
        <w:br/>
        <w:t xml:space="preserve">   BRIG_OPCODE_SHL = 26,</w:t>
      </w:r>
      <w:r>
        <w:br/>
        <w:t xml:space="preserve">   BRIG_OPCODE_SHR = 27,</w:t>
      </w:r>
      <w:r>
        <w:br/>
        <w:t xml:space="preserve">   BRIG_OPCODE_AND = 28,</w:t>
      </w:r>
      <w:r>
        <w:br/>
        <w:t xml:space="preserve">   BRIG_OPCODE_NOT = 29,</w:t>
      </w:r>
      <w:r>
        <w:br/>
        <w:t xml:space="preserve">   BRIG_OPCODE_OR = 30,</w:t>
      </w:r>
      <w:r>
        <w:br/>
        <w:t xml:space="preserve">   BRIG_OPCODE_POPCOUNT = 31,</w:t>
      </w:r>
      <w:r>
        <w:br/>
        <w:t xml:space="preserve">   BRIG_OPCODE_XOR = 32,</w:t>
      </w:r>
      <w:r>
        <w:br/>
        <w:t xml:space="preserve">   BRIG_OPCODE_BITEXTRACT = 33,</w:t>
      </w:r>
      <w:r>
        <w:br/>
        <w:t xml:space="preserve">   BRIG_OPCODE_BITINSERT = 34,</w:t>
      </w:r>
      <w:r>
        <w:br/>
        <w:t xml:space="preserve">   BRIG_OPCODE_BITMASK = 35,</w:t>
      </w:r>
      <w:r>
        <w:br/>
        <w:t xml:space="preserve">   BRIG_OPCODE_BITREV = 36,</w:t>
      </w:r>
      <w:r>
        <w:br/>
        <w:t xml:space="preserve">   BRIG_OPCODE_BITSELECT = 37,</w:t>
      </w:r>
      <w:r>
        <w:br/>
        <w:t xml:space="preserve">   BRIG_OPCODE_FIRSTBIT = 38,</w:t>
      </w:r>
      <w:r>
        <w:br/>
        <w:t xml:space="preserve">   BRIG_OPCODE_LASTBIT = 39,</w:t>
      </w:r>
      <w:r>
        <w:br/>
        <w:t xml:space="preserve">   BRIG_OPCODE_COMBINE = 40,</w:t>
      </w:r>
      <w:r>
        <w:br/>
        <w:t xml:space="preserve">   BRIG_OPCODE_EXPAND = 41,</w:t>
      </w:r>
      <w:r>
        <w:br/>
        <w:t xml:space="preserve">   BRIG_OPCODE_LDA = 42,</w:t>
      </w:r>
      <w:r>
        <w:br/>
        <w:t xml:space="preserve">   BRIG_OPCODE_MOV = 43,</w:t>
      </w:r>
      <w:r>
        <w:br/>
        <w:t xml:space="preserve">   BRIG_OPCODE_SHUFFLE = 44,</w:t>
      </w:r>
      <w:r>
        <w:br/>
        <w:t xml:space="preserve">   BRIG_OPCODE_UNPACKHI = 45,</w:t>
      </w:r>
      <w:r>
        <w:br/>
        <w:t xml:space="preserve">   BRIG_OPCODE_UNPACKLO = 46,</w:t>
      </w:r>
      <w:r>
        <w:br/>
        <w:t xml:space="preserve">   BRIG_OPCODE_PACK = 47,</w:t>
      </w:r>
      <w:r>
        <w:br/>
        <w:t xml:space="preserve">   BRIG_OPCODE_UNPACK = 48,</w:t>
      </w:r>
      <w:r>
        <w:br/>
        <w:t xml:space="preserve">   BRIG_OPCODE_CMOV = 49,</w:t>
      </w:r>
      <w:r>
        <w:br/>
        <w:t xml:space="preserve">   BRIG_OPCODE_CLASS = 50,</w:t>
      </w:r>
      <w:r>
        <w:br/>
        <w:t xml:space="preserve">   BRIG_OPCODE_NCOS = 51,</w:t>
      </w:r>
      <w:r>
        <w:br/>
        <w:t xml:space="preserve">   BRIG_OPCODE_NEXP2 = 52,</w:t>
      </w:r>
      <w:r>
        <w:br/>
        <w:t xml:space="preserve">   BRIG_OPCODE_NFMA = 53,</w:t>
      </w:r>
      <w:r>
        <w:br/>
        <w:t xml:space="preserve">   BRIG_OPCODE_NLOG2 = 54,</w:t>
      </w:r>
      <w:r>
        <w:br/>
        <w:t xml:space="preserve">   BRIG_OPCODE_NRCP = 55,</w:t>
      </w:r>
      <w:r>
        <w:br/>
        <w:t xml:space="preserve">   BRIG_OPCODE_NRSQRT = 56,</w:t>
      </w:r>
      <w:r>
        <w:br/>
        <w:t xml:space="preserve">   BRIG_OPCODE_NSIN = 57,</w:t>
      </w:r>
      <w:r>
        <w:br/>
        <w:t xml:space="preserve">   BRIG_OPCODE_NSQRT = 58,</w:t>
      </w:r>
      <w:r>
        <w:br/>
        <w:t xml:space="preserve">   BRIG_OPCODE_BITALIGN = 59,</w:t>
      </w:r>
      <w:r>
        <w:br/>
        <w:t xml:space="preserve">   BRIG_OPCODE_BYTEALIGN = 60,</w:t>
      </w:r>
      <w:r>
        <w:br/>
        <w:t xml:space="preserve">   BRIG_OPCODE_PACKCVT = 61,</w:t>
      </w:r>
      <w:r>
        <w:br/>
        <w:t xml:space="preserve">   BRIG_OPCODE_UNPACKCVT = 62,</w:t>
      </w:r>
      <w:r>
        <w:br/>
        <w:t xml:space="preserve">   BRIG_OPCODE_LERP = 63,</w:t>
      </w:r>
      <w:r>
        <w:br/>
        <w:t xml:space="preserve">   BRIG_OPCODE_SAD = 64,</w:t>
      </w:r>
      <w:r>
        <w:br/>
        <w:t xml:space="preserve">   BRIG_OPCODE_SADHI = 65,</w:t>
      </w:r>
      <w:r>
        <w:br/>
        <w:t xml:space="preserve">   BRIG_OPCODE_SEGMENTP = 66,</w:t>
      </w:r>
      <w:r>
        <w:br/>
        <w:t xml:space="preserve">   BRIG_OPCODE_FTOS = 67,</w:t>
      </w:r>
      <w:r>
        <w:br/>
        <w:t xml:space="preserve">   BRIG_OPCODE_STOF = 68,</w:t>
      </w:r>
      <w:r>
        <w:br/>
        <w:t xml:space="preserve">   BRIG_OPCODE_CMP = 69,</w:t>
      </w:r>
      <w:r>
        <w:br/>
        <w:t xml:space="preserve">   BRIG_OPCODE_CVT = 70,</w:t>
      </w:r>
      <w:r>
        <w:br/>
        <w:t xml:space="preserve">   BRIG_OPCODE_LD = 71,</w:t>
      </w:r>
      <w:r>
        <w:br/>
        <w:t xml:space="preserve">   BRIG_OPCODE_ST = 72,</w:t>
      </w:r>
      <w:r>
        <w:br/>
        <w:t xml:space="preserve">   BRIG_OPCODE_ATOMIC = 73,</w:t>
      </w:r>
      <w:r>
        <w:br/>
        <w:t xml:space="preserve">   BRIG_OPCODE_ATOMICNORET = 74,</w:t>
      </w:r>
      <w:r>
        <w:br/>
        <w:t xml:space="preserve">   BRIG_OPCODE_SIGNAL = 75,</w:t>
      </w:r>
      <w:r>
        <w:br/>
        <w:t xml:space="preserve">   BRIG_OPCODE_SIGNALNORET = 76,</w:t>
      </w:r>
      <w:r>
        <w:br/>
        <w:t xml:space="preserve">   BRIG_OPCODE_MEMFENCE = 77,</w:t>
      </w:r>
      <w:r>
        <w:br/>
        <w:t xml:space="preserve">   BRIG_OPCODE_RDIMAGE = 78,</w:t>
      </w:r>
      <w:r>
        <w:br/>
        <w:t xml:space="preserve">   BRIG_OPCODE_LDIMAGE = 79,</w:t>
      </w:r>
      <w:r>
        <w:br/>
        <w:t xml:space="preserve">   BRIG_OPCODE_STIMAGE = 80,</w:t>
      </w:r>
      <w:r>
        <w:br/>
      </w:r>
      <w:ins w:id="982" w:author="ttye" w:date="2015-02-25T18:26:00Z">
        <w:r w:rsidR="00D4555E">
          <w:t xml:space="preserve">   </w:t>
        </w:r>
        <w:r w:rsidR="00D4555E" w:rsidRPr="00D4555E">
          <w:t>BRIG_OPCODE_IMAGEFENCE = 81,</w:t>
        </w:r>
        <w:r w:rsidR="00D4555E">
          <w:br/>
        </w:r>
      </w:ins>
      <w:r>
        <w:t xml:space="preserve">   BRIG_OPCODE_QUERYIMAGE = 8</w:t>
      </w:r>
      <w:ins w:id="983" w:author="ttye" w:date="2015-02-25T18:26:00Z">
        <w:r w:rsidR="00D4555E">
          <w:t>2</w:t>
        </w:r>
      </w:ins>
      <w:del w:id="984" w:author="ttye" w:date="2015-02-25T18:26:00Z">
        <w:r w:rsidDel="00D4555E">
          <w:delText>1</w:delText>
        </w:r>
      </w:del>
      <w:r>
        <w:t>,</w:t>
      </w:r>
      <w:r>
        <w:br/>
        <w:t xml:space="preserve">   BRIG_OPCODE_QUERYSAMPLER = 8</w:t>
      </w:r>
      <w:ins w:id="985" w:author="ttye" w:date="2015-02-25T18:26:00Z">
        <w:r w:rsidR="00D4555E">
          <w:t>3</w:t>
        </w:r>
      </w:ins>
      <w:del w:id="986" w:author="ttye" w:date="2015-02-25T18:26:00Z">
        <w:r w:rsidDel="00D4555E">
          <w:delText>2</w:delText>
        </w:r>
      </w:del>
      <w:r>
        <w:t>,</w:t>
      </w:r>
      <w:r>
        <w:br/>
        <w:t xml:space="preserve">   BRIG_OPCODE_CBR = 8</w:t>
      </w:r>
      <w:ins w:id="987" w:author="ttye" w:date="2015-02-25T18:26:00Z">
        <w:r w:rsidR="00D4555E">
          <w:t>4</w:t>
        </w:r>
      </w:ins>
      <w:del w:id="988" w:author="ttye" w:date="2015-02-25T18:26:00Z">
        <w:r w:rsidDel="00D4555E">
          <w:delText>3</w:delText>
        </w:r>
      </w:del>
      <w:r>
        <w:t>,</w:t>
      </w:r>
      <w:r>
        <w:br/>
        <w:t xml:space="preserve">   BRIG_OPCODE_BR = 8</w:t>
      </w:r>
      <w:ins w:id="989" w:author="ttye" w:date="2015-02-25T18:26:00Z">
        <w:r w:rsidR="00D4555E">
          <w:t>5</w:t>
        </w:r>
      </w:ins>
      <w:del w:id="990" w:author="ttye" w:date="2015-02-25T18:26:00Z">
        <w:r w:rsidDel="00D4555E">
          <w:delText>4</w:delText>
        </w:r>
      </w:del>
      <w:r>
        <w:t>,</w:t>
      </w:r>
      <w:r>
        <w:br/>
        <w:t xml:space="preserve">   BRIG_OPCODE_SBR = 8</w:t>
      </w:r>
      <w:ins w:id="991" w:author="ttye" w:date="2015-02-25T18:26:00Z">
        <w:r w:rsidR="00D4555E">
          <w:t>6</w:t>
        </w:r>
      </w:ins>
      <w:del w:id="992" w:author="ttye" w:date="2015-02-25T18:26:00Z">
        <w:r w:rsidDel="00D4555E">
          <w:delText>5</w:delText>
        </w:r>
      </w:del>
      <w:r>
        <w:t>,</w:t>
      </w:r>
      <w:r>
        <w:br/>
        <w:t xml:space="preserve">   BRIG_OPCODE_BARRIER = 8</w:t>
      </w:r>
      <w:ins w:id="993" w:author="ttye" w:date="2015-02-25T18:26:00Z">
        <w:r w:rsidR="00D4555E">
          <w:t>7</w:t>
        </w:r>
      </w:ins>
      <w:del w:id="994" w:author="ttye" w:date="2015-02-25T18:26:00Z">
        <w:r w:rsidDel="00D4555E">
          <w:delText>6</w:delText>
        </w:r>
      </w:del>
      <w:r>
        <w:t>,</w:t>
      </w:r>
      <w:r>
        <w:br/>
        <w:t xml:space="preserve">   BRIG_OPCODE_WAVEBARRIER = 8</w:t>
      </w:r>
      <w:ins w:id="995" w:author="ttye" w:date="2015-02-25T18:26:00Z">
        <w:r w:rsidR="00D4555E">
          <w:t>8</w:t>
        </w:r>
      </w:ins>
      <w:del w:id="996" w:author="ttye" w:date="2015-02-25T18:26:00Z">
        <w:r w:rsidDel="00D4555E">
          <w:delText>7</w:delText>
        </w:r>
      </w:del>
      <w:r>
        <w:t>,</w:t>
      </w:r>
      <w:r>
        <w:br/>
        <w:t xml:space="preserve">   BRIG_OPCODE_ARRIVEFBAR = 8</w:t>
      </w:r>
      <w:ins w:id="997" w:author="ttye" w:date="2015-02-25T18:26:00Z">
        <w:r w:rsidR="00D4555E">
          <w:t>9</w:t>
        </w:r>
      </w:ins>
      <w:del w:id="998" w:author="ttye" w:date="2015-02-25T18:26:00Z">
        <w:r w:rsidDel="00D4555E">
          <w:delText>8</w:delText>
        </w:r>
      </w:del>
      <w:r>
        <w:t>,</w:t>
      </w:r>
      <w:r>
        <w:br/>
        <w:t xml:space="preserve">   BRIG_OPCODE_INITFBAR = </w:t>
      </w:r>
      <w:ins w:id="999" w:author="ttye" w:date="2015-02-25T18:26:00Z">
        <w:r w:rsidR="00D4555E">
          <w:t>90</w:t>
        </w:r>
      </w:ins>
      <w:del w:id="1000" w:author="ttye" w:date="2015-02-25T18:26:00Z">
        <w:r w:rsidDel="00D4555E">
          <w:delText>89</w:delText>
        </w:r>
      </w:del>
      <w:r>
        <w:t>,</w:t>
      </w:r>
      <w:r>
        <w:br/>
        <w:t xml:space="preserve">   BRIG_OPCODE_JOINFBAR = 9</w:t>
      </w:r>
      <w:ins w:id="1001" w:author="ttye" w:date="2015-02-25T18:26:00Z">
        <w:r w:rsidR="00D4555E">
          <w:t>1</w:t>
        </w:r>
      </w:ins>
      <w:del w:id="1002" w:author="ttye" w:date="2015-02-25T18:26:00Z">
        <w:r w:rsidDel="00D4555E">
          <w:delText>0</w:delText>
        </w:r>
      </w:del>
      <w:r>
        <w:t>,</w:t>
      </w:r>
      <w:r>
        <w:br/>
        <w:t xml:space="preserve">   BRIG_OPCODE_LEAVEFBAR = 9</w:t>
      </w:r>
      <w:ins w:id="1003" w:author="ttye" w:date="2015-02-25T18:26:00Z">
        <w:r w:rsidR="00D4555E">
          <w:t>2</w:t>
        </w:r>
      </w:ins>
      <w:del w:id="1004" w:author="ttye" w:date="2015-02-25T18:26:00Z">
        <w:r w:rsidDel="00D4555E">
          <w:delText>1</w:delText>
        </w:r>
      </w:del>
      <w:r>
        <w:t>,</w:t>
      </w:r>
      <w:r>
        <w:br/>
        <w:t xml:space="preserve">   BRIG_OPCODE_RELEASEFBAR = 9</w:t>
      </w:r>
      <w:ins w:id="1005" w:author="ttye" w:date="2015-02-25T18:26:00Z">
        <w:r w:rsidR="00D4555E">
          <w:t>3</w:t>
        </w:r>
      </w:ins>
      <w:del w:id="1006" w:author="ttye" w:date="2015-02-25T18:26:00Z">
        <w:r w:rsidDel="00D4555E">
          <w:delText>2</w:delText>
        </w:r>
      </w:del>
      <w:r>
        <w:t>,</w:t>
      </w:r>
      <w:r>
        <w:br/>
        <w:t xml:space="preserve">   BRIG_OPCODE_WAITFBAR = 9</w:t>
      </w:r>
      <w:ins w:id="1007" w:author="ttye" w:date="2015-02-25T18:26:00Z">
        <w:r w:rsidR="00D4555E">
          <w:t>4</w:t>
        </w:r>
      </w:ins>
      <w:del w:id="1008" w:author="ttye" w:date="2015-02-25T18:26:00Z">
        <w:r w:rsidDel="00D4555E">
          <w:delText>3</w:delText>
        </w:r>
      </w:del>
      <w:r>
        <w:t>,</w:t>
      </w:r>
      <w:r>
        <w:br/>
        <w:t xml:space="preserve">   BRIG_OPCODE_LDF = 9</w:t>
      </w:r>
      <w:ins w:id="1009" w:author="ttye" w:date="2015-02-25T18:26:00Z">
        <w:r w:rsidR="00D4555E">
          <w:t>5</w:t>
        </w:r>
      </w:ins>
      <w:del w:id="1010" w:author="ttye" w:date="2015-02-25T18:26:00Z">
        <w:r w:rsidDel="00D4555E">
          <w:delText>4</w:delText>
        </w:r>
      </w:del>
      <w:r>
        <w:t>,</w:t>
      </w:r>
      <w:r>
        <w:br/>
        <w:t xml:space="preserve">   BRIG_OPCODE_ACTIVELANECOUNT = 9</w:t>
      </w:r>
      <w:ins w:id="1011" w:author="ttye" w:date="2015-02-25T18:27:00Z">
        <w:r w:rsidR="00D4555E">
          <w:t>6</w:t>
        </w:r>
      </w:ins>
      <w:del w:id="1012" w:author="ttye" w:date="2015-02-25T18:27:00Z">
        <w:r w:rsidDel="00D4555E">
          <w:delText>5</w:delText>
        </w:r>
      </w:del>
      <w:r>
        <w:t>,</w:t>
      </w:r>
      <w:r>
        <w:br/>
        <w:t xml:space="preserve">   BRIG_OPCODE_ACTIVELANEID = 9</w:t>
      </w:r>
      <w:ins w:id="1013" w:author="ttye" w:date="2015-02-25T18:27:00Z">
        <w:r w:rsidR="00D4555E">
          <w:t>7</w:t>
        </w:r>
      </w:ins>
      <w:del w:id="1014" w:author="ttye" w:date="2015-02-25T18:27:00Z">
        <w:r w:rsidDel="00D4555E">
          <w:delText>6</w:delText>
        </w:r>
      </w:del>
      <w:r>
        <w:t>,</w:t>
      </w:r>
      <w:r>
        <w:br/>
        <w:t xml:space="preserve">   BRIG_OPCODE_ACTIVELANEMASK = 9</w:t>
      </w:r>
      <w:ins w:id="1015" w:author="ttye" w:date="2015-02-25T18:27:00Z">
        <w:r w:rsidR="00D4555E">
          <w:t>8</w:t>
        </w:r>
      </w:ins>
      <w:del w:id="1016" w:author="ttye" w:date="2015-02-25T18:27:00Z">
        <w:r w:rsidDel="00D4555E">
          <w:delText>7</w:delText>
        </w:r>
      </w:del>
      <w:r>
        <w:t>,</w:t>
      </w:r>
      <w:r>
        <w:br/>
        <w:t xml:space="preserve">   BRIG_OPCODE_</w:t>
      </w:r>
      <w:r w:rsidR="00A14DB2">
        <w:t xml:space="preserve">ACTIVELANEPERMUTE </w:t>
      </w:r>
      <w:r>
        <w:t>= 9</w:t>
      </w:r>
      <w:ins w:id="1017" w:author="ttye" w:date="2015-02-25T18:27:00Z">
        <w:r w:rsidR="00D4555E">
          <w:t>9</w:t>
        </w:r>
      </w:ins>
      <w:del w:id="1018" w:author="ttye" w:date="2015-02-25T18:27:00Z">
        <w:r w:rsidDel="00D4555E">
          <w:delText>8</w:delText>
        </w:r>
      </w:del>
      <w:r>
        <w:t>,</w:t>
      </w:r>
      <w:r>
        <w:br/>
        <w:t xml:space="preserve">   BRIG_OPCODE_CALL = </w:t>
      </w:r>
      <w:ins w:id="1019" w:author="ttye" w:date="2015-02-25T18:27:00Z">
        <w:r w:rsidR="00D4555E">
          <w:t>100</w:t>
        </w:r>
      </w:ins>
      <w:del w:id="1020" w:author="ttye" w:date="2015-02-25T18:27:00Z">
        <w:r w:rsidDel="00D4555E">
          <w:delText>99</w:delText>
        </w:r>
      </w:del>
      <w:r>
        <w:t>,</w:t>
      </w:r>
      <w:r>
        <w:br/>
        <w:t xml:space="preserve">   BRIG_OPCODE_SCALL = 10</w:t>
      </w:r>
      <w:ins w:id="1021" w:author="ttye" w:date="2015-02-25T18:27:00Z">
        <w:r w:rsidR="00D4555E">
          <w:t>1</w:t>
        </w:r>
      </w:ins>
      <w:del w:id="1022" w:author="ttye" w:date="2015-02-25T18:27:00Z">
        <w:r w:rsidDel="00D4555E">
          <w:delText>0</w:delText>
        </w:r>
      </w:del>
      <w:r>
        <w:t>,</w:t>
      </w:r>
      <w:r>
        <w:br/>
        <w:t xml:space="preserve">   BRIG_OPCODE_ICALL = 10</w:t>
      </w:r>
      <w:ins w:id="1023" w:author="ttye" w:date="2015-02-25T18:27:00Z">
        <w:r w:rsidR="00D4555E">
          <w:t>2</w:t>
        </w:r>
      </w:ins>
      <w:del w:id="1024" w:author="ttye" w:date="2015-02-25T18:27:00Z">
        <w:r w:rsidDel="00D4555E">
          <w:delText>1</w:delText>
        </w:r>
      </w:del>
      <w:r>
        <w:t>,</w:t>
      </w:r>
      <w:r>
        <w:br/>
        <w:t xml:space="preserve">   BRIG_OPCODE_RET = 10</w:t>
      </w:r>
      <w:ins w:id="1025" w:author="ttye" w:date="2015-02-25T18:27:00Z">
        <w:r w:rsidR="00D4555E">
          <w:t>3</w:t>
        </w:r>
      </w:ins>
      <w:del w:id="1026" w:author="ttye" w:date="2015-02-25T18:27:00Z">
        <w:r w:rsidR="00FD6BD1" w:rsidDel="00D4555E">
          <w:delText>2</w:delText>
        </w:r>
      </w:del>
      <w:r>
        <w:t>,</w:t>
      </w:r>
      <w:r>
        <w:br/>
        <w:t xml:space="preserve">   BRIG_OPCODE_ALLOCA = 10</w:t>
      </w:r>
      <w:ins w:id="1027" w:author="ttye" w:date="2015-02-25T18:27:00Z">
        <w:r w:rsidR="00D4555E">
          <w:t>4</w:t>
        </w:r>
      </w:ins>
      <w:del w:id="1028" w:author="ttye" w:date="2015-02-25T18:27:00Z">
        <w:r w:rsidR="00FD6BD1" w:rsidDel="00D4555E">
          <w:delText>3</w:delText>
        </w:r>
      </w:del>
      <w:r>
        <w:t>,</w:t>
      </w:r>
      <w:r>
        <w:br/>
        <w:t xml:space="preserve">   BRIG_OPCODE_CURRENTWORKGROUPSIZE = 10</w:t>
      </w:r>
      <w:ins w:id="1029" w:author="ttye" w:date="2015-02-25T18:27:00Z">
        <w:r w:rsidR="00D4555E">
          <w:t>5</w:t>
        </w:r>
      </w:ins>
      <w:del w:id="1030" w:author="ttye" w:date="2015-02-25T18:27:00Z">
        <w:r w:rsidR="00FD6BD1" w:rsidDel="00D4555E">
          <w:delText>4</w:delText>
        </w:r>
      </w:del>
      <w:r>
        <w:t>,</w:t>
      </w:r>
      <w:r w:rsidR="001C45AB">
        <w:br/>
      </w:r>
      <w:r w:rsidR="001C45AB" w:rsidRPr="001C45AB">
        <w:t xml:space="preserve">  </w:t>
      </w:r>
      <w:r w:rsidR="001C45AB">
        <w:t xml:space="preserve"> </w:t>
      </w:r>
      <w:r w:rsidR="001C45AB" w:rsidRPr="001C45AB">
        <w:t>BRIG_OPCODE_CURRENTWORKITEMFLATID = 10</w:t>
      </w:r>
      <w:ins w:id="1031" w:author="ttye" w:date="2015-02-25T18:27:00Z">
        <w:r w:rsidR="00D4555E">
          <w:t>6</w:t>
        </w:r>
      </w:ins>
      <w:del w:id="1032" w:author="ttye" w:date="2015-02-25T18:27:00Z">
        <w:r w:rsidR="001C45AB" w:rsidRPr="001C45AB" w:rsidDel="00D4555E">
          <w:delText>5</w:delText>
        </w:r>
      </w:del>
      <w:r w:rsidR="001C45AB" w:rsidRPr="001C45AB">
        <w:t>,</w:t>
      </w:r>
      <w:r>
        <w:br/>
        <w:t xml:space="preserve">   BRIG_OPCODE_DIM = 10</w:t>
      </w:r>
      <w:ins w:id="1033" w:author="ttye" w:date="2015-02-25T18:27:00Z">
        <w:r w:rsidR="00D4555E">
          <w:t>7</w:t>
        </w:r>
      </w:ins>
      <w:del w:id="1034" w:author="ttye" w:date="2015-02-25T18:27:00Z">
        <w:r w:rsidR="001C45AB" w:rsidDel="00D4555E">
          <w:delText>6</w:delText>
        </w:r>
      </w:del>
      <w:r>
        <w:t>,</w:t>
      </w:r>
      <w:r>
        <w:br/>
        <w:t xml:space="preserve">   BRIG_OPCODE_GRIDGROUPS = 10</w:t>
      </w:r>
      <w:ins w:id="1035" w:author="ttye" w:date="2015-02-25T18:27:00Z">
        <w:r w:rsidR="00D4555E">
          <w:t>8</w:t>
        </w:r>
      </w:ins>
      <w:del w:id="1036" w:author="ttye" w:date="2015-02-25T18:27:00Z">
        <w:r w:rsidR="001C45AB" w:rsidDel="00D4555E">
          <w:delText>7</w:delText>
        </w:r>
      </w:del>
      <w:r>
        <w:t>,</w:t>
      </w:r>
      <w:r>
        <w:br/>
        <w:t xml:space="preserve">   BRIG_OPCODE_GRIDSIZE = 10</w:t>
      </w:r>
      <w:ins w:id="1037" w:author="ttye" w:date="2015-02-25T18:27:00Z">
        <w:r w:rsidR="00D4555E">
          <w:t>9</w:t>
        </w:r>
      </w:ins>
      <w:del w:id="1038" w:author="ttye" w:date="2015-02-25T18:27:00Z">
        <w:r w:rsidR="001C45AB" w:rsidDel="00D4555E">
          <w:delText>8</w:delText>
        </w:r>
      </w:del>
      <w:r>
        <w:t>,</w:t>
      </w:r>
      <w:r>
        <w:br/>
        <w:t xml:space="preserve">   BRIG_OPCODE_PACKETCOMPLETIONSIG = 1</w:t>
      </w:r>
      <w:ins w:id="1039" w:author="ttye" w:date="2015-02-25T18:27:00Z">
        <w:r w:rsidR="00D4555E">
          <w:t>10</w:t>
        </w:r>
      </w:ins>
      <w:del w:id="1040" w:author="ttye" w:date="2015-02-25T18:27:00Z">
        <w:r w:rsidDel="00D4555E">
          <w:delText>0</w:delText>
        </w:r>
        <w:r w:rsidR="001C45AB" w:rsidDel="00D4555E">
          <w:delText>9</w:delText>
        </w:r>
      </w:del>
      <w:r>
        <w:t>,</w:t>
      </w:r>
      <w:r>
        <w:br/>
        <w:t xml:space="preserve">   BRIG_OPCODE_PACKETID = 1</w:t>
      </w:r>
      <w:r w:rsidR="001C45AB">
        <w:t>1</w:t>
      </w:r>
      <w:ins w:id="1041" w:author="ttye" w:date="2015-02-25T18:27:00Z">
        <w:r w:rsidR="00D4555E">
          <w:t>1</w:t>
        </w:r>
      </w:ins>
      <w:del w:id="1042" w:author="ttye" w:date="2015-02-25T18:27:00Z">
        <w:r w:rsidR="001C45AB" w:rsidDel="00D4555E">
          <w:delText>0</w:delText>
        </w:r>
      </w:del>
      <w:r>
        <w:t>,</w:t>
      </w:r>
      <w:r>
        <w:br/>
        <w:t xml:space="preserve">   BRIG_OPCODE_WORKGROUPID = 11</w:t>
      </w:r>
      <w:ins w:id="1043" w:author="ttye" w:date="2015-02-25T18:27:00Z">
        <w:r w:rsidR="00D4555E">
          <w:t>2</w:t>
        </w:r>
      </w:ins>
      <w:del w:id="1044" w:author="ttye" w:date="2015-02-25T18:27:00Z">
        <w:r w:rsidR="001C45AB" w:rsidDel="00D4555E">
          <w:delText>1</w:delText>
        </w:r>
      </w:del>
      <w:r>
        <w:t>,</w:t>
      </w:r>
      <w:r>
        <w:br/>
        <w:t xml:space="preserve">   BRIG_OPCODE_WORKGROUPSIZE = 11</w:t>
      </w:r>
      <w:ins w:id="1045" w:author="ttye" w:date="2015-02-25T18:27:00Z">
        <w:r w:rsidR="00D4555E">
          <w:t>3</w:t>
        </w:r>
      </w:ins>
      <w:del w:id="1046" w:author="ttye" w:date="2015-02-25T18:27:00Z">
        <w:r w:rsidR="001C45AB" w:rsidDel="00D4555E">
          <w:delText>2</w:delText>
        </w:r>
      </w:del>
      <w:r>
        <w:t>,</w:t>
      </w:r>
      <w:r>
        <w:br/>
        <w:t xml:space="preserve">   BRIG_OPCODE_WORKITEMABSID = 11</w:t>
      </w:r>
      <w:ins w:id="1047" w:author="ttye" w:date="2015-02-25T18:27:00Z">
        <w:r w:rsidR="00D4555E">
          <w:t>4</w:t>
        </w:r>
      </w:ins>
      <w:del w:id="1048" w:author="ttye" w:date="2015-02-25T18:27:00Z">
        <w:r w:rsidR="001C45AB" w:rsidDel="00D4555E">
          <w:delText>3</w:delText>
        </w:r>
      </w:del>
      <w:r>
        <w:t>,</w:t>
      </w:r>
      <w:r>
        <w:br/>
        <w:t xml:space="preserve">   BRIG_OPCODE_WORKITEMFLATABSID = 11</w:t>
      </w:r>
      <w:ins w:id="1049" w:author="ttye" w:date="2015-02-25T18:28:00Z">
        <w:r w:rsidR="00D4555E">
          <w:t>5</w:t>
        </w:r>
      </w:ins>
      <w:del w:id="1050" w:author="ttye" w:date="2015-02-25T18:28:00Z">
        <w:r w:rsidR="001C45AB" w:rsidDel="00D4555E">
          <w:delText>4</w:delText>
        </w:r>
      </w:del>
      <w:r>
        <w:t>,</w:t>
      </w:r>
      <w:r>
        <w:br/>
        <w:t xml:space="preserve">   BRIG_OPCODE_WORKITEMFLATID = 11</w:t>
      </w:r>
      <w:ins w:id="1051" w:author="ttye" w:date="2015-02-25T18:28:00Z">
        <w:r w:rsidR="00D4555E">
          <w:t>6</w:t>
        </w:r>
      </w:ins>
      <w:del w:id="1052" w:author="ttye" w:date="2015-02-25T18:28:00Z">
        <w:r w:rsidR="001C45AB" w:rsidDel="00D4555E">
          <w:delText>5</w:delText>
        </w:r>
      </w:del>
      <w:r>
        <w:t>,</w:t>
      </w:r>
      <w:r>
        <w:br/>
        <w:t xml:space="preserve">   BRIG_OPCODE_WORKITEMID = 11</w:t>
      </w:r>
      <w:ins w:id="1053" w:author="ttye" w:date="2015-02-25T18:28:00Z">
        <w:r w:rsidR="00D4555E">
          <w:t>7</w:t>
        </w:r>
      </w:ins>
      <w:del w:id="1054" w:author="ttye" w:date="2015-02-25T18:28:00Z">
        <w:r w:rsidR="001C45AB" w:rsidDel="00D4555E">
          <w:delText>6</w:delText>
        </w:r>
      </w:del>
      <w:r>
        <w:t>,</w:t>
      </w:r>
      <w:r>
        <w:br/>
        <w:t xml:space="preserve">   BRIG_OPCODE_CLEARDETECTEXCEPT = 11</w:t>
      </w:r>
      <w:ins w:id="1055" w:author="ttye" w:date="2015-02-25T18:28:00Z">
        <w:r w:rsidR="00D4555E">
          <w:t>8</w:t>
        </w:r>
      </w:ins>
      <w:del w:id="1056" w:author="ttye" w:date="2015-02-25T18:28:00Z">
        <w:r w:rsidR="001C45AB" w:rsidDel="00D4555E">
          <w:delText>7</w:delText>
        </w:r>
      </w:del>
      <w:r>
        <w:t>,</w:t>
      </w:r>
      <w:r>
        <w:br/>
        <w:t xml:space="preserve">   BRIG_OPCODE_GETDETECTEXCEPT = 11</w:t>
      </w:r>
      <w:ins w:id="1057" w:author="ttye" w:date="2015-02-25T18:28:00Z">
        <w:r w:rsidR="00D4555E">
          <w:t>9</w:t>
        </w:r>
      </w:ins>
      <w:del w:id="1058" w:author="ttye" w:date="2015-02-25T18:28:00Z">
        <w:r w:rsidR="001C45AB" w:rsidDel="00D4555E">
          <w:delText>8</w:delText>
        </w:r>
      </w:del>
      <w:r>
        <w:t>,</w:t>
      </w:r>
      <w:r>
        <w:br/>
        <w:t xml:space="preserve">   BRIG_OPCODE_SETDETECTEXCEPT = 1</w:t>
      </w:r>
      <w:ins w:id="1059" w:author="ttye" w:date="2015-02-25T18:28:00Z">
        <w:r w:rsidR="00D4555E">
          <w:t>20</w:t>
        </w:r>
      </w:ins>
      <w:del w:id="1060" w:author="ttye" w:date="2015-02-25T18:28:00Z">
        <w:r w:rsidDel="00D4555E">
          <w:delText>1</w:delText>
        </w:r>
        <w:r w:rsidR="001C45AB" w:rsidDel="00D4555E">
          <w:delText>9</w:delText>
        </w:r>
      </w:del>
      <w:r>
        <w:t>,</w:t>
      </w:r>
      <w:r>
        <w:br/>
        <w:t xml:space="preserve">   BRIG_OPCODE_ADDQUEUEWRITEINDEX = 1</w:t>
      </w:r>
      <w:r w:rsidR="001C45AB">
        <w:t>2</w:t>
      </w:r>
      <w:ins w:id="1061" w:author="ttye" w:date="2015-02-25T18:28:00Z">
        <w:r w:rsidR="00D4555E">
          <w:t>1</w:t>
        </w:r>
      </w:ins>
      <w:del w:id="1062" w:author="ttye" w:date="2015-02-25T18:28:00Z">
        <w:r w:rsidR="001C45AB" w:rsidDel="00D4555E">
          <w:delText>0</w:delText>
        </w:r>
      </w:del>
      <w:r>
        <w:t>,</w:t>
      </w:r>
      <w:r>
        <w:br/>
        <w:t xml:space="preserve">   BRIG_OPCODE_CASQUEUEWRITEINDEX = 12</w:t>
      </w:r>
      <w:ins w:id="1063" w:author="ttye" w:date="2015-02-25T18:28:00Z">
        <w:r w:rsidR="00D4555E">
          <w:t>2</w:t>
        </w:r>
      </w:ins>
      <w:del w:id="1064" w:author="ttye" w:date="2015-02-25T18:28:00Z">
        <w:r w:rsidR="001C45AB" w:rsidDel="00D4555E">
          <w:delText>1</w:delText>
        </w:r>
      </w:del>
      <w:r>
        <w:t>,</w:t>
      </w:r>
      <w:r>
        <w:br/>
        <w:t xml:space="preserve">   BRIG_OPCODE_LDQUEUEREADINDEX = 12</w:t>
      </w:r>
      <w:ins w:id="1065" w:author="ttye" w:date="2015-02-25T18:28:00Z">
        <w:r w:rsidR="00D4555E">
          <w:t>3</w:t>
        </w:r>
      </w:ins>
      <w:del w:id="1066" w:author="ttye" w:date="2015-02-25T18:28:00Z">
        <w:r w:rsidR="001C45AB" w:rsidDel="00D4555E">
          <w:delText>2</w:delText>
        </w:r>
      </w:del>
      <w:r>
        <w:t>,</w:t>
      </w:r>
      <w:r>
        <w:br/>
        <w:t xml:space="preserve">   BRIG_OPCODE_LDQUEUEWRITEINDEX = 12</w:t>
      </w:r>
      <w:ins w:id="1067" w:author="ttye" w:date="2015-02-25T18:28:00Z">
        <w:r w:rsidR="00D4555E">
          <w:t>4</w:t>
        </w:r>
      </w:ins>
      <w:del w:id="1068" w:author="ttye" w:date="2015-02-25T18:28:00Z">
        <w:r w:rsidR="001C45AB" w:rsidDel="00D4555E">
          <w:delText>3</w:delText>
        </w:r>
      </w:del>
      <w:r>
        <w:t>,</w:t>
      </w:r>
      <w:r>
        <w:br/>
        <w:t xml:space="preserve">   BRIG_OPCODE_STQUEUEREADINDEX = 12</w:t>
      </w:r>
      <w:ins w:id="1069" w:author="ttye" w:date="2015-02-25T18:28:00Z">
        <w:r w:rsidR="00D4555E">
          <w:t>5</w:t>
        </w:r>
      </w:ins>
      <w:del w:id="1070" w:author="ttye" w:date="2015-02-25T18:28:00Z">
        <w:r w:rsidR="001C45AB" w:rsidDel="00D4555E">
          <w:delText>4</w:delText>
        </w:r>
      </w:del>
      <w:r>
        <w:t>,</w:t>
      </w:r>
      <w:r>
        <w:br/>
        <w:t xml:space="preserve">   BRIG_OPCODE_STQUEUEWRITEINDEX = 1</w:t>
      </w:r>
      <w:r w:rsidR="00FD6BD1">
        <w:t>2</w:t>
      </w:r>
      <w:ins w:id="1071" w:author="ttye" w:date="2015-02-25T18:28:00Z">
        <w:r w:rsidR="00D4555E">
          <w:t>6</w:t>
        </w:r>
      </w:ins>
      <w:del w:id="1072" w:author="ttye" w:date="2015-02-25T18:28:00Z">
        <w:r w:rsidR="001C45AB" w:rsidDel="00D4555E">
          <w:delText>5</w:delText>
        </w:r>
      </w:del>
      <w:r>
        <w:t>,</w:t>
      </w:r>
      <w:r>
        <w:br/>
        <w:t xml:space="preserve">   BRIG_OPCODE_CLOCK = 1</w:t>
      </w:r>
      <w:r w:rsidR="00FD6BD1">
        <w:t>2</w:t>
      </w:r>
      <w:ins w:id="1073" w:author="ttye" w:date="2015-02-25T18:28:00Z">
        <w:r w:rsidR="00D4555E">
          <w:t>7</w:t>
        </w:r>
      </w:ins>
      <w:del w:id="1074" w:author="ttye" w:date="2015-02-25T18:28:00Z">
        <w:r w:rsidR="001C45AB" w:rsidDel="00D4555E">
          <w:delText>6</w:delText>
        </w:r>
      </w:del>
      <w:r>
        <w:t>,</w:t>
      </w:r>
      <w:r>
        <w:br/>
        <w:t xml:space="preserve">   BRIG_OPCODE_CUID = 1</w:t>
      </w:r>
      <w:r w:rsidR="00FD6BD1">
        <w:t>2</w:t>
      </w:r>
      <w:ins w:id="1075" w:author="ttye" w:date="2015-02-25T18:28:00Z">
        <w:r w:rsidR="00D4555E">
          <w:t>8</w:t>
        </w:r>
      </w:ins>
      <w:del w:id="1076" w:author="ttye" w:date="2015-02-25T18:28:00Z">
        <w:r w:rsidR="001C45AB" w:rsidDel="00D4555E">
          <w:delText>7</w:delText>
        </w:r>
      </w:del>
      <w:r>
        <w:t>,</w:t>
      </w:r>
      <w:r>
        <w:br/>
        <w:t xml:space="preserve">   BRIG_OPCODE_DEBUGTRAP = 1</w:t>
      </w:r>
      <w:r w:rsidR="00FD6BD1">
        <w:t>2</w:t>
      </w:r>
      <w:ins w:id="1077" w:author="ttye" w:date="2015-02-25T18:28:00Z">
        <w:r w:rsidR="00D4555E">
          <w:t>9</w:t>
        </w:r>
      </w:ins>
      <w:del w:id="1078" w:author="ttye" w:date="2015-02-25T18:28:00Z">
        <w:r w:rsidR="001C45AB" w:rsidDel="00D4555E">
          <w:delText>8</w:delText>
        </w:r>
      </w:del>
      <w:r>
        <w:t>,</w:t>
      </w:r>
      <w:r>
        <w:br/>
        <w:t xml:space="preserve">   BRIG_OPCODE_GROUPBASEPTR = 1</w:t>
      </w:r>
      <w:r w:rsidR="00FD6BD1">
        <w:t>2</w:t>
      </w:r>
      <w:ins w:id="1079" w:author="ttye" w:date="2015-02-25T18:28:00Z">
        <w:r w:rsidR="00D4555E">
          <w:t>30</w:t>
        </w:r>
      </w:ins>
      <w:del w:id="1080" w:author="ttye" w:date="2015-02-25T18:28:00Z">
        <w:r w:rsidR="001C45AB" w:rsidDel="00D4555E">
          <w:delText>9</w:delText>
        </w:r>
        <w:r w:rsidDel="00D4555E">
          <w:delText>,</w:delText>
        </w:r>
      </w:del>
      <w:r>
        <w:br/>
        <w:t xml:space="preserve">   BRIG_OPCODE_KERNARGBASEPTR = 1</w:t>
      </w:r>
      <w:r w:rsidR="001C45AB">
        <w:t>3</w:t>
      </w:r>
      <w:ins w:id="1081" w:author="ttye" w:date="2015-02-25T18:28:00Z">
        <w:r w:rsidR="00D4555E">
          <w:t>1</w:t>
        </w:r>
      </w:ins>
      <w:del w:id="1082" w:author="ttye" w:date="2015-02-25T18:28:00Z">
        <w:r w:rsidR="001C45AB" w:rsidDel="00D4555E">
          <w:delText>0</w:delText>
        </w:r>
      </w:del>
      <w:r>
        <w:t>,</w:t>
      </w:r>
      <w:r>
        <w:br/>
        <w:t xml:space="preserve">   BRIG_OPCODE_LANEID = 13</w:t>
      </w:r>
      <w:ins w:id="1083" w:author="ttye" w:date="2015-02-25T18:28:00Z">
        <w:r w:rsidR="00D4555E">
          <w:t>2</w:t>
        </w:r>
      </w:ins>
      <w:del w:id="1084" w:author="ttye" w:date="2015-02-25T18:28:00Z">
        <w:r w:rsidR="001C45AB" w:rsidDel="00D4555E">
          <w:delText>1</w:delText>
        </w:r>
      </w:del>
      <w:r>
        <w:t>,</w:t>
      </w:r>
      <w:r>
        <w:br/>
        <w:t xml:space="preserve">   BRIG_OPCODE_MAXCUID = 13</w:t>
      </w:r>
      <w:ins w:id="1085" w:author="ttye" w:date="2015-02-25T18:28:00Z">
        <w:r w:rsidR="00D4555E">
          <w:t>3</w:t>
        </w:r>
      </w:ins>
      <w:del w:id="1086" w:author="ttye" w:date="2015-02-25T18:28:00Z">
        <w:r w:rsidR="001C45AB" w:rsidDel="00D4555E">
          <w:delText>2</w:delText>
        </w:r>
      </w:del>
      <w:r>
        <w:t>,</w:t>
      </w:r>
      <w:r>
        <w:br/>
        <w:t xml:space="preserve">   BRIG_OPCODE_MAXWAVEID = 13</w:t>
      </w:r>
      <w:ins w:id="1087" w:author="ttye" w:date="2015-02-25T18:28:00Z">
        <w:r w:rsidR="00BC509A">
          <w:t>4</w:t>
        </w:r>
      </w:ins>
      <w:del w:id="1088" w:author="ttye" w:date="2015-02-25T18:28:00Z">
        <w:r w:rsidR="001C45AB" w:rsidDel="00BC509A">
          <w:delText>3</w:delText>
        </w:r>
      </w:del>
      <w:r>
        <w:t>,</w:t>
      </w:r>
      <w:r>
        <w:br/>
        <w:t xml:space="preserve">   BRIG_OPCODE_NULLPTR = 13</w:t>
      </w:r>
      <w:ins w:id="1089" w:author="ttye" w:date="2015-02-25T18:29:00Z">
        <w:r w:rsidR="00BC509A">
          <w:t>5</w:t>
        </w:r>
      </w:ins>
      <w:del w:id="1090" w:author="ttye" w:date="2015-02-25T18:29:00Z">
        <w:r w:rsidR="001C45AB" w:rsidDel="00BC509A">
          <w:delText>4</w:delText>
        </w:r>
      </w:del>
      <w:r>
        <w:t>,</w:t>
      </w:r>
      <w:r>
        <w:br/>
        <w:t xml:space="preserve">   BRIG_OPCODE_WAVEID = 1</w:t>
      </w:r>
      <w:r w:rsidR="00FD6BD1">
        <w:t>3</w:t>
      </w:r>
      <w:ins w:id="1091" w:author="ttye" w:date="2015-02-25T18:29:00Z">
        <w:r w:rsidR="00BC509A">
          <w:t>6</w:t>
        </w:r>
      </w:ins>
      <w:del w:id="1092" w:author="ttye" w:date="2015-02-25T18:29:00Z">
        <w:r w:rsidR="001C45AB" w:rsidDel="00BC509A">
          <w:delText>5</w:delText>
        </w:r>
      </w:del>
      <w:r w:rsidR="001B049B">
        <w:t>,</w:t>
      </w:r>
      <w:r w:rsidR="001B049B">
        <w:br/>
      </w:r>
      <w:r w:rsidR="001B049B" w:rsidRPr="001B049B">
        <w:t xml:space="preserve">  </w:t>
      </w:r>
      <w:r w:rsidR="001B049B">
        <w:t xml:space="preserve"> </w:t>
      </w:r>
      <w:r w:rsidR="001B049B" w:rsidRPr="001B049B">
        <w:t>BRIG_OPCODE_FIRST_USER_DEFINED = 32768</w:t>
      </w:r>
      <w:r>
        <w:br/>
        <w:t xml:space="preserve"> };</w:t>
      </w:r>
    </w:p>
    <w:p w14:paraId="0FEF928A" w14:textId="2DB88A79" w:rsidR="00F74E37" w:rsidRDefault="00ED07C5" w:rsidP="00F74E37">
      <w:pPr>
        <w:pStyle w:val="p"/>
      </w:pPr>
      <w:bookmarkStart w:id="1093" w:name="_Toc396034447"/>
      <w:r>
        <w:t>Values 13</w:t>
      </w:r>
      <w:r w:rsidR="001C45AB">
        <w:t>6</w:t>
      </w:r>
      <w:r w:rsidR="00F74E37">
        <w:t xml:space="preserve"> through 32767 are reserved, but values 32768 to 65535 are available for implementation defined extensions. </w:t>
      </w:r>
    </w:p>
    <w:p w14:paraId="5E128595" w14:textId="67558ECF" w:rsidR="008A5E4E" w:rsidRDefault="0065745B">
      <w:pPr>
        <w:pStyle w:val="h3"/>
      </w:pPr>
      <w:r>
        <w:t>18.3.2</w:t>
      </w:r>
      <w:r w:rsidR="0091490B">
        <w:t>3</w:t>
      </w:r>
      <w:r>
        <w:t xml:space="preserve"> </w:t>
      </w:r>
      <w:bookmarkStart w:id="1094" w:name="_Ref-1348503112"/>
      <w:r>
        <w:t>BrigPack</w:t>
      </w:r>
      <w:bookmarkEnd w:id="1093"/>
      <w:bookmarkEnd w:id="1094"/>
    </w:p>
    <w:p w14:paraId="079B9F91" w14:textId="77777777" w:rsidR="008A5E4E" w:rsidRDefault="0065745B">
      <w:pPr>
        <w:pStyle w:val="p"/>
      </w:pPr>
      <w:r>
        <w:rPr>
          <w:rStyle w:val="code1"/>
        </w:rPr>
        <w:t>BrigPack</w:t>
      </w:r>
      <w:r>
        <w:t xml:space="preserve"> is used to specify the kind of packing control for packed data. For more information, see </w:t>
      </w:r>
      <w:r>
        <w:rPr>
          <w:rStyle w:val="xref1"/>
        </w:rPr>
        <w:t>4.14. Packing Controls for Packed Data (</w:t>
      </w:r>
      <w:r w:rsidR="009A76EE" w:rsidRPr="008A5E4E">
        <w:fldChar w:fldCharType="begin"/>
      </w:r>
      <w:r w:rsidR="008A5E4E">
        <w:instrText xml:space="preserve"> PAGEREF _Ref1794149818 \p \h  \* MERGEFORMAT </w:instrText>
      </w:r>
      <w:r w:rsidR="009A76EE" w:rsidRPr="008A5E4E">
        <w:fldChar w:fldCharType="separate"/>
      </w:r>
      <w:r w:rsidR="00533AF0" w:rsidRPr="00533AF0">
        <w:rPr>
          <w:rStyle w:val="xref1"/>
          <w:noProof/>
        </w:rPr>
        <w:t>on</w:t>
      </w:r>
      <w:r w:rsidR="00533AF0">
        <w:rPr>
          <w:noProof/>
        </w:rPr>
        <w:t xml:space="preserve"> page 81</w:t>
      </w:r>
      <w:r w:rsidR="009A76EE" w:rsidRPr="008A5E4E">
        <w:rPr>
          <w:rStyle w:val="xref1"/>
        </w:rPr>
        <w:fldChar w:fldCharType="end"/>
      </w:r>
      <w:r>
        <w:rPr>
          <w:rStyle w:val="xref1"/>
        </w:rPr>
        <w:t>)</w:t>
      </w:r>
      <w:r>
        <w:t xml:space="preserve">. </w:t>
      </w:r>
    </w:p>
    <w:p w14:paraId="78452981" w14:textId="77777777" w:rsidR="008A5E4E" w:rsidRDefault="0065745B">
      <w:pPr>
        <w:pStyle w:val="pre"/>
      </w:pPr>
      <w:r>
        <w:t>typedef uint8_t BrigPack8_t;</w:t>
      </w:r>
      <w:r>
        <w:br/>
        <w:t xml:space="preserve"> enum BrigPack {</w:t>
      </w:r>
      <w:r>
        <w:br/>
        <w:t xml:space="preserve">   BRIG_PACK_NONE = 0,</w:t>
      </w:r>
      <w:r>
        <w:br/>
        <w:t xml:space="preserve">   BRIG_PACK_PP = 1,</w:t>
      </w:r>
      <w:r>
        <w:br/>
        <w:t xml:space="preserve">   BRIG_PACK_PS = 2,</w:t>
      </w:r>
      <w:r>
        <w:br/>
        <w:t xml:space="preserve">   BRIG_PACK_SP = 3,</w:t>
      </w:r>
      <w:r>
        <w:br/>
        <w:t xml:space="preserve">   BRIG_PACK_SS = 4,</w:t>
      </w:r>
      <w:r>
        <w:br/>
        <w:t xml:space="preserve">   BRIG_PACK_S = 5,</w:t>
      </w:r>
      <w:r>
        <w:br/>
        <w:t xml:space="preserve">   BRIG_PACK_P = 6,</w:t>
      </w:r>
      <w:r>
        <w:br/>
        <w:t xml:space="preserve">   BRIG_PACK_PPSAT = 7,</w:t>
      </w:r>
      <w:r>
        <w:br/>
        <w:t xml:space="preserve">   BRIG_PACK_PSSAT = 8,</w:t>
      </w:r>
      <w:r>
        <w:br/>
        <w:t xml:space="preserve">   BRIG_PACK_SPSAT = 9,</w:t>
      </w:r>
      <w:r>
        <w:br/>
        <w:t xml:space="preserve">   BRIG_PACK_SSSAT = 10,</w:t>
      </w:r>
      <w:r>
        <w:br/>
        <w:t xml:space="preserve">   BRIG_PACK_SSAT = 11,</w:t>
      </w:r>
      <w:r>
        <w:br/>
        <w:t xml:space="preserve">   BRIG_PACK_PSAT = 12</w:t>
      </w:r>
      <w:r>
        <w:br/>
        <w:t xml:space="preserve"> };</w:t>
      </w:r>
    </w:p>
    <w:p w14:paraId="10564409" w14:textId="4F171D54" w:rsidR="008A5E4E" w:rsidRDefault="0065745B">
      <w:pPr>
        <w:pStyle w:val="h3"/>
      </w:pPr>
      <w:bookmarkStart w:id="1095" w:name="_Toc396034448"/>
      <w:r>
        <w:t>18.3.2</w:t>
      </w:r>
      <w:r w:rsidR="0091490B">
        <w:t>4</w:t>
      </w:r>
      <w:r>
        <w:t xml:space="preserve"> </w:t>
      </w:r>
      <w:bookmarkStart w:id="1096" w:name="_Ref195454138"/>
      <w:r>
        <w:t>BrigProfile</w:t>
      </w:r>
      <w:bookmarkEnd w:id="1095"/>
      <w:bookmarkEnd w:id="1096"/>
    </w:p>
    <w:p w14:paraId="587CBEA5" w14:textId="77777777" w:rsidR="008A5E4E" w:rsidRDefault="0065745B">
      <w:pPr>
        <w:pStyle w:val="p"/>
      </w:pPr>
      <w:r>
        <w:rPr>
          <w:rStyle w:val="code1"/>
        </w:rPr>
        <w:t>BrigProfile</w:t>
      </w:r>
      <w:r>
        <w:t xml:space="preserve"> is used to specify the kind of profile. For more information, see </w:t>
      </w:r>
      <w:r>
        <w:rPr>
          <w:rStyle w:val="xref1"/>
        </w:rPr>
        <w:t>16.1. What Are Profiles? (</w:t>
      </w:r>
      <w:r w:rsidR="009A76EE" w:rsidRPr="008A5E4E">
        <w:fldChar w:fldCharType="begin"/>
      </w:r>
      <w:r w:rsidR="008A5E4E">
        <w:instrText xml:space="preserve"> PAGEREF _Ref1024486402 \p \h  \* MERGEFORMAT </w:instrText>
      </w:r>
      <w:r w:rsidR="009A76EE" w:rsidRPr="008A5E4E">
        <w:fldChar w:fldCharType="separate"/>
      </w:r>
      <w:r w:rsidR="00533AF0" w:rsidRPr="00533AF0">
        <w:rPr>
          <w:rStyle w:val="xref1"/>
          <w:noProof/>
        </w:rPr>
        <w:t>on</w:t>
      </w:r>
      <w:r w:rsidR="00533AF0">
        <w:rPr>
          <w:noProof/>
        </w:rPr>
        <w:t xml:space="preserve"> page 297</w:t>
      </w:r>
      <w:r w:rsidR="009A76EE" w:rsidRPr="008A5E4E">
        <w:rPr>
          <w:rStyle w:val="xref1"/>
        </w:rPr>
        <w:fldChar w:fldCharType="end"/>
      </w:r>
      <w:r>
        <w:rPr>
          <w:rStyle w:val="xref1"/>
        </w:rPr>
        <w:t>)</w:t>
      </w:r>
      <w:r>
        <w:t>.</w:t>
      </w:r>
    </w:p>
    <w:p w14:paraId="44AAB4AE" w14:textId="77777777" w:rsidR="008A5E4E" w:rsidRDefault="0065745B">
      <w:pPr>
        <w:pStyle w:val="pre"/>
      </w:pPr>
      <w:r>
        <w:t>typedef uint8_t BrigProfile8_t;</w:t>
      </w:r>
      <w:r>
        <w:br/>
        <w:t xml:space="preserve"> enum BrigProfile {</w:t>
      </w:r>
      <w:r>
        <w:br/>
        <w:t xml:space="preserve">   BRIG_PROFILE_BASE = 0,</w:t>
      </w:r>
      <w:r>
        <w:br/>
        <w:t xml:space="preserve">   BRIG_PROFILE_FULL = 1</w:t>
      </w:r>
      <w:r>
        <w:br/>
        <w:t xml:space="preserve"> };</w:t>
      </w:r>
    </w:p>
    <w:p w14:paraId="63E250E6" w14:textId="678CC7F7" w:rsidR="008A5E4E" w:rsidRDefault="0065745B">
      <w:pPr>
        <w:pStyle w:val="h3"/>
      </w:pPr>
      <w:bookmarkStart w:id="1097" w:name="_Toc396034449"/>
      <w:r>
        <w:t>18.3.2</w:t>
      </w:r>
      <w:r w:rsidR="0091490B">
        <w:t>5</w:t>
      </w:r>
      <w:r>
        <w:t xml:space="preserve"> BrigRegister</w:t>
      </w:r>
      <w:bookmarkEnd w:id="1097"/>
      <w:r w:rsidR="00CA7446">
        <w:t>Kind</w:t>
      </w:r>
    </w:p>
    <w:p w14:paraId="7C4671A6" w14:textId="56632E92" w:rsidR="008A5E4E" w:rsidRDefault="0065745B">
      <w:pPr>
        <w:pStyle w:val="p"/>
      </w:pPr>
      <w:r>
        <w:rPr>
          <w:rStyle w:val="code1"/>
        </w:rPr>
        <w:t>BrigRegister</w:t>
      </w:r>
      <w:r w:rsidR="00CA7446">
        <w:rPr>
          <w:rStyle w:val="code1"/>
        </w:rPr>
        <w:t>Kind</w:t>
      </w:r>
      <w:r>
        <w:t xml:space="preserve"> is used to specify the kind of HSAIL register. For more information, see </w:t>
      </w:r>
      <w:r>
        <w:rPr>
          <w:rStyle w:val="xref1"/>
        </w:rPr>
        <w:t>4.7. Registers (</w:t>
      </w:r>
      <w:r w:rsidR="009A76EE" w:rsidRPr="008A5E4E">
        <w:fldChar w:fldCharType="begin"/>
      </w:r>
      <w:r w:rsidR="008A5E4E">
        <w:instrText xml:space="preserve"> PAGEREF _Ref-392635955 \p \h  \* MERGEFORMAT </w:instrText>
      </w:r>
      <w:r w:rsidR="009A76EE" w:rsidRPr="008A5E4E">
        <w:fldChar w:fldCharType="separate"/>
      </w:r>
      <w:r w:rsidR="00533AF0" w:rsidRPr="00533AF0">
        <w:rPr>
          <w:rStyle w:val="xref1"/>
          <w:noProof/>
        </w:rPr>
        <w:t>on</w:t>
      </w:r>
      <w:r w:rsidR="00533AF0">
        <w:rPr>
          <w:noProof/>
        </w:rPr>
        <w:t xml:space="preserve"> page 64</w:t>
      </w:r>
      <w:r w:rsidR="009A76EE" w:rsidRPr="008A5E4E">
        <w:rPr>
          <w:rStyle w:val="xref1"/>
        </w:rPr>
        <w:fldChar w:fldCharType="end"/>
      </w:r>
      <w:r>
        <w:rPr>
          <w:rStyle w:val="xref1"/>
        </w:rPr>
        <w:t>)</w:t>
      </w:r>
      <w:r>
        <w:t xml:space="preserve">. </w:t>
      </w:r>
    </w:p>
    <w:p w14:paraId="3582F54D" w14:textId="77FEBFAD" w:rsidR="008A5E4E" w:rsidRDefault="0065745B">
      <w:pPr>
        <w:pStyle w:val="pre"/>
      </w:pPr>
      <w:r>
        <w:t>typedef uint16_t BrigRegisterKind16_t;</w:t>
      </w:r>
      <w:r>
        <w:br/>
        <w:t xml:space="preserve"> enum BrigRegisterKind {</w:t>
      </w:r>
      <w:r w:rsidR="00CA2A8C">
        <w:br/>
      </w:r>
      <w:r w:rsidR="00701F8A">
        <w:t xml:space="preserve">   BRIG_REGISTER</w:t>
      </w:r>
      <w:r w:rsidR="007C3934">
        <w:t>_KIND</w:t>
      </w:r>
      <w:r w:rsidR="00701F8A">
        <w:t>_CONTROL = 0,</w:t>
      </w:r>
      <w:r>
        <w:br/>
        <w:t xml:space="preserve">   BRIG_REGISTER</w:t>
      </w:r>
      <w:r w:rsidR="007C3934">
        <w:t>_KIND</w:t>
      </w:r>
      <w:r>
        <w:t xml:space="preserve">_SINGLE = </w:t>
      </w:r>
      <w:r w:rsidR="00701F8A">
        <w:t>1</w:t>
      </w:r>
      <w:r>
        <w:t>,</w:t>
      </w:r>
      <w:r>
        <w:br/>
        <w:t xml:space="preserve">   BRIG_REGISTER</w:t>
      </w:r>
      <w:r w:rsidR="007C3934">
        <w:t>_KIND</w:t>
      </w:r>
      <w:r>
        <w:t xml:space="preserve">_DOUBLE = </w:t>
      </w:r>
      <w:r w:rsidR="00701F8A">
        <w:t>2</w:t>
      </w:r>
      <w:r>
        <w:t>,</w:t>
      </w:r>
      <w:r>
        <w:br/>
        <w:t xml:space="preserve">   BRIG_REGISTER</w:t>
      </w:r>
      <w:r w:rsidR="007C3934">
        <w:t>_KIND</w:t>
      </w:r>
      <w:r>
        <w:t xml:space="preserve">_QUAD = </w:t>
      </w:r>
      <w:r w:rsidR="00701F8A">
        <w:t>3</w:t>
      </w:r>
      <w:r>
        <w:br/>
        <w:t xml:space="preserve"> };</w:t>
      </w:r>
    </w:p>
    <w:p w14:paraId="7C095885" w14:textId="03A9A9C8" w:rsidR="008A5E4E" w:rsidRDefault="0065745B">
      <w:pPr>
        <w:pStyle w:val="h3"/>
      </w:pPr>
      <w:bookmarkStart w:id="1098" w:name="_Toc396034450"/>
      <w:r>
        <w:t>18.3.2</w:t>
      </w:r>
      <w:r w:rsidR="0091490B">
        <w:t>6</w:t>
      </w:r>
      <w:r>
        <w:t xml:space="preserve"> </w:t>
      </w:r>
      <w:bookmarkStart w:id="1099" w:name="_Ref1692571006"/>
      <w:r>
        <w:t>BrigRound</w:t>
      </w:r>
      <w:bookmarkEnd w:id="1098"/>
      <w:bookmarkEnd w:id="1099"/>
    </w:p>
    <w:p w14:paraId="0D95E672" w14:textId="49444461" w:rsidR="008A5E4E" w:rsidRDefault="0065745B">
      <w:pPr>
        <w:pStyle w:val="p"/>
      </w:pPr>
      <w:r>
        <w:rPr>
          <w:rStyle w:val="code1"/>
        </w:rPr>
        <w:t>BrigRound</w:t>
      </w:r>
      <w:r>
        <w:t xml:space="preserve"> is used to specify rounding. For more information, see </w:t>
      </w:r>
      <w:r>
        <w:rPr>
          <w:rStyle w:val="xref1"/>
        </w:rPr>
        <w:t xml:space="preserve">4.19.2. </w:t>
      </w:r>
      <w:r w:rsidR="00207095">
        <w:rPr>
          <w:rStyle w:val="xref1"/>
        </w:rPr>
        <w:t xml:space="preserve">Floating-Point </w:t>
      </w:r>
      <w:r>
        <w:rPr>
          <w:rStyle w:val="xref1"/>
        </w:rPr>
        <w:t>Rounding (</w:t>
      </w:r>
      <w:r w:rsidR="009A76EE" w:rsidRPr="008A5E4E">
        <w:fldChar w:fldCharType="begin"/>
      </w:r>
      <w:r w:rsidR="008A5E4E">
        <w:instrText xml:space="preserve"> PAGEREF _Ref909768003 \p \h  \* MERGEFORMAT </w:instrText>
      </w:r>
      <w:r w:rsidR="009A76EE" w:rsidRPr="008A5E4E">
        <w:fldChar w:fldCharType="separate"/>
      </w:r>
      <w:r w:rsidR="00533AF0" w:rsidRPr="00533AF0">
        <w:rPr>
          <w:rStyle w:val="xref1"/>
          <w:noProof/>
        </w:rPr>
        <w:t>on</w:t>
      </w:r>
      <w:r w:rsidR="00533AF0">
        <w:rPr>
          <w:noProof/>
        </w:rPr>
        <w:t xml:space="preserve"> page 92</w:t>
      </w:r>
      <w:r w:rsidR="009A76EE" w:rsidRPr="008A5E4E">
        <w:rPr>
          <w:rStyle w:val="xref1"/>
        </w:rPr>
        <w:fldChar w:fldCharType="end"/>
      </w:r>
      <w:r>
        <w:rPr>
          <w:rStyle w:val="xref1"/>
        </w:rPr>
        <w:t>)</w:t>
      </w:r>
      <w:r>
        <w:t xml:space="preserve"> and </w:t>
      </w:r>
      <w:r>
        <w:rPr>
          <w:rStyle w:val="xref1"/>
        </w:rPr>
        <w:t>5.18.3. Rules for Rounding for Conversions (</w:t>
      </w:r>
      <w:r w:rsidR="009A76EE" w:rsidRPr="008A5E4E">
        <w:fldChar w:fldCharType="begin"/>
      </w:r>
      <w:r w:rsidR="008A5E4E">
        <w:instrText xml:space="preserve"> PAGEREF 951210339 \p \h  \* MERGEFORMAT </w:instrText>
      </w:r>
      <w:r w:rsidR="009A76EE" w:rsidRPr="008A5E4E">
        <w:fldChar w:fldCharType="separate"/>
      </w:r>
      <w:r w:rsidR="00533AF0" w:rsidRPr="00533AF0">
        <w:rPr>
          <w:rStyle w:val="xref1"/>
          <w:noProof/>
        </w:rPr>
        <w:t>on</w:t>
      </w:r>
      <w:r w:rsidR="00533AF0">
        <w:rPr>
          <w:noProof/>
        </w:rPr>
        <w:t xml:space="preserve"> page 151</w:t>
      </w:r>
      <w:r w:rsidR="009A76EE" w:rsidRPr="008A5E4E">
        <w:rPr>
          <w:rStyle w:val="xref1"/>
        </w:rPr>
        <w:fldChar w:fldCharType="end"/>
      </w:r>
      <w:r>
        <w:rPr>
          <w:rStyle w:val="xref1"/>
        </w:rPr>
        <w:t>)</w:t>
      </w:r>
      <w:r>
        <w:t>.</w:t>
      </w:r>
    </w:p>
    <w:p w14:paraId="53B11226" w14:textId="0609F8AB" w:rsidR="008A5E4E" w:rsidRDefault="0065745B">
      <w:pPr>
        <w:pStyle w:val="p"/>
      </w:pPr>
      <w:r>
        <w:t xml:space="preserve">If the operation does not support a rounding mode, then </w:t>
      </w:r>
      <w:r>
        <w:rPr>
          <w:rStyle w:val="code1"/>
        </w:rPr>
        <w:t>BRIG_ROUND_NONE</w:t>
      </w:r>
      <w:r>
        <w:t xml:space="preserve"> must be used. If the operation supports a </w:t>
      </w:r>
      <w:r w:rsidR="00180CA6">
        <w:t xml:space="preserve">floating-point </w:t>
      </w:r>
      <w:r>
        <w:t xml:space="preserve">rounding mode but does not explicitly specify one, then </w:t>
      </w:r>
      <w:r>
        <w:rPr>
          <w:rStyle w:val="code1"/>
        </w:rPr>
        <w:t>BRIG_ROUND_FLOAT_</w:t>
      </w:r>
      <w:r w:rsidR="00207095">
        <w:rPr>
          <w:rStyle w:val="code1"/>
        </w:rPr>
        <w:t>DEFAULT</w:t>
      </w:r>
      <w:r>
        <w:t xml:space="preserve"> must be specified. </w:t>
      </w:r>
      <w:r w:rsidR="00180CA6">
        <w:t xml:space="preserve">If the operation supports an integer rounding mode but does not explicitly specify one, then </w:t>
      </w:r>
      <w:r w:rsidR="00180CA6">
        <w:rPr>
          <w:rStyle w:val="code1"/>
        </w:rPr>
        <w:t>BRIG_ROUND_INTEGER_ZERO</w:t>
      </w:r>
      <w:r w:rsidR="00180CA6">
        <w:t xml:space="preserve"> must be specified. </w:t>
      </w:r>
      <w:r w:rsidR="008F7094">
        <w:t>Otherwise, the appropriate rounding mode must be used.</w:t>
      </w:r>
    </w:p>
    <w:p w14:paraId="4B1227C7" w14:textId="59CC0A0F" w:rsidR="008A5E4E" w:rsidRDefault="0065745B">
      <w:pPr>
        <w:pStyle w:val="pre"/>
      </w:pPr>
      <w:r>
        <w:t>typedef uint8_t BrigRound8_t;</w:t>
      </w:r>
      <w:r>
        <w:br/>
        <w:t xml:space="preserve"> enum BrigRound {</w:t>
      </w:r>
      <w:r>
        <w:br/>
        <w:t xml:space="preserve">   BRIG_ROUND_NONE = 0,</w:t>
      </w:r>
      <w:r>
        <w:br/>
      </w:r>
      <w:r w:rsidR="00207095">
        <w:t xml:space="preserve">   BRIG_ROUND_FLOAT_DEFAULT = 1,</w:t>
      </w:r>
      <w:r w:rsidR="00207095">
        <w:br/>
      </w:r>
      <w:r>
        <w:t xml:space="preserve">   BRIG_ROUND_FLOAT_NEAR_EVEN = </w:t>
      </w:r>
      <w:r w:rsidR="00207095">
        <w:t>2</w:t>
      </w:r>
      <w:r>
        <w:t>,</w:t>
      </w:r>
      <w:r>
        <w:br/>
        <w:t xml:space="preserve">   BRIG_ROUND_FLOAT_ZERO = </w:t>
      </w:r>
      <w:r w:rsidR="00207095">
        <w:t>3</w:t>
      </w:r>
      <w:r>
        <w:t>,</w:t>
      </w:r>
      <w:r>
        <w:br/>
        <w:t xml:space="preserve">   BRIG_ROUND_FLOAT_PLUS_INFINITY = </w:t>
      </w:r>
      <w:r w:rsidR="00207095">
        <w:t>4</w:t>
      </w:r>
      <w:r>
        <w:t>,</w:t>
      </w:r>
      <w:r>
        <w:br/>
        <w:t xml:space="preserve">   BRIG_ROUND_FLOAT_MINUS_INFINITY = </w:t>
      </w:r>
      <w:r w:rsidR="00207095">
        <w:t>5</w:t>
      </w:r>
      <w:r>
        <w:t>,</w:t>
      </w:r>
      <w:r>
        <w:br/>
        <w:t xml:space="preserve">   BRIG_ROUND_INTEGER_NEAR_EVEN = </w:t>
      </w:r>
      <w:r w:rsidR="00207095">
        <w:t>6</w:t>
      </w:r>
      <w:r>
        <w:t>,</w:t>
      </w:r>
      <w:r>
        <w:br/>
        <w:t xml:space="preserve">   BRIG_ROUND_INTEGER_ZERO = </w:t>
      </w:r>
      <w:r w:rsidR="00207095">
        <w:t>7</w:t>
      </w:r>
      <w:r>
        <w:t>,</w:t>
      </w:r>
      <w:r>
        <w:br/>
        <w:t xml:space="preserve">   BRIG_ROUND_INTEGER_PLUS_INFINITY = </w:t>
      </w:r>
      <w:r w:rsidR="00207095">
        <w:t>8</w:t>
      </w:r>
      <w:r>
        <w:t>,</w:t>
      </w:r>
      <w:r>
        <w:br/>
        <w:t xml:space="preserve">   BRIG_ROUND_INTEGER_MINUS_INFINITY = </w:t>
      </w:r>
      <w:r w:rsidR="00207095">
        <w:t>9</w:t>
      </w:r>
      <w:r>
        <w:t>,</w:t>
      </w:r>
      <w:r>
        <w:br/>
        <w:t xml:space="preserve">   BRIG_ROUND_INTEGER_NEAR_EVEN_SAT = </w:t>
      </w:r>
      <w:r w:rsidR="00207095">
        <w:t>10</w:t>
      </w:r>
      <w:r>
        <w:t>,</w:t>
      </w:r>
      <w:r>
        <w:br/>
        <w:t xml:space="preserve">   BRIG_ROUND_INTEGER_ZERO_SAT = 1</w:t>
      </w:r>
      <w:r w:rsidR="00207095">
        <w:t>1</w:t>
      </w:r>
      <w:r>
        <w:t>,</w:t>
      </w:r>
      <w:r>
        <w:br/>
        <w:t xml:space="preserve">   BRIG_ROUND_INTEGER_PLUS_INFINITY_SAT = 1</w:t>
      </w:r>
      <w:r w:rsidR="00207095">
        <w:t>2</w:t>
      </w:r>
      <w:r>
        <w:t>,</w:t>
      </w:r>
      <w:r>
        <w:br/>
        <w:t xml:space="preserve">   BRIG_ROUND_INTEGER_MINUS_INFINITY_SAT = 1</w:t>
      </w:r>
      <w:r w:rsidR="00207095">
        <w:t>3</w:t>
      </w:r>
      <w:r>
        <w:t>,</w:t>
      </w:r>
      <w:r>
        <w:br/>
        <w:t xml:space="preserve">   BRIG_ROUND_INTEGER_</w:t>
      </w:r>
      <w:r w:rsidR="00EB3BD9">
        <w:t>SIGNALING</w:t>
      </w:r>
      <w:r>
        <w:t>_NEAR_EVEN = 1</w:t>
      </w:r>
      <w:r w:rsidR="00207095">
        <w:t>4</w:t>
      </w:r>
      <w:r>
        <w:t>,</w:t>
      </w:r>
      <w:r>
        <w:br/>
        <w:t xml:space="preserve">   BRIG_ROUND_INTEGER_</w:t>
      </w:r>
      <w:r w:rsidR="00EB3BD9">
        <w:t>SIGNALING</w:t>
      </w:r>
      <w:r>
        <w:t>_ZERO = 1</w:t>
      </w:r>
      <w:r w:rsidR="00207095">
        <w:t>5</w:t>
      </w:r>
      <w:r>
        <w:t>,</w:t>
      </w:r>
      <w:r>
        <w:br/>
        <w:t xml:space="preserve">   BRIG_ROUND_INTEGER_</w:t>
      </w:r>
      <w:r w:rsidR="00EB3BD9">
        <w:t>SIGNALING</w:t>
      </w:r>
      <w:r>
        <w:t>_PLUS_INFINITY = 1</w:t>
      </w:r>
      <w:r w:rsidR="00207095">
        <w:t>6</w:t>
      </w:r>
      <w:r>
        <w:t>,</w:t>
      </w:r>
      <w:r>
        <w:br/>
        <w:t xml:space="preserve">   BRIG_ROUND_INTEGER_</w:t>
      </w:r>
      <w:r w:rsidR="00EB3BD9">
        <w:t>SIGNALING</w:t>
      </w:r>
      <w:r>
        <w:t>_MINUS_INFINITY = 1</w:t>
      </w:r>
      <w:r w:rsidR="00207095">
        <w:t>7</w:t>
      </w:r>
      <w:r>
        <w:t>,</w:t>
      </w:r>
      <w:r>
        <w:br/>
        <w:t xml:space="preserve">   BRIG_ROUND_INTEGER_</w:t>
      </w:r>
      <w:r w:rsidR="00EB3BD9">
        <w:t>SIGNALING</w:t>
      </w:r>
      <w:r>
        <w:t>_NEAR_EVEN_SAT = 1</w:t>
      </w:r>
      <w:r w:rsidR="00207095">
        <w:t>8</w:t>
      </w:r>
      <w:r>
        <w:t>,</w:t>
      </w:r>
      <w:r>
        <w:br/>
        <w:t xml:space="preserve">   BRIG_ROUND_INTEGER_</w:t>
      </w:r>
      <w:r w:rsidR="00EB3BD9">
        <w:t>SIGNALING</w:t>
      </w:r>
      <w:r>
        <w:t>_ZERO_SAT = 1</w:t>
      </w:r>
      <w:r w:rsidR="00207095">
        <w:t>9</w:t>
      </w:r>
      <w:r>
        <w:t>,</w:t>
      </w:r>
      <w:r>
        <w:br/>
        <w:t xml:space="preserve">   BRIG_ROUND_INTEGER_</w:t>
      </w:r>
      <w:r w:rsidR="00EB3BD9">
        <w:t>SIGNALING</w:t>
      </w:r>
      <w:r>
        <w:t xml:space="preserve">_PLUS_INFINITY_SAT = </w:t>
      </w:r>
      <w:r w:rsidR="00207095">
        <w:t>20</w:t>
      </w:r>
      <w:r>
        <w:t>,</w:t>
      </w:r>
      <w:r>
        <w:br/>
        <w:t xml:space="preserve">   BRIG_ROUND_INTEGER_</w:t>
      </w:r>
      <w:r w:rsidR="00EB3BD9">
        <w:t>SIGNALING</w:t>
      </w:r>
      <w:r>
        <w:t>_MINUS_INFINITY_SAT = 2</w:t>
      </w:r>
      <w:r w:rsidR="00207095">
        <w:t>1</w:t>
      </w:r>
      <w:r>
        <w:br/>
        <w:t xml:space="preserve"> };</w:t>
      </w:r>
    </w:p>
    <w:p w14:paraId="128CCD52" w14:textId="03AAC8B4" w:rsidR="008A5E4E" w:rsidRDefault="0065745B">
      <w:pPr>
        <w:pStyle w:val="h3"/>
      </w:pPr>
      <w:bookmarkStart w:id="1100" w:name="_Toc396034451"/>
      <w:r>
        <w:t>18.3.2</w:t>
      </w:r>
      <w:r w:rsidR="0091490B">
        <w:t>7</w:t>
      </w:r>
      <w:r>
        <w:t xml:space="preserve"> </w:t>
      </w:r>
      <w:bookmarkStart w:id="1101" w:name="_Ref-278550567"/>
      <w:bookmarkStart w:id="1102" w:name="_Ref-1418297534"/>
      <w:r>
        <w:t>BrigSamplerAddressing</w:t>
      </w:r>
      <w:bookmarkEnd w:id="1100"/>
      <w:bookmarkEnd w:id="1101"/>
      <w:bookmarkEnd w:id="1102"/>
    </w:p>
    <w:p w14:paraId="3EAD75F7" w14:textId="77777777" w:rsidR="008A5E4E" w:rsidRDefault="0065745B">
      <w:pPr>
        <w:pStyle w:val="p"/>
      </w:pPr>
      <w:r>
        <w:rPr>
          <w:rStyle w:val="code1"/>
        </w:rPr>
        <w:t>BrigSamplerAddressing</w:t>
      </w:r>
      <w:r>
        <w:t xml:space="preserve"> is used to specify the addressing mode for the </w:t>
      </w:r>
      <w:r>
        <w:rPr>
          <w:rStyle w:val="code1"/>
        </w:rPr>
        <w:t>addressing</w:t>
      </w:r>
      <w:r>
        <w:t xml:space="preserve"> field in the sampler object. For more information, see </w:t>
      </w:r>
      <w:r>
        <w:rPr>
          <w:rStyle w:val="xref1"/>
        </w:rPr>
        <w:t>7.1.6.2. Addressing Mode (</w:t>
      </w:r>
      <w:r w:rsidR="009A76EE" w:rsidRPr="008A5E4E">
        <w:fldChar w:fldCharType="begin"/>
      </w:r>
      <w:r w:rsidR="008A5E4E">
        <w:instrText xml:space="preserve"> PAGEREF _Ref299262626 \p \h  \* MERGEFORMAT </w:instrText>
      </w:r>
      <w:r w:rsidR="009A76EE" w:rsidRPr="008A5E4E">
        <w:fldChar w:fldCharType="separate"/>
      </w:r>
      <w:r w:rsidR="00533AF0" w:rsidRPr="00533AF0">
        <w:rPr>
          <w:rStyle w:val="xref1"/>
          <w:noProof/>
        </w:rPr>
        <w:t>on</w:t>
      </w:r>
      <w:r w:rsidR="00533AF0">
        <w:rPr>
          <w:noProof/>
        </w:rPr>
        <w:t xml:space="preserve"> page 204</w:t>
      </w:r>
      <w:r w:rsidR="009A76EE" w:rsidRPr="008A5E4E">
        <w:rPr>
          <w:rStyle w:val="xref1"/>
        </w:rPr>
        <w:fldChar w:fldCharType="end"/>
      </w:r>
      <w:r>
        <w:rPr>
          <w:rStyle w:val="xref1"/>
        </w:rPr>
        <w:t>)</w:t>
      </w:r>
      <w:r>
        <w:t xml:space="preserve">. </w:t>
      </w:r>
    </w:p>
    <w:p w14:paraId="1F9360E5" w14:textId="3E97DF98" w:rsidR="008A5E4E" w:rsidRDefault="0065745B">
      <w:pPr>
        <w:pStyle w:val="pre"/>
      </w:pPr>
      <w:r>
        <w:t>typedef uint8_t BrigSamplerAddressing8_t;</w:t>
      </w:r>
      <w:r>
        <w:br/>
        <w:t xml:space="preserve"> enum BrigSamplerAddressing {</w:t>
      </w:r>
      <w:r>
        <w:br/>
        <w:t xml:space="preserve">   BRIG_ADDRESSING_UNDEFINED = 0,</w:t>
      </w:r>
      <w:r>
        <w:br/>
        <w:t xml:space="preserve">   BRIG_ADDRESSING_CLAMP_TO_EDGE = 1,</w:t>
      </w:r>
      <w:r>
        <w:br/>
        <w:t xml:space="preserve">   BRIG_ADDRESSING_CLAMP_TO_BORDER = 2,</w:t>
      </w:r>
      <w:r>
        <w:br/>
        <w:t xml:space="preserve">   BRIG_ADDRESSING_REPEAT = 3,</w:t>
      </w:r>
      <w:r>
        <w:br/>
        <w:t xml:space="preserve">   BRIG_ADDRESSING_MIRRORED_REPEAT = 4</w:t>
      </w:r>
      <w:r w:rsidR="00C52001">
        <w:t>,</w:t>
      </w:r>
      <w:r w:rsidR="00C52001">
        <w:br/>
        <w:t xml:space="preserve">   </w:t>
      </w:r>
      <w:r w:rsidR="00C52001" w:rsidRPr="00C52001">
        <w:t>BRIG_ADDRESSING_FIRST_USER_DEFINED = 12</w:t>
      </w:r>
      <w:r w:rsidR="00741A05">
        <w:t>8</w:t>
      </w:r>
      <w:r>
        <w:br/>
        <w:t xml:space="preserve"> };</w:t>
      </w:r>
    </w:p>
    <w:p w14:paraId="73F8F4B3" w14:textId="77777777" w:rsidR="008A5E4E" w:rsidRDefault="0065745B">
      <w:pPr>
        <w:pStyle w:val="p"/>
      </w:pPr>
      <w:r>
        <w:t xml:space="preserve">Values 5 through </w:t>
      </w:r>
      <w:r w:rsidR="00C52001">
        <w:t xml:space="preserve">127 are reserved, but values 128 to </w:t>
      </w:r>
      <w:r>
        <w:t xml:space="preserve">255 are available for </w:t>
      </w:r>
      <w:r w:rsidR="00C52001">
        <w:t xml:space="preserve">implementation defined </w:t>
      </w:r>
      <w:r>
        <w:t xml:space="preserve">extensions. </w:t>
      </w:r>
    </w:p>
    <w:p w14:paraId="30D06A1E" w14:textId="2E42FD5D" w:rsidR="008A5E4E" w:rsidRDefault="0065745B">
      <w:pPr>
        <w:pStyle w:val="h3"/>
      </w:pPr>
      <w:bookmarkStart w:id="1103" w:name="_Toc396034452"/>
      <w:r>
        <w:t>18.3.2</w:t>
      </w:r>
      <w:r w:rsidR="0091490B">
        <w:t>8</w:t>
      </w:r>
      <w:r>
        <w:t xml:space="preserve"> </w:t>
      </w:r>
      <w:bookmarkStart w:id="1104" w:name="_Ref599444852"/>
      <w:bookmarkStart w:id="1105" w:name="_Ref1691574537"/>
      <w:r>
        <w:t>BrigSamplerCoordNormalization</w:t>
      </w:r>
      <w:bookmarkEnd w:id="1103"/>
      <w:bookmarkEnd w:id="1104"/>
      <w:bookmarkEnd w:id="1105"/>
    </w:p>
    <w:p w14:paraId="4683DABD" w14:textId="77777777" w:rsidR="008A5E4E" w:rsidRDefault="0065745B">
      <w:pPr>
        <w:pStyle w:val="p"/>
      </w:pPr>
      <w:r>
        <w:rPr>
          <w:rStyle w:val="code1"/>
        </w:rPr>
        <w:t>BrigSamplerCoordNormalization</w:t>
      </w:r>
      <w:r>
        <w:t xml:space="preserve"> is used to specify the setting for the </w:t>
      </w:r>
      <w:r>
        <w:rPr>
          <w:rStyle w:val="code1"/>
        </w:rPr>
        <w:t>coord</w:t>
      </w:r>
      <w:r>
        <w:t xml:space="preserve"> field in the sampler object. For more information, see </w:t>
      </w:r>
      <w:r>
        <w:rPr>
          <w:rStyle w:val="xref1"/>
        </w:rPr>
        <w:t>7.1.6.1. Coordinate Normalization Mode (</w:t>
      </w:r>
      <w:r w:rsidR="009A76EE" w:rsidRPr="008A5E4E">
        <w:fldChar w:fldCharType="begin"/>
      </w:r>
      <w:r w:rsidR="008A5E4E">
        <w:instrText xml:space="preserve"> PAGEREF _Ref-487657163 \p \h  \* MERGEFORMAT </w:instrText>
      </w:r>
      <w:r w:rsidR="009A76EE" w:rsidRPr="008A5E4E">
        <w:fldChar w:fldCharType="separate"/>
      </w:r>
      <w:r w:rsidR="00533AF0" w:rsidRPr="00533AF0">
        <w:rPr>
          <w:rStyle w:val="xref1"/>
          <w:noProof/>
        </w:rPr>
        <w:t>on</w:t>
      </w:r>
      <w:r w:rsidR="00533AF0">
        <w:rPr>
          <w:noProof/>
        </w:rPr>
        <w:t xml:space="preserve"> page 203</w:t>
      </w:r>
      <w:r w:rsidR="009A76EE" w:rsidRPr="008A5E4E">
        <w:rPr>
          <w:rStyle w:val="xref1"/>
        </w:rPr>
        <w:fldChar w:fldCharType="end"/>
      </w:r>
      <w:r>
        <w:rPr>
          <w:rStyle w:val="xref1"/>
        </w:rPr>
        <w:t>)</w:t>
      </w:r>
      <w:r>
        <w:t>.</w:t>
      </w:r>
    </w:p>
    <w:p w14:paraId="4B6B5655" w14:textId="77777777" w:rsidR="008A5E4E" w:rsidRDefault="0065745B">
      <w:pPr>
        <w:pStyle w:val="pre"/>
      </w:pPr>
      <w:r>
        <w:t>typedef uint8_t BrigSamplerCoordNormalization8_t;</w:t>
      </w:r>
      <w:r>
        <w:br/>
        <w:t xml:space="preserve"> enum BrigSamplerCoordNormalization {</w:t>
      </w:r>
      <w:r>
        <w:br/>
        <w:t xml:space="preserve">   BRIG_COORD_UNNORMALIZED = 0,</w:t>
      </w:r>
      <w:r>
        <w:br/>
        <w:t xml:space="preserve">   BRIG_COORD_NORMALIZED = 1</w:t>
      </w:r>
      <w:r>
        <w:br/>
        <w:t xml:space="preserve"> };</w:t>
      </w:r>
    </w:p>
    <w:p w14:paraId="6FDBD444" w14:textId="6DFB512D" w:rsidR="008A5E4E" w:rsidRDefault="0065745B">
      <w:pPr>
        <w:pStyle w:val="h3"/>
      </w:pPr>
      <w:bookmarkStart w:id="1106" w:name="_Toc396034453"/>
      <w:r>
        <w:t>18.3.2</w:t>
      </w:r>
      <w:r w:rsidR="0091490B">
        <w:t>9</w:t>
      </w:r>
      <w:r>
        <w:t xml:space="preserve"> </w:t>
      </w:r>
      <w:bookmarkStart w:id="1107" w:name="_Ref1341439273"/>
      <w:bookmarkStart w:id="1108" w:name="_Ref81759376"/>
      <w:r>
        <w:t>BrigSamplerFilter</w:t>
      </w:r>
      <w:bookmarkEnd w:id="1106"/>
      <w:bookmarkEnd w:id="1107"/>
      <w:bookmarkEnd w:id="1108"/>
    </w:p>
    <w:p w14:paraId="5F6B294A" w14:textId="77777777" w:rsidR="008A5E4E" w:rsidRDefault="0065745B">
      <w:pPr>
        <w:pStyle w:val="p"/>
      </w:pPr>
      <w:r>
        <w:rPr>
          <w:rStyle w:val="code1"/>
        </w:rPr>
        <w:t>BrigSamplerFilter</w:t>
      </w:r>
      <w:r>
        <w:t xml:space="preserve"> is used to specify the setting for the </w:t>
      </w:r>
      <w:r>
        <w:rPr>
          <w:rStyle w:val="code1"/>
        </w:rPr>
        <w:t>filter</w:t>
      </w:r>
      <w:r>
        <w:t xml:space="preserve"> field in the sampler object. For more information, see </w:t>
      </w:r>
      <w:r>
        <w:rPr>
          <w:rStyle w:val="xref1"/>
        </w:rPr>
        <w:t>7.1.6.3. Filter Mode (</w:t>
      </w:r>
      <w:r w:rsidR="009A76EE" w:rsidRPr="008A5E4E">
        <w:fldChar w:fldCharType="begin"/>
      </w:r>
      <w:r w:rsidR="008A5E4E">
        <w:instrText xml:space="preserve"> PAGEREF _Ref-754936179 \p \h  \* MERGEFORMAT </w:instrText>
      </w:r>
      <w:r w:rsidR="009A76EE" w:rsidRPr="008A5E4E">
        <w:fldChar w:fldCharType="separate"/>
      </w:r>
      <w:r w:rsidR="00533AF0" w:rsidRPr="00533AF0">
        <w:rPr>
          <w:rStyle w:val="xref1"/>
          <w:noProof/>
        </w:rPr>
        <w:t>on</w:t>
      </w:r>
      <w:r w:rsidR="00533AF0">
        <w:rPr>
          <w:noProof/>
        </w:rPr>
        <w:t xml:space="preserve"> page 206</w:t>
      </w:r>
      <w:r w:rsidR="009A76EE" w:rsidRPr="008A5E4E">
        <w:rPr>
          <w:rStyle w:val="xref1"/>
        </w:rPr>
        <w:fldChar w:fldCharType="end"/>
      </w:r>
      <w:r>
        <w:rPr>
          <w:rStyle w:val="xref1"/>
        </w:rPr>
        <w:t>)</w:t>
      </w:r>
      <w:r>
        <w:t xml:space="preserve">. </w:t>
      </w:r>
    </w:p>
    <w:p w14:paraId="2D1BEE00" w14:textId="77777777" w:rsidR="008A5E4E" w:rsidRDefault="0065745B">
      <w:pPr>
        <w:pStyle w:val="pre"/>
      </w:pPr>
      <w:r>
        <w:t>typedef uint8_t BrigSamplerFilter8_t;</w:t>
      </w:r>
      <w:r>
        <w:br/>
        <w:t xml:space="preserve"> enum BrigSamplerFilter {</w:t>
      </w:r>
      <w:r>
        <w:br/>
        <w:t xml:space="preserve">   BRIG_FILTER_NEAREST = 0,</w:t>
      </w:r>
      <w:r>
        <w:br/>
        <w:t xml:space="preserve">   BRIG_FILTER_LINEAR = 1</w:t>
      </w:r>
      <w:r w:rsidR="00C92FFF">
        <w:t>,</w:t>
      </w:r>
      <w:r w:rsidR="00C92FFF">
        <w:br/>
        <w:t xml:space="preserve">   </w:t>
      </w:r>
      <w:r w:rsidR="00C92FFF" w:rsidRPr="00C92FFF">
        <w:t>BRIG_FILTER_FIRST_USER_DEFINED = 128</w:t>
      </w:r>
      <w:r>
        <w:br/>
        <w:t xml:space="preserve"> };</w:t>
      </w:r>
    </w:p>
    <w:p w14:paraId="238641FB" w14:textId="194A86AE" w:rsidR="008A5E4E" w:rsidRDefault="0065745B">
      <w:pPr>
        <w:pStyle w:val="p"/>
      </w:pPr>
      <w:r>
        <w:t xml:space="preserve">Values 2 through </w:t>
      </w:r>
      <w:r w:rsidR="007260B5">
        <w:t xml:space="preserve">127 are reserved, but values 128 to </w:t>
      </w:r>
      <w:r>
        <w:t xml:space="preserve">255 are available for </w:t>
      </w:r>
      <w:r w:rsidR="007260B5">
        <w:t xml:space="preserve">implementation defined </w:t>
      </w:r>
      <w:r>
        <w:t>extensions.</w:t>
      </w:r>
    </w:p>
    <w:p w14:paraId="709DF4B3" w14:textId="469020A9" w:rsidR="008A5E4E" w:rsidRDefault="0065745B">
      <w:pPr>
        <w:pStyle w:val="h3"/>
      </w:pPr>
      <w:bookmarkStart w:id="1109" w:name="_Toc396034454"/>
      <w:r>
        <w:t>18.3.</w:t>
      </w:r>
      <w:r w:rsidR="0091490B">
        <w:t>30</w:t>
      </w:r>
      <w:r>
        <w:t xml:space="preserve"> </w:t>
      </w:r>
      <w:bookmarkStart w:id="1110" w:name="_Ref-366282006"/>
      <w:r>
        <w:t>BrigSamplerQuery</w:t>
      </w:r>
      <w:bookmarkEnd w:id="1109"/>
      <w:bookmarkEnd w:id="1110"/>
    </w:p>
    <w:p w14:paraId="76C171E8" w14:textId="77777777" w:rsidR="008A5E4E" w:rsidRDefault="0065745B">
      <w:pPr>
        <w:pStyle w:val="p"/>
      </w:pPr>
      <w:r>
        <w:rPr>
          <w:rStyle w:val="code1"/>
        </w:rPr>
        <w:t>BrigSamplerQuery</w:t>
      </w:r>
      <w:r>
        <w:t xml:space="preserve"> is used to specify the sampler property being queried by the </w:t>
      </w:r>
      <w:r>
        <w:rPr>
          <w:rStyle w:val="code1"/>
        </w:rPr>
        <w:t>querysampler</w:t>
      </w:r>
      <w:r>
        <w:t xml:space="preserve"> operation. For more information, see </w:t>
      </w:r>
      <w:r>
        <w:rPr>
          <w:rStyle w:val="xref1"/>
        </w:rPr>
        <w:t>7.5. Query Image and Query Sampler Operations (</w:t>
      </w:r>
      <w:r w:rsidR="009A76EE" w:rsidRPr="008A5E4E">
        <w:fldChar w:fldCharType="begin"/>
      </w:r>
      <w:r w:rsidR="008A5E4E">
        <w:instrText xml:space="preserve"> PAGEREF _Ref742025704 \p \h  \* MERGEFORMAT </w:instrText>
      </w:r>
      <w:r w:rsidR="009A76EE" w:rsidRPr="008A5E4E">
        <w:fldChar w:fldCharType="separate"/>
      </w:r>
      <w:r w:rsidR="00533AF0" w:rsidRPr="00533AF0">
        <w:rPr>
          <w:rStyle w:val="xref1"/>
          <w:noProof/>
        </w:rPr>
        <w:t>on</w:t>
      </w:r>
      <w:r w:rsidR="00533AF0">
        <w:rPr>
          <w:noProof/>
        </w:rPr>
        <w:t xml:space="preserve"> page 221</w:t>
      </w:r>
      <w:r w:rsidR="009A76EE" w:rsidRPr="008A5E4E">
        <w:rPr>
          <w:rStyle w:val="xref1"/>
        </w:rPr>
        <w:fldChar w:fldCharType="end"/>
      </w:r>
      <w:r>
        <w:rPr>
          <w:rStyle w:val="xref1"/>
        </w:rPr>
        <w:t>)</w:t>
      </w:r>
      <w:r>
        <w:t>.</w:t>
      </w:r>
    </w:p>
    <w:p w14:paraId="763BCD49" w14:textId="77777777" w:rsidR="008A5E4E" w:rsidRDefault="0065745B">
      <w:pPr>
        <w:pStyle w:val="pre"/>
      </w:pPr>
      <w:r>
        <w:t>typedef uint8_t BrigSamplerQuery8_t;</w:t>
      </w:r>
      <w:r>
        <w:br/>
        <w:t xml:space="preserve"> enum BrigSamplerQuery {</w:t>
      </w:r>
      <w:r>
        <w:br/>
        <w:t xml:space="preserve">   BRIG_SAMPLER_QUERY_ADDRESSING = 0,</w:t>
      </w:r>
      <w:r>
        <w:br/>
        <w:t xml:space="preserve">   BRIG_SAMPLER_QUERY_COORD = 1,</w:t>
      </w:r>
      <w:r>
        <w:br/>
        <w:t xml:space="preserve">   BRIG_SAMPLER_QUERY_FILTER = 2</w:t>
      </w:r>
      <w:r>
        <w:br/>
        <w:t xml:space="preserve"> };</w:t>
      </w:r>
    </w:p>
    <w:p w14:paraId="6F3F5B09" w14:textId="65770DDC" w:rsidR="008A5E4E" w:rsidRDefault="0065745B">
      <w:pPr>
        <w:pStyle w:val="h3"/>
      </w:pPr>
      <w:bookmarkStart w:id="1111" w:name="_Toc396034455"/>
      <w:r>
        <w:t>18.3.</w:t>
      </w:r>
      <w:r w:rsidR="0091490B">
        <w:t>31</w:t>
      </w:r>
      <w:r>
        <w:t xml:space="preserve"> </w:t>
      </w:r>
      <w:bookmarkStart w:id="1112" w:name="_Ref-634973441"/>
      <w:r>
        <w:t>BrigSectionIndex</w:t>
      </w:r>
      <w:bookmarkEnd w:id="1111"/>
      <w:bookmarkEnd w:id="1112"/>
    </w:p>
    <w:p w14:paraId="6C94494D" w14:textId="37770C69" w:rsidR="008A5E4E" w:rsidRDefault="0065745B">
      <w:pPr>
        <w:pStyle w:val="p"/>
      </w:pPr>
      <w:r>
        <w:t xml:space="preserve">A </w:t>
      </w:r>
      <w:r w:rsidR="0050531B">
        <w:t xml:space="preserve">BRIG module </w:t>
      </w:r>
      <w:r>
        <w:t xml:space="preserve">can have a number of </w:t>
      </w:r>
      <w:r w:rsidR="0050531B">
        <w:t xml:space="preserve">BRIG </w:t>
      </w:r>
      <w:r>
        <w:t xml:space="preserve">sections. Every module must have a data, code and operand section with the indices </w:t>
      </w:r>
      <w:r w:rsidR="0050531B">
        <w:t xml:space="preserve">in the BRIG section index array </w:t>
      </w:r>
      <w:r>
        <w:t xml:space="preserve">defined by </w:t>
      </w:r>
      <w:r>
        <w:rPr>
          <w:rStyle w:val="code1"/>
        </w:rPr>
        <w:t>BrigSectionIndex</w:t>
      </w:r>
      <w:r>
        <w:t xml:space="preserve">. Any additional sections have an index starting after these. </w:t>
      </w:r>
      <w:r w:rsidR="0081741E">
        <w:t xml:space="preserve">See </w:t>
      </w:r>
      <w:r w:rsidR="0081741E">
        <w:rPr>
          <w:rStyle w:val="xref1"/>
        </w:rPr>
        <w:t>18.2. BRIG Module (</w:t>
      </w:r>
      <w:r w:rsidR="0081741E">
        <w:fldChar w:fldCharType="begin"/>
      </w:r>
      <w:r w:rsidR="0081741E">
        <w:instrText xml:space="preserve"> PAGEREF  brig_module \h \p  \* MERGEFORMAT </w:instrText>
      </w:r>
      <w:r w:rsidR="0081741E">
        <w:fldChar w:fldCharType="separate"/>
      </w:r>
      <w:r w:rsidR="0081741E">
        <w:rPr>
          <w:noProof/>
        </w:rPr>
        <w:t>on page 316</w:t>
      </w:r>
      <w:r w:rsidR="0081741E">
        <w:fldChar w:fldCharType="end"/>
      </w:r>
      <w:r w:rsidR="0081741E">
        <w:rPr>
          <w:rStyle w:val="xref1"/>
        </w:rPr>
        <w:t>)</w:t>
      </w:r>
      <w:r w:rsidR="0081741E">
        <w:t>.</w:t>
      </w:r>
    </w:p>
    <w:p w14:paraId="0FCCF182" w14:textId="77777777" w:rsidR="008A5E4E" w:rsidRDefault="0065745B">
      <w:pPr>
        <w:pStyle w:val="pre"/>
      </w:pPr>
      <w:r>
        <w:t>typedef uint32_t BrigSectionIndex32_t;</w:t>
      </w:r>
      <w:r>
        <w:br/>
        <w:t xml:space="preserve"> enum BrigSectionIndex {</w:t>
      </w:r>
      <w:r>
        <w:br/>
        <w:t xml:space="preserve">   BRIG_SECTION_INDEX_DATA = 0,</w:t>
      </w:r>
      <w:r>
        <w:br/>
        <w:t xml:space="preserve">   BRIG_SECTION_INDEX_CODE = 1,</w:t>
      </w:r>
      <w:r>
        <w:br/>
        <w:t xml:space="preserve">   BRIG_SECTION_INDEX_OPERAND = 2,</w:t>
      </w:r>
      <w:r>
        <w:br/>
        <w:t xml:space="preserve">   BRIG_SECTION_INDEX_BEGIN_IMPLEMENTATION_DEFINED = 3</w:t>
      </w:r>
      <w:r>
        <w:br/>
        <w:t xml:space="preserve"> };</w:t>
      </w:r>
    </w:p>
    <w:p w14:paraId="4459B64F" w14:textId="6D23F8E0" w:rsidR="008A5E4E" w:rsidRDefault="0065745B">
      <w:pPr>
        <w:pStyle w:val="h3"/>
      </w:pPr>
      <w:bookmarkStart w:id="1113" w:name="_Toc396034456"/>
      <w:r>
        <w:t>18.3.3</w:t>
      </w:r>
      <w:r w:rsidR="0091490B">
        <w:t>2</w:t>
      </w:r>
      <w:r>
        <w:t xml:space="preserve"> </w:t>
      </w:r>
      <w:bookmarkStart w:id="1114" w:name="_Ref-369334167"/>
      <w:bookmarkStart w:id="1115" w:name="_Ref-1635576028"/>
      <w:r>
        <w:t>BrigSectionHeader</w:t>
      </w:r>
      <w:bookmarkEnd w:id="1113"/>
      <w:bookmarkEnd w:id="1114"/>
      <w:bookmarkEnd w:id="1115"/>
    </w:p>
    <w:p w14:paraId="40B3C360" w14:textId="3844DFB5" w:rsidR="008A5E4E" w:rsidRDefault="0065745B">
      <w:pPr>
        <w:pStyle w:val="p"/>
      </w:pPr>
      <w:r>
        <w:t xml:space="preserve">The first entry in every BRIG section must be </w:t>
      </w:r>
      <w:r>
        <w:rPr>
          <w:rStyle w:val="code1"/>
        </w:rPr>
        <w:t>BrigSectionHeader</w:t>
      </w:r>
      <w:r>
        <w:t>.</w:t>
      </w:r>
      <w:r w:rsidR="00787BDC">
        <w:t xml:space="preserve"> It must be 16 byte aligned.</w:t>
      </w:r>
      <w:r w:rsidR="00EB4691">
        <w:t xml:space="preserve"> </w:t>
      </w:r>
      <w:r w:rsidR="0081741E">
        <w:t xml:space="preserve">See </w:t>
      </w:r>
      <w:r w:rsidR="0081741E">
        <w:rPr>
          <w:rStyle w:val="xref1"/>
        </w:rPr>
        <w:t>18.2. BRIG Module (</w:t>
      </w:r>
      <w:r w:rsidR="0081741E">
        <w:fldChar w:fldCharType="begin"/>
      </w:r>
      <w:r w:rsidR="0081741E">
        <w:instrText xml:space="preserve"> PAGEREF  brig_module \h \p  \* MERGEFORMAT </w:instrText>
      </w:r>
      <w:r w:rsidR="0081741E">
        <w:fldChar w:fldCharType="separate"/>
      </w:r>
      <w:r w:rsidR="0081741E">
        <w:rPr>
          <w:noProof/>
        </w:rPr>
        <w:t>on page 316</w:t>
      </w:r>
      <w:r w:rsidR="0081741E">
        <w:fldChar w:fldCharType="end"/>
      </w:r>
      <w:r w:rsidR="0081741E">
        <w:rPr>
          <w:rStyle w:val="xref1"/>
        </w:rPr>
        <w:t>)</w:t>
      </w:r>
      <w:r w:rsidR="0081741E">
        <w:t>.</w:t>
      </w:r>
    </w:p>
    <w:p w14:paraId="4B5B0913" w14:textId="77777777" w:rsidR="008A5E4E" w:rsidRDefault="0065745B">
      <w:pPr>
        <w:pStyle w:val="p"/>
      </w:pPr>
      <w:r>
        <w:t>There are no section termination flags. Any code that generates BRIG needs to correctly fill in each section's header. A section entry offset of 0 can be used to indicate no entry, since the first entry in each section starts after the header.</w:t>
      </w:r>
    </w:p>
    <w:p w14:paraId="7E77F783" w14:textId="77777777" w:rsidR="008A5E4E" w:rsidRDefault="0065745B">
      <w:pPr>
        <w:pStyle w:val="pNoPageBreakAfter"/>
      </w:pPr>
      <w:r>
        <w:t>Syntax is:</w:t>
      </w:r>
    </w:p>
    <w:p w14:paraId="5B5F6615" w14:textId="4546F9D2" w:rsidR="008A5E4E" w:rsidRDefault="0065745B">
      <w:pPr>
        <w:pStyle w:val="pre"/>
      </w:pPr>
      <w:r>
        <w:t>struct BrigSectionHeader {</w:t>
      </w:r>
      <w:r>
        <w:br/>
        <w:t xml:space="preserve">   uint</w:t>
      </w:r>
      <w:r w:rsidR="00787BDC">
        <w:t>64</w:t>
      </w:r>
      <w:r>
        <w:t>_t byteCount;</w:t>
      </w:r>
      <w:r w:rsidR="00787BDC">
        <w:t xml:space="preserve"> </w:t>
      </w:r>
      <w:r>
        <w:br/>
        <w:t xml:space="preserve">   uint32_t headerByteCount;</w:t>
      </w:r>
      <w:r>
        <w:br/>
        <w:t xml:space="preserve">   uint32_t nameLength;</w:t>
      </w:r>
      <w:r>
        <w:br/>
        <w:t xml:space="preserve">   uint8_t name[1];</w:t>
      </w:r>
      <w:r>
        <w:br/>
        <w:t xml:space="preserve"> };</w:t>
      </w:r>
    </w:p>
    <w:p w14:paraId="75DC1974" w14:textId="77777777" w:rsidR="008A5E4E" w:rsidRDefault="0065745B">
      <w:pPr>
        <w:pStyle w:val="p"/>
      </w:pPr>
      <w:r>
        <w:t>Field is:</w:t>
      </w:r>
    </w:p>
    <w:p w14:paraId="17C97194" w14:textId="2047CA44" w:rsidR="008A5E4E" w:rsidRDefault="00DF03BF">
      <w:pPr>
        <w:pStyle w:val="li"/>
        <w:numPr>
          <w:ilvl w:val="0"/>
          <w:numId w:val="246"/>
        </w:numPr>
        <w:spacing w:before="320"/>
        <w:ind w:left="600"/>
      </w:pPr>
      <w:r>
        <w:rPr>
          <w:rStyle w:val="code1"/>
        </w:rPr>
        <w:t>u</w:t>
      </w:r>
      <w:r w:rsidR="0065745B">
        <w:rPr>
          <w:rStyle w:val="code1"/>
        </w:rPr>
        <w:t>int</w:t>
      </w:r>
      <w:r w:rsidR="00787BDC">
        <w:rPr>
          <w:rStyle w:val="code1"/>
        </w:rPr>
        <w:t>64</w:t>
      </w:r>
      <w:r w:rsidR="0065745B">
        <w:rPr>
          <w:rStyle w:val="code1"/>
        </w:rPr>
        <w:t>_t byteCount</w:t>
      </w:r>
      <w:r w:rsidR="0065745B">
        <w:t xml:space="preserve"> — Size in bytes of the section, including the size of the </w:t>
      </w:r>
      <w:r w:rsidR="0065745B">
        <w:rPr>
          <w:rStyle w:val="code1"/>
        </w:rPr>
        <w:t>BrigSectionHeader</w:t>
      </w:r>
      <w:r w:rsidR="0065745B">
        <w:t>. Must be a multiple of 4.</w:t>
      </w:r>
    </w:p>
    <w:p w14:paraId="2616E6C0" w14:textId="7D275310" w:rsidR="008A5E4E" w:rsidRDefault="0065745B">
      <w:pPr>
        <w:pStyle w:val="li"/>
        <w:numPr>
          <w:ilvl w:val="0"/>
          <w:numId w:val="246"/>
        </w:numPr>
        <w:ind w:left="600"/>
      </w:pPr>
      <w:r>
        <w:rPr>
          <w:rStyle w:val="code1"/>
        </w:rPr>
        <w:t>uint32_t headerByteCount</w:t>
      </w:r>
      <w:r>
        <w:t xml:space="preserve"> — Size of the header in bytes, which is also equal to the offset </w:t>
      </w:r>
      <w:r w:rsidR="00326E9D">
        <w:t>from the beginning of the section to</w:t>
      </w:r>
      <w:r>
        <w:t xml:space="preserve"> the first entry in the section. Must be a multiple of 4.</w:t>
      </w:r>
    </w:p>
    <w:p w14:paraId="579F1F20" w14:textId="77777777" w:rsidR="008A5E4E" w:rsidRDefault="0065745B">
      <w:pPr>
        <w:pStyle w:val="li"/>
        <w:numPr>
          <w:ilvl w:val="0"/>
          <w:numId w:val="246"/>
        </w:numPr>
        <w:ind w:left="600"/>
      </w:pPr>
      <w:r>
        <w:rPr>
          <w:rStyle w:val="code1"/>
        </w:rPr>
        <w:t>uint32_t nameLength</w:t>
      </w:r>
      <w:r>
        <w:t xml:space="preserve"> — Length of the section name in bytes.</w:t>
      </w:r>
    </w:p>
    <w:p w14:paraId="0E7A047E" w14:textId="77777777" w:rsidR="008A5E4E" w:rsidRDefault="0065745B">
      <w:pPr>
        <w:pStyle w:val="li"/>
        <w:numPr>
          <w:ilvl w:val="0"/>
          <w:numId w:val="246"/>
        </w:numPr>
        <w:spacing w:after="320"/>
        <w:ind w:left="600"/>
      </w:pPr>
      <w:r>
        <w:rPr>
          <w:rStyle w:val="code1"/>
        </w:rPr>
        <w:t>uint8_t name[1]</w:t>
      </w:r>
      <w:r>
        <w:t xml:space="preserve"> — Section name, </w:t>
      </w:r>
      <w:r>
        <w:rPr>
          <w:rStyle w:val="code1"/>
        </w:rPr>
        <w:t>nameLength</w:t>
      </w:r>
      <w:r>
        <w:t xml:space="preserve"> bytes long.</w:t>
      </w:r>
    </w:p>
    <w:p w14:paraId="7A0AFE88" w14:textId="721BC255" w:rsidR="008A5E4E" w:rsidRDefault="0065745B">
      <w:pPr>
        <w:pStyle w:val="p"/>
      </w:pPr>
      <w:r w:rsidRPr="00ED7BFE">
        <w:t xml:space="preserve">The </w:t>
      </w:r>
      <w:r w:rsidR="00ED7BFE" w:rsidRPr="00A272C0">
        <w:t xml:space="preserve">section name </w:t>
      </w:r>
      <w:r w:rsidRPr="00ED7BFE">
        <w:t>may be followed by any implementation specific data. This must be followed by s</w:t>
      </w:r>
      <w:r w:rsidRPr="00290E98">
        <w:t>ufficient zero padding bytes to make</w:t>
      </w:r>
      <w:r>
        <w:t xml:space="preserve"> </w:t>
      </w:r>
      <w:r>
        <w:rPr>
          <w:rStyle w:val="code1"/>
        </w:rPr>
        <w:t>headerByteCount</w:t>
      </w:r>
      <w:r>
        <w:t xml:space="preserve"> </w:t>
      </w:r>
      <w:r w:rsidRPr="00ED7BFE">
        <w:t>a multiple of 4.</w:t>
      </w:r>
    </w:p>
    <w:p w14:paraId="12D3A06B" w14:textId="2DFB2D1E" w:rsidR="008A5E4E" w:rsidRDefault="0065745B">
      <w:pPr>
        <w:pStyle w:val="h3"/>
      </w:pPr>
      <w:bookmarkStart w:id="1116" w:name="_Toc396034457"/>
      <w:r>
        <w:t>18.3.3</w:t>
      </w:r>
      <w:r w:rsidR="0091490B">
        <w:t>3</w:t>
      </w:r>
      <w:r>
        <w:t xml:space="preserve"> </w:t>
      </w:r>
      <w:bookmarkStart w:id="1117" w:name="_Ref1092420963"/>
      <w:r>
        <w:t>BrigSegCvtModifierMask</w:t>
      </w:r>
      <w:bookmarkEnd w:id="1116"/>
      <w:bookmarkEnd w:id="1117"/>
    </w:p>
    <w:p w14:paraId="5BBDE9D5" w14:textId="77777777" w:rsidR="008A5E4E" w:rsidRDefault="0065745B">
      <w:pPr>
        <w:pStyle w:val="p"/>
      </w:pPr>
      <w:r>
        <w:rPr>
          <w:rStyle w:val="code1"/>
        </w:rPr>
        <w:t>BrigSegCvtModifierMask</w:t>
      </w:r>
      <w:r>
        <w:t xml:space="preserve"> defines bit masks that can be used to access the modifiers for operations which convert between segment and flat addresses. </w:t>
      </w:r>
    </w:p>
    <w:p w14:paraId="1FC07CBA" w14:textId="77777777" w:rsidR="008A5E4E" w:rsidRDefault="0065745B">
      <w:pPr>
        <w:pStyle w:val="pre"/>
      </w:pPr>
      <w:r>
        <w:t>typedef uint8_t BrigSegCvtModifier8_t;</w:t>
      </w:r>
      <w:r>
        <w:br/>
        <w:t xml:space="preserve"> enum BrigSegCvtModifierMask {</w:t>
      </w:r>
      <w:r>
        <w:br/>
        <w:t xml:space="preserve">   BRIG_SEG_CVT_NONULL = 1</w:t>
      </w:r>
      <w:r>
        <w:br/>
        <w:t xml:space="preserve"> };</w:t>
      </w:r>
    </w:p>
    <w:p w14:paraId="367DB813" w14:textId="6EAB175D" w:rsidR="008A5E4E" w:rsidRDefault="0065745B">
      <w:pPr>
        <w:pStyle w:val="li"/>
        <w:numPr>
          <w:ilvl w:val="0"/>
          <w:numId w:val="247"/>
        </w:numPr>
        <w:spacing w:before="320" w:after="320"/>
        <w:ind w:left="600"/>
      </w:pPr>
      <w:r>
        <w:rPr>
          <w:rStyle w:val="code1"/>
        </w:rPr>
        <w:t>BRIG_SEG_CVT_NONULL</w:t>
      </w:r>
      <w:r>
        <w:t xml:space="preserve"> — A bit mask that can be used to select the setting for the </w:t>
      </w:r>
      <w:r>
        <w:rPr>
          <w:rStyle w:val="code1"/>
        </w:rPr>
        <w:t>nonull</w:t>
      </w:r>
      <w:r>
        <w:t xml:space="preserve"> modifier. A 0 value means it is absent and a </w:t>
      </w:r>
      <w:r w:rsidR="006A16A6">
        <w:t>1</w:t>
      </w:r>
      <w:r>
        <w:t xml:space="preserve"> value means it is present. If the operation does not support the </w:t>
      </w:r>
      <w:r>
        <w:rPr>
          <w:rStyle w:val="code1"/>
        </w:rPr>
        <w:t>nonull</w:t>
      </w:r>
      <w:r>
        <w:t xml:space="preserve"> modifier, then </w:t>
      </w:r>
      <w:r w:rsidR="006A16A6">
        <w:t xml:space="preserve">the value </w:t>
      </w:r>
      <w:r>
        <w:t>must be 0.</w:t>
      </w:r>
    </w:p>
    <w:p w14:paraId="100B75D7" w14:textId="34AC424C" w:rsidR="008A5E4E" w:rsidRDefault="0065745B">
      <w:pPr>
        <w:pStyle w:val="h3"/>
      </w:pPr>
      <w:bookmarkStart w:id="1118" w:name="_Toc396034458"/>
      <w:r>
        <w:t>18.3.3</w:t>
      </w:r>
      <w:r w:rsidR="0091490B">
        <w:t>4</w:t>
      </w:r>
      <w:r>
        <w:t xml:space="preserve"> </w:t>
      </w:r>
      <w:bookmarkStart w:id="1119" w:name="_Ref-846248380"/>
      <w:r>
        <w:t>BrigSegment</w:t>
      </w:r>
      <w:bookmarkEnd w:id="1118"/>
      <w:bookmarkEnd w:id="1119"/>
    </w:p>
    <w:p w14:paraId="22B470C8" w14:textId="5458F2BC" w:rsidR="008A5E4E" w:rsidRDefault="0065745B">
      <w:pPr>
        <w:pStyle w:val="p"/>
      </w:pPr>
      <w:r>
        <w:rPr>
          <w:rStyle w:val="code1"/>
        </w:rPr>
        <w:t>BrigSegment</w:t>
      </w:r>
      <w:r>
        <w:t xml:space="preserve"> is used to specify the memory segment for a symbol</w:t>
      </w:r>
      <w:r w:rsidR="0057686C">
        <w:t xml:space="preserve"> or memory address</w:t>
      </w:r>
      <w:r>
        <w:t xml:space="preserve">. </w:t>
      </w:r>
      <w:r w:rsidR="0057686C">
        <w:t xml:space="preserve">In the case of a memory address, it can also specify that a flat address is being used. </w:t>
      </w:r>
      <w:r>
        <w:t xml:space="preserve">For more information, see </w:t>
      </w:r>
      <w:r>
        <w:rPr>
          <w:rStyle w:val="xref1"/>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1"/>
          <w:noProof/>
        </w:rPr>
        <w:t>on</w:t>
      </w:r>
      <w:r w:rsidR="00533AF0">
        <w:rPr>
          <w:noProof/>
        </w:rPr>
        <w:t xml:space="preserve"> page 14</w:t>
      </w:r>
      <w:r w:rsidR="009A76EE" w:rsidRPr="008A5E4E">
        <w:rPr>
          <w:rStyle w:val="xref1"/>
        </w:rPr>
        <w:fldChar w:fldCharType="end"/>
      </w:r>
      <w:r>
        <w:rPr>
          <w:rStyle w:val="xref1"/>
        </w:rPr>
        <w:t>)</w:t>
      </w:r>
      <w:r>
        <w:t>.</w:t>
      </w:r>
    </w:p>
    <w:p w14:paraId="7F575A8E" w14:textId="77777777" w:rsidR="008A5E4E" w:rsidRDefault="0065745B">
      <w:pPr>
        <w:pStyle w:val="pre"/>
      </w:pPr>
      <w:r>
        <w:t>typedef uint8_t BrigSegment8_t;</w:t>
      </w:r>
      <w:r>
        <w:br/>
        <w:t xml:space="preserve"> enum BrigSegment {</w:t>
      </w:r>
      <w:r>
        <w:br/>
        <w:t xml:space="preserve">   BRIG_SEGMENT_NONE = 0,</w:t>
      </w:r>
      <w:r>
        <w:br/>
        <w:t xml:space="preserve">   BRIG_SEGMENT_FLAT = 1,</w:t>
      </w:r>
      <w:r>
        <w:br/>
        <w:t xml:space="preserve">   BRIG_SEGMENT_GLOBAL = 2,</w:t>
      </w:r>
      <w:r>
        <w:br/>
        <w:t xml:space="preserve">   BRIG_SEGMENT_READONLY = 3,</w:t>
      </w:r>
      <w:r>
        <w:br/>
        <w:t xml:space="preserve">   BRIG_SEGMENT_KERNARG = 4,</w:t>
      </w:r>
      <w:r>
        <w:br/>
        <w:t xml:space="preserve">   BRIG_SEGMENT_GROUP = 5,</w:t>
      </w:r>
      <w:r>
        <w:br/>
        <w:t xml:space="preserve">   BRIG_SEGMENT_PRIVATE = 6,</w:t>
      </w:r>
      <w:r>
        <w:br/>
        <w:t xml:space="preserve">   BRIG_SEGMENT_SPILL = 7,</w:t>
      </w:r>
      <w:r>
        <w:br/>
        <w:t xml:space="preserve">   BRIG_SEGMENT_ARG = 8</w:t>
      </w:r>
      <w:r w:rsidR="004B770B">
        <w:t>,</w:t>
      </w:r>
      <w:r w:rsidR="004B770B">
        <w:br/>
        <w:t xml:space="preserve">   </w:t>
      </w:r>
      <w:r w:rsidR="004B770B" w:rsidRPr="004B770B">
        <w:t>BRIG_SEGMENT_FIRST_USER_DEFINED = 128</w:t>
      </w:r>
      <w:r>
        <w:br/>
        <w:t xml:space="preserve"> };</w:t>
      </w:r>
    </w:p>
    <w:p w14:paraId="5539F8BD" w14:textId="5B1D83E5" w:rsidR="008A5E4E" w:rsidRDefault="0065745B">
      <w:pPr>
        <w:pStyle w:val="p"/>
      </w:pPr>
      <w:r>
        <w:t>Values 9 through 1</w:t>
      </w:r>
      <w:r w:rsidR="004B770B">
        <w:t>27</w:t>
      </w:r>
      <w:r>
        <w:t xml:space="preserve"> </w:t>
      </w:r>
      <w:r w:rsidR="004B770B">
        <w:t xml:space="preserve">are reserved, but values 128 to 255 </w:t>
      </w:r>
      <w:r>
        <w:t xml:space="preserve">are available for </w:t>
      </w:r>
      <w:r w:rsidR="004B770B">
        <w:t xml:space="preserve">implementation defined </w:t>
      </w:r>
      <w:r>
        <w:t>extensions.</w:t>
      </w:r>
    </w:p>
    <w:p w14:paraId="2C084DF1" w14:textId="52B0CC3C" w:rsidR="008A5E4E" w:rsidRDefault="0065745B">
      <w:pPr>
        <w:pStyle w:val="h3"/>
      </w:pPr>
      <w:bookmarkStart w:id="1120" w:name="_Toc396034459"/>
      <w:r>
        <w:t>18.3.3</w:t>
      </w:r>
      <w:r w:rsidR="0091490B">
        <w:t>5</w:t>
      </w:r>
      <w:r>
        <w:t xml:space="preserve"> BrigType</w:t>
      </w:r>
      <w:bookmarkEnd w:id="1120"/>
    </w:p>
    <w:p w14:paraId="55A2E3E0" w14:textId="1A64F28E" w:rsidR="008A5E4E" w:rsidRDefault="0065745B">
      <w:pPr>
        <w:pStyle w:val="p"/>
      </w:pPr>
      <w:r>
        <w:rPr>
          <w:rStyle w:val="code1"/>
        </w:rPr>
        <w:t>BrigType</w:t>
      </w:r>
      <w:r>
        <w:t xml:space="preserve"> is used to specify the data compound type of operations, operands</w:t>
      </w:r>
      <w:r w:rsidR="00F45D6B">
        <w:t xml:space="preserve"> and</w:t>
      </w:r>
      <w:r>
        <w:t xml:space="preserve"> variables</w:t>
      </w:r>
      <w:r w:rsidR="00F45D6B">
        <w:t>.</w:t>
      </w:r>
      <w:r w:rsidR="00B72205">
        <w:softHyphen/>
      </w:r>
      <w:r>
        <w:t xml:space="preserve"> </w:t>
      </w:r>
    </w:p>
    <w:p w14:paraId="650CF398" w14:textId="1BA5091E" w:rsidR="008A5E4E" w:rsidRDefault="0065745B">
      <w:pPr>
        <w:pStyle w:val="p"/>
      </w:pPr>
      <w:r>
        <w:t xml:space="preserve">The </w:t>
      </w:r>
      <w:r>
        <w:rPr>
          <w:rStyle w:val="code1"/>
        </w:rPr>
        <w:t>BrigType</w:t>
      </w:r>
      <w:r>
        <w:t xml:space="preserve"> enumeration is encoded to make it easy to determine if the type is packed</w:t>
      </w:r>
      <w:r w:rsidR="001A1F98">
        <w:t xml:space="preserve"> or an array. If packed</w:t>
      </w:r>
      <w:r>
        <w:t xml:space="preserve">, </w:t>
      </w:r>
      <w:r w:rsidR="001A1F98">
        <w:t>it is also easy</w:t>
      </w:r>
      <w:r>
        <w:t xml:space="preserve"> to determine the packed element compound type and the bit size of the packed type.</w:t>
      </w:r>
      <w:r w:rsidR="0005095D">
        <w:t xml:space="preserve"> If</w:t>
      </w:r>
      <w:r w:rsidR="001A1F98">
        <w:t xml:space="preserve"> array, it is also easy to determine the array element compound type.</w:t>
      </w:r>
    </w:p>
    <w:p w14:paraId="3CEA0BA6" w14:textId="255B907A" w:rsidR="008A5E4E" w:rsidRDefault="0065745B">
      <w:pPr>
        <w:pStyle w:val="p"/>
      </w:pPr>
      <w:r>
        <w:t>The base type is encoded in the bottom 5 bits, the packed type size recorded in the next 2 bits</w:t>
      </w:r>
      <w:r w:rsidR="001A1F98">
        <w:t>, and whether it is an array type in the next bit</w:t>
      </w:r>
      <w:r>
        <w:t xml:space="preserve">. </w:t>
      </w:r>
    </w:p>
    <w:p w14:paraId="0A1354AB" w14:textId="44C26439" w:rsidR="001A1F98" w:rsidRDefault="0065745B">
      <w:pPr>
        <w:pStyle w:val="p"/>
      </w:pPr>
      <w:r>
        <w:t>For the packed type size: 0 means not a packed type, 1 means a 32-bit packed type, 2 means a 64-bit packed type, and 3 means a 128-bit packed type.</w:t>
      </w:r>
    </w:p>
    <w:p w14:paraId="79CDBBB0" w14:textId="22A3EB9B" w:rsidR="008A5E4E" w:rsidRDefault="0065745B">
      <w:pPr>
        <w:pStyle w:val="p"/>
      </w:pPr>
      <w:r>
        <w:t>Masks, shifts, and enumeration values are provided to access the base type and access and test the packed type size.</w:t>
      </w:r>
    </w:p>
    <w:p w14:paraId="7A20CF6C" w14:textId="1A5FE9E5" w:rsidR="00352704" w:rsidRDefault="00352704">
      <w:pPr>
        <w:pStyle w:val="p"/>
      </w:pPr>
      <w:r>
        <w:t xml:space="preserve">Note, an array of the </w:t>
      </w:r>
      <w:r w:rsidRPr="00B40BE0">
        <w:rPr>
          <w:rFonts w:ascii="Courier New" w:hAnsi="Courier New" w:cs="Courier New"/>
          <w:sz w:val="20"/>
          <w:szCs w:val="20"/>
        </w:rPr>
        <w:t>b1</w:t>
      </w:r>
      <w:r>
        <w:t xml:space="preserve"> type is not allowed.</w:t>
      </w:r>
    </w:p>
    <w:p w14:paraId="64A64DB7" w14:textId="77777777" w:rsidR="008A5E4E" w:rsidRDefault="0065745B">
      <w:pPr>
        <w:pStyle w:val="p"/>
      </w:pPr>
      <w:r>
        <w:t xml:space="preserve">For more information, see </w:t>
      </w:r>
      <w:r>
        <w:rPr>
          <w:rStyle w:val="xref1"/>
        </w:rPr>
        <w:t>4.13. Data Types (</w:t>
      </w:r>
      <w:r w:rsidR="009A76EE" w:rsidRPr="008A5E4E">
        <w:fldChar w:fldCharType="begin"/>
      </w:r>
      <w:r w:rsidR="008A5E4E">
        <w:instrText xml:space="preserve"> PAGEREF _Ref-1774809391 \p \h  \* MERGEFORMAT </w:instrText>
      </w:r>
      <w:r w:rsidR="009A76EE" w:rsidRPr="008A5E4E">
        <w:fldChar w:fldCharType="separate"/>
      </w:r>
      <w:r w:rsidR="00533AF0" w:rsidRPr="00533AF0">
        <w:rPr>
          <w:rStyle w:val="xref1"/>
          <w:noProof/>
        </w:rPr>
        <w:t>on</w:t>
      </w:r>
      <w:r w:rsidR="00533AF0">
        <w:rPr>
          <w:noProof/>
        </w:rPr>
        <w:t xml:space="preserve"> page 79</w:t>
      </w:r>
      <w:r w:rsidR="009A76EE" w:rsidRPr="008A5E4E">
        <w:rPr>
          <w:rStyle w:val="xref1"/>
        </w:rPr>
        <w:fldChar w:fldCharType="end"/>
      </w:r>
      <w:r>
        <w:rPr>
          <w:rStyle w:val="xref1"/>
        </w:rPr>
        <w:t>)</w:t>
      </w:r>
      <w:r>
        <w:t xml:space="preserve">. </w:t>
      </w:r>
    </w:p>
    <w:p w14:paraId="5B004C35" w14:textId="1D02B3C4" w:rsidR="008A5E4E" w:rsidRDefault="0065745B" w:rsidP="0031132E">
      <w:pPr>
        <w:pStyle w:val="pre"/>
      </w:pPr>
      <w:r>
        <w:t>enum {</w:t>
      </w:r>
      <w:r>
        <w:br/>
      </w:r>
      <w:r w:rsidR="0031132E">
        <w:t xml:space="preserve">   BRIG_TYPE_BASE_SIZE = 5,</w:t>
      </w:r>
      <w:r w:rsidR="0031132E">
        <w:br/>
        <w:t xml:space="preserve">   BRIG_TYPE_PACK_SIZE = 2,</w:t>
      </w:r>
      <w:r w:rsidR="0031132E">
        <w:br/>
        <w:t xml:space="preserve">   BRIG_TYPE_ARRAY_SIZE = 1,</w:t>
      </w:r>
      <w:r w:rsidR="0031132E">
        <w:br/>
      </w:r>
      <w:r w:rsidR="0031132E">
        <w:br/>
        <w:t xml:space="preserve">   BRIG_TYPE_BASE_SHIFT = 0,</w:t>
      </w:r>
      <w:r w:rsidR="0031132E">
        <w:br/>
      </w:r>
      <w:r>
        <w:t xml:space="preserve">   BRIG_TYPE_PACK_SHIFT = </w:t>
      </w:r>
      <w:r w:rsidR="0031132E">
        <w:t>BRIG_TYPE_BASE_SHIFT + BRIG_TYPE_BASE_SIZE</w:t>
      </w:r>
      <w:r>
        <w:t>,</w:t>
      </w:r>
      <w:r>
        <w:br/>
      </w:r>
      <w:r w:rsidR="0031132E">
        <w:t xml:space="preserve">   BRIG_TYPE_ARRAY_SHIFT = BRIG_TYPE_PACK_SHIFT + BRIG_TYPE_PACK_SIZE,</w:t>
      </w:r>
      <w:r w:rsidR="0031132E">
        <w:br/>
      </w:r>
      <w:r w:rsidR="001A1F98">
        <w:br/>
      </w:r>
      <w:r>
        <w:t xml:space="preserve">   BRIG_TYPE_BASE_MASK = </w:t>
      </w:r>
      <w:r w:rsidR="0031132E">
        <w:t>(</w:t>
      </w:r>
      <w:r>
        <w:t>(1 &lt;&lt; BRIG_TYPE_</w:t>
      </w:r>
      <w:r w:rsidR="0031132E">
        <w:t>BASE_SIZE</w:t>
      </w:r>
      <w:r>
        <w:t xml:space="preserve">) </w:t>
      </w:r>
      <w:r w:rsidR="00704A18">
        <w:t>-</w:t>
      </w:r>
      <w:r>
        <w:t xml:space="preserve"> 1</w:t>
      </w:r>
      <w:r w:rsidR="0031132E">
        <w:t>) &lt;&lt; BRIG_TYPE_BASE_SHIFT</w:t>
      </w:r>
      <w:r>
        <w:t>,</w:t>
      </w:r>
      <w:r>
        <w:br/>
        <w:t xml:space="preserve">   BRIG_TYPE_PACK_MASK = </w:t>
      </w:r>
      <w:r w:rsidR="0031132E">
        <w:t>((1 &lt;&lt; BRIG_TYPE_PACK_SIZE) - 1)</w:t>
      </w:r>
      <w:r>
        <w:t xml:space="preserve"> &lt;&lt; BRIG_TYPE_PACK_SHIFT,</w:t>
      </w:r>
      <w:r>
        <w:br/>
      </w:r>
      <w:r w:rsidR="0031132E">
        <w:t xml:space="preserve">   BRIG_TYPE_ARRAY_MASK = ((1 &lt;&lt; BRIG_TYPE_ARRAY_SIZE) - 1) &lt;&lt; BRIG_TYPE_ARRAY_SHIFT,</w:t>
      </w:r>
      <w:r w:rsidR="0031132E">
        <w:br/>
      </w:r>
      <w:r>
        <w:t xml:space="preserve"> </w:t>
      </w:r>
      <w:r>
        <w:br/>
        <w:t xml:space="preserve">   BRIG_TYPE_PACK_NONE = 0 &lt;&lt; BRIG_TYPE_PACK_SHIFT,</w:t>
      </w:r>
      <w:r>
        <w:br/>
        <w:t xml:space="preserve">   BRIG_TYPE_PACK_32 = 1 &lt;&lt; BRIG_TYPE_PACK_SHIFT,</w:t>
      </w:r>
      <w:r>
        <w:br/>
        <w:t xml:space="preserve">   BRIG_TYPE_PACK_64 = 2 &lt;&lt; BRIG_TYPE_PACK_SHIFT,</w:t>
      </w:r>
      <w:r>
        <w:br/>
        <w:t xml:space="preserve">   BRIG_TYPE_PACK_128 = 3 &lt;&lt; BRIG_TYPE_PACK_SHIFT</w:t>
      </w:r>
      <w:r w:rsidR="0031132E">
        <w:t>,</w:t>
      </w:r>
      <w:r w:rsidR="0031132E">
        <w:br/>
      </w:r>
      <w:r w:rsidR="0031132E">
        <w:br/>
        <w:t xml:space="preserve">   BRIG_TYPE_ARRAY = 1 &lt;&lt; BRIG_TYPE_ARRAY_SHIFT</w:t>
      </w:r>
      <w:r>
        <w:br/>
        <w:t xml:space="preserve"> };</w:t>
      </w:r>
    </w:p>
    <w:p w14:paraId="35786838" w14:textId="46FBDAF3" w:rsidR="008A5E4E" w:rsidRDefault="0065745B" w:rsidP="00292232">
      <w:pPr>
        <w:pStyle w:val="pre"/>
      </w:pPr>
      <w:r>
        <w:t>typedef uint16_t BrigType16_t;</w:t>
      </w:r>
      <w:r>
        <w:br/>
        <w:t xml:space="preserve"> enum BrigType {</w:t>
      </w:r>
      <w:r>
        <w:br/>
        <w:t xml:space="preserve">   BRIG_TYPE_NONE = 0,</w:t>
      </w:r>
      <w:r>
        <w:br/>
        <w:t xml:space="preserve"> </w:t>
      </w:r>
      <w:r>
        <w:br/>
        <w:t xml:space="preserve">   BRIG_TYPE_U8 = 1,</w:t>
      </w:r>
      <w:r>
        <w:br/>
        <w:t xml:space="preserve">   BRIG_TYPE_U16 = 2,</w:t>
      </w:r>
      <w:r>
        <w:br/>
        <w:t xml:space="preserve">   BRIG_TYPE_U32 = 3,</w:t>
      </w:r>
      <w:r>
        <w:br/>
        <w:t xml:space="preserve">   BRIG_TYPE_U64 = 4,</w:t>
      </w:r>
      <w:r>
        <w:br/>
        <w:t xml:space="preserve"> </w:t>
      </w:r>
      <w:r>
        <w:br/>
        <w:t xml:space="preserve">   BRIG_TYPE_S8 = 5,</w:t>
      </w:r>
      <w:r>
        <w:br/>
        <w:t xml:space="preserve">   BRIG_TYPE_S16 = 6,</w:t>
      </w:r>
      <w:r>
        <w:br/>
        <w:t xml:space="preserve">   BRIG_TYPE_S32 = 7,</w:t>
      </w:r>
      <w:r>
        <w:br/>
        <w:t xml:space="preserve">   BRIG_TYPE_S64 = 8,</w:t>
      </w:r>
      <w:r>
        <w:br/>
        <w:t xml:space="preserve"> </w:t>
      </w:r>
      <w:r>
        <w:br/>
        <w:t xml:space="preserve">   BRIG_TYPE_F16 = 9,</w:t>
      </w:r>
      <w:r>
        <w:br/>
        <w:t xml:space="preserve">   BRIG_TYPE_F32 = 10,</w:t>
      </w:r>
      <w:r>
        <w:br/>
        <w:t xml:space="preserve">   BRIG_TYPE_F64 = 11,</w:t>
      </w:r>
      <w:r>
        <w:br/>
        <w:t xml:space="preserve"> </w:t>
      </w:r>
      <w:r>
        <w:br/>
        <w:t xml:space="preserve">   BRIG_TYPE_B1 = 12,</w:t>
      </w:r>
      <w:r>
        <w:br/>
        <w:t xml:space="preserve">   BRIG_TYPE_B8 = 13,</w:t>
      </w:r>
      <w:r>
        <w:br/>
        <w:t xml:space="preserve">   BRIG_TYPE_B16 = 14,</w:t>
      </w:r>
      <w:r>
        <w:br/>
        <w:t xml:space="preserve">   BRIG_TYPE_B32 = 15,</w:t>
      </w:r>
      <w:r>
        <w:br/>
        <w:t xml:space="preserve">   BRIG_TYPE_B64 = 16,</w:t>
      </w:r>
      <w:r>
        <w:br/>
        <w:t xml:space="preserve">   BRIG_TYPE_B128 = 17,</w:t>
      </w:r>
      <w:r>
        <w:br/>
        <w:t xml:space="preserve"> </w:t>
      </w:r>
      <w:r>
        <w:br/>
        <w:t xml:space="preserve">   BRIG_TYPE_SAMP = 18,</w:t>
      </w:r>
      <w:r>
        <w:br/>
        <w:t xml:space="preserve">   BRIG_TYPE_ROIMG = 19,</w:t>
      </w:r>
      <w:r>
        <w:br/>
        <w:t xml:space="preserve">   BRIG_TYPE_WOIMG = 20,</w:t>
      </w:r>
      <w:r>
        <w:br/>
        <w:t xml:space="preserve">   BRIG_TYPE_RWIMG = 21,</w:t>
      </w:r>
      <w:r>
        <w:br/>
        <w:t xml:space="preserve"> </w:t>
      </w:r>
      <w:r>
        <w:br/>
        <w:t xml:space="preserve">   BRIG_TYPE_SIG32 = 22,</w:t>
      </w:r>
      <w:r>
        <w:br/>
        <w:t xml:space="preserve">   BRIG_TYPE_SIG64 = 23,</w:t>
      </w:r>
      <w:r>
        <w:br/>
        <w:t xml:space="preserve"> </w:t>
      </w:r>
      <w:r>
        <w:br/>
        <w:t xml:space="preserve">   BRIG_TYPE_U8X4 = BRIG_TYPE_U8 | BRIG_TYPE_PACK_32,</w:t>
      </w:r>
      <w:r>
        <w:br/>
        <w:t xml:space="preserve">   BRIG_TYPE_U8X8 = BRIG_TYPE_U8 | BRIG_TYPE_PACK_64,</w:t>
      </w:r>
      <w:r>
        <w:br/>
        <w:t xml:space="preserve">   BRIG_TYPE_U8X16 = BRIG_TYPE_U8 | BRIG_TYPE_PACK_128,</w:t>
      </w:r>
      <w:r>
        <w:br/>
        <w:t xml:space="preserve"> </w:t>
      </w:r>
      <w:r>
        <w:br/>
        <w:t xml:space="preserve">   BRIG_TYPE_U16X2 = BRIG_TYPE_U16 | BRIG_TYPE_PACK_32,</w:t>
      </w:r>
      <w:r>
        <w:br/>
        <w:t xml:space="preserve">   BRIG_TYPE_U16X4 = BRIG_TYPE_U16 | BRIG_TYPE_PACK_64,</w:t>
      </w:r>
      <w:r>
        <w:br/>
        <w:t xml:space="preserve">   BRIG_TYPE_U16X8 = BRIG_TYPE_U16 | BRIG_TYPE_PACK_128,</w:t>
      </w:r>
      <w:r>
        <w:br/>
        <w:t xml:space="preserve"> </w:t>
      </w:r>
      <w:r>
        <w:br/>
        <w:t xml:space="preserve">   BRIG_TYPE_U32X2 = BRIG_TYPE_U32 | BRIG_TYPE_PACK_64,</w:t>
      </w:r>
      <w:r>
        <w:br/>
        <w:t xml:space="preserve">   BRIG_TYPE_U32X4 = BRIG_TYPE_U32 | BRIG_TYPE_PACK_128,</w:t>
      </w:r>
      <w:r>
        <w:br/>
        <w:t xml:space="preserve"> </w:t>
      </w:r>
      <w:r>
        <w:br/>
        <w:t xml:space="preserve">   BRIG_TYPE_U64X2 = BRIG_TYPE_U64 | BRIG_TYPE_PACK_128,</w:t>
      </w:r>
      <w:r>
        <w:br/>
        <w:t xml:space="preserve"> </w:t>
      </w:r>
      <w:r>
        <w:br/>
        <w:t xml:space="preserve">   BRIG_TYPE_S8X4 = BRIG_TYPE_S8 | BRIG_TYPE_PACK_32,</w:t>
      </w:r>
      <w:r>
        <w:br/>
        <w:t xml:space="preserve">   BRIG_TYPE_S8X8 = BRIG_TYPE_S8 | BRIG_TYPE_PACK_64,</w:t>
      </w:r>
      <w:r>
        <w:br/>
        <w:t xml:space="preserve">   BRIG_TYPE_S8X16 = BRIG_TYPE_S8 | BRIG_TYPE_PACK_128,</w:t>
      </w:r>
      <w:r>
        <w:br/>
        <w:t xml:space="preserve"> </w:t>
      </w:r>
      <w:r>
        <w:br/>
        <w:t xml:space="preserve">   BRIG_TYPE_S16X2 = BRIG_TYPE_S16 | BRIG_TYPE_PACK_32,</w:t>
      </w:r>
      <w:r>
        <w:br/>
        <w:t xml:space="preserve">   BRIG_TYPE_S16X4 = BRIG_TYPE_S16 | BRIG_TYPE_PACK_64,</w:t>
      </w:r>
      <w:r>
        <w:br/>
        <w:t xml:space="preserve">   BRIG_TYPE_S16X8 = BRIG_TYPE_S16 | BRIG_TYPE_PACK_128,</w:t>
      </w:r>
      <w:r>
        <w:br/>
        <w:t xml:space="preserve"> </w:t>
      </w:r>
      <w:r>
        <w:br/>
        <w:t xml:space="preserve">   BRIG_TYPE_S32X2 = BRIG_TYPE_S32 | BRIG_TYPE_PACK_64,</w:t>
      </w:r>
      <w:r>
        <w:br/>
        <w:t xml:space="preserve">   BRIG_TYPE_S32X4 = BRIG_TYPE_S32 | BRIG_TYPE_PACK_128,</w:t>
      </w:r>
      <w:r>
        <w:br/>
        <w:t xml:space="preserve"> </w:t>
      </w:r>
      <w:r>
        <w:br/>
        <w:t xml:space="preserve">   BRIG_TYPE_S64X2 = BRIG_TYPE_S64 | BRIG_TYPE_PACK_128,</w:t>
      </w:r>
      <w:r>
        <w:br/>
        <w:t xml:space="preserve"> </w:t>
      </w:r>
      <w:r>
        <w:br/>
        <w:t xml:space="preserve">   BRIG_TYPE_F16X2 = BRIG_TYPE_F16 | BRIG_TYPE_PACK_32,</w:t>
      </w:r>
      <w:r>
        <w:br/>
        <w:t xml:space="preserve">   BRIG_TYPE_F16X4 = BRIG_TYPE_F16 | BRIG_TYPE_PACK_64,</w:t>
      </w:r>
      <w:r>
        <w:br/>
        <w:t xml:space="preserve">   BRIG_TYPE_F16X8 = BRIG_TYPE_F16 | BRIG_TYPE_PACK_128,</w:t>
      </w:r>
      <w:r>
        <w:br/>
        <w:t xml:space="preserve"> </w:t>
      </w:r>
      <w:r>
        <w:br/>
        <w:t xml:space="preserve">   BRIG_TYPE_F32X2 = BRIG_TYPE_F32 | BRIG_TYPE_PACK_64,</w:t>
      </w:r>
      <w:r>
        <w:br/>
        <w:t xml:space="preserve">   BRIG_TYPE_F32X4 = BRIG_TYPE_F32 | BRIG_TYPE_PACK_128,</w:t>
      </w:r>
      <w:r>
        <w:br/>
        <w:t xml:space="preserve"> </w:t>
      </w:r>
      <w:r>
        <w:br/>
        <w:t xml:space="preserve">   BRIG_TYPE_F64X2 = BRIG_TYPE_F64 | BRIG_TYPE_PACK_128</w:t>
      </w:r>
      <w:r w:rsidR="00292232">
        <w:t>,</w:t>
      </w:r>
      <w:r w:rsidR="00292232">
        <w:br/>
      </w:r>
      <w:r w:rsidR="00292232">
        <w:br/>
        <w:t xml:space="preserve">   BRIG_TYPE_U8_ARRAY = BRIG_TYPE_U8 | BRIG_TYPE_ARRAY,</w:t>
      </w:r>
      <w:r w:rsidR="00292232">
        <w:br/>
        <w:t xml:space="preserve">   BRIG</w:t>
      </w:r>
      <w:r w:rsidR="00405406">
        <w:t>_TYPE_U16_ARRAY = BRIG_TYPE_U16</w:t>
      </w:r>
      <w:r w:rsidR="00292232">
        <w:t xml:space="preserve"> | BRIG_TYPE_ARRAY,</w:t>
      </w:r>
      <w:r w:rsidR="00292232">
        <w:br/>
        <w:t xml:space="preserve">   BRIG_TYPE_U32_ARRAY = BRIG_</w:t>
      </w:r>
      <w:r w:rsidR="00405406">
        <w:t>TYPE_U32</w:t>
      </w:r>
      <w:r w:rsidR="00292232">
        <w:t xml:space="preserve"> | BRIG_TYPE_ARRAY,</w:t>
      </w:r>
      <w:r w:rsidR="00292232">
        <w:br/>
        <w:t xml:space="preserve">   BRIG</w:t>
      </w:r>
      <w:r w:rsidR="00405406">
        <w:t>_TYPE_U64_ARRAY = BRIG_TYPE_U64</w:t>
      </w:r>
      <w:r w:rsidR="00292232">
        <w:t xml:space="preserve"> | BRIG_TYPE_ARRAY,</w:t>
      </w:r>
      <w:r w:rsidR="00292232">
        <w:br/>
        <w:t xml:space="preserve"> </w:t>
      </w:r>
      <w:r w:rsidR="00292232">
        <w:br/>
        <w:t xml:space="preserve">   BR</w:t>
      </w:r>
      <w:r w:rsidR="00405406">
        <w:t>IG_TYPE_S8_ARRAY = BRIG_TYPE_S8</w:t>
      </w:r>
      <w:r w:rsidR="00292232">
        <w:t xml:space="preserve"> | BRIG_TYPE_ARRAY,</w:t>
      </w:r>
      <w:r w:rsidR="00292232">
        <w:br/>
        <w:t xml:space="preserve">   BRIG</w:t>
      </w:r>
      <w:r w:rsidR="00405406">
        <w:t>_TYPE_S16_ARRAY = BRIG_TYPE_S16</w:t>
      </w:r>
      <w:r w:rsidR="00292232">
        <w:t xml:space="preserve"> | BRIG_TYPE_ARRAY,</w:t>
      </w:r>
      <w:r w:rsidR="00292232">
        <w:br/>
        <w:t xml:space="preserve">   BRIG_TYPE_S32_ARRAY = BRIG_</w:t>
      </w:r>
      <w:r w:rsidR="00405406">
        <w:t>TYPE_S32</w:t>
      </w:r>
      <w:r w:rsidR="00292232">
        <w:t xml:space="preserve"> | BRIG_TYPE_ARRAY,</w:t>
      </w:r>
      <w:r w:rsidR="00292232">
        <w:br/>
        <w:t xml:space="preserve">   BRIG</w:t>
      </w:r>
      <w:r w:rsidR="00405406">
        <w:t>_TYPE_S64_ARRAY = BRIG_TYPE_S64</w:t>
      </w:r>
      <w:r w:rsidR="00292232">
        <w:t xml:space="preserve"> | BRIG_TYPE_ARRAY,</w:t>
      </w:r>
      <w:r w:rsidR="00292232">
        <w:br/>
        <w:t xml:space="preserve"> </w:t>
      </w:r>
      <w:r w:rsidR="00292232">
        <w:br/>
        <w:t xml:space="preserve">   BRIG</w:t>
      </w:r>
      <w:r w:rsidR="00405406">
        <w:t>_TYPE_F16_ARRAY = BRIG_TYPE_F16</w:t>
      </w:r>
      <w:r w:rsidR="00292232">
        <w:t xml:space="preserve"> | BRIG_TYPE_ARRAY,</w:t>
      </w:r>
      <w:r w:rsidR="00292232">
        <w:br/>
        <w:t xml:space="preserve">   BRIG</w:t>
      </w:r>
      <w:r w:rsidR="00405406">
        <w:t>_TYPE_F32_ARRAY = BRIG_TYPE_F32</w:t>
      </w:r>
      <w:r w:rsidR="00292232">
        <w:t xml:space="preserve"> | BRIG_TYPE_ARRAY,</w:t>
      </w:r>
      <w:r w:rsidR="00292232">
        <w:br/>
        <w:t xml:space="preserve">   BRIG_TYPE_F64_ARRAY = BRI</w:t>
      </w:r>
      <w:r w:rsidR="00405406">
        <w:t>G_TYPE_F64</w:t>
      </w:r>
      <w:r w:rsidR="00292232">
        <w:t xml:space="preserve"> | BRIG_TYPE_ARRAY,</w:t>
      </w:r>
      <w:r w:rsidR="00292232">
        <w:br/>
        <w:t xml:space="preserve"> </w:t>
      </w:r>
      <w:r w:rsidR="00292232">
        <w:br/>
        <w:t xml:space="preserve">   BR</w:t>
      </w:r>
      <w:r w:rsidR="00405406">
        <w:t>IG_TYPE_B8_ARRAY = BRIG_TYPE_B8</w:t>
      </w:r>
      <w:r w:rsidR="00292232">
        <w:t xml:space="preserve"> | BRIG_TYPE_ARRAY,</w:t>
      </w:r>
      <w:r w:rsidR="00292232">
        <w:br/>
        <w:t xml:space="preserve">   BRIG</w:t>
      </w:r>
      <w:r w:rsidR="00405406">
        <w:t>_TYPE_B16_ARRAY = BRIG_TYPE_B16</w:t>
      </w:r>
      <w:r w:rsidR="00292232">
        <w:t xml:space="preserve"> | BRIG_TYPE_ARRAY,</w:t>
      </w:r>
      <w:r w:rsidR="00292232">
        <w:br/>
        <w:t xml:space="preserve">   BRIG</w:t>
      </w:r>
      <w:r w:rsidR="00405406">
        <w:t>_TYPE_B32_ARRAY = BRIG_TYPE_B32</w:t>
      </w:r>
      <w:r w:rsidR="00292232">
        <w:t xml:space="preserve"> | BRIG_TYPE_ARRAY,</w:t>
      </w:r>
      <w:r w:rsidR="00292232">
        <w:br/>
        <w:t xml:space="preserve">   BRIG_TYPE_B64_ARRAY = BRI</w:t>
      </w:r>
      <w:r w:rsidR="00405406">
        <w:t>G_TYPE_B64</w:t>
      </w:r>
      <w:r w:rsidR="00292232">
        <w:t xml:space="preserve"> | BRIG_TYPE_ARRAY,</w:t>
      </w:r>
      <w:r w:rsidR="00292232">
        <w:br/>
        <w:t xml:space="preserve">   BRIG_T</w:t>
      </w:r>
      <w:r w:rsidR="00405406">
        <w:t>YPE_B128_ARRAY = BRIG_TYPE_B128</w:t>
      </w:r>
      <w:r w:rsidR="00292232">
        <w:t xml:space="preserve"> | BRIG_TYPE_ARRAY,</w:t>
      </w:r>
      <w:r w:rsidR="00292232">
        <w:br/>
        <w:t xml:space="preserve"> </w:t>
      </w:r>
      <w:r w:rsidR="00292232">
        <w:br/>
        <w:t xml:space="preserve">   BRIG_T</w:t>
      </w:r>
      <w:r w:rsidR="00405406">
        <w:t>YPE_SAMP_ARRAY = BRIG_TYPE_SAMP</w:t>
      </w:r>
      <w:r w:rsidR="00292232">
        <w:t xml:space="preserve"> | BRIG_TYPE_ARRAY,</w:t>
      </w:r>
      <w:r w:rsidR="00292232">
        <w:br/>
        <w:t xml:space="preserve">   BRIG_TYP</w:t>
      </w:r>
      <w:r w:rsidR="00405406">
        <w:t>E_ROIMG_ARRAY = BRIG_TYPE_ROIMG</w:t>
      </w:r>
      <w:r w:rsidR="00292232">
        <w:t xml:space="preserve"> | BRIG_TYPE_ARRAY,</w:t>
      </w:r>
      <w:r w:rsidR="00292232">
        <w:br/>
        <w:t xml:space="preserve">   BRIG_TYPE_WOIMG</w:t>
      </w:r>
      <w:r w:rsidR="00405406">
        <w:t>_ARRAY = BRIG_TYPE_WOIMG</w:t>
      </w:r>
      <w:r w:rsidR="00292232">
        <w:t xml:space="preserve"> | BRIG_TYPE_ARRAY,</w:t>
      </w:r>
      <w:r w:rsidR="00292232">
        <w:br/>
        <w:t xml:space="preserve">   BRIG_TYP</w:t>
      </w:r>
      <w:r w:rsidR="00405406">
        <w:t>E_RWIMG_ARRAY = BRIG_TYPE_RWIMG</w:t>
      </w:r>
      <w:r w:rsidR="00292232">
        <w:t xml:space="preserve"> | BRIG_TYPE_ARRAY,</w:t>
      </w:r>
      <w:r w:rsidR="00292232">
        <w:br/>
        <w:t xml:space="preserve"> </w:t>
      </w:r>
      <w:r w:rsidR="00292232">
        <w:br/>
        <w:t xml:space="preserve">   BRIG_TYP</w:t>
      </w:r>
      <w:r w:rsidR="00405406">
        <w:t>E_SIG32_ARRAY = BRIG_TYPE_SIG32</w:t>
      </w:r>
      <w:r w:rsidR="00292232">
        <w:t xml:space="preserve"> | BRIG_TYPE_ARRAY,</w:t>
      </w:r>
      <w:r w:rsidR="00292232">
        <w:br/>
        <w:t xml:space="preserve">   BRIG_TYP</w:t>
      </w:r>
      <w:r w:rsidR="00405406">
        <w:t>E_SIG64_ARRAY = BRIG_TYPE_SIG64</w:t>
      </w:r>
      <w:r w:rsidR="00292232">
        <w:t xml:space="preserve"> | BRIG_TYPE_ARRAY,</w:t>
      </w:r>
      <w:r w:rsidR="00292232">
        <w:br/>
        <w:t xml:space="preserve"> </w:t>
      </w:r>
      <w:r w:rsidR="00292232">
        <w:br/>
        <w:t xml:space="preserve">   BRIG_T</w:t>
      </w:r>
      <w:r w:rsidR="00405406">
        <w:t>YPE_U8X4_ARRAY = BRIG_TYPE_U8X4</w:t>
      </w:r>
      <w:r w:rsidR="00292232">
        <w:t xml:space="preserve"> | BRIG_TYPE_ARRAY,</w:t>
      </w:r>
      <w:r w:rsidR="00292232">
        <w:br/>
        <w:t xml:space="preserve">   BRIG_T</w:t>
      </w:r>
      <w:r w:rsidR="00405406">
        <w:t>YPE_U8X8_ARRAY = BRIG_TYPE_U8X8</w:t>
      </w:r>
      <w:r w:rsidR="00292232">
        <w:t xml:space="preserve"> | BRIG_TYPE_ARRAY,</w:t>
      </w:r>
      <w:r w:rsidR="00292232">
        <w:br/>
        <w:t xml:space="preserve">   BRIG_TYP</w:t>
      </w:r>
      <w:r w:rsidR="00405406">
        <w:t>E_U8X16_ARRAY = BRIG_TYPE_U8X16</w:t>
      </w:r>
      <w:r w:rsidR="00292232">
        <w:t xml:space="preserve"> | BRIG_TYPE_ARRAY,</w:t>
      </w:r>
      <w:r w:rsidR="00292232">
        <w:br/>
        <w:t xml:space="preserve"> </w:t>
      </w:r>
      <w:r w:rsidR="00292232">
        <w:br/>
        <w:t xml:space="preserve">   BRIG_TYP</w:t>
      </w:r>
      <w:r w:rsidR="00405406">
        <w:t>E_U16X2_ARRAY = BRIG_TYPE_U16X2</w:t>
      </w:r>
      <w:r w:rsidR="00292232">
        <w:t xml:space="preserve"> | BRIG_TYPE_ARRAY,</w:t>
      </w:r>
      <w:r w:rsidR="00292232">
        <w:br/>
        <w:t xml:space="preserve">   BRIG_TYP</w:t>
      </w:r>
      <w:r w:rsidR="00405406">
        <w:t>E_U16X4_ARRAY = BRIG_TYPE_U16X4</w:t>
      </w:r>
      <w:r w:rsidR="00292232">
        <w:t xml:space="preserve"> | BRIG_TYPE_ARRAY,</w:t>
      </w:r>
      <w:r w:rsidR="00292232">
        <w:br/>
        <w:t xml:space="preserve">   BRIG_TYP</w:t>
      </w:r>
      <w:r w:rsidR="00405406">
        <w:t>E_U16X8_ARRAY = BRIG_TYPE_U16X8</w:t>
      </w:r>
      <w:r w:rsidR="00292232">
        <w:t xml:space="preserve"> | BRIG_TYPE_ARRAY,</w:t>
      </w:r>
      <w:r w:rsidR="00292232">
        <w:br/>
        <w:t xml:space="preserve"> </w:t>
      </w:r>
      <w:r w:rsidR="00292232">
        <w:br/>
        <w:t xml:space="preserve">   BRIG_TYP</w:t>
      </w:r>
      <w:r w:rsidR="00405406">
        <w:t>E_U32X2_ARRAY = BRIG_TYPE_U32X2</w:t>
      </w:r>
      <w:r w:rsidR="00292232">
        <w:t xml:space="preserve"> | BRIG_TYPE_ARRAY,</w:t>
      </w:r>
      <w:r w:rsidR="00292232">
        <w:br/>
        <w:t xml:space="preserve">   BRIG_TYPE_U32X4_ARRAY = BRIG_TY</w:t>
      </w:r>
      <w:r w:rsidR="00405406">
        <w:t>PE_U32X4</w:t>
      </w:r>
      <w:r w:rsidR="00292232">
        <w:t xml:space="preserve"> | BRIG_TYPE_ARRAY,</w:t>
      </w:r>
      <w:r w:rsidR="00292232">
        <w:br/>
        <w:t xml:space="preserve"> </w:t>
      </w:r>
      <w:r w:rsidR="00292232">
        <w:br/>
        <w:t xml:space="preserve">   BRIG_TYP</w:t>
      </w:r>
      <w:r w:rsidR="00405406">
        <w:t>E_U64X2_ARRAY = BRIG_TYPE_U64X2</w:t>
      </w:r>
      <w:r w:rsidR="00292232">
        <w:t xml:space="preserve"> | BRIG_TYPE_ARRAY,</w:t>
      </w:r>
      <w:r w:rsidR="00292232">
        <w:br/>
        <w:t xml:space="preserve"> </w:t>
      </w:r>
      <w:r w:rsidR="00292232">
        <w:br/>
        <w:t xml:space="preserve">   BRIG_T</w:t>
      </w:r>
      <w:r w:rsidR="00405406">
        <w:t>YPE_S8X4_ARRAY = BRIG_TYPE_S8X4</w:t>
      </w:r>
      <w:r w:rsidR="00292232">
        <w:t xml:space="preserve"> | BRIG_TYPE_ARRAY,</w:t>
      </w:r>
      <w:r w:rsidR="00292232">
        <w:br/>
        <w:t xml:space="preserve">   BRIG_T</w:t>
      </w:r>
      <w:r w:rsidR="00405406">
        <w:t>YPE_S8X8_ARRAY = BRIG_TYPE_S8X8</w:t>
      </w:r>
      <w:r w:rsidR="00292232">
        <w:t xml:space="preserve"> | BRIG_TYPE_ARRAY,</w:t>
      </w:r>
      <w:r w:rsidR="00292232">
        <w:br/>
        <w:t xml:space="preserve">   BRIG_TYPE_S8X16</w:t>
      </w:r>
      <w:r w:rsidR="00405406">
        <w:t>_ARRAY = BRIG_TYPE_S8X16</w:t>
      </w:r>
      <w:r w:rsidR="00292232">
        <w:t xml:space="preserve"> | BRIG_TYPE_ARRAY,</w:t>
      </w:r>
      <w:r w:rsidR="00292232">
        <w:br/>
        <w:t xml:space="preserve"> </w:t>
      </w:r>
      <w:r w:rsidR="00292232">
        <w:br/>
        <w:t xml:space="preserve">   BRIG_TYP</w:t>
      </w:r>
      <w:r w:rsidR="00405406">
        <w:t>E_S16X2_ARRAY = BRIG_TYPE_S16X2</w:t>
      </w:r>
      <w:r w:rsidR="00292232">
        <w:t xml:space="preserve"> | BRIG_TYPE_ARRAY,</w:t>
      </w:r>
      <w:r w:rsidR="00292232">
        <w:br/>
        <w:t xml:space="preserve">   BRIG_TYP</w:t>
      </w:r>
      <w:r w:rsidR="00405406">
        <w:t>E_S16X4_ARRAY = BRIG_TYPE_S16X4</w:t>
      </w:r>
      <w:r w:rsidR="00292232">
        <w:t xml:space="preserve"> | BRIG_TYPE_ARRAY,</w:t>
      </w:r>
      <w:r w:rsidR="00292232">
        <w:br/>
        <w:t xml:space="preserve">   BRIG_TYP</w:t>
      </w:r>
      <w:r w:rsidR="00405406">
        <w:t>E_S16X8_ARRAY = BRIG_TYPE_S16X8</w:t>
      </w:r>
      <w:r w:rsidR="00292232">
        <w:t xml:space="preserve"> | BRIG_TYPE_ARRAY,</w:t>
      </w:r>
      <w:r w:rsidR="00292232">
        <w:br/>
        <w:t xml:space="preserve"> </w:t>
      </w:r>
      <w:r w:rsidR="00292232">
        <w:br/>
        <w:t xml:space="preserve">   BRIG_TYP</w:t>
      </w:r>
      <w:r w:rsidR="00405406">
        <w:t>E_S32X2_ARRAY = BRIG_TYPE_S32X2</w:t>
      </w:r>
      <w:r w:rsidR="00292232">
        <w:t xml:space="preserve"> | BRIG_TYPE_ARRAY,</w:t>
      </w:r>
      <w:r w:rsidR="00292232">
        <w:br/>
        <w:t xml:space="preserve">   BRIG_TYP</w:t>
      </w:r>
      <w:r w:rsidR="00405406">
        <w:t>E_S32X4_ARRAY = BRIG_TYPE_S32X4</w:t>
      </w:r>
      <w:r w:rsidR="00292232">
        <w:t xml:space="preserve"> | BRIG_TYPE_ARRAY,</w:t>
      </w:r>
      <w:r w:rsidR="00292232">
        <w:br/>
        <w:t xml:space="preserve"> </w:t>
      </w:r>
      <w:r w:rsidR="00292232">
        <w:br/>
        <w:t xml:space="preserve">   BRIG_TYP</w:t>
      </w:r>
      <w:r w:rsidR="00405406">
        <w:t>E_S64X2_ARRAY = BRIG_TYPE_S64X2</w:t>
      </w:r>
      <w:r w:rsidR="00292232">
        <w:t xml:space="preserve"> | BRIG_TYPE_ARRAY,</w:t>
      </w:r>
      <w:r w:rsidR="00292232">
        <w:br/>
        <w:t xml:space="preserve"> </w:t>
      </w:r>
      <w:r w:rsidR="00292232">
        <w:br/>
        <w:t xml:space="preserve">   BRIG_TYP</w:t>
      </w:r>
      <w:r w:rsidR="00405406">
        <w:t>E_F16X2_ARRAY = BRIG_TYPE_F16X2</w:t>
      </w:r>
      <w:r w:rsidR="00292232">
        <w:t xml:space="preserve"> | BRIG_TYPE_ARRAY,</w:t>
      </w:r>
      <w:r w:rsidR="00292232">
        <w:br/>
        <w:t xml:space="preserve">   BRIG_TYP</w:t>
      </w:r>
      <w:r w:rsidR="00405406">
        <w:t>E_F16X4_ARRAY = BRIG_TYPE_F16X4</w:t>
      </w:r>
      <w:r w:rsidR="00292232">
        <w:t xml:space="preserve"> | BRIG_TYPE_ARRAY,</w:t>
      </w:r>
      <w:r w:rsidR="00292232">
        <w:br/>
        <w:t xml:space="preserve">   BRIG_TYP</w:t>
      </w:r>
      <w:r w:rsidR="00405406">
        <w:t>E_F16X8_ARRAY = BRIG_TYPE_F16X8</w:t>
      </w:r>
      <w:r w:rsidR="00292232">
        <w:t xml:space="preserve"> | BRIG_TYPE_ARRAY,</w:t>
      </w:r>
      <w:r w:rsidR="00292232">
        <w:br/>
        <w:t xml:space="preserve"> </w:t>
      </w:r>
      <w:r w:rsidR="00292232">
        <w:br/>
        <w:t xml:space="preserve">   BRIG_TYP</w:t>
      </w:r>
      <w:r w:rsidR="00405406">
        <w:t>E_F32X2_ARRAY = BRIG_TYPE_F32X2</w:t>
      </w:r>
      <w:r w:rsidR="00292232">
        <w:t xml:space="preserve"> | BRIG_TYPE_ARRAY,</w:t>
      </w:r>
      <w:r w:rsidR="00292232">
        <w:br/>
        <w:t xml:space="preserve">   BRIG_TYPE_F32X4_ARRAY = B</w:t>
      </w:r>
      <w:r w:rsidR="00405406">
        <w:t>RIG_TYPE_F32X4</w:t>
      </w:r>
      <w:r w:rsidR="00292232">
        <w:t xml:space="preserve"> | BRIG_TYPE_ARRAY,</w:t>
      </w:r>
      <w:r w:rsidR="00292232">
        <w:br/>
        <w:t xml:space="preserve"> </w:t>
      </w:r>
      <w:r w:rsidR="00292232">
        <w:br/>
        <w:t xml:space="preserve">   BRIG_TYP</w:t>
      </w:r>
      <w:r w:rsidR="00405406">
        <w:t>E_F64X2_ARRAY = BRIG_TYPE_F64X2</w:t>
      </w:r>
      <w:r w:rsidR="00292232">
        <w:t xml:space="preserve"> | BRIG_TYPE_ARRAY</w:t>
      </w:r>
      <w:r>
        <w:br/>
        <w:t xml:space="preserve"> };</w:t>
      </w:r>
    </w:p>
    <w:p w14:paraId="6742F373" w14:textId="2DB9E49D" w:rsidR="008A5E4E" w:rsidRDefault="0065745B">
      <w:pPr>
        <w:pStyle w:val="h3"/>
      </w:pPr>
      <w:bookmarkStart w:id="1121" w:name="_Toc396034460"/>
      <w:r>
        <w:t>18.3.3</w:t>
      </w:r>
      <w:r w:rsidR="0091490B">
        <w:t>6</w:t>
      </w:r>
      <w:r>
        <w:t xml:space="preserve"> </w:t>
      </w:r>
      <w:bookmarkStart w:id="1122" w:name="_Ref1362716906"/>
      <w:r>
        <w:t>BrigUint64</w:t>
      </w:r>
      <w:bookmarkEnd w:id="1121"/>
      <w:bookmarkEnd w:id="1122"/>
    </w:p>
    <w:p w14:paraId="0E826B15" w14:textId="77777777" w:rsidR="008A5E4E" w:rsidRDefault="0065745B">
      <w:pPr>
        <w:pStyle w:val="p"/>
      </w:pPr>
      <w:r>
        <w:rPr>
          <w:rStyle w:val="code1"/>
        </w:rPr>
        <w:t>BrigUInt64</w:t>
      </w:r>
      <w:r>
        <w:t xml:space="preserve"> is used to represent a 64-bit unsigned integer value. The value is split into two 32-bit components to conform to the BRIG restriction that entries only require 32-bit alignment.</w:t>
      </w:r>
    </w:p>
    <w:p w14:paraId="3C52B21C" w14:textId="77777777" w:rsidR="008A5E4E" w:rsidRDefault="0065745B">
      <w:pPr>
        <w:pStyle w:val="pNoPageBreakAfter"/>
      </w:pPr>
      <w:r>
        <w:t>Syntax is:</w:t>
      </w:r>
    </w:p>
    <w:p w14:paraId="4B87BFD3" w14:textId="77777777" w:rsidR="008A5E4E" w:rsidRDefault="0065745B">
      <w:pPr>
        <w:pStyle w:val="pre"/>
      </w:pPr>
      <w:r>
        <w:t>struct BrigUInt64 {</w:t>
      </w:r>
      <w:r>
        <w:br/>
        <w:t xml:space="preserve">   uint32_t lo;</w:t>
      </w:r>
      <w:r>
        <w:br/>
        <w:t xml:space="preserve">   uint32_t hi;</w:t>
      </w:r>
      <w:r>
        <w:br/>
        <w:t xml:space="preserve">  };</w:t>
      </w:r>
    </w:p>
    <w:p w14:paraId="31D6F1D2" w14:textId="77777777" w:rsidR="008A5E4E" w:rsidRDefault="0065745B">
      <w:pPr>
        <w:pStyle w:val="pNoPageBreakAfter"/>
      </w:pPr>
      <w:r>
        <w:t>Fields are:</w:t>
      </w:r>
    </w:p>
    <w:p w14:paraId="1E07DBE9" w14:textId="77777777" w:rsidR="008A5E4E" w:rsidRDefault="0065745B">
      <w:pPr>
        <w:pStyle w:val="li"/>
        <w:numPr>
          <w:ilvl w:val="0"/>
          <w:numId w:val="248"/>
        </w:numPr>
        <w:spacing w:before="320"/>
        <w:ind w:left="600"/>
      </w:pPr>
      <w:r>
        <w:rPr>
          <w:rStyle w:val="code1"/>
        </w:rPr>
        <w:t>uint32_t lo</w:t>
      </w:r>
      <w:r>
        <w:t xml:space="preserve"> — The low 32 bits of the 64-bit integer. </w:t>
      </w:r>
      <w:r>
        <w:rPr>
          <w:rStyle w:val="code1"/>
        </w:rPr>
        <w:t>lo</w:t>
      </w:r>
      <w:r>
        <w:t xml:space="preserve"> is combined with </w:t>
      </w:r>
      <w:r>
        <w:rPr>
          <w:rStyle w:val="code1"/>
        </w:rPr>
        <w:t>hi</w:t>
      </w:r>
      <w:r>
        <w:t xml:space="preserve"> to form a 64-bit value: </w:t>
      </w:r>
    </w:p>
    <w:p w14:paraId="2E8C2C39" w14:textId="77777777" w:rsidR="008A5E4E" w:rsidRDefault="0065745B">
      <w:pPr>
        <w:pStyle w:val="pre1"/>
      </w:pPr>
      <w:r>
        <w:t>value = (uint64_t(hi) &lt;&lt; 32) | uint64_t(lo)</w:t>
      </w:r>
    </w:p>
    <w:p w14:paraId="5289517C" w14:textId="77777777" w:rsidR="008A5E4E" w:rsidRDefault="0065745B">
      <w:pPr>
        <w:pStyle w:val="li"/>
        <w:numPr>
          <w:ilvl w:val="0"/>
          <w:numId w:val="248"/>
        </w:numPr>
        <w:spacing w:after="320"/>
        <w:ind w:left="600"/>
      </w:pPr>
      <w:r>
        <w:rPr>
          <w:rStyle w:val="code1"/>
        </w:rPr>
        <w:t>uint32_t hi</w:t>
      </w:r>
      <w:r>
        <w:t xml:space="preserve"> — The high 32 bits of the 64-bit integer. </w:t>
      </w:r>
    </w:p>
    <w:p w14:paraId="7907E686" w14:textId="3BC84412" w:rsidR="008A5E4E" w:rsidRDefault="0065745B">
      <w:pPr>
        <w:pStyle w:val="h3"/>
      </w:pPr>
      <w:bookmarkStart w:id="1123" w:name="_Toc396034461"/>
      <w:r>
        <w:t>18.3.3</w:t>
      </w:r>
      <w:r w:rsidR="0091490B">
        <w:t>7</w:t>
      </w:r>
      <w:r>
        <w:t xml:space="preserve"> </w:t>
      </w:r>
      <w:bookmarkStart w:id="1124" w:name="_Ref-715269438"/>
      <w:r>
        <w:t>BrigVariableModifierMask</w:t>
      </w:r>
      <w:bookmarkEnd w:id="1123"/>
      <w:bookmarkEnd w:id="1124"/>
    </w:p>
    <w:p w14:paraId="3F2392C6" w14:textId="77777777" w:rsidR="008A5E4E" w:rsidRDefault="0065745B">
      <w:pPr>
        <w:pStyle w:val="p"/>
      </w:pPr>
      <w:r>
        <w:rPr>
          <w:rStyle w:val="code1"/>
        </w:rPr>
        <w:t>BrigVariableModifierMask</w:t>
      </w:r>
      <w:r>
        <w:t xml:space="preserve"> defines bit masks that can be used to access properties about a variable.</w:t>
      </w:r>
    </w:p>
    <w:p w14:paraId="52C28594" w14:textId="03A207C5" w:rsidR="008A5E4E" w:rsidRDefault="0065745B">
      <w:pPr>
        <w:pStyle w:val="pre"/>
      </w:pPr>
      <w:r>
        <w:t>typedef uint8_t BrigVariableModifier8_t;</w:t>
      </w:r>
      <w:r>
        <w:br/>
        <w:t xml:space="preserve"> enum BrigVariableModifierMask {</w:t>
      </w:r>
      <w:r>
        <w:br/>
        <w:t xml:space="preserve">   </w:t>
      </w:r>
      <w:r w:rsidR="00D80B24">
        <w:t>BRIG_VARIABLE</w:t>
      </w:r>
      <w:r>
        <w:t>_DEFINITION = 1,</w:t>
      </w:r>
      <w:r>
        <w:br/>
        <w:t xml:space="preserve">   </w:t>
      </w:r>
      <w:r w:rsidR="00D80B24">
        <w:t>BRIG_VARIABLE</w:t>
      </w:r>
      <w:r>
        <w:t>_CONST = 2</w:t>
      </w:r>
      <w:del w:id="1125" w:author="ttye" w:date="2015-02-25T19:44:00Z">
        <w:r w:rsidDel="005A3837">
          <w:delText>,</w:delText>
        </w:r>
        <w:r w:rsidDel="005A3837">
          <w:br/>
          <w:delText xml:space="preserve">   </w:delText>
        </w:r>
        <w:r w:rsidR="00D80B24" w:rsidDel="005A3837">
          <w:delText>BRIG_VARIABLE</w:delText>
        </w:r>
        <w:r w:rsidDel="005A3837">
          <w:delText xml:space="preserve">_FLEX_ARRAY = </w:delText>
        </w:r>
        <w:r w:rsidR="002D1490" w:rsidDel="005A3837">
          <w:delText>4</w:delText>
        </w:r>
      </w:del>
      <w:r>
        <w:br/>
        <w:t xml:space="preserve"> };</w:t>
      </w:r>
    </w:p>
    <w:p w14:paraId="0B8B5BD5" w14:textId="4FF5BD60" w:rsidR="008A5E4E" w:rsidRDefault="00D80B24">
      <w:pPr>
        <w:pStyle w:val="li"/>
        <w:numPr>
          <w:ilvl w:val="0"/>
          <w:numId w:val="249"/>
        </w:numPr>
        <w:spacing w:before="320"/>
        <w:ind w:left="600"/>
      </w:pPr>
      <w:r>
        <w:rPr>
          <w:rStyle w:val="code1"/>
        </w:rPr>
        <w:t>BRIG_VARIABLE</w:t>
      </w:r>
      <w:r w:rsidR="0065745B">
        <w:rPr>
          <w:rStyle w:val="code1"/>
        </w:rPr>
        <w:t>_DEFINITION</w:t>
      </w:r>
      <w:r w:rsidR="0065745B">
        <w:t xml:space="preserve"> — </w:t>
      </w:r>
      <w:r w:rsidR="006A16A6">
        <w:t xml:space="preserve">A bit mask that can be used to select the setting for whether a variable is a declaration or a definition. A </w:t>
      </w:r>
      <w:r w:rsidR="0065745B">
        <w:t xml:space="preserve">0 </w:t>
      </w:r>
      <w:r w:rsidR="006A16A6">
        <w:t xml:space="preserve">value </w:t>
      </w:r>
      <w:r w:rsidR="0065745B">
        <w:t>means a declaration</w:t>
      </w:r>
      <w:r w:rsidR="006A16A6">
        <w:t xml:space="preserve"> and a</w:t>
      </w:r>
      <w:r w:rsidR="0065745B">
        <w:t xml:space="preserve"> 1 </w:t>
      </w:r>
      <w:r w:rsidR="006A16A6">
        <w:t xml:space="preserve">value </w:t>
      </w:r>
      <w:r w:rsidR="0065745B">
        <w:t>means a definition.</w:t>
      </w:r>
    </w:p>
    <w:p w14:paraId="7C4E9E6B" w14:textId="432A02DE" w:rsidR="008A5E4E" w:rsidDel="005A3837" w:rsidRDefault="00D80B24">
      <w:pPr>
        <w:pStyle w:val="li"/>
        <w:numPr>
          <w:ilvl w:val="0"/>
          <w:numId w:val="249"/>
        </w:numPr>
        <w:ind w:left="600"/>
        <w:rPr>
          <w:del w:id="1126" w:author="ttye" w:date="2015-02-25T19:45:00Z"/>
        </w:rPr>
      </w:pPr>
      <w:r>
        <w:rPr>
          <w:rStyle w:val="code1"/>
        </w:rPr>
        <w:t>BRIG_VARIABLE</w:t>
      </w:r>
      <w:r w:rsidR="0065745B">
        <w:rPr>
          <w:rStyle w:val="code1"/>
        </w:rPr>
        <w:t>_CONST</w:t>
      </w:r>
      <w:r w:rsidR="0065745B">
        <w:t xml:space="preserve"> — </w:t>
      </w:r>
      <w:r w:rsidR="006A16A6">
        <w:t xml:space="preserve">A bit mask that can be used to select the setting for the </w:t>
      </w:r>
      <w:r w:rsidR="006A16A6">
        <w:rPr>
          <w:rStyle w:val="code1"/>
        </w:rPr>
        <w:t>const</w:t>
      </w:r>
      <w:r w:rsidR="006A16A6">
        <w:t xml:space="preserve"> qualifier. A </w:t>
      </w:r>
      <w:r w:rsidR="0065745B">
        <w:t xml:space="preserve">0 </w:t>
      </w:r>
      <w:r w:rsidR="006A16A6">
        <w:t xml:space="preserve">value </w:t>
      </w:r>
      <w:r w:rsidR="0065745B">
        <w:t xml:space="preserve">means </w:t>
      </w:r>
      <w:r w:rsidR="006A16A6">
        <w:t>the variable can change value after it has been created and initilaized</w:t>
      </w:r>
      <w:r w:rsidR="0065745B">
        <w:t xml:space="preserve">; </w:t>
      </w:r>
      <w:r w:rsidR="006A16A6">
        <w:t xml:space="preserve">a </w:t>
      </w:r>
      <w:r w:rsidR="0065745B">
        <w:t xml:space="preserve">1 </w:t>
      </w:r>
      <w:r w:rsidR="006A16A6">
        <w:t xml:space="preserve">value </w:t>
      </w:r>
      <w:r w:rsidR="0065745B">
        <w:t>means</w:t>
      </w:r>
      <w:r w:rsidR="006A16A6">
        <w:t xml:space="preserve"> the variable value will not change after it has been created an initialized</w:t>
      </w:r>
      <w:r w:rsidR="0065745B">
        <w:t>. Only global or readonly segment variables can be constant.</w:t>
      </w:r>
      <w:del w:id="1127" w:author="ttye" w:date="2015-02-25T19:45:00Z">
        <w:r w:rsidR="0065745B" w:rsidDel="005A3837">
          <w:delText xml:space="preserve"> </w:delText>
        </w:r>
      </w:del>
    </w:p>
    <w:p w14:paraId="46B18759" w14:textId="1B3CB43A" w:rsidR="008A5E4E" w:rsidRDefault="00D80B24">
      <w:pPr>
        <w:pStyle w:val="li"/>
        <w:numPr>
          <w:ilvl w:val="0"/>
          <w:numId w:val="249"/>
        </w:numPr>
        <w:ind w:left="600"/>
        <w:pPrChange w:id="1128" w:author="ttye" w:date="2015-02-25T19:45:00Z">
          <w:pPr>
            <w:pStyle w:val="li"/>
            <w:numPr>
              <w:numId w:val="249"/>
            </w:numPr>
            <w:tabs>
              <w:tab w:val="num" w:pos="0"/>
            </w:tabs>
            <w:spacing w:after="320"/>
            <w:ind w:left="0" w:hanging="210"/>
          </w:pPr>
        </w:pPrChange>
      </w:pPr>
      <w:del w:id="1129" w:author="ttye" w:date="2015-02-25T19:45:00Z">
        <w:r w:rsidDel="005A3837">
          <w:rPr>
            <w:rStyle w:val="code1"/>
          </w:rPr>
          <w:delText>BRIG_VARIABLE</w:delText>
        </w:r>
        <w:r w:rsidR="0065745B" w:rsidDel="005A3837">
          <w:rPr>
            <w:rStyle w:val="code1"/>
          </w:rPr>
          <w:delText>_FLEX_ARRAY</w:delText>
        </w:r>
        <w:r w:rsidR="0065745B" w:rsidDel="005A3837">
          <w:delText xml:space="preserve"> — </w:delText>
        </w:r>
        <w:r w:rsidR="006675E8" w:rsidDel="005A3837">
          <w:delText>A bit mask that can be used to select the setting for whether a variable is a flexible array</w:delText>
        </w:r>
        <w:r w:rsidR="004E2317" w:rsidDel="005A3837">
          <w:delText xml:space="preserve">: </w:delText>
        </w:r>
        <w:r w:rsidR="006675E8" w:rsidDel="005A3837">
          <w:delText xml:space="preserve">an array with no explicit dimension size. A </w:delText>
        </w:r>
        <w:r w:rsidR="0065745B" w:rsidDel="005A3837">
          <w:delText xml:space="preserve">1 </w:delText>
        </w:r>
        <w:r w:rsidR="006675E8" w:rsidDel="005A3837">
          <w:delText xml:space="preserve">value </w:delText>
        </w:r>
        <w:r w:rsidR="0065745B" w:rsidDel="005A3837">
          <w:delText xml:space="preserve">means </w:delText>
        </w:r>
        <w:r w:rsidR="006675E8" w:rsidDel="005A3837">
          <w:delText xml:space="preserve">a </w:delText>
        </w:r>
        <w:r w:rsidR="0065745B" w:rsidDel="005A3837">
          <w:delText>flexible array</w:delText>
        </w:r>
        <w:r w:rsidR="006675E8" w:rsidDel="005A3837">
          <w:delText>: the</w:delText>
        </w:r>
        <w:r w:rsidR="0065745B" w:rsidDel="005A3837">
          <w:delText xml:space="preserve"> </w:delText>
        </w:r>
        <w:r w:rsidR="002D1490" w:rsidDel="005A3837">
          <w:rPr>
            <w:rStyle w:val="code1"/>
          </w:rPr>
          <w:delText>type</w:delText>
        </w:r>
        <w:r w:rsidR="002D1490" w:rsidDel="005A3837">
          <w:delText xml:space="preserve"> field </w:delText>
        </w:r>
        <w:r w:rsidR="0065745B" w:rsidDel="005A3837">
          <w:delText xml:space="preserve">must be </w:delText>
        </w:r>
        <w:r w:rsidR="002D1490" w:rsidDel="005A3837">
          <w:delText>an array type</w:delText>
        </w:r>
        <w:r w:rsidR="0065745B" w:rsidDel="005A3837">
          <w:delText>, and</w:delText>
        </w:r>
        <w:r w:rsidR="006675E8" w:rsidDel="005A3837">
          <w:delText xml:space="preserve"> the</w:delText>
        </w:r>
        <w:r w:rsidR="0065745B" w:rsidDel="005A3837">
          <w:delText xml:space="preserve"> </w:delText>
        </w:r>
        <w:r w:rsidR="0065745B" w:rsidDel="005A3837">
          <w:rPr>
            <w:rStyle w:val="code1"/>
          </w:rPr>
          <w:delText>dim</w:delText>
        </w:r>
        <w:r w:rsidR="0065745B" w:rsidDel="005A3837">
          <w:delText xml:space="preserve"> </w:delText>
        </w:r>
        <w:r w:rsidR="006675E8" w:rsidDel="005A3837">
          <w:delText xml:space="preserve">field </w:delText>
        </w:r>
        <w:r w:rsidR="00B3380D" w:rsidDel="005A3837">
          <w:delText xml:space="preserve">of the </w:delText>
        </w:r>
        <w:r w:rsidR="00B3380D" w:rsidRPr="005A3837" w:rsidDel="005A3837">
          <w:rPr>
            <w:rFonts w:ascii="Courier New" w:hAnsi="Courier New" w:cs="Courier New"/>
            <w:sz w:val="20"/>
            <w:szCs w:val="20"/>
          </w:rPr>
          <w:delText>BrigDirectiveVariable</w:delText>
        </w:r>
        <w:r w:rsidR="00B3380D" w:rsidDel="005A3837">
          <w:delText xml:space="preserve"> must be 0</w:delText>
        </w:r>
        <w:r w:rsidR="0065745B" w:rsidDel="005A3837">
          <w:delText xml:space="preserve">. An array declared in the textual form without a size, but with an initializer, is not considered a flexible array because its size is defined by the size of the initializer. In this case, </w:delText>
        </w:r>
        <w:r w:rsidR="006675E8" w:rsidDel="005A3837">
          <w:delText xml:space="preserve">the </w:delText>
        </w:r>
        <w:r w:rsidDel="005A3837">
          <w:rPr>
            <w:rStyle w:val="code1"/>
          </w:rPr>
          <w:delText>BRIG_VARIABLE</w:delText>
        </w:r>
        <w:r w:rsidR="0065745B" w:rsidDel="005A3837">
          <w:rPr>
            <w:rStyle w:val="code1"/>
          </w:rPr>
          <w:delText>_FLEX_ARRAY</w:delText>
        </w:r>
        <w:r w:rsidR="0065745B" w:rsidDel="005A3837">
          <w:delText xml:space="preserve"> </w:delText>
        </w:r>
        <w:r w:rsidR="006675E8" w:rsidDel="005A3837">
          <w:delText xml:space="preserve">property setting </w:delText>
        </w:r>
        <w:r w:rsidR="0065745B" w:rsidDel="005A3837">
          <w:delText>must not be set, and</w:delText>
        </w:r>
        <w:r w:rsidR="004E2317" w:rsidDel="005A3837">
          <w:delText xml:space="preserve"> the</w:delText>
        </w:r>
        <w:r w:rsidR="0065745B" w:rsidDel="005A3837">
          <w:delText xml:space="preserve"> </w:delText>
        </w:r>
        <w:r w:rsidR="0065745B" w:rsidDel="005A3837">
          <w:rPr>
            <w:rStyle w:val="code1"/>
          </w:rPr>
          <w:delText>dim</w:delText>
        </w:r>
        <w:r w:rsidR="0065745B" w:rsidDel="005A3837">
          <w:delText xml:space="preserve"> </w:delText>
        </w:r>
        <w:r w:rsidR="004E2317" w:rsidDel="005A3837">
          <w:delText xml:space="preserve">field </w:delText>
        </w:r>
        <w:r w:rsidR="0065745B" w:rsidDel="005A3837">
          <w:delText xml:space="preserve">must be set to the </w:delText>
        </w:r>
        <w:r w:rsidR="004E2317" w:rsidDel="005A3837">
          <w:delText xml:space="preserve">number of elements specified by the size </w:delText>
        </w:r>
        <w:r w:rsidR="0065745B" w:rsidDel="005A3837">
          <w:delText xml:space="preserve">of the initializer. Only the last argument of a function (see </w:delText>
        </w:r>
        <w:r w:rsidR="0065745B" w:rsidDel="005A3837">
          <w:rPr>
            <w:rStyle w:val="xref1"/>
          </w:rPr>
          <w:delText>10.4. Variadic Functions (</w:delText>
        </w:r>
        <w:r w:rsidR="009A76EE" w:rsidRPr="008A5E4E" w:rsidDel="005A3837">
          <w:fldChar w:fldCharType="begin"/>
        </w:r>
        <w:r w:rsidR="008A5E4E" w:rsidDel="005A3837">
          <w:delInstrText xml:space="preserve"> PAGEREF _Ref1521575131 \p \h  \* MERGEFORMAT </w:delInstrText>
        </w:r>
        <w:r w:rsidR="009A76EE" w:rsidRPr="008A5E4E" w:rsidDel="005A3837">
          <w:fldChar w:fldCharType="separate"/>
        </w:r>
        <w:r w:rsidR="00533AF0" w:rsidRPr="00533AF0" w:rsidDel="005A3837">
          <w:rPr>
            <w:rStyle w:val="xref1"/>
            <w:noProof/>
          </w:rPr>
          <w:delText>on</w:delText>
        </w:r>
        <w:r w:rsidR="00533AF0" w:rsidDel="005A3837">
          <w:rPr>
            <w:noProof/>
          </w:rPr>
          <w:delText xml:space="preserve"> page 251</w:delText>
        </w:r>
        <w:r w:rsidR="009A76EE" w:rsidRPr="008A5E4E" w:rsidDel="005A3837">
          <w:rPr>
            <w:rStyle w:val="xref1"/>
          </w:rPr>
          <w:fldChar w:fldCharType="end"/>
        </w:r>
        <w:r w:rsidR="0065745B" w:rsidDel="005A3837">
          <w:rPr>
            <w:rStyle w:val="xref1"/>
          </w:rPr>
          <w:delText>)</w:delText>
        </w:r>
        <w:r w:rsidR="0065745B" w:rsidDel="005A3837">
          <w:delText>) or a variable declaration can be a flexible array.</w:delText>
        </w:r>
      </w:del>
    </w:p>
    <w:p w14:paraId="23A22F2F" w14:textId="77777777" w:rsidR="008A5E4E" w:rsidRDefault="0065745B">
      <w:pPr>
        <w:pStyle w:val="p"/>
      </w:pPr>
      <w:r>
        <w:t xml:space="preserve">See </w:t>
      </w:r>
      <w:r>
        <w:rPr>
          <w:rStyle w:val="xref1"/>
        </w:rPr>
        <w:t>18.5.1.12. BrigDirectiveVariable (</w:t>
      </w:r>
      <w:r w:rsidR="009A76EE" w:rsidRPr="008A5E4E">
        <w:fldChar w:fldCharType="begin"/>
      </w:r>
      <w:r w:rsidR="008A5E4E">
        <w:instrText xml:space="preserve"> PAGEREF _Ref-825176517 \p \h  \* MERGEFORMAT </w:instrText>
      </w:r>
      <w:r w:rsidR="009A76EE" w:rsidRPr="008A5E4E">
        <w:fldChar w:fldCharType="separate"/>
      </w:r>
      <w:r w:rsidR="00533AF0" w:rsidRPr="00533AF0">
        <w:rPr>
          <w:rStyle w:val="xref1"/>
          <w:noProof/>
        </w:rPr>
        <w:t>on</w:t>
      </w:r>
      <w:r w:rsidR="00533AF0">
        <w:rPr>
          <w:noProof/>
        </w:rPr>
        <w:t xml:space="preserve"> page 335</w:t>
      </w:r>
      <w:r w:rsidR="009A76EE" w:rsidRPr="008A5E4E">
        <w:rPr>
          <w:rStyle w:val="xref1"/>
        </w:rPr>
        <w:fldChar w:fldCharType="end"/>
      </w:r>
      <w:r>
        <w:rPr>
          <w:rStyle w:val="xref1"/>
        </w:rPr>
        <w:t>)</w:t>
      </w:r>
      <w:r>
        <w:t>.</w:t>
      </w:r>
    </w:p>
    <w:p w14:paraId="1FF8ED5A" w14:textId="075349FC" w:rsidR="008A5E4E" w:rsidRDefault="0065745B">
      <w:pPr>
        <w:pStyle w:val="h3"/>
      </w:pPr>
      <w:bookmarkStart w:id="1130" w:name="_Toc396034462"/>
      <w:r>
        <w:t>18.3.3</w:t>
      </w:r>
      <w:r w:rsidR="0091490B">
        <w:t>8</w:t>
      </w:r>
      <w:r>
        <w:t xml:space="preserve"> </w:t>
      </w:r>
      <w:bookmarkStart w:id="1131" w:name="_Ref19260406"/>
      <w:r>
        <w:t>BrigVersion</w:t>
      </w:r>
      <w:bookmarkEnd w:id="1130"/>
      <w:bookmarkEnd w:id="1131"/>
    </w:p>
    <w:p w14:paraId="2BB64FEB" w14:textId="77777777" w:rsidR="008A5E4E" w:rsidRDefault="0065745B">
      <w:pPr>
        <w:pStyle w:val="p"/>
      </w:pPr>
      <w:r>
        <w:t xml:space="preserve">The literal values of </w:t>
      </w:r>
      <w:r>
        <w:rPr>
          <w:rStyle w:val="code1"/>
        </w:rPr>
        <w:t>BrigVersion</w:t>
      </w:r>
      <w:r>
        <w:t xml:space="preserve"> define the versions of HSAIL virtual ISA and BRIG object format defined by this revision of the</w:t>
      </w:r>
      <w:r>
        <w:rPr>
          <w:rStyle w:val="spanBookTitle"/>
        </w:rPr>
        <w:t xml:space="preserve"> HSA Programmer’s Reference Manual: HSAIL Virtual ISA and Programming Model, Compiler Writer’s Guide, and Object Format (BRIG)</w:t>
      </w:r>
      <w:r>
        <w:t xml:space="preserve">. </w:t>
      </w:r>
    </w:p>
    <w:p w14:paraId="0C24A305" w14:textId="558E9223" w:rsidR="008A5E4E" w:rsidRDefault="000605B5">
      <w:pPr>
        <w:pStyle w:val="pre"/>
      </w:pPr>
      <w:r>
        <w:t xml:space="preserve"> typedef </w:t>
      </w:r>
      <w:r w:rsidR="0065745B">
        <w:t>uint32_t BrigVersion32_t;</w:t>
      </w:r>
      <w:r w:rsidR="0065745B">
        <w:br/>
        <w:t xml:space="preserve"> enum BrigVersion {</w:t>
      </w:r>
      <w:r w:rsidR="0065745B">
        <w:br/>
        <w:t xml:space="preserve">   BRIG_VERSION_HSAIL_MAJOR = </w:t>
      </w:r>
      <w:r w:rsidR="004B770B">
        <w:t>1</w:t>
      </w:r>
      <w:r w:rsidR="0065745B">
        <w:t>,</w:t>
      </w:r>
      <w:r w:rsidR="0065745B">
        <w:br/>
        <w:t xml:space="preserve">   BRIG_VERSION_HSAIL_MINOR = </w:t>
      </w:r>
      <w:r w:rsidR="004B770B">
        <w:t>0</w:t>
      </w:r>
      <w:r w:rsidR="0065745B">
        <w:t>,</w:t>
      </w:r>
      <w:r w:rsidR="0065745B">
        <w:br/>
        <w:t xml:space="preserve">   BRIG_VERSION_BRIG_MAJOR = </w:t>
      </w:r>
      <w:r w:rsidR="004B770B">
        <w:t>1</w:t>
      </w:r>
      <w:r w:rsidR="0065745B">
        <w:t>,</w:t>
      </w:r>
      <w:r w:rsidR="0065745B">
        <w:br/>
        <w:t xml:space="preserve">   BRIG_VERSION_BRIG_MINOR = </w:t>
      </w:r>
      <w:r w:rsidR="004B770B">
        <w:t>0</w:t>
      </w:r>
      <w:r w:rsidR="0065745B">
        <w:br/>
        <w:t xml:space="preserve"> };</w:t>
      </w:r>
    </w:p>
    <w:p w14:paraId="748EB694" w14:textId="77CB2F3B" w:rsidR="008A5E4E" w:rsidRDefault="0065745B">
      <w:pPr>
        <w:pStyle w:val="li"/>
        <w:numPr>
          <w:ilvl w:val="0"/>
          <w:numId w:val="250"/>
        </w:numPr>
        <w:spacing w:before="320"/>
        <w:ind w:left="600"/>
      </w:pPr>
      <w:r>
        <w:rPr>
          <w:rStyle w:val="code1"/>
        </w:rPr>
        <w:t>BRIG_VERSION_HSAIL_MAJOR</w:t>
      </w:r>
      <w:r>
        <w:t xml:space="preserve"> — The major version of this revision of the HSAIL virtual ISA specification. This is the value used in the </w:t>
      </w:r>
      <w:r w:rsidR="00BC421C" w:rsidRPr="003A65FB">
        <w:rPr>
          <w:rFonts w:ascii="Courier New" w:hAnsi="Courier New" w:cs="Courier New"/>
        </w:rPr>
        <w:t>module</w:t>
      </w:r>
      <w:r w:rsidR="00BC421C">
        <w:t xml:space="preserve"> header</w:t>
      </w:r>
      <w:r>
        <w:rPr>
          <w:rStyle w:val="code1"/>
        </w:rPr>
        <w:t>major</w:t>
      </w:r>
      <w:r>
        <w:t xml:space="preserve"> operand. See </w:t>
      </w:r>
      <w:r>
        <w:rPr>
          <w:rStyle w:val="xref1"/>
        </w:rPr>
        <w:t xml:space="preserve">Chapter 14. </w:t>
      </w:r>
      <w:r w:rsidR="00BC421C">
        <w:rPr>
          <w:rStyle w:val="xref1"/>
        </w:rPr>
        <w:t>module Header</w:t>
      </w:r>
      <w:r>
        <w:rPr>
          <w:rStyle w:val="xref1"/>
        </w:rPr>
        <w:t xml:space="preserve"> (</w:t>
      </w:r>
      <w:r w:rsidR="009A76EE" w:rsidRPr="008A5E4E">
        <w:fldChar w:fldCharType="begin"/>
      </w:r>
      <w:r w:rsidR="008A5E4E">
        <w:instrText xml:space="preserve"> PAGEREF _Ref168174729 \p \h  \* MERGEFORMAT </w:instrText>
      </w:r>
      <w:r w:rsidR="009A76EE" w:rsidRPr="008A5E4E">
        <w:fldChar w:fldCharType="separate"/>
      </w:r>
      <w:r w:rsidR="00533AF0" w:rsidRPr="00533AF0">
        <w:rPr>
          <w:rStyle w:val="xref1"/>
          <w:noProof/>
        </w:rPr>
        <w:t>on</w:t>
      </w:r>
      <w:r w:rsidR="00533AF0">
        <w:rPr>
          <w:noProof/>
        </w:rPr>
        <w:t xml:space="preserve"> page 293</w:t>
      </w:r>
      <w:r w:rsidR="009A76EE" w:rsidRPr="008A5E4E">
        <w:rPr>
          <w:rStyle w:val="xref1"/>
        </w:rPr>
        <w:fldChar w:fldCharType="end"/>
      </w:r>
      <w:r>
        <w:rPr>
          <w:rStyle w:val="xref1"/>
        </w:rPr>
        <w:t>)</w:t>
      </w:r>
      <w:r>
        <w:t xml:space="preserve">. BRIG with an HSAIL major version different from this value is not compatible with this revision of the HSAIL virtual ISA specification. </w:t>
      </w:r>
    </w:p>
    <w:p w14:paraId="21FF3BB6" w14:textId="4DFC1508" w:rsidR="008A5E4E" w:rsidRDefault="0065745B">
      <w:pPr>
        <w:pStyle w:val="li"/>
        <w:numPr>
          <w:ilvl w:val="0"/>
          <w:numId w:val="250"/>
        </w:numPr>
        <w:ind w:left="600"/>
      </w:pPr>
      <w:r>
        <w:rPr>
          <w:rStyle w:val="code1"/>
        </w:rPr>
        <w:t>BRIG_VERSION_HSAIL_MINOR</w:t>
      </w:r>
      <w:r>
        <w:t xml:space="preserve"> — The minor version of this revision of the HSAIL virtual ISA specification. This is the value used in the </w:t>
      </w:r>
      <w:r w:rsidR="00BC421C" w:rsidRPr="003A65FB">
        <w:rPr>
          <w:rFonts w:ascii="Courier New" w:hAnsi="Courier New" w:cs="Courier New"/>
        </w:rPr>
        <w:t>module</w:t>
      </w:r>
      <w:r w:rsidR="00BC421C">
        <w:t xml:space="preserve"> header</w:t>
      </w:r>
      <w:r>
        <w:rPr>
          <w:rStyle w:val="code1"/>
        </w:rPr>
        <w:t>minor</w:t>
      </w:r>
      <w:r>
        <w:t xml:space="preserve"> operand. See </w:t>
      </w:r>
      <w:r>
        <w:rPr>
          <w:rStyle w:val="xref1"/>
        </w:rPr>
        <w:t xml:space="preserve">Chapter 14. </w:t>
      </w:r>
      <w:r w:rsidR="00BC421C">
        <w:rPr>
          <w:rStyle w:val="xref1"/>
        </w:rPr>
        <w:t>module Header</w:t>
      </w:r>
      <w:r>
        <w:rPr>
          <w:rStyle w:val="xref1"/>
        </w:rPr>
        <w:t xml:space="preserve"> (</w:t>
      </w:r>
      <w:r w:rsidR="009A76EE" w:rsidRPr="008A5E4E">
        <w:fldChar w:fldCharType="begin"/>
      </w:r>
      <w:r w:rsidR="008A5E4E">
        <w:instrText xml:space="preserve"> PAGEREF _Ref168174729 \p \h  \* MERGEFORMAT </w:instrText>
      </w:r>
      <w:r w:rsidR="009A76EE" w:rsidRPr="008A5E4E">
        <w:fldChar w:fldCharType="separate"/>
      </w:r>
      <w:r w:rsidR="00533AF0" w:rsidRPr="00533AF0">
        <w:rPr>
          <w:rStyle w:val="xref1"/>
          <w:noProof/>
        </w:rPr>
        <w:t>on</w:t>
      </w:r>
      <w:r w:rsidR="00533AF0">
        <w:rPr>
          <w:noProof/>
        </w:rPr>
        <w:t xml:space="preserve"> page 293</w:t>
      </w:r>
      <w:r w:rsidR="009A76EE" w:rsidRPr="008A5E4E">
        <w:rPr>
          <w:rStyle w:val="xref1"/>
        </w:rPr>
        <w:fldChar w:fldCharType="end"/>
      </w:r>
      <w:r>
        <w:rPr>
          <w:rStyle w:val="xref1"/>
        </w:rPr>
        <w:t>)</w:t>
      </w:r>
      <w:r>
        <w:t xml:space="preserve">. BRIG is compatible with this revision of the HSAIL virtual ISA specification only if it has the same HSAIL major version and an HSAIL minor version less than or equal to this value. </w:t>
      </w:r>
    </w:p>
    <w:p w14:paraId="57A276FA" w14:textId="77777777" w:rsidR="008A5E4E" w:rsidRDefault="0065745B">
      <w:pPr>
        <w:pStyle w:val="li"/>
        <w:numPr>
          <w:ilvl w:val="0"/>
          <w:numId w:val="250"/>
        </w:numPr>
        <w:ind w:left="600"/>
      </w:pPr>
      <w:r>
        <w:rPr>
          <w:rStyle w:val="code1"/>
        </w:rPr>
        <w:t>BRIG_VERSION_BRIG_MAJOR</w:t>
      </w:r>
      <w:r>
        <w:t xml:space="preserve"> — The major version of this revision of the BRIG object format specification. BRIG with a BRIG major version different from this value is not compatible with this revision of the BRIG object format specification. </w:t>
      </w:r>
    </w:p>
    <w:p w14:paraId="0EBB4810" w14:textId="5362AB93" w:rsidR="008A5E4E" w:rsidRDefault="0065745B">
      <w:pPr>
        <w:pStyle w:val="li"/>
        <w:numPr>
          <w:ilvl w:val="0"/>
          <w:numId w:val="250"/>
        </w:numPr>
        <w:spacing w:after="320"/>
        <w:ind w:left="600"/>
      </w:pPr>
      <w:r>
        <w:rPr>
          <w:rStyle w:val="code1"/>
        </w:rPr>
        <w:t>BRIG_VERSION_BRIG_M</w:t>
      </w:r>
      <w:r w:rsidR="00657121">
        <w:rPr>
          <w:rStyle w:val="code1"/>
        </w:rPr>
        <w:t>INOR</w:t>
      </w:r>
      <w:r>
        <w:t xml:space="preserve"> — The minor version of this revision of the BRIG object format specification. BRIG is compatible with this revision of the BRIG object format specification only if it has the same BRIG major version and a BRIG minor version less than or equal to this value. </w:t>
      </w:r>
    </w:p>
    <w:p w14:paraId="41C84F3A" w14:textId="71E0B666" w:rsidR="008A5E4E" w:rsidRDefault="0065745B">
      <w:pPr>
        <w:pStyle w:val="h3"/>
      </w:pPr>
      <w:bookmarkStart w:id="1132" w:name="_Toc396034463"/>
      <w:r>
        <w:t>18.3.3</w:t>
      </w:r>
      <w:r w:rsidR="0091490B">
        <w:t>9</w:t>
      </w:r>
      <w:r>
        <w:t xml:space="preserve"> </w:t>
      </w:r>
      <w:bookmarkStart w:id="1133" w:name="_Ref844610453"/>
      <w:r>
        <w:t>BrigWidth</w:t>
      </w:r>
      <w:bookmarkEnd w:id="1132"/>
      <w:bookmarkEnd w:id="1133"/>
    </w:p>
    <w:p w14:paraId="3C942D80" w14:textId="77777777" w:rsidR="008A5E4E" w:rsidRDefault="0065745B">
      <w:pPr>
        <w:pStyle w:val="p"/>
      </w:pPr>
      <w:r>
        <w:rPr>
          <w:rStyle w:val="code1"/>
        </w:rPr>
        <w:t>BrigWidth</w:t>
      </w:r>
      <w:r>
        <w:t xml:space="preserve"> is used to specify the width modifier. Because the width must be a power of 2 between 1 and 2</w:t>
      </w:r>
      <w:r>
        <w:rPr>
          <w:rStyle w:val="sup"/>
        </w:rPr>
        <w:t>31</w:t>
      </w:r>
      <w:r>
        <w:t xml:space="preserve"> inclusive, only enumerations for the power of 2 values are present, and they are numbered as log</w:t>
      </w:r>
      <w:r>
        <w:rPr>
          <w:rStyle w:val="sub1"/>
        </w:rPr>
        <w:t>2</w:t>
      </w:r>
      <w:r>
        <w:t>(</w:t>
      </w:r>
      <w:r>
        <w:rPr>
          <w:rStyle w:val="spanBookTitle"/>
        </w:rPr>
        <w:t>n</w:t>
      </w:r>
      <w:r>
        <w:t xml:space="preserve">) + 1 of the value. In addition, </w:t>
      </w:r>
      <w:r>
        <w:rPr>
          <w:rStyle w:val="code1"/>
        </w:rPr>
        <w:t>width(all)</w:t>
      </w:r>
      <w:r>
        <w:t xml:space="preserve"> and </w:t>
      </w:r>
      <w:r>
        <w:rPr>
          <w:rStyle w:val="code1"/>
        </w:rPr>
        <w:t>width(WAVESIZE)</w:t>
      </w:r>
      <w:r>
        <w:t xml:space="preserve"> have an enumeration value that comes after the explicit numbered enumerations. This makes it is easy for a finalizer to determine if a width value is greater than or equal to the wavefront size by simply doing a comparison of greater than or equal with the enumeration value that corresponds to the actual wavefront size of the implementation. For more information,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w:t>
      </w:r>
    </w:p>
    <w:p w14:paraId="1BA261A4" w14:textId="77777777" w:rsidR="008A5E4E" w:rsidRDefault="0065745B">
      <w:pPr>
        <w:pStyle w:val="pre"/>
      </w:pPr>
      <w:r>
        <w:t>typedef uint8_t BrigWidth8_t;</w:t>
      </w:r>
      <w:r>
        <w:br/>
        <w:t xml:space="preserve"> enum BrigWidth {</w:t>
      </w:r>
      <w:r>
        <w:br/>
        <w:t xml:space="preserve">   BRIG_WIDTH_NONE = 0,</w:t>
      </w:r>
      <w:r>
        <w:br/>
        <w:t xml:space="preserve">   BRIG_WIDTH_1 = 1,</w:t>
      </w:r>
      <w:r>
        <w:br/>
        <w:t xml:space="preserve">   BRIG_WIDTH_2 = 2,</w:t>
      </w:r>
      <w:r>
        <w:br/>
        <w:t xml:space="preserve">   BRIG_WIDTH_4 = 3,</w:t>
      </w:r>
      <w:r>
        <w:br/>
        <w:t xml:space="preserve">   BRIG_WIDTH_8 = 4,</w:t>
      </w:r>
      <w:r>
        <w:br/>
        <w:t xml:space="preserve">   BRIG_WIDTH_16 = 5,</w:t>
      </w:r>
      <w:r>
        <w:br/>
        <w:t xml:space="preserve">   BRIG_WIDTH_32 = 6,</w:t>
      </w:r>
      <w:r>
        <w:br/>
        <w:t xml:space="preserve">   BRIG_WIDTH_64 = 7,</w:t>
      </w:r>
      <w:r>
        <w:br/>
        <w:t xml:space="preserve">   BRIG_WIDTH_128 = 8,</w:t>
      </w:r>
      <w:r>
        <w:br/>
        <w:t xml:space="preserve">   BRIG_WIDTH_256 = 9,</w:t>
      </w:r>
      <w:r>
        <w:br/>
        <w:t xml:space="preserve">   BRIG_WIDTH_512 = 10,</w:t>
      </w:r>
      <w:r>
        <w:br/>
        <w:t xml:space="preserve">   BRIG_WIDTH_1024 = 11,</w:t>
      </w:r>
      <w:r>
        <w:br/>
        <w:t xml:space="preserve">   BRIG_WIDTH_2048 = 12,</w:t>
      </w:r>
      <w:r>
        <w:br/>
        <w:t xml:space="preserve">   BRIG_WIDTH_4096 = 13,</w:t>
      </w:r>
      <w:r>
        <w:br/>
        <w:t xml:space="preserve">   BRIG_WIDTH_8192 = 14,</w:t>
      </w:r>
      <w:r>
        <w:br/>
        <w:t xml:space="preserve">   BRIG_WIDTH_16384 = 15,</w:t>
      </w:r>
      <w:r>
        <w:br/>
        <w:t xml:space="preserve">   BRIG_WIDTH_32768 = 16,</w:t>
      </w:r>
      <w:r>
        <w:br/>
        <w:t xml:space="preserve">   BRIG_WIDTH_65536 = 17,</w:t>
      </w:r>
      <w:r>
        <w:br/>
        <w:t xml:space="preserve">   BRIG_WIDTH_131072 = 18,</w:t>
      </w:r>
      <w:r>
        <w:br/>
        <w:t xml:space="preserve">   BRIG_WIDTH_262144 = 19,</w:t>
      </w:r>
      <w:r>
        <w:br/>
        <w:t xml:space="preserve">   BRIG_WIDTH_524288 = 20,</w:t>
      </w:r>
      <w:r>
        <w:br/>
        <w:t xml:space="preserve">   BRIG_WIDTH_1048576 = 21,</w:t>
      </w:r>
      <w:r>
        <w:br/>
        <w:t xml:space="preserve">   BRIG_WIDTH_2097152 = 22,</w:t>
      </w:r>
      <w:r>
        <w:br/>
        <w:t xml:space="preserve">   BRIG_WIDTH_4194304 = 23,</w:t>
      </w:r>
      <w:r>
        <w:br/>
        <w:t xml:space="preserve">   BRIG_WIDTH_8388608 = 24,</w:t>
      </w:r>
      <w:r>
        <w:br/>
        <w:t xml:space="preserve">   BRIG_WIDTH_16777216 = 25,</w:t>
      </w:r>
      <w:r>
        <w:br/>
        <w:t xml:space="preserve">   BRIG_WIDTH_33554432 = 26,</w:t>
      </w:r>
      <w:r>
        <w:br/>
        <w:t xml:space="preserve">   BRIG_WIDTH_67108864 = 27,</w:t>
      </w:r>
      <w:r>
        <w:br/>
        <w:t xml:space="preserve">   BRIG_WIDTH_134217728 = 28,</w:t>
      </w:r>
      <w:r>
        <w:br/>
        <w:t xml:space="preserve">   BRIG_WIDTH_268435456 = 29,</w:t>
      </w:r>
      <w:r>
        <w:br/>
        <w:t xml:space="preserve">   BRIG_WIDTH_536870912 = 30,</w:t>
      </w:r>
      <w:r>
        <w:br/>
        <w:t xml:space="preserve">   BRIG_WIDTH_1073741824 = 31,</w:t>
      </w:r>
      <w:r>
        <w:br/>
        <w:t xml:space="preserve">   BRIG_WIDTH_2147483648 = 32,</w:t>
      </w:r>
      <w:r>
        <w:br/>
        <w:t xml:space="preserve">   BRIG_WIDTH_WAVESIZE = 33,</w:t>
      </w:r>
      <w:r>
        <w:br/>
        <w:t xml:space="preserve">   BRIG_WIDTH_ALL = 34</w:t>
      </w:r>
      <w:r>
        <w:br/>
        <w:t xml:space="preserve"> };</w:t>
      </w:r>
    </w:p>
    <w:p w14:paraId="3F8897C3" w14:textId="77777777" w:rsidR="008A5E4E" w:rsidRDefault="0065745B">
      <w:pPr>
        <w:pStyle w:val="h2"/>
      </w:pPr>
      <w:bookmarkStart w:id="1134" w:name="_Toc396034464"/>
      <w:r>
        <w:t xml:space="preserve">18.4 </w:t>
      </w:r>
      <w:bookmarkStart w:id="1135" w:name="_Ref658798431"/>
      <w:r>
        <w:t>hsa_data Section</w:t>
      </w:r>
      <w:bookmarkEnd w:id="1134"/>
      <w:bookmarkEnd w:id="1135"/>
    </w:p>
    <w:p w14:paraId="7632DCBE" w14:textId="77777777" w:rsidR="008A5E4E" w:rsidRDefault="0065745B">
      <w:pPr>
        <w:pStyle w:val="p"/>
      </w:pPr>
      <w:r>
        <w:t xml:space="preserve"> The </w:t>
      </w:r>
      <w:r>
        <w:rPr>
          <w:rStyle w:val="code1"/>
        </w:rPr>
        <w:t>hsa_data</w:t>
      </w:r>
      <w:r>
        <w:t xml:space="preserve"> section must start with a </w:t>
      </w:r>
      <w:r>
        <w:rPr>
          <w:rStyle w:val="code1"/>
        </w:rPr>
        <w:t>BrigSectionHeader</w:t>
      </w:r>
      <w:r>
        <w:t xml:space="preserve"> entry. The name of the section must be </w:t>
      </w:r>
      <w:r>
        <w:rPr>
          <w:rStyle w:val="code1"/>
        </w:rPr>
        <w:t>hsa_data</w:t>
      </w:r>
      <w:r>
        <w:t xml:space="preserve">. See </w:t>
      </w:r>
      <w:r>
        <w:rPr>
          <w:rStyle w:val="xref1"/>
        </w:rPr>
        <w:t>18.3.30. BrigSectionHeader (</w:t>
      </w:r>
      <w:r w:rsidR="009A76EE" w:rsidRPr="008A5E4E">
        <w:fldChar w:fldCharType="begin"/>
      </w:r>
      <w:r w:rsidR="008A5E4E">
        <w:instrText xml:space="preserve"> PAGEREF _Ref-1635576028 \p \h  \* MERGEFORMAT </w:instrText>
      </w:r>
      <w:r w:rsidR="009A76EE" w:rsidRPr="008A5E4E">
        <w:fldChar w:fldCharType="separate"/>
      </w:r>
      <w:r w:rsidR="00533AF0" w:rsidRPr="00533AF0">
        <w:rPr>
          <w:rStyle w:val="xref1"/>
          <w:noProof/>
        </w:rPr>
        <w:t>on</w:t>
      </w:r>
      <w:r w:rsidR="00533AF0">
        <w:rPr>
          <w:noProof/>
        </w:rPr>
        <w:t xml:space="preserve"> page 321</w:t>
      </w:r>
      <w:r w:rsidR="009A76EE" w:rsidRPr="008A5E4E">
        <w:rPr>
          <w:rStyle w:val="xref1"/>
        </w:rPr>
        <w:fldChar w:fldCharType="end"/>
      </w:r>
      <w:r>
        <w:rPr>
          <w:rStyle w:val="xref1"/>
        </w:rPr>
        <w:t>)</w:t>
      </w:r>
      <w:r>
        <w:t>.</w:t>
      </w:r>
    </w:p>
    <w:p w14:paraId="184B5B1D" w14:textId="77777777" w:rsidR="008A5E4E" w:rsidRDefault="0065745B">
      <w:pPr>
        <w:pStyle w:val="p"/>
      </w:pPr>
      <w:r>
        <w:t xml:space="preserve">The </w:t>
      </w:r>
      <w:r>
        <w:rPr>
          <w:rStyle w:val="code1"/>
        </w:rPr>
        <w:t>hsa_data</w:t>
      </w:r>
      <w:r>
        <w:t xml:space="preserve"> section is used to store: </w:t>
      </w:r>
    </w:p>
    <w:p w14:paraId="1DF32534" w14:textId="77777777" w:rsidR="008A5E4E" w:rsidRDefault="0065745B">
      <w:pPr>
        <w:pStyle w:val="li"/>
        <w:numPr>
          <w:ilvl w:val="0"/>
          <w:numId w:val="251"/>
        </w:numPr>
        <w:spacing w:before="320"/>
        <w:ind w:left="600"/>
      </w:pPr>
      <w:r>
        <w:t>Textual character strings used for identifiers and string operands within HSAIL.</w:t>
      </w:r>
    </w:p>
    <w:p w14:paraId="13E7022D" w14:textId="77777777" w:rsidR="008A5E4E" w:rsidRDefault="0065745B">
      <w:pPr>
        <w:pStyle w:val="li"/>
        <w:numPr>
          <w:ilvl w:val="0"/>
          <w:numId w:val="251"/>
        </w:numPr>
        <w:ind w:left="600"/>
      </w:pPr>
      <w:r>
        <w:t>Value of variable initializers.</w:t>
      </w:r>
    </w:p>
    <w:p w14:paraId="204B3A5D" w14:textId="77777777" w:rsidR="008A5E4E" w:rsidRDefault="0065745B">
      <w:pPr>
        <w:pStyle w:val="li"/>
        <w:numPr>
          <w:ilvl w:val="0"/>
          <w:numId w:val="251"/>
        </w:numPr>
        <w:ind w:left="600"/>
      </w:pPr>
      <w:r>
        <w:t>Value of immediate operands.</w:t>
      </w:r>
    </w:p>
    <w:p w14:paraId="010AB63D" w14:textId="77777777" w:rsidR="008A5E4E" w:rsidRDefault="0065745B">
      <w:pPr>
        <w:pStyle w:val="li"/>
        <w:numPr>
          <w:ilvl w:val="0"/>
          <w:numId w:val="251"/>
        </w:numPr>
        <w:spacing w:after="320"/>
        <w:ind w:left="600"/>
      </w:pPr>
      <w:r>
        <w:t xml:space="preserve">Variable length arrays of offsets into other sections that are used by entries in the </w:t>
      </w:r>
      <w:r>
        <w:rPr>
          <w:rStyle w:val="code1"/>
        </w:rPr>
        <w:t>hsa_code</w:t>
      </w:r>
      <w:r>
        <w:t xml:space="preserve"> and </w:t>
      </w:r>
      <w:r>
        <w:rPr>
          <w:rStyle w:val="code1"/>
        </w:rPr>
        <w:t>hsa_operand</w:t>
      </w:r>
      <w:r>
        <w:t xml:space="preserve"> sections. The number of elements in the array is determined by dividing the byte count of the entry by 4. See </w:t>
      </w:r>
      <w:r>
        <w:rPr>
          <w:rStyle w:val="xref1"/>
        </w:rPr>
        <w:t>18.3.1. Section Offsets (</w:t>
      </w:r>
      <w:r w:rsidR="009A76EE" w:rsidRPr="008A5E4E">
        <w:fldChar w:fldCharType="begin"/>
      </w:r>
      <w:r w:rsidR="008A5E4E">
        <w:instrText xml:space="preserve"> PAGEREF _Ref-354225747 \p \h  \* MERGEFORMAT </w:instrText>
      </w:r>
      <w:r w:rsidR="009A76EE" w:rsidRPr="008A5E4E">
        <w:fldChar w:fldCharType="separate"/>
      </w:r>
      <w:r w:rsidR="00533AF0" w:rsidRPr="00533AF0">
        <w:rPr>
          <w:rStyle w:val="xref1"/>
          <w:noProof/>
        </w:rPr>
        <w:t>on</w:t>
      </w:r>
      <w:r w:rsidR="00533AF0">
        <w:rPr>
          <w:noProof/>
        </w:rPr>
        <w:t xml:space="preserve"> page 309</w:t>
      </w:r>
      <w:r w:rsidR="009A76EE" w:rsidRPr="008A5E4E">
        <w:rPr>
          <w:rStyle w:val="xref1"/>
        </w:rPr>
        <w:fldChar w:fldCharType="end"/>
      </w:r>
      <w:r>
        <w:rPr>
          <w:rStyle w:val="xref1"/>
        </w:rPr>
        <w:t>)</w:t>
      </w:r>
      <w:r>
        <w:t xml:space="preserve"> and </w:t>
      </w:r>
      <w:r>
        <w:rPr>
          <w:rStyle w:val="xref1"/>
        </w:rPr>
        <w:t>18.2.1. Format of Entries in the BRIG Sections (</w:t>
      </w:r>
      <w:r w:rsidR="009A76EE" w:rsidRPr="008A5E4E">
        <w:fldChar w:fldCharType="begin"/>
      </w:r>
      <w:r w:rsidR="008A5E4E">
        <w:instrText xml:space="preserve"> PAGEREF _Ref1734039391 \p \h  \* MERGEFORMAT </w:instrText>
      </w:r>
      <w:r w:rsidR="009A76EE" w:rsidRPr="008A5E4E">
        <w:fldChar w:fldCharType="separate"/>
      </w:r>
      <w:r w:rsidR="00533AF0" w:rsidRPr="00533AF0">
        <w:rPr>
          <w:rStyle w:val="xref1"/>
          <w:noProof/>
        </w:rPr>
        <w:t>on</w:t>
      </w:r>
      <w:r w:rsidR="00533AF0">
        <w:rPr>
          <w:noProof/>
        </w:rPr>
        <w:t xml:space="preserve"> page 308</w:t>
      </w:r>
      <w:r w:rsidR="009A76EE" w:rsidRPr="008A5E4E">
        <w:rPr>
          <w:rStyle w:val="xref1"/>
        </w:rPr>
        <w:fldChar w:fldCharType="end"/>
      </w:r>
      <w:r>
        <w:rPr>
          <w:rStyle w:val="xref1"/>
        </w:rPr>
        <w:t>)</w:t>
      </w:r>
      <w:r>
        <w:t>.</w:t>
      </w:r>
    </w:p>
    <w:p w14:paraId="12FDFB55" w14:textId="77777777" w:rsidR="008A5E4E" w:rsidRDefault="0065745B">
      <w:pPr>
        <w:pStyle w:val="p"/>
      </w:pPr>
      <w:r>
        <w:t>An entry comprises both the length of the data in bytes and the actual bytes of the data.</w:t>
      </w:r>
    </w:p>
    <w:p w14:paraId="349FB60F" w14:textId="77777777" w:rsidR="008A5E4E" w:rsidRDefault="0065745B">
      <w:pPr>
        <w:pStyle w:val="p"/>
      </w:pPr>
      <w:r>
        <w:t xml:space="preserve">An offset value into the </w:t>
      </w:r>
      <w:r>
        <w:rPr>
          <w:rStyle w:val="code1"/>
        </w:rPr>
        <w:t>hsa_data</w:t>
      </w:r>
      <w:r>
        <w:t xml:space="preserve"> section references the start of the </w:t>
      </w:r>
      <w:r>
        <w:rPr>
          <w:rStyle w:val="code1"/>
        </w:rPr>
        <w:t>BrigData</w:t>
      </w:r>
      <w:r>
        <w:t xml:space="preserve">, not the data, which starts at </w:t>
      </w:r>
      <w:r>
        <w:rPr>
          <w:rStyle w:val="code1"/>
        </w:rPr>
        <w:t>bytes</w:t>
      </w:r>
      <w:r>
        <w:t xml:space="preserve"> within </w:t>
      </w:r>
      <w:r>
        <w:rPr>
          <w:rStyle w:val="code1"/>
        </w:rPr>
        <w:t>BrigData</w:t>
      </w:r>
      <w:r>
        <w:t>.</w:t>
      </w:r>
    </w:p>
    <w:p w14:paraId="6E183C0B" w14:textId="77777777" w:rsidR="008A5E4E" w:rsidRDefault="0065745B">
      <w:pPr>
        <w:pStyle w:val="p"/>
      </w:pPr>
      <w:r>
        <w:t>Entries for HSAIL identifiers and string operand values are stored as ASCII character strings without null termination. The length is the number of characters in the identifier.</w:t>
      </w:r>
    </w:p>
    <w:p w14:paraId="32C46B58" w14:textId="77777777" w:rsidR="008A5E4E" w:rsidRDefault="0065745B">
      <w:pPr>
        <w:pStyle w:val="p"/>
      </w:pPr>
      <w:r>
        <w:t>Data entries are stored as raw bytes with no terminating byte. The length is the number of bytes in the data.</w:t>
      </w:r>
    </w:p>
    <w:p w14:paraId="3456DC12" w14:textId="77777777" w:rsidR="008A5E4E" w:rsidRDefault="0065745B">
      <w:pPr>
        <w:pStyle w:val="p"/>
      </w:pPr>
      <w:r>
        <w:t>In both cases, the length does not include the number of padding bytes that must be added to make the entry a multiple of 4.</w:t>
      </w:r>
    </w:p>
    <w:p w14:paraId="034574DC" w14:textId="77777777" w:rsidR="008A5E4E" w:rsidRDefault="0065745B">
      <w:pPr>
        <w:pStyle w:val="p"/>
      </w:pPr>
      <w:r>
        <w:t xml:space="preserve">Each </w:t>
      </w:r>
      <w:r>
        <w:rPr>
          <w:rStyle w:val="code1"/>
        </w:rPr>
        <w:t>BrigData</w:t>
      </w:r>
      <w:r>
        <w:t xml:space="preserve"> starts on a 4-byte boundary. Any required padding bytes after the data to make the entry a multiple of 4 bytes must be 0.</w:t>
      </w:r>
    </w:p>
    <w:p w14:paraId="1AA0D8FE" w14:textId="77777777" w:rsidR="008A5E4E" w:rsidRDefault="0065745B">
      <w:pPr>
        <w:pStyle w:val="p"/>
      </w:pPr>
      <w:r>
        <w:t xml:space="preserve">To reduce the size of the </w:t>
      </w:r>
      <w:r>
        <w:rPr>
          <w:rStyle w:val="code1"/>
        </w:rPr>
        <w:t>hsa_data</w:t>
      </w:r>
      <w:r>
        <w:t xml:space="preserve"> section it is allowed, but not required, to reference an already created </w:t>
      </w:r>
      <w:r>
        <w:rPr>
          <w:rStyle w:val="code1"/>
        </w:rPr>
        <w:t>BrigData</w:t>
      </w:r>
      <w:r>
        <w:t xml:space="preserve"> entry, rather than create duplicate </w:t>
      </w:r>
      <w:r>
        <w:rPr>
          <w:rStyle w:val="code1"/>
        </w:rPr>
        <w:t>BrigData</w:t>
      </w:r>
      <w:r>
        <w:t xml:space="preserve"> entries.</w:t>
      </w:r>
    </w:p>
    <w:p w14:paraId="27B13D2D" w14:textId="77777777" w:rsidR="008A5E4E" w:rsidRDefault="0065745B">
      <w:pPr>
        <w:pStyle w:val="pNoPageBreakAfter"/>
      </w:pPr>
      <w:r>
        <w:t>Syntax is:</w:t>
      </w:r>
    </w:p>
    <w:p w14:paraId="5584BAF7" w14:textId="77777777" w:rsidR="008A5E4E" w:rsidRDefault="0065745B">
      <w:pPr>
        <w:pStyle w:val="pre"/>
      </w:pPr>
      <w:r>
        <w:t>struct BrigData {</w:t>
      </w:r>
      <w:r>
        <w:br/>
        <w:t xml:space="preserve">   uint32_t byteCount; </w:t>
      </w:r>
      <w:r>
        <w:br/>
        <w:t xml:space="preserve">   uint8_t bytes[1];    </w:t>
      </w:r>
      <w:r>
        <w:br/>
        <w:t xml:space="preserve">   };</w:t>
      </w:r>
    </w:p>
    <w:p w14:paraId="60058AD7" w14:textId="77777777" w:rsidR="008A5E4E" w:rsidRDefault="0065745B">
      <w:pPr>
        <w:pStyle w:val="pNoPageBreakAfter"/>
      </w:pPr>
      <w:r>
        <w:t>Fields are:</w:t>
      </w:r>
    </w:p>
    <w:p w14:paraId="4FAC56A3" w14:textId="77777777" w:rsidR="008A5E4E" w:rsidRDefault="0065745B">
      <w:pPr>
        <w:pStyle w:val="li"/>
        <w:numPr>
          <w:ilvl w:val="0"/>
          <w:numId w:val="252"/>
        </w:numPr>
        <w:spacing w:before="320"/>
        <w:ind w:left="600"/>
      </w:pPr>
      <w:r>
        <w:rPr>
          <w:rStyle w:val="code1"/>
        </w:rPr>
        <w:t>uint32_t byteCount</w:t>
      </w:r>
      <w:r>
        <w:t xml:space="preserve"> — Number of bytes in the data. Does not include the size </w:t>
      </w:r>
      <w:r>
        <w:rPr>
          <w:rStyle w:val="code1"/>
        </w:rPr>
        <w:t>byteCount</w:t>
      </w:r>
      <w:r>
        <w:t xml:space="preserve"> field, or any padding bytes that have to be added to ensure the next </w:t>
      </w:r>
      <w:r>
        <w:rPr>
          <w:rStyle w:val="code1"/>
        </w:rPr>
        <w:t>BrigData</w:t>
      </w:r>
      <w:r>
        <w:t xml:space="preserve"> starts on a 4-byte boundary. Therefore, to locate the start of the next </w:t>
      </w:r>
      <w:r>
        <w:rPr>
          <w:rStyle w:val="code1"/>
        </w:rPr>
        <w:t>BrigData</w:t>
      </w:r>
      <w:r>
        <w:t xml:space="preserve">, the value </w:t>
      </w:r>
      <w:r>
        <w:rPr>
          <w:rStyle w:val="code1"/>
        </w:rPr>
        <w:t>((7 + byteCount) / 4) * 4)</w:t>
      </w:r>
      <w:r>
        <w:t xml:space="preserve"> must be added to the offset of the current </w:t>
      </w:r>
      <w:r>
        <w:rPr>
          <w:rStyle w:val="code1"/>
        </w:rPr>
        <w:t>BrigData</w:t>
      </w:r>
      <w:r>
        <w:t>.</w:t>
      </w:r>
    </w:p>
    <w:p w14:paraId="218480B6" w14:textId="77777777" w:rsidR="008A5E4E" w:rsidRDefault="0065745B">
      <w:pPr>
        <w:pStyle w:val="li"/>
        <w:numPr>
          <w:ilvl w:val="0"/>
          <w:numId w:val="252"/>
        </w:numPr>
        <w:spacing w:after="320"/>
        <w:ind w:left="600"/>
      </w:pPr>
      <w:r>
        <w:rPr>
          <w:rStyle w:val="code1"/>
        </w:rPr>
        <w:t>uint8_t bytes[1]</w:t>
      </w:r>
      <w:r>
        <w:t xml:space="preserve"> — Variable-sized. Must be allocated with </w:t>
      </w:r>
      <w:r>
        <w:rPr>
          <w:rStyle w:val="code1"/>
        </w:rPr>
        <w:t>(((byteCount + 3) / 4) * 4)</w:t>
      </w:r>
      <w:r>
        <w:t xml:space="preserve"> elements. Any elements after </w:t>
      </w:r>
      <w:r>
        <w:rPr>
          <w:rStyle w:val="code1"/>
        </w:rPr>
        <w:t xml:space="preserve">byteCount </w:t>
      </w:r>
      <w:r>
        <w:t xml:space="preserve"> - 1 must be 0. Bytes 0 to </w:t>
      </w:r>
      <w:r>
        <w:rPr>
          <w:rStyle w:val="code1"/>
        </w:rPr>
        <w:t xml:space="preserve">byteCount </w:t>
      </w:r>
      <w:r>
        <w:t xml:space="preserve"> - 1 contain the data.</w:t>
      </w:r>
    </w:p>
    <w:p w14:paraId="734A8342" w14:textId="77777777" w:rsidR="008A5E4E" w:rsidRDefault="0065745B">
      <w:pPr>
        <w:pStyle w:val="h2"/>
      </w:pPr>
      <w:bookmarkStart w:id="1136" w:name="_Toc396034465"/>
      <w:r>
        <w:t xml:space="preserve">18.5 </w:t>
      </w:r>
      <w:bookmarkStart w:id="1137" w:name="_Ref2135238647"/>
      <w:r>
        <w:t>hsa_code Section</w:t>
      </w:r>
      <w:bookmarkEnd w:id="1136"/>
      <w:bookmarkEnd w:id="1137"/>
    </w:p>
    <w:p w14:paraId="0C9A5D36" w14:textId="0B5D12FA" w:rsidR="008A5E4E" w:rsidRDefault="0065745B">
      <w:pPr>
        <w:pStyle w:val="p"/>
      </w:pPr>
      <w:r>
        <w:t xml:space="preserve">The </w:t>
      </w:r>
      <w:r>
        <w:rPr>
          <w:rStyle w:val="code1"/>
        </w:rPr>
        <w:t>hsa_code</w:t>
      </w:r>
      <w:r>
        <w:t xml:space="preserve"> section contains the directives and instructions of the </w:t>
      </w:r>
      <w:r w:rsidR="00290E98">
        <w:t xml:space="preserve">BRIG </w:t>
      </w:r>
      <w:r>
        <w:t>module. They appear in the same order as they appear in the text format.</w:t>
      </w:r>
    </w:p>
    <w:p w14:paraId="18F69931" w14:textId="77777777" w:rsidR="008A5E4E" w:rsidRDefault="0065745B">
      <w:pPr>
        <w:pStyle w:val="p"/>
      </w:pPr>
      <w:r>
        <w:t xml:space="preserve">The </w:t>
      </w:r>
      <w:r>
        <w:rPr>
          <w:rStyle w:val="code1"/>
        </w:rPr>
        <w:t>hsa_code</w:t>
      </w:r>
      <w:r>
        <w:t xml:space="preserve"> section must start with a </w:t>
      </w:r>
      <w:r>
        <w:rPr>
          <w:rStyle w:val="code1"/>
        </w:rPr>
        <w:t>BrigSectionHeader</w:t>
      </w:r>
      <w:r>
        <w:t xml:space="preserve"> entry. The name of the section must be hsa_code. See </w:t>
      </w:r>
      <w:r>
        <w:rPr>
          <w:rStyle w:val="xref1"/>
        </w:rPr>
        <w:t>18.3.30. BrigSectionHeader (</w:t>
      </w:r>
      <w:r w:rsidR="009A76EE" w:rsidRPr="008A5E4E">
        <w:fldChar w:fldCharType="begin"/>
      </w:r>
      <w:r w:rsidR="008A5E4E">
        <w:instrText xml:space="preserve"> PAGEREF _Ref-1635576028 \p \h  \* MERGEFORMAT </w:instrText>
      </w:r>
      <w:r w:rsidR="009A76EE" w:rsidRPr="008A5E4E">
        <w:fldChar w:fldCharType="separate"/>
      </w:r>
      <w:r w:rsidR="00533AF0" w:rsidRPr="00533AF0">
        <w:rPr>
          <w:rStyle w:val="xref1"/>
          <w:noProof/>
        </w:rPr>
        <w:t>on</w:t>
      </w:r>
      <w:r w:rsidR="00533AF0">
        <w:rPr>
          <w:noProof/>
        </w:rPr>
        <w:t xml:space="preserve"> page 321</w:t>
      </w:r>
      <w:r w:rsidR="009A76EE" w:rsidRPr="008A5E4E">
        <w:rPr>
          <w:rStyle w:val="xref1"/>
        </w:rPr>
        <w:fldChar w:fldCharType="end"/>
      </w:r>
      <w:r>
        <w:rPr>
          <w:rStyle w:val="xref1"/>
        </w:rPr>
        <w:t>)</w:t>
      </w:r>
      <w:r>
        <w:t>.</w:t>
      </w:r>
    </w:p>
    <w:p w14:paraId="475FA599" w14:textId="3BAAD9D7" w:rsidR="008A5E4E" w:rsidRDefault="0065745B">
      <w:pPr>
        <w:pStyle w:val="p"/>
      </w:pPr>
      <w:r>
        <w:t xml:space="preserve">All entries in the </w:t>
      </w:r>
      <w:r>
        <w:rPr>
          <w:rStyle w:val="code1"/>
        </w:rPr>
        <w:t>hsa_code</w:t>
      </w:r>
      <w:r>
        <w:t xml:space="preserve"> section must start with a </w:t>
      </w:r>
      <w:r>
        <w:rPr>
          <w:rStyle w:val="code1"/>
        </w:rPr>
        <w:t>BrigBase</w:t>
      </w:r>
      <w:r>
        <w:t xml:space="preserve"> structure</w:t>
      </w:r>
      <w:r w:rsidR="00E3067A">
        <w:t xml:space="preserve"> (see </w:t>
      </w:r>
      <w:r w:rsidR="00E3067A">
        <w:rPr>
          <w:rStyle w:val="xref1"/>
        </w:rPr>
        <w:t>18.3.6. BrigBase (</w:t>
      </w:r>
      <w:r w:rsidR="00E3067A" w:rsidRPr="008A5E4E">
        <w:fldChar w:fldCharType="begin"/>
      </w:r>
      <w:r w:rsidR="00E3067A">
        <w:instrText xml:space="preserve"> PAGEREF _Ref-1512350303 \p \h  \* MERGEFORMAT </w:instrText>
      </w:r>
      <w:r w:rsidR="00E3067A" w:rsidRPr="008A5E4E">
        <w:fldChar w:fldCharType="separate"/>
      </w:r>
      <w:r w:rsidR="00E3067A" w:rsidRPr="00533AF0">
        <w:rPr>
          <w:rStyle w:val="xref1"/>
          <w:noProof/>
        </w:rPr>
        <w:t>on</w:t>
      </w:r>
      <w:r w:rsidR="00E3067A">
        <w:rPr>
          <w:noProof/>
        </w:rPr>
        <w:t xml:space="preserve"> page 311</w:t>
      </w:r>
      <w:r w:rsidR="00E3067A" w:rsidRPr="008A5E4E">
        <w:rPr>
          <w:rStyle w:val="xref1"/>
        </w:rPr>
        <w:fldChar w:fldCharType="end"/>
      </w:r>
      <w:r w:rsidR="00E3067A">
        <w:rPr>
          <w:rStyle w:val="xref1"/>
        </w:rPr>
        <w:t>)</w:t>
      </w:r>
      <w:r w:rsidR="00E3067A">
        <w:t>)</w:t>
      </w:r>
      <w:r>
        <w:t xml:space="preserve">. The </w:t>
      </w:r>
      <w:r w:rsidRPr="00A272C0">
        <w:rPr>
          <w:rFonts w:ascii="Courier New" w:hAnsi="Courier New" w:cs="Courier New"/>
          <w:sz w:val="20"/>
          <w:szCs w:val="20"/>
        </w:rPr>
        <w:t>kind</w:t>
      </w:r>
      <w:r>
        <w:t xml:space="preserve"> field </w:t>
      </w:r>
      <w:r w:rsidR="007D1EE5">
        <w:t xml:space="preserve">of </w:t>
      </w:r>
      <w:r w:rsidR="007D1EE5">
        <w:rPr>
          <w:rStyle w:val="code1"/>
        </w:rPr>
        <w:t>BrigBase</w:t>
      </w:r>
      <w:r w:rsidR="007D1EE5">
        <w:t xml:space="preserve"> </w:t>
      </w:r>
      <w:r>
        <w:t xml:space="preserve">specifies </w:t>
      </w:r>
      <w:r w:rsidR="007D1EE5">
        <w:t xml:space="preserve">the </w:t>
      </w:r>
      <w:r>
        <w:t>kind of the entry, which also indicates if it is a directive</w:t>
      </w:r>
      <w:r w:rsidR="00E3067A">
        <w:t xml:space="preserve"> entry</w:t>
      </w:r>
      <w:r>
        <w:t xml:space="preserve"> (</w:t>
      </w:r>
      <w:r w:rsidR="00E3067A">
        <w:t xml:space="preserve">see </w:t>
      </w:r>
      <w:r w:rsidR="00E3067A">
        <w:rPr>
          <w:rStyle w:val="xref1"/>
        </w:rPr>
        <w:t>18.5.1. Directives Entries (</w:t>
      </w:r>
      <w:r w:rsidR="00E3067A">
        <w:fldChar w:fldCharType="begin"/>
      </w:r>
      <w:r w:rsidR="00E3067A">
        <w:instrText xml:space="preserve"> PAGEREF  directive_entries \h \p  \* MERGEFORMAT </w:instrText>
      </w:r>
      <w:r w:rsidR="00E3067A">
        <w:fldChar w:fldCharType="separate"/>
      </w:r>
      <w:r w:rsidR="00E3067A">
        <w:rPr>
          <w:noProof/>
        </w:rPr>
        <w:t>below</w:t>
      </w:r>
      <w:r w:rsidR="00E3067A">
        <w:fldChar w:fldCharType="end"/>
      </w:r>
      <w:r w:rsidR="00E3067A">
        <w:rPr>
          <w:rStyle w:val="xref1"/>
        </w:rPr>
        <w:t>)</w:t>
      </w:r>
      <w:r>
        <w:t>) or instruction</w:t>
      </w:r>
      <w:r w:rsidR="00E3067A">
        <w:t xml:space="preserve"> entry</w:t>
      </w:r>
      <w:r>
        <w:t xml:space="preserve"> (</w:t>
      </w:r>
      <w:r w:rsidR="00E3067A">
        <w:t xml:space="preserve">see </w:t>
      </w:r>
      <w:r w:rsidR="00E3067A">
        <w:rPr>
          <w:rStyle w:val="xref1"/>
        </w:rPr>
        <w:t>18.5.1. Instruction Entries (</w:t>
      </w:r>
      <w:r w:rsidR="00E3067A">
        <w:fldChar w:fldCharType="begin"/>
      </w:r>
      <w:r w:rsidR="00E3067A">
        <w:instrText xml:space="preserve"> PAGEREF  instruction_entries \h \p  \* MERGEFORMAT </w:instrText>
      </w:r>
      <w:r w:rsidR="00E3067A">
        <w:fldChar w:fldCharType="separate"/>
      </w:r>
      <w:r w:rsidR="00E3067A">
        <w:rPr>
          <w:noProof/>
        </w:rPr>
        <w:t>on page 346</w:t>
      </w:r>
      <w:r w:rsidR="00E3067A">
        <w:fldChar w:fldCharType="end"/>
      </w:r>
      <w:r w:rsidR="00E3067A">
        <w:rPr>
          <w:rStyle w:val="xref1"/>
        </w:rPr>
        <w:t>)</w:t>
      </w:r>
      <w:r>
        <w:t>).</w:t>
      </w:r>
    </w:p>
    <w:p w14:paraId="3B60AC49" w14:textId="77777777" w:rsidR="008A5E4E" w:rsidRDefault="0065745B">
      <w:pPr>
        <w:pStyle w:val="p"/>
      </w:pPr>
      <w:r>
        <w:t xml:space="preserve">The entries for directives and instructions that are part of a kernel or function code block are ordered after a </w:t>
      </w:r>
      <w:r>
        <w:rPr>
          <w:rStyle w:val="code1"/>
        </w:rPr>
        <w:t>BrigDirectiveExecutable</w:t>
      </w:r>
      <w:r>
        <w:t xml:space="preserve"> entry for the kernel or function, and before the entry referenced by the </w:t>
      </w:r>
      <w:r>
        <w:rPr>
          <w:rStyle w:val="code1"/>
        </w:rPr>
        <w:t>nextModuleEntry</w:t>
      </w:r>
      <w:r>
        <w:t xml:space="preserve"> field of the </w:t>
      </w:r>
      <w:r>
        <w:rPr>
          <w:rStyle w:val="code1"/>
        </w:rPr>
        <w:t>BrigDirectiveExecutable</w:t>
      </w:r>
      <w:r>
        <w:t xml:space="preserve"> entry. Instruction entries can only be part of a code block. All other entries are module directives.</w:t>
      </w:r>
    </w:p>
    <w:p w14:paraId="06BE2DDC" w14:textId="77777777" w:rsidR="008A5E4E" w:rsidRDefault="0065745B">
      <w:pPr>
        <w:pStyle w:val="h3"/>
      </w:pPr>
      <w:bookmarkStart w:id="1138" w:name="_Toc396034466"/>
      <w:r>
        <w:t xml:space="preserve">18.5.1 </w:t>
      </w:r>
      <w:bookmarkStart w:id="1139" w:name="directive_entries"/>
      <w:bookmarkEnd w:id="1139"/>
      <w:r>
        <w:t>Directive Entries</w:t>
      </w:r>
      <w:bookmarkEnd w:id="1138"/>
    </w:p>
    <w:p w14:paraId="48F21362" w14:textId="5ABFB649" w:rsidR="008A5E4E" w:rsidRDefault="0065745B">
      <w:pPr>
        <w:pStyle w:val="p"/>
      </w:pPr>
      <w:r>
        <w:t xml:space="preserve">BRIG directives corresponding to HSAIL </w:t>
      </w:r>
      <w:r w:rsidR="00BC421C">
        <w:t>module header</w:t>
      </w:r>
      <w:r>
        <w:t>, annotations, directives, kernels, functions, signatures, variables, formal arguments, fbarriers and labels. BRIG directives are also used to specify the start and end of an arg block. These provide information to the finalizer and other tools and do not generate code.</w:t>
      </w:r>
    </w:p>
    <w:p w14:paraId="09DE74DD" w14:textId="77777777" w:rsidR="008A5E4E" w:rsidRDefault="0065745B">
      <w:pPr>
        <w:pStyle w:val="p"/>
      </w:pPr>
      <w:r>
        <w:t xml:space="preserve">The </w:t>
      </w:r>
      <w:r>
        <w:rPr>
          <w:rStyle w:val="code1"/>
        </w:rPr>
        <w:t>kind</w:t>
      </w:r>
      <w:r>
        <w:t xml:space="preserve"> field of the </w:t>
      </w:r>
      <w:r>
        <w:rPr>
          <w:rStyle w:val="code1"/>
        </w:rPr>
        <w:t>BrigBase</w:t>
      </w:r>
      <w:r>
        <w:t xml:space="preserve"> structure at the start of every </w:t>
      </w:r>
      <w:r>
        <w:rPr>
          <w:rStyle w:val="code1"/>
        </w:rPr>
        <w:t>BrigDirective*</w:t>
      </w:r>
      <w:r>
        <w:t xml:space="preserve"> must be in the right-open interval [</w:t>
      </w:r>
      <w:r>
        <w:rPr>
          <w:rStyle w:val="code1"/>
        </w:rPr>
        <w:t>BRIG_KIND_DIRECTIVE_BEGIN</w:t>
      </w:r>
      <w:r>
        <w:t xml:space="preserve">, </w:t>
      </w:r>
      <w:r>
        <w:rPr>
          <w:rStyle w:val="code1"/>
        </w:rPr>
        <w:t>BRIG_KIND_DIRECTIVE_END</w:t>
      </w:r>
      <w:r>
        <w:t xml:space="preserve">). See </w:t>
      </w:r>
      <w:r>
        <w:rPr>
          <w:rStyle w:val="xref1"/>
        </w:rPr>
        <w:t>18.3.14. BrigKind (</w:t>
      </w:r>
      <w:r w:rsidR="009A76EE" w:rsidRPr="008A5E4E">
        <w:fldChar w:fldCharType="begin"/>
      </w:r>
      <w:r w:rsidR="008A5E4E">
        <w:instrText xml:space="preserve"> PAGEREF _Ref-718756640 \p \h  \* MERGEFORMAT </w:instrText>
      </w:r>
      <w:r w:rsidR="009A76EE" w:rsidRPr="008A5E4E">
        <w:fldChar w:fldCharType="separate"/>
      </w:r>
      <w:r w:rsidR="00533AF0" w:rsidRPr="00533AF0">
        <w:rPr>
          <w:rStyle w:val="xref1"/>
          <w:noProof/>
        </w:rPr>
        <w:t>on</w:t>
      </w:r>
      <w:r w:rsidR="00533AF0">
        <w:rPr>
          <w:noProof/>
        </w:rPr>
        <w:t xml:space="preserve"> page 314</w:t>
      </w:r>
      <w:r w:rsidR="009A76EE" w:rsidRPr="008A5E4E">
        <w:rPr>
          <w:rStyle w:val="xref1"/>
        </w:rPr>
        <w:fldChar w:fldCharType="end"/>
      </w:r>
      <w:r>
        <w:rPr>
          <w:rStyle w:val="xref1"/>
        </w:rPr>
        <w:t>)</w:t>
      </w:r>
      <w:r>
        <w:t>.</w:t>
      </w:r>
    </w:p>
    <w:p w14:paraId="36360918" w14:textId="77777777" w:rsidR="008A5E4E" w:rsidRDefault="0065745B">
      <w:pPr>
        <w:pStyle w:val="p"/>
      </w:pPr>
      <w:r>
        <w:t>The table below shows the possible formats for the directives. Every directive uses one of these formats.</w:t>
      </w:r>
    </w:p>
    <w:p w14:paraId="5207AA25" w14:textId="77777777" w:rsidR="008A5E4E" w:rsidRDefault="0065745B">
      <w:pPr>
        <w:pStyle w:val="pTableTitle"/>
      </w:pPr>
      <w:bookmarkStart w:id="1140" w:name="_ListOf156"/>
      <w:r>
        <w:t>Table 18–1 Formats of Directives in the hsa_code Section</w:t>
      </w:r>
    </w:p>
    <w:bookmarkEnd w:id="1140"/>
    <w:p w14:paraId="0B1731C6"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329"/>
        <w:gridCol w:w="6791"/>
      </w:tblGrid>
      <w:tr w:rsidR="008A5E4E" w14:paraId="32651C65"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3DD34BA" w14:textId="77777777" w:rsidR="008A5E4E" w:rsidRDefault="0065745B">
            <w:pPr>
              <w:pStyle w:val="thTableStyle-TablestyleAltRows-HeadE-Column-Header1"/>
              <w:shd w:val="clear" w:color="auto" w:fill="D3D3D3"/>
            </w:pPr>
            <w:r>
              <w:rPr>
                <w:shd w:val="clear" w:color="auto" w:fill="D3D3D3"/>
              </w:rPr>
              <w:t>Name</w:t>
            </w:r>
          </w:p>
        </w:tc>
        <w:tc>
          <w:tcPr>
            <w:tcW w:w="0" w:type="auto"/>
            <w:tcBorders>
              <w:bottom w:val="double" w:sz="3" w:space="0" w:color="000000"/>
            </w:tcBorders>
            <w:shd w:val="clear" w:color="auto" w:fill="D3D3D3"/>
            <w:tcMar>
              <w:top w:w="45" w:type="dxa"/>
              <w:left w:w="45" w:type="dxa"/>
              <w:bottom w:w="45" w:type="dxa"/>
              <w:right w:w="45" w:type="dxa"/>
            </w:tcMar>
          </w:tcPr>
          <w:p w14:paraId="283C751A" w14:textId="77777777" w:rsidR="008A5E4E" w:rsidRDefault="0065745B">
            <w:pPr>
              <w:pStyle w:val="thTableStyle-TablestyleAltRows-HeadD-Column-Header1"/>
              <w:shd w:val="clear" w:color="auto" w:fill="D3D3D3"/>
            </w:pPr>
            <w:r>
              <w:rPr>
                <w:shd w:val="clear" w:color="auto" w:fill="D3D3D3"/>
              </w:rPr>
              <w:t>Description</w:t>
            </w:r>
          </w:p>
        </w:tc>
      </w:tr>
      <w:tr w:rsidR="008A5E4E" w14:paraId="28C1740D"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BFF2023" w14:textId="77777777" w:rsidR="008A5E4E" w:rsidRDefault="0065745B">
            <w:pPr>
              <w:pStyle w:val="tdTableStyle-TablestyleAltRows-BodyE-Column-Body1"/>
            </w:pPr>
            <w:r>
              <w:rPr>
                <w:rStyle w:val="code"/>
              </w:rPr>
              <w:t>BrigDirectiveArgBlock</w:t>
            </w:r>
          </w:p>
        </w:tc>
        <w:tc>
          <w:tcPr>
            <w:tcW w:w="0" w:type="auto"/>
            <w:tcBorders>
              <w:bottom w:val="single" w:sz="6" w:space="0" w:color="000000"/>
            </w:tcBorders>
            <w:tcMar>
              <w:top w:w="45" w:type="dxa"/>
              <w:left w:w="45" w:type="dxa"/>
              <w:bottom w:w="45" w:type="dxa"/>
              <w:right w:w="45" w:type="dxa"/>
            </w:tcMar>
          </w:tcPr>
          <w:p w14:paraId="3580C990" w14:textId="77777777" w:rsidR="008A5E4E" w:rsidRDefault="0065745B">
            <w:pPr>
              <w:pStyle w:val="p3"/>
            </w:pPr>
            <w:r>
              <w:t xml:space="preserve">Start and end of an arg block. See </w:t>
            </w:r>
            <w:r>
              <w:rPr>
                <w:rStyle w:val="xref"/>
              </w:rPr>
              <w:t>18.5.1.2. BrigDirectiveArgBlock (</w:t>
            </w:r>
            <w:r w:rsidR="009A76EE" w:rsidRPr="008A5E4E">
              <w:fldChar w:fldCharType="begin"/>
            </w:r>
            <w:r w:rsidR="008A5E4E">
              <w:instrText xml:space="preserve"> PAGEREF _Ref249556485 \p \h  \* MERGEFORMAT </w:instrText>
            </w:r>
            <w:r w:rsidR="009A76EE" w:rsidRPr="008A5E4E">
              <w:fldChar w:fldCharType="separate"/>
            </w:r>
            <w:r w:rsidR="00533AF0" w:rsidRPr="00533AF0">
              <w:rPr>
                <w:rStyle w:val="xref"/>
                <w:noProof/>
              </w:rPr>
              <w:t>on</w:t>
            </w:r>
            <w:r w:rsidR="00533AF0">
              <w:rPr>
                <w:noProof/>
              </w:rPr>
              <w:t xml:space="preserve"> page 329</w:t>
            </w:r>
            <w:r w:rsidR="009A76EE" w:rsidRPr="008A5E4E">
              <w:rPr>
                <w:rStyle w:val="xref"/>
              </w:rPr>
              <w:fldChar w:fldCharType="end"/>
            </w:r>
            <w:r>
              <w:rPr>
                <w:rStyle w:val="xref"/>
              </w:rPr>
              <w:t>)</w:t>
            </w:r>
            <w:r>
              <w:t>.</w:t>
            </w:r>
          </w:p>
        </w:tc>
      </w:tr>
      <w:tr w:rsidR="008A5E4E" w14:paraId="28A3B5CC"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08DEF4A" w14:textId="77777777" w:rsidR="008A5E4E" w:rsidRDefault="0065745B">
            <w:pPr>
              <w:pStyle w:val="tdTableStyle-TablestyleAltRows-BodyE-Column-Body2"/>
              <w:shd w:val="clear" w:color="auto" w:fill="D3D3D3"/>
            </w:pPr>
            <w:r>
              <w:rPr>
                <w:rStyle w:val="code"/>
                <w:shd w:val="clear" w:color="auto" w:fill="D3D3D3"/>
              </w:rPr>
              <w:t>BrigDirectiveComment</w:t>
            </w:r>
          </w:p>
        </w:tc>
        <w:tc>
          <w:tcPr>
            <w:tcW w:w="0" w:type="auto"/>
            <w:tcBorders>
              <w:bottom w:val="single" w:sz="6" w:space="0" w:color="000000"/>
            </w:tcBorders>
            <w:shd w:val="clear" w:color="auto" w:fill="D3D3D3"/>
            <w:tcMar>
              <w:top w:w="45" w:type="dxa"/>
              <w:left w:w="45" w:type="dxa"/>
              <w:bottom w:w="45" w:type="dxa"/>
              <w:right w:w="45" w:type="dxa"/>
            </w:tcMar>
          </w:tcPr>
          <w:p w14:paraId="0021B830" w14:textId="77777777" w:rsidR="008A5E4E" w:rsidRDefault="0065745B">
            <w:pPr>
              <w:pStyle w:val="p3"/>
            </w:pPr>
            <w:r>
              <w:t xml:space="preserve">Comment string. See </w:t>
            </w:r>
            <w:r>
              <w:rPr>
                <w:rStyle w:val="xref"/>
              </w:rPr>
              <w:t>18.5.1.3. BrigDirectiveComment (</w:t>
            </w:r>
            <w:r w:rsidR="009A76EE" w:rsidRPr="008A5E4E">
              <w:fldChar w:fldCharType="begin"/>
            </w:r>
            <w:r w:rsidR="008A5E4E">
              <w:instrText xml:space="preserve"> PAGEREF _Ref-515327947 \p \h  \* MERGEFORMAT </w:instrText>
            </w:r>
            <w:r w:rsidR="009A76EE" w:rsidRPr="008A5E4E">
              <w:fldChar w:fldCharType="separate"/>
            </w:r>
            <w:r w:rsidR="00533AF0" w:rsidRPr="00533AF0">
              <w:rPr>
                <w:rStyle w:val="xref"/>
                <w:noProof/>
              </w:rPr>
              <w:t>on</w:t>
            </w:r>
            <w:r w:rsidR="00533AF0">
              <w:rPr>
                <w:noProof/>
              </w:rPr>
              <w:t xml:space="preserve"> page 329</w:t>
            </w:r>
            <w:r w:rsidR="009A76EE" w:rsidRPr="008A5E4E">
              <w:rPr>
                <w:rStyle w:val="xref"/>
              </w:rPr>
              <w:fldChar w:fldCharType="end"/>
            </w:r>
            <w:r>
              <w:rPr>
                <w:rStyle w:val="xref"/>
              </w:rPr>
              <w:t>)</w:t>
            </w:r>
            <w:r>
              <w:t>.</w:t>
            </w:r>
          </w:p>
        </w:tc>
      </w:tr>
      <w:tr w:rsidR="008A5E4E" w14:paraId="02AAE015"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2B821AF8" w14:textId="77777777" w:rsidR="008A5E4E" w:rsidRDefault="0065745B">
            <w:pPr>
              <w:pStyle w:val="tdTableStyle-TablestyleAltRows-BodyE-Column-Body1"/>
            </w:pPr>
            <w:r>
              <w:rPr>
                <w:rStyle w:val="code"/>
              </w:rPr>
              <w:t>BrigDirectiveControl</w:t>
            </w:r>
          </w:p>
        </w:tc>
        <w:tc>
          <w:tcPr>
            <w:tcW w:w="0" w:type="auto"/>
            <w:tcBorders>
              <w:bottom w:val="single" w:sz="6" w:space="0" w:color="000000"/>
            </w:tcBorders>
            <w:tcMar>
              <w:top w:w="45" w:type="dxa"/>
              <w:left w:w="45" w:type="dxa"/>
              <w:bottom w:w="45" w:type="dxa"/>
              <w:right w:w="45" w:type="dxa"/>
            </w:tcMar>
          </w:tcPr>
          <w:p w14:paraId="39516560" w14:textId="77777777" w:rsidR="008A5E4E" w:rsidRDefault="0065745B">
            <w:pPr>
              <w:pStyle w:val="p3"/>
            </w:pPr>
            <w:r>
              <w:t xml:space="preserve">Assorted finalizer controls. See </w:t>
            </w:r>
            <w:r>
              <w:rPr>
                <w:rStyle w:val="xref"/>
              </w:rPr>
              <w:t>18.5.1.4. BrigDirectiveControl (</w:t>
            </w:r>
            <w:r w:rsidR="009A76EE" w:rsidRPr="008A5E4E">
              <w:fldChar w:fldCharType="begin"/>
            </w:r>
            <w:r w:rsidR="008A5E4E">
              <w:instrText xml:space="preserve"> PAGEREF _Ref899621302 \p \h  \* MERGEFORMAT </w:instrText>
            </w:r>
            <w:r w:rsidR="009A76EE" w:rsidRPr="008A5E4E">
              <w:fldChar w:fldCharType="separate"/>
            </w:r>
            <w:r w:rsidR="00533AF0" w:rsidRPr="00533AF0">
              <w:rPr>
                <w:rStyle w:val="xref"/>
                <w:noProof/>
              </w:rPr>
              <w:t>on</w:t>
            </w:r>
            <w:r w:rsidR="00533AF0">
              <w:rPr>
                <w:noProof/>
              </w:rPr>
              <w:t xml:space="preserve"> page 330</w:t>
            </w:r>
            <w:r w:rsidR="009A76EE" w:rsidRPr="008A5E4E">
              <w:rPr>
                <w:rStyle w:val="xref"/>
              </w:rPr>
              <w:fldChar w:fldCharType="end"/>
            </w:r>
            <w:r>
              <w:rPr>
                <w:rStyle w:val="xref"/>
              </w:rPr>
              <w:t>)</w:t>
            </w:r>
            <w:r>
              <w:t>.</w:t>
            </w:r>
          </w:p>
        </w:tc>
      </w:tr>
      <w:tr w:rsidR="008A5E4E" w14:paraId="16CEEA47"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0632EB0" w14:textId="77777777" w:rsidR="008A5E4E" w:rsidRDefault="0065745B">
            <w:pPr>
              <w:pStyle w:val="tdTableStyle-TablestyleAltRows-BodyE-Column-Body2"/>
              <w:shd w:val="clear" w:color="auto" w:fill="D3D3D3"/>
            </w:pPr>
            <w:r>
              <w:rPr>
                <w:rStyle w:val="code"/>
                <w:shd w:val="clear" w:color="auto" w:fill="D3D3D3"/>
              </w:rPr>
              <w:t>BrigDirectiveExecutable</w:t>
            </w:r>
          </w:p>
        </w:tc>
        <w:tc>
          <w:tcPr>
            <w:tcW w:w="0" w:type="auto"/>
            <w:tcBorders>
              <w:bottom w:val="single" w:sz="6" w:space="0" w:color="000000"/>
            </w:tcBorders>
            <w:shd w:val="clear" w:color="auto" w:fill="D3D3D3"/>
            <w:tcMar>
              <w:top w:w="45" w:type="dxa"/>
              <w:left w:w="45" w:type="dxa"/>
              <w:bottom w:w="45" w:type="dxa"/>
              <w:right w:w="45" w:type="dxa"/>
            </w:tcMar>
          </w:tcPr>
          <w:p w14:paraId="28030476" w14:textId="77777777" w:rsidR="008A5E4E" w:rsidRDefault="0065745B">
            <w:pPr>
              <w:pStyle w:val="p3"/>
            </w:pPr>
            <w:r>
              <w:t xml:space="preserve">Describes a kernel, function or signature. See </w:t>
            </w:r>
            <w:r>
              <w:rPr>
                <w:rStyle w:val="xref"/>
              </w:rPr>
              <w:t>18.5.1.5. BrigDirectiveExecutable (</w:t>
            </w:r>
            <w:r w:rsidR="009A76EE" w:rsidRPr="008A5E4E">
              <w:fldChar w:fldCharType="begin"/>
            </w:r>
            <w:r w:rsidR="008A5E4E">
              <w:instrText xml:space="preserve"> PAGEREF _Ref-224198750 \p \h  \* MERGEFORMAT </w:instrText>
            </w:r>
            <w:r w:rsidR="009A76EE" w:rsidRPr="008A5E4E">
              <w:fldChar w:fldCharType="separate"/>
            </w:r>
            <w:r w:rsidR="00533AF0" w:rsidRPr="00533AF0">
              <w:rPr>
                <w:rStyle w:val="xref"/>
                <w:noProof/>
              </w:rPr>
              <w:t>on</w:t>
            </w:r>
            <w:r w:rsidR="00533AF0">
              <w:rPr>
                <w:noProof/>
              </w:rPr>
              <w:t xml:space="preserve"> page 330</w:t>
            </w:r>
            <w:r w:rsidR="009A76EE" w:rsidRPr="008A5E4E">
              <w:rPr>
                <w:rStyle w:val="xref"/>
              </w:rPr>
              <w:fldChar w:fldCharType="end"/>
            </w:r>
            <w:r>
              <w:rPr>
                <w:rStyle w:val="xref"/>
              </w:rPr>
              <w:t>)</w:t>
            </w:r>
            <w:r>
              <w:t>.</w:t>
            </w:r>
          </w:p>
        </w:tc>
      </w:tr>
      <w:tr w:rsidR="008A5E4E" w14:paraId="177F8142"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1AFE5D3E" w14:textId="77777777" w:rsidR="008A5E4E" w:rsidRDefault="0065745B">
            <w:pPr>
              <w:pStyle w:val="tdTableStyle-TablestyleAltRows-BodyE-Column-Body1"/>
            </w:pPr>
            <w:r>
              <w:rPr>
                <w:rStyle w:val="code"/>
              </w:rPr>
              <w:t>BrigDirectiveExtension</w:t>
            </w:r>
          </w:p>
        </w:tc>
        <w:tc>
          <w:tcPr>
            <w:tcW w:w="0" w:type="auto"/>
            <w:tcBorders>
              <w:bottom w:val="single" w:sz="6" w:space="0" w:color="000000"/>
            </w:tcBorders>
            <w:tcMar>
              <w:top w:w="45" w:type="dxa"/>
              <w:left w:w="45" w:type="dxa"/>
              <w:bottom w:w="45" w:type="dxa"/>
              <w:right w:w="45" w:type="dxa"/>
            </w:tcMar>
          </w:tcPr>
          <w:p w14:paraId="2B4BD6E3" w14:textId="77777777" w:rsidR="008A5E4E" w:rsidRDefault="0065745B">
            <w:pPr>
              <w:pStyle w:val="p3"/>
            </w:pPr>
            <w:r>
              <w:t xml:space="preserve">Used to enable device-specific extensions. See </w:t>
            </w:r>
            <w:r>
              <w:rPr>
                <w:rStyle w:val="xref"/>
              </w:rPr>
              <w:t>18.5.1.6. BrigDirectiveExtension (</w:t>
            </w:r>
            <w:r w:rsidR="009A76EE" w:rsidRPr="008A5E4E">
              <w:fldChar w:fldCharType="begin"/>
            </w:r>
            <w:r w:rsidR="008A5E4E">
              <w:instrText xml:space="preserve"> PAGEREF _Ref-783103004 \p \h  \* MERGEFORMAT </w:instrText>
            </w:r>
            <w:r w:rsidR="009A76EE" w:rsidRPr="008A5E4E">
              <w:fldChar w:fldCharType="separate"/>
            </w:r>
            <w:r w:rsidR="00533AF0" w:rsidRPr="00533AF0">
              <w:rPr>
                <w:rStyle w:val="xref"/>
                <w:noProof/>
              </w:rPr>
              <w:t>on</w:t>
            </w:r>
            <w:r w:rsidR="00533AF0">
              <w:rPr>
                <w:noProof/>
              </w:rPr>
              <w:t xml:space="preserve"> page 332</w:t>
            </w:r>
            <w:r w:rsidR="009A76EE" w:rsidRPr="008A5E4E">
              <w:rPr>
                <w:rStyle w:val="xref"/>
              </w:rPr>
              <w:fldChar w:fldCharType="end"/>
            </w:r>
            <w:r>
              <w:rPr>
                <w:rStyle w:val="xref"/>
              </w:rPr>
              <w:t>)</w:t>
            </w:r>
            <w:r>
              <w:t>.</w:t>
            </w:r>
          </w:p>
        </w:tc>
      </w:tr>
      <w:tr w:rsidR="008A5E4E" w14:paraId="53751FED"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18E7CB3" w14:textId="77777777" w:rsidR="008A5E4E" w:rsidRDefault="0065745B">
            <w:pPr>
              <w:pStyle w:val="tdTableStyle-TablestyleAltRows-BodyE-Column-Body2"/>
              <w:shd w:val="clear" w:color="auto" w:fill="D3D3D3"/>
            </w:pPr>
            <w:r>
              <w:rPr>
                <w:rStyle w:val="code"/>
                <w:shd w:val="clear" w:color="auto" w:fill="D3D3D3"/>
              </w:rPr>
              <w:t>BrigDirectiveFbarrier</w:t>
            </w:r>
          </w:p>
        </w:tc>
        <w:tc>
          <w:tcPr>
            <w:tcW w:w="0" w:type="auto"/>
            <w:tcBorders>
              <w:bottom w:val="single" w:sz="6" w:space="0" w:color="000000"/>
            </w:tcBorders>
            <w:shd w:val="clear" w:color="auto" w:fill="D3D3D3"/>
            <w:tcMar>
              <w:top w:w="45" w:type="dxa"/>
              <w:left w:w="45" w:type="dxa"/>
              <w:bottom w:w="45" w:type="dxa"/>
              <w:right w:w="45" w:type="dxa"/>
            </w:tcMar>
          </w:tcPr>
          <w:p w14:paraId="22528997" w14:textId="77777777" w:rsidR="008A5E4E" w:rsidRDefault="0065745B">
            <w:pPr>
              <w:pStyle w:val="p3"/>
            </w:pPr>
            <w:r>
              <w:t xml:space="preserve">Used for fbarrier definitions. See </w:t>
            </w:r>
            <w:r>
              <w:rPr>
                <w:rStyle w:val="xref"/>
              </w:rPr>
              <w:t>18.5.1.7. BrigDirectiveFbarrier (</w:t>
            </w:r>
            <w:r w:rsidR="009A76EE" w:rsidRPr="008A5E4E">
              <w:fldChar w:fldCharType="begin"/>
            </w:r>
            <w:r w:rsidR="008A5E4E">
              <w:instrText xml:space="preserve"> PAGEREF _Ref116455631 \p \h  \* MERGEFORMAT </w:instrText>
            </w:r>
            <w:r w:rsidR="009A76EE" w:rsidRPr="008A5E4E">
              <w:fldChar w:fldCharType="separate"/>
            </w:r>
            <w:r w:rsidR="00533AF0" w:rsidRPr="00533AF0">
              <w:rPr>
                <w:rStyle w:val="xref"/>
                <w:noProof/>
              </w:rPr>
              <w:t>on</w:t>
            </w:r>
            <w:r w:rsidR="00533AF0">
              <w:rPr>
                <w:noProof/>
              </w:rPr>
              <w:t xml:space="preserve"> page 332</w:t>
            </w:r>
            <w:r w:rsidR="009A76EE" w:rsidRPr="008A5E4E">
              <w:rPr>
                <w:rStyle w:val="xref"/>
              </w:rPr>
              <w:fldChar w:fldCharType="end"/>
            </w:r>
            <w:r>
              <w:rPr>
                <w:rStyle w:val="xref"/>
              </w:rPr>
              <w:t>)</w:t>
            </w:r>
            <w:r>
              <w:t>.</w:t>
            </w:r>
          </w:p>
        </w:tc>
      </w:tr>
      <w:tr w:rsidR="008A5E4E" w14:paraId="728BB41A"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4F56982B" w14:textId="77777777" w:rsidR="008A5E4E" w:rsidRDefault="0065745B">
            <w:pPr>
              <w:pStyle w:val="tdTableStyle-TablestyleAltRows-BodyE-Column-Body1"/>
            </w:pPr>
            <w:r>
              <w:rPr>
                <w:rStyle w:val="code"/>
              </w:rPr>
              <w:t>BrigDirectiveLabel</w:t>
            </w:r>
          </w:p>
        </w:tc>
        <w:tc>
          <w:tcPr>
            <w:tcW w:w="0" w:type="auto"/>
            <w:tcBorders>
              <w:bottom w:val="single" w:sz="6" w:space="0" w:color="000000"/>
            </w:tcBorders>
            <w:tcMar>
              <w:top w:w="45" w:type="dxa"/>
              <w:left w:w="45" w:type="dxa"/>
              <w:bottom w:w="45" w:type="dxa"/>
              <w:right w:w="45" w:type="dxa"/>
            </w:tcMar>
          </w:tcPr>
          <w:p w14:paraId="481897FE" w14:textId="77777777" w:rsidR="008A5E4E" w:rsidRDefault="0065745B">
            <w:pPr>
              <w:pStyle w:val="p3"/>
            </w:pPr>
            <w:r>
              <w:t xml:space="preserve">Declare a label. See </w:t>
            </w:r>
            <w:r>
              <w:rPr>
                <w:rStyle w:val="xref"/>
              </w:rPr>
              <w:t>18.5.1.8. BrigDirectiveLabel (</w:t>
            </w:r>
            <w:r w:rsidR="009A76EE" w:rsidRPr="008A5E4E">
              <w:fldChar w:fldCharType="begin"/>
            </w:r>
            <w:r w:rsidR="008A5E4E">
              <w:instrText xml:space="preserve"> PAGEREF _Ref-2061276614 \p \h  \* MERGEFORMAT </w:instrText>
            </w:r>
            <w:r w:rsidR="009A76EE" w:rsidRPr="008A5E4E">
              <w:fldChar w:fldCharType="separate"/>
            </w:r>
            <w:r w:rsidR="00533AF0" w:rsidRPr="00533AF0">
              <w:rPr>
                <w:rStyle w:val="xref"/>
                <w:noProof/>
              </w:rPr>
              <w:t>on</w:t>
            </w:r>
            <w:r w:rsidR="00533AF0">
              <w:rPr>
                <w:noProof/>
              </w:rPr>
              <w:t xml:space="preserve"> page 333</w:t>
            </w:r>
            <w:r w:rsidR="009A76EE" w:rsidRPr="008A5E4E">
              <w:rPr>
                <w:rStyle w:val="xref"/>
              </w:rPr>
              <w:fldChar w:fldCharType="end"/>
            </w:r>
            <w:r>
              <w:rPr>
                <w:rStyle w:val="xref"/>
              </w:rPr>
              <w:t>)</w:t>
            </w:r>
            <w:r>
              <w:t>.</w:t>
            </w:r>
          </w:p>
        </w:tc>
      </w:tr>
      <w:tr w:rsidR="008A5E4E" w14:paraId="2B257F16"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4893890" w14:textId="77777777" w:rsidR="008A5E4E" w:rsidRDefault="0065745B">
            <w:pPr>
              <w:pStyle w:val="tdTableStyle-TablestyleAltRows-BodyE-Column-Body2"/>
              <w:shd w:val="clear" w:color="auto" w:fill="D3D3D3"/>
            </w:pPr>
            <w:r>
              <w:rPr>
                <w:rStyle w:val="code"/>
                <w:shd w:val="clear" w:color="auto" w:fill="D3D3D3"/>
              </w:rPr>
              <w:t>BrigDirectiveLoc</w:t>
            </w:r>
          </w:p>
        </w:tc>
        <w:tc>
          <w:tcPr>
            <w:tcW w:w="0" w:type="auto"/>
            <w:tcBorders>
              <w:bottom w:val="single" w:sz="6" w:space="0" w:color="000000"/>
            </w:tcBorders>
            <w:shd w:val="clear" w:color="auto" w:fill="D3D3D3"/>
            <w:tcMar>
              <w:top w:w="45" w:type="dxa"/>
              <w:left w:w="45" w:type="dxa"/>
              <w:bottom w:w="45" w:type="dxa"/>
              <w:right w:w="45" w:type="dxa"/>
            </w:tcMar>
          </w:tcPr>
          <w:p w14:paraId="4F4BD48A" w14:textId="77777777" w:rsidR="008A5E4E" w:rsidRDefault="0065745B">
            <w:pPr>
              <w:pStyle w:val="p3"/>
            </w:pPr>
            <w:r>
              <w:t xml:space="preserve">Source-level line position. See </w:t>
            </w:r>
            <w:r>
              <w:rPr>
                <w:rStyle w:val="xref"/>
              </w:rPr>
              <w:t>18.5.1.9. BrigDirectiveLoc (</w:t>
            </w:r>
            <w:r w:rsidR="009A76EE" w:rsidRPr="008A5E4E">
              <w:fldChar w:fldCharType="begin"/>
            </w:r>
            <w:r w:rsidR="008A5E4E">
              <w:instrText xml:space="preserve"> PAGEREF _Ref-254843551 \p \h  \* MERGEFORMAT </w:instrText>
            </w:r>
            <w:r w:rsidR="009A76EE" w:rsidRPr="008A5E4E">
              <w:fldChar w:fldCharType="separate"/>
            </w:r>
            <w:r w:rsidR="00533AF0" w:rsidRPr="00533AF0">
              <w:rPr>
                <w:rStyle w:val="xref"/>
                <w:noProof/>
              </w:rPr>
              <w:t>on</w:t>
            </w:r>
            <w:r w:rsidR="00533AF0">
              <w:rPr>
                <w:noProof/>
              </w:rPr>
              <w:t xml:space="preserve"> page 333</w:t>
            </w:r>
            <w:r w:rsidR="009A76EE" w:rsidRPr="008A5E4E">
              <w:rPr>
                <w:rStyle w:val="xref"/>
              </w:rPr>
              <w:fldChar w:fldCharType="end"/>
            </w:r>
            <w:r>
              <w:rPr>
                <w:rStyle w:val="xref"/>
              </w:rPr>
              <w:t>)</w:t>
            </w:r>
            <w:r>
              <w:t>.</w:t>
            </w:r>
          </w:p>
        </w:tc>
      </w:tr>
      <w:tr w:rsidR="00206C5A" w14:paraId="56389C96"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889375F" w14:textId="77777777" w:rsidR="00206C5A" w:rsidRDefault="00206C5A">
            <w:pPr>
              <w:pStyle w:val="tdTableStyle-TablestyleAltRows-BodyE-Column-Body1"/>
              <w:rPr>
                <w:rStyle w:val="code"/>
              </w:rPr>
            </w:pPr>
            <w:r>
              <w:rPr>
                <w:rStyle w:val="code"/>
                <w:shd w:val="clear" w:color="auto" w:fill="D3D3D3"/>
              </w:rPr>
              <w:t>BrigDirectiveModule</w:t>
            </w:r>
          </w:p>
        </w:tc>
        <w:tc>
          <w:tcPr>
            <w:tcW w:w="0" w:type="auto"/>
            <w:tcBorders>
              <w:bottom w:val="single" w:sz="6" w:space="0" w:color="000000"/>
            </w:tcBorders>
            <w:tcMar>
              <w:top w:w="45" w:type="dxa"/>
              <w:left w:w="45" w:type="dxa"/>
              <w:bottom w:w="45" w:type="dxa"/>
              <w:right w:w="45" w:type="dxa"/>
            </w:tcMar>
          </w:tcPr>
          <w:p w14:paraId="231E2330" w14:textId="77777777" w:rsidR="00206C5A" w:rsidRDefault="0042543A">
            <w:pPr>
              <w:pStyle w:val="p3"/>
            </w:pPr>
            <w:r>
              <w:t>M</w:t>
            </w:r>
            <w:r w:rsidR="00206C5A">
              <w:t xml:space="preserve">odule name, </w:t>
            </w:r>
            <w:r>
              <w:t xml:space="preserve">HSAIL </w:t>
            </w:r>
            <w:r w:rsidR="00206C5A">
              <w:t xml:space="preserve">version and target information. See </w:t>
            </w:r>
            <w:r w:rsidR="00206C5A">
              <w:rPr>
                <w:rStyle w:val="xref"/>
              </w:rPr>
              <w:t>18.5.1.13. BrigDirectiveModule (</w:t>
            </w:r>
            <w:r w:rsidR="00206C5A" w:rsidRPr="008A5E4E">
              <w:fldChar w:fldCharType="begin"/>
            </w:r>
            <w:r w:rsidR="00206C5A">
              <w:instrText xml:space="preserve"> PAGEREF _Ref1612910737 \p \h  \* MERGEFORMAT </w:instrText>
            </w:r>
            <w:r w:rsidR="00206C5A" w:rsidRPr="008A5E4E">
              <w:fldChar w:fldCharType="separate"/>
            </w:r>
            <w:r w:rsidR="00206C5A" w:rsidRPr="00533AF0">
              <w:rPr>
                <w:rStyle w:val="xref"/>
                <w:noProof/>
              </w:rPr>
              <w:t>on</w:t>
            </w:r>
            <w:r w:rsidR="00206C5A">
              <w:rPr>
                <w:noProof/>
              </w:rPr>
              <w:t xml:space="preserve"> page 337</w:t>
            </w:r>
            <w:r w:rsidR="00206C5A" w:rsidRPr="008A5E4E">
              <w:rPr>
                <w:rStyle w:val="xref"/>
              </w:rPr>
              <w:fldChar w:fldCharType="end"/>
            </w:r>
            <w:r w:rsidR="00206C5A">
              <w:rPr>
                <w:rStyle w:val="xref"/>
              </w:rPr>
              <w:t>)</w:t>
            </w:r>
            <w:r w:rsidR="00206C5A">
              <w:t>.</w:t>
            </w:r>
          </w:p>
        </w:tc>
      </w:tr>
      <w:tr w:rsidR="008A5E4E" w14:paraId="56A3E8FF"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4DC1084" w14:textId="77777777" w:rsidR="008A5E4E" w:rsidRDefault="0065745B">
            <w:pPr>
              <w:pStyle w:val="tdTableStyle-TablestyleAltRows-BodyE-Column-Body1"/>
            </w:pPr>
            <w:r>
              <w:rPr>
                <w:rStyle w:val="code"/>
              </w:rPr>
              <w:t>BrigDirectiveNone</w:t>
            </w:r>
          </w:p>
        </w:tc>
        <w:tc>
          <w:tcPr>
            <w:tcW w:w="0" w:type="auto"/>
            <w:tcBorders>
              <w:bottom w:val="single" w:sz="6" w:space="0" w:color="000000"/>
            </w:tcBorders>
            <w:tcMar>
              <w:top w:w="45" w:type="dxa"/>
              <w:left w:w="45" w:type="dxa"/>
              <w:bottom w:w="45" w:type="dxa"/>
              <w:right w:w="45" w:type="dxa"/>
            </w:tcMar>
          </w:tcPr>
          <w:p w14:paraId="1972729E" w14:textId="77777777" w:rsidR="008A5E4E" w:rsidRDefault="0065745B">
            <w:pPr>
              <w:pStyle w:val="p3"/>
            </w:pPr>
            <w:r>
              <w:t xml:space="preserve">Special directive that is always ignored. See </w:t>
            </w:r>
            <w:r>
              <w:rPr>
                <w:rStyle w:val="xref"/>
              </w:rPr>
              <w:t>18.5.1.10. BrigDirectiveNone (</w:t>
            </w:r>
            <w:r w:rsidR="009A76EE" w:rsidRPr="008A5E4E">
              <w:fldChar w:fldCharType="begin"/>
            </w:r>
            <w:r w:rsidR="008A5E4E">
              <w:instrText xml:space="preserve"> PAGEREF _Ref1115403210 \p \h  \* MERGEFORMAT </w:instrText>
            </w:r>
            <w:r w:rsidR="009A76EE" w:rsidRPr="008A5E4E">
              <w:fldChar w:fldCharType="separate"/>
            </w:r>
            <w:r w:rsidR="00533AF0" w:rsidRPr="00533AF0">
              <w:rPr>
                <w:rStyle w:val="xref"/>
                <w:noProof/>
              </w:rPr>
              <w:t>on</w:t>
            </w:r>
            <w:r w:rsidR="00533AF0">
              <w:rPr>
                <w:noProof/>
              </w:rPr>
              <w:t xml:space="preserve"> page 334</w:t>
            </w:r>
            <w:r w:rsidR="009A76EE" w:rsidRPr="008A5E4E">
              <w:rPr>
                <w:rStyle w:val="xref"/>
              </w:rPr>
              <w:fldChar w:fldCharType="end"/>
            </w:r>
            <w:r>
              <w:rPr>
                <w:rStyle w:val="xref"/>
              </w:rPr>
              <w:t>)</w:t>
            </w:r>
            <w:r>
              <w:t>.</w:t>
            </w:r>
          </w:p>
        </w:tc>
      </w:tr>
      <w:tr w:rsidR="008A5E4E" w14:paraId="6255237C"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92E510E" w14:textId="77777777" w:rsidR="008A5E4E" w:rsidRDefault="0065745B">
            <w:pPr>
              <w:pStyle w:val="tdTableStyle-TablestyleAltRows-BodyE-Column-Body2"/>
              <w:shd w:val="clear" w:color="auto" w:fill="D3D3D3"/>
            </w:pPr>
            <w:r>
              <w:rPr>
                <w:rStyle w:val="code"/>
                <w:shd w:val="clear" w:color="auto" w:fill="D3D3D3"/>
              </w:rPr>
              <w:t>BrigDirectivePragma</w:t>
            </w:r>
          </w:p>
        </w:tc>
        <w:tc>
          <w:tcPr>
            <w:tcW w:w="0" w:type="auto"/>
            <w:tcBorders>
              <w:bottom w:val="single" w:sz="6" w:space="0" w:color="000000"/>
            </w:tcBorders>
            <w:shd w:val="clear" w:color="auto" w:fill="D3D3D3"/>
            <w:tcMar>
              <w:top w:w="45" w:type="dxa"/>
              <w:left w:w="45" w:type="dxa"/>
              <w:bottom w:w="45" w:type="dxa"/>
              <w:right w:w="45" w:type="dxa"/>
            </w:tcMar>
          </w:tcPr>
          <w:p w14:paraId="30E87ECC" w14:textId="77777777" w:rsidR="008A5E4E" w:rsidRDefault="0065745B">
            <w:pPr>
              <w:pStyle w:val="p3"/>
            </w:pPr>
            <w:r>
              <w:t xml:space="preserve">Additional information to control the finalizer and other consumers of HSAIL. See </w:t>
            </w:r>
            <w:r>
              <w:rPr>
                <w:rStyle w:val="xref"/>
              </w:rPr>
              <w:t>18.5.1.11. BrigDirectivePragma (</w:t>
            </w:r>
            <w:r w:rsidR="009A76EE" w:rsidRPr="008A5E4E">
              <w:fldChar w:fldCharType="begin"/>
            </w:r>
            <w:r w:rsidR="008A5E4E">
              <w:instrText xml:space="preserve"> PAGEREF _Ref634388088 \p \h  \* MERGEFORMAT </w:instrText>
            </w:r>
            <w:r w:rsidR="009A76EE" w:rsidRPr="008A5E4E">
              <w:fldChar w:fldCharType="separate"/>
            </w:r>
            <w:r w:rsidR="00533AF0" w:rsidRPr="00533AF0">
              <w:rPr>
                <w:rStyle w:val="xref"/>
                <w:noProof/>
              </w:rPr>
              <w:t>on</w:t>
            </w:r>
            <w:r w:rsidR="00533AF0">
              <w:rPr>
                <w:noProof/>
              </w:rPr>
              <w:t xml:space="preserve"> page 334</w:t>
            </w:r>
            <w:r w:rsidR="009A76EE" w:rsidRPr="008A5E4E">
              <w:rPr>
                <w:rStyle w:val="xref"/>
              </w:rPr>
              <w:fldChar w:fldCharType="end"/>
            </w:r>
            <w:r>
              <w:rPr>
                <w:rStyle w:val="xref"/>
              </w:rPr>
              <w:t>)</w:t>
            </w:r>
            <w:r>
              <w:t>.</w:t>
            </w:r>
          </w:p>
        </w:tc>
      </w:tr>
      <w:tr w:rsidR="008A5E4E" w14:paraId="639D9636"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773F41E8" w14:textId="77777777" w:rsidR="008A5E4E" w:rsidRDefault="0065745B">
            <w:pPr>
              <w:pStyle w:val="tdTableStyle-TablestyleAltRows-BodyE-Column-Body1"/>
            </w:pPr>
            <w:r>
              <w:rPr>
                <w:rStyle w:val="code"/>
              </w:rPr>
              <w:t>BrigDirectiveVariable</w:t>
            </w:r>
          </w:p>
        </w:tc>
        <w:tc>
          <w:tcPr>
            <w:tcW w:w="0" w:type="auto"/>
            <w:tcBorders>
              <w:bottom w:val="single" w:sz="6" w:space="0" w:color="000000"/>
            </w:tcBorders>
            <w:tcMar>
              <w:top w:w="45" w:type="dxa"/>
              <w:left w:w="45" w:type="dxa"/>
              <w:bottom w:w="45" w:type="dxa"/>
              <w:right w:w="45" w:type="dxa"/>
            </w:tcMar>
          </w:tcPr>
          <w:p w14:paraId="50D056C5" w14:textId="77777777" w:rsidR="008A5E4E" w:rsidRDefault="0065745B">
            <w:pPr>
              <w:pStyle w:val="p3"/>
            </w:pPr>
            <w:r>
              <w:t xml:space="preserve">Declares a variable. See </w:t>
            </w:r>
            <w:r>
              <w:rPr>
                <w:rStyle w:val="xref"/>
              </w:rPr>
              <w:t>18.5.1.12. BrigDirectiveVariable (</w:t>
            </w:r>
            <w:r w:rsidR="009A76EE" w:rsidRPr="008A5E4E">
              <w:fldChar w:fldCharType="begin"/>
            </w:r>
            <w:r w:rsidR="008A5E4E">
              <w:instrText xml:space="preserve"> PAGEREF _Ref-825176517 \p \h  \* MERGEFORMAT </w:instrText>
            </w:r>
            <w:r w:rsidR="009A76EE" w:rsidRPr="008A5E4E">
              <w:fldChar w:fldCharType="separate"/>
            </w:r>
            <w:r w:rsidR="00533AF0" w:rsidRPr="00533AF0">
              <w:rPr>
                <w:rStyle w:val="xref"/>
                <w:noProof/>
              </w:rPr>
              <w:t>on</w:t>
            </w:r>
            <w:r w:rsidR="00533AF0">
              <w:rPr>
                <w:noProof/>
              </w:rPr>
              <w:t xml:space="preserve"> page 335</w:t>
            </w:r>
            <w:r w:rsidR="009A76EE" w:rsidRPr="008A5E4E">
              <w:rPr>
                <w:rStyle w:val="xref"/>
              </w:rPr>
              <w:fldChar w:fldCharType="end"/>
            </w:r>
            <w:r>
              <w:rPr>
                <w:rStyle w:val="xref"/>
              </w:rPr>
              <w:t>)</w:t>
            </w:r>
            <w:r>
              <w:t>.</w:t>
            </w:r>
          </w:p>
        </w:tc>
      </w:tr>
      <w:tr w:rsidR="008A5E4E" w14:paraId="4B547B2A" w14:textId="77777777">
        <w:trPr>
          <w:tblCellSpacing w:w="0" w:type="dxa"/>
        </w:trPr>
        <w:tc>
          <w:tcPr>
            <w:tcW w:w="0" w:type="auto"/>
            <w:tcBorders>
              <w:right w:val="single" w:sz="6" w:space="0" w:color="000000"/>
            </w:tcBorders>
            <w:shd w:val="clear" w:color="auto" w:fill="D3D3D3"/>
            <w:tcMar>
              <w:top w:w="45" w:type="dxa"/>
              <w:left w:w="45" w:type="dxa"/>
              <w:bottom w:w="45" w:type="dxa"/>
              <w:right w:w="45" w:type="dxa"/>
            </w:tcMar>
          </w:tcPr>
          <w:p w14:paraId="2F987CDF" w14:textId="07C0FB52" w:rsidR="008A5E4E" w:rsidRDefault="008A5E4E">
            <w:pPr>
              <w:pStyle w:val="tdTableStyle-TablestyleAltRows-BodyB-Column-Body2"/>
              <w:shd w:val="clear" w:color="auto" w:fill="D3D3D3"/>
            </w:pPr>
          </w:p>
        </w:tc>
        <w:tc>
          <w:tcPr>
            <w:tcW w:w="0" w:type="auto"/>
            <w:shd w:val="clear" w:color="auto" w:fill="D3D3D3"/>
            <w:tcMar>
              <w:top w:w="45" w:type="dxa"/>
              <w:left w:w="45" w:type="dxa"/>
              <w:bottom w:w="45" w:type="dxa"/>
              <w:right w:w="45" w:type="dxa"/>
            </w:tcMar>
          </w:tcPr>
          <w:p w14:paraId="07FB3608" w14:textId="0D31A161" w:rsidR="008A5E4E" w:rsidRDefault="008A5E4E">
            <w:pPr>
              <w:pStyle w:val="p3"/>
            </w:pPr>
          </w:p>
        </w:tc>
      </w:tr>
    </w:tbl>
    <w:p w14:paraId="0305E52F" w14:textId="77777777" w:rsidR="008A5E4E" w:rsidRDefault="008A5E4E">
      <w:pPr>
        <w:spacing w:after="240"/>
      </w:pPr>
    </w:p>
    <w:p w14:paraId="1435F745" w14:textId="77777777" w:rsidR="008A5E4E" w:rsidRDefault="0065745B">
      <w:pPr>
        <w:pStyle w:val="h4"/>
      </w:pPr>
      <w:bookmarkStart w:id="1141" w:name="_Toc396034467"/>
      <w:r>
        <w:t xml:space="preserve">18.5.1.1 </w:t>
      </w:r>
      <w:bookmarkStart w:id="1142" w:name="_Ref-604138659"/>
      <w:r>
        <w:t>Declarations and Definitions in the Same Module</w:t>
      </w:r>
      <w:bookmarkEnd w:id="1141"/>
      <w:bookmarkEnd w:id="1142"/>
    </w:p>
    <w:p w14:paraId="755BD893" w14:textId="77777777" w:rsidR="008A5E4E" w:rsidRDefault="0065745B">
      <w:pPr>
        <w:pStyle w:val="p"/>
      </w:pPr>
      <w:r>
        <w:t>If the same symbol (variable, kernel, function or fbarrier) is both declared and defined in the same module, all references to the symbol in the BRIG representation must refer to the definition, even if the definition comes after the use. If there are multiple declarations and no definitions, then all uses must refer to the first declaration in lexical order. This avoids a finalizer needing to traverse the entire BRIG module to determine if there is a definition for a symbol in the module.</w:t>
      </w:r>
    </w:p>
    <w:p w14:paraId="5F906D52" w14:textId="77777777" w:rsidR="008A5E4E" w:rsidRDefault="0065745B">
      <w:pPr>
        <w:pStyle w:val="h4"/>
      </w:pPr>
      <w:bookmarkStart w:id="1143" w:name="_Toc396034468"/>
      <w:r>
        <w:t xml:space="preserve">18.5.1.2 </w:t>
      </w:r>
      <w:bookmarkStart w:id="1144" w:name="_Ref249556485"/>
      <w:r>
        <w:t>BrigDirectiveArgBlock</w:t>
      </w:r>
      <w:bookmarkEnd w:id="1143"/>
      <w:bookmarkEnd w:id="1144"/>
    </w:p>
    <w:p w14:paraId="42BECE9C" w14:textId="77777777" w:rsidR="008A5E4E" w:rsidRDefault="0065745B">
      <w:pPr>
        <w:pStyle w:val="p"/>
      </w:pPr>
      <w:r>
        <w:rPr>
          <w:rStyle w:val="code1"/>
        </w:rPr>
        <w:t>BrigDirectiveArgBlock</w:t>
      </w:r>
      <w:r>
        <w:t xml:space="preserve"> specifies the start and end of an arg block. See </w:t>
      </w:r>
      <w:r>
        <w:rPr>
          <w:rStyle w:val="xref1"/>
        </w:rPr>
        <w:t>4.3.6. Arg Block (</w:t>
      </w:r>
      <w:r w:rsidR="009A76EE" w:rsidRPr="008A5E4E">
        <w:fldChar w:fldCharType="begin"/>
      </w:r>
      <w:r w:rsidR="008A5E4E">
        <w:instrText xml:space="preserve"> PAGEREF _Ref-708593981 \p \h  \* MERGEFORMAT </w:instrText>
      </w:r>
      <w:r w:rsidR="009A76EE" w:rsidRPr="008A5E4E">
        <w:fldChar w:fldCharType="separate"/>
      </w:r>
      <w:r w:rsidR="00533AF0" w:rsidRPr="00533AF0">
        <w:rPr>
          <w:rStyle w:val="xref1"/>
          <w:noProof/>
        </w:rPr>
        <w:t>on</w:t>
      </w:r>
      <w:r w:rsidR="00533AF0">
        <w:rPr>
          <w:noProof/>
        </w:rPr>
        <w:t xml:space="preserve"> page 47</w:t>
      </w:r>
      <w:r w:rsidR="009A76EE" w:rsidRPr="008A5E4E">
        <w:rPr>
          <w:rStyle w:val="xref1"/>
        </w:rPr>
        <w:fldChar w:fldCharType="end"/>
      </w:r>
      <w:r>
        <w:rPr>
          <w:rStyle w:val="xref1"/>
        </w:rPr>
        <w:t>)</w:t>
      </w:r>
      <w:r>
        <w:t>.</w:t>
      </w:r>
    </w:p>
    <w:p w14:paraId="2D091F20" w14:textId="77777777" w:rsidR="008A5E4E" w:rsidRDefault="0065745B">
      <w:pPr>
        <w:pStyle w:val="pNoPageBreakAfter"/>
      </w:pPr>
      <w:r>
        <w:t>Syntax is:</w:t>
      </w:r>
    </w:p>
    <w:p w14:paraId="51FBCA0B" w14:textId="77777777" w:rsidR="008A5E4E" w:rsidRDefault="0065745B">
      <w:pPr>
        <w:pStyle w:val="pre"/>
      </w:pPr>
      <w:r>
        <w:t>struct BrigDirectiveArgBlock {</w:t>
      </w:r>
      <w:r>
        <w:br/>
        <w:t xml:space="preserve">   BrigBase base;</w:t>
      </w:r>
      <w:r>
        <w:br/>
        <w:t xml:space="preserve"> };</w:t>
      </w:r>
    </w:p>
    <w:p w14:paraId="4382E369" w14:textId="77777777" w:rsidR="008A5E4E" w:rsidRDefault="0065745B">
      <w:pPr>
        <w:pStyle w:val="pNoPageBreakAfter"/>
      </w:pPr>
      <w:r>
        <w:t>Fields are:</w:t>
      </w:r>
    </w:p>
    <w:p w14:paraId="0F5AFDB4" w14:textId="77777777" w:rsidR="008A5E4E" w:rsidRDefault="0065745B">
      <w:pPr>
        <w:pStyle w:val="li"/>
        <w:numPr>
          <w:ilvl w:val="0"/>
          <w:numId w:val="253"/>
        </w:numPr>
        <w:spacing w:before="320" w:after="320"/>
        <w:ind w:left="600"/>
      </w:pPr>
      <w:r>
        <w:rPr>
          <w:rStyle w:val="code1"/>
        </w:rPr>
        <w:t>BrigBase base</w:t>
      </w:r>
      <w:r>
        <w:t xml:space="preserve"> — </w:t>
      </w:r>
      <w:r>
        <w:rPr>
          <w:rStyle w:val="code1"/>
        </w:rPr>
        <w:t>base.kind</w:t>
      </w:r>
      <w:r>
        <w:t xml:space="preserve"> must be </w:t>
      </w:r>
      <w:r>
        <w:rPr>
          <w:rStyle w:val="code1"/>
        </w:rPr>
        <w:t>BRIG_KIND_DIRECTIVE_ARG_BLOCK_END</w:t>
      </w:r>
      <w:r>
        <w:t xml:space="preserve"> or </w:t>
      </w:r>
      <w:r>
        <w:rPr>
          <w:rStyle w:val="code1"/>
        </w:rPr>
        <w:t>BRIG_KIND_DIRECTIVE_ARG_BLOCK_START</w:t>
      </w:r>
      <w:r>
        <w:t xml:space="preserve">. </w:t>
      </w:r>
    </w:p>
    <w:p w14:paraId="30C38B9A" w14:textId="77777777" w:rsidR="008A5E4E" w:rsidRDefault="0065745B">
      <w:pPr>
        <w:pStyle w:val="h4"/>
      </w:pPr>
      <w:bookmarkStart w:id="1145" w:name="_Toc396034469"/>
      <w:r>
        <w:t xml:space="preserve">18.5.1.3 </w:t>
      </w:r>
      <w:bookmarkStart w:id="1146" w:name="_Ref-515327947"/>
      <w:r>
        <w:t>BrigDirectiveComment</w:t>
      </w:r>
      <w:bookmarkEnd w:id="1145"/>
      <w:bookmarkEnd w:id="1146"/>
    </w:p>
    <w:p w14:paraId="58CF6909" w14:textId="77777777" w:rsidR="008A5E4E" w:rsidRDefault="0065745B">
      <w:pPr>
        <w:pStyle w:val="p"/>
      </w:pPr>
      <w:r>
        <w:rPr>
          <w:rStyle w:val="code1"/>
        </w:rPr>
        <w:t>BrigDirectiveComment</w:t>
      </w:r>
      <w:r>
        <w:t xml:space="preserve"> is a comment string.</w:t>
      </w:r>
    </w:p>
    <w:p w14:paraId="27FD7329" w14:textId="77777777" w:rsidR="008A5E4E" w:rsidRDefault="0065745B">
      <w:pPr>
        <w:pStyle w:val="pNoPageBreakAfter"/>
      </w:pPr>
      <w:r>
        <w:t>Syntax is:</w:t>
      </w:r>
    </w:p>
    <w:p w14:paraId="4137AD28" w14:textId="77777777" w:rsidR="008A5E4E" w:rsidRDefault="0065745B">
      <w:pPr>
        <w:pStyle w:val="pre"/>
      </w:pPr>
      <w:r>
        <w:t>struct BrigDirectiveComment {</w:t>
      </w:r>
      <w:r>
        <w:br/>
        <w:t xml:space="preserve">   BrigBase base;</w:t>
      </w:r>
      <w:r>
        <w:br/>
        <w:t xml:space="preserve">   BrigDataOffsetString32_t name;</w:t>
      </w:r>
      <w:r>
        <w:br/>
        <w:t xml:space="preserve"> };</w:t>
      </w:r>
    </w:p>
    <w:p w14:paraId="0FFAB964" w14:textId="77777777" w:rsidR="008A5E4E" w:rsidRDefault="0065745B">
      <w:pPr>
        <w:pStyle w:val="pNoPageBreakAfter"/>
      </w:pPr>
      <w:r>
        <w:t>Fields are:</w:t>
      </w:r>
    </w:p>
    <w:p w14:paraId="20A6ED59" w14:textId="77777777" w:rsidR="008A5E4E" w:rsidRDefault="0065745B">
      <w:pPr>
        <w:pStyle w:val="li"/>
        <w:numPr>
          <w:ilvl w:val="0"/>
          <w:numId w:val="254"/>
        </w:numPr>
        <w:spacing w:before="320"/>
        <w:ind w:left="600"/>
      </w:pPr>
      <w:r>
        <w:rPr>
          <w:rStyle w:val="code1"/>
        </w:rPr>
        <w:t>BrigBase base</w:t>
      </w:r>
      <w:r>
        <w:t xml:space="preserve"> — </w:t>
      </w:r>
      <w:r>
        <w:rPr>
          <w:rStyle w:val="code1"/>
        </w:rPr>
        <w:t>base.kind</w:t>
      </w:r>
      <w:r>
        <w:t xml:space="preserve"> must be </w:t>
      </w:r>
      <w:r>
        <w:rPr>
          <w:rStyle w:val="code1"/>
        </w:rPr>
        <w:t>BRIG_KIND_DIRECTIVE_COMMENT</w:t>
      </w:r>
      <w:r>
        <w:t xml:space="preserve">. </w:t>
      </w:r>
    </w:p>
    <w:p w14:paraId="3EEC35C4" w14:textId="4408CA33" w:rsidR="008A5E4E" w:rsidRDefault="0065745B">
      <w:pPr>
        <w:pStyle w:val="li"/>
        <w:numPr>
          <w:ilvl w:val="0"/>
          <w:numId w:val="254"/>
        </w:numPr>
        <w:spacing w:after="320"/>
        <w:ind w:left="600"/>
      </w:pPr>
      <w:r>
        <w:rPr>
          <w:rStyle w:val="code1"/>
        </w:rPr>
        <w:t>Brig</w:t>
      </w:r>
      <w:r w:rsidR="009A199B">
        <w:rPr>
          <w:rStyle w:val="code1"/>
        </w:rPr>
        <w:t>Data</w:t>
      </w:r>
      <w:r>
        <w:rPr>
          <w:rStyle w:val="code1"/>
        </w:rPr>
        <w:t>Offset</w:t>
      </w:r>
      <w:r w:rsidR="009A199B">
        <w:rPr>
          <w:rStyle w:val="code1"/>
        </w:rPr>
        <w:t>String</w:t>
      </w:r>
      <w:r>
        <w:rPr>
          <w:rStyle w:val="code1"/>
        </w:rPr>
        <w:t>32_t name</w:t>
      </w:r>
      <w:r>
        <w:t xml:space="preserve"> — Byte offset to the place in the </w:t>
      </w:r>
      <w:r>
        <w:rPr>
          <w:rStyle w:val="code1"/>
        </w:rPr>
        <w:t>hsa_data</w:t>
      </w:r>
      <w:r>
        <w:t xml:space="preserve"> section where the text of the comment (including the </w:t>
      </w:r>
      <w:r>
        <w:rPr>
          <w:rStyle w:val="code1"/>
        </w:rPr>
        <w:t>//</w:t>
      </w:r>
      <w:r>
        <w:t>) appears.</w:t>
      </w:r>
    </w:p>
    <w:p w14:paraId="06D77028" w14:textId="77777777" w:rsidR="008A5E4E" w:rsidRDefault="0065745B">
      <w:pPr>
        <w:pStyle w:val="h4"/>
      </w:pPr>
      <w:bookmarkStart w:id="1147" w:name="_Toc396034470"/>
      <w:r>
        <w:t xml:space="preserve">18.5.1.4 </w:t>
      </w:r>
      <w:bookmarkStart w:id="1148" w:name="_Ref899621302"/>
      <w:r>
        <w:t>BrigDirectiveControl</w:t>
      </w:r>
      <w:bookmarkEnd w:id="1147"/>
      <w:bookmarkEnd w:id="1148"/>
    </w:p>
    <w:p w14:paraId="11F65ABE" w14:textId="77777777" w:rsidR="008A5E4E" w:rsidRDefault="0065745B">
      <w:pPr>
        <w:pStyle w:val="p"/>
      </w:pPr>
      <w:r>
        <w:rPr>
          <w:rStyle w:val="code1"/>
        </w:rPr>
        <w:t>BrigDirectiveControl</w:t>
      </w:r>
      <w:r>
        <w:t xml:space="preserve"> specifies assorted finalizer controls, such as the maximum number of work-items in a work-group. For information on placement and scope of control directives, see </w:t>
      </w:r>
      <w:r>
        <w:rPr>
          <w:rStyle w:val="xref1"/>
        </w:rPr>
        <w:t>13.4. Control Directives for Low-Level Performance Tuning (</w:t>
      </w:r>
      <w:r w:rsidR="009A76EE" w:rsidRPr="008A5E4E">
        <w:fldChar w:fldCharType="begin"/>
      </w:r>
      <w:r w:rsidR="008A5E4E">
        <w:instrText xml:space="preserve"> PAGEREF _Ref-1719106755 \p \h  \* MERGEFORMAT </w:instrText>
      </w:r>
      <w:r w:rsidR="009A76EE" w:rsidRPr="008A5E4E">
        <w:fldChar w:fldCharType="separate"/>
      </w:r>
      <w:r w:rsidR="00533AF0" w:rsidRPr="00533AF0">
        <w:rPr>
          <w:rStyle w:val="xref1"/>
          <w:noProof/>
        </w:rPr>
        <w:t>on</w:t>
      </w:r>
      <w:r w:rsidR="00533AF0">
        <w:rPr>
          <w:noProof/>
        </w:rPr>
        <w:t xml:space="preserve"> page 286</w:t>
      </w:r>
      <w:r w:rsidR="009A76EE" w:rsidRPr="008A5E4E">
        <w:rPr>
          <w:rStyle w:val="xref1"/>
        </w:rPr>
        <w:fldChar w:fldCharType="end"/>
      </w:r>
      <w:r>
        <w:rPr>
          <w:rStyle w:val="xref1"/>
        </w:rPr>
        <w:t>)</w:t>
      </w:r>
      <w:r>
        <w:t>.</w:t>
      </w:r>
    </w:p>
    <w:p w14:paraId="3303E4F2" w14:textId="77777777" w:rsidR="008A5E4E" w:rsidRDefault="0065745B">
      <w:pPr>
        <w:pStyle w:val="pNoPageBreakAfter"/>
      </w:pPr>
      <w:r>
        <w:t>Syntax is:</w:t>
      </w:r>
    </w:p>
    <w:p w14:paraId="3772DB0D" w14:textId="77777777" w:rsidR="008A5E4E" w:rsidRDefault="0065745B">
      <w:pPr>
        <w:pStyle w:val="pre"/>
      </w:pPr>
      <w:r>
        <w:t>struct BrigDirectiveControl {</w:t>
      </w:r>
      <w:r>
        <w:br/>
        <w:t xml:space="preserve">   BrigBase base;</w:t>
      </w:r>
      <w:r>
        <w:br/>
        <w:t xml:space="preserve">   BrigControlDirective16_t control;</w:t>
      </w:r>
      <w:r>
        <w:br/>
        <w:t xml:space="preserve">   uint16_t reserved;</w:t>
      </w:r>
      <w:r>
        <w:br/>
        <w:t xml:space="preserve">   BrigDataOffsetOperandList32_t operands;</w:t>
      </w:r>
      <w:r>
        <w:br/>
        <w:t xml:space="preserve"> };                </w:t>
      </w:r>
    </w:p>
    <w:p w14:paraId="4C4A51F8" w14:textId="77777777" w:rsidR="008A5E4E" w:rsidRDefault="0065745B">
      <w:pPr>
        <w:pStyle w:val="pNoPageBreakAfter"/>
      </w:pPr>
      <w:r>
        <w:t>Fields are:</w:t>
      </w:r>
    </w:p>
    <w:p w14:paraId="5A378589" w14:textId="77777777" w:rsidR="008A5E4E" w:rsidRDefault="0065745B">
      <w:pPr>
        <w:pStyle w:val="li"/>
        <w:numPr>
          <w:ilvl w:val="0"/>
          <w:numId w:val="255"/>
        </w:numPr>
        <w:spacing w:before="320"/>
        <w:ind w:left="600"/>
      </w:pPr>
      <w:r>
        <w:rPr>
          <w:rStyle w:val="code1"/>
        </w:rPr>
        <w:t>BrigBase base</w:t>
      </w:r>
      <w:r>
        <w:t xml:space="preserve"> — </w:t>
      </w:r>
      <w:r>
        <w:rPr>
          <w:rStyle w:val="code1"/>
        </w:rPr>
        <w:t>base.kind</w:t>
      </w:r>
      <w:r>
        <w:t xml:space="preserve"> must be </w:t>
      </w:r>
      <w:r>
        <w:rPr>
          <w:rStyle w:val="code1"/>
        </w:rPr>
        <w:t>BRIG_KIND_DIRECTIVE_CONTROL</w:t>
      </w:r>
      <w:r>
        <w:t xml:space="preserve">. </w:t>
      </w:r>
    </w:p>
    <w:p w14:paraId="1F0ACEEF" w14:textId="77777777" w:rsidR="008A5E4E" w:rsidRDefault="0065745B">
      <w:pPr>
        <w:pStyle w:val="li"/>
        <w:numPr>
          <w:ilvl w:val="0"/>
          <w:numId w:val="255"/>
        </w:numPr>
        <w:ind w:left="600"/>
      </w:pPr>
      <w:r>
        <w:rPr>
          <w:rStyle w:val="code1"/>
        </w:rPr>
        <w:t>BrigControlDirective16_t control</w:t>
      </w:r>
      <w:r>
        <w:t xml:space="preserve"> — Used to select the type of control, maximum size of a work-group, number of work-groups per compute unit, or controls on optimization. See </w:t>
      </w:r>
      <w:r>
        <w:rPr>
          <w:rStyle w:val="xref1"/>
        </w:rPr>
        <w:t>18.3.8. BrigControlDirective (</w:t>
      </w:r>
      <w:r w:rsidR="009A76EE" w:rsidRPr="008A5E4E">
        <w:fldChar w:fldCharType="begin"/>
      </w:r>
      <w:r w:rsidR="008A5E4E">
        <w:instrText xml:space="preserve"> PAGEREF _Ref1829551280 \p \h  \* MERGEFORMAT </w:instrText>
      </w:r>
      <w:r w:rsidR="009A76EE" w:rsidRPr="008A5E4E">
        <w:fldChar w:fldCharType="separate"/>
      </w:r>
      <w:r w:rsidR="00533AF0" w:rsidRPr="00533AF0">
        <w:rPr>
          <w:rStyle w:val="xref1"/>
          <w:noProof/>
        </w:rPr>
        <w:t>on</w:t>
      </w:r>
      <w:r w:rsidR="00533AF0">
        <w:rPr>
          <w:noProof/>
        </w:rPr>
        <w:t xml:space="preserve"> page 312</w:t>
      </w:r>
      <w:r w:rsidR="009A76EE" w:rsidRPr="008A5E4E">
        <w:rPr>
          <w:rStyle w:val="xref1"/>
        </w:rPr>
        <w:fldChar w:fldCharType="end"/>
      </w:r>
      <w:r>
        <w:rPr>
          <w:rStyle w:val="xref1"/>
        </w:rPr>
        <w:t>)</w:t>
      </w:r>
      <w:r>
        <w:t>.</w:t>
      </w:r>
    </w:p>
    <w:p w14:paraId="7CB16B75" w14:textId="77777777" w:rsidR="008A5E4E" w:rsidRDefault="0065745B">
      <w:pPr>
        <w:pStyle w:val="li"/>
        <w:numPr>
          <w:ilvl w:val="0"/>
          <w:numId w:val="255"/>
        </w:numPr>
        <w:ind w:left="600"/>
      </w:pPr>
      <w:r>
        <w:rPr>
          <w:rStyle w:val="code1"/>
        </w:rPr>
        <w:t>uint16_t reserved</w:t>
      </w:r>
      <w:r>
        <w:t xml:space="preserve"> — Must be 0. </w:t>
      </w:r>
    </w:p>
    <w:p w14:paraId="3D745008" w14:textId="0D25163B" w:rsidR="008A5E4E" w:rsidRDefault="0065745B">
      <w:pPr>
        <w:pStyle w:val="li"/>
        <w:numPr>
          <w:ilvl w:val="0"/>
          <w:numId w:val="255"/>
        </w:numPr>
        <w:spacing w:after="320"/>
        <w:ind w:left="600"/>
      </w:pPr>
      <w:r>
        <w:rPr>
          <w:rStyle w:val="code1"/>
        </w:rPr>
        <w:t>BrigDataOffsetOperandList32_t operands</w:t>
      </w:r>
      <w:r>
        <w:t xml:space="preserve"> — Byte offset to the place in the </w:t>
      </w:r>
      <w:r>
        <w:rPr>
          <w:rStyle w:val="code1"/>
        </w:rPr>
        <w:t>hsa_data</w:t>
      </w:r>
      <w:r>
        <w:t xml:space="preserve"> section where a variable-sized array of byte offsets to operands in the </w:t>
      </w:r>
      <w:r>
        <w:rPr>
          <w:rStyle w:val="code1"/>
        </w:rPr>
        <w:t>hsa_operand</w:t>
      </w:r>
      <w:r>
        <w:t xml:space="preserve"> section. The operands must either be </w:t>
      </w:r>
      <w:r>
        <w:rPr>
          <w:rStyle w:val="code1"/>
        </w:rPr>
        <w:t>BRIG_KIND_OPERAND_</w:t>
      </w:r>
      <w:r w:rsidR="00553FCA">
        <w:rPr>
          <w:rStyle w:val="code1"/>
        </w:rPr>
        <w:t>CONSTANT_BYTES</w:t>
      </w:r>
      <w:r>
        <w:t xml:space="preserve"> or </w:t>
      </w:r>
      <w:r>
        <w:rPr>
          <w:rStyle w:val="code1"/>
        </w:rPr>
        <w:t>BRIG_KIND_OPERAND_WAVESIZE</w:t>
      </w:r>
      <w:r>
        <w:t>.</w:t>
      </w:r>
    </w:p>
    <w:p w14:paraId="322F055E" w14:textId="77777777" w:rsidR="008A5E4E" w:rsidRDefault="0065745B">
      <w:pPr>
        <w:pStyle w:val="h4"/>
      </w:pPr>
      <w:bookmarkStart w:id="1149" w:name="_Toc396034471"/>
      <w:r>
        <w:t xml:space="preserve">18.5.1.5 </w:t>
      </w:r>
      <w:bookmarkStart w:id="1150" w:name="_Ref-224198750"/>
      <w:r>
        <w:t>BrigDirectiveExecutable</w:t>
      </w:r>
      <w:bookmarkEnd w:id="1149"/>
      <w:bookmarkEnd w:id="1150"/>
    </w:p>
    <w:p w14:paraId="50EDC568" w14:textId="77777777" w:rsidR="008A5E4E" w:rsidRDefault="0065745B">
      <w:pPr>
        <w:pStyle w:val="p"/>
      </w:pPr>
      <w:r>
        <w:rPr>
          <w:rStyle w:val="code1"/>
        </w:rPr>
        <w:t>BrigDirectiveExecutable</w:t>
      </w:r>
      <w:r>
        <w:t xml:space="preserve"> describes a kernel, function or signature.</w:t>
      </w:r>
    </w:p>
    <w:p w14:paraId="4CBB13F4" w14:textId="616DA40A" w:rsidR="008A5E4E" w:rsidRDefault="0065745B">
      <w:pPr>
        <w:pStyle w:val="pNoPageBreakAfter"/>
      </w:pPr>
      <w:r>
        <w:t xml:space="preserve"> Kernels are arranged in the </w:t>
      </w:r>
      <w:r>
        <w:rPr>
          <w:rStyle w:val="code1"/>
        </w:rPr>
        <w:t>hsa_code</w:t>
      </w:r>
      <w:r>
        <w:t xml:space="preserve"> section as (see </w:t>
      </w:r>
      <w:r>
        <w:rPr>
          <w:rStyle w:val="xref1"/>
        </w:rPr>
        <w:t>4.3.2. Kernel (</w:t>
      </w:r>
      <w:r w:rsidR="009A76EE" w:rsidRPr="008A5E4E">
        <w:fldChar w:fldCharType="begin"/>
      </w:r>
      <w:r w:rsidR="008A5E4E">
        <w:instrText xml:space="preserve"> PAGEREF _Ref1149877568 \p \h  \* MERGEFORMAT </w:instrText>
      </w:r>
      <w:r w:rsidR="009A76EE" w:rsidRPr="008A5E4E">
        <w:fldChar w:fldCharType="separate"/>
      </w:r>
      <w:r w:rsidR="00533AF0" w:rsidRPr="00533AF0">
        <w:rPr>
          <w:rStyle w:val="xref1"/>
          <w:noProof/>
        </w:rPr>
        <w:t>on</w:t>
      </w:r>
      <w:r w:rsidR="00533AF0">
        <w:rPr>
          <w:noProof/>
        </w:rPr>
        <w:t xml:space="preserve"> page 40</w:t>
      </w:r>
      <w:r w:rsidR="009A76EE" w:rsidRPr="008A5E4E">
        <w:rPr>
          <w:rStyle w:val="xref1"/>
        </w:rPr>
        <w:fldChar w:fldCharType="end"/>
      </w:r>
      <w:r>
        <w:rPr>
          <w:rStyle w:val="xref1"/>
        </w:rPr>
        <w:t>)</w:t>
      </w:r>
      <w:r w:rsidR="0005095D">
        <w:t>)</w:t>
      </w:r>
      <w:r>
        <w:t>:</w:t>
      </w:r>
    </w:p>
    <w:p w14:paraId="3FF94411" w14:textId="77777777" w:rsidR="008A5E4E" w:rsidRDefault="0065745B">
      <w:pPr>
        <w:pStyle w:val="li"/>
        <w:numPr>
          <w:ilvl w:val="0"/>
          <w:numId w:val="256"/>
        </w:numPr>
        <w:spacing w:before="320"/>
        <w:ind w:left="600"/>
      </w:pPr>
      <w:r>
        <w:rPr>
          <w:rStyle w:val="code1"/>
        </w:rPr>
        <w:t>BrigDirectiveExecutable</w:t>
      </w:r>
      <w:r>
        <w:t xml:space="preserve"> with kind of </w:t>
      </w:r>
      <w:r>
        <w:rPr>
          <w:rStyle w:val="code1"/>
        </w:rPr>
        <w:t>BRIG_KIND_DIRECTIVE_KERNEL</w:t>
      </w:r>
    </w:p>
    <w:p w14:paraId="58B52481" w14:textId="77777777" w:rsidR="008A5E4E" w:rsidRDefault="0065745B">
      <w:pPr>
        <w:pStyle w:val="li"/>
        <w:numPr>
          <w:ilvl w:val="0"/>
          <w:numId w:val="256"/>
        </w:numPr>
        <w:ind w:left="600"/>
      </w:pPr>
      <w:r>
        <w:t>Zero or more kernel formal arguments</w:t>
      </w:r>
    </w:p>
    <w:p w14:paraId="38464B05" w14:textId="77777777" w:rsidR="008A5E4E" w:rsidRDefault="0065745B">
      <w:pPr>
        <w:pStyle w:val="li"/>
        <w:numPr>
          <w:ilvl w:val="0"/>
          <w:numId w:val="256"/>
        </w:numPr>
        <w:ind w:left="600"/>
      </w:pPr>
      <w:r>
        <w:t>Zero or more kernel code block entries that are scoped to the kernel</w:t>
      </w:r>
    </w:p>
    <w:p w14:paraId="7BB8D6B4" w14:textId="77777777" w:rsidR="008A5E4E" w:rsidRDefault="0065745B">
      <w:pPr>
        <w:pStyle w:val="li"/>
        <w:numPr>
          <w:ilvl w:val="0"/>
          <w:numId w:val="256"/>
        </w:numPr>
        <w:spacing w:after="320"/>
        <w:ind w:left="600"/>
      </w:pPr>
      <w:r>
        <w:t>The next module scope entry</w:t>
      </w:r>
    </w:p>
    <w:p w14:paraId="7D11BA10" w14:textId="224CFE92" w:rsidR="008A5E4E" w:rsidRDefault="0065745B">
      <w:pPr>
        <w:pStyle w:val="pNoPageBreakAfter"/>
      </w:pPr>
      <w:r>
        <w:t xml:space="preserve">Functions are arranged in the </w:t>
      </w:r>
      <w:r>
        <w:rPr>
          <w:rStyle w:val="code1"/>
        </w:rPr>
        <w:t>hsa_code</w:t>
      </w:r>
      <w:r>
        <w:t xml:space="preserve"> section as (see </w:t>
      </w:r>
      <w:r>
        <w:rPr>
          <w:rStyle w:val="xref1"/>
        </w:rPr>
        <w:t>4.3.3. Function (</w:t>
      </w:r>
      <w:r w:rsidR="009A76EE" w:rsidRPr="008A5E4E">
        <w:fldChar w:fldCharType="begin"/>
      </w:r>
      <w:r w:rsidR="008A5E4E">
        <w:instrText xml:space="preserve"> PAGEREF _Ref-1838891424 \p \h  \* MERGEFORMAT </w:instrText>
      </w:r>
      <w:r w:rsidR="009A76EE" w:rsidRPr="008A5E4E">
        <w:fldChar w:fldCharType="separate"/>
      </w:r>
      <w:r w:rsidR="00533AF0" w:rsidRPr="00533AF0">
        <w:rPr>
          <w:rStyle w:val="xref1"/>
          <w:noProof/>
        </w:rPr>
        <w:t>on</w:t>
      </w:r>
      <w:r w:rsidR="00533AF0">
        <w:rPr>
          <w:noProof/>
        </w:rPr>
        <w:t xml:space="preserve"> page 41</w:t>
      </w:r>
      <w:r w:rsidR="009A76EE" w:rsidRPr="008A5E4E">
        <w:rPr>
          <w:rStyle w:val="xref1"/>
        </w:rPr>
        <w:fldChar w:fldCharType="end"/>
      </w:r>
      <w:r>
        <w:rPr>
          <w:rStyle w:val="xref1"/>
        </w:rPr>
        <w:t>)</w:t>
      </w:r>
      <w:r>
        <w:t xml:space="preserve"> and </w:t>
      </w:r>
      <w:r>
        <w:rPr>
          <w:rStyle w:val="xref1"/>
        </w:rPr>
        <w:t>10.3. Function Declarations, Function Definitions, and Function Signatures (</w:t>
      </w:r>
      <w:r w:rsidR="009A76EE" w:rsidRPr="008A5E4E">
        <w:fldChar w:fldCharType="begin"/>
      </w:r>
      <w:r w:rsidR="008A5E4E">
        <w:instrText xml:space="preserve"> PAGEREF _Ref25783213 \p \h  \* MERGEFORMAT </w:instrText>
      </w:r>
      <w:r w:rsidR="009A76EE" w:rsidRPr="008A5E4E">
        <w:fldChar w:fldCharType="separate"/>
      </w:r>
      <w:r w:rsidR="00533AF0" w:rsidRPr="00533AF0">
        <w:rPr>
          <w:rStyle w:val="xref1"/>
          <w:noProof/>
        </w:rPr>
        <w:t>on</w:t>
      </w:r>
      <w:r w:rsidR="00533AF0">
        <w:rPr>
          <w:noProof/>
        </w:rPr>
        <w:t xml:space="preserve"> page 249</w:t>
      </w:r>
      <w:r w:rsidR="009A76EE" w:rsidRPr="008A5E4E">
        <w:rPr>
          <w:rStyle w:val="xref1"/>
        </w:rPr>
        <w:fldChar w:fldCharType="end"/>
      </w:r>
      <w:r>
        <w:rPr>
          <w:rStyle w:val="xref1"/>
        </w:rPr>
        <w:t>)</w:t>
      </w:r>
      <w:r w:rsidR="0005095D">
        <w:t>)</w:t>
      </w:r>
      <w:r>
        <w:t>:</w:t>
      </w:r>
    </w:p>
    <w:p w14:paraId="2C1BEFA0" w14:textId="77777777" w:rsidR="008A5E4E" w:rsidRDefault="0065745B">
      <w:pPr>
        <w:pStyle w:val="li"/>
        <w:numPr>
          <w:ilvl w:val="0"/>
          <w:numId w:val="257"/>
        </w:numPr>
        <w:spacing w:before="320"/>
        <w:ind w:left="600"/>
      </w:pPr>
      <w:r>
        <w:rPr>
          <w:rStyle w:val="code1"/>
        </w:rPr>
        <w:t>BrigDirectiveExecutable</w:t>
      </w:r>
      <w:r>
        <w:t xml:space="preserve"> with kind of </w:t>
      </w:r>
      <w:r>
        <w:rPr>
          <w:rStyle w:val="code1"/>
        </w:rPr>
        <w:t>BRIG_KIND_DIRECTIVE_FUNCTION</w:t>
      </w:r>
    </w:p>
    <w:p w14:paraId="46C491AF" w14:textId="77777777" w:rsidR="008A5E4E" w:rsidRDefault="0065745B">
      <w:pPr>
        <w:pStyle w:val="li"/>
        <w:numPr>
          <w:ilvl w:val="0"/>
          <w:numId w:val="257"/>
        </w:numPr>
        <w:ind w:left="600"/>
      </w:pPr>
      <w:r>
        <w:t>Zero or more function output formal arguments (currently HSAIL only supports at most one output formal argument)</w:t>
      </w:r>
    </w:p>
    <w:p w14:paraId="7E15C821" w14:textId="77777777" w:rsidR="008A5E4E" w:rsidRDefault="0065745B">
      <w:pPr>
        <w:pStyle w:val="li"/>
        <w:numPr>
          <w:ilvl w:val="0"/>
          <w:numId w:val="257"/>
        </w:numPr>
        <w:ind w:left="600"/>
      </w:pPr>
      <w:r>
        <w:t xml:space="preserve">Zero or more function input formal arguments </w:t>
      </w:r>
    </w:p>
    <w:p w14:paraId="24AB86DC" w14:textId="77777777" w:rsidR="008A5E4E" w:rsidRDefault="0065745B">
      <w:pPr>
        <w:pStyle w:val="li"/>
        <w:numPr>
          <w:ilvl w:val="0"/>
          <w:numId w:val="257"/>
        </w:numPr>
        <w:ind w:left="600"/>
      </w:pPr>
      <w:r>
        <w:t xml:space="preserve">Zero or more function code block entries that are scoped to the function </w:t>
      </w:r>
    </w:p>
    <w:p w14:paraId="63617CE9" w14:textId="77777777" w:rsidR="008A5E4E" w:rsidRDefault="0065745B">
      <w:pPr>
        <w:pStyle w:val="li"/>
        <w:numPr>
          <w:ilvl w:val="0"/>
          <w:numId w:val="257"/>
        </w:numPr>
        <w:spacing w:after="320"/>
        <w:ind w:left="600"/>
      </w:pPr>
      <w:r>
        <w:t>The next module scope entry</w:t>
      </w:r>
    </w:p>
    <w:p w14:paraId="2E01F26D" w14:textId="77777777" w:rsidR="008A5E4E" w:rsidRDefault="0065745B">
      <w:pPr>
        <w:pStyle w:val="p"/>
      </w:pPr>
      <w:r>
        <w:t xml:space="preserve">Signatures are arranged in the </w:t>
      </w:r>
      <w:r>
        <w:rPr>
          <w:rStyle w:val="code1"/>
        </w:rPr>
        <w:t>hsa_code</w:t>
      </w:r>
      <w:r>
        <w:t xml:space="preserve"> section as (see </w:t>
      </w:r>
      <w:r>
        <w:rPr>
          <w:rStyle w:val="xref1"/>
        </w:rPr>
        <w:t>10.3.3. Function Signature (</w:t>
      </w:r>
      <w:r w:rsidR="009A76EE" w:rsidRPr="008A5E4E">
        <w:fldChar w:fldCharType="begin"/>
      </w:r>
      <w:r w:rsidR="008A5E4E">
        <w:instrText xml:space="preserve"> PAGEREF _Ref1911155465 \p \h  \* MERGEFORMAT </w:instrText>
      </w:r>
      <w:r w:rsidR="009A76EE" w:rsidRPr="008A5E4E">
        <w:fldChar w:fldCharType="separate"/>
      </w:r>
      <w:r w:rsidR="00533AF0" w:rsidRPr="00533AF0">
        <w:rPr>
          <w:rStyle w:val="xref1"/>
          <w:noProof/>
        </w:rPr>
        <w:t>on</w:t>
      </w:r>
      <w:r w:rsidR="00533AF0">
        <w:rPr>
          <w:noProof/>
        </w:rPr>
        <w:t xml:space="preserve"> page 250</w:t>
      </w:r>
      <w:r w:rsidR="009A76EE" w:rsidRPr="008A5E4E">
        <w:rPr>
          <w:rStyle w:val="xref1"/>
        </w:rPr>
        <w:fldChar w:fldCharType="end"/>
      </w:r>
      <w:r>
        <w:rPr>
          <w:rStyle w:val="xref1"/>
        </w:rPr>
        <w:t>)</w:t>
      </w:r>
      <w:r>
        <w:t>):</w:t>
      </w:r>
    </w:p>
    <w:p w14:paraId="1BBE1C23" w14:textId="77777777" w:rsidR="008A5E4E" w:rsidRDefault="0065745B">
      <w:pPr>
        <w:pStyle w:val="li"/>
        <w:numPr>
          <w:ilvl w:val="0"/>
          <w:numId w:val="258"/>
        </w:numPr>
        <w:spacing w:before="320"/>
        <w:ind w:left="600"/>
      </w:pPr>
      <w:r>
        <w:rPr>
          <w:rStyle w:val="code1"/>
        </w:rPr>
        <w:t>BrigDirectiveExecutable</w:t>
      </w:r>
      <w:r>
        <w:t xml:space="preserve"> with kind of </w:t>
      </w:r>
      <w:r>
        <w:rPr>
          <w:rStyle w:val="code1"/>
        </w:rPr>
        <w:t>BRIG_KIND_DIRECTIVE_SIGNATURE</w:t>
      </w:r>
    </w:p>
    <w:p w14:paraId="674A2AB4" w14:textId="62D28443" w:rsidR="008A5E4E" w:rsidRDefault="0065745B">
      <w:pPr>
        <w:pStyle w:val="li"/>
        <w:numPr>
          <w:ilvl w:val="0"/>
          <w:numId w:val="258"/>
        </w:numPr>
        <w:ind w:left="600"/>
      </w:pPr>
      <w:r>
        <w:t xml:space="preserve">Zero or more </w:t>
      </w:r>
      <w:r w:rsidR="0005095D">
        <w:t>signature output formal arguments (currently HSAIL only supports at most one output formal argument)</w:t>
      </w:r>
    </w:p>
    <w:p w14:paraId="235519E1" w14:textId="4128EC56" w:rsidR="008A5E4E" w:rsidRDefault="0065745B">
      <w:pPr>
        <w:pStyle w:val="li"/>
        <w:numPr>
          <w:ilvl w:val="0"/>
          <w:numId w:val="258"/>
        </w:numPr>
        <w:ind w:left="600"/>
      </w:pPr>
      <w:r>
        <w:t xml:space="preserve">Zero or more </w:t>
      </w:r>
      <w:r w:rsidR="0005095D">
        <w:t>signature input formal arguments</w:t>
      </w:r>
      <w:r>
        <w:t xml:space="preserve"> </w:t>
      </w:r>
    </w:p>
    <w:p w14:paraId="12CE8217" w14:textId="77777777" w:rsidR="008A5E4E" w:rsidRDefault="0065745B">
      <w:pPr>
        <w:pStyle w:val="li"/>
        <w:numPr>
          <w:ilvl w:val="0"/>
          <w:numId w:val="258"/>
        </w:numPr>
        <w:spacing w:after="320"/>
        <w:ind w:left="600"/>
      </w:pPr>
      <w:r>
        <w:t>The next top-level item</w:t>
      </w:r>
    </w:p>
    <w:p w14:paraId="17616C6C" w14:textId="6CE15ED3" w:rsidR="008A5E4E" w:rsidRDefault="0065745B">
      <w:pPr>
        <w:pStyle w:val="p"/>
      </w:pPr>
      <w:r>
        <w:t xml:space="preserve">The formal arguments are </w:t>
      </w:r>
      <w:r>
        <w:rPr>
          <w:rStyle w:val="code1"/>
        </w:rPr>
        <w:t>BrigDirectiveVariable</w:t>
      </w:r>
      <w:r>
        <w:t xml:space="preserve"> with a </w:t>
      </w:r>
      <w:r>
        <w:rPr>
          <w:rStyle w:val="code1"/>
        </w:rPr>
        <w:t>segment</w:t>
      </w:r>
      <w:r>
        <w:t xml:space="preserve"> field of: </w:t>
      </w:r>
      <w:r>
        <w:rPr>
          <w:rStyle w:val="code1"/>
        </w:rPr>
        <w:t>BRIG_SEGMENT_KERNARG</w:t>
      </w:r>
      <w:r>
        <w:t xml:space="preserve"> for kernels; and </w:t>
      </w:r>
      <w:r>
        <w:rPr>
          <w:rStyle w:val="code1"/>
        </w:rPr>
        <w:t>BRIG_SEGMENT_ARG</w:t>
      </w:r>
      <w:r>
        <w:t xml:space="preserve"> for functions and signatures. For signatures the </w:t>
      </w:r>
      <w:r>
        <w:rPr>
          <w:rStyle w:val="code1"/>
        </w:rPr>
        <w:t>name</w:t>
      </w:r>
      <w:r>
        <w:t xml:space="preserve"> field </w:t>
      </w:r>
      <w:r w:rsidR="007B2E37">
        <w:t xml:space="preserve">of a signature formal argument </w:t>
      </w:r>
      <w:r>
        <w:t>can be 0 if no formal argument name is specified.</w:t>
      </w:r>
    </w:p>
    <w:p w14:paraId="0F892A54" w14:textId="77777777" w:rsidR="008A5E4E" w:rsidRDefault="0065745B">
      <w:pPr>
        <w:pStyle w:val="pNoPageBreakAfter"/>
      </w:pPr>
      <w:r>
        <w:t>Syntax is:</w:t>
      </w:r>
    </w:p>
    <w:p w14:paraId="1C2989BF" w14:textId="0AF1804D" w:rsidR="008A5E4E" w:rsidRDefault="0065745B">
      <w:pPr>
        <w:pStyle w:val="pre"/>
      </w:pPr>
      <w:r>
        <w:t>struct BrigDirectiveExecutable {</w:t>
      </w:r>
      <w:r>
        <w:br/>
        <w:t xml:space="preserve">   BrigBase base;</w:t>
      </w:r>
      <w:r>
        <w:br/>
        <w:t xml:space="preserve">   BrigDataOffsetString32_t name;</w:t>
      </w:r>
      <w:r>
        <w:br/>
        <w:t xml:space="preserve">   uint16_t outArgCount;</w:t>
      </w:r>
      <w:r>
        <w:br/>
        <w:t xml:space="preserve">   uint16_t inArgCount;</w:t>
      </w:r>
      <w:r>
        <w:br/>
        <w:t xml:space="preserve">   BrigCodeOffset32_t firstInArg;</w:t>
      </w:r>
      <w:r>
        <w:br/>
        <w:t xml:space="preserve">   BrigCodeOffset32_t firstCodeBlockEntry;</w:t>
      </w:r>
      <w:r>
        <w:br/>
        <w:t xml:space="preserve">   BrigCodeOffset32_t nextModuleEntry;</w:t>
      </w:r>
      <w:r>
        <w:br/>
        <w:t xml:space="preserve">   BrigExecutableModifier8_t modifier;</w:t>
      </w:r>
      <w:r>
        <w:br/>
        <w:t xml:space="preserve">   BrigLinkage8_t linkage;</w:t>
      </w:r>
      <w:r>
        <w:br/>
        <w:t xml:space="preserve">   uint16_t reserved;</w:t>
      </w:r>
      <w:r>
        <w:br/>
        <w:t xml:space="preserve"> };</w:t>
      </w:r>
    </w:p>
    <w:p w14:paraId="009624D4" w14:textId="77777777" w:rsidR="008A5E4E" w:rsidRDefault="0065745B">
      <w:pPr>
        <w:pStyle w:val="pNoPageBreakAfter"/>
      </w:pPr>
      <w:r>
        <w:t>Fields are:</w:t>
      </w:r>
    </w:p>
    <w:p w14:paraId="1B0F9496" w14:textId="77777777" w:rsidR="008A5E4E" w:rsidRDefault="0065745B">
      <w:pPr>
        <w:pStyle w:val="li"/>
        <w:numPr>
          <w:ilvl w:val="0"/>
          <w:numId w:val="259"/>
        </w:numPr>
        <w:spacing w:before="320"/>
        <w:ind w:left="600"/>
      </w:pPr>
      <w:r>
        <w:rPr>
          <w:rStyle w:val="code1"/>
        </w:rPr>
        <w:t>BrigBase base</w:t>
      </w:r>
      <w:r>
        <w:t xml:space="preserve"> — </w:t>
      </w:r>
      <w:r>
        <w:rPr>
          <w:rStyle w:val="code1"/>
        </w:rPr>
        <w:t>base.kind</w:t>
      </w:r>
      <w:r>
        <w:t xml:space="preserve"> must be </w:t>
      </w:r>
      <w:r>
        <w:rPr>
          <w:rStyle w:val="code1"/>
        </w:rPr>
        <w:t>BRIG_KIND_DIRECTIVE_KERNEL</w:t>
      </w:r>
      <w:r>
        <w:t xml:space="preserve">, </w:t>
      </w:r>
      <w:r>
        <w:rPr>
          <w:rStyle w:val="code1"/>
        </w:rPr>
        <w:t>BRIG_KIND_DIRECTIVE_FUNCTION</w:t>
      </w:r>
      <w:r>
        <w:t xml:space="preserve"> or </w:t>
      </w:r>
      <w:r>
        <w:rPr>
          <w:rStyle w:val="code1"/>
        </w:rPr>
        <w:t>BRIG_KIND_DIRECTIVE_SIGNATURE</w:t>
      </w:r>
      <w:r>
        <w:t xml:space="preserve">. </w:t>
      </w:r>
    </w:p>
    <w:p w14:paraId="3FC4017B" w14:textId="77777777" w:rsidR="008A5E4E" w:rsidRDefault="0065745B">
      <w:pPr>
        <w:pStyle w:val="li"/>
        <w:numPr>
          <w:ilvl w:val="0"/>
          <w:numId w:val="259"/>
        </w:numPr>
        <w:ind w:left="600"/>
      </w:pPr>
      <w:r>
        <w:rPr>
          <w:rStyle w:val="code1"/>
        </w:rPr>
        <w:t>BrigDataOffsetString32_t name</w:t>
      </w:r>
      <w:r>
        <w:t xml:space="preserve"> — Byte offset to the place in the </w:t>
      </w:r>
      <w:r>
        <w:rPr>
          <w:rStyle w:val="code1"/>
        </w:rPr>
        <w:t>hsa_data</w:t>
      </w:r>
      <w:r>
        <w:t xml:space="preserve"> section giving the name of the kernel, function or signature.</w:t>
      </w:r>
    </w:p>
    <w:p w14:paraId="5D79997F" w14:textId="77777777" w:rsidR="008A5E4E" w:rsidRDefault="0065745B">
      <w:pPr>
        <w:pStyle w:val="li"/>
        <w:numPr>
          <w:ilvl w:val="0"/>
          <w:numId w:val="259"/>
        </w:numPr>
        <w:ind w:left="600"/>
      </w:pPr>
      <w:r>
        <w:rPr>
          <w:rStyle w:val="code1"/>
        </w:rPr>
        <w:t>uint16_t outArgCount</w:t>
      </w:r>
      <w:r>
        <w:t xml:space="preserve"> — The number of output parameters from the function or signature. Must be 0 for kernels.</w:t>
      </w:r>
    </w:p>
    <w:p w14:paraId="1D027C26" w14:textId="77777777" w:rsidR="008A5E4E" w:rsidRDefault="0065745B">
      <w:pPr>
        <w:pStyle w:val="li"/>
        <w:numPr>
          <w:ilvl w:val="0"/>
          <w:numId w:val="259"/>
        </w:numPr>
        <w:ind w:left="600"/>
      </w:pPr>
      <w:r>
        <w:rPr>
          <w:rStyle w:val="code1"/>
        </w:rPr>
        <w:t>uint16_t inArgCount</w:t>
      </w:r>
      <w:r>
        <w:t xml:space="preserve"> — The number of input formal arguments to the kernel, function or signature.</w:t>
      </w:r>
    </w:p>
    <w:p w14:paraId="03617D93" w14:textId="77777777" w:rsidR="008A5E4E" w:rsidRDefault="0065745B">
      <w:pPr>
        <w:pStyle w:val="li"/>
        <w:numPr>
          <w:ilvl w:val="0"/>
          <w:numId w:val="259"/>
        </w:numPr>
        <w:ind w:left="600"/>
      </w:pPr>
      <w:r>
        <w:rPr>
          <w:rStyle w:val="code1"/>
        </w:rPr>
        <w:t>BrigCodeOffset32_t firstInArg</w:t>
      </w:r>
      <w:r>
        <w:t xml:space="preserve"> — Byte offset to the location in the </w:t>
      </w:r>
      <w:r>
        <w:rPr>
          <w:rStyle w:val="code1"/>
        </w:rPr>
        <w:t>hsa_code</w:t>
      </w:r>
      <w:r>
        <w:t xml:space="preserve"> section of the first input formal argument. If there are no input formal arguments, then this must be the same value as </w:t>
      </w:r>
      <w:r>
        <w:rPr>
          <w:rStyle w:val="code1"/>
        </w:rPr>
        <w:t>firstCodeBlockEntry</w:t>
      </w:r>
      <w:r>
        <w:t xml:space="preserve">. </w:t>
      </w:r>
    </w:p>
    <w:p w14:paraId="4E1B139E" w14:textId="6DD3B727" w:rsidR="008A5E4E" w:rsidRDefault="0065745B">
      <w:pPr>
        <w:pStyle w:val="li"/>
        <w:numPr>
          <w:ilvl w:val="0"/>
          <w:numId w:val="259"/>
        </w:numPr>
        <w:ind w:left="600"/>
      </w:pPr>
      <w:r>
        <w:rPr>
          <w:rStyle w:val="code1"/>
        </w:rPr>
        <w:t>BrigCodeOffset32_t firstCodeBlockEntry</w:t>
      </w:r>
      <w:r>
        <w:t xml:space="preserve"> — Byte offset to the location in the </w:t>
      </w:r>
      <w:r>
        <w:rPr>
          <w:rStyle w:val="code1"/>
        </w:rPr>
        <w:t>hsa_code</w:t>
      </w:r>
      <w:r>
        <w:t xml:space="preserve"> section of the first entry inside the code block of this kernel or function. If this is a signature, kernel or function declaration (indicated by </w:t>
      </w:r>
      <w:r>
        <w:rPr>
          <w:rStyle w:val="code1"/>
        </w:rPr>
        <w:t>modifier</w:t>
      </w:r>
      <w:r>
        <w:t xml:space="preserve"> with a </w:t>
      </w:r>
      <w:r>
        <w:rPr>
          <w:rStyle w:val="code1"/>
        </w:rPr>
        <w:t>BRIG_EXECUTABLE_DEFINITION</w:t>
      </w:r>
      <w:r>
        <w:t xml:space="preserve"> of zero), or if the kernel or function definition code block has no entries, then this must be the same value as </w:t>
      </w:r>
      <w:r>
        <w:rPr>
          <w:rStyle w:val="code1"/>
        </w:rPr>
        <w:t>nextModuleEntry</w:t>
      </w:r>
      <w:r>
        <w:t>.</w:t>
      </w:r>
    </w:p>
    <w:p w14:paraId="7FCC7C78" w14:textId="77777777" w:rsidR="008A5E4E" w:rsidRDefault="0065745B">
      <w:pPr>
        <w:pStyle w:val="li"/>
        <w:numPr>
          <w:ilvl w:val="0"/>
          <w:numId w:val="259"/>
        </w:numPr>
        <w:ind w:left="600"/>
      </w:pPr>
      <w:r>
        <w:rPr>
          <w:rStyle w:val="code1"/>
        </w:rPr>
        <w:t>BrigCodeOffset32_t nextModuleEntry</w:t>
      </w:r>
      <w:r>
        <w:t xml:space="preserve"> — Byte offset to the location in the </w:t>
      </w:r>
      <w:r>
        <w:rPr>
          <w:rStyle w:val="code1"/>
        </w:rPr>
        <w:t>hsa_code</w:t>
      </w:r>
      <w:r>
        <w:t xml:space="preserve"> section of the next module scope entry outside this kernel, function or signature. If there are no more module entries, then this must be the size of the </w:t>
      </w:r>
      <w:r>
        <w:rPr>
          <w:rStyle w:val="code1"/>
        </w:rPr>
        <w:t>hsa_code</w:t>
      </w:r>
      <w:r>
        <w:t xml:space="preserve"> section.</w:t>
      </w:r>
    </w:p>
    <w:p w14:paraId="637FBAFE" w14:textId="77777777" w:rsidR="008A5E4E" w:rsidRDefault="0065745B">
      <w:pPr>
        <w:pStyle w:val="li"/>
        <w:numPr>
          <w:ilvl w:val="0"/>
          <w:numId w:val="259"/>
        </w:numPr>
        <w:ind w:left="600"/>
      </w:pPr>
      <w:r>
        <w:rPr>
          <w:rStyle w:val="code1"/>
        </w:rPr>
        <w:t>BrigExecutableModifier8_t modifier</w:t>
      </w:r>
      <w:r>
        <w:t xml:space="preserve"> — Modifier for the kernel, function or signature. The </w:t>
      </w:r>
      <w:r>
        <w:rPr>
          <w:rStyle w:val="code1"/>
        </w:rPr>
        <w:t>BRIG_EXECUTABLE_DEFINITION</w:t>
      </w:r>
      <w:r>
        <w:t xml:space="preserve"> must be 1 for signatures because they are always definitions; 0 if the kernel or function is a declaration; and 1 if the kernel or function is a definition. See </w:t>
      </w:r>
      <w:r>
        <w:rPr>
          <w:rStyle w:val="xref1"/>
        </w:rPr>
        <w:t>18.3.9. BrigExecutableModifierMask (</w:t>
      </w:r>
      <w:r w:rsidR="009A76EE" w:rsidRPr="008A5E4E">
        <w:fldChar w:fldCharType="begin"/>
      </w:r>
      <w:r w:rsidR="008A5E4E">
        <w:instrText xml:space="preserve"> PAGEREF _Ref1606415627 \p \h  \* MERGEFORMAT </w:instrText>
      </w:r>
      <w:r w:rsidR="009A76EE" w:rsidRPr="008A5E4E">
        <w:fldChar w:fldCharType="separate"/>
      </w:r>
      <w:r w:rsidR="00533AF0" w:rsidRPr="00533AF0">
        <w:rPr>
          <w:rStyle w:val="xref1"/>
          <w:noProof/>
        </w:rPr>
        <w:t>on</w:t>
      </w:r>
      <w:r w:rsidR="00533AF0">
        <w:rPr>
          <w:noProof/>
        </w:rPr>
        <w:t xml:space="preserve"> page 313</w:t>
      </w:r>
      <w:r w:rsidR="009A76EE" w:rsidRPr="008A5E4E">
        <w:rPr>
          <w:rStyle w:val="xref1"/>
        </w:rPr>
        <w:fldChar w:fldCharType="end"/>
      </w:r>
      <w:r>
        <w:rPr>
          <w:rStyle w:val="xref1"/>
        </w:rPr>
        <w:t>)</w:t>
      </w:r>
      <w:r>
        <w:t>.</w:t>
      </w:r>
    </w:p>
    <w:p w14:paraId="36359151" w14:textId="77777777" w:rsidR="008A5E4E" w:rsidRDefault="0065745B">
      <w:pPr>
        <w:pStyle w:val="li"/>
        <w:numPr>
          <w:ilvl w:val="0"/>
          <w:numId w:val="259"/>
        </w:numPr>
        <w:ind w:left="600"/>
      </w:pPr>
      <w:r>
        <w:rPr>
          <w:rStyle w:val="code1"/>
        </w:rPr>
        <w:t>BrigLinkage8_t linkage</w:t>
      </w:r>
      <w:r>
        <w:t xml:space="preserve"> — Values are specified by the </w:t>
      </w:r>
      <w:r>
        <w:rPr>
          <w:rStyle w:val="code1"/>
        </w:rPr>
        <w:t>BrigLinkage</w:t>
      </w:r>
      <w:r>
        <w:t xml:space="preserve"> enumeration. Must be </w:t>
      </w:r>
      <w:r>
        <w:rPr>
          <w:rStyle w:val="code1"/>
        </w:rPr>
        <w:t>BRIG_LINKAGE_NONE</w:t>
      </w:r>
      <w:r>
        <w:t xml:space="preserve"> for signatures; and </w:t>
      </w:r>
      <w:r>
        <w:rPr>
          <w:rStyle w:val="code1"/>
        </w:rPr>
        <w:t>BRIG_LINKAGE_PROGRAM</w:t>
      </w:r>
      <w:r>
        <w:t xml:space="preserve"> or </w:t>
      </w:r>
      <w:r>
        <w:rPr>
          <w:rStyle w:val="code1"/>
        </w:rPr>
        <w:t>BRIG_LINKAGE_MODULE</w:t>
      </w:r>
      <w:r>
        <w:t xml:space="preserve"> for kernels or functions depending on the linkage specified. See </w:t>
      </w:r>
      <w:r>
        <w:rPr>
          <w:rStyle w:val="xref1"/>
        </w:rPr>
        <w:t>18.3.15. BrigLinkage (</w:t>
      </w:r>
      <w:r w:rsidR="009A76EE" w:rsidRPr="008A5E4E">
        <w:fldChar w:fldCharType="begin"/>
      </w:r>
      <w:r w:rsidR="008A5E4E">
        <w:instrText xml:space="preserve"> PAGEREF _Ref1850432183 \p \h  \* MERGEFORMAT </w:instrText>
      </w:r>
      <w:r w:rsidR="009A76EE" w:rsidRPr="008A5E4E">
        <w:fldChar w:fldCharType="separate"/>
      </w:r>
      <w:r w:rsidR="00533AF0" w:rsidRPr="00533AF0">
        <w:rPr>
          <w:rStyle w:val="xref1"/>
          <w:noProof/>
        </w:rPr>
        <w:t>on</w:t>
      </w:r>
      <w:r w:rsidR="00533AF0">
        <w:rPr>
          <w:noProof/>
        </w:rPr>
        <w:t xml:space="preserve"> page 315</w:t>
      </w:r>
      <w:r w:rsidR="009A76EE" w:rsidRPr="008A5E4E">
        <w:rPr>
          <w:rStyle w:val="xref1"/>
        </w:rPr>
        <w:fldChar w:fldCharType="end"/>
      </w:r>
      <w:r>
        <w:rPr>
          <w:rStyle w:val="xref1"/>
        </w:rPr>
        <w:t>)</w:t>
      </w:r>
      <w:r>
        <w:t>.</w:t>
      </w:r>
    </w:p>
    <w:p w14:paraId="4014B19C" w14:textId="77777777" w:rsidR="008A5E4E" w:rsidRDefault="0065745B">
      <w:pPr>
        <w:pStyle w:val="li"/>
        <w:numPr>
          <w:ilvl w:val="0"/>
          <w:numId w:val="259"/>
        </w:numPr>
        <w:spacing w:after="320"/>
        <w:ind w:left="600"/>
      </w:pPr>
      <w:r>
        <w:rPr>
          <w:rStyle w:val="code1"/>
        </w:rPr>
        <w:t>uint16_t reserved</w:t>
      </w:r>
      <w:r>
        <w:t xml:space="preserve"> — Must be 0.</w:t>
      </w:r>
    </w:p>
    <w:p w14:paraId="74EE77B3" w14:textId="77777777" w:rsidR="008A5E4E" w:rsidRDefault="0065745B">
      <w:pPr>
        <w:pStyle w:val="h4"/>
      </w:pPr>
      <w:bookmarkStart w:id="1151" w:name="_Toc396034472"/>
      <w:r>
        <w:t xml:space="preserve">18.5.1.6 </w:t>
      </w:r>
      <w:bookmarkStart w:id="1152" w:name="_Ref-783103004"/>
      <w:r>
        <w:t>BrigDirectiveExtension</w:t>
      </w:r>
      <w:bookmarkEnd w:id="1151"/>
      <w:bookmarkEnd w:id="1152"/>
    </w:p>
    <w:p w14:paraId="7B72F98C" w14:textId="77777777" w:rsidR="008A5E4E" w:rsidRDefault="0065745B">
      <w:pPr>
        <w:pStyle w:val="p"/>
      </w:pPr>
      <w:r>
        <w:rPr>
          <w:rStyle w:val="code1"/>
        </w:rPr>
        <w:t>BrigDirectiveExtension</w:t>
      </w:r>
      <w:r>
        <w:t xml:space="preserve"> is used to enable a device-specific extension. For more information, see </w:t>
      </w:r>
      <w:r>
        <w:rPr>
          <w:rStyle w:val="xref1"/>
        </w:rPr>
        <w:t>13.1. extension Directive (</w:t>
      </w:r>
      <w:r w:rsidR="009A76EE" w:rsidRPr="008A5E4E">
        <w:fldChar w:fldCharType="begin"/>
      </w:r>
      <w:r w:rsidR="008A5E4E">
        <w:instrText xml:space="preserve"> PAGEREF _Ref106799399 \p \h  \* MERGEFORMAT </w:instrText>
      </w:r>
      <w:r w:rsidR="009A76EE" w:rsidRPr="008A5E4E">
        <w:fldChar w:fldCharType="separate"/>
      </w:r>
      <w:r w:rsidR="00533AF0" w:rsidRPr="00533AF0">
        <w:rPr>
          <w:rStyle w:val="xref1"/>
          <w:noProof/>
        </w:rPr>
        <w:t>on</w:t>
      </w:r>
      <w:r w:rsidR="00533AF0">
        <w:rPr>
          <w:noProof/>
        </w:rPr>
        <w:t xml:space="preserve"> page 283</w:t>
      </w:r>
      <w:r w:rsidR="009A76EE" w:rsidRPr="008A5E4E">
        <w:rPr>
          <w:rStyle w:val="xref1"/>
        </w:rPr>
        <w:fldChar w:fldCharType="end"/>
      </w:r>
      <w:r>
        <w:rPr>
          <w:rStyle w:val="xref1"/>
        </w:rPr>
        <w:t>)</w:t>
      </w:r>
      <w:r>
        <w:t xml:space="preserve">. </w:t>
      </w:r>
    </w:p>
    <w:p w14:paraId="04DC62E1" w14:textId="77777777" w:rsidR="008A5E4E" w:rsidRDefault="0065745B">
      <w:pPr>
        <w:pStyle w:val="pNoPageBreakAfter"/>
      </w:pPr>
      <w:r>
        <w:t>Syntax is:</w:t>
      </w:r>
    </w:p>
    <w:p w14:paraId="15C9FE53" w14:textId="77777777" w:rsidR="008A5E4E" w:rsidRDefault="0065745B">
      <w:pPr>
        <w:pStyle w:val="pre"/>
      </w:pPr>
      <w:r>
        <w:t>struct BrigDirectiveExtension {</w:t>
      </w:r>
      <w:r>
        <w:br/>
        <w:t xml:space="preserve">   BrigBase base;</w:t>
      </w:r>
      <w:r>
        <w:br/>
        <w:t xml:space="preserve">   BrigDataOffsetString32_t name;</w:t>
      </w:r>
      <w:r>
        <w:br/>
        <w:t xml:space="preserve"> };</w:t>
      </w:r>
    </w:p>
    <w:p w14:paraId="012E6C8E" w14:textId="77777777" w:rsidR="008A5E4E" w:rsidRDefault="0065745B">
      <w:pPr>
        <w:pStyle w:val="pNoPageBreakAfter"/>
      </w:pPr>
      <w:r>
        <w:t>Fields are:</w:t>
      </w:r>
    </w:p>
    <w:p w14:paraId="6D07321D" w14:textId="77777777" w:rsidR="008A5E4E" w:rsidRDefault="0065745B">
      <w:pPr>
        <w:pStyle w:val="li"/>
        <w:numPr>
          <w:ilvl w:val="0"/>
          <w:numId w:val="260"/>
        </w:numPr>
        <w:spacing w:before="320"/>
        <w:ind w:left="600"/>
      </w:pPr>
      <w:r>
        <w:rPr>
          <w:rStyle w:val="code1"/>
        </w:rPr>
        <w:t>BrigBase base</w:t>
      </w:r>
      <w:r>
        <w:t xml:space="preserve"> — </w:t>
      </w:r>
      <w:r>
        <w:rPr>
          <w:rStyle w:val="code1"/>
        </w:rPr>
        <w:t>base.kind</w:t>
      </w:r>
      <w:r>
        <w:t xml:space="preserve"> must be </w:t>
      </w:r>
      <w:r>
        <w:rPr>
          <w:rStyle w:val="code1"/>
        </w:rPr>
        <w:t>BRIG_KIND_DIRECTIVE_EXTENSION</w:t>
      </w:r>
      <w:r>
        <w:t xml:space="preserve">. </w:t>
      </w:r>
    </w:p>
    <w:p w14:paraId="481A7B05" w14:textId="77777777" w:rsidR="008A5E4E" w:rsidRDefault="0065745B">
      <w:pPr>
        <w:pStyle w:val="li"/>
        <w:numPr>
          <w:ilvl w:val="0"/>
          <w:numId w:val="260"/>
        </w:numPr>
        <w:spacing w:after="320"/>
        <w:ind w:left="600"/>
      </w:pPr>
      <w:r>
        <w:rPr>
          <w:rStyle w:val="code1"/>
        </w:rPr>
        <w:t>BrigDataOffsetString32_t name</w:t>
      </w:r>
      <w:r>
        <w:t xml:space="preserve"> — Byte offset to the place in the </w:t>
      </w:r>
      <w:r>
        <w:rPr>
          <w:rStyle w:val="code1"/>
        </w:rPr>
        <w:t>hsa_data</w:t>
      </w:r>
      <w:r>
        <w:t xml:space="preserve"> section where the name of the extension appears.</w:t>
      </w:r>
    </w:p>
    <w:p w14:paraId="3AEE5731" w14:textId="77777777" w:rsidR="008A5E4E" w:rsidRDefault="0065745B">
      <w:pPr>
        <w:pStyle w:val="h4"/>
      </w:pPr>
      <w:bookmarkStart w:id="1153" w:name="_Toc396034473"/>
      <w:r>
        <w:t xml:space="preserve">18.5.1.7 </w:t>
      </w:r>
      <w:bookmarkStart w:id="1154" w:name="_Ref116455631"/>
      <w:r>
        <w:t>BrigDirectiveFbarrier</w:t>
      </w:r>
      <w:bookmarkEnd w:id="1153"/>
      <w:bookmarkEnd w:id="1154"/>
    </w:p>
    <w:p w14:paraId="6493CD9D" w14:textId="2D3DE7B0" w:rsidR="008A5E4E" w:rsidRDefault="0065745B">
      <w:pPr>
        <w:pStyle w:val="p"/>
      </w:pPr>
      <w:r>
        <w:rPr>
          <w:rStyle w:val="code1"/>
        </w:rPr>
        <w:t>BrigDirectiveFbarrier</w:t>
      </w:r>
      <w:r>
        <w:t xml:space="preserve"> is used for fbarrier </w:t>
      </w:r>
      <w:r w:rsidR="00792164">
        <w:t xml:space="preserve">declarations and </w:t>
      </w:r>
      <w:r>
        <w:t xml:space="preserve">definitions. </w:t>
      </w:r>
    </w:p>
    <w:p w14:paraId="1543DF92" w14:textId="77777777" w:rsidR="008A5E4E" w:rsidRDefault="0065745B">
      <w:pPr>
        <w:pStyle w:val="pNoPageBreakAfter"/>
      </w:pPr>
      <w:r>
        <w:t>Syntax is:</w:t>
      </w:r>
    </w:p>
    <w:p w14:paraId="67E4AE37" w14:textId="5B14473D" w:rsidR="008A5E4E" w:rsidRDefault="0065745B">
      <w:pPr>
        <w:pStyle w:val="pre"/>
      </w:pPr>
      <w:r>
        <w:t>struct BrigDirectiveFbarrier {</w:t>
      </w:r>
      <w:r>
        <w:br/>
        <w:t xml:space="preserve">   BrigBase base;</w:t>
      </w:r>
      <w:r>
        <w:br/>
        <w:t xml:space="preserve">   BrigDataOffsetString32_t name;</w:t>
      </w:r>
      <w:r>
        <w:br/>
        <w:t xml:space="preserve">   Brig</w:t>
      </w:r>
      <w:r w:rsidR="00D80B24">
        <w:t>Variable</w:t>
      </w:r>
      <w:r>
        <w:t>Modifier8_t modifier;</w:t>
      </w:r>
      <w:r>
        <w:br/>
        <w:t xml:space="preserve">   BrigLinkage8_t linkage;</w:t>
      </w:r>
      <w:r>
        <w:br/>
        <w:t xml:space="preserve">   uint16_t reserved;</w:t>
      </w:r>
      <w:r>
        <w:br/>
        <w:t xml:space="preserve"> };</w:t>
      </w:r>
    </w:p>
    <w:p w14:paraId="4AFC6D70" w14:textId="77777777" w:rsidR="008A5E4E" w:rsidRDefault="0065745B">
      <w:pPr>
        <w:pStyle w:val="pNoPageBreakAfter"/>
      </w:pPr>
      <w:r>
        <w:t>Fields are:</w:t>
      </w:r>
    </w:p>
    <w:p w14:paraId="50FF4C62" w14:textId="77777777" w:rsidR="008A5E4E" w:rsidRDefault="0065745B">
      <w:pPr>
        <w:pStyle w:val="li"/>
        <w:numPr>
          <w:ilvl w:val="0"/>
          <w:numId w:val="261"/>
        </w:numPr>
        <w:spacing w:before="320"/>
        <w:ind w:left="600"/>
      </w:pPr>
      <w:r>
        <w:rPr>
          <w:rStyle w:val="code1"/>
        </w:rPr>
        <w:t>BrigBase base</w:t>
      </w:r>
      <w:r>
        <w:t xml:space="preserve"> — </w:t>
      </w:r>
      <w:r>
        <w:rPr>
          <w:rStyle w:val="code1"/>
        </w:rPr>
        <w:t>base.kind</w:t>
      </w:r>
      <w:r>
        <w:t xml:space="preserve"> must be </w:t>
      </w:r>
      <w:r>
        <w:rPr>
          <w:rStyle w:val="code1"/>
        </w:rPr>
        <w:t>BRIG_KIND_DIRECTIVE_FBARRIER</w:t>
      </w:r>
      <w:r>
        <w:t xml:space="preserve">. </w:t>
      </w:r>
    </w:p>
    <w:p w14:paraId="6D223E9D" w14:textId="77777777" w:rsidR="008A5E4E" w:rsidRDefault="0065745B">
      <w:pPr>
        <w:pStyle w:val="li"/>
        <w:numPr>
          <w:ilvl w:val="0"/>
          <w:numId w:val="261"/>
        </w:numPr>
        <w:ind w:left="600"/>
      </w:pPr>
      <w:r>
        <w:rPr>
          <w:rStyle w:val="code1"/>
        </w:rPr>
        <w:t>BrigDataOffsetString32_t name</w:t>
      </w:r>
      <w:r>
        <w:t xml:space="preserve"> — Byte offset to the place in the </w:t>
      </w:r>
      <w:r>
        <w:rPr>
          <w:rStyle w:val="code1"/>
        </w:rPr>
        <w:t>hsa_data</w:t>
      </w:r>
      <w:r>
        <w:t xml:space="preserve"> section where the name of the fbarrier appears.</w:t>
      </w:r>
    </w:p>
    <w:p w14:paraId="1BA2B688" w14:textId="2DEBEA72" w:rsidR="002C7025" w:rsidRDefault="00D80B24" w:rsidP="00D80B24">
      <w:pPr>
        <w:pStyle w:val="li"/>
        <w:numPr>
          <w:ilvl w:val="0"/>
          <w:numId w:val="261"/>
        </w:numPr>
        <w:ind w:left="600"/>
      </w:pPr>
      <w:r>
        <w:rPr>
          <w:rStyle w:val="code1"/>
        </w:rPr>
        <w:t>BrigVariableModifier8</w:t>
      </w:r>
      <w:r w:rsidR="0065745B">
        <w:rPr>
          <w:rStyle w:val="code1"/>
        </w:rPr>
        <w:t>_t modifier</w:t>
      </w:r>
      <w:r w:rsidR="0065745B">
        <w:t xml:space="preserve"> — Modifier for the fbarrier. The </w:t>
      </w:r>
      <w:r w:rsidR="0065745B">
        <w:rPr>
          <w:rStyle w:val="code1"/>
        </w:rPr>
        <w:t>BRIG_</w:t>
      </w:r>
      <w:r>
        <w:rPr>
          <w:rStyle w:val="code1"/>
        </w:rPr>
        <w:t>VARIABLE</w:t>
      </w:r>
      <w:r w:rsidR="0065745B">
        <w:rPr>
          <w:rStyle w:val="code1"/>
        </w:rPr>
        <w:t>_DEFINITION</w:t>
      </w:r>
      <w:r w:rsidR="0065745B">
        <w:t xml:space="preserve"> must be 0 if a declaration; and 1 if a definition.</w:t>
      </w:r>
      <w:r w:rsidR="00696DE9">
        <w:t xml:space="preserve"> The values for other bitmask fields must be 0.</w:t>
      </w:r>
      <w:r w:rsidR="0065745B">
        <w:t xml:space="preserve"> </w:t>
      </w:r>
      <w:r>
        <w:t xml:space="preserve">See </w:t>
      </w:r>
      <w:r>
        <w:rPr>
          <w:rStyle w:val="xref1"/>
        </w:rPr>
        <w:t>18.3.35. BrigVariableModifierMask (</w:t>
      </w:r>
      <w:r w:rsidRPr="008A5E4E">
        <w:fldChar w:fldCharType="begin"/>
      </w:r>
      <w:r>
        <w:instrText xml:space="preserve"> PAGEREF _Ref-715269438 \p \h  \* MERGEFORMAT </w:instrText>
      </w:r>
      <w:r w:rsidRPr="008A5E4E">
        <w:fldChar w:fldCharType="separate"/>
      </w:r>
      <w:r w:rsidRPr="00533AF0">
        <w:rPr>
          <w:rStyle w:val="xref1"/>
          <w:noProof/>
        </w:rPr>
        <w:t>on</w:t>
      </w:r>
      <w:r>
        <w:rPr>
          <w:noProof/>
        </w:rPr>
        <w:t xml:space="preserve"> page 324</w:t>
      </w:r>
      <w:r w:rsidRPr="008A5E4E">
        <w:rPr>
          <w:rStyle w:val="xref1"/>
        </w:rPr>
        <w:fldChar w:fldCharType="end"/>
      </w:r>
      <w:r>
        <w:rPr>
          <w:rStyle w:val="xref1"/>
        </w:rPr>
        <w:t>)</w:t>
      </w:r>
      <w:r>
        <w:t>.</w:t>
      </w:r>
    </w:p>
    <w:p w14:paraId="1C025B03" w14:textId="77777777" w:rsidR="008A5E4E" w:rsidRDefault="0065745B" w:rsidP="00D80B24">
      <w:pPr>
        <w:pStyle w:val="li"/>
        <w:numPr>
          <w:ilvl w:val="0"/>
          <w:numId w:val="261"/>
        </w:numPr>
        <w:ind w:left="600"/>
      </w:pPr>
      <w:r>
        <w:rPr>
          <w:rStyle w:val="code1"/>
        </w:rPr>
        <w:t>BrigLinkage8_t linkage</w:t>
      </w:r>
      <w:r>
        <w:t xml:space="preserve"> — Values are specified by the </w:t>
      </w:r>
      <w:r>
        <w:rPr>
          <w:rStyle w:val="code1"/>
        </w:rPr>
        <w:t>BrigLinkage</w:t>
      </w:r>
      <w:r>
        <w:t xml:space="preserve"> enumeration. For module scope fbarriers must be </w:t>
      </w:r>
      <w:r>
        <w:rPr>
          <w:rStyle w:val="code1"/>
        </w:rPr>
        <w:t>BRIG_LINKAGE_PROGRAM</w:t>
      </w:r>
      <w:r>
        <w:t xml:space="preserve"> or </w:t>
      </w:r>
      <w:r>
        <w:rPr>
          <w:rStyle w:val="code1"/>
        </w:rPr>
        <w:t>BRIG_LINKAGE_MODULE</w:t>
      </w:r>
      <w:r>
        <w:t xml:space="preserve"> depending on the linkage specified; and for function scope fbarriers must be </w:t>
      </w:r>
      <w:r>
        <w:rPr>
          <w:rStyle w:val="code1"/>
        </w:rPr>
        <w:t>BRIG_LINKAGE_FUNCTION</w:t>
      </w:r>
      <w:r>
        <w:t xml:space="preserve">. See </w:t>
      </w:r>
      <w:r>
        <w:rPr>
          <w:rStyle w:val="xref1"/>
        </w:rPr>
        <w:t>4.6.2. Scope (</w:t>
      </w:r>
      <w:r w:rsidR="009A76EE" w:rsidRPr="008A5E4E">
        <w:fldChar w:fldCharType="begin"/>
      </w:r>
      <w:r w:rsidR="008A5E4E">
        <w:instrText xml:space="preserve"> PAGEREF _Ref818044059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 xml:space="preserve"> and </w:t>
      </w:r>
      <w:r>
        <w:rPr>
          <w:rStyle w:val="xref1"/>
        </w:rPr>
        <w:t>18.3.15. BrigLinkage (</w:t>
      </w:r>
      <w:r w:rsidR="009A76EE" w:rsidRPr="008A5E4E">
        <w:fldChar w:fldCharType="begin"/>
      </w:r>
      <w:r w:rsidR="008A5E4E">
        <w:instrText xml:space="preserve"> PAGEREF _Ref1850432183 \p \h  \* MERGEFORMAT </w:instrText>
      </w:r>
      <w:r w:rsidR="009A76EE" w:rsidRPr="008A5E4E">
        <w:fldChar w:fldCharType="separate"/>
      </w:r>
      <w:r w:rsidR="00533AF0" w:rsidRPr="00533AF0">
        <w:rPr>
          <w:rStyle w:val="xref1"/>
          <w:noProof/>
        </w:rPr>
        <w:t>on</w:t>
      </w:r>
      <w:r w:rsidR="00533AF0">
        <w:rPr>
          <w:noProof/>
        </w:rPr>
        <w:t xml:space="preserve"> page 315</w:t>
      </w:r>
      <w:r w:rsidR="009A76EE" w:rsidRPr="008A5E4E">
        <w:rPr>
          <w:rStyle w:val="xref1"/>
        </w:rPr>
        <w:fldChar w:fldCharType="end"/>
      </w:r>
      <w:r>
        <w:rPr>
          <w:rStyle w:val="xref1"/>
        </w:rPr>
        <w:t>)</w:t>
      </w:r>
    </w:p>
    <w:p w14:paraId="216A42AE" w14:textId="77777777" w:rsidR="008A5E4E" w:rsidRDefault="0065745B">
      <w:pPr>
        <w:pStyle w:val="li"/>
        <w:numPr>
          <w:ilvl w:val="0"/>
          <w:numId w:val="261"/>
        </w:numPr>
        <w:spacing w:after="320"/>
        <w:ind w:left="600"/>
      </w:pPr>
      <w:r>
        <w:rPr>
          <w:rStyle w:val="code1"/>
        </w:rPr>
        <w:t>uint16_t reserved</w:t>
      </w:r>
      <w:r>
        <w:t xml:space="preserve"> — Must be 0.</w:t>
      </w:r>
    </w:p>
    <w:p w14:paraId="048CD6B8" w14:textId="77777777" w:rsidR="008A5E4E" w:rsidRDefault="0065745B">
      <w:pPr>
        <w:pStyle w:val="h4"/>
      </w:pPr>
      <w:bookmarkStart w:id="1155" w:name="_Toc396034474"/>
      <w:r>
        <w:t xml:space="preserve">18.5.1.8 </w:t>
      </w:r>
      <w:bookmarkStart w:id="1156" w:name="_Ref-2061276614"/>
      <w:r>
        <w:t>BrigDirectiveLabel</w:t>
      </w:r>
      <w:bookmarkEnd w:id="1155"/>
      <w:bookmarkEnd w:id="1156"/>
    </w:p>
    <w:p w14:paraId="2A160B97" w14:textId="77777777" w:rsidR="008A5E4E" w:rsidRDefault="0065745B">
      <w:pPr>
        <w:pStyle w:val="p"/>
      </w:pPr>
      <w:r>
        <w:rPr>
          <w:rStyle w:val="code1"/>
        </w:rPr>
        <w:t>BrigDirectiveLabel</w:t>
      </w:r>
      <w:r>
        <w:t xml:space="preserve"> declares a label. Label directives cannot be at the module level, they must be inside the code block of a function or a kernel.</w:t>
      </w:r>
    </w:p>
    <w:p w14:paraId="2AC762EB" w14:textId="77777777" w:rsidR="008A5E4E" w:rsidRDefault="0065745B">
      <w:pPr>
        <w:pStyle w:val="pNoPageBreakAfter"/>
      </w:pPr>
      <w:r>
        <w:t>Syntax is:</w:t>
      </w:r>
    </w:p>
    <w:p w14:paraId="3E2A9AA7" w14:textId="77777777" w:rsidR="008A5E4E" w:rsidRDefault="0065745B">
      <w:pPr>
        <w:pStyle w:val="pre"/>
      </w:pPr>
      <w:r>
        <w:t>struct BrigDirectiveLabel {</w:t>
      </w:r>
      <w:r>
        <w:br/>
        <w:t xml:space="preserve">   BrigBase base;</w:t>
      </w:r>
      <w:r>
        <w:br/>
        <w:t xml:space="preserve">   BrigDataOffsetString32_t name;</w:t>
      </w:r>
      <w:r>
        <w:br/>
        <w:t xml:space="preserve"> };                        </w:t>
      </w:r>
    </w:p>
    <w:p w14:paraId="037BC4E0" w14:textId="77777777" w:rsidR="008A5E4E" w:rsidRDefault="0065745B">
      <w:pPr>
        <w:pStyle w:val="pNoPageBreakAfter"/>
      </w:pPr>
      <w:r>
        <w:t>Fields are:</w:t>
      </w:r>
    </w:p>
    <w:p w14:paraId="3E3C6E70" w14:textId="77777777" w:rsidR="008A5E4E" w:rsidRDefault="0065745B">
      <w:pPr>
        <w:pStyle w:val="li"/>
        <w:numPr>
          <w:ilvl w:val="0"/>
          <w:numId w:val="262"/>
        </w:numPr>
        <w:spacing w:before="320"/>
        <w:ind w:left="600"/>
      </w:pPr>
      <w:r>
        <w:rPr>
          <w:rStyle w:val="code1"/>
        </w:rPr>
        <w:t>BrigBase base</w:t>
      </w:r>
      <w:r>
        <w:t xml:space="preserve"> — </w:t>
      </w:r>
      <w:r>
        <w:rPr>
          <w:rStyle w:val="code1"/>
        </w:rPr>
        <w:t>base.kind</w:t>
      </w:r>
      <w:r>
        <w:t xml:space="preserve"> must be </w:t>
      </w:r>
      <w:r>
        <w:rPr>
          <w:rStyle w:val="code1"/>
        </w:rPr>
        <w:t>BRIG_KIND_DIRECTIVE_LABEL</w:t>
      </w:r>
      <w:r>
        <w:t xml:space="preserve">. </w:t>
      </w:r>
    </w:p>
    <w:p w14:paraId="2F6586D8" w14:textId="77777777" w:rsidR="008A5E4E" w:rsidRDefault="0065745B">
      <w:pPr>
        <w:pStyle w:val="li"/>
        <w:numPr>
          <w:ilvl w:val="0"/>
          <w:numId w:val="262"/>
        </w:numPr>
        <w:spacing w:after="320"/>
        <w:ind w:left="600"/>
      </w:pPr>
      <w:r>
        <w:rPr>
          <w:rStyle w:val="code1"/>
        </w:rPr>
        <w:t>BrigDataOffsetString32_t name</w:t>
      </w:r>
      <w:r>
        <w:t xml:space="preserve"> — Byte offset to the place in the </w:t>
      </w:r>
      <w:r>
        <w:rPr>
          <w:rStyle w:val="code1"/>
        </w:rPr>
        <w:t>hsa_data</w:t>
      </w:r>
      <w:r>
        <w:t xml:space="preserve"> section table where the name of the label appears. </w:t>
      </w:r>
    </w:p>
    <w:p w14:paraId="64F2E33C" w14:textId="77777777" w:rsidR="008A5E4E" w:rsidRDefault="0065745B">
      <w:pPr>
        <w:pStyle w:val="h4"/>
      </w:pPr>
      <w:bookmarkStart w:id="1157" w:name="_Toc396034475"/>
      <w:r>
        <w:t xml:space="preserve">18.5.1.9 </w:t>
      </w:r>
      <w:bookmarkStart w:id="1158" w:name="_Ref-254843551"/>
      <w:r>
        <w:t>BrigDirectiveLoc</w:t>
      </w:r>
      <w:bookmarkEnd w:id="1157"/>
      <w:bookmarkEnd w:id="1158"/>
    </w:p>
    <w:p w14:paraId="55045BAC" w14:textId="77777777" w:rsidR="008A5E4E" w:rsidRDefault="0065745B">
      <w:pPr>
        <w:pStyle w:val="p"/>
      </w:pPr>
      <w:r>
        <w:rPr>
          <w:rStyle w:val="code1"/>
        </w:rPr>
        <w:t>BrigDirectiveLoc</w:t>
      </w:r>
      <w:r>
        <w:t xml:space="preserve"> specifies the source-level line position. The entries starting at next entry until the next </w:t>
      </w:r>
      <w:r>
        <w:rPr>
          <w:rStyle w:val="code1"/>
        </w:rPr>
        <w:t>BrigDirectiveLoc</w:t>
      </w:r>
      <w:r>
        <w:t xml:space="preserve"> are assumed to correspond to the source location defined by this directive. This is similar to the </w:t>
      </w:r>
      <w:r>
        <w:rPr>
          <w:rStyle w:val="code1"/>
        </w:rPr>
        <w:t>.linecpp</w:t>
      </w:r>
      <w:r>
        <w:t xml:space="preserve"> directive. For more information, see </w:t>
      </w:r>
      <w:r>
        <w:rPr>
          <w:rStyle w:val="xref1"/>
        </w:rPr>
        <w:t>13.2. loc Directive (</w:t>
      </w:r>
      <w:r w:rsidR="009A76EE" w:rsidRPr="008A5E4E">
        <w:fldChar w:fldCharType="begin"/>
      </w:r>
      <w:r w:rsidR="008A5E4E">
        <w:instrText xml:space="preserve"> PAGEREF _Ref1622145285 \p \h  \* MERGEFORMAT </w:instrText>
      </w:r>
      <w:r w:rsidR="009A76EE" w:rsidRPr="008A5E4E">
        <w:fldChar w:fldCharType="separate"/>
      </w:r>
      <w:r w:rsidR="00533AF0" w:rsidRPr="00533AF0">
        <w:rPr>
          <w:rStyle w:val="xref1"/>
          <w:noProof/>
        </w:rPr>
        <w:t>on</w:t>
      </w:r>
      <w:r w:rsidR="00533AF0">
        <w:rPr>
          <w:noProof/>
        </w:rPr>
        <w:t xml:space="preserve"> page 285</w:t>
      </w:r>
      <w:r w:rsidR="009A76EE" w:rsidRPr="008A5E4E">
        <w:rPr>
          <w:rStyle w:val="xref1"/>
        </w:rPr>
        <w:fldChar w:fldCharType="end"/>
      </w:r>
      <w:r>
        <w:rPr>
          <w:rStyle w:val="xref1"/>
        </w:rPr>
        <w:t>)</w:t>
      </w:r>
      <w:r>
        <w:t>.</w:t>
      </w:r>
    </w:p>
    <w:p w14:paraId="233DBE63" w14:textId="77777777" w:rsidR="008A5E4E" w:rsidRDefault="0065745B">
      <w:pPr>
        <w:pStyle w:val="pNoPageBreakAfter"/>
      </w:pPr>
      <w:r>
        <w:t>Syntax is:</w:t>
      </w:r>
    </w:p>
    <w:p w14:paraId="12BD9AD5" w14:textId="77777777" w:rsidR="008A5E4E" w:rsidRDefault="0065745B">
      <w:pPr>
        <w:pStyle w:val="pre"/>
      </w:pPr>
      <w:r>
        <w:t>struct BrigDirectiveLoc {</w:t>
      </w:r>
      <w:r>
        <w:br/>
        <w:t xml:space="preserve">   BrigBase base;</w:t>
      </w:r>
      <w:r>
        <w:br/>
        <w:t xml:space="preserve">   BrigDataOffsetString32_t filename;</w:t>
      </w:r>
      <w:r>
        <w:br/>
        <w:t xml:space="preserve">   uint32_t line;</w:t>
      </w:r>
      <w:r>
        <w:br/>
        <w:t xml:space="preserve">   uint32_t column;</w:t>
      </w:r>
      <w:r>
        <w:br/>
        <w:t xml:space="preserve"> };</w:t>
      </w:r>
    </w:p>
    <w:p w14:paraId="0EE9A012" w14:textId="77777777" w:rsidR="008A5E4E" w:rsidRDefault="0065745B">
      <w:pPr>
        <w:pStyle w:val="pNoPageBreakAfter"/>
      </w:pPr>
      <w:r>
        <w:t>Fields are:</w:t>
      </w:r>
    </w:p>
    <w:p w14:paraId="33AE78FA" w14:textId="77777777" w:rsidR="008A5E4E" w:rsidRDefault="0065745B">
      <w:pPr>
        <w:pStyle w:val="li"/>
        <w:numPr>
          <w:ilvl w:val="0"/>
          <w:numId w:val="263"/>
        </w:numPr>
        <w:spacing w:before="320"/>
        <w:ind w:left="600"/>
      </w:pPr>
      <w:r>
        <w:rPr>
          <w:rStyle w:val="code1"/>
        </w:rPr>
        <w:t>BrigBase base</w:t>
      </w:r>
      <w:r>
        <w:t xml:space="preserve"> — </w:t>
      </w:r>
      <w:r>
        <w:rPr>
          <w:rStyle w:val="code1"/>
        </w:rPr>
        <w:t>base.kind</w:t>
      </w:r>
      <w:r>
        <w:t xml:space="preserve"> must be </w:t>
      </w:r>
      <w:r>
        <w:rPr>
          <w:rStyle w:val="code1"/>
        </w:rPr>
        <w:t>BRIG_KIND_DIRECTIVE_LOC</w:t>
      </w:r>
      <w:r>
        <w:t xml:space="preserve">. </w:t>
      </w:r>
    </w:p>
    <w:p w14:paraId="4763EFA1" w14:textId="77777777" w:rsidR="008A5E4E" w:rsidRDefault="0065745B">
      <w:pPr>
        <w:pStyle w:val="li"/>
        <w:numPr>
          <w:ilvl w:val="0"/>
          <w:numId w:val="263"/>
        </w:numPr>
        <w:ind w:left="600"/>
      </w:pPr>
      <w:r>
        <w:rPr>
          <w:rStyle w:val="code1"/>
        </w:rPr>
        <w:t>BrigDataOffsetString32_t filename</w:t>
      </w:r>
      <w:r>
        <w:t xml:space="preserve"> — Byte offset to the place in the </w:t>
      </w:r>
      <w:r>
        <w:rPr>
          <w:rStyle w:val="code1"/>
        </w:rPr>
        <w:t>hsa_data</w:t>
      </w:r>
      <w:r>
        <w:t xml:space="preserve"> section where the name of the file appears. If the HSAIL </w:t>
      </w:r>
      <w:r>
        <w:rPr>
          <w:rStyle w:val="code1"/>
        </w:rPr>
        <w:t>loc</w:t>
      </w:r>
      <w:r>
        <w:t xml:space="preserve"> directive did not specify a file name then must reference the same string used in the nearest preceding </w:t>
      </w:r>
      <w:r>
        <w:rPr>
          <w:rStyle w:val="code1"/>
        </w:rPr>
        <w:t>loc</w:t>
      </w:r>
      <w:r>
        <w:t xml:space="preserve"> directive within the module that does specify a file name, or the empty string if there is no such </w:t>
      </w:r>
      <w:r>
        <w:rPr>
          <w:rStyle w:val="code1"/>
        </w:rPr>
        <w:t>loc</w:t>
      </w:r>
      <w:r>
        <w:t xml:space="preserve"> directive. </w:t>
      </w:r>
    </w:p>
    <w:p w14:paraId="5FECC10A" w14:textId="36CF8395" w:rsidR="008A5E4E" w:rsidRDefault="0065745B">
      <w:pPr>
        <w:pStyle w:val="li"/>
        <w:numPr>
          <w:ilvl w:val="0"/>
          <w:numId w:val="263"/>
        </w:numPr>
        <w:ind w:left="600"/>
      </w:pPr>
      <w:r>
        <w:rPr>
          <w:rStyle w:val="code1"/>
        </w:rPr>
        <w:t>uint32_t line</w:t>
      </w:r>
      <w:r>
        <w:t xml:space="preserve"> — The finalizer and other tools should assume that the operation </w:t>
      </w:r>
      <w:r w:rsidR="00411E77">
        <w:t>which follows this directive</w:t>
      </w:r>
      <w:r>
        <w:t xml:space="preserve"> corresponds to </w:t>
      </w:r>
      <w:r>
        <w:rPr>
          <w:rStyle w:val="code1"/>
        </w:rPr>
        <w:t>line</w:t>
      </w:r>
      <w:r>
        <w:t xml:space="preserve">. Multiple </w:t>
      </w:r>
      <w:r>
        <w:rPr>
          <w:rStyle w:val="code1"/>
        </w:rPr>
        <w:t>BrigDirectiveLoc</w:t>
      </w:r>
      <w:r>
        <w:t xml:space="preserve"> statements can refer to the same </w:t>
      </w:r>
      <w:r>
        <w:rPr>
          <w:rStyle w:val="code1"/>
        </w:rPr>
        <w:t>line</w:t>
      </w:r>
      <w:r>
        <w:t>.</w:t>
      </w:r>
    </w:p>
    <w:p w14:paraId="18B67666" w14:textId="5FA62D6C" w:rsidR="008A5E4E" w:rsidRDefault="0065745B">
      <w:pPr>
        <w:pStyle w:val="li"/>
        <w:numPr>
          <w:ilvl w:val="0"/>
          <w:numId w:val="263"/>
        </w:numPr>
        <w:spacing w:after="320"/>
        <w:ind w:left="600"/>
      </w:pPr>
      <w:r>
        <w:rPr>
          <w:rStyle w:val="code1"/>
        </w:rPr>
        <w:t>uint32_t column</w:t>
      </w:r>
      <w:r>
        <w:t xml:space="preserve"> — The finalizer and other tools should assume that the operation </w:t>
      </w:r>
      <w:r w:rsidR="004E5583">
        <w:t xml:space="preserve">which follows this directive </w:t>
      </w:r>
      <w:r>
        <w:t xml:space="preserve">corresponds to </w:t>
      </w:r>
      <w:r>
        <w:rPr>
          <w:rStyle w:val="code1"/>
        </w:rPr>
        <w:t>column</w:t>
      </w:r>
      <w:r>
        <w:t xml:space="preserve">. Multiple </w:t>
      </w:r>
      <w:r>
        <w:rPr>
          <w:rStyle w:val="code1"/>
        </w:rPr>
        <w:t>BrigDirectiveLoc</w:t>
      </w:r>
      <w:r>
        <w:t xml:space="preserve"> statements can refer to the same </w:t>
      </w:r>
      <w:r>
        <w:rPr>
          <w:rStyle w:val="code1"/>
        </w:rPr>
        <w:t>column</w:t>
      </w:r>
      <w:r>
        <w:t>.</w:t>
      </w:r>
    </w:p>
    <w:p w14:paraId="372C149C" w14:textId="77777777" w:rsidR="00A272C0" w:rsidRDefault="00A272C0" w:rsidP="00A272C0">
      <w:pPr>
        <w:pStyle w:val="h4"/>
      </w:pPr>
      <w:bookmarkStart w:id="1159" w:name="_Toc396034476"/>
      <w:r>
        <w:t>18.5.1.10 BrigDirectiveModule</w:t>
      </w:r>
    </w:p>
    <w:p w14:paraId="311F6B8E" w14:textId="000CEC39" w:rsidR="00A272C0" w:rsidRDefault="00A272C0" w:rsidP="00A272C0">
      <w:pPr>
        <w:pStyle w:val="p"/>
      </w:pPr>
      <w:r>
        <w:rPr>
          <w:rStyle w:val="code1"/>
        </w:rPr>
        <w:t>BrigDirectiveModule</w:t>
      </w:r>
      <w:r>
        <w:t xml:space="preserve"> specifies the module name, HSAIL virtual ISA specification version, and target information. For more information, see </w:t>
      </w:r>
      <w:r>
        <w:rPr>
          <w:rStyle w:val="xref1"/>
        </w:rPr>
        <w:t>Chapter 14. module Header (</w:t>
      </w:r>
      <w:r w:rsidRPr="008A5E4E">
        <w:fldChar w:fldCharType="begin"/>
      </w:r>
      <w:r>
        <w:instrText xml:space="preserve"> PAGEREF _Ref168174729 \p \h  \* MERGEFORMAT </w:instrText>
      </w:r>
      <w:r w:rsidRPr="008A5E4E">
        <w:fldChar w:fldCharType="separate"/>
      </w:r>
      <w:r w:rsidRPr="00533AF0">
        <w:rPr>
          <w:rStyle w:val="xref1"/>
          <w:noProof/>
        </w:rPr>
        <w:t>on</w:t>
      </w:r>
      <w:r>
        <w:rPr>
          <w:noProof/>
        </w:rPr>
        <w:t xml:space="preserve"> page 293</w:t>
      </w:r>
      <w:r w:rsidRPr="008A5E4E">
        <w:rPr>
          <w:rStyle w:val="xref1"/>
        </w:rPr>
        <w:fldChar w:fldCharType="end"/>
      </w:r>
      <w:r>
        <w:rPr>
          <w:rStyle w:val="xref1"/>
        </w:rPr>
        <w:t>)</w:t>
      </w:r>
      <w:r>
        <w:t>.</w:t>
      </w:r>
    </w:p>
    <w:p w14:paraId="1D6DF9FC" w14:textId="77777777" w:rsidR="00A272C0" w:rsidRDefault="00A272C0" w:rsidP="00A272C0">
      <w:pPr>
        <w:pStyle w:val="p"/>
      </w:pPr>
      <w:r>
        <w:t xml:space="preserve">There must be exactly one </w:t>
      </w:r>
      <w:r>
        <w:rPr>
          <w:rStyle w:val="code1"/>
        </w:rPr>
        <w:t>BrigDirectiveModule</w:t>
      </w:r>
      <w:r>
        <w:t xml:space="preserve"> directive in the </w:t>
      </w:r>
      <w:r>
        <w:rPr>
          <w:rStyle w:val="code1"/>
        </w:rPr>
        <w:t>hsa_code</w:t>
      </w:r>
      <w:r>
        <w:t xml:space="preserve"> section. It may be optionally preceded only by </w:t>
      </w:r>
      <w:r>
        <w:rPr>
          <w:rStyle w:val="code1"/>
        </w:rPr>
        <w:t>BrigDirectiveComment</w:t>
      </w:r>
      <w:r>
        <w:t xml:space="preserve">, </w:t>
      </w:r>
      <w:r>
        <w:rPr>
          <w:rStyle w:val="code1"/>
        </w:rPr>
        <w:t>BrigDirectiveLoc</w:t>
      </w:r>
      <w:r>
        <w:t xml:space="preserve"> and </w:t>
      </w:r>
      <w:r>
        <w:rPr>
          <w:rStyle w:val="code1"/>
        </w:rPr>
        <w:t>BrigDirectivePragma</w:t>
      </w:r>
      <w:r>
        <w:t xml:space="preserve"> directives. </w:t>
      </w:r>
    </w:p>
    <w:p w14:paraId="1F1BF265" w14:textId="77777777" w:rsidR="00A272C0" w:rsidRDefault="00A272C0" w:rsidP="00A272C0">
      <w:pPr>
        <w:pStyle w:val="pNoPageBreakAfter"/>
      </w:pPr>
      <w:r>
        <w:t>Syntax is:</w:t>
      </w:r>
    </w:p>
    <w:p w14:paraId="0E2EC8DD" w14:textId="77777777" w:rsidR="00A272C0" w:rsidRDefault="00A272C0" w:rsidP="00A272C0">
      <w:pPr>
        <w:pStyle w:val="pre"/>
      </w:pPr>
      <w:r>
        <w:t>struct BrigDirectiveModule {</w:t>
      </w:r>
      <w:r>
        <w:br/>
        <w:t xml:space="preserve">   BrigBase base;</w:t>
      </w:r>
      <w:r>
        <w:br/>
        <w:t xml:space="preserve">   </w:t>
      </w:r>
      <w:r w:rsidRPr="00AC5EA9">
        <w:t>BrigDataOffsetString32_t name;</w:t>
      </w:r>
      <w:r>
        <w:br/>
        <w:t xml:space="preserve">   BrigVersion32_t hsailMajor;</w:t>
      </w:r>
      <w:r>
        <w:br/>
        <w:t xml:space="preserve">   BrigVersion32_t hsailMinor;</w:t>
      </w:r>
      <w:r>
        <w:br/>
        <w:t xml:space="preserve">   BrigProfile8_t profile;</w:t>
      </w:r>
      <w:r>
        <w:br/>
        <w:t xml:space="preserve">   BrigMachineModel8_t machineModel;</w:t>
      </w:r>
      <w:r>
        <w:br/>
      </w:r>
      <w:r w:rsidRPr="007C5B2D">
        <w:t xml:space="preserve">  </w:t>
      </w:r>
      <w:r>
        <w:t xml:space="preserve"> </w:t>
      </w:r>
      <w:r w:rsidRPr="007C5B2D">
        <w:t>BrigRound8_t default</w:t>
      </w:r>
      <w:r>
        <w:t>Float</w:t>
      </w:r>
      <w:r w:rsidRPr="007C5B2D">
        <w:t>Round;</w:t>
      </w:r>
      <w:r>
        <w:br/>
        <w:t xml:space="preserve">   uint8_t reserved;</w:t>
      </w:r>
      <w:r>
        <w:br/>
        <w:t xml:space="preserve"> };</w:t>
      </w:r>
    </w:p>
    <w:p w14:paraId="33DC744B" w14:textId="77777777" w:rsidR="00A272C0" w:rsidRDefault="00A272C0" w:rsidP="00A272C0">
      <w:pPr>
        <w:pStyle w:val="pNoPageBreakAfter"/>
      </w:pPr>
      <w:r>
        <w:t>Fields are:</w:t>
      </w:r>
    </w:p>
    <w:p w14:paraId="2B6628F4" w14:textId="77777777" w:rsidR="00A272C0" w:rsidRDefault="00A272C0" w:rsidP="00A272C0">
      <w:pPr>
        <w:pStyle w:val="li"/>
        <w:numPr>
          <w:ilvl w:val="0"/>
          <w:numId w:val="272"/>
        </w:numPr>
        <w:spacing w:before="320"/>
        <w:ind w:left="600"/>
      </w:pPr>
      <w:r>
        <w:rPr>
          <w:rStyle w:val="code1"/>
        </w:rPr>
        <w:t>BrigBase base</w:t>
      </w:r>
      <w:r>
        <w:t xml:space="preserve"> — </w:t>
      </w:r>
      <w:r>
        <w:rPr>
          <w:rStyle w:val="code1"/>
        </w:rPr>
        <w:t>base.kind</w:t>
      </w:r>
      <w:r>
        <w:t xml:space="preserve"> must be </w:t>
      </w:r>
      <w:r>
        <w:rPr>
          <w:rStyle w:val="code1"/>
        </w:rPr>
        <w:t>BRIG_KIND_DIRECTIVE_MODULE</w:t>
      </w:r>
      <w:r>
        <w:t xml:space="preserve">. </w:t>
      </w:r>
    </w:p>
    <w:p w14:paraId="093DEBF7" w14:textId="77777777" w:rsidR="00A272C0" w:rsidRDefault="00A272C0" w:rsidP="00A272C0">
      <w:pPr>
        <w:pStyle w:val="li"/>
        <w:numPr>
          <w:ilvl w:val="0"/>
          <w:numId w:val="272"/>
        </w:numPr>
        <w:ind w:left="600"/>
      </w:pPr>
      <w:r w:rsidRPr="00636634">
        <w:rPr>
          <w:rFonts w:ascii="Courier New" w:hAnsi="Courier New" w:cs="Courier New"/>
        </w:rPr>
        <w:t>BrigDataOffsetString32_t name</w:t>
      </w:r>
      <w:r>
        <w:t xml:space="preserve"> — Byte offset to the place in the </w:t>
      </w:r>
      <w:r>
        <w:rPr>
          <w:rStyle w:val="code1"/>
        </w:rPr>
        <w:t>hsa_data</w:t>
      </w:r>
      <w:r>
        <w:t xml:space="preserve"> section giving the name of the module.</w:t>
      </w:r>
    </w:p>
    <w:p w14:paraId="2792159C" w14:textId="77777777" w:rsidR="00A272C0" w:rsidRDefault="00A272C0" w:rsidP="00A272C0">
      <w:pPr>
        <w:pStyle w:val="li"/>
        <w:numPr>
          <w:ilvl w:val="0"/>
          <w:numId w:val="272"/>
        </w:numPr>
        <w:ind w:left="600"/>
      </w:pPr>
      <w:r>
        <w:rPr>
          <w:rStyle w:val="code1"/>
        </w:rPr>
        <w:t>BrigVersion32_t hsailMajor</w:t>
      </w:r>
      <w:r>
        <w:t xml:space="preserve"> — The HSAIL major version. When generating BRIG, must be </w:t>
      </w:r>
      <w:r>
        <w:rPr>
          <w:rStyle w:val="code1"/>
        </w:rPr>
        <w:t>BRIG_VERSION_HSAIL_MAJOR</w:t>
      </w:r>
      <w:r>
        <w:t xml:space="preserve">. When consuming BRIG, must be </w:t>
      </w:r>
      <w:r>
        <w:rPr>
          <w:rStyle w:val="code1"/>
        </w:rPr>
        <w:t>BRIG_VERSION_HSAIL_MAJOR</w:t>
      </w:r>
      <w:r>
        <w:t xml:space="preserve"> to be compatible with this revision of the HSAIL virtual ISA specification. See </w:t>
      </w:r>
      <w:r>
        <w:rPr>
          <w:rStyle w:val="xref1"/>
        </w:rPr>
        <w:t>18.3.36. BrigVersion (</w:t>
      </w:r>
      <w:r w:rsidRPr="008A5E4E">
        <w:fldChar w:fldCharType="begin"/>
      </w:r>
      <w:r>
        <w:instrText xml:space="preserve"> PAGEREF _Ref19260406 \p \h  \* MERGEFORMAT </w:instrText>
      </w:r>
      <w:r w:rsidRPr="008A5E4E">
        <w:fldChar w:fldCharType="separate"/>
      </w:r>
      <w:r w:rsidRPr="00533AF0">
        <w:rPr>
          <w:rStyle w:val="xref1"/>
          <w:noProof/>
        </w:rPr>
        <w:t>on</w:t>
      </w:r>
      <w:r>
        <w:rPr>
          <w:noProof/>
        </w:rPr>
        <w:t xml:space="preserve"> page 325</w:t>
      </w:r>
      <w:r w:rsidRPr="008A5E4E">
        <w:rPr>
          <w:rStyle w:val="xref1"/>
        </w:rPr>
        <w:fldChar w:fldCharType="end"/>
      </w:r>
      <w:r>
        <w:rPr>
          <w:rStyle w:val="xref1"/>
        </w:rPr>
        <w:t>)</w:t>
      </w:r>
      <w:r>
        <w:t>.</w:t>
      </w:r>
    </w:p>
    <w:p w14:paraId="2A53C1F6" w14:textId="77777777" w:rsidR="00A272C0" w:rsidRDefault="00A272C0" w:rsidP="00A272C0">
      <w:pPr>
        <w:pStyle w:val="li"/>
        <w:numPr>
          <w:ilvl w:val="0"/>
          <w:numId w:val="272"/>
        </w:numPr>
        <w:ind w:left="600"/>
      </w:pPr>
      <w:r>
        <w:rPr>
          <w:rStyle w:val="code1"/>
        </w:rPr>
        <w:t>BrigVersion32_t hsailMinor</w:t>
      </w:r>
      <w:r>
        <w:t xml:space="preserve"> — The HSAIL minor version. When generating BRIG, must be </w:t>
      </w:r>
      <w:r>
        <w:rPr>
          <w:rStyle w:val="code1"/>
        </w:rPr>
        <w:t>BRIG_VERSION_HSAIL_MINOR</w:t>
      </w:r>
      <w:r>
        <w:t xml:space="preserve">. When consuming BRIG, </w:t>
      </w:r>
      <w:r>
        <w:rPr>
          <w:rStyle w:val="code1"/>
        </w:rPr>
        <w:t>hsailMajor</w:t>
      </w:r>
      <w:r>
        <w:t xml:space="preserve"> must be </w:t>
      </w:r>
      <w:r>
        <w:rPr>
          <w:rStyle w:val="code1"/>
        </w:rPr>
        <w:t>BRIG_VERSION_HSAIL_MAJOR</w:t>
      </w:r>
      <w:r>
        <w:t xml:space="preserve"> and </w:t>
      </w:r>
      <w:r>
        <w:rPr>
          <w:rStyle w:val="code1"/>
        </w:rPr>
        <w:t>hsailMinor</w:t>
      </w:r>
      <w:r>
        <w:t xml:space="preserve"> must be less than or equal to </w:t>
      </w:r>
      <w:r>
        <w:rPr>
          <w:rStyle w:val="code1"/>
        </w:rPr>
        <w:t>BRIG_VERSION_HSAIL_MINOR</w:t>
      </w:r>
      <w:r>
        <w:t xml:space="preserve"> to be compatible with this revision of the HSAIL virtual ISA specification. See </w:t>
      </w:r>
      <w:r>
        <w:rPr>
          <w:rStyle w:val="xref1"/>
        </w:rPr>
        <w:t>18.3.36. BrigVersion (</w:t>
      </w:r>
      <w:r w:rsidRPr="008A5E4E">
        <w:fldChar w:fldCharType="begin"/>
      </w:r>
      <w:r>
        <w:instrText xml:space="preserve"> PAGEREF _Ref19260406 \p \h  \* MERGEFORMAT </w:instrText>
      </w:r>
      <w:r w:rsidRPr="008A5E4E">
        <w:fldChar w:fldCharType="separate"/>
      </w:r>
      <w:r w:rsidRPr="00533AF0">
        <w:rPr>
          <w:rStyle w:val="xref1"/>
          <w:noProof/>
        </w:rPr>
        <w:t>on</w:t>
      </w:r>
      <w:r>
        <w:rPr>
          <w:noProof/>
        </w:rPr>
        <w:t xml:space="preserve"> page 325</w:t>
      </w:r>
      <w:r w:rsidRPr="008A5E4E">
        <w:rPr>
          <w:rStyle w:val="xref1"/>
        </w:rPr>
        <w:fldChar w:fldCharType="end"/>
      </w:r>
      <w:r>
        <w:rPr>
          <w:rStyle w:val="xref1"/>
        </w:rPr>
        <w:t>)</w:t>
      </w:r>
      <w:r>
        <w:t xml:space="preserve">. </w:t>
      </w:r>
    </w:p>
    <w:p w14:paraId="6A44CE5C" w14:textId="77777777" w:rsidR="00A272C0" w:rsidRDefault="00A272C0" w:rsidP="00A272C0">
      <w:pPr>
        <w:pStyle w:val="li"/>
        <w:numPr>
          <w:ilvl w:val="0"/>
          <w:numId w:val="272"/>
        </w:numPr>
        <w:ind w:left="600"/>
      </w:pPr>
      <w:r>
        <w:rPr>
          <w:rStyle w:val="code1"/>
        </w:rPr>
        <w:t>BrigProfile8_t profile</w:t>
      </w:r>
      <w:r>
        <w:t xml:space="preserve"> — The profile. A member of the </w:t>
      </w:r>
      <w:r>
        <w:rPr>
          <w:rStyle w:val="code1"/>
        </w:rPr>
        <w:t>BrigProfile</w:t>
      </w:r>
      <w:r>
        <w:t xml:space="preserve"> enumeration. See </w:t>
      </w:r>
      <w:r>
        <w:rPr>
          <w:rStyle w:val="xref1"/>
        </w:rPr>
        <w:t>18.3.22. BrigProfile (</w:t>
      </w:r>
      <w:r w:rsidRPr="008A5E4E">
        <w:fldChar w:fldCharType="begin"/>
      </w:r>
      <w:r>
        <w:instrText xml:space="preserve"> PAGEREF _Ref195454138 \p \h  \* MERGEFORMAT </w:instrText>
      </w:r>
      <w:r w:rsidRPr="008A5E4E">
        <w:fldChar w:fldCharType="separate"/>
      </w:r>
      <w:r w:rsidRPr="00533AF0">
        <w:rPr>
          <w:rStyle w:val="xref1"/>
          <w:noProof/>
        </w:rPr>
        <w:t>on</w:t>
      </w:r>
      <w:r>
        <w:rPr>
          <w:noProof/>
        </w:rPr>
        <w:t xml:space="preserve"> page 319</w:t>
      </w:r>
      <w:r w:rsidRPr="008A5E4E">
        <w:rPr>
          <w:rStyle w:val="xref1"/>
        </w:rPr>
        <w:fldChar w:fldCharType="end"/>
      </w:r>
      <w:r>
        <w:rPr>
          <w:rStyle w:val="xref1"/>
        </w:rPr>
        <w:t>)</w:t>
      </w:r>
      <w:r>
        <w:t>.</w:t>
      </w:r>
    </w:p>
    <w:p w14:paraId="6CAD9103" w14:textId="77777777" w:rsidR="00A272C0" w:rsidRDefault="00A272C0" w:rsidP="00A272C0">
      <w:pPr>
        <w:pStyle w:val="li"/>
        <w:numPr>
          <w:ilvl w:val="0"/>
          <w:numId w:val="272"/>
        </w:numPr>
        <w:ind w:left="600"/>
      </w:pPr>
      <w:r>
        <w:rPr>
          <w:rStyle w:val="code1"/>
        </w:rPr>
        <w:t>BrigMachineModel8_t machineModel</w:t>
      </w:r>
      <w:r>
        <w:t xml:space="preserve"> — The machine model. A member of the </w:t>
      </w:r>
      <w:r>
        <w:rPr>
          <w:rStyle w:val="code1"/>
        </w:rPr>
        <w:t>BrigMachineModel</w:t>
      </w:r>
      <w:r>
        <w:t xml:space="preserve"> enumeration. See </w:t>
      </w:r>
      <w:r>
        <w:rPr>
          <w:rStyle w:val="xref1"/>
        </w:rPr>
        <w:t>18.3.16. BrigMachineModel (</w:t>
      </w:r>
      <w:r w:rsidRPr="008A5E4E">
        <w:fldChar w:fldCharType="begin"/>
      </w:r>
      <w:r>
        <w:instrText xml:space="preserve"> PAGEREF _Ref-2091724591 \p \h  \* MERGEFORMAT </w:instrText>
      </w:r>
      <w:r w:rsidRPr="008A5E4E">
        <w:fldChar w:fldCharType="separate"/>
      </w:r>
      <w:r w:rsidRPr="00533AF0">
        <w:rPr>
          <w:rStyle w:val="xref1"/>
          <w:noProof/>
        </w:rPr>
        <w:t>on</w:t>
      </w:r>
      <w:r>
        <w:rPr>
          <w:noProof/>
        </w:rPr>
        <w:t xml:space="preserve"> page 316</w:t>
      </w:r>
      <w:r w:rsidRPr="008A5E4E">
        <w:rPr>
          <w:rStyle w:val="xref1"/>
        </w:rPr>
        <w:fldChar w:fldCharType="end"/>
      </w:r>
      <w:r>
        <w:rPr>
          <w:rStyle w:val="xref1"/>
        </w:rPr>
        <w:t>)</w:t>
      </w:r>
      <w:r>
        <w:t xml:space="preserve">. </w:t>
      </w:r>
    </w:p>
    <w:p w14:paraId="59A10804" w14:textId="77777777" w:rsidR="00A272C0" w:rsidRDefault="00A272C0" w:rsidP="00A272C0">
      <w:pPr>
        <w:pStyle w:val="li"/>
        <w:numPr>
          <w:ilvl w:val="0"/>
          <w:numId w:val="272"/>
        </w:numPr>
        <w:ind w:left="600"/>
      </w:pPr>
      <w:r>
        <w:rPr>
          <w:rStyle w:val="code1"/>
        </w:rPr>
        <w:t>BrigRound8_t defaultFloatRound</w:t>
      </w:r>
      <w:r>
        <w:t xml:space="preserve"> — The default floating-point rounding mode. A member of the </w:t>
      </w:r>
      <w:r w:rsidRPr="00636634">
        <w:rPr>
          <w:rFonts w:ascii="Courier New" w:hAnsi="Courier New" w:cs="Courier New"/>
        </w:rPr>
        <w:t>BrigRound</w:t>
      </w:r>
      <w:r>
        <w:t xml:space="preserve"> enumeration: only BRIG_ROUND_FLOAT_DEFAULT, BRIG_ROUND_FLOAT_NEAR_EVEN and BRIG_ROUND_FLOAT_ZERO are allowed. See </w:t>
      </w:r>
      <w:r>
        <w:rPr>
          <w:rStyle w:val="xref1"/>
        </w:rPr>
        <w:t>18.3.24. BrigRound (</w:t>
      </w:r>
      <w:r w:rsidRPr="008A5E4E">
        <w:fldChar w:fldCharType="begin"/>
      </w:r>
      <w:r>
        <w:instrText xml:space="preserve"> PAGEREF _Ref1692571006 \p \h  \* MERGEFORMAT </w:instrText>
      </w:r>
      <w:r w:rsidRPr="008A5E4E">
        <w:fldChar w:fldCharType="separate"/>
      </w:r>
      <w:r w:rsidRPr="00533AF0">
        <w:rPr>
          <w:rStyle w:val="xref1"/>
          <w:noProof/>
        </w:rPr>
        <w:t>on</w:t>
      </w:r>
      <w:r>
        <w:rPr>
          <w:noProof/>
        </w:rPr>
        <w:t xml:space="preserve"> page 319</w:t>
      </w:r>
      <w:r w:rsidRPr="008A5E4E">
        <w:rPr>
          <w:rStyle w:val="xref1"/>
        </w:rPr>
        <w:fldChar w:fldCharType="end"/>
      </w:r>
      <w:r>
        <w:rPr>
          <w:rStyle w:val="xref1"/>
        </w:rPr>
        <w:t>)</w:t>
      </w:r>
      <w:r>
        <w:t>.</w:t>
      </w:r>
    </w:p>
    <w:p w14:paraId="11BD58E6" w14:textId="77777777" w:rsidR="00A272C0" w:rsidRDefault="00A272C0" w:rsidP="00A272C0">
      <w:pPr>
        <w:pStyle w:val="li"/>
        <w:numPr>
          <w:ilvl w:val="0"/>
          <w:numId w:val="272"/>
        </w:numPr>
        <w:spacing w:after="320"/>
        <w:ind w:left="600"/>
      </w:pPr>
      <w:r>
        <w:rPr>
          <w:rStyle w:val="code1"/>
        </w:rPr>
        <w:t>uint8_t reserved;</w:t>
      </w:r>
      <w:r>
        <w:t xml:space="preserve"> — Must be 0. </w:t>
      </w:r>
    </w:p>
    <w:p w14:paraId="2AE8F1C3" w14:textId="35B9AE1C" w:rsidR="008A5E4E" w:rsidRDefault="0065745B">
      <w:pPr>
        <w:pStyle w:val="h4"/>
      </w:pPr>
      <w:r>
        <w:t>18.5.1.1</w:t>
      </w:r>
      <w:r w:rsidR="009371B1">
        <w:t>1</w:t>
      </w:r>
      <w:r>
        <w:t xml:space="preserve"> </w:t>
      </w:r>
      <w:bookmarkStart w:id="1160" w:name="_Ref1115403210"/>
      <w:r>
        <w:t>BrigDirectiveNone</w:t>
      </w:r>
      <w:bookmarkEnd w:id="1159"/>
      <w:bookmarkEnd w:id="1160"/>
    </w:p>
    <w:p w14:paraId="458F7CFD" w14:textId="77777777" w:rsidR="008A5E4E" w:rsidRDefault="0065745B">
      <w:pPr>
        <w:pStyle w:val="p"/>
      </w:pPr>
      <w:r>
        <w:t xml:space="preserve">The </w:t>
      </w:r>
      <w:r>
        <w:rPr>
          <w:rStyle w:val="code1"/>
        </w:rPr>
        <w:t>BrigDirectiveNone</w:t>
      </w:r>
      <w:r>
        <w:t xml:space="preserve"> format is a special format that allows a tool to overwrite long operations with short ones, provided the tool sets the remaining words to be a </w:t>
      </w:r>
      <w:r>
        <w:rPr>
          <w:rStyle w:val="code1"/>
        </w:rPr>
        <w:t>BrigDirectiveNone</w:t>
      </w:r>
      <w:r>
        <w:t xml:space="preserve"> format. </w:t>
      </w:r>
    </w:p>
    <w:p w14:paraId="2CBAC3C3" w14:textId="77777777" w:rsidR="008A5E4E" w:rsidRDefault="0065745B">
      <w:pPr>
        <w:pStyle w:val="p"/>
      </w:pPr>
      <w:r>
        <w:rPr>
          <w:rStyle w:val="code1"/>
        </w:rPr>
        <w:t>BrigDirectiveNone</w:t>
      </w:r>
      <w:r>
        <w:t xml:space="preserve"> can be as small as four bytes. It can also be used to cover any number of 4-bytes by setting the </w:t>
      </w:r>
      <w:r>
        <w:rPr>
          <w:rStyle w:val="code1"/>
        </w:rPr>
        <w:t>size</w:t>
      </w:r>
      <w:r>
        <w:t xml:space="preserve"> field accordingly, in which case any bytes after the </w:t>
      </w:r>
      <w:r>
        <w:rPr>
          <w:rStyle w:val="code1"/>
        </w:rPr>
        <w:t>BrigDirectiveNone</w:t>
      </w:r>
      <w:r>
        <w:t xml:space="preserve"> structure must be set to 0.</w:t>
      </w:r>
    </w:p>
    <w:p w14:paraId="13F4DF1E" w14:textId="77777777" w:rsidR="008A5E4E" w:rsidRDefault="0065745B">
      <w:pPr>
        <w:pStyle w:val="pNoPageBreakAfter"/>
      </w:pPr>
      <w:r>
        <w:t>Syntax is:</w:t>
      </w:r>
    </w:p>
    <w:p w14:paraId="34203C1E" w14:textId="77777777" w:rsidR="008A5E4E" w:rsidRDefault="0065745B">
      <w:pPr>
        <w:pStyle w:val="pre"/>
      </w:pPr>
      <w:r>
        <w:t>struct BrigDirectiveNone {</w:t>
      </w:r>
      <w:r>
        <w:br/>
        <w:t xml:space="preserve">   BrigBase base;</w:t>
      </w:r>
      <w:r>
        <w:br/>
        <w:t xml:space="preserve"> };</w:t>
      </w:r>
    </w:p>
    <w:p w14:paraId="53AF29E8" w14:textId="77777777" w:rsidR="008A5E4E" w:rsidRDefault="0065745B">
      <w:pPr>
        <w:pStyle w:val="pNoPageBreakAfter"/>
      </w:pPr>
      <w:r>
        <w:t>Fields are:</w:t>
      </w:r>
    </w:p>
    <w:p w14:paraId="01E78F6A" w14:textId="133A3DC0" w:rsidR="008A5E4E" w:rsidRDefault="00290E98">
      <w:pPr>
        <w:pStyle w:val="li"/>
        <w:numPr>
          <w:ilvl w:val="0"/>
          <w:numId w:val="264"/>
        </w:numPr>
        <w:spacing w:before="320" w:after="320"/>
        <w:ind w:left="600"/>
      </w:pPr>
      <w:r>
        <w:rPr>
          <w:rStyle w:val="code1"/>
        </w:rPr>
        <w:t>BrigBase base</w:t>
      </w:r>
      <w:r w:rsidR="0065745B">
        <w:t xml:space="preserve"> — </w:t>
      </w:r>
      <w:r w:rsidR="0065745B">
        <w:rPr>
          <w:rStyle w:val="code1"/>
        </w:rPr>
        <w:t>base.kind</w:t>
      </w:r>
      <w:r w:rsidR="0065745B">
        <w:t xml:space="preserve"> must be </w:t>
      </w:r>
      <w:r w:rsidR="0065745B">
        <w:rPr>
          <w:rStyle w:val="code1"/>
        </w:rPr>
        <w:t>BRIG_KIND_NONE</w:t>
      </w:r>
      <w:r w:rsidR="0065745B">
        <w:t xml:space="preserve"> (which has the value 0). </w:t>
      </w:r>
      <w:r w:rsidR="0065745B">
        <w:rPr>
          <w:rStyle w:val="code1"/>
        </w:rPr>
        <w:t>base.size</w:t>
      </w:r>
      <w:r w:rsidR="0065745B">
        <w:t xml:space="preserve"> must be a multiple of 4. If </w:t>
      </w:r>
      <w:r w:rsidR="0065745B">
        <w:rPr>
          <w:rStyle w:val="code1"/>
        </w:rPr>
        <w:t>size</w:t>
      </w:r>
      <w:r w:rsidR="0065745B">
        <w:t xml:space="preserve"> is greater than the size of the </w:t>
      </w:r>
      <w:r w:rsidR="0065745B">
        <w:rPr>
          <w:rStyle w:val="code1"/>
        </w:rPr>
        <w:t>BrigDirectiveNone</w:t>
      </w:r>
      <w:r w:rsidR="0065745B">
        <w:t xml:space="preserve"> structure (4 bytes), then any extra bytes must be set to 0.</w:t>
      </w:r>
    </w:p>
    <w:p w14:paraId="2B7578BA" w14:textId="3C5FA0F4" w:rsidR="008A5E4E" w:rsidRDefault="0065745B">
      <w:pPr>
        <w:pStyle w:val="h4"/>
      </w:pPr>
      <w:bookmarkStart w:id="1161" w:name="_Toc396034477"/>
      <w:r>
        <w:t>18.5.1.1</w:t>
      </w:r>
      <w:r w:rsidR="009371B1">
        <w:t>2</w:t>
      </w:r>
      <w:r>
        <w:t xml:space="preserve"> </w:t>
      </w:r>
      <w:bookmarkStart w:id="1162" w:name="_Ref634388088"/>
      <w:r>
        <w:t>BrigDirectivePragma</w:t>
      </w:r>
      <w:bookmarkEnd w:id="1161"/>
      <w:bookmarkEnd w:id="1162"/>
    </w:p>
    <w:p w14:paraId="54A53949" w14:textId="77777777" w:rsidR="008A5E4E" w:rsidRDefault="0065745B">
      <w:pPr>
        <w:pStyle w:val="p"/>
      </w:pPr>
      <w:r>
        <w:rPr>
          <w:rStyle w:val="code1"/>
        </w:rPr>
        <w:t>BrigDirectivePragma</w:t>
      </w:r>
      <w:r>
        <w:t xml:space="preserve"> allows additional information to be given to control the finalizer and other consumers of HSAIL. For more information, see </w:t>
      </w:r>
      <w:r>
        <w:rPr>
          <w:rStyle w:val="xref1"/>
        </w:rPr>
        <w:t>13.3. pragma Directive (</w:t>
      </w:r>
      <w:r w:rsidR="009A76EE" w:rsidRPr="008A5E4E">
        <w:fldChar w:fldCharType="begin"/>
      </w:r>
      <w:r w:rsidR="008A5E4E">
        <w:instrText xml:space="preserve"> PAGEREF _Ref669192193 \p \h  \* MERGEFORMAT </w:instrText>
      </w:r>
      <w:r w:rsidR="009A76EE" w:rsidRPr="008A5E4E">
        <w:fldChar w:fldCharType="separate"/>
      </w:r>
      <w:r w:rsidR="00533AF0" w:rsidRPr="00533AF0">
        <w:rPr>
          <w:rStyle w:val="xref1"/>
          <w:noProof/>
        </w:rPr>
        <w:t>on</w:t>
      </w:r>
      <w:r w:rsidR="00533AF0">
        <w:rPr>
          <w:noProof/>
        </w:rPr>
        <w:t xml:space="preserve"> page 285</w:t>
      </w:r>
      <w:r w:rsidR="009A76EE" w:rsidRPr="008A5E4E">
        <w:rPr>
          <w:rStyle w:val="xref1"/>
        </w:rPr>
        <w:fldChar w:fldCharType="end"/>
      </w:r>
      <w:r>
        <w:rPr>
          <w:rStyle w:val="xref1"/>
        </w:rPr>
        <w:t>)</w:t>
      </w:r>
      <w:r>
        <w:t xml:space="preserve">. </w:t>
      </w:r>
    </w:p>
    <w:p w14:paraId="61937B76" w14:textId="77777777" w:rsidR="008A5E4E" w:rsidRDefault="0065745B">
      <w:pPr>
        <w:pStyle w:val="pNoPageBreakAfter"/>
      </w:pPr>
      <w:r>
        <w:t>Syntax is:</w:t>
      </w:r>
    </w:p>
    <w:p w14:paraId="4300F5CB" w14:textId="77777777" w:rsidR="008A5E4E" w:rsidRDefault="0065745B">
      <w:pPr>
        <w:pStyle w:val="pre"/>
      </w:pPr>
      <w:r>
        <w:t>struct BrigDirectivePragma {</w:t>
      </w:r>
      <w:r>
        <w:br/>
        <w:t xml:space="preserve">   BrigBase base;</w:t>
      </w:r>
      <w:r>
        <w:br/>
        <w:t xml:space="preserve">   BrigDataOffsetOperandList32_t operands;</w:t>
      </w:r>
      <w:r>
        <w:br/>
        <w:t xml:space="preserve"> };</w:t>
      </w:r>
    </w:p>
    <w:p w14:paraId="16E24DEE" w14:textId="77777777" w:rsidR="008A5E4E" w:rsidRDefault="0065745B">
      <w:pPr>
        <w:pStyle w:val="pNoPageBreakAfter"/>
      </w:pPr>
      <w:r>
        <w:t>Fields are:</w:t>
      </w:r>
    </w:p>
    <w:p w14:paraId="02D46D7F" w14:textId="77777777" w:rsidR="008A5E4E" w:rsidRDefault="0065745B">
      <w:pPr>
        <w:pStyle w:val="li"/>
        <w:numPr>
          <w:ilvl w:val="0"/>
          <w:numId w:val="265"/>
        </w:numPr>
        <w:spacing w:before="320"/>
        <w:ind w:left="600"/>
      </w:pPr>
      <w:r>
        <w:rPr>
          <w:rStyle w:val="code1"/>
        </w:rPr>
        <w:t>BrigBase base</w:t>
      </w:r>
      <w:r>
        <w:t xml:space="preserve"> — </w:t>
      </w:r>
      <w:r>
        <w:rPr>
          <w:rStyle w:val="code1"/>
        </w:rPr>
        <w:t>base.kind</w:t>
      </w:r>
      <w:r>
        <w:t xml:space="preserve"> must be </w:t>
      </w:r>
      <w:r>
        <w:rPr>
          <w:rStyle w:val="code1"/>
        </w:rPr>
        <w:t>BRIG_KIND_DIRECTIVE_PRAGMA</w:t>
      </w:r>
      <w:r>
        <w:t xml:space="preserve">. </w:t>
      </w:r>
    </w:p>
    <w:p w14:paraId="2A793FEF" w14:textId="6C2D09B1" w:rsidR="008A5E4E" w:rsidRDefault="0065745B" w:rsidP="00B40BE0">
      <w:pPr>
        <w:pStyle w:val="li"/>
        <w:numPr>
          <w:ilvl w:val="0"/>
          <w:numId w:val="265"/>
        </w:numPr>
        <w:ind w:left="605" w:hanging="216"/>
      </w:pPr>
      <w:r>
        <w:rPr>
          <w:rStyle w:val="code1"/>
        </w:rPr>
        <w:t>BrigDataOffsetOperandList32_t operands</w:t>
      </w:r>
      <w:r>
        <w:t xml:space="preserve"> — Byte offset to the place in the </w:t>
      </w:r>
      <w:r>
        <w:rPr>
          <w:rStyle w:val="code1"/>
        </w:rPr>
        <w:t>hsa_data</w:t>
      </w:r>
      <w:r>
        <w:t xml:space="preserve"> section where a variable-sized array of byte offsets to operands in the </w:t>
      </w:r>
      <w:r>
        <w:rPr>
          <w:rStyle w:val="code1"/>
        </w:rPr>
        <w:t>hsa_operand</w:t>
      </w:r>
      <w:r>
        <w:t xml:space="preserve"> section. The </w:t>
      </w:r>
      <w:r>
        <w:rPr>
          <w:rStyle w:val="code1"/>
        </w:rPr>
        <w:t>byteCount</w:t>
      </w:r>
      <w:r>
        <w:t xml:space="preserve"> of the array must be exactly </w:t>
      </w:r>
      <w:r>
        <w:rPr>
          <w:rStyle w:val="code1"/>
        </w:rPr>
        <w:t>(4 * number of operands)</w:t>
      </w:r>
      <w:r>
        <w:t xml:space="preserve">. The operands must either be </w:t>
      </w:r>
      <w:r>
        <w:rPr>
          <w:rStyle w:val="code1"/>
        </w:rPr>
        <w:t>BRIG_KIND_OPERAND_</w:t>
      </w:r>
      <w:r w:rsidR="00553FCA">
        <w:rPr>
          <w:rStyle w:val="code1"/>
        </w:rPr>
        <w:t>CONSTANT_BYTES</w:t>
      </w:r>
      <w:r>
        <w:t xml:space="preserve">, </w:t>
      </w:r>
      <w:r w:rsidR="00553FCA">
        <w:rPr>
          <w:rStyle w:val="code1"/>
        </w:rPr>
        <w:t>BRIG_KIND_OPERAND_CONSTANT_OPERAND_LIST</w:t>
      </w:r>
      <w:r w:rsidR="00553FCA">
        <w:t xml:space="preserve">, </w:t>
      </w:r>
      <w:r w:rsidR="00BB18A4">
        <w:rPr>
          <w:rStyle w:val="code1"/>
        </w:rPr>
        <w:t>BRIG_KIND_OPERAND_CONSTANT_IMAGE</w:t>
      </w:r>
      <w:r w:rsidR="00BB18A4">
        <w:t xml:space="preserve">, </w:t>
      </w:r>
      <w:r w:rsidR="00BB18A4">
        <w:rPr>
          <w:rStyle w:val="code1"/>
        </w:rPr>
        <w:t>BRIG_KIND_OPERAND_CONSTANT_SAMPLER</w:t>
      </w:r>
      <w:r w:rsidR="00BB18A4">
        <w:t xml:space="preserve">, </w:t>
      </w:r>
      <w:r w:rsidR="006A4D48" w:rsidRPr="00A272C0">
        <w:rPr>
          <w:rFonts w:ascii="Courier New" w:hAnsi="Courier New" w:cs="Courier New"/>
          <w:sz w:val="20"/>
          <w:szCs w:val="20"/>
        </w:rPr>
        <w:t>BRIG_KIND_OPERAND_REG</w:t>
      </w:r>
      <w:r w:rsidR="00715E6C">
        <w:rPr>
          <w:rStyle w:val="code1"/>
        </w:rPr>
        <w:t>ISTER</w:t>
      </w:r>
      <w:r w:rsidR="006A4D48">
        <w:t xml:space="preserve">, </w:t>
      </w:r>
      <w:r>
        <w:rPr>
          <w:rStyle w:val="code1"/>
        </w:rPr>
        <w:t>BRIG_KIND_OPERAND_CODE_REF</w:t>
      </w:r>
      <w:r w:rsidR="009D3AF1">
        <w:t>,</w:t>
      </w:r>
      <w:r>
        <w:t xml:space="preserve"> </w:t>
      </w:r>
      <w:r>
        <w:rPr>
          <w:rStyle w:val="code1"/>
        </w:rPr>
        <w:t>BRIG_KIND_OPERAND_STRING</w:t>
      </w:r>
      <w:r w:rsidR="009D3AF1">
        <w:t xml:space="preserve">, or </w:t>
      </w:r>
      <w:r w:rsidR="009D3AF1">
        <w:rPr>
          <w:rStyle w:val="code1"/>
        </w:rPr>
        <w:t>BRIG_KIND_OPERAND_WAVESIZE</w:t>
      </w:r>
      <w:r w:rsidR="009D3AF1">
        <w:t>.</w:t>
      </w:r>
    </w:p>
    <w:p w14:paraId="715BAF28" w14:textId="5F86A31E" w:rsidR="009D3AF1" w:rsidRDefault="009D3AF1" w:rsidP="00B40BE0">
      <w:pPr>
        <w:pStyle w:val="li"/>
        <w:ind w:left="605"/>
      </w:pPr>
      <w:r>
        <w:t xml:space="preserve">If any operand is a constant, it must be compatible with the rules in </w:t>
      </w:r>
      <w:r>
        <w:rPr>
          <w:rStyle w:val="xref1"/>
        </w:rPr>
        <w:t>18.6.1. Constant Operands (</w:t>
      </w:r>
      <w:r>
        <w:fldChar w:fldCharType="begin"/>
      </w:r>
      <w:r>
        <w:instrText xml:space="preserve"> PAGEREF  constant_operands \h \p  \* MERGEFORMAT </w:instrText>
      </w:r>
      <w:r>
        <w:fldChar w:fldCharType="separate"/>
      </w:r>
      <w:r>
        <w:rPr>
          <w:noProof/>
        </w:rPr>
        <w:t>on page 372</w:t>
      </w:r>
      <w:r>
        <w:fldChar w:fldCharType="end"/>
      </w:r>
      <w:r>
        <w:rPr>
          <w:rStyle w:val="xref1"/>
        </w:rPr>
        <w:t>)</w:t>
      </w:r>
      <w:r>
        <w:t>.</w:t>
      </w:r>
    </w:p>
    <w:p w14:paraId="08968068" w14:textId="2ACA15A7" w:rsidR="008A5E4E" w:rsidRDefault="0065745B">
      <w:pPr>
        <w:pStyle w:val="h4"/>
      </w:pPr>
      <w:bookmarkStart w:id="1163" w:name="_Toc396034478"/>
      <w:r>
        <w:t>18.5.1.1</w:t>
      </w:r>
      <w:r w:rsidR="009371B1">
        <w:t>3</w:t>
      </w:r>
      <w:r>
        <w:t xml:space="preserve"> </w:t>
      </w:r>
      <w:bookmarkStart w:id="1164" w:name="_Ref-825176517"/>
      <w:r>
        <w:t>BrigDirectiveVariable</w:t>
      </w:r>
      <w:bookmarkEnd w:id="1163"/>
      <w:bookmarkEnd w:id="1164"/>
    </w:p>
    <w:p w14:paraId="10C8D254" w14:textId="77777777" w:rsidR="008A5E4E" w:rsidRDefault="0065745B">
      <w:pPr>
        <w:pStyle w:val="p"/>
      </w:pPr>
      <w:r>
        <w:rPr>
          <w:rStyle w:val="code1"/>
        </w:rPr>
        <w:t>BrigDirectiveVariable</w:t>
      </w:r>
      <w:r>
        <w:t xml:space="preserve"> is used for variable declarations or definitions.</w:t>
      </w:r>
    </w:p>
    <w:p w14:paraId="03398B01" w14:textId="77777777" w:rsidR="008A5E4E" w:rsidRDefault="0065745B">
      <w:pPr>
        <w:pStyle w:val="pNoPageBreakAfter"/>
      </w:pPr>
      <w:r>
        <w:t>Syntax is:</w:t>
      </w:r>
    </w:p>
    <w:p w14:paraId="51965877" w14:textId="77777777" w:rsidR="008A5E4E" w:rsidRDefault="0065745B">
      <w:pPr>
        <w:pStyle w:val="pre"/>
      </w:pPr>
      <w:r>
        <w:t>struct BrigDirectiveVariable {</w:t>
      </w:r>
      <w:r>
        <w:br/>
        <w:t xml:space="preserve">   BrigBase base;</w:t>
      </w:r>
      <w:r>
        <w:br/>
        <w:t xml:space="preserve">   BrigDataOffsetString32_t name;</w:t>
      </w:r>
      <w:r>
        <w:br/>
        <w:t xml:space="preserve">   BrigOperandOffset32_t init;</w:t>
      </w:r>
      <w:r>
        <w:br/>
        <w:t xml:space="preserve">   BrigType16_t type;</w:t>
      </w:r>
      <w:r>
        <w:br/>
        <w:t xml:space="preserve">   BrigSegment8_t segment;</w:t>
      </w:r>
      <w:r>
        <w:br/>
        <w:t xml:space="preserve">   BrigAlignment8_t align;</w:t>
      </w:r>
      <w:r>
        <w:br/>
        <w:t xml:space="preserve">   BrigUInt64 dim;</w:t>
      </w:r>
      <w:r>
        <w:br/>
        <w:t xml:space="preserve">   BrigVariableModifier8_t modifier;</w:t>
      </w:r>
      <w:r>
        <w:br/>
        <w:t xml:space="preserve">   BrigLinkage8_t linkage;</w:t>
      </w:r>
      <w:r>
        <w:br/>
        <w:t xml:space="preserve">   BrigAllocation8_t allocation;</w:t>
      </w:r>
      <w:r>
        <w:br/>
        <w:t xml:space="preserve">   uint8_t reserved;</w:t>
      </w:r>
      <w:r>
        <w:br/>
        <w:t xml:space="preserve"> };  </w:t>
      </w:r>
    </w:p>
    <w:p w14:paraId="0FCCA26E" w14:textId="77777777" w:rsidR="008A5E4E" w:rsidRDefault="0065745B">
      <w:pPr>
        <w:pStyle w:val="pNoPageBreakAfter"/>
      </w:pPr>
      <w:r>
        <w:t>Fields are:</w:t>
      </w:r>
    </w:p>
    <w:p w14:paraId="38800E3C" w14:textId="77777777" w:rsidR="008A5E4E" w:rsidRDefault="0065745B">
      <w:pPr>
        <w:pStyle w:val="li"/>
        <w:numPr>
          <w:ilvl w:val="0"/>
          <w:numId w:val="266"/>
        </w:numPr>
        <w:spacing w:before="320"/>
        <w:ind w:left="600"/>
      </w:pPr>
      <w:r>
        <w:rPr>
          <w:rStyle w:val="code1"/>
        </w:rPr>
        <w:t>BrigBase base</w:t>
      </w:r>
      <w:r>
        <w:t xml:space="preserve"> — </w:t>
      </w:r>
      <w:r>
        <w:rPr>
          <w:rStyle w:val="code1"/>
        </w:rPr>
        <w:t>base.kind</w:t>
      </w:r>
      <w:r>
        <w:t xml:space="preserve"> must be </w:t>
      </w:r>
      <w:r>
        <w:rPr>
          <w:rStyle w:val="code1"/>
        </w:rPr>
        <w:t>BRIG_KIND_DIRECTIVE_VARIABLE</w:t>
      </w:r>
      <w:r>
        <w:t>.</w:t>
      </w:r>
    </w:p>
    <w:p w14:paraId="23AED716" w14:textId="77777777" w:rsidR="008A5E4E" w:rsidRDefault="0065745B">
      <w:pPr>
        <w:pStyle w:val="li"/>
        <w:numPr>
          <w:ilvl w:val="0"/>
          <w:numId w:val="266"/>
        </w:numPr>
        <w:ind w:left="600"/>
      </w:pPr>
      <w:r>
        <w:rPr>
          <w:rStyle w:val="code1"/>
        </w:rPr>
        <w:t>BrigDataOffsetString32_t name</w:t>
      </w:r>
      <w:r>
        <w:t xml:space="preserve"> — Byte offset into the place in the </w:t>
      </w:r>
      <w:r>
        <w:rPr>
          <w:rStyle w:val="code1"/>
        </w:rPr>
        <w:t>hsa_data</w:t>
      </w:r>
      <w:r>
        <w:t xml:space="preserve"> section where the variable name appears.</w:t>
      </w:r>
    </w:p>
    <w:p w14:paraId="663E274A" w14:textId="392503DD" w:rsidR="0090625C" w:rsidRDefault="0065745B">
      <w:pPr>
        <w:pStyle w:val="li"/>
        <w:numPr>
          <w:ilvl w:val="0"/>
          <w:numId w:val="266"/>
        </w:numPr>
        <w:ind w:left="600"/>
      </w:pPr>
      <w:r>
        <w:rPr>
          <w:rStyle w:val="code1"/>
        </w:rPr>
        <w:t>BrigOperandOffset32_t init</w:t>
      </w:r>
      <w:r>
        <w:t xml:space="preserve"> — An initializer: only allowed for variable definitions in the global or readonly segment. Must be 0 if there is no initializer. Otherwise, must be the offset in the </w:t>
      </w:r>
      <w:r>
        <w:rPr>
          <w:rStyle w:val="code1"/>
        </w:rPr>
        <w:t>hsa_operand</w:t>
      </w:r>
      <w:r>
        <w:t xml:space="preserve"> section to a </w:t>
      </w:r>
      <w:r w:rsidR="00641955">
        <w:t xml:space="preserve">constant </w:t>
      </w:r>
      <w:r>
        <w:t xml:space="preserve">operand with a </w:t>
      </w:r>
      <w:r>
        <w:rPr>
          <w:rStyle w:val="code1"/>
        </w:rPr>
        <w:t>kind</w:t>
      </w:r>
      <w:r>
        <w:t xml:space="preserve"> field </w:t>
      </w:r>
      <w:r w:rsidR="007A6A73">
        <w:t xml:space="preserve">of </w:t>
      </w:r>
      <w:r w:rsidR="007A6A73">
        <w:rPr>
          <w:rStyle w:val="code1"/>
        </w:rPr>
        <w:t>BRIG_KIND_CONSTANT_BYTES</w:t>
      </w:r>
      <w:r w:rsidR="00BB18A4">
        <w:t>,</w:t>
      </w:r>
      <w:r w:rsidR="007A6A73">
        <w:t xml:space="preserve"> </w:t>
      </w:r>
      <w:r w:rsidR="007A6A73">
        <w:rPr>
          <w:rStyle w:val="code1"/>
        </w:rPr>
        <w:t>BRIG_KIND_CONSTANT_OPERAND_LIST</w:t>
      </w:r>
      <w:r w:rsidR="00BB18A4">
        <w:t>,</w:t>
      </w:r>
      <w:r w:rsidR="00BB18A4" w:rsidRPr="00BB18A4">
        <w:rPr>
          <w:rStyle w:val="code1"/>
        </w:rPr>
        <w:t xml:space="preserve"> </w:t>
      </w:r>
      <w:r w:rsidR="00BB18A4">
        <w:rPr>
          <w:rStyle w:val="code1"/>
        </w:rPr>
        <w:t>BRIG_KIND_OPERAND_CONSTANT_IMAGE</w:t>
      </w:r>
      <w:r w:rsidR="00BB18A4">
        <w:t xml:space="preserve">, or </w:t>
      </w:r>
      <w:r w:rsidR="00BB18A4">
        <w:rPr>
          <w:rStyle w:val="code1"/>
        </w:rPr>
        <w:t>BRIG_KIND_OPERAND_CONSTANT_SAMPLER</w:t>
      </w:r>
      <w:r w:rsidR="0090625C">
        <w:t>.</w:t>
      </w:r>
    </w:p>
    <w:p w14:paraId="3ECF6E6E" w14:textId="77777777" w:rsidR="00641955" w:rsidRDefault="00B63DAA" w:rsidP="00B40BE0">
      <w:pPr>
        <w:pStyle w:val="li"/>
      </w:pPr>
      <w:r>
        <w:t>The byte size of the constant must match the byte size of the variable.</w:t>
      </w:r>
      <w:r w:rsidR="00DC2402">
        <w:t xml:space="preserve"> </w:t>
      </w:r>
    </w:p>
    <w:p w14:paraId="1B3A8655" w14:textId="35705B28" w:rsidR="00641955" w:rsidRDefault="00641955" w:rsidP="00B40BE0">
      <w:pPr>
        <w:pStyle w:val="li"/>
      </w:pPr>
      <w:r>
        <w:t xml:space="preserve">The constant must be compatible with the type of the variable specified by the </w:t>
      </w:r>
      <w:r w:rsidRPr="002641E4">
        <w:rPr>
          <w:rFonts w:ascii="Courier New" w:hAnsi="Courier New" w:cs="Courier New"/>
          <w:sz w:val="20"/>
          <w:szCs w:val="20"/>
        </w:rPr>
        <w:t>type</w:t>
      </w:r>
      <w:r>
        <w:t xml:space="preserve"> field according to the rules in </w:t>
      </w:r>
      <w:r w:rsidR="00123734">
        <w:rPr>
          <w:rStyle w:val="xref1"/>
        </w:rPr>
        <w:t>18.6.1. Constant Operands (</w:t>
      </w:r>
      <w:r w:rsidR="00123734">
        <w:fldChar w:fldCharType="begin"/>
      </w:r>
      <w:r w:rsidR="00123734">
        <w:instrText xml:space="preserve"> PAGEREF  constant_operands \h \p  \* MERGEFORMAT </w:instrText>
      </w:r>
      <w:r w:rsidR="00123734">
        <w:fldChar w:fldCharType="separate"/>
      </w:r>
      <w:r w:rsidR="00123734">
        <w:rPr>
          <w:noProof/>
        </w:rPr>
        <w:t>on page 372</w:t>
      </w:r>
      <w:r w:rsidR="00123734">
        <w:fldChar w:fldCharType="end"/>
      </w:r>
      <w:r w:rsidR="00123734">
        <w:rPr>
          <w:rStyle w:val="xref1"/>
        </w:rPr>
        <w:t>)</w:t>
      </w:r>
      <w:r>
        <w:t>.</w:t>
      </w:r>
    </w:p>
    <w:p w14:paraId="7FA61E9A" w14:textId="40A18B54" w:rsidR="008A5E4E" w:rsidRDefault="0065745B">
      <w:pPr>
        <w:pStyle w:val="li"/>
        <w:numPr>
          <w:ilvl w:val="0"/>
          <w:numId w:val="266"/>
        </w:numPr>
        <w:ind w:left="600"/>
      </w:pPr>
      <w:r>
        <w:rPr>
          <w:rStyle w:val="code1"/>
        </w:rPr>
        <w:t>BrigType 16_t type</w:t>
      </w:r>
      <w:r>
        <w:t xml:space="preserve"> — The BRIG type of the </w:t>
      </w:r>
      <w:r w:rsidR="007A6A73">
        <w:t>variable</w:t>
      </w:r>
      <w:r w:rsidR="00DC2402">
        <w:t>. If the variable is an array then must be an array type</w:t>
      </w:r>
      <w:r>
        <w:t>.</w:t>
      </w:r>
      <w:r w:rsidR="00B63DAA">
        <w:t xml:space="preserve"> </w:t>
      </w:r>
      <w:r w:rsidR="00B63DAA" w:rsidRPr="00B40BE0">
        <w:rPr>
          <w:rFonts w:ascii="Courier New" w:hAnsi="Courier New" w:cs="Courier New"/>
          <w:sz w:val="20"/>
          <w:szCs w:val="20"/>
        </w:rPr>
        <w:t>BRIG_TYPE_B1</w:t>
      </w:r>
      <w:r w:rsidR="00B63DAA">
        <w:t xml:space="preserve"> is not allowed.</w:t>
      </w:r>
    </w:p>
    <w:p w14:paraId="22F0F282" w14:textId="106AEEE9" w:rsidR="008A5E4E" w:rsidRDefault="0065745B">
      <w:pPr>
        <w:pStyle w:val="li"/>
        <w:numPr>
          <w:ilvl w:val="0"/>
          <w:numId w:val="266"/>
        </w:numPr>
        <w:ind w:left="600"/>
      </w:pPr>
      <w:r>
        <w:rPr>
          <w:rStyle w:val="code1"/>
        </w:rPr>
        <w:t>BrigSegment8_t segment</w:t>
      </w:r>
      <w:r>
        <w:t xml:space="preserve"> — Segment that will hold the </w:t>
      </w:r>
      <w:r w:rsidR="007A6A73">
        <w:t>variable</w:t>
      </w:r>
      <w:r>
        <w:t xml:space="preserve">. A member of the </w:t>
      </w:r>
      <w:r>
        <w:rPr>
          <w:rStyle w:val="code1"/>
        </w:rPr>
        <w:t>BrigSegment</w:t>
      </w:r>
      <w:r>
        <w:t xml:space="preserve"> enumeration. See </w:t>
      </w:r>
      <w:r>
        <w:rPr>
          <w:rStyle w:val="xref1"/>
        </w:rPr>
        <w:t>18.3.32. BrigSegment (</w:t>
      </w:r>
      <w:r w:rsidR="009A76EE" w:rsidRPr="008A5E4E">
        <w:fldChar w:fldCharType="begin"/>
      </w:r>
      <w:r w:rsidR="008A5E4E">
        <w:instrText xml:space="preserve"> PAGEREF _Ref-846248380 \p \h  \* MERGEFORMAT </w:instrText>
      </w:r>
      <w:r w:rsidR="009A76EE" w:rsidRPr="008A5E4E">
        <w:fldChar w:fldCharType="separate"/>
      </w:r>
      <w:r w:rsidR="00533AF0" w:rsidRPr="00533AF0">
        <w:rPr>
          <w:rStyle w:val="xref1"/>
          <w:noProof/>
        </w:rPr>
        <w:t>on</w:t>
      </w:r>
      <w:r w:rsidR="00533AF0">
        <w:rPr>
          <w:noProof/>
        </w:rPr>
        <w:t xml:space="preserve"> page 322</w:t>
      </w:r>
      <w:r w:rsidR="009A76EE" w:rsidRPr="008A5E4E">
        <w:rPr>
          <w:rStyle w:val="xref1"/>
        </w:rPr>
        <w:fldChar w:fldCharType="end"/>
      </w:r>
      <w:r>
        <w:rPr>
          <w:rStyle w:val="xref1"/>
        </w:rPr>
        <w:t>)</w:t>
      </w:r>
      <w:r>
        <w:t>.</w:t>
      </w:r>
    </w:p>
    <w:p w14:paraId="109422BF" w14:textId="715C16E4" w:rsidR="008A5E4E" w:rsidRDefault="0065745B">
      <w:pPr>
        <w:pStyle w:val="li"/>
        <w:numPr>
          <w:ilvl w:val="0"/>
          <w:numId w:val="266"/>
        </w:numPr>
        <w:ind w:left="600"/>
      </w:pPr>
      <w:r>
        <w:rPr>
          <w:rStyle w:val="code1"/>
        </w:rPr>
        <w:t>BrigAlignment8_t align</w:t>
      </w:r>
      <w:r>
        <w:t xml:space="preserve"> — The required </w:t>
      </w:r>
      <w:r w:rsidR="007A6A73">
        <w:t xml:space="preserve">variable </w:t>
      </w:r>
      <w:r>
        <w:t xml:space="preserve">alignment in bytes. If the directive does not specify the align type qualifier, then must be set to the value that corresponds to the natural alignment for </w:t>
      </w:r>
      <w:r>
        <w:rPr>
          <w:rStyle w:val="code1"/>
        </w:rPr>
        <w:t>type</w:t>
      </w:r>
      <w:r>
        <w:t xml:space="preserve">. See </w:t>
      </w:r>
      <w:r>
        <w:rPr>
          <w:rStyle w:val="xref1"/>
        </w:rPr>
        <w:t>18.3.2. BrigAlignment (</w:t>
      </w:r>
      <w:r w:rsidR="009A76EE" w:rsidRPr="008A5E4E">
        <w:fldChar w:fldCharType="begin"/>
      </w:r>
      <w:r w:rsidR="008A5E4E">
        <w:instrText xml:space="preserve"> PAGEREF _Ref-1669238184 \p \h  \* MERGEFORMAT </w:instrText>
      </w:r>
      <w:r w:rsidR="009A76EE" w:rsidRPr="008A5E4E">
        <w:fldChar w:fldCharType="separate"/>
      </w:r>
      <w:r w:rsidR="00533AF0" w:rsidRPr="00533AF0">
        <w:rPr>
          <w:rStyle w:val="xref1"/>
          <w:noProof/>
        </w:rPr>
        <w:t>on</w:t>
      </w:r>
      <w:r w:rsidR="00533AF0">
        <w:rPr>
          <w:noProof/>
        </w:rPr>
        <w:t xml:space="preserve"> page 310</w:t>
      </w:r>
      <w:r w:rsidR="009A76EE" w:rsidRPr="008A5E4E">
        <w:rPr>
          <w:rStyle w:val="xref1"/>
        </w:rPr>
        <w:fldChar w:fldCharType="end"/>
      </w:r>
      <w:r>
        <w:rPr>
          <w:rStyle w:val="xref1"/>
        </w:rPr>
        <w:t>)</w:t>
      </w:r>
      <w:r>
        <w:t>.</w:t>
      </w:r>
    </w:p>
    <w:p w14:paraId="1E05B1BC" w14:textId="77777777" w:rsidR="008A5E4E" w:rsidRDefault="0065745B">
      <w:pPr>
        <w:pStyle w:val="li"/>
        <w:numPr>
          <w:ilvl w:val="0"/>
          <w:numId w:val="266"/>
        </w:numPr>
        <w:ind w:left="600"/>
      </w:pPr>
      <w:r>
        <w:rPr>
          <w:rStyle w:val="code1"/>
        </w:rPr>
        <w:t>BrigUInt64 dim</w:t>
      </w:r>
      <w:r>
        <w:t xml:space="preserve"> — The array dimension size </w:t>
      </w:r>
      <w:r>
        <w:rPr>
          <w:rStyle w:val="spanBookTitle"/>
        </w:rPr>
        <w:t>dim</w:t>
      </w:r>
      <w:r>
        <w:t xml:space="preserve">. See </w:t>
      </w:r>
      <w:r>
        <w:rPr>
          <w:rStyle w:val="xref1"/>
        </w:rPr>
        <w:t>18.3.34. BrigUint64 (</w:t>
      </w:r>
      <w:r w:rsidR="009A76EE" w:rsidRPr="008A5E4E">
        <w:fldChar w:fldCharType="begin"/>
      </w:r>
      <w:r w:rsidR="008A5E4E">
        <w:instrText xml:space="preserve"> PAGEREF _Ref1362716906 \p \h  \* MERGEFORMAT </w:instrText>
      </w:r>
      <w:r w:rsidR="009A76EE" w:rsidRPr="008A5E4E">
        <w:fldChar w:fldCharType="separate"/>
      </w:r>
      <w:r w:rsidR="00533AF0" w:rsidRPr="00533AF0">
        <w:rPr>
          <w:rStyle w:val="xref1"/>
          <w:noProof/>
        </w:rPr>
        <w:t>on</w:t>
      </w:r>
      <w:r w:rsidR="00533AF0">
        <w:rPr>
          <w:noProof/>
        </w:rPr>
        <w:t xml:space="preserve"> page 324</w:t>
      </w:r>
      <w:r w:rsidR="009A76EE" w:rsidRPr="008A5E4E">
        <w:rPr>
          <w:rStyle w:val="xref1"/>
        </w:rPr>
        <w:fldChar w:fldCharType="end"/>
      </w:r>
      <w:r>
        <w:rPr>
          <w:rStyle w:val="xref1"/>
        </w:rPr>
        <w:t>)</w:t>
      </w:r>
      <w:r>
        <w:t>.</w:t>
      </w:r>
    </w:p>
    <w:p w14:paraId="1FF425BB" w14:textId="57D683A9" w:rsidR="003D6D5F" w:rsidRDefault="003D6D5F">
      <w:pPr>
        <w:pStyle w:val="p1"/>
      </w:pPr>
      <w:r>
        <w:t xml:space="preserve">The </w:t>
      </w:r>
      <w:r w:rsidR="007A6A73">
        <w:t>variable</w:t>
      </w:r>
      <w:r>
        <w:t xml:space="preserve"> is an array if the </w:t>
      </w:r>
      <w:r w:rsidRPr="00B40BE0">
        <w:rPr>
          <w:rFonts w:ascii="Courier New" w:hAnsi="Courier New" w:cs="Courier New"/>
          <w:sz w:val="20"/>
          <w:szCs w:val="20"/>
        </w:rPr>
        <w:t>type</w:t>
      </w:r>
      <w:r>
        <w:t xml:space="preserve"> field is an array type.</w:t>
      </w:r>
    </w:p>
    <w:p w14:paraId="5B80438D" w14:textId="41A5AC9A" w:rsidR="008A5E4E" w:rsidRDefault="0065745B">
      <w:pPr>
        <w:pStyle w:val="p1"/>
      </w:pPr>
      <w:r>
        <w:t xml:space="preserve">The </w:t>
      </w:r>
      <w:r w:rsidR="00D80B24">
        <w:rPr>
          <w:rStyle w:val="code1"/>
        </w:rPr>
        <w:t>BRIG_VARIABLE</w:t>
      </w:r>
      <w:r>
        <w:rPr>
          <w:rStyle w:val="code1"/>
        </w:rPr>
        <w:t>_FLEX_ARRAY</w:t>
      </w:r>
      <w:r>
        <w:t xml:space="preserve"> bit of the </w:t>
      </w:r>
      <w:r>
        <w:rPr>
          <w:rStyle w:val="code1"/>
        </w:rPr>
        <w:t>modifier</w:t>
      </w:r>
      <w:r>
        <w:t xml:space="preserve"> field indicate</w:t>
      </w:r>
      <w:r w:rsidR="003D6D5F">
        <w:t>s</w:t>
      </w:r>
      <w:r>
        <w:t xml:space="preserve"> if the </w:t>
      </w:r>
      <w:r w:rsidR="007A6A73">
        <w:t xml:space="preserve">variable </w:t>
      </w:r>
      <w:r>
        <w:t xml:space="preserve">is a flexible array (an array without a specified size). See </w:t>
      </w:r>
      <w:r>
        <w:rPr>
          <w:rStyle w:val="xref1"/>
        </w:rPr>
        <w:t>18.3.35. BrigVariableModifierMask (</w:t>
      </w:r>
      <w:r w:rsidR="009A76EE" w:rsidRPr="008A5E4E">
        <w:fldChar w:fldCharType="begin"/>
      </w:r>
      <w:r w:rsidR="008A5E4E">
        <w:instrText xml:space="preserve"> PAGEREF _Ref-715269438 \p \h  \* MERGEFORMAT </w:instrText>
      </w:r>
      <w:r w:rsidR="009A76EE" w:rsidRPr="008A5E4E">
        <w:fldChar w:fldCharType="separate"/>
      </w:r>
      <w:r w:rsidR="00533AF0" w:rsidRPr="00533AF0">
        <w:rPr>
          <w:rStyle w:val="xref1"/>
          <w:noProof/>
        </w:rPr>
        <w:t>on</w:t>
      </w:r>
      <w:r w:rsidR="00533AF0">
        <w:rPr>
          <w:noProof/>
        </w:rPr>
        <w:t xml:space="preserve"> page 324</w:t>
      </w:r>
      <w:r w:rsidR="009A76EE" w:rsidRPr="008A5E4E">
        <w:rPr>
          <w:rStyle w:val="xref1"/>
        </w:rPr>
        <w:fldChar w:fldCharType="end"/>
      </w:r>
      <w:r>
        <w:rPr>
          <w:rStyle w:val="xref1"/>
        </w:rPr>
        <w:t>)</w:t>
      </w:r>
      <w:r>
        <w:t>.</w:t>
      </w:r>
    </w:p>
    <w:p w14:paraId="62AC5249" w14:textId="2A2D466B" w:rsidR="008A5E4E" w:rsidRPr="002871CD" w:rsidRDefault="005A3837">
      <w:pPr>
        <w:pStyle w:val="p1"/>
        <w:rPr>
          <w:ins w:id="1165" w:author="ttye" w:date="2015-02-25T19:47:00Z"/>
        </w:rPr>
      </w:pPr>
      <w:ins w:id="1166" w:author="ttye" w:date="2015-02-25T19:51:00Z">
        <w:r>
          <w:t xml:space="preserve">If the variable is not an array, then </w:t>
        </w:r>
        <w:r>
          <w:rPr>
            <w:rStyle w:val="spanBookTitle"/>
          </w:rPr>
          <w:t>dim</w:t>
        </w:r>
        <w:r>
          <w:t xml:space="preserve"> must be 0. </w:t>
        </w:r>
      </w:ins>
      <w:r w:rsidR="0065745B">
        <w:t xml:space="preserve">If the </w:t>
      </w:r>
      <w:r w:rsidR="007A6A73">
        <w:t xml:space="preserve">variable </w:t>
      </w:r>
      <w:r w:rsidR="0065745B">
        <w:t xml:space="preserve">is an array with a size, then </w:t>
      </w:r>
      <w:r w:rsidR="0065745B">
        <w:rPr>
          <w:rStyle w:val="spanBookTitle"/>
        </w:rPr>
        <w:t>dim</w:t>
      </w:r>
      <w:r w:rsidR="0065745B">
        <w:t xml:space="preserve"> must be the number of elements in the array</w:t>
      </w:r>
      <w:ins w:id="1167" w:author="ttye" w:date="2015-02-25T19:54:00Z">
        <w:r>
          <w:t xml:space="preserve"> which is not allowed to be 0</w:t>
        </w:r>
      </w:ins>
      <w:r w:rsidR="0065745B">
        <w:t xml:space="preserve">. </w:t>
      </w:r>
      <w:del w:id="1168" w:author="ttye" w:date="2015-02-25T19:51:00Z">
        <w:r w:rsidR="0065745B" w:rsidDel="005A3837">
          <w:delText xml:space="preserve">If the </w:delText>
        </w:r>
        <w:r w:rsidR="007A6A73" w:rsidDel="005A3837">
          <w:delText xml:space="preserve">variable </w:delText>
        </w:r>
        <w:r w:rsidR="0065745B" w:rsidDel="005A3837">
          <w:delText xml:space="preserve">is not an array or is a flexible array, then </w:delText>
        </w:r>
        <w:r w:rsidR="0065745B" w:rsidDel="005A3837">
          <w:rPr>
            <w:rStyle w:val="spanBookTitle"/>
          </w:rPr>
          <w:delText>dim</w:delText>
        </w:r>
        <w:r w:rsidR="0065745B" w:rsidDel="005A3837">
          <w:delText xml:space="preserve"> must be 0. </w:delText>
        </w:r>
      </w:del>
      <w:del w:id="1169" w:author="ttye" w:date="2015-02-25T19:52:00Z">
        <w:r w:rsidR="0065745B" w:rsidDel="005A3837">
          <w:delText xml:space="preserve">An array declared in the textual form </w:delText>
        </w:r>
      </w:del>
      <w:ins w:id="1170" w:author="ttye" w:date="2015-02-25T19:52:00Z">
        <w:r>
          <w:t xml:space="preserve">If the variable is an array </w:t>
        </w:r>
      </w:ins>
      <w:r w:rsidR="0065745B">
        <w:t xml:space="preserve">without a size, but with an initializer, </w:t>
      </w:r>
      <w:del w:id="1171" w:author="ttye" w:date="2015-02-25T19:53:00Z">
        <w:r w:rsidR="0065745B" w:rsidDel="005A3837">
          <w:delText>is not considered a flexible array. In this case</w:delText>
        </w:r>
      </w:del>
      <w:del w:id="1172" w:author="ttye" w:date="2015-02-25T19:55:00Z">
        <w:r w:rsidR="0065745B" w:rsidDel="002871CD">
          <w:delText>,</w:delText>
        </w:r>
      </w:del>
      <w:r w:rsidR="0065745B">
        <w:t xml:space="preserve"> the</w:t>
      </w:r>
      <w:ins w:id="1173" w:author="ttye" w:date="2015-02-25T19:53:00Z">
        <w:r>
          <w:t>n</w:t>
        </w:r>
      </w:ins>
      <w:r w:rsidR="0065745B">
        <w:t xml:space="preserve"> </w:t>
      </w:r>
      <w:del w:id="1174" w:author="ttye" w:date="2015-02-25T19:53:00Z">
        <w:r w:rsidR="0065745B" w:rsidDel="005A3837">
          <w:delText xml:space="preserve">value of </w:delText>
        </w:r>
      </w:del>
      <w:r w:rsidR="0065745B">
        <w:rPr>
          <w:rStyle w:val="spanBookTitle"/>
        </w:rPr>
        <w:t>dim</w:t>
      </w:r>
      <w:r w:rsidR="0065745B">
        <w:t xml:space="preserve"> must </w:t>
      </w:r>
      <w:del w:id="1175" w:author="ttye" w:date="2015-02-25T19:53:00Z">
        <w:r w:rsidR="0065745B" w:rsidDel="005A3837">
          <w:delText xml:space="preserve">match </w:delText>
        </w:r>
      </w:del>
      <w:ins w:id="1176" w:author="ttye" w:date="2015-02-25T19:53:00Z">
        <w:r>
          <w:t xml:space="preserve">be set to </w:t>
        </w:r>
      </w:ins>
      <w:r w:rsidR="0065745B">
        <w:t xml:space="preserve">the number of elements </w:t>
      </w:r>
      <w:ins w:id="1177" w:author="ttye" w:date="2015-02-25T19:54:00Z">
        <w:r>
          <w:t xml:space="preserve">specified by the size of </w:t>
        </w:r>
      </w:ins>
      <w:del w:id="1178" w:author="ttye" w:date="2015-02-25T19:54:00Z">
        <w:r w:rsidR="0065745B" w:rsidDel="005A3837">
          <w:delText xml:space="preserve">in </w:delText>
        </w:r>
      </w:del>
      <w:r w:rsidR="0065745B">
        <w:t>the initializer.</w:t>
      </w:r>
      <w:ins w:id="1179" w:author="ttye" w:date="2015-02-25T19:55:00Z">
        <w:r w:rsidR="002871CD">
          <w:t xml:space="preserve"> Otherwise</w:t>
        </w:r>
      </w:ins>
      <w:ins w:id="1180" w:author="ttye" w:date="2015-02-25T19:56:00Z">
        <w:r w:rsidR="002871CD">
          <w:t xml:space="preserve">, </w:t>
        </w:r>
      </w:ins>
      <w:ins w:id="1181" w:author="ttye" w:date="2015-02-25T19:58:00Z">
        <w:r w:rsidR="002871CD">
          <w:t xml:space="preserve">the array variable must be the last argument of a function (see </w:t>
        </w:r>
        <w:r w:rsidR="002871CD">
          <w:rPr>
            <w:rStyle w:val="xref1"/>
          </w:rPr>
          <w:t>10.4. Variadic Functions (</w:t>
        </w:r>
        <w:r w:rsidR="002871CD" w:rsidRPr="008A5E4E">
          <w:fldChar w:fldCharType="begin"/>
        </w:r>
        <w:r w:rsidR="002871CD">
          <w:instrText xml:space="preserve"> PAGEREF _Ref1521575131 \p \h  \* MERGEFORMAT </w:instrText>
        </w:r>
      </w:ins>
      <w:ins w:id="1182" w:author="ttye" w:date="2015-02-25T19:58:00Z">
        <w:r w:rsidR="002871CD" w:rsidRPr="008A5E4E">
          <w:fldChar w:fldCharType="separate"/>
        </w:r>
        <w:r w:rsidR="002871CD" w:rsidRPr="00533AF0">
          <w:rPr>
            <w:rStyle w:val="xref1"/>
            <w:noProof/>
          </w:rPr>
          <w:t>on</w:t>
        </w:r>
        <w:r w:rsidR="002871CD">
          <w:rPr>
            <w:noProof/>
          </w:rPr>
          <w:t xml:space="preserve"> page 251</w:t>
        </w:r>
        <w:r w:rsidR="002871CD" w:rsidRPr="008A5E4E">
          <w:rPr>
            <w:rStyle w:val="xref1"/>
          </w:rPr>
          <w:fldChar w:fldCharType="end"/>
        </w:r>
        <w:r w:rsidR="002871CD">
          <w:rPr>
            <w:rStyle w:val="xref1"/>
          </w:rPr>
          <w:t>)</w:t>
        </w:r>
        <w:r w:rsidR="002871CD">
          <w:t xml:space="preserve">) </w:t>
        </w:r>
      </w:ins>
      <w:ins w:id="1183" w:author="ttye" w:date="2015-02-25T19:59:00Z">
        <w:r w:rsidR="002871CD">
          <w:t>or a</w:t>
        </w:r>
      </w:ins>
      <w:ins w:id="1184" w:author="ttye" w:date="2015-02-25T19:56:00Z">
        <w:r w:rsidR="002871CD">
          <w:t xml:space="preserve"> declaration </w:t>
        </w:r>
      </w:ins>
      <w:ins w:id="1185" w:author="ttye" w:date="2015-02-25T19:59:00Z">
        <w:r w:rsidR="002871CD">
          <w:t>with no size specified</w:t>
        </w:r>
      </w:ins>
      <w:ins w:id="1186" w:author="ttye" w:date="2015-02-25T20:00:00Z">
        <w:r w:rsidR="002871CD">
          <w:t>,</w:t>
        </w:r>
      </w:ins>
      <w:ins w:id="1187" w:author="ttye" w:date="2015-02-25T19:56:00Z">
        <w:r w:rsidR="002871CD">
          <w:t xml:space="preserve"> and</w:t>
        </w:r>
      </w:ins>
      <w:ins w:id="1188" w:author="ttye" w:date="2015-02-25T19:55:00Z">
        <w:r w:rsidR="002871CD">
          <w:t xml:space="preserve"> </w:t>
        </w:r>
        <w:r w:rsidR="002871CD">
          <w:rPr>
            <w:i/>
          </w:rPr>
          <w:t>dim</w:t>
        </w:r>
      </w:ins>
      <w:ins w:id="1189" w:author="ttye" w:date="2015-02-25T19:56:00Z">
        <w:r w:rsidR="002871CD">
          <w:t xml:space="preserve"> must be set to 0.</w:t>
        </w:r>
      </w:ins>
    </w:p>
    <w:p w14:paraId="0238F303" w14:textId="31D95CA3" w:rsidR="005A3837" w:rsidDel="002871CD" w:rsidRDefault="005A3837">
      <w:pPr>
        <w:pStyle w:val="p1"/>
        <w:rPr>
          <w:del w:id="1190" w:author="ttye" w:date="2015-02-25T20:00:00Z"/>
        </w:rPr>
      </w:pPr>
    </w:p>
    <w:p w14:paraId="07DDA11A" w14:textId="77777777" w:rsidR="008A5E4E" w:rsidRDefault="0065745B">
      <w:pPr>
        <w:pStyle w:val="li"/>
        <w:numPr>
          <w:ilvl w:val="0"/>
          <w:numId w:val="266"/>
        </w:numPr>
        <w:ind w:left="600"/>
      </w:pPr>
      <w:r>
        <w:rPr>
          <w:rStyle w:val="code1"/>
        </w:rPr>
        <w:t>BrigVariableModifier8_t modifier</w:t>
      </w:r>
      <w:r>
        <w:t xml:space="preserve"> — Modifier for the variable. See </w:t>
      </w:r>
      <w:r>
        <w:rPr>
          <w:rStyle w:val="xref1"/>
        </w:rPr>
        <w:t>18.3.35. BrigVariableModifierMask (</w:t>
      </w:r>
      <w:r w:rsidR="009A76EE" w:rsidRPr="008A5E4E">
        <w:fldChar w:fldCharType="begin"/>
      </w:r>
      <w:r w:rsidR="008A5E4E">
        <w:instrText xml:space="preserve"> PAGEREF _Ref-715269438 \p \h  \* MERGEFORMAT </w:instrText>
      </w:r>
      <w:r w:rsidR="009A76EE" w:rsidRPr="008A5E4E">
        <w:fldChar w:fldCharType="separate"/>
      </w:r>
      <w:r w:rsidR="00533AF0" w:rsidRPr="00533AF0">
        <w:rPr>
          <w:rStyle w:val="xref1"/>
          <w:noProof/>
        </w:rPr>
        <w:t>on</w:t>
      </w:r>
      <w:r w:rsidR="00533AF0">
        <w:rPr>
          <w:noProof/>
        </w:rPr>
        <w:t xml:space="preserve"> page 324</w:t>
      </w:r>
      <w:r w:rsidR="009A76EE" w:rsidRPr="008A5E4E">
        <w:rPr>
          <w:rStyle w:val="xref1"/>
        </w:rPr>
        <w:fldChar w:fldCharType="end"/>
      </w:r>
      <w:r>
        <w:rPr>
          <w:rStyle w:val="xref1"/>
        </w:rPr>
        <w:t>)</w:t>
      </w:r>
      <w:r>
        <w:t>.</w:t>
      </w:r>
    </w:p>
    <w:p w14:paraId="5C7A091B" w14:textId="77777777" w:rsidR="008A5E4E" w:rsidRDefault="0065745B">
      <w:pPr>
        <w:pStyle w:val="li"/>
        <w:numPr>
          <w:ilvl w:val="0"/>
          <w:numId w:val="266"/>
        </w:numPr>
        <w:ind w:left="600"/>
      </w:pPr>
      <w:r>
        <w:rPr>
          <w:rStyle w:val="code1"/>
        </w:rPr>
        <w:t>BrigLinkage8_t linkage</w:t>
      </w:r>
      <w:r>
        <w:t xml:space="preserve"> — Values are specified by the </w:t>
      </w:r>
      <w:r>
        <w:rPr>
          <w:rStyle w:val="code1"/>
        </w:rPr>
        <w:t>BrigLinkage</w:t>
      </w:r>
      <w:r>
        <w:t xml:space="preserve"> enumeration. For module scope variables must be </w:t>
      </w:r>
      <w:r>
        <w:rPr>
          <w:rStyle w:val="code1"/>
        </w:rPr>
        <w:t>BRIG_LINKAGE_PROGRAM</w:t>
      </w:r>
      <w:r>
        <w:t xml:space="preserve"> or </w:t>
      </w:r>
      <w:r>
        <w:rPr>
          <w:rStyle w:val="code1"/>
        </w:rPr>
        <w:t>BRIG_LINKAGE_MODULE</w:t>
      </w:r>
      <w:r>
        <w:t xml:space="preserve"> depending on the linkage specified; for function scope variables must be </w:t>
      </w:r>
      <w:r>
        <w:rPr>
          <w:rStyle w:val="code1"/>
        </w:rPr>
        <w:t>BRIG_LINKAGE_FUNCTION</w:t>
      </w:r>
      <w:r>
        <w:t xml:space="preserve">; for argument scope variables must be </w:t>
      </w:r>
      <w:r>
        <w:rPr>
          <w:rStyle w:val="code1"/>
        </w:rPr>
        <w:t>BRIG_LINKAGE_ARG</w:t>
      </w:r>
      <w:r>
        <w:t xml:space="preserve">; and for signature scope variables must be </w:t>
      </w:r>
      <w:r>
        <w:rPr>
          <w:rStyle w:val="code1"/>
        </w:rPr>
        <w:t>BRIG_LINKAGE_NONE</w:t>
      </w:r>
      <w:r>
        <w:t xml:space="preserve">. See </w:t>
      </w:r>
      <w:r>
        <w:rPr>
          <w:rStyle w:val="xref1"/>
        </w:rPr>
        <w:t>4.6.2. Scope (</w:t>
      </w:r>
      <w:r w:rsidR="009A76EE" w:rsidRPr="008A5E4E">
        <w:fldChar w:fldCharType="begin"/>
      </w:r>
      <w:r w:rsidR="008A5E4E">
        <w:instrText xml:space="preserve"> PAGEREF _Ref818044059 \p \h  \* MERGEFORMAT </w:instrText>
      </w:r>
      <w:r w:rsidR="009A76EE" w:rsidRPr="008A5E4E">
        <w:fldChar w:fldCharType="separate"/>
      </w:r>
      <w:r w:rsidR="00533AF0" w:rsidRPr="00533AF0">
        <w:rPr>
          <w:rStyle w:val="xref1"/>
          <w:noProof/>
        </w:rPr>
        <w:t>on</w:t>
      </w:r>
      <w:r w:rsidR="00533AF0">
        <w:rPr>
          <w:noProof/>
        </w:rPr>
        <w:t xml:space="preserve"> page 62</w:t>
      </w:r>
      <w:r w:rsidR="009A76EE" w:rsidRPr="008A5E4E">
        <w:rPr>
          <w:rStyle w:val="xref1"/>
        </w:rPr>
        <w:fldChar w:fldCharType="end"/>
      </w:r>
      <w:r>
        <w:rPr>
          <w:rStyle w:val="xref1"/>
        </w:rPr>
        <w:t>)</w:t>
      </w:r>
      <w:r>
        <w:t xml:space="preserve"> and </w:t>
      </w:r>
      <w:r>
        <w:rPr>
          <w:rStyle w:val="xref1"/>
        </w:rPr>
        <w:t>18.3.15. BrigLinkage (</w:t>
      </w:r>
      <w:r w:rsidR="009A76EE" w:rsidRPr="008A5E4E">
        <w:fldChar w:fldCharType="begin"/>
      </w:r>
      <w:r w:rsidR="008A5E4E">
        <w:instrText xml:space="preserve"> PAGEREF _Ref1850432183 \p \h  \* MERGEFORMAT </w:instrText>
      </w:r>
      <w:r w:rsidR="009A76EE" w:rsidRPr="008A5E4E">
        <w:fldChar w:fldCharType="separate"/>
      </w:r>
      <w:r w:rsidR="00533AF0" w:rsidRPr="00533AF0">
        <w:rPr>
          <w:rStyle w:val="xref1"/>
          <w:noProof/>
        </w:rPr>
        <w:t>on</w:t>
      </w:r>
      <w:r w:rsidR="00533AF0">
        <w:rPr>
          <w:noProof/>
        </w:rPr>
        <w:t xml:space="preserve"> page 315</w:t>
      </w:r>
      <w:r w:rsidR="009A76EE" w:rsidRPr="008A5E4E">
        <w:rPr>
          <w:rStyle w:val="xref1"/>
        </w:rPr>
        <w:fldChar w:fldCharType="end"/>
      </w:r>
      <w:r>
        <w:rPr>
          <w:rStyle w:val="xref1"/>
        </w:rPr>
        <w:t>)</w:t>
      </w:r>
      <w:r>
        <w:t>.</w:t>
      </w:r>
    </w:p>
    <w:p w14:paraId="50BC4685" w14:textId="314FFC73" w:rsidR="008A5E4E" w:rsidRDefault="0065745B">
      <w:pPr>
        <w:pStyle w:val="li"/>
        <w:numPr>
          <w:ilvl w:val="0"/>
          <w:numId w:val="266"/>
        </w:numPr>
        <w:ind w:left="600"/>
      </w:pPr>
      <w:r>
        <w:rPr>
          <w:rStyle w:val="code1"/>
        </w:rPr>
        <w:t>BrigAllocation8_t allocation</w:t>
      </w:r>
      <w:r>
        <w:t xml:space="preserve"> — Values are specified by the </w:t>
      </w:r>
      <w:r>
        <w:rPr>
          <w:rStyle w:val="code1"/>
        </w:rPr>
        <w:t>BrigAllocation</w:t>
      </w:r>
      <w:r>
        <w:t xml:space="preserve"> enumeration. For global segment variable must be </w:t>
      </w:r>
      <w:r>
        <w:rPr>
          <w:rStyle w:val="code1"/>
        </w:rPr>
        <w:t>BRIG_ALLOCATION_PROGRAM</w:t>
      </w:r>
      <w:r>
        <w:t xml:space="preserve"> or </w:t>
      </w:r>
      <w:r>
        <w:rPr>
          <w:rStyle w:val="code1"/>
        </w:rPr>
        <w:t>BRIG_ALLOCATION_AGENT</w:t>
      </w:r>
      <w:r>
        <w:t xml:space="preserve"> depending on the allocation specified; for readonly segment variable must be </w:t>
      </w:r>
      <w:r>
        <w:rPr>
          <w:rStyle w:val="code1"/>
        </w:rPr>
        <w:t>BRIG_ALLOCATION_AGENT</w:t>
      </w:r>
      <w:r>
        <w:t xml:space="preserve">; otherwise must be </w:t>
      </w:r>
      <w:r>
        <w:rPr>
          <w:rStyle w:val="code1"/>
        </w:rPr>
        <w:t>BRIG_ALLOCATION_AUTOMATIC</w:t>
      </w:r>
      <w:r>
        <w:t xml:space="preserve">. See </w:t>
      </w:r>
      <w:r>
        <w:rPr>
          <w:rStyle w:val="xref1"/>
        </w:rPr>
        <w:t>18.3.3. BrigAllocation (</w:t>
      </w:r>
      <w:r w:rsidR="009A76EE" w:rsidRPr="008A5E4E">
        <w:fldChar w:fldCharType="begin"/>
      </w:r>
      <w:r w:rsidR="008A5E4E">
        <w:instrText xml:space="preserve"> PAGEREF _Ref2009008275 \p \h  \* MERGEFORMAT </w:instrText>
      </w:r>
      <w:r w:rsidR="009A76EE" w:rsidRPr="008A5E4E">
        <w:fldChar w:fldCharType="separate"/>
      </w:r>
      <w:r w:rsidR="00533AF0" w:rsidRPr="00533AF0">
        <w:rPr>
          <w:rStyle w:val="xref1"/>
          <w:noProof/>
        </w:rPr>
        <w:t>on</w:t>
      </w:r>
      <w:r w:rsidR="00533AF0">
        <w:rPr>
          <w:noProof/>
        </w:rPr>
        <w:t xml:space="preserve"> page 310</w:t>
      </w:r>
      <w:r w:rsidR="009A76EE" w:rsidRPr="008A5E4E">
        <w:rPr>
          <w:rStyle w:val="xref1"/>
        </w:rPr>
        <w:fldChar w:fldCharType="end"/>
      </w:r>
      <w:r>
        <w:rPr>
          <w:rStyle w:val="xref1"/>
        </w:rPr>
        <w:t>)</w:t>
      </w:r>
      <w:r>
        <w:t>.</w:t>
      </w:r>
    </w:p>
    <w:p w14:paraId="61EA43DE" w14:textId="77777777" w:rsidR="008A5E4E" w:rsidRDefault="0065745B">
      <w:pPr>
        <w:pStyle w:val="li"/>
        <w:numPr>
          <w:ilvl w:val="0"/>
          <w:numId w:val="266"/>
        </w:numPr>
        <w:spacing w:after="320"/>
        <w:ind w:left="600"/>
      </w:pPr>
      <w:r>
        <w:rPr>
          <w:rStyle w:val="code1"/>
        </w:rPr>
        <w:t>uint8_t reserved</w:t>
      </w:r>
      <w:r>
        <w:t xml:space="preserve"> — Must be 0.</w:t>
      </w:r>
    </w:p>
    <w:p w14:paraId="093C0B12" w14:textId="77777777" w:rsidR="008A5E4E" w:rsidRDefault="0065745B">
      <w:pPr>
        <w:pStyle w:val="h3"/>
      </w:pPr>
      <w:bookmarkStart w:id="1191" w:name="_Toc396034480"/>
      <w:r>
        <w:t xml:space="preserve">18.5.2 </w:t>
      </w:r>
      <w:bookmarkStart w:id="1192" w:name="instruction_entries"/>
      <w:bookmarkEnd w:id="1192"/>
      <w:r>
        <w:t>Instruction Entries</w:t>
      </w:r>
      <w:bookmarkEnd w:id="1191"/>
    </w:p>
    <w:p w14:paraId="5F816E14" w14:textId="77777777" w:rsidR="008A5E4E" w:rsidRDefault="0065745B">
      <w:pPr>
        <w:pStyle w:val="p"/>
      </w:pPr>
      <w:r>
        <w:t>BRIG instructions corresponding to HSAIL operations. They can only appear in the code block of kernels and functions. The finalizer uses these to generate executable ISA code for kernels and indirect functions.</w:t>
      </w:r>
    </w:p>
    <w:p w14:paraId="0368EC7B" w14:textId="77777777" w:rsidR="008A5E4E" w:rsidRDefault="0065745B">
      <w:pPr>
        <w:pStyle w:val="p"/>
      </w:pPr>
      <w:r>
        <w:t xml:space="preserve">Every </w:t>
      </w:r>
      <w:r>
        <w:rPr>
          <w:rStyle w:val="code1"/>
        </w:rPr>
        <w:t>BrigInst*</w:t>
      </w:r>
      <w:r>
        <w:t xml:space="preserve"> must start with a </w:t>
      </w:r>
      <w:r>
        <w:rPr>
          <w:rStyle w:val="code1"/>
        </w:rPr>
        <w:t>BrigInstBase</w:t>
      </w:r>
      <w:r>
        <w:t xml:space="preserve">. See </w:t>
      </w:r>
      <w:r>
        <w:rPr>
          <w:rStyle w:val="xref1"/>
        </w:rPr>
        <w:t>18.5.2.1. BrigInstBase (</w:t>
      </w:r>
      <w:r w:rsidR="009A76EE" w:rsidRPr="008A5E4E">
        <w:fldChar w:fldCharType="begin"/>
      </w:r>
      <w:r w:rsidR="008A5E4E">
        <w:instrText xml:space="preserve"> PAGEREF _Ref2048143015 \p \h  \* MERGEFORMAT </w:instrText>
      </w:r>
      <w:r w:rsidR="009A76EE" w:rsidRPr="008A5E4E">
        <w:fldChar w:fldCharType="separate"/>
      </w:r>
      <w:r w:rsidR="00533AF0" w:rsidRPr="00533AF0">
        <w:rPr>
          <w:rStyle w:val="xref1"/>
          <w:noProof/>
        </w:rPr>
        <w:t>on</w:t>
      </w:r>
      <w:r w:rsidR="00533AF0">
        <w:rPr>
          <w:noProof/>
        </w:rPr>
        <w:t xml:space="preserve"> page 339</w:t>
      </w:r>
      <w:r w:rsidR="009A76EE" w:rsidRPr="008A5E4E">
        <w:rPr>
          <w:rStyle w:val="xref1"/>
        </w:rPr>
        <w:fldChar w:fldCharType="end"/>
      </w:r>
      <w:r>
        <w:rPr>
          <w:rStyle w:val="xref1"/>
        </w:rPr>
        <w:t>)</w:t>
      </w:r>
      <w:r>
        <w:t>.</w:t>
      </w:r>
    </w:p>
    <w:p w14:paraId="6B44DDC8" w14:textId="77777777" w:rsidR="008A5E4E" w:rsidRDefault="0065745B">
      <w:pPr>
        <w:pStyle w:val="p"/>
      </w:pPr>
      <w:r>
        <w:t>The table below shows the possible formats for the instructions. Every instruction uses one of these formats.</w:t>
      </w:r>
    </w:p>
    <w:p w14:paraId="4BFD3D36" w14:textId="77777777" w:rsidR="008A5E4E" w:rsidRDefault="0065745B">
      <w:pPr>
        <w:pStyle w:val="pTableTitle"/>
      </w:pPr>
      <w:bookmarkStart w:id="1193" w:name="_ListOf157"/>
      <w:r>
        <w:t>Table 18–2 Formats of Instructions in the hsa_code Section</w:t>
      </w:r>
    </w:p>
    <w:bookmarkEnd w:id="1193"/>
    <w:p w14:paraId="4D222EB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041"/>
        <w:gridCol w:w="7079"/>
      </w:tblGrid>
      <w:tr w:rsidR="008A5E4E" w14:paraId="416EBEA2"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365E942" w14:textId="77777777" w:rsidR="008A5E4E" w:rsidRDefault="0065745B">
            <w:pPr>
              <w:pStyle w:val="thTableStyle-TablestyleAltRows-HeadE-Column-Header1"/>
              <w:shd w:val="clear" w:color="auto" w:fill="D3D3D3"/>
            </w:pPr>
            <w:r>
              <w:rPr>
                <w:shd w:val="clear" w:color="auto" w:fill="D3D3D3"/>
              </w:rPr>
              <w:t>Name</w:t>
            </w:r>
          </w:p>
        </w:tc>
        <w:tc>
          <w:tcPr>
            <w:tcW w:w="0" w:type="auto"/>
            <w:tcBorders>
              <w:bottom w:val="double" w:sz="3" w:space="0" w:color="000000"/>
            </w:tcBorders>
            <w:shd w:val="clear" w:color="auto" w:fill="D3D3D3"/>
            <w:tcMar>
              <w:top w:w="45" w:type="dxa"/>
              <w:left w:w="45" w:type="dxa"/>
              <w:bottom w:w="45" w:type="dxa"/>
              <w:right w:w="45" w:type="dxa"/>
            </w:tcMar>
          </w:tcPr>
          <w:p w14:paraId="67B26237" w14:textId="77777777" w:rsidR="008A5E4E" w:rsidRDefault="0065745B">
            <w:pPr>
              <w:pStyle w:val="thTableStyle-TablestyleAltRows-HeadD-Column-Header1"/>
              <w:shd w:val="clear" w:color="auto" w:fill="D3D3D3"/>
            </w:pPr>
            <w:r>
              <w:rPr>
                <w:shd w:val="clear" w:color="auto" w:fill="D3D3D3"/>
              </w:rPr>
              <w:t>Description</w:t>
            </w:r>
          </w:p>
        </w:tc>
      </w:tr>
      <w:tr w:rsidR="008A5E4E" w14:paraId="34525760"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09420D8" w14:textId="77777777" w:rsidR="008A5E4E" w:rsidRDefault="0065745B">
            <w:pPr>
              <w:pStyle w:val="tdTableStyle-TablestyleAltRows-BodyE-Column-Body1"/>
            </w:pPr>
            <w:r>
              <w:rPr>
                <w:rStyle w:val="code"/>
              </w:rPr>
              <w:t>BrigInstBase</w:t>
            </w:r>
          </w:p>
        </w:tc>
        <w:tc>
          <w:tcPr>
            <w:tcW w:w="0" w:type="auto"/>
            <w:tcBorders>
              <w:bottom w:val="single" w:sz="6" w:space="0" w:color="000000"/>
            </w:tcBorders>
            <w:tcMar>
              <w:top w:w="45" w:type="dxa"/>
              <w:left w:w="45" w:type="dxa"/>
              <w:bottom w:w="45" w:type="dxa"/>
              <w:right w:w="45" w:type="dxa"/>
            </w:tcMar>
          </w:tcPr>
          <w:p w14:paraId="5DBCF00F" w14:textId="77777777" w:rsidR="008A5E4E" w:rsidRDefault="0065745B">
            <w:pPr>
              <w:pStyle w:val="p3"/>
            </w:pPr>
            <w:r>
              <w:t xml:space="preserve">Every other </w:t>
            </w:r>
            <w:r>
              <w:rPr>
                <w:rStyle w:val="code"/>
              </w:rPr>
              <w:t>BrigInst*</w:t>
            </w:r>
            <w:r>
              <w:t xml:space="preserve"> entry must start with this structure. See </w:t>
            </w:r>
            <w:r>
              <w:rPr>
                <w:rStyle w:val="xref"/>
              </w:rPr>
              <w:t>18.5.2.1. BrigInstBase (</w:t>
            </w:r>
            <w:r w:rsidR="009A76EE" w:rsidRPr="008A5E4E">
              <w:fldChar w:fldCharType="begin"/>
            </w:r>
            <w:r w:rsidR="008A5E4E">
              <w:instrText xml:space="preserve"> PAGEREF _Ref2048143015 \p \h  \* MERGEFORMAT </w:instrText>
            </w:r>
            <w:r w:rsidR="009A76EE" w:rsidRPr="008A5E4E">
              <w:fldChar w:fldCharType="separate"/>
            </w:r>
            <w:r w:rsidR="00533AF0" w:rsidRPr="00533AF0">
              <w:rPr>
                <w:rStyle w:val="xref"/>
                <w:noProof/>
              </w:rPr>
              <w:t>on</w:t>
            </w:r>
            <w:r w:rsidR="00533AF0">
              <w:rPr>
                <w:noProof/>
              </w:rPr>
              <w:t xml:space="preserve"> page 339</w:t>
            </w:r>
            <w:r w:rsidR="009A76EE" w:rsidRPr="008A5E4E">
              <w:rPr>
                <w:rStyle w:val="xref"/>
              </w:rPr>
              <w:fldChar w:fldCharType="end"/>
            </w:r>
            <w:r>
              <w:rPr>
                <w:rStyle w:val="xref"/>
              </w:rPr>
              <w:t>)</w:t>
            </w:r>
          </w:p>
        </w:tc>
      </w:tr>
      <w:tr w:rsidR="008A5E4E" w14:paraId="7113602A"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5EED53E" w14:textId="77777777" w:rsidR="008A5E4E" w:rsidRDefault="0065745B">
            <w:pPr>
              <w:pStyle w:val="tdTableStyle-TablestyleAltRows-BodyE-Column-Body2"/>
              <w:shd w:val="clear" w:color="auto" w:fill="D3D3D3"/>
            </w:pPr>
            <w:r>
              <w:rPr>
                <w:rStyle w:val="code"/>
                <w:shd w:val="clear" w:color="auto" w:fill="D3D3D3"/>
              </w:rPr>
              <w:t>BrigInstAddr</w:t>
            </w:r>
          </w:p>
        </w:tc>
        <w:tc>
          <w:tcPr>
            <w:tcW w:w="0" w:type="auto"/>
            <w:tcBorders>
              <w:bottom w:val="single" w:sz="6" w:space="0" w:color="000000"/>
            </w:tcBorders>
            <w:shd w:val="clear" w:color="auto" w:fill="D3D3D3"/>
            <w:tcMar>
              <w:top w:w="45" w:type="dxa"/>
              <w:left w:w="45" w:type="dxa"/>
              <w:bottom w:w="45" w:type="dxa"/>
              <w:right w:w="45" w:type="dxa"/>
            </w:tcMar>
          </w:tcPr>
          <w:p w14:paraId="46777D6C" w14:textId="77777777" w:rsidR="008A5E4E" w:rsidRDefault="0065745B">
            <w:pPr>
              <w:pStyle w:val="p3"/>
            </w:pPr>
            <w:r>
              <w:t xml:space="preserve">Address operations. See </w:t>
            </w:r>
            <w:r>
              <w:rPr>
                <w:rStyle w:val="xref"/>
              </w:rPr>
              <w:t>18.5.2.2. BrigInstAddr (</w:t>
            </w:r>
            <w:r w:rsidR="009A76EE" w:rsidRPr="008A5E4E">
              <w:fldChar w:fldCharType="begin"/>
            </w:r>
            <w:r w:rsidR="008A5E4E">
              <w:instrText xml:space="preserve"> PAGEREF _Ref419913140 \p \h  \* MERGEFORMAT </w:instrText>
            </w:r>
            <w:r w:rsidR="009A76EE" w:rsidRPr="008A5E4E">
              <w:fldChar w:fldCharType="separate"/>
            </w:r>
            <w:r w:rsidR="00533AF0" w:rsidRPr="00533AF0">
              <w:rPr>
                <w:rStyle w:val="xref"/>
                <w:noProof/>
              </w:rPr>
              <w:t>on</w:t>
            </w:r>
            <w:r w:rsidR="00533AF0">
              <w:rPr>
                <w:noProof/>
              </w:rPr>
              <w:t xml:space="preserve"> page 339</w:t>
            </w:r>
            <w:r w:rsidR="009A76EE" w:rsidRPr="008A5E4E">
              <w:rPr>
                <w:rStyle w:val="xref"/>
              </w:rPr>
              <w:fldChar w:fldCharType="end"/>
            </w:r>
            <w:r>
              <w:rPr>
                <w:rStyle w:val="xref"/>
              </w:rPr>
              <w:t>)</w:t>
            </w:r>
            <w:r>
              <w:t>.</w:t>
            </w:r>
          </w:p>
        </w:tc>
      </w:tr>
      <w:tr w:rsidR="008A5E4E" w14:paraId="121A4D62"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0F5D137D" w14:textId="77777777" w:rsidR="008A5E4E" w:rsidRDefault="0065745B">
            <w:pPr>
              <w:pStyle w:val="tdTableStyle-TablestyleAltRows-BodyE-Column-Body1"/>
            </w:pPr>
            <w:r>
              <w:rPr>
                <w:rStyle w:val="code"/>
              </w:rPr>
              <w:t>BrigInstAtomic</w:t>
            </w:r>
          </w:p>
        </w:tc>
        <w:tc>
          <w:tcPr>
            <w:tcW w:w="0" w:type="auto"/>
            <w:tcBorders>
              <w:bottom w:val="single" w:sz="6" w:space="0" w:color="000000"/>
            </w:tcBorders>
            <w:tcMar>
              <w:top w:w="45" w:type="dxa"/>
              <w:left w:w="45" w:type="dxa"/>
              <w:bottom w:w="45" w:type="dxa"/>
              <w:right w:w="45" w:type="dxa"/>
            </w:tcMar>
          </w:tcPr>
          <w:p w14:paraId="00C14901" w14:textId="77777777" w:rsidR="008A5E4E" w:rsidRDefault="0065745B">
            <w:pPr>
              <w:pStyle w:val="p3"/>
            </w:pPr>
            <w:r>
              <w:t xml:space="preserve">Atomic operations. See </w:t>
            </w:r>
            <w:r>
              <w:rPr>
                <w:rStyle w:val="xref"/>
              </w:rPr>
              <w:t>18.5.2.3. BrigInstAtomic (</w:t>
            </w:r>
            <w:r w:rsidR="009A76EE" w:rsidRPr="008A5E4E">
              <w:fldChar w:fldCharType="begin"/>
            </w:r>
            <w:r w:rsidR="008A5E4E">
              <w:instrText xml:space="preserve"> PAGEREF _Ref-1985297814 \p \h  \* MERGEFORMAT </w:instrText>
            </w:r>
            <w:r w:rsidR="009A76EE" w:rsidRPr="008A5E4E">
              <w:fldChar w:fldCharType="separate"/>
            </w:r>
            <w:r w:rsidR="00533AF0" w:rsidRPr="00533AF0">
              <w:rPr>
                <w:rStyle w:val="xref"/>
                <w:noProof/>
              </w:rPr>
              <w:t>on</w:t>
            </w:r>
            <w:r w:rsidR="00533AF0">
              <w:rPr>
                <w:noProof/>
              </w:rPr>
              <w:t xml:space="preserve"> page 340</w:t>
            </w:r>
            <w:r w:rsidR="009A76EE" w:rsidRPr="008A5E4E">
              <w:rPr>
                <w:rStyle w:val="xref"/>
              </w:rPr>
              <w:fldChar w:fldCharType="end"/>
            </w:r>
            <w:r>
              <w:rPr>
                <w:rStyle w:val="xref"/>
              </w:rPr>
              <w:t>)</w:t>
            </w:r>
            <w:r>
              <w:t>.</w:t>
            </w:r>
          </w:p>
        </w:tc>
      </w:tr>
      <w:tr w:rsidR="008A5E4E" w14:paraId="0B424AB5"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6176DEA" w14:textId="77777777" w:rsidR="008A5E4E" w:rsidRDefault="0065745B">
            <w:pPr>
              <w:pStyle w:val="tdTableStyle-TablestyleAltRows-BodyE-Column-Body2"/>
              <w:shd w:val="clear" w:color="auto" w:fill="D3D3D3"/>
            </w:pPr>
            <w:r>
              <w:rPr>
                <w:rStyle w:val="code"/>
                <w:shd w:val="clear" w:color="auto" w:fill="D3D3D3"/>
              </w:rPr>
              <w:t>BrigInstBasic</w:t>
            </w:r>
          </w:p>
        </w:tc>
        <w:tc>
          <w:tcPr>
            <w:tcW w:w="0" w:type="auto"/>
            <w:tcBorders>
              <w:bottom w:val="single" w:sz="6" w:space="0" w:color="000000"/>
            </w:tcBorders>
            <w:shd w:val="clear" w:color="auto" w:fill="D3D3D3"/>
            <w:tcMar>
              <w:top w:w="45" w:type="dxa"/>
              <w:left w:w="45" w:type="dxa"/>
              <w:bottom w:w="45" w:type="dxa"/>
              <w:right w:w="45" w:type="dxa"/>
            </w:tcMar>
          </w:tcPr>
          <w:p w14:paraId="1BE069A9" w14:textId="77777777" w:rsidR="008A5E4E" w:rsidRDefault="0065745B">
            <w:pPr>
              <w:pStyle w:val="p3"/>
            </w:pPr>
            <w:r>
              <w:t xml:space="preserve">Used for all operations that require no extra modifier information. See </w:t>
            </w:r>
            <w:r>
              <w:rPr>
                <w:rStyle w:val="xref"/>
              </w:rPr>
              <w:t>18.5.2.4. BrigInstBasic (</w:t>
            </w:r>
            <w:r w:rsidR="009A76EE" w:rsidRPr="008A5E4E">
              <w:fldChar w:fldCharType="begin"/>
            </w:r>
            <w:r w:rsidR="008A5E4E">
              <w:instrText xml:space="preserve"> PAGEREF _Ref-556651730 \p \h  \* MERGEFORMAT </w:instrText>
            </w:r>
            <w:r w:rsidR="009A76EE" w:rsidRPr="008A5E4E">
              <w:fldChar w:fldCharType="separate"/>
            </w:r>
            <w:r w:rsidR="00533AF0" w:rsidRPr="00533AF0">
              <w:rPr>
                <w:rStyle w:val="xref"/>
                <w:noProof/>
              </w:rPr>
              <w:t>on</w:t>
            </w:r>
            <w:r w:rsidR="00533AF0">
              <w:rPr>
                <w:noProof/>
              </w:rPr>
              <w:t xml:space="preserve"> page 341</w:t>
            </w:r>
            <w:r w:rsidR="009A76EE" w:rsidRPr="008A5E4E">
              <w:rPr>
                <w:rStyle w:val="xref"/>
              </w:rPr>
              <w:fldChar w:fldCharType="end"/>
            </w:r>
            <w:r>
              <w:rPr>
                <w:rStyle w:val="xref"/>
              </w:rPr>
              <w:t>)</w:t>
            </w:r>
            <w:r>
              <w:t>.</w:t>
            </w:r>
          </w:p>
        </w:tc>
      </w:tr>
      <w:tr w:rsidR="008A5E4E" w14:paraId="6AB63A64"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0938B678" w14:textId="77777777" w:rsidR="008A5E4E" w:rsidRDefault="0065745B">
            <w:pPr>
              <w:pStyle w:val="tdTableStyle-TablestyleAltRows-BodyE-Column-Body1"/>
            </w:pPr>
            <w:r>
              <w:rPr>
                <w:rStyle w:val="code"/>
              </w:rPr>
              <w:t>BrigInstBr</w:t>
            </w:r>
          </w:p>
        </w:tc>
        <w:tc>
          <w:tcPr>
            <w:tcW w:w="0" w:type="auto"/>
            <w:tcBorders>
              <w:bottom w:val="single" w:sz="6" w:space="0" w:color="000000"/>
            </w:tcBorders>
            <w:tcMar>
              <w:top w:w="45" w:type="dxa"/>
              <w:left w:w="45" w:type="dxa"/>
              <w:bottom w:w="45" w:type="dxa"/>
              <w:right w:w="45" w:type="dxa"/>
            </w:tcMar>
          </w:tcPr>
          <w:p w14:paraId="5FBCD7F8" w14:textId="77777777" w:rsidR="008A5E4E" w:rsidRDefault="0065745B">
            <w:pPr>
              <w:pStyle w:val="p3"/>
            </w:pPr>
            <w:r>
              <w:t xml:space="preserve">Branch, call, barrier and fbarrier operations. See </w:t>
            </w:r>
            <w:r>
              <w:rPr>
                <w:rStyle w:val="xref"/>
              </w:rPr>
              <w:t>18.5.2.5. BrigInstBr (</w:t>
            </w:r>
            <w:r w:rsidR="009A76EE" w:rsidRPr="008A5E4E">
              <w:fldChar w:fldCharType="begin"/>
            </w:r>
            <w:r w:rsidR="008A5E4E">
              <w:instrText xml:space="preserve"> PAGEREF _Ref-934092051 \p \h  \* MERGEFORMAT </w:instrText>
            </w:r>
            <w:r w:rsidR="009A76EE" w:rsidRPr="008A5E4E">
              <w:fldChar w:fldCharType="separate"/>
            </w:r>
            <w:r w:rsidR="00533AF0" w:rsidRPr="00533AF0">
              <w:rPr>
                <w:rStyle w:val="xref"/>
                <w:noProof/>
              </w:rPr>
              <w:t>on</w:t>
            </w:r>
            <w:r w:rsidR="00533AF0">
              <w:rPr>
                <w:noProof/>
              </w:rPr>
              <w:t xml:space="preserve"> page 341</w:t>
            </w:r>
            <w:r w:rsidR="009A76EE" w:rsidRPr="008A5E4E">
              <w:rPr>
                <w:rStyle w:val="xref"/>
              </w:rPr>
              <w:fldChar w:fldCharType="end"/>
            </w:r>
            <w:r>
              <w:rPr>
                <w:rStyle w:val="xref"/>
              </w:rPr>
              <w:t>)</w:t>
            </w:r>
            <w:r>
              <w:t>.</w:t>
            </w:r>
          </w:p>
        </w:tc>
      </w:tr>
      <w:tr w:rsidR="008A5E4E" w14:paraId="28812BB7"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BEB090F" w14:textId="77777777" w:rsidR="008A5E4E" w:rsidRDefault="0065745B">
            <w:pPr>
              <w:pStyle w:val="tdTableStyle-TablestyleAltRows-BodyE-Column-Body2"/>
              <w:shd w:val="clear" w:color="auto" w:fill="D3D3D3"/>
            </w:pPr>
            <w:r>
              <w:rPr>
                <w:rStyle w:val="code"/>
                <w:shd w:val="clear" w:color="auto" w:fill="D3D3D3"/>
              </w:rPr>
              <w:t>BrigInstCmp</w:t>
            </w:r>
          </w:p>
        </w:tc>
        <w:tc>
          <w:tcPr>
            <w:tcW w:w="0" w:type="auto"/>
            <w:tcBorders>
              <w:bottom w:val="single" w:sz="6" w:space="0" w:color="000000"/>
            </w:tcBorders>
            <w:shd w:val="clear" w:color="auto" w:fill="D3D3D3"/>
            <w:tcMar>
              <w:top w:w="45" w:type="dxa"/>
              <w:left w:w="45" w:type="dxa"/>
              <w:bottom w:w="45" w:type="dxa"/>
              <w:right w:w="45" w:type="dxa"/>
            </w:tcMar>
          </w:tcPr>
          <w:p w14:paraId="32C77285" w14:textId="77777777" w:rsidR="008A5E4E" w:rsidRDefault="0065745B">
            <w:pPr>
              <w:pStyle w:val="p3"/>
            </w:pPr>
            <w:r>
              <w:t xml:space="preserve">Compare operation. See </w:t>
            </w:r>
            <w:r>
              <w:rPr>
                <w:rStyle w:val="xref"/>
              </w:rPr>
              <w:t>18.5.2.6. BrigInstCmp (</w:t>
            </w:r>
            <w:r w:rsidR="009A76EE" w:rsidRPr="008A5E4E">
              <w:fldChar w:fldCharType="begin"/>
            </w:r>
            <w:r w:rsidR="008A5E4E">
              <w:instrText xml:space="preserve"> PAGEREF _Ref1850985721 \p \h  \* MERGEFORMAT </w:instrText>
            </w:r>
            <w:r w:rsidR="009A76EE" w:rsidRPr="008A5E4E">
              <w:fldChar w:fldCharType="separate"/>
            </w:r>
            <w:r w:rsidR="00533AF0" w:rsidRPr="00533AF0">
              <w:rPr>
                <w:rStyle w:val="xref"/>
                <w:noProof/>
              </w:rPr>
              <w:t>on</w:t>
            </w:r>
            <w:r w:rsidR="00533AF0">
              <w:rPr>
                <w:noProof/>
              </w:rPr>
              <w:t xml:space="preserve"> page 342</w:t>
            </w:r>
            <w:r w:rsidR="009A76EE" w:rsidRPr="008A5E4E">
              <w:rPr>
                <w:rStyle w:val="xref"/>
              </w:rPr>
              <w:fldChar w:fldCharType="end"/>
            </w:r>
            <w:r>
              <w:rPr>
                <w:rStyle w:val="xref"/>
              </w:rPr>
              <w:t>)</w:t>
            </w:r>
            <w:r>
              <w:t>.</w:t>
            </w:r>
          </w:p>
        </w:tc>
      </w:tr>
      <w:tr w:rsidR="008A5E4E" w14:paraId="2B378505"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7E76C552" w14:textId="77777777" w:rsidR="008A5E4E" w:rsidRDefault="0065745B">
            <w:pPr>
              <w:pStyle w:val="tdTableStyle-TablestyleAltRows-BodyE-Column-Body1"/>
            </w:pPr>
            <w:r>
              <w:rPr>
                <w:rStyle w:val="code"/>
              </w:rPr>
              <w:t>BrigInstCvt</w:t>
            </w:r>
          </w:p>
        </w:tc>
        <w:tc>
          <w:tcPr>
            <w:tcW w:w="0" w:type="auto"/>
            <w:tcBorders>
              <w:bottom w:val="single" w:sz="6" w:space="0" w:color="000000"/>
            </w:tcBorders>
            <w:tcMar>
              <w:top w:w="45" w:type="dxa"/>
              <w:left w:w="45" w:type="dxa"/>
              <w:bottom w:w="45" w:type="dxa"/>
              <w:right w:w="45" w:type="dxa"/>
            </w:tcMar>
          </w:tcPr>
          <w:p w14:paraId="2D7CE3AF" w14:textId="77777777" w:rsidR="008A5E4E" w:rsidRDefault="0065745B">
            <w:pPr>
              <w:pStyle w:val="p3"/>
            </w:pPr>
            <w:r>
              <w:t xml:space="preserve">Conversion operation. See </w:t>
            </w:r>
            <w:r>
              <w:rPr>
                <w:rStyle w:val="xref"/>
              </w:rPr>
              <w:t>18.5.2.7. BrigInstCvt (</w:t>
            </w:r>
            <w:r w:rsidR="009A76EE" w:rsidRPr="008A5E4E">
              <w:fldChar w:fldCharType="begin"/>
            </w:r>
            <w:r w:rsidR="008A5E4E">
              <w:instrText xml:space="preserve"> PAGEREF _Ref-1610593171 \p \h  \* MERGEFORMAT </w:instrText>
            </w:r>
            <w:r w:rsidR="009A76EE" w:rsidRPr="008A5E4E">
              <w:fldChar w:fldCharType="separate"/>
            </w:r>
            <w:r w:rsidR="00533AF0" w:rsidRPr="00533AF0">
              <w:rPr>
                <w:rStyle w:val="xref"/>
                <w:noProof/>
              </w:rPr>
              <w:t>on</w:t>
            </w:r>
            <w:r w:rsidR="00533AF0">
              <w:rPr>
                <w:noProof/>
              </w:rPr>
              <w:t xml:space="preserve"> page 342</w:t>
            </w:r>
            <w:r w:rsidR="009A76EE" w:rsidRPr="008A5E4E">
              <w:rPr>
                <w:rStyle w:val="xref"/>
              </w:rPr>
              <w:fldChar w:fldCharType="end"/>
            </w:r>
            <w:r>
              <w:rPr>
                <w:rStyle w:val="xref"/>
              </w:rPr>
              <w:t>)</w:t>
            </w:r>
            <w:r>
              <w:t>.</w:t>
            </w:r>
          </w:p>
        </w:tc>
      </w:tr>
      <w:tr w:rsidR="008A5E4E" w14:paraId="324D3113"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BF6DF7F" w14:textId="77777777" w:rsidR="008A5E4E" w:rsidRDefault="0065745B">
            <w:pPr>
              <w:pStyle w:val="tdTableStyle-TablestyleAltRows-BodyE-Column-Body2"/>
              <w:shd w:val="clear" w:color="auto" w:fill="D3D3D3"/>
            </w:pPr>
            <w:r>
              <w:rPr>
                <w:rStyle w:val="code"/>
                <w:shd w:val="clear" w:color="auto" w:fill="D3D3D3"/>
              </w:rPr>
              <w:t>BrigInstImage</w:t>
            </w:r>
          </w:p>
        </w:tc>
        <w:tc>
          <w:tcPr>
            <w:tcW w:w="0" w:type="auto"/>
            <w:tcBorders>
              <w:bottom w:val="single" w:sz="6" w:space="0" w:color="000000"/>
            </w:tcBorders>
            <w:shd w:val="clear" w:color="auto" w:fill="D3D3D3"/>
            <w:tcMar>
              <w:top w:w="45" w:type="dxa"/>
              <w:left w:w="45" w:type="dxa"/>
              <w:bottom w:w="45" w:type="dxa"/>
              <w:right w:w="45" w:type="dxa"/>
            </w:tcMar>
          </w:tcPr>
          <w:p w14:paraId="18E8B3FA" w14:textId="77777777" w:rsidR="008A5E4E" w:rsidRDefault="0065745B">
            <w:pPr>
              <w:pStyle w:val="p3"/>
            </w:pPr>
            <w:r>
              <w:t xml:space="preserve">Image-related operations. See </w:t>
            </w:r>
            <w:r>
              <w:rPr>
                <w:rStyle w:val="xref"/>
              </w:rPr>
              <w:t>18.5.2.8. BrigInstImage (</w:t>
            </w:r>
            <w:r w:rsidR="009A76EE" w:rsidRPr="008A5E4E">
              <w:fldChar w:fldCharType="begin"/>
            </w:r>
            <w:r w:rsidR="008A5E4E">
              <w:instrText xml:space="preserve"> PAGEREF _Ref-344562884 \p \h  \* MERGEFORMAT </w:instrText>
            </w:r>
            <w:r w:rsidR="009A76EE" w:rsidRPr="008A5E4E">
              <w:fldChar w:fldCharType="separate"/>
            </w:r>
            <w:r w:rsidR="00533AF0" w:rsidRPr="00533AF0">
              <w:rPr>
                <w:rStyle w:val="xref"/>
                <w:noProof/>
              </w:rPr>
              <w:t>on</w:t>
            </w:r>
            <w:r w:rsidR="00533AF0">
              <w:rPr>
                <w:noProof/>
              </w:rPr>
              <w:t xml:space="preserve"> page 343</w:t>
            </w:r>
            <w:r w:rsidR="009A76EE" w:rsidRPr="008A5E4E">
              <w:rPr>
                <w:rStyle w:val="xref"/>
              </w:rPr>
              <w:fldChar w:fldCharType="end"/>
            </w:r>
            <w:r>
              <w:rPr>
                <w:rStyle w:val="xref"/>
              </w:rPr>
              <w:t>)</w:t>
            </w:r>
            <w:r>
              <w:t>.</w:t>
            </w:r>
          </w:p>
        </w:tc>
      </w:tr>
      <w:tr w:rsidR="008A5E4E" w14:paraId="47F1A17A"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566062AB" w14:textId="77777777" w:rsidR="008A5E4E" w:rsidRDefault="0065745B">
            <w:pPr>
              <w:pStyle w:val="tdTableStyle-TablestyleAltRows-BodyE-Column-Body1"/>
            </w:pPr>
            <w:r>
              <w:rPr>
                <w:rStyle w:val="code"/>
              </w:rPr>
              <w:t>BrigInstLane</w:t>
            </w:r>
          </w:p>
        </w:tc>
        <w:tc>
          <w:tcPr>
            <w:tcW w:w="0" w:type="auto"/>
            <w:tcBorders>
              <w:bottom w:val="single" w:sz="6" w:space="0" w:color="000000"/>
            </w:tcBorders>
            <w:tcMar>
              <w:top w:w="45" w:type="dxa"/>
              <w:left w:w="45" w:type="dxa"/>
              <w:bottom w:w="45" w:type="dxa"/>
              <w:right w:w="45" w:type="dxa"/>
            </w:tcMar>
          </w:tcPr>
          <w:p w14:paraId="4AB61FE0" w14:textId="77777777" w:rsidR="008A5E4E" w:rsidRDefault="0065745B">
            <w:pPr>
              <w:pStyle w:val="p3"/>
            </w:pPr>
            <w:r>
              <w:t xml:space="preserve">Cross lane operations. See </w:t>
            </w:r>
            <w:r>
              <w:rPr>
                <w:rStyle w:val="xref"/>
              </w:rPr>
              <w:t>18.5.2.9. BrigInstLane (</w:t>
            </w:r>
            <w:r w:rsidR="009A76EE" w:rsidRPr="008A5E4E">
              <w:fldChar w:fldCharType="begin"/>
            </w:r>
            <w:r w:rsidR="008A5E4E">
              <w:instrText xml:space="preserve"> PAGEREF _Ref1220473884 \p \h  \* MERGEFORMAT </w:instrText>
            </w:r>
            <w:r w:rsidR="009A76EE" w:rsidRPr="008A5E4E">
              <w:fldChar w:fldCharType="separate"/>
            </w:r>
            <w:r w:rsidR="00533AF0" w:rsidRPr="00533AF0">
              <w:rPr>
                <w:rStyle w:val="xref"/>
                <w:noProof/>
              </w:rPr>
              <w:t>on</w:t>
            </w:r>
            <w:r w:rsidR="00533AF0">
              <w:rPr>
                <w:noProof/>
              </w:rPr>
              <w:t xml:space="preserve"> page 343</w:t>
            </w:r>
            <w:r w:rsidR="009A76EE" w:rsidRPr="008A5E4E">
              <w:rPr>
                <w:rStyle w:val="xref"/>
              </w:rPr>
              <w:fldChar w:fldCharType="end"/>
            </w:r>
            <w:r>
              <w:rPr>
                <w:rStyle w:val="xref"/>
              </w:rPr>
              <w:t>)</w:t>
            </w:r>
            <w:r>
              <w:t>.</w:t>
            </w:r>
          </w:p>
        </w:tc>
      </w:tr>
      <w:tr w:rsidR="008A5E4E" w14:paraId="08A85835"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BCC9BA4" w14:textId="77777777" w:rsidR="008A5E4E" w:rsidRDefault="0065745B">
            <w:pPr>
              <w:pStyle w:val="tdTableStyle-TablestyleAltRows-BodyE-Column-Body2"/>
              <w:shd w:val="clear" w:color="auto" w:fill="D3D3D3"/>
            </w:pPr>
            <w:r>
              <w:rPr>
                <w:rStyle w:val="code"/>
                <w:shd w:val="clear" w:color="auto" w:fill="D3D3D3"/>
              </w:rPr>
              <w:t>BrigInstMem</w:t>
            </w:r>
          </w:p>
        </w:tc>
        <w:tc>
          <w:tcPr>
            <w:tcW w:w="0" w:type="auto"/>
            <w:tcBorders>
              <w:bottom w:val="single" w:sz="6" w:space="0" w:color="000000"/>
            </w:tcBorders>
            <w:shd w:val="clear" w:color="auto" w:fill="D3D3D3"/>
            <w:tcMar>
              <w:top w:w="45" w:type="dxa"/>
              <w:left w:w="45" w:type="dxa"/>
              <w:bottom w:w="45" w:type="dxa"/>
              <w:right w:w="45" w:type="dxa"/>
            </w:tcMar>
          </w:tcPr>
          <w:p w14:paraId="137B9FA6" w14:textId="77777777" w:rsidR="008A5E4E" w:rsidRDefault="0065745B">
            <w:pPr>
              <w:pStyle w:val="p3"/>
            </w:pPr>
            <w:r>
              <w:t xml:space="preserve">Load and store memory operations. See </w:t>
            </w:r>
            <w:r>
              <w:rPr>
                <w:rStyle w:val="xref"/>
              </w:rPr>
              <w:t>18.5.2.10. BrigInstMem (</w:t>
            </w:r>
            <w:r w:rsidR="009A76EE" w:rsidRPr="008A5E4E">
              <w:fldChar w:fldCharType="begin"/>
            </w:r>
            <w:r w:rsidR="008A5E4E">
              <w:instrText xml:space="preserve"> PAGEREF _Ref1821378152 \p \h  \* MERGEFORMAT </w:instrText>
            </w:r>
            <w:r w:rsidR="009A76EE" w:rsidRPr="008A5E4E">
              <w:fldChar w:fldCharType="separate"/>
            </w:r>
            <w:r w:rsidR="00533AF0" w:rsidRPr="00533AF0">
              <w:rPr>
                <w:rStyle w:val="xref"/>
                <w:noProof/>
              </w:rPr>
              <w:t>on</w:t>
            </w:r>
            <w:r w:rsidR="00533AF0">
              <w:rPr>
                <w:noProof/>
              </w:rPr>
              <w:t xml:space="preserve"> page 344</w:t>
            </w:r>
            <w:r w:rsidR="009A76EE" w:rsidRPr="008A5E4E">
              <w:rPr>
                <w:rStyle w:val="xref"/>
              </w:rPr>
              <w:fldChar w:fldCharType="end"/>
            </w:r>
            <w:r>
              <w:rPr>
                <w:rStyle w:val="xref"/>
              </w:rPr>
              <w:t>)</w:t>
            </w:r>
            <w:r>
              <w:t>.</w:t>
            </w:r>
          </w:p>
        </w:tc>
      </w:tr>
      <w:tr w:rsidR="008A5E4E" w14:paraId="2AC5215C"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3D4CA5DF" w14:textId="77777777" w:rsidR="008A5E4E" w:rsidRDefault="0065745B">
            <w:pPr>
              <w:pStyle w:val="tdTableStyle-TablestyleAltRows-BodyE-Column-Body1"/>
            </w:pPr>
            <w:r>
              <w:rPr>
                <w:rStyle w:val="code"/>
              </w:rPr>
              <w:t>BrigInstMemFence</w:t>
            </w:r>
          </w:p>
        </w:tc>
        <w:tc>
          <w:tcPr>
            <w:tcW w:w="0" w:type="auto"/>
            <w:tcBorders>
              <w:bottom w:val="single" w:sz="6" w:space="0" w:color="000000"/>
            </w:tcBorders>
            <w:tcMar>
              <w:top w:w="45" w:type="dxa"/>
              <w:left w:w="45" w:type="dxa"/>
              <w:bottom w:w="45" w:type="dxa"/>
              <w:right w:w="45" w:type="dxa"/>
            </w:tcMar>
          </w:tcPr>
          <w:p w14:paraId="408433D4" w14:textId="77777777" w:rsidR="008A5E4E" w:rsidRDefault="0065745B">
            <w:pPr>
              <w:pStyle w:val="p3"/>
            </w:pPr>
            <w:r>
              <w:t xml:space="preserve">Memory fence operation. See </w:t>
            </w:r>
            <w:r>
              <w:rPr>
                <w:rStyle w:val="xref"/>
              </w:rPr>
              <w:t>18.5.2.11. BrigInstMemFence (</w:t>
            </w:r>
            <w:r w:rsidR="009A76EE" w:rsidRPr="008A5E4E">
              <w:fldChar w:fldCharType="begin"/>
            </w:r>
            <w:r w:rsidR="008A5E4E">
              <w:instrText xml:space="preserve"> PAGEREF _Ref-1189098667 \p \h  \* MERGEFORMAT </w:instrText>
            </w:r>
            <w:r w:rsidR="009A76EE" w:rsidRPr="008A5E4E">
              <w:fldChar w:fldCharType="separate"/>
            </w:r>
            <w:r w:rsidR="00533AF0" w:rsidRPr="00533AF0">
              <w:rPr>
                <w:rStyle w:val="xref"/>
                <w:noProof/>
              </w:rPr>
              <w:t>on</w:t>
            </w:r>
            <w:r w:rsidR="00533AF0">
              <w:rPr>
                <w:noProof/>
              </w:rPr>
              <w:t xml:space="preserve"> page 345</w:t>
            </w:r>
            <w:r w:rsidR="009A76EE" w:rsidRPr="008A5E4E">
              <w:rPr>
                <w:rStyle w:val="xref"/>
              </w:rPr>
              <w:fldChar w:fldCharType="end"/>
            </w:r>
            <w:r>
              <w:rPr>
                <w:rStyle w:val="xref"/>
              </w:rPr>
              <w:t>)</w:t>
            </w:r>
            <w:r>
              <w:t>.</w:t>
            </w:r>
          </w:p>
        </w:tc>
      </w:tr>
      <w:tr w:rsidR="008A5E4E" w14:paraId="633844B6"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79D9BFD" w14:textId="77777777" w:rsidR="008A5E4E" w:rsidRDefault="0065745B">
            <w:pPr>
              <w:pStyle w:val="tdTableStyle-TablestyleAltRows-BodyE-Column-Body2"/>
              <w:shd w:val="clear" w:color="auto" w:fill="D3D3D3"/>
            </w:pPr>
            <w:r>
              <w:rPr>
                <w:rStyle w:val="code"/>
                <w:shd w:val="clear" w:color="auto" w:fill="D3D3D3"/>
              </w:rPr>
              <w:t>BrigInstMod</w:t>
            </w:r>
          </w:p>
        </w:tc>
        <w:tc>
          <w:tcPr>
            <w:tcW w:w="0" w:type="auto"/>
            <w:tcBorders>
              <w:bottom w:val="single" w:sz="6" w:space="0" w:color="000000"/>
            </w:tcBorders>
            <w:shd w:val="clear" w:color="auto" w:fill="D3D3D3"/>
            <w:tcMar>
              <w:top w:w="45" w:type="dxa"/>
              <w:left w:w="45" w:type="dxa"/>
              <w:bottom w:w="45" w:type="dxa"/>
              <w:right w:w="45" w:type="dxa"/>
            </w:tcMar>
          </w:tcPr>
          <w:p w14:paraId="24762363" w14:textId="77777777" w:rsidR="008A5E4E" w:rsidRDefault="0065745B">
            <w:pPr>
              <w:pStyle w:val="p3"/>
            </w:pPr>
            <w:r>
              <w:t xml:space="preserve">Operations with a single modifier, such as a rounding mode. See </w:t>
            </w:r>
            <w:r>
              <w:rPr>
                <w:rStyle w:val="xref"/>
              </w:rPr>
              <w:t>18.5.2.12. BrigInstMod (</w:t>
            </w:r>
            <w:r w:rsidR="009A76EE" w:rsidRPr="008A5E4E">
              <w:fldChar w:fldCharType="begin"/>
            </w:r>
            <w:r w:rsidR="008A5E4E">
              <w:instrText xml:space="preserve"> PAGEREF _Ref-18088218 \p \h  \* MERGEFORMAT </w:instrText>
            </w:r>
            <w:r w:rsidR="009A76EE" w:rsidRPr="008A5E4E">
              <w:fldChar w:fldCharType="separate"/>
            </w:r>
            <w:r w:rsidR="00533AF0" w:rsidRPr="00533AF0">
              <w:rPr>
                <w:rStyle w:val="xref"/>
                <w:noProof/>
              </w:rPr>
              <w:t>on</w:t>
            </w:r>
            <w:r w:rsidR="00533AF0">
              <w:rPr>
                <w:noProof/>
              </w:rPr>
              <w:t xml:space="preserve"> page 346</w:t>
            </w:r>
            <w:r w:rsidR="009A76EE" w:rsidRPr="008A5E4E">
              <w:rPr>
                <w:rStyle w:val="xref"/>
              </w:rPr>
              <w:fldChar w:fldCharType="end"/>
            </w:r>
            <w:r>
              <w:rPr>
                <w:rStyle w:val="xref"/>
              </w:rPr>
              <w:t>)</w:t>
            </w:r>
            <w:r>
              <w:t>.</w:t>
            </w:r>
          </w:p>
        </w:tc>
      </w:tr>
      <w:tr w:rsidR="008A5E4E" w14:paraId="5DBFA15D"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00B0D95B" w14:textId="77777777" w:rsidR="008A5E4E" w:rsidRDefault="0065745B">
            <w:pPr>
              <w:pStyle w:val="tdTableStyle-TablestyleAltRows-BodyE-Column-Body1"/>
            </w:pPr>
            <w:r>
              <w:rPr>
                <w:rStyle w:val="code"/>
              </w:rPr>
              <w:t>BrigInstQueryImage</w:t>
            </w:r>
          </w:p>
        </w:tc>
        <w:tc>
          <w:tcPr>
            <w:tcW w:w="0" w:type="auto"/>
            <w:tcBorders>
              <w:bottom w:val="single" w:sz="6" w:space="0" w:color="000000"/>
            </w:tcBorders>
            <w:tcMar>
              <w:top w:w="45" w:type="dxa"/>
              <w:left w:w="45" w:type="dxa"/>
              <w:bottom w:w="45" w:type="dxa"/>
              <w:right w:w="45" w:type="dxa"/>
            </w:tcMar>
          </w:tcPr>
          <w:p w14:paraId="1B8F265E" w14:textId="77777777" w:rsidR="008A5E4E" w:rsidRDefault="0065745B">
            <w:pPr>
              <w:pStyle w:val="p3"/>
            </w:pPr>
            <w:r>
              <w:t xml:space="preserve">Image query operations. See </w:t>
            </w:r>
            <w:r>
              <w:rPr>
                <w:rStyle w:val="xref"/>
              </w:rPr>
              <w:t>18.5.2.13. BrigInstQueryImage (</w:t>
            </w:r>
            <w:r w:rsidR="009A76EE" w:rsidRPr="008A5E4E">
              <w:fldChar w:fldCharType="begin"/>
            </w:r>
            <w:r w:rsidR="008A5E4E">
              <w:instrText xml:space="preserve"> PAGEREF _Ref-452599506 \p \h  \* MERGEFORMAT </w:instrText>
            </w:r>
            <w:r w:rsidR="009A76EE" w:rsidRPr="008A5E4E">
              <w:fldChar w:fldCharType="separate"/>
            </w:r>
            <w:r w:rsidR="00533AF0" w:rsidRPr="00533AF0">
              <w:rPr>
                <w:rStyle w:val="xref"/>
                <w:noProof/>
              </w:rPr>
              <w:t>on</w:t>
            </w:r>
            <w:r w:rsidR="00533AF0">
              <w:rPr>
                <w:noProof/>
              </w:rPr>
              <w:t xml:space="preserve"> page 346</w:t>
            </w:r>
            <w:r w:rsidR="009A76EE" w:rsidRPr="008A5E4E">
              <w:rPr>
                <w:rStyle w:val="xref"/>
              </w:rPr>
              <w:fldChar w:fldCharType="end"/>
            </w:r>
            <w:r>
              <w:rPr>
                <w:rStyle w:val="xref"/>
              </w:rPr>
              <w:t>)</w:t>
            </w:r>
            <w:r>
              <w:t>.</w:t>
            </w:r>
          </w:p>
        </w:tc>
      </w:tr>
      <w:tr w:rsidR="008A5E4E" w14:paraId="1E37FA5E"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B9E617D" w14:textId="77777777" w:rsidR="008A5E4E" w:rsidRDefault="0065745B">
            <w:pPr>
              <w:pStyle w:val="tdTableStyle-TablestyleAltRows-BodyE-Column-Body2"/>
              <w:shd w:val="clear" w:color="auto" w:fill="D3D3D3"/>
            </w:pPr>
            <w:r>
              <w:rPr>
                <w:rStyle w:val="code"/>
                <w:shd w:val="clear" w:color="auto" w:fill="D3D3D3"/>
              </w:rPr>
              <w:t>BrigInstQuerySampler</w:t>
            </w:r>
          </w:p>
        </w:tc>
        <w:tc>
          <w:tcPr>
            <w:tcW w:w="0" w:type="auto"/>
            <w:tcBorders>
              <w:bottom w:val="single" w:sz="6" w:space="0" w:color="000000"/>
            </w:tcBorders>
            <w:shd w:val="clear" w:color="auto" w:fill="D3D3D3"/>
            <w:tcMar>
              <w:top w:w="45" w:type="dxa"/>
              <w:left w:w="45" w:type="dxa"/>
              <w:bottom w:w="45" w:type="dxa"/>
              <w:right w:w="45" w:type="dxa"/>
            </w:tcMar>
          </w:tcPr>
          <w:p w14:paraId="260EBB66" w14:textId="77777777" w:rsidR="008A5E4E" w:rsidRDefault="0065745B">
            <w:pPr>
              <w:pStyle w:val="p3"/>
            </w:pPr>
            <w:r>
              <w:t xml:space="preserve">Sampler query operation. See </w:t>
            </w:r>
            <w:r>
              <w:rPr>
                <w:rStyle w:val="xref"/>
              </w:rPr>
              <w:t>18.5.2.14. BrigInstQuerySampler (</w:t>
            </w:r>
            <w:r w:rsidR="009A76EE" w:rsidRPr="008A5E4E">
              <w:fldChar w:fldCharType="begin"/>
            </w:r>
            <w:r w:rsidR="008A5E4E">
              <w:instrText xml:space="preserve"> PAGEREF _Ref597747539 \p \h  \* MERGEFORMAT </w:instrText>
            </w:r>
            <w:r w:rsidR="009A76EE" w:rsidRPr="008A5E4E">
              <w:fldChar w:fldCharType="separate"/>
            </w:r>
            <w:r w:rsidR="00533AF0" w:rsidRPr="00533AF0">
              <w:rPr>
                <w:rStyle w:val="xref"/>
                <w:noProof/>
              </w:rPr>
              <w:t>on</w:t>
            </w:r>
            <w:r w:rsidR="00533AF0">
              <w:rPr>
                <w:noProof/>
              </w:rPr>
              <w:t xml:space="preserve"> page 347</w:t>
            </w:r>
            <w:r w:rsidR="009A76EE" w:rsidRPr="008A5E4E">
              <w:rPr>
                <w:rStyle w:val="xref"/>
              </w:rPr>
              <w:fldChar w:fldCharType="end"/>
            </w:r>
            <w:r>
              <w:rPr>
                <w:rStyle w:val="xref"/>
              </w:rPr>
              <w:t>)</w:t>
            </w:r>
            <w:r>
              <w:t>.</w:t>
            </w:r>
          </w:p>
        </w:tc>
      </w:tr>
      <w:tr w:rsidR="008A5E4E" w14:paraId="2B651D68"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648CB878" w14:textId="77777777" w:rsidR="008A5E4E" w:rsidRDefault="0065745B">
            <w:pPr>
              <w:pStyle w:val="tdTableStyle-TablestyleAltRows-BodyE-Column-Body1"/>
            </w:pPr>
            <w:r>
              <w:rPr>
                <w:rStyle w:val="code"/>
              </w:rPr>
              <w:t>BrigInstQueue</w:t>
            </w:r>
          </w:p>
        </w:tc>
        <w:tc>
          <w:tcPr>
            <w:tcW w:w="0" w:type="auto"/>
            <w:tcBorders>
              <w:bottom w:val="single" w:sz="6" w:space="0" w:color="000000"/>
            </w:tcBorders>
            <w:tcMar>
              <w:top w:w="45" w:type="dxa"/>
              <w:left w:w="45" w:type="dxa"/>
              <w:bottom w:w="45" w:type="dxa"/>
              <w:right w:w="45" w:type="dxa"/>
            </w:tcMar>
          </w:tcPr>
          <w:p w14:paraId="058DC903" w14:textId="77777777" w:rsidR="008A5E4E" w:rsidRDefault="0065745B">
            <w:pPr>
              <w:pStyle w:val="p3"/>
            </w:pPr>
            <w:r>
              <w:t xml:space="preserve">User Mode Queue operations. See </w:t>
            </w:r>
            <w:r>
              <w:rPr>
                <w:rStyle w:val="xref"/>
              </w:rPr>
              <w:t>18.5.2.15. BrigInstQueue (</w:t>
            </w:r>
            <w:r w:rsidR="009A76EE" w:rsidRPr="008A5E4E">
              <w:fldChar w:fldCharType="begin"/>
            </w:r>
            <w:r w:rsidR="008A5E4E">
              <w:instrText xml:space="preserve"> PAGEREF _Ref-134338359 \p \h  \* MERGEFORMAT </w:instrText>
            </w:r>
            <w:r w:rsidR="009A76EE" w:rsidRPr="008A5E4E">
              <w:fldChar w:fldCharType="separate"/>
            </w:r>
            <w:r w:rsidR="00533AF0" w:rsidRPr="00533AF0">
              <w:rPr>
                <w:rStyle w:val="xref"/>
                <w:noProof/>
              </w:rPr>
              <w:t>on</w:t>
            </w:r>
            <w:r w:rsidR="00533AF0">
              <w:rPr>
                <w:noProof/>
              </w:rPr>
              <w:t xml:space="preserve"> page 347</w:t>
            </w:r>
            <w:r w:rsidR="009A76EE" w:rsidRPr="008A5E4E">
              <w:rPr>
                <w:rStyle w:val="xref"/>
              </w:rPr>
              <w:fldChar w:fldCharType="end"/>
            </w:r>
            <w:r>
              <w:rPr>
                <w:rStyle w:val="xref"/>
              </w:rPr>
              <w:t>)</w:t>
            </w:r>
            <w:r>
              <w:t>.</w:t>
            </w:r>
          </w:p>
        </w:tc>
      </w:tr>
      <w:tr w:rsidR="008A5E4E" w14:paraId="7E5C271B"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125E3CA" w14:textId="77777777" w:rsidR="008A5E4E" w:rsidRDefault="0065745B">
            <w:pPr>
              <w:pStyle w:val="tdTableStyle-TablestyleAltRows-BodyE-Column-Body2"/>
              <w:shd w:val="clear" w:color="auto" w:fill="D3D3D3"/>
            </w:pPr>
            <w:r>
              <w:rPr>
                <w:rStyle w:val="code"/>
                <w:shd w:val="clear" w:color="auto" w:fill="D3D3D3"/>
              </w:rPr>
              <w:t>BrigInstSeg</w:t>
            </w:r>
          </w:p>
        </w:tc>
        <w:tc>
          <w:tcPr>
            <w:tcW w:w="0" w:type="auto"/>
            <w:tcBorders>
              <w:bottom w:val="single" w:sz="6" w:space="0" w:color="000000"/>
            </w:tcBorders>
            <w:shd w:val="clear" w:color="auto" w:fill="D3D3D3"/>
            <w:tcMar>
              <w:top w:w="45" w:type="dxa"/>
              <w:left w:w="45" w:type="dxa"/>
              <w:bottom w:w="45" w:type="dxa"/>
              <w:right w:w="45" w:type="dxa"/>
            </w:tcMar>
          </w:tcPr>
          <w:p w14:paraId="05A0A164" w14:textId="77777777" w:rsidR="008A5E4E" w:rsidRDefault="0065745B">
            <w:pPr>
              <w:pStyle w:val="p3"/>
            </w:pPr>
            <w:r>
              <w:t xml:space="preserve">Operations with memory segments. See </w:t>
            </w:r>
            <w:r>
              <w:rPr>
                <w:rStyle w:val="xref"/>
              </w:rPr>
              <w:t>18.5.2.16. BrigInstSeg (</w:t>
            </w:r>
            <w:r w:rsidR="009A76EE" w:rsidRPr="008A5E4E">
              <w:fldChar w:fldCharType="begin"/>
            </w:r>
            <w:r w:rsidR="008A5E4E">
              <w:instrText xml:space="preserve"> PAGEREF _Ref305233624 \p \h  \* MERGEFORMAT </w:instrText>
            </w:r>
            <w:r w:rsidR="009A76EE" w:rsidRPr="008A5E4E">
              <w:fldChar w:fldCharType="separate"/>
            </w:r>
            <w:r w:rsidR="00533AF0" w:rsidRPr="00533AF0">
              <w:rPr>
                <w:rStyle w:val="xref"/>
                <w:noProof/>
              </w:rPr>
              <w:t>on</w:t>
            </w:r>
            <w:r w:rsidR="00533AF0">
              <w:rPr>
                <w:noProof/>
              </w:rPr>
              <w:t xml:space="preserve"> page 347</w:t>
            </w:r>
            <w:r w:rsidR="009A76EE" w:rsidRPr="008A5E4E">
              <w:rPr>
                <w:rStyle w:val="xref"/>
              </w:rPr>
              <w:fldChar w:fldCharType="end"/>
            </w:r>
            <w:r>
              <w:rPr>
                <w:rStyle w:val="xref"/>
              </w:rPr>
              <w:t>)</w:t>
            </w:r>
            <w:r>
              <w:t>.</w:t>
            </w:r>
          </w:p>
        </w:tc>
      </w:tr>
      <w:tr w:rsidR="008A5E4E" w14:paraId="6C22FBF4"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30553656" w14:textId="77777777" w:rsidR="008A5E4E" w:rsidRDefault="0065745B">
            <w:pPr>
              <w:pStyle w:val="tdTableStyle-TablestyleAltRows-BodyE-Column-Body1"/>
            </w:pPr>
            <w:r>
              <w:rPr>
                <w:rStyle w:val="code"/>
              </w:rPr>
              <w:t>BrigInstSegCvt</w:t>
            </w:r>
          </w:p>
        </w:tc>
        <w:tc>
          <w:tcPr>
            <w:tcW w:w="0" w:type="auto"/>
            <w:tcBorders>
              <w:bottom w:val="single" w:sz="6" w:space="0" w:color="000000"/>
            </w:tcBorders>
            <w:tcMar>
              <w:top w:w="45" w:type="dxa"/>
              <w:left w:w="45" w:type="dxa"/>
              <w:bottom w:w="45" w:type="dxa"/>
              <w:right w:w="45" w:type="dxa"/>
            </w:tcMar>
          </w:tcPr>
          <w:p w14:paraId="50126113" w14:textId="77777777" w:rsidR="008A5E4E" w:rsidRDefault="0065745B">
            <w:pPr>
              <w:pStyle w:val="p3"/>
            </w:pPr>
            <w:r>
              <w:t xml:space="preserve">Operations which convert between segment and flat addresses. See </w:t>
            </w:r>
            <w:r>
              <w:rPr>
                <w:rStyle w:val="xref"/>
              </w:rPr>
              <w:t>18.5.2.17. BrigInstSegCvt (</w:t>
            </w:r>
            <w:r w:rsidR="009A76EE" w:rsidRPr="008A5E4E">
              <w:fldChar w:fldCharType="begin"/>
            </w:r>
            <w:r w:rsidR="008A5E4E">
              <w:instrText xml:space="preserve"> PAGEREF _Ref-1744929982 \p \h  \* MERGEFORMAT </w:instrText>
            </w:r>
            <w:r w:rsidR="009A76EE" w:rsidRPr="008A5E4E">
              <w:fldChar w:fldCharType="separate"/>
            </w:r>
            <w:r w:rsidR="00533AF0" w:rsidRPr="00533AF0">
              <w:rPr>
                <w:rStyle w:val="xref"/>
                <w:noProof/>
              </w:rPr>
              <w:t>on</w:t>
            </w:r>
            <w:r w:rsidR="00533AF0">
              <w:rPr>
                <w:noProof/>
              </w:rPr>
              <w:t xml:space="preserve"> page 348</w:t>
            </w:r>
            <w:r w:rsidR="009A76EE" w:rsidRPr="008A5E4E">
              <w:rPr>
                <w:rStyle w:val="xref"/>
              </w:rPr>
              <w:fldChar w:fldCharType="end"/>
            </w:r>
            <w:r>
              <w:rPr>
                <w:rStyle w:val="xref"/>
              </w:rPr>
              <w:t>)</w:t>
            </w:r>
            <w:r>
              <w:t>.</w:t>
            </w:r>
          </w:p>
        </w:tc>
      </w:tr>
      <w:tr w:rsidR="008A5E4E" w14:paraId="595C4B3B"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528A89E" w14:textId="77777777" w:rsidR="008A5E4E" w:rsidRDefault="0065745B">
            <w:pPr>
              <w:pStyle w:val="tdTableStyle-TablestyleAltRows-BodyE-Column-Body2"/>
              <w:shd w:val="clear" w:color="auto" w:fill="D3D3D3"/>
            </w:pPr>
            <w:r>
              <w:rPr>
                <w:rStyle w:val="code"/>
                <w:shd w:val="clear" w:color="auto" w:fill="D3D3D3"/>
              </w:rPr>
              <w:t>BrigInstSignal</w:t>
            </w:r>
          </w:p>
        </w:tc>
        <w:tc>
          <w:tcPr>
            <w:tcW w:w="0" w:type="auto"/>
            <w:tcBorders>
              <w:bottom w:val="single" w:sz="6" w:space="0" w:color="000000"/>
            </w:tcBorders>
            <w:shd w:val="clear" w:color="auto" w:fill="D3D3D3"/>
            <w:tcMar>
              <w:top w:w="45" w:type="dxa"/>
              <w:left w:w="45" w:type="dxa"/>
              <w:bottom w:w="45" w:type="dxa"/>
              <w:right w:w="45" w:type="dxa"/>
            </w:tcMar>
          </w:tcPr>
          <w:p w14:paraId="53D97B4E" w14:textId="77777777" w:rsidR="008A5E4E" w:rsidRDefault="0065745B">
            <w:pPr>
              <w:pStyle w:val="p3"/>
            </w:pPr>
            <w:r>
              <w:t xml:space="preserve">Signal operations. See </w:t>
            </w:r>
            <w:r>
              <w:rPr>
                <w:rStyle w:val="xref"/>
              </w:rPr>
              <w:t>18.5.2.18. BrigInstSignal (</w:t>
            </w:r>
            <w:r w:rsidR="009A76EE" w:rsidRPr="008A5E4E">
              <w:fldChar w:fldCharType="begin"/>
            </w:r>
            <w:r w:rsidR="008A5E4E">
              <w:instrText xml:space="preserve"> PAGEREF _Ref2145757063 \p \h  \* MERGEFORMAT </w:instrText>
            </w:r>
            <w:r w:rsidR="009A76EE" w:rsidRPr="008A5E4E">
              <w:fldChar w:fldCharType="separate"/>
            </w:r>
            <w:r w:rsidR="00533AF0" w:rsidRPr="00533AF0">
              <w:rPr>
                <w:rStyle w:val="xref"/>
                <w:noProof/>
              </w:rPr>
              <w:t>on</w:t>
            </w:r>
            <w:r w:rsidR="00533AF0">
              <w:rPr>
                <w:noProof/>
              </w:rPr>
              <w:t xml:space="preserve"> page 348</w:t>
            </w:r>
            <w:r w:rsidR="009A76EE" w:rsidRPr="008A5E4E">
              <w:rPr>
                <w:rStyle w:val="xref"/>
              </w:rPr>
              <w:fldChar w:fldCharType="end"/>
            </w:r>
            <w:r>
              <w:rPr>
                <w:rStyle w:val="xref"/>
              </w:rPr>
              <w:t>)</w:t>
            </w:r>
            <w:r>
              <w:t>.</w:t>
            </w:r>
          </w:p>
        </w:tc>
      </w:tr>
      <w:tr w:rsidR="008A5E4E" w14:paraId="78940258" w14:textId="77777777">
        <w:trPr>
          <w:tblCellSpacing w:w="0" w:type="dxa"/>
        </w:trPr>
        <w:tc>
          <w:tcPr>
            <w:tcW w:w="0" w:type="auto"/>
            <w:tcBorders>
              <w:right w:val="single" w:sz="6" w:space="0" w:color="000000"/>
            </w:tcBorders>
            <w:tcMar>
              <w:top w:w="45" w:type="dxa"/>
              <w:left w:w="45" w:type="dxa"/>
              <w:bottom w:w="45" w:type="dxa"/>
              <w:right w:w="45" w:type="dxa"/>
            </w:tcMar>
          </w:tcPr>
          <w:p w14:paraId="44BF05DA" w14:textId="77777777" w:rsidR="008A5E4E" w:rsidRDefault="0065745B">
            <w:pPr>
              <w:pStyle w:val="tdTableStyle-TablestyleAltRows-BodyB-Column-Body1"/>
            </w:pPr>
            <w:r>
              <w:rPr>
                <w:rStyle w:val="code"/>
              </w:rPr>
              <w:t>BrigInstSourceType</w:t>
            </w:r>
          </w:p>
        </w:tc>
        <w:tc>
          <w:tcPr>
            <w:tcW w:w="0" w:type="auto"/>
            <w:tcMar>
              <w:top w:w="45" w:type="dxa"/>
              <w:left w:w="45" w:type="dxa"/>
              <w:bottom w:w="45" w:type="dxa"/>
              <w:right w:w="45" w:type="dxa"/>
            </w:tcMar>
          </w:tcPr>
          <w:p w14:paraId="6F5059DA" w14:textId="77777777" w:rsidR="008A5E4E" w:rsidRDefault="0065745B">
            <w:pPr>
              <w:pStyle w:val="p3"/>
            </w:pPr>
            <w:r>
              <w:t xml:space="preserve">Operations that have different types for their destination and source operands. See </w:t>
            </w:r>
            <w:r>
              <w:rPr>
                <w:rStyle w:val="xref"/>
              </w:rPr>
              <w:t>18.5.2.19. BrigInstSourceType (</w:t>
            </w:r>
            <w:r w:rsidR="009A76EE" w:rsidRPr="008A5E4E">
              <w:fldChar w:fldCharType="begin"/>
            </w:r>
            <w:r w:rsidR="008A5E4E">
              <w:instrText xml:space="preserve"> PAGEREF _Ref-601249625 \p \h  \* MERGEFORMAT </w:instrText>
            </w:r>
            <w:r w:rsidR="009A76EE" w:rsidRPr="008A5E4E">
              <w:fldChar w:fldCharType="separate"/>
            </w:r>
            <w:r w:rsidR="00533AF0" w:rsidRPr="00533AF0">
              <w:rPr>
                <w:rStyle w:val="xref"/>
                <w:noProof/>
              </w:rPr>
              <w:t>on</w:t>
            </w:r>
            <w:r w:rsidR="00533AF0">
              <w:rPr>
                <w:noProof/>
              </w:rPr>
              <w:t xml:space="preserve"> page 349</w:t>
            </w:r>
            <w:r w:rsidR="009A76EE" w:rsidRPr="008A5E4E">
              <w:rPr>
                <w:rStyle w:val="xref"/>
              </w:rPr>
              <w:fldChar w:fldCharType="end"/>
            </w:r>
            <w:r>
              <w:rPr>
                <w:rStyle w:val="xref"/>
              </w:rPr>
              <w:t>)</w:t>
            </w:r>
            <w:r>
              <w:t>.</w:t>
            </w:r>
          </w:p>
        </w:tc>
      </w:tr>
    </w:tbl>
    <w:p w14:paraId="612AD770" w14:textId="77777777" w:rsidR="008A5E4E" w:rsidRDefault="008A5E4E">
      <w:pPr>
        <w:spacing w:after="240"/>
      </w:pPr>
    </w:p>
    <w:p w14:paraId="4397CC10" w14:textId="77777777" w:rsidR="008A5E4E" w:rsidRDefault="0065745B">
      <w:pPr>
        <w:pStyle w:val="h4"/>
      </w:pPr>
      <w:bookmarkStart w:id="1194" w:name="_Toc396034481"/>
      <w:r>
        <w:t xml:space="preserve">18.5.2.1 </w:t>
      </w:r>
      <w:bookmarkStart w:id="1195" w:name="_Ref2048143015"/>
      <w:r>
        <w:t>BrigInstBase</w:t>
      </w:r>
      <w:bookmarkEnd w:id="1194"/>
      <w:bookmarkEnd w:id="1195"/>
    </w:p>
    <w:p w14:paraId="317C5CA0" w14:textId="77777777" w:rsidR="008A5E4E" w:rsidRDefault="0065745B">
      <w:pPr>
        <w:pStyle w:val="p"/>
      </w:pPr>
      <w:r>
        <w:t xml:space="preserve">Every other </w:t>
      </w:r>
      <w:r>
        <w:rPr>
          <w:rStyle w:val="code1"/>
        </w:rPr>
        <w:t>BrigInst*</w:t>
      </w:r>
      <w:r>
        <w:t xml:space="preserve"> must start with </w:t>
      </w:r>
      <w:r>
        <w:rPr>
          <w:rStyle w:val="code1"/>
        </w:rPr>
        <w:t>BrigInstBase</w:t>
      </w:r>
      <w:r>
        <w:t xml:space="preserve"> which in turn starts with </w:t>
      </w:r>
      <w:r>
        <w:rPr>
          <w:rStyle w:val="code1"/>
        </w:rPr>
        <w:t>BrigBase</w:t>
      </w:r>
      <w:r>
        <w:t xml:space="preserve">. </w:t>
      </w:r>
    </w:p>
    <w:p w14:paraId="0AFA45AA" w14:textId="77777777" w:rsidR="008A5E4E" w:rsidRDefault="0065745B">
      <w:pPr>
        <w:pStyle w:val="pNoPageBreakAfter"/>
      </w:pPr>
      <w:r>
        <w:t>Syntax is:</w:t>
      </w:r>
    </w:p>
    <w:p w14:paraId="3E4F2E93" w14:textId="77777777" w:rsidR="008A5E4E" w:rsidRDefault="0065745B">
      <w:pPr>
        <w:pStyle w:val="pre"/>
      </w:pPr>
      <w:r>
        <w:t>struct BrigInstBase {</w:t>
      </w:r>
      <w:r>
        <w:br/>
        <w:t xml:space="preserve">   BrigBase base;</w:t>
      </w:r>
      <w:r>
        <w:br/>
        <w:t xml:space="preserve">   BrigOpcode16_t opcode;</w:t>
      </w:r>
      <w:r>
        <w:br/>
        <w:t xml:space="preserve">   BrigType16_t type;</w:t>
      </w:r>
      <w:r>
        <w:br/>
        <w:t xml:space="preserve">   BrigDataOffsetOperandList32_t operands;</w:t>
      </w:r>
      <w:r>
        <w:br/>
        <w:t xml:space="preserve"> };         </w:t>
      </w:r>
    </w:p>
    <w:p w14:paraId="7EBA907F" w14:textId="77777777" w:rsidR="008A5E4E" w:rsidRDefault="0065745B">
      <w:pPr>
        <w:pStyle w:val="pNoPageBreakAfter"/>
      </w:pPr>
      <w:r>
        <w:t>Fields are:</w:t>
      </w:r>
    </w:p>
    <w:p w14:paraId="564642D5" w14:textId="77777777" w:rsidR="008A5E4E" w:rsidRDefault="0065745B">
      <w:pPr>
        <w:pStyle w:val="li"/>
        <w:numPr>
          <w:ilvl w:val="0"/>
          <w:numId w:val="273"/>
        </w:numPr>
        <w:spacing w:before="320"/>
        <w:ind w:left="600"/>
      </w:pPr>
      <w:r>
        <w:rPr>
          <w:rStyle w:val="code1"/>
        </w:rPr>
        <w:t>BrigBase base</w:t>
      </w:r>
      <w:r>
        <w:t xml:space="preserve"> — The </w:t>
      </w:r>
      <w:r>
        <w:rPr>
          <w:rStyle w:val="code1"/>
        </w:rPr>
        <w:t>base.kind</w:t>
      </w:r>
      <w:r>
        <w:t xml:space="preserve"> field must be in the right-open interval [</w:t>
      </w:r>
      <w:r>
        <w:rPr>
          <w:rStyle w:val="code1"/>
        </w:rPr>
        <w:t>BRIG_KIND_INST_BEGIN</w:t>
      </w:r>
      <w:r>
        <w:t xml:space="preserve">, </w:t>
      </w:r>
      <w:r>
        <w:rPr>
          <w:rStyle w:val="code1"/>
        </w:rPr>
        <w:t>BRIG_KIND_INST_END</w:t>
      </w:r>
      <w:r>
        <w:t xml:space="preserve">). See </w:t>
      </w:r>
      <w:r>
        <w:rPr>
          <w:rStyle w:val="xref1"/>
        </w:rPr>
        <w:t>18.3.14. BrigKind (</w:t>
      </w:r>
      <w:r w:rsidR="009A76EE" w:rsidRPr="008A5E4E">
        <w:fldChar w:fldCharType="begin"/>
      </w:r>
      <w:r w:rsidR="008A5E4E">
        <w:instrText xml:space="preserve"> PAGEREF _Ref-718756640 \p \h  \* MERGEFORMAT </w:instrText>
      </w:r>
      <w:r w:rsidR="009A76EE" w:rsidRPr="008A5E4E">
        <w:fldChar w:fldCharType="separate"/>
      </w:r>
      <w:r w:rsidR="00533AF0" w:rsidRPr="00533AF0">
        <w:rPr>
          <w:rStyle w:val="xref1"/>
          <w:noProof/>
        </w:rPr>
        <w:t>on</w:t>
      </w:r>
      <w:r w:rsidR="00533AF0">
        <w:rPr>
          <w:noProof/>
        </w:rPr>
        <w:t xml:space="preserve"> page 314</w:t>
      </w:r>
      <w:r w:rsidR="009A76EE" w:rsidRPr="008A5E4E">
        <w:rPr>
          <w:rStyle w:val="xref1"/>
        </w:rPr>
        <w:fldChar w:fldCharType="end"/>
      </w:r>
      <w:r>
        <w:rPr>
          <w:rStyle w:val="xref1"/>
        </w:rPr>
        <w:t>)</w:t>
      </w:r>
      <w:r>
        <w:t>.</w:t>
      </w:r>
    </w:p>
    <w:p w14:paraId="607ED864" w14:textId="77777777" w:rsidR="008A5E4E" w:rsidRDefault="0065745B">
      <w:pPr>
        <w:pStyle w:val="li"/>
        <w:numPr>
          <w:ilvl w:val="0"/>
          <w:numId w:val="273"/>
        </w:numPr>
        <w:ind w:left="600"/>
      </w:pPr>
      <w:r>
        <w:rPr>
          <w:rStyle w:val="code1"/>
        </w:rPr>
        <w:t>BrigOpcode16_t opcode</w:t>
      </w:r>
      <w:r>
        <w:t xml:space="preserve"> — Opcode associated with the operation. </w:t>
      </w:r>
    </w:p>
    <w:p w14:paraId="7D406D8F" w14:textId="57D0C2F2" w:rsidR="008A5E4E" w:rsidRDefault="0065745B">
      <w:pPr>
        <w:pStyle w:val="li"/>
        <w:numPr>
          <w:ilvl w:val="0"/>
          <w:numId w:val="273"/>
        </w:numPr>
        <w:ind w:left="600"/>
      </w:pPr>
      <w:r>
        <w:rPr>
          <w:rStyle w:val="code1"/>
        </w:rPr>
        <w:t>BrigType16_t type</w:t>
      </w:r>
      <w:r>
        <w:t xml:space="preserve"> — Data type of the destination of the operation. If the operation does not use a structure that provides source operand types (for example, a </w:t>
      </w:r>
      <w:r>
        <w:rPr>
          <w:rStyle w:val="code1"/>
        </w:rPr>
        <w:t>sourceType</w:t>
      </w:r>
      <w:r>
        <w:t xml:space="preserve"> field), this can also be the type of the source operands. If an operation does not have any typed operands (for example,</w:t>
      </w:r>
      <w:r w:rsidR="00B553D8">
        <w:t xml:space="preserve"> </w:t>
      </w:r>
      <w:r>
        <w:rPr>
          <w:rStyle w:val="code1"/>
        </w:rPr>
        <w:t>call</w:t>
      </w:r>
      <w:r>
        <w:t xml:space="preserve">, </w:t>
      </w:r>
      <w:r>
        <w:rPr>
          <w:rStyle w:val="code1"/>
        </w:rPr>
        <w:t>ret</w:t>
      </w:r>
      <w:r>
        <w:t xml:space="preserve"> and </w:t>
      </w:r>
      <w:r>
        <w:rPr>
          <w:rStyle w:val="code1"/>
        </w:rPr>
        <w:t>br</w:t>
      </w:r>
      <w:r>
        <w:t xml:space="preserve">), then the value </w:t>
      </w:r>
      <w:r>
        <w:rPr>
          <w:rStyle w:val="code1"/>
        </w:rPr>
        <w:t>BRIG_TYPE_NONE</w:t>
      </w:r>
      <w:r>
        <w:t xml:space="preserve"> must be used.</w:t>
      </w:r>
    </w:p>
    <w:p w14:paraId="368A4368" w14:textId="77777777" w:rsidR="001571C2" w:rsidRDefault="0065745B" w:rsidP="00B40BE0">
      <w:pPr>
        <w:pStyle w:val="li"/>
        <w:numPr>
          <w:ilvl w:val="0"/>
          <w:numId w:val="273"/>
        </w:numPr>
        <w:ind w:left="605" w:hanging="216"/>
      </w:pPr>
      <w:r>
        <w:rPr>
          <w:rStyle w:val="code1"/>
        </w:rPr>
        <w:t>BrigDataOffsetOperandList32_t operands</w:t>
      </w:r>
      <w:r>
        <w:t xml:space="preserve"> — Byte offset to the place in the </w:t>
      </w:r>
      <w:r>
        <w:rPr>
          <w:rStyle w:val="code1"/>
        </w:rPr>
        <w:t>hsa_data</w:t>
      </w:r>
      <w:r>
        <w:t xml:space="preserve"> section where a variable-sized array of byte offsets to operands in the </w:t>
      </w:r>
      <w:r>
        <w:rPr>
          <w:rStyle w:val="code1"/>
        </w:rPr>
        <w:t>hsa_operand</w:t>
      </w:r>
      <w:r>
        <w:t xml:space="preserve"> section. The </w:t>
      </w:r>
      <w:r>
        <w:rPr>
          <w:rStyle w:val="code1"/>
        </w:rPr>
        <w:t>byteCount</w:t>
      </w:r>
      <w:r>
        <w:t xml:space="preserve"> of the array must be exactly </w:t>
      </w:r>
      <w:r>
        <w:rPr>
          <w:rStyle w:val="code1"/>
        </w:rPr>
        <w:t>(4 * number of operands)</w:t>
      </w:r>
      <w:r>
        <w:t>. Any destination operand is first, followed by any source operands.</w:t>
      </w:r>
    </w:p>
    <w:p w14:paraId="0E29D476" w14:textId="2FB747B5" w:rsidR="001571C2" w:rsidRDefault="001571C2" w:rsidP="00B40BE0">
      <w:pPr>
        <w:pStyle w:val="li"/>
        <w:ind w:left="605"/>
      </w:pPr>
      <w:r>
        <w:t xml:space="preserve">If </w:t>
      </w:r>
      <w:r w:rsidR="009D3AF1">
        <w:t>any</w:t>
      </w:r>
      <w:r>
        <w:t xml:space="preserve"> op</w:t>
      </w:r>
      <w:r w:rsidR="001A5717">
        <w:t xml:space="preserve">erand is </w:t>
      </w:r>
      <w:r w:rsidR="00EA24B7">
        <w:t>a</w:t>
      </w:r>
      <w:r>
        <w:t xml:space="preserve"> constant</w:t>
      </w:r>
      <w:r w:rsidR="00EA24B7">
        <w:t>, it</w:t>
      </w:r>
      <w:r>
        <w:t xml:space="preserve"> must be compatible with the rules in </w:t>
      </w:r>
      <w:r>
        <w:rPr>
          <w:rStyle w:val="xref1"/>
        </w:rPr>
        <w:t>18.6.1. Constant Operands (</w:t>
      </w:r>
      <w:r>
        <w:fldChar w:fldCharType="begin"/>
      </w:r>
      <w:r>
        <w:instrText xml:space="preserve"> PAGEREF  constant_operands \h \p  \* MERGEFORMAT </w:instrText>
      </w:r>
      <w:r>
        <w:fldChar w:fldCharType="separate"/>
      </w:r>
      <w:r>
        <w:rPr>
          <w:noProof/>
        </w:rPr>
        <w:t>on page 372</w:t>
      </w:r>
      <w:r>
        <w:fldChar w:fldCharType="end"/>
      </w:r>
      <w:r>
        <w:rPr>
          <w:rStyle w:val="xref1"/>
        </w:rPr>
        <w:t>)</w:t>
      </w:r>
      <w:r>
        <w:t>.</w:t>
      </w:r>
      <w:r w:rsidR="00E123A5">
        <w:t xml:space="preserve"> The operand kinds allowed for each </w:t>
      </w:r>
      <w:r w:rsidR="00E123A5" w:rsidRPr="00240BD2">
        <w:rPr>
          <w:rFonts w:ascii="Courier New" w:hAnsi="Courier New" w:cs="Courier New"/>
          <w:sz w:val="20"/>
          <w:szCs w:val="20"/>
        </w:rPr>
        <w:t>opcode</w:t>
      </w:r>
      <w:r w:rsidR="00E123A5">
        <w:t xml:space="preserve"> value</w:t>
      </w:r>
      <w:r w:rsidR="00476B6E">
        <w:t xml:space="preserve"> are</w:t>
      </w:r>
      <w:r w:rsidR="00E123A5">
        <w:t xml:space="preserve"> defined in section </w:t>
      </w:r>
      <w:r w:rsidR="00E123A5">
        <w:rPr>
          <w:rStyle w:val="xref1"/>
        </w:rPr>
        <w:t>18.7. BRIG Syntax for Operations (</w:t>
      </w:r>
      <w:r w:rsidR="00E123A5">
        <w:fldChar w:fldCharType="begin"/>
      </w:r>
      <w:r w:rsidR="00E123A5">
        <w:instrText xml:space="preserve"> PAGEREF  brig_syntax_for_operations \h \p  \* MERGEFORMAT </w:instrText>
      </w:r>
      <w:r w:rsidR="00E123A5">
        <w:fldChar w:fldCharType="separate"/>
      </w:r>
      <w:r w:rsidR="00E123A5">
        <w:rPr>
          <w:noProof/>
        </w:rPr>
        <w:t>on page 383</w:t>
      </w:r>
      <w:r w:rsidR="00E123A5">
        <w:fldChar w:fldCharType="end"/>
      </w:r>
      <w:r w:rsidR="00E123A5">
        <w:rPr>
          <w:rStyle w:val="xref1"/>
        </w:rPr>
        <w:t>)</w:t>
      </w:r>
      <w:r w:rsidR="00E123A5">
        <w:t>.</w:t>
      </w:r>
    </w:p>
    <w:p w14:paraId="4D5BFBE6" w14:textId="77777777" w:rsidR="008A5E4E" w:rsidRDefault="0065745B">
      <w:pPr>
        <w:pStyle w:val="h4"/>
      </w:pPr>
      <w:bookmarkStart w:id="1196" w:name="_Toc396034482"/>
      <w:r>
        <w:t xml:space="preserve">18.5.2.2 </w:t>
      </w:r>
      <w:bookmarkStart w:id="1197" w:name="_Ref419913140"/>
      <w:r>
        <w:t>BrigInstAddr</w:t>
      </w:r>
      <w:bookmarkEnd w:id="1196"/>
      <w:bookmarkEnd w:id="1197"/>
    </w:p>
    <w:p w14:paraId="5CDB7F45" w14:textId="77777777" w:rsidR="008A5E4E" w:rsidRDefault="0065745B">
      <w:pPr>
        <w:pStyle w:val="p"/>
      </w:pPr>
      <w:r>
        <w:t xml:space="preserve">The </w:t>
      </w:r>
      <w:r>
        <w:rPr>
          <w:rStyle w:val="code1"/>
        </w:rPr>
        <w:t>BrigInstAddr</w:t>
      </w:r>
      <w:r>
        <w:t xml:space="preserve"> format is used for address operations. </w:t>
      </w:r>
    </w:p>
    <w:p w14:paraId="6BAE564D" w14:textId="77777777" w:rsidR="008A5E4E" w:rsidRDefault="0065745B">
      <w:pPr>
        <w:pStyle w:val="pNoPageBreakAfter"/>
      </w:pPr>
      <w:r>
        <w:t>Syntax is:</w:t>
      </w:r>
    </w:p>
    <w:p w14:paraId="1A31B8D1" w14:textId="77777777" w:rsidR="008A5E4E" w:rsidRDefault="0065745B">
      <w:pPr>
        <w:pStyle w:val="pre"/>
      </w:pPr>
      <w:r>
        <w:t>struct BrigInstAddr {</w:t>
      </w:r>
      <w:r>
        <w:br/>
        <w:t xml:space="preserve">   BrigInstBase base; </w:t>
      </w:r>
      <w:r>
        <w:br/>
        <w:t xml:space="preserve">   BrigSegment8_t segment;</w:t>
      </w:r>
      <w:r>
        <w:br/>
        <w:t xml:space="preserve">   uint8_t reserved[3];</w:t>
      </w:r>
      <w:r>
        <w:br/>
        <w:t xml:space="preserve"> };              </w:t>
      </w:r>
    </w:p>
    <w:p w14:paraId="008BF2AF" w14:textId="77777777" w:rsidR="008A5E4E" w:rsidRDefault="0065745B">
      <w:pPr>
        <w:pStyle w:val="pNoPageBreakAfter"/>
      </w:pPr>
      <w:r>
        <w:t>Fields are:</w:t>
      </w:r>
    </w:p>
    <w:p w14:paraId="13E9E55D" w14:textId="77777777" w:rsidR="008A5E4E" w:rsidRDefault="0065745B">
      <w:pPr>
        <w:pStyle w:val="li"/>
        <w:numPr>
          <w:ilvl w:val="0"/>
          <w:numId w:val="274"/>
        </w:numPr>
        <w:spacing w:before="320"/>
        <w:ind w:left="600"/>
      </w:pPr>
      <w:r>
        <w:rPr>
          <w:rStyle w:val="code1"/>
        </w:rPr>
        <w:t>BrigInstBase base</w:t>
      </w:r>
      <w:r>
        <w:t xml:space="preserve"> — </w:t>
      </w:r>
      <w:r>
        <w:rPr>
          <w:rStyle w:val="code1"/>
        </w:rPr>
        <w:t>base.base.kind</w:t>
      </w:r>
      <w:r>
        <w:t xml:space="preserve"> must be </w:t>
      </w:r>
      <w:r>
        <w:rPr>
          <w:rStyle w:val="code1"/>
        </w:rPr>
        <w:t>BRIG_KIND_INST_ADDR</w:t>
      </w:r>
      <w:r>
        <w:t xml:space="preserve">. </w:t>
      </w:r>
      <w:r>
        <w:rPr>
          <w:rStyle w:val="code1"/>
        </w:rPr>
        <w:t>base.type</w:t>
      </w:r>
      <w:r>
        <w:t xml:space="preserve"> must be the data type of the destination and source of the operation.</w:t>
      </w:r>
    </w:p>
    <w:p w14:paraId="0F10E6B3" w14:textId="77777777" w:rsidR="008A5E4E" w:rsidRDefault="0065745B">
      <w:pPr>
        <w:pStyle w:val="li"/>
        <w:numPr>
          <w:ilvl w:val="0"/>
          <w:numId w:val="274"/>
        </w:numPr>
        <w:ind w:left="600"/>
      </w:pPr>
      <w:r>
        <w:rPr>
          <w:rStyle w:val="code1"/>
        </w:rPr>
        <w:t>BrigSegment8_t segment</w:t>
      </w:r>
      <w:r>
        <w:t xml:space="preserve"> — Segment. A member of the </w:t>
      </w:r>
      <w:r>
        <w:rPr>
          <w:rStyle w:val="code1"/>
        </w:rPr>
        <w:t>BrigSegment</w:t>
      </w:r>
      <w:r>
        <w:t xml:space="preserve"> enumeration. If the operation does not specify a segment, this field must be set to </w:t>
      </w:r>
      <w:r>
        <w:rPr>
          <w:rStyle w:val="code1"/>
        </w:rPr>
        <w:t>BRIG_SEGMENT_FLAT</w:t>
      </w:r>
      <w:r>
        <w:t xml:space="preserve">. See </w:t>
      </w:r>
      <w:r>
        <w:rPr>
          <w:rStyle w:val="xref1"/>
        </w:rPr>
        <w:t>18.3.32. BrigSegment (</w:t>
      </w:r>
      <w:r w:rsidR="009A76EE" w:rsidRPr="008A5E4E">
        <w:fldChar w:fldCharType="begin"/>
      </w:r>
      <w:r w:rsidR="008A5E4E">
        <w:instrText xml:space="preserve"> PAGEREF _Ref-846248380 \p \h  \* MERGEFORMAT </w:instrText>
      </w:r>
      <w:r w:rsidR="009A76EE" w:rsidRPr="008A5E4E">
        <w:fldChar w:fldCharType="separate"/>
      </w:r>
      <w:r w:rsidR="00533AF0" w:rsidRPr="00533AF0">
        <w:rPr>
          <w:rStyle w:val="xref1"/>
          <w:noProof/>
        </w:rPr>
        <w:t>on</w:t>
      </w:r>
      <w:r w:rsidR="00533AF0">
        <w:rPr>
          <w:noProof/>
        </w:rPr>
        <w:t xml:space="preserve"> page 322</w:t>
      </w:r>
      <w:r w:rsidR="009A76EE" w:rsidRPr="008A5E4E">
        <w:rPr>
          <w:rStyle w:val="xref1"/>
        </w:rPr>
        <w:fldChar w:fldCharType="end"/>
      </w:r>
      <w:r>
        <w:rPr>
          <w:rStyle w:val="xref1"/>
        </w:rPr>
        <w:t>)</w:t>
      </w:r>
      <w:r>
        <w:t>.</w:t>
      </w:r>
    </w:p>
    <w:p w14:paraId="166F0BB4" w14:textId="77777777" w:rsidR="008A5E4E" w:rsidRDefault="0065745B">
      <w:pPr>
        <w:pStyle w:val="li"/>
        <w:numPr>
          <w:ilvl w:val="0"/>
          <w:numId w:val="274"/>
        </w:numPr>
        <w:spacing w:after="320"/>
        <w:ind w:left="600"/>
      </w:pPr>
      <w:r>
        <w:rPr>
          <w:rStyle w:val="code1"/>
        </w:rPr>
        <w:t>uint8_t reserved[3]</w:t>
      </w:r>
      <w:r>
        <w:t xml:space="preserve"> — Must be 0.</w:t>
      </w:r>
    </w:p>
    <w:p w14:paraId="3D20A9BB" w14:textId="77777777" w:rsidR="008A5E4E" w:rsidRDefault="0065745B">
      <w:pPr>
        <w:pStyle w:val="h4"/>
      </w:pPr>
      <w:bookmarkStart w:id="1198" w:name="_Toc396034483"/>
      <w:r>
        <w:t xml:space="preserve">18.5.2.3 </w:t>
      </w:r>
      <w:bookmarkStart w:id="1199" w:name="_Ref-1985297814"/>
      <w:r>
        <w:t>BrigInstAtomic</w:t>
      </w:r>
      <w:bookmarkEnd w:id="1198"/>
      <w:bookmarkEnd w:id="1199"/>
    </w:p>
    <w:p w14:paraId="291C4902" w14:textId="77777777" w:rsidR="008A5E4E" w:rsidRDefault="0065745B">
      <w:pPr>
        <w:pStyle w:val="p"/>
      </w:pPr>
      <w:r>
        <w:t xml:space="preserve">The </w:t>
      </w:r>
      <w:r>
        <w:rPr>
          <w:rStyle w:val="code1"/>
        </w:rPr>
        <w:t>BrigInstAtomic</w:t>
      </w:r>
      <w:r>
        <w:t xml:space="preserve"> format is used for atomic and atomic no return operations. </w:t>
      </w:r>
    </w:p>
    <w:p w14:paraId="3D299A42" w14:textId="77777777" w:rsidR="008A5E4E" w:rsidRDefault="0065745B">
      <w:pPr>
        <w:pStyle w:val="pNoPageBreakAfter"/>
      </w:pPr>
      <w:r>
        <w:t>Syntax is:</w:t>
      </w:r>
    </w:p>
    <w:p w14:paraId="000FA93A" w14:textId="77777777" w:rsidR="008A5E4E" w:rsidRDefault="0065745B">
      <w:pPr>
        <w:pStyle w:val="pre"/>
      </w:pPr>
      <w:r>
        <w:t>struct BrigInstAtomic {</w:t>
      </w:r>
      <w:r>
        <w:br/>
        <w:t xml:space="preserve">   BrigInstBase base;</w:t>
      </w:r>
      <w:r>
        <w:br/>
        <w:t xml:space="preserve">   BrigSegment8_t segment;</w:t>
      </w:r>
      <w:r>
        <w:br/>
        <w:t xml:space="preserve">   BrigMemoryOrder8_t memoryOrder;</w:t>
      </w:r>
      <w:r>
        <w:br/>
        <w:t xml:space="preserve">   BrigMemoryScope8_t memoryScope;</w:t>
      </w:r>
      <w:r>
        <w:br/>
        <w:t xml:space="preserve">   BrigAtomicOperation8_t atomicOperation;</w:t>
      </w:r>
      <w:r>
        <w:br/>
        <w:t xml:space="preserve">   uint8_t equivClass;</w:t>
      </w:r>
      <w:r>
        <w:br/>
        <w:t xml:space="preserve">   uint8_t reserved[3];</w:t>
      </w:r>
      <w:r>
        <w:br/>
        <w:t xml:space="preserve"> };              </w:t>
      </w:r>
    </w:p>
    <w:p w14:paraId="73DBC1FA" w14:textId="77777777" w:rsidR="008A5E4E" w:rsidRDefault="0065745B">
      <w:pPr>
        <w:pStyle w:val="pNoPageBreakAfter"/>
      </w:pPr>
      <w:r>
        <w:t>Fields are:</w:t>
      </w:r>
    </w:p>
    <w:p w14:paraId="50AD7E98" w14:textId="77777777" w:rsidR="008A5E4E" w:rsidRDefault="0065745B">
      <w:pPr>
        <w:pStyle w:val="li"/>
        <w:numPr>
          <w:ilvl w:val="0"/>
          <w:numId w:val="275"/>
        </w:numPr>
        <w:spacing w:before="320"/>
        <w:ind w:left="600"/>
      </w:pPr>
      <w:r>
        <w:rPr>
          <w:rStyle w:val="code1"/>
        </w:rPr>
        <w:t>BrigInstBase base</w:t>
      </w:r>
      <w:r>
        <w:t xml:space="preserve"> — </w:t>
      </w:r>
      <w:r>
        <w:rPr>
          <w:rStyle w:val="code1"/>
        </w:rPr>
        <w:t>base.base.kind</w:t>
      </w:r>
      <w:r>
        <w:t xml:space="preserve"> must be </w:t>
      </w:r>
      <w:r>
        <w:rPr>
          <w:rStyle w:val="code1"/>
        </w:rPr>
        <w:t>BRIG_KIND_INST_ATOMIC</w:t>
      </w:r>
      <w:r>
        <w:t xml:space="preserve">. </w:t>
      </w:r>
      <w:r>
        <w:rPr>
          <w:rStyle w:val="code1"/>
        </w:rPr>
        <w:t>base.opcode</w:t>
      </w:r>
      <w:r>
        <w:t xml:space="preserve"> must be </w:t>
      </w:r>
      <w:r>
        <w:rPr>
          <w:rStyle w:val="code1"/>
        </w:rPr>
        <w:t>BRIG_OPCODE_ATOMIC</w:t>
      </w:r>
      <w:r>
        <w:t xml:space="preserve"> or </w:t>
      </w:r>
      <w:r>
        <w:rPr>
          <w:rStyle w:val="code1"/>
        </w:rPr>
        <w:t>BRIG_OPCODE_ATOMICNORET</w:t>
      </w:r>
      <w:r>
        <w:t xml:space="preserve">. </w:t>
      </w:r>
      <w:r>
        <w:rPr>
          <w:rStyle w:val="code1"/>
        </w:rPr>
        <w:t>base.type</w:t>
      </w:r>
      <w:r>
        <w:t xml:space="preserve"> must be the data type of the destination and source of the atomic operation.</w:t>
      </w:r>
    </w:p>
    <w:p w14:paraId="2ADE6E8D" w14:textId="77777777" w:rsidR="008A5E4E" w:rsidRDefault="0065745B">
      <w:pPr>
        <w:pStyle w:val="li"/>
        <w:numPr>
          <w:ilvl w:val="0"/>
          <w:numId w:val="275"/>
        </w:numPr>
        <w:ind w:left="600"/>
      </w:pPr>
      <w:r>
        <w:rPr>
          <w:rStyle w:val="code1"/>
        </w:rPr>
        <w:t>BrigSegment8_t segment</w:t>
      </w:r>
      <w:r>
        <w:t xml:space="preserve"> — Segment. A member of the </w:t>
      </w:r>
      <w:r>
        <w:rPr>
          <w:rStyle w:val="code1"/>
        </w:rPr>
        <w:t>BrigSegment</w:t>
      </w:r>
      <w:r>
        <w:t xml:space="preserve"> enumeration. If the operation does not specify a segment, this field must be set to </w:t>
      </w:r>
      <w:r>
        <w:rPr>
          <w:rStyle w:val="code1"/>
        </w:rPr>
        <w:t>BRIG_SEGMENT_FLAT</w:t>
      </w:r>
      <w:r>
        <w:t xml:space="preserve">. Otherwise must be </w:t>
      </w:r>
      <w:r>
        <w:rPr>
          <w:rStyle w:val="code1"/>
        </w:rPr>
        <w:t>BRIG_SEGMENT_GLOBAL</w:t>
      </w:r>
      <w:r>
        <w:t xml:space="preserve"> or </w:t>
      </w:r>
      <w:r>
        <w:rPr>
          <w:rStyle w:val="code1"/>
        </w:rPr>
        <w:t>BRIG_SEGMENT_GROUP</w:t>
      </w:r>
      <w:r>
        <w:t xml:space="preserve">. See </w:t>
      </w:r>
      <w:r>
        <w:rPr>
          <w:rStyle w:val="xref1"/>
        </w:rPr>
        <w:t>18.3.32. BrigSegment (</w:t>
      </w:r>
      <w:r w:rsidR="009A76EE" w:rsidRPr="008A5E4E">
        <w:fldChar w:fldCharType="begin"/>
      </w:r>
      <w:r w:rsidR="008A5E4E">
        <w:instrText xml:space="preserve"> PAGEREF _Ref-846248380 \p \h  \* MERGEFORMAT </w:instrText>
      </w:r>
      <w:r w:rsidR="009A76EE" w:rsidRPr="008A5E4E">
        <w:fldChar w:fldCharType="separate"/>
      </w:r>
      <w:r w:rsidR="00533AF0" w:rsidRPr="00533AF0">
        <w:rPr>
          <w:rStyle w:val="xref1"/>
          <w:noProof/>
        </w:rPr>
        <w:t>on</w:t>
      </w:r>
      <w:r w:rsidR="00533AF0">
        <w:rPr>
          <w:noProof/>
        </w:rPr>
        <w:t xml:space="preserve"> page 322</w:t>
      </w:r>
      <w:r w:rsidR="009A76EE" w:rsidRPr="008A5E4E">
        <w:rPr>
          <w:rStyle w:val="xref1"/>
        </w:rPr>
        <w:fldChar w:fldCharType="end"/>
      </w:r>
      <w:r>
        <w:rPr>
          <w:rStyle w:val="xref1"/>
        </w:rPr>
        <w:t>)</w:t>
      </w:r>
      <w:r>
        <w:t>.</w:t>
      </w:r>
    </w:p>
    <w:p w14:paraId="3243EF31" w14:textId="77777777" w:rsidR="008A5E4E" w:rsidRDefault="0065745B">
      <w:pPr>
        <w:pStyle w:val="li"/>
        <w:numPr>
          <w:ilvl w:val="0"/>
          <w:numId w:val="275"/>
        </w:numPr>
        <w:ind w:left="600"/>
      </w:pPr>
      <w:r>
        <w:rPr>
          <w:rStyle w:val="code1"/>
        </w:rPr>
        <w:t>BrigMemoryOrder8_t memoryOrder</w:t>
      </w:r>
      <w:r>
        <w:t xml:space="preserve"> — Memory order of the atomic operation. See </w:t>
      </w:r>
      <w:r>
        <w:rPr>
          <w:rStyle w:val="xref1"/>
        </w:rPr>
        <w:t>18.3.18. BrigMemoryOrder (</w:t>
      </w:r>
      <w:r w:rsidR="009A76EE" w:rsidRPr="008A5E4E">
        <w:fldChar w:fldCharType="begin"/>
      </w:r>
      <w:r w:rsidR="008A5E4E">
        <w:instrText xml:space="preserve"> PAGEREF _Ref2108393732 \p \h  \* MERGEFORMAT </w:instrText>
      </w:r>
      <w:r w:rsidR="009A76EE" w:rsidRPr="008A5E4E">
        <w:fldChar w:fldCharType="separate"/>
      </w:r>
      <w:r w:rsidR="00533AF0" w:rsidRPr="00533AF0">
        <w:rPr>
          <w:rStyle w:val="xref1"/>
          <w:noProof/>
        </w:rPr>
        <w:t>on</w:t>
      </w:r>
      <w:r w:rsidR="00533AF0">
        <w:rPr>
          <w:noProof/>
        </w:rPr>
        <w:t xml:space="preserve"> page 316</w:t>
      </w:r>
      <w:r w:rsidR="009A76EE" w:rsidRPr="008A5E4E">
        <w:rPr>
          <w:rStyle w:val="xref1"/>
        </w:rPr>
        <w:fldChar w:fldCharType="end"/>
      </w:r>
      <w:r>
        <w:rPr>
          <w:rStyle w:val="xref1"/>
        </w:rPr>
        <w:t>)</w:t>
      </w:r>
      <w:r>
        <w:t>.</w:t>
      </w:r>
    </w:p>
    <w:p w14:paraId="733BE7B7" w14:textId="438DCD8E" w:rsidR="008A5E4E" w:rsidRDefault="0065745B">
      <w:pPr>
        <w:pStyle w:val="li"/>
        <w:numPr>
          <w:ilvl w:val="0"/>
          <w:numId w:val="275"/>
        </w:numPr>
        <w:ind w:left="600"/>
      </w:pPr>
      <w:r>
        <w:rPr>
          <w:rStyle w:val="code1"/>
        </w:rPr>
        <w:t>BrigMemoryScope8_t memoryScope</w:t>
      </w:r>
      <w:r>
        <w:t xml:space="preserve"> — Memory scope of the atomic operation. If </w:t>
      </w:r>
      <w:r>
        <w:rPr>
          <w:rStyle w:val="code1"/>
        </w:rPr>
        <w:t>segment</w:t>
      </w:r>
      <w:r>
        <w:t xml:space="preserve"> is </w:t>
      </w:r>
      <w:r>
        <w:rPr>
          <w:rStyle w:val="code1"/>
        </w:rPr>
        <w:t>BRIG_SEGMENT_GLOBAL</w:t>
      </w:r>
      <w:r>
        <w:t xml:space="preserve"> or </w:t>
      </w:r>
      <w:r>
        <w:rPr>
          <w:rStyle w:val="code1"/>
        </w:rPr>
        <w:t>BRIG_SEGMENT_FLAT</w:t>
      </w:r>
      <w:r>
        <w:t xml:space="preserve"> then must be </w:t>
      </w:r>
      <w:r>
        <w:rPr>
          <w:rStyle w:val="code1"/>
        </w:rPr>
        <w:t>BRIG_MEMORY_SCOPE_WAVEFRONT</w:t>
      </w:r>
      <w:r>
        <w:t xml:space="preserve">, </w:t>
      </w:r>
      <w:r>
        <w:rPr>
          <w:rStyle w:val="code1"/>
        </w:rPr>
        <w:t>BRIG_MEMORY_SCOPE_WORKGROUP</w:t>
      </w:r>
      <w:r>
        <w:t xml:space="preserve">, </w:t>
      </w:r>
      <w:r>
        <w:rPr>
          <w:rStyle w:val="code1"/>
        </w:rPr>
        <w:t>BRIG_MEMORY_SCOPE_</w:t>
      </w:r>
      <w:r w:rsidR="00C07C21">
        <w:rPr>
          <w:rStyle w:val="code1"/>
        </w:rPr>
        <w:t>AGENT</w:t>
      </w:r>
      <w:r>
        <w:t xml:space="preserve"> or </w:t>
      </w:r>
      <w:r>
        <w:rPr>
          <w:rStyle w:val="code1"/>
        </w:rPr>
        <w:t>BRIG_MEMORY_SCOPE_SYSTEM</w:t>
      </w:r>
      <w:r>
        <w:t xml:space="preserve">. If </w:t>
      </w:r>
      <w:r>
        <w:rPr>
          <w:rStyle w:val="code1"/>
        </w:rPr>
        <w:t>segment</w:t>
      </w:r>
      <w:r>
        <w:t xml:space="preserve"> is </w:t>
      </w:r>
      <w:r>
        <w:rPr>
          <w:rStyle w:val="code1"/>
        </w:rPr>
        <w:t>BRIG_SEGMENT_GROUP</w:t>
      </w:r>
      <w:r>
        <w:t xml:space="preserve"> then must be </w:t>
      </w:r>
      <w:r>
        <w:rPr>
          <w:rStyle w:val="code1"/>
        </w:rPr>
        <w:t>BRIG_MEMORY_SCOPE_WAVEFRONT</w:t>
      </w:r>
      <w:r>
        <w:t xml:space="preserve"> or </w:t>
      </w:r>
      <w:r>
        <w:rPr>
          <w:rStyle w:val="code1"/>
        </w:rPr>
        <w:t>BRIG_MEMORY_SCOPE_WORKGROUP</w:t>
      </w:r>
      <w:r>
        <w:t xml:space="preserve">. See </w:t>
      </w:r>
      <w:r>
        <w:rPr>
          <w:rStyle w:val="xref1"/>
        </w:rPr>
        <w:t>18.3.19. BrigMemoryScope (</w:t>
      </w:r>
      <w:r w:rsidR="009A76EE" w:rsidRPr="008A5E4E">
        <w:fldChar w:fldCharType="begin"/>
      </w:r>
      <w:r w:rsidR="008A5E4E">
        <w:instrText xml:space="preserve"> PAGEREF _Ref-938295553 \p \h  \* MERGEFORMAT </w:instrText>
      </w:r>
      <w:r w:rsidR="009A76EE" w:rsidRPr="008A5E4E">
        <w:fldChar w:fldCharType="separate"/>
      </w:r>
      <w:r w:rsidR="00533AF0" w:rsidRPr="00533AF0">
        <w:rPr>
          <w:rStyle w:val="xref1"/>
          <w:noProof/>
        </w:rPr>
        <w:t>on</w:t>
      </w:r>
      <w:r w:rsidR="00533AF0">
        <w:rPr>
          <w:noProof/>
        </w:rPr>
        <w:t xml:space="preserve"> page 316</w:t>
      </w:r>
      <w:r w:rsidR="009A76EE" w:rsidRPr="008A5E4E">
        <w:rPr>
          <w:rStyle w:val="xref1"/>
        </w:rPr>
        <w:fldChar w:fldCharType="end"/>
      </w:r>
      <w:r>
        <w:rPr>
          <w:rStyle w:val="xref1"/>
        </w:rPr>
        <w:t>)</w:t>
      </w:r>
      <w:r>
        <w:t>.</w:t>
      </w:r>
    </w:p>
    <w:p w14:paraId="5C354B2B" w14:textId="77777777" w:rsidR="008A5E4E" w:rsidRDefault="0065745B">
      <w:pPr>
        <w:pStyle w:val="li"/>
        <w:numPr>
          <w:ilvl w:val="0"/>
          <w:numId w:val="275"/>
        </w:numPr>
        <w:ind w:left="600"/>
      </w:pPr>
      <w:r>
        <w:rPr>
          <w:rStyle w:val="code1"/>
        </w:rPr>
        <w:t>BrigAtomicOperation8_t atomicOperation</w:t>
      </w:r>
      <w:r>
        <w:t xml:space="preserve"> — The atomic operation such as </w:t>
      </w:r>
      <w:r>
        <w:rPr>
          <w:rStyle w:val="code1"/>
        </w:rPr>
        <w:t>add</w:t>
      </w:r>
      <w:r>
        <w:t xml:space="preserve"> or </w:t>
      </w:r>
      <w:r>
        <w:rPr>
          <w:rStyle w:val="code1"/>
        </w:rPr>
        <w:t>or</w:t>
      </w:r>
      <w:r>
        <w:t xml:space="preserve">. The </w:t>
      </w:r>
      <w:r>
        <w:rPr>
          <w:rStyle w:val="code1"/>
        </w:rPr>
        <w:t>wait</w:t>
      </w:r>
      <w:r>
        <w:t xml:space="preserve"> atomic operations are not allowed. See </w:t>
      </w:r>
      <w:r>
        <w:rPr>
          <w:rStyle w:val="xref1"/>
        </w:rPr>
        <w:t>18.3.5. BrigAtomicOperation (</w:t>
      </w:r>
      <w:r w:rsidR="009A76EE" w:rsidRPr="008A5E4E">
        <w:fldChar w:fldCharType="begin"/>
      </w:r>
      <w:r w:rsidR="008A5E4E">
        <w:instrText xml:space="preserve"> PAGEREF _Ref151677549 \p \h  \* MERGEFORMAT </w:instrText>
      </w:r>
      <w:r w:rsidR="009A76EE" w:rsidRPr="008A5E4E">
        <w:fldChar w:fldCharType="separate"/>
      </w:r>
      <w:r w:rsidR="00533AF0" w:rsidRPr="00533AF0">
        <w:rPr>
          <w:rStyle w:val="xref1"/>
          <w:noProof/>
        </w:rPr>
        <w:t>on</w:t>
      </w:r>
      <w:r w:rsidR="00533AF0">
        <w:rPr>
          <w:noProof/>
        </w:rPr>
        <w:t xml:space="preserve"> page 311</w:t>
      </w:r>
      <w:r w:rsidR="009A76EE" w:rsidRPr="008A5E4E">
        <w:rPr>
          <w:rStyle w:val="xref1"/>
        </w:rPr>
        <w:fldChar w:fldCharType="end"/>
      </w:r>
      <w:r>
        <w:rPr>
          <w:rStyle w:val="xref1"/>
        </w:rPr>
        <w:t>)</w:t>
      </w:r>
      <w:r>
        <w:t>.</w:t>
      </w:r>
    </w:p>
    <w:p w14:paraId="03919BD9" w14:textId="77777777" w:rsidR="008A5E4E" w:rsidRDefault="0065745B">
      <w:pPr>
        <w:pStyle w:val="li"/>
        <w:numPr>
          <w:ilvl w:val="0"/>
          <w:numId w:val="275"/>
        </w:numPr>
        <w:ind w:left="600"/>
      </w:pPr>
      <w:r>
        <w:rPr>
          <w:rStyle w:val="code1"/>
        </w:rPr>
        <w:t>uint8_t equivClass</w:t>
      </w:r>
      <w:r>
        <w:t xml:space="preserve"> — Memory equivalence class. If no equivalence class is explicitly given, then the value must be set to 0, which is general memory that can interact with all other equivalence classes. See </w:t>
      </w:r>
      <w:r>
        <w:rPr>
          <w:rStyle w:val="xref1"/>
        </w:rPr>
        <w:t>6.1.4. Equivalence Classes (</w:t>
      </w:r>
      <w:r w:rsidR="009A76EE" w:rsidRPr="008A5E4E">
        <w:fldChar w:fldCharType="begin"/>
      </w:r>
      <w:r w:rsidR="008A5E4E">
        <w:instrText xml:space="preserve"> PAGEREF _Ref193062026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0414848A" w14:textId="77777777" w:rsidR="008A5E4E" w:rsidRDefault="0065745B">
      <w:pPr>
        <w:pStyle w:val="li"/>
        <w:numPr>
          <w:ilvl w:val="0"/>
          <w:numId w:val="275"/>
        </w:numPr>
        <w:spacing w:after="320"/>
        <w:ind w:left="600"/>
      </w:pPr>
      <w:r>
        <w:rPr>
          <w:rStyle w:val="code1"/>
        </w:rPr>
        <w:t>uint8_t reserved[3]</w:t>
      </w:r>
      <w:r>
        <w:t xml:space="preserve"> — Must be 0.</w:t>
      </w:r>
    </w:p>
    <w:p w14:paraId="222D5829" w14:textId="77777777" w:rsidR="008A5E4E" w:rsidRDefault="0065745B">
      <w:pPr>
        <w:pStyle w:val="h4"/>
      </w:pPr>
      <w:bookmarkStart w:id="1200" w:name="_Toc396034484"/>
      <w:r>
        <w:t xml:space="preserve">18.5.2.4 </w:t>
      </w:r>
      <w:bookmarkStart w:id="1201" w:name="_Ref-556651730"/>
      <w:r>
        <w:t>BrigInstBasic</w:t>
      </w:r>
      <w:bookmarkEnd w:id="1200"/>
      <w:bookmarkEnd w:id="1201"/>
    </w:p>
    <w:p w14:paraId="409BCEF2" w14:textId="77777777" w:rsidR="008A5E4E" w:rsidRDefault="0065745B">
      <w:pPr>
        <w:pStyle w:val="p"/>
      </w:pPr>
      <w:r>
        <w:t xml:space="preserve">The </w:t>
      </w:r>
      <w:r>
        <w:rPr>
          <w:rStyle w:val="code1"/>
        </w:rPr>
        <w:t>BrigInstBasic</w:t>
      </w:r>
      <w:r>
        <w:t xml:space="preserve"> format is used for all operations that require no extra modifier information.</w:t>
      </w:r>
    </w:p>
    <w:p w14:paraId="345F00A4" w14:textId="77777777" w:rsidR="008A5E4E" w:rsidRDefault="0065745B">
      <w:pPr>
        <w:pStyle w:val="pNoPageBreakAfter"/>
      </w:pPr>
      <w:r>
        <w:t>Syntax is:</w:t>
      </w:r>
    </w:p>
    <w:p w14:paraId="3BA86E8B" w14:textId="77777777" w:rsidR="008A5E4E" w:rsidRDefault="0065745B">
      <w:pPr>
        <w:pStyle w:val="pre"/>
      </w:pPr>
      <w:r>
        <w:t>struct BrigInstBasic {</w:t>
      </w:r>
      <w:r>
        <w:br/>
        <w:t xml:space="preserve">   BrigInstBase base; </w:t>
      </w:r>
      <w:r>
        <w:br/>
        <w:t xml:space="preserve"> };</w:t>
      </w:r>
    </w:p>
    <w:p w14:paraId="47A5919A" w14:textId="77777777" w:rsidR="008A5E4E" w:rsidRDefault="0065745B">
      <w:pPr>
        <w:pStyle w:val="pNoPageBreakAfter"/>
      </w:pPr>
      <w:r>
        <w:t>Fields are:</w:t>
      </w:r>
    </w:p>
    <w:p w14:paraId="35CFA93F" w14:textId="77777777" w:rsidR="008A5E4E" w:rsidRDefault="0065745B">
      <w:pPr>
        <w:pStyle w:val="li"/>
        <w:numPr>
          <w:ilvl w:val="0"/>
          <w:numId w:val="276"/>
        </w:numPr>
        <w:spacing w:before="320" w:after="320"/>
        <w:ind w:left="600"/>
      </w:pPr>
      <w:r>
        <w:rPr>
          <w:rStyle w:val="code1"/>
        </w:rPr>
        <w:t>BrigInstBase base</w:t>
      </w:r>
      <w:r>
        <w:t xml:space="preserve"> — </w:t>
      </w:r>
      <w:r>
        <w:rPr>
          <w:rStyle w:val="code1"/>
        </w:rPr>
        <w:t>base.base.kind</w:t>
      </w:r>
      <w:r>
        <w:t xml:space="preserve"> must be </w:t>
      </w:r>
      <w:r>
        <w:rPr>
          <w:rStyle w:val="code1"/>
        </w:rPr>
        <w:t>BRIG_KIND_INST_BASIC</w:t>
      </w:r>
      <w:r>
        <w:t xml:space="preserve">. </w:t>
      </w:r>
      <w:r>
        <w:rPr>
          <w:rStyle w:val="code1"/>
        </w:rPr>
        <w:t>base.type</w:t>
      </w:r>
      <w:r>
        <w:t xml:space="preserve"> must be the data type of the destination and source of the operation.</w:t>
      </w:r>
    </w:p>
    <w:p w14:paraId="7A9CA9BA" w14:textId="77777777" w:rsidR="008A5E4E" w:rsidRDefault="0065745B">
      <w:pPr>
        <w:pStyle w:val="h4"/>
      </w:pPr>
      <w:bookmarkStart w:id="1202" w:name="_Toc396034485"/>
      <w:r>
        <w:t xml:space="preserve">18.5.2.5 </w:t>
      </w:r>
      <w:bookmarkStart w:id="1203" w:name="_Ref-934092051"/>
      <w:r>
        <w:t>BrigInstBr</w:t>
      </w:r>
      <w:bookmarkEnd w:id="1202"/>
      <w:bookmarkEnd w:id="1203"/>
    </w:p>
    <w:p w14:paraId="67284E96" w14:textId="77777777" w:rsidR="008A5E4E" w:rsidRDefault="0065745B">
      <w:pPr>
        <w:pStyle w:val="p"/>
      </w:pPr>
      <w:r>
        <w:t xml:space="preserve">The </w:t>
      </w:r>
      <w:r>
        <w:rPr>
          <w:rStyle w:val="code1"/>
        </w:rPr>
        <w:t>BrigInstBr</w:t>
      </w:r>
      <w:r>
        <w:t xml:space="preserve"> format is used for the branch, call, barrier and fbarrier operations. </w:t>
      </w:r>
    </w:p>
    <w:p w14:paraId="105BC0D0" w14:textId="77777777" w:rsidR="008A5E4E" w:rsidRDefault="0065745B">
      <w:pPr>
        <w:pStyle w:val="pNoPageBreakAfter"/>
      </w:pPr>
      <w:r>
        <w:t>Syntax is:</w:t>
      </w:r>
    </w:p>
    <w:p w14:paraId="2B00A9C1" w14:textId="77777777" w:rsidR="008A5E4E" w:rsidRDefault="0065745B">
      <w:pPr>
        <w:pStyle w:val="pre"/>
      </w:pPr>
      <w:r>
        <w:t>struct BrigInstBr {</w:t>
      </w:r>
      <w:r>
        <w:br/>
        <w:t xml:space="preserve">   BrigInstBase base;</w:t>
      </w:r>
      <w:r>
        <w:br/>
        <w:t xml:space="preserve">   BrigWidth8_t width;</w:t>
      </w:r>
      <w:r>
        <w:br/>
        <w:t xml:space="preserve">   uint8_t reserved[3];</w:t>
      </w:r>
      <w:r>
        <w:br/>
        <w:t xml:space="preserve"> }; </w:t>
      </w:r>
    </w:p>
    <w:p w14:paraId="537D21CF" w14:textId="77777777" w:rsidR="008A5E4E" w:rsidRDefault="0065745B">
      <w:pPr>
        <w:pStyle w:val="pNoPageBreakAfter"/>
      </w:pPr>
      <w:r>
        <w:t>Fields are:</w:t>
      </w:r>
    </w:p>
    <w:p w14:paraId="0286F418" w14:textId="77777777" w:rsidR="008A5E4E" w:rsidRDefault="0065745B">
      <w:pPr>
        <w:pStyle w:val="li"/>
        <w:numPr>
          <w:ilvl w:val="0"/>
          <w:numId w:val="277"/>
        </w:numPr>
        <w:spacing w:before="320"/>
        <w:ind w:left="600"/>
      </w:pPr>
      <w:r>
        <w:rPr>
          <w:rStyle w:val="code1"/>
        </w:rPr>
        <w:t>BrigInstBase base</w:t>
      </w:r>
      <w:r>
        <w:t xml:space="preserve"> — </w:t>
      </w:r>
      <w:r>
        <w:rPr>
          <w:rStyle w:val="code1"/>
        </w:rPr>
        <w:t>base.base.kind</w:t>
      </w:r>
      <w:r>
        <w:t xml:space="preserve"> must be </w:t>
      </w:r>
      <w:r>
        <w:rPr>
          <w:rStyle w:val="code1"/>
        </w:rPr>
        <w:t>BRIG_KIND_INST_BR</w:t>
      </w:r>
      <w:r>
        <w:t xml:space="preserve">. </w:t>
      </w:r>
      <w:r>
        <w:rPr>
          <w:rStyle w:val="code1"/>
        </w:rPr>
        <w:t>base.opcode</w:t>
      </w:r>
      <w:r>
        <w:t xml:space="preserve"> must be </w:t>
      </w:r>
      <w:r>
        <w:rPr>
          <w:rStyle w:val="code1"/>
        </w:rPr>
        <w:t>BRIG_OPCODE_BR</w:t>
      </w:r>
      <w:r>
        <w:t xml:space="preserve">, </w:t>
      </w:r>
      <w:r>
        <w:rPr>
          <w:rStyle w:val="code1"/>
        </w:rPr>
        <w:t>BRIG_OPCODE_CBR</w:t>
      </w:r>
      <w:r>
        <w:t xml:space="preserve">, </w:t>
      </w:r>
      <w:r>
        <w:rPr>
          <w:rStyle w:val="code1"/>
        </w:rPr>
        <w:t>BRIG_OPCODE_SBR</w:t>
      </w:r>
      <w:r>
        <w:t xml:space="preserve">, </w:t>
      </w:r>
      <w:r>
        <w:rPr>
          <w:rStyle w:val="code1"/>
        </w:rPr>
        <w:t>BRIG_OPCODE_CALL</w:t>
      </w:r>
      <w:r>
        <w:t xml:space="preserve">, </w:t>
      </w:r>
      <w:r>
        <w:rPr>
          <w:rStyle w:val="code1"/>
        </w:rPr>
        <w:t>BRIG_OPCODE_SCALL</w:t>
      </w:r>
      <w:r>
        <w:t xml:space="preserve">, </w:t>
      </w:r>
      <w:r>
        <w:rPr>
          <w:rStyle w:val="code1"/>
        </w:rPr>
        <w:t>BRIG_OPCODE_ICALL</w:t>
      </w:r>
      <w:r>
        <w:t xml:space="preserve">, </w:t>
      </w:r>
      <w:r>
        <w:rPr>
          <w:rStyle w:val="code1"/>
        </w:rPr>
        <w:t>BRIG_OPCODE_BARRIER</w:t>
      </w:r>
      <w:r>
        <w:t xml:space="preserve">, </w:t>
      </w:r>
      <w:r>
        <w:rPr>
          <w:rStyle w:val="code1"/>
        </w:rPr>
        <w:t>BRIG_OPCODE_WAVEBARRIER</w:t>
      </w:r>
      <w:r>
        <w:t xml:space="preserve">, </w:t>
      </w:r>
      <w:r>
        <w:rPr>
          <w:rStyle w:val="code1"/>
        </w:rPr>
        <w:t>BRIG_OPCODE_ARRIVEFBAR</w:t>
      </w:r>
      <w:r>
        <w:t xml:space="preserve">, </w:t>
      </w:r>
      <w:r>
        <w:rPr>
          <w:rStyle w:val="code1"/>
        </w:rPr>
        <w:t>BRIG_OPCODE_JOINFBAR</w:t>
      </w:r>
      <w:r>
        <w:t xml:space="preserve">, </w:t>
      </w:r>
      <w:r>
        <w:rPr>
          <w:rStyle w:val="code1"/>
        </w:rPr>
        <w:t>BRIG_OPCODE_LEAVEFBAR</w:t>
      </w:r>
      <w:r>
        <w:t xml:space="preserve"> or </w:t>
      </w:r>
      <w:r>
        <w:rPr>
          <w:rStyle w:val="code1"/>
        </w:rPr>
        <w:t>BRIG_OPCODE_WAITFBAR</w:t>
      </w:r>
      <w:r>
        <w:t xml:space="preserve">. </w:t>
      </w:r>
      <w:r>
        <w:rPr>
          <w:rStyle w:val="code1"/>
        </w:rPr>
        <w:t>base.type</w:t>
      </w:r>
      <w:r>
        <w:t xml:space="preserve"> must be the source operand data type, or </w:t>
      </w:r>
      <w:r>
        <w:rPr>
          <w:rStyle w:val="code1"/>
        </w:rPr>
        <w:t>BRIG_TYPE_NONE</w:t>
      </w:r>
      <w:r>
        <w:t xml:space="preserve"> if the operation has no typed operands. </w:t>
      </w:r>
    </w:p>
    <w:p w14:paraId="0E4EF3CB" w14:textId="77777777" w:rsidR="008A5E4E" w:rsidRDefault="0065745B">
      <w:pPr>
        <w:pStyle w:val="li"/>
        <w:numPr>
          <w:ilvl w:val="0"/>
          <w:numId w:val="277"/>
        </w:numPr>
        <w:ind w:left="600"/>
      </w:pPr>
      <w:r>
        <w:rPr>
          <w:rStyle w:val="code1"/>
        </w:rPr>
        <w:t>BrigWidth8_t width</w:t>
      </w:r>
      <w:r>
        <w:t xml:space="preserve"> — The width modifier. If the operation does not support the width modifier, then this must be </w:t>
      </w:r>
      <w:r>
        <w:rPr>
          <w:rStyle w:val="code1"/>
        </w:rPr>
        <w:t>BRIG_WIDTH_ALL</w:t>
      </w:r>
      <w:r>
        <w:t xml:space="preserve"> for the direct branch and direct call operations, and </w:t>
      </w:r>
      <w:r>
        <w:rPr>
          <w:rStyle w:val="code1"/>
        </w:rPr>
        <w:t>BRIG_WIDTH_WAVESIZE</w:t>
      </w:r>
      <w:r>
        <w:t xml:space="preserve"> for the </w:t>
      </w:r>
      <w:r>
        <w:rPr>
          <w:rStyle w:val="code1"/>
        </w:rPr>
        <w:t>wavebarrier</w:t>
      </w:r>
      <w:r>
        <w:t xml:space="preserve"> operation. If the operation supports the width modifier but does not specify it, then this must be the default value defined by the operation: for indirect branch and indirect call operations it is </w:t>
      </w:r>
      <w:r>
        <w:rPr>
          <w:rStyle w:val="code1"/>
        </w:rPr>
        <w:t>BRIG_WIDTH_1</w:t>
      </w:r>
      <w:r>
        <w:t xml:space="preserve">; for </w:t>
      </w:r>
      <w:r>
        <w:rPr>
          <w:rStyle w:val="code1"/>
        </w:rPr>
        <w:t>barrier</w:t>
      </w:r>
      <w:r>
        <w:t xml:space="preserve"> operations it is </w:t>
      </w:r>
      <w:r>
        <w:rPr>
          <w:rStyle w:val="code1"/>
        </w:rPr>
        <w:t>BRIG_WIDTH_ALL</w:t>
      </w:r>
      <w:r>
        <w:t xml:space="preserve">; and for the fbarrier operations it is </w:t>
      </w:r>
      <w:r>
        <w:rPr>
          <w:rStyle w:val="code1"/>
        </w:rPr>
        <w:t>BRIG_WIDTH_WAVESIZE</w:t>
      </w:r>
      <w:r>
        <w:t xml:space="preserve">. Otherwise, this must be the value from </w:t>
      </w:r>
      <w:r>
        <w:rPr>
          <w:rStyle w:val="code1"/>
        </w:rPr>
        <w:t>BrigWidth</w:t>
      </w:r>
      <w:r>
        <w:t xml:space="preserve"> that corresponds to the specified width modifier. See </w:t>
      </w:r>
      <w:r>
        <w:rPr>
          <w:rStyle w:val="xref1"/>
        </w:rPr>
        <w:t>18.3.37. BrigWidth (</w:t>
      </w:r>
      <w:r w:rsidR="009A76EE" w:rsidRPr="008A5E4E">
        <w:fldChar w:fldCharType="begin"/>
      </w:r>
      <w:r w:rsidR="008A5E4E">
        <w:instrText xml:space="preserve"> PAGEREF _Ref844610453 \p \h  \* MERGEFORMAT </w:instrText>
      </w:r>
      <w:r w:rsidR="009A76EE" w:rsidRPr="008A5E4E">
        <w:fldChar w:fldCharType="separate"/>
      </w:r>
      <w:r w:rsidR="00533AF0" w:rsidRPr="00533AF0">
        <w:rPr>
          <w:rStyle w:val="xref1"/>
          <w:noProof/>
        </w:rPr>
        <w:t>on</w:t>
      </w:r>
      <w:r w:rsidR="00533AF0">
        <w:rPr>
          <w:noProof/>
        </w:rPr>
        <w:t xml:space="preserve"> page 326</w:t>
      </w:r>
      <w:r w:rsidR="009A76EE" w:rsidRPr="008A5E4E">
        <w:rPr>
          <w:rStyle w:val="xref1"/>
        </w:rPr>
        <w:fldChar w:fldCharType="end"/>
      </w:r>
      <w:r>
        <w:rPr>
          <w:rStyle w:val="xref1"/>
        </w:rPr>
        <w:t>)</w:t>
      </w:r>
      <w:r>
        <w:t>.</w:t>
      </w:r>
    </w:p>
    <w:p w14:paraId="05EB79A2" w14:textId="77777777" w:rsidR="008A5E4E" w:rsidRDefault="0065745B">
      <w:pPr>
        <w:pStyle w:val="li"/>
        <w:numPr>
          <w:ilvl w:val="0"/>
          <w:numId w:val="277"/>
        </w:numPr>
        <w:spacing w:after="320"/>
        <w:ind w:left="600"/>
      </w:pPr>
      <w:r>
        <w:rPr>
          <w:rStyle w:val="code1"/>
        </w:rPr>
        <w:t>uint8_t reserved[3]</w:t>
      </w:r>
      <w:r>
        <w:t xml:space="preserve"> — Must be 0. </w:t>
      </w:r>
    </w:p>
    <w:p w14:paraId="35A5FFE3" w14:textId="77777777" w:rsidR="008A5E4E" w:rsidRDefault="0065745B">
      <w:pPr>
        <w:pStyle w:val="h4"/>
      </w:pPr>
      <w:bookmarkStart w:id="1204" w:name="_Toc396034486"/>
      <w:r>
        <w:t xml:space="preserve">18.5.2.6 </w:t>
      </w:r>
      <w:bookmarkStart w:id="1205" w:name="_Ref1850985721"/>
      <w:r>
        <w:t>BrigInstCmp</w:t>
      </w:r>
      <w:bookmarkEnd w:id="1204"/>
      <w:bookmarkEnd w:id="1205"/>
    </w:p>
    <w:p w14:paraId="3C567E9B" w14:textId="77777777" w:rsidR="008A5E4E" w:rsidRDefault="0065745B">
      <w:pPr>
        <w:pStyle w:val="p"/>
      </w:pPr>
      <w:r>
        <w:t xml:space="preserve">The </w:t>
      </w:r>
      <w:r>
        <w:rPr>
          <w:rStyle w:val="code1"/>
        </w:rPr>
        <w:t>BrigInstCmp</w:t>
      </w:r>
      <w:r>
        <w:t xml:space="preserve"> format is used for compare operations. The compare operation needs a special format because it has a comparison operator and a second type. </w:t>
      </w:r>
    </w:p>
    <w:p w14:paraId="5D43E3A9" w14:textId="77777777" w:rsidR="008A5E4E" w:rsidRDefault="0065745B">
      <w:pPr>
        <w:pStyle w:val="pNoPageBreakAfter"/>
      </w:pPr>
      <w:r>
        <w:t>Syntax is:</w:t>
      </w:r>
    </w:p>
    <w:p w14:paraId="1081C50E" w14:textId="04ACF0B1" w:rsidR="008A5E4E" w:rsidRDefault="0065745B">
      <w:pPr>
        <w:pStyle w:val="pre"/>
      </w:pPr>
      <w:r>
        <w:t>struct BrigInstCmp {</w:t>
      </w:r>
      <w:r>
        <w:br/>
        <w:t xml:space="preserve">   BrigInstBase base;</w:t>
      </w:r>
      <w:r>
        <w:br/>
        <w:t xml:space="preserve">   BrigType16_t sourceType;</w:t>
      </w:r>
      <w:r>
        <w:br/>
        <w:t xml:space="preserve">   BrigAluModifier</w:t>
      </w:r>
      <w:r w:rsidR="00042AFF">
        <w:t>8</w:t>
      </w:r>
      <w:r>
        <w:t>_t modifier;</w:t>
      </w:r>
      <w:r>
        <w:br/>
        <w:t xml:space="preserve">   BrigCompareOperation8_t compare;</w:t>
      </w:r>
      <w:r>
        <w:br/>
        <w:t xml:space="preserve">   BrigPack8_t pack;</w:t>
      </w:r>
      <w:r>
        <w:br/>
        <w:t xml:space="preserve">   uint</w:t>
      </w:r>
      <w:r w:rsidR="00042AFF">
        <w:t>8</w:t>
      </w:r>
      <w:r>
        <w:t>_t reserved</w:t>
      </w:r>
      <w:r w:rsidR="00042AFF">
        <w:t>[3]</w:t>
      </w:r>
      <w:r>
        <w:t>;</w:t>
      </w:r>
      <w:r>
        <w:br/>
        <w:t xml:space="preserve"> };      </w:t>
      </w:r>
    </w:p>
    <w:p w14:paraId="5D716AD3" w14:textId="77777777" w:rsidR="008A5E4E" w:rsidRDefault="0065745B">
      <w:pPr>
        <w:pStyle w:val="pNoPageBreakAfter"/>
      </w:pPr>
      <w:r>
        <w:t>Fields are:</w:t>
      </w:r>
    </w:p>
    <w:p w14:paraId="631BF818" w14:textId="77777777" w:rsidR="008A5E4E" w:rsidRDefault="0065745B">
      <w:pPr>
        <w:pStyle w:val="li"/>
        <w:numPr>
          <w:ilvl w:val="0"/>
          <w:numId w:val="278"/>
        </w:numPr>
        <w:spacing w:before="320"/>
        <w:ind w:left="600"/>
      </w:pPr>
      <w:r>
        <w:rPr>
          <w:rStyle w:val="code1"/>
        </w:rPr>
        <w:t>BrigInstBase base</w:t>
      </w:r>
      <w:r>
        <w:t xml:space="preserve"> — </w:t>
      </w:r>
      <w:r>
        <w:rPr>
          <w:rStyle w:val="code1"/>
        </w:rPr>
        <w:t>base.base.kind</w:t>
      </w:r>
      <w:r>
        <w:t xml:space="preserve"> must be </w:t>
      </w:r>
      <w:r>
        <w:rPr>
          <w:rStyle w:val="code1"/>
        </w:rPr>
        <w:t>BRIG_KIND_INST_CMP</w:t>
      </w:r>
      <w:r>
        <w:t xml:space="preserve">. </w:t>
      </w:r>
      <w:r>
        <w:rPr>
          <w:rStyle w:val="code1"/>
        </w:rPr>
        <w:t>base.opcode</w:t>
      </w:r>
      <w:r>
        <w:t xml:space="preserve"> must be </w:t>
      </w:r>
      <w:r>
        <w:rPr>
          <w:rStyle w:val="code1"/>
        </w:rPr>
        <w:t>BRIG_OPCODE_CMP</w:t>
      </w:r>
      <w:r>
        <w:t xml:space="preserve">. </w:t>
      </w:r>
      <w:r>
        <w:rPr>
          <w:rStyle w:val="code1"/>
        </w:rPr>
        <w:t>base.type</w:t>
      </w:r>
      <w:r>
        <w:t xml:space="preserve"> must be the data type of the destination of the compare operation: for packed compares, must be </w:t>
      </w:r>
      <w:r>
        <w:rPr>
          <w:rStyle w:val="code1"/>
        </w:rPr>
        <w:t>u</w:t>
      </w:r>
      <w:r>
        <w:t xml:space="preserve"> with the same length as </w:t>
      </w:r>
      <w:r>
        <w:rPr>
          <w:rStyle w:val="code1"/>
        </w:rPr>
        <w:t>sourceType</w:t>
      </w:r>
      <w:r>
        <w:t>.</w:t>
      </w:r>
    </w:p>
    <w:p w14:paraId="43098995" w14:textId="77777777" w:rsidR="008A5E4E" w:rsidRDefault="0065745B">
      <w:pPr>
        <w:pStyle w:val="li"/>
        <w:numPr>
          <w:ilvl w:val="0"/>
          <w:numId w:val="278"/>
        </w:numPr>
        <w:ind w:left="600"/>
      </w:pPr>
      <w:r>
        <w:rPr>
          <w:rStyle w:val="code1"/>
        </w:rPr>
        <w:t>BrigType16_t sourceType</w:t>
      </w:r>
      <w:r>
        <w:t xml:space="preserve"> — Type of the sources.</w:t>
      </w:r>
    </w:p>
    <w:p w14:paraId="5FF0034D" w14:textId="799A62F4" w:rsidR="008A5E4E" w:rsidRDefault="0065745B">
      <w:pPr>
        <w:pStyle w:val="li"/>
        <w:numPr>
          <w:ilvl w:val="0"/>
          <w:numId w:val="278"/>
        </w:numPr>
        <w:ind w:left="600"/>
      </w:pPr>
      <w:r>
        <w:rPr>
          <w:rStyle w:val="code1"/>
        </w:rPr>
        <w:t>BrigAluModifier</w:t>
      </w:r>
      <w:r w:rsidR="0031206C">
        <w:rPr>
          <w:rStyle w:val="code1"/>
        </w:rPr>
        <w:t>8</w:t>
      </w:r>
      <w:r>
        <w:rPr>
          <w:rStyle w:val="code1"/>
        </w:rPr>
        <w:t>_t modifier</w:t>
      </w:r>
      <w:r>
        <w:t xml:space="preserve"> — The modifier flags for this operation. See </w:t>
      </w:r>
      <w:r>
        <w:rPr>
          <w:rStyle w:val="xref1"/>
        </w:rPr>
        <w:t>18.3.4. BrigAluModifierMask (</w:t>
      </w:r>
      <w:r w:rsidR="009A76EE" w:rsidRPr="008A5E4E">
        <w:fldChar w:fldCharType="begin"/>
      </w:r>
      <w:r w:rsidR="008A5E4E">
        <w:instrText xml:space="preserve"> PAGEREF _Ref29739560 \p \h  \* MERGEFORMAT </w:instrText>
      </w:r>
      <w:r w:rsidR="009A76EE" w:rsidRPr="008A5E4E">
        <w:fldChar w:fldCharType="separate"/>
      </w:r>
      <w:r w:rsidR="00533AF0" w:rsidRPr="00533AF0">
        <w:rPr>
          <w:rStyle w:val="xref1"/>
          <w:noProof/>
        </w:rPr>
        <w:t>on</w:t>
      </w:r>
      <w:r w:rsidR="00533AF0">
        <w:rPr>
          <w:noProof/>
        </w:rPr>
        <w:t xml:space="preserve"> page 310</w:t>
      </w:r>
      <w:r w:rsidR="009A76EE" w:rsidRPr="008A5E4E">
        <w:rPr>
          <w:rStyle w:val="xref1"/>
        </w:rPr>
        <w:fldChar w:fldCharType="end"/>
      </w:r>
      <w:r>
        <w:rPr>
          <w:rStyle w:val="xref1"/>
        </w:rPr>
        <w:t>)</w:t>
      </w:r>
      <w:r>
        <w:t>.</w:t>
      </w:r>
    </w:p>
    <w:p w14:paraId="15BB8993" w14:textId="77777777" w:rsidR="008A5E4E" w:rsidRDefault="0065745B">
      <w:pPr>
        <w:pStyle w:val="li"/>
        <w:numPr>
          <w:ilvl w:val="0"/>
          <w:numId w:val="278"/>
        </w:numPr>
        <w:ind w:left="600"/>
      </w:pPr>
      <w:r>
        <w:rPr>
          <w:rStyle w:val="code1"/>
        </w:rPr>
        <w:t>BrigCompareOperation8_t compare</w:t>
      </w:r>
      <w:r>
        <w:t xml:space="preserve"> — The specific comparison (greater than, less than, and so forth). </w:t>
      </w:r>
    </w:p>
    <w:p w14:paraId="569995C2" w14:textId="77777777" w:rsidR="008A5E4E" w:rsidRDefault="0065745B">
      <w:pPr>
        <w:pStyle w:val="li"/>
        <w:numPr>
          <w:ilvl w:val="0"/>
          <w:numId w:val="278"/>
        </w:numPr>
        <w:ind w:left="600"/>
      </w:pPr>
      <w:r>
        <w:rPr>
          <w:rStyle w:val="code1"/>
        </w:rPr>
        <w:t>BrigPack8_t pack</w:t>
      </w:r>
      <w:r>
        <w:t xml:space="preserve"> — Packing control. See </w:t>
      </w:r>
      <w:r>
        <w:rPr>
          <w:rStyle w:val="xref1"/>
        </w:rPr>
        <w:t>18.3.21. BrigPack (</w:t>
      </w:r>
      <w:r w:rsidR="009A76EE" w:rsidRPr="008A5E4E">
        <w:fldChar w:fldCharType="begin"/>
      </w:r>
      <w:r w:rsidR="008A5E4E">
        <w:instrText xml:space="preserve"> PAGEREF _Ref-1348503112 \p \h  \* MERGEFORMAT </w:instrText>
      </w:r>
      <w:r w:rsidR="009A76EE" w:rsidRPr="008A5E4E">
        <w:fldChar w:fldCharType="separate"/>
      </w:r>
      <w:r w:rsidR="00533AF0" w:rsidRPr="00533AF0">
        <w:rPr>
          <w:rStyle w:val="xref1"/>
          <w:noProof/>
        </w:rPr>
        <w:t>on</w:t>
      </w:r>
      <w:r w:rsidR="00533AF0">
        <w:rPr>
          <w:noProof/>
        </w:rPr>
        <w:t xml:space="preserve"> page 319</w:t>
      </w:r>
      <w:r w:rsidR="009A76EE" w:rsidRPr="008A5E4E">
        <w:rPr>
          <w:rStyle w:val="xref1"/>
        </w:rPr>
        <w:fldChar w:fldCharType="end"/>
      </w:r>
      <w:r>
        <w:rPr>
          <w:rStyle w:val="xref1"/>
        </w:rPr>
        <w:t>)</w:t>
      </w:r>
      <w:r>
        <w:t>.</w:t>
      </w:r>
    </w:p>
    <w:p w14:paraId="5D1306A5" w14:textId="32D334BC" w:rsidR="008A5E4E" w:rsidRDefault="0065745B">
      <w:pPr>
        <w:pStyle w:val="li"/>
        <w:numPr>
          <w:ilvl w:val="0"/>
          <w:numId w:val="278"/>
        </w:numPr>
        <w:spacing w:after="320"/>
        <w:ind w:left="600"/>
      </w:pPr>
      <w:r>
        <w:rPr>
          <w:rStyle w:val="code1"/>
        </w:rPr>
        <w:t>uint</w:t>
      </w:r>
      <w:r w:rsidR="0031206C">
        <w:rPr>
          <w:rStyle w:val="code1"/>
        </w:rPr>
        <w:t>8</w:t>
      </w:r>
      <w:r>
        <w:rPr>
          <w:rStyle w:val="code1"/>
        </w:rPr>
        <w:t>_t reserved</w:t>
      </w:r>
      <w:r w:rsidR="0031206C">
        <w:rPr>
          <w:rStyle w:val="code1"/>
        </w:rPr>
        <w:t>[3]</w:t>
      </w:r>
      <w:r>
        <w:t xml:space="preserve"> — Must be 0. </w:t>
      </w:r>
    </w:p>
    <w:p w14:paraId="3DF2D99C" w14:textId="77777777" w:rsidR="008A5E4E" w:rsidRDefault="0065745B">
      <w:pPr>
        <w:pStyle w:val="h4"/>
      </w:pPr>
      <w:bookmarkStart w:id="1206" w:name="_Toc396034487"/>
      <w:r>
        <w:t xml:space="preserve">18.5.2.7 </w:t>
      </w:r>
      <w:bookmarkStart w:id="1207" w:name="_Ref-1610593171"/>
      <w:r>
        <w:t>BrigInstCvt</w:t>
      </w:r>
      <w:bookmarkEnd w:id="1206"/>
      <w:bookmarkEnd w:id="1207"/>
    </w:p>
    <w:p w14:paraId="2892FE34" w14:textId="77777777" w:rsidR="008A5E4E" w:rsidRDefault="0065745B">
      <w:pPr>
        <w:pStyle w:val="p"/>
      </w:pPr>
      <w:r>
        <w:t xml:space="preserve">The </w:t>
      </w:r>
      <w:r>
        <w:rPr>
          <w:rStyle w:val="code1"/>
        </w:rPr>
        <w:t>BrigInstCvt</w:t>
      </w:r>
      <w:r>
        <w:t xml:space="preserve"> format is used for conversion operations. </w:t>
      </w:r>
    </w:p>
    <w:p w14:paraId="2A2EE423" w14:textId="77777777" w:rsidR="008A5E4E" w:rsidRDefault="0065745B">
      <w:pPr>
        <w:pStyle w:val="pNoPageBreakAfter"/>
      </w:pPr>
      <w:r>
        <w:t>Syntax is:</w:t>
      </w:r>
    </w:p>
    <w:p w14:paraId="63F2E4FC" w14:textId="6B9AE124" w:rsidR="008A5E4E" w:rsidRDefault="0065745B">
      <w:pPr>
        <w:pStyle w:val="pre"/>
      </w:pPr>
      <w:r>
        <w:t>struct BrigInstCvt {</w:t>
      </w:r>
      <w:r>
        <w:br/>
        <w:t xml:space="preserve">   BrigInstBase base; </w:t>
      </w:r>
      <w:r>
        <w:br/>
        <w:t xml:space="preserve">   BrigType16_t sourceType;</w:t>
      </w:r>
      <w:r>
        <w:br/>
        <w:t xml:space="preserve">   BrigAluModifier</w:t>
      </w:r>
      <w:r w:rsidR="00042AFF">
        <w:t>8</w:t>
      </w:r>
      <w:r>
        <w:t>_t modifier;</w:t>
      </w:r>
      <w:r w:rsidR="00042AFF">
        <w:br/>
      </w:r>
      <w:r w:rsidR="00042AFF" w:rsidRPr="00042AFF">
        <w:t xml:space="preserve"> </w:t>
      </w:r>
      <w:r w:rsidR="00042AFF">
        <w:t xml:space="preserve"> </w:t>
      </w:r>
      <w:r w:rsidR="00042AFF" w:rsidRPr="00042AFF">
        <w:t xml:space="preserve"> BrigRound8_t round;</w:t>
      </w:r>
      <w:r>
        <w:br/>
        <w:t xml:space="preserve"> };</w:t>
      </w:r>
    </w:p>
    <w:p w14:paraId="78478251" w14:textId="77777777" w:rsidR="008A5E4E" w:rsidRDefault="0065745B">
      <w:pPr>
        <w:pStyle w:val="pNoPageBreakAfter"/>
      </w:pPr>
      <w:r>
        <w:t>Fields are:</w:t>
      </w:r>
    </w:p>
    <w:p w14:paraId="6A5F5768" w14:textId="77777777" w:rsidR="008A5E4E" w:rsidRDefault="0065745B">
      <w:pPr>
        <w:pStyle w:val="li"/>
        <w:numPr>
          <w:ilvl w:val="0"/>
          <w:numId w:val="279"/>
        </w:numPr>
        <w:spacing w:before="320"/>
        <w:ind w:left="600"/>
      </w:pPr>
      <w:r>
        <w:rPr>
          <w:rStyle w:val="code1"/>
        </w:rPr>
        <w:t>BrigInstBase base</w:t>
      </w:r>
      <w:r>
        <w:t xml:space="preserve"> — </w:t>
      </w:r>
      <w:r>
        <w:rPr>
          <w:rStyle w:val="code1"/>
        </w:rPr>
        <w:t>base.base.kind</w:t>
      </w:r>
      <w:r>
        <w:t xml:space="preserve"> must be </w:t>
      </w:r>
      <w:r>
        <w:rPr>
          <w:rStyle w:val="code1"/>
        </w:rPr>
        <w:t>BRIG_KIND_INST_CVT</w:t>
      </w:r>
      <w:r>
        <w:t xml:space="preserve">. </w:t>
      </w:r>
      <w:r>
        <w:rPr>
          <w:rStyle w:val="code1"/>
        </w:rPr>
        <w:t>base.opcode</w:t>
      </w:r>
      <w:r>
        <w:t xml:space="preserve"> must be </w:t>
      </w:r>
      <w:r>
        <w:rPr>
          <w:rStyle w:val="code1"/>
        </w:rPr>
        <w:t>BRIG_OPCODE_CVT</w:t>
      </w:r>
      <w:r>
        <w:t xml:space="preserve">. </w:t>
      </w:r>
      <w:r>
        <w:rPr>
          <w:rStyle w:val="code1"/>
        </w:rPr>
        <w:t>base.type</w:t>
      </w:r>
      <w:r>
        <w:t xml:space="preserve"> must be the data type of the destination of the conversion operation.</w:t>
      </w:r>
    </w:p>
    <w:p w14:paraId="66A925E4" w14:textId="77777777" w:rsidR="008A5E4E" w:rsidRDefault="0065745B">
      <w:pPr>
        <w:pStyle w:val="li"/>
        <w:numPr>
          <w:ilvl w:val="0"/>
          <w:numId w:val="279"/>
        </w:numPr>
        <w:ind w:left="600"/>
      </w:pPr>
      <w:r>
        <w:rPr>
          <w:rStyle w:val="code1"/>
        </w:rPr>
        <w:t>BrigType16_t sourceType</w:t>
      </w:r>
      <w:r>
        <w:t xml:space="preserve"> — Type of the sources.</w:t>
      </w:r>
    </w:p>
    <w:p w14:paraId="021F985D" w14:textId="2FBC21E8" w:rsidR="008A5E4E" w:rsidRDefault="0065745B">
      <w:pPr>
        <w:pStyle w:val="li"/>
        <w:numPr>
          <w:ilvl w:val="0"/>
          <w:numId w:val="279"/>
        </w:numPr>
        <w:spacing w:after="320"/>
        <w:ind w:left="600"/>
      </w:pPr>
      <w:r>
        <w:rPr>
          <w:rStyle w:val="code1"/>
        </w:rPr>
        <w:t>BrigAluModifier</w:t>
      </w:r>
      <w:r w:rsidR="00042AFF">
        <w:rPr>
          <w:rStyle w:val="code1"/>
        </w:rPr>
        <w:t>8</w:t>
      </w:r>
      <w:r>
        <w:rPr>
          <w:rStyle w:val="code1"/>
        </w:rPr>
        <w:t>_t modifier</w:t>
      </w:r>
      <w:r>
        <w:t xml:space="preserve"> — The modifier flags for this operation. See </w:t>
      </w:r>
      <w:r>
        <w:rPr>
          <w:rStyle w:val="xref1"/>
        </w:rPr>
        <w:t>18.3.4. BrigAluModifierMask (</w:t>
      </w:r>
      <w:r w:rsidR="009A76EE" w:rsidRPr="008A5E4E">
        <w:fldChar w:fldCharType="begin"/>
      </w:r>
      <w:r w:rsidR="008A5E4E">
        <w:instrText xml:space="preserve"> PAGEREF _Ref29739560 \p \h  \* MERGEFORMAT </w:instrText>
      </w:r>
      <w:r w:rsidR="009A76EE" w:rsidRPr="008A5E4E">
        <w:fldChar w:fldCharType="separate"/>
      </w:r>
      <w:r w:rsidR="00533AF0" w:rsidRPr="00533AF0">
        <w:rPr>
          <w:rStyle w:val="xref1"/>
          <w:noProof/>
        </w:rPr>
        <w:t>on</w:t>
      </w:r>
      <w:r w:rsidR="00533AF0">
        <w:rPr>
          <w:noProof/>
        </w:rPr>
        <w:t xml:space="preserve"> page 310</w:t>
      </w:r>
      <w:r w:rsidR="009A76EE" w:rsidRPr="008A5E4E">
        <w:rPr>
          <w:rStyle w:val="xref1"/>
        </w:rPr>
        <w:fldChar w:fldCharType="end"/>
      </w:r>
      <w:r>
        <w:rPr>
          <w:rStyle w:val="xref1"/>
        </w:rPr>
        <w:t>)</w:t>
      </w:r>
      <w:r>
        <w:t>.</w:t>
      </w:r>
    </w:p>
    <w:p w14:paraId="443949D2" w14:textId="08D1B97C" w:rsidR="00042AFF" w:rsidRDefault="00042AFF">
      <w:pPr>
        <w:pStyle w:val="li"/>
        <w:numPr>
          <w:ilvl w:val="0"/>
          <w:numId w:val="279"/>
        </w:numPr>
        <w:spacing w:after="320"/>
        <w:ind w:left="600"/>
      </w:pPr>
      <w:r>
        <w:rPr>
          <w:rStyle w:val="code1"/>
        </w:rPr>
        <w:t>BrigRound8_t round</w:t>
      </w:r>
      <w:r w:rsidR="008C33C6">
        <w:t xml:space="preserve"> — </w:t>
      </w:r>
      <w:r w:rsidR="00080978">
        <w:t>Rounding mode</w:t>
      </w:r>
      <w:r w:rsidR="008C33C6">
        <w:t xml:space="preserve">. See </w:t>
      </w:r>
      <w:r w:rsidR="008C33C6">
        <w:rPr>
          <w:rStyle w:val="xref1"/>
        </w:rPr>
        <w:t>18.3.24. BrigRound (</w:t>
      </w:r>
      <w:r w:rsidR="008C33C6" w:rsidRPr="008A5E4E">
        <w:fldChar w:fldCharType="begin"/>
      </w:r>
      <w:r w:rsidR="008C33C6">
        <w:instrText xml:space="preserve"> PAGEREF _Ref1692571006 \p \h  \* MERGEFORMAT </w:instrText>
      </w:r>
      <w:r w:rsidR="008C33C6" w:rsidRPr="008A5E4E">
        <w:fldChar w:fldCharType="separate"/>
      </w:r>
      <w:r w:rsidR="008C33C6" w:rsidRPr="00533AF0">
        <w:rPr>
          <w:rStyle w:val="xref1"/>
          <w:noProof/>
        </w:rPr>
        <w:t>on</w:t>
      </w:r>
      <w:r w:rsidR="008C33C6">
        <w:rPr>
          <w:noProof/>
        </w:rPr>
        <w:t xml:space="preserve"> page 319</w:t>
      </w:r>
      <w:r w:rsidR="008C33C6" w:rsidRPr="008A5E4E">
        <w:rPr>
          <w:rStyle w:val="xref1"/>
        </w:rPr>
        <w:fldChar w:fldCharType="end"/>
      </w:r>
      <w:r w:rsidR="008C33C6">
        <w:rPr>
          <w:rStyle w:val="xref1"/>
        </w:rPr>
        <w:t>)</w:t>
      </w:r>
      <w:r w:rsidR="008C33C6">
        <w:t>.</w:t>
      </w:r>
    </w:p>
    <w:p w14:paraId="1124D6EB" w14:textId="77777777" w:rsidR="008A5E4E" w:rsidRDefault="0065745B">
      <w:pPr>
        <w:pStyle w:val="h4"/>
      </w:pPr>
      <w:bookmarkStart w:id="1208" w:name="_Toc396034488"/>
      <w:r>
        <w:t xml:space="preserve">18.5.2.8 </w:t>
      </w:r>
      <w:bookmarkStart w:id="1209" w:name="_Ref-344562884"/>
      <w:r>
        <w:t>BrigInstImage</w:t>
      </w:r>
      <w:bookmarkEnd w:id="1208"/>
      <w:bookmarkEnd w:id="1209"/>
    </w:p>
    <w:p w14:paraId="4D55B284" w14:textId="77777777" w:rsidR="008A5E4E" w:rsidRDefault="0065745B">
      <w:pPr>
        <w:pStyle w:val="p"/>
      </w:pPr>
      <w:r>
        <w:t xml:space="preserve">The </w:t>
      </w:r>
      <w:r>
        <w:rPr>
          <w:rStyle w:val="code1"/>
        </w:rPr>
        <w:t>BrigInstImage</w:t>
      </w:r>
      <w:r>
        <w:t xml:space="preserve"> format is used for the image operations. </w:t>
      </w:r>
    </w:p>
    <w:p w14:paraId="6BAE44D2" w14:textId="77777777" w:rsidR="008A5E4E" w:rsidRDefault="0065745B">
      <w:pPr>
        <w:pStyle w:val="pNoPageBreakAfter"/>
      </w:pPr>
      <w:r>
        <w:t>Syntax is:</w:t>
      </w:r>
    </w:p>
    <w:p w14:paraId="17932873" w14:textId="77777777" w:rsidR="008A5E4E" w:rsidRDefault="0065745B">
      <w:pPr>
        <w:pStyle w:val="pre"/>
      </w:pPr>
      <w:r>
        <w:t>struct BrigInstImage {</w:t>
      </w:r>
      <w:r>
        <w:br/>
        <w:t xml:space="preserve">   BrigInstBase base;</w:t>
      </w:r>
      <w:r>
        <w:br/>
        <w:t xml:space="preserve">   BrigType16_t imageType;</w:t>
      </w:r>
      <w:r>
        <w:br/>
        <w:t xml:space="preserve">   BrigType16_t coordType; </w:t>
      </w:r>
      <w:r>
        <w:br/>
        <w:t xml:space="preserve">   BrigImageGeometry8_t geometry;</w:t>
      </w:r>
      <w:r>
        <w:br/>
        <w:t xml:space="preserve">   uint8_t equivClass;</w:t>
      </w:r>
      <w:r>
        <w:br/>
        <w:t xml:space="preserve">   uint16_t reserved;</w:t>
      </w:r>
      <w:r>
        <w:br/>
        <w:t xml:space="preserve"> };  </w:t>
      </w:r>
    </w:p>
    <w:p w14:paraId="03837682" w14:textId="77777777" w:rsidR="008A5E4E" w:rsidRDefault="0065745B">
      <w:pPr>
        <w:pStyle w:val="pNoPageBreakAfter"/>
      </w:pPr>
      <w:r>
        <w:t>Fields are:</w:t>
      </w:r>
    </w:p>
    <w:p w14:paraId="65660B94" w14:textId="77777777" w:rsidR="008A5E4E" w:rsidRDefault="0065745B">
      <w:pPr>
        <w:pStyle w:val="li"/>
        <w:numPr>
          <w:ilvl w:val="0"/>
          <w:numId w:val="280"/>
        </w:numPr>
        <w:spacing w:before="320"/>
        <w:ind w:left="600"/>
      </w:pPr>
      <w:r>
        <w:rPr>
          <w:rStyle w:val="code1"/>
        </w:rPr>
        <w:t>BrigInstBase base</w:t>
      </w:r>
      <w:r>
        <w:t xml:space="preserve"> — </w:t>
      </w:r>
      <w:r>
        <w:rPr>
          <w:rStyle w:val="code1"/>
        </w:rPr>
        <w:t>base.base.kind</w:t>
      </w:r>
      <w:r>
        <w:t xml:space="preserve"> must be </w:t>
      </w:r>
      <w:r>
        <w:rPr>
          <w:rStyle w:val="code1"/>
        </w:rPr>
        <w:t>BRIG_KIND_INST_IMAGE</w:t>
      </w:r>
      <w:r>
        <w:t xml:space="preserve">. </w:t>
      </w:r>
      <w:r>
        <w:rPr>
          <w:rStyle w:val="code1"/>
        </w:rPr>
        <w:t>base.type</w:t>
      </w:r>
      <w:r>
        <w:t xml:space="preserve"> must be the data type of the destination of the image operation.</w:t>
      </w:r>
    </w:p>
    <w:p w14:paraId="16D70901" w14:textId="0BCDBFBF" w:rsidR="008A5E4E" w:rsidRDefault="0065745B">
      <w:pPr>
        <w:pStyle w:val="li"/>
        <w:numPr>
          <w:ilvl w:val="0"/>
          <w:numId w:val="280"/>
        </w:numPr>
        <w:ind w:left="600"/>
      </w:pPr>
      <w:r>
        <w:rPr>
          <w:rStyle w:val="code1"/>
        </w:rPr>
        <w:t>BrigType16_t imageType</w:t>
      </w:r>
      <w:r>
        <w:t xml:space="preserve"> — Type of the image. Must be </w:t>
      </w:r>
      <w:r>
        <w:rPr>
          <w:rStyle w:val="code1"/>
        </w:rPr>
        <w:t>BRIG_</w:t>
      </w:r>
      <w:del w:id="1210" w:author="ttye" w:date="2015-02-25T18:17:00Z">
        <w:r w:rsidDel="00355D83">
          <w:rPr>
            <w:rStyle w:val="code1"/>
          </w:rPr>
          <w:delText>KIND_INST</w:delText>
        </w:r>
      </w:del>
      <w:ins w:id="1211" w:author="ttye" w:date="2015-02-25T18:17:00Z">
        <w:r w:rsidR="00355D83">
          <w:rPr>
            <w:rStyle w:val="code1"/>
          </w:rPr>
          <w:t>TYPE</w:t>
        </w:r>
      </w:ins>
      <w:r>
        <w:rPr>
          <w:rStyle w:val="code1"/>
        </w:rPr>
        <w:t>_ROIMG</w:t>
      </w:r>
      <w:r>
        <w:t xml:space="preserve">, </w:t>
      </w:r>
      <w:r>
        <w:rPr>
          <w:rStyle w:val="code1"/>
        </w:rPr>
        <w:t>BRIG_</w:t>
      </w:r>
      <w:del w:id="1212" w:author="ttye" w:date="2015-02-25T18:17:00Z">
        <w:r w:rsidDel="00355D83">
          <w:rPr>
            <w:rStyle w:val="code1"/>
          </w:rPr>
          <w:delText>KIND_INST</w:delText>
        </w:r>
      </w:del>
      <w:ins w:id="1213" w:author="ttye" w:date="2015-02-25T18:17:00Z">
        <w:r w:rsidR="00355D83">
          <w:rPr>
            <w:rStyle w:val="code1"/>
          </w:rPr>
          <w:t>TYPE</w:t>
        </w:r>
      </w:ins>
      <w:r>
        <w:rPr>
          <w:rStyle w:val="code1"/>
        </w:rPr>
        <w:t>_WOIMG</w:t>
      </w:r>
      <w:r>
        <w:t xml:space="preserve"> or </w:t>
      </w:r>
      <w:r>
        <w:rPr>
          <w:rStyle w:val="code1"/>
        </w:rPr>
        <w:t>BRIG_</w:t>
      </w:r>
      <w:del w:id="1214" w:author="ttye" w:date="2015-02-25T18:17:00Z">
        <w:r w:rsidDel="00355D83">
          <w:rPr>
            <w:rStyle w:val="code1"/>
          </w:rPr>
          <w:delText>KIND_INST</w:delText>
        </w:r>
      </w:del>
      <w:ins w:id="1215" w:author="ttye" w:date="2015-02-25T18:17:00Z">
        <w:r w:rsidR="00355D83">
          <w:rPr>
            <w:rStyle w:val="code1"/>
          </w:rPr>
          <w:t>TYPE</w:t>
        </w:r>
      </w:ins>
      <w:r>
        <w:rPr>
          <w:rStyle w:val="code1"/>
        </w:rPr>
        <w:t>_RWIMG</w:t>
      </w:r>
      <w:r>
        <w:t>.</w:t>
      </w:r>
    </w:p>
    <w:p w14:paraId="528135D7" w14:textId="77777777" w:rsidR="008A5E4E" w:rsidRDefault="0065745B">
      <w:pPr>
        <w:pStyle w:val="li"/>
        <w:numPr>
          <w:ilvl w:val="0"/>
          <w:numId w:val="280"/>
        </w:numPr>
        <w:ind w:left="600"/>
      </w:pPr>
      <w:r>
        <w:rPr>
          <w:rStyle w:val="code1"/>
        </w:rPr>
        <w:t>BrigType16_t coordType</w:t>
      </w:r>
      <w:r>
        <w:t xml:space="preserve"> — Type of the coordinates. </w:t>
      </w:r>
    </w:p>
    <w:p w14:paraId="41FB6813" w14:textId="77777777" w:rsidR="008A5E4E" w:rsidRDefault="0065745B">
      <w:pPr>
        <w:pStyle w:val="li"/>
        <w:numPr>
          <w:ilvl w:val="0"/>
          <w:numId w:val="280"/>
        </w:numPr>
        <w:ind w:left="600"/>
      </w:pPr>
      <w:r>
        <w:rPr>
          <w:rStyle w:val="code1"/>
        </w:rPr>
        <w:t>BrigImageGeometry8_t geometry</w:t>
      </w:r>
      <w:r>
        <w:t xml:space="preserve"> — Image geometry. See </w:t>
      </w:r>
      <w:r>
        <w:rPr>
          <w:rStyle w:val="xref1"/>
        </w:rPr>
        <w:t>18.3.12. BrigImageGeometry (</w:t>
      </w:r>
      <w:r w:rsidR="009A76EE" w:rsidRPr="008A5E4E">
        <w:fldChar w:fldCharType="begin"/>
      </w:r>
      <w:r w:rsidR="008A5E4E">
        <w:instrText xml:space="preserve"> PAGEREF _Ref355223395 \p \h  \* MERGEFORMAT </w:instrText>
      </w:r>
      <w:r w:rsidR="009A76EE" w:rsidRPr="008A5E4E">
        <w:fldChar w:fldCharType="separate"/>
      </w:r>
      <w:r w:rsidR="00533AF0" w:rsidRPr="00533AF0">
        <w:rPr>
          <w:rStyle w:val="xref1"/>
          <w:noProof/>
        </w:rPr>
        <w:t>on</w:t>
      </w:r>
      <w:r w:rsidR="00533AF0">
        <w:rPr>
          <w:noProof/>
        </w:rPr>
        <w:t xml:space="preserve"> page 314</w:t>
      </w:r>
      <w:r w:rsidR="009A76EE" w:rsidRPr="008A5E4E">
        <w:rPr>
          <w:rStyle w:val="xref1"/>
        </w:rPr>
        <w:fldChar w:fldCharType="end"/>
      </w:r>
      <w:r>
        <w:rPr>
          <w:rStyle w:val="xref1"/>
        </w:rPr>
        <w:t>)</w:t>
      </w:r>
      <w:r>
        <w:t>.</w:t>
      </w:r>
    </w:p>
    <w:p w14:paraId="64D47B1D" w14:textId="77777777" w:rsidR="008A5E4E" w:rsidRDefault="0065745B">
      <w:pPr>
        <w:pStyle w:val="li"/>
        <w:numPr>
          <w:ilvl w:val="0"/>
          <w:numId w:val="280"/>
        </w:numPr>
        <w:ind w:left="600"/>
      </w:pPr>
      <w:r>
        <w:rPr>
          <w:rStyle w:val="code1"/>
        </w:rPr>
        <w:t>uint8_t equivClass</w:t>
      </w:r>
      <w:r>
        <w:t xml:space="preserve"> — Memory equivalence class. If no equivalence class is explicitly given, then the value must be set to 0, which is general memory that can interact with all other equivalence classes. See </w:t>
      </w:r>
      <w:r>
        <w:rPr>
          <w:rStyle w:val="xref1"/>
        </w:rPr>
        <w:t>6.1.4. Equivalence Classes (</w:t>
      </w:r>
      <w:r w:rsidR="009A76EE" w:rsidRPr="008A5E4E">
        <w:fldChar w:fldCharType="begin"/>
      </w:r>
      <w:r w:rsidR="008A5E4E">
        <w:instrText xml:space="preserve"> PAGEREF _Ref193062026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4683FC0C" w14:textId="77777777" w:rsidR="008A5E4E" w:rsidRDefault="0065745B">
      <w:pPr>
        <w:pStyle w:val="li"/>
        <w:numPr>
          <w:ilvl w:val="0"/>
          <w:numId w:val="280"/>
        </w:numPr>
        <w:spacing w:after="320"/>
        <w:ind w:left="600"/>
      </w:pPr>
      <w:r>
        <w:rPr>
          <w:rStyle w:val="code1"/>
        </w:rPr>
        <w:t>uint16_t reserved</w:t>
      </w:r>
      <w:r>
        <w:t xml:space="preserve"> — Must be 0.</w:t>
      </w:r>
    </w:p>
    <w:p w14:paraId="50694382" w14:textId="77777777" w:rsidR="008A5E4E" w:rsidRDefault="0065745B">
      <w:pPr>
        <w:pStyle w:val="h4"/>
      </w:pPr>
      <w:bookmarkStart w:id="1216" w:name="_Toc396034489"/>
      <w:r>
        <w:t xml:space="preserve">18.5.2.9 </w:t>
      </w:r>
      <w:bookmarkStart w:id="1217" w:name="_Ref1220473884"/>
      <w:r>
        <w:t>BrigInstLane</w:t>
      </w:r>
      <w:bookmarkEnd w:id="1216"/>
      <w:bookmarkEnd w:id="1217"/>
    </w:p>
    <w:p w14:paraId="714FA252" w14:textId="77777777" w:rsidR="008A5E4E" w:rsidRDefault="0065745B">
      <w:pPr>
        <w:pStyle w:val="p"/>
      </w:pPr>
      <w:r>
        <w:t xml:space="preserve">The </w:t>
      </w:r>
      <w:r>
        <w:rPr>
          <w:rStyle w:val="code1"/>
        </w:rPr>
        <w:t>BrigInstLane</w:t>
      </w:r>
      <w:r>
        <w:t xml:space="preserve"> format is used for cross-lane operations.</w:t>
      </w:r>
    </w:p>
    <w:p w14:paraId="17132AAA" w14:textId="77777777" w:rsidR="008A5E4E" w:rsidRDefault="0065745B">
      <w:pPr>
        <w:pStyle w:val="pNoPageBreakAfter"/>
      </w:pPr>
      <w:r>
        <w:t>Syntax is:</w:t>
      </w:r>
    </w:p>
    <w:p w14:paraId="55586D6F" w14:textId="77777777" w:rsidR="008A5E4E" w:rsidRDefault="0065745B">
      <w:pPr>
        <w:pStyle w:val="pre"/>
      </w:pPr>
      <w:r>
        <w:t>struct BrigInstLane {</w:t>
      </w:r>
      <w:r>
        <w:br/>
        <w:t xml:space="preserve">   BrigInstBase base;</w:t>
      </w:r>
      <w:r>
        <w:br/>
        <w:t xml:space="preserve">   BrigType16_t sourceType;</w:t>
      </w:r>
      <w:r>
        <w:br/>
        <w:t xml:space="preserve">   BrigWidth8_t width;</w:t>
      </w:r>
      <w:r>
        <w:br/>
        <w:t xml:space="preserve">   uint8_t reserved;</w:t>
      </w:r>
      <w:r>
        <w:br/>
        <w:t xml:space="preserve"> };</w:t>
      </w:r>
    </w:p>
    <w:p w14:paraId="3C6B2593" w14:textId="77777777" w:rsidR="008A5E4E" w:rsidRDefault="0065745B">
      <w:pPr>
        <w:pStyle w:val="pNoPageBreakAfter"/>
      </w:pPr>
      <w:r>
        <w:t>Fields are:</w:t>
      </w:r>
    </w:p>
    <w:p w14:paraId="758D419B" w14:textId="77777777" w:rsidR="008A5E4E" w:rsidRDefault="0065745B">
      <w:pPr>
        <w:pStyle w:val="li"/>
        <w:numPr>
          <w:ilvl w:val="0"/>
          <w:numId w:val="281"/>
        </w:numPr>
        <w:spacing w:before="320"/>
        <w:ind w:left="600"/>
      </w:pPr>
      <w:r>
        <w:rPr>
          <w:rStyle w:val="code1"/>
        </w:rPr>
        <w:t>BrigInstBase base</w:t>
      </w:r>
      <w:r>
        <w:t xml:space="preserve"> — </w:t>
      </w:r>
      <w:r>
        <w:rPr>
          <w:rStyle w:val="code1"/>
        </w:rPr>
        <w:t>base.base.kind</w:t>
      </w:r>
      <w:r>
        <w:t xml:space="preserve"> must be </w:t>
      </w:r>
      <w:r>
        <w:rPr>
          <w:rStyle w:val="code1"/>
        </w:rPr>
        <w:t>BRIG_KIND_INST_LANE</w:t>
      </w:r>
      <w:r>
        <w:t xml:space="preserve">. </w:t>
      </w:r>
      <w:r>
        <w:rPr>
          <w:rStyle w:val="code1"/>
        </w:rPr>
        <w:t>base.type</w:t>
      </w:r>
      <w:r>
        <w:t xml:space="preserve"> must be the data type of the destination of the cross-lane operation.</w:t>
      </w:r>
    </w:p>
    <w:p w14:paraId="471AC2E8" w14:textId="77777777" w:rsidR="008A5E4E" w:rsidRDefault="0065745B">
      <w:pPr>
        <w:pStyle w:val="li"/>
        <w:numPr>
          <w:ilvl w:val="0"/>
          <w:numId w:val="281"/>
        </w:numPr>
        <w:ind w:left="600"/>
      </w:pPr>
      <w:r>
        <w:rPr>
          <w:rStyle w:val="code1"/>
        </w:rPr>
        <w:t>BrigType16_t sourceType</w:t>
      </w:r>
      <w:r>
        <w:t xml:space="preserve"> — Type of the source. If the operation does not have a source type modifier then must be </w:t>
      </w:r>
      <w:r>
        <w:rPr>
          <w:rStyle w:val="code1"/>
        </w:rPr>
        <w:t>BRIG_TYPE_NONE</w:t>
      </w:r>
      <w:r>
        <w:t>.</w:t>
      </w:r>
    </w:p>
    <w:p w14:paraId="68B411D3" w14:textId="77777777" w:rsidR="008A5E4E" w:rsidRDefault="0065745B">
      <w:pPr>
        <w:pStyle w:val="li"/>
        <w:numPr>
          <w:ilvl w:val="0"/>
          <w:numId w:val="281"/>
        </w:numPr>
        <w:ind w:left="600"/>
      </w:pPr>
      <w:r>
        <w:rPr>
          <w:rStyle w:val="code1"/>
        </w:rPr>
        <w:t>BrigWidth8_t width</w:t>
      </w:r>
      <w:r>
        <w:t xml:space="preserve"> — The width modifier. If the operation does not specify the width modifier, then this must be </w:t>
      </w:r>
      <w:r>
        <w:rPr>
          <w:rStyle w:val="code1"/>
        </w:rPr>
        <w:t>BRIG_WIDTH_1</w:t>
      </w:r>
      <w:r>
        <w:t xml:space="preserve"> (the default for the cross lane operations). Otherwise, this must be the value from </w:t>
      </w:r>
      <w:r>
        <w:rPr>
          <w:rStyle w:val="code1"/>
        </w:rPr>
        <w:t>BrigWidth</w:t>
      </w:r>
      <w:r>
        <w:t xml:space="preserve"> that corresponds to the specified width modifier. See </w:t>
      </w:r>
      <w:r>
        <w:rPr>
          <w:rStyle w:val="xref1"/>
        </w:rPr>
        <w:t>18.3.37. BrigWidth (</w:t>
      </w:r>
      <w:r w:rsidR="009A76EE" w:rsidRPr="008A5E4E">
        <w:fldChar w:fldCharType="begin"/>
      </w:r>
      <w:r w:rsidR="008A5E4E">
        <w:instrText xml:space="preserve"> PAGEREF _Ref844610453 \p \h  \* MERGEFORMAT </w:instrText>
      </w:r>
      <w:r w:rsidR="009A76EE" w:rsidRPr="008A5E4E">
        <w:fldChar w:fldCharType="separate"/>
      </w:r>
      <w:r w:rsidR="00533AF0" w:rsidRPr="00533AF0">
        <w:rPr>
          <w:rStyle w:val="xref1"/>
          <w:noProof/>
        </w:rPr>
        <w:t>on</w:t>
      </w:r>
      <w:r w:rsidR="00533AF0">
        <w:rPr>
          <w:noProof/>
        </w:rPr>
        <w:t xml:space="preserve"> page 326</w:t>
      </w:r>
      <w:r w:rsidR="009A76EE" w:rsidRPr="008A5E4E">
        <w:rPr>
          <w:rStyle w:val="xref1"/>
        </w:rPr>
        <w:fldChar w:fldCharType="end"/>
      </w:r>
      <w:r>
        <w:rPr>
          <w:rStyle w:val="xref1"/>
        </w:rPr>
        <w:t>)</w:t>
      </w:r>
      <w:r>
        <w:t>.</w:t>
      </w:r>
    </w:p>
    <w:p w14:paraId="5F1CB9CC" w14:textId="77777777" w:rsidR="008A5E4E" w:rsidRDefault="0065745B">
      <w:pPr>
        <w:pStyle w:val="li"/>
        <w:numPr>
          <w:ilvl w:val="0"/>
          <w:numId w:val="281"/>
        </w:numPr>
        <w:spacing w:after="320"/>
        <w:ind w:left="600"/>
      </w:pPr>
      <w:r>
        <w:rPr>
          <w:rStyle w:val="code1"/>
        </w:rPr>
        <w:t>uint16_t reserved</w:t>
      </w:r>
      <w:r>
        <w:t xml:space="preserve"> — Must be 0.</w:t>
      </w:r>
    </w:p>
    <w:p w14:paraId="6C10A165" w14:textId="77777777" w:rsidR="008A5E4E" w:rsidRDefault="0065745B">
      <w:pPr>
        <w:pStyle w:val="h4"/>
      </w:pPr>
      <w:bookmarkStart w:id="1218" w:name="_Toc396034490"/>
      <w:r>
        <w:t xml:space="preserve">18.5.2.10 </w:t>
      </w:r>
      <w:bookmarkStart w:id="1219" w:name="_Ref1821378152"/>
      <w:r>
        <w:t>BrigInstMem</w:t>
      </w:r>
      <w:bookmarkEnd w:id="1218"/>
      <w:bookmarkEnd w:id="1219"/>
    </w:p>
    <w:p w14:paraId="550C9B2C" w14:textId="77777777" w:rsidR="008A5E4E" w:rsidRDefault="0065745B">
      <w:pPr>
        <w:pStyle w:val="p"/>
      </w:pPr>
      <w:r>
        <w:t xml:space="preserve">The </w:t>
      </w:r>
      <w:r>
        <w:rPr>
          <w:rStyle w:val="code1"/>
        </w:rPr>
        <w:t>BrigInstMem</w:t>
      </w:r>
      <w:r>
        <w:t xml:space="preserve"> format is used for memory operations. </w:t>
      </w:r>
    </w:p>
    <w:p w14:paraId="5FA9CE02" w14:textId="77777777" w:rsidR="008A5E4E" w:rsidRDefault="0065745B">
      <w:pPr>
        <w:pStyle w:val="pNoPageBreakAfter"/>
      </w:pPr>
      <w:r>
        <w:t>Syntax is:</w:t>
      </w:r>
    </w:p>
    <w:p w14:paraId="10511991" w14:textId="77777777" w:rsidR="008A5E4E" w:rsidRDefault="0065745B">
      <w:pPr>
        <w:pStyle w:val="pre"/>
      </w:pPr>
      <w:r>
        <w:t>struct BrigInstMem {</w:t>
      </w:r>
      <w:r>
        <w:br/>
        <w:t xml:space="preserve">   BrigInstBase base; </w:t>
      </w:r>
      <w:r>
        <w:br/>
        <w:t xml:space="preserve">   BrigSegment8_t segment;</w:t>
      </w:r>
      <w:r>
        <w:br/>
        <w:t xml:space="preserve">   BrigAlignment8_t align;</w:t>
      </w:r>
      <w:r>
        <w:br/>
        <w:t xml:space="preserve">   uint8_t equivClass;</w:t>
      </w:r>
      <w:r>
        <w:br/>
        <w:t xml:space="preserve">   BrigWidth8_t width;</w:t>
      </w:r>
      <w:r>
        <w:br/>
        <w:t xml:space="preserve">   BrigMemoryModifier8_t modifier;</w:t>
      </w:r>
      <w:r>
        <w:br/>
        <w:t xml:space="preserve">   uint8_t reserved[3];</w:t>
      </w:r>
      <w:r>
        <w:br/>
        <w:t xml:space="preserve"> };</w:t>
      </w:r>
    </w:p>
    <w:p w14:paraId="124E864D" w14:textId="77777777" w:rsidR="008A5E4E" w:rsidRDefault="0065745B">
      <w:pPr>
        <w:pStyle w:val="pNoPageBreakAfter"/>
      </w:pPr>
      <w:r>
        <w:t>Fields are:</w:t>
      </w:r>
    </w:p>
    <w:p w14:paraId="6982FB68" w14:textId="77777777" w:rsidR="008A5E4E" w:rsidRDefault="0065745B">
      <w:pPr>
        <w:pStyle w:val="li"/>
        <w:numPr>
          <w:ilvl w:val="0"/>
          <w:numId w:val="282"/>
        </w:numPr>
        <w:spacing w:before="320"/>
        <w:ind w:left="600"/>
      </w:pPr>
      <w:r>
        <w:rPr>
          <w:rStyle w:val="code1"/>
        </w:rPr>
        <w:t>BrigInstBase base</w:t>
      </w:r>
      <w:r>
        <w:t xml:space="preserve"> — </w:t>
      </w:r>
      <w:r>
        <w:rPr>
          <w:rStyle w:val="code1"/>
        </w:rPr>
        <w:t>base.base.kind</w:t>
      </w:r>
      <w:r>
        <w:t xml:space="preserve"> must be </w:t>
      </w:r>
      <w:r>
        <w:rPr>
          <w:rStyle w:val="code1"/>
        </w:rPr>
        <w:t>BRIG_KIND_INST_MEM</w:t>
      </w:r>
      <w:r>
        <w:t xml:space="preserve">. </w:t>
      </w:r>
      <w:r>
        <w:rPr>
          <w:rStyle w:val="code1"/>
        </w:rPr>
        <w:t>base.type</w:t>
      </w:r>
      <w:r>
        <w:t xml:space="preserve"> must be the data type of the destination and source of the memory operation.</w:t>
      </w:r>
    </w:p>
    <w:p w14:paraId="60F3B0E7" w14:textId="5F6D969F" w:rsidR="008A5E4E" w:rsidRDefault="0065745B">
      <w:pPr>
        <w:pStyle w:val="li"/>
        <w:numPr>
          <w:ilvl w:val="0"/>
          <w:numId w:val="282"/>
        </w:numPr>
        <w:ind w:left="600"/>
      </w:pPr>
      <w:r>
        <w:rPr>
          <w:rStyle w:val="code1"/>
        </w:rPr>
        <w:t>BrigSegment8_t segment</w:t>
      </w:r>
      <w:r>
        <w:t xml:space="preserve"> — Segment. A member of the </w:t>
      </w:r>
      <w:r>
        <w:rPr>
          <w:rStyle w:val="code1"/>
        </w:rPr>
        <w:t>BrigSegment</w:t>
      </w:r>
      <w:r>
        <w:t xml:space="preserve"> enumeration. If the operation does not support the segment modifier, then this must be </w:t>
      </w:r>
      <w:r>
        <w:rPr>
          <w:rStyle w:val="code1"/>
        </w:rPr>
        <w:t>BRIG_SEGMENT_NONE</w:t>
      </w:r>
      <w:r>
        <w:t>. If the operation supports the segment modifie</w:t>
      </w:r>
      <w:r w:rsidR="00F611AC">
        <w:t>r</w:t>
      </w:r>
      <w:r>
        <w:t xml:space="preserve"> but does not specify it, then this must be </w:t>
      </w:r>
      <w:r>
        <w:rPr>
          <w:rStyle w:val="code1"/>
        </w:rPr>
        <w:t>BRIG_SEGMENT_FLAT</w:t>
      </w:r>
      <w:r>
        <w:t xml:space="preserve">. See </w:t>
      </w:r>
      <w:r>
        <w:rPr>
          <w:rStyle w:val="xref1"/>
        </w:rPr>
        <w:t>18.3.32. BrigSegment (</w:t>
      </w:r>
      <w:r w:rsidR="009A76EE" w:rsidRPr="008A5E4E">
        <w:fldChar w:fldCharType="begin"/>
      </w:r>
      <w:r w:rsidR="008A5E4E">
        <w:instrText xml:space="preserve"> PAGEREF _Ref-846248380 \p \h  \* MERGEFORMAT </w:instrText>
      </w:r>
      <w:r w:rsidR="009A76EE" w:rsidRPr="008A5E4E">
        <w:fldChar w:fldCharType="separate"/>
      </w:r>
      <w:r w:rsidR="00533AF0" w:rsidRPr="00533AF0">
        <w:rPr>
          <w:rStyle w:val="xref1"/>
          <w:noProof/>
        </w:rPr>
        <w:t>on</w:t>
      </w:r>
      <w:r w:rsidR="00533AF0">
        <w:rPr>
          <w:noProof/>
        </w:rPr>
        <w:t xml:space="preserve"> page 322</w:t>
      </w:r>
      <w:r w:rsidR="009A76EE" w:rsidRPr="008A5E4E">
        <w:rPr>
          <w:rStyle w:val="xref1"/>
        </w:rPr>
        <w:fldChar w:fldCharType="end"/>
      </w:r>
      <w:r>
        <w:rPr>
          <w:rStyle w:val="xref1"/>
        </w:rPr>
        <w:t>)</w:t>
      </w:r>
      <w:r>
        <w:t>.</w:t>
      </w:r>
    </w:p>
    <w:p w14:paraId="7FD66BE0" w14:textId="77777777" w:rsidR="008A5E4E" w:rsidRDefault="0065745B">
      <w:pPr>
        <w:pStyle w:val="li"/>
        <w:numPr>
          <w:ilvl w:val="0"/>
          <w:numId w:val="282"/>
        </w:numPr>
        <w:ind w:left="600"/>
      </w:pPr>
      <w:r>
        <w:rPr>
          <w:rStyle w:val="code1"/>
        </w:rPr>
        <w:t>BrigAlignment8_t align</w:t>
      </w:r>
      <w:r>
        <w:t xml:space="preserve"> — The align modifier. If the operation does not specify the align modifier, then this must be </w:t>
      </w:r>
      <w:r>
        <w:rPr>
          <w:rStyle w:val="code1"/>
        </w:rPr>
        <w:t>BRIG_ALIGNMENT_1</w:t>
      </w:r>
      <w:r>
        <w:t xml:space="preserve"> (the default for memory operations). Otherwise, this must be the value from </w:t>
      </w:r>
      <w:r>
        <w:rPr>
          <w:rStyle w:val="code1"/>
        </w:rPr>
        <w:t>BrigAlignment</w:t>
      </w:r>
      <w:r>
        <w:t xml:space="preserve"> that corresponds to the specified align modifier. See </w:t>
      </w:r>
      <w:r>
        <w:rPr>
          <w:rStyle w:val="xref1"/>
        </w:rPr>
        <w:t>18.3.2. BrigAlignment (</w:t>
      </w:r>
      <w:r w:rsidR="009A76EE" w:rsidRPr="008A5E4E">
        <w:fldChar w:fldCharType="begin"/>
      </w:r>
      <w:r w:rsidR="008A5E4E">
        <w:instrText xml:space="preserve"> PAGEREF _Ref-1669238184 \p \h  \* MERGEFORMAT </w:instrText>
      </w:r>
      <w:r w:rsidR="009A76EE" w:rsidRPr="008A5E4E">
        <w:fldChar w:fldCharType="separate"/>
      </w:r>
      <w:r w:rsidR="00533AF0" w:rsidRPr="00533AF0">
        <w:rPr>
          <w:rStyle w:val="xref1"/>
          <w:noProof/>
        </w:rPr>
        <w:t>on</w:t>
      </w:r>
      <w:r w:rsidR="00533AF0">
        <w:rPr>
          <w:noProof/>
        </w:rPr>
        <w:t xml:space="preserve"> page 310</w:t>
      </w:r>
      <w:r w:rsidR="009A76EE" w:rsidRPr="008A5E4E">
        <w:rPr>
          <w:rStyle w:val="xref1"/>
        </w:rPr>
        <w:fldChar w:fldCharType="end"/>
      </w:r>
      <w:r>
        <w:rPr>
          <w:rStyle w:val="xref1"/>
        </w:rPr>
        <w:t>)</w:t>
      </w:r>
      <w:r>
        <w:t>.</w:t>
      </w:r>
    </w:p>
    <w:p w14:paraId="5FF56809" w14:textId="77777777" w:rsidR="008A5E4E" w:rsidRDefault="0065745B">
      <w:pPr>
        <w:pStyle w:val="li"/>
        <w:numPr>
          <w:ilvl w:val="0"/>
          <w:numId w:val="282"/>
        </w:numPr>
        <w:ind w:left="600"/>
      </w:pPr>
      <w:r>
        <w:rPr>
          <w:rStyle w:val="code1"/>
        </w:rPr>
        <w:t>uint8_t equivClass</w:t>
      </w:r>
      <w:r>
        <w:t xml:space="preserve"> — Memory equivalence class. If no equivalence class is explicitly given, then the value must be set to 0, which is general memory that can interact with all other equivalence classes. See </w:t>
      </w:r>
      <w:r>
        <w:rPr>
          <w:rStyle w:val="xref1"/>
        </w:rPr>
        <w:t>6.1.4. Equivalence Classes (</w:t>
      </w:r>
      <w:r w:rsidR="009A76EE" w:rsidRPr="008A5E4E">
        <w:fldChar w:fldCharType="begin"/>
      </w:r>
      <w:r w:rsidR="008A5E4E">
        <w:instrText xml:space="preserve"> PAGEREF _Ref193062026 \p \h  \* MERGEFORMAT </w:instrText>
      </w:r>
      <w:r w:rsidR="009A76EE" w:rsidRPr="008A5E4E">
        <w:fldChar w:fldCharType="separate"/>
      </w:r>
      <w:r w:rsidR="00533AF0" w:rsidRPr="00533AF0">
        <w:rPr>
          <w:rStyle w:val="xref1"/>
          <w:noProof/>
        </w:rPr>
        <w:t>on</w:t>
      </w:r>
      <w:r w:rsidR="00533AF0">
        <w:rPr>
          <w:noProof/>
        </w:rPr>
        <w:t xml:space="preserve"> page 158</w:t>
      </w:r>
      <w:r w:rsidR="009A76EE" w:rsidRPr="008A5E4E">
        <w:rPr>
          <w:rStyle w:val="xref1"/>
        </w:rPr>
        <w:fldChar w:fldCharType="end"/>
      </w:r>
      <w:r>
        <w:rPr>
          <w:rStyle w:val="xref1"/>
        </w:rPr>
        <w:t>)</w:t>
      </w:r>
      <w:r>
        <w:t>.</w:t>
      </w:r>
    </w:p>
    <w:p w14:paraId="64A4FE41" w14:textId="77777777" w:rsidR="008A5E4E" w:rsidRDefault="0065745B">
      <w:pPr>
        <w:pStyle w:val="li"/>
        <w:numPr>
          <w:ilvl w:val="0"/>
          <w:numId w:val="282"/>
        </w:numPr>
        <w:ind w:left="600"/>
      </w:pPr>
      <w:r>
        <w:rPr>
          <w:rStyle w:val="code1"/>
        </w:rPr>
        <w:t>BrigWidth8_t width</w:t>
      </w:r>
      <w:r>
        <w:t xml:space="preserve"> — The width modifier. If the operation does not support the width modifier, then this must be </w:t>
      </w:r>
      <w:r>
        <w:rPr>
          <w:rStyle w:val="code1"/>
        </w:rPr>
        <w:t>BRIG_WIDTH_NONE</w:t>
      </w:r>
      <w:r>
        <w:t xml:space="preserve">. If the operation supports the width modifier but does not specify it, then this must be </w:t>
      </w:r>
      <w:r>
        <w:rPr>
          <w:rStyle w:val="code1"/>
        </w:rPr>
        <w:t>BRIG_WIDTH_1</w:t>
      </w:r>
      <w:r>
        <w:t xml:space="preserve"> (the default for memory operations). Otherwise, this must be the value from </w:t>
      </w:r>
      <w:r>
        <w:rPr>
          <w:rStyle w:val="code1"/>
        </w:rPr>
        <w:t>BrigWidth</w:t>
      </w:r>
      <w:r>
        <w:t xml:space="preserve"> that corresponds to the specified width modifier. See </w:t>
      </w:r>
      <w:r>
        <w:rPr>
          <w:rStyle w:val="xref1"/>
        </w:rPr>
        <w:t>18.3.37. BrigWidth (</w:t>
      </w:r>
      <w:r w:rsidR="009A76EE" w:rsidRPr="008A5E4E">
        <w:fldChar w:fldCharType="begin"/>
      </w:r>
      <w:r w:rsidR="008A5E4E">
        <w:instrText xml:space="preserve"> PAGEREF _Ref844610453 \p \h  \* MERGEFORMAT </w:instrText>
      </w:r>
      <w:r w:rsidR="009A76EE" w:rsidRPr="008A5E4E">
        <w:fldChar w:fldCharType="separate"/>
      </w:r>
      <w:r w:rsidR="00533AF0" w:rsidRPr="00533AF0">
        <w:rPr>
          <w:rStyle w:val="xref1"/>
          <w:noProof/>
        </w:rPr>
        <w:t>on</w:t>
      </w:r>
      <w:r w:rsidR="00533AF0">
        <w:rPr>
          <w:noProof/>
        </w:rPr>
        <w:t xml:space="preserve"> page 326</w:t>
      </w:r>
      <w:r w:rsidR="009A76EE" w:rsidRPr="008A5E4E">
        <w:rPr>
          <w:rStyle w:val="xref1"/>
        </w:rPr>
        <w:fldChar w:fldCharType="end"/>
      </w:r>
      <w:r>
        <w:rPr>
          <w:rStyle w:val="xref1"/>
        </w:rPr>
        <w:t>)</w:t>
      </w:r>
      <w:r>
        <w:t>.</w:t>
      </w:r>
    </w:p>
    <w:p w14:paraId="28BAED6A" w14:textId="77777777" w:rsidR="008A5E4E" w:rsidRDefault="0065745B">
      <w:pPr>
        <w:pStyle w:val="li"/>
        <w:numPr>
          <w:ilvl w:val="0"/>
          <w:numId w:val="282"/>
        </w:numPr>
        <w:ind w:left="600"/>
      </w:pPr>
      <w:r>
        <w:rPr>
          <w:rStyle w:val="code1"/>
        </w:rPr>
        <w:t>BrigMemoryModifier8_t modifier</w:t>
      </w:r>
      <w:r>
        <w:t xml:space="preserve"> — Memory modifier flags of the operation. See </w:t>
      </w:r>
      <w:r>
        <w:rPr>
          <w:rStyle w:val="xref1"/>
        </w:rPr>
        <w:t>18.3.17. BrigMemoryModifierMask (</w:t>
      </w:r>
      <w:r w:rsidR="009A76EE" w:rsidRPr="008A5E4E">
        <w:fldChar w:fldCharType="begin"/>
      </w:r>
      <w:r w:rsidR="008A5E4E">
        <w:instrText xml:space="preserve"> PAGEREF _Ref380558102 \p \h  \* MERGEFORMAT </w:instrText>
      </w:r>
      <w:r w:rsidR="009A76EE" w:rsidRPr="008A5E4E">
        <w:fldChar w:fldCharType="separate"/>
      </w:r>
      <w:r w:rsidR="00533AF0" w:rsidRPr="00533AF0">
        <w:rPr>
          <w:rStyle w:val="xref1"/>
          <w:noProof/>
        </w:rPr>
        <w:t>on</w:t>
      </w:r>
      <w:r w:rsidR="00533AF0">
        <w:rPr>
          <w:noProof/>
        </w:rPr>
        <w:t xml:space="preserve"> page 316</w:t>
      </w:r>
      <w:r w:rsidR="009A76EE" w:rsidRPr="008A5E4E">
        <w:rPr>
          <w:rStyle w:val="xref1"/>
        </w:rPr>
        <w:fldChar w:fldCharType="end"/>
      </w:r>
      <w:r>
        <w:rPr>
          <w:rStyle w:val="xref1"/>
        </w:rPr>
        <w:t>)</w:t>
      </w:r>
      <w:r>
        <w:t>.</w:t>
      </w:r>
    </w:p>
    <w:p w14:paraId="2632C145" w14:textId="77777777" w:rsidR="008A5E4E" w:rsidRDefault="0065745B">
      <w:pPr>
        <w:pStyle w:val="li"/>
        <w:numPr>
          <w:ilvl w:val="0"/>
          <w:numId w:val="282"/>
        </w:numPr>
        <w:spacing w:after="320"/>
        <w:ind w:left="600"/>
      </w:pPr>
      <w:r>
        <w:rPr>
          <w:rStyle w:val="code1"/>
        </w:rPr>
        <w:t>uint8_t reserved[3]</w:t>
      </w:r>
      <w:r>
        <w:t xml:space="preserve"> — Must be 0.</w:t>
      </w:r>
    </w:p>
    <w:p w14:paraId="042D2BAB" w14:textId="77777777" w:rsidR="008A5E4E" w:rsidRDefault="0065745B">
      <w:pPr>
        <w:pStyle w:val="h4"/>
      </w:pPr>
      <w:bookmarkStart w:id="1220" w:name="_Toc396034491"/>
      <w:r>
        <w:t xml:space="preserve">18.5.2.11 </w:t>
      </w:r>
      <w:bookmarkStart w:id="1221" w:name="_Ref-1189098667"/>
      <w:r>
        <w:t>BrigInstMemFence</w:t>
      </w:r>
      <w:bookmarkEnd w:id="1220"/>
      <w:bookmarkEnd w:id="1221"/>
    </w:p>
    <w:p w14:paraId="53F0EA0E" w14:textId="5550F13C" w:rsidR="008A5E4E" w:rsidRDefault="0065745B">
      <w:pPr>
        <w:pStyle w:val="p"/>
      </w:pPr>
      <w:r>
        <w:t xml:space="preserve">The </w:t>
      </w:r>
      <w:r>
        <w:rPr>
          <w:rStyle w:val="code1"/>
        </w:rPr>
        <w:t>BrigInstMemFence</w:t>
      </w:r>
      <w:r>
        <w:t xml:space="preserve"> format is used for the </w:t>
      </w:r>
      <w:r>
        <w:rPr>
          <w:rStyle w:val="code1"/>
        </w:rPr>
        <w:t>memfence</w:t>
      </w:r>
      <w:r>
        <w:t xml:space="preserve"> operation. </w:t>
      </w:r>
    </w:p>
    <w:p w14:paraId="5C4FF7FF" w14:textId="77777777" w:rsidR="008A5E4E" w:rsidRDefault="0065745B">
      <w:pPr>
        <w:pStyle w:val="pNoPageBreakAfter"/>
      </w:pPr>
      <w:r>
        <w:t>Syntax is:</w:t>
      </w:r>
    </w:p>
    <w:p w14:paraId="02E9D479" w14:textId="77777777" w:rsidR="008A5E4E" w:rsidRDefault="0065745B">
      <w:pPr>
        <w:pStyle w:val="pre"/>
      </w:pPr>
      <w:r>
        <w:t>struct BrigInstMemFence {</w:t>
      </w:r>
      <w:r>
        <w:br/>
        <w:t xml:space="preserve">   BrigInstBase base;</w:t>
      </w:r>
      <w:r>
        <w:br/>
        <w:t xml:space="preserve">   BrigMemoryOrder8_t memoryOrder;</w:t>
      </w:r>
      <w:r>
        <w:br/>
        <w:t xml:space="preserve">   BrigMemoryScope8_t globalSegmentMemoryScope;</w:t>
      </w:r>
      <w:r>
        <w:br/>
        <w:t xml:space="preserve">   BrigMemoryScope8_t groupSegmentMemoryScope;</w:t>
      </w:r>
      <w:r>
        <w:br/>
        <w:t xml:space="preserve">   BrigMemoryScope8_t imageSegmentMemoryScope;</w:t>
      </w:r>
      <w:r>
        <w:br/>
        <w:t xml:space="preserve"> };    </w:t>
      </w:r>
    </w:p>
    <w:p w14:paraId="5F88C979" w14:textId="77777777" w:rsidR="008A5E4E" w:rsidRDefault="0065745B">
      <w:pPr>
        <w:pStyle w:val="pNoPageBreakAfter"/>
      </w:pPr>
      <w:r>
        <w:t>Fields are:</w:t>
      </w:r>
    </w:p>
    <w:p w14:paraId="1DA6048C" w14:textId="2D9BEAAE" w:rsidR="008A5E4E" w:rsidRDefault="0065745B">
      <w:pPr>
        <w:pStyle w:val="li"/>
        <w:numPr>
          <w:ilvl w:val="0"/>
          <w:numId w:val="283"/>
        </w:numPr>
        <w:spacing w:before="320"/>
        <w:ind w:left="600"/>
      </w:pPr>
      <w:r>
        <w:rPr>
          <w:rStyle w:val="code1"/>
        </w:rPr>
        <w:t>BrigInstBase base</w:t>
      </w:r>
      <w:r>
        <w:t xml:space="preserve"> — </w:t>
      </w:r>
      <w:r>
        <w:rPr>
          <w:rStyle w:val="code1"/>
        </w:rPr>
        <w:t>base.base.kind</w:t>
      </w:r>
      <w:r>
        <w:t xml:space="preserve"> must be </w:t>
      </w:r>
      <w:r>
        <w:rPr>
          <w:rStyle w:val="code1"/>
        </w:rPr>
        <w:t>BRIG_KIND_INST_MEMFENCE</w:t>
      </w:r>
      <w:r>
        <w:t xml:space="preserve">. </w:t>
      </w:r>
      <w:r>
        <w:rPr>
          <w:rStyle w:val="code1"/>
        </w:rPr>
        <w:t>base.opcode</w:t>
      </w:r>
      <w:r>
        <w:t xml:space="preserve"> must be </w:t>
      </w:r>
      <w:r>
        <w:rPr>
          <w:rStyle w:val="code1"/>
        </w:rPr>
        <w:t>BRIG_OPCODE_MEMFENCE</w:t>
      </w:r>
      <w:r>
        <w:t xml:space="preserve">. </w:t>
      </w:r>
      <w:r>
        <w:rPr>
          <w:rStyle w:val="code1"/>
        </w:rPr>
        <w:t>base.type</w:t>
      </w:r>
      <w:r>
        <w:t xml:space="preserve"> must be </w:t>
      </w:r>
      <w:r>
        <w:rPr>
          <w:rStyle w:val="code1"/>
        </w:rPr>
        <w:t xml:space="preserve"> BRIG_TYPE_NONE</w:t>
      </w:r>
      <w:r>
        <w:t xml:space="preserve"> as </w:t>
      </w:r>
      <w:r w:rsidR="00A86A75">
        <w:t xml:space="preserve">a memory fence </w:t>
      </w:r>
      <w:r>
        <w:t>operation has no destination operand.</w:t>
      </w:r>
    </w:p>
    <w:p w14:paraId="05093452" w14:textId="400F8271" w:rsidR="008A5E4E" w:rsidRDefault="0065745B">
      <w:pPr>
        <w:pStyle w:val="li"/>
        <w:numPr>
          <w:ilvl w:val="0"/>
          <w:numId w:val="283"/>
        </w:numPr>
        <w:ind w:left="600"/>
      </w:pPr>
      <w:r>
        <w:rPr>
          <w:rStyle w:val="code1"/>
        </w:rPr>
        <w:t>BrigMemoryOrder8_t memoryOrder</w:t>
      </w:r>
      <w:r>
        <w:t xml:space="preserve"> — Memory order of the memory fence operation. Must be </w:t>
      </w:r>
      <w:r>
        <w:rPr>
          <w:rStyle w:val="code1"/>
        </w:rPr>
        <w:t>BRIG_MEMORY_ORDER_</w:t>
      </w:r>
      <w:r w:rsidR="004A405C">
        <w:rPr>
          <w:rStyle w:val="code1"/>
        </w:rPr>
        <w:t>SC_</w:t>
      </w:r>
      <w:r>
        <w:rPr>
          <w:rStyle w:val="code1"/>
        </w:rPr>
        <w:t>ACQUIRE</w:t>
      </w:r>
      <w:r>
        <w:t xml:space="preserve">, </w:t>
      </w:r>
      <w:r>
        <w:rPr>
          <w:rStyle w:val="code1"/>
        </w:rPr>
        <w:t>BRIG_MEMORY_ORDER_</w:t>
      </w:r>
      <w:r w:rsidR="004A405C">
        <w:rPr>
          <w:rStyle w:val="code1"/>
        </w:rPr>
        <w:t>SC_</w:t>
      </w:r>
      <w:r>
        <w:rPr>
          <w:rStyle w:val="code1"/>
        </w:rPr>
        <w:t>RELEASE</w:t>
      </w:r>
      <w:r>
        <w:t xml:space="preserve"> or </w:t>
      </w:r>
      <w:r>
        <w:rPr>
          <w:rStyle w:val="code1"/>
        </w:rPr>
        <w:t>BRIG_MEMORY_ORDER_</w:t>
      </w:r>
      <w:r w:rsidR="004A405C">
        <w:rPr>
          <w:rStyle w:val="code1"/>
        </w:rPr>
        <w:t>SC_</w:t>
      </w:r>
      <w:r>
        <w:rPr>
          <w:rStyle w:val="code1"/>
        </w:rPr>
        <w:t>ACQUIRE_RELEASE</w:t>
      </w:r>
      <w:r>
        <w:t xml:space="preserve">. See </w:t>
      </w:r>
      <w:r>
        <w:rPr>
          <w:rStyle w:val="xref1"/>
        </w:rPr>
        <w:t>18.3.18. BrigMemoryOrder (</w:t>
      </w:r>
      <w:r w:rsidR="009A76EE" w:rsidRPr="008A5E4E">
        <w:fldChar w:fldCharType="begin"/>
      </w:r>
      <w:r w:rsidR="008A5E4E">
        <w:instrText xml:space="preserve"> PAGEREF _Ref2108393732 \p \h  \* MERGEFORMAT </w:instrText>
      </w:r>
      <w:r w:rsidR="009A76EE" w:rsidRPr="008A5E4E">
        <w:fldChar w:fldCharType="separate"/>
      </w:r>
      <w:r w:rsidR="00533AF0" w:rsidRPr="00533AF0">
        <w:rPr>
          <w:rStyle w:val="xref1"/>
          <w:noProof/>
        </w:rPr>
        <w:t>on</w:t>
      </w:r>
      <w:r w:rsidR="00533AF0">
        <w:rPr>
          <w:noProof/>
        </w:rPr>
        <w:t xml:space="preserve"> page 316</w:t>
      </w:r>
      <w:r w:rsidR="009A76EE" w:rsidRPr="008A5E4E">
        <w:rPr>
          <w:rStyle w:val="xref1"/>
        </w:rPr>
        <w:fldChar w:fldCharType="end"/>
      </w:r>
      <w:r>
        <w:rPr>
          <w:rStyle w:val="xref1"/>
        </w:rPr>
        <w:t>)</w:t>
      </w:r>
      <w:r>
        <w:t>.</w:t>
      </w:r>
    </w:p>
    <w:p w14:paraId="4D28EFE0" w14:textId="0E813CF9" w:rsidR="008A5E4E" w:rsidRDefault="0065745B">
      <w:pPr>
        <w:pStyle w:val="li"/>
        <w:numPr>
          <w:ilvl w:val="0"/>
          <w:numId w:val="283"/>
        </w:numPr>
        <w:ind w:left="600"/>
      </w:pPr>
      <w:r>
        <w:rPr>
          <w:rStyle w:val="code1"/>
        </w:rPr>
        <w:t>BrigMemoryScope8_t globalSegmentMemoryScope</w:t>
      </w:r>
      <w:r>
        <w:t xml:space="preserve"> — Memory scope for the global segment of the memory fence operation.</w:t>
      </w:r>
      <w:r w:rsidR="003F2204">
        <w:t xml:space="preserve"> </w:t>
      </w:r>
      <w:r>
        <w:t xml:space="preserve"> </w:t>
      </w:r>
      <w:r w:rsidR="00342DCB">
        <w:t>M</w:t>
      </w:r>
      <w:r>
        <w:t xml:space="preserve">ust be </w:t>
      </w:r>
      <w:r>
        <w:rPr>
          <w:rStyle w:val="code1"/>
        </w:rPr>
        <w:t>BRIG_MEMORY_SCOPE_WAVEFRONT</w:t>
      </w:r>
      <w:r>
        <w:t xml:space="preserve">, </w:t>
      </w:r>
      <w:r>
        <w:rPr>
          <w:rStyle w:val="code1"/>
        </w:rPr>
        <w:t>BRIG_MEMORY_SCOPE_WORKGROUP</w:t>
      </w:r>
      <w:r>
        <w:t xml:space="preserve">, </w:t>
      </w:r>
      <w:r>
        <w:rPr>
          <w:rStyle w:val="code1"/>
        </w:rPr>
        <w:t>BRIG_MEMORY_SCOPE_</w:t>
      </w:r>
      <w:r w:rsidR="00C07C21">
        <w:rPr>
          <w:rStyle w:val="code1"/>
        </w:rPr>
        <w:t>AGENT</w:t>
      </w:r>
      <w:r>
        <w:t xml:space="preserve"> or </w:t>
      </w:r>
      <w:r>
        <w:rPr>
          <w:rStyle w:val="code1"/>
        </w:rPr>
        <w:t>BRIG_MEMORY_SCOPE_SYSTEM</w:t>
      </w:r>
      <w:r>
        <w:t xml:space="preserve">. See </w:t>
      </w:r>
      <w:r>
        <w:rPr>
          <w:rStyle w:val="xref1"/>
        </w:rPr>
        <w:t>18.3.19. BrigMemoryScope (</w:t>
      </w:r>
      <w:r w:rsidR="009A76EE" w:rsidRPr="008A5E4E">
        <w:fldChar w:fldCharType="begin"/>
      </w:r>
      <w:r w:rsidR="008A5E4E">
        <w:instrText xml:space="preserve"> PAGEREF _Ref-938295553 \p \h  \* MERGEFORMAT </w:instrText>
      </w:r>
      <w:r w:rsidR="009A76EE" w:rsidRPr="008A5E4E">
        <w:fldChar w:fldCharType="separate"/>
      </w:r>
      <w:r w:rsidR="00533AF0" w:rsidRPr="00533AF0">
        <w:rPr>
          <w:rStyle w:val="xref1"/>
          <w:noProof/>
        </w:rPr>
        <w:t>on</w:t>
      </w:r>
      <w:r w:rsidR="00533AF0">
        <w:rPr>
          <w:noProof/>
        </w:rPr>
        <w:t xml:space="preserve"> page 316</w:t>
      </w:r>
      <w:r w:rsidR="009A76EE" w:rsidRPr="008A5E4E">
        <w:rPr>
          <w:rStyle w:val="xref1"/>
        </w:rPr>
        <w:fldChar w:fldCharType="end"/>
      </w:r>
      <w:r>
        <w:rPr>
          <w:rStyle w:val="xref1"/>
        </w:rPr>
        <w:t>)</w:t>
      </w:r>
      <w:r>
        <w:t>.</w:t>
      </w:r>
    </w:p>
    <w:p w14:paraId="36874628" w14:textId="3D6E0869" w:rsidR="008A5E4E" w:rsidRDefault="0065745B">
      <w:pPr>
        <w:pStyle w:val="li"/>
        <w:numPr>
          <w:ilvl w:val="0"/>
          <w:numId w:val="283"/>
        </w:numPr>
        <w:ind w:left="600"/>
      </w:pPr>
      <w:r>
        <w:rPr>
          <w:rStyle w:val="code1"/>
        </w:rPr>
        <w:t>BrigMemoryScope8_t groupSegmentMemoryScope</w:t>
      </w:r>
      <w:r>
        <w:t xml:space="preserve"> — Memory scope for the group segment of the memory fence operation. </w:t>
      </w:r>
      <w:r w:rsidR="00342DCB">
        <w:t>M</w:t>
      </w:r>
      <w:r>
        <w:t>ust be</w:t>
      </w:r>
      <w:r w:rsidR="002860E1">
        <w:t xml:space="preserve"> be the same value as </w:t>
      </w:r>
      <w:r w:rsidR="002860E1">
        <w:rPr>
          <w:rStyle w:val="code1"/>
        </w:rPr>
        <w:t>globalSegmentMemoryScope</w:t>
      </w:r>
      <w:r w:rsidR="002860E1">
        <w:t xml:space="preserve"> as the memory orders currently supported by </w:t>
      </w:r>
      <w:r w:rsidR="002860E1" w:rsidRPr="00B40BE0">
        <w:rPr>
          <w:rFonts w:ascii="Courier New" w:hAnsi="Courier New" w:cs="Courier New"/>
          <w:sz w:val="20"/>
          <w:szCs w:val="20"/>
        </w:rPr>
        <w:t>memfence</w:t>
      </w:r>
      <w:r w:rsidR="002860E1">
        <w:t xml:space="preserve"> synchronize with both the group and global segment.</w:t>
      </w:r>
      <w:r>
        <w:t xml:space="preserve"> See </w:t>
      </w:r>
      <w:r>
        <w:rPr>
          <w:rStyle w:val="xref1"/>
        </w:rPr>
        <w:t>18.3.19. BrigMemoryScope (</w:t>
      </w:r>
      <w:r w:rsidR="009A76EE" w:rsidRPr="008A5E4E">
        <w:fldChar w:fldCharType="begin"/>
      </w:r>
      <w:r w:rsidR="008A5E4E">
        <w:instrText xml:space="preserve"> PAGEREF _Ref-938295553 \p \h  \* MERGEFORMAT </w:instrText>
      </w:r>
      <w:r w:rsidR="009A76EE" w:rsidRPr="008A5E4E">
        <w:fldChar w:fldCharType="separate"/>
      </w:r>
      <w:r w:rsidR="00533AF0" w:rsidRPr="00533AF0">
        <w:rPr>
          <w:rStyle w:val="xref1"/>
          <w:noProof/>
        </w:rPr>
        <w:t>on</w:t>
      </w:r>
      <w:r w:rsidR="00533AF0">
        <w:rPr>
          <w:noProof/>
        </w:rPr>
        <w:t xml:space="preserve"> page 316</w:t>
      </w:r>
      <w:r w:rsidR="009A76EE" w:rsidRPr="008A5E4E">
        <w:rPr>
          <w:rStyle w:val="xref1"/>
        </w:rPr>
        <w:fldChar w:fldCharType="end"/>
      </w:r>
      <w:r>
        <w:rPr>
          <w:rStyle w:val="xref1"/>
        </w:rPr>
        <w:t>)</w:t>
      </w:r>
      <w:r>
        <w:t>.</w:t>
      </w:r>
    </w:p>
    <w:p w14:paraId="7E9B47F1" w14:textId="2FCDD0B2" w:rsidR="008A5E4E" w:rsidRDefault="0065745B">
      <w:pPr>
        <w:pStyle w:val="li"/>
        <w:numPr>
          <w:ilvl w:val="0"/>
          <w:numId w:val="283"/>
        </w:numPr>
        <w:spacing w:after="320"/>
        <w:ind w:left="600"/>
      </w:pPr>
      <w:r>
        <w:rPr>
          <w:rStyle w:val="code1"/>
        </w:rPr>
        <w:t>BrigMemoryScope8_t imageSegmentMemoryScope</w:t>
      </w:r>
      <w:r>
        <w:t xml:space="preserve"> — Memory scope for the image segment of the memory fence operation. The image segment is not one of the regular segments, but is implicitly used by the image operations to access image data. </w:t>
      </w:r>
      <w:r w:rsidR="00342DCB">
        <w:t>M</w:t>
      </w:r>
      <w:r>
        <w:t xml:space="preserve">ust be </w:t>
      </w:r>
      <w:r>
        <w:rPr>
          <w:rStyle w:val="code1"/>
        </w:rPr>
        <w:t>BRIG_MEMORY_SCOPE_NONE</w:t>
      </w:r>
      <w:r w:rsidR="00342DCB">
        <w:t xml:space="preserve"> as </w:t>
      </w:r>
      <w:r w:rsidR="00342DCB">
        <w:rPr>
          <w:rStyle w:val="code1"/>
        </w:rPr>
        <w:t>memfence</w:t>
      </w:r>
      <w:r w:rsidR="00342DCB">
        <w:t xml:space="preserve"> does not currently support synchronizing with the image segment</w:t>
      </w:r>
      <w:r>
        <w:t xml:space="preserve">. See </w:t>
      </w:r>
      <w:r>
        <w:rPr>
          <w:rStyle w:val="xref1"/>
        </w:rPr>
        <w:t>18.3.19. BrigMemoryScope (</w:t>
      </w:r>
      <w:r w:rsidR="009A76EE" w:rsidRPr="008A5E4E">
        <w:fldChar w:fldCharType="begin"/>
      </w:r>
      <w:r w:rsidR="008A5E4E">
        <w:instrText xml:space="preserve"> PAGEREF _Ref-938295553 \p \h  \* MERGEFORMAT </w:instrText>
      </w:r>
      <w:r w:rsidR="009A76EE" w:rsidRPr="008A5E4E">
        <w:fldChar w:fldCharType="separate"/>
      </w:r>
      <w:r w:rsidR="00533AF0" w:rsidRPr="00533AF0">
        <w:rPr>
          <w:rStyle w:val="xref1"/>
          <w:noProof/>
        </w:rPr>
        <w:t>on</w:t>
      </w:r>
      <w:r w:rsidR="00533AF0">
        <w:rPr>
          <w:noProof/>
        </w:rPr>
        <w:t xml:space="preserve"> page 316</w:t>
      </w:r>
      <w:r w:rsidR="009A76EE" w:rsidRPr="008A5E4E">
        <w:rPr>
          <w:rStyle w:val="xref1"/>
        </w:rPr>
        <w:fldChar w:fldCharType="end"/>
      </w:r>
      <w:r>
        <w:rPr>
          <w:rStyle w:val="xref1"/>
        </w:rPr>
        <w:t>)</w:t>
      </w:r>
      <w:r>
        <w:t>.</w:t>
      </w:r>
    </w:p>
    <w:p w14:paraId="2623D978" w14:textId="77777777" w:rsidR="008A5E4E" w:rsidRDefault="0065745B">
      <w:pPr>
        <w:pStyle w:val="h4"/>
      </w:pPr>
      <w:bookmarkStart w:id="1222" w:name="_Toc396034492"/>
      <w:r>
        <w:t xml:space="preserve">18.5.2.12 </w:t>
      </w:r>
      <w:bookmarkStart w:id="1223" w:name="_Ref-18088218"/>
      <w:r>
        <w:t>BrigInstMod</w:t>
      </w:r>
      <w:bookmarkEnd w:id="1222"/>
      <w:bookmarkEnd w:id="1223"/>
    </w:p>
    <w:p w14:paraId="485AA03E" w14:textId="77777777" w:rsidR="008A5E4E" w:rsidRDefault="0065745B">
      <w:pPr>
        <w:pStyle w:val="p"/>
      </w:pPr>
      <w:r>
        <w:t xml:space="preserve">The </w:t>
      </w:r>
      <w:r>
        <w:rPr>
          <w:rStyle w:val="code1"/>
        </w:rPr>
        <w:t>BrigInstMod</w:t>
      </w:r>
      <w:r>
        <w:t xml:space="preserve"> format is used for ALU operations with a modifier. </w:t>
      </w:r>
    </w:p>
    <w:p w14:paraId="57C24795" w14:textId="77777777" w:rsidR="008A5E4E" w:rsidRDefault="0065745B">
      <w:pPr>
        <w:pStyle w:val="pNoPageBreakAfter"/>
      </w:pPr>
      <w:r>
        <w:t>Syntax is:</w:t>
      </w:r>
    </w:p>
    <w:p w14:paraId="53410FE5" w14:textId="0A384DB2" w:rsidR="008A5E4E" w:rsidRDefault="0065745B">
      <w:pPr>
        <w:pStyle w:val="pre"/>
      </w:pPr>
      <w:r>
        <w:t>struct BrigInstMod {</w:t>
      </w:r>
      <w:r>
        <w:br/>
        <w:t xml:space="preserve">   BrigInstBase base;</w:t>
      </w:r>
      <w:r>
        <w:br/>
        <w:t xml:space="preserve">   BrigAluModifier</w:t>
      </w:r>
      <w:r w:rsidR="000F06C2">
        <w:t>8</w:t>
      </w:r>
      <w:r>
        <w:t>_t modifier;</w:t>
      </w:r>
      <w:r w:rsidR="000F06C2">
        <w:br/>
      </w:r>
      <w:r w:rsidR="000F06C2" w:rsidRPr="00042AFF">
        <w:t xml:space="preserve"> </w:t>
      </w:r>
      <w:r w:rsidR="000F06C2">
        <w:t xml:space="preserve"> </w:t>
      </w:r>
      <w:r w:rsidR="000F06C2" w:rsidRPr="00042AFF">
        <w:t xml:space="preserve"> BrigRound8_t round;</w:t>
      </w:r>
      <w:r>
        <w:br/>
        <w:t xml:space="preserve">   BrigPack8_t pack;</w:t>
      </w:r>
      <w:r>
        <w:br/>
        <w:t xml:space="preserve">   uint8_t reserved;</w:t>
      </w:r>
      <w:r>
        <w:br/>
        <w:t xml:space="preserve"> };  </w:t>
      </w:r>
    </w:p>
    <w:p w14:paraId="020BAC32" w14:textId="77777777" w:rsidR="008A5E4E" w:rsidRDefault="0065745B">
      <w:pPr>
        <w:pStyle w:val="pNoPageBreakAfter"/>
      </w:pPr>
      <w:r>
        <w:t>Fields are:</w:t>
      </w:r>
    </w:p>
    <w:p w14:paraId="14D9B223" w14:textId="77777777" w:rsidR="008A5E4E" w:rsidRDefault="0065745B">
      <w:pPr>
        <w:pStyle w:val="li"/>
        <w:numPr>
          <w:ilvl w:val="0"/>
          <w:numId w:val="284"/>
        </w:numPr>
        <w:spacing w:before="320"/>
        <w:ind w:left="600"/>
      </w:pPr>
      <w:r>
        <w:rPr>
          <w:rStyle w:val="code1"/>
        </w:rPr>
        <w:t>BrigInstBase base</w:t>
      </w:r>
      <w:r>
        <w:t xml:space="preserve"> — </w:t>
      </w:r>
      <w:r>
        <w:rPr>
          <w:rStyle w:val="code1"/>
        </w:rPr>
        <w:t>base.base.kind</w:t>
      </w:r>
      <w:r>
        <w:t xml:space="preserve"> must be </w:t>
      </w:r>
      <w:r>
        <w:rPr>
          <w:rStyle w:val="code1"/>
        </w:rPr>
        <w:t>BRIG_KIND_INST_MOD</w:t>
      </w:r>
      <w:r>
        <w:t xml:space="preserve">. </w:t>
      </w:r>
      <w:r>
        <w:rPr>
          <w:rStyle w:val="code1"/>
        </w:rPr>
        <w:t>base.type</w:t>
      </w:r>
      <w:r>
        <w:t xml:space="preserve"> must be the data type of the destination of the operation.</w:t>
      </w:r>
    </w:p>
    <w:p w14:paraId="7E93B67D" w14:textId="2698DD04" w:rsidR="008A5E4E" w:rsidRDefault="0065745B">
      <w:pPr>
        <w:pStyle w:val="li"/>
        <w:numPr>
          <w:ilvl w:val="0"/>
          <w:numId w:val="284"/>
        </w:numPr>
        <w:ind w:left="600"/>
      </w:pPr>
      <w:r>
        <w:rPr>
          <w:rStyle w:val="code1"/>
        </w:rPr>
        <w:t>BrigAluModifier</w:t>
      </w:r>
      <w:r w:rsidR="000F06C2">
        <w:rPr>
          <w:rStyle w:val="code1"/>
        </w:rPr>
        <w:t>8</w:t>
      </w:r>
      <w:r>
        <w:rPr>
          <w:rStyle w:val="code1"/>
        </w:rPr>
        <w:t>_t modifier</w:t>
      </w:r>
      <w:r>
        <w:t xml:space="preserve"> — The modifier flags for this operation. See </w:t>
      </w:r>
      <w:r>
        <w:rPr>
          <w:rStyle w:val="xref1"/>
        </w:rPr>
        <w:t>18.3.4. BrigAluModifierMask (</w:t>
      </w:r>
      <w:r w:rsidR="009A76EE" w:rsidRPr="008A5E4E">
        <w:fldChar w:fldCharType="begin"/>
      </w:r>
      <w:r w:rsidR="008A5E4E">
        <w:instrText xml:space="preserve"> PAGEREF _Ref29739560 \p \h  \* MERGEFORMAT </w:instrText>
      </w:r>
      <w:r w:rsidR="009A76EE" w:rsidRPr="008A5E4E">
        <w:fldChar w:fldCharType="separate"/>
      </w:r>
      <w:r w:rsidR="00533AF0" w:rsidRPr="00533AF0">
        <w:rPr>
          <w:rStyle w:val="xref1"/>
          <w:noProof/>
        </w:rPr>
        <w:t>on</w:t>
      </w:r>
      <w:r w:rsidR="00533AF0">
        <w:rPr>
          <w:noProof/>
        </w:rPr>
        <w:t xml:space="preserve"> page 310</w:t>
      </w:r>
      <w:r w:rsidR="009A76EE" w:rsidRPr="008A5E4E">
        <w:rPr>
          <w:rStyle w:val="xref1"/>
        </w:rPr>
        <w:fldChar w:fldCharType="end"/>
      </w:r>
      <w:r>
        <w:rPr>
          <w:rStyle w:val="xref1"/>
        </w:rPr>
        <w:t>)</w:t>
      </w:r>
      <w:r>
        <w:t>.</w:t>
      </w:r>
    </w:p>
    <w:p w14:paraId="48350306" w14:textId="2BFB2548" w:rsidR="000F06C2" w:rsidRPr="000F06C2" w:rsidRDefault="000F06C2">
      <w:pPr>
        <w:pStyle w:val="li"/>
        <w:numPr>
          <w:ilvl w:val="0"/>
          <w:numId w:val="284"/>
        </w:numPr>
        <w:ind w:left="600"/>
        <w:rPr>
          <w:rStyle w:val="code1"/>
          <w:rFonts w:ascii="Cambria" w:hAnsi="Cambria" w:cs="Cambria"/>
          <w:sz w:val="22"/>
          <w:szCs w:val="22"/>
        </w:rPr>
      </w:pPr>
      <w:r>
        <w:rPr>
          <w:rStyle w:val="code1"/>
        </w:rPr>
        <w:t>BrigRound8_t round</w:t>
      </w:r>
      <w:r>
        <w:t xml:space="preserve"> — Rounding mode. See </w:t>
      </w:r>
      <w:r>
        <w:rPr>
          <w:rStyle w:val="xref1"/>
        </w:rPr>
        <w:t>18.3.24. BrigRound (</w:t>
      </w:r>
      <w:r w:rsidRPr="008A5E4E">
        <w:fldChar w:fldCharType="begin"/>
      </w:r>
      <w:r>
        <w:instrText xml:space="preserve"> PAGEREF _Ref1692571006 \p \h  \* MERGEFORMAT </w:instrText>
      </w:r>
      <w:r w:rsidRPr="008A5E4E">
        <w:fldChar w:fldCharType="separate"/>
      </w:r>
      <w:r w:rsidRPr="00533AF0">
        <w:rPr>
          <w:rStyle w:val="xref1"/>
          <w:noProof/>
        </w:rPr>
        <w:t>on</w:t>
      </w:r>
      <w:r>
        <w:rPr>
          <w:noProof/>
        </w:rPr>
        <w:t xml:space="preserve"> page 319</w:t>
      </w:r>
      <w:r w:rsidRPr="008A5E4E">
        <w:rPr>
          <w:rStyle w:val="xref1"/>
        </w:rPr>
        <w:fldChar w:fldCharType="end"/>
      </w:r>
      <w:r>
        <w:rPr>
          <w:rStyle w:val="xref1"/>
        </w:rPr>
        <w:t>).</w:t>
      </w:r>
    </w:p>
    <w:p w14:paraId="03CCDF16" w14:textId="77777777" w:rsidR="008A5E4E" w:rsidRDefault="0065745B">
      <w:pPr>
        <w:pStyle w:val="li"/>
        <w:numPr>
          <w:ilvl w:val="0"/>
          <w:numId w:val="284"/>
        </w:numPr>
        <w:ind w:left="600"/>
      </w:pPr>
      <w:r>
        <w:rPr>
          <w:rStyle w:val="code1"/>
        </w:rPr>
        <w:t>BrigPack8_t pack</w:t>
      </w:r>
      <w:r>
        <w:t xml:space="preserve"> — Packing control. If the operation does not have a packing modifier, this must be set to </w:t>
      </w:r>
      <w:r>
        <w:rPr>
          <w:rStyle w:val="code1"/>
        </w:rPr>
        <w:t>BRIG_PACK_NONE</w:t>
      </w:r>
      <w:r>
        <w:t xml:space="preserve">. See </w:t>
      </w:r>
      <w:r>
        <w:rPr>
          <w:rStyle w:val="xref1"/>
        </w:rPr>
        <w:t>18.3.21. BrigPack (</w:t>
      </w:r>
      <w:r w:rsidR="009A76EE" w:rsidRPr="008A5E4E">
        <w:fldChar w:fldCharType="begin"/>
      </w:r>
      <w:r w:rsidR="008A5E4E">
        <w:instrText xml:space="preserve"> PAGEREF _Ref-1348503112 \p \h  \* MERGEFORMAT </w:instrText>
      </w:r>
      <w:r w:rsidR="009A76EE" w:rsidRPr="008A5E4E">
        <w:fldChar w:fldCharType="separate"/>
      </w:r>
      <w:r w:rsidR="00533AF0" w:rsidRPr="00533AF0">
        <w:rPr>
          <w:rStyle w:val="xref1"/>
          <w:noProof/>
        </w:rPr>
        <w:t>on</w:t>
      </w:r>
      <w:r w:rsidR="00533AF0">
        <w:rPr>
          <w:noProof/>
        </w:rPr>
        <w:t xml:space="preserve"> page 319</w:t>
      </w:r>
      <w:r w:rsidR="009A76EE" w:rsidRPr="008A5E4E">
        <w:rPr>
          <w:rStyle w:val="xref1"/>
        </w:rPr>
        <w:fldChar w:fldCharType="end"/>
      </w:r>
      <w:r>
        <w:rPr>
          <w:rStyle w:val="xref1"/>
        </w:rPr>
        <w:t>)</w:t>
      </w:r>
      <w:r>
        <w:t>.</w:t>
      </w:r>
    </w:p>
    <w:p w14:paraId="65970444" w14:textId="77777777" w:rsidR="008A5E4E" w:rsidRDefault="0065745B">
      <w:pPr>
        <w:pStyle w:val="li"/>
        <w:numPr>
          <w:ilvl w:val="0"/>
          <w:numId w:val="284"/>
        </w:numPr>
        <w:spacing w:after="320"/>
        <w:ind w:left="600"/>
      </w:pPr>
      <w:r>
        <w:rPr>
          <w:rStyle w:val="code1"/>
        </w:rPr>
        <w:t>uint8_t reserved</w:t>
      </w:r>
      <w:r>
        <w:t xml:space="preserve"> — Must be 0. </w:t>
      </w:r>
    </w:p>
    <w:p w14:paraId="6D8B8429" w14:textId="77777777" w:rsidR="008A5E4E" w:rsidRDefault="0065745B">
      <w:pPr>
        <w:pStyle w:val="h4"/>
      </w:pPr>
      <w:bookmarkStart w:id="1224" w:name="_Toc396034493"/>
      <w:r>
        <w:t xml:space="preserve">18.5.2.13 </w:t>
      </w:r>
      <w:bookmarkStart w:id="1225" w:name="_Ref-452599506"/>
      <w:r>
        <w:t>BrigInstQueryImage</w:t>
      </w:r>
      <w:bookmarkEnd w:id="1224"/>
      <w:bookmarkEnd w:id="1225"/>
    </w:p>
    <w:p w14:paraId="1C5A0279" w14:textId="77777777" w:rsidR="008A5E4E" w:rsidRDefault="0065745B">
      <w:pPr>
        <w:pStyle w:val="p"/>
      </w:pPr>
      <w:r>
        <w:t xml:space="preserve">The </w:t>
      </w:r>
      <w:r>
        <w:rPr>
          <w:rStyle w:val="code1"/>
        </w:rPr>
        <w:t>BrigInstQueryImage</w:t>
      </w:r>
      <w:r>
        <w:t xml:space="preserve"> format is used for the </w:t>
      </w:r>
      <w:r>
        <w:rPr>
          <w:rStyle w:val="code1"/>
        </w:rPr>
        <w:t>queryimage</w:t>
      </w:r>
      <w:r>
        <w:t xml:space="preserve"> operation. </w:t>
      </w:r>
    </w:p>
    <w:p w14:paraId="441D8CE3" w14:textId="77777777" w:rsidR="008A5E4E" w:rsidRDefault="0065745B">
      <w:pPr>
        <w:pStyle w:val="pNoPageBreakAfter"/>
      </w:pPr>
      <w:r>
        <w:t>Syntax is:</w:t>
      </w:r>
    </w:p>
    <w:p w14:paraId="3CB2AB65" w14:textId="77777777" w:rsidR="008A5E4E" w:rsidRDefault="0065745B">
      <w:pPr>
        <w:pStyle w:val="pre"/>
      </w:pPr>
      <w:r>
        <w:t>struct BrigInstQueryImage {</w:t>
      </w:r>
      <w:r>
        <w:br/>
        <w:t xml:space="preserve">   BrigInstBase base;</w:t>
      </w:r>
      <w:r>
        <w:br/>
        <w:t xml:space="preserve">   BrigType16_t imageType;</w:t>
      </w:r>
      <w:r>
        <w:br/>
        <w:t xml:space="preserve">   BrigImageGeometry8_t geometry;</w:t>
      </w:r>
      <w:r>
        <w:br/>
        <w:t xml:space="preserve">   BrigImageQuery8_t query;</w:t>
      </w:r>
      <w:r>
        <w:br/>
        <w:t xml:space="preserve"> };</w:t>
      </w:r>
    </w:p>
    <w:p w14:paraId="2D660DBF" w14:textId="77777777" w:rsidR="008A5E4E" w:rsidRDefault="0065745B">
      <w:pPr>
        <w:pStyle w:val="pNoPageBreakAfter"/>
      </w:pPr>
      <w:r>
        <w:t>Fields are:</w:t>
      </w:r>
    </w:p>
    <w:p w14:paraId="3F2A19E0" w14:textId="77777777" w:rsidR="008A5E4E" w:rsidRDefault="0065745B">
      <w:pPr>
        <w:pStyle w:val="li"/>
        <w:numPr>
          <w:ilvl w:val="0"/>
          <w:numId w:val="285"/>
        </w:numPr>
        <w:spacing w:before="320"/>
        <w:ind w:left="600"/>
      </w:pPr>
      <w:r>
        <w:rPr>
          <w:rStyle w:val="code1"/>
        </w:rPr>
        <w:t>BrigInstBase base</w:t>
      </w:r>
      <w:r>
        <w:t xml:space="preserve"> — </w:t>
      </w:r>
      <w:r>
        <w:rPr>
          <w:rStyle w:val="code1"/>
        </w:rPr>
        <w:t>base.base.kind</w:t>
      </w:r>
      <w:r>
        <w:t xml:space="preserve"> must be </w:t>
      </w:r>
      <w:r>
        <w:rPr>
          <w:rStyle w:val="code1"/>
        </w:rPr>
        <w:t>BRIG_KIND_INST_QUERY_IMAGE</w:t>
      </w:r>
      <w:r>
        <w:t xml:space="preserve">. </w:t>
      </w:r>
      <w:r>
        <w:rPr>
          <w:rStyle w:val="code1"/>
        </w:rPr>
        <w:t>base.type</w:t>
      </w:r>
      <w:r>
        <w:t xml:space="preserve"> must be the data type of the destination of the query operation.</w:t>
      </w:r>
    </w:p>
    <w:p w14:paraId="4D2F76C6" w14:textId="21506EBD" w:rsidR="008A5E4E" w:rsidRDefault="0065745B">
      <w:pPr>
        <w:pStyle w:val="li"/>
        <w:numPr>
          <w:ilvl w:val="0"/>
          <w:numId w:val="285"/>
        </w:numPr>
        <w:ind w:left="600"/>
      </w:pPr>
      <w:r>
        <w:rPr>
          <w:rStyle w:val="code1"/>
        </w:rPr>
        <w:t>BrigType16_t imageType</w:t>
      </w:r>
      <w:r>
        <w:t xml:space="preserve"> — Type of the image. Must be </w:t>
      </w:r>
      <w:r>
        <w:rPr>
          <w:rStyle w:val="code1"/>
        </w:rPr>
        <w:t>BRIG_</w:t>
      </w:r>
      <w:r w:rsidR="00667927">
        <w:rPr>
          <w:rStyle w:val="code1"/>
        </w:rPr>
        <w:t>TYPE</w:t>
      </w:r>
      <w:r>
        <w:rPr>
          <w:rStyle w:val="code1"/>
        </w:rPr>
        <w:t>_ROIMG</w:t>
      </w:r>
      <w:r>
        <w:t xml:space="preserve">, </w:t>
      </w:r>
      <w:r>
        <w:rPr>
          <w:rStyle w:val="code1"/>
        </w:rPr>
        <w:t>BRIG_</w:t>
      </w:r>
      <w:r w:rsidR="00027F67">
        <w:rPr>
          <w:rStyle w:val="code1"/>
        </w:rPr>
        <w:t>TYPE</w:t>
      </w:r>
      <w:r>
        <w:rPr>
          <w:rStyle w:val="code1"/>
        </w:rPr>
        <w:t>_WOIMG</w:t>
      </w:r>
      <w:r>
        <w:t xml:space="preserve"> or </w:t>
      </w:r>
      <w:r>
        <w:rPr>
          <w:rStyle w:val="code1"/>
        </w:rPr>
        <w:t>BRIG_</w:t>
      </w:r>
      <w:r w:rsidR="00667927">
        <w:rPr>
          <w:rStyle w:val="code1"/>
        </w:rPr>
        <w:t>TYPE</w:t>
      </w:r>
      <w:r>
        <w:rPr>
          <w:rStyle w:val="code1"/>
        </w:rPr>
        <w:t>_RWIMG</w:t>
      </w:r>
      <w:r>
        <w:t>.</w:t>
      </w:r>
    </w:p>
    <w:p w14:paraId="30EC5FF3" w14:textId="77777777" w:rsidR="008A5E4E" w:rsidRDefault="0065745B">
      <w:pPr>
        <w:pStyle w:val="li"/>
        <w:numPr>
          <w:ilvl w:val="0"/>
          <w:numId w:val="285"/>
        </w:numPr>
        <w:ind w:left="600"/>
      </w:pPr>
      <w:r>
        <w:rPr>
          <w:rStyle w:val="code1"/>
        </w:rPr>
        <w:t>BrigImageGeometry8_t geometry</w:t>
      </w:r>
      <w:r>
        <w:t xml:space="preserve"> — Image geometry. See </w:t>
      </w:r>
      <w:r>
        <w:rPr>
          <w:rStyle w:val="xref1"/>
        </w:rPr>
        <w:t>18.3.12. BrigImageGeometry (</w:t>
      </w:r>
      <w:r w:rsidR="009A76EE" w:rsidRPr="008A5E4E">
        <w:fldChar w:fldCharType="begin"/>
      </w:r>
      <w:r w:rsidR="008A5E4E">
        <w:instrText xml:space="preserve"> PAGEREF _Ref355223395 \p \h  \* MERGEFORMAT </w:instrText>
      </w:r>
      <w:r w:rsidR="009A76EE" w:rsidRPr="008A5E4E">
        <w:fldChar w:fldCharType="separate"/>
      </w:r>
      <w:r w:rsidR="00533AF0" w:rsidRPr="00533AF0">
        <w:rPr>
          <w:rStyle w:val="xref1"/>
          <w:noProof/>
        </w:rPr>
        <w:t>on</w:t>
      </w:r>
      <w:r w:rsidR="00533AF0">
        <w:rPr>
          <w:noProof/>
        </w:rPr>
        <w:t xml:space="preserve"> page 314</w:t>
      </w:r>
      <w:r w:rsidR="009A76EE" w:rsidRPr="008A5E4E">
        <w:rPr>
          <w:rStyle w:val="xref1"/>
        </w:rPr>
        <w:fldChar w:fldCharType="end"/>
      </w:r>
      <w:r>
        <w:rPr>
          <w:rStyle w:val="xref1"/>
        </w:rPr>
        <w:t>)</w:t>
      </w:r>
      <w:r>
        <w:t>.</w:t>
      </w:r>
    </w:p>
    <w:p w14:paraId="7729B4D5" w14:textId="77777777" w:rsidR="008A5E4E" w:rsidRDefault="0065745B">
      <w:pPr>
        <w:pStyle w:val="li"/>
        <w:numPr>
          <w:ilvl w:val="0"/>
          <w:numId w:val="285"/>
        </w:numPr>
        <w:spacing w:after="320"/>
        <w:ind w:left="600"/>
      </w:pPr>
      <w:r>
        <w:rPr>
          <w:rStyle w:val="code1"/>
        </w:rPr>
        <w:t>BrigImageQuery8_t query</w:t>
      </w:r>
      <w:r>
        <w:t xml:space="preserve"> — Image property being queried. See </w:t>
      </w:r>
      <w:r>
        <w:rPr>
          <w:rStyle w:val="xref1"/>
        </w:rPr>
        <w:t>18.3.13. BrigImageQuery (</w:t>
      </w:r>
      <w:r w:rsidR="009A76EE" w:rsidRPr="008A5E4E">
        <w:fldChar w:fldCharType="begin"/>
      </w:r>
      <w:r w:rsidR="008A5E4E">
        <w:instrText xml:space="preserve"> PAGEREF _Ref1475834875 \p \h  \* MERGEFORMAT </w:instrText>
      </w:r>
      <w:r w:rsidR="009A76EE" w:rsidRPr="008A5E4E">
        <w:fldChar w:fldCharType="separate"/>
      </w:r>
      <w:r w:rsidR="00533AF0" w:rsidRPr="00533AF0">
        <w:rPr>
          <w:rStyle w:val="xref1"/>
          <w:noProof/>
        </w:rPr>
        <w:t>on</w:t>
      </w:r>
      <w:r w:rsidR="00533AF0">
        <w:rPr>
          <w:noProof/>
        </w:rPr>
        <w:t xml:space="preserve"> page 314</w:t>
      </w:r>
      <w:r w:rsidR="009A76EE" w:rsidRPr="008A5E4E">
        <w:rPr>
          <w:rStyle w:val="xref1"/>
        </w:rPr>
        <w:fldChar w:fldCharType="end"/>
      </w:r>
      <w:r>
        <w:rPr>
          <w:rStyle w:val="xref1"/>
        </w:rPr>
        <w:t>)</w:t>
      </w:r>
      <w:r>
        <w:t>.</w:t>
      </w:r>
    </w:p>
    <w:p w14:paraId="160B3B21" w14:textId="77777777" w:rsidR="008A5E4E" w:rsidRDefault="0065745B">
      <w:pPr>
        <w:pStyle w:val="h4"/>
      </w:pPr>
      <w:bookmarkStart w:id="1226" w:name="_Toc396034494"/>
      <w:r>
        <w:t xml:space="preserve">18.5.2.14 </w:t>
      </w:r>
      <w:bookmarkStart w:id="1227" w:name="_Ref597747539"/>
      <w:r>
        <w:t>BrigInstQuerySampler</w:t>
      </w:r>
      <w:bookmarkEnd w:id="1226"/>
      <w:bookmarkEnd w:id="1227"/>
    </w:p>
    <w:p w14:paraId="47E81C42" w14:textId="77777777" w:rsidR="008A5E4E" w:rsidRDefault="0065745B">
      <w:pPr>
        <w:pStyle w:val="p"/>
      </w:pPr>
      <w:r>
        <w:t xml:space="preserve">The </w:t>
      </w:r>
      <w:r>
        <w:rPr>
          <w:rStyle w:val="code1"/>
        </w:rPr>
        <w:t>BrigInstQuerySampler</w:t>
      </w:r>
      <w:r>
        <w:t xml:space="preserve"> format is used for the </w:t>
      </w:r>
      <w:r>
        <w:rPr>
          <w:rStyle w:val="code1"/>
        </w:rPr>
        <w:t>querysampler</w:t>
      </w:r>
      <w:r>
        <w:t xml:space="preserve"> operation. </w:t>
      </w:r>
    </w:p>
    <w:p w14:paraId="2E90DD74" w14:textId="77777777" w:rsidR="008A5E4E" w:rsidRDefault="0065745B">
      <w:pPr>
        <w:pStyle w:val="pNoPageBreakAfter"/>
      </w:pPr>
      <w:r>
        <w:t>Syntax is:</w:t>
      </w:r>
    </w:p>
    <w:p w14:paraId="068C7DF1" w14:textId="77777777" w:rsidR="008A5E4E" w:rsidRDefault="0065745B">
      <w:pPr>
        <w:pStyle w:val="pre"/>
      </w:pPr>
      <w:r>
        <w:t>struct BrigInstQuerySampler {</w:t>
      </w:r>
      <w:r>
        <w:br/>
        <w:t xml:space="preserve">   BrigInstBase base;</w:t>
      </w:r>
      <w:r>
        <w:br/>
        <w:t xml:space="preserve">   BrigSamplerQuery8_t query;</w:t>
      </w:r>
      <w:r>
        <w:br/>
        <w:t xml:space="preserve">   uint8_t reserved[3];</w:t>
      </w:r>
      <w:r>
        <w:br/>
        <w:t xml:space="preserve"> };</w:t>
      </w:r>
    </w:p>
    <w:p w14:paraId="56C82F03" w14:textId="77777777" w:rsidR="008A5E4E" w:rsidRDefault="0065745B">
      <w:pPr>
        <w:pStyle w:val="pNoPageBreakAfter"/>
      </w:pPr>
      <w:r>
        <w:t>Fields are:</w:t>
      </w:r>
    </w:p>
    <w:p w14:paraId="58C06339" w14:textId="77777777" w:rsidR="008A5E4E" w:rsidRDefault="0065745B">
      <w:pPr>
        <w:pStyle w:val="li"/>
        <w:numPr>
          <w:ilvl w:val="0"/>
          <w:numId w:val="286"/>
        </w:numPr>
        <w:spacing w:before="320"/>
        <w:ind w:left="600"/>
      </w:pPr>
      <w:r>
        <w:rPr>
          <w:rStyle w:val="code1"/>
        </w:rPr>
        <w:t>BrigInstBase base</w:t>
      </w:r>
      <w:r>
        <w:t xml:space="preserve"> — </w:t>
      </w:r>
      <w:r>
        <w:rPr>
          <w:rStyle w:val="code1"/>
        </w:rPr>
        <w:t>base.base.kind</w:t>
      </w:r>
      <w:r>
        <w:t xml:space="preserve"> must be </w:t>
      </w:r>
      <w:r>
        <w:rPr>
          <w:rStyle w:val="code1"/>
        </w:rPr>
        <w:t>BRIG_KIND_INST_QUERY_SAMPLER</w:t>
      </w:r>
      <w:r>
        <w:t xml:space="preserve">. </w:t>
      </w:r>
      <w:r>
        <w:rPr>
          <w:rStyle w:val="code1"/>
        </w:rPr>
        <w:t>base.type</w:t>
      </w:r>
      <w:r>
        <w:t xml:space="preserve"> must be the data type of the destination of the sampler operation.</w:t>
      </w:r>
    </w:p>
    <w:p w14:paraId="67AB7971" w14:textId="77777777" w:rsidR="008A5E4E" w:rsidRDefault="0065745B">
      <w:pPr>
        <w:pStyle w:val="li"/>
        <w:numPr>
          <w:ilvl w:val="0"/>
          <w:numId w:val="286"/>
        </w:numPr>
        <w:spacing w:after="320"/>
        <w:ind w:left="600"/>
      </w:pPr>
      <w:r>
        <w:rPr>
          <w:rStyle w:val="code1"/>
        </w:rPr>
        <w:t>BrigSamplerQuery8_t query</w:t>
      </w:r>
      <w:r>
        <w:t xml:space="preserve"> — Sampler property being queried. See </w:t>
      </w:r>
      <w:r>
        <w:rPr>
          <w:rStyle w:val="xref1"/>
        </w:rPr>
        <w:t>18.3.28. BrigSamplerQuery (</w:t>
      </w:r>
      <w:r w:rsidR="009A76EE" w:rsidRPr="008A5E4E">
        <w:fldChar w:fldCharType="begin"/>
      </w:r>
      <w:r w:rsidR="008A5E4E">
        <w:instrText xml:space="preserve"> PAGEREF _Ref-366282006 \p \h  \* MERGEFORMAT </w:instrText>
      </w:r>
      <w:r w:rsidR="009A76EE" w:rsidRPr="008A5E4E">
        <w:fldChar w:fldCharType="separate"/>
      </w:r>
      <w:r w:rsidR="00533AF0" w:rsidRPr="00533AF0">
        <w:rPr>
          <w:rStyle w:val="xref1"/>
          <w:noProof/>
        </w:rPr>
        <w:t>on</w:t>
      </w:r>
      <w:r w:rsidR="00533AF0">
        <w:rPr>
          <w:noProof/>
        </w:rPr>
        <w:t xml:space="preserve"> page 321</w:t>
      </w:r>
      <w:r w:rsidR="009A76EE" w:rsidRPr="008A5E4E">
        <w:rPr>
          <w:rStyle w:val="xref1"/>
        </w:rPr>
        <w:fldChar w:fldCharType="end"/>
      </w:r>
      <w:r>
        <w:rPr>
          <w:rStyle w:val="xref1"/>
        </w:rPr>
        <w:t>)</w:t>
      </w:r>
      <w:r>
        <w:t>.</w:t>
      </w:r>
    </w:p>
    <w:p w14:paraId="360E57CF" w14:textId="7B4CB071" w:rsidR="0031206C" w:rsidRDefault="0031206C">
      <w:pPr>
        <w:pStyle w:val="li"/>
        <w:numPr>
          <w:ilvl w:val="0"/>
          <w:numId w:val="286"/>
        </w:numPr>
        <w:spacing w:after="320"/>
        <w:ind w:left="600"/>
      </w:pPr>
      <w:r>
        <w:rPr>
          <w:rStyle w:val="code1"/>
        </w:rPr>
        <w:t>uint8_t reserved[3]</w:t>
      </w:r>
      <w:r>
        <w:t xml:space="preserve"> — Must be 0.</w:t>
      </w:r>
    </w:p>
    <w:p w14:paraId="385EC7EE" w14:textId="77777777" w:rsidR="008A5E4E" w:rsidRDefault="0065745B">
      <w:pPr>
        <w:pStyle w:val="h4"/>
      </w:pPr>
      <w:bookmarkStart w:id="1228" w:name="_Toc396034495"/>
      <w:r>
        <w:t xml:space="preserve">18.5.2.15 </w:t>
      </w:r>
      <w:bookmarkStart w:id="1229" w:name="_Ref-134338359"/>
      <w:r>
        <w:t>BrigInstQueue</w:t>
      </w:r>
      <w:bookmarkEnd w:id="1228"/>
      <w:bookmarkEnd w:id="1229"/>
    </w:p>
    <w:p w14:paraId="2728D42C" w14:textId="77777777" w:rsidR="008A5E4E" w:rsidRDefault="0065745B">
      <w:pPr>
        <w:pStyle w:val="p"/>
      </w:pPr>
      <w:r>
        <w:t xml:space="preserve">The </w:t>
      </w:r>
      <w:r>
        <w:rPr>
          <w:rStyle w:val="code1"/>
        </w:rPr>
        <w:t>BrigInstQueue</w:t>
      </w:r>
      <w:r>
        <w:t xml:space="preserve"> format is used for User Mode Queue operations. </w:t>
      </w:r>
    </w:p>
    <w:p w14:paraId="6460663D" w14:textId="77777777" w:rsidR="008A5E4E" w:rsidRDefault="0065745B">
      <w:pPr>
        <w:pStyle w:val="pNoPageBreakAfter"/>
      </w:pPr>
      <w:r>
        <w:t>Syntax is:</w:t>
      </w:r>
    </w:p>
    <w:p w14:paraId="613F0C39" w14:textId="77777777" w:rsidR="008A5E4E" w:rsidRDefault="0065745B">
      <w:pPr>
        <w:pStyle w:val="pre"/>
      </w:pPr>
      <w:r>
        <w:t>struct BrigInstQueue {</w:t>
      </w:r>
      <w:r>
        <w:br/>
        <w:t xml:space="preserve">   BrigInstBase base;</w:t>
      </w:r>
      <w:r>
        <w:br/>
        <w:t xml:space="preserve">   BrigSegment8_t segment;</w:t>
      </w:r>
      <w:r>
        <w:br/>
        <w:t xml:space="preserve">   BrigMemoryOrder8_t memoryOrder;</w:t>
      </w:r>
      <w:r>
        <w:br/>
        <w:t xml:space="preserve">   uint16_t reserved;</w:t>
      </w:r>
      <w:r>
        <w:br/>
        <w:t xml:space="preserve"> };</w:t>
      </w:r>
    </w:p>
    <w:p w14:paraId="4AC4CD49" w14:textId="77777777" w:rsidR="008A5E4E" w:rsidRDefault="0065745B">
      <w:pPr>
        <w:pStyle w:val="pNoPageBreakAfter"/>
      </w:pPr>
      <w:r>
        <w:t>Fields are:</w:t>
      </w:r>
    </w:p>
    <w:p w14:paraId="7B04368B" w14:textId="5163BAB8" w:rsidR="008A5E4E" w:rsidRDefault="0065745B">
      <w:pPr>
        <w:pStyle w:val="li"/>
        <w:numPr>
          <w:ilvl w:val="0"/>
          <w:numId w:val="287"/>
        </w:numPr>
        <w:spacing w:before="320"/>
        <w:ind w:left="600"/>
      </w:pPr>
      <w:r>
        <w:rPr>
          <w:rStyle w:val="code1"/>
        </w:rPr>
        <w:t>BrigInstBase base</w:t>
      </w:r>
      <w:r>
        <w:t xml:space="preserve"> — </w:t>
      </w:r>
      <w:r>
        <w:rPr>
          <w:rStyle w:val="code1"/>
        </w:rPr>
        <w:t>base.base.kind</w:t>
      </w:r>
      <w:r>
        <w:t xml:space="preserve"> must be </w:t>
      </w:r>
      <w:r>
        <w:rPr>
          <w:rStyle w:val="code1"/>
        </w:rPr>
        <w:t>BRIG_KIND_INST_QUEUE</w:t>
      </w:r>
      <w:r>
        <w:t xml:space="preserve">. </w:t>
      </w:r>
      <w:r>
        <w:rPr>
          <w:rStyle w:val="code1"/>
        </w:rPr>
        <w:t>base.type</w:t>
      </w:r>
      <w:r>
        <w:t xml:space="preserve"> must be the data type of the destination of the </w:t>
      </w:r>
      <w:r w:rsidR="00B14132">
        <w:t>User Mode Q</w:t>
      </w:r>
      <w:r>
        <w:t>ueue operation.</w:t>
      </w:r>
    </w:p>
    <w:p w14:paraId="6BAD6835" w14:textId="77777777" w:rsidR="008A5E4E" w:rsidRDefault="0065745B">
      <w:pPr>
        <w:pStyle w:val="li"/>
        <w:numPr>
          <w:ilvl w:val="0"/>
          <w:numId w:val="287"/>
        </w:numPr>
        <w:ind w:left="600"/>
      </w:pPr>
      <w:r>
        <w:rPr>
          <w:rStyle w:val="code1"/>
        </w:rPr>
        <w:t>BrigSegment8_t segment</w:t>
      </w:r>
      <w:r>
        <w:t xml:space="preserve"> — Segment. A member of the </w:t>
      </w:r>
      <w:r>
        <w:rPr>
          <w:rStyle w:val="code1"/>
        </w:rPr>
        <w:t>BrigSegment</w:t>
      </w:r>
      <w:r>
        <w:t xml:space="preserve"> enumeration. If the operation does not specify a segment, this field must be set to </w:t>
      </w:r>
      <w:r>
        <w:rPr>
          <w:rStyle w:val="code1"/>
        </w:rPr>
        <w:t>BRIG_SEGMENT_FLAT</w:t>
      </w:r>
      <w:r>
        <w:t xml:space="preserve">. See </w:t>
      </w:r>
      <w:r>
        <w:rPr>
          <w:rStyle w:val="xref1"/>
        </w:rPr>
        <w:t>18.3.32. BrigSegment (</w:t>
      </w:r>
      <w:r w:rsidR="009A76EE" w:rsidRPr="008A5E4E">
        <w:fldChar w:fldCharType="begin"/>
      </w:r>
      <w:r w:rsidR="008A5E4E">
        <w:instrText xml:space="preserve"> PAGEREF _Ref-846248380 \p \h  \* MERGEFORMAT </w:instrText>
      </w:r>
      <w:r w:rsidR="009A76EE" w:rsidRPr="008A5E4E">
        <w:fldChar w:fldCharType="separate"/>
      </w:r>
      <w:r w:rsidR="00533AF0" w:rsidRPr="00533AF0">
        <w:rPr>
          <w:rStyle w:val="xref1"/>
          <w:noProof/>
        </w:rPr>
        <w:t>on</w:t>
      </w:r>
      <w:r w:rsidR="00533AF0">
        <w:rPr>
          <w:noProof/>
        </w:rPr>
        <w:t xml:space="preserve"> page 322</w:t>
      </w:r>
      <w:r w:rsidR="009A76EE" w:rsidRPr="008A5E4E">
        <w:rPr>
          <w:rStyle w:val="xref1"/>
        </w:rPr>
        <w:fldChar w:fldCharType="end"/>
      </w:r>
      <w:r>
        <w:rPr>
          <w:rStyle w:val="xref1"/>
        </w:rPr>
        <w:t>)</w:t>
      </w:r>
      <w:r>
        <w:t>.</w:t>
      </w:r>
    </w:p>
    <w:p w14:paraId="7683A0E0" w14:textId="77777777" w:rsidR="008A5E4E" w:rsidRDefault="0065745B">
      <w:pPr>
        <w:pStyle w:val="li"/>
        <w:numPr>
          <w:ilvl w:val="0"/>
          <w:numId w:val="287"/>
        </w:numPr>
        <w:ind w:left="600"/>
      </w:pPr>
      <w:r>
        <w:rPr>
          <w:rStyle w:val="code1"/>
        </w:rPr>
        <w:t>BrigMemoryOrder8_t memoryOrder</w:t>
      </w:r>
      <w:r>
        <w:t xml:space="preserve"> — Memory order of the User Mode Queue operation. See </w:t>
      </w:r>
      <w:r>
        <w:rPr>
          <w:rStyle w:val="xref1"/>
        </w:rPr>
        <w:t>18.3.18. BrigMemoryOrder (</w:t>
      </w:r>
      <w:r w:rsidR="009A76EE" w:rsidRPr="008A5E4E">
        <w:fldChar w:fldCharType="begin"/>
      </w:r>
      <w:r w:rsidR="008A5E4E">
        <w:instrText xml:space="preserve"> PAGEREF _Ref2108393732 \p \h  \* MERGEFORMAT </w:instrText>
      </w:r>
      <w:r w:rsidR="009A76EE" w:rsidRPr="008A5E4E">
        <w:fldChar w:fldCharType="separate"/>
      </w:r>
      <w:r w:rsidR="00533AF0" w:rsidRPr="00533AF0">
        <w:rPr>
          <w:rStyle w:val="xref1"/>
          <w:noProof/>
        </w:rPr>
        <w:t>on</w:t>
      </w:r>
      <w:r w:rsidR="00533AF0">
        <w:rPr>
          <w:noProof/>
        </w:rPr>
        <w:t xml:space="preserve"> page 316</w:t>
      </w:r>
      <w:r w:rsidR="009A76EE" w:rsidRPr="008A5E4E">
        <w:rPr>
          <w:rStyle w:val="xref1"/>
        </w:rPr>
        <w:fldChar w:fldCharType="end"/>
      </w:r>
      <w:r>
        <w:rPr>
          <w:rStyle w:val="xref1"/>
        </w:rPr>
        <w:t>)</w:t>
      </w:r>
      <w:r>
        <w:t>.</w:t>
      </w:r>
    </w:p>
    <w:p w14:paraId="32BFB9AC" w14:textId="77777777" w:rsidR="008A5E4E" w:rsidRDefault="0065745B">
      <w:pPr>
        <w:pStyle w:val="li"/>
        <w:numPr>
          <w:ilvl w:val="0"/>
          <w:numId w:val="287"/>
        </w:numPr>
        <w:spacing w:after="320"/>
        <w:ind w:left="600"/>
      </w:pPr>
      <w:r>
        <w:rPr>
          <w:rStyle w:val="code1"/>
        </w:rPr>
        <w:t>uint16_t reserved</w:t>
      </w:r>
      <w:r>
        <w:t xml:space="preserve"> — Must be 0.</w:t>
      </w:r>
    </w:p>
    <w:p w14:paraId="0042BE8D" w14:textId="77777777" w:rsidR="008A5E4E" w:rsidRDefault="0065745B">
      <w:pPr>
        <w:pStyle w:val="h4"/>
      </w:pPr>
      <w:bookmarkStart w:id="1230" w:name="_Toc396034496"/>
      <w:r>
        <w:t xml:space="preserve">18.5.2.16 </w:t>
      </w:r>
      <w:bookmarkStart w:id="1231" w:name="_Ref305233624"/>
      <w:r>
        <w:t>BrigInstSeg</w:t>
      </w:r>
      <w:bookmarkEnd w:id="1230"/>
      <w:bookmarkEnd w:id="1231"/>
    </w:p>
    <w:p w14:paraId="1B94CA24" w14:textId="77777777" w:rsidR="008A5E4E" w:rsidRDefault="0065745B">
      <w:pPr>
        <w:pStyle w:val="p"/>
      </w:pPr>
      <w:r>
        <w:t xml:space="preserve">The </w:t>
      </w:r>
      <w:r>
        <w:rPr>
          <w:rStyle w:val="code1"/>
        </w:rPr>
        <w:t>BrigInstSeg</w:t>
      </w:r>
      <w:r>
        <w:t xml:space="preserve"> format is used for operations with memory segments. </w:t>
      </w:r>
    </w:p>
    <w:p w14:paraId="361B9348" w14:textId="77777777" w:rsidR="008A5E4E" w:rsidRDefault="0065745B">
      <w:pPr>
        <w:pStyle w:val="pNoPageBreakAfter"/>
      </w:pPr>
      <w:r>
        <w:t>Syntax is:</w:t>
      </w:r>
    </w:p>
    <w:p w14:paraId="5AEE0EF7" w14:textId="77777777" w:rsidR="008A5E4E" w:rsidRDefault="0065745B">
      <w:pPr>
        <w:pStyle w:val="pre"/>
      </w:pPr>
      <w:r>
        <w:t>struct BrigInstSeg {</w:t>
      </w:r>
      <w:r>
        <w:br/>
        <w:t xml:space="preserve">   BrigInstBase base;</w:t>
      </w:r>
      <w:r>
        <w:br/>
        <w:t xml:space="preserve">   BrigSegment8_t segment;</w:t>
      </w:r>
      <w:r>
        <w:br/>
        <w:t xml:space="preserve">   uint8_t reserved[3];</w:t>
      </w:r>
      <w:r>
        <w:br/>
        <w:t xml:space="preserve"> };</w:t>
      </w:r>
    </w:p>
    <w:p w14:paraId="79C10373" w14:textId="77777777" w:rsidR="008A5E4E" w:rsidRDefault="0065745B">
      <w:pPr>
        <w:pStyle w:val="pNoPageBreakAfter"/>
      </w:pPr>
      <w:r>
        <w:t>Fields are:</w:t>
      </w:r>
    </w:p>
    <w:p w14:paraId="7CAE5E4A" w14:textId="77777777" w:rsidR="008A5E4E" w:rsidRDefault="0065745B">
      <w:pPr>
        <w:pStyle w:val="li"/>
        <w:numPr>
          <w:ilvl w:val="0"/>
          <w:numId w:val="288"/>
        </w:numPr>
        <w:spacing w:before="320"/>
        <w:ind w:left="600"/>
      </w:pPr>
      <w:r>
        <w:rPr>
          <w:rStyle w:val="code1"/>
        </w:rPr>
        <w:t>BrigInstBase base</w:t>
      </w:r>
      <w:r>
        <w:t xml:space="preserve"> — </w:t>
      </w:r>
      <w:r>
        <w:rPr>
          <w:rStyle w:val="code1"/>
        </w:rPr>
        <w:t>base.base.kind</w:t>
      </w:r>
      <w:r>
        <w:t xml:space="preserve"> must be </w:t>
      </w:r>
      <w:r>
        <w:rPr>
          <w:rStyle w:val="code1"/>
        </w:rPr>
        <w:t>BRIG_KIND_INST_SEG</w:t>
      </w:r>
      <w:r>
        <w:t xml:space="preserve">. </w:t>
      </w:r>
      <w:r>
        <w:rPr>
          <w:rStyle w:val="code1"/>
        </w:rPr>
        <w:t>base.type</w:t>
      </w:r>
      <w:r>
        <w:t xml:space="preserve"> must be the data type of the destination of the operation.</w:t>
      </w:r>
    </w:p>
    <w:p w14:paraId="4864457A" w14:textId="77777777" w:rsidR="008A5E4E" w:rsidRDefault="0065745B">
      <w:pPr>
        <w:pStyle w:val="li"/>
        <w:numPr>
          <w:ilvl w:val="0"/>
          <w:numId w:val="288"/>
        </w:numPr>
        <w:ind w:left="600"/>
      </w:pPr>
      <w:r>
        <w:rPr>
          <w:rStyle w:val="code1"/>
        </w:rPr>
        <w:t>BrigSegment8_t segment</w:t>
      </w:r>
      <w:r>
        <w:t xml:space="preserve"> — Segment. A member of the </w:t>
      </w:r>
      <w:r>
        <w:rPr>
          <w:rStyle w:val="code1"/>
        </w:rPr>
        <w:t>BrigSegment</w:t>
      </w:r>
      <w:r>
        <w:t xml:space="preserve"> enumeration. If the operation does not specify a segment, this field must be set to </w:t>
      </w:r>
      <w:r>
        <w:rPr>
          <w:rStyle w:val="code1"/>
        </w:rPr>
        <w:t>BRIG_SEGMENT_FLAT</w:t>
      </w:r>
      <w:r>
        <w:t xml:space="preserve">. See </w:t>
      </w:r>
      <w:r>
        <w:rPr>
          <w:rStyle w:val="xref1"/>
        </w:rPr>
        <w:t>18.3.32. BrigSegment (</w:t>
      </w:r>
      <w:r w:rsidR="009A76EE" w:rsidRPr="008A5E4E">
        <w:fldChar w:fldCharType="begin"/>
      </w:r>
      <w:r w:rsidR="008A5E4E">
        <w:instrText xml:space="preserve"> PAGEREF _Ref-846248380 \p \h  \* MERGEFORMAT </w:instrText>
      </w:r>
      <w:r w:rsidR="009A76EE" w:rsidRPr="008A5E4E">
        <w:fldChar w:fldCharType="separate"/>
      </w:r>
      <w:r w:rsidR="00533AF0" w:rsidRPr="00533AF0">
        <w:rPr>
          <w:rStyle w:val="xref1"/>
          <w:noProof/>
        </w:rPr>
        <w:t>on</w:t>
      </w:r>
      <w:r w:rsidR="00533AF0">
        <w:rPr>
          <w:noProof/>
        </w:rPr>
        <w:t xml:space="preserve"> page 322</w:t>
      </w:r>
      <w:r w:rsidR="009A76EE" w:rsidRPr="008A5E4E">
        <w:rPr>
          <w:rStyle w:val="xref1"/>
        </w:rPr>
        <w:fldChar w:fldCharType="end"/>
      </w:r>
      <w:r>
        <w:rPr>
          <w:rStyle w:val="xref1"/>
        </w:rPr>
        <w:t>)</w:t>
      </w:r>
      <w:r>
        <w:t>.</w:t>
      </w:r>
    </w:p>
    <w:p w14:paraId="49CA3841" w14:textId="77777777" w:rsidR="008A5E4E" w:rsidRDefault="0065745B">
      <w:pPr>
        <w:pStyle w:val="li"/>
        <w:numPr>
          <w:ilvl w:val="0"/>
          <w:numId w:val="288"/>
        </w:numPr>
        <w:spacing w:after="320"/>
        <w:ind w:left="600"/>
      </w:pPr>
      <w:r>
        <w:rPr>
          <w:rStyle w:val="code1"/>
        </w:rPr>
        <w:t>uint8_t reserved[3]</w:t>
      </w:r>
      <w:r>
        <w:t xml:space="preserve"> — Must be 0. </w:t>
      </w:r>
    </w:p>
    <w:p w14:paraId="6DDCF4C5" w14:textId="77777777" w:rsidR="008A5E4E" w:rsidRDefault="0065745B">
      <w:pPr>
        <w:pStyle w:val="h4"/>
      </w:pPr>
      <w:bookmarkStart w:id="1232" w:name="_Toc396034497"/>
      <w:r>
        <w:t xml:space="preserve">18.5.2.17 </w:t>
      </w:r>
      <w:bookmarkStart w:id="1233" w:name="_Ref-1744929982"/>
      <w:r>
        <w:t>BrigInstSegCvt</w:t>
      </w:r>
      <w:bookmarkEnd w:id="1232"/>
      <w:bookmarkEnd w:id="1233"/>
    </w:p>
    <w:p w14:paraId="50A71DA1" w14:textId="77777777" w:rsidR="008A5E4E" w:rsidRDefault="0065745B">
      <w:pPr>
        <w:pStyle w:val="p"/>
      </w:pPr>
      <w:r>
        <w:t xml:space="preserve">The </w:t>
      </w:r>
      <w:r>
        <w:rPr>
          <w:rStyle w:val="code1"/>
        </w:rPr>
        <w:t>BrigInstSegCvt</w:t>
      </w:r>
      <w:r>
        <w:t xml:space="preserve"> format is used for operations which convert between segment and flat addresses. </w:t>
      </w:r>
    </w:p>
    <w:p w14:paraId="36289144" w14:textId="77777777" w:rsidR="008A5E4E" w:rsidRDefault="0065745B">
      <w:pPr>
        <w:pStyle w:val="pNoPageBreakAfter"/>
      </w:pPr>
      <w:r>
        <w:t>Syntax is:</w:t>
      </w:r>
    </w:p>
    <w:p w14:paraId="4D59A722" w14:textId="77777777" w:rsidR="008A5E4E" w:rsidRDefault="0065745B">
      <w:pPr>
        <w:pStyle w:val="pre"/>
      </w:pPr>
      <w:r>
        <w:t>struct BrigInstSegCvt {</w:t>
      </w:r>
      <w:r>
        <w:br/>
        <w:t xml:space="preserve">   BrigInstBase base;</w:t>
      </w:r>
      <w:r>
        <w:br/>
        <w:t xml:space="preserve">   BrigType16_t sourceType;</w:t>
      </w:r>
      <w:r>
        <w:br/>
        <w:t xml:space="preserve">   BrigSegment8_t segment;</w:t>
      </w:r>
      <w:r>
        <w:br/>
        <w:t xml:space="preserve">   BrigSegCvtModifier8_t modifier;</w:t>
      </w:r>
      <w:r>
        <w:br/>
        <w:t xml:space="preserve"> };</w:t>
      </w:r>
    </w:p>
    <w:p w14:paraId="036D9D7F" w14:textId="77777777" w:rsidR="008A5E4E" w:rsidRDefault="0065745B">
      <w:pPr>
        <w:pStyle w:val="pNoPageBreakAfter"/>
      </w:pPr>
      <w:r>
        <w:t>Fields are:</w:t>
      </w:r>
    </w:p>
    <w:p w14:paraId="1F3FB1F5" w14:textId="77777777" w:rsidR="008A5E4E" w:rsidRDefault="0065745B">
      <w:pPr>
        <w:pStyle w:val="li"/>
        <w:numPr>
          <w:ilvl w:val="0"/>
          <w:numId w:val="289"/>
        </w:numPr>
        <w:spacing w:before="320"/>
        <w:ind w:left="600"/>
      </w:pPr>
      <w:r>
        <w:rPr>
          <w:rStyle w:val="code1"/>
        </w:rPr>
        <w:t>BrigInstBase base</w:t>
      </w:r>
      <w:r>
        <w:t xml:space="preserve"> — </w:t>
      </w:r>
      <w:r>
        <w:rPr>
          <w:rStyle w:val="code1"/>
        </w:rPr>
        <w:t>base.base.kind</w:t>
      </w:r>
      <w:r>
        <w:t xml:space="preserve"> must be </w:t>
      </w:r>
      <w:r>
        <w:rPr>
          <w:rStyle w:val="code1"/>
        </w:rPr>
        <w:t>BRIG_KIND_INST_SEG_CVT</w:t>
      </w:r>
      <w:r>
        <w:t xml:space="preserve">. </w:t>
      </w:r>
      <w:r>
        <w:rPr>
          <w:rStyle w:val="code1"/>
        </w:rPr>
        <w:t>base.type</w:t>
      </w:r>
      <w:r>
        <w:t xml:space="preserve"> must be the data type of the destination of the convert operation.</w:t>
      </w:r>
    </w:p>
    <w:p w14:paraId="699ACCE8" w14:textId="77777777" w:rsidR="008A5E4E" w:rsidRDefault="0065745B">
      <w:pPr>
        <w:pStyle w:val="li"/>
        <w:numPr>
          <w:ilvl w:val="0"/>
          <w:numId w:val="289"/>
        </w:numPr>
        <w:ind w:left="600"/>
      </w:pPr>
      <w:r>
        <w:rPr>
          <w:rStyle w:val="code1"/>
        </w:rPr>
        <w:t>BrigType16_t sourceType</w:t>
      </w:r>
      <w:r>
        <w:t xml:space="preserve"> — Type of the source.</w:t>
      </w:r>
    </w:p>
    <w:p w14:paraId="72B3D65E" w14:textId="77777777" w:rsidR="008A5E4E" w:rsidRDefault="0065745B">
      <w:pPr>
        <w:pStyle w:val="li"/>
        <w:numPr>
          <w:ilvl w:val="0"/>
          <w:numId w:val="289"/>
        </w:numPr>
        <w:ind w:left="600"/>
      </w:pPr>
      <w:r>
        <w:rPr>
          <w:rStyle w:val="code1"/>
        </w:rPr>
        <w:t>BrigSegment8_t segment</w:t>
      </w:r>
      <w:r>
        <w:t xml:space="preserve"> — Segment. A member of the </w:t>
      </w:r>
      <w:r>
        <w:rPr>
          <w:rStyle w:val="code1"/>
        </w:rPr>
        <w:t>BrigSegment</w:t>
      </w:r>
      <w:r>
        <w:t xml:space="preserve"> enumeration. See </w:t>
      </w:r>
      <w:r>
        <w:rPr>
          <w:rStyle w:val="xref1"/>
        </w:rPr>
        <w:t>18.3.32. BrigSegment (</w:t>
      </w:r>
      <w:r w:rsidR="009A76EE" w:rsidRPr="008A5E4E">
        <w:fldChar w:fldCharType="begin"/>
      </w:r>
      <w:r w:rsidR="008A5E4E">
        <w:instrText xml:space="preserve"> PAGEREF _Ref-846248380 \p \h  \* MERGEFORMAT </w:instrText>
      </w:r>
      <w:r w:rsidR="009A76EE" w:rsidRPr="008A5E4E">
        <w:fldChar w:fldCharType="separate"/>
      </w:r>
      <w:r w:rsidR="00533AF0" w:rsidRPr="00533AF0">
        <w:rPr>
          <w:rStyle w:val="xref1"/>
          <w:noProof/>
        </w:rPr>
        <w:t>on</w:t>
      </w:r>
      <w:r w:rsidR="00533AF0">
        <w:rPr>
          <w:noProof/>
        </w:rPr>
        <w:t xml:space="preserve"> page 322</w:t>
      </w:r>
      <w:r w:rsidR="009A76EE" w:rsidRPr="008A5E4E">
        <w:rPr>
          <w:rStyle w:val="xref1"/>
        </w:rPr>
        <w:fldChar w:fldCharType="end"/>
      </w:r>
      <w:r>
        <w:rPr>
          <w:rStyle w:val="xref1"/>
        </w:rPr>
        <w:t>)</w:t>
      </w:r>
      <w:r>
        <w:t>.</w:t>
      </w:r>
    </w:p>
    <w:p w14:paraId="7833B82D" w14:textId="77777777" w:rsidR="008A5E4E" w:rsidRDefault="0065745B">
      <w:pPr>
        <w:pStyle w:val="li"/>
        <w:numPr>
          <w:ilvl w:val="0"/>
          <w:numId w:val="289"/>
        </w:numPr>
        <w:spacing w:after="320"/>
        <w:ind w:left="600"/>
      </w:pPr>
      <w:r>
        <w:rPr>
          <w:rStyle w:val="code1"/>
        </w:rPr>
        <w:t>BrigSegCvtModifier8_t modifier</w:t>
      </w:r>
      <w:r>
        <w:t xml:space="preserve"> — Segment conversion modifier flags of the operation. See </w:t>
      </w:r>
      <w:r>
        <w:rPr>
          <w:rStyle w:val="xref1"/>
        </w:rPr>
        <w:t>18.3.31. BrigSegCvtModifierMask (</w:t>
      </w:r>
      <w:r w:rsidR="009A76EE" w:rsidRPr="008A5E4E">
        <w:fldChar w:fldCharType="begin"/>
      </w:r>
      <w:r w:rsidR="008A5E4E">
        <w:instrText xml:space="preserve"> PAGEREF _Ref1092420963 \p \h  \* MERGEFORMAT </w:instrText>
      </w:r>
      <w:r w:rsidR="009A76EE" w:rsidRPr="008A5E4E">
        <w:fldChar w:fldCharType="separate"/>
      </w:r>
      <w:r w:rsidR="00533AF0" w:rsidRPr="00533AF0">
        <w:rPr>
          <w:rStyle w:val="xref1"/>
          <w:noProof/>
        </w:rPr>
        <w:t>on</w:t>
      </w:r>
      <w:r w:rsidR="00533AF0">
        <w:rPr>
          <w:noProof/>
        </w:rPr>
        <w:t xml:space="preserve"> page 322</w:t>
      </w:r>
      <w:r w:rsidR="009A76EE" w:rsidRPr="008A5E4E">
        <w:rPr>
          <w:rStyle w:val="xref1"/>
        </w:rPr>
        <w:fldChar w:fldCharType="end"/>
      </w:r>
      <w:r>
        <w:rPr>
          <w:rStyle w:val="xref1"/>
        </w:rPr>
        <w:t>)</w:t>
      </w:r>
      <w:r>
        <w:t>.</w:t>
      </w:r>
    </w:p>
    <w:p w14:paraId="732D8311" w14:textId="77777777" w:rsidR="008A5E4E" w:rsidRDefault="0065745B">
      <w:pPr>
        <w:pStyle w:val="h4"/>
      </w:pPr>
      <w:bookmarkStart w:id="1234" w:name="_Toc396034498"/>
      <w:r>
        <w:t xml:space="preserve">18.5.2.18 </w:t>
      </w:r>
      <w:bookmarkStart w:id="1235" w:name="_Ref2145757063"/>
      <w:r>
        <w:t>BrigInstSignal</w:t>
      </w:r>
      <w:bookmarkEnd w:id="1234"/>
      <w:bookmarkEnd w:id="1235"/>
    </w:p>
    <w:p w14:paraId="340A1298" w14:textId="77777777" w:rsidR="008A5E4E" w:rsidRDefault="0065745B">
      <w:pPr>
        <w:pStyle w:val="p"/>
      </w:pPr>
      <w:r>
        <w:t xml:space="preserve">The </w:t>
      </w:r>
      <w:r>
        <w:rPr>
          <w:rStyle w:val="code1"/>
        </w:rPr>
        <w:t>BrigInstSignal</w:t>
      </w:r>
      <w:r>
        <w:t xml:space="preserve"> format is used for signal operations. </w:t>
      </w:r>
    </w:p>
    <w:p w14:paraId="01782EF5" w14:textId="77777777" w:rsidR="008A5E4E" w:rsidRDefault="0065745B">
      <w:pPr>
        <w:pStyle w:val="pNoPageBreakAfter"/>
      </w:pPr>
      <w:r>
        <w:t>Syntax is:</w:t>
      </w:r>
    </w:p>
    <w:p w14:paraId="7AAE2965" w14:textId="77777777" w:rsidR="008A5E4E" w:rsidRDefault="0065745B">
      <w:pPr>
        <w:pStyle w:val="pre"/>
      </w:pPr>
      <w:r>
        <w:t>struct BrigInstSignal {</w:t>
      </w:r>
      <w:r>
        <w:br/>
        <w:t xml:space="preserve">   BrigInstBase base;</w:t>
      </w:r>
      <w:r>
        <w:br/>
        <w:t xml:space="preserve">   BrigType16_t signalType;</w:t>
      </w:r>
      <w:r>
        <w:br/>
        <w:t xml:space="preserve">   BrigMemoryOrder8_t memoryOrder;</w:t>
      </w:r>
      <w:r>
        <w:br/>
        <w:t xml:space="preserve">   BrigAtomicOperation8_t signalOperation;</w:t>
      </w:r>
      <w:r>
        <w:br/>
        <w:t xml:space="preserve"> };</w:t>
      </w:r>
    </w:p>
    <w:p w14:paraId="0676F0F8" w14:textId="77777777" w:rsidR="008A5E4E" w:rsidRDefault="0065745B">
      <w:pPr>
        <w:pStyle w:val="pNoPageBreakAfter"/>
      </w:pPr>
      <w:r>
        <w:t>Fields are:</w:t>
      </w:r>
    </w:p>
    <w:p w14:paraId="1C07210E" w14:textId="77777777" w:rsidR="008A5E4E" w:rsidRDefault="0065745B">
      <w:pPr>
        <w:pStyle w:val="li"/>
        <w:numPr>
          <w:ilvl w:val="0"/>
          <w:numId w:val="290"/>
        </w:numPr>
        <w:spacing w:before="320"/>
        <w:ind w:left="600"/>
      </w:pPr>
      <w:r>
        <w:rPr>
          <w:rStyle w:val="code1"/>
        </w:rPr>
        <w:t>uint16_t kind</w:t>
      </w:r>
      <w:r>
        <w:t xml:space="preserve"> — </w:t>
      </w:r>
      <w:r>
        <w:rPr>
          <w:rStyle w:val="code1"/>
        </w:rPr>
        <w:t>base.base.kind</w:t>
      </w:r>
      <w:r>
        <w:t xml:space="preserve"> must be </w:t>
      </w:r>
      <w:r>
        <w:rPr>
          <w:rStyle w:val="code1"/>
        </w:rPr>
        <w:t>BRIG_KIND_INST_SIGNAL</w:t>
      </w:r>
      <w:r>
        <w:t xml:space="preserve">. </w:t>
      </w:r>
      <w:r>
        <w:rPr>
          <w:rStyle w:val="code1"/>
        </w:rPr>
        <w:t>base.opcode</w:t>
      </w:r>
      <w:r>
        <w:t xml:space="preserve"> must be </w:t>
      </w:r>
      <w:r>
        <w:rPr>
          <w:rStyle w:val="code1"/>
        </w:rPr>
        <w:t>BRIG_OPCODE_SIGNAL</w:t>
      </w:r>
      <w:r>
        <w:t xml:space="preserve"> or </w:t>
      </w:r>
      <w:r>
        <w:rPr>
          <w:rStyle w:val="code1"/>
        </w:rPr>
        <w:t>BRIG_OPCODE_SIGNALNORET</w:t>
      </w:r>
      <w:r>
        <w:t xml:space="preserve">. </w:t>
      </w:r>
      <w:r>
        <w:rPr>
          <w:rStyle w:val="code1"/>
        </w:rPr>
        <w:t>base.type</w:t>
      </w:r>
      <w:r>
        <w:t xml:space="preserve"> must be the data type of the destination and source of the signal operation.</w:t>
      </w:r>
    </w:p>
    <w:p w14:paraId="588BCA16" w14:textId="1CAFB09A" w:rsidR="008A5E4E" w:rsidRDefault="0065745B">
      <w:pPr>
        <w:pStyle w:val="li"/>
        <w:numPr>
          <w:ilvl w:val="0"/>
          <w:numId w:val="290"/>
        </w:numPr>
        <w:ind w:left="600"/>
      </w:pPr>
      <w:r>
        <w:rPr>
          <w:rStyle w:val="code1"/>
        </w:rPr>
        <w:t>BrigType16_t signalType</w:t>
      </w:r>
      <w:r>
        <w:t xml:space="preserve"> — Type of the signal. Must be </w:t>
      </w:r>
      <w:r>
        <w:rPr>
          <w:rStyle w:val="code1"/>
        </w:rPr>
        <w:t>BRIG_TYPE_SIG32</w:t>
      </w:r>
      <w:r>
        <w:t xml:space="preserve"> or </w:t>
      </w:r>
      <w:r>
        <w:rPr>
          <w:rStyle w:val="code1"/>
        </w:rPr>
        <w:t>BRIG_TYPE_SIG64</w:t>
      </w:r>
      <w:r>
        <w:t>.</w:t>
      </w:r>
    </w:p>
    <w:p w14:paraId="05D48A15" w14:textId="77777777" w:rsidR="008A5E4E" w:rsidRDefault="0065745B">
      <w:pPr>
        <w:pStyle w:val="li"/>
        <w:numPr>
          <w:ilvl w:val="0"/>
          <w:numId w:val="290"/>
        </w:numPr>
        <w:ind w:left="600"/>
      </w:pPr>
      <w:r>
        <w:rPr>
          <w:rStyle w:val="code1"/>
        </w:rPr>
        <w:t>BrigMemoryOrder8_t memoryOrder</w:t>
      </w:r>
      <w:r>
        <w:t xml:space="preserve"> — Memory order of the signal operation. See </w:t>
      </w:r>
      <w:r>
        <w:rPr>
          <w:rStyle w:val="xref1"/>
        </w:rPr>
        <w:t>18.3.18. BrigMemoryOrder (</w:t>
      </w:r>
      <w:r w:rsidR="009A76EE" w:rsidRPr="008A5E4E">
        <w:fldChar w:fldCharType="begin"/>
      </w:r>
      <w:r w:rsidR="008A5E4E">
        <w:instrText xml:space="preserve"> PAGEREF _Ref2108393732 \p \h  \* MERGEFORMAT </w:instrText>
      </w:r>
      <w:r w:rsidR="009A76EE" w:rsidRPr="008A5E4E">
        <w:fldChar w:fldCharType="separate"/>
      </w:r>
      <w:r w:rsidR="00533AF0" w:rsidRPr="00533AF0">
        <w:rPr>
          <w:rStyle w:val="xref1"/>
          <w:noProof/>
        </w:rPr>
        <w:t>on</w:t>
      </w:r>
      <w:r w:rsidR="00533AF0">
        <w:rPr>
          <w:noProof/>
        </w:rPr>
        <w:t xml:space="preserve"> page 316</w:t>
      </w:r>
      <w:r w:rsidR="009A76EE" w:rsidRPr="008A5E4E">
        <w:rPr>
          <w:rStyle w:val="xref1"/>
        </w:rPr>
        <w:fldChar w:fldCharType="end"/>
      </w:r>
      <w:r>
        <w:rPr>
          <w:rStyle w:val="xref1"/>
        </w:rPr>
        <w:t>)</w:t>
      </w:r>
      <w:r>
        <w:t>.</w:t>
      </w:r>
    </w:p>
    <w:p w14:paraId="45C2042C" w14:textId="77777777" w:rsidR="008A5E4E" w:rsidRDefault="0065745B">
      <w:pPr>
        <w:pStyle w:val="li"/>
        <w:numPr>
          <w:ilvl w:val="0"/>
          <w:numId w:val="290"/>
        </w:numPr>
        <w:spacing w:after="320"/>
        <w:ind w:left="600"/>
      </w:pPr>
      <w:r>
        <w:rPr>
          <w:rStyle w:val="code1"/>
        </w:rPr>
        <w:t>BrigAtomicOperation8_t signalOperation</w:t>
      </w:r>
      <w:r>
        <w:t xml:space="preserve"> — The signal operation such as </w:t>
      </w:r>
      <w:r>
        <w:rPr>
          <w:rStyle w:val="code1"/>
        </w:rPr>
        <w:t>add</w:t>
      </w:r>
      <w:r>
        <w:t xml:space="preserve"> or </w:t>
      </w:r>
      <w:r>
        <w:rPr>
          <w:rStyle w:val="code1"/>
        </w:rPr>
        <w:t>or</w:t>
      </w:r>
      <w:r>
        <w:t xml:space="preserve">. See </w:t>
      </w:r>
      <w:r>
        <w:rPr>
          <w:rStyle w:val="xref1"/>
        </w:rPr>
        <w:t>18.3.5. BrigAtomicOperation (</w:t>
      </w:r>
      <w:r w:rsidR="009A76EE" w:rsidRPr="008A5E4E">
        <w:fldChar w:fldCharType="begin"/>
      </w:r>
      <w:r w:rsidR="008A5E4E">
        <w:instrText xml:space="preserve"> PAGEREF _Ref151677549 \p \h  \* MERGEFORMAT </w:instrText>
      </w:r>
      <w:r w:rsidR="009A76EE" w:rsidRPr="008A5E4E">
        <w:fldChar w:fldCharType="separate"/>
      </w:r>
      <w:r w:rsidR="00533AF0" w:rsidRPr="00533AF0">
        <w:rPr>
          <w:rStyle w:val="xref1"/>
          <w:noProof/>
        </w:rPr>
        <w:t>on</w:t>
      </w:r>
      <w:r w:rsidR="00533AF0">
        <w:rPr>
          <w:noProof/>
        </w:rPr>
        <w:t xml:space="preserve"> page 311</w:t>
      </w:r>
      <w:r w:rsidR="009A76EE" w:rsidRPr="008A5E4E">
        <w:rPr>
          <w:rStyle w:val="xref1"/>
        </w:rPr>
        <w:fldChar w:fldCharType="end"/>
      </w:r>
      <w:r>
        <w:rPr>
          <w:rStyle w:val="xref1"/>
        </w:rPr>
        <w:t>)</w:t>
      </w:r>
      <w:r>
        <w:t>.</w:t>
      </w:r>
    </w:p>
    <w:p w14:paraId="3F26DCD5" w14:textId="77777777" w:rsidR="008A5E4E" w:rsidRDefault="0065745B">
      <w:pPr>
        <w:pStyle w:val="h4"/>
      </w:pPr>
      <w:bookmarkStart w:id="1236" w:name="_Toc396034499"/>
      <w:r>
        <w:t xml:space="preserve">18.5.2.19 </w:t>
      </w:r>
      <w:bookmarkStart w:id="1237" w:name="_Ref-601249625"/>
      <w:r>
        <w:t>BrigInstSourceType</w:t>
      </w:r>
      <w:bookmarkEnd w:id="1236"/>
      <w:bookmarkEnd w:id="1237"/>
    </w:p>
    <w:p w14:paraId="50F2B0D8" w14:textId="77777777" w:rsidR="008A5E4E" w:rsidRDefault="0065745B">
      <w:pPr>
        <w:pStyle w:val="p"/>
      </w:pPr>
      <w:r>
        <w:t xml:space="preserve">The </w:t>
      </w:r>
      <w:r>
        <w:rPr>
          <w:rStyle w:val="code1"/>
        </w:rPr>
        <w:t>BrigInstSourceType</w:t>
      </w:r>
      <w:r>
        <w:t xml:space="preserve"> format is used for operations that have different types for their destination and source operands.</w:t>
      </w:r>
    </w:p>
    <w:p w14:paraId="097723AA" w14:textId="77777777" w:rsidR="008A5E4E" w:rsidRDefault="0065745B">
      <w:pPr>
        <w:pStyle w:val="pNoPageBreakAfter"/>
      </w:pPr>
      <w:r>
        <w:t>Syntax is:</w:t>
      </w:r>
    </w:p>
    <w:p w14:paraId="3A9FF864" w14:textId="77777777" w:rsidR="008A5E4E" w:rsidRDefault="0065745B">
      <w:pPr>
        <w:pStyle w:val="pre"/>
      </w:pPr>
      <w:r>
        <w:t>struct BrigInstSourceType {</w:t>
      </w:r>
      <w:r>
        <w:br/>
        <w:t xml:space="preserve">   BrigInstBase base;</w:t>
      </w:r>
      <w:r>
        <w:br/>
        <w:t xml:space="preserve">   BrigType16_t sourceType;</w:t>
      </w:r>
      <w:r>
        <w:br/>
        <w:t xml:space="preserve">   uint16_t reserved;</w:t>
      </w:r>
      <w:r>
        <w:br/>
        <w:t xml:space="preserve"> };</w:t>
      </w:r>
    </w:p>
    <w:p w14:paraId="2608E0AF" w14:textId="77777777" w:rsidR="008A5E4E" w:rsidRDefault="0065745B">
      <w:pPr>
        <w:pStyle w:val="pNoPageBreakAfter"/>
      </w:pPr>
      <w:r>
        <w:t>Fields are:</w:t>
      </w:r>
    </w:p>
    <w:p w14:paraId="3DA05092" w14:textId="77777777" w:rsidR="008A5E4E" w:rsidRDefault="0065745B">
      <w:pPr>
        <w:pStyle w:val="li"/>
        <w:numPr>
          <w:ilvl w:val="0"/>
          <w:numId w:val="291"/>
        </w:numPr>
        <w:spacing w:before="320"/>
        <w:ind w:left="600"/>
      </w:pPr>
      <w:r>
        <w:rPr>
          <w:rStyle w:val="code1"/>
        </w:rPr>
        <w:t>BrigInstBase base</w:t>
      </w:r>
      <w:r>
        <w:t xml:space="preserve"> — </w:t>
      </w:r>
      <w:r>
        <w:rPr>
          <w:rStyle w:val="code1"/>
        </w:rPr>
        <w:t>base.base.kind</w:t>
      </w:r>
      <w:r>
        <w:t xml:space="preserve"> must be </w:t>
      </w:r>
      <w:r>
        <w:rPr>
          <w:rStyle w:val="code1"/>
        </w:rPr>
        <w:t>BRIG_KIND_INST_SOURCE_TYPE</w:t>
      </w:r>
      <w:r>
        <w:t xml:space="preserve">. </w:t>
      </w:r>
      <w:r>
        <w:rPr>
          <w:rStyle w:val="code1"/>
        </w:rPr>
        <w:t>base.type</w:t>
      </w:r>
      <w:r>
        <w:t xml:space="preserve"> must be the data type of the destination of the operation.</w:t>
      </w:r>
    </w:p>
    <w:p w14:paraId="4A3FD751" w14:textId="77777777" w:rsidR="008A5E4E" w:rsidRDefault="0065745B">
      <w:pPr>
        <w:pStyle w:val="li"/>
        <w:numPr>
          <w:ilvl w:val="0"/>
          <w:numId w:val="291"/>
        </w:numPr>
        <w:ind w:left="600"/>
      </w:pPr>
      <w:r>
        <w:rPr>
          <w:rStyle w:val="code1"/>
        </w:rPr>
        <w:t>BrigType16_t sourceType</w:t>
      </w:r>
      <w:r>
        <w:t xml:space="preserve"> — Type of the source.</w:t>
      </w:r>
    </w:p>
    <w:p w14:paraId="0E3415F2" w14:textId="77777777" w:rsidR="008A5E4E" w:rsidRDefault="0065745B">
      <w:pPr>
        <w:pStyle w:val="li"/>
        <w:numPr>
          <w:ilvl w:val="0"/>
          <w:numId w:val="291"/>
        </w:numPr>
        <w:spacing w:after="320"/>
        <w:ind w:left="600"/>
      </w:pPr>
      <w:r>
        <w:rPr>
          <w:rStyle w:val="code1"/>
        </w:rPr>
        <w:t>uint16_t reserved</w:t>
      </w:r>
      <w:r>
        <w:t xml:space="preserve"> — Must be 0.</w:t>
      </w:r>
    </w:p>
    <w:p w14:paraId="7F3A9E61" w14:textId="77777777" w:rsidR="008A5E4E" w:rsidRDefault="0065745B">
      <w:pPr>
        <w:pStyle w:val="h2"/>
      </w:pPr>
      <w:bookmarkStart w:id="1238" w:name="_Toc396034500"/>
      <w:r>
        <w:t xml:space="preserve">18.6 </w:t>
      </w:r>
      <w:bookmarkStart w:id="1239" w:name="_Ref-26852176"/>
      <w:r>
        <w:t>hsa_operand Section</w:t>
      </w:r>
      <w:bookmarkEnd w:id="1238"/>
      <w:bookmarkEnd w:id="1239"/>
    </w:p>
    <w:p w14:paraId="06DAFBA8" w14:textId="02F67754" w:rsidR="008A5E4E" w:rsidRDefault="0065745B">
      <w:pPr>
        <w:pStyle w:val="p"/>
      </w:pPr>
      <w:r>
        <w:t xml:space="preserve">The </w:t>
      </w:r>
      <w:r>
        <w:rPr>
          <w:rStyle w:val="code1"/>
        </w:rPr>
        <w:t>hsa_operand</w:t>
      </w:r>
      <w:r>
        <w:t xml:space="preserve"> section contains the operands of the directives and instructions of the </w:t>
      </w:r>
      <w:r w:rsidR="00F611AC">
        <w:t xml:space="preserve">BRIG </w:t>
      </w:r>
      <w:r>
        <w:t xml:space="preserve">module. </w:t>
      </w:r>
    </w:p>
    <w:p w14:paraId="19F51ECC" w14:textId="77777777" w:rsidR="008A5E4E" w:rsidRDefault="0065745B">
      <w:pPr>
        <w:pStyle w:val="p"/>
      </w:pPr>
      <w:r>
        <w:t xml:space="preserve">The </w:t>
      </w:r>
      <w:r>
        <w:rPr>
          <w:rStyle w:val="code1"/>
        </w:rPr>
        <w:t>hsa_operand</w:t>
      </w:r>
      <w:r>
        <w:t xml:space="preserve"> section must start with a </w:t>
      </w:r>
      <w:r>
        <w:rPr>
          <w:rStyle w:val="code1"/>
        </w:rPr>
        <w:t>BrigSectionHeader</w:t>
      </w:r>
      <w:r>
        <w:t xml:space="preserve"> entry. The name of the section must be </w:t>
      </w:r>
      <w:r>
        <w:rPr>
          <w:rStyle w:val="code1"/>
        </w:rPr>
        <w:t>hsa_operand</w:t>
      </w:r>
      <w:r>
        <w:t xml:space="preserve">. See </w:t>
      </w:r>
      <w:r>
        <w:rPr>
          <w:rStyle w:val="xref1"/>
        </w:rPr>
        <w:t>18.3.30. BrigSectionHeader (</w:t>
      </w:r>
      <w:r w:rsidR="009A76EE" w:rsidRPr="008A5E4E">
        <w:fldChar w:fldCharType="begin"/>
      </w:r>
      <w:r w:rsidR="008A5E4E">
        <w:instrText xml:space="preserve"> PAGEREF _Ref-1635576028 \p \h  \* MERGEFORMAT </w:instrText>
      </w:r>
      <w:r w:rsidR="009A76EE" w:rsidRPr="008A5E4E">
        <w:fldChar w:fldCharType="separate"/>
      </w:r>
      <w:r w:rsidR="00533AF0" w:rsidRPr="00533AF0">
        <w:rPr>
          <w:rStyle w:val="xref1"/>
          <w:noProof/>
        </w:rPr>
        <w:t>on</w:t>
      </w:r>
      <w:r w:rsidR="00533AF0">
        <w:rPr>
          <w:noProof/>
        </w:rPr>
        <w:t xml:space="preserve"> page 321</w:t>
      </w:r>
      <w:r w:rsidR="009A76EE" w:rsidRPr="008A5E4E">
        <w:rPr>
          <w:rStyle w:val="xref1"/>
        </w:rPr>
        <w:fldChar w:fldCharType="end"/>
      </w:r>
      <w:r>
        <w:rPr>
          <w:rStyle w:val="xref1"/>
        </w:rPr>
        <w:t>)</w:t>
      </w:r>
      <w:r>
        <w:t>.</w:t>
      </w:r>
    </w:p>
    <w:p w14:paraId="6BAB2583" w14:textId="77777777" w:rsidR="008A5E4E" w:rsidRDefault="0065745B">
      <w:pPr>
        <w:pStyle w:val="p"/>
      </w:pPr>
      <w:r>
        <w:t>All operand entries (</w:t>
      </w:r>
      <w:r>
        <w:rPr>
          <w:rStyle w:val="code1"/>
        </w:rPr>
        <w:t>BrigOperand*</w:t>
      </w:r>
      <w:r>
        <w:t xml:space="preserve">) in the </w:t>
      </w:r>
      <w:r>
        <w:rPr>
          <w:rStyle w:val="code1"/>
        </w:rPr>
        <w:t>hsa_operand</w:t>
      </w:r>
      <w:r>
        <w:t xml:space="preserve"> section must start with a </w:t>
      </w:r>
      <w:r>
        <w:rPr>
          <w:rStyle w:val="code1"/>
        </w:rPr>
        <w:t>BrigBase</w:t>
      </w:r>
      <w:r>
        <w:t xml:space="preserve"> structure. The </w:t>
      </w:r>
      <w:r>
        <w:rPr>
          <w:rStyle w:val="code1"/>
        </w:rPr>
        <w:t>kind</w:t>
      </w:r>
      <w:r>
        <w:t xml:space="preserve"> field of the </w:t>
      </w:r>
      <w:r>
        <w:rPr>
          <w:rStyle w:val="code1"/>
        </w:rPr>
        <w:t>BrigBase</w:t>
      </w:r>
      <w:r>
        <w:t xml:space="preserve"> structure must be in the right-open interval [</w:t>
      </w:r>
      <w:r>
        <w:rPr>
          <w:rStyle w:val="code1"/>
        </w:rPr>
        <w:t>BRIG_KIND_OPERAND_BEGIN</w:t>
      </w:r>
      <w:r>
        <w:t xml:space="preserve">, </w:t>
      </w:r>
      <w:r>
        <w:rPr>
          <w:rStyle w:val="code1"/>
        </w:rPr>
        <w:t>BRIG_KIND_OPERAND_END</w:t>
      </w:r>
      <w:r>
        <w:t xml:space="preserve">). See </w:t>
      </w:r>
      <w:r>
        <w:rPr>
          <w:rStyle w:val="xref1"/>
        </w:rPr>
        <w:t>18.3.14. BrigKind (</w:t>
      </w:r>
      <w:r w:rsidR="009A76EE" w:rsidRPr="008A5E4E">
        <w:fldChar w:fldCharType="begin"/>
      </w:r>
      <w:r w:rsidR="008A5E4E">
        <w:instrText xml:space="preserve"> PAGEREF _Ref-718756640 \p \h  \* MERGEFORMAT </w:instrText>
      </w:r>
      <w:r w:rsidR="009A76EE" w:rsidRPr="008A5E4E">
        <w:fldChar w:fldCharType="separate"/>
      </w:r>
      <w:r w:rsidR="00533AF0" w:rsidRPr="00533AF0">
        <w:rPr>
          <w:rStyle w:val="xref1"/>
          <w:noProof/>
        </w:rPr>
        <w:t>on</w:t>
      </w:r>
      <w:r w:rsidR="00533AF0">
        <w:rPr>
          <w:noProof/>
        </w:rPr>
        <w:t xml:space="preserve"> page 314</w:t>
      </w:r>
      <w:r w:rsidR="009A76EE" w:rsidRPr="008A5E4E">
        <w:rPr>
          <w:rStyle w:val="xref1"/>
        </w:rPr>
        <w:fldChar w:fldCharType="end"/>
      </w:r>
      <w:r>
        <w:rPr>
          <w:rStyle w:val="xref1"/>
        </w:rPr>
        <w:t>)</w:t>
      </w:r>
      <w:r>
        <w:t>.</w:t>
      </w:r>
    </w:p>
    <w:p w14:paraId="1FCB15A4" w14:textId="77777777" w:rsidR="008A5E4E" w:rsidRDefault="0065745B">
      <w:pPr>
        <w:pStyle w:val="p"/>
      </w:pPr>
      <w:r>
        <w:t xml:space="preserve">To reduce the size of the </w:t>
      </w:r>
      <w:r>
        <w:rPr>
          <w:rStyle w:val="code1"/>
        </w:rPr>
        <w:t>hsa_operand</w:t>
      </w:r>
      <w:r>
        <w:t xml:space="preserve"> section it is allowed, but not required, to reference an already created </w:t>
      </w:r>
      <w:r>
        <w:rPr>
          <w:rStyle w:val="code1"/>
        </w:rPr>
        <w:t>BrigOperand*</w:t>
      </w:r>
      <w:r>
        <w:t xml:space="preserve"> entry, rather than create duplicate </w:t>
      </w:r>
      <w:r>
        <w:rPr>
          <w:rStyle w:val="code1"/>
        </w:rPr>
        <w:t>BrigOperand*</w:t>
      </w:r>
      <w:r>
        <w:t xml:space="preserve"> entries.</w:t>
      </w:r>
    </w:p>
    <w:p w14:paraId="4D0A0294" w14:textId="77777777" w:rsidR="008A5E4E" w:rsidRDefault="0065745B">
      <w:pPr>
        <w:pStyle w:val="p"/>
      </w:pPr>
      <w:r>
        <w:t>The table below shows the possible formats for the operands. Every operand uses one of these formats.</w:t>
      </w:r>
    </w:p>
    <w:p w14:paraId="1411C4FB" w14:textId="77777777" w:rsidR="008A5E4E" w:rsidRDefault="0065745B">
      <w:pPr>
        <w:pStyle w:val="pTableTitle"/>
      </w:pPr>
      <w:bookmarkStart w:id="1240" w:name="_ListOf158"/>
      <w:r>
        <w:t>Table 18–3 Formats of Operands in the hsa_operand Section</w:t>
      </w:r>
    </w:p>
    <w:bookmarkEnd w:id="1240"/>
    <w:p w14:paraId="08BE832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Layout w:type="fixed"/>
        <w:tblCellMar>
          <w:left w:w="10" w:type="dxa"/>
          <w:right w:w="10" w:type="dxa"/>
        </w:tblCellMar>
        <w:tblLook w:val="04A0" w:firstRow="1" w:lastRow="0" w:firstColumn="1" w:lastColumn="0" w:noHBand="0" w:noVBand="1"/>
      </w:tblPr>
      <w:tblGrid>
        <w:gridCol w:w="3327"/>
        <w:gridCol w:w="5793"/>
      </w:tblGrid>
      <w:tr w:rsidR="008A5E4E" w14:paraId="5ADE96D8" w14:textId="77777777" w:rsidTr="00B40BE0">
        <w:trPr>
          <w:tblHeader/>
          <w:tblCellSpacing w:w="0" w:type="dxa"/>
        </w:trPr>
        <w:tc>
          <w:tcPr>
            <w:tcW w:w="3327" w:type="dxa"/>
            <w:tcBorders>
              <w:bottom w:val="double" w:sz="3" w:space="0" w:color="000000"/>
              <w:right w:val="single" w:sz="6" w:space="0" w:color="000000"/>
            </w:tcBorders>
            <w:shd w:val="clear" w:color="auto" w:fill="D3D3D3"/>
            <w:tcMar>
              <w:top w:w="45" w:type="dxa"/>
              <w:left w:w="45" w:type="dxa"/>
              <w:bottom w:w="45" w:type="dxa"/>
              <w:right w:w="45" w:type="dxa"/>
            </w:tcMar>
          </w:tcPr>
          <w:p w14:paraId="0FBA9BA8" w14:textId="77777777" w:rsidR="008A5E4E" w:rsidRDefault="0065745B">
            <w:pPr>
              <w:pStyle w:val="thTableStyle-TablestyleAltRows-HeadE-Column-Header1"/>
              <w:shd w:val="clear" w:color="auto" w:fill="D3D3D3"/>
            </w:pPr>
            <w:r>
              <w:rPr>
                <w:shd w:val="clear" w:color="auto" w:fill="D3D3D3"/>
              </w:rPr>
              <w:t>Name</w:t>
            </w:r>
          </w:p>
        </w:tc>
        <w:tc>
          <w:tcPr>
            <w:tcW w:w="5793" w:type="dxa"/>
            <w:tcBorders>
              <w:bottom w:val="double" w:sz="3" w:space="0" w:color="000000"/>
            </w:tcBorders>
            <w:shd w:val="clear" w:color="auto" w:fill="D3D3D3"/>
            <w:tcMar>
              <w:top w:w="45" w:type="dxa"/>
              <w:left w:w="45" w:type="dxa"/>
              <w:bottom w:w="45" w:type="dxa"/>
              <w:right w:w="45" w:type="dxa"/>
            </w:tcMar>
          </w:tcPr>
          <w:p w14:paraId="04F234C2" w14:textId="77777777" w:rsidR="008A5E4E" w:rsidRDefault="0065745B">
            <w:pPr>
              <w:pStyle w:val="thTableStyle-TablestyleAltRows-HeadD-Column-Header1"/>
              <w:shd w:val="clear" w:color="auto" w:fill="D3D3D3"/>
            </w:pPr>
            <w:r>
              <w:rPr>
                <w:shd w:val="clear" w:color="auto" w:fill="D3D3D3"/>
              </w:rPr>
              <w:t>Description</w:t>
            </w:r>
          </w:p>
        </w:tc>
      </w:tr>
      <w:tr w:rsidR="008A5E4E" w14:paraId="4C6549A9" w14:textId="77777777" w:rsidTr="00B40BE0">
        <w:trPr>
          <w:tblCellSpacing w:w="0" w:type="dxa"/>
        </w:trPr>
        <w:tc>
          <w:tcPr>
            <w:tcW w:w="3327" w:type="dxa"/>
            <w:tcBorders>
              <w:bottom w:val="single" w:sz="6" w:space="0" w:color="000000"/>
              <w:right w:val="single" w:sz="6" w:space="0" w:color="000000"/>
            </w:tcBorders>
            <w:tcMar>
              <w:top w:w="45" w:type="dxa"/>
              <w:left w:w="45" w:type="dxa"/>
              <w:bottom w:w="45" w:type="dxa"/>
              <w:right w:w="45" w:type="dxa"/>
            </w:tcMar>
          </w:tcPr>
          <w:p w14:paraId="284DC84B" w14:textId="77777777" w:rsidR="008A5E4E" w:rsidRDefault="0065745B">
            <w:pPr>
              <w:pStyle w:val="tdTableStyle-TablestyleAltRows-BodyE-Column-Body1"/>
            </w:pPr>
            <w:r>
              <w:rPr>
                <w:rStyle w:val="code"/>
              </w:rPr>
              <w:t>BrigOperandAddress</w:t>
            </w:r>
          </w:p>
        </w:tc>
        <w:tc>
          <w:tcPr>
            <w:tcW w:w="5793" w:type="dxa"/>
            <w:tcBorders>
              <w:bottom w:val="single" w:sz="6" w:space="0" w:color="000000"/>
            </w:tcBorders>
            <w:tcMar>
              <w:top w:w="45" w:type="dxa"/>
              <w:left w:w="45" w:type="dxa"/>
              <w:bottom w:w="45" w:type="dxa"/>
              <w:right w:w="45" w:type="dxa"/>
            </w:tcMar>
          </w:tcPr>
          <w:p w14:paraId="4B09A755" w14:textId="77777777" w:rsidR="008A5E4E" w:rsidRDefault="0065745B">
            <w:pPr>
              <w:pStyle w:val="p3"/>
            </w:pPr>
            <w:r>
              <w:t xml:space="preserve">Used for address expressions. See </w:t>
            </w:r>
            <w:r>
              <w:rPr>
                <w:rStyle w:val="xref"/>
              </w:rPr>
              <w:t>18.6.1. BrigOperandAddress (</w:t>
            </w:r>
            <w:r w:rsidR="009A76EE" w:rsidRPr="008A5E4E">
              <w:fldChar w:fldCharType="begin"/>
            </w:r>
            <w:r w:rsidR="008A5E4E">
              <w:instrText xml:space="preserve"> PAGEREF _Ref302666977 \p \h  \* MERGEFORMAT </w:instrText>
            </w:r>
            <w:r w:rsidR="009A76EE" w:rsidRPr="008A5E4E">
              <w:fldChar w:fldCharType="separate"/>
            </w:r>
            <w:r w:rsidR="00533AF0" w:rsidRPr="00533AF0">
              <w:rPr>
                <w:rStyle w:val="xref"/>
                <w:noProof/>
              </w:rPr>
              <w:t>below</w:t>
            </w:r>
            <w:r w:rsidR="009A76EE" w:rsidRPr="008A5E4E">
              <w:rPr>
                <w:rStyle w:val="xref"/>
              </w:rPr>
              <w:fldChar w:fldCharType="end"/>
            </w:r>
            <w:r>
              <w:rPr>
                <w:rStyle w:val="xref"/>
              </w:rPr>
              <w:t>)</w:t>
            </w:r>
            <w:r>
              <w:t>.</w:t>
            </w:r>
          </w:p>
        </w:tc>
      </w:tr>
      <w:tr w:rsidR="0051320A" w14:paraId="17C079B1" w14:textId="77777777" w:rsidTr="00B40BE0">
        <w:trPr>
          <w:tblCellSpacing w:w="0" w:type="dxa"/>
        </w:trPr>
        <w:tc>
          <w:tcPr>
            <w:tcW w:w="3327" w:type="dxa"/>
            <w:tcBorders>
              <w:bottom w:val="single" w:sz="6" w:space="0" w:color="000000"/>
              <w:right w:val="single" w:sz="6" w:space="0" w:color="000000"/>
            </w:tcBorders>
            <w:shd w:val="clear" w:color="auto" w:fill="D3D3D3"/>
            <w:tcMar>
              <w:top w:w="45" w:type="dxa"/>
              <w:left w:w="45" w:type="dxa"/>
              <w:bottom w:w="45" w:type="dxa"/>
              <w:right w:w="45" w:type="dxa"/>
            </w:tcMar>
          </w:tcPr>
          <w:p w14:paraId="64C7B3CE" w14:textId="77777777" w:rsidR="0051320A" w:rsidRDefault="0051320A">
            <w:pPr>
              <w:pStyle w:val="tdTableStyle-TablestyleAltRows-BodyE-Column-Body2"/>
              <w:shd w:val="clear" w:color="auto" w:fill="D3D3D3"/>
              <w:rPr>
                <w:rStyle w:val="code"/>
                <w:shd w:val="clear" w:color="auto" w:fill="D3D3D3"/>
              </w:rPr>
            </w:pPr>
            <w:r>
              <w:rPr>
                <w:rStyle w:val="code"/>
              </w:rPr>
              <w:t>BrigOperandAlign</w:t>
            </w:r>
          </w:p>
        </w:tc>
        <w:tc>
          <w:tcPr>
            <w:tcW w:w="5793" w:type="dxa"/>
            <w:tcBorders>
              <w:bottom w:val="single" w:sz="6" w:space="0" w:color="000000"/>
            </w:tcBorders>
            <w:shd w:val="clear" w:color="auto" w:fill="D3D3D3"/>
            <w:tcMar>
              <w:top w:w="45" w:type="dxa"/>
              <w:left w:w="45" w:type="dxa"/>
              <w:bottom w:w="45" w:type="dxa"/>
              <w:right w:w="45" w:type="dxa"/>
            </w:tcMar>
          </w:tcPr>
          <w:p w14:paraId="5C49D6C0" w14:textId="77777777" w:rsidR="0051320A" w:rsidRDefault="0051320A" w:rsidP="0051320A">
            <w:pPr>
              <w:pStyle w:val="p3"/>
            </w:pPr>
            <w:r>
              <w:t xml:space="preserve">Used for aligning aggregate data constants. See </w:t>
            </w:r>
            <w:r>
              <w:rPr>
                <w:rStyle w:val="xref"/>
              </w:rPr>
              <w:t>18.6.1. BrigOperandAlign (</w:t>
            </w:r>
            <w:r>
              <w:fldChar w:fldCharType="begin"/>
            </w:r>
            <w:r>
              <w:rPr>
                <w:rStyle w:val="xref"/>
              </w:rPr>
              <w:instrText xml:space="preserve"> PAGEREF BrigOperandAlign \p \h </w:instrText>
            </w:r>
            <w:r>
              <w:fldChar w:fldCharType="separate"/>
            </w:r>
            <w:r>
              <w:rPr>
                <w:rStyle w:val="xref"/>
                <w:noProof/>
              </w:rPr>
              <w:t>on page 373</w:t>
            </w:r>
            <w:r>
              <w:fldChar w:fldCharType="end"/>
            </w:r>
            <w:r>
              <w:rPr>
                <w:rStyle w:val="xref"/>
              </w:rPr>
              <w:t>)</w:t>
            </w:r>
            <w:r>
              <w:t>.</w:t>
            </w:r>
          </w:p>
        </w:tc>
      </w:tr>
      <w:tr w:rsidR="008A5E4E" w14:paraId="224B8397" w14:textId="77777777" w:rsidTr="00B40BE0">
        <w:trPr>
          <w:tblCellSpacing w:w="0" w:type="dxa"/>
        </w:trPr>
        <w:tc>
          <w:tcPr>
            <w:tcW w:w="3327" w:type="dxa"/>
            <w:tcBorders>
              <w:bottom w:val="single" w:sz="6" w:space="0" w:color="000000"/>
              <w:right w:val="single" w:sz="6" w:space="0" w:color="000000"/>
            </w:tcBorders>
            <w:shd w:val="clear" w:color="auto" w:fill="D3D3D3"/>
            <w:tcMar>
              <w:top w:w="45" w:type="dxa"/>
              <w:left w:w="45" w:type="dxa"/>
              <w:bottom w:w="45" w:type="dxa"/>
              <w:right w:w="45" w:type="dxa"/>
            </w:tcMar>
          </w:tcPr>
          <w:p w14:paraId="4E092B08" w14:textId="77777777" w:rsidR="008A5E4E" w:rsidRDefault="0065745B">
            <w:pPr>
              <w:pStyle w:val="tdTableStyle-TablestyleAltRows-BodyE-Column-Body2"/>
              <w:shd w:val="clear" w:color="auto" w:fill="D3D3D3"/>
            </w:pPr>
            <w:r>
              <w:rPr>
                <w:rStyle w:val="code"/>
                <w:shd w:val="clear" w:color="auto" w:fill="D3D3D3"/>
              </w:rPr>
              <w:t>BrigOperandCodeList</w:t>
            </w:r>
          </w:p>
        </w:tc>
        <w:tc>
          <w:tcPr>
            <w:tcW w:w="5793" w:type="dxa"/>
            <w:tcBorders>
              <w:bottom w:val="single" w:sz="6" w:space="0" w:color="000000"/>
            </w:tcBorders>
            <w:shd w:val="clear" w:color="auto" w:fill="D3D3D3"/>
            <w:tcMar>
              <w:top w:w="45" w:type="dxa"/>
              <w:left w:w="45" w:type="dxa"/>
              <w:bottom w:w="45" w:type="dxa"/>
              <w:right w:w="45" w:type="dxa"/>
            </w:tcMar>
          </w:tcPr>
          <w:p w14:paraId="50C4A06E" w14:textId="77777777" w:rsidR="008A5E4E" w:rsidRDefault="0065745B">
            <w:pPr>
              <w:pStyle w:val="p3"/>
            </w:pPr>
            <w:r>
              <w:t xml:space="preserve">List of references to entries in the </w:t>
            </w:r>
            <w:r>
              <w:rPr>
                <w:rStyle w:val="code"/>
              </w:rPr>
              <w:t>hsa_code</w:t>
            </w:r>
            <w:r>
              <w:t xml:space="preserve"> section. See </w:t>
            </w:r>
            <w:r>
              <w:rPr>
                <w:rStyle w:val="xref"/>
              </w:rPr>
              <w:t>18.6.2. BrigOperandCodeList (</w:t>
            </w:r>
            <w:r w:rsidR="009A76EE" w:rsidRPr="008A5E4E">
              <w:fldChar w:fldCharType="begin"/>
            </w:r>
            <w:r w:rsidR="008A5E4E">
              <w:instrText xml:space="preserve"> PAGEREF _Ref236216887 \p \h  \* MERGEFORMAT </w:instrText>
            </w:r>
            <w:r w:rsidR="009A76EE" w:rsidRPr="008A5E4E">
              <w:fldChar w:fldCharType="separate"/>
            </w:r>
            <w:r w:rsidR="00533AF0" w:rsidRPr="00533AF0">
              <w:rPr>
                <w:rStyle w:val="xref"/>
                <w:noProof/>
              </w:rPr>
              <w:t>on</w:t>
            </w:r>
            <w:r w:rsidR="00533AF0">
              <w:rPr>
                <w:noProof/>
              </w:rPr>
              <w:t xml:space="preserve"> page 351</w:t>
            </w:r>
            <w:r w:rsidR="009A76EE" w:rsidRPr="008A5E4E">
              <w:rPr>
                <w:rStyle w:val="xref"/>
              </w:rPr>
              <w:fldChar w:fldCharType="end"/>
            </w:r>
            <w:r>
              <w:rPr>
                <w:rStyle w:val="xref"/>
              </w:rPr>
              <w:t>)</w:t>
            </w:r>
            <w:r>
              <w:t>.</w:t>
            </w:r>
          </w:p>
        </w:tc>
      </w:tr>
      <w:tr w:rsidR="008A5E4E" w14:paraId="087F55EB" w14:textId="77777777" w:rsidTr="00B40BE0">
        <w:trPr>
          <w:tblCellSpacing w:w="0" w:type="dxa"/>
        </w:trPr>
        <w:tc>
          <w:tcPr>
            <w:tcW w:w="3327" w:type="dxa"/>
            <w:tcBorders>
              <w:bottom w:val="single" w:sz="6" w:space="0" w:color="000000"/>
              <w:right w:val="single" w:sz="6" w:space="0" w:color="000000"/>
            </w:tcBorders>
            <w:tcMar>
              <w:top w:w="45" w:type="dxa"/>
              <w:left w:w="45" w:type="dxa"/>
              <w:bottom w:w="45" w:type="dxa"/>
              <w:right w:w="45" w:type="dxa"/>
            </w:tcMar>
          </w:tcPr>
          <w:p w14:paraId="4603F359" w14:textId="77777777" w:rsidR="008A5E4E" w:rsidRDefault="0065745B">
            <w:pPr>
              <w:pStyle w:val="tdTableStyle-TablestyleAltRows-BodyE-Column-Body1"/>
            </w:pPr>
            <w:r>
              <w:rPr>
                <w:rStyle w:val="code"/>
              </w:rPr>
              <w:t>BrigOperandCodeRef</w:t>
            </w:r>
          </w:p>
        </w:tc>
        <w:tc>
          <w:tcPr>
            <w:tcW w:w="5793" w:type="dxa"/>
            <w:tcBorders>
              <w:bottom w:val="single" w:sz="6" w:space="0" w:color="000000"/>
            </w:tcBorders>
            <w:tcMar>
              <w:top w:w="45" w:type="dxa"/>
              <w:left w:w="45" w:type="dxa"/>
              <w:bottom w:w="45" w:type="dxa"/>
              <w:right w:w="45" w:type="dxa"/>
            </w:tcMar>
          </w:tcPr>
          <w:p w14:paraId="209B7FB7" w14:textId="77777777" w:rsidR="008A5E4E" w:rsidRDefault="0065745B">
            <w:pPr>
              <w:pStyle w:val="p3"/>
            </w:pPr>
            <w:r>
              <w:t xml:space="preserve">A reference to an entry in the </w:t>
            </w:r>
            <w:r>
              <w:rPr>
                <w:rStyle w:val="code"/>
              </w:rPr>
              <w:t>hsa_code</w:t>
            </w:r>
            <w:r>
              <w:t xml:space="preserve"> section. See </w:t>
            </w:r>
            <w:r>
              <w:rPr>
                <w:rStyle w:val="xref"/>
              </w:rPr>
              <w:t>18.6.3. BrigOperandCodeRef (</w:t>
            </w:r>
            <w:r w:rsidR="009A76EE" w:rsidRPr="008A5E4E">
              <w:fldChar w:fldCharType="begin"/>
            </w:r>
            <w:r w:rsidR="008A5E4E">
              <w:instrText xml:space="preserve"> PAGEREF _Ref-1102459227 \p \h  \* MERGEFORMAT </w:instrText>
            </w:r>
            <w:r w:rsidR="009A76EE" w:rsidRPr="008A5E4E">
              <w:fldChar w:fldCharType="separate"/>
            </w:r>
            <w:r w:rsidR="00533AF0" w:rsidRPr="00533AF0">
              <w:rPr>
                <w:rStyle w:val="xref"/>
                <w:noProof/>
              </w:rPr>
              <w:t>on</w:t>
            </w:r>
            <w:r w:rsidR="00533AF0">
              <w:rPr>
                <w:noProof/>
              </w:rPr>
              <w:t xml:space="preserve"> page 351</w:t>
            </w:r>
            <w:r w:rsidR="009A76EE" w:rsidRPr="008A5E4E">
              <w:rPr>
                <w:rStyle w:val="xref"/>
              </w:rPr>
              <w:fldChar w:fldCharType="end"/>
            </w:r>
            <w:r>
              <w:rPr>
                <w:rStyle w:val="xref"/>
              </w:rPr>
              <w:t>)</w:t>
            </w:r>
            <w:r>
              <w:t>.</w:t>
            </w:r>
          </w:p>
        </w:tc>
      </w:tr>
      <w:tr w:rsidR="008A5E4E" w14:paraId="5B5335AF" w14:textId="77777777" w:rsidTr="00B40BE0">
        <w:trPr>
          <w:tblCellSpacing w:w="0" w:type="dxa"/>
        </w:trPr>
        <w:tc>
          <w:tcPr>
            <w:tcW w:w="3327" w:type="dxa"/>
            <w:tcBorders>
              <w:bottom w:val="single" w:sz="6" w:space="0" w:color="000000"/>
              <w:right w:val="single" w:sz="6" w:space="0" w:color="000000"/>
            </w:tcBorders>
            <w:shd w:val="clear" w:color="auto" w:fill="D3D3D3"/>
            <w:tcMar>
              <w:top w:w="45" w:type="dxa"/>
              <w:left w:w="45" w:type="dxa"/>
              <w:bottom w:w="45" w:type="dxa"/>
              <w:right w:w="45" w:type="dxa"/>
            </w:tcMar>
          </w:tcPr>
          <w:p w14:paraId="180FC1F6" w14:textId="1B16B76C" w:rsidR="008A5E4E" w:rsidRDefault="0065745B">
            <w:pPr>
              <w:pStyle w:val="tdTableStyle-TablestyleAltRows-BodyE-Column-Body2"/>
              <w:shd w:val="clear" w:color="auto" w:fill="D3D3D3"/>
            </w:pPr>
            <w:r>
              <w:rPr>
                <w:rStyle w:val="code"/>
                <w:shd w:val="clear" w:color="auto" w:fill="D3D3D3"/>
              </w:rPr>
              <w:t>BrigOperand</w:t>
            </w:r>
            <w:r w:rsidR="00A34162">
              <w:rPr>
                <w:rStyle w:val="code"/>
                <w:shd w:val="clear" w:color="auto" w:fill="D3D3D3"/>
              </w:rPr>
              <w:t>ConstantBytes</w:t>
            </w:r>
          </w:p>
        </w:tc>
        <w:tc>
          <w:tcPr>
            <w:tcW w:w="5793" w:type="dxa"/>
            <w:tcBorders>
              <w:bottom w:val="single" w:sz="6" w:space="0" w:color="000000"/>
            </w:tcBorders>
            <w:shd w:val="clear" w:color="auto" w:fill="D3D3D3"/>
            <w:tcMar>
              <w:top w:w="45" w:type="dxa"/>
              <w:left w:w="45" w:type="dxa"/>
              <w:bottom w:w="45" w:type="dxa"/>
              <w:right w:w="45" w:type="dxa"/>
            </w:tcMar>
          </w:tcPr>
          <w:p w14:paraId="2F90A694" w14:textId="55A94CAB" w:rsidR="008A5E4E" w:rsidRDefault="0065745B" w:rsidP="0090625C">
            <w:pPr>
              <w:pStyle w:val="p3"/>
            </w:pPr>
            <w:r>
              <w:t xml:space="preserve">Declares a </w:t>
            </w:r>
            <w:r w:rsidR="00A34162">
              <w:t xml:space="preserve">constant </w:t>
            </w:r>
            <w:r>
              <w:t>value</w:t>
            </w:r>
            <w:r w:rsidR="00A34162">
              <w:t xml:space="preserve"> as a</w:t>
            </w:r>
            <w:r w:rsidR="000121D8">
              <w:t>n array</w:t>
            </w:r>
            <w:r w:rsidR="00A34162">
              <w:t xml:space="preserve"> of bytes</w:t>
            </w:r>
            <w:r>
              <w:t xml:space="preserve">. See </w:t>
            </w:r>
            <w:r>
              <w:rPr>
                <w:rStyle w:val="xref"/>
              </w:rPr>
              <w:t>18.6.4. BrigOperand</w:t>
            </w:r>
            <w:r w:rsidR="00A34162">
              <w:rPr>
                <w:rStyle w:val="xref"/>
              </w:rPr>
              <w:t>ConstantBytes</w:t>
            </w:r>
            <w:r>
              <w:rPr>
                <w:rStyle w:val="xref"/>
              </w:rPr>
              <w:t xml:space="preserve"> (</w:t>
            </w:r>
            <w:r w:rsidR="009A76EE" w:rsidRPr="008A5E4E">
              <w:fldChar w:fldCharType="begin"/>
            </w:r>
            <w:r w:rsidR="008A5E4E">
              <w:instrText xml:space="preserve"> PAGEREF _Ref-1956397457 \p \h  \* MERGEFORMAT </w:instrText>
            </w:r>
            <w:r w:rsidR="009A76EE" w:rsidRPr="008A5E4E">
              <w:fldChar w:fldCharType="separate"/>
            </w:r>
            <w:r w:rsidR="00533AF0" w:rsidRPr="00533AF0">
              <w:rPr>
                <w:rStyle w:val="xref"/>
                <w:noProof/>
              </w:rPr>
              <w:t>on</w:t>
            </w:r>
            <w:r w:rsidR="00533AF0">
              <w:rPr>
                <w:noProof/>
              </w:rPr>
              <w:t xml:space="preserve"> page 352</w:t>
            </w:r>
            <w:r w:rsidR="009A76EE" w:rsidRPr="008A5E4E">
              <w:rPr>
                <w:rStyle w:val="xref"/>
              </w:rPr>
              <w:fldChar w:fldCharType="end"/>
            </w:r>
            <w:r>
              <w:rPr>
                <w:rStyle w:val="xref"/>
              </w:rPr>
              <w:t>)</w:t>
            </w:r>
            <w:r>
              <w:t>.</w:t>
            </w:r>
          </w:p>
        </w:tc>
      </w:tr>
      <w:tr w:rsidR="00163537" w14:paraId="3EFAF391" w14:textId="77777777" w:rsidTr="00B40BE0">
        <w:trPr>
          <w:tblCellSpacing w:w="0" w:type="dxa"/>
        </w:trPr>
        <w:tc>
          <w:tcPr>
            <w:tcW w:w="3327" w:type="dxa"/>
            <w:tcBorders>
              <w:bottom w:val="single" w:sz="6" w:space="0" w:color="000000"/>
              <w:right w:val="single" w:sz="6" w:space="0" w:color="000000"/>
            </w:tcBorders>
            <w:tcMar>
              <w:top w:w="45" w:type="dxa"/>
              <w:left w:w="45" w:type="dxa"/>
              <w:bottom w:w="45" w:type="dxa"/>
              <w:right w:w="45" w:type="dxa"/>
            </w:tcMar>
          </w:tcPr>
          <w:p w14:paraId="23DA5228" w14:textId="46A80DF3" w:rsidR="00163537" w:rsidRPr="00DF4ACC" w:rsidRDefault="00163537" w:rsidP="00163537">
            <w:pPr>
              <w:pStyle w:val="tdTableStyle-TablestyleAltRows-BodyE-Column-Body1"/>
              <w:rPr>
                <w:rStyle w:val="code"/>
              </w:rPr>
            </w:pPr>
            <w:r w:rsidRPr="00163537">
              <w:rPr>
                <w:rStyle w:val="code"/>
              </w:rPr>
              <w:t>BrigOperand</w:t>
            </w:r>
            <w:r>
              <w:rPr>
                <w:rStyle w:val="code"/>
              </w:rPr>
              <w:t>ConstantImage</w:t>
            </w:r>
          </w:p>
        </w:tc>
        <w:tc>
          <w:tcPr>
            <w:tcW w:w="5793" w:type="dxa"/>
            <w:tcBorders>
              <w:bottom w:val="single" w:sz="6" w:space="0" w:color="000000"/>
            </w:tcBorders>
            <w:tcMar>
              <w:top w:w="45" w:type="dxa"/>
              <w:left w:w="45" w:type="dxa"/>
              <w:bottom w:w="45" w:type="dxa"/>
              <w:right w:w="45" w:type="dxa"/>
            </w:tcMar>
          </w:tcPr>
          <w:p w14:paraId="098E9BC8" w14:textId="57BA81EC" w:rsidR="00163537" w:rsidRDefault="00163537" w:rsidP="00A30064">
            <w:pPr>
              <w:pStyle w:val="p3"/>
            </w:pPr>
            <w:r>
              <w:t xml:space="preserve">Declares the properties of an image referenced by an image handle constant. See </w:t>
            </w:r>
            <w:r>
              <w:rPr>
                <w:rStyle w:val="xref"/>
              </w:rPr>
              <w:t>18.6.8. BrigOperandConstantImage (</w:t>
            </w:r>
            <w:r w:rsidR="00A30064">
              <w:fldChar w:fldCharType="begin"/>
            </w:r>
            <w:r w:rsidR="00A30064">
              <w:instrText xml:space="preserve"> PAGEREF  BrigOperandConstantImage \h \p  \* MERGEFORMAT </w:instrText>
            </w:r>
            <w:r w:rsidR="00A30064">
              <w:fldChar w:fldCharType="separate"/>
            </w:r>
            <w:r w:rsidR="00A30064">
              <w:rPr>
                <w:noProof/>
              </w:rPr>
              <w:t>on page 372</w:t>
            </w:r>
            <w:r w:rsidR="00A30064">
              <w:fldChar w:fldCharType="end"/>
            </w:r>
            <w:r>
              <w:rPr>
                <w:rStyle w:val="xref"/>
              </w:rPr>
              <w:t>)</w:t>
            </w:r>
            <w:r>
              <w:t>.</w:t>
            </w:r>
          </w:p>
        </w:tc>
      </w:tr>
      <w:tr w:rsidR="00163537" w14:paraId="0F728941" w14:textId="77777777" w:rsidTr="00B40BE0">
        <w:trPr>
          <w:tblCellSpacing w:w="0" w:type="dxa"/>
        </w:trPr>
        <w:tc>
          <w:tcPr>
            <w:tcW w:w="3327" w:type="dxa"/>
            <w:tcBorders>
              <w:bottom w:val="single" w:sz="6" w:space="0" w:color="000000"/>
              <w:right w:val="single" w:sz="6" w:space="0" w:color="000000"/>
            </w:tcBorders>
            <w:tcMar>
              <w:top w:w="45" w:type="dxa"/>
              <w:left w:w="45" w:type="dxa"/>
              <w:bottom w:w="45" w:type="dxa"/>
              <w:right w:w="45" w:type="dxa"/>
            </w:tcMar>
          </w:tcPr>
          <w:p w14:paraId="223F6413" w14:textId="5AEF30B5" w:rsidR="00163537" w:rsidRDefault="00163537" w:rsidP="00163537">
            <w:pPr>
              <w:pStyle w:val="tdTableStyle-TablestyleAltRows-BodyE-Column-Body1"/>
            </w:pPr>
            <w:r w:rsidRPr="00DF4ACC">
              <w:rPr>
                <w:rStyle w:val="code"/>
              </w:rPr>
              <w:t>BrigOperandConstantOperandList</w:t>
            </w:r>
          </w:p>
        </w:tc>
        <w:tc>
          <w:tcPr>
            <w:tcW w:w="5793" w:type="dxa"/>
            <w:tcBorders>
              <w:bottom w:val="single" w:sz="6" w:space="0" w:color="000000"/>
            </w:tcBorders>
            <w:tcMar>
              <w:top w:w="45" w:type="dxa"/>
              <w:left w:w="45" w:type="dxa"/>
              <w:bottom w:w="45" w:type="dxa"/>
              <w:right w:w="45" w:type="dxa"/>
            </w:tcMar>
          </w:tcPr>
          <w:p w14:paraId="74EEFD26" w14:textId="63C20469" w:rsidR="00163537" w:rsidRDefault="00163537" w:rsidP="00163537">
            <w:pPr>
              <w:pStyle w:val="p3"/>
            </w:pPr>
            <w:r>
              <w:t xml:space="preserve">Declares a constant as a list of operands. See </w:t>
            </w:r>
            <w:r>
              <w:rPr>
                <w:rStyle w:val="xref"/>
              </w:rPr>
              <w:t>18.6.5. BrigOperandConstantOperandList (</w:t>
            </w:r>
            <w:r>
              <w:fldChar w:fldCharType="begin"/>
            </w:r>
            <w:r>
              <w:instrText xml:space="preserve"> PAGEREF  BrigOperandConstantOperandList \h \p  \* MERGEFORMAT </w:instrText>
            </w:r>
            <w:r>
              <w:fldChar w:fldCharType="separate"/>
            </w:r>
            <w:r>
              <w:rPr>
                <w:noProof/>
              </w:rPr>
              <w:t>on page 367</w:t>
            </w:r>
            <w:r>
              <w:fldChar w:fldCharType="end"/>
            </w:r>
            <w:r>
              <w:rPr>
                <w:rStyle w:val="xref"/>
              </w:rPr>
              <w:t>)</w:t>
            </w:r>
            <w:r>
              <w:t>.</w:t>
            </w:r>
          </w:p>
        </w:tc>
      </w:tr>
      <w:tr w:rsidR="00163537" w14:paraId="3EE70615" w14:textId="77777777" w:rsidTr="00B40BE0">
        <w:trPr>
          <w:tblCellSpacing w:w="0" w:type="dxa"/>
        </w:trPr>
        <w:tc>
          <w:tcPr>
            <w:tcW w:w="3327" w:type="dxa"/>
            <w:tcBorders>
              <w:bottom w:val="single" w:sz="6" w:space="0" w:color="000000"/>
              <w:right w:val="single" w:sz="6" w:space="0" w:color="000000"/>
            </w:tcBorders>
            <w:tcMar>
              <w:top w:w="45" w:type="dxa"/>
              <w:left w:w="45" w:type="dxa"/>
              <w:bottom w:w="45" w:type="dxa"/>
              <w:right w:w="45" w:type="dxa"/>
            </w:tcMar>
          </w:tcPr>
          <w:p w14:paraId="6D310EC8" w14:textId="7AD7545B" w:rsidR="00163537" w:rsidRPr="00DF4ACC" w:rsidRDefault="00163537" w:rsidP="00A30064">
            <w:pPr>
              <w:pStyle w:val="tdTableStyle-TablestyleAltRows-BodyE-Column-Body1"/>
              <w:rPr>
                <w:rStyle w:val="code"/>
              </w:rPr>
            </w:pPr>
            <w:r w:rsidRPr="00163537">
              <w:rPr>
                <w:rStyle w:val="code"/>
              </w:rPr>
              <w:t>BrigOperand</w:t>
            </w:r>
            <w:r>
              <w:rPr>
                <w:rStyle w:val="code"/>
              </w:rPr>
              <w:t>ConstantSampler</w:t>
            </w:r>
          </w:p>
        </w:tc>
        <w:tc>
          <w:tcPr>
            <w:tcW w:w="5793" w:type="dxa"/>
            <w:tcBorders>
              <w:bottom w:val="single" w:sz="6" w:space="0" w:color="000000"/>
            </w:tcBorders>
            <w:tcMar>
              <w:top w:w="45" w:type="dxa"/>
              <w:left w:w="45" w:type="dxa"/>
              <w:bottom w:w="45" w:type="dxa"/>
              <w:right w:w="45" w:type="dxa"/>
            </w:tcMar>
          </w:tcPr>
          <w:p w14:paraId="0E110B31" w14:textId="0B1C098E" w:rsidR="00163537" w:rsidRDefault="00163537" w:rsidP="00A30064">
            <w:pPr>
              <w:pStyle w:val="p3"/>
            </w:pPr>
            <w:r>
              <w:t xml:space="preserve">Declares the properties of a sampler referenced by a sample handle constant. See </w:t>
            </w:r>
            <w:r>
              <w:rPr>
                <w:rStyle w:val="xref"/>
              </w:rPr>
              <w:t>18.6.8. BrigOperandConstantSampler (</w:t>
            </w:r>
            <w:r w:rsidRPr="008A5E4E">
              <w:fldChar w:fldCharType="begin"/>
            </w:r>
            <w:r>
              <w:instrText xml:space="preserve"> PAGEREF _Ref908424767 \p \h  \* MERGEFORMAT </w:instrText>
            </w:r>
            <w:r w:rsidRPr="008A5E4E">
              <w:fldChar w:fldCharType="separate"/>
            </w:r>
            <w:r w:rsidRPr="00533AF0">
              <w:rPr>
                <w:rStyle w:val="xref"/>
                <w:noProof/>
              </w:rPr>
              <w:t>on</w:t>
            </w:r>
            <w:r>
              <w:rPr>
                <w:noProof/>
              </w:rPr>
              <w:t xml:space="preserve"> page 354</w:t>
            </w:r>
            <w:r w:rsidRPr="008A5E4E">
              <w:rPr>
                <w:rStyle w:val="xref"/>
              </w:rPr>
              <w:fldChar w:fldCharType="end"/>
            </w:r>
            <w:r>
              <w:rPr>
                <w:rStyle w:val="xref"/>
              </w:rPr>
              <w:t>)</w:t>
            </w:r>
            <w:r>
              <w:t>.</w:t>
            </w:r>
          </w:p>
        </w:tc>
      </w:tr>
      <w:tr w:rsidR="00163537" w14:paraId="5610665D" w14:textId="77777777" w:rsidTr="00B40BE0">
        <w:trPr>
          <w:tblCellSpacing w:w="0" w:type="dxa"/>
        </w:trPr>
        <w:tc>
          <w:tcPr>
            <w:tcW w:w="3327" w:type="dxa"/>
            <w:tcBorders>
              <w:bottom w:val="single" w:sz="6" w:space="0" w:color="000000"/>
              <w:right w:val="single" w:sz="6" w:space="0" w:color="000000"/>
            </w:tcBorders>
            <w:shd w:val="clear" w:color="auto" w:fill="D3D3D3"/>
            <w:tcMar>
              <w:top w:w="45" w:type="dxa"/>
              <w:left w:w="45" w:type="dxa"/>
              <w:bottom w:w="45" w:type="dxa"/>
              <w:right w:w="45" w:type="dxa"/>
            </w:tcMar>
          </w:tcPr>
          <w:p w14:paraId="38082C33" w14:textId="77777777" w:rsidR="00163537" w:rsidRDefault="00163537" w:rsidP="00163537">
            <w:pPr>
              <w:pStyle w:val="tdTableStyle-TablestyleAltRows-BodyE-Column-Body2"/>
              <w:shd w:val="clear" w:color="auto" w:fill="D3D3D3"/>
            </w:pPr>
            <w:r>
              <w:rPr>
                <w:rStyle w:val="code"/>
                <w:shd w:val="clear" w:color="auto" w:fill="D3D3D3"/>
              </w:rPr>
              <w:t>BrigOperandOperandList</w:t>
            </w:r>
          </w:p>
        </w:tc>
        <w:tc>
          <w:tcPr>
            <w:tcW w:w="5793" w:type="dxa"/>
            <w:tcBorders>
              <w:bottom w:val="single" w:sz="6" w:space="0" w:color="000000"/>
            </w:tcBorders>
            <w:shd w:val="clear" w:color="auto" w:fill="D3D3D3"/>
            <w:tcMar>
              <w:top w:w="45" w:type="dxa"/>
              <w:left w:w="45" w:type="dxa"/>
              <w:bottom w:w="45" w:type="dxa"/>
              <w:right w:w="45" w:type="dxa"/>
            </w:tcMar>
          </w:tcPr>
          <w:p w14:paraId="2C94731A" w14:textId="77777777" w:rsidR="00163537" w:rsidRDefault="00163537" w:rsidP="00163537">
            <w:pPr>
              <w:pStyle w:val="p3"/>
            </w:pPr>
            <w:r>
              <w:t xml:space="preserve">List of references to entries in the </w:t>
            </w:r>
            <w:r>
              <w:rPr>
                <w:rStyle w:val="code"/>
              </w:rPr>
              <w:t>hsa_operand</w:t>
            </w:r>
            <w:r>
              <w:t xml:space="preserve"> section. See </w:t>
            </w:r>
            <w:r>
              <w:rPr>
                <w:rStyle w:val="xref"/>
              </w:rPr>
              <w:t>18.6.6. BrigOperandOperandList (</w:t>
            </w:r>
            <w:r w:rsidRPr="008A5E4E">
              <w:fldChar w:fldCharType="begin"/>
            </w:r>
            <w:r>
              <w:instrText xml:space="preserve"> PAGEREF _Ref2037330236 \p \h  \* MERGEFORMAT </w:instrText>
            </w:r>
            <w:r w:rsidRPr="008A5E4E">
              <w:fldChar w:fldCharType="separate"/>
            </w:r>
            <w:r w:rsidRPr="00533AF0">
              <w:rPr>
                <w:rStyle w:val="xref"/>
                <w:noProof/>
              </w:rPr>
              <w:t>on</w:t>
            </w:r>
            <w:r>
              <w:rPr>
                <w:noProof/>
              </w:rPr>
              <w:t xml:space="preserve"> page 353</w:t>
            </w:r>
            <w:r w:rsidRPr="008A5E4E">
              <w:rPr>
                <w:rStyle w:val="xref"/>
              </w:rPr>
              <w:fldChar w:fldCharType="end"/>
            </w:r>
            <w:r>
              <w:rPr>
                <w:rStyle w:val="xref"/>
              </w:rPr>
              <w:t>)</w:t>
            </w:r>
            <w:r>
              <w:t>.</w:t>
            </w:r>
          </w:p>
        </w:tc>
      </w:tr>
      <w:tr w:rsidR="00163537" w14:paraId="0A966CA7" w14:textId="77777777" w:rsidTr="00B40BE0">
        <w:trPr>
          <w:tblCellSpacing w:w="0" w:type="dxa"/>
        </w:trPr>
        <w:tc>
          <w:tcPr>
            <w:tcW w:w="3327" w:type="dxa"/>
            <w:tcBorders>
              <w:bottom w:val="single" w:sz="6" w:space="0" w:color="000000"/>
              <w:right w:val="single" w:sz="6" w:space="0" w:color="000000"/>
            </w:tcBorders>
            <w:tcMar>
              <w:top w:w="45" w:type="dxa"/>
              <w:left w:w="45" w:type="dxa"/>
              <w:bottom w:w="45" w:type="dxa"/>
              <w:right w:w="45" w:type="dxa"/>
            </w:tcMar>
          </w:tcPr>
          <w:p w14:paraId="4E33E749" w14:textId="157C456F" w:rsidR="00163537" w:rsidRDefault="00163537" w:rsidP="00163537">
            <w:pPr>
              <w:pStyle w:val="tdTableStyle-TablestyleAltRows-BodyE-Column-Body1"/>
            </w:pPr>
            <w:r>
              <w:rPr>
                <w:rStyle w:val="code"/>
              </w:rPr>
              <w:t>BrigOperandReg</w:t>
            </w:r>
            <w:r w:rsidR="00715E6C">
              <w:rPr>
                <w:rStyle w:val="code"/>
              </w:rPr>
              <w:t>ister</w:t>
            </w:r>
          </w:p>
        </w:tc>
        <w:tc>
          <w:tcPr>
            <w:tcW w:w="5793" w:type="dxa"/>
            <w:tcBorders>
              <w:bottom w:val="single" w:sz="6" w:space="0" w:color="000000"/>
            </w:tcBorders>
            <w:tcMar>
              <w:top w:w="45" w:type="dxa"/>
              <w:left w:w="45" w:type="dxa"/>
              <w:bottom w:w="45" w:type="dxa"/>
              <w:right w:w="45" w:type="dxa"/>
            </w:tcMar>
          </w:tcPr>
          <w:p w14:paraId="383CABC5" w14:textId="5B805DCF" w:rsidR="00163537" w:rsidRDefault="00163537" w:rsidP="00163537">
            <w:pPr>
              <w:pStyle w:val="p3"/>
            </w:pPr>
            <w:r>
              <w:t>A register (</w:t>
            </w:r>
            <w:r>
              <w:rPr>
                <w:rStyle w:val="code"/>
              </w:rPr>
              <w:t>c</w:t>
            </w:r>
            <w:r>
              <w:t xml:space="preserve">, </w:t>
            </w:r>
            <w:r>
              <w:rPr>
                <w:rStyle w:val="code"/>
              </w:rPr>
              <w:t>s</w:t>
            </w:r>
            <w:r>
              <w:t xml:space="preserve">, </w:t>
            </w:r>
            <w:r>
              <w:rPr>
                <w:rStyle w:val="code"/>
              </w:rPr>
              <w:t>d</w:t>
            </w:r>
            <w:r w:rsidR="004E5583">
              <w:t xml:space="preserve">, or </w:t>
            </w:r>
            <w:r w:rsidR="004E5583">
              <w:rPr>
                <w:rStyle w:val="code"/>
              </w:rPr>
              <w:t>q</w:t>
            </w:r>
            <w:r>
              <w:t xml:space="preserve">). See </w:t>
            </w:r>
            <w:r>
              <w:rPr>
                <w:rStyle w:val="xref"/>
              </w:rPr>
              <w:t>18.6.7. BrigOperandReg</w:t>
            </w:r>
            <w:r w:rsidR="00715E6C">
              <w:rPr>
                <w:rStyle w:val="xref"/>
              </w:rPr>
              <w:t>ister</w:t>
            </w:r>
            <w:r>
              <w:rPr>
                <w:rStyle w:val="xref"/>
              </w:rPr>
              <w:t xml:space="preserve"> (</w:t>
            </w:r>
            <w:r w:rsidRPr="008A5E4E">
              <w:fldChar w:fldCharType="begin"/>
            </w:r>
            <w:r>
              <w:instrText xml:space="preserve"> PAGEREF _Ref1470453943 \p \h  \* MERGEFORMAT </w:instrText>
            </w:r>
            <w:r w:rsidRPr="008A5E4E">
              <w:fldChar w:fldCharType="separate"/>
            </w:r>
            <w:r w:rsidRPr="00533AF0">
              <w:rPr>
                <w:rStyle w:val="xref"/>
                <w:noProof/>
              </w:rPr>
              <w:t>on</w:t>
            </w:r>
            <w:r>
              <w:rPr>
                <w:noProof/>
              </w:rPr>
              <w:t xml:space="preserve"> page 354</w:t>
            </w:r>
            <w:r w:rsidRPr="008A5E4E">
              <w:rPr>
                <w:rStyle w:val="xref"/>
              </w:rPr>
              <w:fldChar w:fldCharType="end"/>
            </w:r>
            <w:r>
              <w:rPr>
                <w:rStyle w:val="xref"/>
              </w:rPr>
              <w:t>)</w:t>
            </w:r>
            <w:r>
              <w:t>.</w:t>
            </w:r>
          </w:p>
        </w:tc>
      </w:tr>
      <w:tr w:rsidR="00163537" w14:paraId="187E7418" w14:textId="77777777" w:rsidTr="00B40BE0">
        <w:trPr>
          <w:tblCellSpacing w:w="0" w:type="dxa"/>
        </w:trPr>
        <w:tc>
          <w:tcPr>
            <w:tcW w:w="3327" w:type="dxa"/>
            <w:tcBorders>
              <w:bottom w:val="single" w:sz="6" w:space="0" w:color="000000"/>
              <w:right w:val="single" w:sz="6" w:space="0" w:color="000000"/>
            </w:tcBorders>
            <w:tcMar>
              <w:top w:w="45" w:type="dxa"/>
              <w:left w:w="45" w:type="dxa"/>
              <w:bottom w:w="45" w:type="dxa"/>
              <w:right w:w="45" w:type="dxa"/>
            </w:tcMar>
          </w:tcPr>
          <w:p w14:paraId="7025F727" w14:textId="77777777" w:rsidR="00163537" w:rsidRDefault="00163537" w:rsidP="00163537">
            <w:pPr>
              <w:pStyle w:val="tdTableStyle-TablestyleAltRows-BodyE-Column-Body1"/>
            </w:pPr>
            <w:r>
              <w:rPr>
                <w:rStyle w:val="code"/>
              </w:rPr>
              <w:t>BrigOperandString</w:t>
            </w:r>
          </w:p>
        </w:tc>
        <w:tc>
          <w:tcPr>
            <w:tcW w:w="5793" w:type="dxa"/>
            <w:tcBorders>
              <w:bottom w:val="single" w:sz="6" w:space="0" w:color="000000"/>
            </w:tcBorders>
            <w:tcMar>
              <w:top w:w="45" w:type="dxa"/>
              <w:left w:w="45" w:type="dxa"/>
              <w:bottom w:w="45" w:type="dxa"/>
              <w:right w:w="45" w:type="dxa"/>
            </w:tcMar>
          </w:tcPr>
          <w:p w14:paraId="7B878176" w14:textId="77777777" w:rsidR="00163537" w:rsidRDefault="00163537" w:rsidP="00163537">
            <w:pPr>
              <w:pStyle w:val="p3"/>
            </w:pPr>
            <w:r>
              <w:t xml:space="preserve">A textual string. See </w:t>
            </w:r>
            <w:r>
              <w:rPr>
                <w:rStyle w:val="xref"/>
              </w:rPr>
              <w:t>18.6.9. BrigOperandString (</w:t>
            </w:r>
            <w:r w:rsidRPr="008A5E4E">
              <w:fldChar w:fldCharType="begin"/>
            </w:r>
            <w:r>
              <w:instrText xml:space="preserve"> PAGEREF _Ref-1537601567 \p \h  \* MERGEFORMAT </w:instrText>
            </w:r>
            <w:r w:rsidRPr="008A5E4E">
              <w:fldChar w:fldCharType="separate"/>
            </w:r>
            <w:r w:rsidRPr="00533AF0">
              <w:rPr>
                <w:rStyle w:val="xref"/>
                <w:noProof/>
              </w:rPr>
              <w:t>on</w:t>
            </w:r>
            <w:r>
              <w:rPr>
                <w:noProof/>
              </w:rPr>
              <w:t xml:space="preserve"> page 355</w:t>
            </w:r>
            <w:r w:rsidRPr="008A5E4E">
              <w:rPr>
                <w:rStyle w:val="xref"/>
              </w:rPr>
              <w:fldChar w:fldCharType="end"/>
            </w:r>
            <w:r>
              <w:rPr>
                <w:rStyle w:val="xref"/>
              </w:rPr>
              <w:t>)</w:t>
            </w:r>
            <w:r>
              <w:t>.</w:t>
            </w:r>
          </w:p>
        </w:tc>
      </w:tr>
      <w:tr w:rsidR="00163537" w14:paraId="47CC30F5" w14:textId="77777777" w:rsidTr="00B40BE0">
        <w:trPr>
          <w:tblCellSpacing w:w="0" w:type="dxa"/>
        </w:trPr>
        <w:tc>
          <w:tcPr>
            <w:tcW w:w="3327" w:type="dxa"/>
            <w:tcBorders>
              <w:right w:val="single" w:sz="6" w:space="0" w:color="000000"/>
            </w:tcBorders>
            <w:shd w:val="clear" w:color="auto" w:fill="D3D3D3"/>
            <w:tcMar>
              <w:top w:w="45" w:type="dxa"/>
              <w:left w:w="45" w:type="dxa"/>
              <w:bottom w:w="45" w:type="dxa"/>
              <w:right w:w="45" w:type="dxa"/>
            </w:tcMar>
          </w:tcPr>
          <w:p w14:paraId="463889AC" w14:textId="77777777" w:rsidR="00163537" w:rsidRDefault="00163537" w:rsidP="00163537">
            <w:pPr>
              <w:pStyle w:val="tdTableStyle-TablestyleAltRows-BodyB-Column-Body2"/>
              <w:shd w:val="clear" w:color="auto" w:fill="D3D3D3"/>
            </w:pPr>
            <w:r>
              <w:rPr>
                <w:rStyle w:val="code"/>
                <w:shd w:val="clear" w:color="auto" w:fill="D3D3D3"/>
              </w:rPr>
              <w:t>BrigOperandWavesize</w:t>
            </w:r>
          </w:p>
        </w:tc>
        <w:tc>
          <w:tcPr>
            <w:tcW w:w="5793" w:type="dxa"/>
            <w:shd w:val="clear" w:color="auto" w:fill="D3D3D3"/>
            <w:tcMar>
              <w:top w:w="45" w:type="dxa"/>
              <w:left w:w="45" w:type="dxa"/>
              <w:bottom w:w="45" w:type="dxa"/>
              <w:right w:w="45" w:type="dxa"/>
            </w:tcMar>
          </w:tcPr>
          <w:p w14:paraId="020653DF" w14:textId="77777777" w:rsidR="00163537" w:rsidRDefault="00163537" w:rsidP="00163537">
            <w:pPr>
              <w:pStyle w:val="p3"/>
            </w:pPr>
            <w:r>
              <w:t xml:space="preserve">The </w:t>
            </w:r>
            <w:r>
              <w:rPr>
                <w:rStyle w:val="code"/>
              </w:rPr>
              <w:t>wavesize</w:t>
            </w:r>
            <w:r>
              <w:t xml:space="preserve"> operand. See </w:t>
            </w:r>
            <w:r>
              <w:rPr>
                <w:rStyle w:val="xref"/>
              </w:rPr>
              <w:t>18.6.10. BrigOperandWavesize (</w:t>
            </w:r>
            <w:r w:rsidRPr="008A5E4E">
              <w:fldChar w:fldCharType="begin"/>
            </w:r>
            <w:r>
              <w:instrText xml:space="preserve"> PAGEREF _Ref-1812334846 \p \h  \* MERGEFORMAT </w:instrText>
            </w:r>
            <w:r w:rsidRPr="008A5E4E">
              <w:fldChar w:fldCharType="separate"/>
            </w:r>
            <w:r w:rsidRPr="00533AF0">
              <w:rPr>
                <w:rStyle w:val="xref"/>
                <w:noProof/>
              </w:rPr>
              <w:t>on</w:t>
            </w:r>
            <w:r>
              <w:rPr>
                <w:noProof/>
              </w:rPr>
              <w:t xml:space="preserve"> page 355</w:t>
            </w:r>
            <w:r w:rsidRPr="008A5E4E">
              <w:rPr>
                <w:rStyle w:val="xref"/>
              </w:rPr>
              <w:fldChar w:fldCharType="end"/>
            </w:r>
            <w:r>
              <w:rPr>
                <w:rStyle w:val="xref"/>
              </w:rPr>
              <w:t>)</w:t>
            </w:r>
            <w:r>
              <w:t>.</w:t>
            </w:r>
          </w:p>
        </w:tc>
      </w:tr>
    </w:tbl>
    <w:p w14:paraId="7F7F0184" w14:textId="77777777" w:rsidR="008A5E4E" w:rsidRDefault="008A5E4E">
      <w:pPr>
        <w:spacing w:after="240"/>
      </w:pPr>
    </w:p>
    <w:p w14:paraId="48806422" w14:textId="55B00DDC" w:rsidR="00B553D8" w:rsidRDefault="00B553D8" w:rsidP="00B553D8">
      <w:pPr>
        <w:pStyle w:val="h3"/>
      </w:pPr>
      <w:bookmarkStart w:id="1241" w:name="_Toc396034501"/>
      <w:r>
        <w:t xml:space="preserve">18.6.1 </w:t>
      </w:r>
      <w:bookmarkStart w:id="1242" w:name="constant_operands"/>
      <w:bookmarkEnd w:id="1242"/>
      <w:r>
        <w:t>Constant Operands</w:t>
      </w:r>
    </w:p>
    <w:p w14:paraId="0B13DA92" w14:textId="59DA1B83" w:rsidR="00BC73E2" w:rsidRDefault="00B553D8" w:rsidP="00B553D8">
      <w:pPr>
        <w:pStyle w:val="p"/>
      </w:pPr>
      <w:r>
        <w:t>Constant values are represented by operands</w:t>
      </w:r>
      <w:r w:rsidR="00222BBB">
        <w:t xml:space="preserve"> with a </w:t>
      </w:r>
      <w:r w:rsidR="00222BBB">
        <w:rPr>
          <w:rStyle w:val="code1"/>
        </w:rPr>
        <w:t>kind</w:t>
      </w:r>
      <w:r w:rsidR="00222BBB">
        <w:t xml:space="preserve"> field of </w:t>
      </w:r>
      <w:r w:rsidR="00222BBB">
        <w:rPr>
          <w:rStyle w:val="code1"/>
        </w:rPr>
        <w:t>BRIG_KIND_OPERAND_CONSTANT_BYTES</w:t>
      </w:r>
      <w:r w:rsidR="00222BBB">
        <w:t xml:space="preserve">, </w:t>
      </w:r>
      <w:r w:rsidR="00222BBB">
        <w:rPr>
          <w:rStyle w:val="code1"/>
        </w:rPr>
        <w:t>BRIG_KIND_OPERAND_CONSTANT_IMAGE</w:t>
      </w:r>
      <w:r w:rsidR="00222BBB">
        <w:t xml:space="preserve">, </w:t>
      </w:r>
      <w:r w:rsidR="00222BBB">
        <w:rPr>
          <w:rStyle w:val="code1"/>
        </w:rPr>
        <w:t>BRIG_KIND_OPERAND_CONSTANT_OPERAND_LIST</w:t>
      </w:r>
      <w:r w:rsidR="00222BBB">
        <w:t xml:space="preserve">, or </w:t>
      </w:r>
      <w:r w:rsidR="00222BBB">
        <w:rPr>
          <w:rStyle w:val="code1"/>
        </w:rPr>
        <w:t>BRIG_KIND_OPERAND_CONSTANT_SAMPLER</w:t>
      </w:r>
      <w:r>
        <w:t xml:space="preserve">. </w:t>
      </w:r>
      <w:r w:rsidR="00BC73E2">
        <w:t>The</w:t>
      </w:r>
      <w:r w:rsidR="00862388">
        <w:t xml:space="preserve"> type of the constant is given by the</w:t>
      </w:r>
      <w:r w:rsidR="00BC73E2">
        <w:t xml:space="preserve"> </w:t>
      </w:r>
      <w:r w:rsidR="00BC73E2">
        <w:rPr>
          <w:rStyle w:val="code1"/>
        </w:rPr>
        <w:t>type</w:t>
      </w:r>
      <w:r w:rsidR="00BC73E2">
        <w:t xml:space="preserve"> field of the</w:t>
      </w:r>
      <w:r w:rsidR="00965D99">
        <w:t xml:space="preserve"> </w:t>
      </w:r>
      <w:r w:rsidR="00862388">
        <w:rPr>
          <w:rStyle w:val="code1"/>
        </w:rPr>
        <w:t>BrigOperandConstant*</w:t>
      </w:r>
      <w:r w:rsidR="00BC73E2">
        <w:t>.</w:t>
      </w:r>
    </w:p>
    <w:p w14:paraId="5AD6CA77" w14:textId="760E18BA" w:rsidR="000E0649" w:rsidRDefault="00BC73E2" w:rsidP="00B553D8">
      <w:pPr>
        <w:pStyle w:val="p"/>
      </w:pPr>
      <w:r>
        <w:t xml:space="preserve">A constant operand </w:t>
      </w:r>
      <w:r w:rsidR="00B553D8">
        <w:t>may be used as</w:t>
      </w:r>
      <w:r w:rsidR="000E0649">
        <w:t>:</w:t>
      </w:r>
    </w:p>
    <w:p w14:paraId="459FF5C0" w14:textId="77EF1AEE" w:rsidR="000E0649" w:rsidRDefault="000E0649" w:rsidP="000E0649">
      <w:pPr>
        <w:pStyle w:val="li"/>
        <w:numPr>
          <w:ilvl w:val="0"/>
          <w:numId w:val="354"/>
        </w:numPr>
        <w:ind w:left="605" w:hanging="216"/>
      </w:pPr>
      <w:r>
        <w:t xml:space="preserve">The value of a variable initializer: the expected data type is </w:t>
      </w:r>
      <w:r w:rsidR="00A61BC3">
        <w:t xml:space="preserve">given by </w:t>
      </w:r>
      <w:r>
        <w:t xml:space="preserve">the </w:t>
      </w:r>
      <w:r w:rsidR="00EA478F">
        <w:rPr>
          <w:rStyle w:val="code1"/>
        </w:rPr>
        <w:t>type</w:t>
      </w:r>
      <w:r w:rsidR="00EA478F">
        <w:t xml:space="preserve"> field </w:t>
      </w:r>
      <w:r>
        <w:t xml:space="preserve">of the </w:t>
      </w:r>
      <w:r w:rsidR="00D25941">
        <w:rPr>
          <w:rStyle w:val="code1"/>
        </w:rPr>
        <w:t>BrigDirectiveVariable</w:t>
      </w:r>
      <w:r>
        <w:t>.</w:t>
      </w:r>
    </w:p>
    <w:p w14:paraId="576C9541" w14:textId="4F402C5D" w:rsidR="000E0649" w:rsidRDefault="000E0649" w:rsidP="00B40BE0">
      <w:pPr>
        <w:pStyle w:val="li"/>
        <w:numPr>
          <w:ilvl w:val="0"/>
          <w:numId w:val="354"/>
        </w:numPr>
        <w:ind w:left="605" w:hanging="216"/>
      </w:pPr>
      <w:r>
        <w:t xml:space="preserve">The operand of an instruction: the expected data type is the type of the </w:t>
      </w:r>
      <w:r w:rsidR="00D25941">
        <w:t xml:space="preserve">corresponding </w:t>
      </w:r>
      <w:r>
        <w:t>instruction operand</w:t>
      </w:r>
      <w:r w:rsidR="005A2640">
        <w:t xml:space="preserve"> which depends on the</w:t>
      </w:r>
      <w:r w:rsidR="00A61BC3">
        <w:t xml:space="preserve"> actual instruction which is given by the</w:t>
      </w:r>
      <w:r w:rsidR="005A2640">
        <w:t xml:space="preserve"> </w:t>
      </w:r>
      <w:r w:rsidR="00D25941">
        <w:rPr>
          <w:rStyle w:val="code1"/>
        </w:rPr>
        <w:t>base.o</w:t>
      </w:r>
      <w:r w:rsidR="00EA478F">
        <w:rPr>
          <w:rStyle w:val="code1"/>
        </w:rPr>
        <w:t>pcode</w:t>
      </w:r>
      <w:r w:rsidR="00EA478F">
        <w:t xml:space="preserve"> field of the </w:t>
      </w:r>
      <w:r w:rsidR="00D25941">
        <w:rPr>
          <w:rStyle w:val="code1"/>
        </w:rPr>
        <w:t>BrigInst*</w:t>
      </w:r>
      <w:r>
        <w:t>.</w:t>
      </w:r>
    </w:p>
    <w:p w14:paraId="2D12A8B6" w14:textId="6BF2BB35" w:rsidR="00EB2554" w:rsidRDefault="000E0649" w:rsidP="00B40BE0">
      <w:pPr>
        <w:pStyle w:val="li"/>
        <w:numPr>
          <w:ilvl w:val="0"/>
          <w:numId w:val="354"/>
        </w:numPr>
        <w:ind w:left="605" w:hanging="216"/>
      </w:pPr>
      <w:r>
        <w:t xml:space="preserve">The operand of a directive: </w:t>
      </w:r>
      <w:r w:rsidR="00EB2554">
        <w:t xml:space="preserve">the expected data type is the type of the </w:t>
      </w:r>
      <w:r w:rsidR="005F3B47">
        <w:t xml:space="preserve">corresponding </w:t>
      </w:r>
      <w:r w:rsidR="00EB2554">
        <w:t xml:space="preserve">directive operand which depends on </w:t>
      </w:r>
      <w:r w:rsidR="005508E0">
        <w:t xml:space="preserve">the actual directive which is given by </w:t>
      </w:r>
      <w:r w:rsidR="00EB2554">
        <w:t xml:space="preserve">the </w:t>
      </w:r>
      <w:r w:rsidR="00AC2A34">
        <w:rPr>
          <w:rStyle w:val="code1"/>
        </w:rPr>
        <w:t>base.k</w:t>
      </w:r>
      <w:r w:rsidR="00EB2554">
        <w:rPr>
          <w:rStyle w:val="code1"/>
        </w:rPr>
        <w:t>ind</w:t>
      </w:r>
      <w:r w:rsidR="00EB2554">
        <w:t xml:space="preserve"> field of the </w:t>
      </w:r>
      <w:r w:rsidR="00AC2A34">
        <w:rPr>
          <w:rStyle w:val="code1"/>
        </w:rPr>
        <w:t>BrigDirective*</w:t>
      </w:r>
      <w:r w:rsidR="00EB2554">
        <w:t>.</w:t>
      </w:r>
    </w:p>
    <w:p w14:paraId="49563554" w14:textId="7F8F2FCE" w:rsidR="00760335" w:rsidRDefault="00760335" w:rsidP="00B40BE0">
      <w:pPr>
        <w:pStyle w:val="li"/>
        <w:numPr>
          <w:ilvl w:val="0"/>
          <w:numId w:val="354"/>
        </w:numPr>
        <w:ind w:left="605" w:hanging="216"/>
      </w:pPr>
      <w:r>
        <w:t>An element of an array typed constant: the expected data type is the array element type of the array typed constant.</w:t>
      </w:r>
    </w:p>
    <w:p w14:paraId="0B48B688" w14:textId="3329FF14" w:rsidR="00760335" w:rsidRDefault="00760335" w:rsidP="00B40BE0">
      <w:pPr>
        <w:pStyle w:val="li"/>
        <w:numPr>
          <w:ilvl w:val="0"/>
          <w:numId w:val="354"/>
        </w:numPr>
        <w:ind w:left="605" w:hanging="216"/>
      </w:pPr>
      <w:r>
        <w:t>An element of an aggregate constant: the expected type is the type of the constant itself which  is always a typed constant.</w:t>
      </w:r>
    </w:p>
    <w:p w14:paraId="17098C3F" w14:textId="244EFF2E" w:rsidR="00B553D8" w:rsidRDefault="00903D3A">
      <w:pPr>
        <w:pStyle w:val="p"/>
      </w:pPr>
      <w:r>
        <w:t xml:space="preserve">The data type of the constant </w:t>
      </w:r>
      <w:r w:rsidR="00B553D8">
        <w:t xml:space="preserve">must correspond to the </w:t>
      </w:r>
      <w:r w:rsidR="009D2A3A">
        <w:t xml:space="preserve">expected </w:t>
      </w:r>
      <w:r>
        <w:t xml:space="preserve">data type </w:t>
      </w:r>
      <w:r w:rsidR="00B553D8">
        <w:t>as described below:</w:t>
      </w:r>
    </w:p>
    <w:p w14:paraId="6455F891" w14:textId="2DDC72A9" w:rsidR="00B553D8" w:rsidRDefault="00B553D8" w:rsidP="00B40BE0">
      <w:pPr>
        <w:pStyle w:val="li"/>
        <w:numPr>
          <w:ilvl w:val="0"/>
          <w:numId w:val="354"/>
        </w:numPr>
        <w:ind w:left="605" w:hanging="216"/>
      </w:pPr>
      <w:r>
        <w:t xml:space="preserve">If the expected type is </w:t>
      </w:r>
      <w:r w:rsidRPr="00B40BE0">
        <w:rPr>
          <w:rFonts w:ascii="Courier New" w:hAnsi="Courier New" w:cs="Courier New"/>
          <w:sz w:val="20"/>
          <w:szCs w:val="20"/>
        </w:rPr>
        <w:t>b1</w:t>
      </w:r>
      <w:r>
        <w:t xml:space="preserve">, </w:t>
      </w:r>
      <w:r w:rsidR="00350935">
        <w:t xml:space="preserve">the </w:t>
      </w:r>
      <w:r>
        <w:t xml:space="preserve">constant type must be </w:t>
      </w:r>
      <w:r w:rsidRPr="00B40BE0">
        <w:rPr>
          <w:rFonts w:ascii="Courier New" w:hAnsi="Courier New" w:cs="Courier New"/>
          <w:sz w:val="20"/>
          <w:szCs w:val="20"/>
        </w:rPr>
        <w:t>u8</w:t>
      </w:r>
      <w:r>
        <w:t xml:space="preserve"> </w:t>
      </w:r>
      <w:r w:rsidR="00350935">
        <w:t xml:space="preserve">and have a </w:t>
      </w:r>
      <w:r>
        <w:t>value</w:t>
      </w:r>
      <w:r w:rsidR="00350935">
        <w:t xml:space="preserve"> of</w:t>
      </w:r>
      <w:r>
        <w:t xml:space="preserve"> 0 or 1.</w:t>
      </w:r>
    </w:p>
    <w:p w14:paraId="512DCEE8" w14:textId="71BF5787" w:rsidR="00B553D8" w:rsidRDefault="00B553D8" w:rsidP="00B40BE0">
      <w:pPr>
        <w:pStyle w:val="li"/>
        <w:numPr>
          <w:ilvl w:val="0"/>
          <w:numId w:val="354"/>
        </w:numPr>
        <w:ind w:left="605" w:hanging="216"/>
      </w:pPr>
      <w:r>
        <w:t xml:space="preserve">If the expected type is </w:t>
      </w:r>
      <w:r w:rsidRPr="00B40BE0">
        <w:rPr>
          <w:rFonts w:ascii="Courier New" w:hAnsi="Courier New" w:cs="Courier New"/>
          <w:sz w:val="20"/>
          <w:szCs w:val="20"/>
        </w:rPr>
        <w:t>b128</w:t>
      </w:r>
      <w:r>
        <w:t xml:space="preserve">, </w:t>
      </w:r>
      <w:r w:rsidR="00350935">
        <w:t xml:space="preserve">the </w:t>
      </w:r>
      <w:r>
        <w:t xml:space="preserve">constant type must be </w:t>
      </w:r>
      <w:r w:rsidRPr="00B40BE0">
        <w:rPr>
          <w:rFonts w:ascii="Courier New" w:hAnsi="Courier New" w:cs="Courier New"/>
          <w:sz w:val="20"/>
          <w:szCs w:val="20"/>
        </w:rPr>
        <w:t>u8x16</w:t>
      </w:r>
      <w:r>
        <w:t>.</w:t>
      </w:r>
    </w:p>
    <w:p w14:paraId="65677A43" w14:textId="25B19B03" w:rsidR="00B553D8" w:rsidRDefault="00B553D8" w:rsidP="00B40BE0">
      <w:pPr>
        <w:pStyle w:val="li"/>
        <w:numPr>
          <w:ilvl w:val="0"/>
          <w:numId w:val="354"/>
        </w:numPr>
        <w:ind w:left="605" w:hanging="216"/>
      </w:pPr>
      <w:r>
        <w:t xml:space="preserve">If the expected type is a </w:t>
      </w:r>
      <w:r w:rsidR="00350935">
        <w:t>bit type</w:t>
      </w:r>
      <w:r w:rsidR="002D7799">
        <w:t>,</w:t>
      </w:r>
      <w:r w:rsidR="00350935">
        <w:t xml:space="preserve"> other than</w:t>
      </w:r>
      <w:r>
        <w:t xml:space="preserve"> </w:t>
      </w:r>
      <w:r w:rsidR="00350935" w:rsidRPr="00486312">
        <w:rPr>
          <w:rFonts w:ascii="Courier New" w:hAnsi="Courier New" w:cs="Courier New"/>
          <w:sz w:val="20"/>
          <w:szCs w:val="20"/>
        </w:rPr>
        <w:t>b1</w:t>
      </w:r>
      <w:r w:rsidR="00350935">
        <w:t xml:space="preserve"> or </w:t>
      </w:r>
      <w:r w:rsidR="00350935" w:rsidRPr="00486312">
        <w:rPr>
          <w:rFonts w:ascii="Courier New" w:hAnsi="Courier New" w:cs="Courier New"/>
          <w:sz w:val="20"/>
          <w:szCs w:val="20"/>
        </w:rPr>
        <w:t>b128</w:t>
      </w:r>
      <w:r>
        <w:t xml:space="preserve">, </w:t>
      </w:r>
      <w:r w:rsidR="00350935">
        <w:t xml:space="preserve">the </w:t>
      </w:r>
      <w:r>
        <w:t>constant type must be an</w:t>
      </w:r>
      <w:r w:rsidR="00350935">
        <w:t xml:space="preserve"> unsigned integer</w:t>
      </w:r>
      <w:r>
        <w:t xml:space="preserve"> type of the same </w:t>
      </w:r>
      <w:r w:rsidR="00350935">
        <w:t xml:space="preserve">byte </w:t>
      </w:r>
      <w:r>
        <w:t>size</w:t>
      </w:r>
      <w:r w:rsidR="005D3243">
        <w:t xml:space="preserve"> as the expected type</w:t>
      </w:r>
      <w:r>
        <w:t>.</w:t>
      </w:r>
    </w:p>
    <w:p w14:paraId="4DCA5054" w14:textId="29947617" w:rsidR="00B553D8" w:rsidRDefault="00B553D8" w:rsidP="00B40BE0">
      <w:pPr>
        <w:pStyle w:val="li"/>
        <w:numPr>
          <w:ilvl w:val="0"/>
          <w:numId w:val="354"/>
        </w:numPr>
        <w:ind w:left="605" w:hanging="216"/>
      </w:pPr>
      <w:r>
        <w:t>If the expected type is a</w:t>
      </w:r>
      <w:r w:rsidR="00350935">
        <w:t xml:space="preserve"> bit type</w:t>
      </w:r>
      <w:r>
        <w:t xml:space="preserve"> array </w:t>
      </w:r>
      <w:r w:rsidR="00350935">
        <w:t>(</w:t>
      </w:r>
      <w:r w:rsidR="004000F8">
        <w:t xml:space="preserve">note that a </w:t>
      </w:r>
      <w:r w:rsidR="00350935" w:rsidRPr="00486312">
        <w:rPr>
          <w:rFonts w:ascii="Courier New" w:hAnsi="Courier New" w:cs="Courier New"/>
          <w:sz w:val="20"/>
          <w:szCs w:val="20"/>
        </w:rPr>
        <w:t>b1</w:t>
      </w:r>
      <w:r w:rsidR="00350935">
        <w:t xml:space="preserve"> </w:t>
      </w:r>
      <w:r w:rsidR="004000F8">
        <w:t>array type is not allowed</w:t>
      </w:r>
      <w:r w:rsidR="00350935">
        <w:t>)</w:t>
      </w:r>
      <w:r>
        <w:t>, the constant must be an aggregate</w:t>
      </w:r>
      <w:r w:rsidR="002D441F">
        <w:t xml:space="preserve"> constant represented as a </w:t>
      </w:r>
      <w:r w:rsidR="00E46654">
        <w:rPr>
          <w:rStyle w:val="code1"/>
        </w:rPr>
        <w:t>BrigOperandConstantOperandList</w:t>
      </w:r>
      <w:r w:rsidR="00E46654">
        <w:t xml:space="preserve"> </w:t>
      </w:r>
      <w:r w:rsidR="002D441F">
        <w:t xml:space="preserve">with a </w:t>
      </w:r>
      <w:r w:rsidR="002D441F">
        <w:rPr>
          <w:rStyle w:val="code1"/>
        </w:rPr>
        <w:t>type</w:t>
      </w:r>
      <w:r w:rsidR="002D441F">
        <w:t xml:space="preserve"> field of </w:t>
      </w:r>
      <w:r w:rsidR="002D441F" w:rsidRPr="00B40BE0">
        <w:rPr>
          <w:rFonts w:ascii="Courier New" w:hAnsi="Courier New" w:cs="Courier New"/>
          <w:sz w:val="20"/>
          <w:szCs w:val="20"/>
        </w:rPr>
        <w:t>BRIG_TYPE_NONE</w:t>
      </w:r>
      <w:r>
        <w:t>.</w:t>
      </w:r>
      <w:r w:rsidR="00382281">
        <w:t xml:space="preserve"> The byte size of the aggregate constant </w:t>
      </w:r>
      <w:r w:rsidR="00F32394">
        <w:t>value</w:t>
      </w:r>
      <w:r w:rsidR="006A6971">
        <w:t xml:space="preserve"> </w:t>
      </w:r>
      <w:r w:rsidR="00382281">
        <w:t xml:space="preserve">must be the same </w:t>
      </w:r>
      <w:r w:rsidR="002D7799">
        <w:t xml:space="preserve">byte </w:t>
      </w:r>
      <w:r w:rsidR="00382281">
        <w:t>size as expected type</w:t>
      </w:r>
      <w:r w:rsidR="006C7E38">
        <w:t xml:space="preserve"> array</w:t>
      </w:r>
      <w:r w:rsidR="00382281">
        <w:t>.</w:t>
      </w:r>
    </w:p>
    <w:p w14:paraId="0CC1DB61" w14:textId="461894F9" w:rsidR="00B553D8" w:rsidRDefault="00B553D8" w:rsidP="00B40BE0">
      <w:pPr>
        <w:pStyle w:val="li"/>
        <w:numPr>
          <w:ilvl w:val="0"/>
          <w:numId w:val="354"/>
        </w:numPr>
        <w:ind w:left="605" w:hanging="216"/>
      </w:pPr>
      <w:r>
        <w:t xml:space="preserve">In all other cases, </w:t>
      </w:r>
      <w:r w:rsidR="00350935">
        <w:t xml:space="preserve">the </w:t>
      </w:r>
      <w:r>
        <w:t xml:space="preserve">constant type must be the same as </w:t>
      </w:r>
      <w:r w:rsidR="00350935">
        <w:t xml:space="preserve">the </w:t>
      </w:r>
      <w:r>
        <w:t>expected type.</w:t>
      </w:r>
      <w:r w:rsidR="002D7799">
        <w:t xml:space="preserve"> If the constant type is an array type, then the byte size of the constant must be the same as the byte size of the expected type array.</w:t>
      </w:r>
      <w:r w:rsidR="007C58BD">
        <w:t xml:space="preserve"> If the constant type is a signal or signal array type, then the value must be 0.</w:t>
      </w:r>
    </w:p>
    <w:p w14:paraId="3BF01610" w14:textId="35D4A130" w:rsidR="007900D3" w:rsidRDefault="007900D3">
      <w:pPr>
        <w:pStyle w:val="p"/>
      </w:pPr>
      <w:r>
        <w:t xml:space="preserve">It is allowed to canonicalize a series of adjacent aggregate constant elements into an array typed constant if it </w:t>
      </w:r>
      <w:r w:rsidR="00F124E6">
        <w:t>denotes</w:t>
      </w:r>
      <w:r>
        <w:t xml:space="preserve"> the same </w:t>
      </w:r>
      <w:r w:rsidR="00F124E6">
        <w:t xml:space="preserve">byte </w:t>
      </w:r>
      <w:r>
        <w:t xml:space="preserve">value. This allows a series of constants to be collapsed into a single </w:t>
      </w:r>
      <w:r>
        <w:rPr>
          <w:rStyle w:val="code1"/>
        </w:rPr>
        <w:t>BrigOperandConstantBytes</w:t>
      </w:r>
      <w:r>
        <w:t xml:space="preserve">. However, such collapsing is only </w:t>
      </w:r>
      <w:r w:rsidR="00122D68">
        <w:t>valid</w:t>
      </w:r>
      <w:r>
        <w:t xml:space="preserve"> if endi</w:t>
      </w:r>
      <w:r w:rsidR="00122D68">
        <w:t>a</w:t>
      </w:r>
      <w:r>
        <w:t>n</w:t>
      </w:r>
      <w:r w:rsidR="00122D68">
        <w:t>n</w:t>
      </w:r>
      <w:r>
        <w:t xml:space="preserve">ess properties are preserved which are impacted by the data type </w:t>
      </w:r>
      <w:r w:rsidR="00122D68">
        <w:t xml:space="preserve">byte </w:t>
      </w:r>
      <w:r>
        <w:t xml:space="preserve">size and by whether the type is a packed type. </w:t>
      </w:r>
    </w:p>
    <w:p w14:paraId="7DB87969" w14:textId="30A81733" w:rsidR="0062282B" w:rsidRDefault="0062282B">
      <w:pPr>
        <w:pStyle w:val="p"/>
      </w:pPr>
      <w:r>
        <w:t xml:space="preserve">It is allowed to canonicalize an aggregate constant element that is an array typed constant into a list of aggregate elements for each element of the array typed constant. This allows an aggregate element that is an array of image or sampler typed constants to </w:t>
      </w:r>
      <w:r w:rsidR="00CB4157">
        <w:t>become</w:t>
      </w:r>
      <w:r>
        <w:t xml:space="preserve"> a list of the image or sampler constants</w:t>
      </w:r>
      <w:r w:rsidR="00CB4157">
        <w:t>. This avoids</w:t>
      </w:r>
      <w:r>
        <w:t xml:space="preserve"> the need for an </w:t>
      </w:r>
      <w:r>
        <w:rPr>
          <w:rStyle w:val="code1"/>
        </w:rPr>
        <w:t>BrigOperandConstantOperandList</w:t>
      </w:r>
      <w:r>
        <w:t xml:space="preserve"> to denote the array.</w:t>
      </w:r>
    </w:p>
    <w:p w14:paraId="005F7B43" w14:textId="564977DC" w:rsidR="00513B7A" w:rsidRDefault="00513B7A">
      <w:pPr>
        <w:pStyle w:val="p"/>
      </w:pPr>
      <w:r>
        <w:t>These canonicalizations can be combined to create more compact BRIG that still preserves the same value of the constant</w:t>
      </w:r>
      <w:r w:rsidR="00177CF7">
        <w:t xml:space="preserve"> independent of endianness</w:t>
      </w:r>
      <w:r>
        <w:t>.</w:t>
      </w:r>
      <w:r w:rsidR="007E0F3E">
        <w:t xml:space="preserve"> This can be important for large byte size constants to improve the performance of processing the BRIG.</w:t>
      </w:r>
    </w:p>
    <w:p w14:paraId="466A25FB" w14:textId="3F0759B4" w:rsidR="008A5E4E" w:rsidRDefault="0065745B">
      <w:pPr>
        <w:pStyle w:val="h3"/>
      </w:pPr>
      <w:r>
        <w:t>18.6.</w:t>
      </w:r>
      <w:r w:rsidR="001E046A">
        <w:t>2</w:t>
      </w:r>
      <w:r>
        <w:t xml:space="preserve"> </w:t>
      </w:r>
      <w:bookmarkStart w:id="1243" w:name="_Ref302666977"/>
      <w:r>
        <w:t>BrigOperandAddress</w:t>
      </w:r>
      <w:bookmarkEnd w:id="1241"/>
      <w:bookmarkEnd w:id="1243"/>
    </w:p>
    <w:p w14:paraId="713FDFED" w14:textId="77777777" w:rsidR="008A5E4E" w:rsidRDefault="0065745B">
      <w:pPr>
        <w:pStyle w:val="p"/>
      </w:pPr>
      <w:r>
        <w:rPr>
          <w:rStyle w:val="code1"/>
        </w:rPr>
        <w:t>BrigOperandAddress</w:t>
      </w:r>
      <w:r>
        <w:t xml:space="preserve"> is used for address expressions. See </w:t>
      </w:r>
      <w:r>
        <w:rPr>
          <w:rStyle w:val="xref1"/>
        </w:rPr>
        <w:t>4.18. Address Expressions (</w:t>
      </w:r>
      <w:r w:rsidR="009A76EE" w:rsidRPr="008A5E4E">
        <w:fldChar w:fldCharType="begin"/>
      </w:r>
      <w:r w:rsidR="008A5E4E">
        <w:instrText xml:space="preserve"> PAGEREF _Ref242180951 \p \h  \* MERGEFORMAT </w:instrText>
      </w:r>
      <w:r w:rsidR="009A76EE" w:rsidRPr="008A5E4E">
        <w:fldChar w:fldCharType="separate"/>
      </w:r>
      <w:r w:rsidR="00533AF0" w:rsidRPr="00533AF0">
        <w:rPr>
          <w:rStyle w:val="xref1"/>
          <w:noProof/>
        </w:rPr>
        <w:t>on</w:t>
      </w:r>
      <w:r w:rsidR="00533AF0">
        <w:rPr>
          <w:noProof/>
        </w:rPr>
        <w:t xml:space="preserve"> page 88</w:t>
      </w:r>
      <w:r w:rsidR="009A76EE" w:rsidRPr="008A5E4E">
        <w:rPr>
          <w:rStyle w:val="xref1"/>
        </w:rPr>
        <w:fldChar w:fldCharType="end"/>
      </w:r>
      <w:r>
        <w:rPr>
          <w:rStyle w:val="xref1"/>
        </w:rPr>
        <w:t>)</w:t>
      </w:r>
      <w:r>
        <w:t xml:space="preserve">. </w:t>
      </w:r>
    </w:p>
    <w:p w14:paraId="3A7E8DD2" w14:textId="77777777" w:rsidR="008A5E4E" w:rsidRDefault="0065745B">
      <w:pPr>
        <w:pStyle w:val="pNoPageBreakAfter"/>
      </w:pPr>
      <w:r>
        <w:t>Syntax is:</w:t>
      </w:r>
    </w:p>
    <w:p w14:paraId="24137B8C" w14:textId="77777777" w:rsidR="008A5E4E" w:rsidRDefault="0065745B">
      <w:pPr>
        <w:pStyle w:val="pre"/>
      </w:pPr>
      <w:r>
        <w:t>struct BrigOperandAddress {</w:t>
      </w:r>
      <w:r>
        <w:br/>
        <w:t xml:space="preserve">   BrigBase base; </w:t>
      </w:r>
      <w:r>
        <w:br/>
        <w:t xml:space="preserve">   BrigCodeOffset32_t symbol;</w:t>
      </w:r>
      <w:r>
        <w:br/>
        <w:t xml:space="preserve">   BrigOperandOffset32_t reg;</w:t>
      </w:r>
      <w:r>
        <w:br/>
        <w:t xml:space="preserve">   BrigUInt64 offset;  </w:t>
      </w:r>
      <w:r>
        <w:br/>
        <w:t xml:space="preserve"> };                    </w:t>
      </w:r>
    </w:p>
    <w:p w14:paraId="1A775D90" w14:textId="77777777" w:rsidR="008A5E4E" w:rsidRDefault="0065745B">
      <w:pPr>
        <w:pStyle w:val="pNoPageBreakAfter"/>
      </w:pPr>
      <w:r>
        <w:t>Fields are:</w:t>
      </w:r>
    </w:p>
    <w:p w14:paraId="704D1D86" w14:textId="77777777" w:rsidR="008A5E4E" w:rsidRDefault="0065745B" w:rsidP="00B40BE0">
      <w:pPr>
        <w:pStyle w:val="li"/>
        <w:numPr>
          <w:ilvl w:val="0"/>
          <w:numId w:val="292"/>
        </w:numPr>
        <w:spacing w:before="320"/>
        <w:ind w:left="605" w:hanging="216"/>
      </w:pPr>
      <w:r>
        <w:rPr>
          <w:rStyle w:val="code1"/>
        </w:rPr>
        <w:t>BrigBase base</w:t>
      </w:r>
      <w:r>
        <w:t xml:space="preserve"> — </w:t>
      </w:r>
      <w:r>
        <w:rPr>
          <w:rStyle w:val="code1"/>
        </w:rPr>
        <w:t>base.kind</w:t>
      </w:r>
      <w:r>
        <w:t xml:space="preserve"> must be </w:t>
      </w:r>
      <w:r>
        <w:rPr>
          <w:rStyle w:val="code1"/>
        </w:rPr>
        <w:t>BRIG_KIND_OPERAND_ADDRESS</w:t>
      </w:r>
      <w:r>
        <w:t xml:space="preserve">. </w:t>
      </w:r>
    </w:p>
    <w:p w14:paraId="59729111" w14:textId="08F5560C" w:rsidR="008A5E4E" w:rsidRDefault="0065745B">
      <w:pPr>
        <w:pStyle w:val="li"/>
        <w:numPr>
          <w:ilvl w:val="0"/>
          <w:numId w:val="292"/>
        </w:numPr>
        <w:ind w:left="600"/>
      </w:pPr>
      <w:r>
        <w:rPr>
          <w:rStyle w:val="code1"/>
        </w:rPr>
        <w:t>Brig</w:t>
      </w:r>
      <w:r w:rsidR="001310C8">
        <w:rPr>
          <w:rStyle w:val="code1"/>
        </w:rPr>
        <w:t>Code</w:t>
      </w:r>
      <w:r>
        <w:rPr>
          <w:rStyle w:val="code1"/>
        </w:rPr>
        <w:t>Offset32_t symbol</w:t>
      </w:r>
      <w:r>
        <w:t xml:space="preserve"> — Byte offset in </w:t>
      </w:r>
      <w:r>
        <w:rPr>
          <w:rStyle w:val="code1"/>
        </w:rPr>
        <w:t>hsa_code</w:t>
      </w:r>
      <w:r>
        <w:t xml:space="preserve"> section pointing to the symbol definition or declaration for the name. See </w:t>
      </w:r>
      <w:r>
        <w:rPr>
          <w:rStyle w:val="xref1"/>
        </w:rPr>
        <w:t>18.5.1.1. Declarations and Definitions in the Same Module (</w:t>
      </w:r>
      <w:r w:rsidR="009A76EE" w:rsidRPr="008A5E4E">
        <w:fldChar w:fldCharType="begin"/>
      </w:r>
      <w:r w:rsidR="008A5E4E">
        <w:instrText xml:space="preserve"> PAGEREF _Ref-604138659 \p \h  \* MERGEFORMAT </w:instrText>
      </w:r>
      <w:r w:rsidR="009A76EE" w:rsidRPr="008A5E4E">
        <w:fldChar w:fldCharType="separate"/>
      </w:r>
      <w:r w:rsidR="00533AF0" w:rsidRPr="00533AF0">
        <w:rPr>
          <w:rStyle w:val="xref1"/>
          <w:noProof/>
        </w:rPr>
        <w:t>on</w:t>
      </w:r>
      <w:r w:rsidR="00533AF0">
        <w:rPr>
          <w:noProof/>
        </w:rPr>
        <w:t xml:space="preserve"> page 329</w:t>
      </w:r>
      <w:r w:rsidR="009A76EE" w:rsidRPr="008A5E4E">
        <w:rPr>
          <w:rStyle w:val="xref1"/>
        </w:rPr>
        <w:fldChar w:fldCharType="end"/>
      </w:r>
      <w:r>
        <w:rPr>
          <w:rStyle w:val="xref1"/>
        </w:rPr>
        <w:t>)</w:t>
      </w:r>
      <w:r>
        <w:t xml:space="preserve">. If the address expression has no symbol name then must be 0. </w:t>
      </w:r>
    </w:p>
    <w:p w14:paraId="1B342EE4" w14:textId="46F2C208" w:rsidR="008A5E4E" w:rsidRDefault="0065745B">
      <w:pPr>
        <w:pStyle w:val="li"/>
        <w:numPr>
          <w:ilvl w:val="0"/>
          <w:numId w:val="292"/>
        </w:numPr>
        <w:ind w:left="600"/>
      </w:pPr>
      <w:r>
        <w:rPr>
          <w:rStyle w:val="code1"/>
        </w:rPr>
        <w:t>Brig</w:t>
      </w:r>
      <w:r w:rsidR="009A199B">
        <w:rPr>
          <w:rStyle w:val="code1"/>
        </w:rPr>
        <w:t>Operand</w:t>
      </w:r>
      <w:r>
        <w:rPr>
          <w:rStyle w:val="code1"/>
        </w:rPr>
        <w:t>Offset32_t reg</w:t>
      </w:r>
      <w:r>
        <w:t xml:space="preserve"> — Byte offset in the</w:t>
      </w:r>
      <w:r w:rsidR="009A199B">
        <w:t xml:space="preserve"> </w:t>
      </w:r>
      <w:r>
        <w:rPr>
          <w:rStyle w:val="code1"/>
        </w:rPr>
        <w:t>hsa_operand</w:t>
      </w:r>
      <w:r>
        <w:t xml:space="preserve"> section to a </w:t>
      </w:r>
      <w:r>
        <w:rPr>
          <w:rStyle w:val="code1"/>
        </w:rPr>
        <w:t>BRIG_KIND_OPERAND_REGISTER</w:t>
      </w:r>
      <w:r>
        <w:t xml:space="preserve"> operand. If the address expression has no register then must be 0.</w:t>
      </w:r>
    </w:p>
    <w:p w14:paraId="41F292C5" w14:textId="4655130E" w:rsidR="00F51CFC" w:rsidRDefault="0065745B" w:rsidP="00A272C0">
      <w:pPr>
        <w:pStyle w:val="li"/>
        <w:numPr>
          <w:ilvl w:val="0"/>
          <w:numId w:val="292"/>
        </w:numPr>
        <w:ind w:left="600"/>
      </w:pPr>
      <w:r>
        <w:rPr>
          <w:rStyle w:val="code1"/>
        </w:rPr>
        <w:t>BrigUInt64 offset</w:t>
      </w:r>
      <w:r>
        <w:t xml:space="preserve"> — Byte </w:t>
      </w:r>
      <w:r>
        <w:rPr>
          <w:rStyle w:val="spanBookTitle"/>
        </w:rPr>
        <w:t>offset</w:t>
      </w:r>
      <w:r>
        <w:t xml:space="preserve"> to add to the address. See </w:t>
      </w:r>
      <w:r>
        <w:rPr>
          <w:rStyle w:val="xref1"/>
        </w:rPr>
        <w:t>18.3.34. BrigUint64 (</w:t>
      </w:r>
      <w:r w:rsidR="009A76EE" w:rsidRPr="008A5E4E">
        <w:fldChar w:fldCharType="begin"/>
      </w:r>
      <w:r w:rsidR="008A5E4E">
        <w:instrText xml:space="preserve"> PAGEREF _Ref1362716906 \p \h  \* MERGEFORMAT </w:instrText>
      </w:r>
      <w:r w:rsidR="009A76EE" w:rsidRPr="008A5E4E">
        <w:fldChar w:fldCharType="separate"/>
      </w:r>
      <w:r w:rsidR="00533AF0" w:rsidRPr="00533AF0">
        <w:rPr>
          <w:rStyle w:val="xref1"/>
          <w:noProof/>
        </w:rPr>
        <w:t>on</w:t>
      </w:r>
      <w:r w:rsidR="00533AF0">
        <w:rPr>
          <w:noProof/>
        </w:rPr>
        <w:t xml:space="preserve"> page 324</w:t>
      </w:r>
      <w:r w:rsidR="009A76EE" w:rsidRPr="008A5E4E">
        <w:rPr>
          <w:rStyle w:val="xref1"/>
        </w:rPr>
        <w:fldChar w:fldCharType="end"/>
      </w:r>
      <w:r>
        <w:rPr>
          <w:rStyle w:val="xref1"/>
        </w:rPr>
        <w:t>)</w:t>
      </w:r>
      <w:r>
        <w:t xml:space="preserve">. If the address expression has no offset then </w:t>
      </w:r>
      <w:r>
        <w:rPr>
          <w:rStyle w:val="spanBookTitle"/>
        </w:rPr>
        <w:t>offset</w:t>
      </w:r>
      <w:r>
        <w:t xml:space="preserve"> must be 0.</w:t>
      </w:r>
      <w:r w:rsidR="00F51CFC">
        <w:t xml:space="preserve"> If the type of the address expression is </w:t>
      </w:r>
      <w:r w:rsidR="00F51CFC" w:rsidRPr="00F51CFC">
        <w:rPr>
          <w:rFonts w:ascii="Courier New" w:hAnsi="Courier New" w:cs="Courier New"/>
          <w:sz w:val="20"/>
          <w:szCs w:val="20"/>
        </w:rPr>
        <w:t>u32</w:t>
      </w:r>
      <w:r w:rsidR="00F51CFC">
        <w:t xml:space="preserve">, the </w:t>
      </w:r>
      <w:r w:rsidR="00F51CFC" w:rsidRPr="00F51CFC">
        <w:rPr>
          <w:rFonts w:ascii="Courier New" w:hAnsi="Courier New" w:cs="Courier New"/>
          <w:sz w:val="20"/>
          <w:szCs w:val="20"/>
        </w:rPr>
        <w:t>hi</w:t>
      </w:r>
      <w:r w:rsidR="00F51CFC">
        <w:t xml:space="preserve"> field of the </w:t>
      </w:r>
      <w:r w:rsidR="00F51CFC" w:rsidRPr="00F51CFC">
        <w:rPr>
          <w:rFonts w:ascii="Courier New" w:hAnsi="Courier New" w:cs="Courier New"/>
          <w:sz w:val="20"/>
          <w:szCs w:val="20"/>
        </w:rPr>
        <w:t>BrigUInt64</w:t>
      </w:r>
      <w:r w:rsidR="00F51CFC">
        <w:t xml:space="preserve"> must be 0. The finalizer will order the bytes of the </w:t>
      </w:r>
      <w:r w:rsidR="00F51CFC" w:rsidRPr="00F51CFC">
        <w:rPr>
          <w:i/>
        </w:rPr>
        <w:t>offset</w:t>
      </w:r>
      <w:r w:rsidR="00F51CFC">
        <w:t xml:space="preserve"> value according to the byte endianness of the HSA platform for which code is being generated.</w:t>
      </w:r>
    </w:p>
    <w:p w14:paraId="343D461C" w14:textId="1809174C" w:rsidR="0051320A" w:rsidRDefault="0051320A" w:rsidP="0051320A">
      <w:pPr>
        <w:pStyle w:val="h3"/>
      </w:pPr>
      <w:bookmarkStart w:id="1244" w:name="_Toc396034502"/>
      <w:r>
        <w:t>18.6.</w:t>
      </w:r>
      <w:r w:rsidR="001E046A">
        <w:t>3</w:t>
      </w:r>
      <w:r>
        <w:t xml:space="preserve"> </w:t>
      </w:r>
      <w:bookmarkStart w:id="1245" w:name="BrigOperandAlign"/>
      <w:bookmarkEnd w:id="1245"/>
      <w:r>
        <w:t>BrigOperandAlign</w:t>
      </w:r>
    </w:p>
    <w:p w14:paraId="2DB7663B" w14:textId="77777777" w:rsidR="0051320A" w:rsidRDefault="0051320A" w:rsidP="0051320A">
      <w:pPr>
        <w:pStyle w:val="p"/>
      </w:pPr>
      <w:r>
        <w:rPr>
          <w:rStyle w:val="code1"/>
        </w:rPr>
        <w:t>BrigOperandAlign</w:t>
      </w:r>
      <w:r>
        <w:t xml:space="preserve"> is used for </w:t>
      </w:r>
      <w:r w:rsidR="00DA1938">
        <w:t>aligning aggregate data constants</w:t>
      </w:r>
      <w:r>
        <w:t xml:space="preserve">. See </w:t>
      </w:r>
      <w:r w:rsidR="00DA1938">
        <w:rPr>
          <w:rStyle w:val="xref1"/>
        </w:rPr>
        <w:t>4.</w:t>
      </w:r>
      <w:r>
        <w:rPr>
          <w:rStyle w:val="xref1"/>
        </w:rPr>
        <w:t>8</w:t>
      </w:r>
      <w:r w:rsidR="00DA1938">
        <w:rPr>
          <w:rStyle w:val="xref1"/>
        </w:rPr>
        <w:t>.3</w:t>
      </w:r>
      <w:r>
        <w:rPr>
          <w:rStyle w:val="xref1"/>
        </w:rPr>
        <w:t xml:space="preserve">. </w:t>
      </w:r>
      <w:r w:rsidR="00DA1938">
        <w:rPr>
          <w:rStyle w:val="xref1"/>
        </w:rPr>
        <w:t>Aggregate</w:t>
      </w:r>
      <w:r>
        <w:rPr>
          <w:rStyle w:val="xref1"/>
        </w:rPr>
        <w:t xml:space="preserve"> </w:t>
      </w:r>
      <w:r w:rsidR="00DA1938">
        <w:rPr>
          <w:rStyle w:val="xref1"/>
        </w:rPr>
        <w:t>Constants (</w:t>
      </w:r>
      <w:r w:rsidR="00DA1938">
        <w:rPr>
          <w:rStyle w:val="xref1"/>
        </w:rPr>
        <w:fldChar w:fldCharType="begin"/>
      </w:r>
      <w:r w:rsidR="00DA1938">
        <w:rPr>
          <w:rStyle w:val="xref1"/>
        </w:rPr>
        <w:instrText xml:space="preserve"> PAGEREF aggregate_constants \p \h </w:instrText>
      </w:r>
      <w:r w:rsidR="00DA1938">
        <w:rPr>
          <w:rStyle w:val="xref1"/>
        </w:rPr>
      </w:r>
      <w:r w:rsidR="00DA1938">
        <w:rPr>
          <w:rStyle w:val="xref1"/>
        </w:rPr>
        <w:fldChar w:fldCharType="separate"/>
      </w:r>
      <w:r w:rsidR="00DA1938">
        <w:rPr>
          <w:rStyle w:val="xref1"/>
          <w:noProof/>
        </w:rPr>
        <w:t>on page 85</w:t>
      </w:r>
      <w:r w:rsidR="00DA1938">
        <w:rPr>
          <w:rStyle w:val="xref1"/>
        </w:rPr>
        <w:fldChar w:fldCharType="end"/>
      </w:r>
      <w:r w:rsidR="00DA1938">
        <w:rPr>
          <w:rStyle w:val="xref1"/>
        </w:rPr>
        <w:t>)</w:t>
      </w:r>
      <w:r w:rsidR="00DA1938">
        <w:t>.</w:t>
      </w:r>
    </w:p>
    <w:p w14:paraId="6FD9B8E7" w14:textId="77777777" w:rsidR="0051320A" w:rsidRDefault="0051320A" w:rsidP="0051320A">
      <w:pPr>
        <w:pStyle w:val="pNoPageBreakAfter"/>
      </w:pPr>
      <w:r>
        <w:t>Syntax is:</w:t>
      </w:r>
    </w:p>
    <w:p w14:paraId="0E975D19" w14:textId="3058616A" w:rsidR="0051320A" w:rsidRDefault="0051320A" w:rsidP="00C46D64">
      <w:pPr>
        <w:pStyle w:val="pre"/>
      </w:pPr>
      <w:r>
        <w:t>struct BrigOperandA</w:t>
      </w:r>
      <w:r w:rsidR="00A72122">
        <w:t>lign</w:t>
      </w:r>
      <w:r>
        <w:t xml:space="preserve"> {</w:t>
      </w:r>
      <w:r>
        <w:br/>
        <w:t xml:space="preserve">   BrigBase base; </w:t>
      </w:r>
      <w:r>
        <w:br/>
      </w:r>
      <w:r w:rsidR="00C46D64">
        <w:t xml:space="preserve">   BrigAlignment8_t align;</w:t>
      </w:r>
      <w:r w:rsidR="00C46D64">
        <w:br/>
        <w:t xml:space="preserve">   uint8_t reserved[3];</w:t>
      </w:r>
      <w:r w:rsidR="00C46D64">
        <w:br/>
      </w:r>
      <w:r>
        <w:t xml:space="preserve"> };                    </w:t>
      </w:r>
    </w:p>
    <w:p w14:paraId="5FDB4034" w14:textId="77777777" w:rsidR="0051320A" w:rsidRDefault="0051320A" w:rsidP="0051320A">
      <w:pPr>
        <w:pStyle w:val="pNoPageBreakAfter"/>
      </w:pPr>
      <w:r>
        <w:t>Fields are:</w:t>
      </w:r>
    </w:p>
    <w:p w14:paraId="793AE69A" w14:textId="77777777" w:rsidR="0051320A" w:rsidRDefault="0051320A" w:rsidP="0051320A">
      <w:pPr>
        <w:pStyle w:val="li"/>
        <w:numPr>
          <w:ilvl w:val="0"/>
          <w:numId w:val="292"/>
        </w:numPr>
        <w:spacing w:before="320"/>
        <w:ind w:left="600"/>
      </w:pPr>
      <w:r>
        <w:rPr>
          <w:rStyle w:val="code1"/>
        </w:rPr>
        <w:t>BrigBase base</w:t>
      </w:r>
      <w:r>
        <w:t xml:space="preserve"> — </w:t>
      </w:r>
      <w:r>
        <w:rPr>
          <w:rStyle w:val="code1"/>
        </w:rPr>
        <w:t>base.kind</w:t>
      </w:r>
      <w:r>
        <w:t xml:space="preserve"> must be </w:t>
      </w:r>
      <w:r>
        <w:rPr>
          <w:rStyle w:val="code1"/>
        </w:rPr>
        <w:t>BRIG_</w:t>
      </w:r>
      <w:r w:rsidR="00A70B4D">
        <w:rPr>
          <w:rStyle w:val="code1"/>
        </w:rPr>
        <w:t>KIND_OPERAND_ALIGN</w:t>
      </w:r>
      <w:r>
        <w:t xml:space="preserve">. </w:t>
      </w:r>
    </w:p>
    <w:p w14:paraId="63AD885F" w14:textId="77777777" w:rsidR="0049190C" w:rsidRPr="0049190C" w:rsidRDefault="0049190C" w:rsidP="0051320A">
      <w:pPr>
        <w:pStyle w:val="li"/>
        <w:numPr>
          <w:ilvl w:val="0"/>
          <w:numId w:val="292"/>
        </w:numPr>
        <w:ind w:left="600"/>
        <w:rPr>
          <w:rStyle w:val="code1"/>
          <w:rFonts w:ascii="Cambria" w:hAnsi="Cambria" w:cs="Cambria"/>
          <w:sz w:val="22"/>
          <w:szCs w:val="22"/>
        </w:rPr>
      </w:pPr>
      <w:r>
        <w:rPr>
          <w:rStyle w:val="code1"/>
        </w:rPr>
        <w:t>BrigAlignment8_t align</w:t>
      </w:r>
      <w:r>
        <w:t xml:space="preserve"> — The required alignment in bytes for the next aggregate constant element</w:t>
      </w:r>
      <w:r w:rsidR="00480452">
        <w:t>. Causes zero padding between aggregate constant elements, or zero fill if the last aggregate constant element</w:t>
      </w:r>
      <w:r>
        <w:t xml:space="preserve">. See </w:t>
      </w:r>
      <w:r>
        <w:rPr>
          <w:rStyle w:val="xref1"/>
        </w:rPr>
        <w:t>18.3.2. BrigAlignment (</w:t>
      </w:r>
      <w:r w:rsidRPr="008A5E4E">
        <w:fldChar w:fldCharType="begin"/>
      </w:r>
      <w:r>
        <w:instrText xml:space="preserve"> PAGEREF _Ref-1669238184 \p \h  \* MERGEFORMAT </w:instrText>
      </w:r>
      <w:r w:rsidRPr="008A5E4E">
        <w:fldChar w:fldCharType="separate"/>
      </w:r>
      <w:r w:rsidRPr="00533AF0">
        <w:rPr>
          <w:rStyle w:val="xref1"/>
          <w:noProof/>
        </w:rPr>
        <w:t>on</w:t>
      </w:r>
      <w:r>
        <w:rPr>
          <w:noProof/>
        </w:rPr>
        <w:t xml:space="preserve"> page 310</w:t>
      </w:r>
      <w:r w:rsidRPr="008A5E4E">
        <w:rPr>
          <w:rStyle w:val="xref1"/>
        </w:rPr>
        <w:fldChar w:fldCharType="end"/>
      </w:r>
      <w:r>
        <w:rPr>
          <w:rStyle w:val="xref1"/>
        </w:rPr>
        <w:t>)</w:t>
      </w:r>
      <w:r>
        <w:t>.</w:t>
      </w:r>
    </w:p>
    <w:p w14:paraId="13558A0B" w14:textId="77777777" w:rsidR="0049190C" w:rsidRPr="0049190C" w:rsidRDefault="0049190C" w:rsidP="0051320A">
      <w:pPr>
        <w:pStyle w:val="li"/>
        <w:numPr>
          <w:ilvl w:val="0"/>
          <w:numId w:val="292"/>
        </w:numPr>
        <w:ind w:left="600"/>
        <w:rPr>
          <w:rStyle w:val="code1"/>
          <w:rFonts w:ascii="Cambria" w:hAnsi="Cambria" w:cs="Cambria"/>
          <w:sz w:val="22"/>
          <w:szCs w:val="22"/>
        </w:rPr>
      </w:pPr>
      <w:r>
        <w:rPr>
          <w:rStyle w:val="code1"/>
        </w:rPr>
        <w:t>uint8_t reserved[3]</w:t>
      </w:r>
      <w:r>
        <w:t xml:space="preserve"> — Must be 0.</w:t>
      </w:r>
    </w:p>
    <w:p w14:paraId="539D8031" w14:textId="2FCF8E56" w:rsidR="008A5E4E" w:rsidRDefault="0065745B">
      <w:pPr>
        <w:pStyle w:val="h3"/>
      </w:pPr>
      <w:r>
        <w:t>18.6.</w:t>
      </w:r>
      <w:r w:rsidR="001E046A">
        <w:t>4</w:t>
      </w:r>
      <w:r>
        <w:t xml:space="preserve"> </w:t>
      </w:r>
      <w:bookmarkStart w:id="1246" w:name="_Ref236216887"/>
      <w:r>
        <w:t>BrigOperandCodeList</w:t>
      </w:r>
      <w:bookmarkEnd w:id="1244"/>
      <w:bookmarkEnd w:id="1246"/>
    </w:p>
    <w:p w14:paraId="5C4BBA7B" w14:textId="77777777" w:rsidR="008A5E4E" w:rsidRDefault="0065745B">
      <w:pPr>
        <w:pStyle w:val="p"/>
      </w:pPr>
      <w:r>
        <w:rPr>
          <w:rStyle w:val="code1"/>
        </w:rPr>
        <w:t>BrigOperandCodeList</w:t>
      </w:r>
      <w:r>
        <w:t xml:space="preserve"> is used for a list of references to entries in the </w:t>
      </w:r>
      <w:r>
        <w:rPr>
          <w:rStyle w:val="code1"/>
        </w:rPr>
        <w:t>hsa_code</w:t>
      </w:r>
      <w:r>
        <w:t xml:space="preserve"> section</w:t>
      </w:r>
    </w:p>
    <w:p w14:paraId="603DE2FD" w14:textId="77777777" w:rsidR="008A5E4E" w:rsidRDefault="0065745B">
      <w:pPr>
        <w:pStyle w:val="pNoPageBreakAfter"/>
      </w:pPr>
      <w:r>
        <w:t>Syntax is:</w:t>
      </w:r>
    </w:p>
    <w:p w14:paraId="4139E9BD" w14:textId="77777777" w:rsidR="008A5E4E" w:rsidRDefault="0065745B">
      <w:pPr>
        <w:pStyle w:val="pre"/>
      </w:pPr>
      <w:r>
        <w:t>struct BrigOperandCodeList {</w:t>
      </w:r>
      <w:r>
        <w:br/>
        <w:t xml:space="preserve">   BrigBase base;</w:t>
      </w:r>
      <w:r>
        <w:br/>
        <w:t xml:space="preserve">   BrigDataOffsetCodeList32_t elements;</w:t>
      </w:r>
      <w:r>
        <w:br/>
        <w:t xml:space="preserve"> };                      </w:t>
      </w:r>
    </w:p>
    <w:p w14:paraId="65C8CBBA" w14:textId="77777777" w:rsidR="008A5E4E" w:rsidRDefault="0065745B">
      <w:pPr>
        <w:pStyle w:val="pNoPageBreakAfter"/>
      </w:pPr>
      <w:r>
        <w:t>Fields are:</w:t>
      </w:r>
    </w:p>
    <w:p w14:paraId="633C9721" w14:textId="77777777" w:rsidR="008A5E4E" w:rsidRDefault="0065745B">
      <w:pPr>
        <w:pStyle w:val="li"/>
        <w:numPr>
          <w:ilvl w:val="0"/>
          <w:numId w:val="293"/>
        </w:numPr>
        <w:spacing w:before="320"/>
        <w:ind w:left="600"/>
      </w:pPr>
      <w:r>
        <w:rPr>
          <w:rStyle w:val="code1"/>
        </w:rPr>
        <w:t>BrigBase base</w:t>
      </w:r>
      <w:r>
        <w:t xml:space="preserve"> — </w:t>
      </w:r>
      <w:r>
        <w:rPr>
          <w:rStyle w:val="code1"/>
        </w:rPr>
        <w:t>base.kind</w:t>
      </w:r>
      <w:r>
        <w:t xml:space="preserve"> must be </w:t>
      </w:r>
      <w:r>
        <w:rPr>
          <w:rStyle w:val="code1"/>
        </w:rPr>
        <w:t>BRIG_KIND_OPERAND_CODE_LIST</w:t>
      </w:r>
      <w:r>
        <w:t xml:space="preserve">. </w:t>
      </w:r>
    </w:p>
    <w:p w14:paraId="267EB0CB" w14:textId="3CAFFF1F" w:rsidR="008A5E4E" w:rsidRDefault="0065745B">
      <w:pPr>
        <w:pStyle w:val="li"/>
        <w:numPr>
          <w:ilvl w:val="0"/>
          <w:numId w:val="293"/>
        </w:numPr>
        <w:ind w:left="600"/>
      </w:pPr>
      <w:r>
        <w:rPr>
          <w:rStyle w:val="code1"/>
        </w:rPr>
        <w:t>BrigDataOffsetCodeList32_t elements</w:t>
      </w:r>
      <w:r>
        <w:t xml:space="preserve"> — Byte offset to the place in the </w:t>
      </w:r>
      <w:r>
        <w:rPr>
          <w:rStyle w:val="code1"/>
        </w:rPr>
        <w:t>hsa_data</w:t>
      </w:r>
      <w:r>
        <w:t xml:space="preserve"> section where a variable-sized array of byte offsets to entries in the </w:t>
      </w:r>
      <w:r>
        <w:rPr>
          <w:rStyle w:val="code1"/>
        </w:rPr>
        <w:t>hsa_code</w:t>
      </w:r>
      <w:r>
        <w:t xml:space="preserve"> section</w:t>
      </w:r>
      <w:r w:rsidR="00A85B60">
        <w:t xml:space="preserve"> is available</w:t>
      </w:r>
      <w:r>
        <w:t xml:space="preserve">. The </w:t>
      </w:r>
      <w:r>
        <w:rPr>
          <w:rStyle w:val="code1"/>
        </w:rPr>
        <w:t>byteCount</w:t>
      </w:r>
      <w:r>
        <w:t xml:space="preserve"> of the array must be exactly </w:t>
      </w:r>
      <w:r>
        <w:rPr>
          <w:rStyle w:val="code1"/>
        </w:rPr>
        <w:t>(4 * number of elements)</w:t>
      </w:r>
      <w:r>
        <w:t>.</w:t>
      </w:r>
    </w:p>
    <w:p w14:paraId="6551337C" w14:textId="77777777" w:rsidR="008A5E4E" w:rsidRDefault="0065745B">
      <w:pPr>
        <w:pStyle w:val="li1"/>
        <w:numPr>
          <w:ilvl w:val="1"/>
          <w:numId w:val="294"/>
        </w:numPr>
        <w:ind w:left="1200"/>
      </w:pPr>
      <w:r>
        <w:t xml:space="preserve">When used as a function actual argument list, each element must reference </w:t>
      </w:r>
      <w:r>
        <w:rPr>
          <w:rStyle w:val="code1"/>
        </w:rPr>
        <w:t>BRIG_KIND_DIRECTIVE_VARIABLE</w:t>
      </w:r>
      <w:r>
        <w:t xml:space="preserve"> with </w:t>
      </w:r>
      <w:r>
        <w:rPr>
          <w:rStyle w:val="code1"/>
        </w:rPr>
        <w:t>BRIG_SEGMENT_ARG</w:t>
      </w:r>
      <w:r>
        <w:t xml:space="preserve"> segment.</w:t>
      </w:r>
    </w:p>
    <w:p w14:paraId="773110C8" w14:textId="77777777" w:rsidR="008A5E4E" w:rsidRDefault="0065745B">
      <w:pPr>
        <w:pStyle w:val="li1"/>
        <w:numPr>
          <w:ilvl w:val="1"/>
          <w:numId w:val="294"/>
        </w:numPr>
        <w:ind w:left="1200"/>
      </w:pPr>
      <w:r>
        <w:t xml:space="preserve">When used as a function list, each element must reference a </w:t>
      </w:r>
      <w:r>
        <w:rPr>
          <w:rStyle w:val="code1"/>
        </w:rPr>
        <w:t>BRIG_KIND_DIRECTIVE_FUNCTION</w:t>
      </w:r>
      <w:r>
        <w:t xml:space="preserve"> or </w:t>
      </w:r>
      <w:r>
        <w:rPr>
          <w:rStyle w:val="code1"/>
        </w:rPr>
        <w:t>BRIG_KIND_DIRECTIVE_INDIRECT_FUNCTION</w:t>
      </w:r>
      <w:r>
        <w:t xml:space="preserve"> directive. See </w:t>
      </w:r>
      <w:r>
        <w:rPr>
          <w:rStyle w:val="xref1"/>
        </w:rPr>
        <w:t>18.5.1.1. Declarations and Definitions in the Same Module (</w:t>
      </w:r>
      <w:r w:rsidR="009A76EE" w:rsidRPr="008A5E4E">
        <w:fldChar w:fldCharType="begin"/>
      </w:r>
      <w:r w:rsidR="008A5E4E">
        <w:instrText xml:space="preserve"> PAGEREF _Ref-604138659 \p \h  \* MERGEFORMAT </w:instrText>
      </w:r>
      <w:r w:rsidR="009A76EE" w:rsidRPr="008A5E4E">
        <w:fldChar w:fldCharType="separate"/>
      </w:r>
      <w:r w:rsidR="00533AF0" w:rsidRPr="00533AF0">
        <w:rPr>
          <w:rStyle w:val="xref1"/>
          <w:noProof/>
        </w:rPr>
        <w:t>on</w:t>
      </w:r>
      <w:r w:rsidR="00533AF0">
        <w:rPr>
          <w:noProof/>
        </w:rPr>
        <w:t xml:space="preserve"> page 329</w:t>
      </w:r>
      <w:r w:rsidR="009A76EE" w:rsidRPr="008A5E4E">
        <w:rPr>
          <w:rStyle w:val="xref1"/>
        </w:rPr>
        <w:fldChar w:fldCharType="end"/>
      </w:r>
      <w:r>
        <w:rPr>
          <w:rStyle w:val="xref1"/>
        </w:rPr>
        <w:t>)</w:t>
      </w:r>
      <w:r>
        <w:t>.</w:t>
      </w:r>
    </w:p>
    <w:p w14:paraId="305DC8B6" w14:textId="77777777" w:rsidR="008A5E4E" w:rsidRDefault="0065745B">
      <w:pPr>
        <w:pStyle w:val="li1"/>
        <w:numPr>
          <w:ilvl w:val="1"/>
          <w:numId w:val="294"/>
        </w:numPr>
        <w:spacing w:after="320"/>
        <w:ind w:left="1200"/>
      </w:pPr>
      <w:r>
        <w:t xml:space="preserve">When used as a label list, each element must reference a </w:t>
      </w:r>
      <w:r>
        <w:rPr>
          <w:rStyle w:val="code1"/>
        </w:rPr>
        <w:t>BRIG_KIND_DIRECTIVE_LABEL</w:t>
      </w:r>
      <w:r>
        <w:t xml:space="preserve"> directive in the same function scope.</w:t>
      </w:r>
    </w:p>
    <w:p w14:paraId="18E9B1EE" w14:textId="489436E8" w:rsidR="008A5E4E" w:rsidRDefault="0065745B">
      <w:pPr>
        <w:pStyle w:val="h3"/>
      </w:pPr>
      <w:bookmarkStart w:id="1247" w:name="_Toc396034503"/>
      <w:r>
        <w:t>18.6.</w:t>
      </w:r>
      <w:r w:rsidR="001E046A">
        <w:t>5</w:t>
      </w:r>
      <w:r>
        <w:t xml:space="preserve"> </w:t>
      </w:r>
      <w:bookmarkStart w:id="1248" w:name="_Ref-1102459227"/>
      <w:r>
        <w:t>BrigOperandCodeRef</w:t>
      </w:r>
      <w:bookmarkEnd w:id="1247"/>
      <w:bookmarkEnd w:id="1248"/>
    </w:p>
    <w:p w14:paraId="585BB9B2" w14:textId="77777777" w:rsidR="008A5E4E" w:rsidRDefault="0065745B">
      <w:pPr>
        <w:pStyle w:val="p"/>
      </w:pPr>
      <w:r>
        <w:rPr>
          <w:rStyle w:val="code1"/>
        </w:rPr>
        <w:t>BrigOperandCodeRef</w:t>
      </w:r>
      <w:r>
        <w:t xml:space="preserve"> is used to reference an entry in the </w:t>
      </w:r>
      <w:r>
        <w:rPr>
          <w:rStyle w:val="code1"/>
        </w:rPr>
        <w:t>hsa_code</w:t>
      </w:r>
      <w:r>
        <w:t xml:space="preserve"> section.</w:t>
      </w:r>
    </w:p>
    <w:p w14:paraId="51EFD162" w14:textId="77777777" w:rsidR="008A5E4E" w:rsidRDefault="0065745B">
      <w:pPr>
        <w:pStyle w:val="pNoPageBreakAfter"/>
      </w:pPr>
      <w:r>
        <w:t>Syntax is:</w:t>
      </w:r>
    </w:p>
    <w:p w14:paraId="78406FC5" w14:textId="77777777" w:rsidR="008A5E4E" w:rsidRDefault="0065745B">
      <w:pPr>
        <w:pStyle w:val="pre"/>
      </w:pPr>
      <w:r>
        <w:t>struct BrigOperandCodeRef {</w:t>
      </w:r>
      <w:r>
        <w:br/>
        <w:t xml:space="preserve">   BrigBase base;</w:t>
      </w:r>
      <w:r>
        <w:br/>
        <w:t xml:space="preserve">   BrigCodeOffset32_t ref;</w:t>
      </w:r>
      <w:r>
        <w:br/>
        <w:t xml:space="preserve"> };       </w:t>
      </w:r>
    </w:p>
    <w:p w14:paraId="5B0CCA3B" w14:textId="77777777" w:rsidR="008A5E4E" w:rsidRDefault="0065745B">
      <w:pPr>
        <w:pStyle w:val="pNoPageBreakAfter"/>
      </w:pPr>
      <w:r>
        <w:t>Fields are:</w:t>
      </w:r>
    </w:p>
    <w:p w14:paraId="14B72868" w14:textId="77777777" w:rsidR="008A5E4E" w:rsidRDefault="0065745B">
      <w:pPr>
        <w:pStyle w:val="li"/>
        <w:numPr>
          <w:ilvl w:val="0"/>
          <w:numId w:val="295"/>
        </w:numPr>
        <w:spacing w:before="320"/>
        <w:ind w:left="600"/>
      </w:pPr>
      <w:r>
        <w:rPr>
          <w:rStyle w:val="code1"/>
        </w:rPr>
        <w:t>BrigBase base</w:t>
      </w:r>
      <w:r>
        <w:t xml:space="preserve"> — </w:t>
      </w:r>
      <w:r>
        <w:rPr>
          <w:rStyle w:val="code1"/>
        </w:rPr>
        <w:t>base.kind</w:t>
      </w:r>
      <w:r>
        <w:t xml:space="preserve"> must be </w:t>
      </w:r>
      <w:r>
        <w:rPr>
          <w:rStyle w:val="code1"/>
        </w:rPr>
        <w:t>BRIG_KIND_OPERAND_CODE_REF</w:t>
      </w:r>
    </w:p>
    <w:p w14:paraId="5195D1A2" w14:textId="77777777" w:rsidR="008A5E4E" w:rsidRDefault="0065745B">
      <w:pPr>
        <w:pStyle w:val="li"/>
        <w:numPr>
          <w:ilvl w:val="0"/>
          <w:numId w:val="295"/>
        </w:numPr>
        <w:ind w:left="600"/>
      </w:pPr>
      <w:r>
        <w:rPr>
          <w:rStyle w:val="code1"/>
        </w:rPr>
        <w:t>BrigCodeOffset32_t ref</w:t>
      </w:r>
      <w:r>
        <w:t xml:space="preserve"> — Byte offset to the place in the </w:t>
      </w:r>
      <w:r>
        <w:rPr>
          <w:rStyle w:val="code1"/>
        </w:rPr>
        <w:t>hsa_code</w:t>
      </w:r>
      <w:r>
        <w:t xml:space="preserve"> section.</w:t>
      </w:r>
    </w:p>
    <w:p w14:paraId="7B980200" w14:textId="77777777" w:rsidR="008A5E4E" w:rsidRDefault="0065745B">
      <w:pPr>
        <w:pStyle w:val="li1"/>
        <w:numPr>
          <w:ilvl w:val="1"/>
          <w:numId w:val="296"/>
        </w:numPr>
        <w:ind w:left="1200"/>
      </w:pPr>
      <w:r>
        <w:t xml:space="preserve">When used to reference a kernel, must reference </w:t>
      </w:r>
      <w:r>
        <w:rPr>
          <w:rStyle w:val="code1"/>
        </w:rPr>
        <w:t>BRIG_KIND_DIRECTIVE_KERNEL</w:t>
      </w:r>
      <w:r>
        <w:t xml:space="preserve"> directive.</w:t>
      </w:r>
    </w:p>
    <w:p w14:paraId="1191A527" w14:textId="77777777" w:rsidR="008A5E4E" w:rsidRDefault="0065745B">
      <w:pPr>
        <w:pStyle w:val="li1"/>
        <w:numPr>
          <w:ilvl w:val="1"/>
          <w:numId w:val="296"/>
        </w:numPr>
        <w:ind w:left="1200"/>
      </w:pPr>
      <w:r>
        <w:t xml:space="preserve">When used to reference a function, must reference </w:t>
      </w:r>
      <w:r>
        <w:rPr>
          <w:rStyle w:val="code1"/>
        </w:rPr>
        <w:t>BRIG_KIND_DIRECTIVE_FUNCTION</w:t>
      </w:r>
      <w:r>
        <w:t xml:space="preserve"> or </w:t>
      </w:r>
      <w:r>
        <w:rPr>
          <w:rStyle w:val="code1"/>
        </w:rPr>
        <w:t>BRIG_KIND_DIRECTIVE_INDIRECT_FUNCTION</w:t>
      </w:r>
      <w:r>
        <w:t xml:space="preserve"> directive.</w:t>
      </w:r>
    </w:p>
    <w:p w14:paraId="1B79730E" w14:textId="77777777" w:rsidR="008A5E4E" w:rsidRDefault="0065745B">
      <w:pPr>
        <w:pStyle w:val="li1"/>
        <w:numPr>
          <w:ilvl w:val="1"/>
          <w:numId w:val="296"/>
        </w:numPr>
        <w:ind w:left="1200"/>
      </w:pPr>
      <w:r>
        <w:t xml:space="preserve">When used to reference a signature, must reference </w:t>
      </w:r>
      <w:r>
        <w:rPr>
          <w:rStyle w:val="code1"/>
        </w:rPr>
        <w:t>BRIG_KIND_DIRECTIVE_SIGNATURE</w:t>
      </w:r>
      <w:r>
        <w:t xml:space="preserve"> directive.</w:t>
      </w:r>
    </w:p>
    <w:p w14:paraId="1D3FA82B" w14:textId="77777777" w:rsidR="008A5E4E" w:rsidRDefault="0065745B">
      <w:pPr>
        <w:pStyle w:val="li1"/>
        <w:numPr>
          <w:ilvl w:val="1"/>
          <w:numId w:val="296"/>
        </w:numPr>
        <w:ind w:left="1200"/>
      </w:pPr>
      <w:r>
        <w:t xml:space="preserve">When used to reference a variable, must reference </w:t>
      </w:r>
      <w:r>
        <w:rPr>
          <w:rStyle w:val="code1"/>
        </w:rPr>
        <w:t>BRIG_KIND_DIRECTIVE_VARIABLE</w:t>
      </w:r>
      <w:r>
        <w:t xml:space="preserve"> directive.</w:t>
      </w:r>
    </w:p>
    <w:p w14:paraId="2E23496C" w14:textId="77777777" w:rsidR="008A5E4E" w:rsidRDefault="0065745B">
      <w:pPr>
        <w:pStyle w:val="li1"/>
        <w:numPr>
          <w:ilvl w:val="1"/>
          <w:numId w:val="296"/>
        </w:numPr>
        <w:ind w:left="1200"/>
      </w:pPr>
      <w:r>
        <w:t xml:space="preserve">When used to reference a fbarrier, must reference </w:t>
      </w:r>
      <w:r>
        <w:rPr>
          <w:rStyle w:val="code1"/>
        </w:rPr>
        <w:t>BRIG_KIND_DIRECTIVE_FBARRIER</w:t>
      </w:r>
      <w:r>
        <w:t xml:space="preserve"> directive.</w:t>
      </w:r>
    </w:p>
    <w:p w14:paraId="1AC478DF" w14:textId="77777777" w:rsidR="008A5E4E" w:rsidRDefault="0065745B">
      <w:pPr>
        <w:pStyle w:val="li1"/>
        <w:numPr>
          <w:ilvl w:val="1"/>
          <w:numId w:val="296"/>
        </w:numPr>
        <w:ind w:left="1200"/>
      </w:pPr>
      <w:r>
        <w:t xml:space="preserve">When used to reference a label, must reference </w:t>
      </w:r>
      <w:r>
        <w:rPr>
          <w:rStyle w:val="code1"/>
        </w:rPr>
        <w:t>BRIG_KIND_DIRECTIVE_LABEL</w:t>
      </w:r>
      <w:r>
        <w:t xml:space="preserve"> directive in the same function scope.</w:t>
      </w:r>
    </w:p>
    <w:p w14:paraId="7E5DC52C" w14:textId="77777777" w:rsidR="008A5E4E" w:rsidRDefault="0065745B">
      <w:pPr>
        <w:pStyle w:val="p1"/>
        <w:spacing w:after="320"/>
      </w:pPr>
      <w:r>
        <w:t xml:space="preserve">See </w:t>
      </w:r>
      <w:r>
        <w:rPr>
          <w:rStyle w:val="xref1"/>
        </w:rPr>
        <w:t>18.5.1.1. Declarations and Definitions in the Same Module (</w:t>
      </w:r>
      <w:r w:rsidR="009A76EE" w:rsidRPr="008A5E4E">
        <w:fldChar w:fldCharType="begin"/>
      </w:r>
      <w:r w:rsidR="008A5E4E">
        <w:instrText xml:space="preserve"> PAGEREF _Ref-604138659 \p \h  \* MERGEFORMAT </w:instrText>
      </w:r>
      <w:r w:rsidR="009A76EE" w:rsidRPr="008A5E4E">
        <w:fldChar w:fldCharType="separate"/>
      </w:r>
      <w:r w:rsidR="00533AF0" w:rsidRPr="00533AF0">
        <w:rPr>
          <w:rStyle w:val="xref1"/>
          <w:noProof/>
        </w:rPr>
        <w:t>on</w:t>
      </w:r>
      <w:r w:rsidR="00533AF0">
        <w:rPr>
          <w:noProof/>
        </w:rPr>
        <w:t xml:space="preserve"> page 329</w:t>
      </w:r>
      <w:r w:rsidR="009A76EE" w:rsidRPr="008A5E4E">
        <w:rPr>
          <w:rStyle w:val="xref1"/>
        </w:rPr>
        <w:fldChar w:fldCharType="end"/>
      </w:r>
      <w:r>
        <w:rPr>
          <w:rStyle w:val="xref1"/>
        </w:rPr>
        <w:t>)</w:t>
      </w:r>
      <w:r>
        <w:t>.</w:t>
      </w:r>
    </w:p>
    <w:p w14:paraId="6E6211BB" w14:textId="41DFC279" w:rsidR="008A5E4E" w:rsidRDefault="0065745B">
      <w:pPr>
        <w:pStyle w:val="h3"/>
      </w:pPr>
      <w:bookmarkStart w:id="1249" w:name="_Toc396034504"/>
      <w:r>
        <w:t>18.6.</w:t>
      </w:r>
      <w:r w:rsidR="001E046A">
        <w:t>6</w:t>
      </w:r>
      <w:r>
        <w:t xml:space="preserve"> </w:t>
      </w:r>
      <w:bookmarkStart w:id="1250" w:name="_Ref-1956397457"/>
      <w:r>
        <w:t>BrigOperand</w:t>
      </w:r>
      <w:r w:rsidR="00553FCA">
        <w:t>ConstantBytes</w:t>
      </w:r>
      <w:bookmarkEnd w:id="1249"/>
      <w:bookmarkEnd w:id="1250"/>
    </w:p>
    <w:p w14:paraId="434F30BD" w14:textId="610A7083" w:rsidR="008A5E4E" w:rsidRDefault="0065745B">
      <w:pPr>
        <w:pStyle w:val="p"/>
      </w:pPr>
      <w:r>
        <w:rPr>
          <w:rStyle w:val="code1"/>
        </w:rPr>
        <w:t>BrigOperand</w:t>
      </w:r>
      <w:r w:rsidR="000121D8">
        <w:rPr>
          <w:rStyle w:val="code1"/>
        </w:rPr>
        <w:t>ConstantBytes</w:t>
      </w:r>
      <w:r>
        <w:t xml:space="preserve"> specifies </w:t>
      </w:r>
      <w:r w:rsidR="000121D8">
        <w:t xml:space="preserve">a constant </w:t>
      </w:r>
      <w:r>
        <w:t>value</w:t>
      </w:r>
      <w:r w:rsidR="000121D8">
        <w:t xml:space="preserve"> as an array of bytes</w:t>
      </w:r>
      <w:r>
        <w:t>.</w:t>
      </w:r>
    </w:p>
    <w:p w14:paraId="500D9B99" w14:textId="77777777" w:rsidR="008A5E4E" w:rsidRDefault="0065745B">
      <w:pPr>
        <w:pStyle w:val="pNoPageBreakAfter"/>
      </w:pPr>
      <w:r>
        <w:t>Syntax is:</w:t>
      </w:r>
    </w:p>
    <w:p w14:paraId="35172DBA" w14:textId="0F6D8AE5" w:rsidR="008A5E4E" w:rsidRDefault="0065745B" w:rsidP="00AF2611">
      <w:pPr>
        <w:pStyle w:val="pre"/>
      </w:pPr>
      <w:r>
        <w:t>struct BrigOperand</w:t>
      </w:r>
      <w:r w:rsidR="000121D8">
        <w:t>ConstantBytes</w:t>
      </w:r>
      <w:r>
        <w:t xml:space="preserve"> {</w:t>
      </w:r>
      <w:r>
        <w:br/>
        <w:t xml:space="preserve">   BrigBase base;</w:t>
      </w:r>
      <w:r>
        <w:br/>
      </w:r>
      <w:r w:rsidR="00AF2611">
        <w:t xml:space="preserve">   BrigType16_t </w:t>
      </w:r>
      <w:r w:rsidR="00F02972">
        <w:t>t</w:t>
      </w:r>
      <w:r w:rsidR="00AF2611">
        <w:t>ype;</w:t>
      </w:r>
      <w:r w:rsidR="00AF2611">
        <w:br/>
        <w:t xml:space="preserve">   uint16_t reserved;</w:t>
      </w:r>
      <w:r>
        <w:br/>
      </w:r>
      <w:r w:rsidR="000E7399">
        <w:t xml:space="preserve">   BrigDataOffsetString32_t bytes;</w:t>
      </w:r>
      <w:r w:rsidR="000E7399">
        <w:br/>
      </w:r>
      <w:r>
        <w:t xml:space="preserve"> };    </w:t>
      </w:r>
    </w:p>
    <w:p w14:paraId="5541F6AF" w14:textId="77777777" w:rsidR="008A5E4E" w:rsidRDefault="0065745B">
      <w:pPr>
        <w:pStyle w:val="pNoPageBreakAfter"/>
      </w:pPr>
      <w:r>
        <w:t>Fields are:</w:t>
      </w:r>
    </w:p>
    <w:p w14:paraId="5EA187AA" w14:textId="78762803" w:rsidR="008A5E4E" w:rsidRDefault="0065745B">
      <w:pPr>
        <w:pStyle w:val="li"/>
        <w:numPr>
          <w:ilvl w:val="0"/>
          <w:numId w:val="297"/>
        </w:numPr>
        <w:spacing w:before="320"/>
        <w:ind w:left="600"/>
      </w:pPr>
      <w:r>
        <w:rPr>
          <w:rStyle w:val="code1"/>
        </w:rPr>
        <w:t>BrigBase base</w:t>
      </w:r>
      <w:r>
        <w:t xml:space="preserve"> — </w:t>
      </w:r>
      <w:r>
        <w:rPr>
          <w:rStyle w:val="code1"/>
        </w:rPr>
        <w:t>base.kind</w:t>
      </w:r>
      <w:r>
        <w:t xml:space="preserve"> must be </w:t>
      </w:r>
      <w:r>
        <w:rPr>
          <w:rStyle w:val="code1"/>
        </w:rPr>
        <w:t>BRIG_KIND_OPERAND_</w:t>
      </w:r>
      <w:r w:rsidR="00553FCA">
        <w:rPr>
          <w:rStyle w:val="code1"/>
        </w:rPr>
        <w:t>CONSTANT_BYTES</w:t>
      </w:r>
      <w:r>
        <w:t xml:space="preserve">. </w:t>
      </w:r>
    </w:p>
    <w:p w14:paraId="4C76594B" w14:textId="422CC591" w:rsidR="000E7399" w:rsidRPr="002742D9" w:rsidRDefault="000E7399" w:rsidP="000E7399">
      <w:pPr>
        <w:pStyle w:val="li"/>
        <w:numPr>
          <w:ilvl w:val="0"/>
          <w:numId w:val="297"/>
        </w:numPr>
        <w:spacing w:after="320"/>
        <w:ind w:left="600"/>
        <w:rPr>
          <w:rStyle w:val="code1"/>
          <w:rFonts w:ascii="Cambria" w:hAnsi="Cambria" w:cs="Cambria"/>
          <w:sz w:val="22"/>
          <w:szCs w:val="22"/>
        </w:rPr>
      </w:pPr>
      <w:r>
        <w:rPr>
          <w:rStyle w:val="code1"/>
        </w:rPr>
        <w:t>BrigType16_t type</w:t>
      </w:r>
      <w:r>
        <w:t xml:space="preserve"> — Data type of the constant. </w:t>
      </w:r>
      <w:r w:rsidR="0008104B">
        <w:t>Must be an integer</w:t>
      </w:r>
      <w:r w:rsidR="00657121">
        <w:t xml:space="preserve"> type</w:t>
      </w:r>
      <w:r w:rsidR="0008104B">
        <w:t>, floating-point</w:t>
      </w:r>
      <w:r w:rsidR="00657121">
        <w:t xml:space="preserve"> type</w:t>
      </w:r>
      <w:r w:rsidR="0008104B">
        <w:t>, packed</w:t>
      </w:r>
      <w:r w:rsidR="00657121">
        <w:t xml:space="preserve"> type,</w:t>
      </w:r>
      <w:r w:rsidR="0008104B">
        <w:t xml:space="preserve"> signal type</w:t>
      </w:r>
      <w:r w:rsidR="00657121">
        <w:t>, or array of integer type, float type, packed type or signal type</w:t>
      </w:r>
      <w:r w:rsidR="0008104B">
        <w:t>. Note, b</w:t>
      </w:r>
      <w:r>
        <w:t>it types</w:t>
      </w:r>
      <w:r w:rsidR="009167B3">
        <w:t xml:space="preserve"> or array of bit types</w:t>
      </w:r>
      <w:r>
        <w:t xml:space="preserve"> are not allowed.</w:t>
      </w:r>
    </w:p>
    <w:p w14:paraId="4E9480D3" w14:textId="77777777" w:rsidR="000E7399" w:rsidRDefault="000E7399" w:rsidP="000E7399">
      <w:pPr>
        <w:pStyle w:val="li"/>
        <w:numPr>
          <w:ilvl w:val="0"/>
          <w:numId w:val="297"/>
        </w:numPr>
        <w:spacing w:after="320"/>
        <w:ind w:left="600"/>
      </w:pPr>
      <w:r>
        <w:rPr>
          <w:rStyle w:val="code1"/>
        </w:rPr>
        <w:t>uint16_t reserved</w:t>
      </w:r>
      <w:r>
        <w:t xml:space="preserve"> — Must be 0.</w:t>
      </w:r>
    </w:p>
    <w:p w14:paraId="49F889A9" w14:textId="2C87D1F2" w:rsidR="00AE5584" w:rsidRDefault="0065745B" w:rsidP="00B40BE0">
      <w:pPr>
        <w:pStyle w:val="li"/>
        <w:numPr>
          <w:ilvl w:val="0"/>
          <w:numId w:val="297"/>
        </w:numPr>
        <w:ind w:left="605" w:hanging="216"/>
      </w:pPr>
      <w:r>
        <w:rPr>
          <w:rStyle w:val="code1"/>
        </w:rPr>
        <w:t>BrigDataOffset</w:t>
      </w:r>
      <w:r w:rsidR="00BD328C">
        <w:rPr>
          <w:rStyle w:val="code1"/>
        </w:rPr>
        <w:t>String</w:t>
      </w:r>
      <w:r>
        <w:rPr>
          <w:rStyle w:val="code1"/>
        </w:rPr>
        <w:t xml:space="preserve">32_t </w:t>
      </w:r>
      <w:r w:rsidR="00443567">
        <w:rPr>
          <w:rStyle w:val="code1"/>
        </w:rPr>
        <w:t>bytes</w:t>
      </w:r>
      <w:r>
        <w:t xml:space="preserve"> — Byte offset into the place in the </w:t>
      </w:r>
      <w:r>
        <w:rPr>
          <w:rStyle w:val="code1"/>
        </w:rPr>
        <w:t>hsa_data</w:t>
      </w:r>
      <w:r>
        <w:t xml:space="preserve"> section where the </w:t>
      </w:r>
      <w:r w:rsidR="00D85FEB">
        <w:t xml:space="preserve">bytes of the </w:t>
      </w:r>
      <w:r w:rsidR="000121D8">
        <w:t xml:space="preserve">constant </w:t>
      </w:r>
      <w:r>
        <w:t xml:space="preserve">value </w:t>
      </w:r>
      <w:r w:rsidR="00D85FEB">
        <w:t>are</w:t>
      </w:r>
      <w:r>
        <w:t xml:space="preserve"> available. The </w:t>
      </w:r>
      <w:r w:rsidR="000121D8">
        <w:t xml:space="preserve">byte </w:t>
      </w:r>
      <w:r>
        <w:t xml:space="preserve">size is the </w:t>
      </w:r>
      <w:r>
        <w:rPr>
          <w:rStyle w:val="code1"/>
        </w:rPr>
        <w:t>byteCount</w:t>
      </w:r>
      <w:r>
        <w:t xml:space="preserve"> of the </w:t>
      </w:r>
      <w:r>
        <w:rPr>
          <w:rStyle w:val="code1"/>
        </w:rPr>
        <w:t>BrigData</w:t>
      </w:r>
      <w:r>
        <w:t>.</w:t>
      </w:r>
      <w:r w:rsidR="00392E8C">
        <w:t xml:space="preserve"> </w:t>
      </w:r>
    </w:p>
    <w:p w14:paraId="0ED7DE44" w14:textId="47D05546" w:rsidR="007C2A86" w:rsidRDefault="007C2A86" w:rsidP="00B40BE0">
      <w:pPr>
        <w:pStyle w:val="li"/>
        <w:ind w:left="605"/>
      </w:pPr>
      <w:r w:rsidRPr="00417401">
        <w:t>This operand is used to repr</w:t>
      </w:r>
      <w:r>
        <w:t xml:space="preserve">esent </w:t>
      </w:r>
      <w:r w:rsidR="006752EB">
        <w:t xml:space="preserve">the value of </w:t>
      </w:r>
      <w:r>
        <w:t>all integer constants, float constants, integer typed constants, float typed constants, packed typed constants, signal typed constants, array typed constants of integer, float, packed and signal</w:t>
      </w:r>
      <w:r w:rsidRPr="00417401">
        <w:t xml:space="preserve">. Note that </w:t>
      </w:r>
      <w:r>
        <w:t>HSAIL has no bit typed constants.</w:t>
      </w:r>
    </w:p>
    <w:p w14:paraId="242EE752" w14:textId="2394EBE6" w:rsidR="00867DD3" w:rsidRDefault="00AE5584" w:rsidP="00B40BE0">
      <w:pPr>
        <w:pStyle w:val="li"/>
        <w:ind w:left="605"/>
      </w:pPr>
      <w:r>
        <w:t xml:space="preserve">If </w:t>
      </w:r>
      <w:r w:rsidRPr="002641E4">
        <w:rPr>
          <w:rFonts w:ascii="Courier New" w:hAnsi="Courier New" w:cs="Courier New"/>
          <w:sz w:val="20"/>
          <w:szCs w:val="20"/>
        </w:rPr>
        <w:t>type</w:t>
      </w:r>
      <w:r>
        <w:t xml:space="preserve"> is a non-array type then t</w:t>
      </w:r>
      <w:r w:rsidR="00E726E0">
        <w:t xml:space="preserve">he </w:t>
      </w:r>
      <w:r w:rsidR="00525FDA">
        <w:t xml:space="preserve">element type is </w:t>
      </w:r>
      <w:r w:rsidR="00525FDA">
        <w:rPr>
          <w:rFonts w:ascii="Courier New" w:hAnsi="Courier New" w:cs="Courier New"/>
        </w:rPr>
        <w:t>t</w:t>
      </w:r>
      <w:r w:rsidR="00E726E0" w:rsidRPr="00AA4E9D">
        <w:rPr>
          <w:rFonts w:ascii="Courier New" w:hAnsi="Courier New" w:cs="Courier New"/>
        </w:rPr>
        <w:t>ype</w:t>
      </w:r>
      <w:r w:rsidR="00E726E0">
        <w:t xml:space="preserve">. </w:t>
      </w:r>
      <w:r w:rsidR="00525FDA">
        <w:t xml:space="preserve"> The byte size must be the size of</w:t>
      </w:r>
      <w:r w:rsidR="00525FDA" w:rsidDel="000121D8">
        <w:t xml:space="preserve"> </w:t>
      </w:r>
      <w:r w:rsidR="00525FDA">
        <w:t xml:space="preserve">the element type. </w:t>
      </w:r>
      <w:r w:rsidR="00381C0D">
        <w:t>If the element type is a</w:t>
      </w:r>
      <w:r w:rsidR="00525FDA">
        <w:t>n</w:t>
      </w:r>
      <w:r w:rsidR="00381C0D">
        <w:t xml:space="preserve"> integer type then the constant corresponds to an</w:t>
      </w:r>
      <w:r w:rsidR="00525FDA">
        <w:t xml:space="preserve"> integer constant </w:t>
      </w:r>
      <w:r w:rsidR="00381C0D">
        <w:t>or integer typed constant. If the element type is a float type then the constant corresponds to a float</w:t>
      </w:r>
      <w:r w:rsidR="00525FDA">
        <w:t xml:space="preserve"> constant</w:t>
      </w:r>
      <w:r w:rsidR="00381C0D">
        <w:t xml:space="preserve"> or </w:t>
      </w:r>
      <w:r w:rsidR="002D6E30">
        <w:t xml:space="preserve">float </w:t>
      </w:r>
      <w:r w:rsidR="00381C0D">
        <w:t xml:space="preserve">typed constant. </w:t>
      </w:r>
      <w:r w:rsidR="002D6E30">
        <w:t xml:space="preserve">If the element type is a packed type then the constant corresponds to a packed typed constant. </w:t>
      </w:r>
      <w:r w:rsidR="00381C0D">
        <w:t>If the element type is a signal type the</w:t>
      </w:r>
      <w:r w:rsidR="00F2626A">
        <w:t>n</w:t>
      </w:r>
      <w:r w:rsidR="00381C0D">
        <w:t xml:space="preserve"> the constant corresponds to a </w:t>
      </w:r>
      <w:r w:rsidR="002D6E30">
        <w:t xml:space="preserve">signal </w:t>
      </w:r>
      <w:r w:rsidR="00381C0D">
        <w:t>typed constant: the bytes must have a value of 0.</w:t>
      </w:r>
    </w:p>
    <w:p w14:paraId="7E0A45F2" w14:textId="6ADE7707" w:rsidR="000121D8" w:rsidRDefault="000121D8" w:rsidP="000121D8">
      <w:pPr>
        <w:pStyle w:val="li"/>
      </w:pPr>
      <w:r>
        <w:t xml:space="preserve">If </w:t>
      </w:r>
      <w:r w:rsidRPr="002641E4">
        <w:rPr>
          <w:rFonts w:ascii="Courier New" w:hAnsi="Courier New" w:cs="Courier New"/>
          <w:sz w:val="20"/>
          <w:szCs w:val="20"/>
        </w:rPr>
        <w:t>type</w:t>
      </w:r>
      <w:r>
        <w:t xml:space="preserve"> is an array type then the </w:t>
      </w:r>
      <w:r w:rsidR="00525FDA">
        <w:t xml:space="preserve">element type is the array element type of </w:t>
      </w:r>
      <w:r w:rsidR="00525FDA">
        <w:rPr>
          <w:rFonts w:ascii="Courier New" w:hAnsi="Courier New" w:cs="Courier New"/>
        </w:rPr>
        <w:t>t</w:t>
      </w:r>
      <w:r w:rsidR="00525FDA" w:rsidRPr="00AA4E9D">
        <w:rPr>
          <w:rFonts w:ascii="Courier New" w:hAnsi="Courier New" w:cs="Courier New"/>
        </w:rPr>
        <w:t>ype</w:t>
      </w:r>
      <w:r w:rsidR="004820FE">
        <w:t xml:space="preserve">. The </w:t>
      </w:r>
      <w:r>
        <w:t>byte size must be an integral multiple of</w:t>
      </w:r>
      <w:r w:rsidR="004820FE">
        <w:t xml:space="preserve"> the element type.</w:t>
      </w:r>
      <w:r w:rsidR="00381C0D">
        <w:t xml:space="preserve"> The constant corresponds to an array typed constant.</w:t>
      </w:r>
      <w:r w:rsidR="00051C14">
        <w:t xml:space="preserve"> The element type must b</w:t>
      </w:r>
      <w:r w:rsidR="002D6E30">
        <w:t>e an integer, float, packed or</w:t>
      </w:r>
      <w:r w:rsidR="00051C14">
        <w:t xml:space="preserve"> signal type. If the element type is a signal type the bytes must be 0.</w:t>
      </w:r>
    </w:p>
    <w:p w14:paraId="75DE7AC4" w14:textId="3E91D2C3" w:rsidR="008A5E4E" w:rsidRDefault="00392E8C" w:rsidP="00A272C0">
      <w:pPr>
        <w:pStyle w:val="li"/>
      </w:pPr>
      <w:r>
        <w:t>The data is stored in</w:t>
      </w:r>
      <w:r w:rsidR="00160475">
        <w:t xml:space="preserve"> the </w:t>
      </w:r>
      <w:r w:rsidR="00160475" w:rsidRPr="00E36B55">
        <w:rPr>
          <w:rFonts w:ascii="Courier New" w:hAnsi="Courier New" w:cs="Courier New"/>
        </w:rPr>
        <w:t>hsa_data</w:t>
      </w:r>
      <w:r w:rsidR="00160475">
        <w:t xml:space="preserve"> section </w:t>
      </w:r>
      <w:r w:rsidR="00AD5D67">
        <w:t>as a stream</w:t>
      </w:r>
      <w:r>
        <w:t xml:space="preserve"> of </w:t>
      </w:r>
      <w:r w:rsidR="006F7056">
        <w:t xml:space="preserve">consecutive </w:t>
      </w:r>
      <w:r>
        <w:t xml:space="preserve">values of </w:t>
      </w:r>
      <w:r w:rsidR="004820FE">
        <w:t>the el</w:t>
      </w:r>
      <w:r w:rsidR="00F2626A">
        <w:t>e</w:t>
      </w:r>
      <w:r w:rsidR="004820FE">
        <w:t xml:space="preserve">ment </w:t>
      </w:r>
      <w:r>
        <w:t>type</w:t>
      </w:r>
      <w:r w:rsidR="00C206B5">
        <w:t xml:space="preserve">, with each value </w:t>
      </w:r>
      <w:r w:rsidR="00FD1D7C">
        <w:t xml:space="preserve">encoded </w:t>
      </w:r>
      <w:r w:rsidR="008C0F59">
        <w:t xml:space="preserve">from </w:t>
      </w:r>
      <w:r w:rsidR="00C206B5">
        <w:t>least significant</w:t>
      </w:r>
      <w:r w:rsidR="008C0F59">
        <w:t xml:space="preserve"> to most significant</w:t>
      </w:r>
      <w:r w:rsidR="00C206B5">
        <w:t xml:space="preserve"> byte (little endian byte format)</w:t>
      </w:r>
      <w:r w:rsidR="00FD1D7C">
        <w:t>.</w:t>
      </w:r>
      <w:r w:rsidR="00481DE5">
        <w:t xml:space="preserve"> </w:t>
      </w:r>
      <w:r w:rsidR="002D6E30">
        <w:t xml:space="preserve">The elements of an array typed constant are encoded in the element order. The elements of a packed typed constant are encoded in the reverse element order. </w:t>
      </w:r>
      <w:r w:rsidR="00A6350F">
        <w:t>However, when finalized the bytes are ordered according to the byte endianness of the HSA platform for which code is being generated.</w:t>
      </w:r>
      <w:r w:rsidR="002D6E30">
        <w:t xml:space="preserve"> Note that for packed typed constants, both the bytes of the elements and the order of the e</w:t>
      </w:r>
      <w:r w:rsidR="00E435C0">
        <w:t>l</w:t>
      </w:r>
      <w:r w:rsidR="002D6E30">
        <w:t xml:space="preserve">ements </w:t>
      </w:r>
      <w:r w:rsidR="00E435C0">
        <w:t>must be reversed if not finalizing for a little endian</w:t>
      </w:r>
      <w:r w:rsidR="00FF3DB1">
        <w:t xml:space="preserve"> byte format</w:t>
      </w:r>
      <w:r w:rsidR="00E435C0">
        <w:t xml:space="preserve"> HSA platform.</w:t>
      </w:r>
    </w:p>
    <w:p w14:paraId="59A328A5" w14:textId="1C946B50" w:rsidR="008A5E4E" w:rsidRDefault="0065745B">
      <w:pPr>
        <w:pStyle w:val="h3"/>
      </w:pPr>
      <w:bookmarkStart w:id="1251" w:name="_Toc396034505"/>
      <w:r>
        <w:t>18.6.</w:t>
      </w:r>
      <w:r w:rsidR="001E046A">
        <w:t>7</w:t>
      </w:r>
      <w:r>
        <w:t xml:space="preserve"> </w:t>
      </w:r>
      <w:bookmarkStart w:id="1252" w:name="BrigOperandConstantImage"/>
      <w:bookmarkStart w:id="1253" w:name="_Ref-12670789"/>
      <w:bookmarkEnd w:id="1252"/>
      <w:r>
        <w:t>BrigOperand</w:t>
      </w:r>
      <w:r w:rsidR="00A30064">
        <w:t>Constant</w:t>
      </w:r>
      <w:r>
        <w:t>Image</w:t>
      </w:r>
      <w:bookmarkEnd w:id="1251"/>
      <w:bookmarkEnd w:id="1253"/>
    </w:p>
    <w:p w14:paraId="635B1F00" w14:textId="04E5AF29" w:rsidR="008A5E4E" w:rsidRDefault="0065745B">
      <w:pPr>
        <w:pStyle w:val="p"/>
      </w:pPr>
      <w:r>
        <w:rPr>
          <w:rStyle w:val="code1"/>
        </w:rPr>
        <w:t>BrigOperand</w:t>
      </w:r>
      <w:r w:rsidR="00A30064">
        <w:rPr>
          <w:rStyle w:val="code1"/>
        </w:rPr>
        <w:t>Constant</w:t>
      </w:r>
      <w:r>
        <w:rPr>
          <w:rStyle w:val="code1"/>
        </w:rPr>
        <w:t>Image</w:t>
      </w:r>
      <w:r>
        <w:t xml:space="preserve"> specifies the properties of an image referenced by an image handle</w:t>
      </w:r>
      <w:r w:rsidR="00A30064">
        <w:t xml:space="preserve"> constant</w:t>
      </w:r>
      <w:r>
        <w:t xml:space="preserve">. For more information, see </w:t>
      </w:r>
      <w:r>
        <w:rPr>
          <w:rStyle w:val="xref1"/>
        </w:rPr>
        <w:t>7.1.7. Image Creation and Image Handles (</w:t>
      </w:r>
      <w:r w:rsidR="009A76EE" w:rsidRPr="008A5E4E">
        <w:fldChar w:fldCharType="begin"/>
      </w:r>
      <w:r w:rsidR="008A5E4E">
        <w:instrText xml:space="preserve"> PAGEREF _Ref-993518808 \p \h  \* MERGEFORMAT </w:instrText>
      </w:r>
      <w:r w:rsidR="009A76EE" w:rsidRPr="008A5E4E">
        <w:fldChar w:fldCharType="separate"/>
      </w:r>
      <w:r w:rsidR="00533AF0" w:rsidRPr="00533AF0">
        <w:rPr>
          <w:rStyle w:val="xref1"/>
          <w:noProof/>
        </w:rPr>
        <w:t>on</w:t>
      </w:r>
      <w:r w:rsidR="00533AF0">
        <w:rPr>
          <w:noProof/>
        </w:rPr>
        <w:t xml:space="preserve"> page 208</w:t>
      </w:r>
      <w:r w:rsidR="009A76EE" w:rsidRPr="008A5E4E">
        <w:rPr>
          <w:rStyle w:val="xref1"/>
        </w:rPr>
        <w:fldChar w:fldCharType="end"/>
      </w:r>
      <w:r>
        <w:rPr>
          <w:rStyle w:val="xref1"/>
        </w:rPr>
        <w:t>)</w:t>
      </w:r>
      <w:r>
        <w:t>.</w:t>
      </w:r>
    </w:p>
    <w:p w14:paraId="39C133C5" w14:textId="77777777" w:rsidR="008A5E4E" w:rsidRDefault="0065745B">
      <w:pPr>
        <w:pStyle w:val="pNoPageBreakAfter"/>
      </w:pPr>
      <w:r>
        <w:t>Syntax is:</w:t>
      </w:r>
    </w:p>
    <w:p w14:paraId="43EBCE34" w14:textId="499DF97F" w:rsidR="008A5E4E" w:rsidRDefault="0065745B">
      <w:pPr>
        <w:pStyle w:val="pre"/>
      </w:pPr>
      <w:r>
        <w:t>struct BrigOperand</w:t>
      </w:r>
      <w:r w:rsidR="00B41B71">
        <w:t>Constant</w:t>
      </w:r>
      <w:r>
        <w:t>Image {</w:t>
      </w:r>
      <w:r>
        <w:br/>
        <w:t xml:space="preserve">   BrigBase base;</w:t>
      </w:r>
      <w:r>
        <w:br/>
      </w:r>
      <w:r w:rsidR="00F02972">
        <w:t xml:space="preserve">   BrigType16_t t</w:t>
      </w:r>
      <w:r w:rsidR="00B41B71">
        <w:t>ype;</w:t>
      </w:r>
      <w:r w:rsidR="00B41B71">
        <w:br/>
        <w:t xml:space="preserve">   BrigImageGeometry8_t geometry</w:t>
      </w:r>
      <w:r w:rsidR="00A02A15">
        <w:t>;</w:t>
      </w:r>
      <w:r w:rsidR="00B41B71">
        <w:br/>
        <w:t xml:space="preserve">   BrigImageChannelOrder8_t channelOrder;</w:t>
      </w:r>
      <w:r w:rsidR="00B41B71">
        <w:br/>
        <w:t xml:space="preserve">   BrigImageChannelType8_t channelType;</w:t>
      </w:r>
      <w:r w:rsidR="00B41B71">
        <w:br/>
        <w:t xml:space="preserve">   uint8_t reserved[3];</w:t>
      </w:r>
      <w:r w:rsidR="00B41B71">
        <w:br/>
      </w:r>
      <w:r>
        <w:t xml:space="preserve">   </w:t>
      </w:r>
      <w:r w:rsidR="000605B5">
        <w:t>BrigUInt64</w:t>
      </w:r>
      <w:r>
        <w:t xml:space="preserve"> width;</w:t>
      </w:r>
      <w:r>
        <w:br/>
        <w:t xml:space="preserve">   </w:t>
      </w:r>
      <w:r w:rsidR="000605B5">
        <w:t>BrigUInt64</w:t>
      </w:r>
      <w:r>
        <w:t xml:space="preserve"> height;</w:t>
      </w:r>
      <w:r>
        <w:br/>
        <w:t xml:space="preserve">   </w:t>
      </w:r>
      <w:r w:rsidR="000605B5">
        <w:t>BrigUInt64</w:t>
      </w:r>
      <w:r>
        <w:t xml:space="preserve"> depth;</w:t>
      </w:r>
      <w:r>
        <w:br/>
        <w:t xml:space="preserve">   </w:t>
      </w:r>
      <w:r w:rsidR="000605B5">
        <w:t>BrigUInt64</w:t>
      </w:r>
      <w:r>
        <w:t xml:space="preserve"> array;</w:t>
      </w:r>
      <w:r>
        <w:br/>
        <w:t xml:space="preserve"> }; </w:t>
      </w:r>
    </w:p>
    <w:p w14:paraId="48527F3A" w14:textId="77777777" w:rsidR="008A5E4E" w:rsidRDefault="0065745B">
      <w:pPr>
        <w:pStyle w:val="pNoPageBreakAfter"/>
      </w:pPr>
      <w:r>
        <w:t>Fields are:</w:t>
      </w:r>
    </w:p>
    <w:p w14:paraId="1FE7A1D9" w14:textId="7D570EEF" w:rsidR="008A5E4E" w:rsidRDefault="0065745B">
      <w:pPr>
        <w:pStyle w:val="li"/>
        <w:numPr>
          <w:ilvl w:val="0"/>
          <w:numId w:val="298"/>
        </w:numPr>
        <w:spacing w:before="320"/>
        <w:ind w:left="600"/>
      </w:pPr>
      <w:r>
        <w:rPr>
          <w:rStyle w:val="code1"/>
        </w:rPr>
        <w:t>BrigDirectiveKinds16_t kind</w:t>
      </w:r>
      <w:r>
        <w:t xml:space="preserve"> — </w:t>
      </w:r>
      <w:r>
        <w:rPr>
          <w:rStyle w:val="code1"/>
        </w:rPr>
        <w:t>base.kind</w:t>
      </w:r>
      <w:r>
        <w:t xml:space="preserve"> must be </w:t>
      </w:r>
      <w:r>
        <w:rPr>
          <w:rStyle w:val="code1"/>
        </w:rPr>
        <w:t>BRIG_KIND_OPERAND_</w:t>
      </w:r>
      <w:r w:rsidR="00C840B3">
        <w:rPr>
          <w:rStyle w:val="code1"/>
        </w:rPr>
        <w:t>CONSTANT_</w:t>
      </w:r>
      <w:r>
        <w:rPr>
          <w:rStyle w:val="code1"/>
        </w:rPr>
        <w:t>IMAGE</w:t>
      </w:r>
      <w:r>
        <w:t xml:space="preserve">. </w:t>
      </w:r>
    </w:p>
    <w:p w14:paraId="3ABEE7EA" w14:textId="6227CCAD" w:rsidR="00747325" w:rsidRDefault="00747325">
      <w:pPr>
        <w:pStyle w:val="li"/>
        <w:numPr>
          <w:ilvl w:val="0"/>
          <w:numId w:val="298"/>
        </w:numPr>
        <w:spacing w:before="320"/>
        <w:ind w:left="600"/>
      </w:pPr>
      <w:r>
        <w:rPr>
          <w:rStyle w:val="code1"/>
        </w:rPr>
        <w:t>BrigType16_t type</w:t>
      </w:r>
      <w:r>
        <w:t xml:space="preserve"> — Data type of the constant. Must be </w:t>
      </w:r>
      <w:r w:rsidR="00BB424A">
        <w:rPr>
          <w:rFonts w:ascii="Courier New" w:hAnsi="Courier New" w:cs="Courier New"/>
          <w:sz w:val="20"/>
          <w:szCs w:val="20"/>
        </w:rPr>
        <w:t>BRIG_TYPE_ROIMG</w:t>
      </w:r>
      <w:r w:rsidR="00BB424A">
        <w:t xml:space="preserve">, </w:t>
      </w:r>
      <w:r w:rsidR="00BB424A">
        <w:rPr>
          <w:rFonts w:ascii="Courier New" w:hAnsi="Courier New" w:cs="Courier New"/>
          <w:sz w:val="20"/>
          <w:szCs w:val="20"/>
        </w:rPr>
        <w:t>BRIG_TYPE_WOIMG</w:t>
      </w:r>
      <w:r w:rsidR="00BB424A">
        <w:t xml:space="preserve"> or </w:t>
      </w:r>
      <w:r w:rsidR="00BB424A">
        <w:rPr>
          <w:rFonts w:ascii="Courier New" w:hAnsi="Courier New" w:cs="Courier New"/>
          <w:sz w:val="20"/>
          <w:szCs w:val="20"/>
        </w:rPr>
        <w:t>BRIG_TYPE_RWIMG</w:t>
      </w:r>
      <w:r>
        <w:t>.</w:t>
      </w:r>
    </w:p>
    <w:p w14:paraId="5F9CFDC6" w14:textId="77777777" w:rsidR="008A5E4E" w:rsidRDefault="0065745B">
      <w:pPr>
        <w:pStyle w:val="li"/>
        <w:numPr>
          <w:ilvl w:val="0"/>
          <w:numId w:val="298"/>
        </w:numPr>
        <w:ind w:left="600"/>
      </w:pPr>
      <w:r>
        <w:rPr>
          <w:rStyle w:val="code1"/>
        </w:rPr>
        <w:t>BrigImageGeometry8_t geometry</w:t>
      </w:r>
      <w:r>
        <w:t xml:space="preserve"> — Geometry for the image. A member of the </w:t>
      </w:r>
      <w:r>
        <w:rPr>
          <w:rStyle w:val="code1"/>
        </w:rPr>
        <w:t>BrigImageGeometry</w:t>
      </w:r>
      <w:r>
        <w:t xml:space="preserve"> enumeration. See </w:t>
      </w:r>
      <w:r>
        <w:rPr>
          <w:rStyle w:val="xref1"/>
        </w:rPr>
        <w:t>18.3.12. BrigImageGeometry (</w:t>
      </w:r>
      <w:r w:rsidR="009A76EE" w:rsidRPr="008A5E4E">
        <w:fldChar w:fldCharType="begin"/>
      </w:r>
      <w:r w:rsidR="008A5E4E">
        <w:instrText xml:space="preserve"> PAGEREF _Ref355223395 \p \h  \* MERGEFORMAT </w:instrText>
      </w:r>
      <w:r w:rsidR="009A76EE" w:rsidRPr="008A5E4E">
        <w:fldChar w:fldCharType="separate"/>
      </w:r>
      <w:r w:rsidR="00533AF0" w:rsidRPr="00533AF0">
        <w:rPr>
          <w:rStyle w:val="xref1"/>
          <w:noProof/>
        </w:rPr>
        <w:t>on</w:t>
      </w:r>
      <w:r w:rsidR="00533AF0">
        <w:rPr>
          <w:noProof/>
        </w:rPr>
        <w:t xml:space="preserve"> page 314</w:t>
      </w:r>
      <w:r w:rsidR="009A76EE" w:rsidRPr="008A5E4E">
        <w:rPr>
          <w:rStyle w:val="xref1"/>
        </w:rPr>
        <w:fldChar w:fldCharType="end"/>
      </w:r>
      <w:r>
        <w:rPr>
          <w:rStyle w:val="xref1"/>
        </w:rPr>
        <w:t>)</w:t>
      </w:r>
      <w:r>
        <w:t>.</w:t>
      </w:r>
    </w:p>
    <w:p w14:paraId="24C07B22" w14:textId="77777777" w:rsidR="008A5E4E" w:rsidRDefault="0065745B">
      <w:pPr>
        <w:pStyle w:val="li"/>
        <w:numPr>
          <w:ilvl w:val="0"/>
          <w:numId w:val="298"/>
        </w:numPr>
        <w:ind w:left="600"/>
      </w:pPr>
      <w:r>
        <w:rPr>
          <w:rStyle w:val="code1"/>
        </w:rPr>
        <w:t>BrigImageChannelOrder8_t channelOrder</w:t>
      </w:r>
      <w:r>
        <w:t xml:space="preserve"> — Channel order for the components. Components of an image can be reordered when values are read from or written to memory. A member of the </w:t>
      </w:r>
      <w:r>
        <w:rPr>
          <w:rStyle w:val="code1"/>
        </w:rPr>
        <w:t>BrigImageChannelOrder</w:t>
      </w:r>
      <w:r>
        <w:t xml:space="preserve"> enumeration. See </w:t>
      </w:r>
      <w:r>
        <w:rPr>
          <w:rStyle w:val="xref1"/>
        </w:rPr>
        <w:t>18.3.10. BrigImageChannelOrder (</w:t>
      </w:r>
      <w:r w:rsidR="009A76EE" w:rsidRPr="008A5E4E">
        <w:fldChar w:fldCharType="begin"/>
      </w:r>
      <w:r w:rsidR="008A5E4E">
        <w:instrText xml:space="preserve"> PAGEREF _Ref-1526437862 \p \h  \* MERGEFORMAT </w:instrText>
      </w:r>
      <w:r w:rsidR="009A76EE" w:rsidRPr="008A5E4E">
        <w:fldChar w:fldCharType="separate"/>
      </w:r>
      <w:r w:rsidR="00533AF0" w:rsidRPr="00533AF0">
        <w:rPr>
          <w:rStyle w:val="xref1"/>
          <w:noProof/>
        </w:rPr>
        <w:t>on</w:t>
      </w:r>
      <w:r w:rsidR="00533AF0">
        <w:rPr>
          <w:noProof/>
        </w:rPr>
        <w:t xml:space="preserve"> page 313</w:t>
      </w:r>
      <w:r w:rsidR="009A76EE" w:rsidRPr="008A5E4E">
        <w:rPr>
          <w:rStyle w:val="xref1"/>
        </w:rPr>
        <w:fldChar w:fldCharType="end"/>
      </w:r>
      <w:r>
        <w:rPr>
          <w:rStyle w:val="xref1"/>
        </w:rPr>
        <w:t>)</w:t>
      </w:r>
      <w:r>
        <w:t>.</w:t>
      </w:r>
    </w:p>
    <w:p w14:paraId="074097E7" w14:textId="77777777" w:rsidR="008A5E4E" w:rsidRDefault="0065745B">
      <w:pPr>
        <w:pStyle w:val="li"/>
        <w:numPr>
          <w:ilvl w:val="0"/>
          <w:numId w:val="298"/>
        </w:numPr>
        <w:ind w:left="600"/>
      </w:pPr>
      <w:r>
        <w:rPr>
          <w:rStyle w:val="code1"/>
        </w:rPr>
        <w:t>BrigImageChannelType8_t channelType</w:t>
      </w:r>
      <w:r>
        <w:t xml:space="preserve"> — Channel type for storing images. Images can be stored and accessed in assorted formats. A member of the </w:t>
      </w:r>
      <w:r>
        <w:rPr>
          <w:rStyle w:val="code1"/>
        </w:rPr>
        <w:t>BrigImageChannelType</w:t>
      </w:r>
      <w:r>
        <w:t xml:space="preserve"> enumeration. See </w:t>
      </w:r>
      <w:r>
        <w:rPr>
          <w:rStyle w:val="xref1"/>
        </w:rPr>
        <w:t>18.3.11. BrigImageChannelType (</w:t>
      </w:r>
      <w:r w:rsidR="009A76EE" w:rsidRPr="008A5E4E">
        <w:fldChar w:fldCharType="begin"/>
      </w:r>
      <w:r w:rsidR="008A5E4E">
        <w:instrText xml:space="preserve"> PAGEREF _Ref893784394 \p \h  \* MERGEFORMAT </w:instrText>
      </w:r>
      <w:r w:rsidR="009A76EE" w:rsidRPr="008A5E4E">
        <w:fldChar w:fldCharType="separate"/>
      </w:r>
      <w:r w:rsidR="00533AF0" w:rsidRPr="00533AF0">
        <w:rPr>
          <w:rStyle w:val="xref1"/>
          <w:noProof/>
        </w:rPr>
        <w:t>on</w:t>
      </w:r>
      <w:r w:rsidR="00533AF0">
        <w:rPr>
          <w:noProof/>
        </w:rPr>
        <w:t xml:space="preserve"> page 313</w:t>
      </w:r>
      <w:r w:rsidR="009A76EE" w:rsidRPr="008A5E4E">
        <w:rPr>
          <w:rStyle w:val="xref1"/>
        </w:rPr>
        <w:fldChar w:fldCharType="end"/>
      </w:r>
      <w:r>
        <w:rPr>
          <w:rStyle w:val="xref1"/>
        </w:rPr>
        <w:t>)</w:t>
      </w:r>
      <w:r>
        <w:t>.</w:t>
      </w:r>
    </w:p>
    <w:p w14:paraId="54103682" w14:textId="1040BBAE" w:rsidR="008A5E4E" w:rsidRDefault="0065745B">
      <w:pPr>
        <w:pStyle w:val="li"/>
        <w:numPr>
          <w:ilvl w:val="0"/>
          <w:numId w:val="298"/>
        </w:numPr>
        <w:spacing w:after="320"/>
        <w:ind w:left="600"/>
      </w:pPr>
      <w:r>
        <w:rPr>
          <w:rStyle w:val="code1"/>
        </w:rPr>
        <w:t>uint8_t reserved</w:t>
      </w:r>
      <w:r w:rsidR="000E7399">
        <w:rPr>
          <w:rStyle w:val="code1"/>
        </w:rPr>
        <w:t>[3]</w:t>
      </w:r>
      <w:r>
        <w:t xml:space="preserve"> — Must be 0. </w:t>
      </w:r>
    </w:p>
    <w:p w14:paraId="37D7C80F" w14:textId="77777777" w:rsidR="000E7399" w:rsidRDefault="000E7399" w:rsidP="000E7399">
      <w:pPr>
        <w:pStyle w:val="li"/>
        <w:numPr>
          <w:ilvl w:val="0"/>
          <w:numId w:val="298"/>
        </w:numPr>
        <w:ind w:left="600"/>
      </w:pPr>
      <w:bookmarkStart w:id="1254" w:name="_Toc396034506"/>
      <w:r>
        <w:rPr>
          <w:rStyle w:val="code1"/>
        </w:rPr>
        <w:t>BrigUInt64 width</w:t>
      </w:r>
      <w:r>
        <w:t xml:space="preserve"> — The image width. Must be greater than zero for all image geometries.</w:t>
      </w:r>
    </w:p>
    <w:p w14:paraId="6C22C016" w14:textId="77777777" w:rsidR="000E7399" w:rsidRDefault="000E7399" w:rsidP="000E7399">
      <w:pPr>
        <w:pStyle w:val="li"/>
        <w:numPr>
          <w:ilvl w:val="0"/>
          <w:numId w:val="298"/>
        </w:numPr>
        <w:ind w:left="600"/>
      </w:pPr>
      <w:r>
        <w:rPr>
          <w:rStyle w:val="code1"/>
        </w:rPr>
        <w:t>BrigUInt64 height</w:t>
      </w:r>
      <w:r>
        <w:t xml:space="preserve"> — The image height. Must be greater than zero if </w:t>
      </w:r>
      <w:r>
        <w:rPr>
          <w:rStyle w:val="code1"/>
        </w:rPr>
        <w:t>geometry</w:t>
      </w:r>
      <w:r>
        <w:t xml:space="preserve"> is </w:t>
      </w:r>
      <w:r>
        <w:rPr>
          <w:rStyle w:val="code1"/>
        </w:rPr>
        <w:t>BRIG_GEOMETRY_2D</w:t>
      </w:r>
      <w:r>
        <w:t xml:space="preserve">, </w:t>
      </w:r>
      <w:r>
        <w:rPr>
          <w:rStyle w:val="code1"/>
        </w:rPr>
        <w:t>BRIG_GEOMETRY_3D</w:t>
      </w:r>
      <w:r>
        <w:t xml:space="preserve">, </w:t>
      </w:r>
      <w:r>
        <w:rPr>
          <w:rStyle w:val="code1"/>
        </w:rPr>
        <w:t>BRIG_GEOMETRY_2DA</w:t>
      </w:r>
      <w:r>
        <w:t xml:space="preserve">, </w:t>
      </w:r>
      <w:r>
        <w:rPr>
          <w:rStyle w:val="code1"/>
        </w:rPr>
        <w:t>BRIG_GEOMETRY_2DDEPTH</w:t>
      </w:r>
      <w:r>
        <w:t xml:space="preserve"> or </w:t>
      </w:r>
      <w:r>
        <w:rPr>
          <w:rStyle w:val="code1"/>
        </w:rPr>
        <w:t>BRIG_GEOMETRY_2DADEPTH</w:t>
      </w:r>
      <w:r>
        <w:t>; otherwise must be 0.</w:t>
      </w:r>
    </w:p>
    <w:p w14:paraId="0C3007A1" w14:textId="77777777" w:rsidR="000E7399" w:rsidRDefault="000E7399" w:rsidP="000E7399">
      <w:pPr>
        <w:pStyle w:val="li"/>
        <w:numPr>
          <w:ilvl w:val="0"/>
          <w:numId w:val="298"/>
        </w:numPr>
        <w:ind w:left="600"/>
      </w:pPr>
      <w:r>
        <w:rPr>
          <w:rStyle w:val="code1"/>
        </w:rPr>
        <w:t>BrigUInt64 depth</w:t>
      </w:r>
      <w:r>
        <w:t xml:space="preserve"> — The image depth. Must be greater than zero if </w:t>
      </w:r>
      <w:r>
        <w:rPr>
          <w:rStyle w:val="code1"/>
        </w:rPr>
        <w:t>geometry</w:t>
      </w:r>
      <w:r>
        <w:t xml:space="preserve"> is </w:t>
      </w:r>
      <w:r>
        <w:rPr>
          <w:rStyle w:val="code1"/>
        </w:rPr>
        <w:t>BRIG_GEOMETRY_3D</w:t>
      </w:r>
      <w:r>
        <w:t>; otherwise must be 0.</w:t>
      </w:r>
    </w:p>
    <w:p w14:paraId="29A153E0" w14:textId="77777777" w:rsidR="000E7399" w:rsidRDefault="000E7399" w:rsidP="000E7399">
      <w:pPr>
        <w:pStyle w:val="li"/>
        <w:numPr>
          <w:ilvl w:val="0"/>
          <w:numId w:val="298"/>
        </w:numPr>
        <w:ind w:left="600"/>
      </w:pPr>
      <w:r>
        <w:rPr>
          <w:rStyle w:val="code1"/>
        </w:rPr>
        <w:t>BrigUInt64 array</w:t>
      </w:r>
      <w:r>
        <w:t xml:space="preserve"> — The number of images in the array. Must be greater than zero if </w:t>
      </w:r>
      <w:r>
        <w:rPr>
          <w:rStyle w:val="code1"/>
        </w:rPr>
        <w:t>geometry</w:t>
      </w:r>
      <w:r>
        <w:t xml:space="preserve"> is </w:t>
      </w:r>
      <w:r>
        <w:rPr>
          <w:rStyle w:val="code1"/>
        </w:rPr>
        <w:t>BRIG_GEOMETRY_1DA</w:t>
      </w:r>
      <w:r>
        <w:t xml:space="preserve">, </w:t>
      </w:r>
      <w:r>
        <w:rPr>
          <w:rStyle w:val="code1"/>
        </w:rPr>
        <w:t>BRIG_GEOMETRY_2DA</w:t>
      </w:r>
      <w:r>
        <w:t xml:space="preserve"> or , </w:t>
      </w:r>
      <w:r>
        <w:rPr>
          <w:rStyle w:val="code1"/>
        </w:rPr>
        <w:t>BRIG_GEOMETRY_2DADEPTH</w:t>
      </w:r>
      <w:r>
        <w:t>; otherwise must be 0.</w:t>
      </w:r>
    </w:p>
    <w:p w14:paraId="516F9D45" w14:textId="77777777" w:rsidR="001E046A" w:rsidRDefault="001E046A" w:rsidP="001E046A">
      <w:pPr>
        <w:pStyle w:val="h3"/>
      </w:pPr>
      <w:r>
        <w:t>18.6.8 BrigOperandConstantOperandList</w:t>
      </w:r>
    </w:p>
    <w:p w14:paraId="41F142F9" w14:textId="77777777" w:rsidR="001E046A" w:rsidRDefault="001E046A" w:rsidP="001E046A">
      <w:pPr>
        <w:pStyle w:val="p"/>
      </w:pPr>
      <w:r>
        <w:rPr>
          <w:rStyle w:val="code1"/>
        </w:rPr>
        <w:t>BrigOperandConstantOperandList</w:t>
      </w:r>
      <w:r>
        <w:t xml:space="preserve"> specifies the data value.</w:t>
      </w:r>
    </w:p>
    <w:p w14:paraId="5FA31B4E" w14:textId="77777777" w:rsidR="001E046A" w:rsidRDefault="001E046A" w:rsidP="001E046A">
      <w:pPr>
        <w:pStyle w:val="pNoPageBreakAfter"/>
      </w:pPr>
      <w:r>
        <w:t>Syntax is:</w:t>
      </w:r>
    </w:p>
    <w:p w14:paraId="0F5B58CE" w14:textId="4C795CBF" w:rsidR="001E046A" w:rsidRDefault="001E046A" w:rsidP="001E046A">
      <w:pPr>
        <w:pStyle w:val="pre"/>
      </w:pPr>
      <w:r>
        <w:t>struct BrigOperandConstantOperandList {</w:t>
      </w:r>
      <w:r>
        <w:br/>
        <w:t xml:space="preserve">   BrigBase base;</w:t>
      </w:r>
      <w:r>
        <w:br/>
        <w:t xml:space="preserve">   BrigType16_t type;</w:t>
      </w:r>
      <w:r>
        <w:br/>
        <w:t xml:space="preserve">   uint16_t reserved;</w:t>
      </w:r>
      <w:r>
        <w:br/>
        <w:t xml:space="preserve">   BrigDataOffsetOperandList32_t </w:t>
      </w:r>
      <w:r w:rsidR="001E763B">
        <w:t>element</w:t>
      </w:r>
      <w:r>
        <w:t>s;</w:t>
      </w:r>
      <w:r>
        <w:br/>
        <w:t xml:space="preserve"> };    </w:t>
      </w:r>
    </w:p>
    <w:p w14:paraId="3E6A85AB" w14:textId="77777777" w:rsidR="001E046A" w:rsidRDefault="001E046A" w:rsidP="001E046A">
      <w:pPr>
        <w:pStyle w:val="pNoPageBreakAfter"/>
      </w:pPr>
      <w:r>
        <w:t>Fields are:</w:t>
      </w:r>
    </w:p>
    <w:p w14:paraId="1796B8C1" w14:textId="77777777" w:rsidR="001E046A" w:rsidRDefault="001E046A" w:rsidP="001E046A">
      <w:pPr>
        <w:pStyle w:val="li"/>
        <w:numPr>
          <w:ilvl w:val="0"/>
          <w:numId w:val="297"/>
        </w:numPr>
        <w:spacing w:before="320"/>
        <w:ind w:left="600"/>
      </w:pPr>
      <w:r>
        <w:rPr>
          <w:rStyle w:val="code1"/>
        </w:rPr>
        <w:t>BrigBase base</w:t>
      </w:r>
      <w:r>
        <w:t xml:space="preserve"> — </w:t>
      </w:r>
      <w:r>
        <w:rPr>
          <w:rStyle w:val="code1"/>
        </w:rPr>
        <w:t>base.kind</w:t>
      </w:r>
      <w:r>
        <w:t xml:space="preserve"> must be </w:t>
      </w:r>
      <w:r>
        <w:rPr>
          <w:rStyle w:val="code1"/>
        </w:rPr>
        <w:t>BRIG_KIND_OPERAND_CONSTANT_OPERAND_LIST</w:t>
      </w:r>
      <w:r>
        <w:t xml:space="preserve">. </w:t>
      </w:r>
    </w:p>
    <w:p w14:paraId="0C3A9078" w14:textId="4AA41AAB" w:rsidR="001E046A" w:rsidRPr="002742D9" w:rsidRDefault="001E046A" w:rsidP="001E046A">
      <w:pPr>
        <w:pStyle w:val="li"/>
        <w:numPr>
          <w:ilvl w:val="0"/>
          <w:numId w:val="297"/>
        </w:numPr>
        <w:spacing w:after="320"/>
        <w:ind w:left="600"/>
        <w:rPr>
          <w:rStyle w:val="code1"/>
          <w:rFonts w:ascii="Cambria" w:hAnsi="Cambria" w:cs="Cambria"/>
          <w:sz w:val="22"/>
          <w:szCs w:val="22"/>
        </w:rPr>
      </w:pPr>
      <w:r>
        <w:rPr>
          <w:rStyle w:val="code1"/>
        </w:rPr>
        <w:t>BrigType16_t type</w:t>
      </w:r>
      <w:r>
        <w:t xml:space="preserve"> — </w:t>
      </w:r>
      <w:r w:rsidRPr="006F080F">
        <w:t>Must be an image or sampler array type</w:t>
      </w:r>
      <w:r>
        <w:t xml:space="preserve"> if an array typed constant,</w:t>
      </w:r>
      <w:r w:rsidRPr="006F080F">
        <w:t xml:space="preserve"> or </w:t>
      </w:r>
      <w:r w:rsidRPr="002641E4">
        <w:rPr>
          <w:rFonts w:ascii="Courier New" w:hAnsi="Courier New" w:cs="Courier New"/>
          <w:sz w:val="20"/>
          <w:szCs w:val="20"/>
        </w:rPr>
        <w:t>BRIG_TYPE_NONE</w:t>
      </w:r>
      <w:r>
        <w:t xml:space="preserve"> if an aggregate constant.</w:t>
      </w:r>
    </w:p>
    <w:p w14:paraId="3DC50297" w14:textId="77777777" w:rsidR="001E046A" w:rsidRDefault="001E046A" w:rsidP="001E046A">
      <w:pPr>
        <w:pStyle w:val="li"/>
        <w:numPr>
          <w:ilvl w:val="0"/>
          <w:numId w:val="297"/>
        </w:numPr>
        <w:spacing w:after="320"/>
        <w:ind w:left="600"/>
      </w:pPr>
      <w:r>
        <w:rPr>
          <w:rStyle w:val="code1"/>
        </w:rPr>
        <w:t>uint16_t reserved</w:t>
      </w:r>
      <w:r>
        <w:t xml:space="preserve"> — Must be 0.</w:t>
      </w:r>
    </w:p>
    <w:p w14:paraId="4A014122" w14:textId="66E7DC88" w:rsidR="001E046A" w:rsidRDefault="001E046A" w:rsidP="001E046A">
      <w:pPr>
        <w:pStyle w:val="li"/>
        <w:numPr>
          <w:ilvl w:val="0"/>
          <w:numId w:val="297"/>
        </w:numPr>
        <w:ind w:left="605" w:hanging="216"/>
      </w:pPr>
      <w:r>
        <w:rPr>
          <w:rStyle w:val="code1"/>
        </w:rPr>
        <w:t xml:space="preserve">BrigDataOffsetOperandList32_t </w:t>
      </w:r>
      <w:r w:rsidR="001E763B">
        <w:rPr>
          <w:rStyle w:val="code1"/>
        </w:rPr>
        <w:t>element</w:t>
      </w:r>
      <w:r>
        <w:rPr>
          <w:rStyle w:val="code1"/>
        </w:rPr>
        <w:t>s</w:t>
      </w:r>
      <w:r>
        <w:t xml:space="preserve"> — Byte offset to the place in the </w:t>
      </w:r>
      <w:r>
        <w:rPr>
          <w:rStyle w:val="code1"/>
        </w:rPr>
        <w:t>hsa_data</w:t>
      </w:r>
      <w:r>
        <w:t xml:space="preserve"> section where a variable-sized array of byte offsets to operands in the </w:t>
      </w:r>
      <w:r>
        <w:rPr>
          <w:rStyle w:val="code1"/>
        </w:rPr>
        <w:t>hsa_operand</w:t>
      </w:r>
      <w:r>
        <w:t xml:space="preserve"> section is available. The </w:t>
      </w:r>
      <w:r>
        <w:rPr>
          <w:rStyle w:val="code1"/>
        </w:rPr>
        <w:t>byteCount</w:t>
      </w:r>
      <w:r>
        <w:t xml:space="preserve"> of the array must be exactly </w:t>
      </w:r>
      <w:r>
        <w:rPr>
          <w:rStyle w:val="code1"/>
        </w:rPr>
        <w:t>(4 * number of operands)</w:t>
      </w:r>
      <w:r>
        <w:t xml:space="preserve">. The operands must either be </w:t>
      </w:r>
      <w:r>
        <w:rPr>
          <w:rStyle w:val="code1"/>
        </w:rPr>
        <w:t>BRIG_KIND_OPERAND_CONSTANT_BYTES</w:t>
      </w:r>
      <w:r>
        <w:t xml:space="preserve">, </w:t>
      </w:r>
      <w:r>
        <w:rPr>
          <w:rStyle w:val="code1"/>
        </w:rPr>
        <w:t>BRIG_KIND_OPERAND_CONSTANT_IMAGE</w:t>
      </w:r>
      <w:r>
        <w:t xml:space="preserve">, </w:t>
      </w:r>
      <w:r>
        <w:rPr>
          <w:rStyle w:val="code1"/>
        </w:rPr>
        <w:t>BRIG_KIND_OPERAND_CONSTANT_SAMPLER</w:t>
      </w:r>
      <w:r>
        <w:t xml:space="preserve">, or  </w:t>
      </w:r>
      <w:r>
        <w:rPr>
          <w:rStyle w:val="code1"/>
        </w:rPr>
        <w:t>BRIG_KIND_OPERAND_ALIGN</w:t>
      </w:r>
      <w:r>
        <w:t>.</w:t>
      </w:r>
    </w:p>
    <w:p w14:paraId="2D2C8CDF" w14:textId="77777777" w:rsidR="001E046A" w:rsidRDefault="001E046A" w:rsidP="001E046A">
      <w:pPr>
        <w:pStyle w:val="li"/>
      </w:pPr>
      <w:r>
        <w:t xml:space="preserve">If the constant is an aggregate constant then the </w:t>
      </w:r>
      <w:r w:rsidRPr="00A06DE3">
        <w:rPr>
          <w:rFonts w:ascii="Courier New" w:hAnsi="Courier New" w:cs="Courier New"/>
          <w:sz w:val="20"/>
          <w:szCs w:val="20"/>
        </w:rPr>
        <w:t>type</w:t>
      </w:r>
      <w:r>
        <w:t xml:space="preserve"> field must be </w:t>
      </w:r>
      <w:r w:rsidRPr="00A06DE3">
        <w:rPr>
          <w:rFonts w:ascii="Courier New" w:hAnsi="Courier New" w:cs="Courier New"/>
          <w:sz w:val="20"/>
          <w:szCs w:val="20"/>
        </w:rPr>
        <w:t>BRIG_TYPE_NONE</w:t>
      </w:r>
      <w:r>
        <w:t xml:space="preserve">. The operands must either be </w:t>
      </w:r>
      <w:r>
        <w:rPr>
          <w:rStyle w:val="code1"/>
        </w:rPr>
        <w:t>BRIG_KIND_OPERAND_CONSTANT_BYTES</w:t>
      </w:r>
      <w:r>
        <w:t xml:space="preserve">, </w:t>
      </w:r>
      <w:r>
        <w:rPr>
          <w:rStyle w:val="code1"/>
        </w:rPr>
        <w:t>BRIG_KIND_OPERAND_CONSTANT_IMAGE</w:t>
      </w:r>
      <w:r>
        <w:t xml:space="preserve">, </w:t>
      </w:r>
      <w:r>
        <w:rPr>
          <w:rStyle w:val="code1"/>
        </w:rPr>
        <w:t>BRIG_KIND_OPERAND_CONSTANT_SAMPLER</w:t>
      </w:r>
      <w:r>
        <w:t xml:space="preserve">, or  </w:t>
      </w:r>
      <w:r>
        <w:rPr>
          <w:rStyle w:val="code1"/>
        </w:rPr>
        <w:t>BRIG_KIND_OPERAND_ALIGN</w:t>
      </w:r>
      <w:r>
        <w:t xml:space="preserve"> that correspond to the elements of the aggregate constant. If an element of the aggregate constant is an image or sampler array typed constant, then the array typed constant elements are represented directly as elements of the aggregate constant. The byte size of the constant is the sum of the byte sizes of the operands, accounting for any padding created by any </w:t>
      </w:r>
      <w:r>
        <w:rPr>
          <w:rStyle w:val="code1"/>
        </w:rPr>
        <w:t>BRIG_KIND_OPERAND_ALIGN</w:t>
      </w:r>
      <w:r>
        <w:t xml:space="preserve"> operands.</w:t>
      </w:r>
    </w:p>
    <w:p w14:paraId="2125007C" w14:textId="77777777" w:rsidR="001E046A" w:rsidRDefault="001E046A" w:rsidP="001E046A">
      <w:pPr>
        <w:pStyle w:val="li"/>
      </w:pPr>
      <w:r>
        <w:t xml:space="preserve">If the constant is an array typed constant then the type field must be an array type with an image or sampler array element type. The operands must either all be </w:t>
      </w:r>
      <w:r>
        <w:rPr>
          <w:rStyle w:val="code1"/>
        </w:rPr>
        <w:t>BRIG_KIND_OPERAND_CONSTANT_IMAGE</w:t>
      </w:r>
      <w:r>
        <w:t xml:space="preserve"> for an image array type,  or all be</w:t>
      </w:r>
      <w:r>
        <w:rPr>
          <w:rStyle w:val="code1"/>
        </w:rPr>
        <w:t xml:space="preserve"> BRIG_KIND_OPERAND_CONSTANT_SAMPLER</w:t>
      </w:r>
      <w:r>
        <w:t xml:space="preserve"> for a sampler array type.</w:t>
      </w:r>
      <w:r w:rsidRPr="00E402A1">
        <w:t xml:space="preserve"> </w:t>
      </w:r>
      <w:r>
        <w:t>The byte size of the constant is the byte size of the array element type multiplied by the number of operands.</w:t>
      </w:r>
    </w:p>
    <w:p w14:paraId="12727B31" w14:textId="77777777" w:rsidR="00956986" w:rsidRDefault="00956986" w:rsidP="00956986">
      <w:pPr>
        <w:pStyle w:val="h3"/>
      </w:pPr>
      <w:bookmarkStart w:id="1255" w:name="_Toc396034508"/>
      <w:r>
        <w:t xml:space="preserve">18.6.9 </w:t>
      </w:r>
      <w:bookmarkStart w:id="1256" w:name="_Ref908424767"/>
      <w:r>
        <w:t>BrigOperandConstantSampler</w:t>
      </w:r>
      <w:bookmarkEnd w:id="1255"/>
      <w:bookmarkEnd w:id="1256"/>
    </w:p>
    <w:p w14:paraId="4CECB0D6" w14:textId="77777777" w:rsidR="00956986" w:rsidRDefault="00956986" w:rsidP="00956986">
      <w:pPr>
        <w:pStyle w:val="p"/>
      </w:pPr>
      <w:r>
        <w:rPr>
          <w:rStyle w:val="code1"/>
        </w:rPr>
        <w:t>BrigOperandConstantSampler</w:t>
      </w:r>
      <w:r>
        <w:t xml:space="preserve"> specifies the properties of a sampler referenced by a sampler handle constant. For more information, see </w:t>
      </w:r>
      <w:r>
        <w:rPr>
          <w:rStyle w:val="xref1"/>
        </w:rPr>
        <w:t>7.1.8. Sampler Creation and Sampler Handles (</w:t>
      </w:r>
      <w:r w:rsidRPr="008A5E4E">
        <w:fldChar w:fldCharType="begin"/>
      </w:r>
      <w:r>
        <w:instrText xml:space="preserve"> PAGEREF _Ref-258683145 \p \h  \* MERGEFORMAT </w:instrText>
      </w:r>
      <w:r w:rsidRPr="008A5E4E">
        <w:fldChar w:fldCharType="separate"/>
      </w:r>
      <w:r w:rsidRPr="00533AF0">
        <w:rPr>
          <w:rStyle w:val="xref1"/>
          <w:noProof/>
        </w:rPr>
        <w:t>on</w:t>
      </w:r>
      <w:r>
        <w:rPr>
          <w:noProof/>
        </w:rPr>
        <w:t xml:space="preserve"> page 211</w:t>
      </w:r>
      <w:r w:rsidRPr="008A5E4E">
        <w:rPr>
          <w:rStyle w:val="xref1"/>
        </w:rPr>
        <w:fldChar w:fldCharType="end"/>
      </w:r>
      <w:r>
        <w:rPr>
          <w:rStyle w:val="xref1"/>
        </w:rPr>
        <w:t>)</w:t>
      </w:r>
      <w:r>
        <w:t>.</w:t>
      </w:r>
    </w:p>
    <w:p w14:paraId="2F48D7C3" w14:textId="77777777" w:rsidR="00956986" w:rsidRDefault="00956986" w:rsidP="00956986">
      <w:pPr>
        <w:pStyle w:val="pNoPageBreakAfter"/>
      </w:pPr>
      <w:r>
        <w:t>Syntax is:</w:t>
      </w:r>
    </w:p>
    <w:p w14:paraId="188A1B66" w14:textId="77777777" w:rsidR="00956986" w:rsidRDefault="00956986" w:rsidP="00956986">
      <w:pPr>
        <w:pStyle w:val="pre"/>
      </w:pPr>
      <w:r>
        <w:t>struct BrigOperandConstantSampler {</w:t>
      </w:r>
      <w:r>
        <w:br/>
        <w:t xml:space="preserve">   BrigBase base;</w:t>
      </w:r>
      <w:r>
        <w:br/>
        <w:t xml:space="preserve">   BrigType16_t type;</w:t>
      </w:r>
      <w:r>
        <w:br/>
        <w:t xml:space="preserve">   BrigSamplerCoordNormalization8_t coord;</w:t>
      </w:r>
      <w:r>
        <w:br/>
        <w:t xml:space="preserve">   BrigSamplerFilter8_t filter;</w:t>
      </w:r>
      <w:r>
        <w:br/>
        <w:t xml:space="preserve">   BrigSamplerAddressing8_t addressing;</w:t>
      </w:r>
      <w:r>
        <w:br/>
        <w:t xml:space="preserve">   uint8_t reserved[3];</w:t>
      </w:r>
      <w:r>
        <w:br/>
        <w:t xml:space="preserve"> };</w:t>
      </w:r>
    </w:p>
    <w:p w14:paraId="0549DD71" w14:textId="77777777" w:rsidR="00956986" w:rsidRDefault="00956986" w:rsidP="00956986">
      <w:pPr>
        <w:pStyle w:val="pNoPageBreakAfter"/>
      </w:pPr>
      <w:r>
        <w:t>Fields are:</w:t>
      </w:r>
    </w:p>
    <w:p w14:paraId="7DC0F32A" w14:textId="77777777" w:rsidR="00956986" w:rsidRDefault="00956986" w:rsidP="00956986">
      <w:pPr>
        <w:pStyle w:val="li"/>
        <w:numPr>
          <w:ilvl w:val="0"/>
          <w:numId w:val="302"/>
        </w:numPr>
        <w:spacing w:before="320"/>
        <w:ind w:left="600"/>
      </w:pPr>
      <w:r>
        <w:rPr>
          <w:rStyle w:val="code1"/>
        </w:rPr>
        <w:t>BrigDirectiveKinds16_t kind</w:t>
      </w:r>
      <w:r>
        <w:t xml:space="preserve"> — </w:t>
      </w:r>
      <w:r>
        <w:rPr>
          <w:rStyle w:val="code1"/>
        </w:rPr>
        <w:t>base.kind</w:t>
      </w:r>
      <w:r>
        <w:t xml:space="preserve"> must be </w:t>
      </w:r>
      <w:r>
        <w:rPr>
          <w:rStyle w:val="code1"/>
        </w:rPr>
        <w:t>BRIG_KIND_OPERAND_CONSTANT_SAMPLER</w:t>
      </w:r>
      <w:r>
        <w:t xml:space="preserve">. </w:t>
      </w:r>
    </w:p>
    <w:p w14:paraId="6E3D9E85" w14:textId="77777777" w:rsidR="00956986" w:rsidRPr="009540B7" w:rsidRDefault="00956986" w:rsidP="00956986">
      <w:pPr>
        <w:pStyle w:val="li"/>
        <w:numPr>
          <w:ilvl w:val="0"/>
          <w:numId w:val="302"/>
        </w:numPr>
        <w:spacing w:after="320"/>
        <w:ind w:left="600"/>
        <w:rPr>
          <w:rStyle w:val="code1"/>
          <w:rFonts w:ascii="Cambria" w:hAnsi="Cambria" w:cs="Cambria"/>
          <w:sz w:val="22"/>
          <w:szCs w:val="22"/>
        </w:rPr>
      </w:pPr>
      <w:r>
        <w:rPr>
          <w:rStyle w:val="code1"/>
        </w:rPr>
        <w:t>BrigType16_t type</w:t>
      </w:r>
      <w:r>
        <w:t xml:space="preserve"> — Data type of the constant. Must be </w:t>
      </w:r>
      <w:r>
        <w:rPr>
          <w:rFonts w:ascii="Courier New" w:hAnsi="Courier New" w:cs="Courier New"/>
          <w:sz w:val="20"/>
          <w:szCs w:val="20"/>
        </w:rPr>
        <w:t>BRIG_TYPE_SAMP</w:t>
      </w:r>
      <w:r>
        <w:t>.</w:t>
      </w:r>
    </w:p>
    <w:p w14:paraId="4CF755B8" w14:textId="77777777" w:rsidR="00956986" w:rsidRDefault="00956986" w:rsidP="00956986">
      <w:pPr>
        <w:pStyle w:val="li"/>
        <w:numPr>
          <w:ilvl w:val="0"/>
          <w:numId w:val="302"/>
        </w:numPr>
        <w:ind w:left="600"/>
      </w:pPr>
      <w:r>
        <w:rPr>
          <w:rStyle w:val="code1"/>
        </w:rPr>
        <w:t>BrigSamplerCoordNormalization8_t coord</w:t>
      </w:r>
      <w:r>
        <w:t xml:space="preserve"> — The coordinate normalization mode controls whether the coordinates are normalized or unnormalized. Does not apply to the array index coordinate of 1DA, 2DA and 2DADEPTH images which always use </w:t>
      </w:r>
      <w:r>
        <w:rPr>
          <w:rStyle w:val="code1"/>
        </w:rPr>
        <w:t>BRIG_COORD_UNNORMALIZED</w:t>
      </w:r>
      <w:r>
        <w:t xml:space="preserve">. Must be a member of the </w:t>
      </w:r>
      <w:r>
        <w:rPr>
          <w:rStyle w:val="code1"/>
        </w:rPr>
        <w:t>BrigSamplerCoordNormalization</w:t>
      </w:r>
      <w:r>
        <w:t xml:space="preserve"> enumeration. See </w:t>
      </w:r>
      <w:r>
        <w:rPr>
          <w:rStyle w:val="xref1"/>
        </w:rPr>
        <w:t>18.3.26. BrigSamplerCoordNormalization (</w:t>
      </w:r>
      <w:r w:rsidRPr="008A5E4E">
        <w:fldChar w:fldCharType="begin"/>
      </w:r>
      <w:r>
        <w:instrText xml:space="preserve"> PAGEREF _Ref1691574537 \p \h  \* MERGEFORMAT </w:instrText>
      </w:r>
      <w:r w:rsidRPr="008A5E4E">
        <w:fldChar w:fldCharType="separate"/>
      </w:r>
      <w:r w:rsidRPr="00533AF0">
        <w:rPr>
          <w:rStyle w:val="xref1"/>
          <w:noProof/>
        </w:rPr>
        <w:t>on</w:t>
      </w:r>
      <w:r>
        <w:rPr>
          <w:noProof/>
        </w:rPr>
        <w:t xml:space="preserve"> page 320</w:t>
      </w:r>
      <w:r w:rsidRPr="008A5E4E">
        <w:rPr>
          <w:rStyle w:val="xref1"/>
        </w:rPr>
        <w:fldChar w:fldCharType="end"/>
      </w:r>
      <w:r>
        <w:rPr>
          <w:rStyle w:val="xref1"/>
        </w:rPr>
        <w:t>)</w:t>
      </w:r>
      <w:r>
        <w:t>.</w:t>
      </w:r>
    </w:p>
    <w:p w14:paraId="47A041FE" w14:textId="77777777" w:rsidR="00956986" w:rsidRDefault="00956986" w:rsidP="00956986">
      <w:pPr>
        <w:pStyle w:val="li"/>
        <w:numPr>
          <w:ilvl w:val="0"/>
          <w:numId w:val="302"/>
        </w:numPr>
        <w:ind w:left="600"/>
      </w:pPr>
      <w:r>
        <w:rPr>
          <w:rStyle w:val="code1"/>
        </w:rPr>
        <w:t>BrigSamplerFilter8_t filter</w:t>
      </w:r>
      <w:r>
        <w:t xml:space="preserve"> — The filter mode used to specify how image elements are selected. Must be a member of the </w:t>
      </w:r>
      <w:r>
        <w:rPr>
          <w:rStyle w:val="code1"/>
        </w:rPr>
        <w:t>BrigSamplerFilter</w:t>
      </w:r>
      <w:r>
        <w:t xml:space="preserve"> enumeration. If </w:t>
      </w:r>
      <w:r>
        <w:rPr>
          <w:rStyle w:val="code1"/>
        </w:rPr>
        <w:t>coord</w:t>
      </w:r>
      <w:r>
        <w:t xml:space="preserve"> is </w:t>
      </w:r>
      <w:r>
        <w:rPr>
          <w:rStyle w:val="code1"/>
        </w:rPr>
        <w:t>BRIG_COORD_UNNORMALIZED</w:t>
      </w:r>
      <w:r>
        <w:t xml:space="preserve"> then must be </w:t>
      </w:r>
      <w:r>
        <w:rPr>
          <w:rStyle w:val="code1"/>
        </w:rPr>
        <w:t>BRIG_FILTER_NEAREST</w:t>
      </w:r>
      <w:r>
        <w:t xml:space="preserve">. See </w:t>
      </w:r>
      <w:r>
        <w:rPr>
          <w:rStyle w:val="xref1"/>
        </w:rPr>
        <w:t>18.3.27. BrigSamplerFilter (</w:t>
      </w:r>
      <w:r w:rsidRPr="008A5E4E">
        <w:fldChar w:fldCharType="begin"/>
      </w:r>
      <w:r>
        <w:instrText xml:space="preserve"> PAGEREF _Ref81759376 \p \h  \* MERGEFORMAT </w:instrText>
      </w:r>
      <w:r w:rsidRPr="008A5E4E">
        <w:fldChar w:fldCharType="separate"/>
      </w:r>
      <w:r w:rsidRPr="00533AF0">
        <w:rPr>
          <w:rStyle w:val="xref1"/>
          <w:noProof/>
        </w:rPr>
        <w:t>on</w:t>
      </w:r>
      <w:r>
        <w:rPr>
          <w:noProof/>
        </w:rPr>
        <w:t xml:space="preserve"> page 321</w:t>
      </w:r>
      <w:r w:rsidRPr="008A5E4E">
        <w:rPr>
          <w:rStyle w:val="xref1"/>
        </w:rPr>
        <w:fldChar w:fldCharType="end"/>
      </w:r>
      <w:r>
        <w:rPr>
          <w:rStyle w:val="xref1"/>
        </w:rPr>
        <w:t>)</w:t>
      </w:r>
      <w:r>
        <w:t>.</w:t>
      </w:r>
    </w:p>
    <w:p w14:paraId="6A10986B" w14:textId="77777777" w:rsidR="00956986" w:rsidRDefault="00956986" w:rsidP="00956986">
      <w:pPr>
        <w:pStyle w:val="li"/>
        <w:numPr>
          <w:ilvl w:val="0"/>
          <w:numId w:val="302"/>
        </w:numPr>
        <w:spacing w:after="320"/>
        <w:ind w:left="600"/>
      </w:pPr>
      <w:r>
        <w:rPr>
          <w:rStyle w:val="code1"/>
        </w:rPr>
        <w:t>BrigSamplerAddressing8_t addressing</w:t>
      </w:r>
      <w:r>
        <w:t xml:space="preserve"> — The addressing mode used when coordinates are out of range of the corresponding image dimension size. Must be a member of the </w:t>
      </w:r>
      <w:r>
        <w:rPr>
          <w:rStyle w:val="code1"/>
        </w:rPr>
        <w:t>BrigSamplerAddressing</w:t>
      </w:r>
      <w:r>
        <w:t xml:space="preserve"> enumeration. If </w:t>
      </w:r>
      <w:r>
        <w:rPr>
          <w:rStyle w:val="code1"/>
        </w:rPr>
        <w:t>coord</w:t>
      </w:r>
      <w:r>
        <w:t xml:space="preserve"> is </w:t>
      </w:r>
      <w:r>
        <w:rPr>
          <w:rStyle w:val="code1"/>
        </w:rPr>
        <w:t>BRIG_COORD_UNNORMALIZED</w:t>
      </w:r>
      <w:r>
        <w:t xml:space="preserve"> then must be </w:t>
      </w:r>
      <w:r>
        <w:rPr>
          <w:rStyle w:val="code1"/>
        </w:rPr>
        <w:t>BRIG_ADDRESSING_UNDEFINED</w:t>
      </w:r>
      <w:r>
        <w:t xml:space="preserve">, </w:t>
      </w:r>
      <w:r>
        <w:rPr>
          <w:rStyle w:val="code1"/>
        </w:rPr>
        <w:t>BRIG_ADDRESSING_CLAMP_TO_EDGE</w:t>
      </w:r>
      <w:r>
        <w:t xml:space="preserve"> or </w:t>
      </w:r>
      <w:r>
        <w:rPr>
          <w:rStyle w:val="code1"/>
        </w:rPr>
        <w:t>BRIG_ADDRESSING_CLAMP_TO_BORDER</w:t>
      </w:r>
      <w:r>
        <w:t xml:space="preserve">. Does not apply to the array index coordinate of 1DA, 2DA and 2DADEPTH images which always use </w:t>
      </w:r>
      <w:r>
        <w:rPr>
          <w:rStyle w:val="code1"/>
        </w:rPr>
        <w:t>BRIG_ADDRESSING_CLAMP_TO_EDGE</w:t>
      </w:r>
      <w:r>
        <w:t xml:space="preserve">. See </w:t>
      </w:r>
      <w:r>
        <w:rPr>
          <w:rStyle w:val="xref1"/>
        </w:rPr>
        <w:t>18.3.25. BrigSamplerAddressing (</w:t>
      </w:r>
      <w:r w:rsidRPr="008A5E4E">
        <w:fldChar w:fldCharType="begin"/>
      </w:r>
      <w:r>
        <w:instrText xml:space="preserve"> PAGEREF _Ref-1418297534 \p \h  \* MERGEFORMAT </w:instrText>
      </w:r>
      <w:r w:rsidRPr="008A5E4E">
        <w:fldChar w:fldCharType="separate"/>
      </w:r>
      <w:r w:rsidRPr="00533AF0">
        <w:rPr>
          <w:rStyle w:val="xref1"/>
          <w:noProof/>
        </w:rPr>
        <w:t>on</w:t>
      </w:r>
      <w:r>
        <w:rPr>
          <w:noProof/>
        </w:rPr>
        <w:t xml:space="preserve"> page 320</w:t>
      </w:r>
      <w:r w:rsidRPr="008A5E4E">
        <w:rPr>
          <w:rStyle w:val="xref1"/>
        </w:rPr>
        <w:fldChar w:fldCharType="end"/>
      </w:r>
      <w:r>
        <w:rPr>
          <w:rStyle w:val="xref1"/>
        </w:rPr>
        <w:t>)</w:t>
      </w:r>
      <w:r>
        <w:t>.</w:t>
      </w:r>
    </w:p>
    <w:p w14:paraId="19B43756" w14:textId="77777777" w:rsidR="00956986" w:rsidRDefault="00956986" w:rsidP="00956986">
      <w:pPr>
        <w:pStyle w:val="li"/>
        <w:numPr>
          <w:ilvl w:val="0"/>
          <w:numId w:val="302"/>
        </w:numPr>
        <w:spacing w:after="320"/>
        <w:ind w:left="600"/>
      </w:pPr>
      <w:r>
        <w:rPr>
          <w:rStyle w:val="code1"/>
        </w:rPr>
        <w:t>uint8_t reserved[3]</w:t>
      </w:r>
      <w:r>
        <w:t xml:space="preserve"> — Must be 0.</w:t>
      </w:r>
    </w:p>
    <w:p w14:paraId="0D07FEE8" w14:textId="16541A78" w:rsidR="008A5E4E" w:rsidRDefault="0065745B">
      <w:pPr>
        <w:pStyle w:val="h3"/>
      </w:pPr>
      <w:r>
        <w:t>18.6.</w:t>
      </w:r>
      <w:r w:rsidR="001E046A">
        <w:t>10</w:t>
      </w:r>
      <w:r>
        <w:t xml:space="preserve"> </w:t>
      </w:r>
      <w:bookmarkStart w:id="1257" w:name="_Ref2037330236"/>
      <w:r>
        <w:t>BrigOperandOperandList</w:t>
      </w:r>
      <w:bookmarkEnd w:id="1254"/>
      <w:bookmarkEnd w:id="1257"/>
    </w:p>
    <w:p w14:paraId="06CAD06B" w14:textId="77777777" w:rsidR="008A5E4E" w:rsidRDefault="0065745B">
      <w:pPr>
        <w:pStyle w:val="p"/>
      </w:pPr>
      <w:r>
        <w:rPr>
          <w:rStyle w:val="code1"/>
        </w:rPr>
        <w:t>BrigOperandOperandList</w:t>
      </w:r>
      <w:r>
        <w:t xml:space="preserve"> is used for a list of references to entries in the </w:t>
      </w:r>
      <w:r>
        <w:rPr>
          <w:rStyle w:val="code1"/>
        </w:rPr>
        <w:t>hsa_operand</w:t>
      </w:r>
      <w:r>
        <w:t xml:space="preserve"> section</w:t>
      </w:r>
    </w:p>
    <w:p w14:paraId="2DAA4CF3" w14:textId="77777777" w:rsidR="008A5E4E" w:rsidRDefault="0065745B">
      <w:pPr>
        <w:pStyle w:val="pNoPageBreakAfter"/>
      </w:pPr>
      <w:r>
        <w:t>Syntax is:</w:t>
      </w:r>
    </w:p>
    <w:p w14:paraId="7956C2F7" w14:textId="77777777" w:rsidR="008A5E4E" w:rsidRDefault="0065745B">
      <w:pPr>
        <w:pStyle w:val="pre"/>
      </w:pPr>
      <w:r>
        <w:t>struct BrigOperandOperandList {</w:t>
      </w:r>
      <w:r>
        <w:br/>
        <w:t xml:space="preserve">   BrigBase base;</w:t>
      </w:r>
      <w:r>
        <w:br/>
        <w:t xml:space="preserve">   BrigDataOffsetOperandList32_t elements;</w:t>
      </w:r>
      <w:r>
        <w:br/>
        <w:t xml:space="preserve"> };                      </w:t>
      </w:r>
    </w:p>
    <w:p w14:paraId="108282E2" w14:textId="77777777" w:rsidR="008A5E4E" w:rsidRDefault="0065745B">
      <w:pPr>
        <w:pStyle w:val="pNoPageBreakAfter"/>
      </w:pPr>
      <w:r>
        <w:t>Fields are:</w:t>
      </w:r>
    </w:p>
    <w:p w14:paraId="79E3C308" w14:textId="77777777" w:rsidR="008A5E4E" w:rsidRDefault="0065745B">
      <w:pPr>
        <w:pStyle w:val="li"/>
        <w:numPr>
          <w:ilvl w:val="0"/>
          <w:numId w:val="299"/>
        </w:numPr>
        <w:spacing w:before="320"/>
        <w:ind w:left="600"/>
      </w:pPr>
      <w:r>
        <w:rPr>
          <w:rStyle w:val="code1"/>
        </w:rPr>
        <w:t>BrigBase base</w:t>
      </w:r>
      <w:r>
        <w:t xml:space="preserve"> — </w:t>
      </w:r>
      <w:r>
        <w:rPr>
          <w:rStyle w:val="code1"/>
        </w:rPr>
        <w:t>base.kind</w:t>
      </w:r>
      <w:r>
        <w:t xml:space="preserve"> must be </w:t>
      </w:r>
      <w:r>
        <w:rPr>
          <w:rStyle w:val="code1"/>
        </w:rPr>
        <w:t>BRIG_KIND_OPERAND_OPERAND_LIST</w:t>
      </w:r>
      <w:r>
        <w:t xml:space="preserve">. </w:t>
      </w:r>
    </w:p>
    <w:p w14:paraId="31BE0D2F" w14:textId="0D51A36D" w:rsidR="008A5E4E" w:rsidRDefault="009409DF">
      <w:pPr>
        <w:pStyle w:val="li"/>
        <w:numPr>
          <w:ilvl w:val="0"/>
          <w:numId w:val="299"/>
        </w:numPr>
        <w:ind w:left="600"/>
      </w:pPr>
      <w:r>
        <w:rPr>
          <w:rStyle w:val="code1"/>
        </w:rPr>
        <w:t>BrigDataOffsetOperandList32</w:t>
      </w:r>
      <w:r w:rsidR="0065745B">
        <w:rPr>
          <w:rStyle w:val="code1"/>
        </w:rPr>
        <w:t>_t elements</w:t>
      </w:r>
      <w:r w:rsidR="0065745B">
        <w:t xml:space="preserve"> — Byte offset to the place in the </w:t>
      </w:r>
      <w:r w:rsidR="0065745B">
        <w:rPr>
          <w:rStyle w:val="code1"/>
        </w:rPr>
        <w:t>hsa_data</w:t>
      </w:r>
      <w:r w:rsidR="0065745B">
        <w:t xml:space="preserve"> section where a variable-sized array of byte offsets to entries in the </w:t>
      </w:r>
      <w:r w:rsidR="0065745B">
        <w:rPr>
          <w:rStyle w:val="code1"/>
        </w:rPr>
        <w:t>hsa_operand</w:t>
      </w:r>
      <w:r w:rsidR="0065745B">
        <w:t xml:space="preserve"> section. The </w:t>
      </w:r>
      <w:r w:rsidR="0065745B">
        <w:rPr>
          <w:rStyle w:val="code1"/>
        </w:rPr>
        <w:t>byteCount</w:t>
      </w:r>
      <w:r w:rsidR="0065745B">
        <w:t xml:space="preserve"> of the array must be exactly </w:t>
      </w:r>
      <w:r w:rsidR="0065745B">
        <w:rPr>
          <w:rStyle w:val="code1"/>
        </w:rPr>
        <w:t>(4 * number of elements)</w:t>
      </w:r>
      <w:r w:rsidR="0065745B">
        <w:t>.</w:t>
      </w:r>
    </w:p>
    <w:p w14:paraId="368D0A95" w14:textId="669BA7A9" w:rsidR="00857BC5" w:rsidRDefault="0065745B" w:rsidP="00857BC5">
      <w:pPr>
        <w:pStyle w:val="li1"/>
        <w:numPr>
          <w:ilvl w:val="1"/>
          <w:numId w:val="300"/>
        </w:numPr>
        <w:ind w:left="1200"/>
      </w:pPr>
      <w:r>
        <w:t xml:space="preserve">When used as a destination vector operand, each element must reference a </w:t>
      </w:r>
      <w:r>
        <w:rPr>
          <w:rStyle w:val="code1"/>
        </w:rPr>
        <w:t>BRIG_KIND_OPERAND_REG</w:t>
      </w:r>
      <w:r w:rsidR="00715E6C">
        <w:rPr>
          <w:rStyle w:val="code1"/>
        </w:rPr>
        <w:t>ISTER</w:t>
      </w:r>
      <w:r>
        <w:t xml:space="preserve"> directive.</w:t>
      </w:r>
      <w:r w:rsidR="00857BC5" w:rsidRPr="00857BC5">
        <w:t xml:space="preserve"> </w:t>
      </w:r>
    </w:p>
    <w:p w14:paraId="71AC1E5F" w14:textId="7C7BF9F3" w:rsidR="008A5E4E" w:rsidRDefault="0065745B">
      <w:pPr>
        <w:pStyle w:val="li1"/>
        <w:numPr>
          <w:ilvl w:val="1"/>
          <w:numId w:val="300"/>
        </w:numPr>
        <w:ind w:left="1200"/>
      </w:pPr>
      <w:r>
        <w:t xml:space="preserve">When used as a source vector operand, each element must reference a </w:t>
      </w:r>
      <w:r>
        <w:rPr>
          <w:rStyle w:val="code1"/>
        </w:rPr>
        <w:t>BRIG_KIND_OPERAND_REG</w:t>
      </w:r>
      <w:r w:rsidR="00715E6C">
        <w:rPr>
          <w:rStyle w:val="code1"/>
        </w:rPr>
        <w:t>ISTER</w:t>
      </w:r>
      <w:r>
        <w:t xml:space="preserve">, </w:t>
      </w:r>
      <w:r>
        <w:rPr>
          <w:rStyle w:val="code1"/>
        </w:rPr>
        <w:t>BRIG_KIND_OPERAND_</w:t>
      </w:r>
      <w:r w:rsidR="00553FCA">
        <w:rPr>
          <w:rStyle w:val="code1"/>
        </w:rPr>
        <w:t>CONSTANT_BYTES</w:t>
      </w:r>
      <w:r w:rsidR="00857BC5">
        <w:rPr>
          <w:rStyle w:val="code1"/>
        </w:rPr>
        <w:t>,</w:t>
      </w:r>
      <w:r>
        <w:t xml:space="preserve">or </w:t>
      </w:r>
      <w:r>
        <w:rPr>
          <w:rStyle w:val="code1"/>
        </w:rPr>
        <w:t>BRIG_KIND_OPERAND_WAVESIZE</w:t>
      </w:r>
      <w:r>
        <w:t xml:space="preserve"> directive.</w:t>
      </w:r>
    </w:p>
    <w:p w14:paraId="24C0D513" w14:textId="5FD64F06" w:rsidR="008A5E4E" w:rsidRDefault="0065745B">
      <w:pPr>
        <w:pStyle w:val="h3"/>
      </w:pPr>
      <w:bookmarkStart w:id="1258" w:name="_Toc396034507"/>
      <w:r>
        <w:t>18.6.</w:t>
      </w:r>
      <w:r w:rsidR="001E046A">
        <w:t>11</w:t>
      </w:r>
      <w:r>
        <w:t xml:space="preserve"> </w:t>
      </w:r>
      <w:bookmarkStart w:id="1259" w:name="_Ref1470453943"/>
      <w:r>
        <w:t>BrigOperandReg</w:t>
      </w:r>
      <w:bookmarkEnd w:id="1258"/>
      <w:bookmarkEnd w:id="1259"/>
      <w:r w:rsidR="001E3216">
        <w:t>ister</w:t>
      </w:r>
    </w:p>
    <w:p w14:paraId="14BB11A5" w14:textId="3BA27E42" w:rsidR="008A5E4E" w:rsidRDefault="0065745B">
      <w:pPr>
        <w:pStyle w:val="p"/>
      </w:pPr>
      <w:r>
        <w:rPr>
          <w:rStyle w:val="code1"/>
        </w:rPr>
        <w:t>BrigOperandReg</w:t>
      </w:r>
      <w:r w:rsidR="001E3216">
        <w:rPr>
          <w:rStyle w:val="code1"/>
        </w:rPr>
        <w:t>ister</w:t>
      </w:r>
      <w:r>
        <w:t xml:space="preserve"> is used for a register (</w:t>
      </w:r>
      <w:r>
        <w:rPr>
          <w:rStyle w:val="code1"/>
        </w:rPr>
        <w:t>c</w:t>
      </w:r>
      <w:r>
        <w:t xml:space="preserve">, </w:t>
      </w:r>
      <w:r>
        <w:rPr>
          <w:rStyle w:val="code1"/>
        </w:rPr>
        <w:t>s</w:t>
      </w:r>
      <w:r>
        <w:t xml:space="preserve">, </w:t>
      </w:r>
      <w:r>
        <w:rPr>
          <w:rStyle w:val="code1"/>
        </w:rPr>
        <w:t>d</w:t>
      </w:r>
      <w:r w:rsidR="00EE5848">
        <w:t xml:space="preserve">, or </w:t>
      </w:r>
      <w:r w:rsidR="00EE5848">
        <w:rPr>
          <w:rStyle w:val="code1"/>
        </w:rPr>
        <w:t>q</w:t>
      </w:r>
      <w:r>
        <w:t>).</w:t>
      </w:r>
    </w:p>
    <w:p w14:paraId="67A0B550" w14:textId="77777777" w:rsidR="008A5E4E" w:rsidRDefault="0065745B">
      <w:pPr>
        <w:pStyle w:val="pNoPageBreakAfter"/>
      </w:pPr>
      <w:r>
        <w:t>Syntax is:</w:t>
      </w:r>
    </w:p>
    <w:p w14:paraId="1B58BE1E" w14:textId="63D28516" w:rsidR="008A5E4E" w:rsidRDefault="0065745B">
      <w:pPr>
        <w:pStyle w:val="pre"/>
      </w:pPr>
      <w:r>
        <w:t>struct BrigOperandReg</w:t>
      </w:r>
      <w:r w:rsidR="001E3216">
        <w:t>ister</w:t>
      </w:r>
      <w:r>
        <w:t xml:space="preserve"> {</w:t>
      </w:r>
      <w:r>
        <w:br/>
        <w:t xml:space="preserve">   BrigBase base;</w:t>
      </w:r>
      <w:r>
        <w:br/>
        <w:t xml:space="preserve">   BrigRegisterKind16_t regKind;</w:t>
      </w:r>
      <w:r>
        <w:br/>
        <w:t xml:space="preserve">   uint16_t regNum;</w:t>
      </w:r>
      <w:r>
        <w:br/>
        <w:t xml:space="preserve"> };     </w:t>
      </w:r>
    </w:p>
    <w:p w14:paraId="368248A2" w14:textId="77777777" w:rsidR="008A5E4E" w:rsidRDefault="0065745B">
      <w:pPr>
        <w:pStyle w:val="pNoPageBreakAfter"/>
      </w:pPr>
      <w:r>
        <w:t>Fields are:</w:t>
      </w:r>
    </w:p>
    <w:p w14:paraId="3F29507C" w14:textId="1E489867" w:rsidR="008A5E4E" w:rsidRDefault="0065745B">
      <w:pPr>
        <w:pStyle w:val="li"/>
        <w:numPr>
          <w:ilvl w:val="0"/>
          <w:numId w:val="301"/>
        </w:numPr>
        <w:spacing w:before="320"/>
        <w:ind w:left="600"/>
      </w:pPr>
      <w:r>
        <w:rPr>
          <w:rStyle w:val="code1"/>
        </w:rPr>
        <w:t>BrigBase base</w:t>
      </w:r>
      <w:r>
        <w:t xml:space="preserve"> — </w:t>
      </w:r>
      <w:r>
        <w:rPr>
          <w:rStyle w:val="code1"/>
        </w:rPr>
        <w:t>base.kind</w:t>
      </w:r>
      <w:r>
        <w:t xml:space="preserve"> must be </w:t>
      </w:r>
      <w:r>
        <w:rPr>
          <w:rStyle w:val="code1"/>
        </w:rPr>
        <w:t>BRIG_KIND_OPERAND_REG</w:t>
      </w:r>
      <w:r w:rsidR="001E3216">
        <w:rPr>
          <w:rStyle w:val="code1"/>
        </w:rPr>
        <w:t>ISTER</w:t>
      </w:r>
      <w:r>
        <w:t xml:space="preserve">. </w:t>
      </w:r>
    </w:p>
    <w:p w14:paraId="2F017286" w14:textId="43785B15" w:rsidR="008A5E4E" w:rsidRDefault="0065745B">
      <w:pPr>
        <w:pStyle w:val="li"/>
        <w:numPr>
          <w:ilvl w:val="0"/>
          <w:numId w:val="301"/>
        </w:numPr>
        <w:ind w:left="600"/>
      </w:pPr>
      <w:r>
        <w:rPr>
          <w:rStyle w:val="code1"/>
        </w:rPr>
        <w:t>BrigRegisterKind16_t regKind</w:t>
      </w:r>
      <w:r>
        <w:t xml:space="preserve"> — </w:t>
      </w:r>
      <w:r w:rsidR="00083E02">
        <w:t xml:space="preserve">The register kind. </w:t>
      </w:r>
      <w:r>
        <w:t xml:space="preserve">Must be </w:t>
      </w:r>
      <w:r w:rsidR="00EE5848">
        <w:rPr>
          <w:rStyle w:val="code1"/>
        </w:rPr>
        <w:t>BRIG_REG</w:t>
      </w:r>
      <w:r w:rsidR="001E3216">
        <w:rPr>
          <w:rStyle w:val="code1"/>
        </w:rPr>
        <w:t>ISTER</w:t>
      </w:r>
      <w:r w:rsidR="00EE5848">
        <w:rPr>
          <w:rStyle w:val="code1"/>
        </w:rPr>
        <w:t>_KIND_CONTROL</w:t>
      </w:r>
      <w:r w:rsidR="00EE5848">
        <w:t xml:space="preserve"> for </w:t>
      </w:r>
      <w:r w:rsidR="00EE5848">
        <w:rPr>
          <w:rStyle w:val="code1"/>
        </w:rPr>
        <w:t>c</w:t>
      </w:r>
      <w:r w:rsidR="00EE5848">
        <w:t xml:space="preserve"> register, </w:t>
      </w:r>
      <w:r>
        <w:rPr>
          <w:rStyle w:val="code1"/>
        </w:rPr>
        <w:t>BRIG_REG</w:t>
      </w:r>
      <w:r w:rsidR="001E3216">
        <w:rPr>
          <w:rStyle w:val="code1"/>
        </w:rPr>
        <w:t>ISTER</w:t>
      </w:r>
      <w:r>
        <w:rPr>
          <w:rStyle w:val="code1"/>
        </w:rPr>
        <w:t>_KIND_SINGLE</w:t>
      </w:r>
      <w:r>
        <w:t xml:space="preserve"> for </w:t>
      </w:r>
      <w:r>
        <w:rPr>
          <w:rStyle w:val="code1"/>
        </w:rPr>
        <w:t>s</w:t>
      </w:r>
      <w:r>
        <w:t xml:space="preserve"> register, </w:t>
      </w:r>
      <w:r>
        <w:rPr>
          <w:rStyle w:val="code1"/>
        </w:rPr>
        <w:t>BRIG_REG</w:t>
      </w:r>
      <w:r w:rsidR="001E3216">
        <w:rPr>
          <w:rStyle w:val="code1"/>
        </w:rPr>
        <w:t>ISTER</w:t>
      </w:r>
      <w:r>
        <w:rPr>
          <w:rStyle w:val="code1"/>
        </w:rPr>
        <w:t>_KIND_DOUBLE</w:t>
      </w:r>
      <w:r>
        <w:t xml:space="preserve"> for </w:t>
      </w:r>
      <w:r>
        <w:rPr>
          <w:rStyle w:val="code1"/>
        </w:rPr>
        <w:t>d</w:t>
      </w:r>
      <w:r>
        <w:t xml:space="preserve"> register, and </w:t>
      </w:r>
      <w:r>
        <w:rPr>
          <w:rStyle w:val="code1"/>
        </w:rPr>
        <w:t>BRIG_REG</w:t>
      </w:r>
      <w:r w:rsidR="001E3216">
        <w:rPr>
          <w:rStyle w:val="code1"/>
        </w:rPr>
        <w:t>ISTER</w:t>
      </w:r>
      <w:r>
        <w:rPr>
          <w:rStyle w:val="code1"/>
        </w:rPr>
        <w:t>_KIND_QUAD</w:t>
      </w:r>
      <w:r>
        <w:t xml:space="preserve"> for </w:t>
      </w:r>
      <w:r>
        <w:rPr>
          <w:rStyle w:val="code1"/>
        </w:rPr>
        <w:t>q</w:t>
      </w:r>
      <w:r>
        <w:t xml:space="preserve"> register.</w:t>
      </w:r>
    </w:p>
    <w:p w14:paraId="65935179" w14:textId="77777777" w:rsidR="008A5E4E" w:rsidRDefault="0065745B">
      <w:pPr>
        <w:pStyle w:val="li"/>
        <w:numPr>
          <w:ilvl w:val="0"/>
          <w:numId w:val="301"/>
        </w:numPr>
        <w:spacing w:after="320"/>
        <w:ind w:left="600"/>
      </w:pPr>
      <w:r>
        <w:rPr>
          <w:rStyle w:val="code1"/>
        </w:rPr>
        <w:t>uint16_t regNum</w:t>
      </w:r>
      <w:r>
        <w:t xml:space="preserve"> — The register number.</w:t>
      </w:r>
    </w:p>
    <w:p w14:paraId="689C6CB7" w14:textId="105A981B" w:rsidR="008A5E4E" w:rsidRDefault="0065745B">
      <w:pPr>
        <w:pStyle w:val="h3"/>
      </w:pPr>
      <w:bookmarkStart w:id="1260" w:name="_Toc396034509"/>
      <w:r>
        <w:t>18.6.</w:t>
      </w:r>
      <w:r w:rsidR="001E046A">
        <w:t>12</w:t>
      </w:r>
      <w:r>
        <w:t xml:space="preserve"> </w:t>
      </w:r>
      <w:bookmarkStart w:id="1261" w:name="_Ref-1537601567"/>
      <w:r>
        <w:t>BrigOperandString</w:t>
      </w:r>
      <w:bookmarkEnd w:id="1260"/>
      <w:bookmarkEnd w:id="1261"/>
    </w:p>
    <w:p w14:paraId="540391E7" w14:textId="77777777" w:rsidR="008A5E4E" w:rsidRDefault="0065745B">
      <w:pPr>
        <w:pStyle w:val="p"/>
      </w:pPr>
      <w:r>
        <w:rPr>
          <w:rStyle w:val="code1"/>
        </w:rPr>
        <w:t>BrigOperandString</w:t>
      </w:r>
      <w:r>
        <w:t xml:space="preserve"> is used for a textual string.</w:t>
      </w:r>
    </w:p>
    <w:p w14:paraId="28013A90" w14:textId="77777777" w:rsidR="008A5E4E" w:rsidRDefault="0065745B">
      <w:pPr>
        <w:pStyle w:val="pNoPageBreakAfter"/>
      </w:pPr>
      <w:r>
        <w:t>Syntax is:</w:t>
      </w:r>
    </w:p>
    <w:p w14:paraId="52307284" w14:textId="1217E494" w:rsidR="008A5E4E" w:rsidRDefault="0065745B">
      <w:pPr>
        <w:pStyle w:val="pre"/>
      </w:pPr>
      <w:r>
        <w:t>struct BrigOperand</w:t>
      </w:r>
      <w:r w:rsidR="00BC061A">
        <w:t>String</w:t>
      </w:r>
      <w:r>
        <w:t xml:space="preserve"> {</w:t>
      </w:r>
      <w:r>
        <w:br/>
        <w:t xml:space="preserve">   BrigBase base;</w:t>
      </w:r>
      <w:r>
        <w:br/>
        <w:t xml:space="preserve">   BrigDataOffsetString32_t string;</w:t>
      </w:r>
      <w:r>
        <w:br/>
        <w:t xml:space="preserve"> };     </w:t>
      </w:r>
    </w:p>
    <w:p w14:paraId="27A60161" w14:textId="77777777" w:rsidR="008A5E4E" w:rsidRDefault="0065745B">
      <w:pPr>
        <w:pStyle w:val="pNoPageBreakAfter"/>
      </w:pPr>
      <w:r>
        <w:t>Fields are:</w:t>
      </w:r>
    </w:p>
    <w:p w14:paraId="268FAE65" w14:textId="77777777" w:rsidR="008A5E4E" w:rsidRDefault="0065745B">
      <w:pPr>
        <w:pStyle w:val="li"/>
        <w:numPr>
          <w:ilvl w:val="0"/>
          <w:numId w:val="303"/>
        </w:numPr>
        <w:spacing w:before="320"/>
        <w:ind w:left="600"/>
      </w:pPr>
      <w:r>
        <w:rPr>
          <w:rStyle w:val="code1"/>
        </w:rPr>
        <w:t>BrigBase base</w:t>
      </w:r>
      <w:r>
        <w:t xml:space="preserve"> — </w:t>
      </w:r>
      <w:r>
        <w:rPr>
          <w:rStyle w:val="code1"/>
        </w:rPr>
        <w:t>base.kind</w:t>
      </w:r>
      <w:r>
        <w:t xml:space="preserve"> must be </w:t>
      </w:r>
      <w:r>
        <w:rPr>
          <w:rStyle w:val="code1"/>
        </w:rPr>
        <w:t>BRIG_KIND_OPERAND_STRING</w:t>
      </w:r>
      <w:r>
        <w:t xml:space="preserve">. </w:t>
      </w:r>
    </w:p>
    <w:p w14:paraId="71222F75" w14:textId="77777777" w:rsidR="008A5E4E" w:rsidRDefault="0065745B">
      <w:pPr>
        <w:pStyle w:val="li"/>
        <w:numPr>
          <w:ilvl w:val="0"/>
          <w:numId w:val="303"/>
        </w:numPr>
        <w:spacing w:after="320"/>
        <w:ind w:left="600"/>
      </w:pPr>
      <w:r>
        <w:rPr>
          <w:rStyle w:val="code1"/>
        </w:rPr>
        <w:t>BrigDataOffsetString32_t string</w:t>
      </w:r>
      <w:r>
        <w:t xml:space="preserve"> — Byte offset to the place in the </w:t>
      </w:r>
      <w:r>
        <w:rPr>
          <w:rStyle w:val="code1"/>
        </w:rPr>
        <w:t>hsa_data</w:t>
      </w:r>
      <w:r>
        <w:t xml:space="preserve"> section where the textual string occurs.</w:t>
      </w:r>
    </w:p>
    <w:p w14:paraId="47838261" w14:textId="7E89F808" w:rsidR="008A5E4E" w:rsidRDefault="0065745B">
      <w:pPr>
        <w:pStyle w:val="h3"/>
      </w:pPr>
      <w:bookmarkStart w:id="1262" w:name="_Toc396034510"/>
      <w:r>
        <w:t>18.6.1</w:t>
      </w:r>
      <w:r w:rsidR="001E046A">
        <w:t>3</w:t>
      </w:r>
      <w:r>
        <w:t xml:space="preserve"> </w:t>
      </w:r>
      <w:bookmarkStart w:id="1263" w:name="_Ref-1812334846"/>
      <w:r>
        <w:t>BrigOperandWavesize</w:t>
      </w:r>
      <w:bookmarkEnd w:id="1262"/>
      <w:bookmarkEnd w:id="1263"/>
    </w:p>
    <w:p w14:paraId="1B2DAC37" w14:textId="77777777" w:rsidR="008A5E4E" w:rsidRDefault="0065745B">
      <w:pPr>
        <w:pStyle w:val="p"/>
      </w:pPr>
      <w:r>
        <w:rPr>
          <w:rStyle w:val="code1"/>
        </w:rPr>
        <w:t>BrigOperandWavesize</w:t>
      </w:r>
      <w:r>
        <w:t xml:space="preserve"> is the </w:t>
      </w:r>
      <w:r>
        <w:rPr>
          <w:rStyle w:val="code1"/>
        </w:rPr>
        <w:t>wavesize</w:t>
      </w:r>
      <w:r>
        <w:t xml:space="preserve"> operand, which is a compile-time value equal to the size of a wavefront. </w:t>
      </w:r>
    </w:p>
    <w:p w14:paraId="42347FD0" w14:textId="77777777" w:rsidR="008A5E4E" w:rsidRDefault="0065745B">
      <w:pPr>
        <w:pStyle w:val="pNoPageBreakAfter"/>
      </w:pPr>
      <w:r>
        <w:t>Syntax is:</w:t>
      </w:r>
    </w:p>
    <w:p w14:paraId="7318337D" w14:textId="77777777" w:rsidR="008A5E4E" w:rsidRDefault="0065745B">
      <w:pPr>
        <w:pStyle w:val="pre"/>
      </w:pPr>
      <w:r>
        <w:t>struct BrigOperandWavesize {</w:t>
      </w:r>
      <w:r>
        <w:br/>
        <w:t xml:space="preserve">   BrigBase base;</w:t>
      </w:r>
      <w:r>
        <w:br/>
        <w:t xml:space="preserve"> };      </w:t>
      </w:r>
    </w:p>
    <w:p w14:paraId="027C35F4" w14:textId="77777777" w:rsidR="008A5E4E" w:rsidRDefault="0065745B">
      <w:pPr>
        <w:pStyle w:val="pNoPageBreakAfter"/>
      </w:pPr>
      <w:r>
        <w:t>Fields are:</w:t>
      </w:r>
    </w:p>
    <w:p w14:paraId="722E88B6" w14:textId="77777777" w:rsidR="008A5E4E" w:rsidRDefault="0065745B">
      <w:pPr>
        <w:pStyle w:val="li"/>
        <w:numPr>
          <w:ilvl w:val="0"/>
          <w:numId w:val="304"/>
        </w:numPr>
        <w:spacing w:before="320" w:after="320"/>
        <w:ind w:left="600"/>
      </w:pPr>
      <w:r>
        <w:rPr>
          <w:rStyle w:val="code1"/>
        </w:rPr>
        <w:t>BrigBase base</w:t>
      </w:r>
      <w:r>
        <w:t xml:space="preserve"> — </w:t>
      </w:r>
      <w:r>
        <w:rPr>
          <w:rStyle w:val="code1"/>
        </w:rPr>
        <w:t>base.kind</w:t>
      </w:r>
      <w:r>
        <w:t xml:space="preserve"> must be </w:t>
      </w:r>
      <w:r>
        <w:rPr>
          <w:rStyle w:val="code1"/>
        </w:rPr>
        <w:t>BRIG_KIND_OPERAND_WAVESIZE</w:t>
      </w:r>
      <w:r>
        <w:t xml:space="preserve">. </w:t>
      </w:r>
    </w:p>
    <w:p w14:paraId="7E3F9B5D" w14:textId="77777777" w:rsidR="008A5E4E" w:rsidRDefault="0065745B">
      <w:pPr>
        <w:pStyle w:val="h2"/>
      </w:pPr>
      <w:bookmarkStart w:id="1264" w:name="_Toc396034511"/>
      <w:r>
        <w:t xml:space="preserve">18.7 </w:t>
      </w:r>
      <w:bookmarkStart w:id="1265" w:name="brig_syntax_for_operations"/>
      <w:bookmarkEnd w:id="1265"/>
      <w:r>
        <w:t>BRIG Syntax for Operations</w:t>
      </w:r>
      <w:bookmarkEnd w:id="1264"/>
    </w:p>
    <w:p w14:paraId="69382942" w14:textId="77777777" w:rsidR="008A5E4E" w:rsidRDefault="0065745B">
      <w:pPr>
        <w:pStyle w:val="p"/>
      </w:pPr>
      <w:r>
        <w:t>This section describes the BRIG syntax for operations.</w:t>
      </w:r>
    </w:p>
    <w:p w14:paraId="2A93A72A" w14:textId="77777777" w:rsidR="008A5E4E" w:rsidRDefault="0065745B">
      <w:pPr>
        <w:pStyle w:val="h3"/>
      </w:pPr>
      <w:bookmarkStart w:id="1266" w:name="_Toc396034512"/>
      <w:r>
        <w:t>18.7.1 BRIG Syntax for Arithmetic Operations</w:t>
      </w:r>
      <w:bookmarkEnd w:id="1266"/>
    </w:p>
    <w:p w14:paraId="7D80B618" w14:textId="77777777" w:rsidR="008A5E4E" w:rsidRDefault="0065745B">
      <w:pPr>
        <w:pStyle w:val="p"/>
      </w:pPr>
      <w:r>
        <w:t xml:space="preserve">Some operations support modifiers that have default values. These operations can either be encoded as </w:t>
      </w:r>
      <w:r>
        <w:rPr>
          <w:rStyle w:val="code1"/>
        </w:rPr>
        <w:t>BRIG_KIND_INST_BASIC</w:t>
      </w:r>
      <w:r>
        <w:t xml:space="preserve"> if all modifiers have default values, or by </w:t>
      </w:r>
      <w:r>
        <w:rPr>
          <w:rStyle w:val="code1"/>
        </w:rPr>
        <w:t>BRIG_KIND_INST_MOD</w:t>
      </w:r>
      <w:r>
        <w:t xml:space="preserve"> whether or not default modifiers are used. Using </w:t>
      </w:r>
      <w:r>
        <w:rPr>
          <w:rStyle w:val="code1"/>
        </w:rPr>
        <w:t>BRIG_KIND_INST_BASIC</w:t>
      </w:r>
      <w:r>
        <w:t xml:space="preserve"> only serves to reduce the size of BRIG.</w:t>
      </w:r>
    </w:p>
    <w:p w14:paraId="4DD6ADA1" w14:textId="77777777" w:rsidR="008A5E4E" w:rsidRDefault="0065745B">
      <w:pPr>
        <w:pStyle w:val="h4"/>
      </w:pPr>
      <w:bookmarkStart w:id="1267" w:name="_Toc396034513"/>
      <w:r>
        <w:t xml:space="preserve">18.7.1.1 </w:t>
      </w:r>
      <w:bookmarkStart w:id="1268" w:name="_Ref-1264398759"/>
      <w:r>
        <w:t>BRIG Syntax for Integer Arithmetic Operations</w:t>
      </w:r>
      <w:bookmarkEnd w:id="1267"/>
      <w:bookmarkEnd w:id="1268"/>
    </w:p>
    <w:p w14:paraId="3FCFDD85" w14:textId="77777777" w:rsidR="008A5E4E" w:rsidRDefault="0065745B">
      <w:pPr>
        <w:pStyle w:val="pTableTitle"/>
      </w:pPr>
      <w:bookmarkStart w:id="1269" w:name="_ListOf159"/>
      <w:r>
        <w:t>Table 18–4 BRIG Syntax for Integer Arithmetic Operations</w:t>
      </w:r>
    </w:p>
    <w:bookmarkEnd w:id="1269"/>
    <w:p w14:paraId="2471FD9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879"/>
        <w:gridCol w:w="4505"/>
        <w:gridCol w:w="912"/>
        <w:gridCol w:w="912"/>
        <w:gridCol w:w="912"/>
      </w:tblGrid>
      <w:tr w:rsidR="008A5E4E" w14:paraId="36874CEA"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441ABEF5"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11C97D1"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0F90C75" w14:textId="77777777" w:rsidR="008A5E4E" w:rsidRDefault="0065745B">
            <w:pPr>
              <w:pStyle w:val="thTableStyle-TablestyleAltRows-HeadE-Column-Header1"/>
              <w:shd w:val="clear" w:color="auto" w:fill="D3D3D3"/>
            </w:pPr>
            <w:r>
              <w:rPr>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D5FD50B" w14:textId="77777777" w:rsidR="008A5E4E" w:rsidRDefault="0065745B">
            <w:pPr>
              <w:pStyle w:val="thTableStyle-TablestyleAltRows-HeadE-Column-Header1"/>
              <w:shd w:val="clear" w:color="auto" w:fill="D3D3D3"/>
            </w:pPr>
            <w:r>
              <w:rPr>
                <w:shd w:val="clear" w:color="auto" w:fill="D3D3D3"/>
              </w:rPr>
              <w:t>Operand 1</w:t>
            </w:r>
          </w:p>
        </w:tc>
        <w:tc>
          <w:tcPr>
            <w:tcW w:w="0" w:type="auto"/>
            <w:tcBorders>
              <w:bottom w:val="double" w:sz="3" w:space="0" w:color="000000"/>
            </w:tcBorders>
            <w:shd w:val="clear" w:color="auto" w:fill="D3D3D3"/>
            <w:tcMar>
              <w:top w:w="45" w:type="dxa"/>
              <w:left w:w="45" w:type="dxa"/>
              <w:bottom w:w="45" w:type="dxa"/>
              <w:right w:w="45" w:type="dxa"/>
            </w:tcMar>
          </w:tcPr>
          <w:p w14:paraId="607D0074" w14:textId="77777777" w:rsidR="008A5E4E" w:rsidRDefault="0065745B">
            <w:pPr>
              <w:pStyle w:val="thTableStyle-TablestyleAltRows-HeadD-Column-Header1"/>
              <w:shd w:val="clear" w:color="auto" w:fill="D3D3D3"/>
            </w:pPr>
            <w:r>
              <w:rPr>
                <w:shd w:val="clear" w:color="auto" w:fill="D3D3D3"/>
              </w:rPr>
              <w:t>Operand 2</w:t>
            </w:r>
          </w:p>
        </w:tc>
      </w:tr>
      <w:tr w:rsidR="008A5E4E" w14:paraId="270F30E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F9E80A0" w14:textId="77777777" w:rsidR="008A5E4E" w:rsidRDefault="0065745B">
            <w:pPr>
              <w:pStyle w:val="tdTableStyle-TablestyleAltRows-BodyE-Sidehead-Body1"/>
              <w:shd w:val="clear" w:color="auto" w:fill="DCDCDC"/>
            </w:pPr>
            <w:r>
              <w:rPr>
                <w:rStyle w:val="code"/>
                <w:shd w:val="clear" w:color="auto" w:fill="DCDCDC"/>
              </w:rPr>
              <w:t>BRIG_OPCODE_ABS</w:t>
            </w:r>
          </w:p>
        </w:tc>
        <w:tc>
          <w:tcPr>
            <w:tcW w:w="0" w:type="auto"/>
            <w:tcBorders>
              <w:bottom w:val="single" w:sz="6" w:space="0" w:color="000000"/>
              <w:right w:val="single" w:sz="6" w:space="0" w:color="000000"/>
            </w:tcBorders>
            <w:tcMar>
              <w:top w:w="45" w:type="dxa"/>
              <w:left w:w="45" w:type="dxa"/>
              <w:bottom w:w="45" w:type="dxa"/>
              <w:right w:w="45" w:type="dxa"/>
            </w:tcMar>
          </w:tcPr>
          <w:p w14:paraId="7EB96F3C" w14:textId="77777777" w:rsidR="008A5E4E" w:rsidRDefault="0065745B">
            <w:pPr>
              <w:pStyle w:val="tdTableStyle-TablestyleAltRows-BodyE-Column-Body1"/>
            </w:pPr>
            <w:r>
              <w:rPr>
                <w:rStyle w:val="code"/>
              </w:rPr>
              <w:t>BRIG_KIND_INST_BASIC</w:t>
            </w:r>
            <w:r>
              <w:t xml:space="preserve"> (if only default modifiers are used) or </w:t>
            </w:r>
            <w:r>
              <w:rPr>
                <w:rStyle w:val="code"/>
              </w:rPr>
              <w:t>BRIG_KIND_INST_MOD</w:t>
            </w:r>
          </w:p>
        </w:tc>
        <w:tc>
          <w:tcPr>
            <w:tcW w:w="0" w:type="auto"/>
            <w:tcBorders>
              <w:bottom w:val="single" w:sz="6" w:space="0" w:color="000000"/>
              <w:right w:val="single" w:sz="6" w:space="0" w:color="000000"/>
            </w:tcBorders>
            <w:tcMar>
              <w:top w:w="45" w:type="dxa"/>
              <w:left w:w="45" w:type="dxa"/>
              <w:bottom w:w="45" w:type="dxa"/>
              <w:right w:w="45" w:type="dxa"/>
            </w:tcMar>
          </w:tcPr>
          <w:p w14:paraId="2AED4D67"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6CBF44F4"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00C52AFF" w14:textId="77777777" w:rsidR="008A5E4E" w:rsidRDefault="0065745B">
            <w:pPr>
              <w:pStyle w:val="tdTableStyle-TablestyleAltRows-BodyD-Column-Body1"/>
            </w:pPr>
            <w:r>
              <w:t> </w:t>
            </w:r>
          </w:p>
        </w:tc>
      </w:tr>
      <w:tr w:rsidR="008A5E4E" w14:paraId="5EB4EAA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CD41DEF" w14:textId="77777777" w:rsidR="008A5E4E" w:rsidRDefault="0065745B">
            <w:pPr>
              <w:pStyle w:val="tdTableStyle-TablestyleAltRows-BodyE-Sidehead-Body2"/>
              <w:shd w:val="clear" w:color="auto" w:fill="DCDCDC"/>
            </w:pPr>
            <w:r>
              <w:rPr>
                <w:rStyle w:val="code"/>
                <w:shd w:val="clear" w:color="auto" w:fill="DCDCDC"/>
              </w:rPr>
              <w:t>BRIG_OPCODE_ADD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08D1D26" w14:textId="77777777" w:rsidR="008A5E4E" w:rsidRDefault="0065745B">
            <w:pPr>
              <w:pStyle w:val="tdTableStyle-TablestyleAltRows-BodyE-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0A4094C"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005532C"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5754790E" w14:textId="77777777" w:rsidR="008A5E4E" w:rsidRDefault="0065745B">
            <w:pPr>
              <w:pStyle w:val="tdTableStyle-TablestyleAltRows-BodyD-Column-Body2"/>
              <w:shd w:val="clear" w:color="auto" w:fill="D3D3D3"/>
            </w:pPr>
            <w:r>
              <w:rPr>
                <w:rStyle w:val="em"/>
                <w:shd w:val="clear" w:color="auto" w:fill="D3D3D3"/>
              </w:rPr>
              <w:t>src</w:t>
            </w:r>
          </w:p>
        </w:tc>
      </w:tr>
      <w:tr w:rsidR="008A5E4E" w14:paraId="2A51829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D9B2C03" w14:textId="77777777" w:rsidR="008A5E4E" w:rsidRDefault="0065745B">
            <w:pPr>
              <w:pStyle w:val="tdTableStyle-TablestyleAltRows-BodyE-Sidehead-Body1"/>
              <w:shd w:val="clear" w:color="auto" w:fill="DCDCDC"/>
            </w:pPr>
            <w:r>
              <w:rPr>
                <w:rStyle w:val="code"/>
                <w:shd w:val="clear" w:color="auto" w:fill="DCDCDC"/>
              </w:rPr>
              <w:t>BRIG_OPCODE_BORROW</w:t>
            </w:r>
          </w:p>
        </w:tc>
        <w:tc>
          <w:tcPr>
            <w:tcW w:w="0" w:type="auto"/>
            <w:tcBorders>
              <w:bottom w:val="single" w:sz="6" w:space="0" w:color="000000"/>
              <w:right w:val="single" w:sz="6" w:space="0" w:color="000000"/>
            </w:tcBorders>
            <w:tcMar>
              <w:top w:w="45" w:type="dxa"/>
              <w:left w:w="45" w:type="dxa"/>
              <w:bottom w:w="45" w:type="dxa"/>
              <w:right w:w="45" w:type="dxa"/>
            </w:tcMar>
          </w:tcPr>
          <w:p w14:paraId="24F44808"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4A7C25AF"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17BE8F0E"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0482D5D2" w14:textId="77777777" w:rsidR="008A5E4E" w:rsidRDefault="0065745B">
            <w:pPr>
              <w:pStyle w:val="tdTableStyle-TablestyleAltRows-BodyD-Column-Body1"/>
            </w:pPr>
            <w:r>
              <w:rPr>
                <w:rStyle w:val="em"/>
              </w:rPr>
              <w:t>src</w:t>
            </w:r>
          </w:p>
        </w:tc>
      </w:tr>
      <w:tr w:rsidR="008A5E4E" w14:paraId="7EF6F26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40B1E77" w14:textId="77777777" w:rsidR="008A5E4E" w:rsidRDefault="0065745B">
            <w:pPr>
              <w:pStyle w:val="tdTableStyle-TablestyleAltRows-BodyE-Sidehead-Body2"/>
              <w:shd w:val="clear" w:color="auto" w:fill="DCDCDC"/>
            </w:pPr>
            <w:r>
              <w:rPr>
                <w:rStyle w:val="code"/>
                <w:shd w:val="clear" w:color="auto" w:fill="DCDCDC"/>
              </w:rPr>
              <w:t>BRIG_OPCODE_CARRY</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99C85A3"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4BF7FDA"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198AC87"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691FAB2E" w14:textId="77777777" w:rsidR="008A5E4E" w:rsidRDefault="0065745B">
            <w:pPr>
              <w:pStyle w:val="tdTableStyle-TablestyleAltRows-BodyD-Column-Body2"/>
              <w:shd w:val="clear" w:color="auto" w:fill="D3D3D3"/>
            </w:pPr>
            <w:r>
              <w:rPr>
                <w:rStyle w:val="em"/>
                <w:shd w:val="clear" w:color="auto" w:fill="D3D3D3"/>
              </w:rPr>
              <w:t>src</w:t>
            </w:r>
          </w:p>
        </w:tc>
      </w:tr>
      <w:tr w:rsidR="008A5E4E" w14:paraId="44BDC5E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2BD57F1" w14:textId="77777777" w:rsidR="008A5E4E" w:rsidRDefault="0065745B">
            <w:pPr>
              <w:pStyle w:val="tdTableStyle-TablestyleAltRows-BodyE-Sidehead-Body1"/>
              <w:shd w:val="clear" w:color="auto" w:fill="DCDCDC"/>
            </w:pPr>
            <w:r>
              <w:rPr>
                <w:rStyle w:val="code"/>
                <w:shd w:val="clear" w:color="auto" w:fill="DCDCDC"/>
              </w:rPr>
              <w:t>BRIG_OPCODE_DIV</w:t>
            </w:r>
          </w:p>
        </w:tc>
        <w:tc>
          <w:tcPr>
            <w:tcW w:w="0" w:type="auto"/>
            <w:tcBorders>
              <w:bottom w:val="single" w:sz="6" w:space="0" w:color="000000"/>
              <w:right w:val="single" w:sz="6" w:space="0" w:color="000000"/>
            </w:tcBorders>
            <w:tcMar>
              <w:top w:w="45" w:type="dxa"/>
              <w:left w:w="45" w:type="dxa"/>
              <w:bottom w:w="45" w:type="dxa"/>
              <w:right w:w="45" w:type="dxa"/>
            </w:tcMar>
          </w:tcPr>
          <w:p w14:paraId="14E39730"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7A2BCFB8"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7DCCCA63"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347D449B" w14:textId="77777777" w:rsidR="008A5E4E" w:rsidRDefault="0065745B">
            <w:pPr>
              <w:pStyle w:val="tdTableStyle-TablestyleAltRows-BodyD-Column-Body1"/>
            </w:pPr>
            <w:r>
              <w:rPr>
                <w:rStyle w:val="em"/>
              </w:rPr>
              <w:t>src</w:t>
            </w:r>
          </w:p>
        </w:tc>
      </w:tr>
      <w:tr w:rsidR="008A5E4E" w14:paraId="6C49EF5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F5DEF5B" w14:textId="77777777" w:rsidR="008A5E4E" w:rsidRDefault="0065745B">
            <w:pPr>
              <w:pStyle w:val="tdTableStyle-TablestyleAltRows-BodyE-Sidehead-Body2"/>
              <w:shd w:val="clear" w:color="auto" w:fill="DCDCDC"/>
            </w:pPr>
            <w:r>
              <w:rPr>
                <w:rStyle w:val="code"/>
                <w:shd w:val="clear" w:color="auto" w:fill="DCDCDC"/>
              </w:rPr>
              <w:t>BRIG_OPCODE_MAX</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1B457FE" w14:textId="77777777" w:rsidR="008A5E4E" w:rsidRDefault="0065745B">
            <w:pPr>
              <w:pStyle w:val="tdTableStyle-TablestyleAltRows-BodyE-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EA06E42"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BB2C2A6"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13E250FE" w14:textId="77777777" w:rsidR="008A5E4E" w:rsidRDefault="0065745B">
            <w:pPr>
              <w:pStyle w:val="tdTableStyle-TablestyleAltRows-BodyD-Column-Body2"/>
              <w:shd w:val="clear" w:color="auto" w:fill="D3D3D3"/>
            </w:pPr>
            <w:r>
              <w:rPr>
                <w:rStyle w:val="em"/>
                <w:shd w:val="clear" w:color="auto" w:fill="D3D3D3"/>
              </w:rPr>
              <w:t>src</w:t>
            </w:r>
          </w:p>
        </w:tc>
      </w:tr>
      <w:tr w:rsidR="008A5E4E" w14:paraId="3C36EDD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B6F0ED4" w14:textId="77777777" w:rsidR="008A5E4E" w:rsidRDefault="0065745B">
            <w:pPr>
              <w:pStyle w:val="tdTableStyle-TablestyleAltRows-BodyE-Sidehead-Body1"/>
              <w:shd w:val="clear" w:color="auto" w:fill="DCDCDC"/>
            </w:pPr>
            <w:r>
              <w:rPr>
                <w:rStyle w:val="code"/>
                <w:shd w:val="clear" w:color="auto" w:fill="DCDCDC"/>
              </w:rPr>
              <w:t>BRIG_OPCODE_MIN</w:t>
            </w:r>
          </w:p>
        </w:tc>
        <w:tc>
          <w:tcPr>
            <w:tcW w:w="0" w:type="auto"/>
            <w:tcBorders>
              <w:bottom w:val="single" w:sz="6" w:space="0" w:color="000000"/>
              <w:right w:val="single" w:sz="6" w:space="0" w:color="000000"/>
            </w:tcBorders>
            <w:tcMar>
              <w:top w:w="45" w:type="dxa"/>
              <w:left w:w="45" w:type="dxa"/>
              <w:bottom w:w="45" w:type="dxa"/>
              <w:right w:w="45" w:type="dxa"/>
            </w:tcMar>
          </w:tcPr>
          <w:p w14:paraId="1E98C68A" w14:textId="77777777" w:rsidR="008A5E4E" w:rsidRDefault="0065745B">
            <w:pPr>
              <w:pStyle w:val="tdTableStyle-TablestyleAltRows-BodyE-Column-Body1"/>
            </w:pPr>
            <w:r>
              <w:rPr>
                <w:rStyle w:val="code"/>
              </w:rPr>
              <w:t>BRIG_KIND_INST_BASIC</w:t>
            </w:r>
            <w:r>
              <w:t xml:space="preserve"> (if only default modifiers are used) or </w:t>
            </w:r>
            <w:r>
              <w:rPr>
                <w:rStyle w:val="code"/>
              </w:rPr>
              <w:t>BRIG_KIND_INST_MOD</w:t>
            </w:r>
          </w:p>
        </w:tc>
        <w:tc>
          <w:tcPr>
            <w:tcW w:w="0" w:type="auto"/>
            <w:tcBorders>
              <w:bottom w:val="single" w:sz="6" w:space="0" w:color="000000"/>
              <w:right w:val="single" w:sz="6" w:space="0" w:color="000000"/>
            </w:tcBorders>
            <w:tcMar>
              <w:top w:w="45" w:type="dxa"/>
              <w:left w:w="45" w:type="dxa"/>
              <w:bottom w:w="45" w:type="dxa"/>
              <w:right w:w="45" w:type="dxa"/>
            </w:tcMar>
          </w:tcPr>
          <w:p w14:paraId="660568C8"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7891B9E3"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099535A0" w14:textId="77777777" w:rsidR="008A5E4E" w:rsidRDefault="0065745B">
            <w:pPr>
              <w:pStyle w:val="tdTableStyle-TablestyleAltRows-BodyD-Column-Body1"/>
            </w:pPr>
            <w:r>
              <w:rPr>
                <w:rStyle w:val="em"/>
              </w:rPr>
              <w:t>src</w:t>
            </w:r>
          </w:p>
        </w:tc>
      </w:tr>
      <w:tr w:rsidR="008A5E4E" w14:paraId="0E3FF3B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24F9CEA" w14:textId="77777777" w:rsidR="008A5E4E" w:rsidRDefault="0065745B">
            <w:pPr>
              <w:pStyle w:val="tdTableStyle-TablestyleAltRows-BodyE-Sidehead-Body2"/>
              <w:shd w:val="clear" w:color="auto" w:fill="DCDCDC"/>
            </w:pPr>
            <w:r>
              <w:rPr>
                <w:rStyle w:val="code"/>
                <w:shd w:val="clear" w:color="auto" w:fill="DCDCDC"/>
              </w:rPr>
              <w:t>BRIG_OPCODE_MUL</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34372E1" w14:textId="77777777" w:rsidR="008A5E4E" w:rsidRDefault="0065745B">
            <w:pPr>
              <w:pStyle w:val="tdTableStyle-TablestyleAltRows-BodyE-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D9B1295"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124A6BC"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661D5482" w14:textId="77777777" w:rsidR="008A5E4E" w:rsidRDefault="0065745B">
            <w:pPr>
              <w:pStyle w:val="tdTableStyle-TablestyleAltRows-BodyD-Column-Body2"/>
              <w:shd w:val="clear" w:color="auto" w:fill="D3D3D3"/>
            </w:pPr>
            <w:r>
              <w:rPr>
                <w:rStyle w:val="em"/>
                <w:shd w:val="clear" w:color="auto" w:fill="D3D3D3"/>
              </w:rPr>
              <w:t>src</w:t>
            </w:r>
          </w:p>
        </w:tc>
      </w:tr>
      <w:tr w:rsidR="008A5E4E" w14:paraId="6B1D420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67684CF" w14:textId="77777777" w:rsidR="008A5E4E" w:rsidRDefault="0065745B">
            <w:pPr>
              <w:pStyle w:val="tdTableStyle-TablestyleAltRows-BodyE-Sidehead-Body1"/>
              <w:shd w:val="clear" w:color="auto" w:fill="DCDCDC"/>
            </w:pPr>
            <w:r>
              <w:rPr>
                <w:rStyle w:val="code"/>
                <w:shd w:val="clear" w:color="auto" w:fill="DCDCDC"/>
              </w:rPr>
              <w:t>BRIG_OPCODE_MULHI</w:t>
            </w:r>
          </w:p>
        </w:tc>
        <w:tc>
          <w:tcPr>
            <w:tcW w:w="0" w:type="auto"/>
            <w:tcBorders>
              <w:bottom w:val="single" w:sz="6" w:space="0" w:color="000000"/>
              <w:right w:val="single" w:sz="6" w:space="0" w:color="000000"/>
            </w:tcBorders>
            <w:tcMar>
              <w:top w:w="45" w:type="dxa"/>
              <w:left w:w="45" w:type="dxa"/>
              <w:bottom w:w="45" w:type="dxa"/>
              <w:right w:w="45" w:type="dxa"/>
            </w:tcMar>
          </w:tcPr>
          <w:p w14:paraId="4BD1C94C" w14:textId="77777777" w:rsidR="008A5E4E" w:rsidRDefault="0065745B">
            <w:pPr>
              <w:pStyle w:val="tdTableStyle-TablestyleAltRows-BodyE-Column-Body1"/>
            </w:pPr>
            <w:r>
              <w:rPr>
                <w:rStyle w:val="code"/>
              </w:rPr>
              <w:t>BRIG_KIND_INST_BASIC</w:t>
            </w:r>
            <w:r>
              <w:t xml:space="preserve"> (if only default modifiers are used) or </w:t>
            </w:r>
            <w:r>
              <w:rPr>
                <w:rStyle w:val="code"/>
              </w:rPr>
              <w:t>BRIG_KIND_INST_MOD</w:t>
            </w:r>
          </w:p>
        </w:tc>
        <w:tc>
          <w:tcPr>
            <w:tcW w:w="0" w:type="auto"/>
            <w:tcBorders>
              <w:bottom w:val="single" w:sz="6" w:space="0" w:color="000000"/>
              <w:right w:val="single" w:sz="6" w:space="0" w:color="000000"/>
            </w:tcBorders>
            <w:tcMar>
              <w:top w:w="45" w:type="dxa"/>
              <w:left w:w="45" w:type="dxa"/>
              <w:bottom w:w="45" w:type="dxa"/>
              <w:right w:w="45" w:type="dxa"/>
            </w:tcMar>
          </w:tcPr>
          <w:p w14:paraId="4A24491E"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6D15DBF0"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7AA3706F" w14:textId="77777777" w:rsidR="008A5E4E" w:rsidRDefault="0065745B">
            <w:pPr>
              <w:pStyle w:val="tdTableStyle-TablestyleAltRows-BodyD-Column-Body1"/>
            </w:pPr>
            <w:r>
              <w:rPr>
                <w:rStyle w:val="em"/>
              </w:rPr>
              <w:t>src</w:t>
            </w:r>
          </w:p>
        </w:tc>
      </w:tr>
      <w:tr w:rsidR="008A5E4E" w14:paraId="7212BFB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C7B733D" w14:textId="77777777" w:rsidR="008A5E4E" w:rsidRDefault="0065745B">
            <w:pPr>
              <w:pStyle w:val="tdTableStyle-TablestyleAltRows-BodyE-Sidehead-Body2"/>
              <w:shd w:val="clear" w:color="auto" w:fill="DCDCDC"/>
            </w:pPr>
            <w:r>
              <w:rPr>
                <w:rStyle w:val="code"/>
                <w:shd w:val="clear" w:color="auto" w:fill="DCDCDC"/>
              </w:rPr>
              <w:t>BRIG_OPCODE_NEG</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700E3E0" w14:textId="77777777" w:rsidR="008A5E4E" w:rsidRDefault="0065745B">
            <w:pPr>
              <w:pStyle w:val="tdTableStyle-TablestyleAltRows-BodyE-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832AD64"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B32A4D3"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40EA2824" w14:textId="77777777" w:rsidR="008A5E4E" w:rsidRDefault="0065745B">
            <w:pPr>
              <w:pStyle w:val="tdTableStyle-TablestyleAltRows-BodyD-Column-Body2"/>
              <w:shd w:val="clear" w:color="auto" w:fill="D3D3D3"/>
            </w:pPr>
            <w:r>
              <w:rPr>
                <w:shd w:val="clear" w:color="auto" w:fill="D3D3D3"/>
              </w:rPr>
              <w:t> </w:t>
            </w:r>
          </w:p>
        </w:tc>
      </w:tr>
      <w:tr w:rsidR="008A5E4E" w14:paraId="12DAE4F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4520375" w14:textId="77777777" w:rsidR="008A5E4E" w:rsidRDefault="0065745B">
            <w:pPr>
              <w:pStyle w:val="tdTableStyle-TablestyleAltRows-BodyE-Sidehead-Body1"/>
              <w:shd w:val="clear" w:color="auto" w:fill="DCDCDC"/>
            </w:pPr>
            <w:r>
              <w:rPr>
                <w:rStyle w:val="code"/>
                <w:shd w:val="clear" w:color="auto" w:fill="DCDCDC"/>
              </w:rPr>
              <w:t>BRIG_OPCODE_REM</w:t>
            </w:r>
          </w:p>
        </w:tc>
        <w:tc>
          <w:tcPr>
            <w:tcW w:w="0" w:type="auto"/>
            <w:tcBorders>
              <w:bottom w:val="single" w:sz="6" w:space="0" w:color="000000"/>
              <w:right w:val="single" w:sz="6" w:space="0" w:color="000000"/>
            </w:tcBorders>
            <w:tcMar>
              <w:top w:w="45" w:type="dxa"/>
              <w:left w:w="45" w:type="dxa"/>
              <w:bottom w:w="45" w:type="dxa"/>
              <w:right w:w="45" w:type="dxa"/>
            </w:tcMar>
          </w:tcPr>
          <w:p w14:paraId="695B8508"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770B6276"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0ACD51EA"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01CC3A08" w14:textId="77777777" w:rsidR="008A5E4E" w:rsidRDefault="0065745B">
            <w:pPr>
              <w:pStyle w:val="tdTableStyle-TablestyleAltRows-BodyD-Column-Body1"/>
            </w:pPr>
            <w:r>
              <w:rPr>
                <w:rStyle w:val="em"/>
              </w:rPr>
              <w:t>src</w:t>
            </w:r>
          </w:p>
        </w:tc>
      </w:tr>
      <w:tr w:rsidR="008A5E4E" w14:paraId="6E65822F"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28F1AC5" w14:textId="77777777" w:rsidR="008A5E4E" w:rsidRDefault="0065745B">
            <w:pPr>
              <w:pStyle w:val="tdTableStyle-TablestyleAltRows-BodyB-Sidehead-Body2"/>
              <w:shd w:val="clear" w:color="auto" w:fill="DCDCDC"/>
            </w:pPr>
            <w:r>
              <w:rPr>
                <w:rStyle w:val="code"/>
                <w:shd w:val="clear" w:color="auto" w:fill="DCDCDC"/>
              </w:rPr>
              <w:t>BRIG_OPCODE_SUB</w:t>
            </w:r>
          </w:p>
        </w:tc>
        <w:tc>
          <w:tcPr>
            <w:tcW w:w="0" w:type="auto"/>
            <w:tcBorders>
              <w:right w:val="single" w:sz="6" w:space="0" w:color="000000"/>
            </w:tcBorders>
            <w:shd w:val="clear" w:color="auto" w:fill="D3D3D3"/>
            <w:tcMar>
              <w:top w:w="45" w:type="dxa"/>
              <w:left w:w="45" w:type="dxa"/>
              <w:bottom w:w="45" w:type="dxa"/>
              <w:right w:w="45" w:type="dxa"/>
            </w:tcMar>
          </w:tcPr>
          <w:p w14:paraId="7702E123" w14:textId="77777777" w:rsidR="008A5E4E" w:rsidRDefault="0065745B">
            <w:pPr>
              <w:pStyle w:val="tdTableStyle-TablestyleAltRows-BodyB-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right w:val="single" w:sz="6" w:space="0" w:color="000000"/>
            </w:tcBorders>
            <w:shd w:val="clear" w:color="auto" w:fill="D3D3D3"/>
            <w:tcMar>
              <w:top w:w="45" w:type="dxa"/>
              <w:left w:w="45" w:type="dxa"/>
              <w:bottom w:w="45" w:type="dxa"/>
              <w:right w:w="45" w:type="dxa"/>
            </w:tcMar>
          </w:tcPr>
          <w:p w14:paraId="4483F95F" w14:textId="77777777" w:rsidR="008A5E4E" w:rsidRDefault="0065745B">
            <w:pPr>
              <w:pStyle w:val="tdTableStyle-TablestyleAltRows-BodyB-Column-Body2"/>
              <w:shd w:val="clear" w:color="auto" w:fill="D3D3D3"/>
            </w:pPr>
            <w:r>
              <w:rPr>
                <w:rStyle w:val="em"/>
                <w:shd w:val="clear" w:color="auto" w:fill="D3D3D3"/>
              </w:rPr>
              <w:t>dest</w:t>
            </w:r>
          </w:p>
        </w:tc>
        <w:tc>
          <w:tcPr>
            <w:tcW w:w="0" w:type="auto"/>
            <w:tcBorders>
              <w:right w:val="single" w:sz="6" w:space="0" w:color="000000"/>
            </w:tcBorders>
            <w:shd w:val="clear" w:color="auto" w:fill="D3D3D3"/>
            <w:tcMar>
              <w:top w:w="45" w:type="dxa"/>
              <w:left w:w="45" w:type="dxa"/>
              <w:bottom w:w="45" w:type="dxa"/>
              <w:right w:w="45" w:type="dxa"/>
            </w:tcMar>
          </w:tcPr>
          <w:p w14:paraId="16027C85" w14:textId="77777777" w:rsidR="008A5E4E" w:rsidRDefault="0065745B">
            <w:pPr>
              <w:pStyle w:val="tdTableStyle-TablestyleAltRows-BodyB-Column-Body2"/>
              <w:shd w:val="clear" w:color="auto" w:fill="D3D3D3"/>
            </w:pPr>
            <w:r>
              <w:rPr>
                <w:rStyle w:val="em"/>
                <w:shd w:val="clear" w:color="auto" w:fill="D3D3D3"/>
              </w:rPr>
              <w:t>src</w:t>
            </w:r>
          </w:p>
        </w:tc>
        <w:tc>
          <w:tcPr>
            <w:tcW w:w="0" w:type="auto"/>
            <w:shd w:val="clear" w:color="auto" w:fill="D3D3D3"/>
            <w:tcMar>
              <w:top w:w="45" w:type="dxa"/>
              <w:left w:w="45" w:type="dxa"/>
              <w:bottom w:w="45" w:type="dxa"/>
              <w:right w:w="45" w:type="dxa"/>
            </w:tcMar>
          </w:tcPr>
          <w:p w14:paraId="786FA6F8" w14:textId="77777777" w:rsidR="008A5E4E" w:rsidRDefault="0065745B">
            <w:pPr>
              <w:pStyle w:val="tdTableStyle-TablestyleAltRows-BodyA-Column-Body2"/>
              <w:shd w:val="clear" w:color="auto" w:fill="D3D3D3"/>
            </w:pPr>
            <w:r>
              <w:rPr>
                <w:rStyle w:val="em"/>
                <w:shd w:val="clear" w:color="auto" w:fill="D3D3D3"/>
              </w:rPr>
              <w:t>src</w:t>
            </w:r>
          </w:p>
        </w:tc>
      </w:tr>
    </w:tbl>
    <w:p w14:paraId="47403C49" w14:textId="77777777" w:rsidR="008A5E4E" w:rsidRDefault="008A5E4E">
      <w:pPr>
        <w:spacing w:after="240"/>
      </w:pPr>
    </w:p>
    <w:p w14:paraId="06559610" w14:textId="3B30CD46"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1C6A999D" w14:textId="5A3FC2C8"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t xml:space="preserve">, or </w:t>
      </w:r>
      <w:r>
        <w:rPr>
          <w:rStyle w:val="code1"/>
        </w:rPr>
        <w:t>BRIG_KIND_OPERAND_WAVESIZE</w:t>
      </w:r>
      <w:r>
        <w:t>.</w:t>
      </w:r>
    </w:p>
    <w:p w14:paraId="4093DF8C" w14:textId="77777777" w:rsidR="008A5E4E" w:rsidRDefault="0065745B">
      <w:pPr>
        <w:pStyle w:val="h4"/>
      </w:pPr>
      <w:bookmarkStart w:id="1270" w:name="_Toc396034514"/>
      <w:r>
        <w:t xml:space="preserve">18.7.1.2 </w:t>
      </w:r>
      <w:bookmarkStart w:id="1271" w:name="_Ref-298351129"/>
      <w:r>
        <w:t>BRIG Syntax for Integer Optimization Operation</w:t>
      </w:r>
      <w:bookmarkEnd w:id="1270"/>
      <w:bookmarkEnd w:id="1271"/>
    </w:p>
    <w:p w14:paraId="03F3CA97" w14:textId="77777777" w:rsidR="008A5E4E" w:rsidRDefault="0065745B">
      <w:pPr>
        <w:pStyle w:val="pTableTitle"/>
      </w:pPr>
      <w:bookmarkStart w:id="1272" w:name="_ListOf160"/>
      <w:r>
        <w:t>Table 18–5 BRIG Syntax for Integer Optimization Operation</w:t>
      </w:r>
    </w:p>
    <w:bookmarkEnd w:id="1272"/>
    <w:p w14:paraId="3AAFB65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591"/>
        <w:gridCol w:w="3957"/>
        <w:gridCol w:w="893"/>
        <w:gridCol w:w="893"/>
        <w:gridCol w:w="893"/>
        <w:gridCol w:w="893"/>
      </w:tblGrid>
      <w:tr w:rsidR="008A5E4E" w14:paraId="1FA28BA1"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01F2AC8E"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5D2769C"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61D3344"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9447419" w14:textId="77777777" w:rsidR="008A5E4E" w:rsidRDefault="0065745B">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226A5FE" w14:textId="77777777" w:rsidR="008A5E4E" w:rsidRDefault="0065745B">
            <w:pPr>
              <w:pStyle w:val="thTableStyle-TablestyleAltRows-HeadE-Column-Header1"/>
              <w:shd w:val="clear" w:color="auto" w:fill="D3D3D3"/>
            </w:pPr>
            <w:r>
              <w:rPr>
                <w:rStyle w:val="b1"/>
                <w:b/>
                <w:bCs/>
                <w:shd w:val="clear" w:color="auto" w:fill="D3D3D3"/>
              </w:rPr>
              <w:t>Operand 2</w:t>
            </w:r>
          </w:p>
        </w:tc>
        <w:tc>
          <w:tcPr>
            <w:tcW w:w="0" w:type="auto"/>
            <w:tcBorders>
              <w:bottom w:val="double" w:sz="3" w:space="0" w:color="000000"/>
            </w:tcBorders>
            <w:shd w:val="clear" w:color="auto" w:fill="D3D3D3"/>
            <w:tcMar>
              <w:top w:w="45" w:type="dxa"/>
              <w:left w:w="45" w:type="dxa"/>
              <w:bottom w:w="45" w:type="dxa"/>
              <w:right w:w="45" w:type="dxa"/>
            </w:tcMar>
          </w:tcPr>
          <w:p w14:paraId="5FBAE2FA" w14:textId="77777777" w:rsidR="008A5E4E" w:rsidRDefault="0065745B">
            <w:pPr>
              <w:pStyle w:val="thTableStyle-TablestyleAltRows-HeadD-Column-Header1"/>
              <w:shd w:val="clear" w:color="auto" w:fill="D3D3D3"/>
            </w:pPr>
            <w:r>
              <w:rPr>
                <w:rStyle w:val="b1"/>
                <w:b/>
                <w:bCs/>
                <w:shd w:val="clear" w:color="auto" w:fill="D3D3D3"/>
              </w:rPr>
              <w:t>Operand 3</w:t>
            </w:r>
          </w:p>
        </w:tc>
      </w:tr>
      <w:tr w:rsidR="008A5E4E" w14:paraId="799E4A6E"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9D36E2A" w14:textId="77777777" w:rsidR="008A5E4E" w:rsidRDefault="0065745B">
            <w:pPr>
              <w:pStyle w:val="tdTableStyle-TablestyleAltRows-BodyB-Sidehead-Body1"/>
              <w:shd w:val="clear" w:color="auto" w:fill="DCDCDC"/>
            </w:pPr>
            <w:r>
              <w:rPr>
                <w:rStyle w:val="code"/>
                <w:shd w:val="clear" w:color="auto" w:fill="DCDCDC"/>
              </w:rPr>
              <w:t>BRIG_OPCODE_MAD</w:t>
            </w:r>
          </w:p>
        </w:tc>
        <w:tc>
          <w:tcPr>
            <w:tcW w:w="0" w:type="auto"/>
            <w:tcBorders>
              <w:right w:val="single" w:sz="6" w:space="0" w:color="000000"/>
            </w:tcBorders>
            <w:tcMar>
              <w:top w:w="45" w:type="dxa"/>
              <w:left w:w="45" w:type="dxa"/>
              <w:bottom w:w="45" w:type="dxa"/>
              <w:right w:w="45" w:type="dxa"/>
            </w:tcMar>
          </w:tcPr>
          <w:p w14:paraId="7F361074" w14:textId="77777777" w:rsidR="008A5E4E" w:rsidRDefault="0065745B">
            <w:pPr>
              <w:pStyle w:val="tdTableStyle-TablestyleAltRows-BodyB-Column-Body1"/>
            </w:pPr>
            <w:r>
              <w:rPr>
                <w:rStyle w:val="code"/>
              </w:rPr>
              <w:t>BRIG_KIND_INST_BASIC</w:t>
            </w:r>
            <w:r w:rsidR="00003B37">
              <w:rPr>
                <w:rStyle w:val="code"/>
              </w:rPr>
              <w:t xml:space="preserve"> </w:t>
            </w:r>
            <w:r w:rsidR="00003B37">
              <w:rPr>
                <w:shd w:val="clear" w:color="auto" w:fill="D3D3D3"/>
              </w:rPr>
              <w:t xml:space="preserve">(if only default modifiers are used) or </w:t>
            </w:r>
            <w:r w:rsidR="00003B37">
              <w:rPr>
                <w:rStyle w:val="code"/>
                <w:shd w:val="clear" w:color="auto" w:fill="D3D3D3"/>
              </w:rPr>
              <w:t>BRIG_KIND_INST_MOD</w:t>
            </w:r>
          </w:p>
        </w:tc>
        <w:tc>
          <w:tcPr>
            <w:tcW w:w="0" w:type="auto"/>
            <w:tcBorders>
              <w:right w:val="single" w:sz="6" w:space="0" w:color="000000"/>
            </w:tcBorders>
            <w:tcMar>
              <w:top w:w="45" w:type="dxa"/>
              <w:left w:w="45" w:type="dxa"/>
              <w:bottom w:w="45" w:type="dxa"/>
              <w:right w:w="45" w:type="dxa"/>
            </w:tcMar>
          </w:tcPr>
          <w:p w14:paraId="5822321E" w14:textId="77777777" w:rsidR="008A5E4E" w:rsidRDefault="0065745B">
            <w:pPr>
              <w:pStyle w:val="tdTableStyle-TablestyleAltRows-BodyB-Column-Body1"/>
            </w:pPr>
            <w:r>
              <w:rPr>
                <w:rStyle w:val="em"/>
              </w:rPr>
              <w:t>dest</w:t>
            </w:r>
          </w:p>
        </w:tc>
        <w:tc>
          <w:tcPr>
            <w:tcW w:w="0" w:type="auto"/>
            <w:tcBorders>
              <w:right w:val="single" w:sz="6" w:space="0" w:color="000000"/>
            </w:tcBorders>
            <w:tcMar>
              <w:top w:w="45" w:type="dxa"/>
              <w:left w:w="45" w:type="dxa"/>
              <w:bottom w:w="45" w:type="dxa"/>
              <w:right w:w="45" w:type="dxa"/>
            </w:tcMar>
          </w:tcPr>
          <w:p w14:paraId="32E98C08" w14:textId="77777777" w:rsidR="008A5E4E" w:rsidRDefault="0065745B">
            <w:pPr>
              <w:pStyle w:val="tdTableStyle-TablestyleAltRows-BodyB-Column-Body1"/>
            </w:pPr>
            <w:r>
              <w:rPr>
                <w:rStyle w:val="em"/>
              </w:rPr>
              <w:t>src</w:t>
            </w:r>
          </w:p>
        </w:tc>
        <w:tc>
          <w:tcPr>
            <w:tcW w:w="0" w:type="auto"/>
            <w:tcBorders>
              <w:right w:val="single" w:sz="6" w:space="0" w:color="000000"/>
            </w:tcBorders>
            <w:tcMar>
              <w:top w:w="45" w:type="dxa"/>
              <w:left w:w="45" w:type="dxa"/>
              <w:bottom w:w="45" w:type="dxa"/>
              <w:right w:w="45" w:type="dxa"/>
            </w:tcMar>
          </w:tcPr>
          <w:p w14:paraId="44ADCE4C" w14:textId="77777777" w:rsidR="008A5E4E" w:rsidRDefault="0065745B">
            <w:pPr>
              <w:pStyle w:val="tdTableStyle-TablestyleAltRows-BodyB-Column-Body1"/>
            </w:pPr>
            <w:r>
              <w:rPr>
                <w:rStyle w:val="em"/>
              </w:rPr>
              <w:t>src</w:t>
            </w:r>
          </w:p>
        </w:tc>
        <w:tc>
          <w:tcPr>
            <w:tcW w:w="0" w:type="auto"/>
            <w:tcMar>
              <w:top w:w="45" w:type="dxa"/>
              <w:left w:w="45" w:type="dxa"/>
              <w:bottom w:w="45" w:type="dxa"/>
              <w:right w:w="45" w:type="dxa"/>
            </w:tcMar>
          </w:tcPr>
          <w:p w14:paraId="5AD006B6" w14:textId="77777777" w:rsidR="008A5E4E" w:rsidRDefault="0065745B">
            <w:pPr>
              <w:pStyle w:val="tdTableStyle-TablestyleAltRows-BodyA-Column-Body1"/>
            </w:pPr>
            <w:r>
              <w:rPr>
                <w:rStyle w:val="em"/>
              </w:rPr>
              <w:t>src</w:t>
            </w:r>
          </w:p>
        </w:tc>
      </w:tr>
    </w:tbl>
    <w:p w14:paraId="489A67C1" w14:textId="77777777" w:rsidR="008A5E4E" w:rsidRDefault="008A5E4E">
      <w:pPr>
        <w:spacing w:after="240"/>
      </w:pPr>
    </w:p>
    <w:p w14:paraId="668B3273" w14:textId="5B205004"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051B4FBB" w14:textId="01AA8FBC"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t xml:space="preserve">, or </w:t>
      </w:r>
      <w:r>
        <w:rPr>
          <w:rStyle w:val="code1"/>
        </w:rPr>
        <w:t>BRIG_KIND_OPERAND_WAVESIZE</w:t>
      </w:r>
      <w:r>
        <w:t>.</w:t>
      </w:r>
    </w:p>
    <w:p w14:paraId="03CE6645" w14:textId="77777777" w:rsidR="008A5E4E" w:rsidRDefault="0065745B">
      <w:pPr>
        <w:pStyle w:val="h4"/>
      </w:pPr>
      <w:bookmarkStart w:id="1273" w:name="_Toc396034515"/>
      <w:r>
        <w:t xml:space="preserve">18.7.1.3 </w:t>
      </w:r>
      <w:bookmarkStart w:id="1274" w:name="_Ref-1918499502"/>
      <w:r>
        <w:t>BRIG Syntax for 24-Bit Integer Optimization Operations</w:t>
      </w:r>
      <w:bookmarkEnd w:id="1273"/>
      <w:bookmarkEnd w:id="1274"/>
    </w:p>
    <w:p w14:paraId="2036146C" w14:textId="77777777" w:rsidR="008A5E4E" w:rsidRDefault="0065745B">
      <w:pPr>
        <w:pStyle w:val="pTableTitle"/>
      </w:pPr>
      <w:bookmarkStart w:id="1275" w:name="_ListOf161"/>
      <w:r>
        <w:t>Table 18–6 BRIG Syntax for 24-Bit Integer Optimization Operations</w:t>
      </w:r>
    </w:p>
    <w:bookmarkEnd w:id="1275"/>
    <w:p w14:paraId="55BA454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75"/>
        <w:gridCol w:w="2026"/>
        <w:gridCol w:w="975"/>
        <w:gridCol w:w="975"/>
        <w:gridCol w:w="975"/>
        <w:gridCol w:w="975"/>
      </w:tblGrid>
      <w:tr w:rsidR="008A5E4E" w14:paraId="76231CF5"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6600B106"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394132A"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2AFFFE3"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4F861D5" w14:textId="77777777" w:rsidR="008A5E4E" w:rsidRDefault="0065745B">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7CE1553" w14:textId="77777777" w:rsidR="008A5E4E" w:rsidRDefault="0065745B">
            <w:pPr>
              <w:pStyle w:val="thTableStyle-TablestyleAltRows-HeadE-Column-Header1"/>
              <w:shd w:val="clear" w:color="auto" w:fill="D3D3D3"/>
            </w:pPr>
            <w:r>
              <w:rPr>
                <w:rStyle w:val="b1"/>
                <w:b/>
                <w:bCs/>
                <w:shd w:val="clear" w:color="auto" w:fill="D3D3D3"/>
              </w:rPr>
              <w:t>Operand 2</w:t>
            </w:r>
          </w:p>
        </w:tc>
        <w:tc>
          <w:tcPr>
            <w:tcW w:w="0" w:type="auto"/>
            <w:tcBorders>
              <w:bottom w:val="double" w:sz="3" w:space="0" w:color="000000"/>
            </w:tcBorders>
            <w:shd w:val="clear" w:color="auto" w:fill="D3D3D3"/>
            <w:tcMar>
              <w:top w:w="45" w:type="dxa"/>
              <w:left w:w="45" w:type="dxa"/>
              <w:bottom w:w="45" w:type="dxa"/>
              <w:right w:w="45" w:type="dxa"/>
            </w:tcMar>
          </w:tcPr>
          <w:p w14:paraId="1814EF0A" w14:textId="77777777" w:rsidR="008A5E4E" w:rsidRDefault="0065745B">
            <w:pPr>
              <w:pStyle w:val="thTableStyle-TablestyleAltRows-HeadD-Column-Header1"/>
              <w:shd w:val="clear" w:color="auto" w:fill="D3D3D3"/>
            </w:pPr>
            <w:r>
              <w:rPr>
                <w:shd w:val="clear" w:color="auto" w:fill="D3D3D3"/>
              </w:rPr>
              <w:t>Operand 3</w:t>
            </w:r>
          </w:p>
        </w:tc>
      </w:tr>
      <w:tr w:rsidR="008A5E4E" w14:paraId="2063FA6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C1AEA66" w14:textId="77777777" w:rsidR="008A5E4E" w:rsidRDefault="0065745B">
            <w:pPr>
              <w:pStyle w:val="tdTableStyle-TablestyleAltRows-BodyE-Sidehead-Body1"/>
              <w:shd w:val="clear" w:color="auto" w:fill="DCDCDC"/>
            </w:pPr>
            <w:r>
              <w:rPr>
                <w:rStyle w:val="code"/>
                <w:shd w:val="clear" w:color="auto" w:fill="DCDCDC"/>
              </w:rPr>
              <w:t>BRIG_OPCODE_MAD24</w:t>
            </w:r>
          </w:p>
        </w:tc>
        <w:tc>
          <w:tcPr>
            <w:tcW w:w="0" w:type="auto"/>
            <w:tcBorders>
              <w:bottom w:val="single" w:sz="6" w:space="0" w:color="000000"/>
              <w:right w:val="single" w:sz="6" w:space="0" w:color="000000"/>
            </w:tcBorders>
            <w:tcMar>
              <w:top w:w="45" w:type="dxa"/>
              <w:left w:w="45" w:type="dxa"/>
              <w:bottom w:w="45" w:type="dxa"/>
              <w:right w:w="45" w:type="dxa"/>
            </w:tcMar>
          </w:tcPr>
          <w:p w14:paraId="6F9F2D95"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48A4A7DC"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6FC89124"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7C74F355"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2DA7FB64" w14:textId="77777777" w:rsidR="008A5E4E" w:rsidRDefault="0065745B">
            <w:pPr>
              <w:pStyle w:val="tdTableStyle-TablestyleAltRows-BodyD-Column-Body1"/>
            </w:pPr>
            <w:r>
              <w:rPr>
                <w:rStyle w:val="em"/>
              </w:rPr>
              <w:t>src</w:t>
            </w:r>
          </w:p>
        </w:tc>
      </w:tr>
      <w:tr w:rsidR="008A5E4E" w14:paraId="1F6B9A0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68926EB" w14:textId="77777777" w:rsidR="008A5E4E" w:rsidRDefault="0065745B">
            <w:pPr>
              <w:pStyle w:val="tdTableStyle-TablestyleAltRows-BodyE-Sidehead-Body2"/>
              <w:shd w:val="clear" w:color="auto" w:fill="DCDCDC"/>
            </w:pPr>
            <w:r>
              <w:rPr>
                <w:rStyle w:val="code"/>
                <w:shd w:val="clear" w:color="auto" w:fill="DCDCDC"/>
              </w:rPr>
              <w:t>BRIG_OPCODE_MAD24HI</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6A6CA61"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7AED03F"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877AEAB"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274AF4A"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51756334" w14:textId="77777777" w:rsidR="008A5E4E" w:rsidRDefault="0065745B">
            <w:pPr>
              <w:pStyle w:val="tdTableStyle-TablestyleAltRows-BodyD-Column-Body2"/>
              <w:shd w:val="clear" w:color="auto" w:fill="D3D3D3"/>
            </w:pPr>
            <w:r>
              <w:rPr>
                <w:rStyle w:val="em"/>
                <w:shd w:val="clear" w:color="auto" w:fill="D3D3D3"/>
              </w:rPr>
              <w:t>src</w:t>
            </w:r>
          </w:p>
        </w:tc>
      </w:tr>
      <w:tr w:rsidR="008A5E4E" w14:paraId="556D664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E002094" w14:textId="77777777" w:rsidR="008A5E4E" w:rsidRDefault="0065745B">
            <w:pPr>
              <w:pStyle w:val="tdTableStyle-TablestyleAltRows-BodyE-Sidehead-Body1"/>
              <w:shd w:val="clear" w:color="auto" w:fill="DCDCDC"/>
            </w:pPr>
            <w:r>
              <w:rPr>
                <w:rStyle w:val="code"/>
                <w:shd w:val="clear" w:color="auto" w:fill="DCDCDC"/>
              </w:rPr>
              <w:t>BRIG_OPCODE_MUL24</w:t>
            </w:r>
          </w:p>
        </w:tc>
        <w:tc>
          <w:tcPr>
            <w:tcW w:w="0" w:type="auto"/>
            <w:tcBorders>
              <w:bottom w:val="single" w:sz="6" w:space="0" w:color="000000"/>
              <w:right w:val="single" w:sz="6" w:space="0" w:color="000000"/>
            </w:tcBorders>
            <w:tcMar>
              <w:top w:w="45" w:type="dxa"/>
              <w:left w:w="45" w:type="dxa"/>
              <w:bottom w:w="45" w:type="dxa"/>
              <w:right w:w="45" w:type="dxa"/>
            </w:tcMar>
          </w:tcPr>
          <w:p w14:paraId="65EED682"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16A8261A"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4BCA6400"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2E6B2274"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5F15766F" w14:textId="77777777" w:rsidR="008A5E4E" w:rsidRDefault="0065745B">
            <w:pPr>
              <w:pStyle w:val="tdTableStyle-TablestyleAltRows-BodyD-Column-Body1"/>
            </w:pPr>
            <w:r>
              <w:t> </w:t>
            </w:r>
          </w:p>
        </w:tc>
      </w:tr>
      <w:tr w:rsidR="008A5E4E" w14:paraId="69A6F664"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0FA79FA" w14:textId="77777777" w:rsidR="008A5E4E" w:rsidRDefault="0065745B">
            <w:pPr>
              <w:pStyle w:val="tdTableStyle-TablestyleAltRows-BodyB-Sidehead-Body2"/>
              <w:shd w:val="clear" w:color="auto" w:fill="DCDCDC"/>
            </w:pPr>
            <w:r>
              <w:rPr>
                <w:rStyle w:val="code"/>
                <w:shd w:val="clear" w:color="auto" w:fill="DCDCDC"/>
              </w:rPr>
              <w:t>BRIG_OPCODE_MUL24HI</w:t>
            </w:r>
          </w:p>
        </w:tc>
        <w:tc>
          <w:tcPr>
            <w:tcW w:w="0" w:type="auto"/>
            <w:tcBorders>
              <w:right w:val="single" w:sz="6" w:space="0" w:color="000000"/>
            </w:tcBorders>
            <w:shd w:val="clear" w:color="auto" w:fill="D3D3D3"/>
            <w:tcMar>
              <w:top w:w="45" w:type="dxa"/>
              <w:left w:w="45" w:type="dxa"/>
              <w:bottom w:w="45" w:type="dxa"/>
              <w:right w:w="45" w:type="dxa"/>
            </w:tcMar>
          </w:tcPr>
          <w:p w14:paraId="04265C24" w14:textId="77777777" w:rsidR="008A5E4E" w:rsidRDefault="0065745B">
            <w:pPr>
              <w:pStyle w:val="tdTableStyle-TablestyleAltRows-BodyB-Column-Body2"/>
              <w:shd w:val="clear" w:color="auto" w:fill="D3D3D3"/>
            </w:pPr>
            <w:r>
              <w:rPr>
                <w:rStyle w:val="code"/>
                <w:shd w:val="clear" w:color="auto" w:fill="D3D3D3"/>
              </w:rPr>
              <w:t>BRIG_KIND_INST_BASIC</w:t>
            </w:r>
          </w:p>
        </w:tc>
        <w:tc>
          <w:tcPr>
            <w:tcW w:w="0" w:type="auto"/>
            <w:tcBorders>
              <w:right w:val="single" w:sz="6" w:space="0" w:color="000000"/>
            </w:tcBorders>
            <w:shd w:val="clear" w:color="auto" w:fill="D3D3D3"/>
            <w:tcMar>
              <w:top w:w="45" w:type="dxa"/>
              <w:left w:w="45" w:type="dxa"/>
              <w:bottom w:w="45" w:type="dxa"/>
              <w:right w:w="45" w:type="dxa"/>
            </w:tcMar>
          </w:tcPr>
          <w:p w14:paraId="4EA98F45" w14:textId="77777777" w:rsidR="008A5E4E" w:rsidRDefault="0065745B">
            <w:pPr>
              <w:pStyle w:val="tdTableStyle-TablestyleAltRows-BodyB-Column-Body2"/>
              <w:shd w:val="clear" w:color="auto" w:fill="D3D3D3"/>
            </w:pPr>
            <w:r>
              <w:rPr>
                <w:rStyle w:val="em"/>
                <w:shd w:val="clear" w:color="auto" w:fill="D3D3D3"/>
              </w:rPr>
              <w:t>dest</w:t>
            </w:r>
          </w:p>
        </w:tc>
        <w:tc>
          <w:tcPr>
            <w:tcW w:w="0" w:type="auto"/>
            <w:tcBorders>
              <w:right w:val="single" w:sz="6" w:space="0" w:color="000000"/>
            </w:tcBorders>
            <w:shd w:val="clear" w:color="auto" w:fill="D3D3D3"/>
            <w:tcMar>
              <w:top w:w="45" w:type="dxa"/>
              <w:left w:w="45" w:type="dxa"/>
              <w:bottom w:w="45" w:type="dxa"/>
              <w:right w:w="45" w:type="dxa"/>
            </w:tcMar>
          </w:tcPr>
          <w:p w14:paraId="59EA1AC3" w14:textId="77777777" w:rsidR="008A5E4E" w:rsidRDefault="0065745B">
            <w:pPr>
              <w:pStyle w:val="tdTableStyle-TablestyleAltRows-BodyB-Column-Body2"/>
              <w:shd w:val="clear" w:color="auto" w:fill="D3D3D3"/>
            </w:pPr>
            <w:r>
              <w:rPr>
                <w:rStyle w:val="em"/>
                <w:shd w:val="clear" w:color="auto" w:fill="D3D3D3"/>
              </w:rPr>
              <w:t>src</w:t>
            </w:r>
          </w:p>
        </w:tc>
        <w:tc>
          <w:tcPr>
            <w:tcW w:w="0" w:type="auto"/>
            <w:tcBorders>
              <w:right w:val="single" w:sz="6" w:space="0" w:color="000000"/>
            </w:tcBorders>
            <w:shd w:val="clear" w:color="auto" w:fill="D3D3D3"/>
            <w:tcMar>
              <w:top w:w="45" w:type="dxa"/>
              <w:left w:w="45" w:type="dxa"/>
              <w:bottom w:w="45" w:type="dxa"/>
              <w:right w:w="45" w:type="dxa"/>
            </w:tcMar>
          </w:tcPr>
          <w:p w14:paraId="05119CBC" w14:textId="77777777" w:rsidR="008A5E4E" w:rsidRDefault="0065745B">
            <w:pPr>
              <w:pStyle w:val="tdTableStyle-TablestyleAltRows-BodyB-Column-Body2"/>
              <w:shd w:val="clear" w:color="auto" w:fill="D3D3D3"/>
            </w:pPr>
            <w:r>
              <w:rPr>
                <w:rStyle w:val="em"/>
                <w:shd w:val="clear" w:color="auto" w:fill="D3D3D3"/>
              </w:rPr>
              <w:t>src</w:t>
            </w:r>
          </w:p>
        </w:tc>
        <w:tc>
          <w:tcPr>
            <w:tcW w:w="0" w:type="auto"/>
            <w:shd w:val="clear" w:color="auto" w:fill="D3D3D3"/>
            <w:tcMar>
              <w:top w:w="45" w:type="dxa"/>
              <w:left w:w="45" w:type="dxa"/>
              <w:bottom w:w="45" w:type="dxa"/>
              <w:right w:w="45" w:type="dxa"/>
            </w:tcMar>
          </w:tcPr>
          <w:p w14:paraId="0FB68F5F" w14:textId="77777777" w:rsidR="008A5E4E" w:rsidRDefault="0065745B">
            <w:pPr>
              <w:pStyle w:val="tdTableStyle-TablestyleAltRows-BodyA-Column-Body2"/>
              <w:shd w:val="clear" w:color="auto" w:fill="D3D3D3"/>
            </w:pPr>
            <w:r>
              <w:rPr>
                <w:shd w:val="clear" w:color="auto" w:fill="D3D3D3"/>
              </w:rPr>
              <w:t> </w:t>
            </w:r>
          </w:p>
        </w:tc>
      </w:tr>
    </w:tbl>
    <w:p w14:paraId="45475416" w14:textId="77777777" w:rsidR="008A5E4E" w:rsidRDefault="008A5E4E">
      <w:pPr>
        <w:spacing w:after="240"/>
      </w:pPr>
    </w:p>
    <w:p w14:paraId="5C71B033" w14:textId="0758D074"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10817710" w14:textId="7541AB9C"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t xml:space="preserve">, or </w:t>
      </w:r>
      <w:r>
        <w:rPr>
          <w:rStyle w:val="code1"/>
        </w:rPr>
        <w:t>BRIG_KIND_OPERAND_WAVESIZE</w:t>
      </w:r>
      <w:r>
        <w:t>.</w:t>
      </w:r>
    </w:p>
    <w:p w14:paraId="51C14ED1" w14:textId="77777777" w:rsidR="008A5E4E" w:rsidRDefault="0065745B">
      <w:pPr>
        <w:pStyle w:val="h4"/>
      </w:pPr>
      <w:bookmarkStart w:id="1276" w:name="_Toc396034516"/>
      <w:r>
        <w:t xml:space="preserve">18.7.1.4 </w:t>
      </w:r>
      <w:bookmarkStart w:id="1277" w:name="_Ref408066995"/>
      <w:r>
        <w:t>BRIG Syntax for Integer Shift Operations</w:t>
      </w:r>
      <w:bookmarkEnd w:id="1276"/>
      <w:bookmarkEnd w:id="1277"/>
    </w:p>
    <w:p w14:paraId="7FF995FE" w14:textId="77777777" w:rsidR="008A5E4E" w:rsidRDefault="0065745B">
      <w:pPr>
        <w:pStyle w:val="pTableTitle"/>
      </w:pPr>
      <w:bookmarkStart w:id="1278" w:name="_ListOf162"/>
      <w:r>
        <w:t>Table 18–7 BRIG Syntax for Integer Optimization Operation</w:t>
      </w:r>
    </w:p>
    <w:bookmarkEnd w:id="1278"/>
    <w:p w14:paraId="24FC2AF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591"/>
        <w:gridCol w:w="2026"/>
        <w:gridCol w:w="975"/>
        <w:gridCol w:w="975"/>
        <w:gridCol w:w="975"/>
      </w:tblGrid>
      <w:tr w:rsidR="008A5E4E" w14:paraId="4F9A0FDE"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7908D23E"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2767B2C"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660417D"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5BD57F0" w14:textId="77777777" w:rsidR="008A5E4E" w:rsidRDefault="0065745B">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tcBorders>
            <w:shd w:val="clear" w:color="auto" w:fill="D3D3D3"/>
            <w:tcMar>
              <w:top w:w="45" w:type="dxa"/>
              <w:left w:w="45" w:type="dxa"/>
              <w:bottom w:w="45" w:type="dxa"/>
              <w:right w:w="45" w:type="dxa"/>
            </w:tcMar>
          </w:tcPr>
          <w:p w14:paraId="2BE37206" w14:textId="77777777" w:rsidR="008A5E4E" w:rsidRDefault="0065745B">
            <w:pPr>
              <w:pStyle w:val="thTableStyle-TablestyleAltRows-HeadD-Column-Header1"/>
              <w:shd w:val="clear" w:color="auto" w:fill="D3D3D3"/>
            </w:pPr>
            <w:r>
              <w:rPr>
                <w:rStyle w:val="b1"/>
                <w:b/>
                <w:bCs/>
                <w:shd w:val="clear" w:color="auto" w:fill="D3D3D3"/>
              </w:rPr>
              <w:t>Operand 2</w:t>
            </w:r>
          </w:p>
        </w:tc>
      </w:tr>
      <w:tr w:rsidR="008A5E4E" w14:paraId="39543CD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45FA09F" w14:textId="77777777" w:rsidR="008A5E4E" w:rsidRDefault="0065745B">
            <w:pPr>
              <w:pStyle w:val="tdTableStyle-TablestyleAltRows-BodyE-Sidehead-Body1"/>
              <w:shd w:val="clear" w:color="auto" w:fill="DCDCDC"/>
            </w:pPr>
            <w:r>
              <w:rPr>
                <w:rStyle w:val="code"/>
                <w:shd w:val="clear" w:color="auto" w:fill="DCDCDC"/>
              </w:rPr>
              <w:t>BRIG_OPCODE_SHL</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43A1DFF5" w14:textId="77777777" w:rsidR="008A5E4E" w:rsidRDefault="0065745B">
            <w:pPr>
              <w:pStyle w:val="tdTableStyle-TablestyleAltRows-BodyE-Column-Body1"/>
            </w:pPr>
            <w:r>
              <w:rPr>
                <w:rStyle w:val="code"/>
              </w:rPr>
              <w:t>BRIG_KIND_INST_BASIC</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34199EEF" w14:textId="77777777" w:rsidR="008A5E4E" w:rsidRDefault="0065745B">
            <w:pPr>
              <w:pStyle w:val="tdTableStyle-TablestyleAltRows-BodyE-Column-Body1"/>
            </w:pPr>
            <w:r>
              <w:rPr>
                <w:rStyle w:val="em"/>
              </w:rPr>
              <w:t>dest</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55F30400" w14:textId="77777777" w:rsidR="008A5E4E" w:rsidRDefault="0065745B">
            <w:pPr>
              <w:pStyle w:val="tdTableStyle-TablestyleAltRows-BodyE-Column-Body1"/>
            </w:pPr>
            <w:r>
              <w:rPr>
                <w:rStyle w:val="em"/>
              </w:rPr>
              <w:t>src</w:t>
            </w:r>
          </w:p>
        </w:tc>
        <w:tc>
          <w:tcPr>
            <w:tcW w:w="0" w:type="auto"/>
            <w:vMerge w:val="restart"/>
            <w:tcBorders>
              <w:bottom w:val="single" w:sz="6" w:space="0" w:color="000000"/>
            </w:tcBorders>
            <w:tcMar>
              <w:top w:w="45" w:type="dxa"/>
              <w:left w:w="45" w:type="dxa"/>
              <w:bottom w:w="45" w:type="dxa"/>
              <w:right w:w="45" w:type="dxa"/>
            </w:tcMar>
          </w:tcPr>
          <w:p w14:paraId="66ED5149" w14:textId="77777777" w:rsidR="008A5E4E" w:rsidRDefault="0065745B">
            <w:pPr>
              <w:pStyle w:val="tdTableStyle-TablestyleAltRows-BodyD-Column-Body1"/>
            </w:pPr>
            <w:r>
              <w:rPr>
                <w:rStyle w:val="em"/>
              </w:rPr>
              <w:t>src</w:t>
            </w:r>
          </w:p>
        </w:tc>
      </w:tr>
      <w:tr w:rsidR="008A5E4E" w14:paraId="64569BFC"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FAE6CA6" w14:textId="77777777" w:rsidR="008A5E4E" w:rsidRDefault="0065745B">
            <w:pPr>
              <w:pStyle w:val="tdTableStyle-TablestyleAltRows-BodyB-Sidehead-Body2"/>
              <w:shd w:val="clear" w:color="auto" w:fill="DCDCDC"/>
            </w:pPr>
            <w:r>
              <w:rPr>
                <w:rStyle w:val="code"/>
                <w:shd w:val="clear" w:color="auto" w:fill="DCDCDC"/>
              </w:rPr>
              <w:t>BRIG_OPCODE_SHR</w:t>
            </w:r>
          </w:p>
        </w:tc>
        <w:tc>
          <w:tcPr>
            <w:tcW w:w="0" w:type="auto"/>
            <w:vMerge/>
            <w:tcBorders>
              <w:bottom w:val="single" w:sz="6" w:space="0" w:color="000000"/>
              <w:right w:val="single" w:sz="6" w:space="0" w:color="000000"/>
            </w:tcBorders>
          </w:tcPr>
          <w:p w14:paraId="118B2221" w14:textId="77777777" w:rsidR="008A5E4E" w:rsidRDefault="008A5E4E"/>
        </w:tc>
        <w:tc>
          <w:tcPr>
            <w:tcW w:w="0" w:type="auto"/>
            <w:vMerge/>
            <w:tcBorders>
              <w:bottom w:val="single" w:sz="6" w:space="0" w:color="000000"/>
              <w:right w:val="single" w:sz="6" w:space="0" w:color="000000"/>
            </w:tcBorders>
          </w:tcPr>
          <w:p w14:paraId="21A90F5A" w14:textId="77777777" w:rsidR="008A5E4E" w:rsidRDefault="008A5E4E"/>
        </w:tc>
        <w:tc>
          <w:tcPr>
            <w:tcW w:w="0" w:type="auto"/>
            <w:vMerge/>
            <w:tcBorders>
              <w:bottom w:val="single" w:sz="6" w:space="0" w:color="000000"/>
              <w:right w:val="single" w:sz="6" w:space="0" w:color="000000"/>
            </w:tcBorders>
          </w:tcPr>
          <w:p w14:paraId="6DBEAE7C" w14:textId="77777777" w:rsidR="008A5E4E" w:rsidRDefault="008A5E4E"/>
        </w:tc>
        <w:tc>
          <w:tcPr>
            <w:tcW w:w="0" w:type="auto"/>
            <w:vMerge/>
            <w:tcBorders>
              <w:bottom w:val="single" w:sz="6" w:space="0" w:color="000000"/>
            </w:tcBorders>
          </w:tcPr>
          <w:p w14:paraId="4738AD21" w14:textId="77777777" w:rsidR="008A5E4E" w:rsidRDefault="008A5E4E"/>
        </w:tc>
      </w:tr>
    </w:tbl>
    <w:p w14:paraId="69AAF9F2" w14:textId="77777777" w:rsidR="008A5E4E" w:rsidRDefault="008A5E4E">
      <w:pPr>
        <w:spacing w:after="240"/>
      </w:pPr>
    </w:p>
    <w:p w14:paraId="5F43AC3A" w14:textId="73617CB7"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42331BD1" w14:textId="7DFA6F8A"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 xml:space="preserve"> BRIG_KIND_OPERAND_</w:t>
      </w:r>
      <w:r w:rsidR="00657174">
        <w:rPr>
          <w:rStyle w:val="code1"/>
        </w:rPr>
        <w:t>CONSTANT_BYTES</w:t>
      </w:r>
      <w:r>
        <w:t xml:space="preserve">, or </w:t>
      </w:r>
      <w:r>
        <w:rPr>
          <w:rStyle w:val="code1"/>
        </w:rPr>
        <w:t>BRIG_KIND_OPERAND_WAVESIZE</w:t>
      </w:r>
      <w:r>
        <w:t>.</w:t>
      </w:r>
    </w:p>
    <w:p w14:paraId="3DBEE63C" w14:textId="77777777" w:rsidR="008A5E4E" w:rsidRDefault="0065745B">
      <w:pPr>
        <w:pStyle w:val="h4"/>
      </w:pPr>
      <w:bookmarkStart w:id="1279" w:name="_Toc396034517"/>
      <w:r>
        <w:t xml:space="preserve">18.7.1.5 </w:t>
      </w:r>
      <w:bookmarkStart w:id="1280" w:name="_Ref-595721946"/>
      <w:r>
        <w:t>BRIG Syntax for Individual Bit Operations</w:t>
      </w:r>
      <w:bookmarkEnd w:id="1279"/>
      <w:bookmarkEnd w:id="1280"/>
    </w:p>
    <w:p w14:paraId="5F93664F" w14:textId="77777777" w:rsidR="008A5E4E" w:rsidRDefault="0065745B">
      <w:pPr>
        <w:pStyle w:val="pTableTitle"/>
      </w:pPr>
      <w:bookmarkStart w:id="1281" w:name="_ListOf163"/>
      <w:r>
        <w:t>Table 18–8 BRIG Syntax for Individual Bit Operations</w:t>
      </w:r>
    </w:p>
    <w:bookmarkEnd w:id="1281"/>
    <w:p w14:paraId="34C8CEB9"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071"/>
        <w:gridCol w:w="2602"/>
        <w:gridCol w:w="975"/>
        <w:gridCol w:w="975"/>
        <w:gridCol w:w="975"/>
      </w:tblGrid>
      <w:tr w:rsidR="008A5E4E" w14:paraId="3D74C4F5"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16AF69E0"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27D619B"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F167017"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AD71B11" w14:textId="77777777" w:rsidR="008A5E4E" w:rsidRDefault="0065745B">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tcBorders>
            <w:shd w:val="clear" w:color="auto" w:fill="D3D3D3"/>
            <w:tcMar>
              <w:top w:w="45" w:type="dxa"/>
              <w:left w:w="45" w:type="dxa"/>
              <w:bottom w:w="45" w:type="dxa"/>
              <w:right w:w="45" w:type="dxa"/>
            </w:tcMar>
          </w:tcPr>
          <w:p w14:paraId="493626A1" w14:textId="77777777" w:rsidR="008A5E4E" w:rsidRDefault="0065745B">
            <w:pPr>
              <w:pStyle w:val="thTableStyle-TablestyleAltRows-HeadD-Column-Header1"/>
              <w:shd w:val="clear" w:color="auto" w:fill="D3D3D3"/>
            </w:pPr>
            <w:r>
              <w:rPr>
                <w:rStyle w:val="b1"/>
                <w:b/>
                <w:bCs/>
                <w:shd w:val="clear" w:color="auto" w:fill="D3D3D3"/>
              </w:rPr>
              <w:t>Operand 2</w:t>
            </w:r>
          </w:p>
        </w:tc>
      </w:tr>
      <w:tr w:rsidR="008A5E4E" w14:paraId="6FFD117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3B4B602" w14:textId="77777777" w:rsidR="008A5E4E" w:rsidRDefault="0065745B">
            <w:pPr>
              <w:pStyle w:val="tdTableStyle-TablestyleAltRows-BodyE-Sidehead-Body1"/>
              <w:shd w:val="clear" w:color="auto" w:fill="DCDCDC"/>
            </w:pPr>
            <w:r>
              <w:rPr>
                <w:rStyle w:val="code"/>
                <w:shd w:val="clear" w:color="auto" w:fill="DCDCDC"/>
              </w:rPr>
              <w:t>BRIG_OPCODE_AND</w:t>
            </w:r>
          </w:p>
        </w:tc>
        <w:tc>
          <w:tcPr>
            <w:tcW w:w="0" w:type="auto"/>
            <w:tcBorders>
              <w:bottom w:val="single" w:sz="6" w:space="0" w:color="000000"/>
              <w:right w:val="single" w:sz="6" w:space="0" w:color="000000"/>
            </w:tcBorders>
            <w:tcMar>
              <w:top w:w="45" w:type="dxa"/>
              <w:left w:w="45" w:type="dxa"/>
              <w:bottom w:w="45" w:type="dxa"/>
              <w:right w:w="45" w:type="dxa"/>
            </w:tcMar>
          </w:tcPr>
          <w:p w14:paraId="06B73DC0"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3EC8AC1E"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337FCBAC"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48B557FB" w14:textId="77777777" w:rsidR="008A5E4E" w:rsidRDefault="0065745B">
            <w:pPr>
              <w:pStyle w:val="tdTableStyle-TablestyleAltRows-BodyD-Column-Body1"/>
            </w:pPr>
            <w:r>
              <w:rPr>
                <w:rStyle w:val="em"/>
              </w:rPr>
              <w:t>src</w:t>
            </w:r>
          </w:p>
        </w:tc>
      </w:tr>
      <w:tr w:rsidR="008A5E4E" w14:paraId="085C411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A9522C1" w14:textId="77777777" w:rsidR="008A5E4E" w:rsidRDefault="0065745B">
            <w:pPr>
              <w:pStyle w:val="tdTableStyle-TablestyleAltRows-BodyE-Sidehead-Body2"/>
              <w:shd w:val="clear" w:color="auto" w:fill="DCDCDC"/>
            </w:pPr>
            <w:r>
              <w:rPr>
                <w:rStyle w:val="code"/>
                <w:shd w:val="clear" w:color="auto" w:fill="DCDCDC"/>
              </w:rPr>
              <w:t>BRIG_OPCODE_NOT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6633C6D"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811F42B"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3D0F5E7"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3276886B" w14:textId="77777777" w:rsidR="008A5E4E" w:rsidRDefault="0065745B">
            <w:pPr>
              <w:pStyle w:val="tdTableStyle-TablestyleAltRows-BodyD-Column-Body2"/>
              <w:shd w:val="clear" w:color="auto" w:fill="D3D3D3"/>
            </w:pPr>
            <w:r>
              <w:rPr>
                <w:shd w:val="clear" w:color="auto" w:fill="D3D3D3"/>
              </w:rPr>
              <w:t> </w:t>
            </w:r>
          </w:p>
        </w:tc>
      </w:tr>
      <w:tr w:rsidR="008A5E4E" w14:paraId="47B8204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63B0A57" w14:textId="77777777" w:rsidR="008A5E4E" w:rsidRDefault="0065745B">
            <w:pPr>
              <w:pStyle w:val="tdTableStyle-TablestyleAltRows-BodyE-Sidehead-Body1"/>
              <w:shd w:val="clear" w:color="auto" w:fill="DCDCDC"/>
            </w:pPr>
            <w:r>
              <w:rPr>
                <w:rStyle w:val="code"/>
                <w:shd w:val="clear" w:color="auto" w:fill="DCDCDC"/>
              </w:rPr>
              <w:t>BRIG_OPCODE_OR</w:t>
            </w:r>
          </w:p>
        </w:tc>
        <w:tc>
          <w:tcPr>
            <w:tcW w:w="0" w:type="auto"/>
            <w:tcBorders>
              <w:bottom w:val="single" w:sz="6" w:space="0" w:color="000000"/>
              <w:right w:val="single" w:sz="6" w:space="0" w:color="000000"/>
            </w:tcBorders>
            <w:tcMar>
              <w:top w:w="45" w:type="dxa"/>
              <w:left w:w="45" w:type="dxa"/>
              <w:bottom w:w="45" w:type="dxa"/>
              <w:right w:w="45" w:type="dxa"/>
            </w:tcMar>
          </w:tcPr>
          <w:p w14:paraId="3208A1C5"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1032C734"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0710D80E"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2C3D5379" w14:textId="77777777" w:rsidR="008A5E4E" w:rsidRDefault="0065745B">
            <w:pPr>
              <w:pStyle w:val="tdTableStyle-TablestyleAltRows-BodyD-Column-Body1"/>
            </w:pPr>
            <w:r>
              <w:rPr>
                <w:rStyle w:val="em"/>
              </w:rPr>
              <w:t>src</w:t>
            </w:r>
          </w:p>
        </w:tc>
      </w:tr>
      <w:tr w:rsidR="008A5E4E" w14:paraId="179AF91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DBA022D" w14:textId="77777777" w:rsidR="008A5E4E" w:rsidRDefault="0065745B">
            <w:pPr>
              <w:pStyle w:val="tdTableStyle-TablestyleAltRows-BodyE-Sidehead-Body2"/>
              <w:shd w:val="clear" w:color="auto" w:fill="DCDCDC"/>
            </w:pPr>
            <w:r>
              <w:rPr>
                <w:rStyle w:val="code"/>
                <w:shd w:val="clear" w:color="auto" w:fill="DCDCDC"/>
              </w:rPr>
              <w:t>BRIG_OPCODE_POPCOUNT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3F26AC3" w14:textId="77777777" w:rsidR="008A5E4E" w:rsidRDefault="0065745B">
            <w:pPr>
              <w:pStyle w:val="tdTableStyle-TablestyleAltRows-BodyE-Column-Body2"/>
              <w:shd w:val="clear" w:color="auto" w:fill="D3D3D3"/>
            </w:pPr>
            <w:r>
              <w:rPr>
                <w:rStyle w:val="code"/>
                <w:shd w:val="clear" w:color="auto" w:fill="D3D3D3"/>
              </w:rPr>
              <w:t>BRIG_KIND_INST_SOURCE_TYPE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5F6A2C3"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1CF1092"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3FBB82F0" w14:textId="77777777" w:rsidR="008A5E4E" w:rsidRDefault="0065745B">
            <w:pPr>
              <w:pStyle w:val="tdTableStyle-TablestyleAltRows-BodyD-Column-Body2"/>
              <w:shd w:val="clear" w:color="auto" w:fill="D3D3D3"/>
            </w:pPr>
            <w:r>
              <w:rPr>
                <w:shd w:val="clear" w:color="auto" w:fill="D3D3D3"/>
              </w:rPr>
              <w:t> </w:t>
            </w:r>
          </w:p>
        </w:tc>
      </w:tr>
      <w:tr w:rsidR="008A5E4E" w14:paraId="59306703"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2F53DC20" w14:textId="77777777" w:rsidR="008A5E4E" w:rsidRDefault="0065745B">
            <w:pPr>
              <w:pStyle w:val="tdTableStyle-TablestyleAltRows-BodyB-Sidehead-Body1"/>
              <w:shd w:val="clear" w:color="auto" w:fill="DCDCDC"/>
            </w:pPr>
            <w:r>
              <w:rPr>
                <w:rStyle w:val="code"/>
                <w:shd w:val="clear" w:color="auto" w:fill="DCDCDC"/>
              </w:rPr>
              <w:t>BRIG_OPCODE_XOR</w:t>
            </w:r>
          </w:p>
        </w:tc>
        <w:tc>
          <w:tcPr>
            <w:tcW w:w="0" w:type="auto"/>
            <w:tcBorders>
              <w:right w:val="single" w:sz="6" w:space="0" w:color="000000"/>
            </w:tcBorders>
            <w:tcMar>
              <w:top w:w="45" w:type="dxa"/>
              <w:left w:w="45" w:type="dxa"/>
              <w:bottom w:w="45" w:type="dxa"/>
              <w:right w:w="45" w:type="dxa"/>
            </w:tcMar>
          </w:tcPr>
          <w:p w14:paraId="3F308480" w14:textId="77777777" w:rsidR="008A5E4E" w:rsidRDefault="0065745B">
            <w:pPr>
              <w:pStyle w:val="tdTableStyle-TablestyleAltRows-BodyB-Column-Body1"/>
            </w:pPr>
            <w:r>
              <w:rPr>
                <w:rStyle w:val="code"/>
              </w:rPr>
              <w:t>BRIG_KIND_INST_BASIC</w:t>
            </w:r>
          </w:p>
        </w:tc>
        <w:tc>
          <w:tcPr>
            <w:tcW w:w="0" w:type="auto"/>
            <w:tcBorders>
              <w:right w:val="single" w:sz="6" w:space="0" w:color="000000"/>
            </w:tcBorders>
            <w:tcMar>
              <w:top w:w="45" w:type="dxa"/>
              <w:left w:w="45" w:type="dxa"/>
              <w:bottom w:w="45" w:type="dxa"/>
              <w:right w:w="45" w:type="dxa"/>
            </w:tcMar>
          </w:tcPr>
          <w:p w14:paraId="43580A47" w14:textId="77777777" w:rsidR="008A5E4E" w:rsidRDefault="0065745B">
            <w:pPr>
              <w:pStyle w:val="tdTableStyle-TablestyleAltRows-BodyB-Column-Body1"/>
            </w:pPr>
            <w:r>
              <w:rPr>
                <w:rStyle w:val="em"/>
              </w:rPr>
              <w:t>dest</w:t>
            </w:r>
          </w:p>
        </w:tc>
        <w:tc>
          <w:tcPr>
            <w:tcW w:w="0" w:type="auto"/>
            <w:tcBorders>
              <w:right w:val="single" w:sz="6" w:space="0" w:color="000000"/>
            </w:tcBorders>
            <w:tcMar>
              <w:top w:w="45" w:type="dxa"/>
              <w:left w:w="45" w:type="dxa"/>
              <w:bottom w:w="45" w:type="dxa"/>
              <w:right w:w="45" w:type="dxa"/>
            </w:tcMar>
          </w:tcPr>
          <w:p w14:paraId="238F0F3A" w14:textId="77777777" w:rsidR="008A5E4E" w:rsidRDefault="0065745B">
            <w:pPr>
              <w:pStyle w:val="tdTableStyle-TablestyleAltRows-BodyB-Column-Body1"/>
            </w:pPr>
            <w:r>
              <w:rPr>
                <w:rStyle w:val="em"/>
              </w:rPr>
              <w:t>src</w:t>
            </w:r>
          </w:p>
        </w:tc>
        <w:tc>
          <w:tcPr>
            <w:tcW w:w="0" w:type="auto"/>
            <w:tcMar>
              <w:top w:w="45" w:type="dxa"/>
              <w:left w:w="45" w:type="dxa"/>
              <w:bottom w:w="45" w:type="dxa"/>
              <w:right w:w="45" w:type="dxa"/>
            </w:tcMar>
          </w:tcPr>
          <w:p w14:paraId="4247D7D9" w14:textId="77777777" w:rsidR="008A5E4E" w:rsidRDefault="0065745B">
            <w:pPr>
              <w:pStyle w:val="tdTableStyle-TablestyleAltRows-BodyA-Column-Body1"/>
            </w:pPr>
            <w:r>
              <w:rPr>
                <w:rStyle w:val="em"/>
              </w:rPr>
              <w:t>src</w:t>
            </w:r>
          </w:p>
        </w:tc>
      </w:tr>
    </w:tbl>
    <w:p w14:paraId="30ECCD5C" w14:textId="77777777" w:rsidR="008A5E4E" w:rsidRDefault="008A5E4E">
      <w:pPr>
        <w:spacing w:after="240"/>
      </w:pPr>
    </w:p>
    <w:p w14:paraId="078F1226" w14:textId="0B95F31A"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16B7F979" w14:textId="129BEA90"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t xml:space="preserve">, or </w:t>
      </w:r>
      <w:r>
        <w:rPr>
          <w:rStyle w:val="code1"/>
        </w:rPr>
        <w:t>BRIG_KIND_OPERAND_WAVESIZE</w:t>
      </w:r>
      <w:r>
        <w:t>.</w:t>
      </w:r>
    </w:p>
    <w:p w14:paraId="2AEA5D3E" w14:textId="77777777" w:rsidR="008A5E4E" w:rsidRDefault="0065745B">
      <w:pPr>
        <w:pStyle w:val="h4"/>
      </w:pPr>
      <w:bookmarkStart w:id="1282" w:name="_Toc396034518"/>
      <w:r>
        <w:t xml:space="preserve">18.7.1.6 </w:t>
      </w:r>
      <w:bookmarkStart w:id="1283" w:name="_Ref1769009320"/>
      <w:r>
        <w:t>BRIG Syntax for Bit String Operations</w:t>
      </w:r>
      <w:bookmarkEnd w:id="1282"/>
      <w:bookmarkEnd w:id="1283"/>
    </w:p>
    <w:p w14:paraId="7C07D588" w14:textId="77777777" w:rsidR="008A5E4E" w:rsidRDefault="0065745B">
      <w:pPr>
        <w:pStyle w:val="pTableTitle"/>
      </w:pPr>
      <w:bookmarkStart w:id="1284" w:name="_ListOf164"/>
      <w:r>
        <w:t>Table 18–9 BRIG Syntax for Bit String Operations</w:t>
      </w:r>
    </w:p>
    <w:bookmarkEnd w:id="1284"/>
    <w:p w14:paraId="5397C395"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263"/>
        <w:gridCol w:w="2602"/>
        <w:gridCol w:w="705"/>
        <w:gridCol w:w="705"/>
        <w:gridCol w:w="705"/>
        <w:gridCol w:w="705"/>
        <w:gridCol w:w="705"/>
      </w:tblGrid>
      <w:tr w:rsidR="008A5E4E" w14:paraId="4E44FAC1"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00370AAB"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AA0E5EF"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9A1FB48" w14:textId="77777777" w:rsidR="008A5E4E" w:rsidRDefault="0065745B">
            <w:pPr>
              <w:pStyle w:val="thTableStyle-TablestyleAltRows-HeadE-Column-Header1"/>
              <w:shd w:val="clear" w:color="auto" w:fill="D3D3D3"/>
            </w:pPr>
            <w:r>
              <w:rPr>
                <w:rStyle w:val="b1"/>
                <w:b/>
                <w:bCs/>
                <w:shd w:val="clear" w:color="auto" w:fill="D3D3D3"/>
              </w:rPr>
              <w:t>Oper.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631F23F" w14:textId="77777777" w:rsidR="008A5E4E" w:rsidRDefault="0065745B">
            <w:pPr>
              <w:pStyle w:val="thTableStyle-TablestyleAltRows-HeadE-Column-Header1"/>
              <w:shd w:val="clear" w:color="auto" w:fill="D3D3D3"/>
            </w:pPr>
            <w:r>
              <w:rPr>
                <w:rStyle w:val="b1"/>
                <w:b/>
                <w:bCs/>
                <w:shd w:val="clear" w:color="auto" w:fill="D3D3D3"/>
              </w:rPr>
              <w:t>Oper.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526FC61" w14:textId="77777777" w:rsidR="008A5E4E" w:rsidRDefault="0065745B">
            <w:pPr>
              <w:pStyle w:val="thTableStyle-TablestyleAltRows-HeadE-Column-Header1"/>
              <w:shd w:val="clear" w:color="auto" w:fill="D3D3D3"/>
            </w:pPr>
            <w:r>
              <w:rPr>
                <w:rStyle w:val="b1"/>
                <w:b/>
                <w:bCs/>
                <w:shd w:val="clear" w:color="auto" w:fill="D3D3D3"/>
              </w:rPr>
              <w:t>Oper. 2</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3ACF680" w14:textId="77777777" w:rsidR="008A5E4E" w:rsidRDefault="0065745B">
            <w:pPr>
              <w:pStyle w:val="thTableStyle-TablestyleAltRows-HeadE-Column-Header1"/>
              <w:shd w:val="clear" w:color="auto" w:fill="D3D3D3"/>
            </w:pPr>
            <w:r>
              <w:rPr>
                <w:rStyle w:val="b1"/>
                <w:b/>
                <w:bCs/>
                <w:shd w:val="clear" w:color="auto" w:fill="D3D3D3"/>
              </w:rPr>
              <w:t>Oper. 3</w:t>
            </w:r>
          </w:p>
        </w:tc>
        <w:tc>
          <w:tcPr>
            <w:tcW w:w="0" w:type="auto"/>
            <w:tcBorders>
              <w:bottom w:val="double" w:sz="3" w:space="0" w:color="000000"/>
            </w:tcBorders>
            <w:shd w:val="clear" w:color="auto" w:fill="D3D3D3"/>
            <w:tcMar>
              <w:top w:w="45" w:type="dxa"/>
              <w:left w:w="45" w:type="dxa"/>
              <w:bottom w:w="45" w:type="dxa"/>
              <w:right w:w="45" w:type="dxa"/>
            </w:tcMar>
          </w:tcPr>
          <w:p w14:paraId="1D793723" w14:textId="77777777" w:rsidR="008A5E4E" w:rsidRDefault="0065745B">
            <w:pPr>
              <w:pStyle w:val="thTableStyle-TablestyleAltRows-HeadD-Column-Header1"/>
              <w:shd w:val="clear" w:color="auto" w:fill="D3D3D3"/>
            </w:pPr>
            <w:r>
              <w:rPr>
                <w:rStyle w:val="b1"/>
                <w:b/>
                <w:bCs/>
                <w:shd w:val="clear" w:color="auto" w:fill="D3D3D3"/>
              </w:rPr>
              <w:t>Oper. 4</w:t>
            </w:r>
          </w:p>
        </w:tc>
      </w:tr>
      <w:tr w:rsidR="008A5E4E" w14:paraId="6E3CC1A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7548B11" w14:textId="77777777" w:rsidR="008A5E4E" w:rsidRDefault="0065745B">
            <w:pPr>
              <w:pStyle w:val="tdTableStyle-TablestyleAltRows-BodyE-Sidehead-Body1"/>
              <w:shd w:val="clear" w:color="auto" w:fill="DCDCDC"/>
            </w:pPr>
            <w:r>
              <w:rPr>
                <w:rStyle w:val="code"/>
                <w:shd w:val="clear" w:color="auto" w:fill="DCDCDC"/>
              </w:rPr>
              <w:t>BRIG_OPCODE_BITEXTRACT</w:t>
            </w:r>
          </w:p>
        </w:tc>
        <w:tc>
          <w:tcPr>
            <w:tcW w:w="0" w:type="auto"/>
            <w:tcBorders>
              <w:bottom w:val="single" w:sz="6" w:space="0" w:color="000000"/>
              <w:right w:val="single" w:sz="6" w:space="0" w:color="000000"/>
            </w:tcBorders>
            <w:tcMar>
              <w:top w:w="45" w:type="dxa"/>
              <w:left w:w="45" w:type="dxa"/>
              <w:bottom w:w="45" w:type="dxa"/>
              <w:right w:w="45" w:type="dxa"/>
            </w:tcMar>
          </w:tcPr>
          <w:p w14:paraId="1167D38F"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572BDA42"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4860F07D"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49F6D56F"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1D66DDFD"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0E5F0483" w14:textId="77777777" w:rsidR="008A5E4E" w:rsidRDefault="0065745B">
            <w:pPr>
              <w:pStyle w:val="tdTableStyle-TablestyleAltRows-BodyD-Column-Body1"/>
            </w:pPr>
            <w:r>
              <w:t> </w:t>
            </w:r>
          </w:p>
        </w:tc>
      </w:tr>
      <w:tr w:rsidR="008A5E4E" w14:paraId="1E3E210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BDDCFA7" w14:textId="77777777" w:rsidR="008A5E4E" w:rsidRDefault="0065745B">
            <w:pPr>
              <w:pStyle w:val="tdTableStyle-TablestyleAltRows-BodyE-Sidehead-Body2"/>
              <w:shd w:val="clear" w:color="auto" w:fill="DCDCDC"/>
            </w:pPr>
            <w:r>
              <w:rPr>
                <w:rStyle w:val="code"/>
                <w:shd w:val="clear" w:color="auto" w:fill="DCDCDC"/>
              </w:rPr>
              <w:t>BRIG_OPCODE_BITINSERT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774051E"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8F54CBB"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58D6D16"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D9EC5F4"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F1CD6C4"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3067EEBA" w14:textId="77777777" w:rsidR="008A5E4E" w:rsidRDefault="0065745B">
            <w:pPr>
              <w:pStyle w:val="tdTableStyle-TablestyleAltRows-BodyD-Column-Body2"/>
              <w:shd w:val="clear" w:color="auto" w:fill="D3D3D3"/>
            </w:pPr>
            <w:r>
              <w:rPr>
                <w:rStyle w:val="em"/>
                <w:shd w:val="clear" w:color="auto" w:fill="D3D3D3"/>
              </w:rPr>
              <w:t>src</w:t>
            </w:r>
          </w:p>
        </w:tc>
      </w:tr>
      <w:tr w:rsidR="008A5E4E" w14:paraId="57FBD44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085B9A5" w14:textId="77777777" w:rsidR="008A5E4E" w:rsidRDefault="0065745B">
            <w:pPr>
              <w:pStyle w:val="tdTableStyle-TablestyleAltRows-BodyE-Sidehead-Body1"/>
              <w:shd w:val="clear" w:color="auto" w:fill="DCDCDC"/>
            </w:pPr>
            <w:r>
              <w:rPr>
                <w:rStyle w:val="code"/>
                <w:shd w:val="clear" w:color="auto" w:fill="DCDCDC"/>
              </w:rPr>
              <w:t>BRIG_OPCODE_BITMASK</w:t>
            </w:r>
          </w:p>
        </w:tc>
        <w:tc>
          <w:tcPr>
            <w:tcW w:w="0" w:type="auto"/>
            <w:tcBorders>
              <w:bottom w:val="single" w:sz="6" w:space="0" w:color="000000"/>
              <w:right w:val="single" w:sz="6" w:space="0" w:color="000000"/>
            </w:tcBorders>
            <w:tcMar>
              <w:top w:w="45" w:type="dxa"/>
              <w:left w:w="45" w:type="dxa"/>
              <w:bottom w:w="45" w:type="dxa"/>
              <w:right w:w="45" w:type="dxa"/>
            </w:tcMar>
          </w:tcPr>
          <w:p w14:paraId="352FE04F"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08BD09B9"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572ABB92"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1D6AC72D"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2467DBD9"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3F69C6C9" w14:textId="77777777" w:rsidR="008A5E4E" w:rsidRDefault="0065745B">
            <w:pPr>
              <w:pStyle w:val="tdTableStyle-TablestyleAltRows-BodyD-Column-Body1"/>
            </w:pPr>
            <w:r>
              <w:t> </w:t>
            </w:r>
          </w:p>
        </w:tc>
      </w:tr>
      <w:tr w:rsidR="008A5E4E" w14:paraId="632439E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30B77AA" w14:textId="77777777" w:rsidR="008A5E4E" w:rsidRDefault="0065745B">
            <w:pPr>
              <w:pStyle w:val="tdTableStyle-TablestyleAltRows-BodyE-Sidehead-Body2"/>
              <w:shd w:val="clear" w:color="auto" w:fill="DCDCDC"/>
            </w:pPr>
            <w:r>
              <w:rPr>
                <w:rStyle w:val="code"/>
                <w:shd w:val="clear" w:color="auto" w:fill="DCDCDC"/>
              </w:rPr>
              <w:t>BRIG_OPCODE_BITREV</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9FAA6BA"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FDAEBB0"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C9088AB"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FD7D7C5"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67D7DA0"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474953E4" w14:textId="77777777" w:rsidR="008A5E4E" w:rsidRDefault="0065745B">
            <w:pPr>
              <w:pStyle w:val="tdTableStyle-TablestyleAltRows-BodyD-Column-Body2"/>
              <w:shd w:val="clear" w:color="auto" w:fill="D3D3D3"/>
            </w:pPr>
            <w:r>
              <w:rPr>
                <w:shd w:val="clear" w:color="auto" w:fill="D3D3D3"/>
              </w:rPr>
              <w:t> </w:t>
            </w:r>
          </w:p>
        </w:tc>
      </w:tr>
      <w:tr w:rsidR="008A5E4E" w14:paraId="140CB39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FCE3838" w14:textId="77777777" w:rsidR="008A5E4E" w:rsidRDefault="0065745B">
            <w:pPr>
              <w:pStyle w:val="tdTableStyle-TablestyleAltRows-BodyE-Sidehead-Body1"/>
              <w:shd w:val="clear" w:color="auto" w:fill="DCDCDC"/>
            </w:pPr>
            <w:r>
              <w:rPr>
                <w:rStyle w:val="code"/>
                <w:shd w:val="clear" w:color="auto" w:fill="DCDCDC"/>
              </w:rPr>
              <w:t>BRIG_OPCODE_BITSELECT</w:t>
            </w:r>
          </w:p>
        </w:tc>
        <w:tc>
          <w:tcPr>
            <w:tcW w:w="0" w:type="auto"/>
            <w:tcBorders>
              <w:bottom w:val="single" w:sz="6" w:space="0" w:color="000000"/>
              <w:right w:val="single" w:sz="6" w:space="0" w:color="000000"/>
            </w:tcBorders>
            <w:tcMar>
              <w:top w:w="45" w:type="dxa"/>
              <w:left w:w="45" w:type="dxa"/>
              <w:bottom w:w="45" w:type="dxa"/>
              <w:right w:w="45" w:type="dxa"/>
            </w:tcMar>
          </w:tcPr>
          <w:p w14:paraId="254FAC5D"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7C94348A"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5CB07A48"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79500893"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0E65E93D"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76B18A1F" w14:textId="77777777" w:rsidR="008A5E4E" w:rsidRDefault="0065745B">
            <w:pPr>
              <w:pStyle w:val="tdTableStyle-TablestyleAltRows-BodyD-Column-Body1"/>
            </w:pPr>
            <w:r>
              <w:t> </w:t>
            </w:r>
          </w:p>
        </w:tc>
      </w:tr>
      <w:tr w:rsidR="008A5E4E" w14:paraId="2BF72ED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6533453" w14:textId="77777777" w:rsidR="008A5E4E" w:rsidRDefault="0065745B">
            <w:pPr>
              <w:pStyle w:val="tdTableStyle-TablestyleAltRows-BodyE-Sidehead-Body2"/>
              <w:shd w:val="clear" w:color="auto" w:fill="DCDCDC"/>
            </w:pPr>
            <w:r>
              <w:rPr>
                <w:rStyle w:val="code"/>
                <w:shd w:val="clear" w:color="auto" w:fill="DCDCDC"/>
              </w:rPr>
              <w:t>BRIG_OPCODE_FIRSTBIT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10B2707" w14:textId="77777777" w:rsidR="008A5E4E" w:rsidRDefault="0065745B">
            <w:pPr>
              <w:pStyle w:val="tdTableStyle-TablestyleAltRows-BodyE-Column-Body2"/>
              <w:shd w:val="clear" w:color="auto" w:fill="D3D3D3"/>
            </w:pPr>
            <w:r>
              <w:rPr>
                <w:rStyle w:val="code"/>
                <w:shd w:val="clear" w:color="auto" w:fill="D3D3D3"/>
              </w:rPr>
              <w:t>BRIG_KIND_INST_SOURCE_TYPE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3E4E6FA"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F7DB77A"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4F47A35"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2010BE6"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1D324113" w14:textId="77777777" w:rsidR="008A5E4E" w:rsidRDefault="0065745B">
            <w:pPr>
              <w:pStyle w:val="tdTableStyle-TablestyleAltRows-BodyD-Column-Body2"/>
              <w:shd w:val="clear" w:color="auto" w:fill="D3D3D3"/>
            </w:pPr>
            <w:r>
              <w:rPr>
                <w:shd w:val="clear" w:color="auto" w:fill="D3D3D3"/>
              </w:rPr>
              <w:t> </w:t>
            </w:r>
          </w:p>
        </w:tc>
      </w:tr>
      <w:tr w:rsidR="008A5E4E" w14:paraId="033A9552"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44CBA689" w14:textId="77777777" w:rsidR="008A5E4E" w:rsidRDefault="0065745B">
            <w:pPr>
              <w:pStyle w:val="tdTableStyle-TablestyleAltRows-BodyB-Sidehead-Body1"/>
              <w:shd w:val="clear" w:color="auto" w:fill="DCDCDC"/>
            </w:pPr>
            <w:r>
              <w:rPr>
                <w:rStyle w:val="code"/>
                <w:shd w:val="clear" w:color="auto" w:fill="DCDCDC"/>
              </w:rPr>
              <w:t>BRIG_OPCODE_LASTBIT</w:t>
            </w:r>
          </w:p>
        </w:tc>
        <w:tc>
          <w:tcPr>
            <w:tcW w:w="0" w:type="auto"/>
            <w:tcBorders>
              <w:right w:val="single" w:sz="6" w:space="0" w:color="000000"/>
            </w:tcBorders>
            <w:tcMar>
              <w:top w:w="45" w:type="dxa"/>
              <w:left w:w="45" w:type="dxa"/>
              <w:bottom w:w="45" w:type="dxa"/>
              <w:right w:w="45" w:type="dxa"/>
            </w:tcMar>
          </w:tcPr>
          <w:p w14:paraId="53C0A41B" w14:textId="77777777" w:rsidR="008A5E4E" w:rsidRDefault="0065745B">
            <w:pPr>
              <w:pStyle w:val="tdTableStyle-TablestyleAltRows-BodyB-Column-Body1"/>
            </w:pPr>
            <w:r>
              <w:rPr>
                <w:rStyle w:val="code"/>
              </w:rPr>
              <w:t>BRIG_KIND_INST_SOURCE_TYPE</w:t>
            </w:r>
          </w:p>
        </w:tc>
        <w:tc>
          <w:tcPr>
            <w:tcW w:w="0" w:type="auto"/>
            <w:tcBorders>
              <w:right w:val="single" w:sz="6" w:space="0" w:color="000000"/>
            </w:tcBorders>
            <w:tcMar>
              <w:top w:w="45" w:type="dxa"/>
              <w:left w:w="45" w:type="dxa"/>
              <w:bottom w:w="45" w:type="dxa"/>
              <w:right w:w="45" w:type="dxa"/>
            </w:tcMar>
          </w:tcPr>
          <w:p w14:paraId="20648929" w14:textId="77777777" w:rsidR="008A5E4E" w:rsidRDefault="0065745B">
            <w:pPr>
              <w:pStyle w:val="tdTableStyle-TablestyleAltRows-BodyB-Column-Body1"/>
            </w:pPr>
            <w:r>
              <w:rPr>
                <w:rStyle w:val="em"/>
              </w:rPr>
              <w:t>dest</w:t>
            </w:r>
          </w:p>
        </w:tc>
        <w:tc>
          <w:tcPr>
            <w:tcW w:w="0" w:type="auto"/>
            <w:tcBorders>
              <w:right w:val="single" w:sz="6" w:space="0" w:color="000000"/>
            </w:tcBorders>
            <w:tcMar>
              <w:top w:w="45" w:type="dxa"/>
              <w:left w:w="45" w:type="dxa"/>
              <w:bottom w:w="45" w:type="dxa"/>
              <w:right w:w="45" w:type="dxa"/>
            </w:tcMar>
          </w:tcPr>
          <w:p w14:paraId="4BEEAC35" w14:textId="77777777" w:rsidR="008A5E4E" w:rsidRDefault="0065745B">
            <w:pPr>
              <w:pStyle w:val="tdTableStyle-TablestyleAltRows-BodyB-Column-Body1"/>
            </w:pPr>
            <w:r>
              <w:rPr>
                <w:rStyle w:val="em"/>
              </w:rPr>
              <w:t>src</w:t>
            </w:r>
          </w:p>
        </w:tc>
        <w:tc>
          <w:tcPr>
            <w:tcW w:w="0" w:type="auto"/>
            <w:tcBorders>
              <w:right w:val="single" w:sz="6" w:space="0" w:color="000000"/>
            </w:tcBorders>
            <w:tcMar>
              <w:top w:w="45" w:type="dxa"/>
              <w:left w:w="45" w:type="dxa"/>
              <w:bottom w:w="45" w:type="dxa"/>
              <w:right w:w="45" w:type="dxa"/>
            </w:tcMar>
          </w:tcPr>
          <w:p w14:paraId="1E513D94" w14:textId="77777777" w:rsidR="008A5E4E" w:rsidRDefault="0065745B">
            <w:pPr>
              <w:pStyle w:val="tdTableStyle-TablestyleAltRows-BodyB-Column-Body1"/>
            </w:pPr>
            <w:r>
              <w:t> </w:t>
            </w:r>
          </w:p>
        </w:tc>
        <w:tc>
          <w:tcPr>
            <w:tcW w:w="0" w:type="auto"/>
            <w:tcBorders>
              <w:right w:val="single" w:sz="6" w:space="0" w:color="000000"/>
            </w:tcBorders>
            <w:tcMar>
              <w:top w:w="45" w:type="dxa"/>
              <w:left w:w="45" w:type="dxa"/>
              <w:bottom w:w="45" w:type="dxa"/>
              <w:right w:w="45" w:type="dxa"/>
            </w:tcMar>
          </w:tcPr>
          <w:p w14:paraId="2DB425D1" w14:textId="77777777" w:rsidR="008A5E4E" w:rsidRDefault="0065745B">
            <w:pPr>
              <w:pStyle w:val="tdTableStyle-TablestyleAltRows-BodyB-Column-Body1"/>
            </w:pPr>
            <w:r>
              <w:t> </w:t>
            </w:r>
          </w:p>
        </w:tc>
        <w:tc>
          <w:tcPr>
            <w:tcW w:w="0" w:type="auto"/>
            <w:tcMar>
              <w:top w:w="45" w:type="dxa"/>
              <w:left w:w="45" w:type="dxa"/>
              <w:bottom w:w="45" w:type="dxa"/>
              <w:right w:w="45" w:type="dxa"/>
            </w:tcMar>
          </w:tcPr>
          <w:p w14:paraId="731B8E9A" w14:textId="77777777" w:rsidR="008A5E4E" w:rsidRDefault="0065745B">
            <w:pPr>
              <w:pStyle w:val="tdTableStyle-TablestyleAltRows-BodyA-Column-Body1"/>
            </w:pPr>
            <w:r>
              <w:t> </w:t>
            </w:r>
          </w:p>
        </w:tc>
      </w:tr>
    </w:tbl>
    <w:p w14:paraId="797F2980" w14:textId="77777777" w:rsidR="008A5E4E" w:rsidRDefault="008A5E4E">
      <w:pPr>
        <w:spacing w:after="240"/>
      </w:pPr>
    </w:p>
    <w:p w14:paraId="1E6814FB" w14:textId="0282600C"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19F9A6F2" w14:textId="5EAB55A5"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t xml:space="preserve">, or </w:t>
      </w:r>
      <w:r>
        <w:rPr>
          <w:rStyle w:val="code1"/>
        </w:rPr>
        <w:t>BRIG_KIND_OPERAND_WAVESIZE</w:t>
      </w:r>
      <w:r>
        <w:t>.</w:t>
      </w:r>
    </w:p>
    <w:p w14:paraId="19864983" w14:textId="77777777" w:rsidR="008A5E4E" w:rsidRDefault="0065745B">
      <w:pPr>
        <w:pStyle w:val="h4"/>
      </w:pPr>
      <w:bookmarkStart w:id="1285" w:name="_Toc396034519"/>
      <w:r>
        <w:t xml:space="preserve">18.7.1.7 </w:t>
      </w:r>
      <w:bookmarkStart w:id="1286" w:name="_Ref541142187"/>
      <w:r>
        <w:t>BRIG Syntax for Copy (Move) Operations</w:t>
      </w:r>
      <w:bookmarkEnd w:id="1285"/>
      <w:bookmarkEnd w:id="1286"/>
    </w:p>
    <w:p w14:paraId="4FBEF7E3" w14:textId="77777777" w:rsidR="008A5E4E" w:rsidRDefault="0065745B">
      <w:pPr>
        <w:pStyle w:val="pTableTitle"/>
      </w:pPr>
      <w:bookmarkStart w:id="1287" w:name="_ListOf165"/>
      <w:r>
        <w:t>Table 18–10 BRIG Syntax for Copy (Move) Operations</w:t>
      </w:r>
    </w:p>
    <w:bookmarkEnd w:id="1287"/>
    <w:p w14:paraId="6C389C6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975"/>
        <w:gridCol w:w="2602"/>
        <w:gridCol w:w="975"/>
        <w:gridCol w:w="975"/>
      </w:tblGrid>
      <w:tr w:rsidR="008A5E4E" w14:paraId="3B083195"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52D3F1B4"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7EC76B6"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592E24F"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tcBorders>
            <w:shd w:val="clear" w:color="auto" w:fill="D3D3D3"/>
            <w:tcMar>
              <w:top w:w="45" w:type="dxa"/>
              <w:left w:w="45" w:type="dxa"/>
              <w:bottom w:w="45" w:type="dxa"/>
              <w:right w:w="45" w:type="dxa"/>
            </w:tcMar>
          </w:tcPr>
          <w:p w14:paraId="5F00C165" w14:textId="77777777" w:rsidR="008A5E4E" w:rsidRDefault="0065745B">
            <w:pPr>
              <w:pStyle w:val="thTableStyle-TablestyleAltRows-HeadD-Column-Header1"/>
              <w:shd w:val="clear" w:color="auto" w:fill="D3D3D3"/>
            </w:pPr>
            <w:r>
              <w:rPr>
                <w:rStyle w:val="b1"/>
                <w:b/>
                <w:bCs/>
                <w:shd w:val="clear" w:color="auto" w:fill="D3D3D3"/>
              </w:rPr>
              <w:t>Operand 1</w:t>
            </w:r>
          </w:p>
        </w:tc>
      </w:tr>
      <w:tr w:rsidR="008A5E4E" w14:paraId="21455CE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462FE91" w14:textId="77777777" w:rsidR="008A5E4E" w:rsidRDefault="0065745B">
            <w:pPr>
              <w:pStyle w:val="tdTableStyle-TablestyleAltRows-BodyE-Sidehead-Body1"/>
              <w:shd w:val="clear" w:color="auto" w:fill="DCDCDC"/>
            </w:pPr>
            <w:r>
              <w:rPr>
                <w:rStyle w:val="code"/>
                <w:shd w:val="clear" w:color="auto" w:fill="DCDCDC"/>
              </w:rPr>
              <w:t>BRIG_OPCODE_COMBINE</w:t>
            </w:r>
          </w:p>
        </w:tc>
        <w:tc>
          <w:tcPr>
            <w:tcW w:w="0" w:type="auto"/>
            <w:tcBorders>
              <w:bottom w:val="single" w:sz="6" w:space="0" w:color="000000"/>
              <w:right w:val="single" w:sz="6" w:space="0" w:color="000000"/>
            </w:tcBorders>
            <w:tcMar>
              <w:top w:w="45" w:type="dxa"/>
              <w:left w:w="45" w:type="dxa"/>
              <w:bottom w:w="45" w:type="dxa"/>
              <w:right w:w="45" w:type="dxa"/>
            </w:tcMar>
          </w:tcPr>
          <w:p w14:paraId="24CCC78F" w14:textId="77777777" w:rsidR="008A5E4E" w:rsidRDefault="0065745B">
            <w:pPr>
              <w:pStyle w:val="tdTableStyle-TablestyleAltRows-BodyE-Column-Body1"/>
            </w:pPr>
            <w:r>
              <w:rPr>
                <w:rStyle w:val="code"/>
              </w:rPr>
              <w:t>BRIG_KIND_INST_SOURCE_TYPE</w:t>
            </w:r>
          </w:p>
        </w:tc>
        <w:tc>
          <w:tcPr>
            <w:tcW w:w="0" w:type="auto"/>
            <w:tcBorders>
              <w:bottom w:val="single" w:sz="6" w:space="0" w:color="000000"/>
              <w:right w:val="single" w:sz="6" w:space="0" w:color="000000"/>
            </w:tcBorders>
            <w:tcMar>
              <w:top w:w="45" w:type="dxa"/>
              <w:left w:w="45" w:type="dxa"/>
              <w:bottom w:w="45" w:type="dxa"/>
              <w:right w:w="45" w:type="dxa"/>
            </w:tcMar>
          </w:tcPr>
          <w:p w14:paraId="5F108C58" w14:textId="77777777" w:rsidR="008A5E4E" w:rsidRDefault="0065745B">
            <w:pPr>
              <w:pStyle w:val="tdTableStyle-TablestyleAltRows-BodyE-Column-Body1"/>
            </w:pPr>
            <w:r>
              <w:rPr>
                <w:rStyle w:val="em"/>
              </w:rPr>
              <w:t>dest</w:t>
            </w:r>
          </w:p>
        </w:tc>
        <w:tc>
          <w:tcPr>
            <w:tcW w:w="0" w:type="auto"/>
            <w:tcBorders>
              <w:bottom w:val="single" w:sz="6" w:space="0" w:color="000000"/>
            </w:tcBorders>
            <w:tcMar>
              <w:top w:w="45" w:type="dxa"/>
              <w:left w:w="45" w:type="dxa"/>
              <w:bottom w:w="45" w:type="dxa"/>
              <w:right w:w="45" w:type="dxa"/>
            </w:tcMar>
          </w:tcPr>
          <w:p w14:paraId="18E4EC2E" w14:textId="77777777" w:rsidR="008A5E4E" w:rsidRDefault="0065745B">
            <w:pPr>
              <w:pStyle w:val="tdTableStyle-TablestyleAltRows-BodyD-Column-Body1"/>
            </w:pPr>
            <w:r>
              <w:rPr>
                <w:rStyle w:val="em"/>
              </w:rPr>
              <w:t>src-vector</w:t>
            </w:r>
          </w:p>
        </w:tc>
      </w:tr>
      <w:tr w:rsidR="008A5E4E" w14:paraId="399AE07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D08F81B" w14:textId="77777777" w:rsidR="008A5E4E" w:rsidRDefault="0065745B">
            <w:pPr>
              <w:pStyle w:val="tdTableStyle-TablestyleAltRows-BodyE-Sidehead-Body2"/>
              <w:shd w:val="clear" w:color="auto" w:fill="DCDCDC"/>
            </w:pPr>
            <w:r>
              <w:rPr>
                <w:rStyle w:val="code"/>
                <w:shd w:val="clear" w:color="auto" w:fill="DCDCDC"/>
              </w:rPr>
              <w:t>BRIG_OPCODE_EXPAND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C2311E0" w14:textId="77777777" w:rsidR="008A5E4E" w:rsidRDefault="0065745B">
            <w:pPr>
              <w:pStyle w:val="tdTableStyle-TablestyleAltRows-BodyE-Column-Body2"/>
              <w:shd w:val="clear" w:color="auto" w:fill="D3D3D3"/>
            </w:pPr>
            <w:r>
              <w:rPr>
                <w:rStyle w:val="code"/>
                <w:shd w:val="clear" w:color="auto" w:fill="D3D3D3"/>
              </w:rPr>
              <w:t>BRIG_KIND_INST_SOURCE_TYPE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871B822" w14:textId="77777777" w:rsidR="008A5E4E" w:rsidRDefault="0065745B">
            <w:pPr>
              <w:pStyle w:val="tdTableStyle-TablestyleAltRows-BodyE-Column-Body2"/>
              <w:shd w:val="clear" w:color="auto" w:fill="D3D3D3"/>
            </w:pPr>
            <w:r>
              <w:rPr>
                <w:rStyle w:val="em"/>
                <w:shd w:val="clear" w:color="auto" w:fill="D3D3D3"/>
              </w:rPr>
              <w:t>dest-vector</w:t>
            </w:r>
          </w:p>
        </w:tc>
        <w:tc>
          <w:tcPr>
            <w:tcW w:w="0" w:type="auto"/>
            <w:tcBorders>
              <w:bottom w:val="single" w:sz="6" w:space="0" w:color="000000"/>
            </w:tcBorders>
            <w:shd w:val="clear" w:color="auto" w:fill="D3D3D3"/>
            <w:tcMar>
              <w:top w:w="45" w:type="dxa"/>
              <w:left w:w="45" w:type="dxa"/>
              <w:bottom w:w="45" w:type="dxa"/>
              <w:right w:w="45" w:type="dxa"/>
            </w:tcMar>
          </w:tcPr>
          <w:p w14:paraId="4DB1D08F" w14:textId="77777777" w:rsidR="008A5E4E" w:rsidRDefault="0065745B">
            <w:pPr>
              <w:pStyle w:val="tdTableStyle-TablestyleAltRows-BodyD-Column-Body2"/>
              <w:shd w:val="clear" w:color="auto" w:fill="D3D3D3"/>
            </w:pPr>
            <w:r>
              <w:rPr>
                <w:rStyle w:val="em"/>
                <w:shd w:val="clear" w:color="auto" w:fill="D3D3D3"/>
              </w:rPr>
              <w:t>src</w:t>
            </w:r>
          </w:p>
        </w:tc>
      </w:tr>
      <w:tr w:rsidR="008A5E4E" w14:paraId="2BD0642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5A2A30F" w14:textId="77777777" w:rsidR="008A5E4E" w:rsidRDefault="0065745B">
            <w:pPr>
              <w:pStyle w:val="tdTableStyle-TablestyleAltRows-BodyE-Sidehead-Body1"/>
              <w:shd w:val="clear" w:color="auto" w:fill="DCDCDC"/>
            </w:pPr>
            <w:r>
              <w:rPr>
                <w:rStyle w:val="code"/>
                <w:shd w:val="clear" w:color="auto" w:fill="DCDCDC"/>
              </w:rPr>
              <w:t>BRIG_OPCODE_LDA</w:t>
            </w:r>
          </w:p>
        </w:tc>
        <w:tc>
          <w:tcPr>
            <w:tcW w:w="0" w:type="auto"/>
            <w:tcBorders>
              <w:bottom w:val="single" w:sz="6" w:space="0" w:color="000000"/>
              <w:right w:val="single" w:sz="6" w:space="0" w:color="000000"/>
            </w:tcBorders>
            <w:tcMar>
              <w:top w:w="45" w:type="dxa"/>
              <w:left w:w="45" w:type="dxa"/>
              <w:bottom w:w="45" w:type="dxa"/>
              <w:right w:w="45" w:type="dxa"/>
            </w:tcMar>
          </w:tcPr>
          <w:p w14:paraId="4B5617CB" w14:textId="77777777" w:rsidR="008A5E4E" w:rsidRDefault="0065745B">
            <w:pPr>
              <w:pStyle w:val="tdTableStyle-TablestyleAltRows-BodyE-Column-Body1"/>
            </w:pPr>
            <w:r>
              <w:rPr>
                <w:rStyle w:val="code"/>
              </w:rPr>
              <w:t>BRIG_KIND_INST_ADDR</w:t>
            </w:r>
          </w:p>
        </w:tc>
        <w:tc>
          <w:tcPr>
            <w:tcW w:w="0" w:type="auto"/>
            <w:tcBorders>
              <w:bottom w:val="single" w:sz="6" w:space="0" w:color="000000"/>
              <w:right w:val="single" w:sz="6" w:space="0" w:color="000000"/>
            </w:tcBorders>
            <w:tcMar>
              <w:top w:w="45" w:type="dxa"/>
              <w:left w:w="45" w:type="dxa"/>
              <w:bottom w:w="45" w:type="dxa"/>
              <w:right w:w="45" w:type="dxa"/>
            </w:tcMar>
          </w:tcPr>
          <w:p w14:paraId="40DB9A11" w14:textId="77777777" w:rsidR="008A5E4E" w:rsidRDefault="0065745B">
            <w:pPr>
              <w:pStyle w:val="tdTableStyle-TablestyleAltRows-BodyE-Column-Body1"/>
            </w:pPr>
            <w:r>
              <w:rPr>
                <w:rStyle w:val="em"/>
              </w:rPr>
              <w:t>dest</w:t>
            </w:r>
          </w:p>
        </w:tc>
        <w:tc>
          <w:tcPr>
            <w:tcW w:w="0" w:type="auto"/>
            <w:tcBorders>
              <w:bottom w:val="single" w:sz="6" w:space="0" w:color="000000"/>
            </w:tcBorders>
            <w:tcMar>
              <w:top w:w="45" w:type="dxa"/>
              <w:left w:w="45" w:type="dxa"/>
              <w:bottom w:w="45" w:type="dxa"/>
              <w:right w:w="45" w:type="dxa"/>
            </w:tcMar>
          </w:tcPr>
          <w:p w14:paraId="43B2576A" w14:textId="77777777" w:rsidR="008A5E4E" w:rsidRDefault="0065745B">
            <w:pPr>
              <w:pStyle w:val="tdTableStyle-TablestyleAltRows-BodyD-Column-Body1"/>
            </w:pPr>
            <w:r>
              <w:rPr>
                <w:rStyle w:val="em"/>
              </w:rPr>
              <w:t>address</w:t>
            </w:r>
          </w:p>
        </w:tc>
      </w:tr>
      <w:tr w:rsidR="008A5E4E" w14:paraId="412EDF67"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49F4CE3" w14:textId="77777777" w:rsidR="008A5E4E" w:rsidRDefault="0065745B">
            <w:pPr>
              <w:pStyle w:val="tdTableStyle-TablestyleAltRows-BodyB-Sidehead-Body2"/>
              <w:shd w:val="clear" w:color="auto" w:fill="DCDCDC"/>
            </w:pPr>
            <w:r>
              <w:rPr>
                <w:rStyle w:val="code"/>
                <w:shd w:val="clear" w:color="auto" w:fill="DCDCDC"/>
              </w:rPr>
              <w:t>BRIG_OPCODE_MOV</w:t>
            </w:r>
          </w:p>
        </w:tc>
        <w:tc>
          <w:tcPr>
            <w:tcW w:w="0" w:type="auto"/>
            <w:tcBorders>
              <w:right w:val="single" w:sz="6" w:space="0" w:color="000000"/>
            </w:tcBorders>
            <w:shd w:val="clear" w:color="auto" w:fill="D3D3D3"/>
            <w:tcMar>
              <w:top w:w="45" w:type="dxa"/>
              <w:left w:w="45" w:type="dxa"/>
              <w:bottom w:w="45" w:type="dxa"/>
              <w:right w:w="45" w:type="dxa"/>
            </w:tcMar>
          </w:tcPr>
          <w:p w14:paraId="1E55920F" w14:textId="77777777" w:rsidR="008A5E4E" w:rsidRDefault="0065745B">
            <w:pPr>
              <w:pStyle w:val="tdTableStyle-TablestyleAltRows-BodyB-Column-Body2"/>
              <w:shd w:val="clear" w:color="auto" w:fill="D3D3D3"/>
            </w:pPr>
            <w:r>
              <w:rPr>
                <w:rStyle w:val="code"/>
                <w:shd w:val="clear" w:color="auto" w:fill="D3D3D3"/>
              </w:rPr>
              <w:t>BRIG_KIND_INST_BASIC</w:t>
            </w:r>
          </w:p>
        </w:tc>
        <w:tc>
          <w:tcPr>
            <w:tcW w:w="0" w:type="auto"/>
            <w:tcBorders>
              <w:right w:val="single" w:sz="6" w:space="0" w:color="000000"/>
            </w:tcBorders>
            <w:shd w:val="clear" w:color="auto" w:fill="D3D3D3"/>
            <w:tcMar>
              <w:top w:w="45" w:type="dxa"/>
              <w:left w:w="45" w:type="dxa"/>
              <w:bottom w:w="45" w:type="dxa"/>
              <w:right w:w="45" w:type="dxa"/>
            </w:tcMar>
          </w:tcPr>
          <w:p w14:paraId="53D10B03" w14:textId="77777777" w:rsidR="008A5E4E" w:rsidRDefault="0065745B">
            <w:pPr>
              <w:pStyle w:val="tdTableStyle-TablestyleAltRows-BodyB-Column-Body2"/>
              <w:shd w:val="clear" w:color="auto" w:fill="D3D3D3"/>
            </w:pPr>
            <w:r>
              <w:rPr>
                <w:rStyle w:val="em"/>
                <w:shd w:val="clear" w:color="auto" w:fill="D3D3D3"/>
              </w:rPr>
              <w:t>dest</w:t>
            </w:r>
          </w:p>
        </w:tc>
        <w:tc>
          <w:tcPr>
            <w:tcW w:w="0" w:type="auto"/>
            <w:shd w:val="clear" w:color="auto" w:fill="D3D3D3"/>
            <w:tcMar>
              <w:top w:w="45" w:type="dxa"/>
              <w:left w:w="45" w:type="dxa"/>
              <w:bottom w:w="45" w:type="dxa"/>
              <w:right w:w="45" w:type="dxa"/>
            </w:tcMar>
          </w:tcPr>
          <w:p w14:paraId="15A04976" w14:textId="77777777" w:rsidR="008A5E4E" w:rsidRDefault="0065745B">
            <w:pPr>
              <w:pStyle w:val="tdTableStyle-TablestyleAltRows-BodyA-Column-Body2"/>
              <w:shd w:val="clear" w:color="auto" w:fill="D3D3D3"/>
            </w:pPr>
            <w:r>
              <w:rPr>
                <w:rStyle w:val="em"/>
                <w:shd w:val="clear" w:color="auto" w:fill="D3D3D3"/>
              </w:rPr>
              <w:t>src</w:t>
            </w:r>
          </w:p>
        </w:tc>
      </w:tr>
    </w:tbl>
    <w:p w14:paraId="3E3D3A59" w14:textId="77777777" w:rsidR="008A5E4E" w:rsidRDefault="008A5E4E">
      <w:pPr>
        <w:spacing w:after="240"/>
      </w:pPr>
    </w:p>
    <w:p w14:paraId="4DF4508F" w14:textId="6E017801" w:rsidR="008A5E4E" w:rsidRDefault="0065745B">
      <w:pPr>
        <w:pStyle w:val="p"/>
      </w:pPr>
      <w:r>
        <w:rPr>
          <w:rStyle w:val="i"/>
        </w:rPr>
        <w:t>dest</w:t>
      </w:r>
      <w:r>
        <w:t xml:space="preserve">: must be </w:t>
      </w:r>
      <w:r>
        <w:rPr>
          <w:rStyle w:val="code1"/>
        </w:rPr>
        <w:t>BRIG_KIND_OPERAND_REG</w:t>
      </w:r>
      <w:r w:rsidR="00715E6C">
        <w:rPr>
          <w:rStyle w:val="code1"/>
        </w:rPr>
        <w:t>ISTER</w:t>
      </w:r>
      <w:r>
        <w:t xml:space="preserve">. </w:t>
      </w:r>
    </w:p>
    <w:p w14:paraId="30C34AD4" w14:textId="49659FC5" w:rsidR="008A5E4E" w:rsidRDefault="0065745B">
      <w:pPr>
        <w:pStyle w:val="p"/>
      </w:pPr>
      <w:r>
        <w:rPr>
          <w:rStyle w:val="i"/>
        </w:rPr>
        <w:t>src-vector</w:t>
      </w:r>
      <w:r>
        <w:t xml:space="preserve">: must be </w:t>
      </w:r>
      <w:r>
        <w:rPr>
          <w:rStyle w:val="code1"/>
        </w:rPr>
        <w:t>BRIG_KIND_OPERAND_OPERAND_LIST</w:t>
      </w:r>
      <w:r>
        <w:t xml:space="preserve"> that references a list of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rsidR="00657174">
        <w:t>,</w:t>
      </w:r>
      <w:r>
        <w:t xml:space="preserve"> or </w:t>
      </w:r>
      <w:r>
        <w:rPr>
          <w:rStyle w:val="code1"/>
        </w:rPr>
        <w:t>BRIG_KIND_OPERAND_WAVESIZE</w:t>
      </w:r>
      <w:r>
        <w:t xml:space="preserve"> operands.</w:t>
      </w:r>
    </w:p>
    <w:p w14:paraId="4F1A686D" w14:textId="5AAF2780" w:rsidR="008A5E4E" w:rsidRDefault="0065745B">
      <w:pPr>
        <w:pStyle w:val="p"/>
      </w:pPr>
      <w:r>
        <w:rPr>
          <w:rStyle w:val="i"/>
        </w:rPr>
        <w:t>dest-vector</w:t>
      </w:r>
      <w:r>
        <w:t xml:space="preserve">: must be </w:t>
      </w:r>
      <w:r>
        <w:rPr>
          <w:rStyle w:val="code1"/>
        </w:rPr>
        <w:t>BRIG_KIND_OPERAND_OPERAND_LIST</w:t>
      </w:r>
      <w:r>
        <w:t xml:space="preserve"> that references a list of </w:t>
      </w:r>
      <w:r>
        <w:rPr>
          <w:rStyle w:val="code1"/>
        </w:rPr>
        <w:t>BRIG_KIND_OPERAND_REG</w:t>
      </w:r>
      <w:r w:rsidR="00715E6C">
        <w:rPr>
          <w:rStyle w:val="code1"/>
        </w:rPr>
        <w:t>ISTER</w:t>
      </w:r>
      <w:r>
        <w:t xml:space="preserve"> operands.</w:t>
      </w:r>
    </w:p>
    <w:p w14:paraId="43250D64" w14:textId="0C8B38AA"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rsidR="00657174">
        <w:t xml:space="preserve">, </w:t>
      </w:r>
      <w:r>
        <w:t xml:space="preserve">or </w:t>
      </w:r>
      <w:r>
        <w:rPr>
          <w:rStyle w:val="code1"/>
        </w:rPr>
        <w:t>BRIG_KIND_OPERAND_WAVESIZE</w:t>
      </w:r>
      <w:r>
        <w:t xml:space="preserve">. </w:t>
      </w:r>
    </w:p>
    <w:p w14:paraId="7F7F8F77" w14:textId="77777777" w:rsidR="008A5E4E" w:rsidRDefault="0065745B">
      <w:pPr>
        <w:pStyle w:val="p"/>
      </w:pPr>
      <w:r>
        <w:rPr>
          <w:rStyle w:val="i"/>
        </w:rPr>
        <w:t>address</w:t>
      </w:r>
      <w:r>
        <w:t xml:space="preserve">: must be </w:t>
      </w:r>
      <w:r>
        <w:rPr>
          <w:rStyle w:val="code1"/>
        </w:rPr>
        <w:t>BRIG_KIND_OPERAND_ADDRESS</w:t>
      </w:r>
      <w:r>
        <w:t xml:space="preserve">. </w:t>
      </w:r>
    </w:p>
    <w:p w14:paraId="5BAFB5C6" w14:textId="77777777" w:rsidR="008A5E4E" w:rsidRDefault="0065745B">
      <w:pPr>
        <w:pStyle w:val="h4"/>
      </w:pPr>
      <w:bookmarkStart w:id="1288" w:name="_Toc396034520"/>
      <w:r>
        <w:t xml:space="preserve">18.7.1.8 </w:t>
      </w:r>
      <w:bookmarkStart w:id="1289" w:name="_Ref1327107999"/>
      <w:r>
        <w:t>BRIG Syntax for Packed Data Operations</w:t>
      </w:r>
      <w:bookmarkEnd w:id="1288"/>
      <w:bookmarkEnd w:id="1289"/>
    </w:p>
    <w:p w14:paraId="7EDD5C58" w14:textId="77777777" w:rsidR="008A5E4E" w:rsidRDefault="0065745B">
      <w:pPr>
        <w:pStyle w:val="pTableTitle"/>
      </w:pPr>
      <w:bookmarkStart w:id="1290" w:name="_ListOf166"/>
      <w:r>
        <w:t xml:space="preserve">Table 18–11 BRIG Syntax for Packed Data Operations </w:t>
      </w:r>
    </w:p>
    <w:bookmarkEnd w:id="1290"/>
    <w:p w14:paraId="0D2C9FFF" w14:textId="77777777" w:rsidR="008A5E4E" w:rsidRDefault="0065745B">
      <w:pPr>
        <w:pStyle w:val="p"/>
      </w:pPr>
      <w:r>
        <w:t xml:space="preserve"> </w:t>
      </w:r>
    </w:p>
    <w:p w14:paraId="0402AF37"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071"/>
        <w:gridCol w:w="2602"/>
        <w:gridCol w:w="975"/>
        <w:gridCol w:w="975"/>
        <w:gridCol w:w="975"/>
        <w:gridCol w:w="975"/>
      </w:tblGrid>
      <w:tr w:rsidR="008A5E4E" w14:paraId="716C1526"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76087F95"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F137695"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8B90AEB"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DE4BC94" w14:textId="77777777" w:rsidR="008A5E4E" w:rsidRDefault="0065745B">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B23401F" w14:textId="77777777" w:rsidR="008A5E4E" w:rsidRDefault="0065745B">
            <w:pPr>
              <w:pStyle w:val="thTableStyle-TablestyleAltRows-HeadE-Column-Header1"/>
              <w:shd w:val="clear" w:color="auto" w:fill="D3D3D3"/>
            </w:pPr>
            <w:r>
              <w:rPr>
                <w:rStyle w:val="b1"/>
                <w:b/>
                <w:bCs/>
                <w:shd w:val="clear" w:color="auto" w:fill="D3D3D3"/>
              </w:rPr>
              <w:t>Operand 2</w:t>
            </w:r>
          </w:p>
        </w:tc>
        <w:tc>
          <w:tcPr>
            <w:tcW w:w="0" w:type="auto"/>
            <w:tcBorders>
              <w:bottom w:val="double" w:sz="3" w:space="0" w:color="000000"/>
            </w:tcBorders>
            <w:shd w:val="clear" w:color="auto" w:fill="D3D3D3"/>
            <w:tcMar>
              <w:top w:w="45" w:type="dxa"/>
              <w:left w:w="45" w:type="dxa"/>
              <w:bottom w:w="45" w:type="dxa"/>
              <w:right w:w="45" w:type="dxa"/>
            </w:tcMar>
          </w:tcPr>
          <w:p w14:paraId="425FD49B" w14:textId="77777777" w:rsidR="008A5E4E" w:rsidRDefault="0065745B">
            <w:pPr>
              <w:pStyle w:val="thTableStyle-TablestyleAltRows-HeadD-Column-Header1"/>
              <w:shd w:val="clear" w:color="auto" w:fill="D3D3D3"/>
            </w:pPr>
            <w:r>
              <w:rPr>
                <w:rStyle w:val="b1"/>
                <w:b/>
                <w:bCs/>
                <w:shd w:val="clear" w:color="auto" w:fill="D3D3D3"/>
              </w:rPr>
              <w:t>Operand 3</w:t>
            </w:r>
          </w:p>
        </w:tc>
      </w:tr>
      <w:tr w:rsidR="008A5E4E" w14:paraId="029B636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A7440A6" w14:textId="77777777" w:rsidR="008A5E4E" w:rsidRDefault="0065745B">
            <w:pPr>
              <w:pStyle w:val="tdTableStyle-TablestyleAltRows-BodyE-Sidehead-Body1"/>
              <w:shd w:val="clear" w:color="auto" w:fill="DCDCDC"/>
            </w:pPr>
            <w:r>
              <w:rPr>
                <w:rStyle w:val="code"/>
                <w:shd w:val="clear" w:color="auto" w:fill="DCDCDC"/>
              </w:rPr>
              <w:t>BRIG_OPCODE_SHUFFLE</w:t>
            </w:r>
          </w:p>
        </w:tc>
        <w:tc>
          <w:tcPr>
            <w:tcW w:w="0" w:type="auto"/>
            <w:tcBorders>
              <w:bottom w:val="single" w:sz="6" w:space="0" w:color="000000"/>
              <w:right w:val="single" w:sz="6" w:space="0" w:color="000000"/>
            </w:tcBorders>
            <w:tcMar>
              <w:top w:w="45" w:type="dxa"/>
              <w:left w:w="45" w:type="dxa"/>
              <w:bottom w:w="45" w:type="dxa"/>
              <w:right w:w="45" w:type="dxa"/>
            </w:tcMar>
          </w:tcPr>
          <w:p w14:paraId="38E1053C"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2B929BF9"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32767CBE"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069C6456"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38C1EC84" w14:textId="77777777" w:rsidR="008A5E4E" w:rsidRDefault="0065745B">
            <w:pPr>
              <w:pStyle w:val="tdTableStyle-TablestyleAltRows-BodyD-Column-Body1"/>
            </w:pPr>
            <w:r>
              <w:rPr>
                <w:rStyle w:val="em"/>
              </w:rPr>
              <w:t>number</w:t>
            </w:r>
          </w:p>
        </w:tc>
      </w:tr>
      <w:tr w:rsidR="008A5E4E" w14:paraId="5B9A739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E419CB9" w14:textId="77777777" w:rsidR="008A5E4E" w:rsidRDefault="0065745B">
            <w:pPr>
              <w:pStyle w:val="tdTableStyle-TablestyleAltRows-BodyE-Sidehead-Body2"/>
              <w:shd w:val="clear" w:color="auto" w:fill="DCDCDC"/>
            </w:pPr>
            <w:r>
              <w:rPr>
                <w:rStyle w:val="code"/>
                <w:shd w:val="clear" w:color="auto" w:fill="DCDCDC"/>
              </w:rPr>
              <w:t>BRIG_OPCODE_UNPACKHI</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6261610"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E293EC7"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F5A1F66"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F73745B"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2B439AE8" w14:textId="77777777" w:rsidR="008A5E4E" w:rsidRDefault="0065745B">
            <w:pPr>
              <w:pStyle w:val="tdTableStyle-TablestyleAltRows-BodyD-Column-Body2"/>
              <w:shd w:val="clear" w:color="auto" w:fill="D3D3D3"/>
            </w:pPr>
            <w:r>
              <w:rPr>
                <w:shd w:val="clear" w:color="auto" w:fill="D3D3D3"/>
              </w:rPr>
              <w:t> </w:t>
            </w:r>
          </w:p>
        </w:tc>
      </w:tr>
      <w:tr w:rsidR="008A5E4E" w14:paraId="6043353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F509835" w14:textId="77777777" w:rsidR="008A5E4E" w:rsidRDefault="0065745B">
            <w:pPr>
              <w:pStyle w:val="tdTableStyle-TablestyleAltRows-BodyE-Sidehead-Body1"/>
              <w:shd w:val="clear" w:color="auto" w:fill="DCDCDC"/>
            </w:pPr>
            <w:r>
              <w:rPr>
                <w:rStyle w:val="code"/>
                <w:shd w:val="clear" w:color="auto" w:fill="DCDCDC"/>
              </w:rPr>
              <w:t>BRIG_OPCODE_UNPACKLO</w:t>
            </w:r>
          </w:p>
        </w:tc>
        <w:tc>
          <w:tcPr>
            <w:tcW w:w="0" w:type="auto"/>
            <w:tcBorders>
              <w:bottom w:val="single" w:sz="6" w:space="0" w:color="000000"/>
              <w:right w:val="single" w:sz="6" w:space="0" w:color="000000"/>
            </w:tcBorders>
            <w:tcMar>
              <w:top w:w="45" w:type="dxa"/>
              <w:left w:w="45" w:type="dxa"/>
              <w:bottom w:w="45" w:type="dxa"/>
              <w:right w:w="45" w:type="dxa"/>
            </w:tcMar>
          </w:tcPr>
          <w:p w14:paraId="61EBFFDF"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35C3E6F4"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377FE96B"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412A925A"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193D506D" w14:textId="77777777" w:rsidR="008A5E4E" w:rsidRDefault="0065745B">
            <w:pPr>
              <w:pStyle w:val="tdTableStyle-TablestyleAltRows-BodyD-Column-Body1"/>
            </w:pPr>
            <w:r>
              <w:t> </w:t>
            </w:r>
          </w:p>
        </w:tc>
      </w:tr>
      <w:tr w:rsidR="008A5E4E" w14:paraId="47B4142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D5E8EF3" w14:textId="77777777" w:rsidR="008A5E4E" w:rsidRDefault="0065745B">
            <w:pPr>
              <w:pStyle w:val="tdTableStyle-TablestyleAltRows-BodyE-Sidehead-Body2"/>
              <w:shd w:val="clear" w:color="auto" w:fill="DCDCDC"/>
            </w:pPr>
            <w:r>
              <w:rPr>
                <w:rStyle w:val="code"/>
                <w:shd w:val="clear" w:color="auto" w:fill="DCDCDC"/>
              </w:rPr>
              <w:t>BRIG_OPCODE_PACK</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F9ECAAD" w14:textId="77777777" w:rsidR="008A5E4E" w:rsidRDefault="0065745B">
            <w:pPr>
              <w:pStyle w:val="tdTableStyle-TablestyleAltRows-BodyE-Column-Body2"/>
              <w:shd w:val="clear" w:color="auto" w:fill="D3D3D3"/>
            </w:pPr>
            <w:r>
              <w:rPr>
                <w:rStyle w:val="code"/>
                <w:shd w:val="clear" w:color="auto" w:fill="D3D3D3"/>
              </w:rPr>
              <w:t>BRIG_KIND_INST_SOURCE_TYPE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9D25D37"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64EBEF3"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600646A"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0819252E" w14:textId="77777777" w:rsidR="008A5E4E" w:rsidRDefault="0065745B">
            <w:pPr>
              <w:pStyle w:val="tdTableStyle-TablestyleAltRows-BodyD-Column-Body2"/>
              <w:shd w:val="clear" w:color="auto" w:fill="D3D3D3"/>
            </w:pPr>
            <w:r>
              <w:rPr>
                <w:rStyle w:val="em"/>
                <w:shd w:val="clear" w:color="auto" w:fill="D3D3D3"/>
              </w:rPr>
              <w:t>src</w:t>
            </w:r>
          </w:p>
        </w:tc>
      </w:tr>
      <w:tr w:rsidR="008A5E4E" w14:paraId="617B5D1D"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274F53A" w14:textId="77777777" w:rsidR="008A5E4E" w:rsidRDefault="0065745B">
            <w:pPr>
              <w:pStyle w:val="tdTableStyle-TablestyleAltRows-BodyB-Sidehead-Body1"/>
              <w:shd w:val="clear" w:color="auto" w:fill="DCDCDC"/>
            </w:pPr>
            <w:r>
              <w:rPr>
                <w:rStyle w:val="code"/>
                <w:shd w:val="clear" w:color="auto" w:fill="DCDCDC"/>
              </w:rPr>
              <w:t>BRIG_OPCODE_UNPACK</w:t>
            </w:r>
          </w:p>
        </w:tc>
        <w:tc>
          <w:tcPr>
            <w:tcW w:w="0" w:type="auto"/>
            <w:tcBorders>
              <w:right w:val="single" w:sz="6" w:space="0" w:color="000000"/>
            </w:tcBorders>
            <w:tcMar>
              <w:top w:w="45" w:type="dxa"/>
              <w:left w:w="45" w:type="dxa"/>
              <w:bottom w:w="45" w:type="dxa"/>
              <w:right w:w="45" w:type="dxa"/>
            </w:tcMar>
          </w:tcPr>
          <w:p w14:paraId="3BF09799" w14:textId="77777777" w:rsidR="008A5E4E" w:rsidRDefault="0065745B">
            <w:pPr>
              <w:pStyle w:val="tdTableStyle-TablestyleAltRows-BodyB-Column-Body1"/>
            </w:pPr>
            <w:r>
              <w:rPr>
                <w:rStyle w:val="code"/>
              </w:rPr>
              <w:t>BRIG_KIND_INST_SOURCE_TYPE</w:t>
            </w:r>
          </w:p>
        </w:tc>
        <w:tc>
          <w:tcPr>
            <w:tcW w:w="0" w:type="auto"/>
            <w:tcBorders>
              <w:right w:val="single" w:sz="6" w:space="0" w:color="000000"/>
            </w:tcBorders>
            <w:tcMar>
              <w:top w:w="45" w:type="dxa"/>
              <w:left w:w="45" w:type="dxa"/>
              <w:bottom w:w="45" w:type="dxa"/>
              <w:right w:w="45" w:type="dxa"/>
            </w:tcMar>
          </w:tcPr>
          <w:p w14:paraId="17F4A725" w14:textId="77777777" w:rsidR="008A5E4E" w:rsidRDefault="0065745B">
            <w:pPr>
              <w:pStyle w:val="tdTableStyle-TablestyleAltRows-BodyB-Column-Body1"/>
            </w:pPr>
            <w:r>
              <w:rPr>
                <w:rStyle w:val="em"/>
              </w:rPr>
              <w:t>dest</w:t>
            </w:r>
          </w:p>
        </w:tc>
        <w:tc>
          <w:tcPr>
            <w:tcW w:w="0" w:type="auto"/>
            <w:tcBorders>
              <w:right w:val="single" w:sz="6" w:space="0" w:color="000000"/>
            </w:tcBorders>
            <w:tcMar>
              <w:top w:w="45" w:type="dxa"/>
              <w:left w:w="45" w:type="dxa"/>
              <w:bottom w:w="45" w:type="dxa"/>
              <w:right w:w="45" w:type="dxa"/>
            </w:tcMar>
          </w:tcPr>
          <w:p w14:paraId="1FBCF2C3" w14:textId="77777777" w:rsidR="008A5E4E" w:rsidRDefault="0065745B">
            <w:pPr>
              <w:pStyle w:val="tdTableStyle-TablestyleAltRows-BodyB-Column-Body1"/>
            </w:pPr>
            <w:r>
              <w:rPr>
                <w:rStyle w:val="em"/>
              </w:rPr>
              <w:t>src</w:t>
            </w:r>
          </w:p>
        </w:tc>
        <w:tc>
          <w:tcPr>
            <w:tcW w:w="0" w:type="auto"/>
            <w:tcBorders>
              <w:right w:val="single" w:sz="6" w:space="0" w:color="000000"/>
            </w:tcBorders>
            <w:tcMar>
              <w:top w:w="45" w:type="dxa"/>
              <w:left w:w="45" w:type="dxa"/>
              <w:bottom w:w="45" w:type="dxa"/>
              <w:right w:w="45" w:type="dxa"/>
            </w:tcMar>
          </w:tcPr>
          <w:p w14:paraId="2EB9DEC9" w14:textId="77777777" w:rsidR="008A5E4E" w:rsidRDefault="0065745B">
            <w:pPr>
              <w:pStyle w:val="tdTableStyle-TablestyleAltRows-BodyB-Column-Body1"/>
            </w:pPr>
            <w:r>
              <w:rPr>
                <w:rStyle w:val="em"/>
              </w:rPr>
              <w:t>src</w:t>
            </w:r>
          </w:p>
        </w:tc>
        <w:tc>
          <w:tcPr>
            <w:tcW w:w="0" w:type="auto"/>
            <w:tcMar>
              <w:top w:w="45" w:type="dxa"/>
              <w:left w:w="45" w:type="dxa"/>
              <w:bottom w:w="45" w:type="dxa"/>
              <w:right w:w="45" w:type="dxa"/>
            </w:tcMar>
          </w:tcPr>
          <w:p w14:paraId="2BA4847C" w14:textId="77777777" w:rsidR="008A5E4E" w:rsidRDefault="0065745B">
            <w:pPr>
              <w:pStyle w:val="tdTableStyle-TablestyleAltRows-BodyA-Column-Body1"/>
            </w:pPr>
            <w:r>
              <w:t> </w:t>
            </w:r>
          </w:p>
        </w:tc>
      </w:tr>
    </w:tbl>
    <w:p w14:paraId="54B01A18" w14:textId="77777777" w:rsidR="008A5E4E" w:rsidRDefault="008A5E4E">
      <w:pPr>
        <w:spacing w:after="240"/>
      </w:pPr>
    </w:p>
    <w:p w14:paraId="02E5EE87" w14:textId="54097918"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49FC626C" w14:textId="0A77756C"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rsidR="00657174">
        <w:t xml:space="preserve">, </w:t>
      </w:r>
      <w:r>
        <w:t xml:space="preserve">or </w:t>
      </w:r>
      <w:r>
        <w:rPr>
          <w:rStyle w:val="code1"/>
        </w:rPr>
        <w:t>BRIG_KIND_OPERAND_WAVESIZE</w:t>
      </w:r>
      <w:r>
        <w:t xml:space="preserve">. </w:t>
      </w:r>
    </w:p>
    <w:p w14:paraId="7258979C" w14:textId="2505F222" w:rsidR="008A5E4E" w:rsidRDefault="0065745B">
      <w:pPr>
        <w:pStyle w:val="p"/>
      </w:pPr>
      <w:r>
        <w:rPr>
          <w:rStyle w:val="i"/>
        </w:rPr>
        <w:t>number</w:t>
      </w:r>
      <w:r>
        <w:t xml:space="preserve">: must be </w:t>
      </w:r>
      <w:r>
        <w:rPr>
          <w:rStyle w:val="code1"/>
        </w:rPr>
        <w:t>BRIG_KIND_OPERAND_</w:t>
      </w:r>
      <w:r w:rsidR="00657174">
        <w:rPr>
          <w:rStyle w:val="code1"/>
        </w:rPr>
        <w:t>CONSTANT_BYTES</w:t>
      </w:r>
      <w:r>
        <w:t>.</w:t>
      </w:r>
    </w:p>
    <w:p w14:paraId="4BBD2C5D" w14:textId="77777777" w:rsidR="008A5E4E" w:rsidRDefault="0065745B">
      <w:pPr>
        <w:pStyle w:val="h4"/>
      </w:pPr>
      <w:bookmarkStart w:id="1291" w:name="_Toc396034521"/>
      <w:r>
        <w:t xml:space="preserve">18.7.1.9 </w:t>
      </w:r>
      <w:bookmarkStart w:id="1292" w:name="_Ref-1360734804"/>
      <w:r>
        <w:t>BRIG Syntax for Bit Conditional Move (cmov) Operation</w:t>
      </w:r>
      <w:bookmarkEnd w:id="1291"/>
      <w:bookmarkEnd w:id="1292"/>
    </w:p>
    <w:p w14:paraId="335BCCD2" w14:textId="77777777" w:rsidR="008A5E4E" w:rsidRDefault="0065745B">
      <w:pPr>
        <w:pStyle w:val="pTableTitle"/>
      </w:pPr>
      <w:bookmarkStart w:id="1293" w:name="_ListOf167"/>
      <w:r>
        <w:t>Table 18–12 BRIG Syntax for Bit Conditional Move (cmov) Operation</w:t>
      </w:r>
    </w:p>
    <w:bookmarkEnd w:id="1293"/>
    <w:p w14:paraId="63CD5061"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687"/>
        <w:gridCol w:w="2026"/>
        <w:gridCol w:w="975"/>
        <w:gridCol w:w="975"/>
        <w:gridCol w:w="975"/>
        <w:gridCol w:w="975"/>
      </w:tblGrid>
      <w:tr w:rsidR="008A5E4E" w14:paraId="3D840E6C"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56918D00"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8DB2B31"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B14C9BE"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78C8125" w14:textId="77777777" w:rsidR="008A5E4E" w:rsidRDefault="0065745B">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44363DA" w14:textId="77777777" w:rsidR="008A5E4E" w:rsidRDefault="0065745B">
            <w:pPr>
              <w:pStyle w:val="thTableStyle-TablestyleAltRows-HeadE-Column-Header1"/>
              <w:shd w:val="clear" w:color="auto" w:fill="D3D3D3"/>
            </w:pPr>
            <w:r>
              <w:rPr>
                <w:rStyle w:val="b1"/>
                <w:b/>
                <w:bCs/>
                <w:shd w:val="clear" w:color="auto" w:fill="D3D3D3"/>
              </w:rPr>
              <w:t>Operand 2</w:t>
            </w:r>
          </w:p>
        </w:tc>
        <w:tc>
          <w:tcPr>
            <w:tcW w:w="0" w:type="auto"/>
            <w:tcBorders>
              <w:bottom w:val="double" w:sz="3" w:space="0" w:color="000000"/>
            </w:tcBorders>
            <w:shd w:val="clear" w:color="auto" w:fill="D3D3D3"/>
            <w:tcMar>
              <w:top w:w="45" w:type="dxa"/>
              <w:left w:w="45" w:type="dxa"/>
              <w:bottom w:w="45" w:type="dxa"/>
              <w:right w:w="45" w:type="dxa"/>
            </w:tcMar>
          </w:tcPr>
          <w:p w14:paraId="785A5BE3" w14:textId="77777777" w:rsidR="008A5E4E" w:rsidRDefault="0065745B">
            <w:pPr>
              <w:pStyle w:val="thTableStyle-TablestyleAltRows-HeadD-Column-Header1"/>
              <w:shd w:val="clear" w:color="auto" w:fill="D3D3D3"/>
            </w:pPr>
            <w:r>
              <w:rPr>
                <w:rStyle w:val="b1"/>
                <w:b/>
                <w:bCs/>
                <w:shd w:val="clear" w:color="auto" w:fill="D3D3D3"/>
              </w:rPr>
              <w:t>Operand 3</w:t>
            </w:r>
          </w:p>
        </w:tc>
      </w:tr>
      <w:tr w:rsidR="008A5E4E" w14:paraId="2B7ED123"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0E2A21ED" w14:textId="77777777" w:rsidR="008A5E4E" w:rsidRDefault="0065745B">
            <w:pPr>
              <w:pStyle w:val="tdTableStyle-TablestyleAltRows-BodyB-Sidehead-Body1"/>
              <w:shd w:val="clear" w:color="auto" w:fill="DCDCDC"/>
            </w:pPr>
            <w:r>
              <w:rPr>
                <w:rStyle w:val="code"/>
                <w:shd w:val="clear" w:color="auto" w:fill="DCDCDC"/>
              </w:rPr>
              <w:t>BRIG_OPCODE_CMOV</w:t>
            </w:r>
          </w:p>
        </w:tc>
        <w:tc>
          <w:tcPr>
            <w:tcW w:w="0" w:type="auto"/>
            <w:tcBorders>
              <w:right w:val="single" w:sz="6" w:space="0" w:color="000000"/>
            </w:tcBorders>
            <w:tcMar>
              <w:top w:w="45" w:type="dxa"/>
              <w:left w:w="45" w:type="dxa"/>
              <w:bottom w:w="45" w:type="dxa"/>
              <w:right w:w="45" w:type="dxa"/>
            </w:tcMar>
          </w:tcPr>
          <w:p w14:paraId="016428AA" w14:textId="77777777" w:rsidR="008A5E4E" w:rsidRDefault="0065745B">
            <w:pPr>
              <w:pStyle w:val="tdTableStyle-TablestyleAltRows-BodyB-Column-Body1"/>
            </w:pPr>
            <w:r>
              <w:rPr>
                <w:rStyle w:val="code"/>
              </w:rPr>
              <w:t>BRIG_KIND_INST_BASIC</w:t>
            </w:r>
          </w:p>
        </w:tc>
        <w:tc>
          <w:tcPr>
            <w:tcW w:w="0" w:type="auto"/>
            <w:tcBorders>
              <w:right w:val="single" w:sz="6" w:space="0" w:color="000000"/>
            </w:tcBorders>
            <w:tcMar>
              <w:top w:w="45" w:type="dxa"/>
              <w:left w:w="45" w:type="dxa"/>
              <w:bottom w:w="45" w:type="dxa"/>
              <w:right w:w="45" w:type="dxa"/>
            </w:tcMar>
          </w:tcPr>
          <w:p w14:paraId="7A78B1A2" w14:textId="77777777" w:rsidR="008A5E4E" w:rsidRDefault="0065745B">
            <w:pPr>
              <w:pStyle w:val="tdTableStyle-TablestyleAltRows-BodyB-Column-Body1"/>
            </w:pPr>
            <w:r>
              <w:rPr>
                <w:rStyle w:val="em"/>
              </w:rPr>
              <w:t>dest</w:t>
            </w:r>
          </w:p>
        </w:tc>
        <w:tc>
          <w:tcPr>
            <w:tcW w:w="0" w:type="auto"/>
            <w:tcBorders>
              <w:right w:val="single" w:sz="6" w:space="0" w:color="000000"/>
            </w:tcBorders>
            <w:tcMar>
              <w:top w:w="45" w:type="dxa"/>
              <w:left w:w="45" w:type="dxa"/>
              <w:bottom w:w="45" w:type="dxa"/>
              <w:right w:w="45" w:type="dxa"/>
            </w:tcMar>
          </w:tcPr>
          <w:p w14:paraId="034396AE" w14:textId="77777777" w:rsidR="008A5E4E" w:rsidRDefault="0065745B">
            <w:pPr>
              <w:pStyle w:val="tdTableStyle-TablestyleAltRows-BodyB-Column-Body1"/>
            </w:pPr>
            <w:r>
              <w:rPr>
                <w:rStyle w:val="em"/>
              </w:rPr>
              <w:t>src</w:t>
            </w:r>
          </w:p>
        </w:tc>
        <w:tc>
          <w:tcPr>
            <w:tcW w:w="0" w:type="auto"/>
            <w:tcBorders>
              <w:right w:val="single" w:sz="6" w:space="0" w:color="000000"/>
            </w:tcBorders>
            <w:tcMar>
              <w:top w:w="45" w:type="dxa"/>
              <w:left w:w="45" w:type="dxa"/>
              <w:bottom w:w="45" w:type="dxa"/>
              <w:right w:w="45" w:type="dxa"/>
            </w:tcMar>
          </w:tcPr>
          <w:p w14:paraId="52F855C5" w14:textId="77777777" w:rsidR="008A5E4E" w:rsidRDefault="0065745B">
            <w:pPr>
              <w:pStyle w:val="tdTableStyle-TablestyleAltRows-BodyB-Column-Body1"/>
            </w:pPr>
            <w:r>
              <w:rPr>
                <w:rStyle w:val="em"/>
              </w:rPr>
              <w:t>src</w:t>
            </w:r>
          </w:p>
        </w:tc>
        <w:tc>
          <w:tcPr>
            <w:tcW w:w="0" w:type="auto"/>
            <w:tcMar>
              <w:top w:w="45" w:type="dxa"/>
              <w:left w:w="45" w:type="dxa"/>
              <w:bottom w:w="45" w:type="dxa"/>
              <w:right w:w="45" w:type="dxa"/>
            </w:tcMar>
          </w:tcPr>
          <w:p w14:paraId="1BFF4821" w14:textId="77777777" w:rsidR="008A5E4E" w:rsidRDefault="0065745B">
            <w:pPr>
              <w:pStyle w:val="tdTableStyle-TablestyleAltRows-BodyA-Column-Body1"/>
            </w:pPr>
            <w:r>
              <w:rPr>
                <w:rStyle w:val="em"/>
              </w:rPr>
              <w:t>src</w:t>
            </w:r>
          </w:p>
        </w:tc>
      </w:tr>
    </w:tbl>
    <w:p w14:paraId="3B29F991" w14:textId="77777777" w:rsidR="008A5E4E" w:rsidRDefault="008A5E4E">
      <w:pPr>
        <w:spacing w:after="240"/>
      </w:pPr>
    </w:p>
    <w:p w14:paraId="5457FEF3" w14:textId="23E072B3"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4EDC90DC" w14:textId="749CF4EC"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D305EB">
        <w:rPr>
          <w:rStyle w:val="code1"/>
        </w:rPr>
        <w:t>CONSTANT_BYTES</w:t>
      </w:r>
      <w:r w:rsidR="00D305EB">
        <w:t xml:space="preserve">, </w:t>
      </w:r>
      <w:r>
        <w:t xml:space="preserve">or </w:t>
      </w:r>
      <w:r>
        <w:rPr>
          <w:rStyle w:val="code1"/>
        </w:rPr>
        <w:t>BRIG_KIND_OPERAND_WAVESIZE</w:t>
      </w:r>
      <w:r>
        <w:t>.</w:t>
      </w:r>
    </w:p>
    <w:p w14:paraId="7EAE26ED" w14:textId="77777777" w:rsidR="008A5E4E" w:rsidRDefault="0065745B">
      <w:pPr>
        <w:pStyle w:val="h4"/>
      </w:pPr>
      <w:bookmarkStart w:id="1294" w:name="_Toc396034522"/>
      <w:r>
        <w:t xml:space="preserve">18.7.1.10 </w:t>
      </w:r>
      <w:bookmarkStart w:id="1295" w:name="_Ref2046975212"/>
      <w:r>
        <w:t>BRIG Syntax for Floating-Point Arithmetic Operations</w:t>
      </w:r>
      <w:bookmarkEnd w:id="1294"/>
      <w:bookmarkEnd w:id="1295"/>
    </w:p>
    <w:p w14:paraId="7A185E96" w14:textId="77777777" w:rsidR="008A5E4E" w:rsidRDefault="0065745B">
      <w:pPr>
        <w:pStyle w:val="pTableTitle"/>
      </w:pPr>
      <w:bookmarkStart w:id="1296" w:name="_ListOf168"/>
      <w:r>
        <w:t>Table 18–13 BRIG Syntax for Floating-Point Arithmetic Operations</w:t>
      </w:r>
    </w:p>
    <w:bookmarkEnd w:id="1296"/>
    <w:p w14:paraId="13F1908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783"/>
        <w:gridCol w:w="3785"/>
        <w:gridCol w:w="888"/>
        <w:gridCol w:w="888"/>
        <w:gridCol w:w="888"/>
        <w:gridCol w:w="888"/>
      </w:tblGrid>
      <w:tr w:rsidR="008A5E4E" w14:paraId="0E3422C6"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3541BA59"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596AA1F"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0092D2B"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B16B685" w14:textId="77777777" w:rsidR="008A5E4E" w:rsidRDefault="0065745B">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164D560" w14:textId="77777777" w:rsidR="008A5E4E" w:rsidRDefault="0065745B">
            <w:pPr>
              <w:pStyle w:val="thTableStyle-TablestyleAltRows-HeadE-Column-Header1"/>
              <w:shd w:val="clear" w:color="auto" w:fill="D3D3D3"/>
            </w:pPr>
            <w:r>
              <w:rPr>
                <w:shd w:val="clear" w:color="auto" w:fill="D3D3D3"/>
              </w:rPr>
              <w:t>Operand 2</w:t>
            </w:r>
          </w:p>
        </w:tc>
        <w:tc>
          <w:tcPr>
            <w:tcW w:w="0" w:type="auto"/>
            <w:tcBorders>
              <w:bottom w:val="double" w:sz="3" w:space="0" w:color="000000"/>
            </w:tcBorders>
            <w:shd w:val="clear" w:color="auto" w:fill="D3D3D3"/>
            <w:tcMar>
              <w:top w:w="45" w:type="dxa"/>
              <w:left w:w="45" w:type="dxa"/>
              <w:bottom w:w="45" w:type="dxa"/>
              <w:right w:w="45" w:type="dxa"/>
            </w:tcMar>
          </w:tcPr>
          <w:p w14:paraId="345A7B2C" w14:textId="77777777" w:rsidR="008A5E4E" w:rsidRDefault="0065745B">
            <w:pPr>
              <w:pStyle w:val="thTableStyle-TablestyleAltRows-HeadD-Column-Header1"/>
              <w:shd w:val="clear" w:color="auto" w:fill="D3D3D3"/>
            </w:pPr>
            <w:r>
              <w:rPr>
                <w:shd w:val="clear" w:color="auto" w:fill="D3D3D3"/>
              </w:rPr>
              <w:t>Operand 3</w:t>
            </w:r>
          </w:p>
        </w:tc>
      </w:tr>
      <w:tr w:rsidR="008A5E4E" w14:paraId="670B7AB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126CCF7" w14:textId="77777777" w:rsidR="008A5E4E" w:rsidRDefault="0065745B">
            <w:pPr>
              <w:pStyle w:val="tdTableStyle-TablestyleAltRows-BodyE-Sidehead-Body1"/>
              <w:shd w:val="clear" w:color="auto" w:fill="DCDCDC"/>
            </w:pPr>
            <w:r>
              <w:rPr>
                <w:rStyle w:val="code"/>
                <w:shd w:val="clear" w:color="auto" w:fill="DCDCDC"/>
              </w:rPr>
              <w:t>BRIG_OPCODE_ADD</w:t>
            </w:r>
          </w:p>
        </w:tc>
        <w:tc>
          <w:tcPr>
            <w:tcW w:w="0" w:type="auto"/>
            <w:tcBorders>
              <w:bottom w:val="single" w:sz="6" w:space="0" w:color="000000"/>
              <w:right w:val="single" w:sz="6" w:space="0" w:color="000000"/>
            </w:tcBorders>
            <w:tcMar>
              <w:top w:w="45" w:type="dxa"/>
              <w:left w:w="45" w:type="dxa"/>
              <w:bottom w:w="45" w:type="dxa"/>
              <w:right w:w="45" w:type="dxa"/>
            </w:tcMar>
          </w:tcPr>
          <w:p w14:paraId="4891DAB3" w14:textId="77777777" w:rsidR="008A5E4E" w:rsidRDefault="0065745B">
            <w:pPr>
              <w:pStyle w:val="tdTableStyle-TablestyleAltRows-BodyE-Column-Body1"/>
            </w:pPr>
            <w:r>
              <w:rPr>
                <w:rStyle w:val="code"/>
              </w:rPr>
              <w:t>BRIG_KIND_INST_BASIC</w:t>
            </w:r>
            <w:r>
              <w:t xml:space="preserve"> (if only default modifiers are used) or </w:t>
            </w:r>
            <w:r>
              <w:rPr>
                <w:rStyle w:val="code"/>
              </w:rPr>
              <w:t>BRIG_KIND_INST_MOD</w:t>
            </w:r>
          </w:p>
        </w:tc>
        <w:tc>
          <w:tcPr>
            <w:tcW w:w="0" w:type="auto"/>
            <w:tcBorders>
              <w:bottom w:val="single" w:sz="6" w:space="0" w:color="000000"/>
              <w:right w:val="single" w:sz="6" w:space="0" w:color="000000"/>
            </w:tcBorders>
            <w:tcMar>
              <w:top w:w="45" w:type="dxa"/>
              <w:left w:w="45" w:type="dxa"/>
              <w:bottom w:w="45" w:type="dxa"/>
              <w:right w:w="45" w:type="dxa"/>
            </w:tcMar>
          </w:tcPr>
          <w:p w14:paraId="1E7FDCFF"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2A4DEB05"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0A3DE421"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03657A24" w14:textId="77777777" w:rsidR="008A5E4E" w:rsidRDefault="0065745B">
            <w:pPr>
              <w:pStyle w:val="tdTableStyle-TablestyleAltRows-BodyD-Column-Body1"/>
            </w:pPr>
            <w:r>
              <w:t> </w:t>
            </w:r>
          </w:p>
        </w:tc>
      </w:tr>
      <w:tr w:rsidR="008A5E4E" w14:paraId="2DFBA47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E707F53" w14:textId="77777777" w:rsidR="008A5E4E" w:rsidRDefault="0065745B">
            <w:pPr>
              <w:pStyle w:val="tdTableStyle-TablestyleAltRows-BodyE-Sidehead-Body2"/>
              <w:shd w:val="clear" w:color="auto" w:fill="DCDCDC"/>
            </w:pPr>
            <w:r>
              <w:rPr>
                <w:rStyle w:val="code"/>
                <w:shd w:val="clear" w:color="auto" w:fill="DCDCDC"/>
              </w:rPr>
              <w:t>BRIG_OPCODE_CEIL</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CD164BF" w14:textId="77777777" w:rsidR="008A5E4E" w:rsidRDefault="0065745B">
            <w:pPr>
              <w:pStyle w:val="tdTableStyle-TablestyleAltRows-BodyE-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812EC2D"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8FB2654"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5FA5642"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5FCBF179" w14:textId="77777777" w:rsidR="008A5E4E" w:rsidRDefault="0065745B">
            <w:pPr>
              <w:pStyle w:val="tdTableStyle-TablestyleAltRows-BodyD-Column-Body2"/>
              <w:shd w:val="clear" w:color="auto" w:fill="D3D3D3"/>
            </w:pPr>
            <w:r>
              <w:rPr>
                <w:shd w:val="clear" w:color="auto" w:fill="D3D3D3"/>
              </w:rPr>
              <w:t> </w:t>
            </w:r>
          </w:p>
        </w:tc>
      </w:tr>
      <w:tr w:rsidR="008A5E4E" w14:paraId="02619AC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9E07C10" w14:textId="77777777" w:rsidR="008A5E4E" w:rsidRDefault="0065745B">
            <w:pPr>
              <w:pStyle w:val="tdTableStyle-TablestyleAltRows-BodyE-Sidehead-Body1"/>
              <w:shd w:val="clear" w:color="auto" w:fill="DCDCDC"/>
            </w:pPr>
            <w:r>
              <w:rPr>
                <w:rStyle w:val="code"/>
                <w:shd w:val="clear" w:color="auto" w:fill="DCDCDC"/>
              </w:rPr>
              <w:t>BRIG_OPCODE_DIV</w:t>
            </w:r>
          </w:p>
        </w:tc>
        <w:tc>
          <w:tcPr>
            <w:tcW w:w="0" w:type="auto"/>
            <w:tcBorders>
              <w:bottom w:val="single" w:sz="6" w:space="0" w:color="000000"/>
              <w:right w:val="single" w:sz="6" w:space="0" w:color="000000"/>
            </w:tcBorders>
            <w:tcMar>
              <w:top w:w="45" w:type="dxa"/>
              <w:left w:w="45" w:type="dxa"/>
              <w:bottom w:w="45" w:type="dxa"/>
              <w:right w:w="45" w:type="dxa"/>
            </w:tcMar>
          </w:tcPr>
          <w:p w14:paraId="240432B4" w14:textId="77777777" w:rsidR="008A5E4E" w:rsidRDefault="0065745B">
            <w:pPr>
              <w:pStyle w:val="tdTableStyle-TablestyleAltRows-BodyE-Column-Body1"/>
            </w:pPr>
            <w:r>
              <w:rPr>
                <w:rStyle w:val="code"/>
              </w:rPr>
              <w:t>BRIG_KIND_INST_BASIC</w:t>
            </w:r>
            <w:r>
              <w:t xml:space="preserve"> (if only default modifiers are used) or </w:t>
            </w:r>
            <w:r>
              <w:rPr>
                <w:rStyle w:val="code"/>
              </w:rPr>
              <w:t>BRIG_KIND_INST_MOD</w:t>
            </w:r>
          </w:p>
        </w:tc>
        <w:tc>
          <w:tcPr>
            <w:tcW w:w="0" w:type="auto"/>
            <w:tcBorders>
              <w:bottom w:val="single" w:sz="6" w:space="0" w:color="000000"/>
              <w:right w:val="single" w:sz="6" w:space="0" w:color="000000"/>
            </w:tcBorders>
            <w:tcMar>
              <w:top w:w="45" w:type="dxa"/>
              <w:left w:w="45" w:type="dxa"/>
              <w:bottom w:w="45" w:type="dxa"/>
              <w:right w:w="45" w:type="dxa"/>
            </w:tcMar>
          </w:tcPr>
          <w:p w14:paraId="5019E268"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0C0F8068"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49BDDA57"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136E1D2A" w14:textId="77777777" w:rsidR="008A5E4E" w:rsidRDefault="0065745B">
            <w:pPr>
              <w:pStyle w:val="tdTableStyle-TablestyleAltRows-BodyD-Column-Body1"/>
            </w:pPr>
            <w:r>
              <w:t> </w:t>
            </w:r>
          </w:p>
        </w:tc>
      </w:tr>
      <w:tr w:rsidR="008A5E4E" w14:paraId="0B432C9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57B281E" w14:textId="77777777" w:rsidR="008A5E4E" w:rsidRDefault="0065745B">
            <w:pPr>
              <w:pStyle w:val="tdTableStyle-TablestyleAltRows-BodyE-Sidehead-Body2"/>
              <w:shd w:val="clear" w:color="auto" w:fill="DCDCDC"/>
            </w:pPr>
            <w:r>
              <w:rPr>
                <w:rStyle w:val="code"/>
                <w:shd w:val="clear" w:color="auto" w:fill="DCDCDC"/>
              </w:rPr>
              <w:t>BRIG_OPCODE_FLOOR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0BEFBB8" w14:textId="77777777" w:rsidR="008A5E4E" w:rsidRDefault="0065745B">
            <w:pPr>
              <w:pStyle w:val="tdTableStyle-TablestyleAltRows-BodyE-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9CB6CC8"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C18EB34"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3040CB9"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0D68DF17" w14:textId="77777777" w:rsidR="008A5E4E" w:rsidRDefault="0065745B">
            <w:pPr>
              <w:pStyle w:val="tdTableStyle-TablestyleAltRows-BodyD-Column-Body2"/>
              <w:shd w:val="clear" w:color="auto" w:fill="D3D3D3"/>
            </w:pPr>
            <w:r>
              <w:rPr>
                <w:shd w:val="clear" w:color="auto" w:fill="D3D3D3"/>
              </w:rPr>
              <w:t> </w:t>
            </w:r>
          </w:p>
        </w:tc>
      </w:tr>
      <w:tr w:rsidR="008A5E4E" w14:paraId="3734A87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B11FE96" w14:textId="77777777" w:rsidR="008A5E4E" w:rsidRDefault="0065745B">
            <w:pPr>
              <w:pStyle w:val="tdTableStyle-TablestyleAltRows-BodyE-Sidehead-Body1"/>
              <w:shd w:val="clear" w:color="auto" w:fill="DCDCDC"/>
            </w:pPr>
            <w:r>
              <w:rPr>
                <w:rStyle w:val="code"/>
                <w:shd w:val="clear" w:color="auto" w:fill="DCDCDC"/>
              </w:rPr>
              <w:t>BRIG_OPCODE_FMA</w:t>
            </w:r>
          </w:p>
        </w:tc>
        <w:tc>
          <w:tcPr>
            <w:tcW w:w="0" w:type="auto"/>
            <w:tcBorders>
              <w:bottom w:val="single" w:sz="6" w:space="0" w:color="000000"/>
              <w:right w:val="single" w:sz="6" w:space="0" w:color="000000"/>
            </w:tcBorders>
            <w:tcMar>
              <w:top w:w="45" w:type="dxa"/>
              <w:left w:w="45" w:type="dxa"/>
              <w:bottom w:w="45" w:type="dxa"/>
              <w:right w:w="45" w:type="dxa"/>
            </w:tcMar>
          </w:tcPr>
          <w:p w14:paraId="6C608BA5" w14:textId="77777777" w:rsidR="008A5E4E" w:rsidRDefault="0065745B">
            <w:pPr>
              <w:pStyle w:val="tdTableStyle-TablestyleAltRows-BodyE-Column-Body1"/>
            </w:pPr>
            <w:r>
              <w:rPr>
                <w:rStyle w:val="code"/>
              </w:rPr>
              <w:t>BRIG_KIND_INST_BASIC</w:t>
            </w:r>
            <w:r>
              <w:t xml:space="preserve"> (if only default modifiers are used) or </w:t>
            </w:r>
            <w:r>
              <w:rPr>
                <w:rStyle w:val="code"/>
              </w:rPr>
              <w:t>BRIG_KIND_INST_MOD</w:t>
            </w:r>
          </w:p>
        </w:tc>
        <w:tc>
          <w:tcPr>
            <w:tcW w:w="0" w:type="auto"/>
            <w:tcBorders>
              <w:bottom w:val="single" w:sz="6" w:space="0" w:color="000000"/>
              <w:right w:val="single" w:sz="6" w:space="0" w:color="000000"/>
            </w:tcBorders>
            <w:tcMar>
              <w:top w:w="45" w:type="dxa"/>
              <w:left w:w="45" w:type="dxa"/>
              <w:bottom w:w="45" w:type="dxa"/>
              <w:right w:w="45" w:type="dxa"/>
            </w:tcMar>
          </w:tcPr>
          <w:p w14:paraId="4EDA19E6"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20206832"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1649FF43"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2FD2708D" w14:textId="77777777" w:rsidR="008A5E4E" w:rsidRDefault="0065745B">
            <w:pPr>
              <w:pStyle w:val="tdTableStyle-TablestyleAltRows-BodyD-Column-Body1"/>
            </w:pPr>
            <w:r>
              <w:rPr>
                <w:rStyle w:val="em"/>
              </w:rPr>
              <w:t>src</w:t>
            </w:r>
          </w:p>
        </w:tc>
      </w:tr>
      <w:tr w:rsidR="008A5E4E" w14:paraId="0775806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A2EBB02" w14:textId="77777777" w:rsidR="008A5E4E" w:rsidRDefault="0065745B">
            <w:pPr>
              <w:pStyle w:val="tdTableStyle-TablestyleAltRows-BodyE-Sidehead-Body2"/>
              <w:shd w:val="clear" w:color="auto" w:fill="DCDCDC"/>
            </w:pPr>
            <w:r>
              <w:rPr>
                <w:rStyle w:val="code"/>
                <w:shd w:val="clear" w:color="auto" w:fill="DCDCDC"/>
              </w:rPr>
              <w:t>BRIG_OPCODE_FRACT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DC93243" w14:textId="77777777" w:rsidR="008A5E4E" w:rsidRDefault="0065745B">
            <w:pPr>
              <w:pStyle w:val="tdTableStyle-TablestyleAltRows-BodyE-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A9A1BF7"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52FB4A9"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232A0BE"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1B4D81B3" w14:textId="77777777" w:rsidR="008A5E4E" w:rsidRDefault="0065745B">
            <w:pPr>
              <w:pStyle w:val="tdTableStyle-TablestyleAltRows-BodyD-Column-Body2"/>
              <w:shd w:val="clear" w:color="auto" w:fill="D3D3D3"/>
            </w:pPr>
            <w:r>
              <w:rPr>
                <w:shd w:val="clear" w:color="auto" w:fill="D3D3D3"/>
              </w:rPr>
              <w:t> </w:t>
            </w:r>
          </w:p>
        </w:tc>
      </w:tr>
      <w:tr w:rsidR="008A5E4E" w14:paraId="4768E24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1CCAB9E" w14:textId="77777777" w:rsidR="008A5E4E" w:rsidRDefault="0065745B">
            <w:pPr>
              <w:pStyle w:val="tdTableStyle-TablestyleAltRows-BodyE-Sidehead-Body1"/>
              <w:shd w:val="clear" w:color="auto" w:fill="DCDCDC"/>
            </w:pPr>
            <w:r>
              <w:rPr>
                <w:rStyle w:val="code"/>
                <w:shd w:val="clear" w:color="auto" w:fill="DCDCDC"/>
              </w:rPr>
              <w:t>BRIG_OPCODE_MAX</w:t>
            </w:r>
          </w:p>
        </w:tc>
        <w:tc>
          <w:tcPr>
            <w:tcW w:w="0" w:type="auto"/>
            <w:tcBorders>
              <w:bottom w:val="single" w:sz="6" w:space="0" w:color="000000"/>
              <w:right w:val="single" w:sz="6" w:space="0" w:color="000000"/>
            </w:tcBorders>
            <w:tcMar>
              <w:top w:w="45" w:type="dxa"/>
              <w:left w:w="45" w:type="dxa"/>
              <w:bottom w:w="45" w:type="dxa"/>
              <w:right w:w="45" w:type="dxa"/>
            </w:tcMar>
          </w:tcPr>
          <w:p w14:paraId="63E093F4" w14:textId="77777777" w:rsidR="008A5E4E" w:rsidRDefault="0065745B">
            <w:pPr>
              <w:pStyle w:val="tdTableStyle-TablestyleAltRows-BodyE-Column-Body1"/>
            </w:pPr>
            <w:r>
              <w:rPr>
                <w:rStyle w:val="code"/>
              </w:rPr>
              <w:t>BRIG_KIND_INST_BASIC</w:t>
            </w:r>
            <w:r>
              <w:t xml:space="preserve"> (if only default modifiers are used) or </w:t>
            </w:r>
            <w:r>
              <w:rPr>
                <w:rStyle w:val="code"/>
              </w:rPr>
              <w:t>BRIG_KIND_INST_MOD</w:t>
            </w:r>
          </w:p>
        </w:tc>
        <w:tc>
          <w:tcPr>
            <w:tcW w:w="0" w:type="auto"/>
            <w:tcBorders>
              <w:bottom w:val="single" w:sz="6" w:space="0" w:color="000000"/>
              <w:right w:val="single" w:sz="6" w:space="0" w:color="000000"/>
            </w:tcBorders>
            <w:tcMar>
              <w:top w:w="45" w:type="dxa"/>
              <w:left w:w="45" w:type="dxa"/>
              <w:bottom w:w="45" w:type="dxa"/>
              <w:right w:w="45" w:type="dxa"/>
            </w:tcMar>
          </w:tcPr>
          <w:p w14:paraId="3998E363"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39582E73"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06FAB152"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5A714B76" w14:textId="77777777" w:rsidR="008A5E4E" w:rsidRDefault="0065745B">
            <w:pPr>
              <w:pStyle w:val="tdTableStyle-TablestyleAltRows-BodyD-Column-Body1"/>
            </w:pPr>
            <w:r>
              <w:t> </w:t>
            </w:r>
          </w:p>
        </w:tc>
      </w:tr>
      <w:tr w:rsidR="008A5E4E" w14:paraId="796635F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DBEAE84" w14:textId="77777777" w:rsidR="008A5E4E" w:rsidRDefault="0065745B">
            <w:pPr>
              <w:pStyle w:val="tdTableStyle-TablestyleAltRows-BodyE-Sidehead-Body2"/>
              <w:shd w:val="clear" w:color="auto" w:fill="DCDCDC"/>
            </w:pPr>
            <w:r>
              <w:rPr>
                <w:rStyle w:val="code"/>
                <w:shd w:val="clear" w:color="auto" w:fill="DCDCDC"/>
              </w:rPr>
              <w:t>BRIG_OPCODE_MIN</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739D22C" w14:textId="77777777" w:rsidR="008A5E4E" w:rsidRDefault="0065745B">
            <w:pPr>
              <w:pStyle w:val="tdTableStyle-TablestyleAltRows-BodyE-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040C21E"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F63D477"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3DA8B5D"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72210FC0" w14:textId="77777777" w:rsidR="008A5E4E" w:rsidRDefault="0065745B">
            <w:pPr>
              <w:pStyle w:val="tdTableStyle-TablestyleAltRows-BodyD-Column-Body2"/>
              <w:shd w:val="clear" w:color="auto" w:fill="D3D3D3"/>
            </w:pPr>
            <w:r>
              <w:rPr>
                <w:shd w:val="clear" w:color="auto" w:fill="D3D3D3"/>
              </w:rPr>
              <w:t> </w:t>
            </w:r>
          </w:p>
        </w:tc>
      </w:tr>
      <w:tr w:rsidR="008A5E4E" w14:paraId="71EE238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130BF8F" w14:textId="77777777" w:rsidR="008A5E4E" w:rsidRDefault="0065745B">
            <w:pPr>
              <w:pStyle w:val="tdTableStyle-TablestyleAltRows-BodyE-Sidehead-Body1"/>
              <w:shd w:val="clear" w:color="auto" w:fill="DCDCDC"/>
            </w:pPr>
            <w:r>
              <w:rPr>
                <w:rStyle w:val="code"/>
                <w:shd w:val="clear" w:color="auto" w:fill="DCDCDC"/>
              </w:rPr>
              <w:t>BRIG_OPCODE_MUL</w:t>
            </w:r>
          </w:p>
        </w:tc>
        <w:tc>
          <w:tcPr>
            <w:tcW w:w="0" w:type="auto"/>
            <w:tcBorders>
              <w:bottom w:val="single" w:sz="6" w:space="0" w:color="000000"/>
              <w:right w:val="single" w:sz="6" w:space="0" w:color="000000"/>
            </w:tcBorders>
            <w:tcMar>
              <w:top w:w="45" w:type="dxa"/>
              <w:left w:w="45" w:type="dxa"/>
              <w:bottom w:w="45" w:type="dxa"/>
              <w:right w:w="45" w:type="dxa"/>
            </w:tcMar>
          </w:tcPr>
          <w:p w14:paraId="2631BCC6" w14:textId="77777777" w:rsidR="008A5E4E" w:rsidRDefault="0065745B">
            <w:pPr>
              <w:pStyle w:val="tdTableStyle-TablestyleAltRows-BodyE-Column-Body1"/>
            </w:pPr>
            <w:r>
              <w:rPr>
                <w:rStyle w:val="code"/>
              </w:rPr>
              <w:t>BRIG_KIND_INST_BASIC</w:t>
            </w:r>
            <w:r>
              <w:t xml:space="preserve"> (if only default modifiers are used) or </w:t>
            </w:r>
            <w:r>
              <w:rPr>
                <w:rStyle w:val="code"/>
              </w:rPr>
              <w:t>BRIG_KIND_INST_MOD</w:t>
            </w:r>
          </w:p>
        </w:tc>
        <w:tc>
          <w:tcPr>
            <w:tcW w:w="0" w:type="auto"/>
            <w:tcBorders>
              <w:bottom w:val="single" w:sz="6" w:space="0" w:color="000000"/>
              <w:right w:val="single" w:sz="6" w:space="0" w:color="000000"/>
            </w:tcBorders>
            <w:tcMar>
              <w:top w:w="45" w:type="dxa"/>
              <w:left w:w="45" w:type="dxa"/>
              <w:bottom w:w="45" w:type="dxa"/>
              <w:right w:w="45" w:type="dxa"/>
            </w:tcMar>
          </w:tcPr>
          <w:p w14:paraId="5D23BA04"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3EA40D3C"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369C9236"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2FA1EC2C" w14:textId="77777777" w:rsidR="008A5E4E" w:rsidRDefault="0065745B">
            <w:pPr>
              <w:pStyle w:val="tdTableStyle-TablestyleAltRows-BodyD-Column-Body1"/>
            </w:pPr>
            <w:r>
              <w:t> </w:t>
            </w:r>
          </w:p>
        </w:tc>
      </w:tr>
      <w:tr w:rsidR="008A5E4E" w14:paraId="0420C52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7D6FB0A" w14:textId="77777777" w:rsidR="008A5E4E" w:rsidRDefault="0065745B">
            <w:pPr>
              <w:pStyle w:val="tdTableStyle-TablestyleAltRows-BodyE-Sidehead-Body2"/>
              <w:shd w:val="clear" w:color="auto" w:fill="DCDCDC"/>
            </w:pPr>
            <w:r>
              <w:rPr>
                <w:rStyle w:val="code"/>
                <w:shd w:val="clear" w:color="auto" w:fill="DCDCDC"/>
              </w:rPr>
              <w:t>BRIG_OPCODE_RINT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D69A398" w14:textId="77777777" w:rsidR="008A5E4E" w:rsidRDefault="0065745B">
            <w:pPr>
              <w:pStyle w:val="tdTableStyle-TablestyleAltRows-BodyE-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8B5ECD1"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64AC54C"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D7FD75E"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6C75F40F" w14:textId="77777777" w:rsidR="008A5E4E" w:rsidRDefault="0065745B">
            <w:pPr>
              <w:pStyle w:val="tdTableStyle-TablestyleAltRows-BodyD-Column-Body2"/>
              <w:shd w:val="clear" w:color="auto" w:fill="D3D3D3"/>
            </w:pPr>
            <w:r>
              <w:rPr>
                <w:shd w:val="clear" w:color="auto" w:fill="D3D3D3"/>
              </w:rPr>
              <w:t> </w:t>
            </w:r>
          </w:p>
        </w:tc>
      </w:tr>
      <w:tr w:rsidR="008A5E4E" w14:paraId="20B9262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83863F9" w14:textId="77777777" w:rsidR="008A5E4E" w:rsidRDefault="0065745B">
            <w:pPr>
              <w:pStyle w:val="tdTableStyle-TablestyleAltRows-BodyE-Sidehead-Body1"/>
              <w:shd w:val="clear" w:color="auto" w:fill="DCDCDC"/>
            </w:pPr>
            <w:r>
              <w:rPr>
                <w:rStyle w:val="code"/>
                <w:shd w:val="clear" w:color="auto" w:fill="DCDCDC"/>
              </w:rPr>
              <w:t>BRIG_OPCODE_SQRT</w:t>
            </w:r>
          </w:p>
        </w:tc>
        <w:tc>
          <w:tcPr>
            <w:tcW w:w="0" w:type="auto"/>
            <w:tcBorders>
              <w:bottom w:val="single" w:sz="6" w:space="0" w:color="000000"/>
              <w:right w:val="single" w:sz="6" w:space="0" w:color="000000"/>
            </w:tcBorders>
            <w:tcMar>
              <w:top w:w="45" w:type="dxa"/>
              <w:left w:w="45" w:type="dxa"/>
              <w:bottom w:w="45" w:type="dxa"/>
              <w:right w:w="45" w:type="dxa"/>
            </w:tcMar>
          </w:tcPr>
          <w:p w14:paraId="26603C7F" w14:textId="77777777" w:rsidR="008A5E4E" w:rsidRDefault="0065745B">
            <w:pPr>
              <w:pStyle w:val="tdTableStyle-TablestyleAltRows-BodyE-Column-Body1"/>
            </w:pPr>
            <w:r>
              <w:rPr>
                <w:rStyle w:val="code"/>
              </w:rPr>
              <w:t>BRIG_KIND_INST_BASIC</w:t>
            </w:r>
            <w:r>
              <w:t xml:space="preserve"> (if only default modifiers are used) or </w:t>
            </w:r>
            <w:r>
              <w:rPr>
                <w:rStyle w:val="code"/>
              </w:rPr>
              <w:t>BRIG_KIND_INST_MOD</w:t>
            </w:r>
          </w:p>
        </w:tc>
        <w:tc>
          <w:tcPr>
            <w:tcW w:w="0" w:type="auto"/>
            <w:tcBorders>
              <w:bottom w:val="single" w:sz="6" w:space="0" w:color="000000"/>
              <w:right w:val="single" w:sz="6" w:space="0" w:color="000000"/>
            </w:tcBorders>
            <w:tcMar>
              <w:top w:w="45" w:type="dxa"/>
              <w:left w:w="45" w:type="dxa"/>
              <w:bottom w:w="45" w:type="dxa"/>
              <w:right w:w="45" w:type="dxa"/>
            </w:tcMar>
          </w:tcPr>
          <w:p w14:paraId="54FDA37C"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2175B39A"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3B77CF78"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7E5F1518" w14:textId="77777777" w:rsidR="008A5E4E" w:rsidRDefault="0065745B">
            <w:pPr>
              <w:pStyle w:val="tdTableStyle-TablestyleAltRows-BodyD-Column-Body1"/>
            </w:pPr>
            <w:r>
              <w:t> </w:t>
            </w:r>
          </w:p>
        </w:tc>
      </w:tr>
      <w:tr w:rsidR="008A5E4E" w14:paraId="142DDCF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9F9069F" w14:textId="77777777" w:rsidR="008A5E4E" w:rsidRDefault="0065745B">
            <w:pPr>
              <w:pStyle w:val="tdTableStyle-TablestyleAltRows-BodyE-Sidehead-Body2"/>
              <w:shd w:val="clear" w:color="auto" w:fill="DCDCDC"/>
            </w:pPr>
            <w:r>
              <w:rPr>
                <w:rStyle w:val="code"/>
                <w:shd w:val="clear" w:color="auto" w:fill="DCDCDC"/>
              </w:rPr>
              <w:t>BRIG_OPCODE_SUB</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17FEFE8" w14:textId="77777777" w:rsidR="008A5E4E" w:rsidRDefault="0065745B">
            <w:pPr>
              <w:pStyle w:val="tdTableStyle-TablestyleAltRows-BodyE-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42371B9"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ECE82E6"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3809057"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662E2AD3" w14:textId="77777777" w:rsidR="008A5E4E" w:rsidRDefault="0065745B">
            <w:pPr>
              <w:pStyle w:val="tdTableStyle-TablestyleAltRows-BodyD-Column-Body2"/>
              <w:shd w:val="clear" w:color="auto" w:fill="D3D3D3"/>
            </w:pPr>
            <w:r>
              <w:rPr>
                <w:shd w:val="clear" w:color="auto" w:fill="D3D3D3"/>
              </w:rPr>
              <w:t> </w:t>
            </w:r>
          </w:p>
        </w:tc>
      </w:tr>
      <w:tr w:rsidR="008A5E4E" w14:paraId="59AE7E69"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E8289F5" w14:textId="77777777" w:rsidR="008A5E4E" w:rsidRDefault="0065745B">
            <w:pPr>
              <w:pStyle w:val="tdTableStyle-TablestyleAltRows-BodyB-Sidehead-Body1"/>
              <w:shd w:val="clear" w:color="auto" w:fill="DCDCDC"/>
            </w:pPr>
            <w:r>
              <w:rPr>
                <w:rStyle w:val="code"/>
                <w:shd w:val="clear" w:color="auto" w:fill="DCDCDC"/>
              </w:rPr>
              <w:t>BRIG_OPCODE_TRUNC</w:t>
            </w:r>
          </w:p>
        </w:tc>
        <w:tc>
          <w:tcPr>
            <w:tcW w:w="0" w:type="auto"/>
            <w:tcBorders>
              <w:right w:val="single" w:sz="6" w:space="0" w:color="000000"/>
            </w:tcBorders>
            <w:tcMar>
              <w:top w:w="45" w:type="dxa"/>
              <w:left w:w="45" w:type="dxa"/>
              <w:bottom w:w="45" w:type="dxa"/>
              <w:right w:w="45" w:type="dxa"/>
            </w:tcMar>
          </w:tcPr>
          <w:p w14:paraId="30F34583" w14:textId="77777777" w:rsidR="008A5E4E" w:rsidRDefault="0065745B">
            <w:pPr>
              <w:pStyle w:val="tdTableStyle-TablestyleAltRows-BodyB-Column-Body1"/>
            </w:pPr>
            <w:r>
              <w:rPr>
                <w:rStyle w:val="code"/>
              </w:rPr>
              <w:t>BRIG_KIND_INST_BASIC</w:t>
            </w:r>
            <w:r>
              <w:t xml:space="preserve"> (if only default modifiers are used) or </w:t>
            </w:r>
            <w:r>
              <w:rPr>
                <w:rStyle w:val="code"/>
              </w:rPr>
              <w:t>BRIG_KIND_INST_MOD</w:t>
            </w:r>
          </w:p>
        </w:tc>
        <w:tc>
          <w:tcPr>
            <w:tcW w:w="0" w:type="auto"/>
            <w:tcBorders>
              <w:right w:val="single" w:sz="6" w:space="0" w:color="000000"/>
            </w:tcBorders>
            <w:tcMar>
              <w:top w:w="45" w:type="dxa"/>
              <w:left w:w="45" w:type="dxa"/>
              <w:bottom w:w="45" w:type="dxa"/>
              <w:right w:w="45" w:type="dxa"/>
            </w:tcMar>
          </w:tcPr>
          <w:p w14:paraId="7FBE6D54" w14:textId="77777777" w:rsidR="008A5E4E" w:rsidRDefault="0065745B">
            <w:pPr>
              <w:pStyle w:val="tdTableStyle-TablestyleAltRows-BodyB-Column-Body1"/>
            </w:pPr>
            <w:r>
              <w:rPr>
                <w:rStyle w:val="em"/>
              </w:rPr>
              <w:t>dest</w:t>
            </w:r>
          </w:p>
        </w:tc>
        <w:tc>
          <w:tcPr>
            <w:tcW w:w="0" w:type="auto"/>
            <w:tcBorders>
              <w:right w:val="single" w:sz="6" w:space="0" w:color="000000"/>
            </w:tcBorders>
            <w:tcMar>
              <w:top w:w="45" w:type="dxa"/>
              <w:left w:w="45" w:type="dxa"/>
              <w:bottom w:w="45" w:type="dxa"/>
              <w:right w:w="45" w:type="dxa"/>
            </w:tcMar>
          </w:tcPr>
          <w:p w14:paraId="47753F4E" w14:textId="77777777" w:rsidR="008A5E4E" w:rsidRDefault="0065745B">
            <w:pPr>
              <w:pStyle w:val="tdTableStyle-TablestyleAltRows-BodyB-Column-Body1"/>
            </w:pPr>
            <w:r>
              <w:rPr>
                <w:rStyle w:val="em"/>
              </w:rPr>
              <w:t>src</w:t>
            </w:r>
          </w:p>
        </w:tc>
        <w:tc>
          <w:tcPr>
            <w:tcW w:w="0" w:type="auto"/>
            <w:tcBorders>
              <w:right w:val="single" w:sz="6" w:space="0" w:color="000000"/>
            </w:tcBorders>
            <w:tcMar>
              <w:top w:w="45" w:type="dxa"/>
              <w:left w:w="45" w:type="dxa"/>
              <w:bottom w:w="45" w:type="dxa"/>
              <w:right w:w="45" w:type="dxa"/>
            </w:tcMar>
          </w:tcPr>
          <w:p w14:paraId="780A5CB0" w14:textId="77777777" w:rsidR="008A5E4E" w:rsidRDefault="0065745B">
            <w:pPr>
              <w:pStyle w:val="tdTableStyle-TablestyleAltRows-BodyB-Column-Body1"/>
            </w:pPr>
            <w:r>
              <w:t> </w:t>
            </w:r>
          </w:p>
        </w:tc>
        <w:tc>
          <w:tcPr>
            <w:tcW w:w="0" w:type="auto"/>
            <w:tcMar>
              <w:top w:w="45" w:type="dxa"/>
              <w:left w:w="45" w:type="dxa"/>
              <w:bottom w:w="45" w:type="dxa"/>
              <w:right w:w="45" w:type="dxa"/>
            </w:tcMar>
          </w:tcPr>
          <w:p w14:paraId="4092C579" w14:textId="77777777" w:rsidR="008A5E4E" w:rsidRDefault="0065745B">
            <w:pPr>
              <w:pStyle w:val="tdTableStyle-TablestyleAltRows-BodyA-Column-Body1"/>
            </w:pPr>
            <w:r>
              <w:t> </w:t>
            </w:r>
          </w:p>
        </w:tc>
      </w:tr>
    </w:tbl>
    <w:p w14:paraId="1634589D" w14:textId="77777777" w:rsidR="008A5E4E" w:rsidRDefault="008A5E4E">
      <w:pPr>
        <w:spacing w:after="240"/>
      </w:pPr>
    </w:p>
    <w:p w14:paraId="71384A09" w14:textId="446CEEE8"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177D34A8" w14:textId="221606C9" w:rsidR="008A5E4E" w:rsidRDefault="0065745B">
      <w:pPr>
        <w:pStyle w:val="p"/>
      </w:pPr>
      <w:r>
        <w:rPr>
          <w:rStyle w:val="i"/>
        </w:rPr>
        <w:t>src</w:t>
      </w:r>
      <w:r>
        <w:t xml:space="preserve">: must be </w:t>
      </w:r>
      <w:r>
        <w:rPr>
          <w:rStyle w:val="code1"/>
        </w:rPr>
        <w:t>BRIG_KIND_OPERAND_REG</w:t>
      </w:r>
      <w:r w:rsidR="00715E6C">
        <w:rPr>
          <w:rStyle w:val="code1"/>
        </w:rPr>
        <w:t>ISTER</w:t>
      </w:r>
      <w:r w:rsidR="00D305EB">
        <w:t>,</w:t>
      </w:r>
      <w:r w:rsidR="00B06C4B">
        <w:t xml:space="preserve"> or</w:t>
      </w:r>
      <w:r>
        <w:t xml:space="preserve"> </w:t>
      </w:r>
      <w:r>
        <w:rPr>
          <w:rStyle w:val="code1"/>
        </w:rPr>
        <w:t>BRIG_KIND_OPERAND_</w:t>
      </w:r>
      <w:r w:rsidR="00D305EB" w:rsidRPr="00D305EB">
        <w:rPr>
          <w:rStyle w:val="em"/>
        </w:rPr>
        <w:t xml:space="preserve"> </w:t>
      </w:r>
      <w:r w:rsidR="00D305EB">
        <w:rPr>
          <w:rStyle w:val="code1"/>
        </w:rPr>
        <w:t>CONSTANT_BYTES</w:t>
      </w:r>
      <w:r>
        <w:t xml:space="preserve">. </w:t>
      </w:r>
    </w:p>
    <w:p w14:paraId="3959CE66" w14:textId="77777777" w:rsidR="007E2640" w:rsidRDefault="007E2640" w:rsidP="007E2640">
      <w:pPr>
        <w:pStyle w:val="h4"/>
      </w:pPr>
      <w:bookmarkStart w:id="1297" w:name="_Toc396034523"/>
      <w:r>
        <w:t xml:space="preserve">18.7.1.11 </w:t>
      </w:r>
      <w:bookmarkStart w:id="1298" w:name="brig_syntax_floating_point_optimization"/>
      <w:bookmarkEnd w:id="1298"/>
      <w:r>
        <w:t>BRIG Syntax for Floating-Point Optimization Operation</w:t>
      </w:r>
    </w:p>
    <w:p w14:paraId="454FEFD4" w14:textId="77777777" w:rsidR="007E2640" w:rsidRDefault="007E2640" w:rsidP="007E2640">
      <w:pPr>
        <w:pStyle w:val="pTableTitle"/>
      </w:pPr>
      <w:r>
        <w:t>Table 18–14 BRIG Syntax for Floating-Point Optimization Operation</w:t>
      </w:r>
    </w:p>
    <w:p w14:paraId="26B06A83" w14:textId="77777777" w:rsidR="007E2640" w:rsidRDefault="007E2640" w:rsidP="007E2640">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591"/>
        <w:gridCol w:w="3957"/>
        <w:gridCol w:w="893"/>
        <w:gridCol w:w="893"/>
        <w:gridCol w:w="893"/>
        <w:gridCol w:w="893"/>
      </w:tblGrid>
      <w:tr w:rsidR="007E2640" w14:paraId="44A48750" w14:textId="77777777" w:rsidTr="00EE4436">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58F2FCE7" w14:textId="77777777" w:rsidR="007E2640" w:rsidRDefault="007E2640" w:rsidP="00EE4436">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CDD1789" w14:textId="77777777" w:rsidR="007E2640" w:rsidRDefault="007E2640" w:rsidP="00EE4436">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8DCD902" w14:textId="77777777" w:rsidR="007E2640" w:rsidRDefault="007E2640" w:rsidP="00EE4436">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B7DED7A" w14:textId="77777777" w:rsidR="007E2640" w:rsidRDefault="007E2640" w:rsidP="00EE4436">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90C53AA" w14:textId="77777777" w:rsidR="007E2640" w:rsidRDefault="007E2640" w:rsidP="00EE4436">
            <w:pPr>
              <w:pStyle w:val="thTableStyle-TablestyleAltRows-HeadE-Column-Header1"/>
              <w:shd w:val="clear" w:color="auto" w:fill="D3D3D3"/>
            </w:pPr>
            <w:r>
              <w:rPr>
                <w:rStyle w:val="b1"/>
                <w:b/>
                <w:bCs/>
                <w:shd w:val="clear" w:color="auto" w:fill="D3D3D3"/>
              </w:rPr>
              <w:t>Operand 2</w:t>
            </w:r>
          </w:p>
        </w:tc>
        <w:tc>
          <w:tcPr>
            <w:tcW w:w="0" w:type="auto"/>
            <w:tcBorders>
              <w:bottom w:val="double" w:sz="3" w:space="0" w:color="000000"/>
            </w:tcBorders>
            <w:shd w:val="clear" w:color="auto" w:fill="D3D3D3"/>
            <w:tcMar>
              <w:top w:w="45" w:type="dxa"/>
              <w:left w:w="45" w:type="dxa"/>
              <w:bottom w:w="45" w:type="dxa"/>
              <w:right w:w="45" w:type="dxa"/>
            </w:tcMar>
          </w:tcPr>
          <w:p w14:paraId="38F25B47" w14:textId="77777777" w:rsidR="007E2640" w:rsidRDefault="007E2640" w:rsidP="00EE4436">
            <w:pPr>
              <w:pStyle w:val="thTableStyle-TablestyleAltRows-HeadD-Column-Header1"/>
              <w:shd w:val="clear" w:color="auto" w:fill="D3D3D3"/>
            </w:pPr>
            <w:r>
              <w:rPr>
                <w:rStyle w:val="b1"/>
                <w:b/>
                <w:bCs/>
                <w:shd w:val="clear" w:color="auto" w:fill="D3D3D3"/>
              </w:rPr>
              <w:t>Operand 3</w:t>
            </w:r>
          </w:p>
        </w:tc>
      </w:tr>
      <w:tr w:rsidR="007E2640" w14:paraId="41BE6DE5" w14:textId="77777777" w:rsidTr="00EE4436">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6E7DDB4" w14:textId="77777777" w:rsidR="007E2640" w:rsidRDefault="007E2640" w:rsidP="00EE4436">
            <w:pPr>
              <w:pStyle w:val="tdTableStyle-TablestyleAltRows-BodyB-Sidehead-Body1"/>
              <w:shd w:val="clear" w:color="auto" w:fill="DCDCDC"/>
            </w:pPr>
            <w:r>
              <w:rPr>
                <w:rStyle w:val="code"/>
                <w:shd w:val="clear" w:color="auto" w:fill="DCDCDC"/>
              </w:rPr>
              <w:t>BRIG_OPCODE_MAD</w:t>
            </w:r>
          </w:p>
        </w:tc>
        <w:tc>
          <w:tcPr>
            <w:tcW w:w="0" w:type="auto"/>
            <w:tcBorders>
              <w:right w:val="single" w:sz="6" w:space="0" w:color="000000"/>
            </w:tcBorders>
            <w:tcMar>
              <w:top w:w="45" w:type="dxa"/>
              <w:left w:w="45" w:type="dxa"/>
              <w:bottom w:w="45" w:type="dxa"/>
              <w:right w:w="45" w:type="dxa"/>
            </w:tcMar>
          </w:tcPr>
          <w:p w14:paraId="383133D5" w14:textId="77777777" w:rsidR="007E2640" w:rsidRDefault="007E2640" w:rsidP="00EE4436">
            <w:pPr>
              <w:pStyle w:val="tdTableStyle-TablestyleAltRows-BodyB-Column-Body1"/>
            </w:pPr>
            <w:r>
              <w:rPr>
                <w:rStyle w:val="code"/>
              </w:rPr>
              <w:t xml:space="preserve">BRIG_KIND_INST_BASIC </w:t>
            </w:r>
            <w:r>
              <w:rPr>
                <w:shd w:val="clear" w:color="auto" w:fill="D3D3D3"/>
              </w:rPr>
              <w:t xml:space="preserve">(if only default modifiers are used) or </w:t>
            </w:r>
            <w:r>
              <w:rPr>
                <w:rStyle w:val="code"/>
                <w:shd w:val="clear" w:color="auto" w:fill="D3D3D3"/>
              </w:rPr>
              <w:t>BRIG_KIND_INST_MOD</w:t>
            </w:r>
          </w:p>
        </w:tc>
        <w:tc>
          <w:tcPr>
            <w:tcW w:w="0" w:type="auto"/>
            <w:tcBorders>
              <w:right w:val="single" w:sz="6" w:space="0" w:color="000000"/>
            </w:tcBorders>
            <w:tcMar>
              <w:top w:w="45" w:type="dxa"/>
              <w:left w:w="45" w:type="dxa"/>
              <w:bottom w:w="45" w:type="dxa"/>
              <w:right w:w="45" w:type="dxa"/>
            </w:tcMar>
          </w:tcPr>
          <w:p w14:paraId="529E4C84" w14:textId="77777777" w:rsidR="007E2640" w:rsidRDefault="007E2640" w:rsidP="00EE4436">
            <w:pPr>
              <w:pStyle w:val="tdTableStyle-TablestyleAltRows-BodyB-Column-Body1"/>
            </w:pPr>
            <w:r>
              <w:rPr>
                <w:rStyle w:val="em"/>
              </w:rPr>
              <w:t>dest</w:t>
            </w:r>
          </w:p>
        </w:tc>
        <w:tc>
          <w:tcPr>
            <w:tcW w:w="0" w:type="auto"/>
            <w:tcBorders>
              <w:right w:val="single" w:sz="6" w:space="0" w:color="000000"/>
            </w:tcBorders>
            <w:tcMar>
              <w:top w:w="45" w:type="dxa"/>
              <w:left w:w="45" w:type="dxa"/>
              <w:bottom w:w="45" w:type="dxa"/>
              <w:right w:w="45" w:type="dxa"/>
            </w:tcMar>
          </w:tcPr>
          <w:p w14:paraId="1DEA5180" w14:textId="77777777" w:rsidR="007E2640" w:rsidRDefault="007E2640" w:rsidP="00EE4436">
            <w:pPr>
              <w:pStyle w:val="tdTableStyle-TablestyleAltRows-BodyB-Column-Body1"/>
            </w:pPr>
            <w:r>
              <w:rPr>
                <w:rStyle w:val="em"/>
              </w:rPr>
              <w:t>src</w:t>
            </w:r>
          </w:p>
        </w:tc>
        <w:tc>
          <w:tcPr>
            <w:tcW w:w="0" w:type="auto"/>
            <w:tcBorders>
              <w:right w:val="single" w:sz="6" w:space="0" w:color="000000"/>
            </w:tcBorders>
            <w:tcMar>
              <w:top w:w="45" w:type="dxa"/>
              <w:left w:w="45" w:type="dxa"/>
              <w:bottom w:w="45" w:type="dxa"/>
              <w:right w:w="45" w:type="dxa"/>
            </w:tcMar>
          </w:tcPr>
          <w:p w14:paraId="41456468" w14:textId="77777777" w:rsidR="007E2640" w:rsidRDefault="007E2640" w:rsidP="00EE4436">
            <w:pPr>
              <w:pStyle w:val="tdTableStyle-TablestyleAltRows-BodyB-Column-Body1"/>
            </w:pPr>
            <w:r>
              <w:rPr>
                <w:rStyle w:val="em"/>
              </w:rPr>
              <w:t>src</w:t>
            </w:r>
          </w:p>
        </w:tc>
        <w:tc>
          <w:tcPr>
            <w:tcW w:w="0" w:type="auto"/>
            <w:tcMar>
              <w:top w:w="45" w:type="dxa"/>
              <w:left w:w="45" w:type="dxa"/>
              <w:bottom w:w="45" w:type="dxa"/>
              <w:right w:w="45" w:type="dxa"/>
            </w:tcMar>
          </w:tcPr>
          <w:p w14:paraId="1E29B982" w14:textId="77777777" w:rsidR="007E2640" w:rsidRDefault="007E2640" w:rsidP="00EE4436">
            <w:pPr>
              <w:pStyle w:val="tdTableStyle-TablestyleAltRows-BodyA-Column-Body1"/>
            </w:pPr>
            <w:r>
              <w:rPr>
                <w:rStyle w:val="em"/>
              </w:rPr>
              <w:t>src</w:t>
            </w:r>
          </w:p>
        </w:tc>
      </w:tr>
    </w:tbl>
    <w:p w14:paraId="418AB079" w14:textId="77777777" w:rsidR="007E2640" w:rsidRDefault="007E2640" w:rsidP="007E2640">
      <w:pPr>
        <w:spacing w:after="240"/>
      </w:pPr>
    </w:p>
    <w:p w14:paraId="00A0FA56" w14:textId="420F11F4" w:rsidR="007E2640" w:rsidRDefault="007E2640" w:rsidP="007E2640">
      <w:pPr>
        <w:pStyle w:val="p"/>
      </w:pPr>
      <w:r>
        <w:rPr>
          <w:rStyle w:val="i"/>
        </w:rPr>
        <w:t>dest</w:t>
      </w:r>
      <w:r>
        <w:t xml:space="preserve">: must be </w:t>
      </w:r>
      <w:r>
        <w:rPr>
          <w:rStyle w:val="code1"/>
        </w:rPr>
        <w:t>BRIG_KIND_OPERAND_REG</w:t>
      </w:r>
      <w:r w:rsidR="00715E6C">
        <w:rPr>
          <w:rStyle w:val="code1"/>
        </w:rPr>
        <w:t>ISTER</w:t>
      </w:r>
      <w:r>
        <w:t>.</w:t>
      </w:r>
    </w:p>
    <w:p w14:paraId="3AB069B1" w14:textId="35FD7553" w:rsidR="007E2640" w:rsidRDefault="007E2640" w:rsidP="007E2640">
      <w:pPr>
        <w:pStyle w:val="p"/>
      </w:pPr>
      <w:r>
        <w:rPr>
          <w:rStyle w:val="i"/>
        </w:rPr>
        <w:t>src</w:t>
      </w:r>
      <w:r>
        <w:t xml:space="preserve">: must be </w:t>
      </w:r>
      <w:r>
        <w:rPr>
          <w:rStyle w:val="code1"/>
        </w:rPr>
        <w:t>BRIG_KIND_OPERAND_REG</w:t>
      </w:r>
      <w:r w:rsidR="00715E6C">
        <w:rPr>
          <w:rStyle w:val="code1"/>
        </w:rPr>
        <w:t>ISTER</w:t>
      </w:r>
      <w:r w:rsidR="00D305EB">
        <w:t>,</w:t>
      </w:r>
      <w:r w:rsidR="00B06C4B">
        <w:t xml:space="preserve"> or</w:t>
      </w:r>
      <w:r>
        <w:t xml:space="preserve"> </w:t>
      </w:r>
      <w:r>
        <w:rPr>
          <w:rStyle w:val="code1"/>
        </w:rPr>
        <w:t>BRIG_KIND_OPERAND_</w:t>
      </w:r>
      <w:r w:rsidR="00D305EB">
        <w:rPr>
          <w:rStyle w:val="code1"/>
        </w:rPr>
        <w:t>CONSTANT_BYTES</w:t>
      </w:r>
      <w:r>
        <w:t>.</w:t>
      </w:r>
    </w:p>
    <w:p w14:paraId="1CD38AD7" w14:textId="77777777" w:rsidR="008A5E4E" w:rsidRDefault="0065745B">
      <w:pPr>
        <w:pStyle w:val="h4"/>
      </w:pPr>
      <w:r>
        <w:t>18.7.1.11 BRIG Syntax for Floating-Point Bit Operations</w:t>
      </w:r>
      <w:bookmarkEnd w:id="1297"/>
    </w:p>
    <w:p w14:paraId="7A820962" w14:textId="77777777" w:rsidR="008A5E4E" w:rsidRDefault="0065745B">
      <w:pPr>
        <w:pStyle w:val="pTableTitle"/>
      </w:pPr>
      <w:bookmarkStart w:id="1299" w:name="_ListOf169"/>
      <w:r>
        <w:t>Table 18–14 BRIG Syntax for Floating-Point Classify (class) Operation</w:t>
      </w:r>
    </w:p>
    <w:bookmarkEnd w:id="1299"/>
    <w:p w14:paraId="69AEE60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071"/>
        <w:gridCol w:w="4358"/>
        <w:gridCol w:w="897"/>
        <w:gridCol w:w="897"/>
        <w:gridCol w:w="897"/>
      </w:tblGrid>
      <w:tr w:rsidR="008A5E4E" w14:paraId="5C439827"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75BC0E22"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A771BE5"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6760F9C"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A41B156" w14:textId="77777777" w:rsidR="008A5E4E" w:rsidRDefault="0065745B">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tcBorders>
            <w:shd w:val="clear" w:color="auto" w:fill="D3D3D3"/>
            <w:tcMar>
              <w:top w:w="45" w:type="dxa"/>
              <w:left w:w="45" w:type="dxa"/>
              <w:bottom w:w="45" w:type="dxa"/>
              <w:right w:w="45" w:type="dxa"/>
            </w:tcMar>
          </w:tcPr>
          <w:p w14:paraId="153CE5AB" w14:textId="77777777" w:rsidR="008A5E4E" w:rsidRDefault="0065745B">
            <w:pPr>
              <w:pStyle w:val="thTableStyle-TablestyleAltRows-HeadD-Column-Header1"/>
              <w:shd w:val="clear" w:color="auto" w:fill="D3D3D3"/>
            </w:pPr>
            <w:r>
              <w:rPr>
                <w:rStyle w:val="b1"/>
                <w:b/>
                <w:bCs/>
                <w:shd w:val="clear" w:color="auto" w:fill="D3D3D3"/>
              </w:rPr>
              <w:t>Operand 2</w:t>
            </w:r>
          </w:p>
        </w:tc>
      </w:tr>
      <w:tr w:rsidR="008A5E4E" w14:paraId="44129D6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830F180" w14:textId="77777777" w:rsidR="008A5E4E" w:rsidRDefault="0065745B">
            <w:pPr>
              <w:pStyle w:val="tdTableStyle-TablestyleAltRows-BodyE-Sidehead-Body1"/>
              <w:shd w:val="clear" w:color="auto" w:fill="DCDCDC"/>
            </w:pPr>
            <w:r>
              <w:rPr>
                <w:rStyle w:val="code"/>
                <w:shd w:val="clear" w:color="auto" w:fill="DCDCDC"/>
              </w:rPr>
              <w:t>BRIG_OPCODE_ABS</w:t>
            </w:r>
          </w:p>
        </w:tc>
        <w:tc>
          <w:tcPr>
            <w:tcW w:w="0" w:type="auto"/>
            <w:tcBorders>
              <w:bottom w:val="single" w:sz="6" w:space="0" w:color="000000"/>
              <w:right w:val="single" w:sz="6" w:space="0" w:color="000000"/>
            </w:tcBorders>
            <w:tcMar>
              <w:top w:w="45" w:type="dxa"/>
              <w:left w:w="45" w:type="dxa"/>
              <w:bottom w:w="45" w:type="dxa"/>
              <w:right w:w="45" w:type="dxa"/>
            </w:tcMar>
          </w:tcPr>
          <w:p w14:paraId="78AD9376" w14:textId="77777777" w:rsidR="008A5E4E" w:rsidRDefault="0065745B">
            <w:pPr>
              <w:pStyle w:val="tdTableStyle-TablestyleAltRows-BodyE-Column-Body1"/>
            </w:pPr>
            <w:r>
              <w:rPr>
                <w:rStyle w:val="code"/>
              </w:rPr>
              <w:t>BRIG_KIND_INST_BASIC</w:t>
            </w:r>
            <w:r>
              <w:t xml:space="preserve"> (if only default modifiers are used) or </w:t>
            </w:r>
            <w:r>
              <w:rPr>
                <w:rStyle w:val="code"/>
              </w:rPr>
              <w:t>BRIG_KIND_INST_MOD</w:t>
            </w:r>
          </w:p>
        </w:tc>
        <w:tc>
          <w:tcPr>
            <w:tcW w:w="0" w:type="auto"/>
            <w:tcBorders>
              <w:bottom w:val="single" w:sz="6" w:space="0" w:color="000000"/>
              <w:right w:val="single" w:sz="6" w:space="0" w:color="000000"/>
            </w:tcBorders>
            <w:tcMar>
              <w:top w:w="45" w:type="dxa"/>
              <w:left w:w="45" w:type="dxa"/>
              <w:bottom w:w="45" w:type="dxa"/>
              <w:right w:w="45" w:type="dxa"/>
            </w:tcMar>
          </w:tcPr>
          <w:p w14:paraId="35FF1F83"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1768B1FE"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2681291A" w14:textId="77777777" w:rsidR="008A5E4E" w:rsidRDefault="0065745B">
            <w:pPr>
              <w:pStyle w:val="tdTableStyle-TablestyleAltRows-BodyD-Column-Body1"/>
            </w:pPr>
            <w:r>
              <w:t> </w:t>
            </w:r>
          </w:p>
        </w:tc>
      </w:tr>
      <w:tr w:rsidR="008A5E4E" w14:paraId="4198552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92CE218" w14:textId="77777777" w:rsidR="008A5E4E" w:rsidRDefault="0065745B">
            <w:pPr>
              <w:pStyle w:val="tdTableStyle-TablestyleAltRows-BodyE-Sidehead-Body2"/>
              <w:shd w:val="clear" w:color="auto" w:fill="DCDCDC"/>
            </w:pPr>
            <w:r>
              <w:rPr>
                <w:rStyle w:val="code"/>
                <w:shd w:val="clear" w:color="auto" w:fill="DCDCDC"/>
              </w:rPr>
              <w:t>BRIG_OPCODE_CLASS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9EA613F" w14:textId="77777777" w:rsidR="008A5E4E" w:rsidRDefault="0065745B">
            <w:pPr>
              <w:pStyle w:val="tdTableStyle-TablestyleAltRows-BodyE-Column-Body2"/>
              <w:shd w:val="clear" w:color="auto" w:fill="D3D3D3"/>
            </w:pPr>
            <w:r>
              <w:rPr>
                <w:rStyle w:val="code"/>
                <w:shd w:val="clear" w:color="auto" w:fill="D3D3D3"/>
              </w:rPr>
              <w:t>BRIG_KIND_INST_SOURCE_TYPE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FA1A65F"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7786759"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41219D32" w14:textId="39A8BEAF" w:rsidR="008A5E4E" w:rsidRDefault="00BC000F">
            <w:pPr>
              <w:pStyle w:val="tdTableStyle-TablestyleAltRows-BodyD-Column-Body2"/>
              <w:shd w:val="clear" w:color="auto" w:fill="D3D3D3"/>
            </w:pPr>
            <w:r>
              <w:rPr>
                <w:rStyle w:val="em"/>
                <w:shd w:val="clear" w:color="auto" w:fill="D3D3D3"/>
              </w:rPr>
              <w:t>cond</w:t>
            </w:r>
          </w:p>
        </w:tc>
      </w:tr>
      <w:tr w:rsidR="008A5E4E" w14:paraId="1D3BB8F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C080979" w14:textId="77777777" w:rsidR="008A5E4E" w:rsidRDefault="0065745B">
            <w:pPr>
              <w:pStyle w:val="tdTableStyle-TablestyleAltRows-BodyE-Sidehead-Body1"/>
              <w:shd w:val="clear" w:color="auto" w:fill="DCDCDC"/>
            </w:pPr>
            <w:r>
              <w:rPr>
                <w:rStyle w:val="code"/>
                <w:shd w:val="clear" w:color="auto" w:fill="DCDCDC"/>
              </w:rPr>
              <w:t>BRIG_OPCODE_COPYSIGN</w:t>
            </w:r>
          </w:p>
        </w:tc>
        <w:tc>
          <w:tcPr>
            <w:tcW w:w="0" w:type="auto"/>
            <w:tcBorders>
              <w:bottom w:val="single" w:sz="6" w:space="0" w:color="000000"/>
              <w:right w:val="single" w:sz="6" w:space="0" w:color="000000"/>
            </w:tcBorders>
            <w:tcMar>
              <w:top w:w="45" w:type="dxa"/>
              <w:left w:w="45" w:type="dxa"/>
              <w:bottom w:w="45" w:type="dxa"/>
              <w:right w:w="45" w:type="dxa"/>
            </w:tcMar>
          </w:tcPr>
          <w:p w14:paraId="2B6018F0" w14:textId="77777777" w:rsidR="008A5E4E" w:rsidRDefault="0065745B">
            <w:pPr>
              <w:pStyle w:val="tdTableStyle-TablestyleAltRows-BodyE-Column-Body1"/>
            </w:pPr>
            <w:r>
              <w:rPr>
                <w:rStyle w:val="code"/>
              </w:rPr>
              <w:t>BRIG_KIND_INST_BASIC</w:t>
            </w:r>
            <w:r>
              <w:t xml:space="preserve"> (if only default modifiers are used) or </w:t>
            </w:r>
            <w:r>
              <w:rPr>
                <w:rStyle w:val="code"/>
              </w:rPr>
              <w:t>BRIG_KIND_INST_MOD</w:t>
            </w:r>
          </w:p>
        </w:tc>
        <w:tc>
          <w:tcPr>
            <w:tcW w:w="0" w:type="auto"/>
            <w:tcBorders>
              <w:bottom w:val="single" w:sz="6" w:space="0" w:color="000000"/>
              <w:right w:val="single" w:sz="6" w:space="0" w:color="000000"/>
            </w:tcBorders>
            <w:tcMar>
              <w:top w:w="45" w:type="dxa"/>
              <w:left w:w="45" w:type="dxa"/>
              <w:bottom w:w="45" w:type="dxa"/>
              <w:right w:w="45" w:type="dxa"/>
            </w:tcMar>
          </w:tcPr>
          <w:p w14:paraId="20A96896"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1E1DFB37"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7F3B33B6" w14:textId="77777777" w:rsidR="008A5E4E" w:rsidRDefault="0065745B">
            <w:pPr>
              <w:pStyle w:val="tdTableStyle-TablestyleAltRows-BodyD-Column-Body1"/>
            </w:pPr>
            <w:r>
              <w:rPr>
                <w:rStyle w:val="em"/>
              </w:rPr>
              <w:t>src</w:t>
            </w:r>
          </w:p>
        </w:tc>
      </w:tr>
      <w:tr w:rsidR="008A5E4E" w14:paraId="2370CE26"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1732B7B7" w14:textId="77777777" w:rsidR="008A5E4E" w:rsidRDefault="0065745B">
            <w:pPr>
              <w:pStyle w:val="tdTableStyle-TablestyleAltRows-BodyB-Sidehead-Body2"/>
              <w:shd w:val="clear" w:color="auto" w:fill="DCDCDC"/>
            </w:pPr>
            <w:r>
              <w:rPr>
                <w:rStyle w:val="code"/>
                <w:shd w:val="clear" w:color="auto" w:fill="DCDCDC"/>
              </w:rPr>
              <w:t>BRIG_OPCODE_NEG</w:t>
            </w:r>
          </w:p>
        </w:tc>
        <w:tc>
          <w:tcPr>
            <w:tcW w:w="0" w:type="auto"/>
            <w:tcBorders>
              <w:right w:val="single" w:sz="6" w:space="0" w:color="000000"/>
            </w:tcBorders>
            <w:shd w:val="clear" w:color="auto" w:fill="D3D3D3"/>
            <w:tcMar>
              <w:top w:w="45" w:type="dxa"/>
              <w:left w:w="45" w:type="dxa"/>
              <w:bottom w:w="45" w:type="dxa"/>
              <w:right w:w="45" w:type="dxa"/>
            </w:tcMar>
          </w:tcPr>
          <w:p w14:paraId="0FBEA9DF" w14:textId="77777777" w:rsidR="008A5E4E" w:rsidRDefault="0065745B">
            <w:pPr>
              <w:pStyle w:val="tdTableStyle-TablestyleAltRows-BodyB-Column-Body2"/>
              <w:shd w:val="clear" w:color="auto" w:fill="D3D3D3"/>
            </w:pPr>
            <w:r>
              <w:rPr>
                <w:rStyle w:val="code"/>
                <w:shd w:val="clear" w:color="auto" w:fill="D3D3D3"/>
              </w:rPr>
              <w:t>BRIG_KIND_INST_BASIC</w:t>
            </w:r>
            <w:r>
              <w:rPr>
                <w:shd w:val="clear" w:color="auto" w:fill="D3D3D3"/>
              </w:rPr>
              <w:t xml:space="preserve"> (if only default modifiers are used) or </w:t>
            </w:r>
            <w:r>
              <w:rPr>
                <w:rStyle w:val="code"/>
                <w:shd w:val="clear" w:color="auto" w:fill="D3D3D3"/>
              </w:rPr>
              <w:t>BRIG_KIND_INST_MOD</w:t>
            </w:r>
          </w:p>
        </w:tc>
        <w:tc>
          <w:tcPr>
            <w:tcW w:w="0" w:type="auto"/>
            <w:tcBorders>
              <w:right w:val="single" w:sz="6" w:space="0" w:color="000000"/>
            </w:tcBorders>
            <w:shd w:val="clear" w:color="auto" w:fill="D3D3D3"/>
            <w:tcMar>
              <w:top w:w="45" w:type="dxa"/>
              <w:left w:w="45" w:type="dxa"/>
              <w:bottom w:w="45" w:type="dxa"/>
              <w:right w:w="45" w:type="dxa"/>
            </w:tcMar>
          </w:tcPr>
          <w:p w14:paraId="208780F1" w14:textId="77777777" w:rsidR="008A5E4E" w:rsidRDefault="0065745B">
            <w:pPr>
              <w:pStyle w:val="tdTableStyle-TablestyleAltRows-BodyB-Column-Body2"/>
              <w:shd w:val="clear" w:color="auto" w:fill="D3D3D3"/>
            </w:pPr>
            <w:r>
              <w:rPr>
                <w:rStyle w:val="em"/>
                <w:shd w:val="clear" w:color="auto" w:fill="D3D3D3"/>
              </w:rPr>
              <w:t>dest</w:t>
            </w:r>
          </w:p>
        </w:tc>
        <w:tc>
          <w:tcPr>
            <w:tcW w:w="0" w:type="auto"/>
            <w:tcBorders>
              <w:right w:val="single" w:sz="6" w:space="0" w:color="000000"/>
            </w:tcBorders>
            <w:shd w:val="clear" w:color="auto" w:fill="D3D3D3"/>
            <w:tcMar>
              <w:top w:w="45" w:type="dxa"/>
              <w:left w:w="45" w:type="dxa"/>
              <w:bottom w:w="45" w:type="dxa"/>
              <w:right w:w="45" w:type="dxa"/>
            </w:tcMar>
          </w:tcPr>
          <w:p w14:paraId="096A687C" w14:textId="77777777" w:rsidR="008A5E4E" w:rsidRDefault="0065745B">
            <w:pPr>
              <w:pStyle w:val="tdTableStyle-TablestyleAltRows-BodyB-Column-Body2"/>
              <w:shd w:val="clear" w:color="auto" w:fill="D3D3D3"/>
            </w:pPr>
            <w:r>
              <w:rPr>
                <w:rStyle w:val="em"/>
                <w:shd w:val="clear" w:color="auto" w:fill="D3D3D3"/>
              </w:rPr>
              <w:t>src</w:t>
            </w:r>
          </w:p>
        </w:tc>
        <w:tc>
          <w:tcPr>
            <w:tcW w:w="0" w:type="auto"/>
            <w:shd w:val="clear" w:color="auto" w:fill="D3D3D3"/>
            <w:tcMar>
              <w:top w:w="45" w:type="dxa"/>
              <w:left w:w="45" w:type="dxa"/>
              <w:bottom w:w="45" w:type="dxa"/>
              <w:right w:w="45" w:type="dxa"/>
            </w:tcMar>
          </w:tcPr>
          <w:p w14:paraId="523702BC" w14:textId="77777777" w:rsidR="008A5E4E" w:rsidRDefault="0065745B">
            <w:pPr>
              <w:pStyle w:val="tdTableStyle-TablestyleAltRows-BodyA-Column-Body2"/>
              <w:shd w:val="clear" w:color="auto" w:fill="D3D3D3"/>
            </w:pPr>
            <w:r>
              <w:rPr>
                <w:shd w:val="clear" w:color="auto" w:fill="D3D3D3"/>
              </w:rPr>
              <w:t> </w:t>
            </w:r>
          </w:p>
        </w:tc>
      </w:tr>
    </w:tbl>
    <w:p w14:paraId="39A15834" w14:textId="77777777" w:rsidR="008A5E4E" w:rsidRDefault="008A5E4E">
      <w:pPr>
        <w:spacing w:after="240"/>
      </w:pPr>
    </w:p>
    <w:p w14:paraId="7DC198E8" w14:textId="578AD46E"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0713EA34" w14:textId="040473A7" w:rsidR="008B28E0" w:rsidRDefault="0065745B">
      <w:pPr>
        <w:pStyle w:val="p"/>
      </w:pPr>
      <w:r>
        <w:rPr>
          <w:rStyle w:val="i"/>
        </w:rPr>
        <w:t>src</w:t>
      </w:r>
      <w:r>
        <w:t xml:space="preserve">: must be </w:t>
      </w:r>
      <w:r>
        <w:rPr>
          <w:rStyle w:val="code1"/>
        </w:rPr>
        <w:t>BRIG_KIND_OPERAND_REG</w:t>
      </w:r>
      <w:r w:rsidR="00715E6C">
        <w:rPr>
          <w:rStyle w:val="code1"/>
        </w:rPr>
        <w:t>ISTER</w:t>
      </w:r>
      <w:r w:rsidR="00D305EB">
        <w:t>,</w:t>
      </w:r>
      <w:r w:rsidR="00B06C4B">
        <w:t xml:space="preserve"> or</w:t>
      </w:r>
      <w:r>
        <w:t xml:space="preserve"> </w:t>
      </w:r>
      <w:r>
        <w:rPr>
          <w:rStyle w:val="code1"/>
        </w:rPr>
        <w:t>BRIG_KIND_OPERAND_</w:t>
      </w:r>
      <w:r w:rsidR="00D305EB">
        <w:rPr>
          <w:rStyle w:val="code1"/>
        </w:rPr>
        <w:t>CONSTANT_BYTES</w:t>
      </w:r>
      <w:r>
        <w:t>.</w:t>
      </w:r>
    </w:p>
    <w:p w14:paraId="220C925A" w14:textId="39D59287" w:rsidR="00BC000F" w:rsidRDefault="00BC000F">
      <w:pPr>
        <w:pStyle w:val="p"/>
      </w:pPr>
      <w:r>
        <w:rPr>
          <w:rStyle w:val="i"/>
        </w:rPr>
        <w:t>cond</w:t>
      </w:r>
      <w:r>
        <w:t xml:space="preserve">: must be </w:t>
      </w:r>
      <w:r>
        <w:rPr>
          <w:rStyle w:val="code1"/>
        </w:rPr>
        <w:t>BRIG_KIND_OPERAND_REG</w:t>
      </w:r>
      <w:r w:rsidR="00715E6C">
        <w:rPr>
          <w:rStyle w:val="code1"/>
        </w:rPr>
        <w:t>ISTER</w:t>
      </w:r>
      <w:r>
        <w:t xml:space="preserve">, </w:t>
      </w:r>
      <w:r>
        <w:rPr>
          <w:rStyle w:val="code1"/>
        </w:rPr>
        <w:t>BRIG_KIND_OPERAND_</w:t>
      </w:r>
      <w:r w:rsidR="00D305EB">
        <w:rPr>
          <w:rStyle w:val="code1"/>
        </w:rPr>
        <w:t>CONSTANT_BYTES</w:t>
      </w:r>
      <w:r w:rsidR="00D305EB">
        <w:t xml:space="preserve">, </w:t>
      </w:r>
      <w:r>
        <w:t xml:space="preserve">or </w:t>
      </w:r>
      <w:r>
        <w:rPr>
          <w:rStyle w:val="code1"/>
        </w:rPr>
        <w:t>BRIG_KIND_OPERAND_WAVESIZE</w:t>
      </w:r>
      <w:r>
        <w:t>.</w:t>
      </w:r>
    </w:p>
    <w:p w14:paraId="575748C8" w14:textId="77777777" w:rsidR="008A5E4E" w:rsidRDefault="0065745B">
      <w:pPr>
        <w:pStyle w:val="h4"/>
      </w:pPr>
      <w:bookmarkStart w:id="1300" w:name="_Toc396034524"/>
      <w:r>
        <w:t xml:space="preserve">18.7.1.12 </w:t>
      </w:r>
      <w:bookmarkStart w:id="1301" w:name="_Ref-1438660056"/>
      <w:r>
        <w:t>BRIG Syntax for Native Floating-Point Operations</w:t>
      </w:r>
      <w:bookmarkEnd w:id="1300"/>
      <w:bookmarkEnd w:id="1301"/>
    </w:p>
    <w:p w14:paraId="4A900270" w14:textId="77777777" w:rsidR="008A5E4E" w:rsidRDefault="0065745B">
      <w:pPr>
        <w:pStyle w:val="pTableTitle"/>
      </w:pPr>
      <w:bookmarkStart w:id="1302" w:name="_ListOf170"/>
      <w:r>
        <w:t>Table 18–15 BRIG Syntax for Native Floating-Point Operations</w:t>
      </w:r>
    </w:p>
    <w:bookmarkEnd w:id="1302"/>
    <w:p w14:paraId="11BA5E1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879"/>
        <w:gridCol w:w="2026"/>
        <w:gridCol w:w="975"/>
        <w:gridCol w:w="975"/>
        <w:gridCol w:w="975"/>
        <w:gridCol w:w="975"/>
      </w:tblGrid>
      <w:tr w:rsidR="008A5E4E" w14:paraId="5B909CDD"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35B8D600"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EF68D94"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3A2167F"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C45D4AA" w14:textId="77777777" w:rsidR="008A5E4E" w:rsidRDefault="0065745B">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DFC3F05" w14:textId="77777777" w:rsidR="008A5E4E" w:rsidRDefault="0065745B">
            <w:pPr>
              <w:pStyle w:val="thTableStyle-TablestyleAltRows-HeadE-Column-Header1"/>
              <w:shd w:val="clear" w:color="auto" w:fill="D3D3D3"/>
            </w:pPr>
            <w:r>
              <w:rPr>
                <w:rStyle w:val="b1"/>
                <w:b/>
                <w:bCs/>
                <w:shd w:val="clear" w:color="auto" w:fill="D3D3D3"/>
              </w:rPr>
              <w:t>Operand 2</w:t>
            </w:r>
          </w:p>
        </w:tc>
        <w:tc>
          <w:tcPr>
            <w:tcW w:w="0" w:type="auto"/>
            <w:tcBorders>
              <w:bottom w:val="double" w:sz="3" w:space="0" w:color="000000"/>
            </w:tcBorders>
            <w:shd w:val="clear" w:color="auto" w:fill="D3D3D3"/>
            <w:tcMar>
              <w:top w:w="45" w:type="dxa"/>
              <w:left w:w="45" w:type="dxa"/>
              <w:bottom w:w="45" w:type="dxa"/>
              <w:right w:w="45" w:type="dxa"/>
            </w:tcMar>
          </w:tcPr>
          <w:p w14:paraId="110A84AD" w14:textId="77777777" w:rsidR="008A5E4E" w:rsidRDefault="0065745B">
            <w:pPr>
              <w:pStyle w:val="thTableStyle-TablestyleAltRows-HeadD-Column-Header1"/>
              <w:shd w:val="clear" w:color="auto" w:fill="D3D3D3"/>
            </w:pPr>
            <w:r>
              <w:rPr>
                <w:rStyle w:val="b1"/>
                <w:b/>
                <w:bCs/>
                <w:shd w:val="clear" w:color="auto" w:fill="D3D3D3"/>
              </w:rPr>
              <w:t>Operand 3</w:t>
            </w:r>
          </w:p>
        </w:tc>
      </w:tr>
      <w:tr w:rsidR="008A5E4E" w14:paraId="5C0CF68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5DEB714" w14:textId="77777777" w:rsidR="008A5E4E" w:rsidRDefault="0065745B">
            <w:pPr>
              <w:pStyle w:val="tdTableStyle-TablestyleAltRows-BodyE-Sidehead-Body1"/>
              <w:shd w:val="clear" w:color="auto" w:fill="DCDCDC"/>
            </w:pPr>
            <w:r>
              <w:rPr>
                <w:rStyle w:val="code"/>
                <w:shd w:val="clear" w:color="auto" w:fill="DCDCDC"/>
              </w:rPr>
              <w:t>BRIG_OPCODE_NCOS</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5C227093"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3045B056"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7C8AB386"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7016052D"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17D185F6" w14:textId="77777777" w:rsidR="008A5E4E" w:rsidRDefault="0065745B">
            <w:pPr>
              <w:pStyle w:val="tdTableStyle-TablestyleAltRows-BodyD-Column-Body1"/>
            </w:pPr>
            <w:r>
              <w:t> </w:t>
            </w:r>
          </w:p>
        </w:tc>
      </w:tr>
      <w:tr w:rsidR="008A5E4E" w14:paraId="5837B94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85A4972" w14:textId="77777777" w:rsidR="008A5E4E" w:rsidRDefault="0065745B">
            <w:pPr>
              <w:pStyle w:val="tdTableStyle-TablestyleAltRows-BodyE-Sidehead-Body2"/>
              <w:shd w:val="clear" w:color="auto" w:fill="DCDCDC"/>
            </w:pPr>
            <w:r>
              <w:rPr>
                <w:rStyle w:val="code"/>
                <w:shd w:val="clear" w:color="auto" w:fill="DCDCDC"/>
              </w:rPr>
              <w:t>BRIG_OPCODE_NEXP2</w:t>
            </w:r>
          </w:p>
        </w:tc>
        <w:tc>
          <w:tcPr>
            <w:tcW w:w="0" w:type="auto"/>
            <w:vMerge/>
            <w:tcBorders>
              <w:right w:val="single" w:sz="6" w:space="0" w:color="000000"/>
            </w:tcBorders>
          </w:tcPr>
          <w:p w14:paraId="3AC0814B"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62CDCDC"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221A9C2"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07A360A"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4B78112D" w14:textId="77777777" w:rsidR="008A5E4E" w:rsidRDefault="0065745B">
            <w:pPr>
              <w:pStyle w:val="tdTableStyle-TablestyleAltRows-BodyD-Column-Body2"/>
              <w:shd w:val="clear" w:color="auto" w:fill="D3D3D3"/>
            </w:pPr>
            <w:r>
              <w:rPr>
                <w:shd w:val="clear" w:color="auto" w:fill="D3D3D3"/>
              </w:rPr>
              <w:t> </w:t>
            </w:r>
          </w:p>
        </w:tc>
      </w:tr>
      <w:tr w:rsidR="008A5E4E" w14:paraId="02E2725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CCB88AB" w14:textId="77777777" w:rsidR="008A5E4E" w:rsidRDefault="0065745B">
            <w:pPr>
              <w:pStyle w:val="tdTableStyle-TablestyleAltRows-BodyE-Sidehead-Body1"/>
              <w:shd w:val="clear" w:color="auto" w:fill="DCDCDC"/>
            </w:pPr>
            <w:r>
              <w:rPr>
                <w:rStyle w:val="code"/>
                <w:shd w:val="clear" w:color="auto" w:fill="DCDCDC"/>
              </w:rPr>
              <w:t>BRIG_OPCODE_NFMA</w:t>
            </w:r>
          </w:p>
        </w:tc>
        <w:tc>
          <w:tcPr>
            <w:tcW w:w="0" w:type="auto"/>
            <w:vMerge/>
            <w:tcBorders>
              <w:right w:val="single" w:sz="6" w:space="0" w:color="000000"/>
            </w:tcBorders>
          </w:tcPr>
          <w:p w14:paraId="57470AF2"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5B7BC572"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365296F5"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1976081A"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602191C7" w14:textId="77777777" w:rsidR="008A5E4E" w:rsidRDefault="0065745B">
            <w:pPr>
              <w:pStyle w:val="tdTableStyle-TablestyleAltRows-BodyD-Column-Body1"/>
            </w:pPr>
            <w:r>
              <w:rPr>
                <w:rStyle w:val="em"/>
              </w:rPr>
              <w:t>src</w:t>
            </w:r>
          </w:p>
        </w:tc>
      </w:tr>
      <w:tr w:rsidR="008A5E4E" w14:paraId="6A7837A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4481392" w14:textId="77777777" w:rsidR="008A5E4E" w:rsidRDefault="0065745B">
            <w:pPr>
              <w:pStyle w:val="tdTableStyle-TablestyleAltRows-BodyE-Sidehead-Body2"/>
              <w:shd w:val="clear" w:color="auto" w:fill="DCDCDC"/>
            </w:pPr>
            <w:r>
              <w:rPr>
                <w:rStyle w:val="code"/>
                <w:shd w:val="clear" w:color="auto" w:fill="DCDCDC"/>
              </w:rPr>
              <w:t>BRIG_OPCODE_NLOG2</w:t>
            </w:r>
          </w:p>
        </w:tc>
        <w:tc>
          <w:tcPr>
            <w:tcW w:w="0" w:type="auto"/>
            <w:vMerge/>
            <w:tcBorders>
              <w:right w:val="single" w:sz="6" w:space="0" w:color="000000"/>
            </w:tcBorders>
          </w:tcPr>
          <w:p w14:paraId="1C239DD6"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D6AE466"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8C8E5BD"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E223E7B"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42C3BEB7" w14:textId="77777777" w:rsidR="008A5E4E" w:rsidRDefault="0065745B">
            <w:pPr>
              <w:pStyle w:val="tdTableStyle-TablestyleAltRows-BodyD-Column-Body2"/>
              <w:shd w:val="clear" w:color="auto" w:fill="D3D3D3"/>
            </w:pPr>
            <w:r>
              <w:rPr>
                <w:shd w:val="clear" w:color="auto" w:fill="D3D3D3"/>
              </w:rPr>
              <w:t> </w:t>
            </w:r>
          </w:p>
        </w:tc>
      </w:tr>
      <w:tr w:rsidR="008A5E4E" w14:paraId="13754F5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0FB5B28" w14:textId="77777777" w:rsidR="008A5E4E" w:rsidRDefault="0065745B">
            <w:pPr>
              <w:pStyle w:val="tdTableStyle-TablestyleAltRows-BodyE-Sidehead-Body1"/>
              <w:shd w:val="clear" w:color="auto" w:fill="DCDCDC"/>
            </w:pPr>
            <w:r>
              <w:rPr>
                <w:rStyle w:val="code"/>
                <w:shd w:val="clear" w:color="auto" w:fill="DCDCDC"/>
              </w:rPr>
              <w:t>BRIG_OPCODE_NRCP</w:t>
            </w:r>
          </w:p>
        </w:tc>
        <w:tc>
          <w:tcPr>
            <w:tcW w:w="0" w:type="auto"/>
            <w:vMerge/>
            <w:tcBorders>
              <w:right w:val="single" w:sz="6" w:space="0" w:color="000000"/>
            </w:tcBorders>
          </w:tcPr>
          <w:p w14:paraId="65E4D96E"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1776513E"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311769CD"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6A42B2BD"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1BCFF1A0" w14:textId="77777777" w:rsidR="008A5E4E" w:rsidRDefault="0065745B">
            <w:pPr>
              <w:pStyle w:val="tdTableStyle-TablestyleAltRows-BodyD-Column-Body1"/>
            </w:pPr>
            <w:r>
              <w:t> </w:t>
            </w:r>
          </w:p>
        </w:tc>
      </w:tr>
      <w:tr w:rsidR="008A5E4E" w14:paraId="4E999DB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67233CC" w14:textId="77777777" w:rsidR="008A5E4E" w:rsidRDefault="0065745B">
            <w:pPr>
              <w:pStyle w:val="tdTableStyle-TablestyleAltRows-BodyE-Sidehead-Body2"/>
              <w:shd w:val="clear" w:color="auto" w:fill="DCDCDC"/>
            </w:pPr>
            <w:r>
              <w:rPr>
                <w:rStyle w:val="code"/>
                <w:shd w:val="clear" w:color="auto" w:fill="DCDCDC"/>
              </w:rPr>
              <w:t>BRIG_OPCODE_NRSQRT</w:t>
            </w:r>
          </w:p>
        </w:tc>
        <w:tc>
          <w:tcPr>
            <w:tcW w:w="0" w:type="auto"/>
            <w:vMerge/>
            <w:tcBorders>
              <w:right w:val="single" w:sz="6" w:space="0" w:color="000000"/>
            </w:tcBorders>
          </w:tcPr>
          <w:p w14:paraId="3639D581" w14:textId="77777777" w:rsidR="008A5E4E" w:rsidRDefault="008A5E4E"/>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3C078C6"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9E625A2"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D3EB2A9"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2958CC12" w14:textId="77777777" w:rsidR="008A5E4E" w:rsidRDefault="0065745B">
            <w:pPr>
              <w:pStyle w:val="tdTableStyle-TablestyleAltRows-BodyD-Column-Body2"/>
              <w:shd w:val="clear" w:color="auto" w:fill="D3D3D3"/>
            </w:pPr>
            <w:r>
              <w:rPr>
                <w:shd w:val="clear" w:color="auto" w:fill="D3D3D3"/>
              </w:rPr>
              <w:t> </w:t>
            </w:r>
          </w:p>
        </w:tc>
      </w:tr>
      <w:tr w:rsidR="008A5E4E" w14:paraId="54EFD8A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6453545" w14:textId="77777777" w:rsidR="008A5E4E" w:rsidRDefault="0065745B">
            <w:pPr>
              <w:pStyle w:val="tdTableStyle-TablestyleAltRows-BodyE-Sidehead-Body1"/>
              <w:shd w:val="clear" w:color="auto" w:fill="DCDCDC"/>
            </w:pPr>
            <w:r>
              <w:rPr>
                <w:rStyle w:val="code"/>
                <w:shd w:val="clear" w:color="auto" w:fill="DCDCDC"/>
              </w:rPr>
              <w:t>BRIG_OPCODE_NSIN</w:t>
            </w:r>
          </w:p>
        </w:tc>
        <w:tc>
          <w:tcPr>
            <w:tcW w:w="0" w:type="auto"/>
            <w:vMerge/>
            <w:tcBorders>
              <w:right w:val="single" w:sz="6" w:space="0" w:color="000000"/>
            </w:tcBorders>
          </w:tcPr>
          <w:p w14:paraId="5819A18F" w14:textId="77777777" w:rsidR="008A5E4E" w:rsidRDefault="008A5E4E"/>
        </w:tc>
        <w:tc>
          <w:tcPr>
            <w:tcW w:w="0" w:type="auto"/>
            <w:tcBorders>
              <w:bottom w:val="single" w:sz="6" w:space="0" w:color="000000"/>
              <w:right w:val="single" w:sz="6" w:space="0" w:color="000000"/>
            </w:tcBorders>
            <w:tcMar>
              <w:top w:w="45" w:type="dxa"/>
              <w:left w:w="45" w:type="dxa"/>
              <w:bottom w:w="45" w:type="dxa"/>
              <w:right w:w="45" w:type="dxa"/>
            </w:tcMar>
          </w:tcPr>
          <w:p w14:paraId="6A57D0C6"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45F1365D"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51BF5FFB"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35D203FD" w14:textId="77777777" w:rsidR="008A5E4E" w:rsidRDefault="0065745B">
            <w:pPr>
              <w:pStyle w:val="tdTableStyle-TablestyleAltRows-BodyD-Column-Body1"/>
            </w:pPr>
            <w:r>
              <w:t> </w:t>
            </w:r>
          </w:p>
        </w:tc>
      </w:tr>
      <w:tr w:rsidR="008A5E4E" w14:paraId="753CA00E"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10574D0C" w14:textId="77777777" w:rsidR="008A5E4E" w:rsidRDefault="0065745B">
            <w:pPr>
              <w:pStyle w:val="tdTableStyle-TablestyleAltRows-BodyB-Sidehead-Body2"/>
              <w:shd w:val="clear" w:color="auto" w:fill="DCDCDC"/>
            </w:pPr>
            <w:r>
              <w:rPr>
                <w:rStyle w:val="code"/>
                <w:shd w:val="clear" w:color="auto" w:fill="DCDCDC"/>
              </w:rPr>
              <w:t>BRIG_OPCODE_NSQRT</w:t>
            </w:r>
          </w:p>
        </w:tc>
        <w:tc>
          <w:tcPr>
            <w:tcW w:w="0" w:type="auto"/>
            <w:vMerge/>
            <w:tcBorders>
              <w:bottom w:val="single" w:sz="6" w:space="0" w:color="000000"/>
              <w:right w:val="single" w:sz="6" w:space="0" w:color="000000"/>
            </w:tcBorders>
          </w:tcPr>
          <w:p w14:paraId="003378B1" w14:textId="77777777" w:rsidR="008A5E4E" w:rsidRDefault="008A5E4E"/>
        </w:tc>
        <w:tc>
          <w:tcPr>
            <w:tcW w:w="0" w:type="auto"/>
            <w:tcBorders>
              <w:right w:val="single" w:sz="6" w:space="0" w:color="000000"/>
            </w:tcBorders>
            <w:shd w:val="clear" w:color="auto" w:fill="D3D3D3"/>
            <w:tcMar>
              <w:top w:w="45" w:type="dxa"/>
              <w:left w:w="45" w:type="dxa"/>
              <w:bottom w:w="45" w:type="dxa"/>
              <w:right w:w="45" w:type="dxa"/>
            </w:tcMar>
          </w:tcPr>
          <w:p w14:paraId="51A9BBAC" w14:textId="77777777" w:rsidR="008A5E4E" w:rsidRDefault="0065745B">
            <w:pPr>
              <w:pStyle w:val="tdTableStyle-TablestyleAltRows-BodyB-Column-Body2"/>
              <w:shd w:val="clear" w:color="auto" w:fill="D3D3D3"/>
            </w:pPr>
            <w:r>
              <w:rPr>
                <w:rStyle w:val="em"/>
                <w:shd w:val="clear" w:color="auto" w:fill="D3D3D3"/>
              </w:rPr>
              <w:t>dest</w:t>
            </w:r>
          </w:p>
        </w:tc>
        <w:tc>
          <w:tcPr>
            <w:tcW w:w="0" w:type="auto"/>
            <w:tcBorders>
              <w:right w:val="single" w:sz="6" w:space="0" w:color="000000"/>
            </w:tcBorders>
            <w:shd w:val="clear" w:color="auto" w:fill="D3D3D3"/>
            <w:tcMar>
              <w:top w:w="45" w:type="dxa"/>
              <w:left w:w="45" w:type="dxa"/>
              <w:bottom w:w="45" w:type="dxa"/>
              <w:right w:w="45" w:type="dxa"/>
            </w:tcMar>
          </w:tcPr>
          <w:p w14:paraId="7791971D" w14:textId="77777777" w:rsidR="008A5E4E" w:rsidRDefault="0065745B">
            <w:pPr>
              <w:pStyle w:val="tdTableStyle-TablestyleAltRows-BodyB-Column-Body2"/>
              <w:shd w:val="clear" w:color="auto" w:fill="D3D3D3"/>
            </w:pPr>
            <w:r>
              <w:rPr>
                <w:rStyle w:val="em"/>
                <w:shd w:val="clear" w:color="auto" w:fill="D3D3D3"/>
              </w:rPr>
              <w:t>src</w:t>
            </w:r>
          </w:p>
        </w:tc>
        <w:tc>
          <w:tcPr>
            <w:tcW w:w="0" w:type="auto"/>
            <w:tcBorders>
              <w:right w:val="single" w:sz="6" w:space="0" w:color="000000"/>
            </w:tcBorders>
            <w:shd w:val="clear" w:color="auto" w:fill="D3D3D3"/>
            <w:tcMar>
              <w:top w:w="45" w:type="dxa"/>
              <w:left w:w="45" w:type="dxa"/>
              <w:bottom w:w="45" w:type="dxa"/>
              <w:right w:w="45" w:type="dxa"/>
            </w:tcMar>
          </w:tcPr>
          <w:p w14:paraId="275F35C3" w14:textId="77777777" w:rsidR="008A5E4E" w:rsidRDefault="0065745B">
            <w:pPr>
              <w:pStyle w:val="tdTableStyle-TablestyleAltRows-BodyB-Column-Body2"/>
              <w:shd w:val="clear" w:color="auto" w:fill="D3D3D3"/>
            </w:pPr>
            <w:r>
              <w:rPr>
                <w:shd w:val="clear" w:color="auto" w:fill="D3D3D3"/>
              </w:rPr>
              <w:t> </w:t>
            </w:r>
          </w:p>
        </w:tc>
        <w:tc>
          <w:tcPr>
            <w:tcW w:w="0" w:type="auto"/>
            <w:shd w:val="clear" w:color="auto" w:fill="D3D3D3"/>
            <w:tcMar>
              <w:top w:w="45" w:type="dxa"/>
              <w:left w:w="45" w:type="dxa"/>
              <w:bottom w:w="45" w:type="dxa"/>
              <w:right w:w="45" w:type="dxa"/>
            </w:tcMar>
          </w:tcPr>
          <w:p w14:paraId="0A9E47FE" w14:textId="77777777" w:rsidR="008A5E4E" w:rsidRDefault="0065745B">
            <w:pPr>
              <w:pStyle w:val="tdTableStyle-TablestyleAltRows-BodyA-Column-Body2"/>
              <w:shd w:val="clear" w:color="auto" w:fill="D3D3D3"/>
            </w:pPr>
            <w:r>
              <w:rPr>
                <w:shd w:val="clear" w:color="auto" w:fill="D3D3D3"/>
              </w:rPr>
              <w:t> </w:t>
            </w:r>
          </w:p>
        </w:tc>
      </w:tr>
    </w:tbl>
    <w:p w14:paraId="31D52F8C" w14:textId="77777777" w:rsidR="008A5E4E" w:rsidRDefault="008A5E4E">
      <w:pPr>
        <w:spacing w:after="240"/>
      </w:pPr>
    </w:p>
    <w:p w14:paraId="5A8DEE71" w14:textId="51631C1C"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12014410" w14:textId="623A3A8F" w:rsidR="008A5E4E" w:rsidRDefault="0065745B">
      <w:pPr>
        <w:pStyle w:val="p"/>
      </w:pPr>
      <w:r>
        <w:rPr>
          <w:rStyle w:val="i"/>
        </w:rPr>
        <w:t>src</w:t>
      </w:r>
      <w:r>
        <w:t xml:space="preserve">: must be </w:t>
      </w:r>
      <w:r>
        <w:rPr>
          <w:rStyle w:val="code1"/>
        </w:rPr>
        <w:t>BRIG_KIND_OPERAND_REG</w:t>
      </w:r>
      <w:r w:rsidR="00715E6C">
        <w:rPr>
          <w:rStyle w:val="code1"/>
        </w:rPr>
        <w:t>ISTER</w:t>
      </w:r>
      <w:r w:rsidR="00D305EB">
        <w:t>,</w:t>
      </w:r>
      <w:r w:rsidR="00B06C4B">
        <w:t xml:space="preserve"> or</w:t>
      </w:r>
      <w:r>
        <w:t xml:space="preserve"> </w:t>
      </w:r>
      <w:r>
        <w:rPr>
          <w:rStyle w:val="code1"/>
        </w:rPr>
        <w:t>BRIG_KIND_OPERAND_</w:t>
      </w:r>
      <w:r w:rsidR="00D305EB">
        <w:rPr>
          <w:rStyle w:val="code1"/>
        </w:rPr>
        <w:t>CONSTANT_BYTES</w:t>
      </w:r>
      <w:r>
        <w:t>.</w:t>
      </w:r>
    </w:p>
    <w:p w14:paraId="559CD993" w14:textId="77777777" w:rsidR="008A5E4E" w:rsidRDefault="0065745B">
      <w:pPr>
        <w:pStyle w:val="h4"/>
      </w:pPr>
      <w:bookmarkStart w:id="1303" w:name="_Toc396034525"/>
      <w:r>
        <w:t xml:space="preserve">18.7.1.13 </w:t>
      </w:r>
      <w:bookmarkStart w:id="1304" w:name="_Ref-1693008468"/>
      <w:r>
        <w:t>BRIG Syntax for Multimedia Operations</w:t>
      </w:r>
      <w:bookmarkEnd w:id="1303"/>
      <w:bookmarkEnd w:id="1304"/>
    </w:p>
    <w:p w14:paraId="7D53CC57" w14:textId="77777777" w:rsidR="008A5E4E" w:rsidRDefault="0065745B">
      <w:pPr>
        <w:pStyle w:val="pTableTitle"/>
      </w:pPr>
      <w:bookmarkStart w:id="1305" w:name="_ListOf171"/>
      <w:r>
        <w:t>Table 18–16 BRIG Syntax for Multimedia Operations</w:t>
      </w:r>
    </w:p>
    <w:bookmarkEnd w:id="1305"/>
    <w:p w14:paraId="12D3340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168"/>
        <w:gridCol w:w="2602"/>
        <w:gridCol w:w="870"/>
        <w:gridCol w:w="870"/>
        <w:gridCol w:w="870"/>
        <w:gridCol w:w="870"/>
        <w:gridCol w:w="870"/>
      </w:tblGrid>
      <w:tr w:rsidR="008A5E4E" w14:paraId="70FBD802"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4B806F60"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93D8680"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85DA10F"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AF89E01" w14:textId="77777777" w:rsidR="008A5E4E" w:rsidRDefault="0065745B">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ED2793C" w14:textId="77777777" w:rsidR="008A5E4E" w:rsidRDefault="0065745B">
            <w:pPr>
              <w:pStyle w:val="thTableStyle-TablestyleAltRows-HeadE-Column-Header1"/>
              <w:shd w:val="clear" w:color="auto" w:fill="D3D3D3"/>
            </w:pPr>
            <w:r>
              <w:rPr>
                <w:rStyle w:val="b1"/>
                <w:b/>
                <w:bCs/>
                <w:shd w:val="clear" w:color="auto" w:fill="D3D3D3"/>
              </w:rPr>
              <w:t>Operand 2</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B81C9CA" w14:textId="77777777" w:rsidR="008A5E4E" w:rsidRDefault="0065745B">
            <w:pPr>
              <w:pStyle w:val="thTableStyle-TablestyleAltRows-HeadE-Column-Header1"/>
              <w:shd w:val="clear" w:color="auto" w:fill="D3D3D3"/>
            </w:pPr>
            <w:r>
              <w:rPr>
                <w:rStyle w:val="b1"/>
                <w:b/>
                <w:bCs/>
                <w:shd w:val="clear" w:color="auto" w:fill="D3D3D3"/>
              </w:rPr>
              <w:t>Operand 3</w:t>
            </w:r>
          </w:p>
        </w:tc>
        <w:tc>
          <w:tcPr>
            <w:tcW w:w="0" w:type="auto"/>
            <w:tcBorders>
              <w:bottom w:val="double" w:sz="3" w:space="0" w:color="000000"/>
            </w:tcBorders>
            <w:shd w:val="clear" w:color="auto" w:fill="D3D3D3"/>
            <w:tcMar>
              <w:top w:w="45" w:type="dxa"/>
              <w:left w:w="45" w:type="dxa"/>
              <w:bottom w:w="45" w:type="dxa"/>
              <w:right w:w="45" w:type="dxa"/>
            </w:tcMar>
          </w:tcPr>
          <w:p w14:paraId="4D271FCD" w14:textId="77777777" w:rsidR="008A5E4E" w:rsidRDefault="0065745B">
            <w:pPr>
              <w:pStyle w:val="thTableStyle-TablestyleAltRows-HeadD-Column-Header1"/>
              <w:shd w:val="clear" w:color="auto" w:fill="D3D3D3"/>
            </w:pPr>
            <w:r>
              <w:rPr>
                <w:rStyle w:val="b1"/>
                <w:b/>
                <w:bCs/>
                <w:shd w:val="clear" w:color="auto" w:fill="D3D3D3"/>
              </w:rPr>
              <w:t>Operand 4</w:t>
            </w:r>
          </w:p>
        </w:tc>
      </w:tr>
      <w:tr w:rsidR="008A5E4E" w14:paraId="34713CC5"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89AAB15" w14:textId="77777777" w:rsidR="008A5E4E" w:rsidRDefault="0065745B">
            <w:pPr>
              <w:pStyle w:val="tdTableStyle-TablestyleAltRows-BodyE-Sidehead-Body1"/>
              <w:shd w:val="clear" w:color="auto" w:fill="DCDCDC"/>
            </w:pPr>
            <w:r>
              <w:rPr>
                <w:rStyle w:val="code"/>
                <w:shd w:val="clear" w:color="auto" w:fill="DCDCDC"/>
              </w:rPr>
              <w:t>BRIG_OPCODE_BITALIGN</w:t>
            </w:r>
          </w:p>
        </w:tc>
        <w:tc>
          <w:tcPr>
            <w:tcW w:w="0" w:type="auto"/>
            <w:tcBorders>
              <w:bottom w:val="single" w:sz="6" w:space="0" w:color="000000"/>
              <w:right w:val="single" w:sz="6" w:space="0" w:color="000000"/>
            </w:tcBorders>
            <w:tcMar>
              <w:top w:w="45" w:type="dxa"/>
              <w:left w:w="45" w:type="dxa"/>
              <w:bottom w:w="45" w:type="dxa"/>
              <w:right w:w="45" w:type="dxa"/>
            </w:tcMar>
          </w:tcPr>
          <w:p w14:paraId="30A1FCE7"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516FED34"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4DEBC213"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6881391A"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4078915B"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6C6D3403" w14:textId="77777777" w:rsidR="008A5E4E" w:rsidRDefault="0065745B">
            <w:pPr>
              <w:pStyle w:val="tdTableStyle-TablestyleAltRows-BodyD-Column-Body1"/>
            </w:pPr>
            <w:r>
              <w:t> </w:t>
            </w:r>
          </w:p>
        </w:tc>
      </w:tr>
      <w:tr w:rsidR="008A5E4E" w14:paraId="01F024D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73517C5" w14:textId="77777777" w:rsidR="008A5E4E" w:rsidRDefault="0065745B">
            <w:pPr>
              <w:pStyle w:val="tdTableStyle-TablestyleAltRows-BodyE-Sidehead-Body2"/>
              <w:shd w:val="clear" w:color="auto" w:fill="DCDCDC"/>
            </w:pPr>
            <w:r>
              <w:rPr>
                <w:rStyle w:val="code"/>
                <w:shd w:val="clear" w:color="auto" w:fill="DCDCDC"/>
              </w:rPr>
              <w:t>BRIG_OPCODE_BYTEALIGN</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ADDE856"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E270A2D"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ABE3F81"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F972BED"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57D0AE0"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7916FCE0" w14:textId="77777777" w:rsidR="008A5E4E" w:rsidRDefault="0065745B">
            <w:pPr>
              <w:pStyle w:val="tdTableStyle-TablestyleAltRows-BodyD-Column-Body2"/>
              <w:shd w:val="clear" w:color="auto" w:fill="D3D3D3"/>
            </w:pPr>
            <w:r>
              <w:rPr>
                <w:shd w:val="clear" w:color="auto" w:fill="D3D3D3"/>
              </w:rPr>
              <w:t> </w:t>
            </w:r>
          </w:p>
        </w:tc>
      </w:tr>
      <w:tr w:rsidR="008A5E4E" w14:paraId="49B1D01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4C25BE4" w14:textId="77777777" w:rsidR="008A5E4E" w:rsidRDefault="0065745B">
            <w:pPr>
              <w:pStyle w:val="tdTableStyle-TablestyleAltRows-BodyE-Sidehead-Body1"/>
              <w:shd w:val="clear" w:color="auto" w:fill="DCDCDC"/>
            </w:pPr>
            <w:r>
              <w:rPr>
                <w:rStyle w:val="code"/>
                <w:shd w:val="clear" w:color="auto" w:fill="DCDCDC"/>
              </w:rPr>
              <w:t>BRIG_OPCODE_LERP</w:t>
            </w:r>
          </w:p>
        </w:tc>
        <w:tc>
          <w:tcPr>
            <w:tcW w:w="0" w:type="auto"/>
            <w:tcBorders>
              <w:bottom w:val="single" w:sz="6" w:space="0" w:color="000000"/>
              <w:right w:val="single" w:sz="6" w:space="0" w:color="000000"/>
            </w:tcBorders>
            <w:tcMar>
              <w:top w:w="45" w:type="dxa"/>
              <w:left w:w="45" w:type="dxa"/>
              <w:bottom w:w="45" w:type="dxa"/>
              <w:right w:w="45" w:type="dxa"/>
            </w:tcMar>
          </w:tcPr>
          <w:p w14:paraId="5F4C2979"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07DFEA3E"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3429F37D"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486EC745"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5CDF7922"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0436E9BE" w14:textId="77777777" w:rsidR="008A5E4E" w:rsidRDefault="0065745B">
            <w:pPr>
              <w:pStyle w:val="tdTableStyle-TablestyleAltRows-BodyD-Column-Body1"/>
            </w:pPr>
            <w:r>
              <w:t> </w:t>
            </w:r>
          </w:p>
        </w:tc>
      </w:tr>
      <w:tr w:rsidR="008A5E4E" w14:paraId="563E77C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5884FA1" w14:textId="77777777" w:rsidR="008A5E4E" w:rsidRDefault="0065745B">
            <w:pPr>
              <w:pStyle w:val="tdTableStyle-TablestyleAltRows-BodyE-Sidehead-Body2"/>
              <w:shd w:val="clear" w:color="auto" w:fill="DCDCDC"/>
            </w:pPr>
            <w:r>
              <w:rPr>
                <w:rStyle w:val="code"/>
                <w:shd w:val="clear" w:color="auto" w:fill="DCDCDC"/>
              </w:rPr>
              <w:t>BRIG_OPCODE_PACKCVT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963AE74" w14:textId="77777777" w:rsidR="008A5E4E" w:rsidRDefault="0065745B">
            <w:pPr>
              <w:pStyle w:val="tdTableStyle-TablestyleAltRows-BodyE-Column-Body2"/>
              <w:shd w:val="clear" w:color="auto" w:fill="D3D3D3"/>
            </w:pPr>
            <w:r>
              <w:rPr>
                <w:rStyle w:val="code"/>
                <w:shd w:val="clear" w:color="auto" w:fill="D3D3D3"/>
              </w:rPr>
              <w:t>BRIG_KIND_INST_SOURCE_TYPE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0285F40"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7DADC30"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23DF149"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D5E3AD0"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7303075D" w14:textId="77777777" w:rsidR="008A5E4E" w:rsidRDefault="0065745B">
            <w:pPr>
              <w:pStyle w:val="tdTableStyle-TablestyleAltRows-BodyD-Column-Body2"/>
              <w:shd w:val="clear" w:color="auto" w:fill="D3D3D3"/>
            </w:pPr>
            <w:r>
              <w:rPr>
                <w:rStyle w:val="em"/>
                <w:shd w:val="clear" w:color="auto" w:fill="D3D3D3"/>
              </w:rPr>
              <w:t>src</w:t>
            </w:r>
          </w:p>
        </w:tc>
      </w:tr>
      <w:tr w:rsidR="008A5E4E" w14:paraId="6EE6F8A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5857325" w14:textId="77777777" w:rsidR="008A5E4E" w:rsidRDefault="0065745B">
            <w:pPr>
              <w:pStyle w:val="tdTableStyle-TablestyleAltRows-BodyE-Sidehead-Body1"/>
              <w:shd w:val="clear" w:color="auto" w:fill="DCDCDC"/>
            </w:pPr>
            <w:r>
              <w:rPr>
                <w:rStyle w:val="code"/>
                <w:shd w:val="clear" w:color="auto" w:fill="DCDCDC"/>
              </w:rPr>
              <w:t>BRIG_OPCODE_UNPACKCVT</w:t>
            </w:r>
          </w:p>
        </w:tc>
        <w:tc>
          <w:tcPr>
            <w:tcW w:w="0" w:type="auto"/>
            <w:tcBorders>
              <w:bottom w:val="single" w:sz="6" w:space="0" w:color="000000"/>
              <w:right w:val="single" w:sz="6" w:space="0" w:color="000000"/>
            </w:tcBorders>
            <w:tcMar>
              <w:top w:w="45" w:type="dxa"/>
              <w:left w:w="45" w:type="dxa"/>
              <w:bottom w:w="45" w:type="dxa"/>
              <w:right w:w="45" w:type="dxa"/>
            </w:tcMar>
          </w:tcPr>
          <w:p w14:paraId="5B9F1D38" w14:textId="77777777" w:rsidR="008A5E4E" w:rsidRDefault="0065745B">
            <w:pPr>
              <w:pStyle w:val="tdTableStyle-TablestyleAltRows-BodyE-Column-Body1"/>
            </w:pPr>
            <w:r>
              <w:rPr>
                <w:rStyle w:val="code"/>
              </w:rPr>
              <w:t>BRIG_KIND_INST_SOURCE_TYPE</w:t>
            </w:r>
          </w:p>
        </w:tc>
        <w:tc>
          <w:tcPr>
            <w:tcW w:w="0" w:type="auto"/>
            <w:tcBorders>
              <w:bottom w:val="single" w:sz="6" w:space="0" w:color="000000"/>
              <w:right w:val="single" w:sz="6" w:space="0" w:color="000000"/>
            </w:tcBorders>
            <w:tcMar>
              <w:top w:w="45" w:type="dxa"/>
              <w:left w:w="45" w:type="dxa"/>
              <w:bottom w:w="45" w:type="dxa"/>
              <w:right w:w="45" w:type="dxa"/>
            </w:tcMar>
          </w:tcPr>
          <w:p w14:paraId="0230D1D4"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25EE5562"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434E6041" w14:textId="77777777" w:rsidR="008A5E4E" w:rsidRDefault="0065745B">
            <w:pPr>
              <w:pStyle w:val="tdTableStyle-TablestyleAltRows-BodyE-Column-Body1"/>
            </w:pPr>
            <w:r>
              <w:rPr>
                <w:rStyle w:val="em"/>
              </w:rPr>
              <w:t>number</w:t>
            </w:r>
          </w:p>
        </w:tc>
        <w:tc>
          <w:tcPr>
            <w:tcW w:w="0" w:type="auto"/>
            <w:tcBorders>
              <w:bottom w:val="single" w:sz="6" w:space="0" w:color="000000"/>
              <w:right w:val="single" w:sz="6" w:space="0" w:color="000000"/>
            </w:tcBorders>
            <w:tcMar>
              <w:top w:w="45" w:type="dxa"/>
              <w:left w:w="45" w:type="dxa"/>
              <w:bottom w:w="45" w:type="dxa"/>
              <w:right w:w="45" w:type="dxa"/>
            </w:tcMar>
          </w:tcPr>
          <w:p w14:paraId="30CF6B51"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2054C3C4" w14:textId="77777777" w:rsidR="008A5E4E" w:rsidRDefault="0065745B">
            <w:pPr>
              <w:pStyle w:val="tdTableStyle-TablestyleAltRows-BodyD-Column-Body1"/>
            </w:pPr>
            <w:r>
              <w:t> </w:t>
            </w:r>
          </w:p>
        </w:tc>
      </w:tr>
      <w:tr w:rsidR="008A5E4E" w14:paraId="50A992B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DDE7005" w14:textId="77777777" w:rsidR="008A5E4E" w:rsidRDefault="0065745B">
            <w:pPr>
              <w:pStyle w:val="tdTableStyle-TablestyleAltRows-BodyE-Sidehead-Body2"/>
              <w:shd w:val="clear" w:color="auto" w:fill="DCDCDC"/>
            </w:pPr>
            <w:r>
              <w:rPr>
                <w:rStyle w:val="code"/>
                <w:shd w:val="clear" w:color="auto" w:fill="DCDCDC"/>
              </w:rPr>
              <w:t>BRIG_OPCODE_SAD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97C36C6" w14:textId="77777777" w:rsidR="008A5E4E" w:rsidRDefault="0065745B">
            <w:pPr>
              <w:pStyle w:val="tdTableStyle-TablestyleAltRows-BodyE-Column-Body2"/>
              <w:shd w:val="clear" w:color="auto" w:fill="D3D3D3"/>
            </w:pPr>
            <w:r>
              <w:rPr>
                <w:rStyle w:val="code"/>
                <w:shd w:val="clear" w:color="auto" w:fill="D3D3D3"/>
              </w:rPr>
              <w:t>BRIG_KIND_INST_SOURCE_TYPE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D4E244B"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9D32D54"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57EF8C9"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31B07DE"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1F09A91D" w14:textId="77777777" w:rsidR="008A5E4E" w:rsidRDefault="0065745B">
            <w:pPr>
              <w:pStyle w:val="tdTableStyle-TablestyleAltRows-BodyD-Column-Body2"/>
              <w:shd w:val="clear" w:color="auto" w:fill="D3D3D3"/>
            </w:pPr>
            <w:r>
              <w:rPr>
                <w:shd w:val="clear" w:color="auto" w:fill="D3D3D3"/>
              </w:rPr>
              <w:t> </w:t>
            </w:r>
          </w:p>
        </w:tc>
      </w:tr>
      <w:tr w:rsidR="008A5E4E" w14:paraId="278DFF13"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146ED791" w14:textId="77777777" w:rsidR="008A5E4E" w:rsidRDefault="0065745B">
            <w:pPr>
              <w:pStyle w:val="tdTableStyle-TablestyleAltRows-BodyB-Sidehead-Body1"/>
              <w:shd w:val="clear" w:color="auto" w:fill="DCDCDC"/>
            </w:pPr>
            <w:r>
              <w:rPr>
                <w:rStyle w:val="code"/>
                <w:shd w:val="clear" w:color="auto" w:fill="DCDCDC"/>
              </w:rPr>
              <w:t>BRIG_OPCODE_SADHI</w:t>
            </w:r>
          </w:p>
        </w:tc>
        <w:tc>
          <w:tcPr>
            <w:tcW w:w="0" w:type="auto"/>
            <w:tcBorders>
              <w:right w:val="single" w:sz="6" w:space="0" w:color="000000"/>
            </w:tcBorders>
            <w:tcMar>
              <w:top w:w="45" w:type="dxa"/>
              <w:left w:w="45" w:type="dxa"/>
              <w:bottom w:w="45" w:type="dxa"/>
              <w:right w:w="45" w:type="dxa"/>
            </w:tcMar>
          </w:tcPr>
          <w:p w14:paraId="7B50A206" w14:textId="77777777" w:rsidR="008A5E4E" w:rsidRDefault="0065745B">
            <w:pPr>
              <w:pStyle w:val="tdTableStyle-TablestyleAltRows-BodyB-Column-Body1"/>
            </w:pPr>
            <w:r>
              <w:rPr>
                <w:rStyle w:val="code"/>
              </w:rPr>
              <w:t>BRIG_KIND_INST_SOURCE_TYPE</w:t>
            </w:r>
          </w:p>
        </w:tc>
        <w:tc>
          <w:tcPr>
            <w:tcW w:w="0" w:type="auto"/>
            <w:tcBorders>
              <w:right w:val="single" w:sz="6" w:space="0" w:color="000000"/>
            </w:tcBorders>
            <w:tcMar>
              <w:top w:w="45" w:type="dxa"/>
              <w:left w:w="45" w:type="dxa"/>
              <w:bottom w:w="45" w:type="dxa"/>
              <w:right w:w="45" w:type="dxa"/>
            </w:tcMar>
          </w:tcPr>
          <w:p w14:paraId="5F64C3E7" w14:textId="77777777" w:rsidR="008A5E4E" w:rsidRDefault="0065745B">
            <w:pPr>
              <w:pStyle w:val="tdTableStyle-TablestyleAltRows-BodyB-Column-Body1"/>
            </w:pPr>
            <w:r>
              <w:rPr>
                <w:rStyle w:val="em"/>
              </w:rPr>
              <w:t>dest</w:t>
            </w:r>
          </w:p>
        </w:tc>
        <w:tc>
          <w:tcPr>
            <w:tcW w:w="0" w:type="auto"/>
            <w:tcBorders>
              <w:right w:val="single" w:sz="6" w:space="0" w:color="000000"/>
            </w:tcBorders>
            <w:tcMar>
              <w:top w:w="45" w:type="dxa"/>
              <w:left w:w="45" w:type="dxa"/>
              <w:bottom w:w="45" w:type="dxa"/>
              <w:right w:w="45" w:type="dxa"/>
            </w:tcMar>
          </w:tcPr>
          <w:p w14:paraId="37BC5B59" w14:textId="77777777" w:rsidR="008A5E4E" w:rsidRDefault="0065745B">
            <w:pPr>
              <w:pStyle w:val="tdTableStyle-TablestyleAltRows-BodyB-Column-Body1"/>
            </w:pPr>
            <w:r>
              <w:rPr>
                <w:rStyle w:val="em"/>
              </w:rPr>
              <w:t>src</w:t>
            </w:r>
          </w:p>
        </w:tc>
        <w:tc>
          <w:tcPr>
            <w:tcW w:w="0" w:type="auto"/>
            <w:tcBorders>
              <w:right w:val="single" w:sz="6" w:space="0" w:color="000000"/>
            </w:tcBorders>
            <w:tcMar>
              <w:top w:w="45" w:type="dxa"/>
              <w:left w:w="45" w:type="dxa"/>
              <w:bottom w:w="45" w:type="dxa"/>
              <w:right w:w="45" w:type="dxa"/>
            </w:tcMar>
          </w:tcPr>
          <w:p w14:paraId="5009246C" w14:textId="77777777" w:rsidR="008A5E4E" w:rsidRDefault="0065745B">
            <w:pPr>
              <w:pStyle w:val="tdTableStyle-TablestyleAltRows-BodyB-Column-Body1"/>
            </w:pPr>
            <w:r>
              <w:rPr>
                <w:rStyle w:val="em"/>
              </w:rPr>
              <w:t>src</w:t>
            </w:r>
          </w:p>
        </w:tc>
        <w:tc>
          <w:tcPr>
            <w:tcW w:w="0" w:type="auto"/>
            <w:tcBorders>
              <w:right w:val="single" w:sz="6" w:space="0" w:color="000000"/>
            </w:tcBorders>
            <w:tcMar>
              <w:top w:w="45" w:type="dxa"/>
              <w:left w:w="45" w:type="dxa"/>
              <w:bottom w:w="45" w:type="dxa"/>
              <w:right w:w="45" w:type="dxa"/>
            </w:tcMar>
          </w:tcPr>
          <w:p w14:paraId="09C71AD4" w14:textId="77777777" w:rsidR="008A5E4E" w:rsidRDefault="0065745B">
            <w:pPr>
              <w:pStyle w:val="tdTableStyle-TablestyleAltRows-BodyB-Column-Body1"/>
            </w:pPr>
            <w:r>
              <w:rPr>
                <w:rStyle w:val="em"/>
              </w:rPr>
              <w:t>src</w:t>
            </w:r>
          </w:p>
        </w:tc>
        <w:tc>
          <w:tcPr>
            <w:tcW w:w="0" w:type="auto"/>
            <w:tcMar>
              <w:top w:w="45" w:type="dxa"/>
              <w:left w:w="45" w:type="dxa"/>
              <w:bottom w:w="45" w:type="dxa"/>
              <w:right w:w="45" w:type="dxa"/>
            </w:tcMar>
          </w:tcPr>
          <w:p w14:paraId="365CF774" w14:textId="77777777" w:rsidR="008A5E4E" w:rsidRDefault="0065745B">
            <w:pPr>
              <w:pStyle w:val="tdTableStyle-TablestyleAltRows-BodyA-Column-Body1"/>
            </w:pPr>
            <w:r>
              <w:t> </w:t>
            </w:r>
          </w:p>
        </w:tc>
      </w:tr>
    </w:tbl>
    <w:p w14:paraId="0D7F3EE4" w14:textId="77777777" w:rsidR="008A5E4E" w:rsidRDefault="008A5E4E">
      <w:pPr>
        <w:spacing w:after="240"/>
      </w:pPr>
    </w:p>
    <w:p w14:paraId="659C7323" w14:textId="6EE5585D"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3DF9FC67" w14:textId="6F7BCE82"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D305EB">
        <w:rPr>
          <w:rStyle w:val="code1"/>
        </w:rPr>
        <w:t>CONSTANT_BYTES</w:t>
      </w:r>
      <w:r w:rsidR="00D305EB">
        <w:t xml:space="preserve">, </w:t>
      </w:r>
      <w:r>
        <w:t xml:space="preserve">or </w:t>
      </w:r>
      <w:r>
        <w:rPr>
          <w:rStyle w:val="code1"/>
        </w:rPr>
        <w:t>BRIG_KIND_OPERAND_WAVESIZE</w:t>
      </w:r>
      <w:r>
        <w:t xml:space="preserve">. </w:t>
      </w:r>
    </w:p>
    <w:p w14:paraId="3A54CA78" w14:textId="71449E4A" w:rsidR="008A5E4E" w:rsidRDefault="0065745B">
      <w:pPr>
        <w:pStyle w:val="p"/>
      </w:pPr>
      <w:r>
        <w:rPr>
          <w:rStyle w:val="i"/>
        </w:rPr>
        <w:t>number</w:t>
      </w:r>
      <w:r>
        <w:t xml:space="preserve">: must be </w:t>
      </w:r>
      <w:r>
        <w:rPr>
          <w:rStyle w:val="code1"/>
        </w:rPr>
        <w:t>BRIG_KIND_OPERAND_</w:t>
      </w:r>
      <w:r w:rsidR="00D305EB">
        <w:rPr>
          <w:rStyle w:val="code1"/>
        </w:rPr>
        <w:t>CONSTANT_BYTES</w:t>
      </w:r>
      <w:r w:rsidR="00D305EB">
        <w:t xml:space="preserve"> </w:t>
      </w:r>
      <w:r>
        <w:t>with value 0, 1, 2, or 3.</w:t>
      </w:r>
    </w:p>
    <w:p w14:paraId="61E82945" w14:textId="77777777" w:rsidR="008A5E4E" w:rsidRDefault="0065745B">
      <w:pPr>
        <w:pStyle w:val="h4"/>
      </w:pPr>
      <w:bookmarkStart w:id="1306" w:name="_Toc396034526"/>
      <w:r>
        <w:t xml:space="preserve">18.7.1.14 </w:t>
      </w:r>
      <w:bookmarkStart w:id="1307" w:name="_Ref374274071"/>
      <w:r>
        <w:t>BRIG Syntax for Segment Checking (segmentp) Operation</w:t>
      </w:r>
      <w:bookmarkEnd w:id="1306"/>
      <w:bookmarkEnd w:id="1307"/>
    </w:p>
    <w:p w14:paraId="22842771" w14:textId="77777777" w:rsidR="008A5E4E" w:rsidRDefault="0065745B">
      <w:pPr>
        <w:pStyle w:val="pTableTitle"/>
      </w:pPr>
      <w:bookmarkStart w:id="1308" w:name="_ListOf172"/>
      <w:r>
        <w:t>Table 18–17 BRIG Syntax for Segment Checking (segmentp) Operation</w:t>
      </w:r>
    </w:p>
    <w:bookmarkEnd w:id="1308"/>
    <w:p w14:paraId="42E9D8B1" w14:textId="77777777" w:rsidR="008A5E4E" w:rsidRDefault="0065745B">
      <w:pPr>
        <w:pStyle w:val="p"/>
      </w:pPr>
      <w:r>
        <w:t xml:space="preserve"> </w:t>
      </w:r>
    </w:p>
    <w:p w14:paraId="202AD27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071"/>
        <w:gridCol w:w="2218"/>
        <w:gridCol w:w="975"/>
        <w:gridCol w:w="975"/>
      </w:tblGrid>
      <w:tr w:rsidR="008A5E4E" w14:paraId="29DCA172"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25D83895"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2FF6572"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AE3C4E5"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tcBorders>
            <w:shd w:val="clear" w:color="auto" w:fill="D3D3D3"/>
            <w:tcMar>
              <w:top w:w="45" w:type="dxa"/>
              <w:left w:w="45" w:type="dxa"/>
              <w:bottom w:w="45" w:type="dxa"/>
              <w:right w:w="45" w:type="dxa"/>
            </w:tcMar>
          </w:tcPr>
          <w:p w14:paraId="1F05500C" w14:textId="77777777" w:rsidR="008A5E4E" w:rsidRDefault="0065745B">
            <w:pPr>
              <w:pStyle w:val="thTableStyle-TablestyleAltRows-HeadD-Column-Header1"/>
              <w:shd w:val="clear" w:color="auto" w:fill="D3D3D3"/>
            </w:pPr>
            <w:r>
              <w:rPr>
                <w:rStyle w:val="b1"/>
                <w:b/>
                <w:bCs/>
                <w:shd w:val="clear" w:color="auto" w:fill="D3D3D3"/>
              </w:rPr>
              <w:t>Operand 1</w:t>
            </w:r>
          </w:p>
        </w:tc>
      </w:tr>
      <w:tr w:rsidR="008A5E4E" w14:paraId="2781B123"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102A5807" w14:textId="77777777" w:rsidR="008A5E4E" w:rsidRDefault="0065745B">
            <w:pPr>
              <w:pStyle w:val="tdTableStyle-TablestyleAltRows-BodyB-Sidehead-Body1"/>
              <w:shd w:val="clear" w:color="auto" w:fill="DCDCDC"/>
            </w:pPr>
            <w:r>
              <w:rPr>
                <w:rStyle w:val="code"/>
                <w:shd w:val="clear" w:color="auto" w:fill="DCDCDC"/>
              </w:rPr>
              <w:t>BRIG_OPCODE_SEGMENTP</w:t>
            </w:r>
          </w:p>
        </w:tc>
        <w:tc>
          <w:tcPr>
            <w:tcW w:w="0" w:type="auto"/>
            <w:tcBorders>
              <w:right w:val="single" w:sz="6" w:space="0" w:color="000000"/>
            </w:tcBorders>
            <w:tcMar>
              <w:top w:w="45" w:type="dxa"/>
              <w:left w:w="45" w:type="dxa"/>
              <w:bottom w:w="45" w:type="dxa"/>
              <w:right w:w="45" w:type="dxa"/>
            </w:tcMar>
          </w:tcPr>
          <w:p w14:paraId="437FAE34" w14:textId="77777777" w:rsidR="008A5E4E" w:rsidRDefault="0065745B">
            <w:pPr>
              <w:pStyle w:val="tdTableStyle-TablestyleAltRows-BodyB-Column-Body1"/>
            </w:pPr>
            <w:r>
              <w:rPr>
                <w:rStyle w:val="code"/>
              </w:rPr>
              <w:t>BRIG_KIND_INST_SEG_CVT</w:t>
            </w:r>
          </w:p>
        </w:tc>
        <w:tc>
          <w:tcPr>
            <w:tcW w:w="0" w:type="auto"/>
            <w:tcBorders>
              <w:right w:val="single" w:sz="6" w:space="0" w:color="000000"/>
            </w:tcBorders>
            <w:tcMar>
              <w:top w:w="45" w:type="dxa"/>
              <w:left w:w="45" w:type="dxa"/>
              <w:bottom w:w="45" w:type="dxa"/>
              <w:right w:w="45" w:type="dxa"/>
            </w:tcMar>
          </w:tcPr>
          <w:p w14:paraId="144ADA6F" w14:textId="77777777" w:rsidR="008A5E4E" w:rsidRDefault="0065745B">
            <w:pPr>
              <w:pStyle w:val="tdTableStyle-TablestyleAltRows-BodyB-Column-Body1"/>
            </w:pPr>
            <w:r>
              <w:rPr>
                <w:rStyle w:val="em"/>
              </w:rPr>
              <w:t>dest</w:t>
            </w:r>
          </w:p>
        </w:tc>
        <w:tc>
          <w:tcPr>
            <w:tcW w:w="0" w:type="auto"/>
            <w:tcMar>
              <w:top w:w="45" w:type="dxa"/>
              <w:left w:w="45" w:type="dxa"/>
              <w:bottom w:w="45" w:type="dxa"/>
              <w:right w:w="45" w:type="dxa"/>
            </w:tcMar>
          </w:tcPr>
          <w:p w14:paraId="16AA8A20" w14:textId="77777777" w:rsidR="008A5E4E" w:rsidRDefault="0065745B">
            <w:pPr>
              <w:pStyle w:val="tdTableStyle-TablestyleAltRows-BodyA-Column-Body1"/>
            </w:pPr>
            <w:r>
              <w:rPr>
                <w:rStyle w:val="em"/>
              </w:rPr>
              <w:t>src</w:t>
            </w:r>
          </w:p>
        </w:tc>
      </w:tr>
    </w:tbl>
    <w:p w14:paraId="35755871" w14:textId="77777777" w:rsidR="008A5E4E" w:rsidRDefault="008A5E4E">
      <w:pPr>
        <w:spacing w:after="240"/>
      </w:pPr>
    </w:p>
    <w:p w14:paraId="71CEC0E3" w14:textId="7BAE52A0"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23CABC81" w14:textId="69A4B8A3" w:rsidR="008A5E4E" w:rsidRDefault="0065745B">
      <w:pPr>
        <w:pStyle w:val="p"/>
      </w:pPr>
      <w:r>
        <w:rPr>
          <w:rStyle w:val="i"/>
        </w:rPr>
        <w:t>src</w:t>
      </w:r>
      <w:r>
        <w:t xml:space="preserve">: must be </w:t>
      </w:r>
      <w:r>
        <w:rPr>
          <w:rStyle w:val="code1"/>
        </w:rPr>
        <w:t>BRIG_KIND_OPERAND_REG</w:t>
      </w:r>
      <w:r w:rsidR="00715E6C">
        <w:rPr>
          <w:rStyle w:val="code1"/>
        </w:rPr>
        <w:t>ISTER</w:t>
      </w:r>
      <w:r w:rsidR="00800341">
        <w:t>,</w:t>
      </w:r>
      <w:r>
        <w:t xml:space="preserve"> </w:t>
      </w:r>
      <w:r>
        <w:rPr>
          <w:rStyle w:val="code1"/>
        </w:rPr>
        <w:t>BRIG_KIND_OPERAND_</w:t>
      </w:r>
      <w:r w:rsidR="00D305EB">
        <w:rPr>
          <w:rStyle w:val="code1"/>
        </w:rPr>
        <w:t>CONSTANT_BYTES</w:t>
      </w:r>
      <w:r w:rsidR="00D305EB">
        <w:t xml:space="preserve">, </w:t>
      </w:r>
      <w:r w:rsidR="00800341">
        <w:t xml:space="preserve">or </w:t>
      </w:r>
      <w:r w:rsidR="00800341">
        <w:rPr>
          <w:rStyle w:val="code1"/>
        </w:rPr>
        <w:t>BRIG_KIND_OPERAND_WAVESIZE</w:t>
      </w:r>
      <w:r>
        <w:t>.</w:t>
      </w:r>
    </w:p>
    <w:p w14:paraId="33AE540A" w14:textId="77777777" w:rsidR="008A5E4E" w:rsidRDefault="0065745B">
      <w:pPr>
        <w:pStyle w:val="h4"/>
      </w:pPr>
      <w:bookmarkStart w:id="1309" w:name="_Toc396034527"/>
      <w:r>
        <w:t xml:space="preserve">18.7.1.15 </w:t>
      </w:r>
      <w:bookmarkStart w:id="1310" w:name="_Ref-579432783"/>
      <w:r>
        <w:t>BRIG Syntax for Segment Conversion Operations</w:t>
      </w:r>
      <w:bookmarkEnd w:id="1309"/>
      <w:bookmarkEnd w:id="1310"/>
    </w:p>
    <w:p w14:paraId="41DADFCB" w14:textId="77777777" w:rsidR="008A5E4E" w:rsidRDefault="0065745B">
      <w:pPr>
        <w:pStyle w:val="pTableTitle"/>
      </w:pPr>
      <w:bookmarkStart w:id="1311" w:name="_ListOf173"/>
      <w:r>
        <w:t>Table 18–18 BRIG Syntax for Segment Conversion Operations</w:t>
      </w:r>
    </w:p>
    <w:bookmarkEnd w:id="1311"/>
    <w:p w14:paraId="04C858A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687"/>
        <w:gridCol w:w="2218"/>
        <w:gridCol w:w="975"/>
        <w:gridCol w:w="975"/>
      </w:tblGrid>
      <w:tr w:rsidR="008A5E4E" w14:paraId="51853DD9"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14FC987E"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972CD40"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438E1ED"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tcBorders>
            <w:shd w:val="clear" w:color="auto" w:fill="D3D3D3"/>
            <w:tcMar>
              <w:top w:w="45" w:type="dxa"/>
              <w:left w:w="45" w:type="dxa"/>
              <w:bottom w:w="45" w:type="dxa"/>
              <w:right w:w="45" w:type="dxa"/>
            </w:tcMar>
          </w:tcPr>
          <w:p w14:paraId="153FF420" w14:textId="77777777" w:rsidR="008A5E4E" w:rsidRDefault="0065745B">
            <w:pPr>
              <w:pStyle w:val="thTableStyle-TablestyleAltRows-HeadD-Column-Header1"/>
              <w:shd w:val="clear" w:color="auto" w:fill="D3D3D3"/>
            </w:pPr>
            <w:r>
              <w:rPr>
                <w:rStyle w:val="b1"/>
                <w:b/>
                <w:bCs/>
                <w:shd w:val="clear" w:color="auto" w:fill="D3D3D3"/>
              </w:rPr>
              <w:t>Operand 1</w:t>
            </w:r>
          </w:p>
        </w:tc>
      </w:tr>
      <w:tr w:rsidR="008A5E4E" w14:paraId="6438AD7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FA29FF2" w14:textId="77777777" w:rsidR="008A5E4E" w:rsidRDefault="0065745B">
            <w:pPr>
              <w:pStyle w:val="tdTableStyle-TablestyleAltRows-BodyE-Sidehead-Body1"/>
              <w:shd w:val="clear" w:color="auto" w:fill="DCDCDC"/>
            </w:pPr>
            <w:r>
              <w:rPr>
                <w:rStyle w:val="code"/>
                <w:shd w:val="clear" w:color="auto" w:fill="DCDCDC"/>
              </w:rPr>
              <w:t>BRIG_OPCODE_FTOS</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1CDEF942" w14:textId="77777777" w:rsidR="008A5E4E" w:rsidRDefault="0065745B">
            <w:pPr>
              <w:pStyle w:val="tdTableStyle-TablestyleAltRows-BodyE-Column-Body1"/>
            </w:pPr>
            <w:r>
              <w:rPr>
                <w:rStyle w:val="code"/>
              </w:rPr>
              <w:t>BRIG_KIND_INST_SEG_CVT</w:t>
            </w:r>
          </w:p>
        </w:tc>
        <w:tc>
          <w:tcPr>
            <w:tcW w:w="0" w:type="auto"/>
            <w:vMerge w:val="restart"/>
            <w:tcBorders>
              <w:bottom w:val="single" w:sz="6" w:space="0" w:color="000000"/>
              <w:right w:val="single" w:sz="6" w:space="0" w:color="000000"/>
            </w:tcBorders>
            <w:tcMar>
              <w:top w:w="45" w:type="dxa"/>
              <w:left w:w="45" w:type="dxa"/>
              <w:bottom w:w="45" w:type="dxa"/>
              <w:right w:w="45" w:type="dxa"/>
            </w:tcMar>
          </w:tcPr>
          <w:p w14:paraId="310D13A6" w14:textId="77777777" w:rsidR="008A5E4E" w:rsidRDefault="0065745B">
            <w:pPr>
              <w:pStyle w:val="tdTableStyle-TablestyleAltRows-BodyE-Column-Body1"/>
            </w:pPr>
            <w:r>
              <w:rPr>
                <w:rStyle w:val="em"/>
              </w:rPr>
              <w:t>dest</w:t>
            </w:r>
          </w:p>
        </w:tc>
        <w:tc>
          <w:tcPr>
            <w:tcW w:w="0" w:type="auto"/>
            <w:vMerge w:val="restart"/>
            <w:tcBorders>
              <w:bottom w:val="single" w:sz="6" w:space="0" w:color="000000"/>
            </w:tcBorders>
            <w:tcMar>
              <w:top w:w="45" w:type="dxa"/>
              <w:left w:w="45" w:type="dxa"/>
              <w:bottom w:w="45" w:type="dxa"/>
              <w:right w:w="45" w:type="dxa"/>
            </w:tcMar>
          </w:tcPr>
          <w:p w14:paraId="5DB78365" w14:textId="77777777" w:rsidR="008A5E4E" w:rsidRDefault="0065745B">
            <w:pPr>
              <w:pStyle w:val="tdTableStyle-TablestyleAltRows-BodyD-Column-Body1"/>
            </w:pPr>
            <w:r>
              <w:rPr>
                <w:rStyle w:val="em"/>
              </w:rPr>
              <w:t>src</w:t>
            </w:r>
          </w:p>
        </w:tc>
      </w:tr>
      <w:tr w:rsidR="008A5E4E" w14:paraId="49014194"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D632D54" w14:textId="77777777" w:rsidR="008A5E4E" w:rsidRDefault="0065745B">
            <w:pPr>
              <w:pStyle w:val="tdTableStyle-TablestyleAltRows-BodyB-Sidehead-Body2"/>
              <w:shd w:val="clear" w:color="auto" w:fill="DCDCDC"/>
            </w:pPr>
            <w:r>
              <w:rPr>
                <w:rStyle w:val="code"/>
                <w:shd w:val="clear" w:color="auto" w:fill="DCDCDC"/>
              </w:rPr>
              <w:t>BRIG_OPCODE_STOF</w:t>
            </w:r>
          </w:p>
        </w:tc>
        <w:tc>
          <w:tcPr>
            <w:tcW w:w="0" w:type="auto"/>
            <w:vMerge/>
            <w:tcBorders>
              <w:bottom w:val="single" w:sz="6" w:space="0" w:color="000000"/>
              <w:right w:val="single" w:sz="6" w:space="0" w:color="000000"/>
            </w:tcBorders>
          </w:tcPr>
          <w:p w14:paraId="10CEE8D4" w14:textId="77777777" w:rsidR="008A5E4E" w:rsidRDefault="008A5E4E"/>
        </w:tc>
        <w:tc>
          <w:tcPr>
            <w:tcW w:w="0" w:type="auto"/>
            <w:vMerge/>
            <w:tcBorders>
              <w:bottom w:val="single" w:sz="6" w:space="0" w:color="000000"/>
              <w:right w:val="single" w:sz="6" w:space="0" w:color="000000"/>
            </w:tcBorders>
          </w:tcPr>
          <w:p w14:paraId="6CC6C37C" w14:textId="77777777" w:rsidR="008A5E4E" w:rsidRDefault="008A5E4E"/>
        </w:tc>
        <w:tc>
          <w:tcPr>
            <w:tcW w:w="0" w:type="auto"/>
            <w:vMerge/>
            <w:tcBorders>
              <w:bottom w:val="single" w:sz="6" w:space="0" w:color="000000"/>
            </w:tcBorders>
          </w:tcPr>
          <w:p w14:paraId="20466E46" w14:textId="77777777" w:rsidR="008A5E4E" w:rsidRDefault="008A5E4E"/>
        </w:tc>
      </w:tr>
    </w:tbl>
    <w:p w14:paraId="503DB5EA" w14:textId="77777777" w:rsidR="008A5E4E" w:rsidRDefault="008A5E4E">
      <w:pPr>
        <w:spacing w:after="240"/>
      </w:pPr>
    </w:p>
    <w:p w14:paraId="6A78A21B" w14:textId="6F4C306F"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30EFC651" w14:textId="58EB0FC1" w:rsidR="008A5E4E" w:rsidRDefault="0065745B">
      <w:pPr>
        <w:pStyle w:val="p"/>
      </w:pPr>
      <w:r>
        <w:rPr>
          <w:rStyle w:val="i"/>
        </w:rPr>
        <w:t>src</w:t>
      </w:r>
      <w:r>
        <w:t xml:space="preserve">: must be </w:t>
      </w:r>
      <w:r>
        <w:rPr>
          <w:rStyle w:val="code1"/>
        </w:rPr>
        <w:t>BRIG_KIND_OPERAND_REG</w:t>
      </w:r>
      <w:r w:rsidR="00715E6C">
        <w:rPr>
          <w:rStyle w:val="code1"/>
        </w:rPr>
        <w:t>ISTER</w:t>
      </w:r>
      <w:r w:rsidR="001C15D1">
        <w:t>,</w:t>
      </w:r>
      <w:r>
        <w:t xml:space="preserve"> </w:t>
      </w:r>
      <w:r>
        <w:rPr>
          <w:rStyle w:val="code1"/>
        </w:rPr>
        <w:t>BRIG_KIND_OPERAND_</w:t>
      </w:r>
      <w:r w:rsidR="00D305EB">
        <w:rPr>
          <w:rStyle w:val="code1"/>
        </w:rPr>
        <w:t>CONSTANT_BYTES</w:t>
      </w:r>
      <w:r w:rsidR="00D305EB">
        <w:t xml:space="preserve">, </w:t>
      </w:r>
      <w:r w:rsidR="001C15D1">
        <w:t xml:space="preserve">or </w:t>
      </w:r>
      <w:r w:rsidR="001C15D1">
        <w:rPr>
          <w:rStyle w:val="code1"/>
        </w:rPr>
        <w:t>BRIG_KIND_OPERAND_WAVESIZE</w:t>
      </w:r>
      <w:r>
        <w:t>.</w:t>
      </w:r>
    </w:p>
    <w:p w14:paraId="7997E977" w14:textId="77777777" w:rsidR="008A5E4E" w:rsidRDefault="0065745B">
      <w:pPr>
        <w:pStyle w:val="h4"/>
      </w:pPr>
      <w:bookmarkStart w:id="1312" w:name="_Toc396034528"/>
      <w:r>
        <w:t xml:space="preserve">18.7.1.16 </w:t>
      </w:r>
      <w:bookmarkStart w:id="1313" w:name="_Ref178185206"/>
      <w:r>
        <w:t>BRIG Syntax for Compare (cmp) Operation</w:t>
      </w:r>
      <w:bookmarkEnd w:id="1312"/>
      <w:bookmarkEnd w:id="1313"/>
    </w:p>
    <w:p w14:paraId="53E4647A" w14:textId="77777777" w:rsidR="008A5E4E" w:rsidRDefault="0065745B">
      <w:pPr>
        <w:pStyle w:val="pTableTitle"/>
      </w:pPr>
      <w:bookmarkStart w:id="1314" w:name="_ListOf174"/>
      <w:r>
        <w:t>Table 18–19 BRIG Syntax for Compare (cmp) Operation</w:t>
      </w:r>
    </w:p>
    <w:bookmarkEnd w:id="1314"/>
    <w:p w14:paraId="7BEF8C09" w14:textId="77777777" w:rsidR="008A5E4E" w:rsidRDefault="0065745B">
      <w:pPr>
        <w:pStyle w:val="p"/>
      </w:pPr>
      <w:r>
        <w:t xml:space="preserve"> </w:t>
      </w:r>
    </w:p>
    <w:p w14:paraId="2FDC2ECE"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591"/>
        <w:gridCol w:w="1834"/>
        <w:gridCol w:w="975"/>
        <w:gridCol w:w="975"/>
        <w:gridCol w:w="975"/>
      </w:tblGrid>
      <w:tr w:rsidR="008A5E4E" w14:paraId="3E394921"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2CFC604A"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906CD59"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500C0B3"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8ED660C" w14:textId="77777777" w:rsidR="008A5E4E" w:rsidRDefault="0065745B">
            <w:pPr>
              <w:pStyle w:val="thTableStyle-TablestyleAltRows-HeadE-Column-Header1"/>
              <w:shd w:val="clear" w:color="auto" w:fill="D3D3D3"/>
            </w:pPr>
            <w:r>
              <w:rPr>
                <w:rStyle w:val="b1"/>
                <w:b/>
                <w:bCs/>
                <w:shd w:val="clear" w:color="auto" w:fill="D3D3D3"/>
              </w:rPr>
              <w:t>Operand 1</w:t>
            </w:r>
          </w:p>
        </w:tc>
        <w:tc>
          <w:tcPr>
            <w:tcW w:w="0" w:type="auto"/>
            <w:tcBorders>
              <w:bottom w:val="double" w:sz="3" w:space="0" w:color="000000"/>
            </w:tcBorders>
            <w:shd w:val="clear" w:color="auto" w:fill="D3D3D3"/>
            <w:tcMar>
              <w:top w:w="45" w:type="dxa"/>
              <w:left w:w="45" w:type="dxa"/>
              <w:bottom w:w="45" w:type="dxa"/>
              <w:right w:w="45" w:type="dxa"/>
            </w:tcMar>
          </w:tcPr>
          <w:p w14:paraId="5670BE16" w14:textId="77777777" w:rsidR="008A5E4E" w:rsidRDefault="0065745B">
            <w:pPr>
              <w:pStyle w:val="thTableStyle-TablestyleAltRows-HeadD-Column-Header1"/>
              <w:shd w:val="clear" w:color="auto" w:fill="D3D3D3"/>
            </w:pPr>
            <w:r>
              <w:rPr>
                <w:shd w:val="clear" w:color="auto" w:fill="D3D3D3"/>
              </w:rPr>
              <w:t>Operand 2</w:t>
            </w:r>
          </w:p>
        </w:tc>
      </w:tr>
      <w:tr w:rsidR="008A5E4E" w14:paraId="315FDC71"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6B7497C" w14:textId="77777777" w:rsidR="008A5E4E" w:rsidRDefault="0065745B">
            <w:pPr>
              <w:pStyle w:val="tdTableStyle-TablestyleAltRows-BodyB-Sidehead-Body1"/>
              <w:shd w:val="clear" w:color="auto" w:fill="DCDCDC"/>
            </w:pPr>
            <w:r>
              <w:rPr>
                <w:rStyle w:val="code"/>
                <w:shd w:val="clear" w:color="auto" w:fill="DCDCDC"/>
              </w:rPr>
              <w:t>BRIG_OPCODE_CMP</w:t>
            </w:r>
          </w:p>
        </w:tc>
        <w:tc>
          <w:tcPr>
            <w:tcW w:w="0" w:type="auto"/>
            <w:tcBorders>
              <w:right w:val="single" w:sz="6" w:space="0" w:color="000000"/>
            </w:tcBorders>
            <w:tcMar>
              <w:top w:w="45" w:type="dxa"/>
              <w:left w:w="45" w:type="dxa"/>
              <w:bottom w:w="45" w:type="dxa"/>
              <w:right w:w="45" w:type="dxa"/>
            </w:tcMar>
          </w:tcPr>
          <w:p w14:paraId="308AF35D" w14:textId="77777777" w:rsidR="008A5E4E" w:rsidRDefault="0065745B">
            <w:pPr>
              <w:pStyle w:val="tdTableStyle-TablestyleAltRows-BodyB-Column-Body1"/>
            </w:pPr>
            <w:r>
              <w:rPr>
                <w:rStyle w:val="code"/>
              </w:rPr>
              <w:t>BRIG_KIND_INST_CMP</w:t>
            </w:r>
          </w:p>
        </w:tc>
        <w:tc>
          <w:tcPr>
            <w:tcW w:w="0" w:type="auto"/>
            <w:tcBorders>
              <w:right w:val="single" w:sz="6" w:space="0" w:color="000000"/>
            </w:tcBorders>
            <w:tcMar>
              <w:top w:w="45" w:type="dxa"/>
              <w:left w:w="45" w:type="dxa"/>
              <w:bottom w:w="45" w:type="dxa"/>
              <w:right w:w="45" w:type="dxa"/>
            </w:tcMar>
          </w:tcPr>
          <w:p w14:paraId="5DA6FE0A" w14:textId="77777777" w:rsidR="008A5E4E" w:rsidRDefault="0065745B">
            <w:pPr>
              <w:pStyle w:val="tdTableStyle-TablestyleAltRows-BodyB-Column-Body1"/>
            </w:pPr>
            <w:r>
              <w:rPr>
                <w:rStyle w:val="em"/>
              </w:rPr>
              <w:t>dest</w:t>
            </w:r>
          </w:p>
        </w:tc>
        <w:tc>
          <w:tcPr>
            <w:tcW w:w="0" w:type="auto"/>
            <w:tcBorders>
              <w:right w:val="single" w:sz="6" w:space="0" w:color="000000"/>
            </w:tcBorders>
            <w:tcMar>
              <w:top w:w="45" w:type="dxa"/>
              <w:left w:w="45" w:type="dxa"/>
              <w:bottom w:w="45" w:type="dxa"/>
              <w:right w:w="45" w:type="dxa"/>
            </w:tcMar>
          </w:tcPr>
          <w:p w14:paraId="6A6CBBDE" w14:textId="77777777" w:rsidR="008A5E4E" w:rsidRDefault="0065745B">
            <w:pPr>
              <w:pStyle w:val="tdTableStyle-TablestyleAltRows-BodyB-Column-Body1"/>
            </w:pPr>
            <w:r>
              <w:rPr>
                <w:rStyle w:val="em"/>
              </w:rPr>
              <w:t>src</w:t>
            </w:r>
          </w:p>
        </w:tc>
        <w:tc>
          <w:tcPr>
            <w:tcW w:w="0" w:type="auto"/>
            <w:tcMar>
              <w:top w:w="45" w:type="dxa"/>
              <w:left w:w="45" w:type="dxa"/>
              <w:bottom w:w="45" w:type="dxa"/>
              <w:right w:w="45" w:type="dxa"/>
            </w:tcMar>
          </w:tcPr>
          <w:p w14:paraId="6870259D" w14:textId="77777777" w:rsidR="008A5E4E" w:rsidRDefault="0065745B">
            <w:pPr>
              <w:pStyle w:val="tdTableStyle-TablestyleAltRows-BodyA-Column-Body1"/>
            </w:pPr>
            <w:r>
              <w:rPr>
                <w:rStyle w:val="em"/>
              </w:rPr>
              <w:t>src</w:t>
            </w:r>
          </w:p>
        </w:tc>
      </w:tr>
    </w:tbl>
    <w:p w14:paraId="45989DD0" w14:textId="77777777" w:rsidR="008A5E4E" w:rsidRDefault="008A5E4E">
      <w:pPr>
        <w:spacing w:after="240"/>
      </w:pPr>
    </w:p>
    <w:p w14:paraId="0AEB0856" w14:textId="4CC83BA6"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75AB8190" w14:textId="38A535A8"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D305EB">
        <w:rPr>
          <w:rStyle w:val="code1"/>
        </w:rPr>
        <w:t>CONSTANT_BYTES</w:t>
      </w:r>
      <w:r w:rsidR="00D305EB">
        <w:t xml:space="preserve">, </w:t>
      </w:r>
      <w:r>
        <w:t xml:space="preserve">or </w:t>
      </w:r>
      <w:r>
        <w:rPr>
          <w:rStyle w:val="code1"/>
        </w:rPr>
        <w:t>BRIG_KIND_OPERAND_WAVESIZE</w:t>
      </w:r>
      <w:r>
        <w:t>.</w:t>
      </w:r>
    </w:p>
    <w:p w14:paraId="4F96659A" w14:textId="77777777" w:rsidR="008A5E4E" w:rsidRDefault="0065745B">
      <w:pPr>
        <w:pStyle w:val="p"/>
      </w:pPr>
      <w:r>
        <w:t xml:space="preserve">The </w:t>
      </w:r>
      <w:r>
        <w:rPr>
          <w:rStyle w:val="code1"/>
        </w:rPr>
        <w:t>pack</w:t>
      </w:r>
      <w:r>
        <w:t xml:space="preserve"> field of </w:t>
      </w:r>
      <w:r>
        <w:rPr>
          <w:rStyle w:val="code1"/>
        </w:rPr>
        <w:t>BRIG_KIND_INST_CMP</w:t>
      </w:r>
      <w:r>
        <w:t xml:space="preserve"> should be set to </w:t>
      </w:r>
      <w:r>
        <w:rPr>
          <w:rStyle w:val="code1"/>
        </w:rPr>
        <w:t>BRIG_PACK_PP</w:t>
      </w:r>
      <w:r>
        <w:t xml:space="preserve"> for packed source types and to </w:t>
      </w:r>
      <w:r>
        <w:rPr>
          <w:rStyle w:val="code1"/>
        </w:rPr>
        <w:t>BRIG_PACK_NONE</w:t>
      </w:r>
      <w:r>
        <w:t xml:space="preserve"> otherwise.</w:t>
      </w:r>
    </w:p>
    <w:p w14:paraId="57C49B30" w14:textId="77777777" w:rsidR="008A5E4E" w:rsidRDefault="0065745B">
      <w:pPr>
        <w:pStyle w:val="h4"/>
      </w:pPr>
      <w:bookmarkStart w:id="1315" w:name="_Toc396034529"/>
      <w:r>
        <w:t xml:space="preserve">18.7.1.17 </w:t>
      </w:r>
      <w:bookmarkStart w:id="1316" w:name="_Ref1539818455"/>
      <w:r>
        <w:t>BRIG Syntax for Conversion (cvt) Operation</w:t>
      </w:r>
      <w:bookmarkEnd w:id="1315"/>
      <w:bookmarkEnd w:id="1316"/>
    </w:p>
    <w:p w14:paraId="2C825CE7" w14:textId="77777777" w:rsidR="008A5E4E" w:rsidRDefault="0065745B">
      <w:pPr>
        <w:pStyle w:val="pTableTitle"/>
      </w:pPr>
      <w:bookmarkStart w:id="1317" w:name="_ListOf175"/>
      <w:r>
        <w:t>Table 18–20 BRIG Syntax for Conversion (cvt) Operation</w:t>
      </w:r>
    </w:p>
    <w:bookmarkEnd w:id="1317"/>
    <w:p w14:paraId="2032C2F1" w14:textId="77777777" w:rsidR="008A5E4E" w:rsidRDefault="0065745B">
      <w:pPr>
        <w:pStyle w:val="p"/>
      </w:pPr>
      <w:r>
        <w:t xml:space="preserve"> </w:t>
      </w:r>
    </w:p>
    <w:p w14:paraId="566D53C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591"/>
        <w:gridCol w:w="1834"/>
        <w:gridCol w:w="975"/>
        <w:gridCol w:w="975"/>
      </w:tblGrid>
      <w:tr w:rsidR="008A5E4E" w14:paraId="0022228B"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3B346E16"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5700593"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592D277" w14:textId="77777777" w:rsidR="008A5E4E" w:rsidRDefault="0065745B">
            <w:pPr>
              <w:pStyle w:val="thTableStyle-TablestyleAltRows-HeadE-Column-Header1"/>
              <w:shd w:val="clear" w:color="auto" w:fill="D3D3D3"/>
            </w:pPr>
            <w:r>
              <w:rPr>
                <w:rStyle w:val="b1"/>
                <w:b/>
                <w:bCs/>
                <w:shd w:val="clear" w:color="auto" w:fill="D3D3D3"/>
              </w:rPr>
              <w:t>Operand 0</w:t>
            </w:r>
          </w:p>
        </w:tc>
        <w:tc>
          <w:tcPr>
            <w:tcW w:w="0" w:type="auto"/>
            <w:tcBorders>
              <w:bottom w:val="double" w:sz="3" w:space="0" w:color="000000"/>
            </w:tcBorders>
            <w:shd w:val="clear" w:color="auto" w:fill="D3D3D3"/>
            <w:tcMar>
              <w:top w:w="45" w:type="dxa"/>
              <w:left w:w="45" w:type="dxa"/>
              <w:bottom w:w="45" w:type="dxa"/>
              <w:right w:w="45" w:type="dxa"/>
            </w:tcMar>
          </w:tcPr>
          <w:p w14:paraId="3CA0CE96" w14:textId="77777777" w:rsidR="008A5E4E" w:rsidRDefault="0065745B">
            <w:pPr>
              <w:pStyle w:val="thTableStyle-TablestyleAltRows-HeadD-Column-Header1"/>
              <w:shd w:val="clear" w:color="auto" w:fill="D3D3D3"/>
            </w:pPr>
            <w:r>
              <w:rPr>
                <w:rStyle w:val="b1"/>
                <w:b/>
                <w:bCs/>
                <w:shd w:val="clear" w:color="auto" w:fill="D3D3D3"/>
              </w:rPr>
              <w:t>Operand 1</w:t>
            </w:r>
          </w:p>
        </w:tc>
      </w:tr>
      <w:tr w:rsidR="008A5E4E" w14:paraId="3A1DCE6F"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893DE00" w14:textId="77777777" w:rsidR="008A5E4E" w:rsidRDefault="0065745B">
            <w:pPr>
              <w:pStyle w:val="tdTableStyle-TablestyleAltRows-BodyB-Sidehead-Body1"/>
              <w:shd w:val="clear" w:color="auto" w:fill="DCDCDC"/>
            </w:pPr>
            <w:r>
              <w:rPr>
                <w:rStyle w:val="code"/>
                <w:shd w:val="clear" w:color="auto" w:fill="DCDCDC"/>
              </w:rPr>
              <w:t>BRIG_OPCODE_CVT</w:t>
            </w:r>
          </w:p>
        </w:tc>
        <w:tc>
          <w:tcPr>
            <w:tcW w:w="0" w:type="auto"/>
            <w:tcBorders>
              <w:right w:val="single" w:sz="6" w:space="0" w:color="000000"/>
            </w:tcBorders>
            <w:tcMar>
              <w:top w:w="45" w:type="dxa"/>
              <w:left w:w="45" w:type="dxa"/>
              <w:bottom w:w="45" w:type="dxa"/>
              <w:right w:w="45" w:type="dxa"/>
            </w:tcMar>
          </w:tcPr>
          <w:p w14:paraId="1BB885FD" w14:textId="77777777" w:rsidR="008A5E4E" w:rsidRDefault="0065745B">
            <w:pPr>
              <w:pStyle w:val="tdTableStyle-TablestyleAltRows-BodyB-Column-Body1"/>
            </w:pPr>
            <w:r>
              <w:rPr>
                <w:rStyle w:val="code"/>
              </w:rPr>
              <w:t>BRIG_KIND_INST_CVT</w:t>
            </w:r>
          </w:p>
        </w:tc>
        <w:tc>
          <w:tcPr>
            <w:tcW w:w="0" w:type="auto"/>
            <w:tcBorders>
              <w:right w:val="single" w:sz="6" w:space="0" w:color="000000"/>
            </w:tcBorders>
            <w:tcMar>
              <w:top w:w="45" w:type="dxa"/>
              <w:left w:w="45" w:type="dxa"/>
              <w:bottom w:w="45" w:type="dxa"/>
              <w:right w:w="45" w:type="dxa"/>
            </w:tcMar>
          </w:tcPr>
          <w:p w14:paraId="10F8F090" w14:textId="77777777" w:rsidR="008A5E4E" w:rsidRDefault="0065745B">
            <w:pPr>
              <w:pStyle w:val="tdTableStyle-TablestyleAltRows-BodyB-Column-Body1"/>
            </w:pPr>
            <w:r>
              <w:rPr>
                <w:rStyle w:val="em"/>
              </w:rPr>
              <w:t>dest</w:t>
            </w:r>
          </w:p>
        </w:tc>
        <w:tc>
          <w:tcPr>
            <w:tcW w:w="0" w:type="auto"/>
            <w:tcMar>
              <w:top w:w="45" w:type="dxa"/>
              <w:left w:w="45" w:type="dxa"/>
              <w:bottom w:w="45" w:type="dxa"/>
              <w:right w:w="45" w:type="dxa"/>
            </w:tcMar>
          </w:tcPr>
          <w:p w14:paraId="393179E3" w14:textId="77777777" w:rsidR="008A5E4E" w:rsidRDefault="0065745B">
            <w:pPr>
              <w:pStyle w:val="tdTableStyle-TablestyleAltRows-BodyA-Column-Body1"/>
            </w:pPr>
            <w:r>
              <w:rPr>
                <w:rStyle w:val="em"/>
              </w:rPr>
              <w:t>src</w:t>
            </w:r>
          </w:p>
        </w:tc>
      </w:tr>
    </w:tbl>
    <w:p w14:paraId="2485516A" w14:textId="77777777" w:rsidR="008A5E4E" w:rsidRDefault="008A5E4E">
      <w:pPr>
        <w:spacing w:after="240"/>
      </w:pPr>
    </w:p>
    <w:p w14:paraId="29912839" w14:textId="35084C84"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40C0EEF2" w14:textId="0DFBD2DA"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D305EB">
        <w:rPr>
          <w:rStyle w:val="code1"/>
        </w:rPr>
        <w:t>CONSTANT_BYTES</w:t>
      </w:r>
      <w:r w:rsidR="00D305EB">
        <w:t xml:space="preserve">, </w:t>
      </w:r>
      <w:r>
        <w:t xml:space="preserve">or </w:t>
      </w:r>
      <w:r>
        <w:rPr>
          <w:rStyle w:val="code1"/>
        </w:rPr>
        <w:t>BRIG_KIND_OPERAND_WAVESIZE</w:t>
      </w:r>
      <w:r>
        <w:t>.</w:t>
      </w:r>
    </w:p>
    <w:p w14:paraId="449B8465" w14:textId="77777777" w:rsidR="008A5E4E" w:rsidRDefault="0065745B">
      <w:pPr>
        <w:pStyle w:val="h3"/>
      </w:pPr>
      <w:bookmarkStart w:id="1318" w:name="_Toc396034530"/>
      <w:r>
        <w:t xml:space="preserve">18.7.2 </w:t>
      </w:r>
      <w:bookmarkStart w:id="1319" w:name="_Ref-407441351"/>
      <w:r>
        <w:t>BRIG Syntax for Memory Operations</w:t>
      </w:r>
      <w:bookmarkEnd w:id="1318"/>
      <w:bookmarkEnd w:id="1319"/>
    </w:p>
    <w:p w14:paraId="1D32DF4D" w14:textId="77777777" w:rsidR="008A5E4E" w:rsidRDefault="0065745B">
      <w:pPr>
        <w:pStyle w:val="pTableTitle"/>
      </w:pPr>
      <w:bookmarkStart w:id="1320" w:name="_ListOf176"/>
      <w:r>
        <w:t>Table 18–21 BRIG Syntax for Memory Operations</w:t>
      </w:r>
    </w:p>
    <w:bookmarkEnd w:id="1320"/>
    <w:p w14:paraId="43AD40D3"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3175"/>
        <w:gridCol w:w="2314"/>
        <w:gridCol w:w="1024"/>
        <w:gridCol w:w="869"/>
        <w:gridCol w:w="869"/>
        <w:gridCol w:w="869"/>
      </w:tblGrid>
      <w:tr w:rsidR="008A5E4E" w14:paraId="79D85474"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689CACCD"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D9E1F9E"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62FE6DD" w14:textId="77777777" w:rsidR="008A5E4E" w:rsidRDefault="0065745B">
            <w:pPr>
              <w:pStyle w:val="thTableStyle-TablestyleAltRows-HeadE-Column-Header1"/>
              <w:shd w:val="clear" w:color="auto" w:fill="D3D3D3"/>
            </w:pPr>
            <w:r>
              <w:rPr>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6B8666E" w14:textId="77777777" w:rsidR="008A5E4E" w:rsidRDefault="0065745B">
            <w:pPr>
              <w:pStyle w:val="thTableStyle-TablestyleAltRows-HeadE-Column-Header1"/>
              <w:shd w:val="clear" w:color="auto" w:fill="D3D3D3"/>
            </w:pPr>
            <w:r>
              <w:rPr>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B3E6201" w14:textId="77777777" w:rsidR="008A5E4E" w:rsidRDefault="0065745B">
            <w:pPr>
              <w:pStyle w:val="thTableStyle-TablestyleAltRows-HeadE-Column-Header1"/>
              <w:shd w:val="clear" w:color="auto" w:fill="D3D3D3"/>
            </w:pPr>
            <w:r>
              <w:rPr>
                <w:shd w:val="clear" w:color="auto" w:fill="D3D3D3"/>
              </w:rPr>
              <w:t>Operand 2</w:t>
            </w:r>
          </w:p>
        </w:tc>
        <w:tc>
          <w:tcPr>
            <w:tcW w:w="0" w:type="auto"/>
            <w:tcBorders>
              <w:bottom w:val="double" w:sz="3" w:space="0" w:color="000000"/>
            </w:tcBorders>
            <w:shd w:val="clear" w:color="auto" w:fill="D3D3D3"/>
            <w:tcMar>
              <w:top w:w="45" w:type="dxa"/>
              <w:left w:w="45" w:type="dxa"/>
              <w:bottom w:w="45" w:type="dxa"/>
              <w:right w:w="45" w:type="dxa"/>
            </w:tcMar>
          </w:tcPr>
          <w:p w14:paraId="13428440" w14:textId="77777777" w:rsidR="008A5E4E" w:rsidRDefault="0065745B">
            <w:pPr>
              <w:pStyle w:val="thTableStyle-TablestyleAltRows-HeadD-Column-Header1"/>
              <w:shd w:val="clear" w:color="auto" w:fill="D3D3D3"/>
            </w:pPr>
            <w:r>
              <w:rPr>
                <w:shd w:val="clear" w:color="auto" w:fill="D3D3D3"/>
              </w:rPr>
              <w:t>Operand 3</w:t>
            </w:r>
          </w:p>
        </w:tc>
      </w:tr>
      <w:tr w:rsidR="008A5E4E" w14:paraId="3180BD0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B2CD1BC" w14:textId="77777777" w:rsidR="008A5E4E" w:rsidRDefault="0065745B">
            <w:pPr>
              <w:pStyle w:val="tdTableStyle-TablestyleAltRows-BodyE-Sidehead-Body1"/>
              <w:shd w:val="clear" w:color="auto" w:fill="DCDCDC"/>
            </w:pPr>
            <w:r>
              <w:rPr>
                <w:rStyle w:val="code"/>
                <w:shd w:val="clear" w:color="auto" w:fill="DCDCDC"/>
              </w:rPr>
              <w:t>BRIG_OPCODE_LD</w:t>
            </w:r>
          </w:p>
        </w:tc>
        <w:tc>
          <w:tcPr>
            <w:tcW w:w="0" w:type="auto"/>
            <w:tcBorders>
              <w:bottom w:val="single" w:sz="6" w:space="0" w:color="000000"/>
              <w:right w:val="single" w:sz="6" w:space="0" w:color="000000"/>
            </w:tcBorders>
            <w:tcMar>
              <w:top w:w="45" w:type="dxa"/>
              <w:left w:w="45" w:type="dxa"/>
              <w:bottom w:w="45" w:type="dxa"/>
              <w:right w:w="45" w:type="dxa"/>
            </w:tcMar>
          </w:tcPr>
          <w:p w14:paraId="01771336" w14:textId="77777777" w:rsidR="008A5E4E" w:rsidRDefault="0065745B">
            <w:pPr>
              <w:pStyle w:val="tdTableStyle-TablestyleAltRows-BodyE-Column-Body1"/>
            </w:pPr>
            <w:r>
              <w:rPr>
                <w:rStyle w:val="code"/>
              </w:rPr>
              <w:t>BRIG_KIND_INST_MEM</w:t>
            </w:r>
          </w:p>
        </w:tc>
        <w:tc>
          <w:tcPr>
            <w:tcW w:w="0" w:type="auto"/>
            <w:tcBorders>
              <w:bottom w:val="single" w:sz="6" w:space="0" w:color="000000"/>
              <w:right w:val="single" w:sz="6" w:space="0" w:color="000000"/>
            </w:tcBorders>
            <w:tcMar>
              <w:top w:w="45" w:type="dxa"/>
              <w:left w:w="45" w:type="dxa"/>
              <w:bottom w:w="45" w:type="dxa"/>
              <w:right w:w="45" w:type="dxa"/>
            </w:tcMar>
          </w:tcPr>
          <w:p w14:paraId="5028A01C" w14:textId="77777777" w:rsidR="008A5E4E" w:rsidRDefault="0065745B">
            <w:pPr>
              <w:pStyle w:val="tdTableStyle-TablestyleAltRows-BodyE-Column-Body1"/>
            </w:pPr>
            <w:r>
              <w:rPr>
                <w:rStyle w:val="em"/>
              </w:rPr>
              <w:t>reg-or-vector</w:t>
            </w:r>
          </w:p>
        </w:tc>
        <w:tc>
          <w:tcPr>
            <w:tcW w:w="0" w:type="auto"/>
            <w:tcBorders>
              <w:bottom w:val="single" w:sz="6" w:space="0" w:color="000000"/>
              <w:right w:val="single" w:sz="6" w:space="0" w:color="000000"/>
            </w:tcBorders>
            <w:tcMar>
              <w:top w:w="45" w:type="dxa"/>
              <w:left w:w="45" w:type="dxa"/>
              <w:bottom w:w="45" w:type="dxa"/>
              <w:right w:w="45" w:type="dxa"/>
            </w:tcMar>
          </w:tcPr>
          <w:p w14:paraId="4193336E" w14:textId="77777777" w:rsidR="008A5E4E" w:rsidRDefault="0065745B">
            <w:pPr>
              <w:pStyle w:val="tdTableStyle-TablestyleAltRows-BodyE-Column-Body1"/>
            </w:pPr>
            <w:r>
              <w:rPr>
                <w:rStyle w:val="em"/>
              </w:rPr>
              <w:t>address</w:t>
            </w:r>
          </w:p>
        </w:tc>
        <w:tc>
          <w:tcPr>
            <w:tcW w:w="0" w:type="auto"/>
            <w:tcBorders>
              <w:bottom w:val="single" w:sz="6" w:space="0" w:color="000000"/>
              <w:right w:val="single" w:sz="6" w:space="0" w:color="000000"/>
            </w:tcBorders>
            <w:tcMar>
              <w:top w:w="45" w:type="dxa"/>
              <w:left w:w="45" w:type="dxa"/>
              <w:bottom w:w="45" w:type="dxa"/>
              <w:right w:w="45" w:type="dxa"/>
            </w:tcMar>
          </w:tcPr>
          <w:p w14:paraId="4728DF6C"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0610119F" w14:textId="77777777" w:rsidR="008A5E4E" w:rsidRDefault="0065745B">
            <w:pPr>
              <w:pStyle w:val="tdTableStyle-TablestyleAltRows-BodyD-Column-Body1"/>
            </w:pPr>
            <w:r>
              <w:t> </w:t>
            </w:r>
          </w:p>
        </w:tc>
      </w:tr>
      <w:tr w:rsidR="008A5E4E" w14:paraId="52C7D16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2DFAAB4" w14:textId="77777777" w:rsidR="008A5E4E" w:rsidRDefault="0065745B">
            <w:pPr>
              <w:pStyle w:val="tdTableStyle-TablestyleAltRows-BodyE-Sidehead-Body2"/>
              <w:shd w:val="clear" w:color="auto" w:fill="DCDCDC"/>
            </w:pPr>
            <w:r>
              <w:rPr>
                <w:rStyle w:val="code"/>
                <w:shd w:val="clear" w:color="auto" w:fill="DCDCDC"/>
              </w:rPr>
              <w:t>BRIG_OPCODE_ST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9A47EFA" w14:textId="77777777" w:rsidR="008A5E4E" w:rsidRDefault="0065745B">
            <w:pPr>
              <w:pStyle w:val="tdTableStyle-TablestyleAltRows-BodyE-Column-Body2"/>
              <w:shd w:val="clear" w:color="auto" w:fill="D3D3D3"/>
            </w:pPr>
            <w:r>
              <w:rPr>
                <w:rStyle w:val="code"/>
                <w:shd w:val="clear" w:color="auto" w:fill="D3D3D3"/>
              </w:rPr>
              <w:t>BRIG_KIND_INST_MEM</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6A81084" w14:textId="77777777" w:rsidR="008A5E4E" w:rsidRDefault="0065745B">
            <w:pPr>
              <w:pStyle w:val="tdTableStyle-TablestyleAltRows-BodyE-Column-Body2"/>
              <w:shd w:val="clear" w:color="auto" w:fill="D3D3D3"/>
            </w:pPr>
            <w:r>
              <w:rPr>
                <w:rStyle w:val="em"/>
                <w:shd w:val="clear" w:color="auto" w:fill="D3D3D3"/>
              </w:rPr>
              <w:t>reg-or-vector-or-num</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88E6DAC" w14:textId="77777777" w:rsidR="008A5E4E" w:rsidRDefault="0065745B">
            <w:pPr>
              <w:pStyle w:val="tdTableStyle-TablestyleAltRows-BodyE-Column-Body2"/>
              <w:shd w:val="clear" w:color="auto" w:fill="D3D3D3"/>
            </w:pPr>
            <w:r>
              <w:rPr>
                <w:rStyle w:val="em"/>
                <w:shd w:val="clear" w:color="auto" w:fill="D3D3D3"/>
              </w:rPr>
              <w:t>address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B123188"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14030447" w14:textId="77777777" w:rsidR="008A5E4E" w:rsidRDefault="0065745B">
            <w:pPr>
              <w:pStyle w:val="tdTableStyle-TablestyleAltRows-BodyD-Column-Body2"/>
              <w:shd w:val="clear" w:color="auto" w:fill="D3D3D3"/>
            </w:pPr>
            <w:r>
              <w:rPr>
                <w:shd w:val="clear" w:color="auto" w:fill="D3D3D3"/>
              </w:rPr>
              <w:t> </w:t>
            </w:r>
          </w:p>
        </w:tc>
      </w:tr>
      <w:tr w:rsidR="008A5E4E" w14:paraId="069388C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6B99D22" w14:textId="77777777" w:rsidR="008A5E4E" w:rsidRDefault="0065745B">
            <w:pPr>
              <w:pStyle w:val="tdTableStyle-TablestyleAltRows-BodyE-Sidehead-Body1"/>
              <w:shd w:val="clear" w:color="auto" w:fill="DCDCDC"/>
            </w:pPr>
            <w:r>
              <w:rPr>
                <w:rStyle w:val="code"/>
                <w:shd w:val="clear" w:color="auto" w:fill="DCDCDC"/>
              </w:rPr>
              <w:t>BRIG_OPCODE_ATOMIC</w:t>
            </w:r>
          </w:p>
        </w:tc>
        <w:tc>
          <w:tcPr>
            <w:tcW w:w="0" w:type="auto"/>
            <w:tcBorders>
              <w:bottom w:val="single" w:sz="6" w:space="0" w:color="000000"/>
              <w:right w:val="single" w:sz="6" w:space="0" w:color="000000"/>
            </w:tcBorders>
            <w:tcMar>
              <w:top w:w="45" w:type="dxa"/>
              <w:left w:w="45" w:type="dxa"/>
              <w:bottom w:w="45" w:type="dxa"/>
              <w:right w:w="45" w:type="dxa"/>
            </w:tcMar>
          </w:tcPr>
          <w:p w14:paraId="29CE0216" w14:textId="77777777" w:rsidR="008A5E4E" w:rsidRDefault="0065745B">
            <w:pPr>
              <w:pStyle w:val="tdTableStyle-TablestyleAltRows-BodyE-Column-Body1"/>
            </w:pPr>
            <w:r>
              <w:rPr>
                <w:rStyle w:val="code"/>
              </w:rPr>
              <w:t>BRIG_KIND_INST_ATOMIC</w:t>
            </w:r>
          </w:p>
        </w:tc>
        <w:tc>
          <w:tcPr>
            <w:tcW w:w="0" w:type="auto"/>
            <w:tcBorders>
              <w:bottom w:val="single" w:sz="6" w:space="0" w:color="000000"/>
              <w:right w:val="single" w:sz="6" w:space="0" w:color="000000"/>
            </w:tcBorders>
            <w:tcMar>
              <w:top w:w="45" w:type="dxa"/>
              <w:left w:w="45" w:type="dxa"/>
              <w:bottom w:w="45" w:type="dxa"/>
              <w:right w:w="45" w:type="dxa"/>
            </w:tcMar>
          </w:tcPr>
          <w:p w14:paraId="5F32CC93"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3ADF014A" w14:textId="77777777" w:rsidR="008A5E4E" w:rsidRDefault="0065745B">
            <w:pPr>
              <w:pStyle w:val="tdTableStyle-TablestyleAltRows-BodyE-Column-Body1"/>
            </w:pPr>
            <w:r>
              <w:rPr>
                <w:rStyle w:val="em"/>
              </w:rPr>
              <w:t>address</w:t>
            </w:r>
          </w:p>
        </w:tc>
        <w:tc>
          <w:tcPr>
            <w:tcW w:w="0" w:type="auto"/>
            <w:tcBorders>
              <w:bottom w:val="single" w:sz="6" w:space="0" w:color="000000"/>
              <w:right w:val="single" w:sz="6" w:space="0" w:color="000000"/>
            </w:tcBorders>
            <w:tcMar>
              <w:top w:w="45" w:type="dxa"/>
              <w:left w:w="45" w:type="dxa"/>
              <w:bottom w:w="45" w:type="dxa"/>
              <w:right w:w="45" w:type="dxa"/>
            </w:tcMar>
          </w:tcPr>
          <w:p w14:paraId="18413E37"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19FC7EA7" w14:textId="77777777" w:rsidR="008A5E4E" w:rsidRDefault="0065745B">
            <w:pPr>
              <w:pStyle w:val="tdTableStyle-TablestyleAltRows-BodyD-Column-Body1"/>
            </w:pPr>
            <w:r>
              <w:t> </w:t>
            </w:r>
          </w:p>
        </w:tc>
      </w:tr>
      <w:tr w:rsidR="008A5E4E" w14:paraId="201FC99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4F26E3D" w14:textId="77777777" w:rsidR="008A5E4E" w:rsidRDefault="0065745B">
            <w:pPr>
              <w:pStyle w:val="tdTableStyle-TablestyleAltRows-BodyE-Sidehead-Body2"/>
              <w:shd w:val="clear" w:color="auto" w:fill="DCDCDC"/>
            </w:pPr>
            <w:r>
              <w:rPr>
                <w:rStyle w:val="code"/>
                <w:shd w:val="clear" w:color="auto" w:fill="DCDCDC"/>
              </w:rPr>
              <w:t>BRIG_OPCODE_ATOMIC</w:t>
            </w:r>
            <w:r>
              <w:rPr>
                <w:shd w:val="clear" w:color="auto" w:fill="DCDCDC"/>
              </w:rPr>
              <w:t xml:space="preserve"> (for </w:t>
            </w:r>
            <w:r>
              <w:rPr>
                <w:rStyle w:val="code"/>
                <w:shd w:val="clear" w:color="auto" w:fill="DCDCDC"/>
              </w:rPr>
              <w:t>atomic_ld</w:t>
            </w:r>
            <w:r>
              <w:rPr>
                <w:shd w:val="clear" w:color="auto" w:fill="DCDCDC"/>
              </w:rPr>
              <w: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37C0C5A" w14:textId="77777777" w:rsidR="008A5E4E" w:rsidRDefault="0065745B">
            <w:pPr>
              <w:pStyle w:val="tdTableStyle-TablestyleAltRows-BodyE-Column-Body2"/>
              <w:shd w:val="clear" w:color="auto" w:fill="D3D3D3"/>
            </w:pPr>
            <w:r>
              <w:rPr>
                <w:rStyle w:val="code"/>
                <w:shd w:val="clear" w:color="auto" w:fill="D3D3D3"/>
              </w:rPr>
              <w:t>BRIG_KIND_INST_ATOMIC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8F2ABA5"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0AF8F56" w14:textId="77777777" w:rsidR="008A5E4E" w:rsidRDefault="0065745B">
            <w:pPr>
              <w:pStyle w:val="tdTableStyle-TablestyleAltRows-BodyE-Column-Body2"/>
              <w:shd w:val="clear" w:color="auto" w:fill="D3D3D3"/>
            </w:pPr>
            <w:r>
              <w:rPr>
                <w:rStyle w:val="em"/>
                <w:shd w:val="clear" w:color="auto" w:fill="D3D3D3"/>
              </w:rPr>
              <w:t>address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A1AD180"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01E3EDA0" w14:textId="77777777" w:rsidR="008A5E4E" w:rsidRDefault="0065745B">
            <w:pPr>
              <w:pStyle w:val="tdTableStyle-TablestyleAltRows-BodyD-Column-Body2"/>
              <w:shd w:val="clear" w:color="auto" w:fill="D3D3D3"/>
            </w:pPr>
            <w:r>
              <w:rPr>
                <w:shd w:val="clear" w:color="auto" w:fill="D3D3D3"/>
              </w:rPr>
              <w:t> </w:t>
            </w:r>
          </w:p>
        </w:tc>
      </w:tr>
      <w:tr w:rsidR="008A5E4E" w14:paraId="523C4F2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E85CE71" w14:textId="77777777" w:rsidR="008A5E4E" w:rsidRDefault="0065745B">
            <w:pPr>
              <w:pStyle w:val="tdTableStyle-TablestyleAltRows-BodyE-Sidehead-Body1"/>
              <w:shd w:val="clear" w:color="auto" w:fill="DCDCDC"/>
            </w:pPr>
            <w:r>
              <w:rPr>
                <w:rStyle w:val="code"/>
                <w:shd w:val="clear" w:color="auto" w:fill="DCDCDC"/>
              </w:rPr>
              <w:t>BRIG_OPCODE_ATOMIC</w:t>
            </w:r>
            <w:r>
              <w:rPr>
                <w:shd w:val="clear" w:color="auto" w:fill="DCDCDC"/>
              </w:rPr>
              <w:t xml:space="preserve"> (for </w:t>
            </w:r>
            <w:r>
              <w:rPr>
                <w:rStyle w:val="code"/>
                <w:shd w:val="clear" w:color="auto" w:fill="DCDCDC"/>
              </w:rPr>
              <w:t>atomic_cas</w:t>
            </w:r>
            <w:r>
              <w:rPr>
                <w:shd w:val="clear" w:color="auto" w:fill="DCDCDC"/>
              </w:rPr>
              <w:t>)</w:t>
            </w:r>
          </w:p>
        </w:tc>
        <w:tc>
          <w:tcPr>
            <w:tcW w:w="0" w:type="auto"/>
            <w:tcBorders>
              <w:bottom w:val="single" w:sz="6" w:space="0" w:color="000000"/>
              <w:right w:val="single" w:sz="6" w:space="0" w:color="000000"/>
            </w:tcBorders>
            <w:tcMar>
              <w:top w:w="45" w:type="dxa"/>
              <w:left w:w="45" w:type="dxa"/>
              <w:bottom w:w="45" w:type="dxa"/>
              <w:right w:w="45" w:type="dxa"/>
            </w:tcMar>
          </w:tcPr>
          <w:p w14:paraId="6E4DD06A" w14:textId="77777777" w:rsidR="008A5E4E" w:rsidRDefault="0065745B">
            <w:pPr>
              <w:pStyle w:val="tdTableStyle-TablestyleAltRows-BodyE-Column-Body1"/>
            </w:pPr>
            <w:r>
              <w:rPr>
                <w:rStyle w:val="code"/>
              </w:rPr>
              <w:t>BRIG_KIND_INST_ATOMIC</w:t>
            </w:r>
          </w:p>
        </w:tc>
        <w:tc>
          <w:tcPr>
            <w:tcW w:w="0" w:type="auto"/>
            <w:tcBorders>
              <w:bottom w:val="single" w:sz="6" w:space="0" w:color="000000"/>
              <w:right w:val="single" w:sz="6" w:space="0" w:color="000000"/>
            </w:tcBorders>
            <w:tcMar>
              <w:top w:w="45" w:type="dxa"/>
              <w:left w:w="45" w:type="dxa"/>
              <w:bottom w:w="45" w:type="dxa"/>
              <w:right w:w="45" w:type="dxa"/>
            </w:tcMar>
          </w:tcPr>
          <w:p w14:paraId="3A416D04"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7B000BB0" w14:textId="77777777" w:rsidR="008A5E4E" w:rsidRDefault="0065745B">
            <w:pPr>
              <w:pStyle w:val="tdTableStyle-TablestyleAltRows-BodyE-Column-Body1"/>
            </w:pPr>
            <w:r>
              <w:rPr>
                <w:rStyle w:val="em"/>
              </w:rPr>
              <w:t>address</w:t>
            </w:r>
          </w:p>
        </w:tc>
        <w:tc>
          <w:tcPr>
            <w:tcW w:w="0" w:type="auto"/>
            <w:tcBorders>
              <w:bottom w:val="single" w:sz="6" w:space="0" w:color="000000"/>
              <w:right w:val="single" w:sz="6" w:space="0" w:color="000000"/>
            </w:tcBorders>
            <w:tcMar>
              <w:top w:w="45" w:type="dxa"/>
              <w:left w:w="45" w:type="dxa"/>
              <w:bottom w:w="45" w:type="dxa"/>
              <w:right w:w="45" w:type="dxa"/>
            </w:tcMar>
          </w:tcPr>
          <w:p w14:paraId="4BCD6BF4"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22B343CA" w14:textId="77777777" w:rsidR="008A5E4E" w:rsidRDefault="0065745B">
            <w:pPr>
              <w:pStyle w:val="tdTableStyle-TablestyleAltRows-BodyD-Column-Body1"/>
            </w:pPr>
            <w:r>
              <w:rPr>
                <w:rStyle w:val="em"/>
              </w:rPr>
              <w:t>src</w:t>
            </w:r>
          </w:p>
        </w:tc>
      </w:tr>
      <w:tr w:rsidR="008A5E4E" w14:paraId="3F46DA5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EB69DC1" w14:textId="77777777" w:rsidR="008A5E4E" w:rsidRDefault="0065745B">
            <w:pPr>
              <w:pStyle w:val="tdTableStyle-TablestyleAltRows-BodyE-Sidehead-Body2"/>
              <w:shd w:val="clear" w:color="auto" w:fill="DCDCDC"/>
            </w:pPr>
            <w:r>
              <w:rPr>
                <w:rStyle w:val="code"/>
                <w:shd w:val="clear" w:color="auto" w:fill="DCDCDC"/>
              </w:rPr>
              <w:t>BRIG_OPCODE_ATOMICNORET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ECEF397" w14:textId="77777777" w:rsidR="008A5E4E" w:rsidRDefault="0065745B">
            <w:pPr>
              <w:pStyle w:val="tdTableStyle-TablestyleAltRows-BodyE-Column-Body2"/>
              <w:shd w:val="clear" w:color="auto" w:fill="D3D3D3"/>
            </w:pPr>
            <w:r>
              <w:rPr>
                <w:rStyle w:val="code"/>
                <w:shd w:val="clear" w:color="auto" w:fill="D3D3D3"/>
              </w:rPr>
              <w:t>BRIG_KIND_INST_ATOMIC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463D913" w14:textId="77777777" w:rsidR="008A5E4E" w:rsidRDefault="0065745B">
            <w:pPr>
              <w:pStyle w:val="tdTableStyle-TablestyleAltRows-BodyE-Column-Body2"/>
              <w:shd w:val="clear" w:color="auto" w:fill="D3D3D3"/>
            </w:pPr>
            <w:r>
              <w:rPr>
                <w:rStyle w:val="em"/>
                <w:shd w:val="clear" w:color="auto" w:fill="D3D3D3"/>
              </w:rPr>
              <w:t>address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58B730F"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1C9F963"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1C713D3C" w14:textId="77777777" w:rsidR="008A5E4E" w:rsidRDefault="0065745B">
            <w:pPr>
              <w:pStyle w:val="tdTableStyle-TablestyleAltRows-BodyD-Column-Body2"/>
              <w:shd w:val="clear" w:color="auto" w:fill="D3D3D3"/>
            </w:pPr>
            <w:r>
              <w:rPr>
                <w:shd w:val="clear" w:color="auto" w:fill="D3D3D3"/>
              </w:rPr>
              <w:t> </w:t>
            </w:r>
          </w:p>
        </w:tc>
      </w:tr>
      <w:tr w:rsidR="008A5E4E" w14:paraId="09B7569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D18D79D" w14:textId="77777777" w:rsidR="008A5E4E" w:rsidRDefault="0065745B">
            <w:pPr>
              <w:pStyle w:val="tdTableStyle-TablestyleAltRows-BodyE-Sidehead-Body2"/>
              <w:shd w:val="clear" w:color="auto" w:fill="DCDCDC"/>
            </w:pPr>
            <w:r>
              <w:rPr>
                <w:rStyle w:val="code"/>
                <w:shd w:val="clear" w:color="auto" w:fill="DCDCDC"/>
              </w:rPr>
              <w:t>BRIG_OPCODE_SIGNAL</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D149F3E" w14:textId="77777777" w:rsidR="008A5E4E" w:rsidRDefault="0065745B">
            <w:pPr>
              <w:pStyle w:val="tdTableStyle-TablestyleAltRows-BodyE-Column-Body2"/>
              <w:shd w:val="clear" w:color="auto" w:fill="D3D3D3"/>
            </w:pPr>
            <w:r>
              <w:rPr>
                <w:rStyle w:val="code"/>
                <w:shd w:val="clear" w:color="auto" w:fill="D3D3D3"/>
              </w:rPr>
              <w:t>BRIG_KIND_INST_SIGNAL</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B2DD514"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8544C04" w14:textId="77777777" w:rsidR="008A5E4E" w:rsidRDefault="0065745B">
            <w:pPr>
              <w:pStyle w:val="tdTableStyle-TablestyleAltRows-BodyE-Column-Body2"/>
              <w:shd w:val="clear" w:color="auto" w:fill="D3D3D3"/>
            </w:pPr>
            <w:r>
              <w:rPr>
                <w:rStyle w:val="em"/>
                <w:shd w:val="clear" w:color="auto" w:fill="D3D3D3"/>
              </w:rPr>
              <w:t>signal</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4F4F093"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63BDF6F1" w14:textId="77777777" w:rsidR="008A5E4E" w:rsidRDefault="0065745B">
            <w:pPr>
              <w:pStyle w:val="tdTableStyle-TablestyleAltRows-BodyD-Column-Body2"/>
              <w:shd w:val="clear" w:color="auto" w:fill="D3D3D3"/>
            </w:pPr>
            <w:r>
              <w:rPr>
                <w:shd w:val="clear" w:color="auto" w:fill="D3D3D3"/>
              </w:rPr>
              <w:t> </w:t>
            </w:r>
          </w:p>
        </w:tc>
      </w:tr>
      <w:tr w:rsidR="008A5E4E" w14:paraId="2054993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981ACEE" w14:textId="77777777" w:rsidR="008A5E4E" w:rsidRDefault="0065745B">
            <w:pPr>
              <w:pStyle w:val="tdTableStyle-TablestyleAltRows-BodyE-Sidehead-Body1"/>
              <w:shd w:val="clear" w:color="auto" w:fill="DCDCDC"/>
            </w:pPr>
            <w:r>
              <w:rPr>
                <w:rStyle w:val="code"/>
                <w:shd w:val="clear" w:color="auto" w:fill="DCDCDC"/>
              </w:rPr>
              <w:t>BRIG_OPCODE_SIGNAL</w:t>
            </w:r>
            <w:r>
              <w:rPr>
                <w:shd w:val="clear" w:color="auto" w:fill="DCDCDC"/>
              </w:rPr>
              <w:t xml:space="preserve"> (for </w:t>
            </w:r>
            <w:r>
              <w:rPr>
                <w:rStyle w:val="code"/>
                <w:shd w:val="clear" w:color="auto" w:fill="DCDCDC"/>
              </w:rPr>
              <w:t>signal_ld</w:t>
            </w:r>
            <w:r>
              <w:rPr>
                <w:shd w:val="clear" w:color="auto" w:fill="DCDCDC"/>
              </w:rPr>
              <w:t>)</w:t>
            </w:r>
          </w:p>
        </w:tc>
        <w:tc>
          <w:tcPr>
            <w:tcW w:w="0" w:type="auto"/>
            <w:tcBorders>
              <w:bottom w:val="single" w:sz="6" w:space="0" w:color="000000"/>
              <w:right w:val="single" w:sz="6" w:space="0" w:color="000000"/>
            </w:tcBorders>
            <w:tcMar>
              <w:top w:w="45" w:type="dxa"/>
              <w:left w:w="45" w:type="dxa"/>
              <w:bottom w:w="45" w:type="dxa"/>
              <w:right w:w="45" w:type="dxa"/>
            </w:tcMar>
          </w:tcPr>
          <w:p w14:paraId="5ED40AA3" w14:textId="77777777" w:rsidR="008A5E4E" w:rsidRDefault="0065745B">
            <w:pPr>
              <w:pStyle w:val="tdTableStyle-TablestyleAltRows-BodyE-Column-Body1"/>
            </w:pPr>
            <w:r>
              <w:rPr>
                <w:rStyle w:val="code"/>
              </w:rPr>
              <w:t>BRIG_KIND_INST_SIGNAL</w:t>
            </w:r>
          </w:p>
        </w:tc>
        <w:tc>
          <w:tcPr>
            <w:tcW w:w="0" w:type="auto"/>
            <w:tcBorders>
              <w:bottom w:val="single" w:sz="6" w:space="0" w:color="000000"/>
              <w:right w:val="single" w:sz="6" w:space="0" w:color="000000"/>
            </w:tcBorders>
            <w:tcMar>
              <w:top w:w="45" w:type="dxa"/>
              <w:left w:w="45" w:type="dxa"/>
              <w:bottom w:w="45" w:type="dxa"/>
              <w:right w:w="45" w:type="dxa"/>
            </w:tcMar>
          </w:tcPr>
          <w:p w14:paraId="07A909CD"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7AE9B73D" w14:textId="77777777" w:rsidR="008A5E4E" w:rsidRDefault="0065745B">
            <w:pPr>
              <w:pStyle w:val="tdTableStyle-TablestyleAltRows-BodyE-Column-Body1"/>
            </w:pPr>
            <w:r>
              <w:rPr>
                <w:rStyle w:val="em"/>
              </w:rPr>
              <w:t>signal</w:t>
            </w:r>
          </w:p>
        </w:tc>
        <w:tc>
          <w:tcPr>
            <w:tcW w:w="0" w:type="auto"/>
            <w:tcBorders>
              <w:bottom w:val="single" w:sz="6" w:space="0" w:color="000000"/>
              <w:right w:val="single" w:sz="6" w:space="0" w:color="000000"/>
            </w:tcBorders>
            <w:tcMar>
              <w:top w:w="45" w:type="dxa"/>
              <w:left w:w="45" w:type="dxa"/>
              <w:bottom w:w="45" w:type="dxa"/>
              <w:right w:w="45" w:type="dxa"/>
            </w:tcMar>
          </w:tcPr>
          <w:p w14:paraId="7327A115"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525BA1A2" w14:textId="77777777" w:rsidR="008A5E4E" w:rsidRDefault="0065745B">
            <w:pPr>
              <w:pStyle w:val="tdTableStyle-TablestyleAltRows-BodyD-Column-Body1"/>
            </w:pPr>
            <w:r>
              <w:t> </w:t>
            </w:r>
          </w:p>
        </w:tc>
      </w:tr>
      <w:tr w:rsidR="008A5E4E" w14:paraId="375E348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885E8BB" w14:textId="77777777" w:rsidR="008A5E4E" w:rsidRDefault="0065745B">
            <w:pPr>
              <w:pStyle w:val="tdTableStyle-TablestyleAltRows-BodyE-Sidehead-Body2"/>
              <w:shd w:val="clear" w:color="auto" w:fill="DCDCDC"/>
            </w:pPr>
            <w:r>
              <w:rPr>
                <w:rStyle w:val="code"/>
                <w:shd w:val="clear" w:color="auto" w:fill="DCDCDC"/>
              </w:rPr>
              <w:t>BRIG_OPCODE_SIGNAL</w:t>
            </w:r>
            <w:r>
              <w:rPr>
                <w:shd w:val="clear" w:color="auto" w:fill="DCDCDC"/>
              </w:rPr>
              <w:t xml:space="preserve"> (for </w:t>
            </w:r>
            <w:r>
              <w:rPr>
                <w:rStyle w:val="code"/>
                <w:shd w:val="clear" w:color="auto" w:fill="DCDCDC"/>
              </w:rPr>
              <w:t>signal_cas</w:t>
            </w:r>
            <w:r>
              <w:rPr>
                <w:shd w:val="clear" w:color="auto" w:fill="DCDCDC"/>
              </w:rPr>
              <w:t xml:space="preserve"> and </w:t>
            </w:r>
            <w:r>
              <w:rPr>
                <w:rStyle w:val="code"/>
                <w:shd w:val="clear" w:color="auto" w:fill="DCDCDC"/>
              </w:rPr>
              <w:t>signal_waittimeout</w:t>
            </w:r>
            <w:r>
              <w:rPr>
                <w:shd w:val="clear" w:color="auto" w:fill="DCDCDC"/>
              </w:rPr>
              <w: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43E3867" w14:textId="77777777" w:rsidR="008A5E4E" w:rsidRDefault="0065745B">
            <w:pPr>
              <w:pStyle w:val="tdTableStyle-TablestyleAltRows-BodyE-Column-Body2"/>
              <w:shd w:val="clear" w:color="auto" w:fill="D3D3D3"/>
            </w:pPr>
            <w:r>
              <w:rPr>
                <w:rStyle w:val="code"/>
                <w:shd w:val="clear" w:color="auto" w:fill="D3D3D3"/>
              </w:rPr>
              <w:t>BRIG_KIND_INST_SIGNAL</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206CBE5"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9C8C910" w14:textId="77777777" w:rsidR="008A5E4E" w:rsidRDefault="0065745B">
            <w:pPr>
              <w:pStyle w:val="tdTableStyle-TablestyleAltRows-BodyE-Column-Body2"/>
              <w:shd w:val="clear" w:color="auto" w:fill="D3D3D3"/>
            </w:pPr>
            <w:r>
              <w:rPr>
                <w:rStyle w:val="em"/>
                <w:shd w:val="clear" w:color="auto" w:fill="D3D3D3"/>
              </w:rPr>
              <w:t>signal</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6D63F7C"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344E3544" w14:textId="77777777" w:rsidR="008A5E4E" w:rsidRDefault="0065745B">
            <w:pPr>
              <w:pStyle w:val="tdTableStyle-TablestyleAltRows-BodyD-Column-Body2"/>
              <w:shd w:val="clear" w:color="auto" w:fill="D3D3D3"/>
            </w:pPr>
            <w:r>
              <w:rPr>
                <w:rStyle w:val="em"/>
                <w:shd w:val="clear" w:color="auto" w:fill="D3D3D3"/>
              </w:rPr>
              <w:t>src</w:t>
            </w:r>
          </w:p>
        </w:tc>
      </w:tr>
      <w:tr w:rsidR="008A5E4E" w14:paraId="02AFE56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4126CDF" w14:textId="77777777" w:rsidR="008A5E4E" w:rsidRDefault="0065745B">
            <w:pPr>
              <w:pStyle w:val="tdTableStyle-TablestyleAltRows-BodyE-Sidehead-Body1"/>
              <w:shd w:val="clear" w:color="auto" w:fill="DCDCDC"/>
            </w:pPr>
            <w:r>
              <w:rPr>
                <w:rStyle w:val="code"/>
                <w:shd w:val="clear" w:color="auto" w:fill="DCDCDC"/>
              </w:rPr>
              <w:t>BRIG_OPCODE_SIGNALNORET</w:t>
            </w:r>
          </w:p>
        </w:tc>
        <w:tc>
          <w:tcPr>
            <w:tcW w:w="0" w:type="auto"/>
            <w:tcBorders>
              <w:bottom w:val="single" w:sz="6" w:space="0" w:color="000000"/>
              <w:right w:val="single" w:sz="6" w:space="0" w:color="000000"/>
            </w:tcBorders>
            <w:tcMar>
              <w:top w:w="45" w:type="dxa"/>
              <w:left w:w="45" w:type="dxa"/>
              <w:bottom w:w="45" w:type="dxa"/>
              <w:right w:w="45" w:type="dxa"/>
            </w:tcMar>
          </w:tcPr>
          <w:p w14:paraId="41E77F94" w14:textId="77777777" w:rsidR="008A5E4E" w:rsidRDefault="0065745B">
            <w:pPr>
              <w:pStyle w:val="tdTableStyle-TablestyleAltRows-BodyE-Column-Body1"/>
            </w:pPr>
            <w:r>
              <w:rPr>
                <w:rStyle w:val="code"/>
              </w:rPr>
              <w:t>BRIG_KIND_INST_SIGNAL</w:t>
            </w:r>
          </w:p>
        </w:tc>
        <w:tc>
          <w:tcPr>
            <w:tcW w:w="0" w:type="auto"/>
            <w:tcBorders>
              <w:bottom w:val="single" w:sz="6" w:space="0" w:color="000000"/>
              <w:right w:val="single" w:sz="6" w:space="0" w:color="000000"/>
            </w:tcBorders>
            <w:tcMar>
              <w:top w:w="45" w:type="dxa"/>
              <w:left w:w="45" w:type="dxa"/>
              <w:bottom w:w="45" w:type="dxa"/>
              <w:right w:w="45" w:type="dxa"/>
            </w:tcMar>
          </w:tcPr>
          <w:p w14:paraId="69161F10" w14:textId="77777777" w:rsidR="008A5E4E" w:rsidRDefault="0065745B">
            <w:pPr>
              <w:pStyle w:val="tdTableStyle-TablestyleAltRows-BodyE-Column-Body1"/>
            </w:pPr>
            <w:r>
              <w:rPr>
                <w:rStyle w:val="em"/>
              </w:rPr>
              <w:t>signal</w:t>
            </w:r>
          </w:p>
        </w:tc>
        <w:tc>
          <w:tcPr>
            <w:tcW w:w="0" w:type="auto"/>
            <w:tcBorders>
              <w:bottom w:val="single" w:sz="6" w:space="0" w:color="000000"/>
              <w:right w:val="single" w:sz="6" w:space="0" w:color="000000"/>
            </w:tcBorders>
            <w:tcMar>
              <w:top w:w="45" w:type="dxa"/>
              <w:left w:w="45" w:type="dxa"/>
              <w:bottom w:w="45" w:type="dxa"/>
              <w:right w:w="45" w:type="dxa"/>
            </w:tcMar>
          </w:tcPr>
          <w:p w14:paraId="10B2A1E6" w14:textId="77777777" w:rsidR="008A5E4E" w:rsidRDefault="0065745B">
            <w:pPr>
              <w:pStyle w:val="tdTableStyle-TablestyleAltRows-BodyE-Column-Body1"/>
            </w:pPr>
            <w:r>
              <w:rPr>
                <w:rStyle w:val="em"/>
              </w:rPr>
              <w:t>src</w:t>
            </w:r>
          </w:p>
        </w:tc>
        <w:tc>
          <w:tcPr>
            <w:tcW w:w="0" w:type="auto"/>
            <w:tcBorders>
              <w:bottom w:val="single" w:sz="6" w:space="0" w:color="000000"/>
              <w:right w:val="single" w:sz="6" w:space="0" w:color="000000"/>
            </w:tcBorders>
            <w:tcMar>
              <w:top w:w="45" w:type="dxa"/>
              <w:left w:w="45" w:type="dxa"/>
              <w:bottom w:w="45" w:type="dxa"/>
              <w:right w:w="45" w:type="dxa"/>
            </w:tcMar>
          </w:tcPr>
          <w:p w14:paraId="2FF9BC6A"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1ABDE967" w14:textId="77777777" w:rsidR="008A5E4E" w:rsidRDefault="0065745B">
            <w:pPr>
              <w:pStyle w:val="tdTableStyle-TablestyleAltRows-BodyD-Column-Body1"/>
            </w:pPr>
            <w:r>
              <w:t> </w:t>
            </w:r>
          </w:p>
        </w:tc>
      </w:tr>
      <w:tr w:rsidR="008A5E4E" w14:paraId="52F6F85F"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A799C23" w14:textId="77777777" w:rsidR="008A5E4E" w:rsidRDefault="0065745B">
            <w:pPr>
              <w:pStyle w:val="tdTableStyle-TablestyleAltRows-BodyB-Sidehead-Body1"/>
              <w:shd w:val="clear" w:color="auto" w:fill="DCDCDC"/>
            </w:pPr>
            <w:r>
              <w:rPr>
                <w:rStyle w:val="code"/>
                <w:shd w:val="clear" w:color="auto" w:fill="DCDCDC"/>
              </w:rPr>
              <w:t>BRIG_OPCODE_MEMFENCE</w:t>
            </w:r>
          </w:p>
        </w:tc>
        <w:tc>
          <w:tcPr>
            <w:tcW w:w="0" w:type="auto"/>
            <w:tcBorders>
              <w:right w:val="single" w:sz="6" w:space="0" w:color="000000"/>
            </w:tcBorders>
            <w:tcMar>
              <w:top w:w="45" w:type="dxa"/>
              <w:left w:w="45" w:type="dxa"/>
              <w:bottom w:w="45" w:type="dxa"/>
              <w:right w:w="45" w:type="dxa"/>
            </w:tcMar>
          </w:tcPr>
          <w:p w14:paraId="2667EA18" w14:textId="77777777" w:rsidR="008A5E4E" w:rsidRDefault="0065745B">
            <w:pPr>
              <w:pStyle w:val="tdTableStyle-TablestyleAltRows-BodyB-Column-Body1"/>
            </w:pPr>
            <w:r>
              <w:rPr>
                <w:rStyle w:val="code"/>
              </w:rPr>
              <w:t>BRIG_KIND_INST_MEMFENCE</w:t>
            </w:r>
          </w:p>
        </w:tc>
        <w:tc>
          <w:tcPr>
            <w:tcW w:w="0" w:type="auto"/>
            <w:tcBorders>
              <w:right w:val="single" w:sz="6" w:space="0" w:color="000000"/>
            </w:tcBorders>
            <w:tcMar>
              <w:top w:w="45" w:type="dxa"/>
              <w:left w:w="45" w:type="dxa"/>
              <w:bottom w:w="45" w:type="dxa"/>
              <w:right w:w="45" w:type="dxa"/>
            </w:tcMar>
          </w:tcPr>
          <w:p w14:paraId="7B8C6C76" w14:textId="77777777" w:rsidR="008A5E4E" w:rsidRDefault="0065745B">
            <w:pPr>
              <w:pStyle w:val="tdTableStyle-TablestyleAltRows-BodyB-Column-Body1"/>
            </w:pPr>
            <w:r>
              <w:t> </w:t>
            </w:r>
          </w:p>
        </w:tc>
        <w:tc>
          <w:tcPr>
            <w:tcW w:w="0" w:type="auto"/>
            <w:tcBorders>
              <w:right w:val="single" w:sz="6" w:space="0" w:color="000000"/>
            </w:tcBorders>
            <w:tcMar>
              <w:top w:w="45" w:type="dxa"/>
              <w:left w:w="45" w:type="dxa"/>
              <w:bottom w:w="45" w:type="dxa"/>
              <w:right w:w="45" w:type="dxa"/>
            </w:tcMar>
          </w:tcPr>
          <w:p w14:paraId="5529F196" w14:textId="77777777" w:rsidR="008A5E4E" w:rsidRDefault="0065745B">
            <w:pPr>
              <w:pStyle w:val="tdTableStyle-TablestyleAltRows-BodyB-Column-Body1"/>
            </w:pPr>
            <w:r>
              <w:t> </w:t>
            </w:r>
          </w:p>
        </w:tc>
        <w:tc>
          <w:tcPr>
            <w:tcW w:w="0" w:type="auto"/>
            <w:tcBorders>
              <w:right w:val="single" w:sz="6" w:space="0" w:color="000000"/>
            </w:tcBorders>
            <w:tcMar>
              <w:top w:w="45" w:type="dxa"/>
              <w:left w:w="45" w:type="dxa"/>
              <w:bottom w:w="45" w:type="dxa"/>
              <w:right w:w="45" w:type="dxa"/>
            </w:tcMar>
          </w:tcPr>
          <w:p w14:paraId="4525F81C" w14:textId="77777777" w:rsidR="008A5E4E" w:rsidRDefault="0065745B">
            <w:pPr>
              <w:pStyle w:val="tdTableStyle-TablestyleAltRows-BodyB-Column-Body1"/>
            </w:pPr>
            <w:r>
              <w:t> </w:t>
            </w:r>
          </w:p>
        </w:tc>
        <w:tc>
          <w:tcPr>
            <w:tcW w:w="0" w:type="auto"/>
            <w:tcMar>
              <w:top w:w="45" w:type="dxa"/>
              <w:left w:w="45" w:type="dxa"/>
              <w:bottom w:w="45" w:type="dxa"/>
              <w:right w:w="45" w:type="dxa"/>
            </w:tcMar>
          </w:tcPr>
          <w:p w14:paraId="5CAC243C" w14:textId="77777777" w:rsidR="008A5E4E" w:rsidRDefault="0065745B">
            <w:pPr>
              <w:pStyle w:val="tdTableStyle-TablestyleAltRows-BodyA-Column-Body1"/>
            </w:pPr>
            <w:r>
              <w:t> </w:t>
            </w:r>
          </w:p>
        </w:tc>
      </w:tr>
    </w:tbl>
    <w:p w14:paraId="67A347E6" w14:textId="77777777" w:rsidR="008A5E4E" w:rsidRDefault="008A5E4E">
      <w:pPr>
        <w:spacing w:after="240"/>
      </w:pPr>
    </w:p>
    <w:p w14:paraId="7E0A3843" w14:textId="4C48BE46" w:rsidR="008A5E4E" w:rsidRDefault="0065745B">
      <w:pPr>
        <w:pStyle w:val="p"/>
      </w:pPr>
      <w:r>
        <w:rPr>
          <w:rStyle w:val="i"/>
        </w:rPr>
        <w:t>reg-or-vector</w:t>
      </w:r>
      <w:r>
        <w:t xml:space="preserve">: must be </w:t>
      </w:r>
      <w:r>
        <w:rPr>
          <w:rStyle w:val="code1"/>
        </w:rPr>
        <w:t>BRIG_KIND_OPERAND_REG</w:t>
      </w:r>
      <w:r w:rsidR="00715E6C">
        <w:rPr>
          <w:rStyle w:val="code1"/>
        </w:rPr>
        <w:t>ISTER</w:t>
      </w:r>
      <w:r>
        <w:t xml:space="preserve">; or </w:t>
      </w:r>
      <w:r>
        <w:rPr>
          <w:rStyle w:val="code1"/>
        </w:rPr>
        <w:t>BRIG_KIND_OPERAND_OPERAND_LIST</w:t>
      </w:r>
      <w:r>
        <w:t xml:space="preserve"> that references a list of </w:t>
      </w:r>
      <w:r>
        <w:rPr>
          <w:rStyle w:val="code1"/>
        </w:rPr>
        <w:t>BRIG_KIND_OPERAND_REG</w:t>
      </w:r>
      <w:r w:rsidR="00715E6C">
        <w:rPr>
          <w:rStyle w:val="code1"/>
        </w:rPr>
        <w:t>ISTER</w:t>
      </w:r>
      <w:r>
        <w:t xml:space="preserve"> operands.</w:t>
      </w:r>
    </w:p>
    <w:p w14:paraId="691D7040" w14:textId="77777777" w:rsidR="008A5E4E" w:rsidRDefault="0065745B">
      <w:pPr>
        <w:pStyle w:val="p"/>
      </w:pPr>
      <w:r>
        <w:rPr>
          <w:rStyle w:val="i"/>
        </w:rPr>
        <w:t>address</w:t>
      </w:r>
      <w:r>
        <w:t xml:space="preserve">: must be </w:t>
      </w:r>
      <w:r>
        <w:rPr>
          <w:rStyle w:val="code1"/>
        </w:rPr>
        <w:t>BRIG_KIND_OPERAND_ADDRESS</w:t>
      </w:r>
      <w:r>
        <w:t>.</w:t>
      </w:r>
    </w:p>
    <w:p w14:paraId="296848A7" w14:textId="1DB85747" w:rsidR="008A5E4E" w:rsidRDefault="0065745B">
      <w:pPr>
        <w:pStyle w:val="p"/>
      </w:pPr>
      <w:r>
        <w:rPr>
          <w:rStyle w:val="i"/>
        </w:rPr>
        <w:t>signal</w:t>
      </w:r>
      <w:r>
        <w:t xml:space="preserve">: must be </w:t>
      </w:r>
      <w:r>
        <w:rPr>
          <w:rStyle w:val="code1"/>
        </w:rPr>
        <w:t>BRIG_KIND_OPERAND_REG</w:t>
      </w:r>
      <w:r w:rsidR="00715E6C">
        <w:rPr>
          <w:rStyle w:val="code1"/>
        </w:rPr>
        <w:t>ISTER</w:t>
      </w:r>
      <w:r>
        <w:t>.</w:t>
      </w:r>
    </w:p>
    <w:p w14:paraId="20B7FCBF" w14:textId="41EBA1CC" w:rsidR="008A5E4E" w:rsidRDefault="0065745B">
      <w:pPr>
        <w:pStyle w:val="p"/>
      </w:pPr>
      <w:r>
        <w:rPr>
          <w:rStyle w:val="i"/>
        </w:rPr>
        <w:t>reg-or-vector-or-num</w:t>
      </w:r>
      <w:r>
        <w:t xml:space="preserve">: must be </w:t>
      </w:r>
      <w:r>
        <w:rPr>
          <w:rStyle w:val="code1"/>
        </w:rPr>
        <w:t>BRIG_KIND_OPERAND_REG</w:t>
      </w:r>
      <w:r w:rsidR="00715E6C">
        <w:rPr>
          <w:rStyle w:val="code1"/>
        </w:rPr>
        <w:t>ISTER</w:t>
      </w:r>
      <w:r>
        <w:t xml:space="preserve">; </w:t>
      </w:r>
      <w:r>
        <w:rPr>
          <w:rStyle w:val="code1"/>
        </w:rPr>
        <w:t>BRIG_KIND_OPERAND_</w:t>
      </w:r>
      <w:r w:rsidR="00D305EB">
        <w:rPr>
          <w:rStyle w:val="code1"/>
        </w:rPr>
        <w:t>CONSTANT_BYTES</w:t>
      </w:r>
      <w:r w:rsidR="00D305EB">
        <w:t xml:space="preserve">; </w:t>
      </w:r>
      <w:r w:rsidR="00D305EB">
        <w:rPr>
          <w:rStyle w:val="code1"/>
        </w:rPr>
        <w:t>BRIG_KIND_OPERAND_CONSTANT_OPERAND_LIST</w:t>
      </w:r>
      <w:r>
        <w:t xml:space="preserve">; </w:t>
      </w:r>
      <w:r>
        <w:rPr>
          <w:rStyle w:val="code1"/>
        </w:rPr>
        <w:t>BRIG_KIND_OPERAND_WAVESIZE</w:t>
      </w:r>
      <w:r>
        <w:t xml:space="preserve">; or </w:t>
      </w:r>
      <w:r>
        <w:rPr>
          <w:rStyle w:val="code1"/>
        </w:rPr>
        <w:t>BRIG_KIND_OPERAND_OPERAND_LIST</w:t>
      </w:r>
      <w:r>
        <w:t xml:space="preserve"> that references a list of </w:t>
      </w:r>
      <w:r>
        <w:rPr>
          <w:rStyle w:val="code1"/>
        </w:rPr>
        <w:t>BRIG_KIND_OPERAND_REG</w:t>
      </w:r>
      <w:r w:rsidR="00715E6C">
        <w:rPr>
          <w:rStyle w:val="code1"/>
        </w:rPr>
        <w:t>ISTER</w:t>
      </w:r>
      <w:r>
        <w:t xml:space="preserve">, </w:t>
      </w:r>
      <w:r>
        <w:rPr>
          <w:rStyle w:val="code1"/>
        </w:rPr>
        <w:t>BRIG_KIND_OPERAND_</w:t>
      </w:r>
      <w:r w:rsidR="00D305EB">
        <w:rPr>
          <w:rStyle w:val="code1"/>
        </w:rPr>
        <w:t>CONSTANT_BYTES</w:t>
      </w:r>
      <w:r w:rsidR="00D305EB">
        <w:t xml:space="preserve">, </w:t>
      </w:r>
      <w:r>
        <w:t xml:space="preserve">or </w:t>
      </w:r>
      <w:r>
        <w:rPr>
          <w:rStyle w:val="code1"/>
        </w:rPr>
        <w:t>BRIG_KIND_OPERAND_WAVESIZE</w:t>
      </w:r>
      <w:r>
        <w:t xml:space="preserve"> operands. </w:t>
      </w:r>
    </w:p>
    <w:p w14:paraId="4D67E934" w14:textId="07AAE5BB"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266A441D" w14:textId="423BE983"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D305EB">
        <w:rPr>
          <w:rStyle w:val="code1"/>
        </w:rPr>
        <w:t>CONSTANT_BYTES</w:t>
      </w:r>
      <w:r w:rsidR="00D305EB">
        <w:t xml:space="preserve">, </w:t>
      </w:r>
      <w:r>
        <w:t xml:space="preserve">or </w:t>
      </w:r>
      <w:r>
        <w:rPr>
          <w:rStyle w:val="code1"/>
        </w:rPr>
        <w:t>BRIG_KIND_OPERAND_WAVESIZE</w:t>
      </w:r>
      <w:r>
        <w:t>.</w:t>
      </w:r>
    </w:p>
    <w:p w14:paraId="55C3C64E" w14:textId="77777777" w:rsidR="008A5E4E" w:rsidRDefault="0065745B">
      <w:pPr>
        <w:pStyle w:val="h3"/>
      </w:pPr>
      <w:bookmarkStart w:id="1321" w:name="_Toc396034531"/>
      <w:r>
        <w:t xml:space="preserve">18.7.3 </w:t>
      </w:r>
      <w:bookmarkStart w:id="1322" w:name="_Ref1053315481"/>
      <w:r>
        <w:t>BRIG Syntax for Image Operations</w:t>
      </w:r>
      <w:bookmarkEnd w:id="1321"/>
      <w:bookmarkEnd w:id="1322"/>
    </w:p>
    <w:p w14:paraId="529B79E6" w14:textId="77777777" w:rsidR="008A5E4E" w:rsidRDefault="0065745B">
      <w:pPr>
        <w:pStyle w:val="pTableTitle"/>
      </w:pPr>
      <w:bookmarkStart w:id="1323" w:name="_ListOf177"/>
      <w:r>
        <w:t xml:space="preserve">Table 18–22 BRIG Syntax for Image Operations </w:t>
      </w:r>
    </w:p>
    <w:bookmarkEnd w:id="1323"/>
    <w:p w14:paraId="31A0450C"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455"/>
        <w:gridCol w:w="2698"/>
        <w:gridCol w:w="1012"/>
        <w:gridCol w:w="676"/>
        <w:gridCol w:w="1156"/>
        <w:gridCol w:w="1123"/>
      </w:tblGrid>
      <w:tr w:rsidR="008A5E4E" w14:paraId="00D5CD73"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6C85A4B0"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E0BF124"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B2EE000" w14:textId="77777777" w:rsidR="008A5E4E" w:rsidRDefault="0065745B">
            <w:pPr>
              <w:pStyle w:val="thTableStyle-TablestyleAltRows-HeadE-Column-Header1"/>
              <w:shd w:val="clear" w:color="auto" w:fill="D3D3D3"/>
            </w:pPr>
            <w:r>
              <w:rPr>
                <w:shd w:val="clear" w:color="auto" w:fill="D3D3D3"/>
              </w:rPr>
              <w:t>Oper.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0542563" w14:textId="77777777" w:rsidR="008A5E4E" w:rsidRDefault="0065745B">
            <w:pPr>
              <w:pStyle w:val="thTableStyle-TablestyleAltRows-HeadE-Column-Header1"/>
              <w:shd w:val="clear" w:color="auto" w:fill="D3D3D3"/>
            </w:pPr>
            <w:r>
              <w:rPr>
                <w:shd w:val="clear" w:color="auto" w:fill="D3D3D3"/>
              </w:rPr>
              <w:t>Oper.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72B0215" w14:textId="77777777" w:rsidR="008A5E4E" w:rsidRDefault="0065745B">
            <w:pPr>
              <w:pStyle w:val="thTableStyle-TablestyleAltRows-HeadE-Column-Header1"/>
              <w:shd w:val="clear" w:color="auto" w:fill="D3D3D3"/>
            </w:pPr>
            <w:r>
              <w:rPr>
                <w:shd w:val="clear" w:color="auto" w:fill="D3D3D3"/>
              </w:rPr>
              <w:t>Oper. 2</w:t>
            </w:r>
          </w:p>
        </w:tc>
        <w:tc>
          <w:tcPr>
            <w:tcW w:w="0" w:type="auto"/>
            <w:tcBorders>
              <w:bottom w:val="double" w:sz="3" w:space="0" w:color="000000"/>
            </w:tcBorders>
            <w:shd w:val="clear" w:color="auto" w:fill="D3D3D3"/>
            <w:tcMar>
              <w:top w:w="45" w:type="dxa"/>
              <w:left w:w="45" w:type="dxa"/>
              <w:bottom w:w="45" w:type="dxa"/>
              <w:right w:w="45" w:type="dxa"/>
            </w:tcMar>
          </w:tcPr>
          <w:p w14:paraId="27FBC588" w14:textId="77777777" w:rsidR="008A5E4E" w:rsidRDefault="0065745B">
            <w:pPr>
              <w:pStyle w:val="thTableStyle-TablestyleAltRows-HeadD-Column-Header1"/>
              <w:shd w:val="clear" w:color="auto" w:fill="D3D3D3"/>
            </w:pPr>
            <w:r>
              <w:rPr>
                <w:shd w:val="clear" w:color="auto" w:fill="D3D3D3"/>
              </w:rPr>
              <w:t>Oper. 3</w:t>
            </w:r>
          </w:p>
        </w:tc>
      </w:tr>
      <w:tr w:rsidR="008A5E4E" w14:paraId="04C7296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5375C7E" w14:textId="77777777" w:rsidR="008A5E4E" w:rsidRDefault="0065745B">
            <w:pPr>
              <w:pStyle w:val="tdTableStyle-TablestyleAltRows-BodyE-Sidehead-Body1"/>
              <w:shd w:val="clear" w:color="auto" w:fill="DCDCDC"/>
            </w:pPr>
            <w:r>
              <w:rPr>
                <w:rStyle w:val="code"/>
                <w:shd w:val="clear" w:color="auto" w:fill="DCDCDC"/>
              </w:rPr>
              <w:t>BRIG_OPCODE_RDIMAGE</w:t>
            </w:r>
          </w:p>
        </w:tc>
        <w:tc>
          <w:tcPr>
            <w:tcW w:w="0" w:type="auto"/>
            <w:tcBorders>
              <w:bottom w:val="single" w:sz="6" w:space="0" w:color="000000"/>
              <w:right w:val="single" w:sz="6" w:space="0" w:color="000000"/>
            </w:tcBorders>
            <w:tcMar>
              <w:top w:w="45" w:type="dxa"/>
              <w:left w:w="45" w:type="dxa"/>
              <w:bottom w:w="45" w:type="dxa"/>
              <w:right w:w="45" w:type="dxa"/>
            </w:tcMar>
          </w:tcPr>
          <w:p w14:paraId="57E40B97" w14:textId="77777777" w:rsidR="008A5E4E" w:rsidRDefault="0065745B">
            <w:pPr>
              <w:pStyle w:val="tdTableStyle-TablestyleAltRows-BodyE-Column-Body1"/>
            </w:pPr>
            <w:r>
              <w:rPr>
                <w:rStyle w:val="code"/>
              </w:rPr>
              <w:t>BRIG_KIND_INST_IMAGE</w:t>
            </w:r>
          </w:p>
        </w:tc>
        <w:tc>
          <w:tcPr>
            <w:tcW w:w="0" w:type="auto"/>
            <w:tcBorders>
              <w:bottom w:val="single" w:sz="6" w:space="0" w:color="000000"/>
              <w:right w:val="single" w:sz="6" w:space="0" w:color="000000"/>
            </w:tcBorders>
            <w:tcMar>
              <w:top w:w="45" w:type="dxa"/>
              <w:left w:w="45" w:type="dxa"/>
              <w:bottom w:w="45" w:type="dxa"/>
              <w:right w:w="45" w:type="dxa"/>
            </w:tcMar>
          </w:tcPr>
          <w:p w14:paraId="629D7F93" w14:textId="77777777" w:rsidR="008A5E4E" w:rsidRDefault="0065745B">
            <w:pPr>
              <w:pStyle w:val="tdTableStyle-TablestyleAltRows-BodyE-Column-Body1"/>
            </w:pPr>
            <w:r>
              <w:rPr>
                <w:rStyle w:val="em"/>
              </w:rPr>
              <w:t>reg-or-4-vector-reg</w:t>
            </w:r>
          </w:p>
        </w:tc>
        <w:tc>
          <w:tcPr>
            <w:tcW w:w="0" w:type="auto"/>
            <w:tcBorders>
              <w:bottom w:val="single" w:sz="6" w:space="0" w:color="000000"/>
              <w:right w:val="single" w:sz="6" w:space="0" w:color="000000"/>
            </w:tcBorders>
            <w:tcMar>
              <w:top w:w="45" w:type="dxa"/>
              <w:left w:w="45" w:type="dxa"/>
              <w:bottom w:w="45" w:type="dxa"/>
              <w:right w:w="45" w:type="dxa"/>
            </w:tcMar>
          </w:tcPr>
          <w:p w14:paraId="4F341925" w14:textId="77777777" w:rsidR="008A5E4E" w:rsidRDefault="0065745B">
            <w:pPr>
              <w:pStyle w:val="tdTableStyle-TablestyleAltRows-BodyE-Column-Body1"/>
            </w:pPr>
            <w:r>
              <w:rPr>
                <w:rStyle w:val="em"/>
              </w:rPr>
              <w:t>image</w:t>
            </w:r>
          </w:p>
        </w:tc>
        <w:tc>
          <w:tcPr>
            <w:tcW w:w="0" w:type="auto"/>
            <w:tcBorders>
              <w:bottom w:val="single" w:sz="6" w:space="0" w:color="000000"/>
              <w:right w:val="single" w:sz="6" w:space="0" w:color="000000"/>
            </w:tcBorders>
            <w:tcMar>
              <w:top w:w="45" w:type="dxa"/>
              <w:left w:w="45" w:type="dxa"/>
              <w:bottom w:w="45" w:type="dxa"/>
              <w:right w:w="45" w:type="dxa"/>
            </w:tcMar>
          </w:tcPr>
          <w:p w14:paraId="1CB58C1E" w14:textId="77777777" w:rsidR="008A5E4E" w:rsidRDefault="0065745B">
            <w:pPr>
              <w:pStyle w:val="tdTableStyle-TablestyleAltRows-BodyE-Column-Body1"/>
            </w:pPr>
            <w:r>
              <w:rPr>
                <w:rStyle w:val="em"/>
              </w:rPr>
              <w:t>sampler</w:t>
            </w:r>
          </w:p>
        </w:tc>
        <w:tc>
          <w:tcPr>
            <w:tcW w:w="0" w:type="auto"/>
            <w:tcBorders>
              <w:bottom w:val="single" w:sz="6" w:space="0" w:color="000000"/>
            </w:tcBorders>
            <w:tcMar>
              <w:top w:w="45" w:type="dxa"/>
              <w:left w:w="45" w:type="dxa"/>
              <w:bottom w:w="45" w:type="dxa"/>
              <w:right w:w="45" w:type="dxa"/>
            </w:tcMar>
          </w:tcPr>
          <w:p w14:paraId="7BCD0F0C" w14:textId="52C2AED4" w:rsidR="008A5E4E" w:rsidRDefault="0065745B">
            <w:pPr>
              <w:pStyle w:val="tdTableStyle-TablestyleAltRows-BodyD-Column-Body1"/>
            </w:pPr>
            <w:r>
              <w:rPr>
                <w:rStyle w:val="em"/>
              </w:rPr>
              <w:t>reg- or- vector</w:t>
            </w:r>
            <w:r w:rsidR="00D153CE">
              <w:rPr>
                <w:rStyle w:val="em"/>
              </w:rPr>
              <w:t>-or-num</w:t>
            </w:r>
          </w:p>
        </w:tc>
      </w:tr>
      <w:tr w:rsidR="008A5E4E" w14:paraId="4726F35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78B6F56" w14:textId="77777777" w:rsidR="008A5E4E" w:rsidRDefault="0065745B">
            <w:pPr>
              <w:pStyle w:val="tdTableStyle-TablestyleAltRows-BodyE-Sidehead-Body2"/>
              <w:shd w:val="clear" w:color="auto" w:fill="DCDCDC"/>
            </w:pPr>
            <w:r>
              <w:rPr>
                <w:rStyle w:val="code"/>
                <w:shd w:val="clear" w:color="auto" w:fill="DCDCDC"/>
              </w:rPr>
              <w:t>BRIG_OPCODE_LDIMAGE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B3B352B" w14:textId="77777777" w:rsidR="008A5E4E" w:rsidRDefault="0065745B">
            <w:pPr>
              <w:pStyle w:val="tdTableStyle-TablestyleAltRows-BodyE-Column-Body2"/>
              <w:shd w:val="clear" w:color="auto" w:fill="D3D3D3"/>
            </w:pPr>
            <w:r>
              <w:rPr>
                <w:rStyle w:val="code"/>
                <w:shd w:val="clear" w:color="auto" w:fill="D3D3D3"/>
              </w:rPr>
              <w:t>BRIG_KIND_INST_IMAGE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973A749" w14:textId="77777777" w:rsidR="008A5E4E" w:rsidRDefault="0065745B">
            <w:pPr>
              <w:pStyle w:val="tdTableStyle-TablestyleAltRows-BodyE-Column-Body2"/>
              <w:shd w:val="clear" w:color="auto" w:fill="D3D3D3"/>
            </w:pPr>
            <w:r>
              <w:rPr>
                <w:rStyle w:val="em"/>
                <w:shd w:val="clear" w:color="auto" w:fill="D3D3D3"/>
              </w:rPr>
              <w:t>reg-or-4-vector-reg</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4E56E51" w14:textId="77777777" w:rsidR="008A5E4E" w:rsidRDefault="0065745B">
            <w:pPr>
              <w:pStyle w:val="tdTableStyle-TablestyleAltRows-BodyE-Column-Body2"/>
              <w:shd w:val="clear" w:color="auto" w:fill="D3D3D3"/>
            </w:pPr>
            <w:r>
              <w:rPr>
                <w:rStyle w:val="em"/>
                <w:shd w:val="clear" w:color="auto" w:fill="D3D3D3"/>
              </w:rPr>
              <w:t>image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0C5E840" w14:textId="11B9E1AC" w:rsidR="008A5E4E" w:rsidRDefault="0065745B">
            <w:pPr>
              <w:pStyle w:val="tdTableStyle-TablestyleAltRows-BodyE-Column-Body2"/>
              <w:shd w:val="clear" w:color="auto" w:fill="D3D3D3"/>
            </w:pPr>
            <w:r>
              <w:rPr>
                <w:rStyle w:val="em"/>
                <w:shd w:val="clear" w:color="auto" w:fill="D3D3D3"/>
              </w:rPr>
              <w:t>reg- or- vector</w:t>
            </w:r>
            <w:r w:rsidR="00D153CE">
              <w:rPr>
                <w:rStyle w:val="em"/>
                <w:shd w:val="clear" w:color="auto" w:fill="D3D3D3"/>
              </w:rPr>
              <w:t>-or-num</w:t>
            </w:r>
          </w:p>
        </w:tc>
        <w:tc>
          <w:tcPr>
            <w:tcW w:w="0" w:type="auto"/>
            <w:tcBorders>
              <w:bottom w:val="single" w:sz="6" w:space="0" w:color="000000"/>
            </w:tcBorders>
            <w:shd w:val="clear" w:color="auto" w:fill="D3D3D3"/>
            <w:tcMar>
              <w:top w:w="45" w:type="dxa"/>
              <w:left w:w="45" w:type="dxa"/>
              <w:bottom w:w="45" w:type="dxa"/>
              <w:right w:w="45" w:type="dxa"/>
            </w:tcMar>
          </w:tcPr>
          <w:p w14:paraId="336BBC63" w14:textId="77777777" w:rsidR="008A5E4E" w:rsidRDefault="0065745B">
            <w:pPr>
              <w:pStyle w:val="tdTableStyle-TablestyleAltRows-BodyD-Column-Body2"/>
              <w:shd w:val="clear" w:color="auto" w:fill="D3D3D3"/>
            </w:pPr>
            <w:r>
              <w:rPr>
                <w:shd w:val="clear" w:color="auto" w:fill="D3D3D3"/>
              </w:rPr>
              <w:t> </w:t>
            </w:r>
          </w:p>
        </w:tc>
      </w:tr>
      <w:tr w:rsidR="008A5E4E" w14:paraId="5778E6C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C520E1F" w14:textId="77777777" w:rsidR="008A5E4E" w:rsidRDefault="0065745B">
            <w:pPr>
              <w:pStyle w:val="tdTableStyle-TablestyleAltRows-BodyE-Sidehead-Body1"/>
              <w:shd w:val="clear" w:color="auto" w:fill="DCDCDC"/>
            </w:pPr>
            <w:r>
              <w:rPr>
                <w:rStyle w:val="code"/>
                <w:shd w:val="clear" w:color="auto" w:fill="DCDCDC"/>
              </w:rPr>
              <w:t>BRIG_OPCODE_STIMAGE</w:t>
            </w:r>
          </w:p>
        </w:tc>
        <w:tc>
          <w:tcPr>
            <w:tcW w:w="0" w:type="auto"/>
            <w:tcBorders>
              <w:bottom w:val="single" w:sz="6" w:space="0" w:color="000000"/>
              <w:right w:val="single" w:sz="6" w:space="0" w:color="000000"/>
            </w:tcBorders>
            <w:tcMar>
              <w:top w:w="45" w:type="dxa"/>
              <w:left w:w="45" w:type="dxa"/>
              <w:bottom w:w="45" w:type="dxa"/>
              <w:right w:w="45" w:type="dxa"/>
            </w:tcMar>
          </w:tcPr>
          <w:p w14:paraId="32F499F9" w14:textId="77777777" w:rsidR="008A5E4E" w:rsidRDefault="0065745B">
            <w:pPr>
              <w:pStyle w:val="tdTableStyle-TablestyleAltRows-BodyE-Column-Body1"/>
            </w:pPr>
            <w:r>
              <w:rPr>
                <w:rStyle w:val="code"/>
              </w:rPr>
              <w:t>BRIG_KIND_INST_IMAGE</w:t>
            </w:r>
          </w:p>
        </w:tc>
        <w:tc>
          <w:tcPr>
            <w:tcW w:w="0" w:type="auto"/>
            <w:tcBorders>
              <w:bottom w:val="single" w:sz="6" w:space="0" w:color="000000"/>
              <w:right w:val="single" w:sz="6" w:space="0" w:color="000000"/>
            </w:tcBorders>
            <w:tcMar>
              <w:top w:w="45" w:type="dxa"/>
              <w:left w:w="45" w:type="dxa"/>
              <w:bottom w:w="45" w:type="dxa"/>
              <w:right w:w="45" w:type="dxa"/>
            </w:tcMar>
          </w:tcPr>
          <w:p w14:paraId="6CC3AFB5" w14:textId="77777777" w:rsidR="008A5E4E" w:rsidRDefault="0065745B">
            <w:pPr>
              <w:pStyle w:val="tdTableStyle-TablestyleAltRows-BodyE-Column-Body1"/>
            </w:pPr>
            <w:r>
              <w:rPr>
                <w:rStyle w:val="em"/>
              </w:rPr>
              <w:t>reg-or-4-vector-reg</w:t>
            </w:r>
          </w:p>
        </w:tc>
        <w:tc>
          <w:tcPr>
            <w:tcW w:w="0" w:type="auto"/>
            <w:tcBorders>
              <w:bottom w:val="single" w:sz="6" w:space="0" w:color="000000"/>
              <w:right w:val="single" w:sz="6" w:space="0" w:color="000000"/>
            </w:tcBorders>
            <w:tcMar>
              <w:top w:w="45" w:type="dxa"/>
              <w:left w:w="45" w:type="dxa"/>
              <w:bottom w:w="45" w:type="dxa"/>
              <w:right w:w="45" w:type="dxa"/>
            </w:tcMar>
          </w:tcPr>
          <w:p w14:paraId="2A38B32F" w14:textId="77777777" w:rsidR="008A5E4E" w:rsidRDefault="0065745B">
            <w:pPr>
              <w:pStyle w:val="tdTableStyle-TablestyleAltRows-BodyE-Column-Body1"/>
            </w:pPr>
            <w:r>
              <w:rPr>
                <w:rStyle w:val="em"/>
              </w:rPr>
              <w:t>image</w:t>
            </w:r>
          </w:p>
        </w:tc>
        <w:tc>
          <w:tcPr>
            <w:tcW w:w="0" w:type="auto"/>
            <w:tcBorders>
              <w:bottom w:val="single" w:sz="6" w:space="0" w:color="000000"/>
              <w:right w:val="single" w:sz="6" w:space="0" w:color="000000"/>
            </w:tcBorders>
            <w:tcMar>
              <w:top w:w="45" w:type="dxa"/>
              <w:left w:w="45" w:type="dxa"/>
              <w:bottom w:w="45" w:type="dxa"/>
              <w:right w:w="45" w:type="dxa"/>
            </w:tcMar>
          </w:tcPr>
          <w:p w14:paraId="5C3ED270" w14:textId="2313311E" w:rsidR="008A5E4E" w:rsidRDefault="0065745B">
            <w:pPr>
              <w:pStyle w:val="tdTableStyle-TablestyleAltRows-BodyE-Column-Body1"/>
            </w:pPr>
            <w:r>
              <w:rPr>
                <w:rStyle w:val="em"/>
              </w:rPr>
              <w:t>reg- or- vector</w:t>
            </w:r>
            <w:r w:rsidR="00D153CE">
              <w:rPr>
                <w:rStyle w:val="em"/>
              </w:rPr>
              <w:t>-or-num</w:t>
            </w:r>
          </w:p>
        </w:tc>
        <w:tc>
          <w:tcPr>
            <w:tcW w:w="0" w:type="auto"/>
            <w:tcBorders>
              <w:bottom w:val="single" w:sz="6" w:space="0" w:color="000000"/>
            </w:tcBorders>
            <w:tcMar>
              <w:top w:w="45" w:type="dxa"/>
              <w:left w:w="45" w:type="dxa"/>
              <w:bottom w:w="45" w:type="dxa"/>
              <w:right w:w="45" w:type="dxa"/>
            </w:tcMar>
          </w:tcPr>
          <w:p w14:paraId="711BEDA6" w14:textId="77777777" w:rsidR="008A5E4E" w:rsidRDefault="0065745B">
            <w:pPr>
              <w:pStyle w:val="tdTableStyle-TablestyleAltRows-BodyD-Column-Body1"/>
            </w:pPr>
            <w:r>
              <w:t> </w:t>
            </w:r>
          </w:p>
        </w:tc>
      </w:tr>
      <w:tr w:rsidR="008A5E4E" w14:paraId="20141CB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43A224E" w14:textId="77777777" w:rsidR="008A5E4E" w:rsidRDefault="0065745B">
            <w:pPr>
              <w:pStyle w:val="tdTableStyle-TablestyleAltRows-BodyE-Sidehead-Body2"/>
              <w:shd w:val="clear" w:color="auto" w:fill="DCDCDC"/>
            </w:pPr>
            <w:r>
              <w:rPr>
                <w:rStyle w:val="code"/>
                <w:shd w:val="clear" w:color="auto" w:fill="DCDCDC"/>
              </w:rPr>
              <w:t>BRIG_OPCODE_QUERYIMAGE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542E526" w14:textId="77777777" w:rsidR="008A5E4E" w:rsidRDefault="0065745B">
            <w:pPr>
              <w:pStyle w:val="tdTableStyle-TablestyleAltRows-BodyE-Column-Body2"/>
              <w:shd w:val="clear" w:color="auto" w:fill="D3D3D3"/>
            </w:pPr>
            <w:r>
              <w:rPr>
                <w:rStyle w:val="code"/>
                <w:shd w:val="clear" w:color="auto" w:fill="D3D3D3"/>
              </w:rPr>
              <w:t>BRIG_KIND_INST_QUERYIMAGE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25DC258"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1F54DC8" w14:textId="77777777" w:rsidR="008A5E4E" w:rsidRDefault="0065745B">
            <w:pPr>
              <w:pStyle w:val="tdTableStyle-TablestyleAltRows-BodyE-Column-Body2"/>
              <w:shd w:val="clear" w:color="auto" w:fill="D3D3D3"/>
            </w:pPr>
            <w:r>
              <w:rPr>
                <w:rStyle w:val="em"/>
                <w:shd w:val="clear" w:color="auto" w:fill="D3D3D3"/>
              </w:rPr>
              <w:t>image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AB5EB1F"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5009B93C" w14:textId="77777777" w:rsidR="008A5E4E" w:rsidRDefault="0065745B">
            <w:pPr>
              <w:pStyle w:val="tdTableStyle-TablestyleAltRows-BodyD-Column-Body2"/>
              <w:shd w:val="clear" w:color="auto" w:fill="D3D3D3"/>
            </w:pPr>
            <w:r>
              <w:rPr>
                <w:shd w:val="clear" w:color="auto" w:fill="D3D3D3"/>
              </w:rPr>
              <w:t> </w:t>
            </w:r>
          </w:p>
        </w:tc>
      </w:tr>
      <w:tr w:rsidR="008A5E4E" w14:paraId="7EB29206"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E9F9F15" w14:textId="77777777" w:rsidR="008A5E4E" w:rsidRDefault="0065745B">
            <w:pPr>
              <w:pStyle w:val="tdTableStyle-TablestyleAltRows-BodyB-Sidehead-Body1"/>
              <w:shd w:val="clear" w:color="auto" w:fill="DCDCDC"/>
            </w:pPr>
            <w:r>
              <w:rPr>
                <w:rStyle w:val="code"/>
                <w:shd w:val="clear" w:color="auto" w:fill="DCDCDC"/>
              </w:rPr>
              <w:t>BRIG_OPCODE_QUERYSAMPLER</w:t>
            </w:r>
          </w:p>
        </w:tc>
        <w:tc>
          <w:tcPr>
            <w:tcW w:w="0" w:type="auto"/>
            <w:tcBorders>
              <w:right w:val="single" w:sz="6" w:space="0" w:color="000000"/>
            </w:tcBorders>
            <w:tcMar>
              <w:top w:w="45" w:type="dxa"/>
              <w:left w:w="45" w:type="dxa"/>
              <w:bottom w:w="45" w:type="dxa"/>
              <w:right w:w="45" w:type="dxa"/>
            </w:tcMar>
          </w:tcPr>
          <w:p w14:paraId="0CA6BE5A" w14:textId="77777777" w:rsidR="008A5E4E" w:rsidRDefault="0065745B">
            <w:pPr>
              <w:pStyle w:val="tdTableStyle-TablestyleAltRows-BodyB-Column-Body1"/>
            </w:pPr>
            <w:r>
              <w:rPr>
                <w:rStyle w:val="code"/>
              </w:rPr>
              <w:t>BRIG_KIND_INST_QUERYSAMPLER</w:t>
            </w:r>
          </w:p>
        </w:tc>
        <w:tc>
          <w:tcPr>
            <w:tcW w:w="0" w:type="auto"/>
            <w:tcBorders>
              <w:right w:val="single" w:sz="6" w:space="0" w:color="000000"/>
            </w:tcBorders>
            <w:tcMar>
              <w:top w:w="45" w:type="dxa"/>
              <w:left w:w="45" w:type="dxa"/>
              <w:bottom w:w="45" w:type="dxa"/>
              <w:right w:w="45" w:type="dxa"/>
            </w:tcMar>
          </w:tcPr>
          <w:p w14:paraId="73E12E60" w14:textId="77777777" w:rsidR="008A5E4E" w:rsidRDefault="0065745B">
            <w:pPr>
              <w:pStyle w:val="tdTableStyle-TablestyleAltRows-BodyB-Column-Body1"/>
            </w:pPr>
            <w:r>
              <w:rPr>
                <w:rStyle w:val="em"/>
              </w:rPr>
              <w:t>dest</w:t>
            </w:r>
          </w:p>
        </w:tc>
        <w:tc>
          <w:tcPr>
            <w:tcW w:w="0" w:type="auto"/>
            <w:tcBorders>
              <w:right w:val="single" w:sz="6" w:space="0" w:color="000000"/>
            </w:tcBorders>
            <w:tcMar>
              <w:top w:w="45" w:type="dxa"/>
              <w:left w:w="45" w:type="dxa"/>
              <w:bottom w:w="45" w:type="dxa"/>
              <w:right w:w="45" w:type="dxa"/>
            </w:tcMar>
          </w:tcPr>
          <w:p w14:paraId="20BD151C" w14:textId="77777777" w:rsidR="008A5E4E" w:rsidRDefault="0065745B">
            <w:pPr>
              <w:pStyle w:val="tdTableStyle-TablestyleAltRows-BodyB-Column-Body1"/>
            </w:pPr>
            <w:r>
              <w:rPr>
                <w:rStyle w:val="em"/>
              </w:rPr>
              <w:t>sampler</w:t>
            </w:r>
          </w:p>
        </w:tc>
        <w:tc>
          <w:tcPr>
            <w:tcW w:w="0" w:type="auto"/>
            <w:tcBorders>
              <w:right w:val="single" w:sz="6" w:space="0" w:color="000000"/>
            </w:tcBorders>
            <w:tcMar>
              <w:top w:w="45" w:type="dxa"/>
              <w:left w:w="45" w:type="dxa"/>
              <w:bottom w:w="45" w:type="dxa"/>
              <w:right w:w="45" w:type="dxa"/>
            </w:tcMar>
          </w:tcPr>
          <w:p w14:paraId="10DF8CF2" w14:textId="77777777" w:rsidR="008A5E4E" w:rsidRDefault="0065745B">
            <w:pPr>
              <w:pStyle w:val="tdTableStyle-TablestyleAltRows-BodyB-Column-Body1"/>
            </w:pPr>
            <w:r>
              <w:t> </w:t>
            </w:r>
          </w:p>
        </w:tc>
        <w:tc>
          <w:tcPr>
            <w:tcW w:w="0" w:type="auto"/>
            <w:tcMar>
              <w:top w:w="45" w:type="dxa"/>
              <w:left w:w="45" w:type="dxa"/>
              <w:bottom w:w="45" w:type="dxa"/>
              <w:right w:w="45" w:type="dxa"/>
            </w:tcMar>
          </w:tcPr>
          <w:p w14:paraId="6B2ED51C" w14:textId="77777777" w:rsidR="008A5E4E" w:rsidRDefault="0065745B">
            <w:pPr>
              <w:pStyle w:val="tdTableStyle-TablestyleAltRows-BodyA-Column-Body1"/>
            </w:pPr>
            <w:r>
              <w:t> </w:t>
            </w:r>
          </w:p>
        </w:tc>
      </w:tr>
      <w:tr w:rsidR="00E67E04" w14:paraId="14BFB470"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263294A9" w14:textId="1B3E248F" w:rsidR="00E67E04" w:rsidRDefault="00E67E04" w:rsidP="00E67E04">
            <w:pPr>
              <w:pStyle w:val="tdTableStyle-TablestyleAltRows-BodyB-Sidehead-Body1"/>
              <w:shd w:val="clear" w:color="auto" w:fill="DCDCDC"/>
              <w:rPr>
                <w:rStyle w:val="code"/>
                <w:shd w:val="clear" w:color="auto" w:fill="DCDCDC"/>
              </w:rPr>
            </w:pPr>
            <w:r>
              <w:rPr>
                <w:rStyle w:val="code"/>
                <w:shd w:val="clear" w:color="auto" w:fill="DCDCDC"/>
              </w:rPr>
              <w:t>BRIG_OPCODE_IMAGEFENCE</w:t>
            </w:r>
          </w:p>
        </w:tc>
        <w:tc>
          <w:tcPr>
            <w:tcW w:w="0" w:type="auto"/>
            <w:tcBorders>
              <w:right w:val="single" w:sz="6" w:space="0" w:color="000000"/>
            </w:tcBorders>
            <w:tcMar>
              <w:top w:w="45" w:type="dxa"/>
              <w:left w:w="45" w:type="dxa"/>
              <w:bottom w:w="45" w:type="dxa"/>
              <w:right w:w="45" w:type="dxa"/>
            </w:tcMar>
          </w:tcPr>
          <w:p w14:paraId="7D7DE8D7" w14:textId="1DEB8622" w:rsidR="00E67E04" w:rsidRDefault="008F69F4" w:rsidP="00E67E04">
            <w:pPr>
              <w:pStyle w:val="tdTableStyle-TablestyleAltRows-BodyB-Column-Body1"/>
              <w:rPr>
                <w:rStyle w:val="code"/>
              </w:rPr>
            </w:pPr>
            <w:r>
              <w:rPr>
                <w:rStyle w:val="code"/>
              </w:rPr>
              <w:t>BRIG_KIND_INST_BASIC</w:t>
            </w:r>
          </w:p>
        </w:tc>
        <w:tc>
          <w:tcPr>
            <w:tcW w:w="0" w:type="auto"/>
            <w:tcBorders>
              <w:right w:val="single" w:sz="6" w:space="0" w:color="000000"/>
            </w:tcBorders>
            <w:tcMar>
              <w:top w:w="45" w:type="dxa"/>
              <w:left w:w="45" w:type="dxa"/>
              <w:bottom w:w="45" w:type="dxa"/>
              <w:right w:w="45" w:type="dxa"/>
            </w:tcMar>
          </w:tcPr>
          <w:p w14:paraId="625A6AF4" w14:textId="29BB91C5" w:rsidR="00E67E04" w:rsidRPr="00E67E04" w:rsidRDefault="00E67E04" w:rsidP="00E67E04">
            <w:pPr>
              <w:pStyle w:val="tdTableStyle-TablestyleAltRows-BodyB-Column-Body1"/>
              <w:rPr>
                <w:rStyle w:val="em"/>
                <w:i w:val="0"/>
              </w:rPr>
            </w:pPr>
          </w:p>
        </w:tc>
        <w:tc>
          <w:tcPr>
            <w:tcW w:w="0" w:type="auto"/>
            <w:tcBorders>
              <w:right w:val="single" w:sz="6" w:space="0" w:color="000000"/>
            </w:tcBorders>
            <w:tcMar>
              <w:top w:w="45" w:type="dxa"/>
              <w:left w:w="45" w:type="dxa"/>
              <w:bottom w:w="45" w:type="dxa"/>
              <w:right w:w="45" w:type="dxa"/>
            </w:tcMar>
          </w:tcPr>
          <w:p w14:paraId="41C5ED61" w14:textId="3A0D4277" w:rsidR="00E67E04" w:rsidRPr="00E67E04" w:rsidRDefault="00E67E04" w:rsidP="00E67E04">
            <w:pPr>
              <w:pStyle w:val="tdTableStyle-TablestyleAltRows-BodyB-Column-Body1"/>
              <w:rPr>
                <w:rStyle w:val="em"/>
                <w:i w:val="0"/>
              </w:rPr>
            </w:pPr>
          </w:p>
        </w:tc>
        <w:tc>
          <w:tcPr>
            <w:tcW w:w="0" w:type="auto"/>
            <w:tcBorders>
              <w:right w:val="single" w:sz="6" w:space="0" w:color="000000"/>
            </w:tcBorders>
            <w:tcMar>
              <w:top w:w="45" w:type="dxa"/>
              <w:left w:w="45" w:type="dxa"/>
              <w:bottom w:w="45" w:type="dxa"/>
              <w:right w:w="45" w:type="dxa"/>
            </w:tcMar>
          </w:tcPr>
          <w:p w14:paraId="61307ACD" w14:textId="78889AC0" w:rsidR="00E67E04" w:rsidRDefault="00E67E04" w:rsidP="00E67E04">
            <w:pPr>
              <w:pStyle w:val="tdTableStyle-TablestyleAltRows-BodyB-Column-Body1"/>
            </w:pPr>
            <w:r>
              <w:t> </w:t>
            </w:r>
          </w:p>
        </w:tc>
        <w:tc>
          <w:tcPr>
            <w:tcW w:w="0" w:type="auto"/>
            <w:tcMar>
              <w:top w:w="45" w:type="dxa"/>
              <w:left w:w="45" w:type="dxa"/>
              <w:bottom w:w="45" w:type="dxa"/>
              <w:right w:w="45" w:type="dxa"/>
            </w:tcMar>
          </w:tcPr>
          <w:p w14:paraId="1BE3FF23" w14:textId="2BA5BAA7" w:rsidR="00E67E04" w:rsidRDefault="00E67E04" w:rsidP="00E67E04">
            <w:pPr>
              <w:pStyle w:val="tdTableStyle-TablestyleAltRows-BodyA-Column-Body1"/>
            </w:pPr>
            <w:r>
              <w:t> </w:t>
            </w:r>
          </w:p>
        </w:tc>
      </w:tr>
    </w:tbl>
    <w:p w14:paraId="2398DDF4" w14:textId="77777777" w:rsidR="008A5E4E" w:rsidRDefault="008A5E4E">
      <w:pPr>
        <w:spacing w:after="240"/>
      </w:pPr>
    </w:p>
    <w:p w14:paraId="3A87912A" w14:textId="0F7A115F"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7DD8C295" w14:textId="09F1100A" w:rsidR="008A5E4E" w:rsidRDefault="0065745B">
      <w:pPr>
        <w:pStyle w:val="p"/>
      </w:pPr>
      <w:r>
        <w:rPr>
          <w:rStyle w:val="i"/>
        </w:rPr>
        <w:t>reg-or-4-vector-reg</w:t>
      </w:r>
      <w:r>
        <w:t xml:space="preserve">: must be </w:t>
      </w:r>
      <w:r>
        <w:rPr>
          <w:rStyle w:val="code1"/>
        </w:rPr>
        <w:t>BRIG_KIND_OPERAND_REG</w:t>
      </w:r>
      <w:r w:rsidR="00715E6C">
        <w:rPr>
          <w:rStyle w:val="code1"/>
        </w:rPr>
        <w:t>ISTER</w:t>
      </w:r>
      <w:r>
        <w:t xml:space="preserve">; or </w:t>
      </w:r>
      <w:r>
        <w:rPr>
          <w:rStyle w:val="code1"/>
        </w:rPr>
        <w:t>BRIG_KIND_OPERAND_OPERAND_LIST</w:t>
      </w:r>
      <w:r>
        <w:t xml:space="preserve"> that references a list of </w:t>
      </w:r>
      <w:r>
        <w:rPr>
          <w:rStyle w:val="code1"/>
        </w:rPr>
        <w:t>BRIG_KIND_OPERAND_REG</w:t>
      </w:r>
      <w:r w:rsidR="00715E6C">
        <w:rPr>
          <w:rStyle w:val="code1"/>
        </w:rPr>
        <w:t>ISTER</w:t>
      </w:r>
      <w:r>
        <w:t xml:space="preserve"> operands.</w:t>
      </w:r>
    </w:p>
    <w:p w14:paraId="7FADD585" w14:textId="0000FACC" w:rsidR="008A5E4E" w:rsidRDefault="0065745B">
      <w:pPr>
        <w:pStyle w:val="p"/>
      </w:pPr>
      <w:r>
        <w:rPr>
          <w:rStyle w:val="i"/>
        </w:rPr>
        <w:t>image</w:t>
      </w:r>
      <w:r>
        <w:t xml:space="preserve">: must be </w:t>
      </w:r>
      <w:r>
        <w:rPr>
          <w:rStyle w:val="code1"/>
        </w:rPr>
        <w:t>BRIG_KIND_OPERAND_REG</w:t>
      </w:r>
      <w:r w:rsidR="00715E6C">
        <w:rPr>
          <w:rStyle w:val="code1"/>
        </w:rPr>
        <w:t>ISTER</w:t>
      </w:r>
      <w:r>
        <w:t>.</w:t>
      </w:r>
    </w:p>
    <w:p w14:paraId="4AE55836" w14:textId="40A20933" w:rsidR="008A5E4E" w:rsidRDefault="0065745B">
      <w:pPr>
        <w:pStyle w:val="p"/>
      </w:pPr>
      <w:r>
        <w:rPr>
          <w:rStyle w:val="i"/>
        </w:rPr>
        <w:t>sampler</w:t>
      </w:r>
      <w:r>
        <w:t xml:space="preserve">: must be </w:t>
      </w:r>
      <w:r>
        <w:rPr>
          <w:rStyle w:val="code1"/>
        </w:rPr>
        <w:t>BRIG_KIND_OPERAND_REG</w:t>
      </w:r>
      <w:r w:rsidR="00715E6C">
        <w:rPr>
          <w:rStyle w:val="code1"/>
        </w:rPr>
        <w:t>ISTER</w:t>
      </w:r>
      <w:r>
        <w:t>.</w:t>
      </w:r>
    </w:p>
    <w:p w14:paraId="5B75E40F" w14:textId="129D7281" w:rsidR="008A5E4E" w:rsidRDefault="0065745B">
      <w:pPr>
        <w:pStyle w:val="p"/>
      </w:pPr>
      <w:r>
        <w:rPr>
          <w:rStyle w:val="i"/>
        </w:rPr>
        <w:t>reg-or-vector</w:t>
      </w:r>
      <w:r w:rsidR="00D153CE">
        <w:rPr>
          <w:rStyle w:val="i"/>
        </w:rPr>
        <w:t>-or-num</w:t>
      </w:r>
      <w:r>
        <w:t xml:space="preserve">: must be </w:t>
      </w:r>
      <w:r>
        <w:rPr>
          <w:rStyle w:val="code1"/>
        </w:rPr>
        <w:t>BRIG_KIND_OPERAND_REG</w:t>
      </w:r>
      <w:r w:rsidR="00715E6C">
        <w:rPr>
          <w:rStyle w:val="code1"/>
        </w:rPr>
        <w:t>ISTER</w:t>
      </w:r>
      <w:r>
        <w:t>;</w:t>
      </w:r>
      <w:r w:rsidR="00D153CE">
        <w:t xml:space="preserve"> </w:t>
      </w:r>
      <w:r w:rsidR="00F6551A">
        <w:rPr>
          <w:rStyle w:val="code1"/>
        </w:rPr>
        <w:t>BRIG_KIND_OPERAND_CONSTANT_BYTES</w:t>
      </w:r>
      <w:r w:rsidR="00F6551A">
        <w:t xml:space="preserve">; </w:t>
      </w:r>
      <w:r w:rsidR="00F6551A">
        <w:rPr>
          <w:rStyle w:val="code1"/>
        </w:rPr>
        <w:t>BRIG_KIND_OPERAND_CONSTANT_OPERAND_LIST</w:t>
      </w:r>
      <w:r w:rsidR="006F0A85">
        <w:rPr>
          <w:rStyle w:val="code1"/>
        </w:rPr>
        <w:t>; BRIG_KIND_OPERAND_WAVESIZE</w:t>
      </w:r>
      <w:r w:rsidR="00D153CE">
        <w:t>;</w:t>
      </w:r>
      <w:r>
        <w:t xml:space="preserve"> or </w:t>
      </w:r>
      <w:r>
        <w:rPr>
          <w:rStyle w:val="code1"/>
        </w:rPr>
        <w:t>BRIG_KIND_OPERAND_OPERAND_LIST</w:t>
      </w:r>
      <w:r>
        <w:t xml:space="preserve"> that references a list of </w:t>
      </w:r>
      <w:r>
        <w:rPr>
          <w:rStyle w:val="code1"/>
        </w:rPr>
        <w:t>BRIG_KIND_OPERAND_REG</w:t>
      </w:r>
      <w:r w:rsidR="00715E6C">
        <w:rPr>
          <w:rStyle w:val="code1"/>
        </w:rPr>
        <w:t>ISTER</w:t>
      </w:r>
      <w:r>
        <w:t xml:space="preserve">, </w:t>
      </w:r>
      <w:r>
        <w:rPr>
          <w:rStyle w:val="code1"/>
        </w:rPr>
        <w:t>BRIG_KIND_OPERAND_</w:t>
      </w:r>
      <w:r w:rsidR="00F6551A">
        <w:rPr>
          <w:rStyle w:val="code1"/>
        </w:rPr>
        <w:t>CONSTANT_BYTES</w:t>
      </w:r>
      <w:r w:rsidR="00F6551A">
        <w:t xml:space="preserve">, </w:t>
      </w:r>
      <w:r>
        <w:t xml:space="preserve">or </w:t>
      </w:r>
      <w:r>
        <w:rPr>
          <w:rStyle w:val="code1"/>
        </w:rPr>
        <w:t>BRIG_KIND_OPERAND_WAVESIZE</w:t>
      </w:r>
      <w:r>
        <w:t xml:space="preserve"> operands. </w:t>
      </w:r>
    </w:p>
    <w:p w14:paraId="54BB087C" w14:textId="3D3E82AD"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2641729C" w14:textId="2227E916"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F6551A">
        <w:rPr>
          <w:rStyle w:val="code1"/>
        </w:rPr>
        <w:t>CONSTANT_BYTES</w:t>
      </w:r>
      <w:r>
        <w:t xml:space="preserve">, or </w:t>
      </w:r>
      <w:r>
        <w:rPr>
          <w:rStyle w:val="code1"/>
        </w:rPr>
        <w:t>BRIG_KIND_OPERAND_WAVESIZE</w:t>
      </w:r>
      <w:r>
        <w:t xml:space="preserve">. </w:t>
      </w:r>
    </w:p>
    <w:p w14:paraId="37D6A449" w14:textId="77777777" w:rsidR="008A5E4E" w:rsidRDefault="0065745B">
      <w:pPr>
        <w:pStyle w:val="h3"/>
      </w:pPr>
      <w:bookmarkStart w:id="1324" w:name="_Toc396034532"/>
      <w:r>
        <w:t xml:space="preserve">18.7.4 </w:t>
      </w:r>
      <w:bookmarkStart w:id="1325" w:name="_Ref-2068994825"/>
      <w:r>
        <w:t>BRIG Syntax for Branch Operations</w:t>
      </w:r>
      <w:bookmarkEnd w:id="1324"/>
      <w:bookmarkEnd w:id="1325"/>
    </w:p>
    <w:p w14:paraId="406967A6" w14:textId="77777777" w:rsidR="008A5E4E" w:rsidRDefault="0065745B">
      <w:pPr>
        <w:pStyle w:val="pTableTitle"/>
      </w:pPr>
      <w:bookmarkStart w:id="1326" w:name="_ListOf178"/>
      <w:r>
        <w:t>Table 18–23 BRIG Syntax for Branch Operations</w:t>
      </w:r>
    </w:p>
    <w:bookmarkEnd w:id="1326"/>
    <w:p w14:paraId="26BA310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591"/>
        <w:gridCol w:w="1738"/>
        <w:gridCol w:w="975"/>
        <w:gridCol w:w="975"/>
      </w:tblGrid>
      <w:tr w:rsidR="008A5E4E" w14:paraId="06A11263"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4FF8D98D"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8BECC8B"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AB9AD8F" w14:textId="77777777" w:rsidR="008A5E4E" w:rsidRDefault="0065745B">
            <w:pPr>
              <w:pStyle w:val="thTableStyle-TablestyleAltRows-HeadE-Column-Header1"/>
              <w:shd w:val="clear" w:color="auto" w:fill="D3D3D3"/>
            </w:pPr>
            <w:r>
              <w:rPr>
                <w:shd w:val="clear" w:color="auto" w:fill="D3D3D3"/>
              </w:rPr>
              <w:t>Operand 0</w:t>
            </w:r>
          </w:p>
        </w:tc>
        <w:tc>
          <w:tcPr>
            <w:tcW w:w="0" w:type="auto"/>
            <w:tcBorders>
              <w:bottom w:val="double" w:sz="3" w:space="0" w:color="000000"/>
            </w:tcBorders>
            <w:shd w:val="clear" w:color="auto" w:fill="D3D3D3"/>
            <w:tcMar>
              <w:top w:w="45" w:type="dxa"/>
              <w:left w:w="45" w:type="dxa"/>
              <w:bottom w:w="45" w:type="dxa"/>
              <w:right w:w="45" w:type="dxa"/>
            </w:tcMar>
          </w:tcPr>
          <w:p w14:paraId="70444893" w14:textId="77777777" w:rsidR="008A5E4E" w:rsidRDefault="0065745B">
            <w:pPr>
              <w:pStyle w:val="thTableStyle-TablestyleAltRows-HeadD-Column-Header1"/>
              <w:shd w:val="clear" w:color="auto" w:fill="D3D3D3"/>
            </w:pPr>
            <w:r>
              <w:rPr>
                <w:shd w:val="clear" w:color="auto" w:fill="D3D3D3"/>
              </w:rPr>
              <w:t>Operand 1</w:t>
            </w:r>
          </w:p>
        </w:tc>
      </w:tr>
      <w:tr w:rsidR="008A5E4E" w14:paraId="50BBC55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C4B117D" w14:textId="77777777" w:rsidR="008A5E4E" w:rsidRDefault="0065745B">
            <w:pPr>
              <w:pStyle w:val="tdTableStyle-TablestyleAltRows-BodyE-Sidehead-Body1"/>
              <w:shd w:val="clear" w:color="auto" w:fill="DCDCDC"/>
            </w:pPr>
            <w:r>
              <w:rPr>
                <w:rStyle w:val="code"/>
                <w:shd w:val="clear" w:color="auto" w:fill="DCDCDC"/>
              </w:rPr>
              <w:t>BRIG_OPCODE_BR</w:t>
            </w:r>
          </w:p>
        </w:tc>
        <w:tc>
          <w:tcPr>
            <w:tcW w:w="0" w:type="auto"/>
            <w:tcBorders>
              <w:bottom w:val="single" w:sz="6" w:space="0" w:color="000000"/>
              <w:right w:val="single" w:sz="6" w:space="0" w:color="000000"/>
            </w:tcBorders>
            <w:tcMar>
              <w:top w:w="45" w:type="dxa"/>
              <w:left w:w="45" w:type="dxa"/>
              <w:bottom w:w="45" w:type="dxa"/>
              <w:right w:w="45" w:type="dxa"/>
            </w:tcMar>
          </w:tcPr>
          <w:p w14:paraId="16EAEB17" w14:textId="77777777" w:rsidR="008A5E4E" w:rsidRDefault="0065745B">
            <w:pPr>
              <w:pStyle w:val="tdTableStyle-TablestyleAltRows-BodyE-Column-Body1"/>
            </w:pPr>
            <w:r>
              <w:rPr>
                <w:rStyle w:val="code"/>
              </w:rPr>
              <w:t>BRIG_KIND_INST_BR</w:t>
            </w:r>
          </w:p>
        </w:tc>
        <w:tc>
          <w:tcPr>
            <w:tcW w:w="0" w:type="auto"/>
            <w:tcBorders>
              <w:bottom w:val="single" w:sz="6" w:space="0" w:color="000000"/>
              <w:right w:val="single" w:sz="6" w:space="0" w:color="000000"/>
            </w:tcBorders>
            <w:tcMar>
              <w:top w:w="45" w:type="dxa"/>
              <w:left w:w="45" w:type="dxa"/>
              <w:bottom w:w="45" w:type="dxa"/>
              <w:right w:w="45" w:type="dxa"/>
            </w:tcMar>
          </w:tcPr>
          <w:p w14:paraId="4D497C70" w14:textId="77777777" w:rsidR="008A5E4E" w:rsidRDefault="0065745B">
            <w:pPr>
              <w:pStyle w:val="tdTableStyle-TablestyleAltRows-BodyE-Column-Body1"/>
            </w:pPr>
            <w:r>
              <w:rPr>
                <w:rStyle w:val="em"/>
              </w:rPr>
              <w:t>label</w:t>
            </w:r>
          </w:p>
        </w:tc>
        <w:tc>
          <w:tcPr>
            <w:tcW w:w="0" w:type="auto"/>
            <w:tcBorders>
              <w:bottom w:val="single" w:sz="6" w:space="0" w:color="000000"/>
            </w:tcBorders>
            <w:tcMar>
              <w:top w:w="45" w:type="dxa"/>
              <w:left w:w="45" w:type="dxa"/>
              <w:bottom w:w="45" w:type="dxa"/>
              <w:right w:w="45" w:type="dxa"/>
            </w:tcMar>
          </w:tcPr>
          <w:p w14:paraId="1737BF8A" w14:textId="77777777" w:rsidR="008A5E4E" w:rsidRDefault="0065745B">
            <w:pPr>
              <w:pStyle w:val="tdTableStyle-TablestyleAltRows-BodyD-Column-Body1"/>
            </w:pPr>
            <w:r>
              <w:t> </w:t>
            </w:r>
          </w:p>
        </w:tc>
      </w:tr>
      <w:tr w:rsidR="008A5E4E" w14:paraId="119A267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E8F250D" w14:textId="77777777" w:rsidR="008A5E4E" w:rsidRDefault="0065745B">
            <w:pPr>
              <w:pStyle w:val="tdTableStyle-TablestyleAltRows-BodyE-Sidehead-Body2"/>
              <w:shd w:val="clear" w:color="auto" w:fill="DCDCDC"/>
            </w:pPr>
            <w:r>
              <w:rPr>
                <w:rStyle w:val="code"/>
                <w:shd w:val="clear" w:color="auto" w:fill="DCDCDC"/>
              </w:rPr>
              <w:t>BRIG_OPCODE_CBR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48D3A43" w14:textId="77777777" w:rsidR="008A5E4E" w:rsidRDefault="0065745B">
            <w:pPr>
              <w:pStyle w:val="tdTableStyle-TablestyleAltRows-BodyE-Column-Body2"/>
              <w:shd w:val="clear" w:color="auto" w:fill="D3D3D3"/>
            </w:pPr>
            <w:r>
              <w:rPr>
                <w:rStyle w:val="code"/>
                <w:shd w:val="clear" w:color="auto" w:fill="D3D3D3"/>
              </w:rPr>
              <w:t>BRIG_KIND_INST_BR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90114AD" w14:textId="77777777" w:rsidR="008A5E4E" w:rsidRDefault="0065745B">
            <w:pPr>
              <w:pStyle w:val="tdTableStyle-TablestyleAltRows-BodyE-Column-Body2"/>
              <w:shd w:val="clear" w:color="auto" w:fill="D3D3D3"/>
            </w:pPr>
            <w:r>
              <w:rPr>
                <w:rStyle w:val="em"/>
                <w:shd w:val="clear" w:color="auto" w:fill="D3D3D3"/>
              </w:rPr>
              <w:t>condition</w:t>
            </w:r>
          </w:p>
        </w:tc>
        <w:tc>
          <w:tcPr>
            <w:tcW w:w="0" w:type="auto"/>
            <w:tcBorders>
              <w:bottom w:val="single" w:sz="6" w:space="0" w:color="000000"/>
            </w:tcBorders>
            <w:shd w:val="clear" w:color="auto" w:fill="D3D3D3"/>
            <w:tcMar>
              <w:top w:w="45" w:type="dxa"/>
              <w:left w:w="45" w:type="dxa"/>
              <w:bottom w:w="45" w:type="dxa"/>
              <w:right w:w="45" w:type="dxa"/>
            </w:tcMar>
          </w:tcPr>
          <w:p w14:paraId="5982FFBF" w14:textId="77777777" w:rsidR="008A5E4E" w:rsidRDefault="0065745B">
            <w:pPr>
              <w:pStyle w:val="tdTableStyle-TablestyleAltRows-BodyD-Column-Body2"/>
              <w:shd w:val="clear" w:color="auto" w:fill="D3D3D3"/>
            </w:pPr>
            <w:r>
              <w:rPr>
                <w:rStyle w:val="em"/>
                <w:shd w:val="clear" w:color="auto" w:fill="D3D3D3"/>
              </w:rPr>
              <w:t>label</w:t>
            </w:r>
          </w:p>
        </w:tc>
      </w:tr>
      <w:tr w:rsidR="008A5E4E" w14:paraId="7DE87CE1"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1C37D06" w14:textId="77777777" w:rsidR="008A5E4E" w:rsidRDefault="0065745B">
            <w:pPr>
              <w:pStyle w:val="tdTableStyle-TablestyleAltRows-BodyB-Sidehead-Body1"/>
              <w:shd w:val="clear" w:color="auto" w:fill="DCDCDC"/>
            </w:pPr>
            <w:r>
              <w:rPr>
                <w:rStyle w:val="code"/>
                <w:shd w:val="clear" w:color="auto" w:fill="DCDCDC"/>
              </w:rPr>
              <w:t>BRIG_OPCODE_SBR</w:t>
            </w:r>
          </w:p>
        </w:tc>
        <w:tc>
          <w:tcPr>
            <w:tcW w:w="0" w:type="auto"/>
            <w:tcBorders>
              <w:right w:val="single" w:sz="6" w:space="0" w:color="000000"/>
            </w:tcBorders>
            <w:tcMar>
              <w:top w:w="45" w:type="dxa"/>
              <w:left w:w="45" w:type="dxa"/>
              <w:bottom w:w="45" w:type="dxa"/>
              <w:right w:w="45" w:type="dxa"/>
            </w:tcMar>
          </w:tcPr>
          <w:p w14:paraId="23A03370" w14:textId="77777777" w:rsidR="008A5E4E" w:rsidRDefault="0065745B">
            <w:pPr>
              <w:pStyle w:val="tdTableStyle-TablestyleAltRows-BodyB-Column-Body1"/>
            </w:pPr>
            <w:r>
              <w:rPr>
                <w:rStyle w:val="code"/>
              </w:rPr>
              <w:t>BRIG_KIND_INST_BR</w:t>
            </w:r>
          </w:p>
        </w:tc>
        <w:tc>
          <w:tcPr>
            <w:tcW w:w="0" w:type="auto"/>
            <w:tcBorders>
              <w:right w:val="single" w:sz="6" w:space="0" w:color="000000"/>
            </w:tcBorders>
            <w:tcMar>
              <w:top w:w="45" w:type="dxa"/>
              <w:left w:w="45" w:type="dxa"/>
              <w:bottom w:w="45" w:type="dxa"/>
              <w:right w:w="45" w:type="dxa"/>
            </w:tcMar>
          </w:tcPr>
          <w:p w14:paraId="53E20483" w14:textId="77777777" w:rsidR="008A5E4E" w:rsidRDefault="0065745B">
            <w:pPr>
              <w:pStyle w:val="tdTableStyle-TablestyleAltRows-BodyB-Column-Body1"/>
            </w:pPr>
            <w:r>
              <w:rPr>
                <w:rStyle w:val="em"/>
              </w:rPr>
              <w:t>index</w:t>
            </w:r>
          </w:p>
        </w:tc>
        <w:tc>
          <w:tcPr>
            <w:tcW w:w="0" w:type="auto"/>
            <w:tcMar>
              <w:top w:w="45" w:type="dxa"/>
              <w:left w:w="45" w:type="dxa"/>
              <w:bottom w:w="45" w:type="dxa"/>
              <w:right w:w="45" w:type="dxa"/>
            </w:tcMar>
          </w:tcPr>
          <w:p w14:paraId="20D3F19B" w14:textId="77777777" w:rsidR="008A5E4E" w:rsidRDefault="0065745B">
            <w:pPr>
              <w:pStyle w:val="tdTableStyle-TablestyleAltRows-BodyA-Column-Body1"/>
            </w:pPr>
            <w:r>
              <w:rPr>
                <w:rStyle w:val="em"/>
              </w:rPr>
              <w:t>labels</w:t>
            </w:r>
          </w:p>
        </w:tc>
      </w:tr>
    </w:tbl>
    <w:p w14:paraId="5B0BBF12" w14:textId="77777777" w:rsidR="008A5E4E" w:rsidRDefault="008A5E4E">
      <w:pPr>
        <w:spacing w:after="240"/>
      </w:pPr>
    </w:p>
    <w:p w14:paraId="6CADEEC7" w14:textId="77777777" w:rsidR="008A5E4E" w:rsidRDefault="0065745B">
      <w:pPr>
        <w:pStyle w:val="p"/>
      </w:pPr>
      <w:r>
        <w:rPr>
          <w:rStyle w:val="i"/>
        </w:rPr>
        <w:t>label</w:t>
      </w:r>
      <w:r>
        <w:t xml:space="preserve">: must be </w:t>
      </w:r>
      <w:r>
        <w:rPr>
          <w:rStyle w:val="code1"/>
        </w:rPr>
        <w:t>BRIG_KIND_OPERAND_CODE_REF</w:t>
      </w:r>
      <w:r>
        <w:t xml:space="preserve"> that references a </w:t>
      </w:r>
      <w:r>
        <w:rPr>
          <w:rStyle w:val="code1"/>
        </w:rPr>
        <w:t>BRIG_KIND_DIRECTIVE_LABEL</w:t>
      </w:r>
      <w:r>
        <w:t xml:space="preserve"> directive in the same function scope.</w:t>
      </w:r>
    </w:p>
    <w:p w14:paraId="67AE2EF1" w14:textId="7025BA58" w:rsidR="008A5E4E" w:rsidRDefault="0065745B">
      <w:pPr>
        <w:pStyle w:val="p"/>
      </w:pPr>
      <w:r>
        <w:rPr>
          <w:rStyle w:val="i"/>
        </w:rPr>
        <w:t>condition</w:t>
      </w:r>
      <w:r>
        <w:t xml:space="preserve">: must be </w:t>
      </w:r>
      <w:r>
        <w:rPr>
          <w:rStyle w:val="code1"/>
        </w:rPr>
        <w:t>BRIG_KIND_OPERAND_REG</w:t>
      </w:r>
      <w:r w:rsidR="00715E6C">
        <w:rPr>
          <w:rStyle w:val="code1"/>
        </w:rPr>
        <w:t>ISTER</w:t>
      </w:r>
      <w:r>
        <w:t xml:space="preserve"> for a </w:t>
      </w:r>
      <w:r>
        <w:rPr>
          <w:rStyle w:val="code1"/>
        </w:rPr>
        <w:t>c</w:t>
      </w:r>
      <w:r>
        <w:t xml:space="preserve"> register, </w:t>
      </w:r>
      <w:r>
        <w:rPr>
          <w:rStyle w:val="code1"/>
        </w:rPr>
        <w:t>BRIG_KIND_OPERAND_</w:t>
      </w:r>
      <w:r w:rsidR="00F6551A">
        <w:rPr>
          <w:rStyle w:val="code1"/>
        </w:rPr>
        <w:t>CONSTANT_BYTES</w:t>
      </w:r>
      <w:r>
        <w:t xml:space="preserve">, or </w:t>
      </w:r>
      <w:r>
        <w:rPr>
          <w:rStyle w:val="code1"/>
        </w:rPr>
        <w:t>BRIG_KIND_OPERAND_WAVESIZE</w:t>
      </w:r>
      <w:r>
        <w:t>.</w:t>
      </w:r>
    </w:p>
    <w:p w14:paraId="204BCE10" w14:textId="726ABB80" w:rsidR="008A5E4E" w:rsidRDefault="0065745B">
      <w:pPr>
        <w:pStyle w:val="p"/>
      </w:pPr>
      <w:r>
        <w:rPr>
          <w:rStyle w:val="i"/>
        </w:rPr>
        <w:t>index</w:t>
      </w:r>
      <w:r>
        <w:t xml:space="preserve">: must be </w:t>
      </w:r>
      <w:r>
        <w:rPr>
          <w:rStyle w:val="code1"/>
        </w:rPr>
        <w:t>BRIG_KIND_OPERAND_REG</w:t>
      </w:r>
      <w:r w:rsidR="00715E6C">
        <w:rPr>
          <w:rStyle w:val="code1"/>
        </w:rPr>
        <w:t>ISTER</w:t>
      </w:r>
      <w:r>
        <w:t xml:space="preserve"> for an </w:t>
      </w:r>
      <w:r>
        <w:rPr>
          <w:rStyle w:val="code1"/>
        </w:rPr>
        <w:t>s</w:t>
      </w:r>
      <w:r>
        <w:t xml:space="preserve"> or </w:t>
      </w:r>
      <w:r>
        <w:rPr>
          <w:rStyle w:val="code1"/>
        </w:rPr>
        <w:t>d</w:t>
      </w:r>
      <w:r>
        <w:t xml:space="preserve"> register according to the operation type which must be </w:t>
      </w:r>
      <w:r>
        <w:rPr>
          <w:rStyle w:val="code1"/>
        </w:rPr>
        <w:t>u32</w:t>
      </w:r>
      <w:r>
        <w:t xml:space="preserve"> or </w:t>
      </w:r>
      <w:r>
        <w:rPr>
          <w:rStyle w:val="code1"/>
        </w:rPr>
        <w:t>u64</w:t>
      </w:r>
      <w:r w:rsidR="00F61756" w:rsidRPr="0090625C">
        <w:rPr>
          <w:rStyle w:val="code1"/>
          <w:rFonts w:ascii="Cambria" w:hAnsi="Cambria"/>
          <w:sz w:val="22"/>
          <w:szCs w:val="22"/>
        </w:rPr>
        <w:t xml:space="preserve">, </w:t>
      </w:r>
      <w:r w:rsidR="00F61756">
        <w:rPr>
          <w:rStyle w:val="code1"/>
        </w:rPr>
        <w:t>BRIG_KIND_OPERAND_</w:t>
      </w:r>
      <w:r w:rsidR="00F6551A">
        <w:rPr>
          <w:rStyle w:val="code1"/>
        </w:rPr>
        <w:t>CONSTANT_BYTES</w:t>
      </w:r>
      <w:r w:rsidR="00F61756" w:rsidRPr="0090625C">
        <w:rPr>
          <w:rStyle w:val="code1"/>
          <w:rFonts w:ascii="Cambria" w:hAnsi="Cambria"/>
          <w:sz w:val="22"/>
          <w:szCs w:val="22"/>
        </w:rPr>
        <w:t xml:space="preserve">, </w:t>
      </w:r>
      <w:r w:rsidR="00F61756">
        <w:rPr>
          <w:rStyle w:val="code1"/>
        </w:rPr>
        <w:t>or</w:t>
      </w:r>
      <w:r w:rsidR="00F61756" w:rsidRPr="00B40BE0">
        <w:rPr>
          <w:rStyle w:val="code1"/>
          <w:rFonts w:ascii="Calibri" w:hAnsi="Calibri"/>
          <w:sz w:val="22"/>
          <w:szCs w:val="22"/>
        </w:rPr>
        <w:t xml:space="preserve"> </w:t>
      </w:r>
      <w:r w:rsidR="00F61756">
        <w:rPr>
          <w:rStyle w:val="code1"/>
        </w:rPr>
        <w:t>BRIG_KIND_OPERAND_WAVESIZE</w:t>
      </w:r>
      <w:r>
        <w:t>.</w:t>
      </w:r>
    </w:p>
    <w:p w14:paraId="172CEE9E" w14:textId="77777777" w:rsidR="008A5E4E" w:rsidRDefault="0065745B">
      <w:pPr>
        <w:pStyle w:val="p"/>
      </w:pPr>
      <w:r>
        <w:rPr>
          <w:rStyle w:val="i"/>
        </w:rPr>
        <w:t>labels</w:t>
      </w:r>
      <w:r>
        <w:t xml:space="preserve">: must be </w:t>
      </w:r>
      <w:r>
        <w:rPr>
          <w:rStyle w:val="code1"/>
        </w:rPr>
        <w:t>BRIG_KIND_OPERAND_CODE_LIST</w:t>
      </w:r>
      <w:r>
        <w:t xml:space="preserve"> that references a list of </w:t>
      </w:r>
      <w:r>
        <w:rPr>
          <w:rStyle w:val="code1"/>
        </w:rPr>
        <w:t>BRIG_KIND_DIRECTIVE_LABEL</w:t>
      </w:r>
      <w:r>
        <w:t xml:space="preserve"> directives all in the same function scope.</w:t>
      </w:r>
    </w:p>
    <w:p w14:paraId="31CADCB8" w14:textId="77777777" w:rsidR="008A5E4E" w:rsidRDefault="0065745B">
      <w:pPr>
        <w:pStyle w:val="h3"/>
      </w:pPr>
      <w:bookmarkStart w:id="1327" w:name="_Toc396034533"/>
      <w:r>
        <w:t xml:space="preserve">18.7.5 </w:t>
      </w:r>
      <w:bookmarkStart w:id="1328" w:name="_Ref1005945803"/>
      <w:r>
        <w:t>BRIG Syntax for Parallel Synchronization and Communication Operations</w:t>
      </w:r>
      <w:bookmarkEnd w:id="1327"/>
      <w:bookmarkEnd w:id="1328"/>
    </w:p>
    <w:p w14:paraId="4E8256F5" w14:textId="77777777" w:rsidR="008A5E4E" w:rsidRDefault="0065745B">
      <w:pPr>
        <w:pStyle w:val="pTableTitle"/>
      </w:pPr>
      <w:bookmarkStart w:id="1329" w:name="_ListOf179"/>
      <w:r>
        <w:t>Table 18–24 BRIG Syntax for Parallel Synchronization and Communication Operations</w:t>
      </w:r>
    </w:p>
    <w:bookmarkEnd w:id="1329"/>
    <w:p w14:paraId="794EE638"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936"/>
        <w:gridCol w:w="2027"/>
        <w:gridCol w:w="833"/>
        <w:gridCol w:w="831"/>
        <w:gridCol w:w="831"/>
        <w:gridCol w:w="831"/>
        <w:gridCol w:w="831"/>
      </w:tblGrid>
      <w:tr w:rsidR="008A5E4E" w14:paraId="6F9AAB7F"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62E2DDCA"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4637A81"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675F84D2" w14:textId="77777777" w:rsidR="008A5E4E" w:rsidRDefault="0065745B">
            <w:pPr>
              <w:pStyle w:val="thTableStyle-TablestyleAltRows-HeadE-Column-Header1"/>
              <w:shd w:val="clear" w:color="auto" w:fill="D3D3D3"/>
            </w:pPr>
            <w:r>
              <w:rPr>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67763F3" w14:textId="77777777" w:rsidR="008A5E4E" w:rsidRDefault="0065745B">
            <w:pPr>
              <w:pStyle w:val="thTableStyle-TablestyleAltRows-HeadE-Column-Header1"/>
              <w:shd w:val="clear" w:color="auto" w:fill="D3D3D3"/>
            </w:pPr>
            <w:r>
              <w:rPr>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D423E30" w14:textId="77777777" w:rsidR="008A5E4E" w:rsidRDefault="0065745B">
            <w:pPr>
              <w:pStyle w:val="thTableStyle-TablestyleAltRows-HeadE-Column-Header1"/>
              <w:shd w:val="clear" w:color="auto" w:fill="D3D3D3"/>
            </w:pPr>
            <w:r>
              <w:rPr>
                <w:shd w:val="clear" w:color="auto" w:fill="D3D3D3"/>
              </w:rPr>
              <w:t>Operand 2</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1589A45" w14:textId="77777777" w:rsidR="008A5E4E" w:rsidRDefault="0065745B">
            <w:pPr>
              <w:pStyle w:val="thTableStyle-TablestyleAltRows-HeadE-Column-Header1"/>
              <w:shd w:val="clear" w:color="auto" w:fill="D3D3D3"/>
            </w:pPr>
            <w:r>
              <w:rPr>
                <w:shd w:val="clear" w:color="auto" w:fill="D3D3D3"/>
              </w:rPr>
              <w:t>Operand 3</w:t>
            </w:r>
          </w:p>
        </w:tc>
        <w:tc>
          <w:tcPr>
            <w:tcW w:w="0" w:type="auto"/>
            <w:tcBorders>
              <w:bottom w:val="double" w:sz="3" w:space="0" w:color="000000"/>
            </w:tcBorders>
            <w:shd w:val="clear" w:color="auto" w:fill="D3D3D3"/>
            <w:tcMar>
              <w:top w:w="45" w:type="dxa"/>
              <w:left w:w="45" w:type="dxa"/>
              <w:bottom w:w="45" w:type="dxa"/>
              <w:right w:w="45" w:type="dxa"/>
            </w:tcMar>
          </w:tcPr>
          <w:p w14:paraId="2F2312F2" w14:textId="77777777" w:rsidR="008A5E4E" w:rsidRDefault="0065745B">
            <w:pPr>
              <w:pStyle w:val="thTableStyle-TablestyleAltRows-HeadD-Column-Header1"/>
              <w:shd w:val="clear" w:color="auto" w:fill="D3D3D3"/>
            </w:pPr>
            <w:r>
              <w:rPr>
                <w:shd w:val="clear" w:color="auto" w:fill="D3D3D3"/>
              </w:rPr>
              <w:t>Operand 4</w:t>
            </w:r>
          </w:p>
        </w:tc>
      </w:tr>
      <w:tr w:rsidR="008A5E4E" w14:paraId="0F19DE92"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BB22252" w14:textId="77777777" w:rsidR="008A5E4E" w:rsidRDefault="0065745B">
            <w:pPr>
              <w:pStyle w:val="tdTableStyle-TablestyleAltRows-BodyE-Sidehead-Body1"/>
              <w:shd w:val="clear" w:color="auto" w:fill="DCDCDC"/>
            </w:pPr>
            <w:r>
              <w:rPr>
                <w:rStyle w:val="code"/>
                <w:shd w:val="clear" w:color="auto" w:fill="DCDCDC"/>
              </w:rPr>
              <w:t>BRIG_OPCODE_BARRIER</w:t>
            </w:r>
          </w:p>
        </w:tc>
        <w:tc>
          <w:tcPr>
            <w:tcW w:w="0" w:type="auto"/>
            <w:tcBorders>
              <w:bottom w:val="single" w:sz="6" w:space="0" w:color="000000"/>
              <w:right w:val="single" w:sz="6" w:space="0" w:color="000000"/>
            </w:tcBorders>
            <w:tcMar>
              <w:top w:w="45" w:type="dxa"/>
              <w:left w:w="45" w:type="dxa"/>
              <w:bottom w:w="45" w:type="dxa"/>
              <w:right w:w="45" w:type="dxa"/>
            </w:tcMar>
          </w:tcPr>
          <w:p w14:paraId="1BDB6EF2" w14:textId="77777777" w:rsidR="008A5E4E" w:rsidRDefault="0065745B">
            <w:pPr>
              <w:pStyle w:val="tdTableStyle-TablestyleAltRows-BodyE-Column-Body1"/>
            </w:pPr>
            <w:r>
              <w:rPr>
                <w:rStyle w:val="code"/>
              </w:rPr>
              <w:t>BRIG_KIND_INST_BR</w:t>
            </w:r>
          </w:p>
        </w:tc>
        <w:tc>
          <w:tcPr>
            <w:tcW w:w="0" w:type="auto"/>
            <w:tcBorders>
              <w:bottom w:val="single" w:sz="6" w:space="0" w:color="000000"/>
              <w:right w:val="single" w:sz="6" w:space="0" w:color="000000"/>
            </w:tcBorders>
            <w:tcMar>
              <w:top w:w="45" w:type="dxa"/>
              <w:left w:w="45" w:type="dxa"/>
              <w:bottom w:w="45" w:type="dxa"/>
              <w:right w:w="45" w:type="dxa"/>
            </w:tcMar>
          </w:tcPr>
          <w:p w14:paraId="4C3BF482"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331FFAB7"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6CE21000"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378CC1D1"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2DF44578" w14:textId="77777777" w:rsidR="008A5E4E" w:rsidRDefault="0065745B">
            <w:pPr>
              <w:pStyle w:val="tdTableStyle-TablestyleAltRows-BodyD-Column-Body1"/>
            </w:pPr>
            <w:r>
              <w:t> </w:t>
            </w:r>
          </w:p>
        </w:tc>
      </w:tr>
      <w:tr w:rsidR="008A5E4E" w14:paraId="573F177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E7C2F93" w14:textId="77777777" w:rsidR="008A5E4E" w:rsidRDefault="0065745B">
            <w:pPr>
              <w:pStyle w:val="tdTableStyle-TablestyleAltRows-BodyE-Sidehead-Body2"/>
              <w:shd w:val="clear" w:color="auto" w:fill="DCDCDC"/>
            </w:pPr>
            <w:r>
              <w:rPr>
                <w:rStyle w:val="code"/>
                <w:shd w:val="clear" w:color="auto" w:fill="DCDCDC"/>
              </w:rPr>
              <w:t>BRIG_OPCODE_WAVEBARRIER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D39FE82" w14:textId="77777777" w:rsidR="008A5E4E" w:rsidRDefault="0065745B">
            <w:pPr>
              <w:pStyle w:val="tdTableStyle-TablestyleAltRows-BodyE-Column-Body2"/>
              <w:shd w:val="clear" w:color="auto" w:fill="D3D3D3"/>
            </w:pPr>
            <w:r>
              <w:rPr>
                <w:rStyle w:val="code"/>
                <w:shd w:val="clear" w:color="auto" w:fill="D3D3D3"/>
              </w:rPr>
              <w:t>BRIG_KIND_INST_BR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4E58E7B"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597C294"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A105C96"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0BCE8DE"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4A3E6896" w14:textId="77777777" w:rsidR="008A5E4E" w:rsidRDefault="0065745B">
            <w:pPr>
              <w:pStyle w:val="tdTableStyle-TablestyleAltRows-BodyD-Column-Body2"/>
              <w:shd w:val="clear" w:color="auto" w:fill="D3D3D3"/>
            </w:pPr>
            <w:r>
              <w:rPr>
                <w:shd w:val="clear" w:color="auto" w:fill="D3D3D3"/>
              </w:rPr>
              <w:t> </w:t>
            </w:r>
          </w:p>
        </w:tc>
      </w:tr>
      <w:tr w:rsidR="008A5E4E" w14:paraId="0199F50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A73E2F5" w14:textId="77777777" w:rsidR="008A5E4E" w:rsidRDefault="0065745B">
            <w:pPr>
              <w:pStyle w:val="tdTableStyle-TablestyleAltRows-BodyE-Sidehead-Body1"/>
              <w:shd w:val="clear" w:color="auto" w:fill="DCDCDC"/>
            </w:pPr>
            <w:r>
              <w:rPr>
                <w:rStyle w:val="code"/>
                <w:shd w:val="clear" w:color="auto" w:fill="DCDCDC"/>
              </w:rPr>
              <w:t>BRIG_OPCODE_INITFBAR</w:t>
            </w:r>
          </w:p>
        </w:tc>
        <w:tc>
          <w:tcPr>
            <w:tcW w:w="0" w:type="auto"/>
            <w:tcBorders>
              <w:bottom w:val="single" w:sz="6" w:space="0" w:color="000000"/>
              <w:right w:val="single" w:sz="6" w:space="0" w:color="000000"/>
            </w:tcBorders>
            <w:tcMar>
              <w:top w:w="45" w:type="dxa"/>
              <w:left w:w="45" w:type="dxa"/>
              <w:bottom w:w="45" w:type="dxa"/>
              <w:right w:w="45" w:type="dxa"/>
            </w:tcMar>
          </w:tcPr>
          <w:p w14:paraId="3AD6A9B8"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5839D414" w14:textId="77777777" w:rsidR="008A5E4E" w:rsidRDefault="0065745B">
            <w:pPr>
              <w:pStyle w:val="tdTableStyle-TablestyleAltRows-BodyE-Column-Body1"/>
            </w:pPr>
            <w:r>
              <w:rPr>
                <w:rStyle w:val="em"/>
              </w:rPr>
              <w:t>fbarrier-or-reg</w:t>
            </w:r>
          </w:p>
        </w:tc>
        <w:tc>
          <w:tcPr>
            <w:tcW w:w="0" w:type="auto"/>
            <w:tcBorders>
              <w:bottom w:val="single" w:sz="6" w:space="0" w:color="000000"/>
              <w:right w:val="single" w:sz="6" w:space="0" w:color="000000"/>
            </w:tcBorders>
            <w:tcMar>
              <w:top w:w="45" w:type="dxa"/>
              <w:left w:w="45" w:type="dxa"/>
              <w:bottom w:w="45" w:type="dxa"/>
              <w:right w:w="45" w:type="dxa"/>
            </w:tcMar>
          </w:tcPr>
          <w:p w14:paraId="3D89F41C"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70669EC6"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2BE61282"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3460D361" w14:textId="77777777" w:rsidR="008A5E4E" w:rsidRDefault="0065745B">
            <w:pPr>
              <w:pStyle w:val="tdTableStyle-TablestyleAltRows-BodyD-Column-Body1"/>
            </w:pPr>
            <w:r>
              <w:t> </w:t>
            </w:r>
          </w:p>
        </w:tc>
      </w:tr>
      <w:tr w:rsidR="008A5E4E" w14:paraId="3F12B3D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A59B748" w14:textId="77777777" w:rsidR="008A5E4E" w:rsidRDefault="0065745B">
            <w:pPr>
              <w:pStyle w:val="tdTableStyle-TablestyleAltRows-BodyE-Sidehead-Body2"/>
              <w:shd w:val="clear" w:color="auto" w:fill="DCDCDC"/>
            </w:pPr>
            <w:r>
              <w:rPr>
                <w:rStyle w:val="code"/>
                <w:shd w:val="clear" w:color="auto" w:fill="DCDCDC"/>
              </w:rPr>
              <w:t>BRIG_OPCODE_JOINFBAR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ED8FF4E" w14:textId="77777777" w:rsidR="008A5E4E" w:rsidRDefault="0065745B">
            <w:pPr>
              <w:pStyle w:val="tdTableStyle-TablestyleAltRows-BodyE-Column-Body2"/>
              <w:shd w:val="clear" w:color="auto" w:fill="D3D3D3"/>
            </w:pPr>
            <w:r>
              <w:rPr>
                <w:rStyle w:val="code"/>
                <w:shd w:val="clear" w:color="auto" w:fill="D3D3D3"/>
              </w:rPr>
              <w:t>BRIG_KIND_INST_BR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5C71084" w14:textId="77777777" w:rsidR="008A5E4E" w:rsidRDefault="0065745B">
            <w:pPr>
              <w:pStyle w:val="tdTableStyle-TablestyleAltRows-BodyE-Column-Body2"/>
              <w:shd w:val="clear" w:color="auto" w:fill="D3D3D3"/>
            </w:pPr>
            <w:r>
              <w:rPr>
                <w:rStyle w:val="em"/>
                <w:shd w:val="clear" w:color="auto" w:fill="D3D3D3"/>
              </w:rPr>
              <w:t>fbarrier-or-reg</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0D16A7C"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CEF06FE"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8EBFFFC"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20C84BDA" w14:textId="77777777" w:rsidR="008A5E4E" w:rsidRDefault="0065745B">
            <w:pPr>
              <w:pStyle w:val="tdTableStyle-TablestyleAltRows-BodyD-Column-Body2"/>
              <w:shd w:val="clear" w:color="auto" w:fill="D3D3D3"/>
            </w:pPr>
            <w:r>
              <w:rPr>
                <w:shd w:val="clear" w:color="auto" w:fill="D3D3D3"/>
              </w:rPr>
              <w:t> </w:t>
            </w:r>
          </w:p>
        </w:tc>
      </w:tr>
      <w:tr w:rsidR="008A5E4E" w14:paraId="0F945BB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B8A7AE0" w14:textId="77777777" w:rsidR="008A5E4E" w:rsidRDefault="0065745B">
            <w:pPr>
              <w:pStyle w:val="tdTableStyle-TablestyleAltRows-BodyE-Sidehead-Body1"/>
              <w:shd w:val="clear" w:color="auto" w:fill="DCDCDC"/>
            </w:pPr>
            <w:r>
              <w:rPr>
                <w:rStyle w:val="code"/>
                <w:shd w:val="clear" w:color="auto" w:fill="DCDCDC"/>
              </w:rPr>
              <w:t>BRIG_OPCODE_WAITFBAR</w:t>
            </w:r>
          </w:p>
        </w:tc>
        <w:tc>
          <w:tcPr>
            <w:tcW w:w="0" w:type="auto"/>
            <w:tcBorders>
              <w:bottom w:val="single" w:sz="6" w:space="0" w:color="000000"/>
              <w:right w:val="single" w:sz="6" w:space="0" w:color="000000"/>
            </w:tcBorders>
            <w:tcMar>
              <w:top w:w="45" w:type="dxa"/>
              <w:left w:w="45" w:type="dxa"/>
              <w:bottom w:w="45" w:type="dxa"/>
              <w:right w:w="45" w:type="dxa"/>
            </w:tcMar>
          </w:tcPr>
          <w:p w14:paraId="1A98C48F" w14:textId="77777777" w:rsidR="008A5E4E" w:rsidRDefault="0065745B">
            <w:pPr>
              <w:pStyle w:val="tdTableStyle-TablestyleAltRows-BodyE-Column-Body1"/>
            </w:pPr>
            <w:r>
              <w:rPr>
                <w:rStyle w:val="code"/>
              </w:rPr>
              <w:t>BRIG_KIND_INST_BR</w:t>
            </w:r>
          </w:p>
        </w:tc>
        <w:tc>
          <w:tcPr>
            <w:tcW w:w="0" w:type="auto"/>
            <w:tcBorders>
              <w:bottom w:val="single" w:sz="6" w:space="0" w:color="000000"/>
              <w:right w:val="single" w:sz="6" w:space="0" w:color="000000"/>
            </w:tcBorders>
            <w:tcMar>
              <w:top w:w="45" w:type="dxa"/>
              <w:left w:w="45" w:type="dxa"/>
              <w:bottom w:w="45" w:type="dxa"/>
              <w:right w:w="45" w:type="dxa"/>
            </w:tcMar>
          </w:tcPr>
          <w:p w14:paraId="71B96BFA" w14:textId="77777777" w:rsidR="008A5E4E" w:rsidRDefault="0065745B">
            <w:pPr>
              <w:pStyle w:val="tdTableStyle-TablestyleAltRows-BodyE-Column-Body1"/>
            </w:pPr>
            <w:r>
              <w:rPr>
                <w:rStyle w:val="em"/>
              </w:rPr>
              <w:t>fbarrier-or-reg</w:t>
            </w:r>
          </w:p>
        </w:tc>
        <w:tc>
          <w:tcPr>
            <w:tcW w:w="0" w:type="auto"/>
            <w:tcBorders>
              <w:bottom w:val="single" w:sz="6" w:space="0" w:color="000000"/>
              <w:right w:val="single" w:sz="6" w:space="0" w:color="000000"/>
            </w:tcBorders>
            <w:tcMar>
              <w:top w:w="45" w:type="dxa"/>
              <w:left w:w="45" w:type="dxa"/>
              <w:bottom w:w="45" w:type="dxa"/>
              <w:right w:w="45" w:type="dxa"/>
            </w:tcMar>
          </w:tcPr>
          <w:p w14:paraId="71704157"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7A87999E"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3F1D3BB5"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5F886B97" w14:textId="77777777" w:rsidR="008A5E4E" w:rsidRDefault="0065745B">
            <w:pPr>
              <w:pStyle w:val="tdTableStyle-TablestyleAltRows-BodyD-Column-Body1"/>
            </w:pPr>
            <w:r>
              <w:t> </w:t>
            </w:r>
          </w:p>
        </w:tc>
      </w:tr>
      <w:tr w:rsidR="008A5E4E" w14:paraId="22FA03C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98F6FD8" w14:textId="77777777" w:rsidR="008A5E4E" w:rsidRDefault="0065745B">
            <w:pPr>
              <w:pStyle w:val="tdTableStyle-TablestyleAltRows-BodyE-Sidehead-Body2"/>
              <w:shd w:val="clear" w:color="auto" w:fill="DCDCDC"/>
            </w:pPr>
            <w:r>
              <w:rPr>
                <w:rStyle w:val="code"/>
                <w:shd w:val="clear" w:color="auto" w:fill="DCDCDC"/>
              </w:rPr>
              <w:t>BRIG_OPCODE_ARRIVEFBAR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EC28EAF" w14:textId="77777777" w:rsidR="008A5E4E" w:rsidRDefault="0065745B">
            <w:pPr>
              <w:pStyle w:val="tdTableStyle-TablestyleAltRows-BodyE-Column-Body2"/>
              <w:shd w:val="clear" w:color="auto" w:fill="D3D3D3"/>
            </w:pPr>
            <w:r>
              <w:rPr>
                <w:rStyle w:val="code"/>
                <w:shd w:val="clear" w:color="auto" w:fill="D3D3D3"/>
              </w:rPr>
              <w:t>BRIG_KIND_INST_BR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8E8818E" w14:textId="77777777" w:rsidR="008A5E4E" w:rsidRDefault="0065745B">
            <w:pPr>
              <w:pStyle w:val="tdTableStyle-TablestyleAltRows-BodyE-Column-Body2"/>
              <w:shd w:val="clear" w:color="auto" w:fill="D3D3D3"/>
            </w:pPr>
            <w:r>
              <w:rPr>
                <w:rStyle w:val="em"/>
                <w:shd w:val="clear" w:color="auto" w:fill="D3D3D3"/>
              </w:rPr>
              <w:t>fbarrier-or-reg</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ABEDDFA"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756C545"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6DAAEE0"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2E7393CE" w14:textId="77777777" w:rsidR="008A5E4E" w:rsidRDefault="0065745B">
            <w:pPr>
              <w:pStyle w:val="tdTableStyle-TablestyleAltRows-BodyD-Column-Body2"/>
              <w:shd w:val="clear" w:color="auto" w:fill="D3D3D3"/>
            </w:pPr>
            <w:r>
              <w:rPr>
                <w:shd w:val="clear" w:color="auto" w:fill="D3D3D3"/>
              </w:rPr>
              <w:t> </w:t>
            </w:r>
          </w:p>
        </w:tc>
      </w:tr>
      <w:tr w:rsidR="008A5E4E" w14:paraId="4F9FFE5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C70B1A0" w14:textId="77777777" w:rsidR="008A5E4E" w:rsidRDefault="0065745B">
            <w:pPr>
              <w:pStyle w:val="tdTableStyle-TablestyleAltRows-BodyE-Sidehead-Body1"/>
              <w:shd w:val="clear" w:color="auto" w:fill="DCDCDC"/>
            </w:pPr>
            <w:r>
              <w:rPr>
                <w:rStyle w:val="code"/>
                <w:shd w:val="clear" w:color="auto" w:fill="DCDCDC"/>
              </w:rPr>
              <w:t>BRIG_OPCODE_LEAVEFBAR</w:t>
            </w:r>
          </w:p>
        </w:tc>
        <w:tc>
          <w:tcPr>
            <w:tcW w:w="0" w:type="auto"/>
            <w:tcBorders>
              <w:bottom w:val="single" w:sz="6" w:space="0" w:color="000000"/>
              <w:right w:val="single" w:sz="6" w:space="0" w:color="000000"/>
            </w:tcBorders>
            <w:tcMar>
              <w:top w:w="45" w:type="dxa"/>
              <w:left w:w="45" w:type="dxa"/>
              <w:bottom w:w="45" w:type="dxa"/>
              <w:right w:w="45" w:type="dxa"/>
            </w:tcMar>
          </w:tcPr>
          <w:p w14:paraId="3A5B4561" w14:textId="77777777" w:rsidR="008A5E4E" w:rsidRDefault="0065745B">
            <w:pPr>
              <w:pStyle w:val="tdTableStyle-TablestyleAltRows-BodyE-Column-Body1"/>
            </w:pPr>
            <w:r>
              <w:rPr>
                <w:rStyle w:val="code"/>
              </w:rPr>
              <w:t>BRIG_KIND_INST_BR</w:t>
            </w:r>
          </w:p>
        </w:tc>
        <w:tc>
          <w:tcPr>
            <w:tcW w:w="0" w:type="auto"/>
            <w:tcBorders>
              <w:bottom w:val="single" w:sz="6" w:space="0" w:color="000000"/>
              <w:right w:val="single" w:sz="6" w:space="0" w:color="000000"/>
            </w:tcBorders>
            <w:tcMar>
              <w:top w:w="45" w:type="dxa"/>
              <w:left w:w="45" w:type="dxa"/>
              <w:bottom w:w="45" w:type="dxa"/>
              <w:right w:w="45" w:type="dxa"/>
            </w:tcMar>
          </w:tcPr>
          <w:p w14:paraId="5A8176A0" w14:textId="77777777" w:rsidR="008A5E4E" w:rsidRDefault="0065745B">
            <w:pPr>
              <w:pStyle w:val="tdTableStyle-TablestyleAltRows-BodyE-Column-Body1"/>
            </w:pPr>
            <w:r>
              <w:rPr>
                <w:rStyle w:val="em"/>
              </w:rPr>
              <w:t>fbarrier-or-reg</w:t>
            </w:r>
          </w:p>
        </w:tc>
        <w:tc>
          <w:tcPr>
            <w:tcW w:w="0" w:type="auto"/>
            <w:tcBorders>
              <w:bottom w:val="single" w:sz="6" w:space="0" w:color="000000"/>
              <w:right w:val="single" w:sz="6" w:space="0" w:color="000000"/>
            </w:tcBorders>
            <w:tcMar>
              <w:top w:w="45" w:type="dxa"/>
              <w:left w:w="45" w:type="dxa"/>
              <w:bottom w:w="45" w:type="dxa"/>
              <w:right w:w="45" w:type="dxa"/>
            </w:tcMar>
          </w:tcPr>
          <w:p w14:paraId="33B0B08B"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1C7184DD"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4A02C6E2"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6794B992" w14:textId="77777777" w:rsidR="008A5E4E" w:rsidRDefault="0065745B">
            <w:pPr>
              <w:pStyle w:val="tdTableStyle-TablestyleAltRows-BodyD-Column-Body1"/>
            </w:pPr>
            <w:r>
              <w:t> </w:t>
            </w:r>
          </w:p>
        </w:tc>
      </w:tr>
      <w:tr w:rsidR="008A5E4E" w14:paraId="7CE98F4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7ED2373" w14:textId="77777777" w:rsidR="008A5E4E" w:rsidRDefault="0065745B">
            <w:pPr>
              <w:pStyle w:val="tdTableStyle-TablestyleAltRows-BodyE-Sidehead-Body2"/>
              <w:shd w:val="clear" w:color="auto" w:fill="DCDCDC"/>
            </w:pPr>
            <w:r>
              <w:rPr>
                <w:rStyle w:val="code"/>
                <w:shd w:val="clear" w:color="auto" w:fill="DCDCDC"/>
              </w:rPr>
              <w:t>BRIG_OPCODE_RELEASEFBAR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F75D66E"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6B02A22" w14:textId="77777777" w:rsidR="008A5E4E" w:rsidRDefault="0065745B">
            <w:pPr>
              <w:pStyle w:val="tdTableStyle-TablestyleAltRows-BodyE-Column-Body2"/>
              <w:shd w:val="clear" w:color="auto" w:fill="D3D3D3"/>
            </w:pPr>
            <w:r>
              <w:rPr>
                <w:rStyle w:val="em"/>
                <w:shd w:val="clear" w:color="auto" w:fill="D3D3D3"/>
              </w:rPr>
              <w:t>fbarrier-or-reg</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F4D0AAD"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99F951E"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A288CEC"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50B2F839" w14:textId="77777777" w:rsidR="008A5E4E" w:rsidRDefault="0065745B">
            <w:pPr>
              <w:pStyle w:val="tdTableStyle-TablestyleAltRows-BodyD-Column-Body2"/>
              <w:shd w:val="clear" w:color="auto" w:fill="D3D3D3"/>
            </w:pPr>
            <w:r>
              <w:rPr>
                <w:shd w:val="clear" w:color="auto" w:fill="D3D3D3"/>
              </w:rPr>
              <w:t> </w:t>
            </w:r>
          </w:p>
        </w:tc>
      </w:tr>
      <w:tr w:rsidR="008A5E4E" w14:paraId="095CA1E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72A7834" w14:textId="77777777" w:rsidR="008A5E4E" w:rsidRDefault="0065745B">
            <w:pPr>
              <w:pStyle w:val="tdTableStyle-TablestyleAltRows-BodyE-Sidehead-Body1"/>
              <w:shd w:val="clear" w:color="auto" w:fill="DCDCDC"/>
            </w:pPr>
            <w:r>
              <w:rPr>
                <w:rStyle w:val="code"/>
                <w:shd w:val="clear" w:color="auto" w:fill="DCDCDC"/>
              </w:rPr>
              <w:t>BRIG_OPCODE_LDF</w:t>
            </w:r>
          </w:p>
        </w:tc>
        <w:tc>
          <w:tcPr>
            <w:tcW w:w="0" w:type="auto"/>
            <w:tcBorders>
              <w:bottom w:val="single" w:sz="6" w:space="0" w:color="000000"/>
              <w:right w:val="single" w:sz="6" w:space="0" w:color="000000"/>
            </w:tcBorders>
            <w:tcMar>
              <w:top w:w="45" w:type="dxa"/>
              <w:left w:w="45" w:type="dxa"/>
              <w:bottom w:w="45" w:type="dxa"/>
              <w:right w:w="45" w:type="dxa"/>
            </w:tcMar>
          </w:tcPr>
          <w:p w14:paraId="23521B77"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1FF45D07"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7CA1A33D" w14:textId="77777777" w:rsidR="008A5E4E" w:rsidRDefault="0065745B">
            <w:pPr>
              <w:pStyle w:val="tdTableStyle-TablestyleAltRows-BodyE-Column-Body1"/>
            </w:pPr>
            <w:r>
              <w:rPr>
                <w:rStyle w:val="em"/>
              </w:rPr>
              <w:t>fbarrier</w:t>
            </w:r>
          </w:p>
        </w:tc>
        <w:tc>
          <w:tcPr>
            <w:tcW w:w="0" w:type="auto"/>
            <w:tcBorders>
              <w:bottom w:val="single" w:sz="6" w:space="0" w:color="000000"/>
              <w:right w:val="single" w:sz="6" w:space="0" w:color="000000"/>
            </w:tcBorders>
            <w:tcMar>
              <w:top w:w="45" w:type="dxa"/>
              <w:left w:w="45" w:type="dxa"/>
              <w:bottom w:w="45" w:type="dxa"/>
              <w:right w:w="45" w:type="dxa"/>
            </w:tcMar>
          </w:tcPr>
          <w:p w14:paraId="60006939"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0AD19889"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25D577AB" w14:textId="77777777" w:rsidR="008A5E4E" w:rsidRDefault="0065745B">
            <w:pPr>
              <w:pStyle w:val="tdTableStyle-TablestyleAltRows-BodyD-Column-Body1"/>
            </w:pPr>
            <w:r>
              <w:t> </w:t>
            </w:r>
          </w:p>
        </w:tc>
      </w:tr>
      <w:tr w:rsidR="008A5E4E" w14:paraId="1162227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1BCF3E3" w14:textId="77777777" w:rsidR="008A5E4E" w:rsidRDefault="0065745B">
            <w:pPr>
              <w:pStyle w:val="tdTableStyle-TablestyleAltRows-BodyE-Sidehead-Body2"/>
              <w:shd w:val="clear" w:color="auto" w:fill="DCDCDC"/>
            </w:pPr>
            <w:r>
              <w:rPr>
                <w:rStyle w:val="code"/>
                <w:shd w:val="clear" w:color="auto" w:fill="DCDCDC"/>
              </w:rPr>
              <w:t>BRIG_OPCODE_ACTIVELANECOUNT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8E52FCC" w14:textId="77777777" w:rsidR="008A5E4E" w:rsidRDefault="0065745B">
            <w:pPr>
              <w:pStyle w:val="tdTableStyle-TablestyleAltRows-BodyE-Column-Body2"/>
              <w:shd w:val="clear" w:color="auto" w:fill="D3D3D3"/>
            </w:pPr>
            <w:r>
              <w:rPr>
                <w:rStyle w:val="code"/>
                <w:shd w:val="clear" w:color="auto" w:fill="D3D3D3"/>
              </w:rPr>
              <w:t>BRIG_KIND_INST_LANE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B6760E7"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7FD55D0"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CD1C283"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61FED09"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21D55D1F" w14:textId="77777777" w:rsidR="008A5E4E" w:rsidRDefault="0065745B">
            <w:pPr>
              <w:pStyle w:val="tdTableStyle-TablestyleAltRows-BodyD-Column-Body2"/>
              <w:shd w:val="clear" w:color="auto" w:fill="D3D3D3"/>
            </w:pPr>
            <w:r>
              <w:rPr>
                <w:shd w:val="clear" w:color="auto" w:fill="D3D3D3"/>
              </w:rPr>
              <w:t> </w:t>
            </w:r>
          </w:p>
        </w:tc>
      </w:tr>
      <w:tr w:rsidR="008A5E4E" w14:paraId="02F5B12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CD1E009" w14:textId="77777777" w:rsidR="008A5E4E" w:rsidRDefault="0065745B">
            <w:pPr>
              <w:pStyle w:val="tdTableStyle-TablestyleAltRows-BodyE-Sidehead-Body1"/>
              <w:shd w:val="clear" w:color="auto" w:fill="DCDCDC"/>
            </w:pPr>
            <w:r>
              <w:rPr>
                <w:rStyle w:val="code"/>
                <w:shd w:val="clear" w:color="auto" w:fill="DCDCDC"/>
              </w:rPr>
              <w:t>BRIG_OPCODE_ACTIVELANEID</w:t>
            </w:r>
          </w:p>
        </w:tc>
        <w:tc>
          <w:tcPr>
            <w:tcW w:w="0" w:type="auto"/>
            <w:tcBorders>
              <w:bottom w:val="single" w:sz="6" w:space="0" w:color="000000"/>
              <w:right w:val="single" w:sz="6" w:space="0" w:color="000000"/>
            </w:tcBorders>
            <w:tcMar>
              <w:top w:w="45" w:type="dxa"/>
              <w:left w:w="45" w:type="dxa"/>
              <w:bottom w:w="45" w:type="dxa"/>
              <w:right w:w="45" w:type="dxa"/>
            </w:tcMar>
          </w:tcPr>
          <w:p w14:paraId="1A8CB62D" w14:textId="77777777" w:rsidR="008A5E4E" w:rsidRDefault="0065745B">
            <w:pPr>
              <w:pStyle w:val="tdTableStyle-TablestyleAltRows-BodyE-Column-Body1"/>
            </w:pPr>
            <w:r>
              <w:rPr>
                <w:rStyle w:val="code"/>
              </w:rPr>
              <w:t>BRIG_KIND_INST_LANE</w:t>
            </w:r>
          </w:p>
        </w:tc>
        <w:tc>
          <w:tcPr>
            <w:tcW w:w="0" w:type="auto"/>
            <w:tcBorders>
              <w:bottom w:val="single" w:sz="6" w:space="0" w:color="000000"/>
              <w:right w:val="single" w:sz="6" w:space="0" w:color="000000"/>
            </w:tcBorders>
            <w:tcMar>
              <w:top w:w="45" w:type="dxa"/>
              <w:left w:w="45" w:type="dxa"/>
              <w:bottom w:w="45" w:type="dxa"/>
              <w:right w:w="45" w:type="dxa"/>
            </w:tcMar>
          </w:tcPr>
          <w:p w14:paraId="2335AE65"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5D702E8F"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33B703EF"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0F1EB574"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2823DD83" w14:textId="77777777" w:rsidR="008A5E4E" w:rsidRDefault="0065745B">
            <w:pPr>
              <w:pStyle w:val="tdTableStyle-TablestyleAltRows-BodyD-Column-Body1"/>
            </w:pPr>
            <w:r>
              <w:t> </w:t>
            </w:r>
          </w:p>
        </w:tc>
      </w:tr>
      <w:tr w:rsidR="008A5E4E" w14:paraId="21F5A7D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69AC2DF" w14:textId="77777777" w:rsidR="008A5E4E" w:rsidRDefault="0065745B">
            <w:pPr>
              <w:pStyle w:val="tdTableStyle-TablestyleAltRows-BodyE-Sidehead-Body2"/>
              <w:shd w:val="clear" w:color="auto" w:fill="DCDCDC"/>
            </w:pPr>
            <w:r>
              <w:rPr>
                <w:rStyle w:val="code"/>
                <w:shd w:val="clear" w:color="auto" w:fill="DCDCDC"/>
              </w:rPr>
              <w:t>BRIG_OPCODE_ACTIVELANEMASK</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A32AF58" w14:textId="77777777" w:rsidR="008A5E4E" w:rsidRDefault="0065745B">
            <w:pPr>
              <w:pStyle w:val="tdTableStyle-TablestyleAltRows-BodyE-Column-Body2"/>
              <w:shd w:val="clear" w:color="auto" w:fill="D3D3D3"/>
            </w:pPr>
            <w:r>
              <w:rPr>
                <w:rStyle w:val="code"/>
                <w:shd w:val="clear" w:color="auto" w:fill="D3D3D3"/>
              </w:rPr>
              <w:t>BRIG_KIND_INST_LANE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57D94A4" w14:textId="77777777" w:rsidR="008A5E4E" w:rsidRDefault="0065745B">
            <w:pPr>
              <w:pStyle w:val="tdTableStyle-TablestyleAltRows-BodyE-Column-Body2"/>
              <w:shd w:val="clear" w:color="auto" w:fill="D3D3D3"/>
            </w:pPr>
            <w:r>
              <w:rPr>
                <w:rStyle w:val="em"/>
                <w:shd w:val="clear" w:color="auto" w:fill="D3D3D3"/>
              </w:rPr>
              <w:t>4-vector- reg</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DBC30F7"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7AF6852"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F41DD8B"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5CDCE979" w14:textId="77777777" w:rsidR="008A5E4E" w:rsidRDefault="0065745B">
            <w:pPr>
              <w:pStyle w:val="tdTableStyle-TablestyleAltRows-BodyD-Column-Body2"/>
              <w:shd w:val="clear" w:color="auto" w:fill="D3D3D3"/>
            </w:pPr>
            <w:r>
              <w:rPr>
                <w:shd w:val="clear" w:color="auto" w:fill="D3D3D3"/>
              </w:rPr>
              <w:t> </w:t>
            </w:r>
          </w:p>
        </w:tc>
      </w:tr>
      <w:tr w:rsidR="008A5E4E" w14:paraId="163965B8"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6834B79F" w14:textId="2DBAAF5C" w:rsidR="008A5E4E" w:rsidRDefault="0065745B" w:rsidP="00A14DB2">
            <w:pPr>
              <w:pStyle w:val="tdTableStyle-TablestyleAltRows-BodyB-Sidehead-Body1"/>
              <w:shd w:val="clear" w:color="auto" w:fill="DCDCDC"/>
            </w:pPr>
            <w:r>
              <w:rPr>
                <w:rStyle w:val="code"/>
                <w:shd w:val="clear" w:color="auto" w:fill="DCDCDC"/>
              </w:rPr>
              <w:t>BRIG_OPCODE_</w:t>
            </w:r>
            <w:r w:rsidR="00A14DB2">
              <w:rPr>
                <w:rStyle w:val="code"/>
                <w:shd w:val="clear" w:color="auto" w:fill="DCDCDC"/>
              </w:rPr>
              <w:t>ACTIVELANEPERMUTE</w:t>
            </w:r>
          </w:p>
        </w:tc>
        <w:tc>
          <w:tcPr>
            <w:tcW w:w="0" w:type="auto"/>
            <w:tcBorders>
              <w:right w:val="single" w:sz="6" w:space="0" w:color="000000"/>
            </w:tcBorders>
            <w:tcMar>
              <w:top w:w="45" w:type="dxa"/>
              <w:left w:w="45" w:type="dxa"/>
              <w:bottom w:w="45" w:type="dxa"/>
              <w:right w:w="45" w:type="dxa"/>
            </w:tcMar>
          </w:tcPr>
          <w:p w14:paraId="49754AC5" w14:textId="77777777" w:rsidR="008A5E4E" w:rsidRDefault="0065745B">
            <w:pPr>
              <w:pStyle w:val="tdTableStyle-TablestyleAltRows-BodyB-Column-Body1"/>
            </w:pPr>
            <w:r>
              <w:rPr>
                <w:rStyle w:val="code"/>
              </w:rPr>
              <w:t>BRIG_KIND_INST_LANE</w:t>
            </w:r>
          </w:p>
        </w:tc>
        <w:tc>
          <w:tcPr>
            <w:tcW w:w="0" w:type="auto"/>
            <w:tcBorders>
              <w:right w:val="single" w:sz="6" w:space="0" w:color="000000"/>
            </w:tcBorders>
            <w:tcMar>
              <w:top w:w="45" w:type="dxa"/>
              <w:left w:w="45" w:type="dxa"/>
              <w:bottom w:w="45" w:type="dxa"/>
              <w:right w:w="45" w:type="dxa"/>
            </w:tcMar>
          </w:tcPr>
          <w:p w14:paraId="33C232A5" w14:textId="77777777" w:rsidR="008A5E4E" w:rsidRDefault="0065745B">
            <w:pPr>
              <w:pStyle w:val="tdTableStyle-TablestyleAltRows-BodyB-Column-Body1"/>
            </w:pPr>
            <w:r>
              <w:rPr>
                <w:rStyle w:val="em"/>
              </w:rPr>
              <w:t>dest</w:t>
            </w:r>
          </w:p>
        </w:tc>
        <w:tc>
          <w:tcPr>
            <w:tcW w:w="0" w:type="auto"/>
            <w:tcBorders>
              <w:right w:val="single" w:sz="6" w:space="0" w:color="000000"/>
            </w:tcBorders>
            <w:tcMar>
              <w:top w:w="45" w:type="dxa"/>
              <w:left w:w="45" w:type="dxa"/>
              <w:bottom w:w="45" w:type="dxa"/>
              <w:right w:w="45" w:type="dxa"/>
            </w:tcMar>
          </w:tcPr>
          <w:p w14:paraId="3C1DBDEE" w14:textId="77777777" w:rsidR="008A5E4E" w:rsidRDefault="0065745B">
            <w:pPr>
              <w:pStyle w:val="tdTableStyle-TablestyleAltRows-BodyB-Column-Body1"/>
            </w:pPr>
            <w:r>
              <w:rPr>
                <w:rStyle w:val="em"/>
              </w:rPr>
              <w:t>src</w:t>
            </w:r>
          </w:p>
        </w:tc>
        <w:tc>
          <w:tcPr>
            <w:tcW w:w="0" w:type="auto"/>
            <w:tcBorders>
              <w:right w:val="single" w:sz="6" w:space="0" w:color="000000"/>
            </w:tcBorders>
            <w:tcMar>
              <w:top w:w="45" w:type="dxa"/>
              <w:left w:w="45" w:type="dxa"/>
              <w:bottom w:w="45" w:type="dxa"/>
              <w:right w:w="45" w:type="dxa"/>
            </w:tcMar>
          </w:tcPr>
          <w:p w14:paraId="5C0C3311" w14:textId="77777777" w:rsidR="008A5E4E" w:rsidRDefault="0065745B">
            <w:pPr>
              <w:pStyle w:val="tdTableStyle-TablestyleAltRows-BodyB-Column-Body1"/>
            </w:pPr>
            <w:r>
              <w:rPr>
                <w:rStyle w:val="em"/>
              </w:rPr>
              <w:t>src</w:t>
            </w:r>
          </w:p>
        </w:tc>
        <w:tc>
          <w:tcPr>
            <w:tcW w:w="0" w:type="auto"/>
            <w:tcBorders>
              <w:right w:val="single" w:sz="6" w:space="0" w:color="000000"/>
            </w:tcBorders>
            <w:tcMar>
              <w:top w:w="45" w:type="dxa"/>
              <w:left w:w="45" w:type="dxa"/>
              <w:bottom w:w="45" w:type="dxa"/>
              <w:right w:w="45" w:type="dxa"/>
            </w:tcMar>
          </w:tcPr>
          <w:p w14:paraId="5B100AAF" w14:textId="77777777" w:rsidR="008A5E4E" w:rsidRDefault="0065745B">
            <w:pPr>
              <w:pStyle w:val="tdTableStyle-TablestyleAltRows-BodyB-Column-Body1"/>
            </w:pPr>
            <w:r>
              <w:rPr>
                <w:rStyle w:val="em"/>
              </w:rPr>
              <w:t>src</w:t>
            </w:r>
          </w:p>
        </w:tc>
        <w:tc>
          <w:tcPr>
            <w:tcW w:w="0" w:type="auto"/>
            <w:tcMar>
              <w:top w:w="45" w:type="dxa"/>
              <w:left w:w="45" w:type="dxa"/>
              <w:bottom w:w="45" w:type="dxa"/>
              <w:right w:w="45" w:type="dxa"/>
            </w:tcMar>
          </w:tcPr>
          <w:p w14:paraId="1176D0EA" w14:textId="77777777" w:rsidR="008A5E4E" w:rsidRDefault="0065745B">
            <w:pPr>
              <w:pStyle w:val="tdTableStyle-TablestyleAltRows-BodyA-Column-Body1"/>
            </w:pPr>
            <w:r>
              <w:rPr>
                <w:rStyle w:val="em"/>
              </w:rPr>
              <w:t>src</w:t>
            </w:r>
          </w:p>
        </w:tc>
      </w:tr>
    </w:tbl>
    <w:p w14:paraId="33000CFA" w14:textId="77777777" w:rsidR="008A5E4E" w:rsidRDefault="008A5E4E">
      <w:pPr>
        <w:spacing w:after="240"/>
      </w:pPr>
    </w:p>
    <w:p w14:paraId="23FE9116" w14:textId="03A80F52" w:rsidR="008A5E4E" w:rsidRDefault="0065745B">
      <w:pPr>
        <w:pStyle w:val="p"/>
      </w:pPr>
      <w:r>
        <w:rPr>
          <w:rStyle w:val="i"/>
        </w:rPr>
        <w:t>fbarrier-or-reg</w:t>
      </w:r>
      <w:r>
        <w:t xml:space="preserve">: must be </w:t>
      </w:r>
      <w:r>
        <w:rPr>
          <w:rStyle w:val="code1"/>
        </w:rPr>
        <w:t>BRIG_KIND_OPERAND_REG</w:t>
      </w:r>
      <w:r w:rsidR="00715E6C">
        <w:rPr>
          <w:rStyle w:val="code1"/>
        </w:rPr>
        <w:t>ISTER</w:t>
      </w:r>
      <w:r>
        <w:t xml:space="preserve">; or </w:t>
      </w:r>
      <w:r>
        <w:rPr>
          <w:rStyle w:val="code1"/>
        </w:rPr>
        <w:t>BRIG_KIND_OPERAND_CODE_REF</w:t>
      </w:r>
      <w:r>
        <w:t xml:space="preserve"> that references a </w:t>
      </w:r>
      <w:r>
        <w:rPr>
          <w:rStyle w:val="code1"/>
        </w:rPr>
        <w:t>BRIG_KIND_DIRECTIVE_FBARRIER</w:t>
      </w:r>
      <w:r>
        <w:t xml:space="preserve"> directive. </w:t>
      </w:r>
    </w:p>
    <w:p w14:paraId="7810D0A8" w14:textId="77777777" w:rsidR="008A5E4E" w:rsidRDefault="0065745B">
      <w:pPr>
        <w:pStyle w:val="p"/>
      </w:pPr>
      <w:r>
        <w:rPr>
          <w:rStyle w:val="i"/>
        </w:rPr>
        <w:t>fbarrier</w:t>
      </w:r>
      <w:r>
        <w:t xml:space="preserve">: must be </w:t>
      </w:r>
      <w:r>
        <w:rPr>
          <w:rStyle w:val="code1"/>
        </w:rPr>
        <w:t>BRIG_KIND_OPERAND_CODE_REF</w:t>
      </w:r>
      <w:r>
        <w:t xml:space="preserve"> that references a </w:t>
      </w:r>
      <w:r>
        <w:rPr>
          <w:rStyle w:val="code1"/>
        </w:rPr>
        <w:t>BRIG_KIND_DIRECTIVE_FBARRIER</w:t>
      </w:r>
      <w:r>
        <w:t xml:space="preserve"> directive. </w:t>
      </w:r>
    </w:p>
    <w:p w14:paraId="3821AACD" w14:textId="61606CF7"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7EA2585B" w14:textId="4B413811" w:rsidR="008A5E4E" w:rsidRDefault="0065745B">
      <w:pPr>
        <w:pStyle w:val="p"/>
      </w:pPr>
      <w:r>
        <w:rPr>
          <w:rStyle w:val="i"/>
        </w:rPr>
        <w:t>4-vector-reg</w:t>
      </w:r>
      <w:r>
        <w:t xml:space="preserve">: must be </w:t>
      </w:r>
      <w:r>
        <w:rPr>
          <w:rStyle w:val="code1"/>
        </w:rPr>
        <w:t>BRIG_KIND_OPERAND_OPERAND_LIST</w:t>
      </w:r>
      <w:r>
        <w:t xml:space="preserve"> that references a list of </w:t>
      </w:r>
      <w:r>
        <w:rPr>
          <w:rStyle w:val="code1"/>
        </w:rPr>
        <w:t>BRIG_KIND_OPERAND_REG</w:t>
      </w:r>
      <w:r w:rsidR="00715E6C">
        <w:rPr>
          <w:rStyle w:val="code1"/>
        </w:rPr>
        <w:t>ISTER</w:t>
      </w:r>
      <w:r>
        <w:t xml:space="preserve"> operands.</w:t>
      </w:r>
    </w:p>
    <w:p w14:paraId="35248BC0" w14:textId="2010B314"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t xml:space="preserve">, or </w:t>
      </w:r>
      <w:r>
        <w:rPr>
          <w:rStyle w:val="code1"/>
        </w:rPr>
        <w:t>BRIG_KIND_OPERAND_WAVESIZE</w:t>
      </w:r>
      <w:r>
        <w:t>.</w:t>
      </w:r>
    </w:p>
    <w:p w14:paraId="561225C8" w14:textId="77777777" w:rsidR="008A5E4E" w:rsidRDefault="0065745B">
      <w:pPr>
        <w:pStyle w:val="h3"/>
      </w:pPr>
      <w:bookmarkStart w:id="1330" w:name="_Toc396034534"/>
      <w:r>
        <w:t xml:space="preserve">18.7.6 </w:t>
      </w:r>
      <w:bookmarkStart w:id="1331" w:name="_Ref1011182283"/>
      <w:r>
        <w:t>BRIG Syntax for Function Operations</w:t>
      </w:r>
      <w:bookmarkEnd w:id="1330"/>
      <w:bookmarkEnd w:id="1331"/>
    </w:p>
    <w:p w14:paraId="11404C1D" w14:textId="77777777" w:rsidR="008A5E4E" w:rsidRDefault="0065745B">
      <w:pPr>
        <w:pStyle w:val="pTableTitle"/>
      </w:pPr>
      <w:bookmarkStart w:id="1332" w:name="_ListOf180"/>
      <w:r>
        <w:t>Table 18–25 BRIG Syntax for Operations Related to Functions</w:t>
      </w:r>
    </w:p>
    <w:bookmarkEnd w:id="1332"/>
    <w:p w14:paraId="6AB4C1EF"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1879"/>
        <w:gridCol w:w="2026"/>
        <w:gridCol w:w="975"/>
        <w:gridCol w:w="975"/>
        <w:gridCol w:w="975"/>
        <w:gridCol w:w="975"/>
      </w:tblGrid>
      <w:tr w:rsidR="008A5E4E" w14:paraId="50E33A73"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3380E004"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21ECC65"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29441D1" w14:textId="77777777" w:rsidR="008A5E4E" w:rsidRDefault="0065745B">
            <w:pPr>
              <w:pStyle w:val="thTableStyle-TablestyleAltRows-HeadE-Column-Header1"/>
              <w:shd w:val="clear" w:color="auto" w:fill="D3D3D3"/>
            </w:pPr>
            <w:r>
              <w:rPr>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CADC3F9" w14:textId="77777777" w:rsidR="008A5E4E" w:rsidRDefault="0065745B">
            <w:pPr>
              <w:pStyle w:val="thTableStyle-TablestyleAltRows-HeadE-Column-Header1"/>
              <w:shd w:val="clear" w:color="auto" w:fill="D3D3D3"/>
            </w:pPr>
            <w:r>
              <w:rPr>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2143E127" w14:textId="77777777" w:rsidR="008A5E4E" w:rsidRDefault="0065745B">
            <w:pPr>
              <w:pStyle w:val="thTableStyle-TablestyleAltRows-HeadE-Column-Header1"/>
              <w:shd w:val="clear" w:color="auto" w:fill="D3D3D3"/>
            </w:pPr>
            <w:r>
              <w:rPr>
                <w:shd w:val="clear" w:color="auto" w:fill="D3D3D3"/>
              </w:rPr>
              <w:t>Operand 2</w:t>
            </w:r>
          </w:p>
        </w:tc>
        <w:tc>
          <w:tcPr>
            <w:tcW w:w="0" w:type="auto"/>
            <w:tcBorders>
              <w:bottom w:val="double" w:sz="3" w:space="0" w:color="000000"/>
            </w:tcBorders>
            <w:shd w:val="clear" w:color="auto" w:fill="D3D3D3"/>
            <w:tcMar>
              <w:top w:w="45" w:type="dxa"/>
              <w:left w:w="45" w:type="dxa"/>
              <w:bottom w:w="45" w:type="dxa"/>
              <w:right w:w="45" w:type="dxa"/>
            </w:tcMar>
          </w:tcPr>
          <w:p w14:paraId="442169C3" w14:textId="77777777" w:rsidR="008A5E4E" w:rsidRDefault="0065745B">
            <w:pPr>
              <w:pStyle w:val="thTableStyle-TablestyleAltRows-HeadD-Column-Header1"/>
              <w:shd w:val="clear" w:color="auto" w:fill="D3D3D3"/>
            </w:pPr>
            <w:r>
              <w:rPr>
                <w:shd w:val="clear" w:color="auto" w:fill="D3D3D3"/>
              </w:rPr>
              <w:t>Operand 3</w:t>
            </w:r>
          </w:p>
        </w:tc>
      </w:tr>
      <w:tr w:rsidR="008A5E4E" w14:paraId="1A9928E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8463B19" w14:textId="77777777" w:rsidR="008A5E4E" w:rsidRDefault="0065745B">
            <w:pPr>
              <w:pStyle w:val="tdTableStyle-TablestyleAltRows-BodyE-Sidehead-Body1"/>
              <w:shd w:val="clear" w:color="auto" w:fill="DCDCDC"/>
            </w:pPr>
            <w:r>
              <w:rPr>
                <w:rStyle w:val="code"/>
                <w:shd w:val="clear" w:color="auto" w:fill="DCDCDC"/>
              </w:rPr>
              <w:t>BRIG_OPCODE_CALL</w:t>
            </w:r>
          </w:p>
        </w:tc>
        <w:tc>
          <w:tcPr>
            <w:tcW w:w="0" w:type="auto"/>
            <w:tcBorders>
              <w:bottom w:val="single" w:sz="6" w:space="0" w:color="000000"/>
              <w:right w:val="single" w:sz="6" w:space="0" w:color="000000"/>
            </w:tcBorders>
            <w:tcMar>
              <w:top w:w="45" w:type="dxa"/>
              <w:left w:w="45" w:type="dxa"/>
              <w:bottom w:w="45" w:type="dxa"/>
              <w:right w:w="45" w:type="dxa"/>
            </w:tcMar>
          </w:tcPr>
          <w:p w14:paraId="79560871" w14:textId="77777777" w:rsidR="008A5E4E" w:rsidRDefault="0065745B">
            <w:pPr>
              <w:pStyle w:val="tdTableStyle-TablestyleAltRows-BodyE-Column-Body1"/>
            </w:pPr>
            <w:r>
              <w:rPr>
                <w:rStyle w:val="code"/>
              </w:rPr>
              <w:t>BRIG_KIND_INST_BR</w:t>
            </w:r>
          </w:p>
        </w:tc>
        <w:tc>
          <w:tcPr>
            <w:tcW w:w="0" w:type="auto"/>
            <w:tcBorders>
              <w:bottom w:val="single" w:sz="6" w:space="0" w:color="000000"/>
              <w:right w:val="single" w:sz="6" w:space="0" w:color="000000"/>
            </w:tcBorders>
            <w:tcMar>
              <w:top w:w="45" w:type="dxa"/>
              <w:left w:w="45" w:type="dxa"/>
              <w:bottom w:w="45" w:type="dxa"/>
              <w:right w:w="45" w:type="dxa"/>
            </w:tcMar>
          </w:tcPr>
          <w:p w14:paraId="748ED980" w14:textId="77777777" w:rsidR="008A5E4E" w:rsidRDefault="0065745B">
            <w:pPr>
              <w:pStyle w:val="tdTableStyle-TablestyleAltRows-BodyE-Column-Body1"/>
            </w:pPr>
            <w:r>
              <w:rPr>
                <w:rStyle w:val="em"/>
              </w:rPr>
              <w:t>out-args</w:t>
            </w:r>
          </w:p>
        </w:tc>
        <w:tc>
          <w:tcPr>
            <w:tcW w:w="0" w:type="auto"/>
            <w:tcBorders>
              <w:bottom w:val="single" w:sz="6" w:space="0" w:color="000000"/>
              <w:right w:val="single" w:sz="6" w:space="0" w:color="000000"/>
            </w:tcBorders>
            <w:tcMar>
              <w:top w:w="45" w:type="dxa"/>
              <w:left w:w="45" w:type="dxa"/>
              <w:bottom w:w="45" w:type="dxa"/>
              <w:right w:w="45" w:type="dxa"/>
            </w:tcMar>
          </w:tcPr>
          <w:p w14:paraId="273AE67B" w14:textId="77777777" w:rsidR="008A5E4E" w:rsidRDefault="0065745B">
            <w:pPr>
              <w:pStyle w:val="tdTableStyle-TablestyleAltRows-BodyE-Column-Body1"/>
            </w:pPr>
            <w:r>
              <w:rPr>
                <w:rStyle w:val="em"/>
              </w:rPr>
              <w:t>func</w:t>
            </w:r>
          </w:p>
        </w:tc>
        <w:tc>
          <w:tcPr>
            <w:tcW w:w="0" w:type="auto"/>
            <w:tcBorders>
              <w:bottom w:val="single" w:sz="6" w:space="0" w:color="000000"/>
              <w:right w:val="single" w:sz="6" w:space="0" w:color="000000"/>
            </w:tcBorders>
            <w:tcMar>
              <w:top w:w="45" w:type="dxa"/>
              <w:left w:w="45" w:type="dxa"/>
              <w:bottom w:w="45" w:type="dxa"/>
              <w:right w:w="45" w:type="dxa"/>
            </w:tcMar>
          </w:tcPr>
          <w:p w14:paraId="19A8D494" w14:textId="77777777" w:rsidR="008A5E4E" w:rsidRDefault="0065745B">
            <w:pPr>
              <w:pStyle w:val="tdTableStyle-TablestyleAltRows-BodyE-Column-Body1"/>
            </w:pPr>
            <w:r>
              <w:rPr>
                <w:rStyle w:val="em"/>
              </w:rPr>
              <w:t>in-args</w:t>
            </w:r>
          </w:p>
        </w:tc>
        <w:tc>
          <w:tcPr>
            <w:tcW w:w="0" w:type="auto"/>
            <w:tcBorders>
              <w:bottom w:val="single" w:sz="6" w:space="0" w:color="000000"/>
            </w:tcBorders>
            <w:tcMar>
              <w:top w:w="45" w:type="dxa"/>
              <w:left w:w="45" w:type="dxa"/>
              <w:bottom w:w="45" w:type="dxa"/>
              <w:right w:w="45" w:type="dxa"/>
            </w:tcMar>
          </w:tcPr>
          <w:p w14:paraId="7CEFE7B6" w14:textId="77777777" w:rsidR="008A5E4E" w:rsidRDefault="0065745B">
            <w:pPr>
              <w:pStyle w:val="tdTableStyle-TablestyleAltRows-BodyD-Column-Body1"/>
            </w:pPr>
            <w:r>
              <w:t> </w:t>
            </w:r>
          </w:p>
        </w:tc>
      </w:tr>
      <w:tr w:rsidR="008A5E4E" w14:paraId="3D272F54"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0C3F706" w14:textId="77777777" w:rsidR="008A5E4E" w:rsidRDefault="0065745B">
            <w:pPr>
              <w:pStyle w:val="tdTableStyle-TablestyleAltRows-BodyE-Sidehead-Body2"/>
              <w:shd w:val="clear" w:color="auto" w:fill="DCDCDC"/>
            </w:pPr>
            <w:r>
              <w:rPr>
                <w:rStyle w:val="code"/>
                <w:shd w:val="clear" w:color="auto" w:fill="DCDCDC"/>
              </w:rPr>
              <w:t>BRIG_OPCODE_SCALL</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8E85C5F" w14:textId="77777777" w:rsidR="008A5E4E" w:rsidRDefault="0065745B">
            <w:pPr>
              <w:pStyle w:val="tdTableStyle-TablestyleAltRows-BodyE-Column-Body2"/>
              <w:shd w:val="clear" w:color="auto" w:fill="D3D3D3"/>
            </w:pPr>
            <w:r>
              <w:rPr>
                <w:rStyle w:val="code"/>
                <w:shd w:val="clear" w:color="auto" w:fill="D3D3D3"/>
              </w:rPr>
              <w:t>BRIG_KIND_INST_BR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52C9563" w14:textId="77777777" w:rsidR="008A5E4E" w:rsidRDefault="0065745B">
            <w:pPr>
              <w:pStyle w:val="tdTableStyle-TablestyleAltRows-BodyE-Column-Body2"/>
              <w:shd w:val="clear" w:color="auto" w:fill="D3D3D3"/>
            </w:pPr>
            <w:r>
              <w:rPr>
                <w:rStyle w:val="em"/>
                <w:shd w:val="clear" w:color="auto" w:fill="D3D3D3"/>
              </w:rPr>
              <w:t>out-args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A6BB323"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0C3F3B9" w14:textId="77777777" w:rsidR="008A5E4E" w:rsidRDefault="0065745B">
            <w:pPr>
              <w:pStyle w:val="tdTableStyle-TablestyleAltRows-BodyE-Column-Body2"/>
              <w:shd w:val="clear" w:color="auto" w:fill="D3D3D3"/>
            </w:pPr>
            <w:r>
              <w:rPr>
                <w:rStyle w:val="em"/>
                <w:shd w:val="clear" w:color="auto" w:fill="D3D3D3"/>
              </w:rPr>
              <w:t>in-args</w:t>
            </w:r>
          </w:p>
        </w:tc>
        <w:tc>
          <w:tcPr>
            <w:tcW w:w="0" w:type="auto"/>
            <w:tcBorders>
              <w:bottom w:val="single" w:sz="6" w:space="0" w:color="000000"/>
            </w:tcBorders>
            <w:shd w:val="clear" w:color="auto" w:fill="D3D3D3"/>
            <w:tcMar>
              <w:top w:w="45" w:type="dxa"/>
              <w:left w:w="45" w:type="dxa"/>
              <w:bottom w:w="45" w:type="dxa"/>
              <w:right w:w="45" w:type="dxa"/>
            </w:tcMar>
          </w:tcPr>
          <w:p w14:paraId="6869C7E9" w14:textId="77777777" w:rsidR="008A5E4E" w:rsidRDefault="0065745B">
            <w:pPr>
              <w:pStyle w:val="tdTableStyle-TablestyleAltRows-BodyD-Column-Body2"/>
              <w:shd w:val="clear" w:color="auto" w:fill="D3D3D3"/>
            </w:pPr>
            <w:r>
              <w:rPr>
                <w:rStyle w:val="em"/>
                <w:shd w:val="clear" w:color="auto" w:fill="D3D3D3"/>
              </w:rPr>
              <w:t>funcs</w:t>
            </w:r>
          </w:p>
        </w:tc>
      </w:tr>
      <w:tr w:rsidR="008A5E4E" w14:paraId="22F1CAE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34F82C2" w14:textId="77777777" w:rsidR="008A5E4E" w:rsidRDefault="0065745B">
            <w:pPr>
              <w:pStyle w:val="tdTableStyle-TablestyleAltRows-BodyE-Sidehead-Body1"/>
              <w:shd w:val="clear" w:color="auto" w:fill="DCDCDC"/>
            </w:pPr>
            <w:r>
              <w:rPr>
                <w:rStyle w:val="code"/>
                <w:shd w:val="clear" w:color="auto" w:fill="DCDCDC"/>
              </w:rPr>
              <w:t>BRIG_OPCODE_ICALL</w:t>
            </w:r>
          </w:p>
        </w:tc>
        <w:tc>
          <w:tcPr>
            <w:tcW w:w="0" w:type="auto"/>
            <w:tcBorders>
              <w:bottom w:val="single" w:sz="6" w:space="0" w:color="000000"/>
              <w:right w:val="single" w:sz="6" w:space="0" w:color="000000"/>
            </w:tcBorders>
            <w:tcMar>
              <w:top w:w="45" w:type="dxa"/>
              <w:left w:w="45" w:type="dxa"/>
              <w:bottom w:w="45" w:type="dxa"/>
              <w:right w:w="45" w:type="dxa"/>
            </w:tcMar>
          </w:tcPr>
          <w:p w14:paraId="3C580CC4" w14:textId="77777777" w:rsidR="008A5E4E" w:rsidRDefault="0065745B">
            <w:pPr>
              <w:pStyle w:val="tdTableStyle-TablestyleAltRows-BodyE-Column-Body1"/>
            </w:pPr>
            <w:r>
              <w:rPr>
                <w:rStyle w:val="code"/>
              </w:rPr>
              <w:t>BRIG_KIND_INST_BR</w:t>
            </w:r>
          </w:p>
        </w:tc>
        <w:tc>
          <w:tcPr>
            <w:tcW w:w="0" w:type="auto"/>
            <w:tcBorders>
              <w:bottom w:val="single" w:sz="6" w:space="0" w:color="000000"/>
              <w:right w:val="single" w:sz="6" w:space="0" w:color="000000"/>
            </w:tcBorders>
            <w:tcMar>
              <w:top w:w="45" w:type="dxa"/>
              <w:left w:w="45" w:type="dxa"/>
              <w:bottom w:w="45" w:type="dxa"/>
              <w:right w:w="45" w:type="dxa"/>
            </w:tcMar>
          </w:tcPr>
          <w:p w14:paraId="18EE8F33" w14:textId="77777777" w:rsidR="008A5E4E" w:rsidRDefault="0065745B">
            <w:pPr>
              <w:pStyle w:val="tdTableStyle-TablestyleAltRows-BodyE-Column-Body1"/>
            </w:pPr>
            <w:r>
              <w:rPr>
                <w:rStyle w:val="em"/>
              </w:rPr>
              <w:t>out-args</w:t>
            </w:r>
          </w:p>
        </w:tc>
        <w:tc>
          <w:tcPr>
            <w:tcW w:w="0" w:type="auto"/>
            <w:tcBorders>
              <w:bottom w:val="single" w:sz="6" w:space="0" w:color="000000"/>
              <w:right w:val="single" w:sz="6" w:space="0" w:color="000000"/>
            </w:tcBorders>
            <w:tcMar>
              <w:top w:w="45" w:type="dxa"/>
              <w:left w:w="45" w:type="dxa"/>
              <w:bottom w:w="45" w:type="dxa"/>
              <w:right w:w="45" w:type="dxa"/>
            </w:tcMar>
          </w:tcPr>
          <w:p w14:paraId="12F862C2" w14:textId="77777777" w:rsidR="008A5E4E" w:rsidRDefault="0065745B">
            <w:pPr>
              <w:pStyle w:val="tdTableStyle-TablestyleAltRows-BodyE-Column-Body1"/>
            </w:pPr>
            <w:r>
              <w:rPr>
                <w:rStyle w:val="em"/>
              </w:rPr>
              <w:t>reg</w:t>
            </w:r>
          </w:p>
        </w:tc>
        <w:tc>
          <w:tcPr>
            <w:tcW w:w="0" w:type="auto"/>
            <w:tcBorders>
              <w:bottom w:val="single" w:sz="6" w:space="0" w:color="000000"/>
              <w:right w:val="single" w:sz="6" w:space="0" w:color="000000"/>
            </w:tcBorders>
            <w:tcMar>
              <w:top w:w="45" w:type="dxa"/>
              <w:left w:w="45" w:type="dxa"/>
              <w:bottom w:w="45" w:type="dxa"/>
              <w:right w:w="45" w:type="dxa"/>
            </w:tcMar>
          </w:tcPr>
          <w:p w14:paraId="5DF16E0A" w14:textId="77777777" w:rsidR="008A5E4E" w:rsidRDefault="0065745B">
            <w:pPr>
              <w:pStyle w:val="tdTableStyle-TablestyleAltRows-BodyE-Column-Body1"/>
            </w:pPr>
            <w:r>
              <w:rPr>
                <w:rStyle w:val="em"/>
              </w:rPr>
              <w:t>in-args</w:t>
            </w:r>
          </w:p>
        </w:tc>
        <w:tc>
          <w:tcPr>
            <w:tcW w:w="0" w:type="auto"/>
            <w:tcBorders>
              <w:bottom w:val="single" w:sz="6" w:space="0" w:color="000000"/>
            </w:tcBorders>
            <w:tcMar>
              <w:top w:w="45" w:type="dxa"/>
              <w:left w:w="45" w:type="dxa"/>
              <w:bottom w:w="45" w:type="dxa"/>
              <w:right w:w="45" w:type="dxa"/>
            </w:tcMar>
          </w:tcPr>
          <w:p w14:paraId="12174D01" w14:textId="77777777" w:rsidR="008A5E4E" w:rsidRDefault="0065745B">
            <w:pPr>
              <w:pStyle w:val="tdTableStyle-TablestyleAltRows-BodyD-Column-Body1"/>
            </w:pPr>
            <w:r>
              <w:rPr>
                <w:rStyle w:val="em"/>
              </w:rPr>
              <w:t>signature</w:t>
            </w:r>
          </w:p>
        </w:tc>
      </w:tr>
      <w:tr w:rsidR="008A5E4E" w14:paraId="4E8DF21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499EF59" w14:textId="77777777" w:rsidR="008A5E4E" w:rsidRDefault="0065745B">
            <w:pPr>
              <w:pStyle w:val="tdTableStyle-TablestyleAltRows-BodyE-Sidehead-Body1"/>
              <w:shd w:val="clear" w:color="auto" w:fill="DCDCDC"/>
            </w:pPr>
            <w:r>
              <w:rPr>
                <w:rStyle w:val="code"/>
                <w:shd w:val="clear" w:color="auto" w:fill="DCDCDC"/>
              </w:rPr>
              <w:t>BRIG_OPCODE_RET</w:t>
            </w:r>
          </w:p>
        </w:tc>
        <w:tc>
          <w:tcPr>
            <w:tcW w:w="0" w:type="auto"/>
            <w:tcBorders>
              <w:bottom w:val="single" w:sz="6" w:space="0" w:color="000000"/>
              <w:right w:val="single" w:sz="6" w:space="0" w:color="000000"/>
            </w:tcBorders>
            <w:tcMar>
              <w:top w:w="45" w:type="dxa"/>
              <w:left w:w="45" w:type="dxa"/>
              <w:bottom w:w="45" w:type="dxa"/>
              <w:right w:w="45" w:type="dxa"/>
            </w:tcMar>
          </w:tcPr>
          <w:p w14:paraId="107FFC81"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1906AC2B"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3007B627" w14:textId="77777777" w:rsidR="008A5E4E" w:rsidRDefault="0065745B">
            <w:pPr>
              <w:pStyle w:val="tdTableStyle-TablestyleAltRows-BodyE-Column-Body1"/>
            </w:pPr>
            <w:r>
              <w:t> </w:t>
            </w:r>
          </w:p>
        </w:tc>
        <w:tc>
          <w:tcPr>
            <w:tcW w:w="0" w:type="auto"/>
            <w:tcBorders>
              <w:bottom w:val="single" w:sz="6" w:space="0" w:color="000000"/>
              <w:right w:val="single" w:sz="6" w:space="0" w:color="000000"/>
            </w:tcBorders>
            <w:tcMar>
              <w:top w:w="45" w:type="dxa"/>
              <w:left w:w="45" w:type="dxa"/>
              <w:bottom w:w="45" w:type="dxa"/>
              <w:right w:w="45" w:type="dxa"/>
            </w:tcMar>
          </w:tcPr>
          <w:p w14:paraId="32E3C96A"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67B2B9C7" w14:textId="77777777" w:rsidR="008A5E4E" w:rsidRDefault="0065745B">
            <w:pPr>
              <w:pStyle w:val="tdTableStyle-TablestyleAltRows-BodyD-Column-Body1"/>
            </w:pPr>
            <w:r>
              <w:t> </w:t>
            </w:r>
          </w:p>
        </w:tc>
      </w:tr>
      <w:tr w:rsidR="008A5E4E" w14:paraId="5AE3CBD1"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68C49CC" w14:textId="77777777" w:rsidR="008A5E4E" w:rsidRDefault="0065745B">
            <w:pPr>
              <w:pStyle w:val="tdTableStyle-TablestyleAltRows-BodyB-Sidehead-Body2"/>
              <w:shd w:val="clear" w:color="auto" w:fill="DCDCDC"/>
            </w:pPr>
            <w:r>
              <w:rPr>
                <w:rStyle w:val="code"/>
                <w:shd w:val="clear" w:color="auto" w:fill="DCDCDC"/>
              </w:rPr>
              <w:t>BRIG_OPCODE_ALLOCA</w:t>
            </w:r>
          </w:p>
        </w:tc>
        <w:tc>
          <w:tcPr>
            <w:tcW w:w="0" w:type="auto"/>
            <w:tcBorders>
              <w:right w:val="single" w:sz="6" w:space="0" w:color="000000"/>
            </w:tcBorders>
            <w:shd w:val="clear" w:color="auto" w:fill="D3D3D3"/>
            <w:tcMar>
              <w:top w:w="45" w:type="dxa"/>
              <w:left w:w="45" w:type="dxa"/>
              <w:bottom w:w="45" w:type="dxa"/>
              <w:right w:w="45" w:type="dxa"/>
            </w:tcMar>
          </w:tcPr>
          <w:p w14:paraId="3EF7E5DC" w14:textId="77777777" w:rsidR="008A5E4E" w:rsidRDefault="0065745B">
            <w:pPr>
              <w:pStyle w:val="tdTableStyle-TablestyleAltRows-BodyB-Column-Body2"/>
              <w:shd w:val="clear" w:color="auto" w:fill="D3D3D3"/>
            </w:pPr>
            <w:r>
              <w:rPr>
                <w:rStyle w:val="code"/>
                <w:shd w:val="clear" w:color="auto" w:fill="D3D3D3"/>
              </w:rPr>
              <w:t>BRIG_KIND_INST_MEM</w:t>
            </w:r>
          </w:p>
        </w:tc>
        <w:tc>
          <w:tcPr>
            <w:tcW w:w="0" w:type="auto"/>
            <w:tcBorders>
              <w:right w:val="single" w:sz="6" w:space="0" w:color="000000"/>
            </w:tcBorders>
            <w:shd w:val="clear" w:color="auto" w:fill="D3D3D3"/>
            <w:tcMar>
              <w:top w:w="45" w:type="dxa"/>
              <w:left w:w="45" w:type="dxa"/>
              <w:bottom w:w="45" w:type="dxa"/>
              <w:right w:w="45" w:type="dxa"/>
            </w:tcMar>
          </w:tcPr>
          <w:p w14:paraId="4739FF17" w14:textId="77777777" w:rsidR="008A5E4E" w:rsidRDefault="0065745B">
            <w:pPr>
              <w:pStyle w:val="tdTableStyle-TablestyleAltRows-BodyB-Column-Body2"/>
              <w:shd w:val="clear" w:color="auto" w:fill="D3D3D3"/>
            </w:pPr>
            <w:r>
              <w:rPr>
                <w:rStyle w:val="em"/>
                <w:shd w:val="clear" w:color="auto" w:fill="D3D3D3"/>
              </w:rPr>
              <w:t>dest</w:t>
            </w:r>
          </w:p>
        </w:tc>
        <w:tc>
          <w:tcPr>
            <w:tcW w:w="0" w:type="auto"/>
            <w:tcBorders>
              <w:right w:val="single" w:sz="6" w:space="0" w:color="000000"/>
            </w:tcBorders>
            <w:shd w:val="clear" w:color="auto" w:fill="D3D3D3"/>
            <w:tcMar>
              <w:top w:w="45" w:type="dxa"/>
              <w:left w:w="45" w:type="dxa"/>
              <w:bottom w:w="45" w:type="dxa"/>
              <w:right w:w="45" w:type="dxa"/>
            </w:tcMar>
          </w:tcPr>
          <w:p w14:paraId="16FBEADA" w14:textId="77777777" w:rsidR="008A5E4E" w:rsidRDefault="0065745B">
            <w:pPr>
              <w:pStyle w:val="tdTableStyle-TablestyleAltRows-BodyB-Column-Body2"/>
              <w:shd w:val="clear" w:color="auto" w:fill="D3D3D3"/>
            </w:pPr>
            <w:r>
              <w:rPr>
                <w:rStyle w:val="em"/>
                <w:shd w:val="clear" w:color="auto" w:fill="D3D3D3"/>
              </w:rPr>
              <w:t>src</w:t>
            </w:r>
          </w:p>
        </w:tc>
        <w:tc>
          <w:tcPr>
            <w:tcW w:w="0" w:type="auto"/>
            <w:tcBorders>
              <w:right w:val="single" w:sz="6" w:space="0" w:color="000000"/>
            </w:tcBorders>
            <w:shd w:val="clear" w:color="auto" w:fill="D3D3D3"/>
            <w:tcMar>
              <w:top w:w="45" w:type="dxa"/>
              <w:left w:w="45" w:type="dxa"/>
              <w:bottom w:w="45" w:type="dxa"/>
              <w:right w:w="45" w:type="dxa"/>
            </w:tcMar>
          </w:tcPr>
          <w:p w14:paraId="596D6A56" w14:textId="77777777" w:rsidR="008A5E4E" w:rsidRDefault="0065745B">
            <w:pPr>
              <w:pStyle w:val="tdTableStyle-TablestyleAltRows-BodyB-Column-Body2"/>
              <w:shd w:val="clear" w:color="auto" w:fill="D3D3D3"/>
            </w:pPr>
            <w:r>
              <w:rPr>
                <w:shd w:val="clear" w:color="auto" w:fill="D3D3D3"/>
              </w:rPr>
              <w:t> </w:t>
            </w:r>
          </w:p>
        </w:tc>
        <w:tc>
          <w:tcPr>
            <w:tcW w:w="0" w:type="auto"/>
            <w:shd w:val="clear" w:color="auto" w:fill="D3D3D3"/>
            <w:tcMar>
              <w:top w:w="45" w:type="dxa"/>
              <w:left w:w="45" w:type="dxa"/>
              <w:bottom w:w="45" w:type="dxa"/>
              <w:right w:w="45" w:type="dxa"/>
            </w:tcMar>
          </w:tcPr>
          <w:p w14:paraId="55954779" w14:textId="77777777" w:rsidR="008A5E4E" w:rsidRDefault="0065745B">
            <w:pPr>
              <w:pStyle w:val="tdTableStyle-TablestyleAltRows-BodyA-Column-Body2"/>
              <w:shd w:val="clear" w:color="auto" w:fill="D3D3D3"/>
            </w:pPr>
            <w:r>
              <w:rPr>
                <w:shd w:val="clear" w:color="auto" w:fill="D3D3D3"/>
              </w:rPr>
              <w:t> </w:t>
            </w:r>
          </w:p>
        </w:tc>
      </w:tr>
    </w:tbl>
    <w:p w14:paraId="700EE91D" w14:textId="77777777" w:rsidR="008A5E4E" w:rsidRDefault="008A5E4E">
      <w:pPr>
        <w:spacing w:after="240"/>
      </w:pPr>
    </w:p>
    <w:p w14:paraId="0711F5B9" w14:textId="3BB2C402"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570C7B2B" w14:textId="54164DFA"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t xml:space="preserve">, or </w:t>
      </w:r>
      <w:r>
        <w:rPr>
          <w:rStyle w:val="code1"/>
        </w:rPr>
        <w:t>BRIG_KIND_OPERAND_WAVESIZE</w:t>
      </w:r>
      <w:r>
        <w:t xml:space="preserve">. </w:t>
      </w:r>
    </w:p>
    <w:p w14:paraId="14DE0CF8" w14:textId="76BA5412" w:rsidR="008A5E4E" w:rsidRDefault="0065745B">
      <w:pPr>
        <w:pStyle w:val="p"/>
      </w:pPr>
      <w:r>
        <w:rPr>
          <w:rStyle w:val="i"/>
        </w:rPr>
        <w:t>reg</w:t>
      </w:r>
      <w:r>
        <w:t xml:space="preserve">: must be </w:t>
      </w:r>
      <w:r>
        <w:rPr>
          <w:rStyle w:val="code1"/>
        </w:rPr>
        <w:t>BRIG_KIND_OPERAND_REG</w:t>
      </w:r>
      <w:r w:rsidR="00715E6C">
        <w:rPr>
          <w:rStyle w:val="code1"/>
        </w:rPr>
        <w:t>ISTER</w:t>
      </w:r>
      <w:r>
        <w:t>.</w:t>
      </w:r>
    </w:p>
    <w:p w14:paraId="25A45299" w14:textId="77777777" w:rsidR="008A5E4E" w:rsidRDefault="0065745B">
      <w:pPr>
        <w:pStyle w:val="p"/>
      </w:pPr>
      <w:r>
        <w:rPr>
          <w:rStyle w:val="i"/>
        </w:rPr>
        <w:t>out-args</w:t>
      </w:r>
      <w:r>
        <w:t xml:space="preserve">: output arguments; must be </w:t>
      </w:r>
      <w:r>
        <w:rPr>
          <w:rStyle w:val="code1"/>
        </w:rPr>
        <w:t>BRIG_KIND_OPERAND_CODE_LIST</w:t>
      </w:r>
      <w:r>
        <w:t xml:space="preserve"> that references a list of </w:t>
      </w:r>
      <w:r>
        <w:rPr>
          <w:rStyle w:val="code1"/>
        </w:rPr>
        <w:t>BRIG_KIND_DIRECTIVE_VARIABLE</w:t>
      </w:r>
      <w:r>
        <w:t xml:space="preserve"> directives with </w:t>
      </w:r>
      <w:r>
        <w:rPr>
          <w:rStyle w:val="code1"/>
        </w:rPr>
        <w:t>BRIG_SEGMENT_ARG</w:t>
      </w:r>
      <w:r>
        <w:t xml:space="preserve"> segment in the same arg block.</w:t>
      </w:r>
    </w:p>
    <w:p w14:paraId="2C017C85" w14:textId="77777777" w:rsidR="008A5E4E" w:rsidRDefault="0065745B">
      <w:pPr>
        <w:pStyle w:val="p"/>
      </w:pPr>
      <w:r>
        <w:rPr>
          <w:rStyle w:val="i"/>
        </w:rPr>
        <w:t>in-args</w:t>
      </w:r>
      <w:r>
        <w:t xml:space="preserve">: input arguments; must be </w:t>
      </w:r>
      <w:r>
        <w:rPr>
          <w:rStyle w:val="code1"/>
        </w:rPr>
        <w:t>BRIG_KIND_OPERAND_CODE_LIST</w:t>
      </w:r>
      <w:r>
        <w:t xml:space="preserve"> that references a list of </w:t>
      </w:r>
      <w:r>
        <w:rPr>
          <w:rStyle w:val="code1"/>
        </w:rPr>
        <w:t>BRIG_KIND_DIRECTIVE_VARIABLE</w:t>
      </w:r>
      <w:r>
        <w:t xml:space="preserve"> directives with </w:t>
      </w:r>
      <w:r>
        <w:rPr>
          <w:rStyle w:val="code1"/>
        </w:rPr>
        <w:t>BRIG_SEGMENT_ARG</w:t>
      </w:r>
      <w:r>
        <w:t xml:space="preserve"> segment in the same arg block.</w:t>
      </w:r>
    </w:p>
    <w:p w14:paraId="5012B1FD" w14:textId="77777777" w:rsidR="008A5E4E" w:rsidRDefault="0065745B">
      <w:pPr>
        <w:pStyle w:val="p"/>
      </w:pPr>
      <w:r>
        <w:rPr>
          <w:rStyle w:val="i"/>
        </w:rPr>
        <w:t>func</w:t>
      </w:r>
      <w:r>
        <w:t xml:space="preserve">: must be </w:t>
      </w:r>
      <w:r>
        <w:rPr>
          <w:rStyle w:val="code1"/>
        </w:rPr>
        <w:t>BRIG_KIND_OPERAND_CODE_REF</w:t>
      </w:r>
      <w:r>
        <w:t xml:space="preserve"> that references a </w:t>
      </w:r>
      <w:r>
        <w:rPr>
          <w:rStyle w:val="code1"/>
        </w:rPr>
        <w:t>BRIG_DIRECTIVE_FUNCTION</w:t>
      </w:r>
      <w:r>
        <w:t xml:space="preserve"> or </w:t>
      </w:r>
      <w:r>
        <w:rPr>
          <w:rStyle w:val="code1"/>
        </w:rPr>
        <w:t>BRIG_DIRECTIVE_INDIRECT_FUNCTION</w:t>
      </w:r>
      <w:r>
        <w:t xml:space="preserve"> directive.</w:t>
      </w:r>
    </w:p>
    <w:p w14:paraId="3FAA0A23" w14:textId="77777777" w:rsidR="008A5E4E" w:rsidRDefault="0065745B">
      <w:pPr>
        <w:pStyle w:val="p"/>
      </w:pPr>
      <w:r>
        <w:rPr>
          <w:rStyle w:val="i"/>
        </w:rPr>
        <w:t>funcs</w:t>
      </w:r>
      <w:r>
        <w:t xml:space="preserve">: must be </w:t>
      </w:r>
      <w:r>
        <w:rPr>
          <w:rStyle w:val="code1"/>
        </w:rPr>
        <w:t>BRIG_KIND_OPERAND_CODE_LIST</w:t>
      </w:r>
      <w:r>
        <w:t xml:space="preserve"> that references a list of </w:t>
      </w:r>
      <w:r>
        <w:rPr>
          <w:rStyle w:val="code1"/>
        </w:rPr>
        <w:t>BRIG_DIRECTIVE_FUNCTION</w:t>
      </w:r>
      <w:r>
        <w:t xml:space="preserve"> or </w:t>
      </w:r>
      <w:r>
        <w:rPr>
          <w:rStyle w:val="code1"/>
        </w:rPr>
        <w:t>BRIG_DIRECTIVE_INDIRECT_FUNCTION</w:t>
      </w:r>
      <w:r>
        <w:t xml:space="preserve"> directives.</w:t>
      </w:r>
    </w:p>
    <w:p w14:paraId="7953C3FE" w14:textId="77777777" w:rsidR="008A5E4E" w:rsidRDefault="0065745B">
      <w:pPr>
        <w:pStyle w:val="p"/>
      </w:pPr>
      <w:r>
        <w:rPr>
          <w:rStyle w:val="i"/>
        </w:rPr>
        <w:t>signature</w:t>
      </w:r>
      <w:r>
        <w:t xml:space="preserve">: must be </w:t>
      </w:r>
      <w:r>
        <w:rPr>
          <w:rStyle w:val="code1"/>
        </w:rPr>
        <w:t>BRIG_KIND_OPERAND_CODE_REF</w:t>
      </w:r>
      <w:r>
        <w:t xml:space="preserve"> that references a </w:t>
      </w:r>
      <w:r>
        <w:rPr>
          <w:rStyle w:val="code1"/>
        </w:rPr>
        <w:t>BRIG_KIND_DIRECTIVE_SIGNATURE</w:t>
      </w:r>
      <w:r>
        <w:t xml:space="preserve"> directive.</w:t>
      </w:r>
    </w:p>
    <w:p w14:paraId="1D92DAF7" w14:textId="77777777" w:rsidR="008A5E4E" w:rsidRDefault="0065745B">
      <w:pPr>
        <w:pStyle w:val="h3"/>
      </w:pPr>
      <w:bookmarkStart w:id="1333" w:name="_Toc396034535"/>
      <w:r>
        <w:t>18.7.7 BRIG Syntax for Special Operations</w:t>
      </w:r>
      <w:bookmarkEnd w:id="1333"/>
    </w:p>
    <w:p w14:paraId="25E6FA97" w14:textId="530BCF2D" w:rsidR="008A5E4E" w:rsidRDefault="0065745B">
      <w:pPr>
        <w:pStyle w:val="h4"/>
      </w:pPr>
      <w:bookmarkStart w:id="1334" w:name="_Toc396034536"/>
      <w:r>
        <w:t xml:space="preserve">18.7.7.1 </w:t>
      </w:r>
      <w:bookmarkStart w:id="1335" w:name="_Ref-1346059806"/>
      <w:r>
        <w:t xml:space="preserve">BRIG Syntax for </w:t>
      </w:r>
      <w:r w:rsidR="00CE3DD2">
        <w:t xml:space="preserve">Kernel </w:t>
      </w:r>
      <w:r>
        <w:t>Dispatch Packet Operations</w:t>
      </w:r>
      <w:bookmarkEnd w:id="1334"/>
      <w:bookmarkEnd w:id="1335"/>
    </w:p>
    <w:p w14:paraId="292849ED" w14:textId="0717C9B1" w:rsidR="008A5E4E" w:rsidRDefault="0065745B">
      <w:pPr>
        <w:pStyle w:val="pTableTitle"/>
      </w:pPr>
      <w:bookmarkStart w:id="1336" w:name="_ListOf181"/>
      <w:r>
        <w:t xml:space="preserve">Table 18–26 BRIG Syntax for </w:t>
      </w:r>
      <w:r w:rsidR="00CE3DD2">
        <w:t xml:space="preserve">Kernel </w:t>
      </w:r>
      <w:r>
        <w:t>Dispatch Packet Operations</w:t>
      </w:r>
    </w:p>
    <w:bookmarkEnd w:id="1336"/>
    <w:p w14:paraId="09A8BF20"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3319"/>
        <w:gridCol w:w="2026"/>
        <w:gridCol w:w="975"/>
        <w:gridCol w:w="975"/>
      </w:tblGrid>
      <w:tr w:rsidR="008A5E4E" w14:paraId="558D5FEA"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29B8E0AE"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34903393"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B17695E" w14:textId="77777777" w:rsidR="008A5E4E" w:rsidRDefault="0065745B">
            <w:pPr>
              <w:pStyle w:val="thTableStyle-TablestyleAltRows-HeadE-Column-Header1"/>
              <w:shd w:val="clear" w:color="auto" w:fill="D3D3D3"/>
            </w:pPr>
            <w:r>
              <w:rPr>
                <w:shd w:val="clear" w:color="auto" w:fill="D3D3D3"/>
              </w:rPr>
              <w:t>Operand 0</w:t>
            </w:r>
          </w:p>
        </w:tc>
        <w:tc>
          <w:tcPr>
            <w:tcW w:w="0" w:type="auto"/>
            <w:tcBorders>
              <w:bottom w:val="double" w:sz="3" w:space="0" w:color="000000"/>
            </w:tcBorders>
            <w:shd w:val="clear" w:color="auto" w:fill="D3D3D3"/>
            <w:tcMar>
              <w:top w:w="45" w:type="dxa"/>
              <w:left w:w="45" w:type="dxa"/>
              <w:bottom w:w="45" w:type="dxa"/>
              <w:right w:w="45" w:type="dxa"/>
            </w:tcMar>
          </w:tcPr>
          <w:p w14:paraId="6C320241" w14:textId="77777777" w:rsidR="008A5E4E" w:rsidRDefault="0065745B">
            <w:pPr>
              <w:pStyle w:val="thTableStyle-TablestyleAltRows-HeadD-Column-Header1"/>
              <w:shd w:val="clear" w:color="auto" w:fill="D3D3D3"/>
            </w:pPr>
            <w:r>
              <w:rPr>
                <w:shd w:val="clear" w:color="auto" w:fill="D3D3D3"/>
              </w:rPr>
              <w:t>Operand 1</w:t>
            </w:r>
          </w:p>
        </w:tc>
      </w:tr>
      <w:tr w:rsidR="008A5E4E" w14:paraId="3EF1FE57"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BA567DB" w14:textId="77777777" w:rsidR="008A5E4E" w:rsidRDefault="0065745B">
            <w:pPr>
              <w:pStyle w:val="tdTableStyle-TablestyleAltRows-BodyE-Sidehead-Body1"/>
              <w:shd w:val="clear" w:color="auto" w:fill="DCDCDC"/>
            </w:pPr>
            <w:r>
              <w:rPr>
                <w:rStyle w:val="code"/>
                <w:shd w:val="clear" w:color="auto" w:fill="DCDCDC"/>
              </w:rPr>
              <w:t>BRIG_OPCODE_CURRENTWORKGROUPSIZE</w:t>
            </w:r>
          </w:p>
        </w:tc>
        <w:tc>
          <w:tcPr>
            <w:tcW w:w="0" w:type="auto"/>
            <w:tcBorders>
              <w:bottom w:val="single" w:sz="6" w:space="0" w:color="000000"/>
              <w:right w:val="single" w:sz="6" w:space="0" w:color="000000"/>
            </w:tcBorders>
            <w:tcMar>
              <w:top w:w="45" w:type="dxa"/>
              <w:left w:w="45" w:type="dxa"/>
              <w:bottom w:w="45" w:type="dxa"/>
              <w:right w:w="45" w:type="dxa"/>
            </w:tcMar>
          </w:tcPr>
          <w:p w14:paraId="038DF9DB" w14:textId="77777777" w:rsidR="008A5E4E" w:rsidRDefault="0065745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78B6E9FF" w14:textId="77777777" w:rsidR="008A5E4E" w:rsidRDefault="0065745B">
            <w:pPr>
              <w:pStyle w:val="tdTableStyle-TablestyleAltRows-BodyE-Column-Body1"/>
            </w:pPr>
            <w:r>
              <w:rPr>
                <w:rStyle w:val="em"/>
              </w:rPr>
              <w:t>dest</w:t>
            </w:r>
          </w:p>
        </w:tc>
        <w:tc>
          <w:tcPr>
            <w:tcW w:w="0" w:type="auto"/>
            <w:tcBorders>
              <w:bottom w:val="single" w:sz="6" w:space="0" w:color="000000"/>
            </w:tcBorders>
            <w:tcMar>
              <w:top w:w="45" w:type="dxa"/>
              <w:left w:w="45" w:type="dxa"/>
              <w:bottom w:w="45" w:type="dxa"/>
              <w:right w:w="45" w:type="dxa"/>
            </w:tcMar>
          </w:tcPr>
          <w:p w14:paraId="1C3BD89F" w14:textId="77777777" w:rsidR="008A5E4E" w:rsidRDefault="0065745B">
            <w:pPr>
              <w:pStyle w:val="tdTableStyle-TablestyleAltRows-BodyD-Column-Body1"/>
            </w:pPr>
            <w:r>
              <w:rPr>
                <w:rStyle w:val="em"/>
              </w:rPr>
              <w:t>dimNumber</w:t>
            </w:r>
          </w:p>
        </w:tc>
      </w:tr>
      <w:tr w:rsidR="0003539B" w14:paraId="630A711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6172200" w14:textId="5AF0184C" w:rsidR="0003539B" w:rsidRDefault="0003539B" w:rsidP="0003539B">
            <w:pPr>
              <w:pStyle w:val="tdTableStyle-TablestyleAltRows-BodyE-Sidehead-Body1"/>
              <w:shd w:val="clear" w:color="auto" w:fill="DCDCDC"/>
              <w:rPr>
                <w:rStyle w:val="code"/>
                <w:shd w:val="clear" w:color="auto" w:fill="DCDCDC"/>
              </w:rPr>
            </w:pPr>
            <w:r>
              <w:rPr>
                <w:rStyle w:val="code"/>
                <w:shd w:val="clear" w:color="auto" w:fill="DCDCDC"/>
              </w:rPr>
              <w:t>BRIG_OPCODE_CURRENTWORKITEMFLATID</w:t>
            </w:r>
          </w:p>
        </w:tc>
        <w:tc>
          <w:tcPr>
            <w:tcW w:w="0" w:type="auto"/>
            <w:tcBorders>
              <w:bottom w:val="single" w:sz="6" w:space="0" w:color="000000"/>
              <w:right w:val="single" w:sz="6" w:space="0" w:color="000000"/>
            </w:tcBorders>
            <w:tcMar>
              <w:top w:w="45" w:type="dxa"/>
              <w:left w:w="45" w:type="dxa"/>
              <w:bottom w:w="45" w:type="dxa"/>
              <w:right w:w="45" w:type="dxa"/>
            </w:tcMar>
          </w:tcPr>
          <w:p w14:paraId="308031BE" w14:textId="6280DD77" w:rsidR="0003539B" w:rsidRDefault="0003539B" w:rsidP="0003539B">
            <w:pPr>
              <w:pStyle w:val="tdTableStyle-TablestyleAltRows-BodyE-Column-Body1"/>
              <w:rPr>
                <w:rStyle w:val="code"/>
              </w:rPr>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41011466" w14:textId="04BD0902" w:rsidR="0003539B" w:rsidRDefault="0003539B" w:rsidP="0003539B">
            <w:pPr>
              <w:pStyle w:val="tdTableStyle-TablestyleAltRows-BodyE-Column-Body1"/>
              <w:rPr>
                <w:rStyle w:val="em"/>
              </w:rPr>
            </w:pPr>
            <w:r>
              <w:rPr>
                <w:rStyle w:val="em"/>
              </w:rPr>
              <w:t>dest</w:t>
            </w:r>
          </w:p>
        </w:tc>
        <w:tc>
          <w:tcPr>
            <w:tcW w:w="0" w:type="auto"/>
            <w:tcBorders>
              <w:bottom w:val="single" w:sz="6" w:space="0" w:color="000000"/>
            </w:tcBorders>
            <w:tcMar>
              <w:top w:w="45" w:type="dxa"/>
              <w:left w:w="45" w:type="dxa"/>
              <w:bottom w:w="45" w:type="dxa"/>
              <w:right w:w="45" w:type="dxa"/>
            </w:tcMar>
          </w:tcPr>
          <w:p w14:paraId="617866BE" w14:textId="630F3EFB" w:rsidR="0003539B" w:rsidRDefault="0003539B" w:rsidP="0003539B">
            <w:pPr>
              <w:pStyle w:val="tdTableStyle-TablestyleAltRows-BodyD-Column-Body1"/>
              <w:rPr>
                <w:rStyle w:val="em"/>
              </w:rPr>
            </w:pPr>
            <w:r>
              <w:t> </w:t>
            </w:r>
          </w:p>
        </w:tc>
      </w:tr>
      <w:tr w:rsidR="0003539B" w14:paraId="6E80E99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4B71A62" w14:textId="77777777" w:rsidR="0003539B" w:rsidRDefault="0003539B" w:rsidP="0003539B">
            <w:pPr>
              <w:pStyle w:val="tdTableStyle-TablestyleAltRows-BodyE-Sidehead-Body2"/>
              <w:shd w:val="clear" w:color="auto" w:fill="DCDCDC"/>
            </w:pPr>
            <w:r>
              <w:rPr>
                <w:rStyle w:val="code"/>
                <w:shd w:val="clear" w:color="auto" w:fill="DCDCDC"/>
              </w:rPr>
              <w:t>BRIG_OPCODE_DIM</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F7C0614" w14:textId="77777777" w:rsidR="0003539B" w:rsidRDefault="0003539B" w:rsidP="0003539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4021D5C" w14:textId="77777777" w:rsidR="0003539B" w:rsidRDefault="0003539B" w:rsidP="0003539B">
            <w:pPr>
              <w:pStyle w:val="tdTableStyle-TablestyleAltRows-BodyE-Column-Body2"/>
              <w:shd w:val="clear" w:color="auto" w:fill="D3D3D3"/>
            </w:pPr>
            <w:r>
              <w:rPr>
                <w:rStyle w:val="em"/>
                <w:shd w:val="clear" w:color="auto" w:fill="D3D3D3"/>
              </w:rPr>
              <w:t>dest</w:t>
            </w:r>
          </w:p>
        </w:tc>
        <w:tc>
          <w:tcPr>
            <w:tcW w:w="0" w:type="auto"/>
            <w:tcBorders>
              <w:bottom w:val="single" w:sz="6" w:space="0" w:color="000000"/>
            </w:tcBorders>
            <w:shd w:val="clear" w:color="auto" w:fill="D3D3D3"/>
            <w:tcMar>
              <w:top w:w="45" w:type="dxa"/>
              <w:left w:w="45" w:type="dxa"/>
              <w:bottom w:w="45" w:type="dxa"/>
              <w:right w:w="45" w:type="dxa"/>
            </w:tcMar>
          </w:tcPr>
          <w:p w14:paraId="502D2212" w14:textId="77777777" w:rsidR="0003539B" w:rsidRDefault="0003539B" w:rsidP="0003539B">
            <w:pPr>
              <w:pStyle w:val="tdTableStyle-TablestyleAltRows-BodyD-Column-Body2"/>
              <w:shd w:val="clear" w:color="auto" w:fill="D3D3D3"/>
            </w:pPr>
            <w:r>
              <w:rPr>
                <w:shd w:val="clear" w:color="auto" w:fill="D3D3D3"/>
              </w:rPr>
              <w:t> </w:t>
            </w:r>
          </w:p>
        </w:tc>
      </w:tr>
      <w:tr w:rsidR="0003539B" w14:paraId="374805F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28E8359" w14:textId="77777777" w:rsidR="0003539B" w:rsidRDefault="0003539B" w:rsidP="0003539B">
            <w:pPr>
              <w:pStyle w:val="tdTableStyle-TablestyleAltRows-BodyE-Sidehead-Body1"/>
              <w:shd w:val="clear" w:color="auto" w:fill="DCDCDC"/>
            </w:pPr>
            <w:r>
              <w:rPr>
                <w:rStyle w:val="code"/>
                <w:shd w:val="clear" w:color="auto" w:fill="DCDCDC"/>
              </w:rPr>
              <w:t>BRIG_OPCODE_GRIDGROUPS</w:t>
            </w:r>
          </w:p>
        </w:tc>
        <w:tc>
          <w:tcPr>
            <w:tcW w:w="0" w:type="auto"/>
            <w:tcBorders>
              <w:bottom w:val="single" w:sz="6" w:space="0" w:color="000000"/>
              <w:right w:val="single" w:sz="6" w:space="0" w:color="000000"/>
            </w:tcBorders>
            <w:tcMar>
              <w:top w:w="45" w:type="dxa"/>
              <w:left w:w="45" w:type="dxa"/>
              <w:bottom w:w="45" w:type="dxa"/>
              <w:right w:w="45" w:type="dxa"/>
            </w:tcMar>
          </w:tcPr>
          <w:p w14:paraId="1051D569" w14:textId="77777777" w:rsidR="0003539B" w:rsidRDefault="0003539B" w:rsidP="0003539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2E74DC16" w14:textId="77777777" w:rsidR="0003539B" w:rsidRDefault="0003539B" w:rsidP="0003539B">
            <w:pPr>
              <w:pStyle w:val="tdTableStyle-TablestyleAltRows-BodyE-Column-Body1"/>
            </w:pPr>
            <w:r>
              <w:rPr>
                <w:rStyle w:val="em"/>
              </w:rPr>
              <w:t>dest</w:t>
            </w:r>
          </w:p>
        </w:tc>
        <w:tc>
          <w:tcPr>
            <w:tcW w:w="0" w:type="auto"/>
            <w:tcBorders>
              <w:bottom w:val="single" w:sz="6" w:space="0" w:color="000000"/>
            </w:tcBorders>
            <w:tcMar>
              <w:top w:w="45" w:type="dxa"/>
              <w:left w:w="45" w:type="dxa"/>
              <w:bottom w:w="45" w:type="dxa"/>
              <w:right w:w="45" w:type="dxa"/>
            </w:tcMar>
          </w:tcPr>
          <w:p w14:paraId="542C01A5" w14:textId="77777777" w:rsidR="0003539B" w:rsidRDefault="0003539B" w:rsidP="0003539B">
            <w:pPr>
              <w:pStyle w:val="tdTableStyle-TablestyleAltRows-BodyD-Column-Body1"/>
            </w:pPr>
            <w:r>
              <w:rPr>
                <w:rStyle w:val="em"/>
              </w:rPr>
              <w:t>dimNumber</w:t>
            </w:r>
          </w:p>
        </w:tc>
      </w:tr>
      <w:tr w:rsidR="0003539B" w14:paraId="58C4B4A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11A75BA" w14:textId="77777777" w:rsidR="0003539B" w:rsidRDefault="0003539B" w:rsidP="0003539B">
            <w:pPr>
              <w:pStyle w:val="tdTableStyle-TablestyleAltRows-BodyE-Sidehead-Body2"/>
              <w:shd w:val="clear" w:color="auto" w:fill="DCDCDC"/>
            </w:pPr>
            <w:r>
              <w:rPr>
                <w:rStyle w:val="code"/>
                <w:shd w:val="clear" w:color="auto" w:fill="DCDCDC"/>
              </w:rPr>
              <w:t>BRIG_OPCODE_GRIDSIZE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F2350F6" w14:textId="77777777" w:rsidR="0003539B" w:rsidRDefault="0003539B" w:rsidP="0003539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8E5D8E4" w14:textId="77777777" w:rsidR="0003539B" w:rsidRDefault="0003539B" w:rsidP="0003539B">
            <w:pPr>
              <w:pStyle w:val="tdTableStyle-TablestyleAltRows-BodyE-Column-Body2"/>
              <w:shd w:val="clear" w:color="auto" w:fill="D3D3D3"/>
            </w:pPr>
            <w:r>
              <w:rPr>
                <w:rStyle w:val="em"/>
                <w:shd w:val="clear" w:color="auto" w:fill="D3D3D3"/>
              </w:rPr>
              <w:t>dest</w:t>
            </w:r>
          </w:p>
        </w:tc>
        <w:tc>
          <w:tcPr>
            <w:tcW w:w="0" w:type="auto"/>
            <w:tcBorders>
              <w:bottom w:val="single" w:sz="6" w:space="0" w:color="000000"/>
            </w:tcBorders>
            <w:shd w:val="clear" w:color="auto" w:fill="D3D3D3"/>
            <w:tcMar>
              <w:top w:w="45" w:type="dxa"/>
              <w:left w:w="45" w:type="dxa"/>
              <w:bottom w:w="45" w:type="dxa"/>
              <w:right w:w="45" w:type="dxa"/>
            </w:tcMar>
          </w:tcPr>
          <w:p w14:paraId="44BE6F68" w14:textId="77777777" w:rsidR="0003539B" w:rsidRDefault="0003539B" w:rsidP="0003539B">
            <w:pPr>
              <w:pStyle w:val="tdTableStyle-TablestyleAltRows-BodyD-Column-Body2"/>
              <w:shd w:val="clear" w:color="auto" w:fill="D3D3D3"/>
            </w:pPr>
            <w:r>
              <w:rPr>
                <w:rStyle w:val="em"/>
                <w:shd w:val="clear" w:color="auto" w:fill="D3D3D3"/>
              </w:rPr>
              <w:t>dimNumber</w:t>
            </w:r>
          </w:p>
        </w:tc>
      </w:tr>
      <w:tr w:rsidR="0003539B" w14:paraId="173C095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D54777E" w14:textId="77777777" w:rsidR="0003539B" w:rsidRDefault="0003539B" w:rsidP="0003539B">
            <w:pPr>
              <w:pStyle w:val="tdTableStyle-TablestyleAltRows-BodyE-Sidehead-Body1"/>
              <w:shd w:val="clear" w:color="auto" w:fill="DCDCDC"/>
            </w:pPr>
            <w:r>
              <w:rPr>
                <w:rStyle w:val="code"/>
                <w:shd w:val="clear" w:color="auto" w:fill="DCDCDC"/>
              </w:rPr>
              <w:t>BRIG_OPCODE_PACKETCOMPLETIONSIG</w:t>
            </w:r>
          </w:p>
        </w:tc>
        <w:tc>
          <w:tcPr>
            <w:tcW w:w="0" w:type="auto"/>
            <w:tcBorders>
              <w:bottom w:val="single" w:sz="6" w:space="0" w:color="000000"/>
              <w:right w:val="single" w:sz="6" w:space="0" w:color="000000"/>
            </w:tcBorders>
            <w:tcMar>
              <w:top w:w="45" w:type="dxa"/>
              <w:left w:w="45" w:type="dxa"/>
              <w:bottom w:w="45" w:type="dxa"/>
              <w:right w:w="45" w:type="dxa"/>
            </w:tcMar>
          </w:tcPr>
          <w:p w14:paraId="7C78CF0C" w14:textId="77777777" w:rsidR="0003539B" w:rsidRDefault="0003539B" w:rsidP="0003539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41ABFAFE" w14:textId="77777777" w:rsidR="0003539B" w:rsidRDefault="0003539B" w:rsidP="0003539B">
            <w:pPr>
              <w:pStyle w:val="tdTableStyle-TablestyleAltRows-BodyE-Column-Body1"/>
            </w:pPr>
            <w:r>
              <w:rPr>
                <w:rStyle w:val="em"/>
              </w:rPr>
              <w:t>dest</w:t>
            </w:r>
          </w:p>
        </w:tc>
        <w:tc>
          <w:tcPr>
            <w:tcW w:w="0" w:type="auto"/>
            <w:tcBorders>
              <w:bottom w:val="single" w:sz="6" w:space="0" w:color="000000"/>
            </w:tcBorders>
            <w:tcMar>
              <w:top w:w="45" w:type="dxa"/>
              <w:left w:w="45" w:type="dxa"/>
              <w:bottom w:w="45" w:type="dxa"/>
              <w:right w:w="45" w:type="dxa"/>
            </w:tcMar>
          </w:tcPr>
          <w:p w14:paraId="7DC8B105" w14:textId="77777777" w:rsidR="0003539B" w:rsidRDefault="0003539B" w:rsidP="0003539B">
            <w:pPr>
              <w:pStyle w:val="tdTableStyle-TablestyleAltRows-BodyD-Column-Body1"/>
            </w:pPr>
            <w:r>
              <w:t> </w:t>
            </w:r>
          </w:p>
        </w:tc>
      </w:tr>
      <w:tr w:rsidR="0003539B" w14:paraId="262562B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53F70F9" w14:textId="77777777" w:rsidR="0003539B" w:rsidRDefault="0003539B" w:rsidP="0003539B">
            <w:pPr>
              <w:pStyle w:val="tdTableStyle-TablestyleAltRows-BodyE-Sidehead-Body2"/>
              <w:shd w:val="clear" w:color="auto" w:fill="DCDCDC"/>
            </w:pPr>
            <w:r>
              <w:rPr>
                <w:rStyle w:val="code"/>
                <w:shd w:val="clear" w:color="auto" w:fill="DCDCDC"/>
              </w:rPr>
              <w:t>BRIG_OPCODE_PACKETID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DDDF1E7" w14:textId="77777777" w:rsidR="0003539B" w:rsidRDefault="0003539B" w:rsidP="0003539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695DEB1" w14:textId="77777777" w:rsidR="0003539B" w:rsidRDefault="0003539B" w:rsidP="0003539B">
            <w:pPr>
              <w:pStyle w:val="tdTableStyle-TablestyleAltRows-BodyE-Column-Body2"/>
              <w:shd w:val="clear" w:color="auto" w:fill="D3D3D3"/>
            </w:pPr>
            <w:r>
              <w:rPr>
                <w:rStyle w:val="em"/>
                <w:shd w:val="clear" w:color="auto" w:fill="D3D3D3"/>
              </w:rPr>
              <w:t>dest</w:t>
            </w:r>
          </w:p>
        </w:tc>
        <w:tc>
          <w:tcPr>
            <w:tcW w:w="0" w:type="auto"/>
            <w:tcBorders>
              <w:bottom w:val="single" w:sz="6" w:space="0" w:color="000000"/>
            </w:tcBorders>
            <w:shd w:val="clear" w:color="auto" w:fill="D3D3D3"/>
            <w:tcMar>
              <w:top w:w="45" w:type="dxa"/>
              <w:left w:w="45" w:type="dxa"/>
              <w:bottom w:w="45" w:type="dxa"/>
              <w:right w:w="45" w:type="dxa"/>
            </w:tcMar>
          </w:tcPr>
          <w:p w14:paraId="1E8D19D9" w14:textId="77777777" w:rsidR="0003539B" w:rsidRDefault="0003539B" w:rsidP="0003539B">
            <w:pPr>
              <w:pStyle w:val="tdTableStyle-TablestyleAltRows-BodyD-Column-Body2"/>
              <w:shd w:val="clear" w:color="auto" w:fill="D3D3D3"/>
            </w:pPr>
            <w:r>
              <w:rPr>
                <w:shd w:val="clear" w:color="auto" w:fill="D3D3D3"/>
              </w:rPr>
              <w:t> </w:t>
            </w:r>
          </w:p>
        </w:tc>
      </w:tr>
      <w:tr w:rsidR="0003539B" w14:paraId="130DC2A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349BC63" w14:textId="77777777" w:rsidR="0003539B" w:rsidRDefault="0003539B" w:rsidP="0003539B">
            <w:pPr>
              <w:pStyle w:val="tdTableStyle-TablestyleAltRows-BodyE-Sidehead-Body1"/>
              <w:shd w:val="clear" w:color="auto" w:fill="DCDCDC"/>
            </w:pPr>
            <w:r>
              <w:rPr>
                <w:rStyle w:val="code"/>
                <w:shd w:val="clear" w:color="auto" w:fill="DCDCDC"/>
              </w:rPr>
              <w:t>BRIG_OPCODE_WORKGROUPID</w:t>
            </w:r>
          </w:p>
        </w:tc>
        <w:tc>
          <w:tcPr>
            <w:tcW w:w="0" w:type="auto"/>
            <w:tcBorders>
              <w:bottom w:val="single" w:sz="6" w:space="0" w:color="000000"/>
              <w:right w:val="single" w:sz="6" w:space="0" w:color="000000"/>
            </w:tcBorders>
            <w:tcMar>
              <w:top w:w="45" w:type="dxa"/>
              <w:left w:w="45" w:type="dxa"/>
              <w:bottom w:w="45" w:type="dxa"/>
              <w:right w:w="45" w:type="dxa"/>
            </w:tcMar>
          </w:tcPr>
          <w:p w14:paraId="3ECCDFA2" w14:textId="77777777" w:rsidR="0003539B" w:rsidRDefault="0003539B" w:rsidP="0003539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54AC1023" w14:textId="77777777" w:rsidR="0003539B" w:rsidRDefault="0003539B" w:rsidP="0003539B">
            <w:pPr>
              <w:pStyle w:val="tdTableStyle-TablestyleAltRows-BodyE-Column-Body1"/>
            </w:pPr>
            <w:r>
              <w:rPr>
                <w:rStyle w:val="em"/>
              </w:rPr>
              <w:t>dest</w:t>
            </w:r>
          </w:p>
        </w:tc>
        <w:tc>
          <w:tcPr>
            <w:tcW w:w="0" w:type="auto"/>
            <w:tcBorders>
              <w:bottom w:val="single" w:sz="6" w:space="0" w:color="000000"/>
            </w:tcBorders>
            <w:tcMar>
              <w:top w:w="45" w:type="dxa"/>
              <w:left w:w="45" w:type="dxa"/>
              <w:bottom w:w="45" w:type="dxa"/>
              <w:right w:w="45" w:type="dxa"/>
            </w:tcMar>
          </w:tcPr>
          <w:p w14:paraId="67F3E7BA" w14:textId="77777777" w:rsidR="0003539B" w:rsidRDefault="0003539B" w:rsidP="0003539B">
            <w:pPr>
              <w:pStyle w:val="tdTableStyle-TablestyleAltRows-BodyD-Column-Body1"/>
            </w:pPr>
            <w:r>
              <w:rPr>
                <w:rStyle w:val="em"/>
              </w:rPr>
              <w:t>dimNumber</w:t>
            </w:r>
          </w:p>
        </w:tc>
      </w:tr>
      <w:tr w:rsidR="0003539B" w14:paraId="2F79DC6B"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11F26D92" w14:textId="77777777" w:rsidR="0003539B" w:rsidRDefault="0003539B" w:rsidP="0003539B">
            <w:pPr>
              <w:pStyle w:val="tdTableStyle-TablestyleAltRows-BodyE-Sidehead-Body2"/>
              <w:shd w:val="clear" w:color="auto" w:fill="DCDCDC"/>
            </w:pPr>
            <w:r>
              <w:rPr>
                <w:rStyle w:val="code"/>
                <w:shd w:val="clear" w:color="auto" w:fill="DCDCDC"/>
              </w:rPr>
              <w:t>BRIG_OPCODE_WORKGROUPSIZE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C624425" w14:textId="77777777" w:rsidR="0003539B" w:rsidRDefault="0003539B" w:rsidP="0003539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0DD0B93" w14:textId="77777777" w:rsidR="0003539B" w:rsidRDefault="0003539B" w:rsidP="0003539B">
            <w:pPr>
              <w:pStyle w:val="tdTableStyle-TablestyleAltRows-BodyE-Column-Body2"/>
              <w:shd w:val="clear" w:color="auto" w:fill="D3D3D3"/>
            </w:pPr>
            <w:r>
              <w:rPr>
                <w:rStyle w:val="em"/>
                <w:shd w:val="clear" w:color="auto" w:fill="D3D3D3"/>
              </w:rPr>
              <w:t>dest</w:t>
            </w:r>
          </w:p>
        </w:tc>
        <w:tc>
          <w:tcPr>
            <w:tcW w:w="0" w:type="auto"/>
            <w:tcBorders>
              <w:bottom w:val="single" w:sz="6" w:space="0" w:color="000000"/>
            </w:tcBorders>
            <w:shd w:val="clear" w:color="auto" w:fill="D3D3D3"/>
            <w:tcMar>
              <w:top w:w="45" w:type="dxa"/>
              <w:left w:w="45" w:type="dxa"/>
              <w:bottom w:w="45" w:type="dxa"/>
              <w:right w:w="45" w:type="dxa"/>
            </w:tcMar>
          </w:tcPr>
          <w:p w14:paraId="3B11A87F" w14:textId="77777777" w:rsidR="0003539B" w:rsidRDefault="0003539B" w:rsidP="0003539B">
            <w:pPr>
              <w:pStyle w:val="tdTableStyle-TablestyleAltRows-BodyD-Column-Body2"/>
              <w:shd w:val="clear" w:color="auto" w:fill="D3D3D3"/>
            </w:pPr>
            <w:r>
              <w:rPr>
                <w:rStyle w:val="em"/>
                <w:shd w:val="clear" w:color="auto" w:fill="D3D3D3"/>
              </w:rPr>
              <w:t>dimNumber</w:t>
            </w:r>
          </w:p>
        </w:tc>
      </w:tr>
      <w:tr w:rsidR="0003539B" w14:paraId="0F12FCB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109B05D" w14:textId="77777777" w:rsidR="0003539B" w:rsidRDefault="0003539B" w:rsidP="0003539B">
            <w:pPr>
              <w:pStyle w:val="tdTableStyle-TablestyleAltRows-BodyE-Sidehead-Body1"/>
              <w:shd w:val="clear" w:color="auto" w:fill="DCDCDC"/>
            </w:pPr>
            <w:r>
              <w:rPr>
                <w:rStyle w:val="code"/>
                <w:shd w:val="clear" w:color="auto" w:fill="DCDCDC"/>
              </w:rPr>
              <w:t>BRIG_OPCODE_WORKITEMABSID</w:t>
            </w:r>
          </w:p>
        </w:tc>
        <w:tc>
          <w:tcPr>
            <w:tcW w:w="0" w:type="auto"/>
            <w:tcBorders>
              <w:bottom w:val="single" w:sz="6" w:space="0" w:color="000000"/>
              <w:right w:val="single" w:sz="6" w:space="0" w:color="000000"/>
            </w:tcBorders>
            <w:tcMar>
              <w:top w:w="45" w:type="dxa"/>
              <w:left w:w="45" w:type="dxa"/>
              <w:bottom w:w="45" w:type="dxa"/>
              <w:right w:w="45" w:type="dxa"/>
            </w:tcMar>
          </w:tcPr>
          <w:p w14:paraId="1BBFC22B" w14:textId="77777777" w:rsidR="0003539B" w:rsidRDefault="0003539B" w:rsidP="0003539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2688B221" w14:textId="77777777" w:rsidR="0003539B" w:rsidRDefault="0003539B" w:rsidP="0003539B">
            <w:pPr>
              <w:pStyle w:val="tdTableStyle-TablestyleAltRows-BodyE-Column-Body1"/>
            </w:pPr>
            <w:r>
              <w:rPr>
                <w:rStyle w:val="em"/>
              </w:rPr>
              <w:t>dest</w:t>
            </w:r>
          </w:p>
        </w:tc>
        <w:tc>
          <w:tcPr>
            <w:tcW w:w="0" w:type="auto"/>
            <w:tcBorders>
              <w:bottom w:val="single" w:sz="6" w:space="0" w:color="000000"/>
            </w:tcBorders>
            <w:tcMar>
              <w:top w:w="45" w:type="dxa"/>
              <w:left w:w="45" w:type="dxa"/>
              <w:bottom w:w="45" w:type="dxa"/>
              <w:right w:w="45" w:type="dxa"/>
            </w:tcMar>
          </w:tcPr>
          <w:p w14:paraId="652672E7" w14:textId="77777777" w:rsidR="0003539B" w:rsidRDefault="0003539B" w:rsidP="0003539B">
            <w:pPr>
              <w:pStyle w:val="tdTableStyle-TablestyleAltRows-BodyD-Column-Body1"/>
            </w:pPr>
            <w:r>
              <w:rPr>
                <w:rStyle w:val="em"/>
              </w:rPr>
              <w:t>dimNumber</w:t>
            </w:r>
          </w:p>
        </w:tc>
      </w:tr>
      <w:tr w:rsidR="0003539B" w14:paraId="334B83E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66767297" w14:textId="77777777" w:rsidR="0003539B" w:rsidRDefault="0003539B" w:rsidP="0003539B">
            <w:pPr>
              <w:pStyle w:val="tdTableStyle-TablestyleAltRows-BodyE-Sidehead-Body2"/>
              <w:shd w:val="clear" w:color="auto" w:fill="DCDCDC"/>
            </w:pPr>
            <w:r>
              <w:rPr>
                <w:rStyle w:val="code"/>
                <w:shd w:val="clear" w:color="auto" w:fill="DCDCDC"/>
              </w:rPr>
              <w:t>BRIG_OPCODE_WORKITEMFLATABSID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916F0D5" w14:textId="77777777" w:rsidR="0003539B" w:rsidRDefault="0003539B" w:rsidP="0003539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021FD63" w14:textId="77777777" w:rsidR="0003539B" w:rsidRDefault="0003539B" w:rsidP="0003539B">
            <w:pPr>
              <w:pStyle w:val="tdTableStyle-TablestyleAltRows-BodyE-Column-Body2"/>
              <w:shd w:val="clear" w:color="auto" w:fill="D3D3D3"/>
            </w:pPr>
            <w:r>
              <w:rPr>
                <w:rStyle w:val="em"/>
                <w:shd w:val="clear" w:color="auto" w:fill="D3D3D3"/>
              </w:rPr>
              <w:t>dest</w:t>
            </w:r>
          </w:p>
        </w:tc>
        <w:tc>
          <w:tcPr>
            <w:tcW w:w="0" w:type="auto"/>
            <w:tcBorders>
              <w:bottom w:val="single" w:sz="6" w:space="0" w:color="000000"/>
            </w:tcBorders>
            <w:shd w:val="clear" w:color="auto" w:fill="D3D3D3"/>
            <w:tcMar>
              <w:top w:w="45" w:type="dxa"/>
              <w:left w:w="45" w:type="dxa"/>
              <w:bottom w:w="45" w:type="dxa"/>
              <w:right w:w="45" w:type="dxa"/>
            </w:tcMar>
          </w:tcPr>
          <w:p w14:paraId="230288EC" w14:textId="77777777" w:rsidR="0003539B" w:rsidRDefault="0003539B" w:rsidP="0003539B">
            <w:pPr>
              <w:pStyle w:val="tdTableStyle-TablestyleAltRows-BodyD-Column-Body2"/>
              <w:shd w:val="clear" w:color="auto" w:fill="D3D3D3"/>
            </w:pPr>
            <w:r>
              <w:rPr>
                <w:shd w:val="clear" w:color="auto" w:fill="D3D3D3"/>
              </w:rPr>
              <w:t> </w:t>
            </w:r>
          </w:p>
        </w:tc>
      </w:tr>
      <w:tr w:rsidR="0003539B" w14:paraId="5115137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310EBCB" w14:textId="77777777" w:rsidR="0003539B" w:rsidRDefault="0003539B" w:rsidP="0003539B">
            <w:pPr>
              <w:pStyle w:val="tdTableStyle-TablestyleAltRows-BodyE-Sidehead-Body1"/>
              <w:shd w:val="clear" w:color="auto" w:fill="DCDCDC"/>
            </w:pPr>
            <w:r>
              <w:rPr>
                <w:rStyle w:val="code"/>
                <w:shd w:val="clear" w:color="auto" w:fill="DCDCDC"/>
              </w:rPr>
              <w:t>BRIG_OPCODE_WORKITEMFLATID</w:t>
            </w:r>
          </w:p>
        </w:tc>
        <w:tc>
          <w:tcPr>
            <w:tcW w:w="0" w:type="auto"/>
            <w:tcBorders>
              <w:bottom w:val="single" w:sz="6" w:space="0" w:color="000000"/>
              <w:right w:val="single" w:sz="6" w:space="0" w:color="000000"/>
            </w:tcBorders>
            <w:tcMar>
              <w:top w:w="45" w:type="dxa"/>
              <w:left w:w="45" w:type="dxa"/>
              <w:bottom w:w="45" w:type="dxa"/>
              <w:right w:w="45" w:type="dxa"/>
            </w:tcMar>
          </w:tcPr>
          <w:p w14:paraId="6B32BCA3" w14:textId="77777777" w:rsidR="0003539B" w:rsidRDefault="0003539B" w:rsidP="0003539B">
            <w:pPr>
              <w:pStyle w:val="tdTableStyle-TablestyleAltRows-BodyE-Column-Body1"/>
            </w:pPr>
            <w:r>
              <w:rPr>
                <w:rStyle w:val="code"/>
              </w:rPr>
              <w:t>BRIG_KIND_INST_BASIC</w:t>
            </w:r>
          </w:p>
        </w:tc>
        <w:tc>
          <w:tcPr>
            <w:tcW w:w="0" w:type="auto"/>
            <w:tcBorders>
              <w:bottom w:val="single" w:sz="6" w:space="0" w:color="000000"/>
              <w:right w:val="single" w:sz="6" w:space="0" w:color="000000"/>
            </w:tcBorders>
            <w:tcMar>
              <w:top w:w="45" w:type="dxa"/>
              <w:left w:w="45" w:type="dxa"/>
              <w:bottom w:w="45" w:type="dxa"/>
              <w:right w:w="45" w:type="dxa"/>
            </w:tcMar>
          </w:tcPr>
          <w:p w14:paraId="147B96A7" w14:textId="77777777" w:rsidR="0003539B" w:rsidRDefault="0003539B" w:rsidP="0003539B">
            <w:pPr>
              <w:pStyle w:val="tdTableStyle-TablestyleAltRows-BodyE-Column-Body1"/>
            </w:pPr>
            <w:r>
              <w:rPr>
                <w:rStyle w:val="em"/>
              </w:rPr>
              <w:t>dest</w:t>
            </w:r>
          </w:p>
        </w:tc>
        <w:tc>
          <w:tcPr>
            <w:tcW w:w="0" w:type="auto"/>
            <w:tcBorders>
              <w:bottom w:val="single" w:sz="6" w:space="0" w:color="000000"/>
            </w:tcBorders>
            <w:tcMar>
              <w:top w:w="45" w:type="dxa"/>
              <w:left w:w="45" w:type="dxa"/>
              <w:bottom w:w="45" w:type="dxa"/>
              <w:right w:w="45" w:type="dxa"/>
            </w:tcMar>
          </w:tcPr>
          <w:p w14:paraId="644F4BA0" w14:textId="77777777" w:rsidR="0003539B" w:rsidRDefault="0003539B" w:rsidP="0003539B">
            <w:pPr>
              <w:pStyle w:val="tdTableStyle-TablestyleAltRows-BodyD-Column-Body1"/>
            </w:pPr>
            <w:r>
              <w:t> </w:t>
            </w:r>
          </w:p>
        </w:tc>
      </w:tr>
      <w:tr w:rsidR="0003539B" w14:paraId="7D79BC04"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30997E80" w14:textId="77777777" w:rsidR="0003539B" w:rsidRDefault="0003539B" w:rsidP="0003539B">
            <w:pPr>
              <w:pStyle w:val="tdTableStyle-TablestyleAltRows-BodyB-Sidehead-Body2"/>
              <w:shd w:val="clear" w:color="auto" w:fill="DCDCDC"/>
            </w:pPr>
            <w:r>
              <w:rPr>
                <w:rStyle w:val="code"/>
                <w:shd w:val="clear" w:color="auto" w:fill="DCDCDC"/>
              </w:rPr>
              <w:t>BRIG_OPCODE_WORKITEMID</w:t>
            </w:r>
          </w:p>
        </w:tc>
        <w:tc>
          <w:tcPr>
            <w:tcW w:w="0" w:type="auto"/>
            <w:tcBorders>
              <w:right w:val="single" w:sz="6" w:space="0" w:color="000000"/>
            </w:tcBorders>
            <w:shd w:val="clear" w:color="auto" w:fill="D3D3D3"/>
            <w:tcMar>
              <w:top w:w="45" w:type="dxa"/>
              <w:left w:w="45" w:type="dxa"/>
              <w:bottom w:w="45" w:type="dxa"/>
              <w:right w:w="45" w:type="dxa"/>
            </w:tcMar>
          </w:tcPr>
          <w:p w14:paraId="0B96B10C" w14:textId="77777777" w:rsidR="0003539B" w:rsidRDefault="0003539B" w:rsidP="0003539B">
            <w:pPr>
              <w:pStyle w:val="tdTableStyle-TablestyleAltRows-BodyB-Column-Body2"/>
              <w:shd w:val="clear" w:color="auto" w:fill="D3D3D3"/>
            </w:pPr>
            <w:r>
              <w:rPr>
                <w:rStyle w:val="code"/>
                <w:shd w:val="clear" w:color="auto" w:fill="D3D3D3"/>
              </w:rPr>
              <w:t>BRIG_KIND_INST_BASIC</w:t>
            </w:r>
          </w:p>
        </w:tc>
        <w:tc>
          <w:tcPr>
            <w:tcW w:w="0" w:type="auto"/>
            <w:tcBorders>
              <w:right w:val="single" w:sz="6" w:space="0" w:color="000000"/>
            </w:tcBorders>
            <w:shd w:val="clear" w:color="auto" w:fill="D3D3D3"/>
            <w:tcMar>
              <w:top w:w="45" w:type="dxa"/>
              <w:left w:w="45" w:type="dxa"/>
              <w:bottom w:w="45" w:type="dxa"/>
              <w:right w:w="45" w:type="dxa"/>
            </w:tcMar>
          </w:tcPr>
          <w:p w14:paraId="2F12C3D8" w14:textId="77777777" w:rsidR="0003539B" w:rsidRDefault="0003539B" w:rsidP="0003539B">
            <w:pPr>
              <w:pStyle w:val="tdTableStyle-TablestyleAltRows-BodyB-Column-Body2"/>
              <w:shd w:val="clear" w:color="auto" w:fill="D3D3D3"/>
            </w:pPr>
            <w:r>
              <w:rPr>
                <w:rStyle w:val="em"/>
                <w:shd w:val="clear" w:color="auto" w:fill="D3D3D3"/>
              </w:rPr>
              <w:t>dest</w:t>
            </w:r>
          </w:p>
        </w:tc>
        <w:tc>
          <w:tcPr>
            <w:tcW w:w="0" w:type="auto"/>
            <w:shd w:val="clear" w:color="auto" w:fill="D3D3D3"/>
            <w:tcMar>
              <w:top w:w="45" w:type="dxa"/>
              <w:left w:w="45" w:type="dxa"/>
              <w:bottom w:w="45" w:type="dxa"/>
              <w:right w:w="45" w:type="dxa"/>
            </w:tcMar>
          </w:tcPr>
          <w:p w14:paraId="7DF00EEE" w14:textId="77777777" w:rsidR="0003539B" w:rsidRDefault="0003539B" w:rsidP="0003539B">
            <w:pPr>
              <w:pStyle w:val="tdTableStyle-TablestyleAltRows-BodyA-Column-Body2"/>
              <w:shd w:val="clear" w:color="auto" w:fill="D3D3D3"/>
            </w:pPr>
            <w:r>
              <w:rPr>
                <w:rStyle w:val="em"/>
                <w:shd w:val="clear" w:color="auto" w:fill="D3D3D3"/>
              </w:rPr>
              <w:t>dimNumber</w:t>
            </w:r>
          </w:p>
        </w:tc>
      </w:tr>
    </w:tbl>
    <w:p w14:paraId="422ED386" w14:textId="77777777" w:rsidR="008A5E4E" w:rsidRDefault="008A5E4E">
      <w:pPr>
        <w:spacing w:after="240"/>
      </w:pPr>
    </w:p>
    <w:p w14:paraId="19758F14" w14:textId="65383817"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4DFEAC1C" w14:textId="766C71E6" w:rsidR="008A5E4E" w:rsidRDefault="0065745B">
      <w:pPr>
        <w:pStyle w:val="p"/>
      </w:pPr>
      <w:r>
        <w:rPr>
          <w:rStyle w:val="i"/>
        </w:rPr>
        <w:t>dimNumber</w:t>
      </w:r>
      <w:r>
        <w:t xml:space="preserve">: must be </w:t>
      </w:r>
      <w:r>
        <w:rPr>
          <w:rStyle w:val="code1"/>
        </w:rPr>
        <w:t>BRIG_KIND_OPERAND_</w:t>
      </w:r>
      <w:r w:rsidR="00657174">
        <w:rPr>
          <w:rStyle w:val="code1"/>
        </w:rPr>
        <w:t>CONSTANT_BYTES</w:t>
      </w:r>
      <w:r>
        <w:t xml:space="preserve"> with the value 0, 1, or 2 corresponding to the X, Y, and Z dimensions respectively. </w:t>
      </w:r>
    </w:p>
    <w:p w14:paraId="3E1D90B4" w14:textId="77777777" w:rsidR="008A5E4E" w:rsidRDefault="0065745B">
      <w:pPr>
        <w:pStyle w:val="h4"/>
      </w:pPr>
      <w:bookmarkStart w:id="1337" w:name="_Toc396034537"/>
      <w:r>
        <w:t xml:space="preserve">18.7.7.2 </w:t>
      </w:r>
      <w:bookmarkStart w:id="1338" w:name="_Ref648210408"/>
      <w:r>
        <w:t>BRIG Syntax for Exception Operations</w:t>
      </w:r>
      <w:bookmarkEnd w:id="1337"/>
      <w:bookmarkEnd w:id="1338"/>
    </w:p>
    <w:p w14:paraId="0F451DC3" w14:textId="77777777" w:rsidR="008A5E4E" w:rsidRDefault="0065745B">
      <w:pPr>
        <w:pStyle w:val="pTableTitle"/>
      </w:pPr>
      <w:bookmarkStart w:id="1339" w:name="_ListOf182"/>
      <w:r>
        <w:t>Table 18–27 BRIG Syntax for Exception Operations</w:t>
      </w:r>
    </w:p>
    <w:bookmarkEnd w:id="1339"/>
    <w:p w14:paraId="6993898B"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905"/>
        <w:gridCol w:w="2026"/>
        <w:gridCol w:w="1346"/>
      </w:tblGrid>
      <w:tr w:rsidR="008A5E4E" w14:paraId="0E2DD276" w14:textId="77777777">
        <w:trPr>
          <w:tblHeader/>
          <w:tblCellSpacing w:w="0" w:type="dxa"/>
        </w:trPr>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5C10932E" w14:textId="77777777" w:rsidR="008A5E4E" w:rsidRDefault="0065745B">
            <w:pPr>
              <w:pStyle w:val="thTableStyle-TablestyleAltRows-HeadE-Column-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02EB24F4"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tcBorders>
            <w:shd w:val="clear" w:color="auto" w:fill="D3D3D3"/>
            <w:tcMar>
              <w:top w:w="45" w:type="dxa"/>
              <w:left w:w="45" w:type="dxa"/>
              <w:bottom w:w="45" w:type="dxa"/>
              <w:right w:w="45" w:type="dxa"/>
            </w:tcMar>
          </w:tcPr>
          <w:p w14:paraId="11F564EF" w14:textId="77777777" w:rsidR="008A5E4E" w:rsidRDefault="0065745B">
            <w:pPr>
              <w:pStyle w:val="thTableStyle-TablestyleAltRows-HeadD-Column-Header1"/>
              <w:shd w:val="clear" w:color="auto" w:fill="D3D3D3"/>
            </w:pPr>
            <w:r>
              <w:rPr>
                <w:shd w:val="clear" w:color="auto" w:fill="D3D3D3"/>
              </w:rPr>
              <w:t>Operand 0</w:t>
            </w:r>
          </w:p>
        </w:tc>
      </w:tr>
      <w:tr w:rsidR="008A5E4E" w14:paraId="7D6B7006" w14:textId="77777777">
        <w:trPr>
          <w:tblCellSpacing w:w="0" w:type="dxa"/>
        </w:trPr>
        <w:tc>
          <w:tcPr>
            <w:tcW w:w="0" w:type="auto"/>
            <w:tcBorders>
              <w:bottom w:val="single" w:sz="6" w:space="0" w:color="000000"/>
              <w:right w:val="single" w:sz="6" w:space="0" w:color="000000"/>
            </w:tcBorders>
            <w:tcMar>
              <w:top w:w="45" w:type="dxa"/>
              <w:left w:w="45" w:type="dxa"/>
              <w:bottom w:w="45" w:type="dxa"/>
              <w:right w:w="45" w:type="dxa"/>
            </w:tcMar>
          </w:tcPr>
          <w:p w14:paraId="0EEFB4BD" w14:textId="77777777" w:rsidR="008A5E4E" w:rsidRDefault="0065745B">
            <w:pPr>
              <w:pStyle w:val="tdTableStyle-TablestyleAltRows-BodyE-Column-Body1"/>
            </w:pPr>
            <w:r>
              <w:rPr>
                <w:rStyle w:val="code"/>
              </w:rPr>
              <w:t>BRIG_OPCODE_CLEARDETECTEXCEPT</w:t>
            </w:r>
          </w:p>
        </w:tc>
        <w:tc>
          <w:tcPr>
            <w:tcW w:w="0" w:type="auto"/>
            <w:tcBorders>
              <w:bottom w:val="single" w:sz="6" w:space="0" w:color="000000"/>
              <w:right w:val="single" w:sz="6" w:space="0" w:color="000000"/>
            </w:tcBorders>
            <w:tcMar>
              <w:top w:w="45" w:type="dxa"/>
              <w:left w:w="45" w:type="dxa"/>
              <w:bottom w:w="45" w:type="dxa"/>
              <w:right w:w="45" w:type="dxa"/>
            </w:tcMar>
          </w:tcPr>
          <w:p w14:paraId="1CF56F29" w14:textId="77777777" w:rsidR="008A5E4E" w:rsidRDefault="0065745B">
            <w:pPr>
              <w:pStyle w:val="tdTableStyle-TablestyleAltRows-BodyE-Column-Body1"/>
            </w:pPr>
            <w:r>
              <w:rPr>
                <w:rStyle w:val="code"/>
              </w:rPr>
              <w:t>BRIG_KIND_INST_BASIC</w:t>
            </w:r>
          </w:p>
        </w:tc>
        <w:tc>
          <w:tcPr>
            <w:tcW w:w="0" w:type="auto"/>
            <w:tcBorders>
              <w:bottom w:val="single" w:sz="6" w:space="0" w:color="000000"/>
            </w:tcBorders>
            <w:tcMar>
              <w:top w:w="45" w:type="dxa"/>
              <w:left w:w="45" w:type="dxa"/>
              <w:bottom w:w="45" w:type="dxa"/>
              <w:right w:w="45" w:type="dxa"/>
            </w:tcMar>
          </w:tcPr>
          <w:p w14:paraId="0EB629BA" w14:textId="77777777" w:rsidR="008A5E4E" w:rsidRDefault="0065745B">
            <w:pPr>
              <w:pStyle w:val="tdTableStyle-TablestyleAltRows-BodyD-Column-Body1"/>
            </w:pPr>
            <w:r>
              <w:rPr>
                <w:rStyle w:val="em"/>
              </w:rPr>
              <w:t>exceptionsNumber</w:t>
            </w:r>
          </w:p>
        </w:tc>
      </w:tr>
      <w:tr w:rsidR="008A5E4E" w14:paraId="12EA89E8" w14:textId="77777777">
        <w:trPr>
          <w:tblCellSpacing w:w="0" w:type="dxa"/>
        </w:trPr>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DB5A3DF" w14:textId="77777777" w:rsidR="008A5E4E" w:rsidRDefault="0065745B">
            <w:pPr>
              <w:pStyle w:val="tdTableStyle-TablestyleAltRows-BodyE-Column-Body2"/>
              <w:shd w:val="clear" w:color="auto" w:fill="D3D3D3"/>
            </w:pPr>
            <w:r>
              <w:rPr>
                <w:rStyle w:val="code"/>
                <w:shd w:val="clear" w:color="auto" w:fill="D3D3D3"/>
              </w:rPr>
              <w:t>BRIG_OPCODE_GETDETECTEXCEPT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C5C6811"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tcBorders>
            <w:shd w:val="clear" w:color="auto" w:fill="D3D3D3"/>
            <w:tcMar>
              <w:top w:w="45" w:type="dxa"/>
              <w:left w:w="45" w:type="dxa"/>
              <w:bottom w:w="45" w:type="dxa"/>
              <w:right w:w="45" w:type="dxa"/>
            </w:tcMar>
          </w:tcPr>
          <w:p w14:paraId="60114E02" w14:textId="77777777" w:rsidR="008A5E4E" w:rsidRDefault="0065745B">
            <w:pPr>
              <w:pStyle w:val="tdTableStyle-TablestyleAltRows-BodyD-Column-Body2"/>
              <w:shd w:val="clear" w:color="auto" w:fill="D3D3D3"/>
            </w:pPr>
            <w:r>
              <w:rPr>
                <w:rStyle w:val="em"/>
                <w:shd w:val="clear" w:color="auto" w:fill="D3D3D3"/>
              </w:rPr>
              <w:t>dest</w:t>
            </w:r>
          </w:p>
        </w:tc>
      </w:tr>
      <w:tr w:rsidR="008A5E4E" w14:paraId="785817C1" w14:textId="77777777">
        <w:trPr>
          <w:tblCellSpacing w:w="0" w:type="dxa"/>
        </w:trPr>
        <w:tc>
          <w:tcPr>
            <w:tcW w:w="0" w:type="auto"/>
            <w:tcBorders>
              <w:right w:val="single" w:sz="6" w:space="0" w:color="000000"/>
            </w:tcBorders>
            <w:tcMar>
              <w:top w:w="45" w:type="dxa"/>
              <w:left w:w="45" w:type="dxa"/>
              <w:bottom w:w="45" w:type="dxa"/>
              <w:right w:w="45" w:type="dxa"/>
            </w:tcMar>
          </w:tcPr>
          <w:p w14:paraId="4AB94154" w14:textId="77777777" w:rsidR="008A5E4E" w:rsidRDefault="0065745B">
            <w:pPr>
              <w:pStyle w:val="tdTableStyle-TablestyleAltRows-BodyB-Column-Body1"/>
            </w:pPr>
            <w:r>
              <w:rPr>
                <w:rStyle w:val="code"/>
              </w:rPr>
              <w:t>BRIG_OPCODE_SETDETECTEXCEPT</w:t>
            </w:r>
          </w:p>
        </w:tc>
        <w:tc>
          <w:tcPr>
            <w:tcW w:w="0" w:type="auto"/>
            <w:tcBorders>
              <w:right w:val="single" w:sz="6" w:space="0" w:color="000000"/>
            </w:tcBorders>
            <w:tcMar>
              <w:top w:w="45" w:type="dxa"/>
              <w:left w:w="45" w:type="dxa"/>
              <w:bottom w:w="45" w:type="dxa"/>
              <w:right w:w="45" w:type="dxa"/>
            </w:tcMar>
          </w:tcPr>
          <w:p w14:paraId="400C0843" w14:textId="77777777" w:rsidR="008A5E4E" w:rsidRDefault="0065745B">
            <w:pPr>
              <w:pStyle w:val="tdTableStyle-TablestyleAltRows-BodyB-Column-Body1"/>
            </w:pPr>
            <w:r>
              <w:rPr>
                <w:rStyle w:val="code"/>
              </w:rPr>
              <w:t>BRIG_KIND_INST_BASIC</w:t>
            </w:r>
          </w:p>
        </w:tc>
        <w:tc>
          <w:tcPr>
            <w:tcW w:w="0" w:type="auto"/>
            <w:tcMar>
              <w:top w:w="45" w:type="dxa"/>
              <w:left w:w="45" w:type="dxa"/>
              <w:bottom w:w="45" w:type="dxa"/>
              <w:right w:w="45" w:type="dxa"/>
            </w:tcMar>
          </w:tcPr>
          <w:p w14:paraId="28A5B687" w14:textId="77777777" w:rsidR="008A5E4E" w:rsidRDefault="0065745B">
            <w:pPr>
              <w:pStyle w:val="tdTableStyle-TablestyleAltRows-BodyA-Column-Body1"/>
            </w:pPr>
            <w:r>
              <w:rPr>
                <w:rStyle w:val="em"/>
              </w:rPr>
              <w:t>exceptionsNumber</w:t>
            </w:r>
          </w:p>
        </w:tc>
      </w:tr>
    </w:tbl>
    <w:p w14:paraId="66944896" w14:textId="77777777" w:rsidR="008A5E4E" w:rsidRDefault="008A5E4E">
      <w:pPr>
        <w:spacing w:after="240"/>
      </w:pPr>
    </w:p>
    <w:p w14:paraId="61B19DE6" w14:textId="38CCA671"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7603609C" w14:textId="395A6C7B" w:rsidR="008A5E4E" w:rsidRDefault="0065745B">
      <w:pPr>
        <w:pStyle w:val="p"/>
      </w:pPr>
      <w:r>
        <w:rPr>
          <w:rStyle w:val="i"/>
        </w:rPr>
        <w:t>exceptionsNumber</w:t>
      </w:r>
      <w:r>
        <w:t xml:space="preserve">: must be </w:t>
      </w:r>
      <w:r>
        <w:rPr>
          <w:rStyle w:val="code1"/>
        </w:rPr>
        <w:t>BRIG_KIND_OPERAND_</w:t>
      </w:r>
      <w:r w:rsidR="00657174">
        <w:rPr>
          <w:rStyle w:val="code1"/>
        </w:rPr>
        <w:t>CONSTANT_BYTES</w:t>
      </w:r>
      <w:r>
        <w:t xml:space="preserve">. </w:t>
      </w:r>
      <w:r w:rsidR="00A17669">
        <w:t xml:space="preserve">The value must be encoded according to </w:t>
      </w:r>
      <w:r w:rsidR="00A17669" w:rsidRPr="00636634">
        <w:rPr>
          <w:rFonts w:ascii="Courier New" w:hAnsi="Courier New" w:cs="Courier New"/>
        </w:rPr>
        <w:t>BrigExceptionsMask</w:t>
      </w:r>
      <w:r w:rsidR="00A17669">
        <w:t xml:space="preserve"> </w:t>
      </w:r>
      <w:r w:rsidR="00A8012A">
        <w:t xml:space="preserve">(see 18.3.9 BrigExceptionsMask  </w:t>
      </w:r>
      <w:r w:rsidR="00A17669">
        <w:t>(</w:t>
      </w:r>
      <w:r w:rsidR="00A17669">
        <w:fldChar w:fldCharType="begin"/>
      </w:r>
      <w:r w:rsidR="00A17669">
        <w:instrText xml:space="preserve"> PAGEREF BrigExceptionsMask \p \h </w:instrText>
      </w:r>
      <w:r w:rsidR="00A17669">
        <w:fldChar w:fldCharType="separate"/>
      </w:r>
      <w:r w:rsidR="00A17669">
        <w:rPr>
          <w:noProof/>
        </w:rPr>
        <w:t>on page 316</w:t>
      </w:r>
      <w:r w:rsidR="00A17669">
        <w:fldChar w:fldCharType="end"/>
      </w:r>
      <w:r w:rsidR="00A17669">
        <w:t>)</w:t>
      </w:r>
      <w:r w:rsidR="00A8012A">
        <w:t>)</w:t>
      </w:r>
      <w:r w:rsidR="00A17669">
        <w:t>.</w:t>
      </w:r>
    </w:p>
    <w:p w14:paraId="7A9E3BA0" w14:textId="77777777" w:rsidR="008A5E4E" w:rsidRDefault="0065745B">
      <w:pPr>
        <w:pStyle w:val="h4"/>
      </w:pPr>
      <w:bookmarkStart w:id="1340" w:name="_Toc396034538"/>
      <w:r>
        <w:t xml:space="preserve">18.7.7.3 </w:t>
      </w:r>
      <w:bookmarkStart w:id="1341" w:name="_Ref445262264"/>
      <w:r>
        <w:t>BRIG Syntax for User Mode Queue Operations</w:t>
      </w:r>
      <w:bookmarkEnd w:id="1340"/>
      <w:bookmarkEnd w:id="1341"/>
    </w:p>
    <w:p w14:paraId="23626C2D" w14:textId="77777777" w:rsidR="008A5E4E" w:rsidRDefault="0065745B">
      <w:pPr>
        <w:pStyle w:val="pTableTitle"/>
      </w:pPr>
      <w:bookmarkStart w:id="1342" w:name="_ListOf183"/>
      <w:r>
        <w:t>Table 18–28 BRIG Syntax for User Mode Queue Operations</w:t>
      </w:r>
    </w:p>
    <w:bookmarkEnd w:id="1342"/>
    <w:p w14:paraId="11DCC85A"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3031"/>
        <w:gridCol w:w="2026"/>
        <w:gridCol w:w="975"/>
        <w:gridCol w:w="975"/>
        <w:gridCol w:w="975"/>
        <w:gridCol w:w="975"/>
      </w:tblGrid>
      <w:tr w:rsidR="008A5E4E" w14:paraId="6ADBAB7E"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5DFEDB8B"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5393BD7"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FB96080" w14:textId="77777777" w:rsidR="008A5E4E" w:rsidRDefault="0065745B">
            <w:pPr>
              <w:pStyle w:val="thTableStyle-TablestyleAltRows-HeadE-Column-Header1"/>
              <w:shd w:val="clear" w:color="auto" w:fill="D3D3D3"/>
            </w:pPr>
            <w:r>
              <w:rPr>
                <w:shd w:val="clear" w:color="auto" w:fill="D3D3D3"/>
              </w:rPr>
              <w:t>Operand 0</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15B7ED96" w14:textId="77777777" w:rsidR="008A5E4E" w:rsidRDefault="0065745B">
            <w:pPr>
              <w:pStyle w:val="thTableStyle-TablestyleAltRows-HeadE-Column-Header1"/>
              <w:shd w:val="clear" w:color="auto" w:fill="D3D3D3"/>
            </w:pPr>
            <w:r>
              <w:rPr>
                <w:shd w:val="clear" w:color="auto" w:fill="D3D3D3"/>
              </w:rPr>
              <w:t>Operand 1</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4C225A39" w14:textId="77777777" w:rsidR="008A5E4E" w:rsidRDefault="0065745B">
            <w:pPr>
              <w:pStyle w:val="thTableStyle-TablestyleAltRows-HeadE-Column-Header1"/>
              <w:shd w:val="clear" w:color="auto" w:fill="D3D3D3"/>
            </w:pPr>
            <w:r>
              <w:rPr>
                <w:shd w:val="clear" w:color="auto" w:fill="D3D3D3"/>
              </w:rPr>
              <w:t>Operand 2</w:t>
            </w:r>
          </w:p>
        </w:tc>
        <w:tc>
          <w:tcPr>
            <w:tcW w:w="0" w:type="auto"/>
            <w:tcBorders>
              <w:bottom w:val="double" w:sz="3" w:space="0" w:color="000000"/>
            </w:tcBorders>
            <w:shd w:val="clear" w:color="auto" w:fill="D3D3D3"/>
            <w:tcMar>
              <w:top w:w="45" w:type="dxa"/>
              <w:left w:w="45" w:type="dxa"/>
              <w:bottom w:w="45" w:type="dxa"/>
              <w:right w:w="45" w:type="dxa"/>
            </w:tcMar>
          </w:tcPr>
          <w:p w14:paraId="5CEC2887" w14:textId="77777777" w:rsidR="008A5E4E" w:rsidRDefault="0065745B">
            <w:pPr>
              <w:pStyle w:val="thTableStyle-TablestyleAltRows-HeadD-Column-Header1"/>
              <w:shd w:val="clear" w:color="auto" w:fill="D3D3D3"/>
            </w:pPr>
            <w:r>
              <w:rPr>
                <w:shd w:val="clear" w:color="auto" w:fill="D3D3D3"/>
              </w:rPr>
              <w:t>Operand 3</w:t>
            </w:r>
          </w:p>
        </w:tc>
      </w:tr>
      <w:tr w:rsidR="008A5E4E" w14:paraId="03DAD59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38A3D793" w14:textId="77777777" w:rsidR="008A5E4E" w:rsidRDefault="0065745B">
            <w:pPr>
              <w:pStyle w:val="tdTableStyle-TablestyleAltRows-BodyE-Sidehead-Body1"/>
              <w:shd w:val="clear" w:color="auto" w:fill="DCDCDC"/>
            </w:pPr>
            <w:r>
              <w:rPr>
                <w:rStyle w:val="code"/>
                <w:shd w:val="clear" w:color="auto" w:fill="DCDCDC"/>
              </w:rPr>
              <w:t>BRIG_OPCODE_ADDQUEUEWRITEINDEX</w:t>
            </w:r>
          </w:p>
        </w:tc>
        <w:tc>
          <w:tcPr>
            <w:tcW w:w="0" w:type="auto"/>
            <w:tcBorders>
              <w:bottom w:val="single" w:sz="6" w:space="0" w:color="000000"/>
              <w:right w:val="single" w:sz="6" w:space="0" w:color="000000"/>
            </w:tcBorders>
            <w:tcMar>
              <w:top w:w="45" w:type="dxa"/>
              <w:left w:w="45" w:type="dxa"/>
              <w:bottom w:w="45" w:type="dxa"/>
              <w:right w:w="45" w:type="dxa"/>
            </w:tcMar>
          </w:tcPr>
          <w:p w14:paraId="0091FB6C" w14:textId="77777777" w:rsidR="008A5E4E" w:rsidRDefault="0065745B">
            <w:pPr>
              <w:pStyle w:val="tdTableStyle-TablestyleAltRows-BodyE-Column-Body1"/>
            </w:pPr>
            <w:r>
              <w:rPr>
                <w:rStyle w:val="code"/>
              </w:rPr>
              <w:t>BRIG_KIND_INST_QUEUE</w:t>
            </w:r>
          </w:p>
        </w:tc>
        <w:tc>
          <w:tcPr>
            <w:tcW w:w="0" w:type="auto"/>
            <w:tcBorders>
              <w:bottom w:val="single" w:sz="6" w:space="0" w:color="000000"/>
              <w:right w:val="single" w:sz="6" w:space="0" w:color="000000"/>
            </w:tcBorders>
            <w:tcMar>
              <w:top w:w="45" w:type="dxa"/>
              <w:left w:w="45" w:type="dxa"/>
              <w:bottom w:w="45" w:type="dxa"/>
              <w:right w:w="45" w:type="dxa"/>
            </w:tcMar>
          </w:tcPr>
          <w:p w14:paraId="7B67099D"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3AE8D2C2" w14:textId="77777777" w:rsidR="008A5E4E" w:rsidRDefault="0065745B">
            <w:pPr>
              <w:pStyle w:val="tdTableStyle-TablestyleAltRows-BodyE-Column-Body1"/>
            </w:pPr>
            <w:r>
              <w:rPr>
                <w:rStyle w:val="em"/>
              </w:rPr>
              <w:t>address</w:t>
            </w:r>
          </w:p>
        </w:tc>
        <w:tc>
          <w:tcPr>
            <w:tcW w:w="0" w:type="auto"/>
            <w:tcBorders>
              <w:bottom w:val="single" w:sz="6" w:space="0" w:color="000000"/>
              <w:right w:val="single" w:sz="6" w:space="0" w:color="000000"/>
            </w:tcBorders>
            <w:tcMar>
              <w:top w:w="45" w:type="dxa"/>
              <w:left w:w="45" w:type="dxa"/>
              <w:bottom w:w="45" w:type="dxa"/>
              <w:right w:w="45" w:type="dxa"/>
            </w:tcMar>
          </w:tcPr>
          <w:p w14:paraId="10EA321F" w14:textId="77777777" w:rsidR="008A5E4E" w:rsidRDefault="0065745B">
            <w:pPr>
              <w:pStyle w:val="tdTableStyle-TablestyleAltRows-BodyE-Column-Body1"/>
            </w:pPr>
            <w:r>
              <w:rPr>
                <w:rStyle w:val="em"/>
              </w:rPr>
              <w:t>src</w:t>
            </w:r>
          </w:p>
        </w:tc>
        <w:tc>
          <w:tcPr>
            <w:tcW w:w="0" w:type="auto"/>
            <w:tcBorders>
              <w:bottom w:val="single" w:sz="6" w:space="0" w:color="000000"/>
            </w:tcBorders>
            <w:tcMar>
              <w:top w:w="45" w:type="dxa"/>
              <w:left w:w="45" w:type="dxa"/>
              <w:bottom w:w="45" w:type="dxa"/>
              <w:right w:w="45" w:type="dxa"/>
            </w:tcMar>
          </w:tcPr>
          <w:p w14:paraId="03919A58" w14:textId="77777777" w:rsidR="008A5E4E" w:rsidRDefault="0065745B">
            <w:pPr>
              <w:pStyle w:val="tdTableStyle-TablestyleAltRows-BodyD-Column-Body1"/>
            </w:pPr>
            <w:r>
              <w:t> </w:t>
            </w:r>
          </w:p>
        </w:tc>
      </w:tr>
      <w:tr w:rsidR="008A5E4E" w14:paraId="4A84EED8"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D4107D3" w14:textId="77777777" w:rsidR="008A5E4E" w:rsidRDefault="0065745B">
            <w:pPr>
              <w:pStyle w:val="tdTableStyle-TablestyleAltRows-BodyE-Sidehead-Body2"/>
              <w:shd w:val="clear" w:color="auto" w:fill="DCDCDC"/>
            </w:pPr>
            <w:r>
              <w:rPr>
                <w:rStyle w:val="code"/>
                <w:shd w:val="clear" w:color="auto" w:fill="DCDCDC"/>
              </w:rPr>
              <w:t>BRIG_OPCODE_CASQUEUEWRITEINDEX</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2D6212A" w14:textId="77777777" w:rsidR="008A5E4E" w:rsidRDefault="0065745B">
            <w:pPr>
              <w:pStyle w:val="tdTableStyle-TablestyleAltRows-BodyE-Column-Body2"/>
              <w:shd w:val="clear" w:color="auto" w:fill="D3D3D3"/>
            </w:pPr>
            <w:r>
              <w:rPr>
                <w:rStyle w:val="code"/>
                <w:shd w:val="clear" w:color="auto" w:fill="D3D3D3"/>
              </w:rPr>
              <w:t>BRIG_KIND_INST_QUEUE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BC3174F"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661FD60" w14:textId="77777777" w:rsidR="008A5E4E" w:rsidRDefault="0065745B">
            <w:pPr>
              <w:pStyle w:val="tdTableStyle-TablestyleAltRows-BodyE-Column-Body2"/>
              <w:shd w:val="clear" w:color="auto" w:fill="D3D3D3"/>
            </w:pPr>
            <w:r>
              <w:rPr>
                <w:rStyle w:val="em"/>
                <w:shd w:val="clear" w:color="auto" w:fill="D3D3D3"/>
              </w:rPr>
              <w:t>address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8423740"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tcBorders>
            <w:shd w:val="clear" w:color="auto" w:fill="D3D3D3"/>
            <w:tcMar>
              <w:top w:w="45" w:type="dxa"/>
              <w:left w:w="45" w:type="dxa"/>
              <w:bottom w:w="45" w:type="dxa"/>
              <w:right w:w="45" w:type="dxa"/>
            </w:tcMar>
          </w:tcPr>
          <w:p w14:paraId="0F4E50F8" w14:textId="77777777" w:rsidR="008A5E4E" w:rsidRDefault="0065745B">
            <w:pPr>
              <w:pStyle w:val="tdTableStyle-TablestyleAltRows-BodyD-Column-Body2"/>
              <w:shd w:val="clear" w:color="auto" w:fill="D3D3D3"/>
            </w:pPr>
            <w:r>
              <w:rPr>
                <w:rStyle w:val="em"/>
                <w:shd w:val="clear" w:color="auto" w:fill="D3D3D3"/>
              </w:rPr>
              <w:t>src</w:t>
            </w:r>
          </w:p>
        </w:tc>
      </w:tr>
      <w:tr w:rsidR="008A5E4E" w14:paraId="6444F390"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8049FCE" w14:textId="77777777" w:rsidR="008A5E4E" w:rsidRDefault="0065745B">
            <w:pPr>
              <w:pStyle w:val="tdTableStyle-TablestyleAltRows-BodyE-Sidehead-Body2"/>
              <w:shd w:val="clear" w:color="auto" w:fill="DCDCDC"/>
            </w:pPr>
            <w:r>
              <w:rPr>
                <w:rStyle w:val="code"/>
                <w:shd w:val="clear" w:color="auto" w:fill="DCDCDC"/>
              </w:rPr>
              <w:t>BRIG_OPCODE_LDQUEUEREADINDEX</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473990C" w14:textId="77777777" w:rsidR="008A5E4E" w:rsidRDefault="0065745B">
            <w:pPr>
              <w:pStyle w:val="tdTableStyle-TablestyleAltRows-BodyE-Column-Body2"/>
              <w:shd w:val="clear" w:color="auto" w:fill="D3D3D3"/>
            </w:pPr>
            <w:r>
              <w:rPr>
                <w:rStyle w:val="code"/>
                <w:shd w:val="clear" w:color="auto" w:fill="D3D3D3"/>
              </w:rPr>
              <w:t>BRIG_KIND_INST_QUEUE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1C33AD3" w14:textId="77777777" w:rsidR="008A5E4E" w:rsidRDefault="0065745B">
            <w:pPr>
              <w:pStyle w:val="tdTableStyle-TablestyleAltRows-BodyE-Column-Body2"/>
              <w:shd w:val="clear" w:color="auto" w:fill="D3D3D3"/>
            </w:pPr>
            <w:r>
              <w:rPr>
                <w:rStyle w:val="em"/>
                <w:shd w:val="clear" w:color="auto" w:fill="D3D3D3"/>
              </w:rPr>
              <w:t>dest</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59B485D8" w14:textId="77777777" w:rsidR="008A5E4E" w:rsidRDefault="0065745B">
            <w:pPr>
              <w:pStyle w:val="tdTableStyle-TablestyleAltRows-BodyE-Column-Body2"/>
              <w:shd w:val="clear" w:color="auto" w:fill="D3D3D3"/>
            </w:pPr>
            <w:r>
              <w:rPr>
                <w:rStyle w:val="em"/>
                <w:shd w:val="clear" w:color="auto" w:fill="D3D3D3"/>
              </w:rPr>
              <w:t>address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7D7F9D76"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23C8AA96" w14:textId="77777777" w:rsidR="008A5E4E" w:rsidRDefault="0065745B">
            <w:pPr>
              <w:pStyle w:val="tdTableStyle-TablestyleAltRows-BodyD-Column-Body2"/>
              <w:shd w:val="clear" w:color="auto" w:fill="D3D3D3"/>
            </w:pPr>
            <w:r>
              <w:rPr>
                <w:shd w:val="clear" w:color="auto" w:fill="D3D3D3"/>
              </w:rPr>
              <w:t> </w:t>
            </w:r>
          </w:p>
        </w:tc>
      </w:tr>
      <w:tr w:rsidR="008A5E4E" w14:paraId="2095D123"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440C88F" w14:textId="77777777" w:rsidR="008A5E4E" w:rsidRDefault="0065745B">
            <w:pPr>
              <w:pStyle w:val="tdTableStyle-TablestyleAltRows-BodyE-Sidehead-Body1"/>
              <w:shd w:val="clear" w:color="auto" w:fill="DCDCDC"/>
            </w:pPr>
            <w:r>
              <w:rPr>
                <w:rStyle w:val="code"/>
                <w:shd w:val="clear" w:color="auto" w:fill="DCDCDC"/>
              </w:rPr>
              <w:t>BRIG_OPCODE_LDQUEUEWRITEINDEX</w:t>
            </w:r>
          </w:p>
        </w:tc>
        <w:tc>
          <w:tcPr>
            <w:tcW w:w="0" w:type="auto"/>
            <w:tcBorders>
              <w:bottom w:val="single" w:sz="6" w:space="0" w:color="000000"/>
              <w:right w:val="single" w:sz="6" w:space="0" w:color="000000"/>
            </w:tcBorders>
            <w:tcMar>
              <w:top w:w="45" w:type="dxa"/>
              <w:left w:w="45" w:type="dxa"/>
              <w:bottom w:w="45" w:type="dxa"/>
              <w:right w:w="45" w:type="dxa"/>
            </w:tcMar>
          </w:tcPr>
          <w:p w14:paraId="045AE959" w14:textId="77777777" w:rsidR="008A5E4E" w:rsidRDefault="0065745B">
            <w:pPr>
              <w:pStyle w:val="tdTableStyle-TablestyleAltRows-BodyE-Column-Body1"/>
            </w:pPr>
            <w:r>
              <w:rPr>
                <w:rStyle w:val="code"/>
              </w:rPr>
              <w:t>BRIG_KIND_INST_QUEUE</w:t>
            </w:r>
          </w:p>
        </w:tc>
        <w:tc>
          <w:tcPr>
            <w:tcW w:w="0" w:type="auto"/>
            <w:tcBorders>
              <w:bottom w:val="single" w:sz="6" w:space="0" w:color="000000"/>
              <w:right w:val="single" w:sz="6" w:space="0" w:color="000000"/>
            </w:tcBorders>
            <w:tcMar>
              <w:top w:w="45" w:type="dxa"/>
              <w:left w:w="45" w:type="dxa"/>
              <w:bottom w:w="45" w:type="dxa"/>
              <w:right w:w="45" w:type="dxa"/>
            </w:tcMar>
          </w:tcPr>
          <w:p w14:paraId="2EB6B52E" w14:textId="77777777" w:rsidR="008A5E4E" w:rsidRDefault="0065745B">
            <w:pPr>
              <w:pStyle w:val="tdTableStyle-TablestyleAltRows-BodyE-Column-Body1"/>
            </w:pPr>
            <w:r>
              <w:rPr>
                <w:rStyle w:val="em"/>
              </w:rPr>
              <w:t>dest</w:t>
            </w:r>
          </w:p>
        </w:tc>
        <w:tc>
          <w:tcPr>
            <w:tcW w:w="0" w:type="auto"/>
            <w:tcBorders>
              <w:bottom w:val="single" w:sz="6" w:space="0" w:color="000000"/>
              <w:right w:val="single" w:sz="6" w:space="0" w:color="000000"/>
            </w:tcBorders>
            <w:tcMar>
              <w:top w:w="45" w:type="dxa"/>
              <w:left w:w="45" w:type="dxa"/>
              <w:bottom w:w="45" w:type="dxa"/>
              <w:right w:w="45" w:type="dxa"/>
            </w:tcMar>
          </w:tcPr>
          <w:p w14:paraId="325161E1" w14:textId="77777777" w:rsidR="008A5E4E" w:rsidRDefault="0065745B">
            <w:pPr>
              <w:pStyle w:val="tdTableStyle-TablestyleAltRows-BodyE-Column-Body1"/>
            </w:pPr>
            <w:r>
              <w:rPr>
                <w:rStyle w:val="em"/>
              </w:rPr>
              <w:t>address</w:t>
            </w:r>
          </w:p>
        </w:tc>
        <w:tc>
          <w:tcPr>
            <w:tcW w:w="0" w:type="auto"/>
            <w:tcBorders>
              <w:bottom w:val="single" w:sz="6" w:space="0" w:color="000000"/>
              <w:right w:val="single" w:sz="6" w:space="0" w:color="000000"/>
            </w:tcBorders>
            <w:tcMar>
              <w:top w:w="45" w:type="dxa"/>
              <w:left w:w="45" w:type="dxa"/>
              <w:bottom w:w="45" w:type="dxa"/>
              <w:right w:w="45" w:type="dxa"/>
            </w:tcMar>
          </w:tcPr>
          <w:p w14:paraId="7724C91B" w14:textId="77777777" w:rsidR="008A5E4E" w:rsidRDefault="0065745B">
            <w:pPr>
              <w:pStyle w:val="tdTableStyle-TablestyleAltRows-BodyE-Column-Body1"/>
            </w:pPr>
            <w:r>
              <w:t> </w:t>
            </w:r>
          </w:p>
        </w:tc>
        <w:tc>
          <w:tcPr>
            <w:tcW w:w="0" w:type="auto"/>
            <w:tcBorders>
              <w:bottom w:val="single" w:sz="6" w:space="0" w:color="000000"/>
            </w:tcBorders>
            <w:tcMar>
              <w:top w:w="45" w:type="dxa"/>
              <w:left w:w="45" w:type="dxa"/>
              <w:bottom w:w="45" w:type="dxa"/>
              <w:right w:w="45" w:type="dxa"/>
            </w:tcMar>
          </w:tcPr>
          <w:p w14:paraId="5943FEE1" w14:textId="77777777" w:rsidR="008A5E4E" w:rsidRDefault="0065745B">
            <w:pPr>
              <w:pStyle w:val="tdTableStyle-TablestyleAltRows-BodyD-Column-Body1"/>
            </w:pPr>
            <w:r>
              <w:t> </w:t>
            </w:r>
          </w:p>
        </w:tc>
      </w:tr>
      <w:tr w:rsidR="008A5E4E" w14:paraId="098CCB11"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39077D3" w14:textId="77777777" w:rsidR="008A5E4E" w:rsidRDefault="0065745B">
            <w:pPr>
              <w:pStyle w:val="tdTableStyle-TablestyleAltRows-BodyE-Sidehead-Body2"/>
              <w:shd w:val="clear" w:color="auto" w:fill="DCDCDC"/>
            </w:pPr>
            <w:r>
              <w:rPr>
                <w:rStyle w:val="code"/>
                <w:shd w:val="clear" w:color="auto" w:fill="DCDCDC"/>
              </w:rPr>
              <w:t>BRIG_OPCODE_STQUEUEREADINDEX</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851C195" w14:textId="77777777" w:rsidR="008A5E4E" w:rsidRDefault="0065745B">
            <w:pPr>
              <w:pStyle w:val="tdTableStyle-TablestyleAltRows-BodyE-Column-Body2"/>
              <w:shd w:val="clear" w:color="auto" w:fill="D3D3D3"/>
            </w:pPr>
            <w:r>
              <w:rPr>
                <w:rStyle w:val="code"/>
                <w:shd w:val="clear" w:color="auto" w:fill="D3D3D3"/>
              </w:rPr>
              <w:t>BRIG_KIND_INST_QUEUE</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37C2223" w14:textId="77777777" w:rsidR="008A5E4E" w:rsidRDefault="0065745B">
            <w:pPr>
              <w:pStyle w:val="tdTableStyle-TablestyleAltRows-BodyE-Column-Body2"/>
              <w:shd w:val="clear" w:color="auto" w:fill="D3D3D3"/>
            </w:pPr>
            <w:r>
              <w:rPr>
                <w:rStyle w:val="em"/>
                <w:shd w:val="clear" w:color="auto" w:fill="D3D3D3"/>
              </w:rPr>
              <w:t>address</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1C364440" w14:textId="77777777" w:rsidR="008A5E4E" w:rsidRDefault="0065745B">
            <w:pPr>
              <w:pStyle w:val="tdTableStyle-TablestyleAltRows-BodyE-Column-Body2"/>
              <w:shd w:val="clear" w:color="auto" w:fill="D3D3D3"/>
            </w:pPr>
            <w:r>
              <w:rPr>
                <w:rStyle w:val="em"/>
                <w:shd w:val="clear" w:color="auto" w:fill="D3D3D3"/>
              </w:rPr>
              <w:t>src</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68E5132E" w14:textId="77777777" w:rsidR="008A5E4E" w:rsidRDefault="0065745B">
            <w:pPr>
              <w:pStyle w:val="tdTableStyle-TablestyleAltRows-BodyE-Column-Body2"/>
              <w:shd w:val="clear" w:color="auto" w:fill="D3D3D3"/>
            </w:pPr>
            <w:r>
              <w:rPr>
                <w:shd w:val="clear" w:color="auto" w:fill="D3D3D3"/>
              </w:rPr>
              <w:t> </w:t>
            </w:r>
          </w:p>
        </w:tc>
        <w:tc>
          <w:tcPr>
            <w:tcW w:w="0" w:type="auto"/>
            <w:tcBorders>
              <w:bottom w:val="single" w:sz="6" w:space="0" w:color="000000"/>
            </w:tcBorders>
            <w:shd w:val="clear" w:color="auto" w:fill="D3D3D3"/>
            <w:tcMar>
              <w:top w:w="45" w:type="dxa"/>
              <w:left w:w="45" w:type="dxa"/>
              <w:bottom w:w="45" w:type="dxa"/>
              <w:right w:w="45" w:type="dxa"/>
            </w:tcMar>
          </w:tcPr>
          <w:p w14:paraId="371DB3F0" w14:textId="77777777" w:rsidR="008A5E4E" w:rsidRDefault="0065745B">
            <w:pPr>
              <w:pStyle w:val="tdTableStyle-TablestyleAltRows-BodyD-Column-Body2"/>
              <w:shd w:val="clear" w:color="auto" w:fill="D3D3D3"/>
            </w:pPr>
            <w:r>
              <w:rPr>
                <w:shd w:val="clear" w:color="auto" w:fill="D3D3D3"/>
              </w:rPr>
              <w:t> </w:t>
            </w:r>
          </w:p>
        </w:tc>
      </w:tr>
      <w:tr w:rsidR="008A5E4E" w14:paraId="0210334A"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9570C96" w14:textId="77777777" w:rsidR="008A5E4E" w:rsidRDefault="0065745B">
            <w:pPr>
              <w:pStyle w:val="tdTableStyle-TablestyleAltRows-BodyB-Sidehead-Body1"/>
              <w:shd w:val="clear" w:color="auto" w:fill="DCDCDC"/>
            </w:pPr>
            <w:r>
              <w:rPr>
                <w:rStyle w:val="code"/>
                <w:shd w:val="clear" w:color="auto" w:fill="DCDCDC"/>
              </w:rPr>
              <w:t>BRIG_OPCODE_STQUEUEWRITEINDEX</w:t>
            </w:r>
          </w:p>
        </w:tc>
        <w:tc>
          <w:tcPr>
            <w:tcW w:w="0" w:type="auto"/>
            <w:tcBorders>
              <w:right w:val="single" w:sz="6" w:space="0" w:color="000000"/>
            </w:tcBorders>
            <w:tcMar>
              <w:top w:w="45" w:type="dxa"/>
              <w:left w:w="45" w:type="dxa"/>
              <w:bottom w:w="45" w:type="dxa"/>
              <w:right w:w="45" w:type="dxa"/>
            </w:tcMar>
          </w:tcPr>
          <w:p w14:paraId="1B8AC64A" w14:textId="77777777" w:rsidR="008A5E4E" w:rsidRDefault="0065745B">
            <w:pPr>
              <w:pStyle w:val="tdTableStyle-TablestyleAltRows-BodyB-Column-Body1"/>
            </w:pPr>
            <w:r>
              <w:rPr>
                <w:rStyle w:val="code"/>
              </w:rPr>
              <w:t>BRIG_KIND_INST_QUEUE</w:t>
            </w:r>
          </w:p>
        </w:tc>
        <w:tc>
          <w:tcPr>
            <w:tcW w:w="0" w:type="auto"/>
            <w:tcBorders>
              <w:right w:val="single" w:sz="6" w:space="0" w:color="000000"/>
            </w:tcBorders>
            <w:tcMar>
              <w:top w:w="45" w:type="dxa"/>
              <w:left w:w="45" w:type="dxa"/>
              <w:bottom w:w="45" w:type="dxa"/>
              <w:right w:w="45" w:type="dxa"/>
            </w:tcMar>
          </w:tcPr>
          <w:p w14:paraId="35E5B8A9" w14:textId="77777777" w:rsidR="008A5E4E" w:rsidRDefault="0065745B">
            <w:pPr>
              <w:pStyle w:val="tdTableStyle-TablestyleAltRows-BodyB-Column-Body1"/>
            </w:pPr>
            <w:r>
              <w:rPr>
                <w:rStyle w:val="em"/>
              </w:rPr>
              <w:t>address</w:t>
            </w:r>
          </w:p>
        </w:tc>
        <w:tc>
          <w:tcPr>
            <w:tcW w:w="0" w:type="auto"/>
            <w:tcBorders>
              <w:right w:val="single" w:sz="6" w:space="0" w:color="000000"/>
            </w:tcBorders>
            <w:tcMar>
              <w:top w:w="45" w:type="dxa"/>
              <w:left w:w="45" w:type="dxa"/>
              <w:bottom w:w="45" w:type="dxa"/>
              <w:right w:w="45" w:type="dxa"/>
            </w:tcMar>
          </w:tcPr>
          <w:p w14:paraId="48E9F294" w14:textId="77777777" w:rsidR="008A5E4E" w:rsidRDefault="0065745B">
            <w:pPr>
              <w:pStyle w:val="tdTableStyle-TablestyleAltRows-BodyB-Column-Body1"/>
            </w:pPr>
            <w:r>
              <w:rPr>
                <w:rStyle w:val="em"/>
              </w:rPr>
              <w:t>src</w:t>
            </w:r>
          </w:p>
        </w:tc>
        <w:tc>
          <w:tcPr>
            <w:tcW w:w="0" w:type="auto"/>
            <w:tcBorders>
              <w:right w:val="single" w:sz="6" w:space="0" w:color="000000"/>
            </w:tcBorders>
            <w:tcMar>
              <w:top w:w="45" w:type="dxa"/>
              <w:left w:w="45" w:type="dxa"/>
              <w:bottom w:w="45" w:type="dxa"/>
              <w:right w:w="45" w:type="dxa"/>
            </w:tcMar>
          </w:tcPr>
          <w:p w14:paraId="520BE0AC" w14:textId="77777777" w:rsidR="008A5E4E" w:rsidRDefault="0065745B">
            <w:pPr>
              <w:pStyle w:val="tdTableStyle-TablestyleAltRows-BodyB-Column-Body1"/>
            </w:pPr>
            <w:r>
              <w:t> </w:t>
            </w:r>
          </w:p>
        </w:tc>
        <w:tc>
          <w:tcPr>
            <w:tcW w:w="0" w:type="auto"/>
            <w:tcMar>
              <w:top w:w="45" w:type="dxa"/>
              <w:left w:w="45" w:type="dxa"/>
              <w:bottom w:w="45" w:type="dxa"/>
              <w:right w:w="45" w:type="dxa"/>
            </w:tcMar>
          </w:tcPr>
          <w:p w14:paraId="2CB6F636" w14:textId="77777777" w:rsidR="008A5E4E" w:rsidRDefault="0065745B">
            <w:pPr>
              <w:pStyle w:val="tdTableStyle-TablestyleAltRows-BodyA-Column-Body1"/>
            </w:pPr>
            <w:r>
              <w:t> </w:t>
            </w:r>
          </w:p>
        </w:tc>
      </w:tr>
    </w:tbl>
    <w:p w14:paraId="428C3DCD" w14:textId="77777777" w:rsidR="008A5E4E" w:rsidRDefault="008A5E4E">
      <w:pPr>
        <w:spacing w:after="240"/>
      </w:pPr>
    </w:p>
    <w:p w14:paraId="192BC9DA" w14:textId="1E1A1FF5"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3FEB7BA6" w14:textId="6B48CAD9"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t xml:space="preserve">, or </w:t>
      </w:r>
      <w:r>
        <w:rPr>
          <w:rStyle w:val="code1"/>
        </w:rPr>
        <w:t>BRIG_KIND_OPERAND_WAVESIZE</w:t>
      </w:r>
      <w:r>
        <w:t>.</w:t>
      </w:r>
    </w:p>
    <w:p w14:paraId="5F9427EE" w14:textId="72404B95" w:rsidR="008A5E4E" w:rsidRDefault="0065745B">
      <w:pPr>
        <w:pStyle w:val="p"/>
      </w:pPr>
      <w:r>
        <w:rPr>
          <w:rStyle w:val="i"/>
        </w:rPr>
        <w:t>address</w:t>
      </w:r>
      <w:r>
        <w:t xml:space="preserve">: must be </w:t>
      </w:r>
      <w:r>
        <w:rPr>
          <w:rStyle w:val="code1"/>
        </w:rPr>
        <w:t>BRIG_KIND_OPERAND_ADDRESS</w:t>
      </w:r>
      <w:r>
        <w:t>.</w:t>
      </w:r>
    </w:p>
    <w:p w14:paraId="51CCCED8" w14:textId="77777777" w:rsidR="008A5E4E" w:rsidRDefault="0065745B">
      <w:pPr>
        <w:pStyle w:val="h4"/>
      </w:pPr>
      <w:bookmarkStart w:id="1343" w:name="_Toc396034539"/>
      <w:r>
        <w:t xml:space="preserve">18.7.7.4 </w:t>
      </w:r>
      <w:bookmarkStart w:id="1344" w:name="_Ref-1775904604"/>
      <w:r>
        <w:t>BRIG Syntax for Miscellaneous Operations</w:t>
      </w:r>
      <w:bookmarkEnd w:id="1343"/>
      <w:bookmarkEnd w:id="1344"/>
    </w:p>
    <w:p w14:paraId="39281833" w14:textId="77777777" w:rsidR="008A5E4E" w:rsidRDefault="0065745B">
      <w:pPr>
        <w:pStyle w:val="pTableTitle"/>
      </w:pPr>
      <w:bookmarkStart w:id="1345" w:name="_ListOf184"/>
      <w:r>
        <w:t>Table 18–29 BRIG Syntax for Miscellaneous Operations</w:t>
      </w:r>
    </w:p>
    <w:bookmarkEnd w:id="1345"/>
    <w:p w14:paraId="52352D4D" w14:textId="77777777" w:rsidR="008A5E4E" w:rsidRDefault="008A5E4E">
      <w:pPr>
        <w:spacing w:before="240"/>
      </w:pPr>
    </w:p>
    <w:tbl>
      <w:tblPr>
        <w:tblW w:w="0" w:type="auto"/>
        <w:tblCellSpacing w:w="0" w:type="dxa"/>
        <w:tblBorders>
          <w:top w:val="double" w:sz="3" w:space="0" w:color="000000"/>
          <w:left w:val="single" w:sz="6" w:space="0" w:color="000000"/>
          <w:bottom w:val="single" w:sz="18" w:space="0" w:color="000000"/>
          <w:right w:val="single" w:sz="6" w:space="0" w:color="000000"/>
        </w:tblBorders>
        <w:tblCellMar>
          <w:left w:w="10" w:type="dxa"/>
          <w:right w:w="10" w:type="dxa"/>
        </w:tblCellMar>
        <w:tblLook w:val="04A0" w:firstRow="1" w:lastRow="0" w:firstColumn="1" w:lastColumn="0" w:noHBand="0" w:noVBand="1"/>
      </w:tblPr>
      <w:tblGrid>
        <w:gridCol w:w="2647"/>
        <w:gridCol w:w="2026"/>
        <w:gridCol w:w="975"/>
      </w:tblGrid>
      <w:tr w:rsidR="008A5E4E" w14:paraId="4F5FB7DE" w14:textId="77777777">
        <w:trPr>
          <w:tblHeader/>
          <w:tblCellSpacing w:w="0" w:type="dxa"/>
        </w:trPr>
        <w:tc>
          <w:tcPr>
            <w:tcW w:w="0" w:type="auto"/>
            <w:tcBorders>
              <w:bottom w:val="double" w:sz="3" w:space="0" w:color="000000"/>
              <w:right w:val="single" w:sz="18" w:space="0" w:color="000000"/>
            </w:tcBorders>
            <w:shd w:val="clear" w:color="auto" w:fill="D3D3D3"/>
            <w:tcMar>
              <w:top w:w="45" w:type="dxa"/>
              <w:left w:w="45" w:type="dxa"/>
              <w:bottom w:w="45" w:type="dxa"/>
              <w:right w:w="45" w:type="dxa"/>
            </w:tcMar>
          </w:tcPr>
          <w:p w14:paraId="5D17B578" w14:textId="77777777" w:rsidR="008A5E4E" w:rsidRDefault="0065745B">
            <w:pPr>
              <w:pStyle w:val="thTableStyle-TablestyleAltRows-HeadE-Sidehead-Header1"/>
              <w:shd w:val="clear" w:color="auto" w:fill="D3D3D3"/>
            </w:pPr>
            <w:r>
              <w:rPr>
                <w:shd w:val="clear" w:color="auto" w:fill="D3D3D3"/>
              </w:rPr>
              <w:t>Opcode</w:t>
            </w:r>
          </w:p>
        </w:tc>
        <w:tc>
          <w:tcPr>
            <w:tcW w:w="0" w:type="auto"/>
            <w:tcBorders>
              <w:bottom w:val="double" w:sz="3" w:space="0" w:color="000000"/>
              <w:right w:val="single" w:sz="6" w:space="0" w:color="000000"/>
            </w:tcBorders>
            <w:shd w:val="clear" w:color="auto" w:fill="D3D3D3"/>
            <w:tcMar>
              <w:top w:w="45" w:type="dxa"/>
              <w:left w:w="45" w:type="dxa"/>
              <w:bottom w:w="45" w:type="dxa"/>
              <w:right w:w="45" w:type="dxa"/>
            </w:tcMar>
          </w:tcPr>
          <w:p w14:paraId="719995E8" w14:textId="77777777" w:rsidR="008A5E4E" w:rsidRDefault="0065745B">
            <w:pPr>
              <w:pStyle w:val="thTableStyle-TablestyleAltRows-HeadE-Column-Header1"/>
              <w:shd w:val="clear" w:color="auto" w:fill="D3D3D3"/>
            </w:pPr>
            <w:r>
              <w:rPr>
                <w:shd w:val="clear" w:color="auto" w:fill="D3D3D3"/>
              </w:rPr>
              <w:t>Format</w:t>
            </w:r>
          </w:p>
        </w:tc>
        <w:tc>
          <w:tcPr>
            <w:tcW w:w="0" w:type="auto"/>
            <w:tcBorders>
              <w:bottom w:val="double" w:sz="3" w:space="0" w:color="000000"/>
            </w:tcBorders>
            <w:shd w:val="clear" w:color="auto" w:fill="D3D3D3"/>
            <w:tcMar>
              <w:top w:w="45" w:type="dxa"/>
              <w:left w:w="45" w:type="dxa"/>
              <w:bottom w:w="45" w:type="dxa"/>
              <w:right w:w="45" w:type="dxa"/>
            </w:tcMar>
          </w:tcPr>
          <w:p w14:paraId="2C18D2E7" w14:textId="77777777" w:rsidR="008A5E4E" w:rsidRDefault="0065745B">
            <w:pPr>
              <w:pStyle w:val="thTableStyle-TablestyleAltRows-HeadD-Column-Header1"/>
              <w:shd w:val="clear" w:color="auto" w:fill="D3D3D3"/>
            </w:pPr>
            <w:r>
              <w:rPr>
                <w:shd w:val="clear" w:color="auto" w:fill="D3D3D3"/>
              </w:rPr>
              <w:t>Operand 0</w:t>
            </w:r>
          </w:p>
        </w:tc>
      </w:tr>
      <w:tr w:rsidR="008A5E4E" w14:paraId="52C77F5F"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61D9239" w14:textId="77777777" w:rsidR="008A5E4E" w:rsidRDefault="0065745B">
            <w:pPr>
              <w:pStyle w:val="tdTableStyle-TablestyleAltRows-BodyE-Sidehead-Body1"/>
              <w:shd w:val="clear" w:color="auto" w:fill="DCDCDC"/>
            </w:pPr>
            <w:r>
              <w:rPr>
                <w:rStyle w:val="code"/>
                <w:shd w:val="clear" w:color="auto" w:fill="DCDCDC"/>
              </w:rPr>
              <w:t>BRIG_OPCODE_CLOCK</w:t>
            </w:r>
          </w:p>
        </w:tc>
        <w:tc>
          <w:tcPr>
            <w:tcW w:w="0" w:type="auto"/>
            <w:tcBorders>
              <w:bottom w:val="single" w:sz="6" w:space="0" w:color="000000"/>
              <w:right w:val="single" w:sz="6" w:space="0" w:color="000000"/>
            </w:tcBorders>
            <w:tcMar>
              <w:top w:w="45" w:type="dxa"/>
              <w:left w:w="45" w:type="dxa"/>
              <w:bottom w:w="45" w:type="dxa"/>
              <w:right w:w="45" w:type="dxa"/>
            </w:tcMar>
          </w:tcPr>
          <w:p w14:paraId="577F4EA0" w14:textId="77777777" w:rsidR="008A5E4E" w:rsidRDefault="0065745B">
            <w:pPr>
              <w:pStyle w:val="tdTableStyle-TablestyleAltRows-BodyE-Column-Body1"/>
            </w:pPr>
            <w:r>
              <w:rPr>
                <w:rStyle w:val="code"/>
              </w:rPr>
              <w:t>BRIG_KIND_INST_BASIC</w:t>
            </w:r>
          </w:p>
        </w:tc>
        <w:tc>
          <w:tcPr>
            <w:tcW w:w="0" w:type="auto"/>
            <w:tcBorders>
              <w:bottom w:val="single" w:sz="6" w:space="0" w:color="000000"/>
            </w:tcBorders>
            <w:tcMar>
              <w:top w:w="45" w:type="dxa"/>
              <w:left w:w="45" w:type="dxa"/>
              <w:bottom w:w="45" w:type="dxa"/>
              <w:right w:w="45" w:type="dxa"/>
            </w:tcMar>
          </w:tcPr>
          <w:p w14:paraId="49F839A0" w14:textId="77777777" w:rsidR="008A5E4E" w:rsidRDefault="0065745B">
            <w:pPr>
              <w:pStyle w:val="tdTableStyle-TablestyleAltRows-BodyD-Column-Body1"/>
            </w:pPr>
            <w:r>
              <w:rPr>
                <w:rStyle w:val="em"/>
              </w:rPr>
              <w:t>dest</w:t>
            </w:r>
          </w:p>
        </w:tc>
      </w:tr>
      <w:tr w:rsidR="008A5E4E" w14:paraId="6F4AD21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A6E4DF5" w14:textId="77777777" w:rsidR="008A5E4E" w:rsidRDefault="0065745B">
            <w:pPr>
              <w:pStyle w:val="tdTableStyle-TablestyleAltRows-BodyE-Sidehead-Body2"/>
              <w:shd w:val="clear" w:color="auto" w:fill="DCDCDC"/>
            </w:pPr>
            <w:r>
              <w:rPr>
                <w:rStyle w:val="code"/>
                <w:shd w:val="clear" w:color="auto" w:fill="DCDCDC"/>
              </w:rPr>
              <w:t>BRIG_OPCODE_CUID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4B17FCE"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tcBorders>
            <w:shd w:val="clear" w:color="auto" w:fill="D3D3D3"/>
            <w:tcMar>
              <w:top w:w="45" w:type="dxa"/>
              <w:left w:w="45" w:type="dxa"/>
              <w:bottom w:w="45" w:type="dxa"/>
              <w:right w:w="45" w:type="dxa"/>
            </w:tcMar>
          </w:tcPr>
          <w:p w14:paraId="2880C679" w14:textId="77777777" w:rsidR="008A5E4E" w:rsidRDefault="0065745B">
            <w:pPr>
              <w:pStyle w:val="tdTableStyle-TablestyleAltRows-BodyD-Column-Body2"/>
              <w:shd w:val="clear" w:color="auto" w:fill="D3D3D3"/>
            </w:pPr>
            <w:r>
              <w:rPr>
                <w:rStyle w:val="em"/>
                <w:shd w:val="clear" w:color="auto" w:fill="D3D3D3"/>
              </w:rPr>
              <w:t>dest</w:t>
            </w:r>
          </w:p>
        </w:tc>
      </w:tr>
      <w:tr w:rsidR="008A5E4E" w14:paraId="0E113D6D"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46BB1A6" w14:textId="77777777" w:rsidR="008A5E4E" w:rsidRDefault="0065745B">
            <w:pPr>
              <w:pStyle w:val="tdTableStyle-TablestyleAltRows-BodyE-Sidehead-Body1"/>
              <w:shd w:val="clear" w:color="auto" w:fill="DCDCDC"/>
            </w:pPr>
            <w:r>
              <w:rPr>
                <w:rStyle w:val="code"/>
                <w:shd w:val="clear" w:color="auto" w:fill="DCDCDC"/>
              </w:rPr>
              <w:t>BRIG_OPCODE_DEBUGTRAP</w:t>
            </w:r>
          </w:p>
        </w:tc>
        <w:tc>
          <w:tcPr>
            <w:tcW w:w="0" w:type="auto"/>
            <w:tcBorders>
              <w:bottom w:val="single" w:sz="6" w:space="0" w:color="000000"/>
              <w:right w:val="single" w:sz="6" w:space="0" w:color="000000"/>
            </w:tcBorders>
            <w:tcMar>
              <w:top w:w="45" w:type="dxa"/>
              <w:left w:w="45" w:type="dxa"/>
              <w:bottom w:w="45" w:type="dxa"/>
              <w:right w:w="45" w:type="dxa"/>
            </w:tcMar>
          </w:tcPr>
          <w:p w14:paraId="528B04BF" w14:textId="77777777" w:rsidR="008A5E4E" w:rsidRDefault="0065745B">
            <w:pPr>
              <w:pStyle w:val="tdTableStyle-TablestyleAltRows-BodyE-Column-Body1"/>
            </w:pPr>
            <w:r>
              <w:rPr>
                <w:rStyle w:val="code"/>
              </w:rPr>
              <w:t>BRIG_KIND_INST_BASIC</w:t>
            </w:r>
          </w:p>
        </w:tc>
        <w:tc>
          <w:tcPr>
            <w:tcW w:w="0" w:type="auto"/>
            <w:tcBorders>
              <w:bottom w:val="single" w:sz="6" w:space="0" w:color="000000"/>
            </w:tcBorders>
            <w:tcMar>
              <w:top w:w="45" w:type="dxa"/>
              <w:left w:w="45" w:type="dxa"/>
              <w:bottom w:w="45" w:type="dxa"/>
              <w:right w:w="45" w:type="dxa"/>
            </w:tcMar>
          </w:tcPr>
          <w:p w14:paraId="3A41EC41" w14:textId="77777777" w:rsidR="008A5E4E" w:rsidRDefault="0065745B">
            <w:pPr>
              <w:pStyle w:val="tdTableStyle-TablestyleAltRows-BodyD-Column-Body1"/>
            </w:pPr>
            <w:r>
              <w:rPr>
                <w:rStyle w:val="em"/>
              </w:rPr>
              <w:t>src</w:t>
            </w:r>
          </w:p>
        </w:tc>
      </w:tr>
      <w:tr w:rsidR="008A5E4E" w14:paraId="00D5C5E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66E40D6" w14:textId="77777777" w:rsidR="008A5E4E" w:rsidRDefault="0065745B">
            <w:pPr>
              <w:pStyle w:val="tdTableStyle-TablestyleAltRows-BodyE-Sidehead-Body2"/>
              <w:shd w:val="clear" w:color="auto" w:fill="DCDCDC"/>
            </w:pPr>
            <w:r>
              <w:rPr>
                <w:rStyle w:val="code"/>
                <w:shd w:val="clear" w:color="auto" w:fill="DCDCDC"/>
              </w:rPr>
              <w:t>BRIG_OPCODE_GROUPBASEPTR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0EBA1B1A"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tcBorders>
            <w:shd w:val="clear" w:color="auto" w:fill="D3D3D3"/>
            <w:tcMar>
              <w:top w:w="45" w:type="dxa"/>
              <w:left w:w="45" w:type="dxa"/>
              <w:bottom w:w="45" w:type="dxa"/>
              <w:right w:w="45" w:type="dxa"/>
            </w:tcMar>
          </w:tcPr>
          <w:p w14:paraId="14AE6141" w14:textId="77777777" w:rsidR="008A5E4E" w:rsidRDefault="0065745B">
            <w:pPr>
              <w:pStyle w:val="tdTableStyle-TablestyleAltRows-BodyD-Column-Body2"/>
              <w:shd w:val="clear" w:color="auto" w:fill="D3D3D3"/>
            </w:pPr>
            <w:r>
              <w:rPr>
                <w:rStyle w:val="em"/>
                <w:shd w:val="clear" w:color="auto" w:fill="D3D3D3"/>
              </w:rPr>
              <w:t>dest</w:t>
            </w:r>
          </w:p>
        </w:tc>
      </w:tr>
      <w:tr w:rsidR="008A5E4E" w14:paraId="7BB773F6"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241690E7" w14:textId="77777777" w:rsidR="008A5E4E" w:rsidRDefault="0065745B">
            <w:pPr>
              <w:pStyle w:val="tdTableStyle-TablestyleAltRows-BodyE-Sidehead-Body1"/>
              <w:shd w:val="clear" w:color="auto" w:fill="DCDCDC"/>
            </w:pPr>
            <w:r>
              <w:rPr>
                <w:rStyle w:val="code"/>
                <w:shd w:val="clear" w:color="auto" w:fill="DCDCDC"/>
              </w:rPr>
              <w:t>BRIG_OPCODE_KERNARGBASEPTR</w:t>
            </w:r>
          </w:p>
        </w:tc>
        <w:tc>
          <w:tcPr>
            <w:tcW w:w="0" w:type="auto"/>
            <w:tcBorders>
              <w:bottom w:val="single" w:sz="6" w:space="0" w:color="000000"/>
              <w:right w:val="single" w:sz="6" w:space="0" w:color="000000"/>
            </w:tcBorders>
            <w:tcMar>
              <w:top w:w="45" w:type="dxa"/>
              <w:left w:w="45" w:type="dxa"/>
              <w:bottom w:w="45" w:type="dxa"/>
              <w:right w:w="45" w:type="dxa"/>
            </w:tcMar>
          </w:tcPr>
          <w:p w14:paraId="10C1C12B" w14:textId="77777777" w:rsidR="008A5E4E" w:rsidRDefault="0065745B">
            <w:pPr>
              <w:pStyle w:val="tdTableStyle-TablestyleAltRows-BodyE-Column-Body1"/>
            </w:pPr>
            <w:r>
              <w:rPr>
                <w:rStyle w:val="code"/>
              </w:rPr>
              <w:t>BRIG_KIND_INST_BASIC</w:t>
            </w:r>
          </w:p>
        </w:tc>
        <w:tc>
          <w:tcPr>
            <w:tcW w:w="0" w:type="auto"/>
            <w:tcBorders>
              <w:bottom w:val="single" w:sz="6" w:space="0" w:color="000000"/>
            </w:tcBorders>
            <w:tcMar>
              <w:top w:w="45" w:type="dxa"/>
              <w:left w:w="45" w:type="dxa"/>
              <w:bottom w:w="45" w:type="dxa"/>
              <w:right w:w="45" w:type="dxa"/>
            </w:tcMar>
          </w:tcPr>
          <w:p w14:paraId="741C4607" w14:textId="77777777" w:rsidR="008A5E4E" w:rsidRDefault="0065745B">
            <w:pPr>
              <w:pStyle w:val="tdTableStyle-TablestyleAltRows-BodyD-Column-Body1"/>
            </w:pPr>
            <w:r>
              <w:rPr>
                <w:rStyle w:val="em"/>
              </w:rPr>
              <w:t>dest</w:t>
            </w:r>
          </w:p>
        </w:tc>
      </w:tr>
      <w:tr w:rsidR="008A5E4E" w14:paraId="6E3F1CEE"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7E89EE0" w14:textId="77777777" w:rsidR="008A5E4E" w:rsidRDefault="0065745B">
            <w:pPr>
              <w:pStyle w:val="tdTableStyle-TablestyleAltRows-BodyE-Sidehead-Body2"/>
              <w:shd w:val="clear" w:color="auto" w:fill="DCDCDC"/>
            </w:pPr>
            <w:r>
              <w:rPr>
                <w:rStyle w:val="code"/>
                <w:shd w:val="clear" w:color="auto" w:fill="DCDCDC"/>
              </w:rPr>
              <w:t>BRIG_OPCODE_LANEID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4223D09D"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tcBorders>
            <w:shd w:val="clear" w:color="auto" w:fill="D3D3D3"/>
            <w:tcMar>
              <w:top w:w="45" w:type="dxa"/>
              <w:left w:w="45" w:type="dxa"/>
              <w:bottom w:w="45" w:type="dxa"/>
              <w:right w:w="45" w:type="dxa"/>
            </w:tcMar>
          </w:tcPr>
          <w:p w14:paraId="7306FDAF" w14:textId="77777777" w:rsidR="008A5E4E" w:rsidRDefault="0065745B">
            <w:pPr>
              <w:pStyle w:val="tdTableStyle-TablestyleAltRows-BodyD-Column-Body2"/>
              <w:shd w:val="clear" w:color="auto" w:fill="D3D3D3"/>
            </w:pPr>
            <w:r>
              <w:rPr>
                <w:rStyle w:val="em"/>
                <w:shd w:val="clear" w:color="auto" w:fill="D3D3D3"/>
              </w:rPr>
              <w:t>dest</w:t>
            </w:r>
          </w:p>
        </w:tc>
      </w:tr>
      <w:tr w:rsidR="008A5E4E" w14:paraId="59CEDF7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0645C822" w14:textId="77777777" w:rsidR="008A5E4E" w:rsidRDefault="0065745B">
            <w:pPr>
              <w:pStyle w:val="tdTableStyle-TablestyleAltRows-BodyE-Sidehead-Body1"/>
              <w:shd w:val="clear" w:color="auto" w:fill="DCDCDC"/>
            </w:pPr>
            <w:r>
              <w:rPr>
                <w:rStyle w:val="code"/>
                <w:shd w:val="clear" w:color="auto" w:fill="DCDCDC"/>
              </w:rPr>
              <w:t>BRIG_OPCODE_MAXCUID</w:t>
            </w:r>
          </w:p>
        </w:tc>
        <w:tc>
          <w:tcPr>
            <w:tcW w:w="0" w:type="auto"/>
            <w:tcBorders>
              <w:bottom w:val="single" w:sz="6" w:space="0" w:color="000000"/>
              <w:right w:val="single" w:sz="6" w:space="0" w:color="000000"/>
            </w:tcBorders>
            <w:tcMar>
              <w:top w:w="45" w:type="dxa"/>
              <w:left w:w="45" w:type="dxa"/>
              <w:bottom w:w="45" w:type="dxa"/>
              <w:right w:w="45" w:type="dxa"/>
            </w:tcMar>
          </w:tcPr>
          <w:p w14:paraId="3E1B6298" w14:textId="77777777" w:rsidR="008A5E4E" w:rsidRDefault="0065745B">
            <w:pPr>
              <w:pStyle w:val="tdTableStyle-TablestyleAltRows-BodyE-Column-Body1"/>
            </w:pPr>
            <w:r>
              <w:rPr>
                <w:rStyle w:val="code"/>
              </w:rPr>
              <w:t>BRIG_KIND_INST_BASIC</w:t>
            </w:r>
          </w:p>
        </w:tc>
        <w:tc>
          <w:tcPr>
            <w:tcW w:w="0" w:type="auto"/>
            <w:tcBorders>
              <w:bottom w:val="single" w:sz="6" w:space="0" w:color="000000"/>
            </w:tcBorders>
            <w:tcMar>
              <w:top w:w="45" w:type="dxa"/>
              <w:left w:w="45" w:type="dxa"/>
              <w:bottom w:w="45" w:type="dxa"/>
              <w:right w:w="45" w:type="dxa"/>
            </w:tcMar>
          </w:tcPr>
          <w:p w14:paraId="3BA23B6F" w14:textId="77777777" w:rsidR="008A5E4E" w:rsidRDefault="0065745B">
            <w:pPr>
              <w:pStyle w:val="tdTableStyle-TablestyleAltRows-BodyD-Column-Body1"/>
            </w:pPr>
            <w:r>
              <w:rPr>
                <w:rStyle w:val="em"/>
              </w:rPr>
              <w:t>dest</w:t>
            </w:r>
          </w:p>
        </w:tc>
      </w:tr>
      <w:tr w:rsidR="008A5E4E" w14:paraId="131FD44C"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7060101A" w14:textId="77777777" w:rsidR="008A5E4E" w:rsidRDefault="0065745B">
            <w:pPr>
              <w:pStyle w:val="tdTableStyle-TablestyleAltRows-BodyE-Sidehead-Body2"/>
              <w:shd w:val="clear" w:color="auto" w:fill="DCDCDC"/>
            </w:pPr>
            <w:r>
              <w:rPr>
                <w:rStyle w:val="code"/>
                <w:shd w:val="clear" w:color="auto" w:fill="DCDCDC"/>
              </w:rPr>
              <w:t>BRIG_OPCODE_MAXWAVEID</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3056ABE9" w14:textId="77777777" w:rsidR="008A5E4E" w:rsidRDefault="0065745B">
            <w:pPr>
              <w:pStyle w:val="tdTableStyle-TablestyleAltRows-BodyE-Column-Body2"/>
              <w:shd w:val="clear" w:color="auto" w:fill="D3D3D3"/>
            </w:pPr>
            <w:r>
              <w:rPr>
                <w:rStyle w:val="code"/>
                <w:shd w:val="clear" w:color="auto" w:fill="D3D3D3"/>
              </w:rPr>
              <w:t>BRIG_KIND_INST_BASIC</w:t>
            </w:r>
          </w:p>
        </w:tc>
        <w:tc>
          <w:tcPr>
            <w:tcW w:w="0" w:type="auto"/>
            <w:tcBorders>
              <w:bottom w:val="single" w:sz="6" w:space="0" w:color="000000"/>
            </w:tcBorders>
            <w:shd w:val="clear" w:color="auto" w:fill="D3D3D3"/>
            <w:tcMar>
              <w:top w:w="45" w:type="dxa"/>
              <w:left w:w="45" w:type="dxa"/>
              <w:bottom w:w="45" w:type="dxa"/>
              <w:right w:w="45" w:type="dxa"/>
            </w:tcMar>
          </w:tcPr>
          <w:p w14:paraId="080DC3DE" w14:textId="77777777" w:rsidR="008A5E4E" w:rsidRDefault="0065745B">
            <w:pPr>
              <w:pStyle w:val="tdTableStyle-TablestyleAltRows-BodyD-Column-Body2"/>
              <w:shd w:val="clear" w:color="auto" w:fill="D3D3D3"/>
            </w:pPr>
            <w:r>
              <w:rPr>
                <w:rStyle w:val="em"/>
                <w:shd w:val="clear" w:color="auto" w:fill="D3D3D3"/>
              </w:rPr>
              <w:t>dest</w:t>
            </w:r>
          </w:p>
        </w:tc>
      </w:tr>
      <w:tr w:rsidR="008A5E4E" w14:paraId="46FC5449"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47202760" w14:textId="77777777" w:rsidR="008A5E4E" w:rsidRDefault="0065745B">
            <w:pPr>
              <w:pStyle w:val="tdTableStyle-TablestyleAltRows-BodyE-Sidehead-Body1"/>
              <w:shd w:val="clear" w:color="auto" w:fill="DCDCDC"/>
            </w:pPr>
            <w:r>
              <w:rPr>
                <w:rStyle w:val="code"/>
                <w:shd w:val="clear" w:color="auto" w:fill="DCDCDC"/>
              </w:rPr>
              <w:t>BRIG_OPCODE_NOP</w:t>
            </w:r>
          </w:p>
        </w:tc>
        <w:tc>
          <w:tcPr>
            <w:tcW w:w="0" w:type="auto"/>
            <w:tcBorders>
              <w:bottom w:val="single" w:sz="6" w:space="0" w:color="000000"/>
              <w:right w:val="single" w:sz="6" w:space="0" w:color="000000"/>
            </w:tcBorders>
            <w:tcMar>
              <w:top w:w="45" w:type="dxa"/>
              <w:left w:w="45" w:type="dxa"/>
              <w:bottom w:w="45" w:type="dxa"/>
              <w:right w:w="45" w:type="dxa"/>
            </w:tcMar>
          </w:tcPr>
          <w:p w14:paraId="37935775" w14:textId="77777777" w:rsidR="008A5E4E" w:rsidRDefault="0065745B">
            <w:pPr>
              <w:pStyle w:val="tdTableStyle-TablestyleAltRows-BodyE-Column-Body1"/>
            </w:pPr>
            <w:r>
              <w:rPr>
                <w:rStyle w:val="code"/>
              </w:rPr>
              <w:t>BRIG_KIND_INST_BASIC</w:t>
            </w:r>
          </w:p>
        </w:tc>
        <w:tc>
          <w:tcPr>
            <w:tcW w:w="0" w:type="auto"/>
            <w:tcBorders>
              <w:bottom w:val="single" w:sz="6" w:space="0" w:color="000000"/>
            </w:tcBorders>
            <w:tcMar>
              <w:top w:w="45" w:type="dxa"/>
              <w:left w:w="45" w:type="dxa"/>
              <w:bottom w:w="45" w:type="dxa"/>
              <w:right w:w="45" w:type="dxa"/>
            </w:tcMar>
          </w:tcPr>
          <w:p w14:paraId="2A8EE538" w14:textId="77777777" w:rsidR="008A5E4E" w:rsidRDefault="0065745B">
            <w:pPr>
              <w:pStyle w:val="tdTableStyle-TablestyleAltRows-BodyD-Column-Body1"/>
            </w:pPr>
            <w:r>
              <w:t> </w:t>
            </w:r>
          </w:p>
        </w:tc>
      </w:tr>
      <w:tr w:rsidR="008A5E4E" w14:paraId="3EF8F79A" w14:textId="77777777">
        <w:trPr>
          <w:tblCellSpacing w:w="0" w:type="dxa"/>
        </w:trPr>
        <w:tc>
          <w:tcPr>
            <w:tcW w:w="0" w:type="auto"/>
            <w:tcBorders>
              <w:bottom w:val="single" w:sz="6" w:space="0" w:color="000000"/>
              <w:right w:val="single" w:sz="18" w:space="0" w:color="000000"/>
            </w:tcBorders>
            <w:shd w:val="clear" w:color="auto" w:fill="DCDCDC"/>
            <w:tcMar>
              <w:top w:w="45" w:type="dxa"/>
              <w:left w:w="45" w:type="dxa"/>
              <w:bottom w:w="45" w:type="dxa"/>
              <w:right w:w="45" w:type="dxa"/>
            </w:tcMar>
          </w:tcPr>
          <w:p w14:paraId="593A3E2C" w14:textId="77777777" w:rsidR="008A5E4E" w:rsidRDefault="0065745B">
            <w:pPr>
              <w:pStyle w:val="tdTableStyle-TablestyleAltRows-BodyE-Sidehead-Body2"/>
              <w:shd w:val="clear" w:color="auto" w:fill="DCDCDC"/>
            </w:pPr>
            <w:r>
              <w:rPr>
                <w:rStyle w:val="code"/>
                <w:shd w:val="clear" w:color="auto" w:fill="DCDCDC"/>
              </w:rPr>
              <w:t>BRIG_OPCODE_NULLPTR</w:t>
            </w:r>
          </w:p>
        </w:tc>
        <w:tc>
          <w:tcPr>
            <w:tcW w:w="0" w:type="auto"/>
            <w:tcBorders>
              <w:bottom w:val="single" w:sz="6" w:space="0" w:color="000000"/>
              <w:right w:val="single" w:sz="6" w:space="0" w:color="000000"/>
            </w:tcBorders>
            <w:shd w:val="clear" w:color="auto" w:fill="D3D3D3"/>
            <w:tcMar>
              <w:top w:w="45" w:type="dxa"/>
              <w:left w:w="45" w:type="dxa"/>
              <w:bottom w:w="45" w:type="dxa"/>
              <w:right w:w="45" w:type="dxa"/>
            </w:tcMar>
          </w:tcPr>
          <w:p w14:paraId="2A700D08" w14:textId="77777777" w:rsidR="008A5E4E" w:rsidRDefault="0065745B">
            <w:pPr>
              <w:pStyle w:val="tdTableStyle-TablestyleAltRows-BodyE-Column-Body2"/>
              <w:shd w:val="clear" w:color="auto" w:fill="D3D3D3"/>
            </w:pPr>
            <w:r>
              <w:rPr>
                <w:rStyle w:val="code"/>
                <w:shd w:val="clear" w:color="auto" w:fill="D3D3D3"/>
              </w:rPr>
              <w:t>BRIG_KIND_INST_SEG</w:t>
            </w:r>
          </w:p>
        </w:tc>
        <w:tc>
          <w:tcPr>
            <w:tcW w:w="0" w:type="auto"/>
            <w:tcBorders>
              <w:bottom w:val="single" w:sz="6" w:space="0" w:color="000000"/>
            </w:tcBorders>
            <w:shd w:val="clear" w:color="auto" w:fill="D3D3D3"/>
            <w:tcMar>
              <w:top w:w="45" w:type="dxa"/>
              <w:left w:w="45" w:type="dxa"/>
              <w:bottom w:w="45" w:type="dxa"/>
              <w:right w:w="45" w:type="dxa"/>
            </w:tcMar>
          </w:tcPr>
          <w:p w14:paraId="27B0A6BA" w14:textId="77777777" w:rsidR="008A5E4E" w:rsidRDefault="0065745B">
            <w:pPr>
              <w:pStyle w:val="tdTableStyle-TablestyleAltRows-BodyD-Column-Body2"/>
              <w:shd w:val="clear" w:color="auto" w:fill="D3D3D3"/>
            </w:pPr>
            <w:r>
              <w:rPr>
                <w:rStyle w:val="em"/>
                <w:shd w:val="clear" w:color="auto" w:fill="D3D3D3"/>
              </w:rPr>
              <w:t>dest</w:t>
            </w:r>
          </w:p>
        </w:tc>
      </w:tr>
      <w:tr w:rsidR="008A5E4E" w14:paraId="3EB2D74E" w14:textId="77777777">
        <w:trPr>
          <w:tblCellSpacing w:w="0" w:type="dxa"/>
        </w:trPr>
        <w:tc>
          <w:tcPr>
            <w:tcW w:w="0" w:type="auto"/>
            <w:tcBorders>
              <w:right w:val="single" w:sz="18" w:space="0" w:color="000000"/>
            </w:tcBorders>
            <w:shd w:val="clear" w:color="auto" w:fill="DCDCDC"/>
            <w:tcMar>
              <w:top w:w="45" w:type="dxa"/>
              <w:left w:w="45" w:type="dxa"/>
              <w:bottom w:w="45" w:type="dxa"/>
              <w:right w:w="45" w:type="dxa"/>
            </w:tcMar>
          </w:tcPr>
          <w:p w14:paraId="703F941A" w14:textId="77777777" w:rsidR="008A5E4E" w:rsidRDefault="0065745B">
            <w:pPr>
              <w:pStyle w:val="tdTableStyle-TablestyleAltRows-BodyB-Sidehead-Body1"/>
              <w:shd w:val="clear" w:color="auto" w:fill="DCDCDC"/>
            </w:pPr>
            <w:r>
              <w:rPr>
                <w:rStyle w:val="code"/>
                <w:shd w:val="clear" w:color="auto" w:fill="DCDCDC"/>
              </w:rPr>
              <w:t>BRIG_OPCODE_WAVEID</w:t>
            </w:r>
          </w:p>
        </w:tc>
        <w:tc>
          <w:tcPr>
            <w:tcW w:w="0" w:type="auto"/>
            <w:tcBorders>
              <w:right w:val="single" w:sz="6" w:space="0" w:color="000000"/>
            </w:tcBorders>
            <w:tcMar>
              <w:top w:w="45" w:type="dxa"/>
              <w:left w:w="45" w:type="dxa"/>
              <w:bottom w:w="45" w:type="dxa"/>
              <w:right w:w="45" w:type="dxa"/>
            </w:tcMar>
          </w:tcPr>
          <w:p w14:paraId="52219C62" w14:textId="77777777" w:rsidR="008A5E4E" w:rsidRDefault="0065745B">
            <w:pPr>
              <w:pStyle w:val="tdTableStyle-TablestyleAltRows-BodyB-Column-Body1"/>
            </w:pPr>
            <w:r>
              <w:rPr>
                <w:rStyle w:val="code"/>
              </w:rPr>
              <w:t>BRIG_KIND_INST_BASIC</w:t>
            </w:r>
          </w:p>
        </w:tc>
        <w:tc>
          <w:tcPr>
            <w:tcW w:w="0" w:type="auto"/>
            <w:tcMar>
              <w:top w:w="45" w:type="dxa"/>
              <w:left w:w="45" w:type="dxa"/>
              <w:bottom w:w="45" w:type="dxa"/>
              <w:right w:w="45" w:type="dxa"/>
            </w:tcMar>
          </w:tcPr>
          <w:p w14:paraId="6E794E04" w14:textId="77777777" w:rsidR="008A5E4E" w:rsidRDefault="0065745B">
            <w:pPr>
              <w:pStyle w:val="tdTableStyle-TablestyleAltRows-BodyA-Column-Body1"/>
            </w:pPr>
            <w:r>
              <w:rPr>
                <w:rStyle w:val="em"/>
              </w:rPr>
              <w:t>dest</w:t>
            </w:r>
          </w:p>
        </w:tc>
      </w:tr>
    </w:tbl>
    <w:p w14:paraId="6DFA9BE2" w14:textId="77777777" w:rsidR="008A5E4E" w:rsidRDefault="008A5E4E">
      <w:pPr>
        <w:spacing w:after="240"/>
      </w:pPr>
    </w:p>
    <w:p w14:paraId="423B110E" w14:textId="629AE6A8" w:rsidR="008A5E4E" w:rsidRDefault="0065745B">
      <w:pPr>
        <w:pStyle w:val="p"/>
      </w:pPr>
      <w:r>
        <w:rPr>
          <w:rStyle w:val="i"/>
        </w:rPr>
        <w:t>dest</w:t>
      </w:r>
      <w:r>
        <w:t xml:space="preserve">: must be </w:t>
      </w:r>
      <w:r>
        <w:rPr>
          <w:rStyle w:val="code1"/>
        </w:rPr>
        <w:t>BRIG_KIND_OPERAND_REG</w:t>
      </w:r>
      <w:r w:rsidR="00715E6C">
        <w:rPr>
          <w:rStyle w:val="code1"/>
        </w:rPr>
        <w:t>ISTER</w:t>
      </w:r>
      <w:r>
        <w:t>.</w:t>
      </w:r>
    </w:p>
    <w:p w14:paraId="6F0A2BE9" w14:textId="6B8FB6BC" w:rsidR="008A5E4E" w:rsidRDefault="0065745B">
      <w:pPr>
        <w:pStyle w:val="p"/>
      </w:pPr>
      <w:r>
        <w:rPr>
          <w:rStyle w:val="i"/>
        </w:rPr>
        <w:t>src</w:t>
      </w:r>
      <w:r>
        <w:t xml:space="preserve">: must be </w:t>
      </w:r>
      <w:r>
        <w:rPr>
          <w:rStyle w:val="code1"/>
        </w:rPr>
        <w:t>BRIG_KIND_OPERAND_REG</w:t>
      </w:r>
      <w:r w:rsidR="00715E6C">
        <w:rPr>
          <w:rStyle w:val="code1"/>
        </w:rPr>
        <w:t>ISTER</w:t>
      </w:r>
      <w:r>
        <w:t xml:space="preserve">, </w:t>
      </w:r>
      <w:r>
        <w:rPr>
          <w:rStyle w:val="code1"/>
        </w:rPr>
        <w:t>BRIG_KIND_OPERAND_</w:t>
      </w:r>
      <w:r w:rsidR="00657174">
        <w:rPr>
          <w:rStyle w:val="code1"/>
        </w:rPr>
        <w:t>CONSTANT_BYTES</w:t>
      </w:r>
      <w:r>
        <w:t xml:space="preserve">, or </w:t>
      </w:r>
      <w:r>
        <w:rPr>
          <w:rStyle w:val="code1"/>
        </w:rPr>
        <w:t>BRIG_KIND_OPERAND_WAVESIZE</w:t>
      </w:r>
      <w:r>
        <w:t>.</w:t>
      </w:r>
    </w:p>
    <w:p w14:paraId="74438413" w14:textId="77777777" w:rsidR="008A5E4E" w:rsidRDefault="008A5E4E">
      <w:pPr>
        <w:sectPr w:rsidR="008A5E4E">
          <w:headerReference w:type="even" r:id="rId205"/>
          <w:headerReference w:type="default" r:id="rId206"/>
          <w:footerReference w:type="even" r:id="rId207"/>
          <w:footerReference w:type="default" r:id="rId208"/>
          <w:type w:val="oddPage"/>
          <w:pgSz w:w="12240" w:h="15840"/>
          <w:pgMar w:top="1620" w:right="900" w:bottom="1260" w:left="2340" w:header="540" w:footer="180" w:gutter="0"/>
          <w:cols w:space="720"/>
        </w:sectPr>
      </w:pPr>
    </w:p>
    <w:p w14:paraId="5D2EC59C" w14:textId="77777777" w:rsidR="008A5E4E" w:rsidRDefault="0065745B">
      <w:pPr>
        <w:pStyle w:val="h1Chpt"/>
      </w:pPr>
      <w:bookmarkStart w:id="1346" w:name="_Toc396034540"/>
      <w:r>
        <w:t xml:space="preserve">Chapter 19. </w:t>
      </w:r>
      <w:r>
        <w:br/>
        <w:t>HSAIL Grammar in Extended Backus-Naur Form</w:t>
      </w:r>
      <w:bookmarkEnd w:id="1346"/>
    </w:p>
    <w:p w14:paraId="665FE37C" w14:textId="77777777" w:rsidR="008A5E4E" w:rsidRDefault="0065745B">
      <w:pPr>
        <w:pStyle w:val="p"/>
      </w:pPr>
      <w:r>
        <w:t>This chapter provides the HSAIL lexical and syntax grammar in Extended Backus-Naur Form.</w:t>
      </w:r>
    </w:p>
    <w:p w14:paraId="07A708E2" w14:textId="77777777" w:rsidR="008A5E4E" w:rsidRDefault="0065745B">
      <w:pPr>
        <w:pStyle w:val="h2"/>
      </w:pPr>
      <w:bookmarkStart w:id="1347" w:name="_Toc396034541"/>
      <w:r>
        <w:t xml:space="preserve">19.1 </w:t>
      </w:r>
      <w:bookmarkStart w:id="1348" w:name="_Ref-344573997"/>
      <w:r>
        <w:t>HSAIL Lexical Grammar in Extended Backus-Naur Form (EBNF)</w:t>
      </w:r>
      <w:bookmarkEnd w:id="1347"/>
      <w:bookmarkEnd w:id="1348"/>
    </w:p>
    <w:p w14:paraId="2E0C6ABE" w14:textId="77777777" w:rsidR="008A5E4E" w:rsidRDefault="0065745B">
      <w:pPr>
        <w:pStyle w:val="p"/>
      </w:pPr>
      <w:r>
        <w:t>This appendix shows the HSAIL lexical grammar in Extended Backus–Naur Form (EBNF).</w:t>
      </w:r>
    </w:p>
    <w:p w14:paraId="2D67CE0C" w14:textId="77777777" w:rsidR="008A5E4E" w:rsidRDefault="0065745B">
      <w:pPr>
        <w:pStyle w:val="pNoPageBreakAfter"/>
      </w:pPr>
      <w:r>
        <w:t>Symbol meanings are:</w:t>
      </w:r>
    </w:p>
    <w:p w14:paraId="02585FBB" w14:textId="77777777" w:rsidR="008A5E4E" w:rsidRDefault="0065745B">
      <w:pPr>
        <w:pStyle w:val="li"/>
        <w:numPr>
          <w:ilvl w:val="0"/>
          <w:numId w:val="305"/>
        </w:numPr>
        <w:spacing w:before="320"/>
        <w:ind w:left="600"/>
      </w:pPr>
      <w:r>
        <w:rPr>
          <w:rStyle w:val="code1"/>
        </w:rPr>
        <w:t>:==</w:t>
      </w:r>
      <w:r>
        <w:t xml:space="preserve"> grammar production</w:t>
      </w:r>
    </w:p>
    <w:p w14:paraId="135D3359" w14:textId="77777777" w:rsidR="008A5E4E" w:rsidRDefault="0065745B">
      <w:pPr>
        <w:pStyle w:val="li"/>
        <w:numPr>
          <w:ilvl w:val="0"/>
          <w:numId w:val="305"/>
        </w:numPr>
        <w:ind w:left="600"/>
      </w:pPr>
      <w:r>
        <w:rPr>
          <w:rStyle w:val="code1"/>
        </w:rPr>
        <w:t>[]</w:t>
      </w:r>
      <w:r>
        <w:t xml:space="preserve"> optional</w:t>
      </w:r>
    </w:p>
    <w:p w14:paraId="79878977" w14:textId="77777777" w:rsidR="008A5E4E" w:rsidRDefault="0065745B">
      <w:pPr>
        <w:pStyle w:val="li"/>
        <w:numPr>
          <w:ilvl w:val="0"/>
          <w:numId w:val="305"/>
        </w:numPr>
        <w:ind w:left="600"/>
      </w:pPr>
      <w:r>
        <w:rPr>
          <w:rStyle w:val="code1"/>
        </w:rPr>
        <w:t>{}</w:t>
      </w:r>
      <w:r>
        <w:t xml:space="preserve"> repetition</w:t>
      </w:r>
    </w:p>
    <w:p w14:paraId="5FB18A8C" w14:textId="77777777" w:rsidR="008A5E4E" w:rsidRDefault="0065745B">
      <w:pPr>
        <w:pStyle w:val="li"/>
        <w:numPr>
          <w:ilvl w:val="0"/>
          <w:numId w:val="305"/>
        </w:numPr>
        <w:ind w:left="600"/>
      </w:pPr>
      <w:r>
        <w:rPr>
          <w:rStyle w:val="code1"/>
        </w:rPr>
        <w:t>|</w:t>
      </w:r>
      <w:r>
        <w:t xml:space="preserve"> alternative </w:t>
      </w:r>
    </w:p>
    <w:p w14:paraId="391D017D" w14:textId="77777777" w:rsidR="008A5E4E" w:rsidRDefault="0065745B">
      <w:pPr>
        <w:pStyle w:val="li"/>
        <w:numPr>
          <w:ilvl w:val="0"/>
          <w:numId w:val="305"/>
        </w:numPr>
        <w:ind w:left="600"/>
      </w:pPr>
      <w:r>
        <w:rPr>
          <w:rStyle w:val="code1"/>
        </w:rPr>
        <w:t>'[a-z]'</w:t>
      </w:r>
      <w:r>
        <w:t xml:space="preserve"> must be one of the characters in the </w:t>
      </w:r>
      <w:r>
        <w:rPr>
          <w:rStyle w:val="code1"/>
        </w:rPr>
        <w:t>[]</w:t>
      </w:r>
    </w:p>
    <w:p w14:paraId="28CEF014" w14:textId="77777777" w:rsidR="008A5E4E" w:rsidRDefault="0065745B">
      <w:pPr>
        <w:pStyle w:val="li"/>
        <w:numPr>
          <w:ilvl w:val="0"/>
          <w:numId w:val="305"/>
        </w:numPr>
        <w:ind w:left="600"/>
      </w:pPr>
      <w:r>
        <w:rPr>
          <w:rStyle w:val="code1"/>
        </w:rPr>
        <w:t>'[a-z]{n}'</w:t>
      </w:r>
      <w:r>
        <w:t xml:space="preserve"> must be exactly </w:t>
      </w:r>
      <w:r>
        <w:rPr>
          <w:rStyle w:val="code1"/>
        </w:rPr>
        <w:t>n</w:t>
      </w:r>
      <w:r>
        <w:t xml:space="preserve"> of the characters in the </w:t>
      </w:r>
      <w:r>
        <w:rPr>
          <w:rStyle w:val="code1"/>
        </w:rPr>
        <w:t>[]</w:t>
      </w:r>
    </w:p>
    <w:p w14:paraId="25DCF6AD" w14:textId="77777777" w:rsidR="008A5E4E" w:rsidRDefault="0065745B">
      <w:pPr>
        <w:pStyle w:val="li"/>
        <w:numPr>
          <w:ilvl w:val="0"/>
          <w:numId w:val="305"/>
        </w:numPr>
        <w:ind w:left="600"/>
      </w:pPr>
      <w:r>
        <w:rPr>
          <w:rStyle w:val="code1"/>
        </w:rPr>
        <w:t>'[a-z]{n,m}'</w:t>
      </w:r>
      <w:r>
        <w:t xml:space="preserve"> must be between </w:t>
      </w:r>
      <w:r>
        <w:rPr>
          <w:rStyle w:val="code1"/>
        </w:rPr>
        <w:t>n</w:t>
      </w:r>
      <w:r>
        <w:t xml:space="preserve"> and </w:t>
      </w:r>
      <w:r>
        <w:rPr>
          <w:rStyle w:val="code1"/>
        </w:rPr>
        <w:t>m</w:t>
      </w:r>
      <w:r>
        <w:t xml:space="preserve"> of the characters in the </w:t>
      </w:r>
      <w:r>
        <w:rPr>
          <w:rStyle w:val="code1"/>
        </w:rPr>
        <w:t>[]</w:t>
      </w:r>
    </w:p>
    <w:p w14:paraId="28F0024C" w14:textId="77777777" w:rsidR="008A5E4E" w:rsidRDefault="0065745B">
      <w:pPr>
        <w:pStyle w:val="li"/>
        <w:numPr>
          <w:ilvl w:val="0"/>
          <w:numId w:val="305"/>
        </w:numPr>
        <w:spacing w:after="320"/>
        <w:ind w:left="600"/>
      </w:pPr>
      <w:r>
        <w:rPr>
          <w:rStyle w:val="code1"/>
        </w:rPr>
        <w:t>'not [a-z]'</w:t>
      </w:r>
      <w:r>
        <w:t xml:space="preserve"> must not be one of the characters in the </w:t>
      </w:r>
      <w:r>
        <w:rPr>
          <w:rStyle w:val="code1"/>
        </w:rPr>
        <w:t>[]</w:t>
      </w:r>
    </w:p>
    <w:p w14:paraId="1A94E0F9" w14:textId="67E14498" w:rsidR="008A5E4E" w:rsidRDefault="0065745B">
      <w:pPr>
        <w:pStyle w:val="pre"/>
      </w:pPr>
      <w:r>
        <w:t>TOKEN_COMMENT           ::= ( "/*" { 'not [*]' | "*" 'not [/]' } "*/" )</w:t>
      </w:r>
      <w:r>
        <w:br/>
        <w:t xml:space="preserve">                             | ( "//" { 'not new-line' }</w:t>
      </w:r>
      <w:r>
        <w:br/>
        <w:t xml:space="preserve">                             )</w:t>
      </w:r>
      <w:r>
        <w:br/>
        <w:t xml:space="preserve"> </w:t>
      </w:r>
      <w:r>
        <w:br/>
        <w:t xml:space="preserve"> TOKEN_GLOBAL_IDENTIFIER ::= "&amp;" identifier</w:t>
      </w:r>
      <w:r>
        <w:br/>
        <w:t xml:space="preserve"> </w:t>
      </w:r>
      <w:r>
        <w:br/>
        <w:t xml:space="preserve"> TOKEN_LOCAL_IDENTIFIER  ::= "%" identifier</w:t>
      </w:r>
      <w:r>
        <w:br/>
        <w:t xml:space="preserve"> </w:t>
      </w:r>
      <w:r>
        <w:br/>
        <w:t xml:space="preserve"> TOKEN_LABEL_IDENTIFIER  ::= "@" identifier</w:t>
      </w:r>
      <w:r>
        <w:br/>
        <w:t xml:space="preserve"> </w:t>
      </w:r>
      <w:r>
        <w:br/>
        <w:t xml:space="preserve"> identifier              ::= '[a-zA-Z_]' { '[a-zA-Z0-9_</w:t>
      </w:r>
      <w:r w:rsidR="00F248D1">
        <w:t>.</w:t>
      </w:r>
      <w:r>
        <w:t>]' }</w:t>
      </w:r>
      <w:r>
        <w:br/>
        <w:t xml:space="preserve"> </w:t>
      </w:r>
      <w:r>
        <w:br/>
        <w:t xml:space="preserve"> TOKEN_CREGISTER         ::= "$c" registerNumber</w:t>
      </w:r>
      <w:r>
        <w:br/>
        <w:t xml:space="preserve"> </w:t>
      </w:r>
      <w:r>
        <w:br/>
        <w:t xml:space="preserve"> TOKEN_SREGISTER         ::= "$s" registerNumber</w:t>
      </w:r>
      <w:r>
        <w:br/>
        <w:t xml:space="preserve"> </w:t>
      </w:r>
      <w:r>
        <w:br/>
        <w:t xml:space="preserve"> TOKEN_DREGISTER         ::= "$d" registerNumber</w:t>
      </w:r>
      <w:r>
        <w:br/>
        <w:t xml:space="preserve"> </w:t>
      </w:r>
      <w:r>
        <w:br/>
        <w:t xml:space="preserve"> TOKEN_QREGISTER         ::= "$q" registerNumber</w:t>
      </w:r>
      <w:r>
        <w:br/>
        <w:t xml:space="preserve"> </w:t>
      </w:r>
      <w:r>
        <w:br/>
        <w:t xml:space="preserve"> registerNumber          ::= "0"</w:t>
      </w:r>
      <w:r>
        <w:br/>
        <w:t xml:space="preserve">                           | '[1-9]' { '[0-9]' }</w:t>
      </w:r>
      <w:r>
        <w:br/>
        <w:t xml:space="preserve">                </w:t>
      </w:r>
      <w:r>
        <w:br/>
        <w:t xml:space="preserve"> TOKEN_INTEGER_CONSTANT  ::= decimalIntegerConstant</w:t>
      </w:r>
      <w:r>
        <w:br/>
        <w:t xml:space="preserve">                           | hexIntegerConstant</w:t>
      </w:r>
      <w:r>
        <w:br/>
        <w:t xml:space="preserve">                           | octalIntegerConstant</w:t>
      </w:r>
      <w:r>
        <w:br/>
        <w:t xml:space="preserve"> </w:t>
      </w:r>
      <w:r>
        <w:br/>
        <w:t xml:space="preserve"> decimalIntegerConstant  ::= "0" | ( '[1-9]' { '[0-9]' } )</w:t>
      </w:r>
      <w:r>
        <w:br/>
        <w:t xml:space="preserve"> </w:t>
      </w:r>
      <w:r>
        <w:br/>
        <w:t xml:space="preserve"> hexIntegerConstant      ::= "0" ( "x" | "X" ) '[0-9a-fA-F]' { </w:t>
      </w:r>
      <w:r>
        <w:br/>
        <w:t xml:space="preserve">                             '[0-9a-fA-F]' }</w:t>
      </w:r>
      <w:r>
        <w:br/>
        <w:t xml:space="preserve"> </w:t>
      </w:r>
      <w:r>
        <w:br/>
        <w:t xml:space="preserve"> octalIntegerConstant    ::= "0" '[0-7]' { '[0-7]' }</w:t>
      </w:r>
      <w:r>
        <w:br/>
        <w:t xml:space="preserve"> </w:t>
      </w:r>
      <w:r>
        <w:br/>
        <w:t xml:space="preserve"> TOKEN_HALF_CONSTANT     ::= decimalFloatConstant ( "h" | "H" )</w:t>
      </w:r>
      <w:r>
        <w:br/>
        <w:t xml:space="preserve">                           | hexFloatConstant ( "h" | "H" )</w:t>
      </w:r>
      <w:r>
        <w:br/>
        <w:t xml:space="preserve">                           | ieeeHalfConstant</w:t>
      </w:r>
      <w:r>
        <w:br/>
        <w:t xml:space="preserve"> </w:t>
      </w:r>
      <w:r>
        <w:br/>
        <w:t xml:space="preserve"> TOKEN_SINGLE_CONSTANT   ::= decimalFloatConstant ( "f" | "F" )</w:t>
      </w:r>
      <w:r>
        <w:br/>
        <w:t xml:space="preserve">                           | hexFloatConstant ( "f" | "F" )</w:t>
      </w:r>
      <w:r>
        <w:br/>
        <w:t xml:space="preserve">                           | ieeeSingleConstant</w:t>
      </w:r>
      <w:r>
        <w:br/>
        <w:t xml:space="preserve"> </w:t>
      </w:r>
      <w:r>
        <w:br/>
        <w:t xml:space="preserve"> TOKEN_DOUBLE_CONSTANT   ::= decimalFloatConstant [ "d" | "D" ]</w:t>
      </w:r>
      <w:r>
        <w:br/>
        <w:t xml:space="preserve">                           | hexFloatConstant [ "d" | "D" ]</w:t>
      </w:r>
      <w:r>
        <w:br/>
        <w:t xml:space="preserve">                           | ieeeDoubleConstant</w:t>
      </w:r>
      <w:r>
        <w:br/>
        <w:t xml:space="preserve"> </w:t>
      </w:r>
      <w:r>
        <w:br/>
        <w:t xml:space="preserve"> decimalFloatConstant    ::= ( ( '[0-9]' { '[0-9]' } "."</w:t>
      </w:r>
      <w:r>
        <w:br/>
        <w:t xml:space="preserve">                               |  { '[0-9]' } "." '[0-9]' { '[0-9]' }</w:t>
      </w:r>
      <w:r>
        <w:br/>
        <w:t xml:space="preserve">                               )</w:t>
      </w:r>
      <w:r>
        <w:br/>
        <w:t xml:space="preserve">                               [ ( "e" | "E" ) [ "+" | "-" ] '[0-9]' </w:t>
      </w:r>
      <w:r>
        <w:br/>
        <w:t xml:space="preserve">                               { '[0-9]' } ] </w:t>
      </w:r>
      <w:r>
        <w:br/>
        <w:t xml:space="preserve">                             )</w:t>
      </w:r>
      <w:r>
        <w:br/>
        <w:t xml:space="preserve">                             | '[0-9]' { '[0-9]' } ( "e" | "E" ) </w:t>
      </w:r>
      <w:r>
        <w:br/>
        <w:t xml:space="preserve">                               [ "+" | "-" ] '[0-9]' { '[0-9]' }</w:t>
      </w:r>
      <w:r>
        <w:br/>
        <w:t xml:space="preserve"> </w:t>
      </w:r>
      <w:r>
        <w:br/>
        <w:t xml:space="preserve"> hexFloatConstant        ::= "0" ( "x" | "X" )</w:t>
      </w:r>
      <w:r>
        <w:br/>
        <w:t xml:space="preserve">                             ( '[0-9a-fA-F]' { '[0-9a-fA-F]' } </w:t>
      </w:r>
      <w:r>
        <w:br/>
        <w:t xml:space="preserve">                               [ "." ]</w:t>
      </w:r>
      <w:r>
        <w:br/>
        <w:t xml:space="preserve">                             | { '[0-9a-fA-F]' } "." '[0-9a-fA-F]' </w:t>
      </w:r>
      <w:r>
        <w:br/>
        <w:t xml:space="preserve">                               { '[0-9a-fA-F]' }</w:t>
      </w:r>
      <w:r>
        <w:br/>
        <w:t xml:space="preserve">                             )</w:t>
      </w:r>
      <w:r>
        <w:br/>
        <w:t xml:space="preserve">                             ( "p" | "P" ) [ "+" | "-" ] '[0-9]' </w:t>
      </w:r>
      <w:r>
        <w:br/>
        <w:t xml:space="preserve">                             { '[0-9]' }</w:t>
      </w:r>
      <w:r>
        <w:br/>
        <w:t xml:space="preserve">                     </w:t>
      </w:r>
      <w:r>
        <w:br/>
        <w:t xml:space="preserve"> ieeeHalfConstant        ::= "0" ( "h" | "H" ) '[0-9a-fA-F]{4}'</w:t>
      </w:r>
      <w:r>
        <w:br/>
        <w:t xml:space="preserve"> </w:t>
      </w:r>
      <w:r>
        <w:br/>
        <w:t xml:space="preserve"> ieeeSingleConstant      ::= "0" ( "f" | "F" ) '[0-9a-fA-F]{8}'</w:t>
      </w:r>
      <w:r>
        <w:br/>
        <w:t xml:space="preserve"> </w:t>
      </w:r>
      <w:r>
        <w:br/>
        <w:t xml:space="preserve"> ieeeDoubleConstant      ::= "0" ( "d" | "D" ) '[0-9a-fA-F]{16}'</w:t>
      </w:r>
      <w:r>
        <w:br/>
        <w:t xml:space="preserve"> </w:t>
      </w:r>
      <w:r>
        <w:br/>
        <w:t xml:space="preserve"> TOKEN_WAVESIZE          ::= "WAVESIZE"</w:t>
      </w:r>
      <w:r>
        <w:br/>
        <w:t xml:space="preserve"> </w:t>
      </w:r>
      <w:r>
        <w:br/>
        <w:t xml:space="preserve"> TOKEN_STRING            ::= '"'</w:t>
      </w:r>
      <w:r>
        <w:br/>
        <w:t xml:space="preserve">                           { 'not ([\"] or new-line)'</w:t>
      </w:r>
      <w:r>
        <w:br/>
        <w:t xml:space="preserve">                           | "\" </w:t>
      </w:r>
      <w:r>
        <w:br/>
        <w:t xml:space="preserve">                             ( '"'</w:t>
      </w:r>
      <w:r>
        <w:br/>
        <w:t xml:space="preserve">                             | "[\'?abfnrtv]"</w:t>
      </w:r>
      <w:r>
        <w:br/>
        <w:t xml:space="preserve">                             | '[0-7]{1,3}'</w:t>
      </w:r>
      <w:r>
        <w:br/>
        <w:t xml:space="preserve">                             | "x" '[0-9a-fA-F]' { '[0-9a-fA-F]' }</w:t>
      </w:r>
      <w:r>
        <w:br/>
        <w:t xml:space="preserve">                             )</w:t>
      </w:r>
      <w:r>
        <w:br/>
        <w:t xml:space="preserve">                           }</w:t>
      </w:r>
      <w:r>
        <w:br/>
        <w:t xml:space="preserve">                           '"'</w:t>
      </w:r>
    </w:p>
    <w:p w14:paraId="5C876F3F" w14:textId="77777777" w:rsidR="008A5E4E" w:rsidRDefault="0065745B">
      <w:pPr>
        <w:pStyle w:val="h2"/>
      </w:pPr>
      <w:bookmarkStart w:id="1349" w:name="_Toc396034542"/>
      <w:r>
        <w:t xml:space="preserve">19.2 </w:t>
      </w:r>
      <w:bookmarkStart w:id="1350" w:name="_Ref2011180341"/>
      <w:r>
        <w:t>HSAIL Syntax Grammar in Extended Backus-Naur Form (EBNF)</w:t>
      </w:r>
      <w:bookmarkEnd w:id="1349"/>
      <w:bookmarkEnd w:id="1350"/>
    </w:p>
    <w:p w14:paraId="52C3A5F8" w14:textId="77777777" w:rsidR="008A5E4E" w:rsidRDefault="0065745B">
      <w:pPr>
        <w:pStyle w:val="p"/>
      </w:pPr>
      <w:r>
        <w:t xml:space="preserve">This appendix shows the HSAIL syntax grammar in Extended Backus–Naur Form (EBNF). </w:t>
      </w:r>
    </w:p>
    <w:p w14:paraId="36C2EC04" w14:textId="77777777" w:rsidR="008A5E4E" w:rsidRDefault="0065745B">
      <w:pPr>
        <w:pStyle w:val="pNoPageBreakAfter"/>
      </w:pPr>
      <w:r>
        <w:t>Symbol meanings are:</w:t>
      </w:r>
    </w:p>
    <w:p w14:paraId="6EE535E2" w14:textId="77777777" w:rsidR="008A5E4E" w:rsidRDefault="0065745B">
      <w:pPr>
        <w:pStyle w:val="li"/>
        <w:numPr>
          <w:ilvl w:val="0"/>
          <w:numId w:val="306"/>
        </w:numPr>
        <w:spacing w:before="320"/>
        <w:ind w:left="600"/>
      </w:pPr>
      <w:r>
        <w:rPr>
          <w:rStyle w:val="code1"/>
        </w:rPr>
        <w:t>:==</w:t>
      </w:r>
      <w:r>
        <w:t xml:space="preserve"> grammar production</w:t>
      </w:r>
    </w:p>
    <w:p w14:paraId="6A511689" w14:textId="77777777" w:rsidR="008A5E4E" w:rsidRDefault="0065745B">
      <w:pPr>
        <w:pStyle w:val="li"/>
        <w:numPr>
          <w:ilvl w:val="0"/>
          <w:numId w:val="306"/>
        </w:numPr>
        <w:ind w:left="600"/>
      </w:pPr>
      <w:r>
        <w:rPr>
          <w:rStyle w:val="code1"/>
        </w:rPr>
        <w:t>[]</w:t>
      </w:r>
      <w:r>
        <w:t xml:space="preserve"> optional</w:t>
      </w:r>
    </w:p>
    <w:p w14:paraId="43DA744A" w14:textId="77777777" w:rsidR="008A5E4E" w:rsidRDefault="0065745B">
      <w:pPr>
        <w:pStyle w:val="li"/>
        <w:numPr>
          <w:ilvl w:val="0"/>
          <w:numId w:val="306"/>
        </w:numPr>
        <w:ind w:left="600"/>
      </w:pPr>
      <w:r>
        <w:rPr>
          <w:rStyle w:val="code1"/>
        </w:rPr>
        <w:t>{}</w:t>
      </w:r>
      <w:r>
        <w:t xml:space="preserve"> repetition</w:t>
      </w:r>
    </w:p>
    <w:p w14:paraId="2EAC11A7" w14:textId="77777777" w:rsidR="008A5E4E" w:rsidRDefault="0065745B">
      <w:pPr>
        <w:pStyle w:val="li"/>
        <w:numPr>
          <w:ilvl w:val="0"/>
          <w:numId w:val="306"/>
        </w:numPr>
        <w:spacing w:after="320"/>
        <w:ind w:left="600"/>
      </w:pPr>
      <w:r>
        <w:rPr>
          <w:rStyle w:val="code1"/>
        </w:rPr>
        <w:t>|</w:t>
      </w:r>
      <w:r>
        <w:t xml:space="preserve"> alternative</w:t>
      </w:r>
    </w:p>
    <w:p w14:paraId="6FFD719C" w14:textId="149FF554" w:rsidR="008A5E4E" w:rsidRDefault="0065745B" w:rsidP="0048623A">
      <w:pPr>
        <w:pStyle w:val="pre"/>
        <w:sectPr w:rsidR="008A5E4E">
          <w:headerReference w:type="even" r:id="rId209"/>
          <w:headerReference w:type="default" r:id="rId210"/>
          <w:footerReference w:type="even" r:id="rId211"/>
          <w:footerReference w:type="default" r:id="rId212"/>
          <w:type w:val="oddPage"/>
          <w:pgSz w:w="12240" w:h="15840"/>
          <w:pgMar w:top="1620" w:right="900" w:bottom="1260" w:left="2340" w:header="540" w:footer="180" w:gutter="0"/>
          <w:cols w:space="720"/>
        </w:sectPr>
      </w:pPr>
      <w:r>
        <w:t xml:space="preserve">module                       ::= annotations </w:t>
      </w:r>
      <w:r w:rsidR="00230BE8">
        <w:t>moduleHeader</w:t>
      </w:r>
      <w:r>
        <w:t xml:space="preserve"> annotations</w:t>
      </w:r>
      <w:r>
        <w:br/>
        <w:t xml:space="preserve">                                  { moduleDirective annotations }</w:t>
      </w:r>
      <w:r>
        <w:br/>
        <w:t xml:space="preserve">                                  { moduleStatement annotations }</w:t>
      </w:r>
      <w:r>
        <w:br/>
        <w:t xml:space="preserve"> annotations                  ::= { annotation }</w:t>
      </w:r>
      <w:r>
        <w:br/>
        <w:t xml:space="preserve"> annotation                   ::= TOKEN_COMMENT</w:t>
      </w:r>
      <w:r>
        <w:br/>
        <w:t xml:space="preserve">                                | location</w:t>
      </w:r>
      <w:r>
        <w:br/>
        <w:t xml:space="preserve">                                | pragma</w:t>
      </w:r>
      <w:r>
        <w:br/>
        <w:t xml:space="preserve"> location                     ::= "loc"</w:t>
      </w:r>
      <w:r>
        <w:br/>
        <w:t xml:space="preserve">                                  TOKEN_INTEGER_CONSTANT</w:t>
      </w:r>
      <w:r>
        <w:br/>
        <w:t xml:space="preserve">                                  [ TOKEN_INTEGER_CONSTANT ]</w:t>
      </w:r>
      <w:r>
        <w:br/>
        <w:t xml:space="preserve">                                  [ TOKEN_STRING ] ";"</w:t>
      </w:r>
      <w:r>
        <w:br/>
        <w:t xml:space="preserve"> pragma                       ::= "pragma" pragmaOperand { "," pragmaOperand } ";"</w:t>
      </w:r>
      <w:r>
        <w:br/>
        <w:t xml:space="preserve"> </w:t>
      </w:r>
      <w:r w:rsidR="00230BE8">
        <w:t>moduleHeader</w:t>
      </w:r>
      <w:r>
        <w:t xml:space="preserve">                 ::= "</w:t>
      </w:r>
      <w:r w:rsidR="00230BE8">
        <w:t>module</w:t>
      </w:r>
      <w:r>
        <w:t>"</w:t>
      </w:r>
      <w:r w:rsidR="007E45CD">
        <w:br/>
      </w:r>
      <w:r w:rsidR="007E45CD" w:rsidRPr="007E45CD">
        <w:t xml:space="preserve">                                 </w:t>
      </w:r>
      <w:r w:rsidR="007E45CD">
        <w:t xml:space="preserve"> </w:t>
      </w:r>
      <w:r w:rsidR="007E45CD" w:rsidRPr="007E45CD">
        <w:t>TOKEN_GLOBAL_IDENTIFIER ":"</w:t>
      </w:r>
      <w:r>
        <w:br/>
        <w:t xml:space="preserve">                                  TOKEN_INTEGER_CONSTANT ":"</w:t>
      </w:r>
      <w:r>
        <w:br/>
        <w:t xml:space="preserve">                                  TOKEN_INTEGER_CONSTANT ":"</w:t>
      </w:r>
      <w:r>
        <w:br/>
        <w:t xml:space="preserve">                                  profile ":"</w:t>
      </w:r>
      <w:r>
        <w:br/>
        <w:t xml:space="preserve">                                  machineModel "</w:t>
      </w:r>
      <w:r w:rsidR="00373300">
        <w:t>:</w:t>
      </w:r>
      <w:r>
        <w:t>"</w:t>
      </w:r>
      <w:r>
        <w:br/>
      </w:r>
      <w:r w:rsidR="00373300">
        <w:t xml:space="preserve">                                  default</w:t>
      </w:r>
      <w:r w:rsidR="001C0E9D">
        <w:t>Float</w:t>
      </w:r>
      <w:r w:rsidR="00373300">
        <w:t>Rounding ";"</w:t>
      </w:r>
      <w:r w:rsidR="00373300">
        <w:br/>
      </w:r>
      <w:r>
        <w:t xml:space="preserve"> profile                      ::= "$full"</w:t>
      </w:r>
      <w:r>
        <w:br/>
        <w:t xml:space="preserve">                                | "$base"</w:t>
      </w:r>
      <w:r>
        <w:br/>
        <w:t xml:space="preserve"> machineModel                 ::= "$small"</w:t>
      </w:r>
      <w:r>
        <w:br/>
        <w:t xml:space="preserve">                                | "$large"</w:t>
      </w:r>
      <w:r w:rsidR="00A621E1">
        <w:br/>
        <w:t xml:space="preserve"> default</w:t>
      </w:r>
      <w:r w:rsidR="001C0E9D">
        <w:t xml:space="preserve">FloatRounding   </w:t>
      </w:r>
      <w:r w:rsidR="00A621E1">
        <w:t xml:space="preserve">      ::= "$default"</w:t>
      </w:r>
      <w:r w:rsidR="00A621E1">
        <w:br/>
        <w:t xml:space="preserve">                                | "$zero"</w:t>
      </w:r>
      <w:r w:rsidR="00A621E1">
        <w:br/>
        <w:t xml:space="preserve">                                | "$near"</w:t>
      </w:r>
      <w:r>
        <w:br/>
        <w:t xml:space="preserve"> moduleDirective              ::= extension</w:t>
      </w:r>
      <w:r>
        <w:br/>
        <w:t xml:space="preserve"> extension                    ::= "extension" TOKEN_STRING ";"</w:t>
      </w:r>
      <w:r>
        <w:br/>
        <w:t xml:space="preserve"> moduleStatement              ::= moduleVariable</w:t>
      </w:r>
      <w:r>
        <w:br/>
        <w:t xml:space="preserve">                                | moduleFbarrier</w:t>
      </w:r>
      <w:r>
        <w:br/>
        <w:t xml:space="preserve">                                | kernel</w:t>
      </w:r>
      <w:r>
        <w:br/>
        <w:t xml:space="preserve">                                | function</w:t>
      </w:r>
      <w:r>
        <w:br/>
        <w:t xml:space="preserve">                                | signature</w:t>
      </w:r>
      <w:r>
        <w:br/>
        <w:t xml:space="preserve"> moduleVariable               ::= optDeclQual linkageQual variable</w:t>
      </w:r>
      <w:r>
        <w:br/>
        <w:t xml:space="preserve"> variable                     ::= optAllocQual optAlignQual optConstQual variableSegment</w:t>
      </w:r>
      <w:r>
        <w:br/>
      </w:r>
      <w:r w:rsidR="00EB5416">
        <w:t xml:space="preserve">                               </w:t>
      </w:r>
      <w:r w:rsidR="00AF799F">
        <w:t xml:space="preserve"> </w:t>
      </w:r>
      <w:r w:rsidR="00EB5416">
        <w:t xml:space="preserve">  dataTypeMod TOKEN_GLOBAL_IDENTIFIER optArrayDimension</w:t>
      </w:r>
      <w:r w:rsidR="00EB5416">
        <w:br/>
        <w:t xml:space="preserve">                                </w:t>
      </w:r>
      <w:r w:rsidR="00AF799F">
        <w:t xml:space="preserve"> </w:t>
      </w:r>
      <w:r w:rsidR="00EB5416">
        <w:t xml:space="preserve"> optInitializer ";"</w:t>
      </w:r>
      <w:r w:rsidR="00EB5416">
        <w:br/>
      </w:r>
      <w:r w:rsidR="003329DD">
        <w:t xml:space="preserve"> </w:t>
      </w:r>
      <w:r w:rsidR="00EB5416">
        <w:t xml:space="preserve">optInitializer               ::= [ "=" </w:t>
      </w:r>
      <w:r w:rsidR="00644B25">
        <w:t>initializer</w:t>
      </w:r>
      <w:r w:rsidR="00EB5416">
        <w:t>Constant ]</w:t>
      </w:r>
      <w:r w:rsidR="00EB5416">
        <w:br/>
      </w:r>
      <w:r w:rsidR="003329DD">
        <w:t xml:space="preserve"> </w:t>
      </w:r>
      <w:r w:rsidR="00644B25">
        <w:t>initializer</w:t>
      </w:r>
      <w:r w:rsidR="00EB5416">
        <w:t>Constant          ::= integerConstant</w:t>
      </w:r>
      <w:r w:rsidR="00EB5416">
        <w:br/>
        <w:t xml:space="preserve"> </w:t>
      </w:r>
      <w:r w:rsidR="003329DD">
        <w:t xml:space="preserve"> </w:t>
      </w:r>
      <w:r w:rsidR="00EB5416">
        <w:t xml:space="preserve">                              | </w:t>
      </w:r>
      <w:r w:rsidR="00644B25">
        <w:t>floatConstant</w:t>
      </w:r>
      <w:r w:rsidR="00EB5416">
        <w:br/>
        <w:t xml:space="preserve">    </w:t>
      </w:r>
      <w:r w:rsidR="003329DD">
        <w:t xml:space="preserve"> </w:t>
      </w:r>
      <w:r w:rsidR="00EB5416">
        <w:t xml:space="preserve">                           | </w:t>
      </w:r>
      <w:r w:rsidR="00786616">
        <w:t>t</w:t>
      </w:r>
      <w:r w:rsidR="00EB5416">
        <w:t>ypedConstant</w:t>
      </w:r>
      <w:r w:rsidR="00EB5416">
        <w:br/>
        <w:t xml:space="preserve">     </w:t>
      </w:r>
      <w:r w:rsidR="003329DD">
        <w:t xml:space="preserve"> </w:t>
      </w:r>
      <w:r w:rsidR="00EB5416">
        <w:t xml:space="preserve">                          | aggregateConstant</w:t>
      </w:r>
      <w:r w:rsidR="00EB5416">
        <w:br/>
      </w:r>
      <w:r w:rsidR="003329DD">
        <w:t xml:space="preserve"> </w:t>
      </w:r>
      <w:r w:rsidR="00EB5416">
        <w:t>aggregateConstant            ::= "{" { aggregateConstantItem "," } aggregateConstantItem "}"</w:t>
      </w:r>
      <w:r w:rsidR="00EB5416">
        <w:br/>
      </w:r>
      <w:r w:rsidR="003329DD">
        <w:t xml:space="preserve"> </w:t>
      </w:r>
      <w:r w:rsidR="00EB5416">
        <w:t xml:space="preserve">aggregateConstantItem        ::= </w:t>
      </w:r>
      <w:r w:rsidR="00786616">
        <w:t>t</w:t>
      </w:r>
      <w:r w:rsidR="00EB5416">
        <w:t>ypedConstant</w:t>
      </w:r>
      <w:r w:rsidR="00EB5416">
        <w:br/>
        <w:t xml:space="preserve"> </w:t>
      </w:r>
      <w:r w:rsidR="003329DD">
        <w:t xml:space="preserve"> </w:t>
      </w:r>
      <w:r w:rsidR="00EB5416">
        <w:t xml:space="preserve">                              | aggregateConstantAlign</w:t>
      </w:r>
      <w:r w:rsidR="00EB5416">
        <w:br/>
      </w:r>
      <w:r w:rsidR="003329DD">
        <w:t xml:space="preserve"> </w:t>
      </w:r>
      <w:r w:rsidR="00EB5416">
        <w:t>aggregateConstantAlign       ::= "align" "(" TOKEN_INTEGER_CONSTANT ")"</w:t>
      </w:r>
      <w:r w:rsidR="00EB5416">
        <w:br/>
      </w:r>
      <w:r w:rsidR="003329DD">
        <w:t xml:space="preserve"> </w:t>
      </w:r>
      <w:r w:rsidR="00786616">
        <w:t>t</w:t>
      </w:r>
      <w:r w:rsidR="00EB5416">
        <w:t xml:space="preserve">ypedConstant  </w:t>
      </w:r>
      <w:r w:rsidR="00786616">
        <w:t xml:space="preserve">    </w:t>
      </w:r>
      <w:r w:rsidR="00EB5416">
        <w:t xml:space="preserve">          ::= integerTypedConstant</w:t>
      </w:r>
      <w:r w:rsidR="00EB5416">
        <w:br/>
        <w:t xml:space="preserve"> </w:t>
      </w:r>
      <w:r w:rsidR="003329DD">
        <w:t xml:space="preserve"> </w:t>
      </w:r>
      <w:r w:rsidR="00EB5416">
        <w:t xml:space="preserve">                              | floatTypedConstant</w:t>
      </w:r>
      <w:r w:rsidR="00EB5416">
        <w:br/>
        <w:t xml:space="preserve">  </w:t>
      </w:r>
      <w:r w:rsidR="003329DD">
        <w:t xml:space="preserve"> </w:t>
      </w:r>
      <w:r w:rsidR="00EB5416">
        <w:t xml:space="preserve">                             | packedTypedConstant</w:t>
      </w:r>
      <w:r w:rsidR="00EB5416">
        <w:br/>
        <w:t xml:space="preserve">   </w:t>
      </w:r>
      <w:r w:rsidR="003329DD">
        <w:t xml:space="preserve"> </w:t>
      </w:r>
      <w:r w:rsidR="00EB5416">
        <w:t xml:space="preserve">                            | imageTypedConstant</w:t>
      </w:r>
      <w:r w:rsidR="00EB5416">
        <w:br/>
        <w:t xml:space="preserve">    </w:t>
      </w:r>
      <w:r w:rsidR="003329DD">
        <w:t xml:space="preserve"> </w:t>
      </w:r>
      <w:r w:rsidR="00EB5416">
        <w:t xml:space="preserve">                           | samplerTypedConstant</w:t>
      </w:r>
      <w:r w:rsidR="00EB5416">
        <w:br/>
        <w:t xml:space="preserve">     </w:t>
      </w:r>
      <w:r w:rsidR="003329DD">
        <w:t xml:space="preserve"> </w:t>
      </w:r>
      <w:r w:rsidR="00EB5416">
        <w:t xml:space="preserve">                          | signalTypedConstant</w:t>
      </w:r>
      <w:r w:rsidR="002C3F97">
        <w:br/>
      </w:r>
      <w:r w:rsidR="002C3F97" w:rsidRPr="002C3F97">
        <w:t xml:space="preserve">                              </w:t>
      </w:r>
      <w:r w:rsidR="002C3F97">
        <w:t xml:space="preserve"> </w:t>
      </w:r>
      <w:r w:rsidR="002C3F97" w:rsidRPr="002C3F97">
        <w:t xml:space="preserve"> | arrayTypedConstant</w:t>
      </w:r>
      <w:r w:rsidR="00EB5416">
        <w:br/>
      </w:r>
      <w:r w:rsidR="003329DD">
        <w:t xml:space="preserve"> </w:t>
      </w:r>
      <w:r w:rsidR="00EB5416">
        <w:t>integerTypedConstant         ::= integerType "(" integerConstant ")"</w:t>
      </w:r>
      <w:r w:rsidR="00EB5416">
        <w:br/>
      </w:r>
      <w:r>
        <w:t xml:space="preserve"> integerConstant              ::= </w:t>
      </w:r>
      <w:r w:rsidR="00B744FC">
        <w:t xml:space="preserve">[ "+" | "-" ] </w:t>
      </w:r>
      <w:r>
        <w:t>TOKEN_INTEGER_CONSTANT</w:t>
      </w:r>
      <w:r w:rsidR="00EB5416">
        <w:br/>
      </w:r>
      <w:r w:rsidR="003329DD">
        <w:t xml:space="preserve"> </w:t>
      </w:r>
      <w:r w:rsidR="00EB5416">
        <w:t>flo</w:t>
      </w:r>
      <w:r w:rsidR="00B65869">
        <w:t xml:space="preserve">atTypedConstant           ::= </w:t>
      </w:r>
      <w:r w:rsidR="0000040D">
        <w:t>"f16" "(" halfConstant ")"</w:t>
      </w:r>
      <w:r w:rsidR="00EB5416">
        <w:br/>
        <w:t xml:space="preserve"> </w:t>
      </w:r>
      <w:r w:rsidR="003329DD">
        <w:t xml:space="preserve"> </w:t>
      </w:r>
      <w:r w:rsidR="00EB5416">
        <w:t xml:space="preserve">  </w:t>
      </w:r>
      <w:r w:rsidR="00B65869">
        <w:t xml:space="preserve">                            | </w:t>
      </w:r>
      <w:r w:rsidR="00EB5416">
        <w:t>"</w:t>
      </w:r>
      <w:r w:rsidR="00B65869">
        <w:t>f32" "(" singleConstant ")"</w:t>
      </w:r>
      <w:r w:rsidR="00EB5416">
        <w:br/>
        <w:t xml:space="preserve">  </w:t>
      </w:r>
      <w:r w:rsidR="003329DD">
        <w:t xml:space="preserve"> </w:t>
      </w:r>
      <w:r w:rsidR="00EB5416">
        <w:t xml:space="preserve"> </w:t>
      </w:r>
      <w:r w:rsidR="00B65869">
        <w:t xml:space="preserve">                            | </w:t>
      </w:r>
      <w:r w:rsidR="0000040D">
        <w:t>"f64" "(" doubleConstant ")"</w:t>
      </w:r>
      <w:r>
        <w:br/>
        <w:t xml:space="preserve"> floatConstant                ::= </w:t>
      </w:r>
      <w:r w:rsidR="00184AD2">
        <w:t>halfConstant</w:t>
      </w:r>
      <w:r>
        <w:br/>
        <w:t xml:space="preserve">                                | singleConstant</w:t>
      </w:r>
      <w:r>
        <w:br/>
        <w:t xml:space="preserve">                                | </w:t>
      </w:r>
      <w:r w:rsidR="00184AD2">
        <w:t>doubleConstant</w:t>
      </w:r>
      <w:r>
        <w:br/>
      </w:r>
      <w:r w:rsidR="00184AD2">
        <w:t xml:space="preserve"> halfConstant                 ::= [ "+" | "-" ] TOKEN_HALF_CONSTANT</w:t>
      </w:r>
      <w:r w:rsidR="00184AD2">
        <w:br/>
      </w:r>
      <w:r w:rsidR="003329DD">
        <w:t xml:space="preserve"> </w:t>
      </w:r>
      <w:r w:rsidR="00EB5416">
        <w:t>singleConstant               ::= [ "+" | "-" ] TOKEN_SINGLE_CONSTANT</w:t>
      </w:r>
      <w:r w:rsidR="00EB5416">
        <w:br/>
      </w:r>
      <w:r w:rsidR="00184AD2">
        <w:t xml:space="preserve"> doubleConstant               ::= [ "+" | "-" ] TOKEN_DOUBLE_CONSTANT</w:t>
      </w:r>
      <w:r w:rsidR="00184AD2">
        <w:br/>
      </w:r>
      <w:r w:rsidR="003329DD">
        <w:t xml:space="preserve"> </w:t>
      </w:r>
      <w:r w:rsidR="00EB5416">
        <w:t xml:space="preserve">packedTypedConstant </w:t>
      </w:r>
      <w:r w:rsidR="00B65869">
        <w:t xml:space="preserve">         ::= </w:t>
      </w:r>
      <w:r w:rsidR="00C943AF">
        <w:t>integerPackedType</w:t>
      </w:r>
      <w:r w:rsidR="00C943AF">
        <w:br/>
        <w:t xml:space="preserve">                                  "(" { integerConstant "," } integerConstant ")"</w:t>
      </w:r>
      <w:r w:rsidR="00C943AF">
        <w:br/>
      </w:r>
      <w:r w:rsidR="0057001A">
        <w:t xml:space="preserve">                                | halfPackedType</w:t>
      </w:r>
      <w:r w:rsidR="0057001A">
        <w:br/>
        <w:t xml:space="preserve">                                  "(" { halfConstant "," } halfConstant ")"</w:t>
      </w:r>
      <w:r w:rsidR="0057001A">
        <w:br/>
        <w:t xml:space="preserve">                                | singlePackedType</w:t>
      </w:r>
      <w:r w:rsidR="0057001A">
        <w:br/>
        <w:t xml:space="preserve">                                  "(" { singleConstant "," } singleConstant ")"</w:t>
      </w:r>
      <w:r w:rsidR="0057001A">
        <w:br/>
      </w:r>
      <w:r w:rsidR="00C943AF">
        <w:t xml:space="preserve">                                | </w:t>
      </w:r>
      <w:r w:rsidR="003329DD">
        <w:t>doublePackedType</w:t>
      </w:r>
      <w:r w:rsidR="00611154">
        <w:br/>
        <w:t xml:space="preserve">                                 </w:t>
      </w:r>
      <w:r w:rsidR="003329DD">
        <w:t xml:space="preserve"> </w:t>
      </w:r>
      <w:r w:rsidR="00EB5416">
        <w:t>"(" { doubleCon</w:t>
      </w:r>
      <w:r w:rsidR="00B65869">
        <w:t>stant "," } doubleConstant ")"</w:t>
      </w:r>
      <w:r w:rsidR="00EB5416">
        <w:br/>
      </w:r>
      <w:r>
        <w:t xml:space="preserve"> image</w:t>
      </w:r>
      <w:r w:rsidR="005E6D6F">
        <w:t>Typed</w:t>
      </w:r>
      <w:r>
        <w:t xml:space="preserve">Constant           ::= imageType "(" </w:t>
      </w:r>
      <w:r w:rsidR="005E6D6F">
        <w:t>{ imageProperty "," } imageProperty</w:t>
      </w:r>
      <w:r w:rsidR="005E6D6F" w:rsidDel="005E6D6F">
        <w:t xml:space="preserve"> </w:t>
      </w:r>
      <w:r>
        <w:t>")"</w:t>
      </w:r>
      <w:r>
        <w:br/>
        <w:t xml:space="preserve"> imageProperty                ::= "geometry" "=" imageGeometry</w:t>
      </w:r>
      <w:r>
        <w:br/>
        <w:t xml:space="preserve">                                | "width" "=" TOKEN_INTEGER_CONSTANT</w:t>
      </w:r>
      <w:r>
        <w:br/>
        <w:t xml:space="preserve">                                | "height" "=" TOKEN_INTEGER_CONSTANT</w:t>
      </w:r>
      <w:r>
        <w:br/>
        <w:t xml:space="preserve">                                | "depth" "=" TOKEN_INTEGER_CONSTANT</w:t>
      </w:r>
      <w:r>
        <w:br/>
        <w:t xml:space="preserve">                                | "array" "=" TOKEN_INTEGER_CONSTANT</w:t>
      </w:r>
      <w:r>
        <w:br/>
        <w:t xml:space="preserve">                                | "channel_order" "=" imageChannelOrder</w:t>
      </w:r>
      <w:r>
        <w:br/>
        <w:t xml:space="preserve">                                | "channel_type" "=" imageChannelType</w:t>
      </w:r>
      <w:r>
        <w:br/>
        <w:t xml:space="preserve"> imageGeometry                ::= "1d"</w:t>
      </w:r>
      <w:r>
        <w:br/>
        <w:t xml:space="preserve">                                | "2d"</w:t>
      </w:r>
      <w:r>
        <w:br/>
        <w:t xml:space="preserve">                                | "3d"</w:t>
      </w:r>
      <w:r>
        <w:br/>
        <w:t xml:space="preserve">                                | "1da"</w:t>
      </w:r>
      <w:r>
        <w:br/>
        <w:t xml:space="preserve">                                | "2da"</w:t>
      </w:r>
      <w:r>
        <w:br/>
        <w:t xml:space="preserve">                                | "1db"</w:t>
      </w:r>
      <w:r>
        <w:br/>
        <w:t xml:space="preserve">                                | "2ddepth"</w:t>
      </w:r>
      <w:r>
        <w:br/>
        <w:t xml:space="preserve">                                | "2dadepth"</w:t>
      </w:r>
      <w:r>
        <w:br/>
        <w:t xml:space="preserve"> imageChannelType             ::= "snorm_int8"</w:t>
      </w:r>
      <w:r>
        <w:br/>
        <w:t xml:space="preserve">                                | "snorm_int16"</w:t>
      </w:r>
      <w:r>
        <w:br/>
        <w:t xml:space="preserve">                                | "unorm_int8"</w:t>
      </w:r>
      <w:r>
        <w:br/>
        <w:t xml:space="preserve">                                | "unorm_int16"</w:t>
      </w:r>
      <w:r>
        <w:br/>
        <w:t xml:space="preserve">                                | "unorm_int24"</w:t>
      </w:r>
      <w:r>
        <w:br/>
        <w:t xml:space="preserve">                                | "unorm_short_555"</w:t>
      </w:r>
      <w:r>
        <w:br/>
        <w:t xml:space="preserve">                                | "unorm_short_565"</w:t>
      </w:r>
      <w:r>
        <w:br/>
        <w:t xml:space="preserve">                                | "unorm_</w:t>
      </w:r>
      <w:r w:rsidR="00F56B4E">
        <w:t>int</w:t>
      </w:r>
      <w:r>
        <w:t>_101010"</w:t>
      </w:r>
      <w:r>
        <w:br/>
        <w:t xml:space="preserve">                                | "signed_int8"</w:t>
      </w:r>
      <w:r>
        <w:br/>
        <w:t xml:space="preserve">                                | "signed_int16"</w:t>
      </w:r>
      <w:r>
        <w:br/>
        <w:t xml:space="preserve">                                | "signed_int32"</w:t>
      </w:r>
      <w:r>
        <w:br/>
        <w:t xml:space="preserve">                                | "unsigned_int8"</w:t>
      </w:r>
      <w:r>
        <w:br/>
        <w:t xml:space="preserve">                                | "unsigned_int16"</w:t>
      </w:r>
      <w:r>
        <w:br/>
        <w:t xml:space="preserve">                                | "unsigned_int32"</w:t>
      </w:r>
      <w:r>
        <w:br/>
        <w:t xml:space="preserve">                                | "half_float"</w:t>
      </w:r>
      <w:r>
        <w:br/>
        <w:t xml:space="preserve">                                | "float"</w:t>
      </w:r>
      <w:r>
        <w:br/>
        <w:t xml:space="preserve"> imageChannelOrder            ::= "a"</w:t>
      </w:r>
      <w:r>
        <w:br/>
        <w:t xml:space="preserve">                                | "r"</w:t>
      </w:r>
      <w:r>
        <w:br/>
        <w:t xml:space="preserve">                                | "rx"</w:t>
      </w:r>
      <w:r>
        <w:br/>
        <w:t xml:space="preserve">                                | "rg"</w:t>
      </w:r>
      <w:r>
        <w:br/>
        <w:t xml:space="preserve">                                | "rgx"</w:t>
      </w:r>
      <w:r>
        <w:br/>
        <w:t xml:space="preserve">                                | "ra"</w:t>
      </w:r>
      <w:r>
        <w:br/>
        <w:t xml:space="preserve">                                | "rgb"</w:t>
      </w:r>
      <w:r>
        <w:br/>
        <w:t xml:space="preserve">                                | "rgbx"</w:t>
      </w:r>
      <w:r>
        <w:br/>
        <w:t xml:space="preserve">                                | "rgba"</w:t>
      </w:r>
      <w:r>
        <w:br/>
        <w:t xml:space="preserve">                                | "bgra"</w:t>
      </w:r>
      <w:r>
        <w:br/>
        <w:t xml:space="preserve">                                | "argb"</w:t>
      </w:r>
      <w:r>
        <w:br/>
        <w:t xml:space="preserve">                                | "abgr"</w:t>
      </w:r>
      <w:r>
        <w:br/>
        <w:t xml:space="preserve">                                | "srgb"</w:t>
      </w:r>
      <w:r>
        <w:br/>
        <w:t xml:space="preserve">                                | "srgbx"</w:t>
      </w:r>
      <w:r>
        <w:br/>
        <w:t xml:space="preserve">                                | "srgba"</w:t>
      </w:r>
      <w:r>
        <w:br/>
        <w:t xml:space="preserve">                                | "sbgra"</w:t>
      </w:r>
      <w:r>
        <w:br/>
        <w:t xml:space="preserve">                                | "intensity"</w:t>
      </w:r>
      <w:r>
        <w:br/>
        <w:t xml:space="preserve">                                | "luminance"</w:t>
      </w:r>
      <w:r>
        <w:br/>
        <w:t xml:space="preserve">                                | "depth"</w:t>
      </w:r>
      <w:r>
        <w:br/>
        <w:t xml:space="preserve">                                | "depth_stencil"</w:t>
      </w:r>
      <w:r>
        <w:br/>
        <w:t xml:space="preserve"> sampler</w:t>
      </w:r>
      <w:r w:rsidR="005E6D6F">
        <w:t>Typed</w:t>
      </w:r>
      <w:r>
        <w:t xml:space="preserve">Constant         ::= samplerType "(" </w:t>
      </w:r>
      <w:r w:rsidR="005E6D6F">
        <w:t>{ samplerProperty "," } samplerProperty</w:t>
      </w:r>
      <w:r w:rsidR="005E6D6F" w:rsidDel="005E6D6F">
        <w:t xml:space="preserve"> </w:t>
      </w:r>
      <w:r>
        <w:t>")"</w:t>
      </w:r>
      <w:r>
        <w:br/>
        <w:t xml:space="preserve"> samplerProperty              ::= "coord" "=" samplerCoord</w:t>
      </w:r>
      <w:r>
        <w:br/>
        <w:t xml:space="preserve">                                | "filter" "=" samplerFilter</w:t>
      </w:r>
      <w:r>
        <w:br/>
        <w:t xml:space="preserve">                                | "addressing" "=" samplerAddressing</w:t>
      </w:r>
      <w:r>
        <w:br/>
        <w:t xml:space="preserve"> samplerCoord                 ::= "normalized"</w:t>
      </w:r>
      <w:r>
        <w:br/>
        <w:t xml:space="preserve">                                | "unnormalized"</w:t>
      </w:r>
      <w:r>
        <w:br/>
        <w:t xml:space="preserve"> samplerFilter                ::= "nearest"</w:t>
      </w:r>
      <w:r>
        <w:br/>
        <w:t xml:space="preserve">                                | "linear"</w:t>
      </w:r>
      <w:r>
        <w:br/>
        <w:t xml:space="preserve"> samplerAddressing            ::= "undefined"</w:t>
      </w:r>
      <w:r>
        <w:br/>
        <w:t xml:space="preserve">                                | "clamp_to_edge"</w:t>
      </w:r>
      <w:r>
        <w:br/>
        <w:t xml:space="preserve">                                | "clamp_to_border"</w:t>
      </w:r>
      <w:r>
        <w:br/>
        <w:t xml:space="preserve">                                | "repeat"</w:t>
      </w:r>
      <w:r>
        <w:br/>
        <w:t xml:space="preserve">                                | "mirrored_repeat"</w:t>
      </w:r>
      <w:r w:rsidR="00D410BF">
        <w:br/>
        <w:t xml:space="preserve"> </w:t>
      </w:r>
      <w:r w:rsidR="00D410BF" w:rsidRPr="00D410BF">
        <w:t>signalTypedConstant          ::= signalType "(" integerConstant ")"</w:t>
      </w:r>
      <w:r>
        <w:br/>
      </w:r>
      <w:r w:rsidR="000D7AF4">
        <w:t xml:space="preserve"> arrayTypedConstant           ::= integerArrayTypedConstant</w:t>
      </w:r>
      <w:r w:rsidR="000D7AF4">
        <w:br/>
      </w:r>
      <w:r w:rsidR="00184AD2">
        <w:t xml:space="preserve">                                | halfArrayTypedConstant</w:t>
      </w:r>
      <w:r w:rsidR="00184AD2">
        <w:br/>
      </w:r>
      <w:r w:rsidR="000D7AF4">
        <w:t xml:space="preserve">                                | singleArrayTypedConstant</w:t>
      </w:r>
      <w:r w:rsidR="000D7AF4">
        <w:br/>
      </w:r>
      <w:r w:rsidR="00184AD2">
        <w:t xml:space="preserve">                                | doubleArrayTypedConstant</w:t>
      </w:r>
      <w:r w:rsidR="00184AD2">
        <w:br/>
      </w:r>
      <w:r w:rsidR="000D7AF4">
        <w:t xml:space="preserve">                                | packedArrayTypedConstant</w:t>
      </w:r>
      <w:r w:rsidR="000D7AF4">
        <w:br/>
        <w:t xml:space="preserve">                                | imageArrayTypedConstant</w:t>
      </w:r>
      <w:r w:rsidR="000D7AF4">
        <w:br/>
        <w:t xml:space="preserve">                                | samplerArrayTypedConstant</w:t>
      </w:r>
      <w:r w:rsidR="000D7AF4">
        <w:br/>
        <w:t xml:space="preserve">                                | signalArrayTypedConstant</w:t>
      </w:r>
      <w:r w:rsidR="000D7AF4">
        <w:br/>
        <w:t xml:space="preserve"> integerArrayTypedConstant    ::= integerType "[]" "("</w:t>
      </w:r>
      <w:r w:rsidR="000D7AF4">
        <w:br/>
        <w:t xml:space="preserve">                                  { ( integerConstant | integerTypedConstant ) "," }</w:t>
      </w:r>
      <w:r w:rsidR="000D7AF4">
        <w:br/>
        <w:t xml:space="preserve">                                  ( integerConstant | integerTypedConstant ) ")"</w:t>
      </w:r>
      <w:r w:rsidR="000D7AF4">
        <w:br/>
      </w:r>
      <w:r w:rsidR="00184AD2">
        <w:t xml:space="preserve"> halfArrayTypedConstant       ::= "f16" "[]" "("</w:t>
      </w:r>
      <w:r w:rsidR="00184AD2">
        <w:br/>
        <w:t xml:space="preserve">                                  { ( halfConstant | "f16" "(" halfConstant ")" ) "," }</w:t>
      </w:r>
      <w:r w:rsidR="00184AD2">
        <w:br/>
        <w:t xml:space="preserve">                                  ( halfConstant | "f16" "(" halfConstant ")" ) ")"</w:t>
      </w:r>
      <w:r w:rsidR="00184AD2">
        <w:br/>
      </w:r>
      <w:r w:rsidR="000D7AF4">
        <w:t xml:space="preserve"> singleArrayTypedConstant     ::= "f32" "[]" "("</w:t>
      </w:r>
      <w:r w:rsidR="000D7AF4">
        <w:br/>
        <w:t xml:space="preserve">                                  { ( singleConstant | "f32" "(" singleConstant ")" ) "," }</w:t>
      </w:r>
      <w:r w:rsidR="000D7AF4">
        <w:br/>
        <w:t xml:space="preserve">                                  ( singleConstant | "f32" "(" singleConstant ")" ) ")"</w:t>
      </w:r>
      <w:r w:rsidR="000D7AF4">
        <w:br/>
      </w:r>
      <w:r w:rsidR="00184AD2">
        <w:t xml:space="preserve"> doubleArrayTypedConstant     ::= "f64" "[]" "("</w:t>
      </w:r>
      <w:r w:rsidR="00184AD2">
        <w:br/>
        <w:t xml:space="preserve">                                  { ( doubleConstant | "f64" "(" doubleConstant ")" ) "," }</w:t>
      </w:r>
      <w:r w:rsidR="00184AD2">
        <w:br/>
        <w:t xml:space="preserve">                                  ( doubleConstant | "f64" "(" doubleConstant ")" ) ")"</w:t>
      </w:r>
      <w:r w:rsidR="00184AD2">
        <w:br/>
      </w:r>
      <w:r w:rsidR="000D7AF4">
        <w:t xml:space="preserve"> packedArrayTypedConstant     ::= packedType "[]" "("</w:t>
      </w:r>
      <w:r w:rsidR="000D7AF4">
        <w:br/>
        <w:t xml:space="preserve">                                  { packedTypedConstant "," } packedTypedConstant ")"</w:t>
      </w:r>
      <w:r w:rsidR="000D7AF4">
        <w:br/>
        <w:t xml:space="preserve"> imageArrayTypedConstant      ::= imageType "[]" "("</w:t>
      </w:r>
      <w:r w:rsidR="000D7AF4">
        <w:br/>
        <w:t xml:space="preserve">                                  { imageTypedConstant "," } imageTypedConstant ")"</w:t>
      </w:r>
      <w:r w:rsidR="000D7AF4">
        <w:br/>
        <w:t xml:space="preserve"> samplerArrayTypedConstant    ::= samplerType "[]" "("</w:t>
      </w:r>
      <w:r w:rsidR="000D7AF4">
        <w:br/>
        <w:t xml:space="preserve">                                  { samplerTypedConstant "," } samplerTypedConstant ")"</w:t>
      </w:r>
      <w:r w:rsidR="000D7AF4">
        <w:br/>
        <w:t xml:space="preserve"> signalArrayTypedConstant     ::= signalType "[]" "("</w:t>
      </w:r>
      <w:r w:rsidR="000D7AF4">
        <w:br/>
        <w:t xml:space="preserve">                                  { signalTypedConstant "," } signalTypedConstant ")"</w:t>
      </w:r>
      <w:r w:rsidR="000D7AF4">
        <w:br/>
      </w:r>
      <w:r>
        <w:t xml:space="preserve"> moduleFbarrier               ::= optDeclQual linkageQual fbarrier</w:t>
      </w:r>
      <w:r>
        <w:br/>
        <w:t xml:space="preserve"> fbarrier                     ::= "fbarrier" TOKEN_GLOBAL_IDENTIFIER ";"</w:t>
      </w:r>
      <w:r>
        <w:br/>
        <w:t xml:space="preserve"> kernel                       ::= declQual linkageQual kernelHeader ";"</w:t>
      </w:r>
      <w:r>
        <w:br/>
        <w:t xml:space="preserve">                                | linkageQual kernelHeader codeBlock ";"</w:t>
      </w:r>
      <w:r>
        <w:br/>
        <w:t xml:space="preserve"> kernelHeader                 ::= "kernel" TOKEN_GLOBAL_IDENTIFIER kernFormalArgumentList</w:t>
      </w:r>
      <w:r>
        <w:br/>
        <w:t xml:space="preserve"> kernFormalArgumentList       ::= "(" [ { kernFormalArgment "," } kernFormalArgument ] ")"</w:t>
      </w:r>
      <w:r>
        <w:br/>
        <w:t xml:space="preserve"> kernFormalArgument           ::= optAlignQual "kernarg" dataType</w:t>
      </w:r>
      <w:r w:rsidR="00D410BF">
        <w:t>Mod</w:t>
      </w:r>
      <w:r>
        <w:br/>
        <w:t xml:space="preserve">                                  TOKEN_LOCAL_IDENTIFIER optArrayDimension</w:t>
      </w:r>
      <w:r>
        <w:br/>
        <w:t xml:space="preserve"> function                     ::= declQual linkageQual functionHeader ";"</w:t>
      </w:r>
      <w:r>
        <w:br/>
        <w:t xml:space="preserve">                                | linkageQual functionHeader codeBlock ";"</w:t>
      </w:r>
      <w:r>
        <w:br/>
        <w:t xml:space="preserve"> functionHeader               ::= [ "indirect" ] "function" TOKEN_GLOBAL_IDENTIFIER</w:t>
      </w:r>
      <w:r>
        <w:br/>
        <w:t xml:space="preserve">                                  funcOutputFormalArgumentList funcInputFormalArgumentList</w:t>
      </w:r>
      <w:r>
        <w:br/>
        <w:t xml:space="preserve"> funcOutputFormalArgumentList ::= functionFormalArgumentList</w:t>
      </w:r>
      <w:r>
        <w:br/>
        <w:t xml:space="preserve"> funcInputFormalArgumentList  ::= functionFormalArgumentList</w:t>
      </w:r>
      <w:r>
        <w:br/>
        <w:t xml:space="preserve"> funcFormalArgumentList       ::= "(" [ { funcFormalArgument "," } funcFormalArgument ] ")"</w:t>
      </w:r>
      <w:r>
        <w:br/>
        <w:t xml:space="preserve"> funcFormalArgument           ::= optAlignQual "arg" dataType</w:t>
      </w:r>
      <w:r w:rsidR="00D410BF">
        <w:t>Mod</w:t>
      </w:r>
      <w:r>
        <w:br/>
        <w:t xml:space="preserve">                                  TOKEN_LOCAL_IDENTIFIER optArrayDimension</w:t>
      </w:r>
      <w:r>
        <w:br/>
        <w:t xml:space="preserve"> signature                    ::= "signature" TOKEN_GLOBAL_IDENTIFIER</w:t>
      </w:r>
      <w:r>
        <w:br/>
        <w:t xml:space="preserve">                                  sigOutputFormalArgumentList sigInputFormalArgumentList ";"</w:t>
      </w:r>
      <w:r>
        <w:br/>
        <w:t xml:space="preserve"> sigOutputFormalArgumentList  ::= sigFormalArgumentList</w:t>
      </w:r>
      <w:r>
        <w:br/>
        <w:t xml:space="preserve"> sigInputFormalArgumentList   ::= sigFormalArgumentList</w:t>
      </w:r>
      <w:r>
        <w:br/>
        <w:t xml:space="preserve"> sigFormalArgumentList        ::= "(" [ { sigFormalArgument "," } sigFormalArgument ] ")"</w:t>
      </w:r>
      <w:r>
        <w:br/>
        <w:t xml:space="preserve"> sigFormalArgument            ::= optAlignQual "arg" dataType</w:t>
      </w:r>
      <w:r w:rsidR="00D410BF">
        <w:t>Mod</w:t>
      </w:r>
      <w:r>
        <w:br/>
        <w:t xml:space="preserve">                                  [ TOKEN_LOCAL_IDENTIFIER ] optArrayDimension</w:t>
      </w:r>
      <w:r>
        <w:br/>
        <w:t xml:space="preserve"> linkageQual                  ::= [ "prog" ]</w:t>
      </w:r>
      <w:r>
        <w:br/>
        <w:t xml:space="preserve"> optDeclQual                  ::= [ declQual ]</w:t>
      </w:r>
      <w:r>
        <w:br/>
        <w:t xml:space="preserve"> declQual                     ::= "decl"</w:t>
      </w:r>
      <w:r>
        <w:br/>
        <w:t xml:space="preserve"> optConstQual                 ::= [ "const" ]</w:t>
      </w:r>
      <w:r>
        <w:br/>
        <w:t xml:space="preserve"> optAlignQual                 ::= [ "align" "(" TOKEN_INTEGER_CONSTANT ")" ]</w:t>
      </w:r>
      <w:r>
        <w:br/>
        <w:t xml:space="preserve"> optAllocQual                 ::= [ "alloc" "(" allocationKind ")" ]</w:t>
      </w:r>
      <w:r>
        <w:br/>
        <w:t xml:space="preserve"> allocationKind               ::= "agent"</w:t>
      </w:r>
      <w:r>
        <w:br/>
        <w:t xml:space="preserve"> optArrayDimension            ::= [ "[" [ TOKEN_INTEGER_CONSTANT ] "]" ]</w:t>
      </w:r>
      <w:r>
        <w:br/>
        <w:t xml:space="preserve"> codeBlock                    ::= "{" annotations</w:t>
      </w:r>
      <w:r>
        <w:br/>
        <w:t xml:space="preserve">                                  { codeBlockDirective annotations }</w:t>
      </w:r>
      <w:r>
        <w:br/>
        <w:t xml:space="preserve">                                  { codeBlockDefinition annotations }</w:t>
      </w:r>
      <w:r>
        <w:br/>
        <w:t xml:space="preserve">                                  { codeBlockStatement annotations }</w:t>
      </w:r>
      <w:r>
        <w:br/>
        <w:t xml:space="preserve">                                  "}"</w:t>
      </w:r>
      <w:r>
        <w:br/>
        <w:t xml:space="preserve"> codeBlockDirective           ::= control</w:t>
      </w:r>
      <w:r>
        <w:br/>
        <w:t xml:space="preserve"> control                      ::= "enablebreakexceptions" </w:t>
      </w:r>
      <w:r w:rsidR="00962EAF" w:rsidRPr="00962EAF">
        <w:t>TOKEN_INTEGER_CONSTANT</w:t>
      </w:r>
      <w:r>
        <w:t xml:space="preserve"> ";"</w:t>
      </w:r>
      <w:r>
        <w:br/>
        <w:t xml:space="preserve">                                | "enabledetectexceptions" </w:t>
      </w:r>
      <w:r w:rsidR="00962EAF" w:rsidRPr="00962EAF">
        <w:t>TOKEN_INTEGER_CONSTANT</w:t>
      </w:r>
      <w:r>
        <w:t xml:space="preserve"> ";"</w:t>
      </w:r>
      <w:r>
        <w:br/>
        <w:t xml:space="preserve">                                | "maxdynamicgroupsize" </w:t>
      </w:r>
      <w:r w:rsidR="00962EAF" w:rsidRPr="00962EAF">
        <w:t>TOKEN_INTEGER_CONSTANT</w:t>
      </w:r>
      <w:r>
        <w:t xml:space="preserve"> ";"</w:t>
      </w:r>
      <w:r>
        <w:br/>
        <w:t xml:space="preserve">                                | "maxflatgridsize"</w:t>
      </w:r>
      <w:r w:rsidR="00962EAF">
        <w:br/>
        <w:t xml:space="preserve">                                 </w:t>
      </w:r>
      <w:r>
        <w:t xml:space="preserve"> </w:t>
      </w:r>
      <w:r w:rsidR="00962EAF" w:rsidRPr="00962EAF">
        <w:t>( TOKEN_INTEGER_CONSTANT | TOKEN_WAVESIZE )</w:t>
      </w:r>
      <w:r>
        <w:t xml:space="preserve"> ";"</w:t>
      </w:r>
      <w:r>
        <w:br/>
        <w:t xml:space="preserve">                                | "maxflatworkgroupsize"</w:t>
      </w:r>
      <w:r w:rsidR="00962EAF">
        <w:br/>
      </w:r>
      <w:r>
        <w:t xml:space="preserve"> </w:t>
      </w:r>
      <w:r w:rsidR="00962EAF">
        <w:t xml:space="preserve">                                 </w:t>
      </w:r>
      <w:r w:rsidR="00962EAF" w:rsidRPr="00962EAF">
        <w:t>( TOKEN_INTEGER_CONSTANT | TOKEN_WAVESIZE )</w:t>
      </w:r>
      <w:r>
        <w:t xml:space="preserve"> ";"</w:t>
      </w:r>
      <w:r>
        <w:br/>
        <w:t xml:space="preserve">                                | "requireddim" </w:t>
      </w:r>
      <w:r w:rsidR="00962EAF" w:rsidRPr="00962EAF">
        <w:t>TOKEN_INTEGER_CONSTANT</w:t>
      </w:r>
      <w:r>
        <w:t xml:space="preserve"> ";"</w:t>
      </w:r>
      <w:r>
        <w:br/>
        <w:t xml:space="preserve">                                | "requiredgridsize"</w:t>
      </w:r>
      <w:r w:rsidR="00962EAF">
        <w:br/>
      </w:r>
      <w:r>
        <w:t xml:space="preserve"> </w:t>
      </w:r>
      <w:r w:rsidR="00962EAF">
        <w:t xml:space="preserve">                                 </w:t>
      </w:r>
      <w:r w:rsidR="00962EAF" w:rsidRPr="00962EAF">
        <w:t>( TOKEN_INTEGER_CONSTANT | TOKEN_WAVESIZE )</w:t>
      </w:r>
      <w:r>
        <w:t xml:space="preserve"> ","</w:t>
      </w:r>
      <w:r>
        <w:br/>
        <w:t xml:space="preserve">                                  </w:t>
      </w:r>
      <w:r w:rsidR="00962EAF" w:rsidRPr="00962EAF">
        <w:t>( TOKEN_INTEGER_CONSTANT | TOKEN_WAVESIZE )</w:t>
      </w:r>
      <w:r>
        <w:t xml:space="preserve"> ","</w:t>
      </w:r>
      <w:r w:rsidR="00962EAF">
        <w:br/>
        <w:t xml:space="preserve">                                 </w:t>
      </w:r>
      <w:r>
        <w:t xml:space="preserve"> </w:t>
      </w:r>
      <w:r w:rsidR="00962EAF" w:rsidRPr="00962EAF">
        <w:t>( TOKEN_INTEGER_CONSTANT | TOKEN_WAVESIZE )</w:t>
      </w:r>
      <w:r>
        <w:t xml:space="preserve"> ";"</w:t>
      </w:r>
      <w:r>
        <w:br/>
        <w:t xml:space="preserve">                                | "requiredworkgroupsize"</w:t>
      </w:r>
      <w:r w:rsidR="00962EAF">
        <w:br/>
      </w:r>
      <w:r>
        <w:t xml:space="preserve"> </w:t>
      </w:r>
      <w:r w:rsidR="00962EAF">
        <w:t xml:space="preserve">                                 </w:t>
      </w:r>
      <w:r w:rsidR="00962EAF" w:rsidRPr="00962EAF">
        <w:t>( TOKEN_INTEGER_CONSTANT | TOKEN_WAVESIZE )</w:t>
      </w:r>
      <w:r>
        <w:t xml:space="preserve"> ","</w:t>
      </w:r>
      <w:r>
        <w:br/>
        <w:t xml:space="preserve">                                  </w:t>
      </w:r>
      <w:r w:rsidR="00962EAF" w:rsidRPr="00962EAF">
        <w:t>( TOKEN_INTEGER_CONSTANT | TOKEN_WAVESIZE )</w:t>
      </w:r>
      <w:r>
        <w:t xml:space="preserve"> ","</w:t>
      </w:r>
      <w:r w:rsidR="00962EAF">
        <w:br/>
      </w:r>
      <w:r>
        <w:t xml:space="preserve"> </w:t>
      </w:r>
      <w:r w:rsidR="00962EAF">
        <w:t xml:space="preserve">                                 </w:t>
      </w:r>
      <w:r w:rsidR="00962EAF" w:rsidRPr="00962EAF">
        <w:t>( TOKEN_INTEGER_CONSTANT | TOKEN_WAVESIZE )</w:t>
      </w:r>
      <w:r>
        <w:t xml:space="preserve"> ";"</w:t>
      </w:r>
      <w:r>
        <w:br/>
        <w:t xml:space="preserve">                                | "requirenopartialworkgroups" ";"</w:t>
      </w:r>
      <w:r>
        <w:br/>
        <w:t xml:space="preserve"> codeBlockDefinition          ::= codeBlockVariable</w:t>
      </w:r>
      <w:r>
        <w:br/>
        <w:t xml:space="preserve">                                | codeBlockFbarrier</w:t>
      </w:r>
      <w:r>
        <w:br/>
        <w:t xml:space="preserve"> codeBlockVariable            ::= variable</w:t>
      </w:r>
      <w:r>
        <w:br/>
        <w:t xml:space="preserve"> codeBlockFbarrier            ::= fbarrier</w:t>
      </w:r>
      <w:r>
        <w:br/>
        <w:t xml:space="preserve"> codeBlockStatement           ::= argBlock</w:t>
      </w:r>
      <w:r>
        <w:br/>
        <w:t xml:space="preserve">                                | label</w:t>
      </w:r>
      <w:r>
        <w:br/>
        <w:t xml:space="preserve">                                | </w:t>
      </w:r>
      <w:r w:rsidR="00D8010A">
        <w:t>instruction</w:t>
      </w:r>
      <w:r>
        <w:br/>
        <w:t xml:space="preserve"> argBlock                     ::= "{" annotations</w:t>
      </w:r>
      <w:r>
        <w:br/>
        <w:t xml:space="preserve">                                  { argBlockDefinition annotations }</w:t>
      </w:r>
      <w:r>
        <w:br/>
        <w:t xml:space="preserve">                                  { argBlockStatement annotations }</w:t>
      </w:r>
      <w:r>
        <w:br/>
        <w:t xml:space="preserve">                                  "}"</w:t>
      </w:r>
      <w:r>
        <w:br/>
        <w:t xml:space="preserve"> argBlockDefinition           ::= argBlockVariable</w:t>
      </w:r>
      <w:r>
        <w:br/>
        <w:t xml:space="preserve"> argBlockVariable             ::= variable</w:t>
      </w:r>
      <w:r>
        <w:br/>
        <w:t xml:space="preserve"> argBlockStatement            ::= label</w:t>
      </w:r>
      <w:r>
        <w:br/>
        <w:t xml:space="preserve">                                | </w:t>
      </w:r>
      <w:r w:rsidR="00D8010A">
        <w:t>instruction</w:t>
      </w:r>
      <w:r>
        <w:br/>
        <w:t xml:space="preserve">                                | call</w:t>
      </w:r>
      <w:r>
        <w:br/>
        <w:t xml:space="preserve"> label                        ::= TOKEN_LABEL_IDENTIFIER ":"</w:t>
      </w:r>
      <w:r>
        <w:br/>
        <w:t xml:space="preserve"> </w:t>
      </w:r>
      <w:r w:rsidR="00D8010A">
        <w:t>instruction</w:t>
      </w:r>
      <w:r>
        <w:t xml:space="preserve">                  ::= instruction0</w:t>
      </w:r>
      <w:r>
        <w:br/>
        <w:t xml:space="preserve">                                | instruction1</w:t>
      </w:r>
      <w:r>
        <w:br/>
        <w:t xml:space="preserve">                                | instruction2</w:t>
      </w:r>
      <w:r>
        <w:br/>
        <w:t xml:space="preserve">                                | instruction3</w:t>
      </w:r>
      <w:r>
        <w:br/>
        <w:t xml:space="preserve">                                | instruction4</w:t>
      </w:r>
      <w:r>
        <w:br/>
        <w:t xml:space="preserve">                                | mul</w:t>
      </w:r>
      <w:r>
        <w:br/>
        <w:t xml:space="preserve">                                | bitinsert</w:t>
      </w:r>
      <w:r>
        <w:br/>
        <w:t xml:space="preserve">                                | combine</w:t>
      </w:r>
      <w:r>
        <w:br/>
        <w:t xml:space="preserve">                                | expand</w:t>
      </w:r>
      <w:r>
        <w:br/>
        <w:t xml:space="preserve">                                | lda</w:t>
      </w:r>
      <w:r>
        <w:br/>
        <w:t xml:space="preserve">                                | mov</w:t>
      </w:r>
      <w:r>
        <w:br/>
        <w:t xml:space="preserve">                                | pack</w:t>
      </w:r>
      <w:r>
        <w:br/>
        <w:t xml:space="preserve">                                | unpack</w:t>
      </w:r>
      <w:r>
        <w:br/>
        <w:t xml:space="preserve">                                | packcvt</w:t>
      </w:r>
      <w:r>
        <w:br/>
        <w:t xml:space="preserve">                                | unpackcvt</w:t>
      </w:r>
      <w:r>
        <w:br/>
        <w:t xml:space="preserve">                                | sad</w:t>
      </w:r>
      <w:r>
        <w:br/>
        <w:t xml:space="preserve">                                | segmentConversion</w:t>
      </w:r>
      <w:r>
        <w:br/>
        <w:t xml:space="preserve">                                | cmp</w:t>
      </w:r>
      <w:r>
        <w:br/>
        <w:t xml:space="preserve">                                | cvt</w:t>
      </w:r>
      <w:r>
        <w:br/>
        <w:t xml:space="preserve">                                | ld</w:t>
      </w:r>
      <w:r>
        <w:br/>
        <w:t xml:space="preserve">                                | st</w:t>
      </w:r>
      <w:r>
        <w:br/>
        <w:t xml:space="preserve">                                | atomic</w:t>
      </w:r>
      <w:r>
        <w:br/>
        <w:t xml:space="preserve">                                | atomicnoret</w:t>
      </w:r>
      <w:r>
        <w:br/>
        <w:t xml:space="preserve">                                | signal</w:t>
      </w:r>
      <w:r>
        <w:br/>
        <w:t xml:space="preserve">                                | signalnoret</w:t>
      </w:r>
      <w:r>
        <w:br/>
        <w:t xml:space="preserve">                                | memfence</w:t>
      </w:r>
      <w:r>
        <w:br/>
        <w:t xml:space="preserve">                                | rdimage</w:t>
      </w:r>
      <w:r>
        <w:br/>
        <w:t xml:space="preserve">                                | stimage</w:t>
      </w:r>
      <w:r>
        <w:br/>
        <w:t xml:space="preserve">                                | ldimage</w:t>
      </w:r>
      <w:r>
        <w:br/>
        <w:t xml:space="preserve">                                | queryimage</w:t>
      </w:r>
      <w:r>
        <w:br/>
        <w:t xml:space="preserve">                                | querysampler</w:t>
      </w:r>
      <w:r>
        <w:br/>
        <w:t xml:space="preserve">                                | branch</w:t>
      </w:r>
      <w:r>
        <w:br/>
        <w:t xml:space="preserve">                                | barrier</w:t>
      </w:r>
      <w:r>
        <w:br/>
        <w:t xml:space="preserve">                                | wavebarrier</w:t>
      </w:r>
      <w:r>
        <w:br/>
        <w:t xml:space="preserve">                                | fbarrier</w:t>
      </w:r>
      <w:r>
        <w:br/>
        <w:t xml:space="preserve">                                | crossLane</w:t>
      </w:r>
      <w:r>
        <w:br/>
        <w:t xml:space="preserve">                                | ret</w:t>
      </w:r>
      <w:r>
        <w:br/>
        <w:t xml:space="preserve">                                | alloca</w:t>
      </w:r>
      <w:r>
        <w:br/>
        <w:t xml:space="preserve">                                | packetcompletionsig</w:t>
      </w:r>
      <w:r>
        <w:br/>
        <w:t xml:space="preserve">                                | queue</w:t>
      </w:r>
      <w:r>
        <w:br/>
        <w:t xml:space="preserve"> instruction0                 ::= </w:t>
      </w:r>
      <w:r w:rsidR="003F2D39">
        <w:t xml:space="preserve">( </w:t>
      </w:r>
      <w:r>
        <w:t>"nop"</w:t>
      </w:r>
      <w:r w:rsidR="003F2D39">
        <w:br/>
        <w:t xml:space="preserve">                                  | "imagefence"</w:t>
      </w:r>
      <w:r w:rsidR="003F2D39">
        <w:br/>
        <w:t xml:space="preserve">                                  )</w:t>
      </w:r>
      <w:r w:rsidR="003F2D39">
        <w:br/>
        <w:t xml:space="preserve">                                 </w:t>
      </w:r>
      <w:r>
        <w:t xml:space="preserve"> ";"</w:t>
      </w:r>
      <w:r>
        <w:br/>
        <w:t xml:space="preserve"> instruction1                 ::= ( instruction1Opcode optRoundingMod </w:t>
      </w:r>
      <w:r w:rsidR="00D410BF">
        <w:t>nonOpaqueTypeMod</w:t>
      </w:r>
      <w:r>
        <w:br/>
        <w:t xml:space="preserve">                                  | "nullptr" optSegmentMod </w:t>
      </w:r>
      <w:r w:rsidR="00D410BF">
        <w:t>nonOpaqueTypeMod</w:t>
      </w:r>
      <w:r>
        <w:br/>
        <w:t xml:space="preserve">                                  )</w:t>
      </w:r>
      <w:r>
        <w:br/>
        <w:t xml:space="preserve">                                  operand ";"</w:t>
      </w:r>
      <w:r>
        <w:br/>
        <w:t xml:space="preserve"> instruction1Opcode           ::= "cleardetectexcept"</w:t>
      </w:r>
      <w:r>
        <w:br/>
        <w:t xml:space="preserve">                                | "clock"</w:t>
      </w:r>
      <w:r>
        <w:br/>
        <w:t xml:space="preserve">                                | "cuid"</w:t>
      </w:r>
      <w:r>
        <w:br/>
        <w:t xml:space="preserve">                                | "debugtrap"</w:t>
      </w:r>
      <w:r>
        <w:br/>
        <w:t xml:space="preserve">                                | "dim"</w:t>
      </w:r>
      <w:r>
        <w:br/>
        <w:t xml:space="preserve">                                | "getdetectexcept"</w:t>
      </w:r>
      <w:r>
        <w:br/>
        <w:t xml:space="preserve">                                | "groupbaseptr"</w:t>
      </w:r>
      <w:r>
        <w:br/>
        <w:t xml:space="preserve">                                | "kernargbaseptr"</w:t>
      </w:r>
      <w:r>
        <w:br/>
        <w:t xml:space="preserve">                                | "laneid"</w:t>
      </w:r>
      <w:r>
        <w:br/>
        <w:t xml:space="preserve">                                | "maxcuid"</w:t>
      </w:r>
      <w:r>
        <w:br/>
        <w:t xml:space="preserve">                                | "maxwaveid"</w:t>
      </w:r>
      <w:r>
        <w:br/>
        <w:t xml:space="preserve">                                | "packetid"</w:t>
      </w:r>
      <w:r>
        <w:br/>
        <w:t xml:space="preserve">                                | "setdetectexcept"</w:t>
      </w:r>
      <w:r>
        <w:br/>
        <w:t xml:space="preserve">                                | "waveid"</w:t>
      </w:r>
      <w:r>
        <w:br/>
        <w:t xml:space="preserve">                                | "workitemflatabsid"</w:t>
      </w:r>
      <w:r>
        <w:br/>
        <w:t xml:space="preserve">                                | "workitemflatid"</w:t>
      </w:r>
      <w:r>
        <w:br/>
        <w:t xml:space="preserve"> instruction2                 ::= ( instruction2Opcode optRoundingMod optPackingMod</w:t>
      </w:r>
      <w:r>
        <w:br/>
        <w:t xml:space="preserve">                                  | instruction2OpcodeFtz </w:t>
      </w:r>
      <w:r w:rsidR="0026312D">
        <w:t>optFtzMod</w:t>
      </w:r>
      <w:r>
        <w:t xml:space="preserve"> optPackingMod</w:t>
      </w:r>
      <w:r>
        <w:br/>
        <w:t xml:space="preserve">                                  | "popcount" </w:t>
      </w:r>
      <w:r w:rsidR="00D410BF">
        <w:t>nonOpaqueTypeMod</w:t>
      </w:r>
      <w:r>
        <w:br/>
        <w:t xml:space="preserve">                                  | "firstbit" </w:t>
      </w:r>
      <w:r w:rsidR="00D410BF">
        <w:t>nonOpaqueTypeMod</w:t>
      </w:r>
      <w:r>
        <w:br/>
        <w:t xml:space="preserve">                                  | "lastbit" </w:t>
      </w:r>
      <w:r w:rsidR="00D410BF">
        <w:t>nonOpaqueTypeMod</w:t>
      </w:r>
      <w:r>
        <w:br/>
        <w:t xml:space="preserve">                                  )</w:t>
      </w:r>
      <w:r>
        <w:br/>
        <w:t xml:space="preserve">                                  </w:t>
      </w:r>
      <w:r w:rsidR="00D410BF">
        <w:t>nonOpaqueTypeMod</w:t>
      </w:r>
      <w:r>
        <w:t xml:space="preserve"> operand "," operand ";"</w:t>
      </w:r>
      <w:r>
        <w:br/>
        <w:t xml:space="preserve"> instruction2Opcode           ::= "abs"</w:t>
      </w:r>
      <w:r>
        <w:br/>
        <w:t xml:space="preserve">                                | "bitrev"</w:t>
      </w:r>
      <w:r>
        <w:br/>
        <w:t xml:space="preserve">                                | "currentworkgroupsize"</w:t>
      </w:r>
      <w:r w:rsidR="000F7093">
        <w:br/>
      </w:r>
      <w:r w:rsidR="000F7093" w:rsidRPr="000F7093">
        <w:t xml:space="preserve">                              </w:t>
      </w:r>
      <w:r w:rsidR="000F7093">
        <w:t xml:space="preserve"> </w:t>
      </w:r>
      <w:r w:rsidR="000F7093" w:rsidRPr="000F7093">
        <w:t xml:space="preserve"> | "currentworkitemflatid"</w:t>
      </w:r>
      <w:r>
        <w:br/>
      </w:r>
      <w:r w:rsidR="00C95EC4">
        <w:t xml:space="preserve">                                | "fract"</w:t>
      </w:r>
      <w:r w:rsidR="00C95EC4">
        <w:br/>
      </w:r>
      <w:r>
        <w:t xml:space="preserve">                                | "ncos"</w:t>
      </w:r>
      <w:r>
        <w:br/>
        <w:t xml:space="preserve">                                | "neg"</w:t>
      </w:r>
      <w:r>
        <w:br/>
        <w:t xml:space="preserve">                                | "nexp2"</w:t>
      </w:r>
      <w:r>
        <w:br/>
        <w:t xml:space="preserve">                                | "nlog2"</w:t>
      </w:r>
      <w:r>
        <w:br/>
        <w:t xml:space="preserve">                                | "nrcp"</w:t>
      </w:r>
      <w:r>
        <w:br/>
        <w:t xml:space="preserve">                                | "nrsqrt"</w:t>
      </w:r>
      <w:r>
        <w:br/>
        <w:t xml:space="preserve">                                | "nsin"</w:t>
      </w:r>
      <w:r>
        <w:br/>
        <w:t xml:space="preserve">                                | "nsqrt"</w:t>
      </w:r>
      <w:r>
        <w:br/>
        <w:t xml:space="preserve">                                | "gridgroups"</w:t>
      </w:r>
      <w:r>
        <w:br/>
        <w:t xml:space="preserve">                                | "gridsize"</w:t>
      </w:r>
      <w:r>
        <w:br/>
        <w:t xml:space="preserve">                                | "not"</w:t>
      </w:r>
      <w:r>
        <w:br/>
        <w:t xml:space="preserve">                                | "sqrt"</w:t>
      </w:r>
      <w:r>
        <w:br/>
        <w:t xml:space="preserve">                                | "workgroupid"</w:t>
      </w:r>
      <w:r>
        <w:br/>
        <w:t xml:space="preserve">                                | "workgroupsize"</w:t>
      </w:r>
      <w:r>
        <w:br/>
        <w:t xml:space="preserve">                                | "workitemabsid"</w:t>
      </w:r>
      <w:r>
        <w:br/>
        <w:t xml:space="preserve">                                | "workitemid"</w:t>
      </w:r>
      <w:r>
        <w:br/>
        <w:t xml:space="preserve"> instruction2OpcodeFtz        ::= "ceil"</w:t>
      </w:r>
      <w:r>
        <w:br/>
        <w:t xml:space="preserve">                                | "floor"</w:t>
      </w:r>
      <w:r>
        <w:br/>
        <w:t xml:space="preserve">                                | "rint"</w:t>
      </w:r>
      <w:r>
        <w:br/>
        <w:t xml:space="preserve">                                | "trunc"</w:t>
      </w:r>
      <w:r>
        <w:br/>
        <w:t xml:space="preserve"> instruction3                 ::= ( instruction3Opcode optRoundingMod optPackingMod</w:t>
      </w:r>
      <w:r>
        <w:br/>
        <w:t xml:space="preserve">                                  | instruction3OpcodeFtz </w:t>
      </w:r>
      <w:r w:rsidR="0026312D">
        <w:t>optFtzMod</w:t>
      </w:r>
      <w:r>
        <w:t xml:space="preserve"> optPackingMod</w:t>
      </w:r>
      <w:r>
        <w:br/>
        <w:t xml:space="preserve">                                  | "class" </w:t>
      </w:r>
      <w:r w:rsidR="00D410BF">
        <w:t>nonOpaqueTypeMod</w:t>
      </w:r>
      <w:r>
        <w:br/>
        <w:t xml:space="preserve">                                  )</w:t>
      </w:r>
      <w:r>
        <w:br/>
        <w:t xml:space="preserve">                                  </w:t>
      </w:r>
      <w:r w:rsidR="00D410BF">
        <w:t>nonOpaqueTypeMod</w:t>
      </w:r>
      <w:r>
        <w:t xml:space="preserve"> operand "," operand "," operand ";"</w:t>
      </w:r>
      <w:r>
        <w:br/>
        <w:t xml:space="preserve"> instruction3Opcode           ::= "add"</w:t>
      </w:r>
      <w:r>
        <w:br/>
        <w:t xml:space="preserve">                                | "bitmask"</w:t>
      </w:r>
      <w:r>
        <w:br/>
        <w:t xml:space="preserve">                                | "borrow"</w:t>
      </w:r>
      <w:r>
        <w:br/>
        <w:t xml:space="preserve">                                | "carry"</w:t>
      </w:r>
      <w:r>
        <w:br/>
        <w:t xml:space="preserve">                                | "copysign"</w:t>
      </w:r>
      <w:r>
        <w:br/>
        <w:t xml:space="preserve">                                | "div"</w:t>
      </w:r>
      <w:r>
        <w:br/>
        <w:t xml:space="preserve">                                | "rem"</w:t>
      </w:r>
      <w:r>
        <w:br/>
        <w:t xml:space="preserve">                                | "sub"</w:t>
      </w:r>
      <w:r>
        <w:br/>
        <w:t xml:space="preserve">                                | "shl"</w:t>
      </w:r>
      <w:r>
        <w:br/>
        <w:t xml:space="preserve">                                | "shr"</w:t>
      </w:r>
      <w:r>
        <w:br/>
        <w:t xml:space="preserve">                                | "and"</w:t>
      </w:r>
      <w:r>
        <w:br/>
        <w:t xml:space="preserve">                                | "or"</w:t>
      </w:r>
      <w:r>
        <w:br/>
        <w:t xml:space="preserve">                                | "xor"</w:t>
      </w:r>
      <w:r>
        <w:br/>
        <w:t xml:space="preserve">                                | "unpackhi"</w:t>
      </w:r>
      <w:r>
        <w:br/>
        <w:t xml:space="preserve">                                | "unpacklo"</w:t>
      </w:r>
      <w:r>
        <w:br/>
        <w:t xml:space="preserve"> instruction3OpcodeFtz        ::= "max"</w:t>
      </w:r>
      <w:r>
        <w:br/>
        <w:t xml:space="preserve">                                | "min"</w:t>
      </w:r>
      <w:r>
        <w:br/>
        <w:t xml:space="preserve"> instruction4                 ::= ( instruction4Opcode optRoundingMod</w:t>
      </w:r>
      <w:r>
        <w:br/>
        <w:t xml:space="preserve">                                  | instruction4OpcodeFtz </w:t>
      </w:r>
      <w:r w:rsidR="0026312D">
        <w:t>optFtzMod</w:t>
      </w:r>
      <w:r>
        <w:t xml:space="preserve"> optPackingMod</w:t>
      </w:r>
      <w:r>
        <w:br/>
        <w:t xml:space="preserve">                                  )</w:t>
      </w:r>
      <w:r>
        <w:br/>
        <w:t xml:space="preserve">                                  </w:t>
      </w:r>
      <w:r w:rsidR="00D410BF">
        <w:t>nonOpaqueTypeMod</w:t>
      </w:r>
      <w:r>
        <w:t xml:space="preserve"> operand "," operand "," operand "," operand ";"</w:t>
      </w:r>
      <w:r>
        <w:br/>
        <w:t xml:space="preserve"> instruction4Opcode           ::= "fma"</w:t>
      </w:r>
      <w:r>
        <w:br/>
        <w:t xml:space="preserve">                                | "mad"</w:t>
      </w:r>
      <w:r>
        <w:br/>
        <w:t xml:space="preserve">                                | "bitextract"</w:t>
      </w:r>
      <w:r>
        <w:br/>
        <w:t xml:space="preserve">                                | "bitselect"</w:t>
      </w:r>
      <w:r>
        <w:br/>
        <w:t xml:space="preserve">                                | "shuffle"</w:t>
      </w:r>
      <w:r>
        <w:br/>
        <w:t xml:space="preserve">                                | "cmov"</w:t>
      </w:r>
      <w:r>
        <w:br/>
        <w:t xml:space="preserve">                                | "bitalign"</w:t>
      </w:r>
      <w:r>
        <w:br/>
        <w:t xml:space="preserve">                                | "bytealign"</w:t>
      </w:r>
      <w:r>
        <w:br/>
        <w:t xml:space="preserve">                                | "lerp"</w:t>
      </w:r>
      <w:r>
        <w:br/>
        <w:t xml:space="preserve"> instruction4OpcodeFtz        ::= "nfma"</w:t>
      </w:r>
      <w:r>
        <w:br/>
        <w:t xml:space="preserve"> mul                          ::= ( "mul" optRoundingMod optPackingMod </w:t>
      </w:r>
      <w:r w:rsidR="00D410BF">
        <w:t>nonOpaqueTypeMod</w:t>
      </w:r>
      <w:r>
        <w:br/>
        <w:t xml:space="preserve">                                  | "mulhi" optPackingMod </w:t>
      </w:r>
      <w:r w:rsidR="00D410BF">
        <w:t>nonOpaqueTypeMod</w:t>
      </w:r>
      <w:r>
        <w:br/>
        <w:t xml:space="preserve">                                  | "mul24hi" </w:t>
      </w:r>
      <w:r w:rsidR="00D410BF">
        <w:t>nonOpaqueTypeMod</w:t>
      </w:r>
      <w:r>
        <w:br/>
        <w:t xml:space="preserve">                                  | "mul24" </w:t>
      </w:r>
      <w:r w:rsidR="00D410BF">
        <w:t>nonOpaqueTypeMod</w:t>
      </w:r>
      <w:r>
        <w:br/>
        <w:t xml:space="preserve">                                  | "mad24" </w:t>
      </w:r>
      <w:r w:rsidR="00D410BF">
        <w:t>nonOpaqueTypeMod</w:t>
      </w:r>
      <w:r>
        <w:t xml:space="preserve"> operand ","</w:t>
      </w:r>
      <w:r>
        <w:br/>
        <w:t xml:space="preserve">                                  | "mad24hi" </w:t>
      </w:r>
      <w:r w:rsidR="00D410BF">
        <w:t>nonOpaqueTypeMod</w:t>
      </w:r>
      <w:r>
        <w:t xml:space="preserve"> operand ","</w:t>
      </w:r>
      <w:r>
        <w:br/>
        <w:t xml:space="preserve">                                  ) operand "," operand "," operand ";"</w:t>
      </w:r>
      <w:r>
        <w:br/>
        <w:t xml:space="preserve"> bitinsert                    ::= "bitinsert" </w:t>
      </w:r>
      <w:r w:rsidR="00D410BF">
        <w:t>nonOpaqueTypeMod</w:t>
      </w:r>
      <w:r>
        <w:t xml:space="preserve"> operand "," operand ","</w:t>
      </w:r>
      <w:r>
        <w:br/>
        <w:t xml:space="preserve">                                  operand "," operand "," operand ";"</w:t>
      </w:r>
      <w:r>
        <w:br/>
        <w:t xml:space="preserve"> combine                      ::= "combine" vectorMod </w:t>
      </w:r>
      <w:r w:rsidR="00D410BF">
        <w:t>nonOpaqueTypeMod</w:t>
      </w:r>
      <w:r>
        <w:t xml:space="preserve"> </w:t>
      </w:r>
      <w:r w:rsidR="00D410BF">
        <w:t>nonOpaqueTypeMod</w:t>
      </w:r>
      <w:r>
        <w:br/>
        <w:t xml:space="preserve">                                  operand "," vectorOperand ";"</w:t>
      </w:r>
      <w:r>
        <w:br/>
        <w:t xml:space="preserve"> expand                       ::= "expand" vectorMod </w:t>
      </w:r>
      <w:r w:rsidR="00D410BF">
        <w:t>nonOpaqueTypeMod</w:t>
      </w:r>
      <w:r>
        <w:t xml:space="preserve"> </w:t>
      </w:r>
      <w:r w:rsidR="00D410BF">
        <w:t>nonOpaqueTypeMod</w:t>
      </w:r>
      <w:r>
        <w:br/>
        <w:t xml:space="preserve">                                  vectorOperand "," operand ";"</w:t>
      </w:r>
      <w:r>
        <w:br/>
        <w:t xml:space="preserve"> lda                          ::= "lda" optSegmentMod </w:t>
      </w:r>
      <w:r w:rsidR="00D410BF">
        <w:t>nonOpaqueTypeMod</w:t>
      </w:r>
      <w:r>
        <w:t xml:space="preserve"> operand ","</w:t>
      </w:r>
      <w:r>
        <w:br/>
        <w:t xml:space="preserve">                                  memoryOperand ";"</w:t>
      </w:r>
      <w:r>
        <w:br/>
        <w:t xml:space="preserve"> mov                          ::= "mov" dataType</w:t>
      </w:r>
      <w:r w:rsidR="00D410BF">
        <w:t>Mod</w:t>
      </w:r>
      <w:r>
        <w:t xml:space="preserve"> operand "," operand ";"</w:t>
      </w:r>
      <w:r>
        <w:br/>
        <w:t xml:space="preserve"> pack                         ::= "pack" </w:t>
      </w:r>
      <w:r w:rsidR="00D410BF">
        <w:t>nonOpaqueTypeMod</w:t>
      </w:r>
      <w:r>
        <w:t xml:space="preserve"> </w:t>
      </w:r>
      <w:r w:rsidR="00D410BF">
        <w:t>nonOpaqueTypeMod</w:t>
      </w:r>
      <w:r>
        <w:t xml:space="preserve"> operand ","</w:t>
      </w:r>
      <w:r>
        <w:br/>
        <w:t xml:space="preserve">                                  operand "," operand "," operand ";"</w:t>
      </w:r>
      <w:r>
        <w:br/>
        <w:t xml:space="preserve"> unpack                       ::= "unpack" </w:t>
      </w:r>
      <w:r w:rsidR="00D410BF">
        <w:t>nonOpaqueTypeMod</w:t>
      </w:r>
      <w:r>
        <w:t xml:space="preserve"> </w:t>
      </w:r>
      <w:r w:rsidR="00D410BF">
        <w:t>nonOpaqueTypeMod</w:t>
      </w:r>
      <w:r>
        <w:t xml:space="preserve"> operand ","</w:t>
      </w:r>
      <w:r>
        <w:br/>
        <w:t xml:space="preserve">                                  operand "," operand ";"</w:t>
      </w:r>
      <w:r>
        <w:br/>
        <w:t xml:space="preserve"> packcvt                      ::= "packcvt" </w:t>
      </w:r>
      <w:r w:rsidR="00D410BF">
        <w:t>nonOpaqueTypeMod</w:t>
      </w:r>
      <w:r>
        <w:t xml:space="preserve"> </w:t>
      </w:r>
      <w:r w:rsidR="00D410BF">
        <w:t>nonOpaqueTypeMod</w:t>
      </w:r>
      <w:r>
        <w:t xml:space="preserve"> operand ","</w:t>
      </w:r>
      <w:r>
        <w:br/>
        <w:t xml:space="preserve">                                  operand "," operand "," operand "," operand ";"</w:t>
      </w:r>
      <w:r>
        <w:br/>
        <w:t xml:space="preserve"> unpackcvt                    ::= "unpackcvt" </w:t>
      </w:r>
      <w:r w:rsidR="00D410BF">
        <w:t>nonOpaqueTypeMod</w:t>
      </w:r>
      <w:r>
        <w:t xml:space="preserve"> </w:t>
      </w:r>
      <w:r w:rsidR="00D410BF">
        <w:t>nonOpaqueTypeMod</w:t>
      </w:r>
      <w:r>
        <w:t xml:space="preserve"> operand ","</w:t>
      </w:r>
      <w:r>
        <w:br/>
        <w:t xml:space="preserve">                                  operand "," operand ";"</w:t>
      </w:r>
      <w:r>
        <w:br/>
        <w:t xml:space="preserve"> sad                          ::= ( "sad" | "sadhi" ) </w:t>
      </w:r>
      <w:r w:rsidR="00D410BF">
        <w:t>nonOpaqueTypeMod</w:t>
      </w:r>
      <w:r>
        <w:t xml:space="preserve"> </w:t>
      </w:r>
      <w:r w:rsidR="00D410BF">
        <w:t>nonOpaqueTypeMod</w:t>
      </w:r>
      <w:r>
        <w:br/>
        <w:t xml:space="preserve">                                  operand "," operand "," operand "," operand ";"</w:t>
      </w:r>
      <w:r>
        <w:br/>
        <w:t xml:space="preserve"> segmentConversion            ::= ( "segmentp" | "ftos" | "stof" )</w:t>
      </w:r>
      <w:r>
        <w:br/>
        <w:t xml:space="preserve">                                  segmentMod optNullMod </w:t>
      </w:r>
      <w:r w:rsidR="00D410BF">
        <w:t>nonOpaqueTypeMod</w:t>
      </w:r>
      <w:r>
        <w:t xml:space="preserve"> </w:t>
      </w:r>
      <w:r w:rsidR="00D410BF">
        <w:t>nonOpaqueTypeMod</w:t>
      </w:r>
      <w:r>
        <w:br/>
        <w:t xml:space="preserve">                                  operand "," operand ";"</w:t>
      </w:r>
      <w:r>
        <w:br/>
        <w:t xml:space="preserve"> cmp                          ::= "cmp" comparisonOp </w:t>
      </w:r>
      <w:r w:rsidR="0026312D">
        <w:t>optFtzMod</w:t>
      </w:r>
      <w:r>
        <w:t xml:space="preserve"> optPackingMod </w:t>
      </w:r>
      <w:r w:rsidR="00D410BF">
        <w:t>nonOpaqueTypeMod</w:t>
      </w:r>
      <w:r>
        <w:br/>
        <w:t xml:space="preserve">                                  </w:t>
      </w:r>
      <w:r w:rsidR="00D410BF">
        <w:t>nonOpaqueTypeMod</w:t>
      </w:r>
      <w:r>
        <w:t xml:space="preserve"> operand "," operand "," operand ";"</w:t>
      </w:r>
      <w:r>
        <w:br/>
        <w:t xml:space="preserve"> comparisonOp                 ::= "_eq"</w:t>
      </w:r>
      <w:r>
        <w:br/>
        <w:t xml:space="preserve">                                | "_ne"</w:t>
      </w:r>
      <w:r>
        <w:br/>
        <w:t xml:space="preserve">                                | "_lt"</w:t>
      </w:r>
      <w:r>
        <w:br/>
        <w:t xml:space="preserve">                                | "_le"</w:t>
      </w:r>
      <w:r>
        <w:br/>
        <w:t xml:space="preserve">                                | "_gt"</w:t>
      </w:r>
      <w:r>
        <w:br/>
        <w:t xml:space="preserve">                                | "_ge"</w:t>
      </w:r>
      <w:r>
        <w:br/>
        <w:t xml:space="preserve">                                | "_equ"</w:t>
      </w:r>
      <w:r>
        <w:br/>
        <w:t xml:space="preserve">                                | "_neu"</w:t>
      </w:r>
      <w:r>
        <w:br/>
        <w:t xml:space="preserve">                                | "_ltu"</w:t>
      </w:r>
      <w:r>
        <w:br/>
        <w:t xml:space="preserve">                                | "_leu"</w:t>
      </w:r>
      <w:r>
        <w:br/>
        <w:t xml:space="preserve">                                | "_gtu"</w:t>
      </w:r>
      <w:r>
        <w:br/>
        <w:t xml:space="preserve">                                | "_geu"</w:t>
      </w:r>
      <w:r>
        <w:br/>
        <w:t xml:space="preserve">                                | "_num"</w:t>
      </w:r>
      <w:r>
        <w:br/>
        <w:t xml:space="preserve">                                | "_nan"</w:t>
      </w:r>
      <w:r>
        <w:br/>
        <w:t xml:space="preserve">                                | "_seq"</w:t>
      </w:r>
      <w:r>
        <w:br/>
        <w:t xml:space="preserve">                                | "_sne"</w:t>
      </w:r>
      <w:r>
        <w:br/>
        <w:t xml:space="preserve">                                | "_slt"</w:t>
      </w:r>
      <w:r>
        <w:br/>
        <w:t xml:space="preserve">                                | "_sle"</w:t>
      </w:r>
      <w:r>
        <w:br/>
        <w:t xml:space="preserve">                                | "_sgt"</w:t>
      </w:r>
      <w:r>
        <w:br/>
        <w:t xml:space="preserve">                                | "_sge"</w:t>
      </w:r>
      <w:r>
        <w:br/>
        <w:t xml:space="preserve">                                | "_snum"</w:t>
      </w:r>
      <w:r>
        <w:br/>
        <w:t xml:space="preserve">                                | "_snan"</w:t>
      </w:r>
      <w:r>
        <w:br/>
        <w:t xml:space="preserve">                                | "_sequ"</w:t>
      </w:r>
      <w:r>
        <w:br/>
        <w:t xml:space="preserve">                                | "_sneu"</w:t>
      </w:r>
      <w:r>
        <w:br/>
        <w:t xml:space="preserve">                                | "_sltu"</w:t>
      </w:r>
      <w:r>
        <w:br/>
        <w:t xml:space="preserve">                                | "_sleu"</w:t>
      </w:r>
      <w:r>
        <w:br/>
        <w:t xml:space="preserve">                                | "_sgtu"</w:t>
      </w:r>
      <w:r>
        <w:br/>
        <w:t xml:space="preserve">                                | "_sgeu"</w:t>
      </w:r>
      <w:r>
        <w:br/>
        <w:t xml:space="preserve"> cvt                          ::= "cvt" optCvtRoundingMod </w:t>
      </w:r>
      <w:r w:rsidR="00D410BF">
        <w:t>nonOpaqueTypeMod</w:t>
      </w:r>
      <w:r>
        <w:br/>
        <w:t xml:space="preserve">                                  </w:t>
      </w:r>
      <w:r w:rsidR="00D410BF">
        <w:t>nonOpaqueTypeMod</w:t>
      </w:r>
      <w:r>
        <w:t xml:space="preserve"> operand "," operand ";"</w:t>
      </w:r>
      <w:r>
        <w:br/>
        <w:t xml:space="preserve"> optCvtRoundingMod            ::= [ cvtRoundingMod ]</w:t>
      </w:r>
      <w:r>
        <w:br/>
        <w:t xml:space="preserve"> cvtRoundingMod               ::= floatRoundingMod</w:t>
      </w:r>
      <w:r>
        <w:br/>
        <w:t xml:space="preserve">                                | "_ftz"</w:t>
      </w:r>
      <w:r>
        <w:br/>
        <w:t xml:space="preserve">                                | "_ftz" floatRoundingMod</w:t>
      </w:r>
      <w:r>
        <w:br/>
        <w:t xml:space="preserve">                                | intRoundingMod</w:t>
      </w:r>
      <w:r>
        <w:br/>
        <w:t xml:space="preserve">                                | "_ftz" intRoundingMod</w:t>
      </w:r>
      <w:r>
        <w:br/>
        <w:t xml:space="preserve"> ld                           ::= "ld" optVectorMod optSegmentMod</w:t>
      </w:r>
      <w:r>
        <w:br/>
        <w:t xml:space="preserve">                                  optAlignMod optConstMod optEquivMod optWidthMod dataType</w:t>
      </w:r>
      <w:r w:rsidR="00D410BF">
        <w:t>Mod</w:t>
      </w:r>
      <w:r>
        <w:br/>
        <w:t xml:space="preserve">                                  possibleVectorOperand "," memoryOperand ";"</w:t>
      </w:r>
      <w:r>
        <w:br/>
        <w:t xml:space="preserve"> st                           ::= "st" optVectorMod optSegmentMod</w:t>
      </w:r>
      <w:r>
        <w:br/>
        <w:t xml:space="preserve">                                  optAlignMod optEquivMod dataType</w:t>
      </w:r>
      <w:r w:rsidR="00D410BF">
        <w:t>Mod</w:t>
      </w:r>
      <w:r>
        <w:br/>
        <w:t xml:space="preserve">                                  possibleVectorOperand "," memoryOperand ";"</w:t>
      </w:r>
      <w:r>
        <w:br/>
        <w:t xml:space="preserve"> atomic                       ::= "atomic"</w:t>
      </w:r>
      <w:r>
        <w:br/>
        <w:t xml:space="preserve">                                  ( atomicOp</w:t>
      </w:r>
      <w:r>
        <w:br/>
        <w:t xml:space="preserve">                                    optSegmentMod memOrderMod memScopeMod optEquivMod</w:t>
      </w:r>
      <w:r>
        <w:br/>
        <w:t xml:space="preserve">                                    </w:t>
      </w:r>
      <w:r w:rsidR="00D410BF">
        <w:t>nonOpaqueTypeMod</w:t>
      </w:r>
      <w:r>
        <w:t xml:space="preserve"> operand "," memoryOperand "," operand</w:t>
      </w:r>
      <w:r>
        <w:br/>
        <w:t xml:space="preserve">                                  | "_ld"</w:t>
      </w:r>
      <w:r>
        <w:br/>
        <w:t xml:space="preserve">                                    optSegmentMod ldMemOrderMod memScopeMod optEquivMod</w:t>
      </w:r>
      <w:r>
        <w:br/>
        <w:t xml:space="preserve">                                    </w:t>
      </w:r>
      <w:r w:rsidR="00D410BF">
        <w:t>nonOpaqueTypeMod</w:t>
      </w:r>
      <w:r>
        <w:t xml:space="preserve"> operand "," memoryOperand</w:t>
      </w:r>
      <w:r>
        <w:br/>
        <w:t xml:space="preserve">                                  | "_cas"</w:t>
      </w:r>
      <w:r>
        <w:br/>
        <w:t xml:space="preserve">                                    optSegmentMod memOrderMod memScopeMod optEquivMod</w:t>
      </w:r>
      <w:r>
        <w:br/>
        <w:t xml:space="preserve">                                    </w:t>
      </w:r>
      <w:r w:rsidR="00D410BF">
        <w:t>nonOpaqueTypeMod</w:t>
      </w:r>
      <w:r>
        <w:br/>
        <w:t xml:space="preserve">                                    operand "," memoryOperand "," operand "," operand</w:t>
      </w:r>
      <w:r>
        <w:br/>
        <w:t xml:space="preserve">                                  ) ";"</w:t>
      </w:r>
      <w:r>
        <w:br/>
        <w:t xml:space="preserve"> atomicnoret                  ::= "atomicnoret"</w:t>
      </w:r>
      <w:r>
        <w:br/>
        <w:t xml:space="preserve">                                  ( atomicOp</w:t>
      </w:r>
      <w:r>
        <w:br/>
        <w:t xml:space="preserve">                                    optSegmentMod memOrderMod memScopeMod optEquivMod</w:t>
      </w:r>
      <w:r>
        <w:br/>
        <w:t xml:space="preserve">                                    </w:t>
      </w:r>
      <w:r w:rsidR="00D410BF">
        <w:t>nonOpaqueTypeMod</w:t>
      </w:r>
      <w:r>
        <w:t xml:space="preserve"> memoryOperand "," operand</w:t>
      </w:r>
      <w:r>
        <w:br/>
        <w:t xml:space="preserve">                                  | "_st"</w:t>
      </w:r>
      <w:r>
        <w:br/>
        <w:t xml:space="preserve">                                    optSegmentMod stMemOrderMod memScopeMod optEquivMod</w:t>
      </w:r>
      <w:r>
        <w:br/>
        <w:t xml:space="preserve">                                    </w:t>
      </w:r>
      <w:r w:rsidR="00D410BF">
        <w:t>nonOpaqueTypeMod</w:t>
      </w:r>
      <w:r>
        <w:t xml:space="preserve"> memoryOperand "," operand</w:t>
      </w:r>
      <w:r>
        <w:br/>
        <w:t xml:space="preserve">                                  ) ";"</w:t>
      </w:r>
      <w:r>
        <w:br/>
        <w:t xml:space="preserve"> atomicOp                     ::= "_add"</w:t>
      </w:r>
      <w:r>
        <w:br/>
        <w:t xml:space="preserve">                                | "_and"</w:t>
      </w:r>
      <w:r>
        <w:br/>
        <w:t xml:space="preserve">                                | "_exch"</w:t>
      </w:r>
      <w:r>
        <w:br/>
        <w:t xml:space="preserve">                                | "_max"</w:t>
      </w:r>
      <w:r>
        <w:br/>
        <w:t xml:space="preserve">                                | "_min"</w:t>
      </w:r>
      <w:r>
        <w:br/>
        <w:t xml:space="preserve">                                | "_or"</w:t>
      </w:r>
      <w:r>
        <w:br/>
        <w:t xml:space="preserve">                                | "_sub"</w:t>
      </w:r>
      <w:r>
        <w:br/>
        <w:t xml:space="preserve">                                | "_wrapdec"</w:t>
      </w:r>
      <w:r>
        <w:br/>
        <w:t xml:space="preserve">                                | "_wrapinc"</w:t>
      </w:r>
      <w:r>
        <w:br/>
        <w:t xml:space="preserve">                                | "_xor"</w:t>
      </w:r>
      <w:r>
        <w:br/>
        <w:t xml:space="preserve"> signal                       ::= "signal"</w:t>
      </w:r>
      <w:r>
        <w:br/>
        <w:t xml:space="preserve">                                  ( </w:t>
      </w:r>
      <w:r w:rsidR="0093252B">
        <w:t>signalOp</w:t>
      </w:r>
      <w:r>
        <w:br/>
        <w:t xml:space="preserve">                                    memOrderMod </w:t>
      </w:r>
      <w:r w:rsidR="00D410BF">
        <w:t>nonOpaqueTypeMod</w:t>
      </w:r>
      <w:r>
        <w:t xml:space="preserve"> signalType</w:t>
      </w:r>
      <w:r w:rsidR="00D410BF">
        <w:t>Mod</w:t>
      </w:r>
      <w:r>
        <w:br/>
        <w:t xml:space="preserve">                                    operand "," operand "," operand</w:t>
      </w:r>
      <w:r>
        <w:br/>
        <w:t xml:space="preserve">                                  | "_ld"</w:t>
      </w:r>
      <w:r>
        <w:br/>
        <w:t xml:space="preserve">                                    ldMemOrderMod </w:t>
      </w:r>
      <w:r w:rsidR="00D410BF">
        <w:t>nonOpaqueTypeMod</w:t>
      </w:r>
      <w:r>
        <w:t xml:space="preserve"> signalType</w:t>
      </w:r>
      <w:r w:rsidR="00D410BF">
        <w:t>Mod</w:t>
      </w:r>
      <w:r>
        <w:br/>
        <w:t xml:space="preserve">                                    operand "," operand</w:t>
      </w:r>
      <w:r>
        <w:br/>
        <w:t xml:space="preserve">                                  | "_cas"</w:t>
      </w:r>
      <w:r>
        <w:br/>
        <w:t xml:space="preserve">                                    memOrderMod </w:t>
      </w:r>
      <w:r w:rsidR="00D410BF">
        <w:t>nonOpaqueTypeMod</w:t>
      </w:r>
      <w:r>
        <w:t xml:space="preserve"> signalType</w:t>
      </w:r>
      <w:r w:rsidR="00D410BF">
        <w:t>Mod</w:t>
      </w:r>
      <w:r>
        <w:br/>
        <w:t xml:space="preserve">                                    operand "," operand "," operand "," operand</w:t>
      </w:r>
      <w:r>
        <w:br/>
        <w:t xml:space="preserve">                                  | "_wait"</w:t>
      </w:r>
      <w:r>
        <w:br/>
        <w:t xml:space="preserve">                                    waitOp memOrderMod </w:t>
      </w:r>
      <w:r w:rsidR="00D410BF">
        <w:t>nonOpaqueTypeMod</w:t>
      </w:r>
      <w:r>
        <w:t xml:space="preserve"> signalType</w:t>
      </w:r>
      <w:r w:rsidR="00D410BF">
        <w:t>Mod</w:t>
      </w:r>
      <w:r>
        <w:br/>
        <w:t xml:space="preserve">                                    operand "," operand "," operand</w:t>
      </w:r>
      <w:r>
        <w:br/>
        <w:t xml:space="preserve">                                  | "_waittimeout"</w:t>
      </w:r>
      <w:r>
        <w:br/>
        <w:t xml:space="preserve">                                    waitOp memOrderMod </w:t>
      </w:r>
      <w:r w:rsidR="00D410BF">
        <w:t>nonOpaqueTypeMod</w:t>
      </w:r>
      <w:r>
        <w:t xml:space="preserve"> signalType</w:t>
      </w:r>
      <w:r w:rsidR="00D410BF">
        <w:t>Mod</w:t>
      </w:r>
      <w:r>
        <w:br/>
        <w:t xml:space="preserve">                                    operand "," operand "," operand "," operand</w:t>
      </w:r>
      <w:r>
        <w:br/>
        <w:t xml:space="preserve">                                  ) ";"</w:t>
      </w:r>
      <w:r>
        <w:br/>
        <w:t xml:space="preserve"> signalnoret                  ::= "signalnoret"</w:t>
      </w:r>
      <w:r>
        <w:br/>
        <w:t xml:space="preserve">                                  ( </w:t>
      </w:r>
      <w:r w:rsidR="0093252B">
        <w:t>signalOp</w:t>
      </w:r>
      <w:r>
        <w:br/>
        <w:t xml:space="preserve">                                    memOrderMod </w:t>
      </w:r>
      <w:r w:rsidR="00D410BF">
        <w:t>nonOpaqueTypeMod</w:t>
      </w:r>
      <w:r>
        <w:t xml:space="preserve"> signalType</w:t>
      </w:r>
      <w:r w:rsidR="00D410BF">
        <w:t>Mod</w:t>
      </w:r>
      <w:r>
        <w:br/>
        <w:t xml:space="preserve">                                    operand "," operand</w:t>
      </w:r>
      <w:r>
        <w:br/>
        <w:t xml:space="preserve">                                  | "_st"</w:t>
      </w:r>
      <w:r>
        <w:br/>
        <w:t xml:space="preserve">                                    stMemOrderMod </w:t>
      </w:r>
      <w:r w:rsidR="00D410BF">
        <w:t>nonOpaqueTypeMod</w:t>
      </w:r>
      <w:r>
        <w:t xml:space="preserve"> signalType</w:t>
      </w:r>
      <w:r w:rsidR="00D410BF">
        <w:t>Mod</w:t>
      </w:r>
      <w:r>
        <w:br/>
        <w:t xml:space="preserve">                                    operand "," operand</w:t>
      </w:r>
      <w:r>
        <w:br/>
        <w:t xml:space="preserve">                                  ) ";"</w:t>
      </w:r>
      <w:r>
        <w:br/>
      </w:r>
      <w:r w:rsidR="00425A38">
        <w:t xml:space="preserve"> signalOp                   </w:t>
      </w:r>
      <w:r w:rsidR="0093252B">
        <w:t xml:space="preserve">  ::= "_add"</w:t>
      </w:r>
      <w:r w:rsidR="0093252B">
        <w:br/>
        <w:t xml:space="preserve"> </w:t>
      </w:r>
      <w:r w:rsidR="00425A38">
        <w:t xml:space="preserve">                          </w:t>
      </w:r>
      <w:r w:rsidR="0093252B">
        <w:t xml:space="preserve">     | "_and"</w:t>
      </w:r>
      <w:r w:rsidR="0093252B">
        <w:br/>
        <w:t xml:space="preserve">  </w:t>
      </w:r>
      <w:r w:rsidR="00425A38">
        <w:t xml:space="preserve">                        </w:t>
      </w:r>
      <w:r w:rsidR="0093252B">
        <w:t xml:space="preserve">      | "_exch"</w:t>
      </w:r>
      <w:r w:rsidR="0093252B">
        <w:br/>
        <w:t xml:space="preserve">   </w:t>
      </w:r>
      <w:r w:rsidR="00425A38">
        <w:t xml:space="preserve">                      </w:t>
      </w:r>
      <w:r w:rsidR="0093252B">
        <w:t xml:space="preserve">       | "_or"</w:t>
      </w:r>
      <w:r w:rsidR="0093252B">
        <w:br/>
        <w:t xml:space="preserve">    </w:t>
      </w:r>
      <w:r w:rsidR="00425A38">
        <w:t xml:space="preserve">                    </w:t>
      </w:r>
      <w:r w:rsidR="0093252B">
        <w:t xml:space="preserve">        | "_sub"</w:t>
      </w:r>
      <w:r w:rsidR="0093252B">
        <w:br/>
        <w:t xml:space="preserve">     </w:t>
      </w:r>
      <w:r w:rsidR="00425A38">
        <w:t xml:space="preserve">                  </w:t>
      </w:r>
      <w:r w:rsidR="0093252B">
        <w:t xml:space="preserve">         | "_xor"</w:t>
      </w:r>
      <w:r w:rsidR="0093252B">
        <w:br/>
      </w:r>
      <w:r>
        <w:t xml:space="preserve"> waitOp                       ::= "_eq"</w:t>
      </w:r>
      <w:r>
        <w:br/>
        <w:t xml:space="preserve">                                | "_ne"</w:t>
      </w:r>
      <w:r>
        <w:br/>
        <w:t xml:space="preserve">                                | "_lt"</w:t>
      </w:r>
      <w:r>
        <w:br/>
        <w:t xml:space="preserve">                                | "_gte"</w:t>
      </w:r>
      <w:r>
        <w:br/>
        <w:t xml:space="preserve"> memfence                     ::= "memfence" fenceMemOrderMod </w:t>
      </w:r>
      <w:r w:rsidR="00D04991">
        <w:t>mem</w:t>
      </w:r>
      <w:r>
        <w:t>ScopeMod ";"</w:t>
      </w:r>
      <w:r w:rsidR="00D04991">
        <w:br/>
      </w:r>
      <w:r>
        <w:t xml:space="preserve"> memOrderMod                  ::= "_scacq" | "_screl" | "_scar" | "_rlx"</w:t>
      </w:r>
      <w:r>
        <w:br/>
        <w:t xml:space="preserve"> stMemOrderMod                ::= "_screl" | "_rlx"</w:t>
      </w:r>
      <w:r>
        <w:br/>
        <w:t xml:space="preserve"> ldMemOrderMod                ::= "_scacq" | "_rlx"</w:t>
      </w:r>
      <w:r>
        <w:br/>
        <w:t xml:space="preserve"> fenceMemOrderMod             ::= "_scacq" | "_screl" | "_scar"</w:t>
      </w:r>
      <w:r>
        <w:br/>
        <w:t xml:space="preserve"> memScopeMod                  ::= "_w</w:t>
      </w:r>
      <w:r w:rsidR="00674427">
        <w:t>a</w:t>
      </w:r>
      <w:r>
        <w:t>v</w:t>
      </w:r>
      <w:r w:rsidR="00674427">
        <w:t>e</w:t>
      </w:r>
      <w:r>
        <w:t>" | "_wg" | "_</w:t>
      </w:r>
      <w:r w:rsidR="00674427">
        <w:t>agent</w:t>
      </w:r>
      <w:r>
        <w:t>" | "_sys</w:t>
      </w:r>
      <w:r w:rsidR="00674427">
        <w:t>tem</w:t>
      </w:r>
      <w:r>
        <w:t>"</w:t>
      </w:r>
      <w:r w:rsidR="00D04991">
        <w:br/>
      </w:r>
      <w:r>
        <w:t xml:space="preserve"> rdimage                      ::= "rdimage" [ "_v4" ] geometryMod optEquivMod</w:t>
      </w:r>
      <w:r w:rsidR="00D410BF">
        <w:br/>
        <w:t xml:space="preserve">                                 </w:t>
      </w:r>
      <w:r>
        <w:t xml:space="preserve"> nonOpaqueType</w:t>
      </w:r>
      <w:r w:rsidR="00D410BF">
        <w:t>Mod</w:t>
      </w:r>
      <w:r>
        <w:t xml:space="preserve"> imageType</w:t>
      </w:r>
      <w:r w:rsidR="00D410BF">
        <w:t>Mod</w:t>
      </w:r>
      <w:r>
        <w:t xml:space="preserve"> </w:t>
      </w:r>
      <w:r w:rsidRPr="00D410BF">
        <w:t>nonOpaqueType</w:t>
      </w:r>
      <w:r w:rsidR="00D410BF">
        <w:t>Mod</w:t>
      </w:r>
      <w:r w:rsidR="00D410BF">
        <w:br/>
        <w:t xml:space="preserve">                                 </w:t>
      </w:r>
      <w:r>
        <w:t xml:space="preserve"> possibleVectorOperand "," operand "," operand ","</w:t>
      </w:r>
      <w:r w:rsidR="00D410BF">
        <w:br/>
        <w:t xml:space="preserve">                                 </w:t>
      </w:r>
      <w:r>
        <w:t xml:space="preserve"> possibleVectorOperand ";"</w:t>
      </w:r>
      <w:r>
        <w:br/>
        <w:t xml:space="preserve"> ldimage                      ::= "ldimage" [ "_v4" ] geometryMod optEquivMod</w:t>
      </w:r>
      <w:r w:rsidR="00176931">
        <w:br/>
        <w:t xml:space="preserve">                                 </w:t>
      </w:r>
      <w:r>
        <w:t xml:space="preserve"> nonOpaqueType</w:t>
      </w:r>
      <w:r w:rsidR="00176931">
        <w:t>Mod</w:t>
      </w:r>
      <w:r>
        <w:t xml:space="preserve"> imageType</w:t>
      </w:r>
      <w:r w:rsidR="00176931">
        <w:t>Mod</w:t>
      </w:r>
      <w:r>
        <w:t xml:space="preserve"> nonOpaqueType</w:t>
      </w:r>
      <w:r w:rsidR="00176931">
        <w:t>Mod</w:t>
      </w:r>
      <w:r w:rsidR="00176931">
        <w:br/>
        <w:t xml:space="preserve">                                 </w:t>
      </w:r>
      <w:r>
        <w:t xml:space="preserve"> possibleVectorOperand "," operand ","</w:t>
      </w:r>
      <w:r w:rsidR="00176931">
        <w:br/>
        <w:t xml:space="preserve">                                 </w:t>
      </w:r>
      <w:r>
        <w:t xml:space="preserve"> possibleVectorOperand ";"</w:t>
      </w:r>
      <w:r>
        <w:br/>
        <w:t xml:space="preserve"> stimage                      ::= "stimage" [ "_v4" ] geometryMod optEquivMod</w:t>
      </w:r>
      <w:r w:rsidR="00F16950">
        <w:br/>
        <w:t xml:space="preserve">                                 </w:t>
      </w:r>
      <w:r>
        <w:t xml:space="preserve"> nonOpaqueType</w:t>
      </w:r>
      <w:r w:rsidR="00F16950">
        <w:t>Mod</w:t>
      </w:r>
      <w:r>
        <w:t xml:space="preserve"> imageType</w:t>
      </w:r>
      <w:r w:rsidR="00F16950">
        <w:t>Mod</w:t>
      </w:r>
      <w:r>
        <w:t xml:space="preserve"> nonOpaqueType</w:t>
      </w:r>
      <w:r w:rsidR="00F16950">
        <w:t>Mod</w:t>
      </w:r>
      <w:r w:rsidR="00F16950">
        <w:br/>
        <w:t xml:space="preserve">                                 </w:t>
      </w:r>
      <w:r>
        <w:t xml:space="preserve"> possibleVectorOperand "," operand ","</w:t>
      </w:r>
      <w:r w:rsidR="00F16950">
        <w:br/>
        <w:t xml:space="preserve">                                 </w:t>
      </w:r>
      <w:r>
        <w:t xml:space="preserve"> possibleVectorOperand ";"</w:t>
      </w:r>
      <w:r>
        <w:br/>
        <w:t xml:space="preserve"> geometryMod                  ::= "_1d"</w:t>
      </w:r>
      <w:r>
        <w:br/>
        <w:t xml:space="preserve">                                | "_2d"</w:t>
      </w:r>
      <w:r>
        <w:br/>
        <w:t xml:space="preserve">                                | "_3d"</w:t>
      </w:r>
      <w:r>
        <w:br/>
        <w:t xml:space="preserve">                                | "_1da"</w:t>
      </w:r>
      <w:r>
        <w:br/>
        <w:t xml:space="preserve">                                | "_2da"</w:t>
      </w:r>
      <w:r>
        <w:br/>
        <w:t xml:space="preserve">                                | "_1db"</w:t>
      </w:r>
      <w:r>
        <w:br/>
        <w:t xml:space="preserve">                                | "_2ddepth"</w:t>
      </w:r>
      <w:r>
        <w:br/>
        <w:t xml:space="preserve">                                | "_2dadepth"</w:t>
      </w:r>
      <w:r>
        <w:br/>
        <w:t xml:space="preserve"> queryimage                   ::= "queryimage" geometryMod queryimageOp </w:t>
      </w:r>
      <w:r w:rsidR="001824AE">
        <w:t>nonOpaqueTypeMod</w:t>
      </w:r>
      <w:r w:rsidR="001824AE">
        <w:br/>
        <w:t xml:space="preserve">                                 </w:t>
      </w:r>
      <w:r>
        <w:t xml:space="preserve"> imageType</w:t>
      </w:r>
      <w:r w:rsidR="001824AE">
        <w:t>Mod</w:t>
      </w:r>
      <w:r>
        <w:t xml:space="preserve"> operand "," operand ";"</w:t>
      </w:r>
      <w:r>
        <w:br/>
        <w:t xml:space="preserve"> queryimageOp                 ::= "_width"</w:t>
      </w:r>
      <w:r>
        <w:br/>
        <w:t xml:space="preserve">                                | "_height"</w:t>
      </w:r>
      <w:r>
        <w:br/>
        <w:t xml:space="preserve">                                | "_depth"</w:t>
      </w:r>
      <w:r>
        <w:br/>
        <w:t xml:space="preserve">                                | "_array"</w:t>
      </w:r>
      <w:r>
        <w:br/>
        <w:t xml:space="preserve">                                | "_channelorder"</w:t>
      </w:r>
      <w:r>
        <w:br/>
        <w:t xml:space="preserve">                                | "_channeltype"</w:t>
      </w:r>
      <w:r>
        <w:br/>
        <w:t xml:space="preserve"> querysampler                 ::= "querysampler" querysamplerOp </w:t>
      </w:r>
      <w:r w:rsidR="00A01461">
        <w:t>nonOpaqueTypeMod</w:t>
      </w:r>
      <w:r>
        <w:br/>
        <w:t xml:space="preserve">                                  operand "," operand ";"</w:t>
      </w:r>
      <w:r>
        <w:br/>
        <w:t xml:space="preserve"> querysamplerOp               ::= "_coord"</w:t>
      </w:r>
      <w:r>
        <w:br/>
        <w:t xml:space="preserve">                                | "_filter"</w:t>
      </w:r>
      <w:r>
        <w:br/>
        <w:t xml:space="preserve">                                | "_addressing"</w:t>
      </w:r>
      <w:r>
        <w:br/>
        <w:t xml:space="preserve"> branch                       ::= "br" TOKEN_LABEL_IDENTIFIER ";"</w:t>
      </w:r>
      <w:r>
        <w:br/>
        <w:t xml:space="preserve">                                | "cbr" optWidthMod </w:t>
      </w:r>
      <w:r w:rsidR="00A01461">
        <w:t>nonOpaqueTypeMod</w:t>
      </w:r>
      <w:r>
        <w:br/>
        <w:t xml:space="preserve">                                  TOKEN_CREGISTER "," TOKEN_LABEL_IDENTIFIER ";"</w:t>
      </w:r>
      <w:r>
        <w:br/>
        <w:t xml:space="preserve">                                | "sbr" optWidthMod </w:t>
      </w:r>
      <w:r w:rsidR="00A01461">
        <w:t>nonOpaqueTypeMod</w:t>
      </w:r>
      <w:r>
        <w:t xml:space="preserve"> operand</w:t>
      </w:r>
      <w:r w:rsidR="00A01461">
        <w:br/>
        <w:t xml:space="preserve">                                 </w:t>
      </w:r>
      <w:r>
        <w:t xml:space="preserve"> branchTargets ";"</w:t>
      </w:r>
      <w:r>
        <w:br/>
        <w:t xml:space="preserve"> branchTargets                ::= "[" { TOKEN_LABEL_IDENTIFIER "," } TOKEN_LABEL_IDENTIFIER "]"</w:t>
      </w:r>
      <w:r>
        <w:br/>
        <w:t xml:space="preserve"> barrier                      ::= "barrier" optWidthMod ";"</w:t>
      </w:r>
      <w:r>
        <w:br/>
        <w:t xml:space="preserve"> wavebarrier                  ::= "wavebarrier" ";"</w:t>
      </w:r>
      <w:r>
        <w:br/>
        <w:t xml:space="preserve"> fbarrier                     ::= "initfbar" operand ";"</w:t>
      </w:r>
      <w:r>
        <w:br/>
        <w:t xml:space="preserve">                                | "joinfbar" optWidthMod operand ";"</w:t>
      </w:r>
      <w:r>
        <w:br/>
        <w:t xml:space="preserve">                                | "waitfbar" optWidthMod operand ";"</w:t>
      </w:r>
      <w:r>
        <w:br/>
        <w:t xml:space="preserve">                                | "arrivefbar" optWidthMod operand ";"</w:t>
      </w:r>
      <w:r>
        <w:br/>
        <w:t xml:space="preserve">                                | "leavefbar" optWidthMod operand ";"</w:t>
      </w:r>
      <w:r>
        <w:br/>
        <w:t xml:space="preserve">                                | "releasefbar" operand ";"</w:t>
      </w:r>
      <w:r>
        <w:br/>
        <w:t xml:space="preserve">                                | "ldf" </w:t>
      </w:r>
      <w:r w:rsidR="00AA7A28">
        <w:t>nonOpaqueTypeMod</w:t>
      </w:r>
      <w:r w:rsidR="00AA7A28">
        <w:br/>
        <w:t xml:space="preserve">                                 </w:t>
      </w:r>
      <w:r>
        <w:t xml:space="preserve"> operand "," nonRegisterIdentifier ";"</w:t>
      </w:r>
      <w:r>
        <w:br/>
        <w:t xml:space="preserve"> crossLane                    ::= "activelaneid" optWidthMod </w:t>
      </w:r>
      <w:r w:rsidR="00937788">
        <w:t>nonOpaqueTypeMod</w:t>
      </w:r>
      <w:r>
        <w:t xml:space="preserve"> operand ";"</w:t>
      </w:r>
      <w:r>
        <w:br/>
        <w:t xml:space="preserve">                                | "activelanecount" optWidthMod </w:t>
      </w:r>
      <w:r w:rsidR="00937788">
        <w:t>nonOpaqueTypeMod</w:t>
      </w:r>
      <w:r w:rsidR="00937788">
        <w:br/>
        <w:t xml:space="preserve">                                 </w:t>
      </w:r>
      <w:r>
        <w:t xml:space="preserve"> </w:t>
      </w:r>
      <w:r w:rsidR="00937788">
        <w:t>nonOpaqueTypeMod</w:t>
      </w:r>
      <w:r>
        <w:t xml:space="preserve"> operand "," operand ";"</w:t>
      </w:r>
      <w:r>
        <w:br/>
        <w:t xml:space="preserve">                                | "activelanemask" "_v4" optWidthMod </w:t>
      </w:r>
      <w:r w:rsidR="00937788">
        <w:t>nonOpaqueTypeMod</w:t>
      </w:r>
      <w:r w:rsidR="00937788">
        <w:br/>
        <w:t xml:space="preserve">                                 </w:t>
      </w:r>
      <w:r>
        <w:t xml:space="preserve"> </w:t>
      </w:r>
      <w:r w:rsidR="00937788">
        <w:t>nonOpaqueTypeMod</w:t>
      </w:r>
      <w:r>
        <w:t xml:space="preserve"> vectorOperand "," operand ";"</w:t>
      </w:r>
      <w:r>
        <w:br/>
        <w:t xml:space="preserve">                                | "</w:t>
      </w:r>
      <w:r w:rsidR="00CD3812">
        <w:t>activelanepermute</w:t>
      </w:r>
      <w:r>
        <w:t xml:space="preserve">" optWidthMod </w:t>
      </w:r>
      <w:r w:rsidR="00937788">
        <w:t>nonOpaqueTypeMod</w:t>
      </w:r>
      <w:r>
        <w:br/>
        <w:t xml:space="preserve">                                  operand "," operand "," operand "," operand "," operand</w:t>
      </w:r>
      <w:r>
        <w:br/>
        <w:t xml:space="preserve"> call                         ::= "call" TOKEN_GLOBAL_IDENTIFIER</w:t>
      </w:r>
      <w:r>
        <w:br/>
        <w:t xml:space="preserve">                                  callOutputActualArgments callInputActualArgments ";"</w:t>
      </w:r>
      <w:r>
        <w:br/>
        <w:t xml:space="preserve">                                | "scall" optWidthMod </w:t>
      </w:r>
      <w:r w:rsidR="00937788">
        <w:t>nonOpaqueTypeMod</w:t>
      </w:r>
      <w:r>
        <w:t xml:space="preserve"> operand</w:t>
      </w:r>
      <w:r>
        <w:br/>
        <w:t xml:space="preserve">                                  callOutputActualArgments callInputActualArgments</w:t>
      </w:r>
      <w:r>
        <w:br/>
        <w:t xml:space="preserve">                                  callTargets ";"</w:t>
      </w:r>
      <w:r>
        <w:br/>
        <w:t xml:space="preserve">                                | "icall" optWidthMod </w:t>
      </w:r>
      <w:r w:rsidR="00937788">
        <w:t>nonOpaqueTypeMod</w:t>
      </w:r>
      <w:r>
        <w:t xml:space="preserve"> operand</w:t>
      </w:r>
      <w:r>
        <w:br/>
        <w:t xml:space="preserve">                                  callOutputActualArguments callInputActualArguments</w:t>
      </w:r>
      <w:r>
        <w:br/>
        <w:t xml:space="preserve">                                  TOKEN_GLOBAL_IDENTIFIER ";"</w:t>
      </w:r>
      <w:r>
        <w:br/>
        <w:t xml:space="preserve"> callOutputActualArgments     ::= callActualArguments</w:t>
      </w:r>
      <w:r>
        <w:br/>
        <w:t xml:space="preserve"> callInputActualArgments      ::= callActualArguments</w:t>
      </w:r>
      <w:r>
        <w:br/>
        <w:t xml:space="preserve"> callActualArgments           ::= "(" [ operandList ] ")"</w:t>
      </w:r>
      <w:r>
        <w:br/>
        <w:t xml:space="preserve"> callTargets                  ::= "[" { TOKEN_GLOBAL_IDENTIFIER "," }</w:t>
      </w:r>
      <w:r>
        <w:br/>
        <w:t xml:space="preserve">                                   TOKEN_GLOBAL_IDENTIFIER "]"</w:t>
      </w:r>
      <w:r>
        <w:br/>
        <w:t xml:space="preserve"> ret                          ::= "ret" ";"</w:t>
      </w:r>
      <w:r>
        <w:br/>
        <w:t xml:space="preserve"> alloca                       ::= "alloca" optAlignMod </w:t>
      </w:r>
      <w:r w:rsidR="00937788">
        <w:t>nonOpaqueTypeMod</w:t>
      </w:r>
      <w:r>
        <w:br/>
        <w:t xml:space="preserve">                                  operand "," operand ";"</w:t>
      </w:r>
      <w:r>
        <w:br/>
        <w:t xml:space="preserve"> packetcompletionsig          ::= "packetcompletionsig" signalType</w:t>
      </w:r>
      <w:r w:rsidR="00ED087A">
        <w:t>Mod</w:t>
      </w:r>
      <w:r>
        <w:t xml:space="preserve"> operand ";"</w:t>
      </w:r>
      <w:r>
        <w:br/>
        <w:t xml:space="preserve"> queue                        ::= "addqueuewriteindex" segmentMod memOrderMod</w:t>
      </w:r>
      <w:r w:rsidR="00ED087A">
        <w:br/>
        <w:t xml:space="preserve">                                 </w:t>
      </w:r>
      <w:r>
        <w:t xml:space="preserve"> </w:t>
      </w:r>
      <w:r w:rsidR="00ED087A">
        <w:t>nonOpaqueTypeMod</w:t>
      </w:r>
      <w:r>
        <w:t xml:space="preserve"> operand "," memoryOperand "," operand ";"</w:t>
      </w:r>
      <w:r>
        <w:br/>
        <w:t xml:space="preserve">                                | "casqueuewriteindex" segmentMod memOrderMod</w:t>
      </w:r>
      <w:r w:rsidR="009D4BBE">
        <w:br/>
        <w:t xml:space="preserve">                                 </w:t>
      </w:r>
      <w:r>
        <w:t xml:space="preserve"> nonOpaqueType</w:t>
      </w:r>
      <w:r w:rsidR="009D4BBE">
        <w:t>Mod</w:t>
      </w:r>
      <w:r>
        <w:t xml:space="preserve"> operand "," memoryOperand "," operand ","</w:t>
      </w:r>
      <w:r w:rsidR="00225D48">
        <w:br/>
        <w:t xml:space="preserve">                                 </w:t>
      </w:r>
      <w:r>
        <w:t xml:space="preserve"> operand ";"</w:t>
      </w:r>
      <w:r>
        <w:br/>
        <w:t xml:space="preserve">                                | ( "ldqueuereadindex" | "ldqueuewriteindex" )</w:t>
      </w:r>
      <w:r>
        <w:br/>
        <w:t xml:space="preserve">                                  segmentMod memOrderMod nonOpaqueType</w:t>
      </w:r>
      <w:r w:rsidR="00EF1618">
        <w:t>Mod</w:t>
      </w:r>
      <w:r>
        <w:br/>
        <w:t xml:space="preserve">                                  operand "," memoryOperand ";"</w:t>
      </w:r>
      <w:r>
        <w:br/>
        <w:t xml:space="preserve">                                | ( "stqueuereadindex" | "stqueuewriteindex" )</w:t>
      </w:r>
      <w:r>
        <w:br/>
        <w:t xml:space="preserve">                                  segmentMod memOrderMod nonOpaqueType</w:t>
      </w:r>
      <w:r w:rsidR="00C86A4B">
        <w:t>Mod</w:t>
      </w:r>
      <w:r>
        <w:br/>
        <w:t xml:space="preserve">                                  memoryOperand "," operand ";"</w:t>
      </w:r>
      <w:r>
        <w:br/>
        <w:t xml:space="preserve"> pragmaOperand                ::= TOKEN_STRING</w:t>
      </w:r>
      <w:r>
        <w:br/>
        <w:t xml:space="preserve">                                | </w:t>
      </w:r>
      <w:r w:rsidR="00033D69">
        <w:t>immediateOperand</w:t>
      </w:r>
      <w:r w:rsidR="0059061C">
        <w:br/>
        <w:t xml:space="preserve">                                | aggregateConstant</w:t>
      </w:r>
      <w:r>
        <w:br/>
        <w:t xml:space="preserve">                                | identifierOperand</w:t>
      </w:r>
      <w:r w:rsidR="00033D69">
        <w:br/>
        <w:t xml:space="preserve">                               </w:t>
      </w:r>
      <w:r w:rsidR="00B1572C">
        <w:t xml:space="preserve"> | TOKEN_LABEL_IDENTIFIER</w:t>
      </w:r>
      <w:r>
        <w:br/>
        <w:t xml:space="preserve"> operand                      ::= immediateOperand</w:t>
      </w:r>
      <w:r>
        <w:br/>
        <w:t xml:space="preserve">                                | identifierOperand</w:t>
      </w:r>
      <w:r>
        <w:br/>
        <w:t xml:space="preserve"> immediateOperand             ::= </w:t>
      </w:r>
      <w:r w:rsidR="00644B25">
        <w:t>integerConstant</w:t>
      </w:r>
      <w:r w:rsidR="00644B25">
        <w:br/>
        <w:t xml:space="preserve">                                | floatConstant</w:t>
      </w:r>
      <w:r w:rsidR="00644B25">
        <w:br/>
        <w:t xml:space="preserve">       </w:t>
      </w:r>
      <w:r w:rsidR="00786616">
        <w:t xml:space="preserve">                         | t</w:t>
      </w:r>
      <w:r w:rsidR="00644B25">
        <w:t>ypedConstant</w:t>
      </w:r>
      <w:r>
        <w:br/>
        <w:t xml:space="preserve">                                | TOKEN_WAVESIZE</w:t>
      </w:r>
      <w:r>
        <w:br/>
        <w:t xml:space="preserve"> memoryOperand                ::= symbolicAddressableOperand</w:t>
      </w:r>
      <w:r>
        <w:br/>
        <w:t xml:space="preserve">                                | offsetAddressableOperand</w:t>
      </w:r>
      <w:r>
        <w:br/>
        <w:t xml:space="preserve">                                | symbolicAddressableOperand offsetAddressableOperand</w:t>
      </w:r>
      <w:r>
        <w:br/>
        <w:t xml:space="preserve"> symbolicAddressableOperand   ::= "[" nonRegisterIdentifier "]"</w:t>
      </w:r>
      <w:r>
        <w:br/>
        <w:t xml:space="preserve"> offsetAddressableOperand     ::= "[" registerIdentifier "+" TOKEN_INTEGER_CONSTANT "]"</w:t>
      </w:r>
      <w:r>
        <w:br/>
        <w:t xml:space="preserve">                                | "[" registerIdentifier "-" TOKEN_INTEGER_CONSTANT "]"</w:t>
      </w:r>
      <w:r>
        <w:br/>
        <w:t xml:space="preserve">                                | "[" registerIdentifier "]"</w:t>
      </w:r>
      <w:r>
        <w:br/>
        <w:t xml:space="preserve">                                | "[" TOKEN_INTEGER_CONSTANT "]"</w:t>
      </w:r>
      <w:r>
        <w:br/>
        <w:t xml:space="preserve">                                | "[" "+" TOKEN_INTEGER_CONSTANT "]"</w:t>
      </w:r>
      <w:r>
        <w:br/>
        <w:t xml:space="preserve">                                | "[" "-" TOKEN_INTEGER_CONSTANT "]"</w:t>
      </w:r>
      <w:r>
        <w:br/>
        <w:t xml:space="preserve"> possibleVectorOperand        ::= operand</w:t>
      </w:r>
      <w:r>
        <w:br/>
        <w:t xml:space="preserve">                                | vectorOperand</w:t>
      </w:r>
      <w:r>
        <w:br/>
        <w:t xml:space="preserve"> vectorOperand                ::= "(" operandList ")"</w:t>
      </w:r>
      <w:r>
        <w:br/>
        <w:t xml:space="preserve"> operandList                  ::= { operand "," } operand</w:t>
      </w:r>
      <w:r>
        <w:br/>
        <w:t xml:space="preserve"> identifierOperand            ::= nonRegisterIdentifier</w:t>
      </w:r>
      <w:r>
        <w:br/>
        <w:t xml:space="preserve">                                | registerIdentifier</w:t>
      </w:r>
      <w:r>
        <w:br/>
        <w:t xml:space="preserve"> nonRegisterIdentifier        ::= TOKEN_GLOBAL_IDENTIFIER</w:t>
      </w:r>
      <w:r>
        <w:br/>
        <w:t xml:space="preserve">                                | TOKEN_LOCAL_IDENTIFIER</w:t>
      </w:r>
      <w:r>
        <w:br/>
        <w:t xml:space="preserve"> registerIdentifier           ::= TOKEN_CREGISTER</w:t>
      </w:r>
      <w:r>
        <w:br/>
        <w:t xml:space="preserve">                                | TOKEN_DREGISTER</w:t>
      </w:r>
      <w:r>
        <w:br/>
        <w:t xml:space="preserve">                                | TOKEN_QREGISTER</w:t>
      </w:r>
      <w:r>
        <w:br/>
        <w:t xml:space="preserve">                                | TOKEN_SREGISTER</w:t>
      </w:r>
      <w:r>
        <w:br/>
        <w:t xml:space="preserve"> variableSegment              ::= "readonly"</w:t>
      </w:r>
      <w:r>
        <w:br/>
        <w:t xml:space="preserve">                                | "global"</w:t>
      </w:r>
      <w:r>
        <w:br/>
        <w:t xml:space="preserve">                                | "private"</w:t>
      </w:r>
      <w:r>
        <w:br/>
        <w:t xml:space="preserve">                                | "group"</w:t>
      </w:r>
      <w:r>
        <w:br/>
        <w:t xml:space="preserve">                                | "spill"</w:t>
      </w:r>
      <w:r>
        <w:br/>
        <w:t xml:space="preserve">                                | "arg"</w:t>
      </w:r>
      <w:r>
        <w:br/>
        <w:t xml:space="preserve"> segmentMod                   ::= "_readonly"</w:t>
      </w:r>
      <w:r>
        <w:br/>
        <w:t xml:space="preserve">                                | "_kernarg"</w:t>
      </w:r>
      <w:r>
        <w:br/>
        <w:t xml:space="preserve">                                | "_global"</w:t>
      </w:r>
      <w:r>
        <w:br/>
        <w:t xml:space="preserve">                                | "_private"</w:t>
      </w:r>
      <w:r>
        <w:br/>
        <w:t xml:space="preserve">                                | "_arg"</w:t>
      </w:r>
      <w:r>
        <w:br/>
        <w:t xml:space="preserve">                                | "_group"</w:t>
      </w:r>
      <w:r>
        <w:br/>
        <w:t xml:space="preserve">                                | "_spill"</w:t>
      </w:r>
      <w:r>
        <w:br/>
        <w:t xml:space="preserve"> optSegmentMod                ::= [ segmentMod ]</w:t>
      </w:r>
      <w:r>
        <w:br/>
        <w:t xml:space="preserve"> optAlignMod                  ::= [ "_align" "(" TOKEN_INTEGER_CONSTANT ")" ]</w:t>
      </w:r>
      <w:r>
        <w:br/>
        <w:t xml:space="preserve"> optConstMod                  ::= [ "_const" ]</w:t>
      </w:r>
      <w:r>
        <w:br/>
        <w:t xml:space="preserve"> optEquivMod                  ::= [ "_equiv" "(" TOKEN_INTEGER_CONSTANT ")" ]</w:t>
      </w:r>
      <w:r>
        <w:br/>
        <w:t xml:space="preserve"> optNullMod                   ::= [ "_nonull" ]</w:t>
      </w:r>
      <w:r>
        <w:br/>
        <w:t xml:space="preserve"> optWidthMod                  ::= [ "_width" "("</w:t>
      </w:r>
      <w:r>
        <w:br/>
        <w:t xml:space="preserve">                                    ( "all"</w:t>
      </w:r>
      <w:r>
        <w:br/>
        <w:t xml:space="preserve">                                    | TOKEN_WAVESIZE</w:t>
      </w:r>
      <w:r>
        <w:br/>
        <w:t xml:space="preserve">                                    | TOKEN_INTEGER_CONSTANT</w:t>
      </w:r>
      <w:r>
        <w:br/>
        <w:t xml:space="preserve">                                    ) ")" ]</w:t>
      </w:r>
      <w:r>
        <w:br/>
        <w:t xml:space="preserve"> optVectorMod                 ::= [ vectorMod ]</w:t>
      </w:r>
      <w:r>
        <w:br/>
        <w:t xml:space="preserve"> vectorMod                    ::= "_v2"</w:t>
      </w:r>
      <w:r>
        <w:br/>
        <w:t xml:space="preserve">                                | "_v3"</w:t>
      </w:r>
      <w:r>
        <w:br/>
        <w:t xml:space="preserve">                                | "_v4"</w:t>
      </w:r>
      <w:r>
        <w:br/>
        <w:t xml:space="preserve"> optRoundingMod               ::= </w:t>
      </w:r>
      <w:r w:rsidR="0026312D">
        <w:t>optFtzMod</w:t>
      </w:r>
      <w:r>
        <w:t xml:space="preserve"> [ floatRoundingMod ]</w:t>
      </w:r>
      <w:r>
        <w:br/>
        <w:t xml:space="preserve"> </w:t>
      </w:r>
      <w:r w:rsidR="00AD2491">
        <w:t>o</w:t>
      </w:r>
      <w:r w:rsidR="0026312D">
        <w:t>ptFtzMod</w:t>
      </w:r>
      <w:r>
        <w:t xml:space="preserve">                    ::= [ "_ftz" ]</w:t>
      </w:r>
      <w:r>
        <w:br/>
        <w:t xml:space="preserve"> floatRoundingMod             ::= "_up"</w:t>
      </w:r>
      <w:r>
        <w:br/>
        <w:t xml:space="preserve">                                | "_down"</w:t>
      </w:r>
      <w:r>
        <w:br/>
        <w:t xml:space="preserve">                                | "_zero"</w:t>
      </w:r>
      <w:r>
        <w:br/>
        <w:t xml:space="preserve">                                | "_near"</w:t>
      </w:r>
      <w:r>
        <w:br/>
        <w:t xml:space="preserve"> intRoundingMod               ::= "_upi"</w:t>
      </w:r>
      <w:r>
        <w:br/>
        <w:t xml:space="preserve">                                | "_downi"</w:t>
      </w:r>
      <w:r>
        <w:br/>
        <w:t xml:space="preserve">                                | "_zeroi"</w:t>
      </w:r>
      <w:r>
        <w:br/>
        <w:t xml:space="preserve">                                | "_neari"</w:t>
      </w:r>
      <w:r>
        <w:br/>
        <w:t xml:space="preserve">                                | "_upi_sat"</w:t>
      </w:r>
      <w:r>
        <w:br/>
        <w:t xml:space="preserve">                                | "_downi_sat"</w:t>
      </w:r>
      <w:r>
        <w:br/>
        <w:t xml:space="preserve">                                | "_zeroi_sat"</w:t>
      </w:r>
      <w:r>
        <w:br/>
        <w:t xml:space="preserve">                                | "_neari_sat"</w:t>
      </w:r>
      <w:r>
        <w:br/>
        <w:t xml:space="preserve">                                | "_supi"</w:t>
      </w:r>
      <w:r>
        <w:br/>
        <w:t xml:space="preserve">                                | "_sdowni"</w:t>
      </w:r>
      <w:r>
        <w:br/>
        <w:t xml:space="preserve">                                | "_szeroi"</w:t>
      </w:r>
      <w:r>
        <w:br/>
        <w:t xml:space="preserve">                                | "_sneari"</w:t>
      </w:r>
      <w:r>
        <w:br/>
        <w:t xml:space="preserve">                                | "_supi_sat"</w:t>
      </w:r>
      <w:r>
        <w:br/>
        <w:t xml:space="preserve">                                | "_sdowni_sat"</w:t>
      </w:r>
      <w:r>
        <w:br/>
        <w:t xml:space="preserve">                                | "_szeroi_sat"</w:t>
      </w:r>
      <w:r>
        <w:br/>
        <w:t xml:space="preserve">                                | "_sneari_sat"</w:t>
      </w:r>
      <w:r>
        <w:br/>
        <w:t xml:space="preserve"> optPackingMod                ::= [ packingMod ]</w:t>
      </w:r>
      <w:r>
        <w:br/>
        <w:t xml:space="preserve"> packingMod                   ::= "_pp"</w:t>
      </w:r>
      <w:r>
        <w:br/>
        <w:t xml:space="preserve">                                | "_ps"</w:t>
      </w:r>
      <w:r>
        <w:br/>
        <w:t xml:space="preserve">                                | "_sp"</w:t>
      </w:r>
      <w:r>
        <w:br/>
        <w:t xml:space="preserve">                                | "_ss"</w:t>
      </w:r>
      <w:r>
        <w:br/>
        <w:t xml:space="preserve">                                | "_s"</w:t>
      </w:r>
      <w:r>
        <w:br/>
        <w:t xml:space="preserve">                                | "_p"</w:t>
      </w:r>
      <w:r>
        <w:br/>
        <w:t xml:space="preserve">                                | "_pp_sat"</w:t>
      </w:r>
      <w:r>
        <w:br/>
        <w:t xml:space="preserve">                                | "_ps_sat"</w:t>
      </w:r>
      <w:r>
        <w:br/>
        <w:t xml:space="preserve">                                | "_sp_sat"</w:t>
      </w:r>
      <w:r>
        <w:br/>
        <w:t xml:space="preserve">                                | "_ss_sat"</w:t>
      </w:r>
      <w:r>
        <w:br/>
        <w:t xml:space="preserve">                                | "_s_sat"</w:t>
      </w:r>
      <w:r>
        <w:br/>
        <w:t xml:space="preserve">                                | "_p_sat"</w:t>
      </w:r>
      <w:r>
        <w:br/>
      </w:r>
      <w:r w:rsidR="00CB72B9">
        <w:t xml:space="preserve"> </w:t>
      </w:r>
      <w:r w:rsidR="00CB72B9" w:rsidRPr="00CB72B9">
        <w:t>dataTypeMod                  ::= "_" dataType</w:t>
      </w:r>
      <w:r w:rsidR="00CB72B9">
        <w:br/>
      </w:r>
      <w:r>
        <w:t xml:space="preserve"> dataType                     ::= baseType</w:t>
      </w:r>
      <w:r>
        <w:br/>
        <w:t xml:space="preserve">                                | packedType</w:t>
      </w:r>
      <w:r>
        <w:br/>
        <w:t xml:space="preserve">                                | opaqueType</w:t>
      </w:r>
      <w:r w:rsidR="00A15A56">
        <w:br/>
        <w:t xml:space="preserve"> </w:t>
      </w:r>
      <w:r w:rsidR="00A15A56" w:rsidRPr="00A15A56">
        <w:t>nonOpaqueTypeMod             ::= "_" nonOpaqueType</w:t>
      </w:r>
      <w:r>
        <w:br/>
        <w:t xml:space="preserve"> nonOpaqueType                ::= baseType</w:t>
      </w:r>
      <w:r>
        <w:br/>
        <w:t xml:space="preserve">                                | packedType</w:t>
      </w:r>
      <w:r>
        <w:br/>
        <w:t xml:space="preserve"> baseType                     ::= int</w:t>
      </w:r>
      <w:r w:rsidR="00CB72B9">
        <w:t>eger</w:t>
      </w:r>
      <w:r>
        <w:t>Type</w:t>
      </w:r>
      <w:r>
        <w:br/>
        <w:t xml:space="preserve">                                | floatType</w:t>
      </w:r>
      <w:r>
        <w:br/>
        <w:t xml:space="preserve">                                | bitType</w:t>
      </w:r>
      <w:r>
        <w:br/>
        <w:t xml:space="preserve"> int</w:t>
      </w:r>
      <w:r w:rsidR="00CB72B9">
        <w:t>eger</w:t>
      </w:r>
      <w:r>
        <w:t>Type                  ::= "u8"</w:t>
      </w:r>
      <w:r>
        <w:br/>
        <w:t xml:space="preserve">                                | "s8"</w:t>
      </w:r>
      <w:r>
        <w:br/>
        <w:t xml:space="preserve">                                | "u16"</w:t>
      </w:r>
      <w:r>
        <w:br/>
        <w:t xml:space="preserve">                                | "s16"</w:t>
      </w:r>
      <w:r>
        <w:br/>
        <w:t xml:space="preserve">                                | "u32"</w:t>
      </w:r>
      <w:r>
        <w:br/>
        <w:t xml:space="preserve">                                | "s32"</w:t>
      </w:r>
      <w:r>
        <w:br/>
        <w:t xml:space="preserve">                                | "u64"</w:t>
      </w:r>
      <w:r>
        <w:br/>
        <w:t xml:space="preserve">                                | "s64"</w:t>
      </w:r>
      <w:r>
        <w:br/>
        <w:t xml:space="preserve"> bitType                      ::= "b1"</w:t>
      </w:r>
      <w:r>
        <w:br/>
        <w:t xml:space="preserve">                                | "b8"</w:t>
      </w:r>
      <w:r>
        <w:br/>
        <w:t xml:space="preserve">                                | "b16"</w:t>
      </w:r>
      <w:r>
        <w:br/>
        <w:t xml:space="preserve">                                | "b32"</w:t>
      </w:r>
      <w:r>
        <w:br/>
        <w:t xml:space="preserve">                                | "b64"</w:t>
      </w:r>
      <w:r>
        <w:br/>
        <w:t xml:space="preserve">                                | "b128"</w:t>
      </w:r>
      <w:r>
        <w:br/>
      </w:r>
      <w:r w:rsidR="00E1262B">
        <w:t xml:space="preserve"> floatType                    ::= "f16"</w:t>
      </w:r>
      <w:r w:rsidR="00E1262B">
        <w:br/>
        <w:t xml:space="preserve">                                | "f32"</w:t>
      </w:r>
      <w:r w:rsidR="00E1262B">
        <w:br/>
        <w:t xml:space="preserve">                                | "f64"</w:t>
      </w:r>
      <w:r w:rsidR="00E1262B">
        <w:br/>
      </w:r>
      <w:r>
        <w:t xml:space="preserve"> packedType                   ::= </w:t>
      </w:r>
      <w:r w:rsidR="008B1A70">
        <w:t>integerPackedType</w:t>
      </w:r>
      <w:r w:rsidR="008B1A70">
        <w:br/>
        <w:t xml:space="preserve">                                | halfPackedType</w:t>
      </w:r>
      <w:r w:rsidR="008B1A70">
        <w:br/>
      </w:r>
      <w:r w:rsidR="00786616">
        <w:t xml:space="preserve">                                | singlePackedType</w:t>
      </w:r>
      <w:r w:rsidR="00786616">
        <w:br/>
        <w:t xml:space="preserve">                                | doublePackedType</w:t>
      </w:r>
      <w:r w:rsidR="00786616">
        <w:br/>
      </w:r>
      <w:r w:rsidR="00D7321F">
        <w:t xml:space="preserve"> </w:t>
      </w:r>
      <w:r w:rsidR="008B1A70">
        <w:t xml:space="preserve">integerPackedType </w:t>
      </w:r>
      <w:r w:rsidR="00D7321F">
        <w:t xml:space="preserve">    </w:t>
      </w:r>
      <w:r w:rsidR="008B1A70">
        <w:t xml:space="preserve">       ::= </w:t>
      </w:r>
      <w:r>
        <w:t>"u8x4"</w:t>
      </w:r>
      <w:r>
        <w:br/>
        <w:t xml:space="preserve">                                | "s8x4"</w:t>
      </w:r>
      <w:r>
        <w:br/>
        <w:t xml:space="preserve">                                | "u16x2"</w:t>
      </w:r>
      <w:r>
        <w:br/>
        <w:t xml:space="preserve">                                | "s16x2"</w:t>
      </w:r>
      <w:r>
        <w:br/>
        <w:t xml:space="preserve">                                | "u8x8"</w:t>
      </w:r>
      <w:r>
        <w:br/>
        <w:t xml:space="preserve">                                | "s8x8"</w:t>
      </w:r>
      <w:r>
        <w:br/>
        <w:t xml:space="preserve">                                | "u16x4"</w:t>
      </w:r>
      <w:r>
        <w:br/>
        <w:t xml:space="preserve">                                | "s16x4"</w:t>
      </w:r>
      <w:r>
        <w:br/>
        <w:t xml:space="preserve">                                | "u32x2"</w:t>
      </w:r>
      <w:r>
        <w:br/>
        <w:t xml:space="preserve">                                | "s32x2"</w:t>
      </w:r>
      <w:r>
        <w:br/>
        <w:t xml:space="preserve">                                | "u8x16"</w:t>
      </w:r>
      <w:r>
        <w:br/>
        <w:t xml:space="preserve">                                | "s8x16"</w:t>
      </w:r>
      <w:r>
        <w:br/>
        <w:t xml:space="preserve">                                | "u16x8"</w:t>
      </w:r>
      <w:r>
        <w:br/>
        <w:t xml:space="preserve">                                | "s16x8"</w:t>
      </w:r>
      <w:r>
        <w:br/>
        <w:t xml:space="preserve">                                | "u32x4"</w:t>
      </w:r>
      <w:r>
        <w:br/>
        <w:t xml:space="preserve">                                | "s32x4"</w:t>
      </w:r>
      <w:r>
        <w:br/>
        <w:t xml:space="preserve">                                | "u64x2"</w:t>
      </w:r>
      <w:r>
        <w:br/>
        <w:t xml:space="preserve">                                | "s64x2"</w:t>
      </w:r>
      <w:r>
        <w:br/>
      </w:r>
      <w:r w:rsidR="008B1A70">
        <w:t xml:space="preserve"> halfPackedType               ::= "f16x2"</w:t>
      </w:r>
      <w:r w:rsidR="008B1A70">
        <w:br/>
        <w:t xml:space="preserve">                                | "f16x4"</w:t>
      </w:r>
      <w:r w:rsidR="008B1A70">
        <w:br/>
        <w:t xml:space="preserve">                                | "f16x8"</w:t>
      </w:r>
      <w:r>
        <w:br/>
      </w:r>
      <w:r w:rsidR="00786616">
        <w:t xml:space="preserve"> singlePackedType             ::= "f32x2"</w:t>
      </w:r>
      <w:r w:rsidR="00786616">
        <w:br/>
        <w:t xml:space="preserve">                                | "f32x4"</w:t>
      </w:r>
      <w:r w:rsidR="00786616">
        <w:br/>
        <w:t xml:space="preserve"> doublePackedType             ::= "f64x2"</w:t>
      </w:r>
      <w:r w:rsidR="00786616">
        <w:br/>
      </w:r>
      <w:r>
        <w:t xml:space="preserve"> opaqueType                   ::= imageType</w:t>
      </w:r>
      <w:r>
        <w:br/>
        <w:t xml:space="preserve">                                | samplerType</w:t>
      </w:r>
      <w:r>
        <w:br/>
        <w:t xml:space="preserve">                                | signalType</w:t>
      </w:r>
      <w:r w:rsidR="00A67AEE">
        <w:br/>
        <w:t xml:space="preserve"> </w:t>
      </w:r>
      <w:r w:rsidR="00A67AEE" w:rsidRPr="00A67AEE">
        <w:t>imageTypeMod                 ::= "_" imageType</w:t>
      </w:r>
      <w:r>
        <w:br/>
        <w:t xml:space="preserve"> imageType                    ::= "roimg"</w:t>
      </w:r>
      <w:r>
        <w:br/>
        <w:t xml:space="preserve">                                | "woimg"</w:t>
      </w:r>
      <w:r>
        <w:br/>
        <w:t xml:space="preserve">                                | "rwimg"</w:t>
      </w:r>
      <w:r w:rsidR="00A67AEE">
        <w:br/>
        <w:t xml:space="preserve"> </w:t>
      </w:r>
      <w:r w:rsidR="00A67AEE" w:rsidRPr="00A67AEE">
        <w:t>samplerTypeMod               ::= "_" samplerType</w:t>
      </w:r>
      <w:r>
        <w:br/>
        <w:t xml:space="preserve"> samplerType                  ::= "samp"</w:t>
      </w:r>
      <w:r w:rsidR="00A67AEE">
        <w:br/>
        <w:t xml:space="preserve"> </w:t>
      </w:r>
      <w:r w:rsidR="00A67AEE" w:rsidRPr="00A67AEE">
        <w:t>signalTypeMod                ::= "_" signalType</w:t>
      </w:r>
      <w:r>
        <w:br/>
        <w:t xml:space="preserve"> signalType                   ::= "sig32"</w:t>
      </w:r>
      <w:r>
        <w:br/>
        <w:t xml:space="preserve">                                | "sig64"</w:t>
      </w:r>
    </w:p>
    <w:p w14:paraId="68FC52E6" w14:textId="77777777" w:rsidR="008A5E4E" w:rsidRDefault="0065745B">
      <w:pPr>
        <w:pStyle w:val="h1Appx"/>
      </w:pPr>
      <w:bookmarkStart w:id="1351" w:name="_Toc396034543"/>
      <w:r>
        <w:t xml:space="preserve">Appendix A. </w:t>
      </w:r>
      <w:r>
        <w:br/>
      </w:r>
      <w:bookmarkStart w:id="1352" w:name="_Ref1252504519"/>
      <w:r>
        <w:t>Limits</w:t>
      </w:r>
      <w:bookmarkEnd w:id="1351"/>
      <w:bookmarkEnd w:id="1352"/>
    </w:p>
    <w:p w14:paraId="33052AAE" w14:textId="77777777" w:rsidR="008A5E4E" w:rsidRDefault="0065745B">
      <w:pPr>
        <w:pStyle w:val="p"/>
      </w:pPr>
      <w:r>
        <w:t>This appendix lists the maximum or minimum values that HSA implementations must support:</w:t>
      </w:r>
    </w:p>
    <w:p w14:paraId="684328FB" w14:textId="77777777" w:rsidR="00463B17" w:rsidRDefault="00A76EB4">
      <w:pPr>
        <w:pStyle w:val="li"/>
        <w:numPr>
          <w:ilvl w:val="0"/>
          <w:numId w:val="307"/>
        </w:numPr>
        <w:spacing w:before="320"/>
        <w:ind w:left="600"/>
      </w:pPr>
      <w:r>
        <w:rPr>
          <w:rStyle w:val="code1"/>
        </w:rPr>
        <w:t>c</w:t>
      </w:r>
      <w:r>
        <w:t xml:space="preserve"> registers: </w:t>
      </w:r>
      <w:r w:rsidR="00463B17">
        <w:t xml:space="preserve">The </w:t>
      </w:r>
      <w:r w:rsidR="00463B17">
        <w:rPr>
          <w:rStyle w:val="code1"/>
        </w:rPr>
        <w:t>c</w:t>
      </w:r>
      <w:r w:rsidR="00463B17">
        <w:t xml:space="preserve"> registers in HSAIL are a single pool of resources per function scope. It is an error if the value </w:t>
      </w:r>
      <w:r w:rsidR="00463B17">
        <w:rPr>
          <w:rStyle w:val="code1"/>
        </w:rPr>
        <w:t>(c</w:t>
      </w:r>
      <w:r w:rsidR="00463B17">
        <w:rPr>
          <w:rStyle w:val="sub2"/>
        </w:rPr>
        <w:t>max</w:t>
      </w:r>
      <w:r w:rsidR="00463B17">
        <w:rPr>
          <w:rStyle w:val="code1"/>
        </w:rPr>
        <w:t>+1)</w:t>
      </w:r>
      <w:r w:rsidR="00463B17">
        <w:t xml:space="preserve"> exceeds 128 for any kernel or function definition, where </w:t>
      </w:r>
      <w:r w:rsidR="00463B17">
        <w:rPr>
          <w:rStyle w:val="code1"/>
        </w:rPr>
        <w:t>c</w:t>
      </w:r>
      <w:r w:rsidR="00463B17">
        <w:rPr>
          <w:rStyle w:val="sub2"/>
        </w:rPr>
        <w:t>max</w:t>
      </w:r>
      <w:r w:rsidR="00463B17">
        <w:t xml:space="preserve"> is the highest </w:t>
      </w:r>
      <w:r w:rsidR="00463B17">
        <w:rPr>
          <w:rStyle w:val="code1"/>
        </w:rPr>
        <w:t>c</w:t>
      </w:r>
      <w:r w:rsidR="00463B17">
        <w:t xml:space="preserve"> register number in the kernel or function code block, or -1 if no </w:t>
      </w:r>
      <w:r w:rsidR="00463B17">
        <w:rPr>
          <w:rStyle w:val="code1"/>
        </w:rPr>
        <w:t>c</w:t>
      </w:r>
      <w:r w:rsidR="00463B17">
        <w:t xml:space="preserve"> registers are used. For example, if a function code block only uses registers </w:t>
      </w:r>
      <w:r w:rsidR="00463B17">
        <w:rPr>
          <w:rStyle w:val="code1"/>
        </w:rPr>
        <w:t>$c0</w:t>
      </w:r>
      <w:r w:rsidR="00463B17">
        <w:t xml:space="preserve"> and </w:t>
      </w:r>
      <w:r w:rsidR="00463B17">
        <w:rPr>
          <w:rStyle w:val="code1"/>
        </w:rPr>
        <w:t>$c7</w:t>
      </w:r>
      <w:r w:rsidR="00463B17">
        <w:t xml:space="preserve">, then </w:t>
      </w:r>
      <w:r w:rsidR="00463B17">
        <w:rPr>
          <w:rStyle w:val="code1"/>
        </w:rPr>
        <w:t>c</w:t>
      </w:r>
      <w:r w:rsidR="00463B17">
        <w:rPr>
          <w:rStyle w:val="sub2"/>
        </w:rPr>
        <w:t>max</w:t>
      </w:r>
      <w:r w:rsidR="00463B17">
        <w:t xml:space="preserve"> is 7 not 2.</w:t>
      </w:r>
    </w:p>
    <w:p w14:paraId="738801DE" w14:textId="77777777" w:rsidR="00463B17" w:rsidRDefault="00A76EB4">
      <w:pPr>
        <w:pStyle w:val="li"/>
        <w:numPr>
          <w:ilvl w:val="0"/>
          <w:numId w:val="307"/>
        </w:numPr>
        <w:spacing w:before="320"/>
        <w:ind w:left="600"/>
      </w:pPr>
      <w:r>
        <w:rPr>
          <w:rStyle w:val="code1"/>
        </w:rPr>
        <w:t>s</w:t>
      </w:r>
      <w:r>
        <w:t xml:space="preserve">, </w:t>
      </w:r>
      <w:r>
        <w:rPr>
          <w:rStyle w:val="code1"/>
        </w:rPr>
        <w:t>d</w:t>
      </w:r>
      <w:r>
        <w:t xml:space="preserve">, and </w:t>
      </w:r>
      <w:r>
        <w:rPr>
          <w:rStyle w:val="code1"/>
        </w:rPr>
        <w:t>q</w:t>
      </w:r>
      <w:r>
        <w:t xml:space="preserve"> registers: </w:t>
      </w:r>
      <w:r w:rsidR="00463B17">
        <w:t xml:space="preserve">The </w:t>
      </w:r>
      <w:r w:rsidR="00463B17">
        <w:rPr>
          <w:rStyle w:val="code1"/>
        </w:rPr>
        <w:t>s</w:t>
      </w:r>
      <w:r w:rsidR="00463B17">
        <w:t xml:space="preserve">, </w:t>
      </w:r>
      <w:r w:rsidR="00463B17">
        <w:rPr>
          <w:rStyle w:val="code1"/>
        </w:rPr>
        <w:t>d</w:t>
      </w:r>
      <w:r w:rsidR="00463B17">
        <w:t xml:space="preserve">, and </w:t>
      </w:r>
      <w:r w:rsidR="00463B17">
        <w:rPr>
          <w:rStyle w:val="code1"/>
        </w:rPr>
        <w:t>q</w:t>
      </w:r>
      <w:r w:rsidR="00463B17">
        <w:t xml:space="preserve"> registers in HSAIL share a single pool of resources per function scope. It is an error if the value </w:t>
      </w:r>
      <w:r w:rsidR="00463B17">
        <w:rPr>
          <w:rStyle w:val="code1"/>
        </w:rPr>
        <w:t>((s</w:t>
      </w:r>
      <w:r w:rsidR="00463B17">
        <w:rPr>
          <w:rStyle w:val="sub2"/>
        </w:rPr>
        <w:t>max</w:t>
      </w:r>
      <w:r w:rsidR="00463B17">
        <w:rPr>
          <w:rStyle w:val="code1"/>
        </w:rPr>
        <w:t>+1) + 2*(d</w:t>
      </w:r>
      <w:r w:rsidR="00463B17">
        <w:rPr>
          <w:rStyle w:val="sub2"/>
        </w:rPr>
        <w:t>max</w:t>
      </w:r>
      <w:r w:rsidR="00463B17">
        <w:rPr>
          <w:rStyle w:val="code1"/>
        </w:rPr>
        <w:t>+1) + 4*(q</w:t>
      </w:r>
      <w:r w:rsidR="00463B17">
        <w:rPr>
          <w:rStyle w:val="sub2"/>
        </w:rPr>
        <w:t>max</w:t>
      </w:r>
      <w:r w:rsidR="00463B17">
        <w:rPr>
          <w:rStyle w:val="code1"/>
        </w:rPr>
        <w:t>+1))</w:t>
      </w:r>
      <w:r w:rsidR="00463B17">
        <w:t xml:space="preserve"> exceeds 2048 for any kernel or function definition, where </w:t>
      </w:r>
      <w:r w:rsidR="00463B17">
        <w:rPr>
          <w:rStyle w:val="code1"/>
        </w:rPr>
        <w:t>s</w:t>
      </w:r>
      <w:r w:rsidR="00463B17">
        <w:rPr>
          <w:rStyle w:val="sub2"/>
        </w:rPr>
        <w:t>max</w:t>
      </w:r>
      <w:r w:rsidR="00463B17">
        <w:t xml:space="preserve">, </w:t>
      </w:r>
      <w:r w:rsidR="00463B17">
        <w:rPr>
          <w:rStyle w:val="code1"/>
        </w:rPr>
        <w:t>d</w:t>
      </w:r>
      <w:r w:rsidR="00463B17">
        <w:rPr>
          <w:rStyle w:val="sub2"/>
        </w:rPr>
        <w:t>max</w:t>
      </w:r>
      <w:r w:rsidR="00463B17">
        <w:t xml:space="preserve">, and </w:t>
      </w:r>
      <w:r w:rsidR="00463B17">
        <w:rPr>
          <w:rStyle w:val="code1"/>
        </w:rPr>
        <w:t>q</w:t>
      </w:r>
      <w:r w:rsidR="00463B17">
        <w:rPr>
          <w:rStyle w:val="sub2"/>
        </w:rPr>
        <w:t>max</w:t>
      </w:r>
      <w:r w:rsidR="00463B17">
        <w:t xml:space="preserve"> are the highest register number in the kernel or function code block for the corresponding register type, or -1 if no registers of that type are used. For example, if a function code block only uses registers </w:t>
      </w:r>
      <w:r w:rsidR="00463B17">
        <w:rPr>
          <w:rStyle w:val="code1"/>
        </w:rPr>
        <w:t>$s0</w:t>
      </w:r>
      <w:r w:rsidR="00463B17">
        <w:t xml:space="preserve"> and </w:t>
      </w:r>
      <w:r w:rsidR="00463B17">
        <w:rPr>
          <w:rStyle w:val="code1"/>
        </w:rPr>
        <w:t>$s7</w:t>
      </w:r>
      <w:r w:rsidR="00463B17">
        <w:t xml:space="preserve">, then </w:t>
      </w:r>
      <w:r w:rsidR="00463B17">
        <w:rPr>
          <w:rStyle w:val="code1"/>
        </w:rPr>
        <w:t>s</w:t>
      </w:r>
      <w:r w:rsidR="00463B17">
        <w:rPr>
          <w:rStyle w:val="sub2"/>
        </w:rPr>
        <w:t>max</w:t>
      </w:r>
      <w:r w:rsidR="00463B17">
        <w:t xml:space="preserve"> is 7 not 2.</w:t>
      </w:r>
    </w:p>
    <w:p w14:paraId="43BC95F0" w14:textId="77777777" w:rsidR="008A5E4E" w:rsidRDefault="0065745B">
      <w:pPr>
        <w:pStyle w:val="li"/>
        <w:numPr>
          <w:ilvl w:val="0"/>
          <w:numId w:val="307"/>
        </w:numPr>
        <w:spacing w:before="320"/>
        <w:ind w:left="600"/>
      </w:pPr>
      <w:r>
        <w:t xml:space="preserve">Equivalence classes: Every implementation must support exactly 256 classes. </w:t>
      </w:r>
    </w:p>
    <w:p w14:paraId="48116205" w14:textId="49342C67" w:rsidR="00F248D1" w:rsidRDefault="00F248D1">
      <w:pPr>
        <w:pStyle w:val="li"/>
        <w:numPr>
          <w:ilvl w:val="0"/>
          <w:numId w:val="307"/>
        </w:numPr>
        <w:ind w:left="600"/>
      </w:pPr>
      <w:r>
        <w:t>Identifiers: Every HSAIL implementation must support identifiers with names whose size ranges from 1 to 1024 characters. Implementations are allowed to support longer names.</w:t>
      </w:r>
    </w:p>
    <w:p w14:paraId="34D0EE6E" w14:textId="77777777" w:rsidR="008A5E4E" w:rsidRDefault="0065745B">
      <w:pPr>
        <w:pStyle w:val="li"/>
        <w:numPr>
          <w:ilvl w:val="0"/>
          <w:numId w:val="307"/>
        </w:numPr>
        <w:ind w:left="600"/>
      </w:pPr>
      <w:r>
        <w:t>Work-group size: Every implementation must support work-group sizes of 256 or larger. The work-group size is the product of the three work-group dimensions.</w:t>
      </w:r>
    </w:p>
    <w:p w14:paraId="4E57CE6C" w14:textId="77777777" w:rsidR="008A5E4E" w:rsidRDefault="0065745B">
      <w:pPr>
        <w:pStyle w:val="li"/>
        <w:numPr>
          <w:ilvl w:val="0"/>
          <w:numId w:val="307"/>
        </w:numPr>
        <w:ind w:left="600"/>
      </w:pPr>
      <w:r>
        <w:t>Wavefront size: Every implementation must have a wavefront size that is a power of 2 in the range from 1 to 256 inclusive.</w:t>
      </w:r>
    </w:p>
    <w:p w14:paraId="1996E49F" w14:textId="77777777" w:rsidR="008A5E4E" w:rsidRDefault="0065745B">
      <w:pPr>
        <w:pStyle w:val="li"/>
        <w:numPr>
          <w:ilvl w:val="0"/>
          <w:numId w:val="307"/>
        </w:numPr>
        <w:ind w:left="600"/>
      </w:pPr>
      <w:r>
        <w:t>Flattened ID (work-item flattened ID, work-item absolute flattened ID, and work-group flattened ID): Every implementation must support flattened IDs of 2</w:t>
      </w:r>
      <w:r>
        <w:rPr>
          <w:rStyle w:val="sup"/>
        </w:rPr>
        <w:t>32</w:t>
      </w:r>
      <w:r>
        <w:t xml:space="preserve"> - 1. </w:t>
      </w:r>
    </w:p>
    <w:p w14:paraId="4CCD6401" w14:textId="77777777" w:rsidR="008A5E4E" w:rsidRDefault="0065745B">
      <w:pPr>
        <w:pStyle w:val="li"/>
        <w:numPr>
          <w:ilvl w:val="0"/>
          <w:numId w:val="307"/>
        </w:numPr>
        <w:ind w:left="600"/>
      </w:pPr>
      <w:r>
        <w:t xml:space="preserve">Number of work-groups: The only limit on the number of work-groups in a single kernel dispatch is a consequence of the size of the flattened IDs. </w:t>
      </w:r>
    </w:p>
    <w:p w14:paraId="7E8255B3" w14:textId="77777777" w:rsidR="008A5E4E" w:rsidRDefault="0065745B">
      <w:pPr>
        <w:pStyle w:val="p1"/>
      </w:pPr>
      <w:r>
        <w:t>Because each flattened ID is guaranteed to fit in 32 bits, the maximum number of work-groups in a single grid is limited to 2</w:t>
      </w:r>
      <w:r>
        <w:rPr>
          <w:rStyle w:val="sup"/>
        </w:rPr>
        <w:t>32</w:t>
      </w:r>
      <w:r>
        <w:t xml:space="preserve"> - 1.</w:t>
      </w:r>
    </w:p>
    <w:p w14:paraId="691E9DF9" w14:textId="77777777" w:rsidR="008A5E4E" w:rsidRDefault="0065745B">
      <w:pPr>
        <w:pStyle w:val="li"/>
        <w:numPr>
          <w:ilvl w:val="0"/>
          <w:numId w:val="307"/>
        </w:numPr>
        <w:ind w:left="600"/>
      </w:pPr>
      <w:r>
        <w:t>Grid dimensions: Every implementation must support up to 2</w:t>
      </w:r>
      <w:r>
        <w:rPr>
          <w:rStyle w:val="sup"/>
        </w:rPr>
        <w:t>32</w:t>
      </w:r>
      <w:r>
        <w:t xml:space="preserve"> - 1 sizes in each grid dimension. The product of the three is also limited to 2</w:t>
      </w:r>
      <w:r>
        <w:rPr>
          <w:rStyle w:val="sup"/>
        </w:rPr>
        <w:t>32</w:t>
      </w:r>
      <w:r>
        <w:t xml:space="preserve"> - 1. </w:t>
      </w:r>
    </w:p>
    <w:p w14:paraId="569F53AA" w14:textId="77777777" w:rsidR="008A5E4E" w:rsidRDefault="0065745B">
      <w:pPr>
        <w:pStyle w:val="li"/>
        <w:numPr>
          <w:ilvl w:val="0"/>
          <w:numId w:val="307"/>
        </w:numPr>
        <w:ind w:left="600"/>
      </w:pPr>
      <w:r>
        <w:t>Number of fbarriers: Every implementation must support at least 32 fbarriers per work-group.</w:t>
      </w:r>
    </w:p>
    <w:p w14:paraId="3959846A" w14:textId="77777777" w:rsidR="008A5E4E" w:rsidRDefault="0065745B">
      <w:pPr>
        <w:pStyle w:val="li"/>
        <w:numPr>
          <w:ilvl w:val="0"/>
          <w:numId w:val="307"/>
        </w:numPr>
        <w:ind w:left="600"/>
      </w:pPr>
      <w:r>
        <w:t xml:space="preserve">Size of group segment memory: Every implementation must support at least 32K bytes of group segment memory per compute unit for group segment variables. This amount might be reduced if an implementation uses group memory for the implementation of other HSAIL features such as fbarriers (see </w:t>
      </w:r>
      <w:r>
        <w:rPr>
          <w:rStyle w:val="xref1"/>
        </w:rPr>
        <w:t>9.2. Fine-Grain Barrier (fbar) Operations (</w:t>
      </w:r>
      <w:r w:rsidR="009A76EE" w:rsidRPr="008A5E4E">
        <w:fldChar w:fldCharType="begin"/>
      </w:r>
      <w:r w:rsidR="008A5E4E">
        <w:instrText xml:space="preserve"> PAGEREF _Ref-1753432683 \p \h  \* MERGEFORMAT </w:instrText>
      </w:r>
      <w:r w:rsidR="009A76EE" w:rsidRPr="008A5E4E">
        <w:fldChar w:fldCharType="separate"/>
      </w:r>
      <w:r w:rsidR="00533AF0" w:rsidRPr="00533AF0">
        <w:rPr>
          <w:rStyle w:val="xref1"/>
          <w:noProof/>
        </w:rPr>
        <w:t>on</w:t>
      </w:r>
      <w:r w:rsidR="00533AF0">
        <w:rPr>
          <w:noProof/>
        </w:rPr>
        <w:t xml:space="preserve"> page 230</w:t>
      </w:r>
      <w:r w:rsidR="009A76EE" w:rsidRPr="008A5E4E">
        <w:rPr>
          <w:rStyle w:val="xref1"/>
        </w:rPr>
        <w:fldChar w:fldCharType="end"/>
      </w:r>
      <w:r>
        <w:rPr>
          <w:rStyle w:val="xref1"/>
        </w:rPr>
        <w:t>)</w:t>
      </w:r>
      <w:r>
        <w:t xml:space="preserve">) and the exception detection operations (see </w:t>
      </w:r>
      <w:r>
        <w:rPr>
          <w:rStyle w:val="xref1"/>
        </w:rPr>
        <w:t>11.2. Exception Operations (</w:t>
      </w:r>
      <w:r w:rsidR="009A76EE" w:rsidRPr="008A5E4E">
        <w:fldChar w:fldCharType="begin"/>
      </w:r>
      <w:r w:rsidR="008A5E4E">
        <w:instrText xml:space="preserve"> PAGEREF _Ref85557310 \p \h  \* MERGEFORMAT </w:instrText>
      </w:r>
      <w:r w:rsidR="009A76EE" w:rsidRPr="008A5E4E">
        <w:fldChar w:fldCharType="separate"/>
      </w:r>
      <w:r w:rsidR="00533AF0" w:rsidRPr="00533AF0">
        <w:rPr>
          <w:rStyle w:val="xref1"/>
          <w:noProof/>
        </w:rPr>
        <w:t>on</w:t>
      </w:r>
      <w:r w:rsidR="00533AF0">
        <w:rPr>
          <w:noProof/>
        </w:rPr>
        <w:t xml:space="preserve"> page 266</w:t>
      </w:r>
      <w:r w:rsidR="009A76EE" w:rsidRPr="008A5E4E">
        <w:rPr>
          <w:rStyle w:val="xref1"/>
        </w:rPr>
        <w:fldChar w:fldCharType="end"/>
      </w:r>
      <w:r>
        <w:rPr>
          <w:rStyle w:val="xref1"/>
        </w:rPr>
        <w:t>)</w:t>
      </w:r>
      <w:r>
        <w:t>).</w:t>
      </w:r>
    </w:p>
    <w:p w14:paraId="3A39A050" w14:textId="77777777" w:rsidR="008A5E4E" w:rsidRDefault="0065745B">
      <w:pPr>
        <w:pStyle w:val="li"/>
        <w:numPr>
          <w:ilvl w:val="0"/>
          <w:numId w:val="307"/>
        </w:numPr>
        <w:ind w:left="600"/>
      </w:pPr>
      <w:r>
        <w:t xml:space="preserve">Size of private segment memory: Every implementation must support at least 64K bytes of private segment memory per work-group. </w:t>
      </w:r>
    </w:p>
    <w:p w14:paraId="4FC7F3AE" w14:textId="77777777" w:rsidR="008A5E4E" w:rsidRDefault="0065745B">
      <w:pPr>
        <w:pStyle w:val="li"/>
        <w:numPr>
          <w:ilvl w:val="0"/>
          <w:numId w:val="307"/>
        </w:numPr>
        <w:ind w:left="600"/>
      </w:pPr>
      <w:r>
        <w:t xml:space="preserve">Size of kernarg segment memory: Every implementation must support at least 1K bytes of kernarg segment memory per dispatch (see </w:t>
      </w:r>
      <w:r>
        <w:rPr>
          <w:rStyle w:val="xref1"/>
        </w:rPr>
        <w:t>4.21. Kernarg Segment (</w:t>
      </w:r>
      <w:r w:rsidR="009A76EE" w:rsidRPr="008A5E4E">
        <w:fldChar w:fldCharType="begin"/>
      </w:r>
      <w:r w:rsidR="008A5E4E">
        <w:instrText xml:space="preserve"> PAGEREF _Ref1156593515 \p \h  \* MERGEFORMAT </w:instrText>
      </w:r>
      <w:r w:rsidR="009A76EE" w:rsidRPr="008A5E4E">
        <w:fldChar w:fldCharType="separate"/>
      </w:r>
      <w:r w:rsidR="00533AF0" w:rsidRPr="00533AF0">
        <w:rPr>
          <w:rStyle w:val="xref1"/>
          <w:noProof/>
        </w:rPr>
        <w:t>on</w:t>
      </w:r>
      <w:r w:rsidR="00533AF0">
        <w:rPr>
          <w:noProof/>
        </w:rPr>
        <w:t xml:space="preserve"> page 96</w:t>
      </w:r>
      <w:r w:rsidR="009A76EE" w:rsidRPr="008A5E4E">
        <w:rPr>
          <w:rStyle w:val="xref1"/>
        </w:rPr>
        <w:fldChar w:fldCharType="end"/>
      </w:r>
      <w:r>
        <w:rPr>
          <w:rStyle w:val="xref1"/>
        </w:rPr>
        <w:t>)</w:t>
      </w:r>
      <w:r>
        <w:t xml:space="preserve">). </w:t>
      </w:r>
    </w:p>
    <w:p w14:paraId="44DC3327" w14:textId="77777777" w:rsidR="008A5E4E" w:rsidRDefault="0065745B">
      <w:pPr>
        <w:pStyle w:val="li"/>
        <w:numPr>
          <w:ilvl w:val="0"/>
          <w:numId w:val="307"/>
        </w:numPr>
        <w:ind w:left="600"/>
      </w:pPr>
      <w:r>
        <w:t xml:space="preserve">Size of arg segment memory: Every implementation must support at least 64 bytes of arg segment variables per argument scope (see </w:t>
      </w:r>
      <w:r>
        <w:rPr>
          <w:rStyle w:val="xref1"/>
        </w:rPr>
        <w:t>10.2. Function Call Argument Passing (</w:t>
      </w:r>
      <w:r w:rsidR="009A76EE" w:rsidRPr="008A5E4E">
        <w:fldChar w:fldCharType="begin"/>
      </w:r>
      <w:r w:rsidR="008A5E4E">
        <w:instrText xml:space="preserve"> PAGEREF _Ref-1311435165 \p \h  \* MERGEFORMAT </w:instrText>
      </w:r>
      <w:r w:rsidR="009A76EE" w:rsidRPr="008A5E4E">
        <w:fldChar w:fldCharType="separate"/>
      </w:r>
      <w:r w:rsidR="00533AF0" w:rsidRPr="00533AF0">
        <w:rPr>
          <w:rStyle w:val="xref1"/>
          <w:noProof/>
        </w:rPr>
        <w:t>on</w:t>
      </w:r>
      <w:r w:rsidR="00533AF0">
        <w:rPr>
          <w:noProof/>
        </w:rPr>
        <w:t xml:space="preserve"> page 246</w:t>
      </w:r>
      <w:r w:rsidR="009A76EE" w:rsidRPr="008A5E4E">
        <w:rPr>
          <w:rStyle w:val="xref1"/>
        </w:rPr>
        <w:fldChar w:fldCharType="end"/>
      </w:r>
      <w:r>
        <w:rPr>
          <w:rStyle w:val="xref1"/>
        </w:rPr>
        <w:t>)</w:t>
      </w:r>
      <w:r>
        <w:t xml:space="preserve">). </w:t>
      </w:r>
    </w:p>
    <w:p w14:paraId="4EA329F2" w14:textId="77777777" w:rsidR="008A5E4E" w:rsidRDefault="0065745B">
      <w:pPr>
        <w:pStyle w:val="li"/>
        <w:numPr>
          <w:ilvl w:val="0"/>
          <w:numId w:val="307"/>
        </w:numPr>
        <w:ind w:left="600"/>
      </w:pPr>
      <w:r>
        <w:t xml:space="preserve">Image data type support: Every agent that supports images must support images as defined in </w:t>
      </w:r>
      <w:r>
        <w:rPr>
          <w:rStyle w:val="xref1"/>
        </w:rPr>
        <w:t>Chapter 7. Image Operations (</w:t>
      </w:r>
      <w:r w:rsidR="009A76EE" w:rsidRPr="008A5E4E">
        <w:fldChar w:fldCharType="begin"/>
      </w:r>
      <w:r w:rsidR="008A5E4E">
        <w:instrText xml:space="preserve"> PAGEREF _Ref872098956 \p \h  \* MERGEFORMAT </w:instrText>
      </w:r>
      <w:r w:rsidR="009A76EE" w:rsidRPr="008A5E4E">
        <w:fldChar w:fldCharType="separate"/>
      </w:r>
      <w:r w:rsidR="00533AF0" w:rsidRPr="00533AF0">
        <w:rPr>
          <w:rStyle w:val="xref1"/>
          <w:noProof/>
        </w:rPr>
        <w:t>on</w:t>
      </w:r>
      <w:r w:rsidR="00533AF0">
        <w:rPr>
          <w:noProof/>
        </w:rPr>
        <w:t xml:space="preserve"> page 191</w:t>
      </w:r>
      <w:r w:rsidR="009A76EE" w:rsidRPr="008A5E4E">
        <w:rPr>
          <w:rStyle w:val="xref1"/>
        </w:rPr>
        <w:fldChar w:fldCharType="end"/>
      </w:r>
      <w:r>
        <w:rPr>
          <w:rStyle w:val="xref1"/>
        </w:rPr>
        <w:t>)</w:t>
      </w:r>
      <w:r>
        <w:t xml:space="preserve"> with the following per agent limits:</w:t>
      </w:r>
    </w:p>
    <w:p w14:paraId="648D0D64" w14:textId="77777777" w:rsidR="008A5E4E" w:rsidRDefault="0065745B">
      <w:pPr>
        <w:pStyle w:val="li1"/>
        <w:numPr>
          <w:ilvl w:val="1"/>
          <w:numId w:val="308"/>
        </w:numPr>
        <w:ind w:left="1200"/>
      </w:pPr>
      <w:r>
        <w:t xml:space="preserve">1D images: Must support 1D, 1DA image sizes up to 16384 image elements for width. </w:t>
      </w:r>
    </w:p>
    <w:p w14:paraId="1247A56D" w14:textId="77777777" w:rsidR="008A5E4E" w:rsidRDefault="0065745B">
      <w:pPr>
        <w:pStyle w:val="li1"/>
        <w:numPr>
          <w:ilvl w:val="1"/>
          <w:numId w:val="308"/>
        </w:numPr>
        <w:ind w:left="1200"/>
      </w:pPr>
      <w:r>
        <w:t xml:space="preserve">2D images: Must support 2D, 2DA, 2DDEPTH, 2DADEPTH image sizes up to (16384 x 16384) image elements for (width, height) respectively. </w:t>
      </w:r>
    </w:p>
    <w:p w14:paraId="61A1EFE2" w14:textId="77777777" w:rsidR="008A5E4E" w:rsidRDefault="0065745B">
      <w:pPr>
        <w:pStyle w:val="li1"/>
        <w:numPr>
          <w:ilvl w:val="1"/>
          <w:numId w:val="308"/>
        </w:numPr>
        <w:ind w:left="1200"/>
      </w:pPr>
      <w:r>
        <w:t xml:space="preserve">3D images: Must support 3D image sizes up to (2048 x 2048 x 2048) image elements for (width, height, depth) respectively. </w:t>
      </w:r>
    </w:p>
    <w:p w14:paraId="1C7C8E2A" w14:textId="77777777" w:rsidR="008A5E4E" w:rsidRDefault="0065745B">
      <w:pPr>
        <w:pStyle w:val="li1"/>
        <w:numPr>
          <w:ilvl w:val="1"/>
          <w:numId w:val="308"/>
        </w:numPr>
        <w:ind w:left="1200"/>
      </w:pPr>
      <w:r>
        <w:t xml:space="preserve">Image arrays: Must support 1DA, 2DA, 2DADEPTH image arrays up to 2048 image layers for array size. </w:t>
      </w:r>
    </w:p>
    <w:p w14:paraId="7166ABA9" w14:textId="77777777" w:rsidR="008A5E4E" w:rsidRDefault="0065745B">
      <w:pPr>
        <w:pStyle w:val="li1"/>
        <w:numPr>
          <w:ilvl w:val="1"/>
          <w:numId w:val="308"/>
        </w:numPr>
        <w:ind w:left="1200"/>
      </w:pPr>
      <w:r>
        <w:t>1DB images: Must support 1DB image sizes up to 65536 image elements for width.</w:t>
      </w:r>
    </w:p>
    <w:p w14:paraId="0AD45A66" w14:textId="77777777" w:rsidR="008A5E4E" w:rsidRDefault="0065745B">
      <w:pPr>
        <w:pStyle w:val="li1"/>
        <w:numPr>
          <w:ilvl w:val="1"/>
          <w:numId w:val="308"/>
        </w:numPr>
        <w:ind w:left="1200"/>
      </w:pPr>
      <w:r>
        <w:t>Read-only image handles: Must support having at least 128 read-only image handles created at any one time.</w:t>
      </w:r>
    </w:p>
    <w:p w14:paraId="0F9CB308" w14:textId="77777777" w:rsidR="008A5E4E" w:rsidRDefault="0065745B">
      <w:pPr>
        <w:pStyle w:val="li1"/>
        <w:numPr>
          <w:ilvl w:val="1"/>
          <w:numId w:val="308"/>
        </w:numPr>
        <w:ind w:left="1200"/>
      </w:pPr>
      <w:r>
        <w:t>Write-only and read-write image handles: Must support having at combined total of at least 64 write-only and read-write image handles created at any one time.</w:t>
      </w:r>
    </w:p>
    <w:p w14:paraId="098CE152" w14:textId="77777777" w:rsidR="008A5E4E" w:rsidRDefault="0065745B">
      <w:pPr>
        <w:pStyle w:val="li1"/>
        <w:numPr>
          <w:ilvl w:val="1"/>
          <w:numId w:val="308"/>
        </w:numPr>
        <w:spacing w:after="320"/>
        <w:ind w:left="1200"/>
      </w:pPr>
      <w:r>
        <w:t xml:space="preserve">Sampler handles: Must support having at least 16 sampler handles created at any one time. </w:t>
      </w:r>
    </w:p>
    <w:p w14:paraId="7CACCF17" w14:textId="77777777" w:rsidR="008A5E4E" w:rsidRDefault="008A5E4E">
      <w:pPr>
        <w:sectPr w:rsidR="008A5E4E">
          <w:headerReference w:type="even" r:id="rId213"/>
          <w:headerReference w:type="default" r:id="rId214"/>
          <w:footerReference w:type="even" r:id="rId215"/>
          <w:footerReference w:type="default" r:id="rId216"/>
          <w:type w:val="oddPage"/>
          <w:pgSz w:w="12240" w:h="15840"/>
          <w:pgMar w:top="1620" w:right="900" w:bottom="1260" w:left="2340" w:header="540" w:footer="180" w:gutter="0"/>
          <w:cols w:space="720"/>
        </w:sectPr>
      </w:pPr>
    </w:p>
    <w:p w14:paraId="0C91B06D" w14:textId="77777777" w:rsidR="008A5E4E" w:rsidRDefault="0065745B">
      <w:pPr>
        <w:pStyle w:val="h1Appx"/>
      </w:pPr>
      <w:bookmarkStart w:id="1353" w:name="_Toc396034544"/>
      <w:r>
        <w:t xml:space="preserve">Appendix B. </w:t>
      </w:r>
      <w:r>
        <w:br/>
      </w:r>
      <w:bookmarkStart w:id="1354" w:name="_Ref-790734347"/>
      <w:r>
        <w:t>Glossary of HSAIL Terms</w:t>
      </w:r>
      <w:bookmarkEnd w:id="1353"/>
      <w:bookmarkEnd w:id="1354"/>
    </w:p>
    <w:p w14:paraId="4C29FDDE" w14:textId="77777777" w:rsidR="008A5E4E" w:rsidRDefault="009A76EE">
      <w:pPr>
        <w:pStyle w:val="pDefinitionTerm"/>
      </w:pPr>
      <w:r>
        <w:fldChar w:fldCharType="begin"/>
      </w:r>
      <w:r w:rsidR="0065745B">
        <w:instrText xml:space="preserve"> XE "acquire synchronizing operation" </w:instrText>
      </w:r>
      <w:r>
        <w:fldChar w:fldCharType="end"/>
      </w:r>
      <w:r w:rsidR="0065745B">
        <w:t>acquire synchronizing operation</w:t>
      </w:r>
    </w:p>
    <w:p w14:paraId="01FD174D" w14:textId="04E65D44" w:rsidR="008A5E4E" w:rsidRDefault="0065745B">
      <w:pPr>
        <w:pStyle w:val="p1"/>
      </w:pPr>
      <w:r>
        <w:t>A</w:t>
      </w:r>
      <w:r w:rsidR="00022BA4">
        <w:t>n atomic</w:t>
      </w:r>
      <w:r>
        <w:t xml:space="preserve"> memory operation </w:t>
      </w:r>
      <w:r w:rsidR="00022BA4">
        <w:t xml:space="preserve">that specifies an </w:t>
      </w:r>
      <w:r>
        <w:t>acquire</w:t>
      </w:r>
      <w:r w:rsidR="00022BA4">
        <w:t xml:space="preserve"> memory ordering</w:t>
      </w:r>
      <w:r>
        <w:t xml:space="preserve"> (an </w:t>
      </w:r>
      <w:r>
        <w:rPr>
          <w:rStyle w:val="code1"/>
        </w:rPr>
        <w:t>ld_acq</w:t>
      </w:r>
      <w:r>
        <w:t xml:space="preserve">, </w:t>
      </w:r>
      <w:r>
        <w:rPr>
          <w:rStyle w:val="code1"/>
        </w:rPr>
        <w:t>atomic_ar</w:t>
      </w:r>
      <w:r>
        <w:t xml:space="preserve">, or </w:t>
      </w:r>
      <w:r>
        <w:rPr>
          <w:rStyle w:val="code1"/>
        </w:rPr>
        <w:t>atomicnoret_ar</w:t>
      </w:r>
      <w:r>
        <w:t xml:space="preserve"> operation). </w:t>
      </w:r>
    </w:p>
    <w:p w14:paraId="65739CCB" w14:textId="77777777" w:rsidR="008A5E4E" w:rsidRDefault="009A76EE">
      <w:pPr>
        <w:pStyle w:val="pDefinitionTerm"/>
      </w:pPr>
      <w:r>
        <w:fldChar w:fldCharType="begin"/>
      </w:r>
      <w:r w:rsidR="0065745B">
        <w:instrText xml:space="preserve"> XE "active work-group" </w:instrText>
      </w:r>
      <w:r>
        <w:fldChar w:fldCharType="end"/>
      </w:r>
      <w:r w:rsidR="0065745B">
        <w:t>active work-group</w:t>
      </w:r>
    </w:p>
    <w:p w14:paraId="1F52FDF4" w14:textId="77777777" w:rsidR="008A5E4E" w:rsidRDefault="0065745B">
      <w:pPr>
        <w:pStyle w:val="p1"/>
      </w:pPr>
      <w:r>
        <w:t>A work-group executing in a compute unit.</w:t>
      </w:r>
    </w:p>
    <w:p w14:paraId="4DE53AD4" w14:textId="77777777" w:rsidR="008A5E4E" w:rsidRDefault="009A76EE">
      <w:pPr>
        <w:pStyle w:val="pDefinitionTerm"/>
      </w:pPr>
      <w:r>
        <w:fldChar w:fldCharType="begin"/>
      </w:r>
      <w:r w:rsidR="0065745B">
        <w:instrText xml:space="preserve"> XE "active work-item" </w:instrText>
      </w:r>
      <w:r>
        <w:fldChar w:fldCharType="end"/>
      </w:r>
      <w:r w:rsidR="0065745B">
        <w:t>active work-item</w:t>
      </w:r>
    </w:p>
    <w:p w14:paraId="6E0EB1E7" w14:textId="77777777" w:rsidR="008A5E4E" w:rsidRDefault="0065745B">
      <w:pPr>
        <w:pStyle w:val="p1"/>
      </w:pPr>
      <w:r>
        <w:t xml:space="preserve">A work-item in an active work-group. At an operation, an active work-item is one that executes the current operation. </w:t>
      </w:r>
    </w:p>
    <w:p w14:paraId="44CBD16B" w14:textId="77777777" w:rsidR="008A5E4E" w:rsidRDefault="009A76EE">
      <w:pPr>
        <w:pStyle w:val="pDefinitionTerm"/>
      </w:pPr>
      <w:r>
        <w:fldChar w:fldCharType="begin"/>
      </w:r>
      <w:r w:rsidR="0065745B">
        <w:instrText xml:space="preserve"> XE "agent" </w:instrText>
      </w:r>
      <w:r>
        <w:fldChar w:fldCharType="end"/>
      </w:r>
      <w:r w:rsidR="0065745B">
        <w:t>agent</w:t>
      </w:r>
    </w:p>
    <w:p w14:paraId="5A2DE24B" w14:textId="1CF89407" w:rsidR="008A5E4E" w:rsidRDefault="001928CF">
      <w:pPr>
        <w:pStyle w:val="p1"/>
      </w:pPr>
      <w:r>
        <w:t xml:space="preserve">A </w:t>
      </w:r>
      <w:r w:rsidRPr="00B3491A">
        <w:t xml:space="preserve">hardware </w:t>
      </w:r>
      <w:r>
        <w:t xml:space="preserve">or software </w:t>
      </w:r>
      <w:r w:rsidRPr="00B3491A">
        <w:t xml:space="preserve">component </w:t>
      </w:r>
      <w:r w:rsidR="0065745B">
        <w:t>that participates in the HSA memory model. A</w:t>
      </w:r>
      <w:r>
        <w:t>n a</w:t>
      </w:r>
      <w:r w:rsidR="0065745B">
        <w:t xml:space="preserve">gents can </w:t>
      </w:r>
      <w:r w:rsidRPr="00B3491A">
        <w:t xml:space="preserve">submit </w:t>
      </w:r>
      <w:r w:rsidR="0065745B">
        <w:t xml:space="preserve">AQL packets </w:t>
      </w:r>
      <w:r>
        <w:t>for execution. An agent may also, but is not required, to be a</w:t>
      </w:r>
      <w:r w:rsidR="0065745B">
        <w:t xml:space="preserve"> </w:t>
      </w:r>
      <w:r w:rsidR="00EE3B8D">
        <w:t>kernel agent</w:t>
      </w:r>
      <w:r w:rsidR="0065745B">
        <w:t xml:space="preserve">. </w:t>
      </w:r>
      <w:r>
        <w:t xml:space="preserve">It is possible for a system to include agents that are neither kernel agents nor host CPUs. </w:t>
      </w:r>
      <w:r w:rsidR="0065745B">
        <w:t xml:space="preserve">See </w:t>
      </w:r>
      <w:r w:rsidR="0065745B">
        <w:rPr>
          <w:rStyle w:val="xref1"/>
        </w:rPr>
        <w:t>1.1. What Is HSAIL? (</w:t>
      </w:r>
      <w:r w:rsidR="009A76EE" w:rsidRPr="008A5E4E">
        <w:fldChar w:fldCharType="begin"/>
      </w:r>
      <w:r w:rsidR="008A5E4E">
        <w:instrText xml:space="preserve"> PAGEREF _Ref-2004090069 \p \h  \* MERGEFORMAT </w:instrText>
      </w:r>
      <w:r w:rsidR="009A76EE" w:rsidRPr="008A5E4E">
        <w:fldChar w:fldCharType="separate"/>
      </w:r>
      <w:r w:rsidR="00533AF0" w:rsidRPr="00533AF0">
        <w:rPr>
          <w:rStyle w:val="xref1"/>
          <w:noProof/>
        </w:rPr>
        <w:t>on</w:t>
      </w:r>
      <w:r w:rsidR="00533AF0">
        <w:rPr>
          <w:noProof/>
        </w:rPr>
        <w:t xml:space="preserve"> page 1</w:t>
      </w:r>
      <w:r w:rsidR="009A76EE" w:rsidRPr="008A5E4E">
        <w:rPr>
          <w:rStyle w:val="xref1"/>
        </w:rPr>
        <w:fldChar w:fldCharType="end"/>
      </w:r>
      <w:r w:rsidR="0065745B">
        <w:rPr>
          <w:rStyle w:val="xref1"/>
        </w:rPr>
        <w:t>)</w:t>
      </w:r>
      <w:r w:rsidR="0065745B">
        <w:t xml:space="preserve">. </w:t>
      </w:r>
    </w:p>
    <w:p w14:paraId="2D4F2AB8" w14:textId="77777777" w:rsidR="008A5E4E" w:rsidRDefault="009A76EE">
      <w:pPr>
        <w:pStyle w:val="pDefinitionTerm"/>
      </w:pPr>
      <w:r>
        <w:fldChar w:fldCharType="begin"/>
      </w:r>
      <w:r w:rsidR="0065745B">
        <w:instrText xml:space="preserve"> XE "application program" </w:instrText>
      </w:r>
      <w:r>
        <w:fldChar w:fldCharType="end"/>
      </w:r>
      <w:r w:rsidR="0065745B">
        <w:t>application program</w:t>
      </w:r>
    </w:p>
    <w:p w14:paraId="512695A8" w14:textId="619EFB4E" w:rsidR="008A5E4E" w:rsidRDefault="0065745B">
      <w:pPr>
        <w:pStyle w:val="p1"/>
      </w:pPr>
      <w:r>
        <w:t xml:space="preserve">An executable that can be executed on a host CPU. In addition to the host CPU code, it may include zero or more HSA </w:t>
      </w:r>
      <w:r w:rsidR="00A84D5A">
        <w:t>executables</w:t>
      </w:r>
      <w:r w:rsidR="001F584D">
        <w:t xml:space="preserve"> into which zero or more</w:t>
      </w:r>
      <w:r w:rsidR="00A84D5A">
        <w:t xml:space="preserve"> </w:t>
      </w:r>
      <w:r w:rsidR="007B2E0D">
        <w:t xml:space="preserve">HSA </w:t>
      </w:r>
      <w:r w:rsidR="00A84D5A">
        <w:t xml:space="preserve">code objects </w:t>
      </w:r>
      <w:r w:rsidR="001F584D">
        <w:t xml:space="preserve">have been loaded </w:t>
      </w:r>
      <w:r w:rsidR="00A84D5A">
        <w:t>f</w:t>
      </w:r>
      <w:r w:rsidR="007B2E0D">
        <w:t xml:space="preserve">or zero or more </w:t>
      </w:r>
      <w:r w:rsidR="00EE3B8D">
        <w:t>kernel agent</w:t>
      </w:r>
      <w:r w:rsidR="007B2E0D">
        <w:t>s.</w:t>
      </w:r>
      <w:r>
        <w:t xml:space="preserve"> See </w:t>
      </w:r>
      <w:r>
        <w:rPr>
          <w:rStyle w:val="xref1"/>
        </w:rPr>
        <w:t>4.2. Program</w:t>
      </w:r>
      <w:r w:rsidR="001843C5">
        <w:rPr>
          <w:rStyle w:val="xref1"/>
        </w:rPr>
        <w:t>, Code Object and Executable</w:t>
      </w:r>
      <w:r>
        <w:t>.</w:t>
      </w:r>
    </w:p>
    <w:p w14:paraId="50482C71" w14:textId="77777777" w:rsidR="008A5E4E" w:rsidRDefault="009A76EE">
      <w:pPr>
        <w:pStyle w:val="pDefinitionTerm"/>
      </w:pPr>
      <w:r>
        <w:fldChar w:fldCharType="begin"/>
      </w:r>
      <w:r w:rsidR="0065745B">
        <w:instrText xml:space="preserve"> XE "AQL" </w:instrText>
      </w:r>
      <w:r>
        <w:fldChar w:fldCharType="end"/>
      </w:r>
      <w:r w:rsidR="0065745B">
        <w:t>AQL</w:t>
      </w:r>
    </w:p>
    <w:p w14:paraId="7BDDBFCB" w14:textId="0807ABD2" w:rsidR="008A5E4E" w:rsidRDefault="0065745B">
      <w:pPr>
        <w:pStyle w:val="p1"/>
      </w:pPr>
      <w:r>
        <w:t xml:space="preserve">Architected Queuing Language. An AQL packet is an HSA-standard packet format. AQL </w:t>
      </w:r>
      <w:r w:rsidR="004D7B48">
        <w:t xml:space="preserve">kernel </w:t>
      </w:r>
      <w:r>
        <w:t xml:space="preserve">dispatch packets are used to dispatch kernels on the </w:t>
      </w:r>
      <w:r w:rsidR="00EE3B8D">
        <w:t>kernel agent</w:t>
      </w:r>
      <w:r>
        <w:t xml:space="preserve"> and specify the launch dimensions, instruction code, kernel arguments, completion detection, and more. Other AQL packets</w:t>
      </w:r>
      <w:r w:rsidR="004D7B48">
        <w:t xml:space="preserve"> control aspects of </w:t>
      </w:r>
      <w:r w:rsidR="0023395C">
        <w:t>a kernel agent</w:t>
      </w:r>
      <w:r w:rsidR="004D7B48">
        <w:t xml:space="preserve"> such as when to execute AQL packets and making the results of memory operations visible</w:t>
      </w:r>
      <w:r>
        <w:t>.</w:t>
      </w:r>
      <w:r w:rsidR="004D7B48">
        <w:t xml:space="preserve"> AQL packets are queued on User Mode Queues.</w:t>
      </w:r>
      <w:r w:rsidR="00113CA4">
        <w:t xml:space="preserve"> See </w:t>
      </w:r>
      <w:r w:rsidR="00113CA4">
        <w:rPr>
          <w:rStyle w:val="spanBookTitle"/>
        </w:rPr>
        <w:t>HSA Platform System Architecture Specification</w:t>
      </w:r>
      <w:r w:rsidR="00AF1F5D" w:rsidRPr="00AF1F5D">
        <w:rPr>
          <w:rStyle w:val="em"/>
        </w:rPr>
        <w:t xml:space="preserve"> </w:t>
      </w:r>
      <w:r w:rsidR="00AF1F5D">
        <w:rPr>
          <w:rStyle w:val="spanBookTitle"/>
        </w:rPr>
        <w:t>Version 1.0</w:t>
      </w:r>
      <w:r w:rsidR="00AF1F5D">
        <w:t xml:space="preserve"> section </w:t>
      </w:r>
      <w:r w:rsidR="00AF1F5D">
        <w:rPr>
          <w:i/>
        </w:rPr>
        <w:t>2.9 Requirement: Architected Queuing Language (AQL)</w:t>
      </w:r>
      <w:r w:rsidR="00113CA4">
        <w:t>.</w:t>
      </w:r>
    </w:p>
    <w:p w14:paraId="0513B94C" w14:textId="77777777" w:rsidR="008A5E4E" w:rsidRDefault="009A76EE">
      <w:pPr>
        <w:pStyle w:val="pDefinitionTerm"/>
      </w:pPr>
      <w:r>
        <w:fldChar w:fldCharType="begin"/>
      </w:r>
      <w:r w:rsidR="0065745B">
        <w:instrText xml:space="preserve"> XE "arg segment" </w:instrText>
      </w:r>
      <w:r>
        <w:fldChar w:fldCharType="end"/>
      </w:r>
      <w:r w:rsidR="0065745B">
        <w:t>arg segment</w:t>
      </w:r>
    </w:p>
    <w:p w14:paraId="60B85779" w14:textId="77777777" w:rsidR="008A5E4E" w:rsidRDefault="0065745B">
      <w:pPr>
        <w:pStyle w:val="p1"/>
      </w:pPr>
      <w:r>
        <w:t xml:space="preserve">A memory segment used to pass arguments into and out of functions. See </w:t>
      </w:r>
      <w:r>
        <w:rPr>
          <w:rStyle w:val="xref1"/>
        </w:rPr>
        <w:t>2.8.1. Types of Segments (</w:t>
      </w:r>
      <w:r w:rsidR="009A76EE" w:rsidRPr="008A5E4E">
        <w:fldChar w:fldCharType="begin"/>
      </w:r>
      <w:r w:rsidR="008A5E4E">
        <w:instrText xml:space="preserve"> PAGEREF _Ref-914710080 \p \h  \* MERGEFORMAT </w:instrText>
      </w:r>
      <w:r w:rsidR="009A76EE" w:rsidRPr="008A5E4E">
        <w:fldChar w:fldCharType="separate"/>
      </w:r>
      <w:r w:rsidR="00533AF0" w:rsidRPr="00533AF0">
        <w:rPr>
          <w:rStyle w:val="xref1"/>
          <w:noProof/>
        </w:rPr>
        <w:t>on</w:t>
      </w:r>
      <w:r w:rsidR="00533AF0">
        <w:rPr>
          <w:noProof/>
        </w:rPr>
        <w:t xml:space="preserve"> page 15</w:t>
      </w:r>
      <w:r w:rsidR="009A76EE" w:rsidRPr="008A5E4E">
        <w:rPr>
          <w:rStyle w:val="xref1"/>
        </w:rPr>
        <w:fldChar w:fldCharType="end"/>
      </w:r>
      <w:r>
        <w:rPr>
          <w:rStyle w:val="xref1"/>
        </w:rPr>
        <w:t>)</w:t>
      </w:r>
      <w:r>
        <w:t xml:space="preserve"> and </w:t>
      </w:r>
      <w:r>
        <w:rPr>
          <w:rStyle w:val="xref1"/>
        </w:rPr>
        <w:t>10.2. Function Call Argument Passing (</w:t>
      </w:r>
      <w:r w:rsidR="009A76EE" w:rsidRPr="008A5E4E">
        <w:fldChar w:fldCharType="begin"/>
      </w:r>
      <w:r w:rsidR="008A5E4E">
        <w:instrText xml:space="preserve"> PAGEREF _Ref-1311435165 \p \h  \* MERGEFORMAT </w:instrText>
      </w:r>
      <w:r w:rsidR="009A76EE" w:rsidRPr="008A5E4E">
        <w:fldChar w:fldCharType="separate"/>
      </w:r>
      <w:r w:rsidR="00533AF0" w:rsidRPr="00533AF0">
        <w:rPr>
          <w:rStyle w:val="xref1"/>
          <w:noProof/>
        </w:rPr>
        <w:t>on</w:t>
      </w:r>
      <w:r w:rsidR="00533AF0">
        <w:rPr>
          <w:noProof/>
        </w:rPr>
        <w:t xml:space="preserve"> page 246</w:t>
      </w:r>
      <w:r w:rsidR="009A76EE" w:rsidRPr="008A5E4E">
        <w:rPr>
          <w:rStyle w:val="xref1"/>
        </w:rPr>
        <w:fldChar w:fldCharType="end"/>
      </w:r>
      <w:r>
        <w:rPr>
          <w:rStyle w:val="xref1"/>
        </w:rPr>
        <w:t>)</w:t>
      </w:r>
      <w:r>
        <w:t xml:space="preserve">. </w:t>
      </w:r>
    </w:p>
    <w:p w14:paraId="1B00A602" w14:textId="77777777" w:rsidR="008A5E4E" w:rsidRDefault="009A76EE">
      <w:pPr>
        <w:pStyle w:val="pDefinitionTerm"/>
      </w:pPr>
      <w:r>
        <w:fldChar w:fldCharType="begin"/>
      </w:r>
      <w:r w:rsidR="0065745B">
        <w:instrText xml:space="preserve"> XE "BRIG" </w:instrText>
      </w:r>
      <w:r>
        <w:fldChar w:fldCharType="end"/>
      </w:r>
      <w:r w:rsidR="0065745B">
        <w:t>BRIG</w:t>
      </w:r>
    </w:p>
    <w:p w14:paraId="02ED6788" w14:textId="77777777" w:rsidR="008A5E4E" w:rsidRDefault="0065745B">
      <w:pPr>
        <w:pStyle w:val="p1"/>
      </w:pPr>
      <w:r>
        <w:t xml:space="preserve">The HSAIL binary format. See </w:t>
      </w:r>
      <w:r>
        <w:rPr>
          <w:rStyle w:val="xref1"/>
        </w:rPr>
        <w:t>Chapter 18. BRIG: HSAIL Binary Format (</w:t>
      </w:r>
      <w:r w:rsidR="009A76EE" w:rsidRPr="008A5E4E">
        <w:fldChar w:fldCharType="begin"/>
      </w:r>
      <w:r w:rsidR="008A5E4E">
        <w:instrText xml:space="preserve"> PAGEREF _Ref920703222 \p \h  \* MERGEFORMAT </w:instrText>
      </w:r>
      <w:r w:rsidR="009A76EE" w:rsidRPr="008A5E4E">
        <w:fldChar w:fldCharType="separate"/>
      </w:r>
      <w:r w:rsidR="00533AF0" w:rsidRPr="00533AF0">
        <w:rPr>
          <w:rStyle w:val="xref1"/>
          <w:noProof/>
        </w:rPr>
        <w:t>on</w:t>
      </w:r>
      <w:r w:rsidR="00533AF0">
        <w:rPr>
          <w:noProof/>
        </w:rPr>
        <w:t xml:space="preserve"> page 307</w:t>
      </w:r>
      <w:r w:rsidR="009A76EE" w:rsidRPr="008A5E4E">
        <w:rPr>
          <w:rStyle w:val="xref1"/>
        </w:rPr>
        <w:fldChar w:fldCharType="end"/>
      </w:r>
      <w:r>
        <w:rPr>
          <w:rStyle w:val="xref1"/>
        </w:rPr>
        <w:t>)</w:t>
      </w:r>
      <w:r>
        <w:t xml:space="preserve">. </w:t>
      </w:r>
    </w:p>
    <w:p w14:paraId="68A986D9" w14:textId="77777777" w:rsidR="008A5E4E" w:rsidRDefault="009A76EE">
      <w:pPr>
        <w:pStyle w:val="pDefinitionTerm"/>
      </w:pPr>
      <w:r>
        <w:fldChar w:fldCharType="begin"/>
      </w:r>
      <w:r w:rsidR="0065745B">
        <w:instrText xml:space="preserve"> XE "call convention" </w:instrText>
      </w:r>
      <w:r>
        <w:fldChar w:fldCharType="end"/>
      </w:r>
      <w:r w:rsidR="0065745B">
        <w:t>call convention</w:t>
      </w:r>
    </w:p>
    <w:p w14:paraId="4AA726C0" w14:textId="1291AD43" w:rsidR="008A5E4E" w:rsidRDefault="0065745B">
      <w:pPr>
        <w:pStyle w:val="p1"/>
      </w:pPr>
      <w:r>
        <w:t xml:space="preserve">Each </w:t>
      </w:r>
      <w:r w:rsidR="00EE3B8D">
        <w:t>kernel agent</w:t>
      </w:r>
      <w:r>
        <w:t xml:space="preserve"> can support one or more call conventions. For example, </w:t>
      </w:r>
      <w:r w:rsidR="0023395C">
        <w:t>a kernel agent</w:t>
      </w:r>
      <w:r>
        <w:t xml:space="preserve"> may have different call conventions that each use a different number of isa registers to allow different numbers of wavefronts to execute on a compute unit. See </w:t>
      </w:r>
      <w:r>
        <w:rPr>
          <w:rStyle w:val="xref1"/>
        </w:rPr>
        <w:t>4.2.2. Call Convention Id (</w:t>
      </w:r>
      <w:r w:rsidR="009A76EE" w:rsidRPr="008A5E4E">
        <w:fldChar w:fldCharType="begin"/>
      </w:r>
      <w:r w:rsidR="008A5E4E">
        <w:instrText xml:space="preserve"> PAGEREF _Ref521058050 \p \h  \* MERGEFORMAT </w:instrText>
      </w:r>
      <w:r w:rsidR="009A76EE" w:rsidRPr="008A5E4E">
        <w:fldChar w:fldCharType="separate"/>
      </w:r>
      <w:r w:rsidR="00533AF0" w:rsidRPr="00533AF0">
        <w:rPr>
          <w:rStyle w:val="xref1"/>
          <w:noProof/>
        </w:rPr>
        <w:t>on</w:t>
      </w:r>
      <w:r w:rsidR="00533AF0">
        <w:rPr>
          <w:noProof/>
        </w:rPr>
        <w:t xml:space="preserve"> page 34</w:t>
      </w:r>
      <w:r w:rsidR="009A76EE" w:rsidRPr="008A5E4E">
        <w:rPr>
          <w:rStyle w:val="xref1"/>
        </w:rPr>
        <w:fldChar w:fldCharType="end"/>
      </w:r>
      <w:r>
        <w:rPr>
          <w:rStyle w:val="xref1"/>
        </w:rPr>
        <w:t>)</w:t>
      </w:r>
      <w:r>
        <w:t xml:space="preserve">. </w:t>
      </w:r>
    </w:p>
    <w:p w14:paraId="09865E28" w14:textId="77777777" w:rsidR="008A5E4E" w:rsidRDefault="009A76EE">
      <w:pPr>
        <w:pStyle w:val="pDefinitionTerm"/>
      </w:pPr>
      <w:r>
        <w:fldChar w:fldCharType="begin"/>
      </w:r>
      <w:r w:rsidR="0065745B">
        <w:instrText xml:space="preserve"> XE "compound type" </w:instrText>
      </w:r>
      <w:r>
        <w:fldChar w:fldCharType="end"/>
      </w:r>
      <w:r w:rsidR="0065745B">
        <w:t>compound type</w:t>
      </w:r>
    </w:p>
    <w:p w14:paraId="02D6E62C" w14:textId="77777777" w:rsidR="008A5E4E" w:rsidRDefault="0065745B">
      <w:pPr>
        <w:pStyle w:val="p1"/>
      </w:pPr>
      <w:r>
        <w:t xml:space="preserve">A type made up of a base data type and a length. See </w:t>
      </w:r>
      <w:r>
        <w:rPr>
          <w:rStyle w:val="xref1"/>
        </w:rPr>
        <w:t>4.13.1. Base Data Types (</w:t>
      </w:r>
      <w:r w:rsidR="009A76EE" w:rsidRPr="008A5E4E">
        <w:fldChar w:fldCharType="begin"/>
      </w:r>
      <w:r w:rsidR="008A5E4E">
        <w:instrText xml:space="preserve"> PAGEREF _Ref-423417837 \p \h  \* MERGEFORMAT </w:instrText>
      </w:r>
      <w:r w:rsidR="009A76EE" w:rsidRPr="008A5E4E">
        <w:fldChar w:fldCharType="separate"/>
      </w:r>
      <w:r w:rsidR="00533AF0" w:rsidRPr="00533AF0">
        <w:rPr>
          <w:rStyle w:val="xref1"/>
          <w:noProof/>
        </w:rPr>
        <w:t>on</w:t>
      </w:r>
      <w:r w:rsidR="00533AF0">
        <w:rPr>
          <w:noProof/>
        </w:rPr>
        <w:t xml:space="preserve"> page 79</w:t>
      </w:r>
      <w:r w:rsidR="009A76EE" w:rsidRPr="008A5E4E">
        <w:rPr>
          <w:rStyle w:val="xref1"/>
        </w:rPr>
        <w:fldChar w:fldCharType="end"/>
      </w:r>
      <w:r>
        <w:rPr>
          <w:rStyle w:val="xref1"/>
        </w:rPr>
        <w:t>)</w:t>
      </w:r>
      <w:r>
        <w:t xml:space="preserve">. </w:t>
      </w:r>
    </w:p>
    <w:p w14:paraId="0948DDF6" w14:textId="77777777" w:rsidR="008A5E4E" w:rsidRDefault="009A76EE">
      <w:pPr>
        <w:pStyle w:val="pDefinitionTerm"/>
      </w:pPr>
      <w:r>
        <w:fldChar w:fldCharType="begin"/>
      </w:r>
      <w:r w:rsidR="0065745B">
        <w:instrText xml:space="preserve"> XE "compute unit" </w:instrText>
      </w:r>
      <w:r>
        <w:fldChar w:fldCharType="end"/>
      </w:r>
      <w:r w:rsidR="0065745B">
        <w:t>compute unit</w:t>
      </w:r>
    </w:p>
    <w:p w14:paraId="4B77CDC8" w14:textId="79B09311" w:rsidR="008A5E4E" w:rsidRDefault="0065745B">
      <w:pPr>
        <w:pStyle w:val="p1"/>
      </w:pPr>
      <w:r>
        <w:t xml:space="preserve">A piece of virtual hardware capable of executing the HSAIL instruction set. The work-items of a work-group are executed on the same compute unit. </w:t>
      </w:r>
      <w:r w:rsidR="0023395C">
        <w:t>A kernel agent</w:t>
      </w:r>
      <w:r>
        <w:t xml:space="preserve"> is composed of one or more compute units. See </w:t>
      </w:r>
      <w:r>
        <w:rPr>
          <w:rStyle w:val="xref1"/>
        </w:rPr>
        <w:t>2.1. Overview of Grids, Work-Groups, and Work-Items (</w:t>
      </w:r>
      <w:r w:rsidR="009A76EE" w:rsidRPr="008A5E4E">
        <w:fldChar w:fldCharType="begin"/>
      </w:r>
      <w:r w:rsidR="008A5E4E">
        <w:instrText xml:space="preserve"> PAGEREF _Ref-1445067478 \p \h  \* MERGEFORMAT </w:instrText>
      </w:r>
      <w:r w:rsidR="009A76EE" w:rsidRPr="008A5E4E">
        <w:fldChar w:fldCharType="separate"/>
      </w:r>
      <w:r w:rsidR="00533AF0" w:rsidRPr="00533AF0">
        <w:rPr>
          <w:rStyle w:val="xref1"/>
          <w:noProof/>
        </w:rPr>
        <w:t>on</w:t>
      </w:r>
      <w:r w:rsidR="00533AF0">
        <w:rPr>
          <w:noProof/>
        </w:rPr>
        <w:t xml:space="preserve"> page 5</w:t>
      </w:r>
      <w:r w:rsidR="009A76EE" w:rsidRPr="008A5E4E">
        <w:rPr>
          <w:rStyle w:val="xref1"/>
        </w:rPr>
        <w:fldChar w:fldCharType="end"/>
      </w:r>
      <w:r>
        <w:rPr>
          <w:rStyle w:val="xref1"/>
        </w:rPr>
        <w:t>)</w:t>
      </w:r>
      <w:r>
        <w:t xml:space="preserve">. </w:t>
      </w:r>
    </w:p>
    <w:p w14:paraId="11FEA8E9" w14:textId="77777777" w:rsidR="00FD0D81" w:rsidRDefault="00FD0D81" w:rsidP="00FD0D81">
      <w:pPr>
        <w:pStyle w:val="pDefinitionTerm"/>
      </w:pPr>
      <w:r>
        <w:t xml:space="preserve">current </w:t>
      </w:r>
      <w:r>
        <w:fldChar w:fldCharType="begin"/>
      </w:r>
      <w:r>
        <w:instrText xml:space="preserve"> XE "work-item flattened ID" </w:instrText>
      </w:r>
      <w:r>
        <w:fldChar w:fldCharType="end"/>
      </w:r>
      <w:r>
        <w:t>work-item flattened ID</w:t>
      </w:r>
    </w:p>
    <w:p w14:paraId="71A2B39B" w14:textId="07420811" w:rsidR="00FD0D81" w:rsidRDefault="00FD0D81" w:rsidP="00FD0D81">
      <w:pPr>
        <w:pStyle w:val="p1"/>
      </w:pPr>
      <w:r>
        <w:t xml:space="preserve">The current work-item ID flattened into one dimension. Uses current work-group size and so differs for partial work-groups than work-item flattened ID. See </w:t>
      </w:r>
      <w:r>
        <w:rPr>
          <w:rStyle w:val="xref1"/>
        </w:rPr>
        <w:t>2.3.2. Work-Item Flattened ID and Current Work-Item Flattened ID (</w:t>
      </w:r>
      <w:r w:rsidRPr="008A5E4E">
        <w:fldChar w:fldCharType="begin"/>
      </w:r>
      <w:r>
        <w:instrText xml:space="preserve"> PAGEREF _Ref1834566779 \p \h  \* MERGEFORMAT </w:instrText>
      </w:r>
      <w:r w:rsidRPr="008A5E4E">
        <w:fldChar w:fldCharType="separate"/>
      </w:r>
      <w:r w:rsidRPr="00533AF0">
        <w:rPr>
          <w:rStyle w:val="xref1"/>
          <w:noProof/>
        </w:rPr>
        <w:t>on</w:t>
      </w:r>
      <w:r>
        <w:rPr>
          <w:noProof/>
        </w:rPr>
        <w:t xml:space="preserve"> page 9</w:t>
      </w:r>
      <w:r w:rsidRPr="008A5E4E">
        <w:rPr>
          <w:rStyle w:val="xref1"/>
        </w:rPr>
        <w:fldChar w:fldCharType="end"/>
      </w:r>
      <w:r>
        <w:rPr>
          <w:rStyle w:val="xref1"/>
        </w:rPr>
        <w:t>)</w:t>
      </w:r>
      <w:r>
        <w:t>.</w:t>
      </w:r>
    </w:p>
    <w:p w14:paraId="4E1E50F5" w14:textId="77777777" w:rsidR="008A5E4E" w:rsidRDefault="009A76EE">
      <w:pPr>
        <w:pStyle w:val="pDefinitionTerm"/>
      </w:pPr>
      <w:r>
        <w:fldChar w:fldCharType="begin"/>
      </w:r>
      <w:r w:rsidR="0065745B">
        <w:instrText xml:space="preserve"> XE "dispatch" </w:instrText>
      </w:r>
      <w:r>
        <w:fldChar w:fldCharType="end"/>
      </w:r>
      <w:r w:rsidR="0065745B">
        <w:t>dispatch</w:t>
      </w:r>
    </w:p>
    <w:p w14:paraId="7C14935A" w14:textId="77777777" w:rsidR="008A5E4E" w:rsidRDefault="0065745B">
      <w:pPr>
        <w:pStyle w:val="p1"/>
      </w:pPr>
      <w:r>
        <w:t xml:space="preserve">A runtime operation that performs several chores, one of which is to launch a kernel. See </w:t>
      </w:r>
      <w:r>
        <w:rPr>
          <w:rStyle w:val="xref1"/>
        </w:rPr>
        <w:t>2.1. Overview of Grids, Work-Groups, and Work-Items (</w:t>
      </w:r>
      <w:r w:rsidR="009A76EE" w:rsidRPr="008A5E4E">
        <w:fldChar w:fldCharType="begin"/>
      </w:r>
      <w:r w:rsidR="008A5E4E">
        <w:instrText xml:space="preserve"> PAGEREF _Ref-1445067478 \p \h  \* MERGEFORMAT </w:instrText>
      </w:r>
      <w:r w:rsidR="009A76EE" w:rsidRPr="008A5E4E">
        <w:fldChar w:fldCharType="separate"/>
      </w:r>
      <w:r w:rsidR="00533AF0" w:rsidRPr="00533AF0">
        <w:rPr>
          <w:rStyle w:val="xref1"/>
          <w:noProof/>
        </w:rPr>
        <w:t>on</w:t>
      </w:r>
      <w:r w:rsidR="00533AF0">
        <w:rPr>
          <w:noProof/>
        </w:rPr>
        <w:t xml:space="preserve"> page 5</w:t>
      </w:r>
      <w:r w:rsidR="009A76EE" w:rsidRPr="008A5E4E">
        <w:rPr>
          <w:rStyle w:val="xref1"/>
        </w:rPr>
        <w:fldChar w:fldCharType="end"/>
      </w:r>
      <w:r>
        <w:rPr>
          <w:rStyle w:val="xref1"/>
        </w:rPr>
        <w:t>)</w:t>
      </w:r>
      <w:r>
        <w:t xml:space="preserve">. </w:t>
      </w:r>
    </w:p>
    <w:p w14:paraId="40A27B10" w14:textId="77777777" w:rsidR="008A5E4E" w:rsidRDefault="009A76EE">
      <w:pPr>
        <w:pStyle w:val="pDefinitionTerm"/>
      </w:pPr>
      <w:r>
        <w:fldChar w:fldCharType="begin"/>
      </w:r>
      <w:r w:rsidR="0065745B">
        <w:instrText xml:space="preserve"> XE "divergent control flow" </w:instrText>
      </w:r>
      <w:r>
        <w:fldChar w:fldCharType="end"/>
      </w:r>
      <w:r w:rsidR="0065745B">
        <w:t>divergent control flow</w:t>
      </w:r>
    </w:p>
    <w:p w14:paraId="3457EC68" w14:textId="77777777" w:rsidR="008A5E4E" w:rsidRDefault="0065745B">
      <w:pPr>
        <w:pStyle w:val="p1"/>
      </w:pPr>
      <w:r>
        <w:t xml:space="preserve">A situation in which kernels include branches and the execution of different work-items grouped into a wavefront might not be uniform.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w:t>
      </w:r>
    </w:p>
    <w:p w14:paraId="2C151239" w14:textId="77777777" w:rsidR="008A5E4E" w:rsidRDefault="009A76EE">
      <w:pPr>
        <w:pStyle w:val="pDefinitionTerm"/>
      </w:pPr>
      <w:r>
        <w:fldChar w:fldCharType="begin"/>
      </w:r>
      <w:r w:rsidR="0065745B">
        <w:instrText xml:space="preserve"> XE "fbarrier" </w:instrText>
      </w:r>
      <w:r>
        <w:fldChar w:fldCharType="end"/>
      </w:r>
      <w:r w:rsidR="0065745B">
        <w:t>fbarrier</w:t>
      </w:r>
    </w:p>
    <w:p w14:paraId="3F68D046" w14:textId="77777777" w:rsidR="008A5E4E" w:rsidRDefault="0065745B">
      <w:pPr>
        <w:pStyle w:val="p1"/>
      </w:pPr>
      <w:r>
        <w:t xml:space="preserve">A fine-grain barrier that applies to a subset of a work-group. See </w:t>
      </w:r>
      <w:r>
        <w:rPr>
          <w:rStyle w:val="xref1"/>
        </w:rPr>
        <w:t>9.2. Fine-Grain Barrier (fbar) Operations (</w:t>
      </w:r>
      <w:r w:rsidR="009A76EE" w:rsidRPr="008A5E4E">
        <w:fldChar w:fldCharType="begin"/>
      </w:r>
      <w:r w:rsidR="008A5E4E">
        <w:instrText xml:space="preserve"> PAGEREF _Ref-1753432683 \p \h  \* MERGEFORMAT </w:instrText>
      </w:r>
      <w:r w:rsidR="009A76EE" w:rsidRPr="008A5E4E">
        <w:fldChar w:fldCharType="separate"/>
      </w:r>
      <w:r w:rsidR="00533AF0" w:rsidRPr="00533AF0">
        <w:rPr>
          <w:rStyle w:val="xref1"/>
          <w:noProof/>
        </w:rPr>
        <w:t>on</w:t>
      </w:r>
      <w:r w:rsidR="00533AF0">
        <w:rPr>
          <w:noProof/>
        </w:rPr>
        <w:t xml:space="preserve"> page 230</w:t>
      </w:r>
      <w:r w:rsidR="009A76EE" w:rsidRPr="008A5E4E">
        <w:rPr>
          <w:rStyle w:val="xref1"/>
        </w:rPr>
        <w:fldChar w:fldCharType="end"/>
      </w:r>
      <w:r>
        <w:rPr>
          <w:rStyle w:val="xref1"/>
        </w:rPr>
        <w:t>)</w:t>
      </w:r>
      <w:r>
        <w:t xml:space="preserve">. </w:t>
      </w:r>
    </w:p>
    <w:p w14:paraId="330AF6C8" w14:textId="77777777" w:rsidR="008A5E4E" w:rsidRDefault="009A76EE">
      <w:pPr>
        <w:pStyle w:val="pDefinitionTerm"/>
      </w:pPr>
      <w:r>
        <w:fldChar w:fldCharType="begin"/>
      </w:r>
      <w:r w:rsidR="0065745B">
        <w:instrText xml:space="preserve"> XE "finalizer" </w:instrText>
      </w:r>
      <w:r>
        <w:fldChar w:fldCharType="end"/>
      </w:r>
      <w:r w:rsidR="0065745B">
        <w:t>finalizer</w:t>
      </w:r>
    </w:p>
    <w:p w14:paraId="46AA18F8" w14:textId="0606E811" w:rsidR="008A5E4E" w:rsidRDefault="00953EDC">
      <w:pPr>
        <w:pStyle w:val="p1"/>
      </w:pPr>
      <w:r>
        <w:t xml:space="preserve">A finalizer is part of the HSA runtime and translates HSAIL code in the form of BRIG into an HSA code object that contains the appropriate native ISA for </w:t>
      </w:r>
      <w:r w:rsidR="0023395C">
        <w:t>a kernel agent</w:t>
      </w:r>
      <w:r>
        <w:t xml:space="preserve"> that is part of an HSA system.</w:t>
      </w:r>
      <w:r w:rsidR="00DA0BCF">
        <w:t xml:space="preserve"> </w:t>
      </w:r>
      <w:r w:rsidR="008F591C">
        <w:t>When an application uses the HSA runtime it can optionally include the finalizer</w:t>
      </w:r>
      <w:r w:rsidR="00DA0BCF">
        <w:t>.</w:t>
      </w:r>
    </w:p>
    <w:p w14:paraId="068CB26C" w14:textId="77777777" w:rsidR="008A5E4E" w:rsidRDefault="009A76EE">
      <w:pPr>
        <w:pStyle w:val="pDefinitionTerm"/>
      </w:pPr>
      <w:r>
        <w:fldChar w:fldCharType="begin"/>
      </w:r>
      <w:r w:rsidR="0065745B">
        <w:instrText xml:space="preserve"> XE "finalizer extension" </w:instrText>
      </w:r>
      <w:r>
        <w:fldChar w:fldCharType="end"/>
      </w:r>
      <w:r w:rsidR="0065745B">
        <w:t>finalizer extension</w:t>
      </w:r>
    </w:p>
    <w:p w14:paraId="5EA581EB" w14:textId="77777777" w:rsidR="008A5E4E" w:rsidRDefault="0065745B">
      <w:pPr>
        <w:pStyle w:val="p1"/>
      </w:pPr>
      <w:r>
        <w:t xml:space="preserve">An operation specific to a finalizer. Finalizer extensions are specified in the </w:t>
      </w:r>
      <w:r>
        <w:rPr>
          <w:rStyle w:val="code1"/>
        </w:rPr>
        <w:t>extension</w:t>
      </w:r>
      <w:r>
        <w:t xml:space="preserve"> directive and accessed like all HSAIL operations. See </w:t>
      </w:r>
      <w:r>
        <w:rPr>
          <w:rStyle w:val="xref1"/>
        </w:rPr>
        <w:t>13.1. extension Directive (</w:t>
      </w:r>
      <w:r w:rsidR="009A76EE" w:rsidRPr="008A5E4E">
        <w:fldChar w:fldCharType="begin"/>
      </w:r>
      <w:r w:rsidR="008A5E4E">
        <w:instrText xml:space="preserve"> PAGEREF _Ref106799399 \p \h  \* MERGEFORMAT </w:instrText>
      </w:r>
      <w:r w:rsidR="009A76EE" w:rsidRPr="008A5E4E">
        <w:fldChar w:fldCharType="separate"/>
      </w:r>
      <w:r w:rsidR="00533AF0" w:rsidRPr="00533AF0">
        <w:rPr>
          <w:rStyle w:val="xref1"/>
          <w:noProof/>
        </w:rPr>
        <w:t>on</w:t>
      </w:r>
      <w:r w:rsidR="00533AF0">
        <w:rPr>
          <w:noProof/>
        </w:rPr>
        <w:t xml:space="preserve"> page 283</w:t>
      </w:r>
      <w:r w:rsidR="009A76EE" w:rsidRPr="008A5E4E">
        <w:rPr>
          <w:rStyle w:val="xref1"/>
        </w:rPr>
        <w:fldChar w:fldCharType="end"/>
      </w:r>
      <w:r>
        <w:rPr>
          <w:rStyle w:val="xref1"/>
        </w:rPr>
        <w:t>)</w:t>
      </w:r>
      <w:r>
        <w:t xml:space="preserve">. </w:t>
      </w:r>
    </w:p>
    <w:p w14:paraId="0E76066A" w14:textId="77777777" w:rsidR="008A5E4E" w:rsidRDefault="009A76EE">
      <w:pPr>
        <w:pStyle w:val="pDefinitionTerm"/>
      </w:pPr>
      <w:r>
        <w:fldChar w:fldCharType="begin"/>
      </w:r>
      <w:r w:rsidR="0065745B">
        <w:instrText xml:space="preserve"> XE "flattened absolute ID" </w:instrText>
      </w:r>
      <w:r>
        <w:fldChar w:fldCharType="end"/>
      </w:r>
      <w:r w:rsidR="0065745B">
        <w:t>flattened absolute ID</w:t>
      </w:r>
    </w:p>
    <w:p w14:paraId="60E0D584" w14:textId="77777777" w:rsidR="008A5E4E" w:rsidRDefault="0065745B">
      <w:pPr>
        <w:pStyle w:val="p1"/>
      </w:pPr>
      <w:r>
        <w:t xml:space="preserve">The result after a work-group absolute ID or work-item absolute ID is flattened into one dimension. See </w:t>
      </w:r>
      <w:r>
        <w:rPr>
          <w:rStyle w:val="xref1"/>
        </w:rPr>
        <w:t>2.3.4. Work-Item Flattened Absolute ID (</w:t>
      </w:r>
      <w:r w:rsidR="009A76EE" w:rsidRPr="008A5E4E">
        <w:fldChar w:fldCharType="begin"/>
      </w:r>
      <w:r w:rsidR="008A5E4E">
        <w:instrText xml:space="preserve"> PAGEREF _Ref-1254546201 \p \h  \* MERGEFORMAT </w:instrText>
      </w:r>
      <w:r w:rsidR="009A76EE" w:rsidRPr="008A5E4E">
        <w:fldChar w:fldCharType="separate"/>
      </w:r>
      <w:r w:rsidR="00533AF0" w:rsidRPr="00533AF0">
        <w:rPr>
          <w:rStyle w:val="xref1"/>
          <w:noProof/>
        </w:rPr>
        <w:t>on</w:t>
      </w:r>
      <w:r w:rsidR="00533AF0">
        <w:rPr>
          <w:noProof/>
        </w:rPr>
        <w:t xml:space="preserve"> page 10</w:t>
      </w:r>
      <w:r w:rsidR="009A76EE" w:rsidRPr="008A5E4E">
        <w:rPr>
          <w:rStyle w:val="xref1"/>
        </w:rPr>
        <w:fldChar w:fldCharType="end"/>
      </w:r>
      <w:r>
        <w:rPr>
          <w:rStyle w:val="xref1"/>
        </w:rPr>
        <w:t>)</w:t>
      </w:r>
      <w:r>
        <w:t xml:space="preserve">. </w:t>
      </w:r>
    </w:p>
    <w:p w14:paraId="2C6C0DF5" w14:textId="77777777" w:rsidR="008A5E4E" w:rsidRDefault="009A76EE">
      <w:pPr>
        <w:pStyle w:val="pDefinitionTerm"/>
      </w:pPr>
      <w:r>
        <w:fldChar w:fldCharType="begin"/>
      </w:r>
      <w:r w:rsidR="0065745B">
        <w:instrText xml:space="preserve"> XE "global segment" </w:instrText>
      </w:r>
      <w:r>
        <w:fldChar w:fldCharType="end"/>
      </w:r>
      <w:r w:rsidR="0065745B">
        <w:t>global segment</w:t>
      </w:r>
    </w:p>
    <w:p w14:paraId="48604426" w14:textId="52019570" w:rsidR="008A5E4E" w:rsidRDefault="0065745B">
      <w:pPr>
        <w:pStyle w:val="p1"/>
      </w:pPr>
      <w:r>
        <w:t xml:space="preserve"> A memory segment in which memory is visible to all work-items in all </w:t>
      </w:r>
      <w:r w:rsidR="00EE3B8D">
        <w:t>kernel agent</w:t>
      </w:r>
      <w:r>
        <w:t xml:space="preserve">s and to all host CPUs. See </w:t>
      </w:r>
      <w:r>
        <w:rPr>
          <w:rStyle w:val="xref1"/>
        </w:rPr>
        <w:t>2.8.1. Types of Segments (</w:t>
      </w:r>
      <w:r w:rsidR="009A76EE" w:rsidRPr="008A5E4E">
        <w:fldChar w:fldCharType="begin"/>
      </w:r>
      <w:r w:rsidR="008A5E4E">
        <w:instrText xml:space="preserve"> PAGEREF _Ref-914710080 \p \h  \* MERGEFORMAT </w:instrText>
      </w:r>
      <w:r w:rsidR="009A76EE" w:rsidRPr="008A5E4E">
        <w:fldChar w:fldCharType="separate"/>
      </w:r>
      <w:r w:rsidR="00533AF0" w:rsidRPr="00533AF0">
        <w:rPr>
          <w:rStyle w:val="xref1"/>
          <w:noProof/>
        </w:rPr>
        <w:t>on</w:t>
      </w:r>
      <w:r w:rsidR="00533AF0">
        <w:rPr>
          <w:noProof/>
        </w:rPr>
        <w:t xml:space="preserve"> page 15</w:t>
      </w:r>
      <w:r w:rsidR="009A76EE" w:rsidRPr="008A5E4E">
        <w:rPr>
          <w:rStyle w:val="xref1"/>
        </w:rPr>
        <w:fldChar w:fldCharType="end"/>
      </w:r>
      <w:r>
        <w:rPr>
          <w:rStyle w:val="xref1"/>
        </w:rPr>
        <w:t>)</w:t>
      </w:r>
      <w:r>
        <w:t xml:space="preserve">. </w:t>
      </w:r>
    </w:p>
    <w:p w14:paraId="30233EF8" w14:textId="77777777" w:rsidR="008A5E4E" w:rsidRDefault="009A76EE">
      <w:pPr>
        <w:pStyle w:val="pDefinitionTerm"/>
      </w:pPr>
      <w:r>
        <w:fldChar w:fldCharType="begin"/>
      </w:r>
      <w:r w:rsidR="0065745B">
        <w:instrText xml:space="preserve"> XE "grid" </w:instrText>
      </w:r>
      <w:r>
        <w:fldChar w:fldCharType="end"/>
      </w:r>
      <w:r w:rsidR="0065745B">
        <w:t>grid</w:t>
      </w:r>
    </w:p>
    <w:p w14:paraId="53338FC7" w14:textId="77777777" w:rsidR="008A5E4E" w:rsidRDefault="0065745B">
      <w:pPr>
        <w:pStyle w:val="p1"/>
      </w:pPr>
      <w:r>
        <w:t xml:space="preserve">A multidimensional, rectangular structure containing work-groups. A grid is formed when a program launches a kernel. See </w:t>
      </w:r>
      <w:r>
        <w:rPr>
          <w:rStyle w:val="xref1"/>
        </w:rPr>
        <w:t>1.2. HSAIL Virtual Language (</w:t>
      </w:r>
      <w:r w:rsidR="009A76EE" w:rsidRPr="008A5E4E">
        <w:fldChar w:fldCharType="begin"/>
      </w:r>
      <w:r w:rsidR="008A5E4E">
        <w:instrText xml:space="preserve"> PAGEREF _Ref-182139112 \p \h  \* MERGEFORMAT </w:instrText>
      </w:r>
      <w:r w:rsidR="009A76EE" w:rsidRPr="008A5E4E">
        <w:fldChar w:fldCharType="separate"/>
      </w:r>
      <w:r w:rsidR="00533AF0" w:rsidRPr="00533AF0">
        <w:rPr>
          <w:rStyle w:val="xref1"/>
          <w:noProof/>
        </w:rPr>
        <w:t>on</w:t>
      </w:r>
      <w:r w:rsidR="00533AF0">
        <w:rPr>
          <w:noProof/>
        </w:rPr>
        <w:t xml:space="preserve"> page 2</w:t>
      </w:r>
      <w:r w:rsidR="009A76EE" w:rsidRPr="008A5E4E">
        <w:rPr>
          <w:rStyle w:val="xref1"/>
        </w:rPr>
        <w:fldChar w:fldCharType="end"/>
      </w:r>
      <w:r>
        <w:rPr>
          <w:rStyle w:val="xref1"/>
        </w:rPr>
        <w:t>)</w:t>
      </w:r>
      <w:r>
        <w:t xml:space="preserve">. </w:t>
      </w:r>
    </w:p>
    <w:p w14:paraId="7C1F9D68" w14:textId="77777777" w:rsidR="008A5E4E" w:rsidRDefault="009A76EE">
      <w:pPr>
        <w:pStyle w:val="pDefinitionTerm"/>
      </w:pPr>
      <w:r>
        <w:fldChar w:fldCharType="begin"/>
      </w:r>
      <w:r w:rsidR="0065745B">
        <w:instrText xml:space="preserve"> XE "group segment" </w:instrText>
      </w:r>
      <w:r>
        <w:fldChar w:fldCharType="end"/>
      </w:r>
      <w:r w:rsidR="0065745B">
        <w:t>group segment</w:t>
      </w:r>
    </w:p>
    <w:p w14:paraId="63E68FFF" w14:textId="77777777" w:rsidR="008A5E4E" w:rsidRDefault="0065745B">
      <w:pPr>
        <w:pStyle w:val="p1"/>
      </w:pPr>
      <w:r>
        <w:t xml:space="preserve">A memory segment in which memory is visible to a single work-group. See </w:t>
      </w:r>
      <w:r>
        <w:rPr>
          <w:rStyle w:val="xref1"/>
        </w:rPr>
        <w:t>2.8.1. Types of Segments (</w:t>
      </w:r>
      <w:r w:rsidR="009A76EE" w:rsidRPr="008A5E4E">
        <w:fldChar w:fldCharType="begin"/>
      </w:r>
      <w:r w:rsidR="008A5E4E">
        <w:instrText xml:space="preserve"> PAGEREF _Ref-914710080 \p \h  \* MERGEFORMAT </w:instrText>
      </w:r>
      <w:r w:rsidR="009A76EE" w:rsidRPr="008A5E4E">
        <w:fldChar w:fldCharType="separate"/>
      </w:r>
      <w:r w:rsidR="00533AF0" w:rsidRPr="00533AF0">
        <w:rPr>
          <w:rStyle w:val="xref1"/>
          <w:noProof/>
        </w:rPr>
        <w:t>on</w:t>
      </w:r>
      <w:r w:rsidR="00533AF0">
        <w:rPr>
          <w:noProof/>
        </w:rPr>
        <w:t xml:space="preserve"> page 15</w:t>
      </w:r>
      <w:r w:rsidR="009A76EE" w:rsidRPr="008A5E4E">
        <w:rPr>
          <w:rStyle w:val="xref1"/>
        </w:rPr>
        <w:fldChar w:fldCharType="end"/>
      </w:r>
      <w:r>
        <w:rPr>
          <w:rStyle w:val="xref1"/>
        </w:rPr>
        <w:t>)</w:t>
      </w:r>
      <w:r>
        <w:t>.</w:t>
      </w:r>
    </w:p>
    <w:p w14:paraId="1F2F1529" w14:textId="77777777" w:rsidR="008A5E4E" w:rsidRDefault="009A76EE">
      <w:pPr>
        <w:pStyle w:val="pDefinitionTerm"/>
      </w:pPr>
      <w:r>
        <w:fldChar w:fldCharType="begin"/>
      </w:r>
      <w:r w:rsidR="0065745B">
        <w:instrText xml:space="preserve"> XE "host CPU" </w:instrText>
      </w:r>
      <w:r>
        <w:fldChar w:fldCharType="end"/>
      </w:r>
      <w:r w:rsidR="0065745B">
        <w:t>host CPU</w:t>
      </w:r>
    </w:p>
    <w:p w14:paraId="6C4B9278" w14:textId="156375E1" w:rsidR="008A5E4E" w:rsidRDefault="0065745B">
      <w:pPr>
        <w:pStyle w:val="p1"/>
      </w:pPr>
      <w:r>
        <w:t xml:space="preserve">An agent that also supports the native CPU instruction set and runs the host operating system and the HSA runtime. As an agent, the host CPU can dispatch commands to </w:t>
      </w:r>
      <w:r w:rsidR="0023395C">
        <w:t>a kernel agent</w:t>
      </w:r>
      <w:r>
        <w:t xml:space="preserve"> using memory operations to construct and enqueue AQL packets. In some systems, a host CPU can also act as </w:t>
      </w:r>
      <w:r w:rsidR="0023395C">
        <w:t>a kernel agent</w:t>
      </w:r>
      <w:r>
        <w:t xml:space="preserve"> (with appropriate HSAIL finalizer and AQL mechanisms). See </w:t>
      </w:r>
      <w:r>
        <w:rPr>
          <w:rStyle w:val="xref1"/>
        </w:rPr>
        <w:t>1.1. What Is HSAIL? (</w:t>
      </w:r>
      <w:r w:rsidR="009A76EE" w:rsidRPr="008A5E4E">
        <w:fldChar w:fldCharType="begin"/>
      </w:r>
      <w:r w:rsidR="008A5E4E">
        <w:instrText xml:space="preserve"> PAGEREF _Ref-2004090069 \p \h  \* MERGEFORMAT </w:instrText>
      </w:r>
      <w:r w:rsidR="009A76EE" w:rsidRPr="008A5E4E">
        <w:fldChar w:fldCharType="separate"/>
      </w:r>
      <w:r w:rsidR="00533AF0" w:rsidRPr="00533AF0">
        <w:rPr>
          <w:rStyle w:val="xref1"/>
          <w:noProof/>
        </w:rPr>
        <w:t>on</w:t>
      </w:r>
      <w:r w:rsidR="00533AF0">
        <w:rPr>
          <w:noProof/>
        </w:rPr>
        <w:t xml:space="preserve"> page 1</w:t>
      </w:r>
      <w:r w:rsidR="009A76EE" w:rsidRPr="008A5E4E">
        <w:rPr>
          <w:rStyle w:val="xref1"/>
        </w:rPr>
        <w:fldChar w:fldCharType="end"/>
      </w:r>
      <w:r>
        <w:rPr>
          <w:rStyle w:val="xref1"/>
        </w:rPr>
        <w:t>)</w:t>
      </w:r>
      <w:r>
        <w:t xml:space="preserve">. </w:t>
      </w:r>
    </w:p>
    <w:p w14:paraId="2A3EF7DC" w14:textId="77777777" w:rsidR="00B45CB6" w:rsidRDefault="00B45CB6" w:rsidP="00B45CB6">
      <w:pPr>
        <w:pStyle w:val="pDefinitionTerm"/>
      </w:pPr>
      <w:r>
        <w:t xml:space="preserve">HSA </w:t>
      </w:r>
      <w:r>
        <w:fldChar w:fldCharType="begin"/>
      </w:r>
      <w:r>
        <w:instrText xml:space="preserve"> XE "compound type" </w:instrText>
      </w:r>
      <w:r>
        <w:fldChar w:fldCharType="end"/>
      </w:r>
      <w:r>
        <w:t>code object</w:t>
      </w:r>
    </w:p>
    <w:p w14:paraId="4CB78CE9" w14:textId="0C674566" w:rsidR="00B45CB6" w:rsidRDefault="00B45CB6" w:rsidP="00B45CB6">
      <w:pPr>
        <w:pStyle w:val="p1"/>
      </w:pPr>
      <w:r>
        <w:t>An HSAIL program can be finalized to produce an HSA code object for a specific instruction set architecture. An HSA code object can then be loaded into an HSA</w:t>
      </w:r>
      <w:r w:rsidR="009C1CC6">
        <w:t xml:space="preserve"> executable for a specific</w:t>
      </w:r>
      <w:r>
        <w:t xml:space="preserve"> </w:t>
      </w:r>
      <w:r w:rsidR="00EE3B8D">
        <w:t>kernel agent</w:t>
      </w:r>
      <w:r>
        <w:t xml:space="preserve"> that </w:t>
      </w:r>
      <w:r w:rsidR="00BC2F71">
        <w:t>supports</w:t>
      </w:r>
      <w:r>
        <w:t xml:space="preserve"> the instruction set architecture</w:t>
      </w:r>
      <w:r w:rsidR="00EC75D6">
        <w:t xml:space="preserve"> of the HSA code object</w:t>
      </w:r>
      <w:r>
        <w:t>. The kernels in the HSA executable can then be executed</w:t>
      </w:r>
      <w:r w:rsidR="00021BDB">
        <w:t xml:space="preserve"> on the </w:t>
      </w:r>
      <w:r w:rsidR="00EE3B8D">
        <w:t>kernel agent</w:t>
      </w:r>
      <w:r w:rsidR="00021BDB">
        <w:t xml:space="preserve"> on which they have been loaded</w:t>
      </w:r>
      <w:r>
        <w:t>.</w:t>
      </w:r>
      <w:r w:rsidR="00306F3B" w:rsidRPr="00306F3B">
        <w:t xml:space="preserve"> </w:t>
      </w:r>
      <w:r w:rsidR="00306F3B">
        <w:t xml:space="preserve">See </w:t>
      </w:r>
      <w:r w:rsidR="00306F3B">
        <w:rPr>
          <w:rStyle w:val="xref1"/>
        </w:rPr>
        <w:t>4.2. Program</w:t>
      </w:r>
      <w:r w:rsidR="00306F3B">
        <w:t>, Code Object and Executable</w:t>
      </w:r>
      <w:r w:rsidR="00306F3B">
        <w:rPr>
          <w:rStyle w:val="xref1"/>
        </w:rPr>
        <w:t xml:space="preserve"> (</w:t>
      </w:r>
      <w:r w:rsidR="00306F3B" w:rsidRPr="008A5E4E">
        <w:fldChar w:fldCharType="begin"/>
      </w:r>
      <w:r w:rsidR="00306F3B">
        <w:instrText xml:space="preserve"> PAGEREF _Ref-654951805 \p \h  \* MERGEFORMAT </w:instrText>
      </w:r>
      <w:r w:rsidR="00306F3B" w:rsidRPr="008A5E4E">
        <w:fldChar w:fldCharType="separate"/>
      </w:r>
      <w:r w:rsidR="00306F3B" w:rsidRPr="00533AF0">
        <w:rPr>
          <w:rStyle w:val="xref1"/>
          <w:noProof/>
        </w:rPr>
        <w:t>on</w:t>
      </w:r>
      <w:r w:rsidR="00306F3B">
        <w:rPr>
          <w:noProof/>
        </w:rPr>
        <w:t xml:space="preserve"> page 33</w:t>
      </w:r>
      <w:r w:rsidR="00306F3B" w:rsidRPr="008A5E4E">
        <w:rPr>
          <w:rStyle w:val="xref1"/>
        </w:rPr>
        <w:fldChar w:fldCharType="end"/>
      </w:r>
      <w:r w:rsidR="00306F3B">
        <w:rPr>
          <w:rStyle w:val="xref1"/>
        </w:rPr>
        <w:t>)</w:t>
      </w:r>
      <w:r>
        <w:t xml:space="preserve">. </w:t>
      </w:r>
    </w:p>
    <w:p w14:paraId="6B0CF3D0" w14:textId="77777777" w:rsidR="00EC5FD0" w:rsidRDefault="00EC5FD0" w:rsidP="00EC5FD0">
      <w:pPr>
        <w:pStyle w:val="pDefinitionTerm"/>
      </w:pPr>
      <w:r>
        <w:t xml:space="preserve">HSA </w:t>
      </w:r>
      <w:r>
        <w:fldChar w:fldCharType="begin"/>
      </w:r>
      <w:r>
        <w:instrText xml:space="preserve"> XE "compound type" </w:instrText>
      </w:r>
      <w:r>
        <w:fldChar w:fldCharType="end"/>
      </w:r>
      <w:r>
        <w:t>executable</w:t>
      </w:r>
    </w:p>
    <w:p w14:paraId="6AF25DA2" w14:textId="71866ED8" w:rsidR="00EC5FD0" w:rsidRDefault="00EC5FD0" w:rsidP="00EC5FD0">
      <w:pPr>
        <w:pStyle w:val="p1"/>
      </w:pPr>
      <w:r>
        <w:t xml:space="preserve">An HSA executable manages the allocation of global and readonly segment variables </w:t>
      </w:r>
      <w:r w:rsidR="00886E79">
        <w:t>defined</w:t>
      </w:r>
      <w:r>
        <w:t xml:space="preserve"> by HSA code objects</w:t>
      </w:r>
      <w:r w:rsidR="00F84F11">
        <w:t xml:space="preserve">. It also manages linking </w:t>
      </w:r>
      <w:r w:rsidR="002B2729">
        <w:t xml:space="preserve">global and readonly segment </w:t>
      </w:r>
      <w:r w:rsidR="00F84F11">
        <w:t>variable declarations to external defin</w:t>
      </w:r>
      <w:r w:rsidR="003E31EF">
        <w:t>i</w:t>
      </w:r>
      <w:r w:rsidR="00F84F11">
        <w:t>tions outside the HSA executable</w:t>
      </w:r>
      <w:r w:rsidR="0030761D">
        <w:t>, such as in the host application</w:t>
      </w:r>
      <w:r>
        <w:t xml:space="preserve">. </w:t>
      </w:r>
      <w:r w:rsidR="00AC757C">
        <w:t>An application can use the HSA runtime to create zero or more HSA executables</w:t>
      </w:r>
      <w:r w:rsidR="002B2729">
        <w:t>, to which</w:t>
      </w:r>
      <w:r w:rsidR="00AC757C">
        <w:t xml:space="preserve"> </w:t>
      </w:r>
      <w:r w:rsidR="002B2729">
        <w:t>z</w:t>
      </w:r>
      <w:r>
        <w:t xml:space="preserve">ero or more HSA code objects can be loaded for different </w:t>
      </w:r>
      <w:r w:rsidR="00EE3B8D">
        <w:t>kernel agent</w:t>
      </w:r>
      <w:r>
        <w:t xml:space="preserve">s. </w:t>
      </w:r>
      <w:r w:rsidR="00306F3B">
        <w:t xml:space="preserve">See </w:t>
      </w:r>
      <w:r w:rsidR="00306F3B">
        <w:rPr>
          <w:rStyle w:val="xref1"/>
        </w:rPr>
        <w:t>4.2. Program</w:t>
      </w:r>
      <w:r w:rsidR="00306F3B">
        <w:t>, Code Object and Executable</w:t>
      </w:r>
      <w:r w:rsidR="00306F3B">
        <w:rPr>
          <w:rStyle w:val="xref1"/>
        </w:rPr>
        <w:t xml:space="preserve"> (</w:t>
      </w:r>
      <w:r w:rsidR="00306F3B" w:rsidRPr="008A5E4E">
        <w:fldChar w:fldCharType="begin"/>
      </w:r>
      <w:r w:rsidR="00306F3B">
        <w:instrText xml:space="preserve"> PAGEREF _Ref-654951805 \p \h  \* MERGEFORMAT </w:instrText>
      </w:r>
      <w:r w:rsidR="00306F3B" w:rsidRPr="008A5E4E">
        <w:fldChar w:fldCharType="separate"/>
      </w:r>
      <w:r w:rsidR="00306F3B" w:rsidRPr="00533AF0">
        <w:rPr>
          <w:rStyle w:val="xref1"/>
          <w:noProof/>
        </w:rPr>
        <w:t>on</w:t>
      </w:r>
      <w:r w:rsidR="00306F3B">
        <w:rPr>
          <w:noProof/>
        </w:rPr>
        <w:t xml:space="preserve"> page 33</w:t>
      </w:r>
      <w:r w:rsidR="00306F3B" w:rsidRPr="008A5E4E">
        <w:rPr>
          <w:rStyle w:val="xref1"/>
        </w:rPr>
        <w:fldChar w:fldCharType="end"/>
      </w:r>
      <w:r w:rsidR="00306F3B">
        <w:rPr>
          <w:rStyle w:val="xref1"/>
        </w:rPr>
        <w:t>)</w:t>
      </w:r>
      <w:r>
        <w:t xml:space="preserve">. </w:t>
      </w:r>
    </w:p>
    <w:p w14:paraId="6EFEFF6B" w14:textId="77777777" w:rsidR="008A5E4E" w:rsidRDefault="009A76EE">
      <w:pPr>
        <w:pStyle w:val="pDefinitionTerm"/>
      </w:pPr>
      <w:r>
        <w:fldChar w:fldCharType="begin"/>
      </w:r>
      <w:r w:rsidR="0065745B">
        <w:instrText xml:space="preserve"> XE "HSA implementation" </w:instrText>
      </w:r>
      <w:r>
        <w:fldChar w:fldCharType="end"/>
      </w:r>
      <w:r w:rsidR="0065745B">
        <w:t>HSA implementation</w:t>
      </w:r>
    </w:p>
    <w:p w14:paraId="4799978B" w14:textId="4D574C47" w:rsidR="008A5E4E" w:rsidRDefault="0065745B">
      <w:pPr>
        <w:pStyle w:val="p1"/>
      </w:pPr>
      <w:r>
        <w:t xml:space="preserve">A combination of one or more host CPU agents able to execute the HSA runtime, one or more </w:t>
      </w:r>
      <w:r w:rsidR="00EE3B8D">
        <w:t>kernel agent</w:t>
      </w:r>
      <w:r>
        <w:t xml:space="preserve">s able to execute HSAIL programs, and zero or more other agents that participate in the HSA memory model. </w:t>
      </w:r>
    </w:p>
    <w:p w14:paraId="6A578A15" w14:textId="77777777" w:rsidR="008A5E4E" w:rsidRDefault="009A76EE">
      <w:pPr>
        <w:pStyle w:val="pDefinitionTerm"/>
      </w:pPr>
      <w:r>
        <w:fldChar w:fldCharType="begin"/>
      </w:r>
      <w:r w:rsidR="0065745B">
        <w:instrText xml:space="preserve"> XE "HSA runtime" </w:instrText>
      </w:r>
      <w:r>
        <w:fldChar w:fldCharType="end"/>
      </w:r>
      <w:r w:rsidR="0065745B">
        <w:t>HSA runtime</w:t>
      </w:r>
    </w:p>
    <w:p w14:paraId="3B59389F" w14:textId="2EEE43FB" w:rsidR="008A5E4E" w:rsidRPr="009D7890" w:rsidRDefault="0065745B" w:rsidP="006254C0">
      <w:pPr>
        <w:pStyle w:val="p1"/>
      </w:pPr>
      <w:r>
        <w:t>A library of services that can be executed by the application on a host CPU that supports the execution of HSAIL programs. This includes</w:t>
      </w:r>
      <w:r w:rsidR="00FA6860">
        <w:t xml:space="preserve">: support for </w:t>
      </w:r>
      <w:r w:rsidR="007F3EBB">
        <w:t>User Mode Queues</w:t>
      </w:r>
      <w:r w:rsidR="00925DC6">
        <w:t>,</w:t>
      </w:r>
      <w:r w:rsidR="007F3EBB">
        <w:t xml:space="preserve"> </w:t>
      </w:r>
      <w:r w:rsidR="00FA6860">
        <w:t>signals</w:t>
      </w:r>
      <w:r w:rsidR="00925DC6">
        <w:t xml:space="preserve"> and memory mangement</w:t>
      </w:r>
      <w:r w:rsidR="007F3EBB">
        <w:t>;</w:t>
      </w:r>
      <w:r w:rsidR="00FA6860">
        <w:t xml:space="preserve"> </w:t>
      </w:r>
      <w:r w:rsidR="007F3EBB">
        <w:t xml:space="preserve">optional support for </w:t>
      </w:r>
      <w:r w:rsidR="00FA6860">
        <w:t>images</w:t>
      </w:r>
      <w:r w:rsidR="007F3EBB">
        <w:t xml:space="preserve"> and samplers</w:t>
      </w:r>
      <w:r w:rsidR="00FA6860">
        <w:t>;</w:t>
      </w:r>
      <w:r>
        <w:t xml:space="preserve"> a finalizer</w:t>
      </w:r>
      <w:r w:rsidR="00FA6860">
        <w:t>;</w:t>
      </w:r>
      <w:r w:rsidR="006254C0">
        <w:t xml:space="preserve"> and a loader</w:t>
      </w:r>
      <w:r>
        <w:t>.</w:t>
      </w:r>
      <w:r w:rsidR="009D7890">
        <w:t xml:space="preserve"> See the </w:t>
      </w:r>
      <w:r w:rsidR="009D7890">
        <w:rPr>
          <w:rStyle w:val="spanBookTitle"/>
        </w:rPr>
        <w:t>HSA Core API Programmers Reference Manual</w:t>
      </w:r>
      <w:r w:rsidR="009D7890">
        <w:rPr>
          <w:rStyle w:val="spanBookTitle"/>
          <w:i w:val="0"/>
        </w:rPr>
        <w:t>.</w:t>
      </w:r>
    </w:p>
    <w:p w14:paraId="68DE024D" w14:textId="77777777" w:rsidR="008A5E4E" w:rsidRDefault="009A76EE">
      <w:pPr>
        <w:pStyle w:val="pDefinitionTerm"/>
      </w:pPr>
      <w:r>
        <w:fldChar w:fldCharType="begin"/>
      </w:r>
      <w:r w:rsidR="0065745B">
        <w:instrText xml:space="preserve"> XE "HSAIL" </w:instrText>
      </w:r>
      <w:r>
        <w:fldChar w:fldCharType="end"/>
      </w:r>
      <w:r w:rsidR="0065745B">
        <w:t>HSAIL</w:t>
      </w:r>
    </w:p>
    <w:p w14:paraId="280B3C4F" w14:textId="77777777" w:rsidR="008A5E4E" w:rsidRDefault="0065745B">
      <w:pPr>
        <w:pStyle w:val="p1"/>
      </w:pPr>
      <w:r>
        <w:t>Heterogeneous System Architecture Intermediate Language. A virtual machine and a language. The instruction set of the HSA virtual machine that preserves virtual machine abstractions and allows for inexpensive translation to machine code.</w:t>
      </w:r>
    </w:p>
    <w:p w14:paraId="52157199" w14:textId="77777777" w:rsidR="00841267" w:rsidRDefault="00841267" w:rsidP="00841267">
      <w:pPr>
        <w:pStyle w:val="pDefinitionTerm"/>
      </w:pPr>
      <w:r>
        <w:t xml:space="preserve">HSAIL </w:t>
      </w:r>
      <w:r>
        <w:fldChar w:fldCharType="begin"/>
      </w:r>
      <w:r>
        <w:instrText xml:space="preserve"> XE "module" </w:instrText>
      </w:r>
      <w:r>
        <w:fldChar w:fldCharType="end"/>
      </w:r>
      <w:r>
        <w:t>module</w:t>
      </w:r>
    </w:p>
    <w:p w14:paraId="1BB3DEB0" w14:textId="77777777" w:rsidR="00841267" w:rsidRDefault="00841267" w:rsidP="00841267">
      <w:pPr>
        <w:pStyle w:val="p1"/>
      </w:pPr>
      <w:r>
        <w:t xml:space="preserve">The unit of HSAIL generation. A single module can contain multiple declarations and definitions. </w:t>
      </w:r>
      <w:r w:rsidR="00FC78D9">
        <w:t>It c</w:t>
      </w:r>
      <w:r>
        <w:t xml:space="preserve">an be added to one or more HSAIL programs. See </w:t>
      </w:r>
      <w:r>
        <w:rPr>
          <w:rStyle w:val="xref1"/>
        </w:rPr>
        <w:t>4.2. Program</w:t>
      </w:r>
      <w:r>
        <w:t>, Code Object and Executable</w:t>
      </w:r>
      <w:r>
        <w:rPr>
          <w:rStyle w:val="xref1"/>
        </w:rPr>
        <w:t xml:space="preserve"> (</w:t>
      </w:r>
      <w:r w:rsidRPr="008A5E4E">
        <w:fldChar w:fldCharType="begin"/>
      </w:r>
      <w:r>
        <w:instrText xml:space="preserve"> PAGEREF _Ref-654951805 \p \h  \* MERGEFORMAT </w:instrText>
      </w:r>
      <w:r w:rsidRPr="008A5E4E">
        <w:fldChar w:fldCharType="separate"/>
      </w:r>
      <w:r w:rsidRPr="00533AF0">
        <w:rPr>
          <w:rStyle w:val="xref1"/>
          <w:noProof/>
        </w:rPr>
        <w:t>on</w:t>
      </w:r>
      <w:r>
        <w:rPr>
          <w:noProof/>
        </w:rPr>
        <w:t xml:space="preserve"> page 33</w:t>
      </w:r>
      <w:r w:rsidRPr="008A5E4E">
        <w:rPr>
          <w:rStyle w:val="xref1"/>
        </w:rPr>
        <w:fldChar w:fldCharType="end"/>
      </w:r>
      <w:r>
        <w:rPr>
          <w:rStyle w:val="xref1"/>
        </w:rPr>
        <w:t>)</w:t>
      </w:r>
      <w:r>
        <w:t xml:space="preserve">. and </w:t>
      </w:r>
      <w:r>
        <w:rPr>
          <w:rStyle w:val="xref1"/>
        </w:rPr>
        <w:t>4.3. Module (</w:t>
      </w:r>
      <w:r w:rsidRPr="008A5E4E">
        <w:fldChar w:fldCharType="begin"/>
      </w:r>
      <w:r>
        <w:instrText xml:space="preserve"> PAGEREF _Ref-203215489 \p \h  \* MERGEFORMAT </w:instrText>
      </w:r>
      <w:r w:rsidRPr="008A5E4E">
        <w:fldChar w:fldCharType="separate"/>
      </w:r>
      <w:r w:rsidRPr="00533AF0">
        <w:rPr>
          <w:rStyle w:val="xref1"/>
          <w:noProof/>
        </w:rPr>
        <w:t>on</w:t>
      </w:r>
      <w:r>
        <w:rPr>
          <w:noProof/>
        </w:rPr>
        <w:t xml:space="preserve"> page 37</w:t>
      </w:r>
      <w:r w:rsidRPr="008A5E4E">
        <w:rPr>
          <w:rStyle w:val="xref1"/>
        </w:rPr>
        <w:fldChar w:fldCharType="end"/>
      </w:r>
      <w:r>
        <w:rPr>
          <w:rStyle w:val="xref1"/>
        </w:rPr>
        <w:t>)</w:t>
      </w:r>
      <w:r>
        <w:t>.</w:t>
      </w:r>
    </w:p>
    <w:p w14:paraId="5E72D330" w14:textId="77777777" w:rsidR="002A5DC0" w:rsidRDefault="002A5DC0" w:rsidP="002A5DC0">
      <w:pPr>
        <w:pStyle w:val="pDefinitionTerm"/>
      </w:pPr>
      <w:r>
        <w:t xml:space="preserve">HSAIL </w:t>
      </w:r>
      <w:r>
        <w:fldChar w:fldCharType="begin"/>
      </w:r>
      <w:r>
        <w:instrText xml:space="preserve"> XE "program" </w:instrText>
      </w:r>
      <w:r>
        <w:fldChar w:fldCharType="end"/>
      </w:r>
      <w:r>
        <w:t>program</w:t>
      </w:r>
    </w:p>
    <w:p w14:paraId="761CBCB0" w14:textId="77777777" w:rsidR="002A5DC0" w:rsidRDefault="002A5DC0" w:rsidP="002A5DC0">
      <w:pPr>
        <w:pStyle w:val="p1"/>
      </w:pPr>
      <w:r>
        <w:t xml:space="preserve">The unit of HSAIL linkage. An application can use the HSA runtime to create zero or more HSAIL programs, and add zero or more HSAIL modules to a program. The program linkage names of a module are linked with the program linkage names in the other modules in the same program. For each program, the modules must collectively define all the kernels, functions, </w:t>
      </w:r>
      <w:r w:rsidR="003E31EF">
        <w:t xml:space="preserve">variables </w:t>
      </w:r>
      <w:r>
        <w:t xml:space="preserve">and fbarriers referenced directly and indirectly by the kernels and indirect functions at the time they are finalized. </w:t>
      </w:r>
      <w:r w:rsidR="003E31EF">
        <w:t>The exception is that global and readonly segment v</w:t>
      </w:r>
      <w:r>
        <w:t xml:space="preserve">ariables may be declared only, in which case the HSA executable must be used to provide the definition, such as to a host application variable. See </w:t>
      </w:r>
      <w:r>
        <w:rPr>
          <w:rStyle w:val="xref1"/>
        </w:rPr>
        <w:t>4.2. Program</w:t>
      </w:r>
      <w:r>
        <w:t>, Code Object and Executable</w:t>
      </w:r>
      <w:r>
        <w:rPr>
          <w:rStyle w:val="xref1"/>
        </w:rPr>
        <w:t xml:space="preserve"> (</w:t>
      </w:r>
      <w:r w:rsidRPr="008A5E4E">
        <w:fldChar w:fldCharType="begin"/>
      </w:r>
      <w:r>
        <w:instrText xml:space="preserve"> PAGEREF _Ref-654951805 \p \h  \* MERGEFORMAT </w:instrText>
      </w:r>
      <w:r w:rsidRPr="008A5E4E">
        <w:fldChar w:fldCharType="separate"/>
      </w:r>
      <w:r w:rsidRPr="00533AF0">
        <w:rPr>
          <w:rStyle w:val="xref1"/>
          <w:noProof/>
        </w:rPr>
        <w:t>on</w:t>
      </w:r>
      <w:r>
        <w:rPr>
          <w:noProof/>
        </w:rPr>
        <w:t xml:space="preserve"> page 33</w:t>
      </w:r>
      <w:r w:rsidRPr="008A5E4E">
        <w:rPr>
          <w:rStyle w:val="xref1"/>
        </w:rPr>
        <w:fldChar w:fldCharType="end"/>
      </w:r>
      <w:r>
        <w:rPr>
          <w:rStyle w:val="xref1"/>
        </w:rPr>
        <w:t>)</w:t>
      </w:r>
      <w:r>
        <w:t xml:space="preserve"> and </w:t>
      </w:r>
      <w:r>
        <w:rPr>
          <w:rStyle w:val="xref1"/>
        </w:rPr>
        <w:t>4.3. Module (</w:t>
      </w:r>
      <w:r w:rsidRPr="008A5E4E">
        <w:fldChar w:fldCharType="begin"/>
      </w:r>
      <w:r>
        <w:instrText xml:space="preserve"> PAGEREF _Ref-203215489 \p \h  \* MERGEFORMAT </w:instrText>
      </w:r>
      <w:r w:rsidRPr="008A5E4E">
        <w:fldChar w:fldCharType="separate"/>
      </w:r>
      <w:r w:rsidRPr="00533AF0">
        <w:rPr>
          <w:rStyle w:val="xref1"/>
          <w:noProof/>
        </w:rPr>
        <w:t>on</w:t>
      </w:r>
      <w:r>
        <w:rPr>
          <w:noProof/>
        </w:rPr>
        <w:t xml:space="preserve"> page 37</w:t>
      </w:r>
      <w:r w:rsidRPr="008A5E4E">
        <w:rPr>
          <w:rStyle w:val="xref1"/>
        </w:rPr>
        <w:fldChar w:fldCharType="end"/>
      </w:r>
      <w:r>
        <w:rPr>
          <w:rStyle w:val="xref1"/>
        </w:rPr>
        <w:t>)</w:t>
      </w:r>
      <w:r>
        <w:t xml:space="preserve">. </w:t>
      </w:r>
    </w:p>
    <w:p w14:paraId="477FAD7D" w14:textId="77777777" w:rsidR="008A5E4E" w:rsidRDefault="009A76EE">
      <w:pPr>
        <w:pStyle w:val="pDefinitionTerm"/>
      </w:pPr>
      <w:r>
        <w:fldChar w:fldCharType="begin"/>
      </w:r>
      <w:r w:rsidR="0065745B">
        <w:instrText xml:space="preserve"> XE "illegal operation" </w:instrText>
      </w:r>
      <w:r>
        <w:fldChar w:fldCharType="end"/>
      </w:r>
      <w:r w:rsidR="0065745B">
        <w:t>illegal operation</w:t>
      </w:r>
    </w:p>
    <w:p w14:paraId="082F7080" w14:textId="77777777" w:rsidR="008A5E4E" w:rsidRDefault="0065745B">
      <w:pPr>
        <w:pStyle w:val="p1"/>
      </w:pPr>
      <w:r>
        <w:t xml:space="preserve"> An operation that a finalizer is allowed (but not required) to complain about. </w:t>
      </w:r>
    </w:p>
    <w:p w14:paraId="1EFB9B0B" w14:textId="77777777" w:rsidR="008A5E4E" w:rsidRDefault="009A76EE">
      <w:pPr>
        <w:pStyle w:val="pDefinitionTerm"/>
      </w:pPr>
      <w:r>
        <w:fldChar w:fldCharType="begin"/>
      </w:r>
      <w:r w:rsidR="0065745B">
        <w:instrText xml:space="preserve"> XE "image handle" </w:instrText>
      </w:r>
      <w:r>
        <w:fldChar w:fldCharType="end"/>
      </w:r>
      <w:r w:rsidR="0065745B">
        <w:t>image handle</w:t>
      </w:r>
    </w:p>
    <w:p w14:paraId="3577C5D8" w14:textId="77777777" w:rsidR="008A5E4E" w:rsidRDefault="0065745B">
      <w:pPr>
        <w:pStyle w:val="p1"/>
      </w:pPr>
      <w:r>
        <w:t xml:space="preserve">An opaque handle to an image that includes information about the properties of the image and access to the image data. See </w:t>
      </w:r>
      <w:r>
        <w:rPr>
          <w:rStyle w:val="xref1"/>
        </w:rPr>
        <w:t>7.1.7. Image Creation and Image Handles (</w:t>
      </w:r>
      <w:r w:rsidR="009A76EE" w:rsidRPr="008A5E4E">
        <w:fldChar w:fldCharType="begin"/>
      </w:r>
      <w:r w:rsidR="008A5E4E">
        <w:instrText xml:space="preserve"> PAGEREF _Ref-993518808 \p \h  \* MERGEFORMAT </w:instrText>
      </w:r>
      <w:r w:rsidR="009A76EE" w:rsidRPr="008A5E4E">
        <w:fldChar w:fldCharType="separate"/>
      </w:r>
      <w:r w:rsidR="00533AF0" w:rsidRPr="00533AF0">
        <w:rPr>
          <w:rStyle w:val="xref1"/>
          <w:noProof/>
        </w:rPr>
        <w:t>on</w:t>
      </w:r>
      <w:r w:rsidR="00533AF0">
        <w:rPr>
          <w:noProof/>
        </w:rPr>
        <w:t xml:space="preserve"> page 208</w:t>
      </w:r>
      <w:r w:rsidR="009A76EE" w:rsidRPr="008A5E4E">
        <w:rPr>
          <w:rStyle w:val="xref1"/>
        </w:rPr>
        <w:fldChar w:fldCharType="end"/>
      </w:r>
      <w:r>
        <w:rPr>
          <w:rStyle w:val="xref1"/>
        </w:rPr>
        <w:t>)</w:t>
      </w:r>
      <w:r>
        <w:t xml:space="preserve">. </w:t>
      </w:r>
    </w:p>
    <w:p w14:paraId="4EEDC8EF" w14:textId="77777777" w:rsidR="008A5E4E" w:rsidRDefault="009A76EE">
      <w:pPr>
        <w:pStyle w:val="pDefinitionTerm"/>
      </w:pPr>
      <w:r>
        <w:fldChar w:fldCharType="begin"/>
      </w:r>
      <w:r w:rsidR="0065745B">
        <w:instrText xml:space="preserve"> XE "interval" </w:instrText>
      </w:r>
      <w:r>
        <w:fldChar w:fldCharType="end"/>
      </w:r>
      <w:r w:rsidR="0065745B">
        <w:t>interval</w:t>
      </w:r>
    </w:p>
    <w:p w14:paraId="13424E05" w14:textId="77777777" w:rsidR="008A5E4E" w:rsidRDefault="0065745B">
      <w:pPr>
        <w:pStyle w:val="p1"/>
      </w:pPr>
      <w:r>
        <w:t>A range of values expressed as a starting value and an ending value. A closed interval includes both endpoint values and is expressed using the notation [</w:t>
      </w:r>
      <w:r>
        <w:rPr>
          <w:rStyle w:val="code1"/>
        </w:rPr>
        <w:t>m</w:t>
      </w:r>
      <w:r>
        <w:t xml:space="preserve">, </w:t>
      </w:r>
      <w:r>
        <w:rPr>
          <w:rStyle w:val="code1"/>
        </w:rPr>
        <w:t>n</w:t>
      </w:r>
      <w:r>
        <w:t>]. An open interval does not include either endpoint value and is expressed using the notation (</w:t>
      </w:r>
      <w:r>
        <w:rPr>
          <w:rStyle w:val="code1"/>
        </w:rPr>
        <w:t>m</w:t>
      </w:r>
      <w:r>
        <w:t xml:space="preserve">, </w:t>
      </w:r>
      <w:r>
        <w:rPr>
          <w:rStyle w:val="code1"/>
        </w:rPr>
        <w:t>n</w:t>
      </w:r>
      <w:r>
        <w:t>). A half-open interval is inclusive of one endpoint value and exclusive of the other endpoint value. A right-open interval is expressed using the notation [</w:t>
      </w:r>
      <w:r>
        <w:rPr>
          <w:rStyle w:val="code1"/>
        </w:rPr>
        <w:t>m</w:t>
      </w:r>
      <w:r>
        <w:t xml:space="preserve">, </w:t>
      </w:r>
      <w:r>
        <w:rPr>
          <w:rStyle w:val="code1"/>
        </w:rPr>
        <w:t>n</w:t>
      </w:r>
      <w:r>
        <w:t xml:space="preserve">) to denote an interval that includes </w:t>
      </w:r>
      <w:r>
        <w:rPr>
          <w:rStyle w:val="code1"/>
        </w:rPr>
        <w:t>m</w:t>
      </w:r>
      <w:r>
        <w:t xml:space="preserve"> but does not include </w:t>
      </w:r>
      <w:r>
        <w:rPr>
          <w:rStyle w:val="code1"/>
        </w:rPr>
        <w:t>n</w:t>
      </w:r>
      <w:r>
        <w:t>. A left-open interval is expressed using the notation (</w:t>
      </w:r>
      <w:r>
        <w:rPr>
          <w:rStyle w:val="code1"/>
        </w:rPr>
        <w:t>m</w:t>
      </w:r>
      <w:r>
        <w:t xml:space="preserve">, </w:t>
      </w:r>
      <w:r>
        <w:rPr>
          <w:rStyle w:val="code1"/>
        </w:rPr>
        <w:t>n</w:t>
      </w:r>
      <w:r>
        <w:t xml:space="preserve">] to denote the left-open interval that is exclusive of </w:t>
      </w:r>
      <w:r>
        <w:rPr>
          <w:rStyle w:val="code1"/>
        </w:rPr>
        <w:t>m</w:t>
      </w:r>
      <w:r>
        <w:t xml:space="preserve"> but inclusive of </w:t>
      </w:r>
      <w:r>
        <w:rPr>
          <w:rStyle w:val="code1"/>
        </w:rPr>
        <w:t>n</w:t>
      </w:r>
      <w:r>
        <w:t xml:space="preserve">. </w:t>
      </w:r>
    </w:p>
    <w:p w14:paraId="71B7DD72" w14:textId="77777777" w:rsidR="008A5E4E" w:rsidRDefault="009A76EE">
      <w:pPr>
        <w:pStyle w:val="pDefinitionTerm"/>
      </w:pPr>
      <w:r>
        <w:fldChar w:fldCharType="begin"/>
      </w:r>
      <w:r w:rsidR="0065745B">
        <w:instrText xml:space="preserve"> XE "invalid address" </w:instrText>
      </w:r>
      <w:r>
        <w:fldChar w:fldCharType="end"/>
      </w:r>
      <w:r w:rsidR="0065745B">
        <w:t>invalid address</w:t>
      </w:r>
    </w:p>
    <w:p w14:paraId="35B75121" w14:textId="26F73D65" w:rsidR="008A5E4E" w:rsidRDefault="00267A02">
      <w:pPr>
        <w:pStyle w:val="p1"/>
      </w:pPr>
      <w:r>
        <w:t>An invalid address</w:t>
      </w:r>
      <w:r>
        <w:fldChar w:fldCharType="begin"/>
      </w:r>
      <w:r>
        <w:instrText xml:space="preserve"> XE "</w:instrText>
      </w:r>
      <w:r w:rsidRPr="00ED584B">
        <w:rPr>
          <w:rFonts w:cs="Calibri"/>
        </w:rPr>
        <w:instrText>address</w:instrText>
      </w:r>
      <w:r>
        <w:rPr>
          <w:rFonts w:cs="Calibri"/>
        </w:rPr>
        <w:instrText>"</w:instrText>
      </w:r>
      <w:r>
        <w:instrText xml:space="preserve"> </w:instrText>
      </w:r>
      <w:r>
        <w:fldChar w:fldCharType="end"/>
      </w:r>
      <w:r>
        <w:t xml:space="preserve"> is a location in application global memory</w:t>
      </w:r>
      <w:r>
        <w:fldChar w:fldCharType="begin"/>
      </w:r>
      <w:r>
        <w:instrText xml:space="preserve"> XE "</w:instrText>
      </w:r>
      <w:r w:rsidRPr="00ED584B">
        <w:rPr>
          <w:rFonts w:cs="Calibri"/>
        </w:rPr>
        <w:instrText>global memory</w:instrText>
      </w:r>
      <w:r>
        <w:rPr>
          <w:rFonts w:cs="Calibri"/>
        </w:rPr>
        <w:instrText>"</w:instrText>
      </w:r>
      <w:r>
        <w:instrText xml:space="preserve"> </w:instrText>
      </w:r>
      <w:r>
        <w:fldChar w:fldCharType="end"/>
      </w:r>
      <w:r>
        <w:t xml:space="preserve"> where an access from a kernel agent or other agent</w:t>
      </w:r>
      <w:r>
        <w:fldChar w:fldCharType="begin"/>
      </w:r>
      <w:r>
        <w:instrText xml:space="preserve"> XE "</w:instrText>
      </w:r>
      <w:r w:rsidRPr="00ED584B">
        <w:rPr>
          <w:rFonts w:cs="Calibri"/>
        </w:rPr>
        <w:instrText>agent</w:instrText>
      </w:r>
      <w:r>
        <w:rPr>
          <w:rFonts w:cs="Calibri"/>
        </w:rPr>
        <w:instrText>"</w:instrText>
      </w:r>
      <w:r>
        <w:instrText xml:space="preserve"> </w:instrText>
      </w:r>
      <w:r>
        <w:fldChar w:fldCharType="end"/>
      </w:r>
      <w:r>
        <w:t xml:space="preserve"> is violating system software policy established by the setup of the system page table attributes. If a kernel agent accesses an invalid address, system software shall be notified. See </w:t>
      </w:r>
      <w:r w:rsidR="0065745B">
        <w:rPr>
          <w:rStyle w:val="spanBookTitle"/>
        </w:rPr>
        <w:t>HSA Platform System Architecture Specification</w:t>
      </w:r>
      <w:r w:rsidR="00AF1F5D">
        <w:rPr>
          <w:rStyle w:val="spanBookTitle"/>
        </w:rPr>
        <w:t xml:space="preserve"> Version 1.0</w:t>
      </w:r>
      <w:r w:rsidR="0065745B">
        <w:t xml:space="preserve"> </w:t>
      </w:r>
      <w:r w:rsidR="00287DF1">
        <w:t xml:space="preserve">section </w:t>
      </w:r>
      <w:r w:rsidR="00287DF1">
        <w:rPr>
          <w:i/>
        </w:rPr>
        <w:t>2.1 Requirement: Shared Virtual Memory</w:t>
      </w:r>
      <w:r w:rsidR="00287DF1">
        <w:t xml:space="preserve"> and section </w:t>
      </w:r>
      <w:r w:rsidR="00287DF1">
        <w:rPr>
          <w:i/>
        </w:rPr>
        <w:t>2.9.3 Error handling</w:t>
      </w:r>
      <w:r w:rsidR="0065745B">
        <w:t>.</w:t>
      </w:r>
    </w:p>
    <w:p w14:paraId="54B03C6C" w14:textId="77777777" w:rsidR="008A5E4E" w:rsidRDefault="009A76EE">
      <w:pPr>
        <w:pStyle w:val="pDefinitionTerm"/>
      </w:pPr>
      <w:r>
        <w:fldChar w:fldCharType="begin"/>
      </w:r>
      <w:r w:rsidR="0065745B">
        <w:instrText xml:space="preserve"> XE "kernarg segment" </w:instrText>
      </w:r>
      <w:r>
        <w:fldChar w:fldCharType="end"/>
      </w:r>
      <w:r w:rsidR="0065745B">
        <w:t>kernarg segment</w:t>
      </w:r>
    </w:p>
    <w:p w14:paraId="080AE87C" w14:textId="77777777" w:rsidR="008A5E4E" w:rsidRDefault="0065745B">
      <w:pPr>
        <w:pStyle w:val="p1"/>
      </w:pPr>
      <w:r>
        <w:t xml:space="preserve">A memory segment used to pass arguments into a kernel. See </w:t>
      </w:r>
      <w:r>
        <w:rPr>
          <w:rStyle w:val="xref1"/>
        </w:rPr>
        <w:t>2.8.1. Types of Segments (</w:t>
      </w:r>
      <w:r w:rsidR="009A76EE" w:rsidRPr="008A5E4E">
        <w:fldChar w:fldCharType="begin"/>
      </w:r>
      <w:r w:rsidR="008A5E4E">
        <w:instrText xml:space="preserve"> PAGEREF _Ref-914710080 \p \h  \* MERGEFORMAT </w:instrText>
      </w:r>
      <w:r w:rsidR="009A76EE" w:rsidRPr="008A5E4E">
        <w:fldChar w:fldCharType="separate"/>
      </w:r>
      <w:r w:rsidR="00533AF0" w:rsidRPr="00533AF0">
        <w:rPr>
          <w:rStyle w:val="xref1"/>
          <w:noProof/>
        </w:rPr>
        <w:t>on</w:t>
      </w:r>
      <w:r w:rsidR="00533AF0">
        <w:rPr>
          <w:noProof/>
        </w:rPr>
        <w:t xml:space="preserve"> page 15</w:t>
      </w:r>
      <w:r w:rsidR="009A76EE" w:rsidRPr="008A5E4E">
        <w:rPr>
          <w:rStyle w:val="xref1"/>
        </w:rPr>
        <w:fldChar w:fldCharType="end"/>
      </w:r>
      <w:r>
        <w:rPr>
          <w:rStyle w:val="xref1"/>
        </w:rPr>
        <w:t>)</w:t>
      </w:r>
      <w:r>
        <w:t>.</w:t>
      </w:r>
    </w:p>
    <w:p w14:paraId="25858A15" w14:textId="77777777" w:rsidR="008A5E4E" w:rsidRDefault="009A76EE">
      <w:pPr>
        <w:pStyle w:val="pDefinitionTerm"/>
      </w:pPr>
      <w:r>
        <w:fldChar w:fldCharType="begin"/>
      </w:r>
      <w:r w:rsidR="0065745B">
        <w:instrText xml:space="preserve"> XE "kernel" </w:instrText>
      </w:r>
      <w:r>
        <w:fldChar w:fldCharType="end"/>
      </w:r>
      <w:r w:rsidR="0065745B">
        <w:t>kernel</w:t>
      </w:r>
    </w:p>
    <w:p w14:paraId="0F0F017A" w14:textId="77777777" w:rsidR="008A5E4E" w:rsidRDefault="0065745B">
      <w:pPr>
        <w:pStyle w:val="p1"/>
      </w:pPr>
      <w:r>
        <w:t xml:space="preserve">A section of code executed in a data-parallel way by a compute unit. Kernels are written in HSAIL and then separately translated by a finalizer to the target instruction set. See </w:t>
      </w:r>
      <w:r>
        <w:rPr>
          <w:rStyle w:val="xref1"/>
        </w:rPr>
        <w:t>1.1. What Is HSAIL? (</w:t>
      </w:r>
      <w:r w:rsidR="009A76EE" w:rsidRPr="008A5E4E">
        <w:fldChar w:fldCharType="begin"/>
      </w:r>
      <w:r w:rsidR="008A5E4E">
        <w:instrText xml:space="preserve"> PAGEREF _Ref-2004090069 \p \h  \* MERGEFORMAT </w:instrText>
      </w:r>
      <w:r w:rsidR="009A76EE" w:rsidRPr="008A5E4E">
        <w:fldChar w:fldCharType="separate"/>
      </w:r>
      <w:r w:rsidR="00533AF0" w:rsidRPr="00533AF0">
        <w:rPr>
          <w:rStyle w:val="xref1"/>
          <w:noProof/>
        </w:rPr>
        <w:t>on</w:t>
      </w:r>
      <w:r w:rsidR="00533AF0">
        <w:rPr>
          <w:noProof/>
        </w:rPr>
        <w:t xml:space="preserve"> page 1</w:t>
      </w:r>
      <w:r w:rsidR="009A76EE" w:rsidRPr="008A5E4E">
        <w:rPr>
          <w:rStyle w:val="xref1"/>
        </w:rPr>
        <w:fldChar w:fldCharType="end"/>
      </w:r>
      <w:r>
        <w:rPr>
          <w:rStyle w:val="xref1"/>
        </w:rPr>
        <w:t>)</w:t>
      </w:r>
      <w:r>
        <w:t xml:space="preserve">. </w:t>
      </w:r>
    </w:p>
    <w:p w14:paraId="51E6A55E" w14:textId="77777777" w:rsidR="00C14589" w:rsidRDefault="00C14589" w:rsidP="00C14589">
      <w:pPr>
        <w:pStyle w:val="pDefinitionTerm"/>
      </w:pPr>
      <w:r>
        <w:fldChar w:fldCharType="begin"/>
      </w:r>
      <w:r>
        <w:instrText xml:space="preserve"> XE "HSA component" </w:instrText>
      </w:r>
      <w:r>
        <w:fldChar w:fldCharType="end"/>
      </w:r>
      <w:r>
        <w:t>kernel agent</w:t>
      </w:r>
    </w:p>
    <w:p w14:paraId="1862F585" w14:textId="30CAB74D" w:rsidR="00C14589" w:rsidRDefault="00C14589" w:rsidP="00C14589">
      <w:pPr>
        <w:pStyle w:val="p1"/>
      </w:pPr>
      <w:r>
        <w:t xml:space="preserve">An agent that supports the HSAIL instruction set and </w:t>
      </w:r>
      <w:r w:rsidR="00CC5CB0">
        <w:t xml:space="preserve">supports execution of </w:t>
      </w:r>
      <w:r>
        <w:t xml:space="preserve">AQL </w:t>
      </w:r>
      <w:r w:rsidR="00CC5CB0">
        <w:t xml:space="preserve">kernel dispatch </w:t>
      </w:r>
      <w:r>
        <w:t>packet</w:t>
      </w:r>
      <w:r w:rsidR="00CC5CB0">
        <w:t>s</w:t>
      </w:r>
      <w:r>
        <w:t xml:space="preserve">. As an agent, a kernel agent can dispatch commands to any kernel agent (including itself) using memory operations to construct and enqueue AQL packets. A kernel agent is composed of one or more compute units. See </w:t>
      </w:r>
      <w:r>
        <w:rPr>
          <w:rStyle w:val="xref1"/>
        </w:rPr>
        <w:t>1.1. What Is HSAIL? (</w:t>
      </w:r>
      <w:r w:rsidRPr="008A5E4E">
        <w:fldChar w:fldCharType="begin"/>
      </w:r>
      <w:r>
        <w:instrText xml:space="preserve"> PAGEREF _Ref-2004090069 \p \h  \* MERGEFORMAT </w:instrText>
      </w:r>
      <w:r w:rsidRPr="008A5E4E">
        <w:fldChar w:fldCharType="separate"/>
      </w:r>
      <w:r w:rsidRPr="00533AF0">
        <w:rPr>
          <w:rStyle w:val="xref1"/>
          <w:noProof/>
        </w:rPr>
        <w:t>on</w:t>
      </w:r>
      <w:r>
        <w:rPr>
          <w:noProof/>
        </w:rPr>
        <w:t xml:space="preserve"> page 1</w:t>
      </w:r>
      <w:r w:rsidRPr="008A5E4E">
        <w:rPr>
          <w:rStyle w:val="xref1"/>
        </w:rPr>
        <w:fldChar w:fldCharType="end"/>
      </w:r>
      <w:r>
        <w:rPr>
          <w:rStyle w:val="xref1"/>
        </w:rPr>
        <w:t>)</w:t>
      </w:r>
      <w:r>
        <w:t xml:space="preserve">. </w:t>
      </w:r>
    </w:p>
    <w:p w14:paraId="09E1CB63" w14:textId="64ABBFC6" w:rsidR="003A7DAE" w:rsidRDefault="003A7DAE" w:rsidP="003A7DAE">
      <w:pPr>
        <w:pStyle w:val="pDefinitionTerm"/>
      </w:pPr>
      <w:r>
        <w:fldChar w:fldCharType="begin"/>
      </w:r>
      <w:r>
        <w:instrText xml:space="preserve"> XE "kernel" </w:instrText>
      </w:r>
      <w:r>
        <w:fldChar w:fldCharType="end"/>
      </w:r>
      <w:r>
        <w:t>loader</w:t>
      </w:r>
    </w:p>
    <w:p w14:paraId="36445973" w14:textId="52719009" w:rsidR="003A7DAE" w:rsidRDefault="0017592F" w:rsidP="003A7DAE">
      <w:pPr>
        <w:pStyle w:val="p1"/>
      </w:pPr>
      <w:r>
        <w:t xml:space="preserve">A loader is part of the HSA runtime and </w:t>
      </w:r>
      <w:r w:rsidR="003A7DAE">
        <w:t xml:space="preserve">can load HSA code objects onto </w:t>
      </w:r>
      <w:r w:rsidR="0023395C">
        <w:t>a kernel agent</w:t>
      </w:r>
      <w:r w:rsidR="003A7DAE">
        <w:t xml:space="preserve"> </w:t>
      </w:r>
      <w:r>
        <w:t xml:space="preserve">that is part of the HSA system. In addition, it can </w:t>
      </w:r>
      <w:r w:rsidR="003A7DAE">
        <w:t xml:space="preserve">provide the information required for the application to create AQL kernel dispatch packets that can execute the kernels contained in the </w:t>
      </w:r>
      <w:r>
        <w:t xml:space="preserve">loaded </w:t>
      </w:r>
      <w:r w:rsidR="003A7DAE">
        <w:t>HSA code object.</w:t>
      </w:r>
    </w:p>
    <w:p w14:paraId="4DB8617D" w14:textId="77777777" w:rsidR="008A5E4E" w:rsidRDefault="009A76EE">
      <w:pPr>
        <w:pStyle w:val="pDefinitionTerm"/>
      </w:pPr>
      <w:r>
        <w:fldChar w:fldCharType="begin"/>
      </w:r>
      <w:r w:rsidR="0065745B">
        <w:instrText xml:space="preserve"> XE "lane" </w:instrText>
      </w:r>
      <w:r>
        <w:fldChar w:fldCharType="end"/>
      </w:r>
      <w:r w:rsidR="0065745B">
        <w:t>lane</w:t>
      </w:r>
    </w:p>
    <w:p w14:paraId="3580CCC8" w14:textId="77777777" w:rsidR="008A5E4E" w:rsidRDefault="0065745B">
      <w:pPr>
        <w:pStyle w:val="p1"/>
      </w:pPr>
      <w:r>
        <w:t xml:space="preserve">An element of a wavefront. The wavefront size is the number of lanes in a wavefront. Thus, a wavefront with a wavefront size of 64 has 64 lanes. See </w:t>
      </w:r>
      <w:r>
        <w:rPr>
          <w:rStyle w:val="xref1"/>
        </w:rPr>
        <w:t>2.6. Wavefronts, Lanes, and Wavefront Sizes (</w:t>
      </w:r>
      <w:r w:rsidR="009A76EE" w:rsidRPr="008A5E4E">
        <w:fldChar w:fldCharType="begin"/>
      </w:r>
      <w:r w:rsidR="008A5E4E">
        <w:instrText xml:space="preserve"> PAGEREF _Ref-959477899 \p \h  \* MERGEFORMAT </w:instrText>
      </w:r>
      <w:r w:rsidR="009A76EE" w:rsidRPr="008A5E4E">
        <w:fldChar w:fldCharType="separate"/>
      </w:r>
      <w:r w:rsidR="00533AF0" w:rsidRPr="00533AF0">
        <w:rPr>
          <w:rStyle w:val="xref1"/>
          <w:noProof/>
        </w:rPr>
        <w:t>on</w:t>
      </w:r>
      <w:r w:rsidR="00533AF0">
        <w:rPr>
          <w:noProof/>
        </w:rPr>
        <w:t xml:space="preserve"> page 11</w:t>
      </w:r>
      <w:r w:rsidR="009A76EE" w:rsidRPr="008A5E4E">
        <w:rPr>
          <w:rStyle w:val="xref1"/>
        </w:rPr>
        <w:fldChar w:fldCharType="end"/>
      </w:r>
      <w:r>
        <w:rPr>
          <w:rStyle w:val="xref1"/>
        </w:rPr>
        <w:t>)</w:t>
      </w:r>
      <w:r>
        <w:t xml:space="preserve">. </w:t>
      </w:r>
    </w:p>
    <w:p w14:paraId="5FF0780C" w14:textId="77777777" w:rsidR="008A5E4E" w:rsidRDefault="009A76EE">
      <w:pPr>
        <w:pStyle w:val="pDefinitionTerm"/>
      </w:pPr>
      <w:r>
        <w:fldChar w:fldCharType="begin"/>
      </w:r>
      <w:r w:rsidR="0065745B">
        <w:instrText xml:space="preserve"> XE "module linkage" </w:instrText>
      </w:r>
      <w:r>
        <w:fldChar w:fldCharType="end"/>
      </w:r>
      <w:r w:rsidR="0065745B">
        <w:t>module linkage</w:t>
      </w:r>
    </w:p>
    <w:p w14:paraId="30A6CA9B" w14:textId="77777777" w:rsidR="001B19F0" w:rsidRDefault="0065745B" w:rsidP="00B40BE0">
      <w:pPr>
        <w:pStyle w:val="p1"/>
        <w:ind w:left="605"/>
      </w:pPr>
      <w:r>
        <w:t xml:space="preserve">A condition in which the name of a variable, a function, a kernel or an fbarrier definition or declaration in one HSAIL module cannot refer to (cannot be linked together with) an object defined or declared with the same name in a different HSAIL module. Each HSAIL module allocates a distinct object. See </w:t>
      </w:r>
      <w:r>
        <w:rPr>
          <w:rStyle w:val="xref1"/>
        </w:rPr>
        <w:t>4.12.2. Module Linkage (</w:t>
      </w:r>
      <w:r w:rsidR="009A76EE" w:rsidRPr="008A5E4E">
        <w:fldChar w:fldCharType="begin"/>
      </w:r>
      <w:r w:rsidR="008A5E4E">
        <w:instrText xml:space="preserve"> PAGEREF _Ref-1514158939 \p \h  \* MERGEFORMAT </w:instrText>
      </w:r>
      <w:r w:rsidR="009A76EE" w:rsidRPr="008A5E4E">
        <w:fldChar w:fldCharType="separate"/>
      </w:r>
      <w:r w:rsidR="00533AF0" w:rsidRPr="00533AF0">
        <w:rPr>
          <w:rStyle w:val="xref1"/>
          <w:noProof/>
        </w:rPr>
        <w:t>on</w:t>
      </w:r>
      <w:r w:rsidR="00533AF0">
        <w:rPr>
          <w:noProof/>
        </w:rPr>
        <w:t xml:space="preserve"> page 77</w:t>
      </w:r>
      <w:r w:rsidR="009A76EE" w:rsidRPr="008A5E4E">
        <w:rPr>
          <w:rStyle w:val="xref1"/>
        </w:rPr>
        <w:fldChar w:fldCharType="end"/>
      </w:r>
      <w:r>
        <w:rPr>
          <w:rStyle w:val="xref1"/>
        </w:rPr>
        <w:t>)</w:t>
      </w:r>
      <w:r>
        <w:t xml:space="preserve">. </w:t>
      </w:r>
    </w:p>
    <w:p w14:paraId="09B76D89" w14:textId="04DC2FF3" w:rsidR="001B19F0" w:rsidRDefault="001B19F0" w:rsidP="001B19F0">
      <w:pPr>
        <w:pStyle w:val="pDefinitionTerm"/>
      </w:pPr>
      <w:r>
        <w:fldChar w:fldCharType="begin"/>
      </w:r>
      <w:r>
        <w:instrText xml:space="preserve"> XE "natural alignment" </w:instrText>
      </w:r>
      <w:r>
        <w:fldChar w:fldCharType="end"/>
      </w:r>
      <w:r>
        <w:t>NaN</w:t>
      </w:r>
    </w:p>
    <w:p w14:paraId="273A4B03" w14:textId="41C2A5DA" w:rsidR="008A5E4E" w:rsidRDefault="001B19F0" w:rsidP="00B40BE0">
      <w:pPr>
        <w:pStyle w:val="li"/>
        <w:ind w:left="605"/>
      </w:pPr>
      <w:r>
        <w:t xml:space="preserve">Not A Number. </w:t>
      </w:r>
      <w:r w:rsidR="001E3F59">
        <w:t xml:space="preserve">A class of floating-point values defined by IEEE/ANSI Standard 754-2008. Used to indicate that a value is not a valid floating-point number. Can either be a quiet NaN or a signaling NaN. </w:t>
      </w:r>
      <w:r>
        <w:t xml:space="preserve">See </w:t>
      </w:r>
      <w:r>
        <w:rPr>
          <w:rStyle w:val="xref1"/>
        </w:rPr>
        <w:t>4.19.4. Not A Number (NaN) (</w:t>
      </w:r>
      <w:r w:rsidRPr="008A5E4E">
        <w:fldChar w:fldCharType="begin"/>
      </w:r>
      <w:r>
        <w:instrText xml:space="preserve"> PAGEREF _Ref-1401998439 \p \h  \* MERGEFORMAT </w:instrText>
      </w:r>
      <w:r w:rsidRPr="008A5E4E">
        <w:fldChar w:fldCharType="separate"/>
      </w:r>
      <w:r w:rsidRPr="00533AF0">
        <w:rPr>
          <w:rStyle w:val="xref1"/>
          <w:noProof/>
        </w:rPr>
        <w:t>on</w:t>
      </w:r>
      <w:r>
        <w:rPr>
          <w:noProof/>
        </w:rPr>
        <w:t xml:space="preserve"> page 93</w:t>
      </w:r>
      <w:r w:rsidRPr="008A5E4E">
        <w:rPr>
          <w:rStyle w:val="xref1"/>
        </w:rPr>
        <w:fldChar w:fldCharType="end"/>
      </w:r>
      <w:r>
        <w:rPr>
          <w:rStyle w:val="xref1"/>
        </w:rPr>
        <w:t>)</w:t>
      </w:r>
      <w:r>
        <w:t>.</w:t>
      </w:r>
    </w:p>
    <w:p w14:paraId="025C8617" w14:textId="77777777" w:rsidR="008A5E4E" w:rsidRDefault="009A76EE">
      <w:pPr>
        <w:pStyle w:val="pDefinitionTerm"/>
      </w:pPr>
      <w:r>
        <w:fldChar w:fldCharType="begin"/>
      </w:r>
      <w:r w:rsidR="0065745B">
        <w:instrText xml:space="preserve"> XE "natural alignment" </w:instrText>
      </w:r>
      <w:r>
        <w:fldChar w:fldCharType="end"/>
      </w:r>
      <w:r w:rsidR="0065745B">
        <w:t>natural alignment</w:t>
      </w:r>
    </w:p>
    <w:p w14:paraId="3290C539" w14:textId="77777777" w:rsidR="008A5E4E" w:rsidRDefault="0065745B">
      <w:pPr>
        <w:pStyle w:val="p1"/>
      </w:pPr>
      <w:r>
        <w:t xml:space="preserve">Alignment in which a memory operation of size </w:t>
      </w:r>
      <w:r>
        <w:rPr>
          <w:rStyle w:val="code1"/>
        </w:rPr>
        <w:t>n</w:t>
      </w:r>
      <w:r>
        <w:t xml:space="preserve"> bytes has an address that is an integer multiple of </w:t>
      </w:r>
      <w:r>
        <w:rPr>
          <w:rStyle w:val="code1"/>
        </w:rPr>
        <w:t>n</w:t>
      </w:r>
      <w:r>
        <w:t xml:space="preserve">. For example, naturally aligned 8-byte stores can only be to addresses 0, 8, 16, 24, 32, 40, and so forth. See </w:t>
      </w:r>
      <w:r>
        <w:rPr>
          <w:rStyle w:val="xref1"/>
        </w:rPr>
        <w:t>4.3.10. Declaration and Definition Qualifiers (</w:t>
      </w:r>
      <w:r w:rsidR="009A76EE" w:rsidRPr="008A5E4E">
        <w:fldChar w:fldCharType="begin"/>
      </w:r>
      <w:r w:rsidR="008A5E4E">
        <w:instrText xml:space="preserve"> PAGEREF _Ref1400793971 \p \h  \* MERGEFORMAT </w:instrText>
      </w:r>
      <w:r w:rsidR="009A76EE" w:rsidRPr="008A5E4E">
        <w:fldChar w:fldCharType="separate"/>
      </w:r>
      <w:r w:rsidR="00533AF0" w:rsidRPr="00533AF0">
        <w:rPr>
          <w:rStyle w:val="xref1"/>
          <w:noProof/>
        </w:rPr>
        <w:t>on</w:t>
      </w:r>
      <w:r w:rsidR="00533AF0">
        <w:rPr>
          <w:noProof/>
        </w:rPr>
        <w:t xml:space="preserve"> page 53</w:t>
      </w:r>
      <w:r w:rsidR="009A76EE" w:rsidRPr="008A5E4E">
        <w:rPr>
          <w:rStyle w:val="xref1"/>
        </w:rPr>
        <w:fldChar w:fldCharType="end"/>
      </w:r>
      <w:r>
        <w:rPr>
          <w:rStyle w:val="xref1"/>
        </w:rPr>
        <w:t>)</w:t>
      </w:r>
      <w:r>
        <w:t>.</w:t>
      </w:r>
    </w:p>
    <w:p w14:paraId="5580E049" w14:textId="3D698D1F" w:rsidR="00B14132" w:rsidRDefault="00B14132" w:rsidP="00B14132">
      <w:pPr>
        <w:pStyle w:val="pDefinitionTerm"/>
      </w:pPr>
      <w:r>
        <w:fldChar w:fldCharType="begin"/>
      </w:r>
      <w:r>
        <w:instrText xml:space="preserve"> XE "dispatch ID" </w:instrText>
      </w:r>
      <w:r>
        <w:fldChar w:fldCharType="end"/>
      </w:r>
      <w:r>
        <w:t>packet ID</w:t>
      </w:r>
    </w:p>
    <w:p w14:paraId="4C292FFB" w14:textId="711D1D5F" w:rsidR="00B14132" w:rsidRDefault="007B30CC" w:rsidP="00B14132">
      <w:pPr>
        <w:pStyle w:val="p1"/>
      </w:pPr>
      <w:r>
        <w:t xml:space="preserve">Each AQL packet has a 64-bit packet ID unique to the User Mode Queue on which it is enqueued. The packet ID is assigned as a monotonically increasing  sequential number of the logical packet slot allocated in the User Mode queue. </w:t>
      </w:r>
      <w:r w:rsidR="00B14132">
        <w:t>The combination of the packet ID and the queue ID is unique</w:t>
      </w:r>
      <w:r w:rsidR="002036AF">
        <w:t xml:space="preserve"> for a</w:t>
      </w:r>
      <w:r w:rsidR="00B14132">
        <w:t xml:space="preserve"> process.</w:t>
      </w:r>
    </w:p>
    <w:p w14:paraId="23B43CD5" w14:textId="35594369" w:rsidR="0018501E" w:rsidRDefault="0018501E" w:rsidP="0018501E">
      <w:pPr>
        <w:pStyle w:val="pDefinitionTerm"/>
      </w:pPr>
      <w:r>
        <w:fldChar w:fldCharType="begin"/>
      </w:r>
      <w:r>
        <w:instrText xml:space="preserve"> XE "private segment" </w:instrText>
      </w:r>
      <w:r>
        <w:fldChar w:fldCharType="end"/>
      </w:r>
      <w:r>
        <w:t>packet processor</w:t>
      </w:r>
    </w:p>
    <w:p w14:paraId="548E83F4" w14:textId="168AF695" w:rsidR="0018501E" w:rsidRDefault="002D0C47" w:rsidP="0018501E">
      <w:pPr>
        <w:pStyle w:val="p1"/>
      </w:pPr>
      <w:r>
        <w:rPr>
          <w:lang w:val="en-GB"/>
        </w:rPr>
        <w:t>Packet processors are tightly bound to one or more agents,</w:t>
      </w:r>
      <w:r>
        <w:t xml:space="preserve"> and </w:t>
      </w:r>
      <w:r w:rsidR="00B467B7">
        <w:t xml:space="preserve">provide the functionality to </w:t>
      </w:r>
      <w:r>
        <w:t>p</w:t>
      </w:r>
      <w:r w:rsidR="0018501E">
        <w:t xml:space="preserve">rocess </w:t>
      </w:r>
      <w:r w:rsidR="00B8243F">
        <w:t>AQL packets enqueued on</w:t>
      </w:r>
      <w:r w:rsidR="0018501E">
        <w:t xml:space="preserve"> User Mode Queue</w:t>
      </w:r>
      <w:r>
        <w:t>s of those agents</w:t>
      </w:r>
      <w:r w:rsidR="0018501E">
        <w:t xml:space="preserve">. </w:t>
      </w:r>
      <w:r w:rsidR="00B467B7">
        <w:rPr>
          <w:lang w:val="en-GB"/>
        </w:rPr>
        <w:t xml:space="preserve">The packet processor function may be performed by the same or by a different agent to the one with which the User Mode Queue is associated that will execute the kernel </w:t>
      </w:r>
      <w:r w:rsidR="00D9749C">
        <w:rPr>
          <w:lang w:val="en-GB"/>
        </w:rPr>
        <w:t xml:space="preserve">dispatch packet </w:t>
      </w:r>
      <w:r w:rsidR="00B467B7">
        <w:rPr>
          <w:lang w:val="en-GB"/>
        </w:rPr>
        <w:t xml:space="preserve">or agent dispatch packet </w:t>
      </w:r>
      <w:r w:rsidR="00D9749C">
        <w:rPr>
          <w:lang w:val="en-GB"/>
        </w:rPr>
        <w:t>function.</w:t>
      </w:r>
    </w:p>
    <w:p w14:paraId="76EADD45" w14:textId="77777777" w:rsidR="008A5E4E" w:rsidRDefault="009A76EE">
      <w:pPr>
        <w:pStyle w:val="pDefinitionTerm"/>
      </w:pPr>
      <w:r>
        <w:fldChar w:fldCharType="begin"/>
      </w:r>
      <w:r w:rsidR="0065745B">
        <w:instrText xml:space="preserve"> XE "private segment" </w:instrText>
      </w:r>
      <w:r>
        <w:fldChar w:fldCharType="end"/>
      </w:r>
      <w:r w:rsidR="0065745B">
        <w:t>private segment</w:t>
      </w:r>
    </w:p>
    <w:p w14:paraId="2B378E70" w14:textId="77777777" w:rsidR="008A5E4E" w:rsidRDefault="0065745B">
      <w:pPr>
        <w:pStyle w:val="p1"/>
      </w:pPr>
      <w:r>
        <w:t xml:space="preserve">A memory segment in which memory is visible only to a single work-item. Used for read-write memory. See </w:t>
      </w:r>
      <w:r>
        <w:rPr>
          <w:rStyle w:val="xref1"/>
        </w:rPr>
        <w:t>2.8.1. Types of Segments (</w:t>
      </w:r>
      <w:r w:rsidR="009A76EE" w:rsidRPr="008A5E4E">
        <w:fldChar w:fldCharType="begin"/>
      </w:r>
      <w:r w:rsidR="008A5E4E">
        <w:instrText xml:space="preserve"> PAGEREF _Ref-914710080 \p \h  \* MERGEFORMAT </w:instrText>
      </w:r>
      <w:r w:rsidR="009A76EE" w:rsidRPr="008A5E4E">
        <w:fldChar w:fldCharType="separate"/>
      </w:r>
      <w:r w:rsidR="00533AF0" w:rsidRPr="00533AF0">
        <w:rPr>
          <w:rStyle w:val="xref1"/>
          <w:noProof/>
        </w:rPr>
        <w:t>on</w:t>
      </w:r>
      <w:r w:rsidR="00533AF0">
        <w:rPr>
          <w:noProof/>
        </w:rPr>
        <w:t xml:space="preserve"> page 15</w:t>
      </w:r>
      <w:r w:rsidR="009A76EE" w:rsidRPr="008A5E4E">
        <w:rPr>
          <w:rStyle w:val="xref1"/>
        </w:rPr>
        <w:fldChar w:fldCharType="end"/>
      </w:r>
      <w:r>
        <w:rPr>
          <w:rStyle w:val="xref1"/>
        </w:rPr>
        <w:t>)</w:t>
      </w:r>
      <w:r>
        <w:t xml:space="preserve">. </w:t>
      </w:r>
    </w:p>
    <w:p w14:paraId="55AC1E94" w14:textId="77777777" w:rsidR="008A5E4E" w:rsidRDefault="009A76EE">
      <w:pPr>
        <w:pStyle w:val="pDefinitionTerm"/>
      </w:pPr>
      <w:r>
        <w:fldChar w:fldCharType="begin"/>
      </w:r>
      <w:r w:rsidR="0065745B">
        <w:instrText xml:space="preserve"> XE "program linkage" </w:instrText>
      </w:r>
      <w:r>
        <w:fldChar w:fldCharType="end"/>
      </w:r>
      <w:r w:rsidR="0065745B">
        <w:t>program linkage</w:t>
      </w:r>
    </w:p>
    <w:p w14:paraId="471E0069" w14:textId="340B8DB3" w:rsidR="008A5E4E" w:rsidRDefault="0065745B">
      <w:pPr>
        <w:pStyle w:val="p1"/>
      </w:pPr>
      <w:r>
        <w:t>A condition in which a name of a variable, a function, a kernel or an fbarrier declared in one HSAIL module can refer to (is linked together with) an object with the same name defined with program linkage in a different HSAIL module in the same HSAIL program. A single object is allocate</w:t>
      </w:r>
      <w:r w:rsidR="00F377CB">
        <w:t>d</w:t>
      </w:r>
      <w:r>
        <w:t xml:space="preserve"> and referenced by the multiple HSAIL modules that are members of the same HSAIL program. </w:t>
      </w:r>
      <w:r w:rsidR="00DE25F9">
        <w:t xml:space="preserve">Global and readonly segment variables with program linkage may also be linked to defintions outside the HSAIL program using the HSA executable. </w:t>
      </w:r>
      <w:r>
        <w:t xml:space="preserve">See </w:t>
      </w:r>
      <w:r>
        <w:rPr>
          <w:rStyle w:val="xref1"/>
        </w:rPr>
        <w:t>4.12.1. Program Linkage (</w:t>
      </w:r>
      <w:r w:rsidR="009A76EE" w:rsidRPr="008A5E4E">
        <w:fldChar w:fldCharType="begin"/>
      </w:r>
      <w:r w:rsidR="008A5E4E">
        <w:instrText xml:space="preserve"> PAGEREF _Ref1198965230 \p \h  \* MERGEFORMAT </w:instrText>
      </w:r>
      <w:r w:rsidR="009A76EE" w:rsidRPr="008A5E4E">
        <w:fldChar w:fldCharType="separate"/>
      </w:r>
      <w:r w:rsidR="00533AF0" w:rsidRPr="00533AF0">
        <w:rPr>
          <w:rStyle w:val="xref1"/>
          <w:noProof/>
        </w:rPr>
        <w:t>on</w:t>
      </w:r>
      <w:r w:rsidR="00533AF0">
        <w:rPr>
          <w:noProof/>
        </w:rPr>
        <w:t xml:space="preserve"> page 77</w:t>
      </w:r>
      <w:r w:rsidR="009A76EE" w:rsidRPr="008A5E4E">
        <w:rPr>
          <w:rStyle w:val="xref1"/>
        </w:rPr>
        <w:fldChar w:fldCharType="end"/>
      </w:r>
      <w:r>
        <w:rPr>
          <w:rStyle w:val="xref1"/>
        </w:rPr>
        <w:t>)</w:t>
      </w:r>
      <w:r>
        <w:t xml:space="preserve">. </w:t>
      </w:r>
    </w:p>
    <w:p w14:paraId="6502A485" w14:textId="77777777" w:rsidR="008A5E4E" w:rsidRDefault="009A76EE">
      <w:pPr>
        <w:pStyle w:val="pDefinitionTerm"/>
      </w:pPr>
      <w:r>
        <w:fldChar w:fldCharType="begin"/>
      </w:r>
      <w:r w:rsidR="0065745B">
        <w:instrText xml:space="preserve"> XE "queue ID" </w:instrText>
      </w:r>
      <w:r>
        <w:fldChar w:fldCharType="end"/>
      </w:r>
      <w:r w:rsidR="0065745B">
        <w:t>queue ID</w:t>
      </w:r>
    </w:p>
    <w:p w14:paraId="316E5D21" w14:textId="10072523" w:rsidR="008A5E4E" w:rsidRDefault="0065745B">
      <w:pPr>
        <w:pStyle w:val="p1"/>
      </w:pPr>
      <w:r>
        <w:t xml:space="preserve">An identifier for a </w:t>
      </w:r>
      <w:r w:rsidR="002036AF">
        <w:t>User Mode Q</w:t>
      </w:r>
      <w:r>
        <w:t xml:space="preserve">ueue in a process. Each queue ID is unique in the process. The combination of the queue ID and the </w:t>
      </w:r>
      <w:r w:rsidR="00D60E4E">
        <w:t xml:space="preserve">packet </w:t>
      </w:r>
      <w:r>
        <w:t>ID is unique</w:t>
      </w:r>
      <w:r w:rsidR="004D20F5">
        <w:t xml:space="preserve"> for a process</w:t>
      </w:r>
      <w:r>
        <w:t>.</w:t>
      </w:r>
    </w:p>
    <w:p w14:paraId="71F79A85" w14:textId="77777777" w:rsidR="008A5E4E" w:rsidRDefault="009A76EE">
      <w:pPr>
        <w:pStyle w:val="pDefinitionTerm"/>
      </w:pPr>
      <w:r>
        <w:fldChar w:fldCharType="begin"/>
      </w:r>
      <w:r w:rsidR="0065745B">
        <w:instrText xml:space="preserve"> XE "read atomicity" </w:instrText>
      </w:r>
      <w:r>
        <w:fldChar w:fldCharType="end"/>
      </w:r>
      <w:r w:rsidR="0065745B">
        <w:t>read atomicity</w:t>
      </w:r>
    </w:p>
    <w:p w14:paraId="42EFD0DC" w14:textId="77777777" w:rsidR="008A5E4E" w:rsidRDefault="0065745B">
      <w:pPr>
        <w:pStyle w:val="p1"/>
      </w:pPr>
      <w:r>
        <w:t xml:space="preserve"> A condition of a load such that it must be read in its entirety. </w:t>
      </w:r>
    </w:p>
    <w:p w14:paraId="052C5B2C" w14:textId="77777777" w:rsidR="008A5E4E" w:rsidRDefault="009A76EE">
      <w:pPr>
        <w:pStyle w:val="pDefinitionTerm"/>
      </w:pPr>
      <w:r>
        <w:fldChar w:fldCharType="begin"/>
      </w:r>
      <w:r w:rsidR="0065745B">
        <w:instrText xml:space="preserve"> XE "readonly segment" </w:instrText>
      </w:r>
      <w:r>
        <w:fldChar w:fldCharType="end"/>
      </w:r>
      <w:r w:rsidR="0065745B">
        <w:t>readonly segment</w:t>
      </w:r>
    </w:p>
    <w:p w14:paraId="11B252E5" w14:textId="77777777" w:rsidR="008A5E4E" w:rsidRDefault="0065745B">
      <w:pPr>
        <w:pStyle w:val="p1"/>
      </w:pPr>
      <w:r>
        <w:t xml:space="preserve">A memory segment for read-only memory. See </w:t>
      </w:r>
      <w:r>
        <w:rPr>
          <w:rStyle w:val="xref1"/>
        </w:rPr>
        <w:t>2.8.1. Types of Segments (</w:t>
      </w:r>
      <w:r w:rsidR="009A76EE" w:rsidRPr="008A5E4E">
        <w:fldChar w:fldCharType="begin"/>
      </w:r>
      <w:r w:rsidR="008A5E4E">
        <w:instrText xml:space="preserve"> PAGEREF _Ref-914710080 \p \h  \* MERGEFORMAT </w:instrText>
      </w:r>
      <w:r w:rsidR="009A76EE" w:rsidRPr="008A5E4E">
        <w:fldChar w:fldCharType="separate"/>
      </w:r>
      <w:r w:rsidR="00533AF0" w:rsidRPr="00533AF0">
        <w:rPr>
          <w:rStyle w:val="xref1"/>
          <w:noProof/>
        </w:rPr>
        <w:t>on</w:t>
      </w:r>
      <w:r w:rsidR="00533AF0">
        <w:rPr>
          <w:noProof/>
        </w:rPr>
        <w:t xml:space="preserve"> page 15</w:t>
      </w:r>
      <w:r w:rsidR="009A76EE" w:rsidRPr="008A5E4E">
        <w:rPr>
          <w:rStyle w:val="xref1"/>
        </w:rPr>
        <w:fldChar w:fldCharType="end"/>
      </w:r>
      <w:r>
        <w:rPr>
          <w:rStyle w:val="xref1"/>
        </w:rPr>
        <w:t>)</w:t>
      </w:r>
      <w:r>
        <w:t>.</w:t>
      </w:r>
    </w:p>
    <w:p w14:paraId="0122DF9B" w14:textId="77777777" w:rsidR="008A5E4E" w:rsidRDefault="009A76EE">
      <w:pPr>
        <w:pStyle w:val="pDefinitionTerm"/>
      </w:pPr>
      <w:r>
        <w:fldChar w:fldCharType="begin"/>
      </w:r>
      <w:r w:rsidR="0065745B">
        <w:instrText xml:space="preserve"> XE "release synchronizing operation" </w:instrText>
      </w:r>
      <w:r>
        <w:fldChar w:fldCharType="end"/>
      </w:r>
      <w:r w:rsidR="0065745B">
        <w:t>release synchronizing operation</w:t>
      </w:r>
    </w:p>
    <w:p w14:paraId="31E8EA91" w14:textId="77777777" w:rsidR="008A5E4E" w:rsidRDefault="0065745B">
      <w:pPr>
        <w:pStyle w:val="p1"/>
      </w:pPr>
      <w:r>
        <w:t xml:space="preserve">A memory operation marked with release (an </w:t>
      </w:r>
      <w:r>
        <w:rPr>
          <w:rStyle w:val="code1"/>
        </w:rPr>
        <w:t>st_rel</w:t>
      </w:r>
      <w:r>
        <w:t xml:space="preserve">, </w:t>
      </w:r>
      <w:r>
        <w:rPr>
          <w:rStyle w:val="code1"/>
        </w:rPr>
        <w:t>atomic_ar</w:t>
      </w:r>
      <w:r>
        <w:t xml:space="preserve">, or </w:t>
      </w:r>
      <w:r>
        <w:rPr>
          <w:rStyle w:val="code1"/>
        </w:rPr>
        <w:t>atomicnoret_ar</w:t>
      </w:r>
      <w:r>
        <w:t xml:space="preserve"> operation). </w:t>
      </w:r>
    </w:p>
    <w:p w14:paraId="4F7B8B6D" w14:textId="77777777" w:rsidR="008A5E4E" w:rsidRDefault="009A76EE">
      <w:pPr>
        <w:pStyle w:val="pDefinitionTerm"/>
      </w:pPr>
      <w:r>
        <w:fldChar w:fldCharType="begin"/>
      </w:r>
      <w:r w:rsidR="0065745B">
        <w:instrText xml:space="preserve"> XE "sampler handle" </w:instrText>
      </w:r>
      <w:r>
        <w:fldChar w:fldCharType="end"/>
      </w:r>
      <w:r w:rsidR="0065745B">
        <w:t>sampler handle</w:t>
      </w:r>
    </w:p>
    <w:p w14:paraId="51A0B644" w14:textId="77777777" w:rsidR="008A5E4E" w:rsidRDefault="0065745B">
      <w:pPr>
        <w:pStyle w:val="p1"/>
      </w:pPr>
      <w:r>
        <w:t xml:space="preserve">An opaque handle to a sampler which specifies how coordinates are processed by an </w:t>
      </w:r>
      <w:r>
        <w:rPr>
          <w:rStyle w:val="code1"/>
        </w:rPr>
        <w:t>rdimage</w:t>
      </w:r>
      <w:r>
        <w:t xml:space="preserve"> image operation. See </w:t>
      </w:r>
      <w:r>
        <w:rPr>
          <w:rStyle w:val="xref1"/>
        </w:rPr>
        <w:t>7.1.8. Sampler Creation and Sampler Handles (</w:t>
      </w:r>
      <w:r w:rsidR="009A76EE" w:rsidRPr="008A5E4E">
        <w:fldChar w:fldCharType="begin"/>
      </w:r>
      <w:r w:rsidR="008A5E4E">
        <w:instrText xml:space="preserve"> PAGEREF _Ref-258683145 \p \h  \* MERGEFORMAT </w:instrText>
      </w:r>
      <w:r w:rsidR="009A76EE" w:rsidRPr="008A5E4E">
        <w:fldChar w:fldCharType="separate"/>
      </w:r>
      <w:r w:rsidR="00533AF0" w:rsidRPr="00533AF0">
        <w:rPr>
          <w:rStyle w:val="xref1"/>
          <w:noProof/>
        </w:rPr>
        <w:t>on</w:t>
      </w:r>
      <w:r w:rsidR="00533AF0">
        <w:rPr>
          <w:noProof/>
        </w:rPr>
        <w:t xml:space="preserve"> page 211</w:t>
      </w:r>
      <w:r w:rsidR="009A76EE" w:rsidRPr="008A5E4E">
        <w:rPr>
          <w:rStyle w:val="xref1"/>
        </w:rPr>
        <w:fldChar w:fldCharType="end"/>
      </w:r>
      <w:r>
        <w:rPr>
          <w:rStyle w:val="xref1"/>
        </w:rPr>
        <w:t>)</w:t>
      </w:r>
      <w:r>
        <w:t xml:space="preserve">. </w:t>
      </w:r>
    </w:p>
    <w:p w14:paraId="1D7D32CF" w14:textId="77777777" w:rsidR="008A5E4E" w:rsidRDefault="009A76EE">
      <w:pPr>
        <w:pStyle w:val="pDefinitionTerm"/>
      </w:pPr>
      <w:r>
        <w:fldChar w:fldCharType="begin"/>
      </w:r>
      <w:r w:rsidR="0065745B">
        <w:instrText xml:space="preserve"> XE "segment" </w:instrText>
      </w:r>
      <w:r>
        <w:fldChar w:fldCharType="end"/>
      </w:r>
      <w:r w:rsidR="0065745B">
        <w:t>segment</w:t>
      </w:r>
    </w:p>
    <w:p w14:paraId="6712FC73" w14:textId="77777777" w:rsidR="008A5E4E" w:rsidRDefault="0065745B">
      <w:pPr>
        <w:pStyle w:val="p1"/>
      </w:pPr>
      <w:r>
        <w:t xml:space="preserve">A contiguous addressable block of memory. Segments have size, addressability, access speed, access rights, and level of sharing between work-items. Also called memory segment. See </w:t>
      </w:r>
      <w:r>
        <w:rPr>
          <w:rStyle w:val="xref1"/>
        </w:rPr>
        <w:t>2.8. Segments (</w:t>
      </w:r>
      <w:r w:rsidR="009A76EE" w:rsidRPr="008A5E4E">
        <w:fldChar w:fldCharType="begin"/>
      </w:r>
      <w:r w:rsidR="008A5E4E">
        <w:instrText xml:space="preserve"> PAGEREF _Ref1928489301 \p \h  \* MERGEFORMAT </w:instrText>
      </w:r>
      <w:r w:rsidR="009A76EE" w:rsidRPr="008A5E4E">
        <w:fldChar w:fldCharType="separate"/>
      </w:r>
      <w:r w:rsidR="00533AF0" w:rsidRPr="00533AF0">
        <w:rPr>
          <w:rStyle w:val="xref1"/>
          <w:noProof/>
        </w:rPr>
        <w:t>on</w:t>
      </w:r>
      <w:r w:rsidR="00533AF0">
        <w:rPr>
          <w:noProof/>
        </w:rPr>
        <w:t xml:space="preserve"> page 14</w:t>
      </w:r>
      <w:r w:rsidR="009A76EE" w:rsidRPr="008A5E4E">
        <w:rPr>
          <w:rStyle w:val="xref1"/>
        </w:rPr>
        <w:fldChar w:fldCharType="end"/>
      </w:r>
      <w:r>
        <w:rPr>
          <w:rStyle w:val="xref1"/>
        </w:rPr>
        <w:t>)</w:t>
      </w:r>
      <w:r>
        <w:t xml:space="preserve">. </w:t>
      </w:r>
    </w:p>
    <w:p w14:paraId="79C596BA" w14:textId="77777777" w:rsidR="008A5E4E" w:rsidRDefault="009A76EE">
      <w:pPr>
        <w:pStyle w:val="pDefinitionTerm"/>
      </w:pPr>
      <w:r>
        <w:fldChar w:fldCharType="begin"/>
      </w:r>
      <w:r w:rsidR="0065745B">
        <w:instrText xml:space="preserve"> XE "signal handle" </w:instrText>
      </w:r>
      <w:r>
        <w:fldChar w:fldCharType="end"/>
      </w:r>
      <w:r w:rsidR="0065745B">
        <w:t>signal handle</w:t>
      </w:r>
    </w:p>
    <w:p w14:paraId="2C345FDF" w14:textId="77777777" w:rsidR="008A5E4E" w:rsidRDefault="0065745B">
      <w:pPr>
        <w:pStyle w:val="p1"/>
      </w:pPr>
      <w:r>
        <w:t xml:space="preserve">An opaque handle to a signal which can be used for notification between threads and work-items belonging to a single process potentially executing on different agents in the HSA system. See </w:t>
      </w:r>
      <w:r>
        <w:rPr>
          <w:rStyle w:val="xref1"/>
        </w:rPr>
        <w:t>6.8. Notification (signal) Operations (</w:t>
      </w:r>
      <w:r w:rsidR="009A76EE" w:rsidRPr="008A5E4E">
        <w:fldChar w:fldCharType="begin"/>
      </w:r>
      <w:r w:rsidR="008A5E4E">
        <w:instrText xml:space="preserve"> PAGEREF _Ref459167947 \p \h  \* MERGEFORMAT </w:instrText>
      </w:r>
      <w:r w:rsidR="009A76EE" w:rsidRPr="008A5E4E">
        <w:fldChar w:fldCharType="separate"/>
      </w:r>
      <w:r w:rsidR="00533AF0" w:rsidRPr="00533AF0">
        <w:rPr>
          <w:rStyle w:val="xref1"/>
          <w:noProof/>
        </w:rPr>
        <w:t>on</w:t>
      </w:r>
      <w:r w:rsidR="00533AF0">
        <w:rPr>
          <w:noProof/>
        </w:rPr>
        <w:t xml:space="preserve"> page 183</w:t>
      </w:r>
      <w:r w:rsidR="009A76EE" w:rsidRPr="008A5E4E">
        <w:rPr>
          <w:rStyle w:val="xref1"/>
        </w:rPr>
        <w:fldChar w:fldCharType="end"/>
      </w:r>
      <w:r>
        <w:rPr>
          <w:rStyle w:val="xref1"/>
        </w:rPr>
        <w:t>)</w:t>
      </w:r>
      <w:r>
        <w:t xml:space="preserve">. </w:t>
      </w:r>
    </w:p>
    <w:p w14:paraId="704EC30D" w14:textId="77777777" w:rsidR="008A5E4E" w:rsidRDefault="009A76EE">
      <w:pPr>
        <w:pStyle w:val="pDefinitionTerm"/>
      </w:pPr>
      <w:r>
        <w:fldChar w:fldCharType="begin"/>
      </w:r>
      <w:r w:rsidR="0065745B">
        <w:instrText xml:space="preserve"> XE "spill segment" </w:instrText>
      </w:r>
      <w:r>
        <w:fldChar w:fldCharType="end"/>
      </w:r>
      <w:r w:rsidR="0065745B">
        <w:t>spill segment</w:t>
      </w:r>
    </w:p>
    <w:p w14:paraId="189DD026" w14:textId="77777777" w:rsidR="008A5E4E" w:rsidRDefault="0065745B">
      <w:pPr>
        <w:pStyle w:val="p1"/>
      </w:pPr>
      <w:r>
        <w:t xml:space="preserve">A memory segment used to load or store register spills. See </w:t>
      </w:r>
      <w:r>
        <w:rPr>
          <w:rStyle w:val="xref1"/>
        </w:rPr>
        <w:t>2.8.1. Types of Segments (</w:t>
      </w:r>
      <w:r w:rsidR="009A76EE" w:rsidRPr="008A5E4E">
        <w:fldChar w:fldCharType="begin"/>
      </w:r>
      <w:r w:rsidR="008A5E4E">
        <w:instrText xml:space="preserve"> PAGEREF _Ref-914710080 \p \h  \* MERGEFORMAT </w:instrText>
      </w:r>
      <w:r w:rsidR="009A76EE" w:rsidRPr="008A5E4E">
        <w:fldChar w:fldCharType="separate"/>
      </w:r>
      <w:r w:rsidR="00533AF0" w:rsidRPr="00533AF0">
        <w:rPr>
          <w:rStyle w:val="xref1"/>
          <w:noProof/>
        </w:rPr>
        <w:t>on</w:t>
      </w:r>
      <w:r w:rsidR="00533AF0">
        <w:rPr>
          <w:noProof/>
        </w:rPr>
        <w:t xml:space="preserve"> page 15</w:t>
      </w:r>
      <w:r w:rsidR="009A76EE" w:rsidRPr="008A5E4E">
        <w:rPr>
          <w:rStyle w:val="xref1"/>
        </w:rPr>
        <w:fldChar w:fldCharType="end"/>
      </w:r>
      <w:r>
        <w:rPr>
          <w:rStyle w:val="xref1"/>
        </w:rPr>
        <w:t>)</w:t>
      </w:r>
      <w:r>
        <w:t>.</w:t>
      </w:r>
    </w:p>
    <w:p w14:paraId="094C807E" w14:textId="2D051CAA" w:rsidR="005A5291" w:rsidRDefault="005A5291" w:rsidP="005A5291">
      <w:pPr>
        <w:pStyle w:val="pDefinitionTerm"/>
      </w:pPr>
      <w:r>
        <w:fldChar w:fldCharType="begin"/>
      </w:r>
      <w:r>
        <w:instrText xml:space="preserve"> XE "uniform operation" </w:instrText>
      </w:r>
      <w:r>
        <w:fldChar w:fldCharType="end"/>
      </w:r>
      <w:r>
        <w:t>ULP</w:t>
      </w:r>
    </w:p>
    <w:p w14:paraId="56EA2296" w14:textId="430FFDCB" w:rsidR="005A5291" w:rsidRDefault="00B74A08" w:rsidP="005A5291">
      <w:pPr>
        <w:pStyle w:val="p1"/>
      </w:pPr>
      <w:r>
        <w:t>Used to</w:t>
      </w:r>
      <w:r w:rsidR="00D5586C">
        <w:t xml:space="preserve"> </w:t>
      </w:r>
      <w:r>
        <w:t>specify</w:t>
      </w:r>
      <w:r w:rsidR="00D5586C">
        <w:t xml:space="preserve"> the precision of a floating-point operation. See </w:t>
      </w:r>
      <w:r w:rsidR="00D5586C">
        <w:rPr>
          <w:rStyle w:val="xref1"/>
        </w:rPr>
        <w:t>4.19.6. Unit of Least Precision (ULP) (</w:t>
      </w:r>
      <w:r w:rsidR="00D5586C">
        <w:fldChar w:fldCharType="begin"/>
      </w:r>
      <w:r w:rsidR="00D5586C">
        <w:instrText xml:space="preserve"> PAGEREF  unit_of_least_precision \h \p  \* MERGEFORMAT </w:instrText>
      </w:r>
      <w:r w:rsidR="00D5586C">
        <w:fldChar w:fldCharType="separate"/>
      </w:r>
      <w:r w:rsidR="00D5586C">
        <w:rPr>
          <w:noProof/>
        </w:rPr>
        <w:t>on page 105</w:t>
      </w:r>
      <w:r w:rsidR="00D5586C">
        <w:fldChar w:fldCharType="end"/>
      </w:r>
      <w:r w:rsidR="00D5586C">
        <w:rPr>
          <w:rStyle w:val="xref1"/>
        </w:rPr>
        <w:t>)</w:t>
      </w:r>
      <w:r w:rsidR="00D5586C">
        <w:t>.</w:t>
      </w:r>
    </w:p>
    <w:p w14:paraId="7946F02F" w14:textId="77777777" w:rsidR="008A5E4E" w:rsidRDefault="009A76EE">
      <w:pPr>
        <w:pStyle w:val="pDefinitionTerm"/>
      </w:pPr>
      <w:r>
        <w:fldChar w:fldCharType="begin"/>
      </w:r>
      <w:r w:rsidR="0065745B">
        <w:instrText xml:space="preserve"> XE "uniform operation" </w:instrText>
      </w:r>
      <w:r>
        <w:fldChar w:fldCharType="end"/>
      </w:r>
      <w:r w:rsidR="0065745B">
        <w:t>uniform operation</w:t>
      </w:r>
    </w:p>
    <w:p w14:paraId="317925A0" w14:textId="77777777" w:rsidR="008A5E4E" w:rsidRDefault="0065745B">
      <w:pPr>
        <w:pStyle w:val="p1"/>
      </w:pPr>
      <w:r>
        <w:t xml:space="preserve">An operation that produces the same result over a set of work-items. The set of work-items could be the work-group, the slice of work-items specified by the width modifier, or the wavefront. See </w:t>
      </w:r>
      <w:r>
        <w:rPr>
          <w:rStyle w:val="xref1"/>
        </w:rPr>
        <w:t>2.12. Divergent Control Flow (</w:t>
      </w:r>
      <w:r w:rsidR="009A76EE" w:rsidRPr="008A5E4E">
        <w:fldChar w:fldCharType="begin"/>
      </w:r>
      <w:r w:rsidR="008A5E4E">
        <w:instrText xml:space="preserve"> PAGEREF _Ref-1929817231 \p \h  \* MERGEFORMAT </w:instrText>
      </w:r>
      <w:r w:rsidR="009A76EE" w:rsidRPr="008A5E4E">
        <w:fldChar w:fldCharType="separate"/>
      </w:r>
      <w:r w:rsidR="00533AF0" w:rsidRPr="00533AF0">
        <w:rPr>
          <w:rStyle w:val="xref1"/>
          <w:noProof/>
        </w:rPr>
        <w:t>on</w:t>
      </w:r>
      <w:r w:rsidR="00533AF0">
        <w:rPr>
          <w:noProof/>
        </w:rPr>
        <w:t xml:space="preserve"> page 25</w:t>
      </w:r>
      <w:r w:rsidR="009A76EE" w:rsidRPr="008A5E4E">
        <w:rPr>
          <w:rStyle w:val="xref1"/>
        </w:rPr>
        <w:fldChar w:fldCharType="end"/>
      </w:r>
      <w:r>
        <w:rPr>
          <w:rStyle w:val="xref1"/>
        </w:rPr>
        <w:t>)</w:t>
      </w:r>
      <w:r>
        <w:t xml:space="preserve">. </w:t>
      </w:r>
    </w:p>
    <w:p w14:paraId="76022398" w14:textId="648F8256" w:rsidR="002E7A9B" w:rsidRDefault="002E7A9B" w:rsidP="002E7A9B">
      <w:pPr>
        <w:pStyle w:val="pDefinitionTerm"/>
      </w:pPr>
      <w:r>
        <w:fldChar w:fldCharType="begin"/>
      </w:r>
      <w:r>
        <w:instrText xml:space="preserve"> XE "uniform operation" </w:instrText>
      </w:r>
      <w:r>
        <w:fldChar w:fldCharType="end"/>
      </w:r>
      <w:r w:rsidR="00326E6A">
        <w:t>User Mode Q</w:t>
      </w:r>
      <w:r>
        <w:t>ueue</w:t>
      </w:r>
    </w:p>
    <w:p w14:paraId="4B1C7B33" w14:textId="2B744C49" w:rsidR="002E7A9B" w:rsidRDefault="002E7A9B" w:rsidP="002C16B8">
      <w:pPr>
        <w:pStyle w:val="p1"/>
      </w:pPr>
      <w:r>
        <w:t xml:space="preserve">A </w:t>
      </w:r>
      <w:r w:rsidR="00467365">
        <w:t xml:space="preserve">User Mode Queue is </w:t>
      </w:r>
      <w:r w:rsidR="00F24C38">
        <w:t xml:space="preserve">a </w:t>
      </w:r>
      <w:r w:rsidR="00467365">
        <w:t>memory data structure created by the HSA runtime</w:t>
      </w:r>
      <w:r w:rsidR="00F24C38">
        <w:t xml:space="preserve"> on which AQL packets can be </w:t>
      </w:r>
      <w:r w:rsidR="00D60E4E">
        <w:t>en</w:t>
      </w:r>
      <w:r w:rsidR="00F24C38">
        <w:t>queued</w:t>
      </w:r>
      <w:r w:rsidR="0023395C">
        <w:t>.</w:t>
      </w:r>
      <w:r w:rsidR="00F24C38">
        <w:t xml:space="preserve"> </w:t>
      </w:r>
      <w:r w:rsidR="0023395C">
        <w:t xml:space="preserve">The packets are processed </w:t>
      </w:r>
      <w:r w:rsidR="00F24C38">
        <w:t>by the packet processor</w:t>
      </w:r>
      <w:r w:rsidR="00877AC4">
        <w:t xml:space="preserve"> associated with the </w:t>
      </w:r>
      <w:r w:rsidR="00D60E4E">
        <w:t>User Mode Q</w:t>
      </w:r>
      <w:r w:rsidR="00877AC4">
        <w:t>ueue</w:t>
      </w:r>
      <w:r w:rsidR="00F24C38">
        <w:t xml:space="preserve">. For example, a User Mode Queue associated with the packet processor of </w:t>
      </w:r>
      <w:r w:rsidR="0023395C">
        <w:t>a kernel agent</w:t>
      </w:r>
      <w:r w:rsidR="00F24C38">
        <w:t xml:space="preserve"> can be used to execute kernels on </w:t>
      </w:r>
      <w:r w:rsidR="002C16B8">
        <w:t xml:space="preserve">that </w:t>
      </w:r>
      <w:r w:rsidR="00EE3B8D">
        <w:t>kernel agent</w:t>
      </w:r>
      <w:r w:rsidR="002C16B8">
        <w:t xml:space="preserve">. </w:t>
      </w:r>
      <w:r w:rsidR="00113CA4">
        <w:t xml:space="preserve">See </w:t>
      </w:r>
      <w:r w:rsidR="00113CA4">
        <w:rPr>
          <w:rStyle w:val="spanBookTitle"/>
        </w:rPr>
        <w:t>HSA Platform System Architecture Specification</w:t>
      </w:r>
      <w:r w:rsidR="00287DF1" w:rsidRPr="00287DF1">
        <w:rPr>
          <w:rStyle w:val="spanBookTitle"/>
        </w:rPr>
        <w:t xml:space="preserve"> </w:t>
      </w:r>
      <w:r w:rsidR="00287DF1">
        <w:rPr>
          <w:rStyle w:val="spanBookTitle"/>
        </w:rPr>
        <w:t>Version 1.0</w:t>
      </w:r>
      <w:r w:rsidR="00287DF1">
        <w:t xml:space="preserve"> section </w:t>
      </w:r>
      <w:r w:rsidR="00287DF1">
        <w:rPr>
          <w:i/>
        </w:rPr>
        <w:t>2.8 Requirement: User Mode Queuing</w:t>
      </w:r>
      <w:r w:rsidR="00113CA4">
        <w:t>.</w:t>
      </w:r>
      <w:r>
        <w:t xml:space="preserve"> </w:t>
      </w:r>
    </w:p>
    <w:p w14:paraId="0FA529FE" w14:textId="77777777" w:rsidR="008A5E4E" w:rsidRDefault="009A76EE">
      <w:pPr>
        <w:pStyle w:val="pDefinitionTerm"/>
      </w:pPr>
      <w:r>
        <w:fldChar w:fldCharType="begin"/>
      </w:r>
      <w:r w:rsidR="0065745B">
        <w:instrText xml:space="preserve"> XE "wavefront" </w:instrText>
      </w:r>
      <w:r>
        <w:fldChar w:fldCharType="end"/>
      </w:r>
      <w:r w:rsidR="0065745B">
        <w:t>wavefront</w:t>
      </w:r>
    </w:p>
    <w:p w14:paraId="4E48B7F6" w14:textId="77777777" w:rsidR="008A5E4E" w:rsidRDefault="0065745B">
      <w:pPr>
        <w:pStyle w:val="p1"/>
      </w:pPr>
      <w:r>
        <w:t xml:space="preserve">A group of work-items executing on a single instruction pointer. See </w:t>
      </w:r>
      <w:r>
        <w:rPr>
          <w:rStyle w:val="xref1"/>
        </w:rPr>
        <w:t>2.6. Wavefronts, Lanes, and Wavefront Sizes (</w:t>
      </w:r>
      <w:r w:rsidR="009A76EE" w:rsidRPr="008A5E4E">
        <w:fldChar w:fldCharType="begin"/>
      </w:r>
      <w:r w:rsidR="008A5E4E">
        <w:instrText xml:space="preserve"> PAGEREF _Ref-959477899 \p \h  \* MERGEFORMAT </w:instrText>
      </w:r>
      <w:r w:rsidR="009A76EE" w:rsidRPr="008A5E4E">
        <w:fldChar w:fldCharType="separate"/>
      </w:r>
      <w:r w:rsidR="00533AF0" w:rsidRPr="00533AF0">
        <w:rPr>
          <w:rStyle w:val="xref1"/>
          <w:noProof/>
        </w:rPr>
        <w:t>on</w:t>
      </w:r>
      <w:r w:rsidR="00533AF0">
        <w:rPr>
          <w:noProof/>
        </w:rPr>
        <w:t xml:space="preserve"> page 11</w:t>
      </w:r>
      <w:r w:rsidR="009A76EE" w:rsidRPr="008A5E4E">
        <w:rPr>
          <w:rStyle w:val="xref1"/>
        </w:rPr>
        <w:fldChar w:fldCharType="end"/>
      </w:r>
      <w:r>
        <w:rPr>
          <w:rStyle w:val="xref1"/>
        </w:rPr>
        <w:t>)</w:t>
      </w:r>
      <w:r>
        <w:t xml:space="preserve">. </w:t>
      </w:r>
    </w:p>
    <w:p w14:paraId="56C6252B" w14:textId="77777777" w:rsidR="008A5E4E" w:rsidRDefault="009A76EE">
      <w:pPr>
        <w:pStyle w:val="pDefinitionTerm"/>
      </w:pPr>
      <w:r>
        <w:fldChar w:fldCharType="begin"/>
      </w:r>
      <w:r w:rsidR="0065745B">
        <w:instrText xml:space="preserve"> XE "WAVESIZE" </w:instrText>
      </w:r>
      <w:r>
        <w:fldChar w:fldCharType="end"/>
      </w:r>
      <w:r w:rsidR="0065745B">
        <w:t>WAVESIZE</w:t>
      </w:r>
    </w:p>
    <w:p w14:paraId="0A8CC36F" w14:textId="279F482A" w:rsidR="008A5E4E" w:rsidRDefault="0065745B">
      <w:pPr>
        <w:pStyle w:val="p1"/>
      </w:pPr>
      <w:r>
        <w:t>An implementation</w:t>
      </w:r>
      <w:r w:rsidR="00E11165">
        <w:t xml:space="preserve"> </w:t>
      </w:r>
      <w:r>
        <w:t xml:space="preserve">defined constant specifying the size of a wavefront for an HSA </w:t>
      </w:r>
      <w:r w:rsidR="00402507">
        <w:t>c</w:t>
      </w:r>
      <w:r>
        <w:t xml:space="preserve">omponent. See </w:t>
      </w:r>
      <w:r>
        <w:rPr>
          <w:rStyle w:val="xref1"/>
        </w:rPr>
        <w:t>2.6.2. Wavefront Size (</w:t>
      </w:r>
      <w:r w:rsidR="009A76EE" w:rsidRPr="008A5E4E">
        <w:fldChar w:fldCharType="begin"/>
      </w:r>
      <w:r w:rsidR="008A5E4E">
        <w:instrText xml:space="preserve"> PAGEREF _Ref-248432818 \p \h  \* MERGEFORMAT </w:instrText>
      </w:r>
      <w:r w:rsidR="009A76EE" w:rsidRPr="008A5E4E">
        <w:fldChar w:fldCharType="separate"/>
      </w:r>
      <w:r w:rsidR="00533AF0" w:rsidRPr="00533AF0">
        <w:rPr>
          <w:rStyle w:val="xref1"/>
          <w:noProof/>
        </w:rPr>
        <w:t>on</w:t>
      </w:r>
      <w:r w:rsidR="00533AF0">
        <w:rPr>
          <w:noProof/>
        </w:rPr>
        <w:t xml:space="preserve"> page 13</w:t>
      </w:r>
      <w:r w:rsidR="009A76EE" w:rsidRPr="008A5E4E">
        <w:rPr>
          <w:rStyle w:val="xref1"/>
        </w:rPr>
        <w:fldChar w:fldCharType="end"/>
      </w:r>
      <w:r>
        <w:rPr>
          <w:rStyle w:val="xref1"/>
        </w:rPr>
        <w:t>)</w:t>
      </w:r>
      <w:r>
        <w:t xml:space="preserve"> and </w:t>
      </w:r>
      <w:r>
        <w:rPr>
          <w:rStyle w:val="xref1"/>
        </w:rPr>
        <w:t>2.6. Wavefronts, Lanes, and Wavefront Sizes (</w:t>
      </w:r>
      <w:r w:rsidR="009A76EE" w:rsidRPr="008A5E4E">
        <w:fldChar w:fldCharType="begin"/>
      </w:r>
      <w:r w:rsidR="008A5E4E">
        <w:instrText xml:space="preserve"> PAGEREF _Ref-959477899 \p \h  \* MERGEFORMAT </w:instrText>
      </w:r>
      <w:r w:rsidR="009A76EE" w:rsidRPr="008A5E4E">
        <w:fldChar w:fldCharType="separate"/>
      </w:r>
      <w:r w:rsidR="00533AF0" w:rsidRPr="00533AF0">
        <w:rPr>
          <w:rStyle w:val="xref1"/>
          <w:noProof/>
        </w:rPr>
        <w:t>on</w:t>
      </w:r>
      <w:r w:rsidR="00533AF0">
        <w:rPr>
          <w:noProof/>
        </w:rPr>
        <w:t xml:space="preserve"> page 11</w:t>
      </w:r>
      <w:r w:rsidR="009A76EE" w:rsidRPr="008A5E4E">
        <w:rPr>
          <w:rStyle w:val="xref1"/>
        </w:rPr>
        <w:fldChar w:fldCharType="end"/>
      </w:r>
      <w:r>
        <w:rPr>
          <w:rStyle w:val="xref1"/>
        </w:rPr>
        <w:t>)</w:t>
      </w:r>
      <w:r>
        <w:t>.</w:t>
      </w:r>
    </w:p>
    <w:p w14:paraId="55322083" w14:textId="77777777" w:rsidR="008A5E4E" w:rsidRDefault="009A76EE">
      <w:pPr>
        <w:pStyle w:val="pDefinitionTerm"/>
      </w:pPr>
      <w:r>
        <w:fldChar w:fldCharType="begin"/>
      </w:r>
      <w:r w:rsidR="0065745B">
        <w:instrText xml:space="preserve"> XE "work-group" </w:instrText>
      </w:r>
      <w:r>
        <w:fldChar w:fldCharType="end"/>
      </w:r>
      <w:r w:rsidR="0065745B">
        <w:t>work-group</w:t>
      </w:r>
    </w:p>
    <w:p w14:paraId="7F161B5A" w14:textId="77777777" w:rsidR="008A5E4E" w:rsidRDefault="0065745B">
      <w:pPr>
        <w:pStyle w:val="p1"/>
      </w:pPr>
      <w:r>
        <w:t xml:space="preserve">A collection of work-items. See </w:t>
      </w:r>
      <w:r>
        <w:rPr>
          <w:rStyle w:val="xref1"/>
        </w:rPr>
        <w:t>2.2. Work-Groups (</w:t>
      </w:r>
      <w:r w:rsidR="009A76EE" w:rsidRPr="008A5E4E">
        <w:fldChar w:fldCharType="begin"/>
      </w:r>
      <w:r w:rsidR="008A5E4E">
        <w:instrText xml:space="preserve"> PAGEREF _Ref-302828661 \p \h  \* MERGEFORMAT </w:instrText>
      </w:r>
      <w:r w:rsidR="009A76EE" w:rsidRPr="008A5E4E">
        <w:fldChar w:fldCharType="separate"/>
      </w:r>
      <w:r w:rsidR="00533AF0" w:rsidRPr="00533AF0">
        <w:rPr>
          <w:rStyle w:val="xref1"/>
          <w:noProof/>
        </w:rPr>
        <w:t>on</w:t>
      </w:r>
      <w:r w:rsidR="00533AF0">
        <w:rPr>
          <w:noProof/>
        </w:rPr>
        <w:t xml:space="preserve"> page 8</w:t>
      </w:r>
      <w:r w:rsidR="009A76EE" w:rsidRPr="008A5E4E">
        <w:rPr>
          <w:rStyle w:val="xref1"/>
        </w:rPr>
        <w:fldChar w:fldCharType="end"/>
      </w:r>
      <w:r>
        <w:rPr>
          <w:rStyle w:val="xref1"/>
        </w:rPr>
        <w:t>)</w:t>
      </w:r>
      <w:r>
        <w:t>.</w:t>
      </w:r>
    </w:p>
    <w:p w14:paraId="0E243CC4" w14:textId="77777777" w:rsidR="008A5E4E" w:rsidRDefault="009A76EE">
      <w:pPr>
        <w:pStyle w:val="pDefinitionTerm"/>
      </w:pPr>
      <w:r>
        <w:fldChar w:fldCharType="begin"/>
      </w:r>
      <w:r w:rsidR="0065745B">
        <w:instrText xml:space="preserve"> XE "work-group ID" </w:instrText>
      </w:r>
      <w:r>
        <w:fldChar w:fldCharType="end"/>
      </w:r>
      <w:r w:rsidR="0065745B">
        <w:t>work-group ID</w:t>
      </w:r>
    </w:p>
    <w:p w14:paraId="1F3BE26D" w14:textId="77777777" w:rsidR="008A5E4E" w:rsidRDefault="0065745B">
      <w:pPr>
        <w:pStyle w:val="p1"/>
      </w:pPr>
      <w:r>
        <w:t xml:space="preserve">The identifier of a work-group expressed in three dimensions. See </w:t>
      </w:r>
      <w:r>
        <w:rPr>
          <w:rStyle w:val="xref1"/>
        </w:rPr>
        <w:t>2.2.1. Work-Group ID (</w:t>
      </w:r>
      <w:r w:rsidR="009A76EE" w:rsidRPr="008A5E4E">
        <w:fldChar w:fldCharType="begin"/>
      </w:r>
      <w:r w:rsidR="008A5E4E">
        <w:instrText xml:space="preserve"> PAGEREF _Ref1827558573 \p \h  \* MERGEFORMAT </w:instrText>
      </w:r>
      <w:r w:rsidR="009A76EE" w:rsidRPr="008A5E4E">
        <w:fldChar w:fldCharType="separate"/>
      </w:r>
      <w:r w:rsidR="00533AF0" w:rsidRPr="00533AF0">
        <w:rPr>
          <w:rStyle w:val="xref1"/>
          <w:noProof/>
        </w:rPr>
        <w:t>on</w:t>
      </w:r>
      <w:r w:rsidR="00533AF0">
        <w:rPr>
          <w:noProof/>
        </w:rPr>
        <w:t xml:space="preserve"> page 8</w:t>
      </w:r>
      <w:r w:rsidR="009A76EE" w:rsidRPr="008A5E4E">
        <w:rPr>
          <w:rStyle w:val="xref1"/>
        </w:rPr>
        <w:fldChar w:fldCharType="end"/>
      </w:r>
      <w:r>
        <w:rPr>
          <w:rStyle w:val="xref1"/>
        </w:rPr>
        <w:t>)</w:t>
      </w:r>
      <w:r>
        <w:t>.</w:t>
      </w:r>
    </w:p>
    <w:p w14:paraId="576A446A" w14:textId="77777777" w:rsidR="008A5E4E" w:rsidRDefault="009A76EE">
      <w:pPr>
        <w:pStyle w:val="pDefinitionTerm"/>
      </w:pPr>
      <w:r>
        <w:fldChar w:fldCharType="begin"/>
      </w:r>
      <w:r w:rsidR="0065745B">
        <w:instrText xml:space="preserve"> XE "work-group flattened ID" </w:instrText>
      </w:r>
      <w:r>
        <w:fldChar w:fldCharType="end"/>
      </w:r>
      <w:r w:rsidR="0065745B">
        <w:t>work-group flattened ID</w:t>
      </w:r>
    </w:p>
    <w:p w14:paraId="22CF8807" w14:textId="77777777" w:rsidR="008A5E4E" w:rsidRDefault="0065745B">
      <w:pPr>
        <w:pStyle w:val="p1"/>
      </w:pPr>
      <w:r>
        <w:t xml:space="preserve">The work-group ID flattened into one dimension. See </w:t>
      </w:r>
      <w:r>
        <w:rPr>
          <w:rStyle w:val="xref1"/>
        </w:rPr>
        <w:t>2.2.2. Work-Group Flattened ID (</w:t>
      </w:r>
      <w:r w:rsidR="009A76EE" w:rsidRPr="008A5E4E">
        <w:fldChar w:fldCharType="begin"/>
      </w:r>
      <w:r w:rsidR="008A5E4E">
        <w:instrText xml:space="preserve"> PAGEREF _Ref-71149498 \p \h  \* MERGEFORMAT </w:instrText>
      </w:r>
      <w:r w:rsidR="009A76EE" w:rsidRPr="008A5E4E">
        <w:fldChar w:fldCharType="separate"/>
      </w:r>
      <w:r w:rsidR="00533AF0" w:rsidRPr="00533AF0">
        <w:rPr>
          <w:rStyle w:val="xref1"/>
          <w:noProof/>
        </w:rPr>
        <w:t>on</w:t>
      </w:r>
      <w:r w:rsidR="00533AF0">
        <w:rPr>
          <w:noProof/>
        </w:rPr>
        <w:t xml:space="preserve"> page 8</w:t>
      </w:r>
      <w:r w:rsidR="009A76EE" w:rsidRPr="008A5E4E">
        <w:rPr>
          <w:rStyle w:val="xref1"/>
        </w:rPr>
        <w:fldChar w:fldCharType="end"/>
      </w:r>
      <w:r>
        <w:rPr>
          <w:rStyle w:val="xref1"/>
        </w:rPr>
        <w:t>)</w:t>
      </w:r>
      <w:r>
        <w:t>.</w:t>
      </w:r>
    </w:p>
    <w:p w14:paraId="0EA22F24" w14:textId="77777777" w:rsidR="008A5E4E" w:rsidRDefault="009A76EE">
      <w:pPr>
        <w:pStyle w:val="pDefinitionTerm"/>
      </w:pPr>
      <w:r>
        <w:fldChar w:fldCharType="begin"/>
      </w:r>
      <w:r w:rsidR="0065745B">
        <w:instrText xml:space="preserve"> XE "work-item" </w:instrText>
      </w:r>
      <w:r>
        <w:fldChar w:fldCharType="end"/>
      </w:r>
      <w:r w:rsidR="0065745B">
        <w:t>work-item</w:t>
      </w:r>
    </w:p>
    <w:p w14:paraId="7EF72D33" w14:textId="77777777" w:rsidR="008A5E4E" w:rsidRDefault="0065745B">
      <w:pPr>
        <w:pStyle w:val="p1"/>
      </w:pPr>
      <w:r>
        <w:t xml:space="preserve">The simplest element of work. See </w:t>
      </w:r>
      <w:r>
        <w:rPr>
          <w:rStyle w:val="xref1"/>
        </w:rPr>
        <w:t>2.3. Work-Items (</w:t>
      </w:r>
      <w:r w:rsidR="009A76EE" w:rsidRPr="008A5E4E">
        <w:fldChar w:fldCharType="begin"/>
      </w:r>
      <w:r w:rsidR="008A5E4E">
        <w:instrText xml:space="preserve"> PAGEREF _Ref-882238317 \p \h  \* MERGEFORMAT </w:instrText>
      </w:r>
      <w:r w:rsidR="009A76EE" w:rsidRPr="008A5E4E">
        <w:fldChar w:fldCharType="separate"/>
      </w:r>
      <w:r w:rsidR="00533AF0" w:rsidRPr="00533AF0">
        <w:rPr>
          <w:rStyle w:val="xref1"/>
          <w:noProof/>
        </w:rPr>
        <w:t>on</w:t>
      </w:r>
      <w:r w:rsidR="00533AF0">
        <w:rPr>
          <w:noProof/>
        </w:rPr>
        <w:t xml:space="preserve"> page 9</w:t>
      </w:r>
      <w:r w:rsidR="009A76EE" w:rsidRPr="008A5E4E">
        <w:rPr>
          <w:rStyle w:val="xref1"/>
        </w:rPr>
        <w:fldChar w:fldCharType="end"/>
      </w:r>
      <w:r>
        <w:rPr>
          <w:rStyle w:val="xref1"/>
        </w:rPr>
        <w:t>)</w:t>
      </w:r>
      <w:r>
        <w:t xml:space="preserve">. </w:t>
      </w:r>
    </w:p>
    <w:p w14:paraId="6B8DF569" w14:textId="77777777" w:rsidR="008A5E4E" w:rsidRDefault="009A76EE">
      <w:pPr>
        <w:pStyle w:val="pDefinitionTerm"/>
      </w:pPr>
      <w:r>
        <w:fldChar w:fldCharType="begin"/>
      </w:r>
      <w:r w:rsidR="0065745B">
        <w:instrText xml:space="preserve"> XE "work-item absolute ID" </w:instrText>
      </w:r>
      <w:r>
        <w:fldChar w:fldCharType="end"/>
      </w:r>
      <w:r w:rsidR="0065745B">
        <w:t>work-item absolute ID</w:t>
      </w:r>
    </w:p>
    <w:p w14:paraId="400CAEF6" w14:textId="77777777" w:rsidR="008A5E4E" w:rsidRDefault="0065745B">
      <w:pPr>
        <w:pStyle w:val="p1"/>
      </w:pPr>
      <w:r>
        <w:t xml:space="preserve">The identifier of a work-item (within the grid) expressed in three dimensions. See </w:t>
      </w:r>
      <w:r>
        <w:rPr>
          <w:rStyle w:val="xref1"/>
        </w:rPr>
        <w:t>2.3.3. Work-Item Absolute ID (</w:t>
      </w:r>
      <w:r w:rsidR="009A76EE" w:rsidRPr="008A5E4E">
        <w:fldChar w:fldCharType="begin"/>
      </w:r>
      <w:r w:rsidR="008A5E4E">
        <w:instrText xml:space="preserve"> PAGEREF _Ref-557383143 \p \h  \* MERGEFORMAT </w:instrText>
      </w:r>
      <w:r w:rsidR="009A76EE" w:rsidRPr="008A5E4E">
        <w:fldChar w:fldCharType="separate"/>
      </w:r>
      <w:r w:rsidR="00533AF0" w:rsidRPr="00533AF0">
        <w:rPr>
          <w:rStyle w:val="xref1"/>
          <w:noProof/>
        </w:rPr>
        <w:t>on</w:t>
      </w:r>
      <w:r w:rsidR="00533AF0">
        <w:rPr>
          <w:noProof/>
        </w:rPr>
        <w:t xml:space="preserve"> page 10</w:t>
      </w:r>
      <w:r w:rsidR="009A76EE" w:rsidRPr="008A5E4E">
        <w:rPr>
          <w:rStyle w:val="xref1"/>
        </w:rPr>
        <w:fldChar w:fldCharType="end"/>
      </w:r>
      <w:r>
        <w:rPr>
          <w:rStyle w:val="xref1"/>
        </w:rPr>
        <w:t>)</w:t>
      </w:r>
      <w:r>
        <w:t xml:space="preserve">. </w:t>
      </w:r>
    </w:p>
    <w:p w14:paraId="41A0E9E9" w14:textId="77777777" w:rsidR="008A5E4E" w:rsidRDefault="009A76EE">
      <w:pPr>
        <w:pStyle w:val="pDefinitionTerm"/>
      </w:pPr>
      <w:r>
        <w:fldChar w:fldCharType="begin"/>
      </w:r>
      <w:r w:rsidR="0065745B">
        <w:instrText xml:space="preserve"> XE "work-item flattened ID" </w:instrText>
      </w:r>
      <w:r>
        <w:fldChar w:fldCharType="end"/>
      </w:r>
      <w:r w:rsidR="0065745B">
        <w:t>work-item flattened ID</w:t>
      </w:r>
    </w:p>
    <w:p w14:paraId="553A619D" w14:textId="61014707" w:rsidR="008A5E4E" w:rsidRDefault="0065745B">
      <w:pPr>
        <w:pStyle w:val="p1"/>
      </w:pPr>
      <w:r>
        <w:t xml:space="preserve">The work-item ID flattened into one dimension. </w:t>
      </w:r>
      <w:r w:rsidR="00FD0D81">
        <w:t xml:space="preserve">Uses work-group size and so differs for partial work-groups than current work-item flattened ID. </w:t>
      </w:r>
      <w:r>
        <w:t xml:space="preserve">See </w:t>
      </w:r>
      <w:r>
        <w:rPr>
          <w:rStyle w:val="xref1"/>
        </w:rPr>
        <w:t>2.3.2. Work-Item Flattened ID</w:t>
      </w:r>
      <w:r w:rsidR="00FD0D81">
        <w:rPr>
          <w:rStyle w:val="xref1"/>
        </w:rPr>
        <w:t xml:space="preserve"> and Current Work-Item Flattened ID</w:t>
      </w:r>
      <w:r>
        <w:rPr>
          <w:rStyle w:val="xref1"/>
        </w:rPr>
        <w:t xml:space="preserve"> (</w:t>
      </w:r>
      <w:r w:rsidR="009A76EE" w:rsidRPr="008A5E4E">
        <w:fldChar w:fldCharType="begin"/>
      </w:r>
      <w:r w:rsidR="008A5E4E">
        <w:instrText xml:space="preserve"> PAGEREF _Ref1834566779 \p \h  \* MERGEFORMAT </w:instrText>
      </w:r>
      <w:r w:rsidR="009A76EE" w:rsidRPr="008A5E4E">
        <w:fldChar w:fldCharType="separate"/>
      </w:r>
      <w:r w:rsidR="00533AF0" w:rsidRPr="00533AF0">
        <w:rPr>
          <w:rStyle w:val="xref1"/>
          <w:noProof/>
        </w:rPr>
        <w:t>on</w:t>
      </w:r>
      <w:r w:rsidR="00533AF0">
        <w:rPr>
          <w:noProof/>
        </w:rPr>
        <w:t xml:space="preserve"> page 9</w:t>
      </w:r>
      <w:r w:rsidR="009A76EE" w:rsidRPr="008A5E4E">
        <w:rPr>
          <w:rStyle w:val="xref1"/>
        </w:rPr>
        <w:fldChar w:fldCharType="end"/>
      </w:r>
      <w:r>
        <w:rPr>
          <w:rStyle w:val="xref1"/>
        </w:rPr>
        <w:t>)</w:t>
      </w:r>
      <w:r>
        <w:t>.</w:t>
      </w:r>
    </w:p>
    <w:p w14:paraId="3BBFB94C" w14:textId="77777777" w:rsidR="008A5E4E" w:rsidRDefault="009A76EE">
      <w:pPr>
        <w:pStyle w:val="pDefinitionTerm"/>
      </w:pPr>
      <w:r>
        <w:fldChar w:fldCharType="begin"/>
      </w:r>
      <w:r w:rsidR="0065745B">
        <w:instrText xml:space="preserve"> XE "work-item flattened absolute ID" </w:instrText>
      </w:r>
      <w:r>
        <w:fldChar w:fldCharType="end"/>
      </w:r>
      <w:r w:rsidR="0065745B">
        <w:t>work-item flattened absolute ID</w:t>
      </w:r>
    </w:p>
    <w:p w14:paraId="45347CB7" w14:textId="77777777" w:rsidR="008A5E4E" w:rsidRDefault="0065745B">
      <w:pPr>
        <w:pStyle w:val="p1"/>
      </w:pPr>
      <w:r>
        <w:t xml:space="preserve">The work-item absolute ID flattened into one dimension. See </w:t>
      </w:r>
      <w:r>
        <w:rPr>
          <w:rStyle w:val="xref1"/>
        </w:rPr>
        <w:t>2.3.4. Work-Item Flattened Absolute ID (</w:t>
      </w:r>
      <w:r w:rsidR="009A76EE" w:rsidRPr="008A5E4E">
        <w:fldChar w:fldCharType="begin"/>
      </w:r>
      <w:r w:rsidR="008A5E4E">
        <w:instrText xml:space="preserve"> PAGEREF _Ref-1254546201 \p \h  \* MERGEFORMAT </w:instrText>
      </w:r>
      <w:r w:rsidR="009A76EE" w:rsidRPr="008A5E4E">
        <w:fldChar w:fldCharType="separate"/>
      </w:r>
      <w:r w:rsidR="00533AF0" w:rsidRPr="00533AF0">
        <w:rPr>
          <w:rStyle w:val="xref1"/>
          <w:noProof/>
        </w:rPr>
        <w:t>on</w:t>
      </w:r>
      <w:r w:rsidR="00533AF0">
        <w:rPr>
          <w:noProof/>
        </w:rPr>
        <w:t xml:space="preserve"> page 10</w:t>
      </w:r>
      <w:r w:rsidR="009A76EE" w:rsidRPr="008A5E4E">
        <w:rPr>
          <w:rStyle w:val="xref1"/>
        </w:rPr>
        <w:fldChar w:fldCharType="end"/>
      </w:r>
      <w:r>
        <w:rPr>
          <w:rStyle w:val="xref1"/>
        </w:rPr>
        <w:t>)</w:t>
      </w:r>
      <w:r>
        <w:t>.</w:t>
      </w:r>
    </w:p>
    <w:p w14:paraId="09A145BC" w14:textId="77777777" w:rsidR="008A5E4E" w:rsidRDefault="009A76EE">
      <w:pPr>
        <w:pStyle w:val="pDefinitionTerm"/>
      </w:pPr>
      <w:r>
        <w:fldChar w:fldCharType="begin"/>
      </w:r>
      <w:r w:rsidR="0065745B">
        <w:instrText xml:space="preserve"> XE "work-item ID" </w:instrText>
      </w:r>
      <w:r>
        <w:fldChar w:fldCharType="end"/>
      </w:r>
      <w:r w:rsidR="0065745B">
        <w:t>work-item ID</w:t>
      </w:r>
    </w:p>
    <w:p w14:paraId="0AFCFB31" w14:textId="77777777" w:rsidR="008A5E4E" w:rsidRDefault="0065745B">
      <w:pPr>
        <w:pStyle w:val="p1"/>
      </w:pPr>
      <w:r>
        <w:t xml:space="preserve">The identifier of a work-item (within the work-group) expressed in three dimensions. See </w:t>
      </w:r>
      <w:r>
        <w:rPr>
          <w:rStyle w:val="xref1"/>
        </w:rPr>
        <w:t>2.3.1. Work-Item ID (</w:t>
      </w:r>
      <w:r w:rsidR="009A76EE" w:rsidRPr="008A5E4E">
        <w:fldChar w:fldCharType="begin"/>
      </w:r>
      <w:r w:rsidR="008A5E4E">
        <w:instrText xml:space="preserve"> PAGEREF _Ref666449469 \p \h  \* MERGEFORMAT </w:instrText>
      </w:r>
      <w:r w:rsidR="009A76EE" w:rsidRPr="008A5E4E">
        <w:fldChar w:fldCharType="separate"/>
      </w:r>
      <w:r w:rsidR="00533AF0" w:rsidRPr="00533AF0">
        <w:rPr>
          <w:rStyle w:val="xref1"/>
          <w:noProof/>
        </w:rPr>
        <w:t>on</w:t>
      </w:r>
      <w:r w:rsidR="00533AF0">
        <w:rPr>
          <w:noProof/>
        </w:rPr>
        <w:t xml:space="preserve"> page 9</w:t>
      </w:r>
      <w:r w:rsidR="009A76EE" w:rsidRPr="008A5E4E">
        <w:rPr>
          <w:rStyle w:val="xref1"/>
        </w:rPr>
        <w:fldChar w:fldCharType="end"/>
      </w:r>
      <w:r>
        <w:rPr>
          <w:rStyle w:val="xref1"/>
        </w:rPr>
        <w:t>)</w:t>
      </w:r>
      <w:r>
        <w:t xml:space="preserve">. </w:t>
      </w:r>
    </w:p>
    <w:p w14:paraId="263D3BA1" w14:textId="77777777" w:rsidR="008A5E4E" w:rsidRDefault="009A76EE">
      <w:pPr>
        <w:pStyle w:val="pDefinitionTerm"/>
      </w:pPr>
      <w:r>
        <w:fldChar w:fldCharType="begin"/>
      </w:r>
      <w:r w:rsidR="0065745B">
        <w:instrText xml:space="preserve"> XE "write atomicity" </w:instrText>
      </w:r>
      <w:r>
        <w:fldChar w:fldCharType="end"/>
      </w:r>
      <w:r w:rsidR="0065745B">
        <w:t>write atomicity</w:t>
      </w:r>
    </w:p>
    <w:p w14:paraId="16254524" w14:textId="77777777" w:rsidR="008A5E4E" w:rsidRDefault="0065745B">
      <w:pPr>
        <w:pStyle w:val="p1"/>
      </w:pPr>
      <w:r>
        <w:t>A condition of a store such that it must be written in its entirety.</w:t>
      </w:r>
    </w:p>
    <w:p w14:paraId="2EDA2BA7" w14:textId="77777777" w:rsidR="008A5E4E" w:rsidRDefault="008A5E4E">
      <w:pPr>
        <w:sectPr w:rsidR="008A5E4E">
          <w:headerReference w:type="even" r:id="rId217"/>
          <w:headerReference w:type="default" r:id="rId218"/>
          <w:footerReference w:type="even" r:id="rId219"/>
          <w:footerReference w:type="default" r:id="rId220"/>
          <w:type w:val="oddPage"/>
          <w:pgSz w:w="12240" w:h="15840"/>
          <w:pgMar w:top="1620" w:right="900" w:bottom="1260" w:left="2340" w:header="540" w:footer="180" w:gutter="0"/>
          <w:cols w:space="720"/>
        </w:sectPr>
      </w:pPr>
    </w:p>
    <w:p w14:paraId="02C97AA4" w14:textId="77777777" w:rsidR="008A5E4E" w:rsidRDefault="0065745B">
      <w:pPr>
        <w:pStyle w:val="h1Index"/>
      </w:pPr>
      <w:bookmarkStart w:id="1355" w:name="_Toc396034545"/>
      <w:r>
        <w:t>Index</w:t>
      </w:r>
      <w:bookmarkEnd w:id="1355"/>
    </w:p>
    <w:p w14:paraId="0672984F" w14:textId="77777777" w:rsidR="009330BC" w:rsidRDefault="009A76EE">
      <w:pPr>
        <w:rPr>
          <w:noProof/>
        </w:rPr>
        <w:sectPr w:rsidR="009330BC" w:rsidSect="009330BC">
          <w:headerReference w:type="even" r:id="rId221"/>
          <w:headerReference w:type="default" r:id="rId222"/>
          <w:footerReference w:type="even" r:id="rId223"/>
          <w:footerReference w:type="default" r:id="rId224"/>
          <w:type w:val="continuous"/>
          <w:pgSz w:w="12240" w:h="15840"/>
          <w:pgMar w:top="1620" w:right="900" w:bottom="12630" w:left="2340" w:header="540" w:footer="180" w:gutter="0"/>
          <w:cols w:space="720"/>
        </w:sectPr>
      </w:pPr>
      <w:r>
        <w:fldChar w:fldCharType="begin"/>
      </w:r>
      <w:r w:rsidR="0065745B">
        <w:instrText xml:space="preserve"> INDEX \h "A" \c "2" \z "1033"</w:instrText>
      </w:r>
      <w:r>
        <w:fldChar w:fldCharType="separate"/>
      </w:r>
    </w:p>
    <w:p w14:paraId="7549C10D"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2</w:t>
      </w:r>
    </w:p>
    <w:p w14:paraId="298002F4" w14:textId="77777777" w:rsidR="009330BC" w:rsidRDefault="009330BC">
      <w:pPr>
        <w:pStyle w:val="10"/>
        <w:tabs>
          <w:tab w:val="right" w:leader="dot" w:pos="4130"/>
        </w:tabs>
        <w:rPr>
          <w:noProof/>
        </w:rPr>
      </w:pPr>
      <w:r>
        <w:rPr>
          <w:noProof/>
        </w:rPr>
        <w:t>24-bit integer optimization operations, 105</w:t>
      </w:r>
    </w:p>
    <w:p w14:paraId="2EFE2348" w14:textId="77777777" w:rsidR="009330BC" w:rsidRDefault="009330BC">
      <w:pPr>
        <w:pStyle w:val="20"/>
        <w:tabs>
          <w:tab w:val="right" w:leader="dot" w:pos="4130"/>
        </w:tabs>
        <w:rPr>
          <w:noProof/>
        </w:rPr>
      </w:pPr>
      <w:r>
        <w:rPr>
          <w:noProof/>
        </w:rPr>
        <w:t>mad24, 106</w:t>
      </w:r>
    </w:p>
    <w:p w14:paraId="669C566C" w14:textId="77777777" w:rsidR="009330BC" w:rsidRDefault="009330BC">
      <w:pPr>
        <w:pStyle w:val="20"/>
        <w:tabs>
          <w:tab w:val="right" w:leader="dot" w:pos="4130"/>
        </w:tabs>
        <w:rPr>
          <w:noProof/>
        </w:rPr>
      </w:pPr>
      <w:r>
        <w:rPr>
          <w:noProof/>
        </w:rPr>
        <w:t>mad24hi, 107</w:t>
      </w:r>
    </w:p>
    <w:p w14:paraId="16AC6233" w14:textId="77777777" w:rsidR="009330BC" w:rsidRDefault="009330BC">
      <w:pPr>
        <w:pStyle w:val="20"/>
        <w:tabs>
          <w:tab w:val="right" w:leader="dot" w:pos="4130"/>
        </w:tabs>
        <w:rPr>
          <w:noProof/>
        </w:rPr>
      </w:pPr>
      <w:r>
        <w:rPr>
          <w:noProof/>
        </w:rPr>
        <w:t>mul24, 107</w:t>
      </w:r>
    </w:p>
    <w:p w14:paraId="6E4006C1" w14:textId="77777777" w:rsidR="009330BC" w:rsidRDefault="009330BC">
      <w:pPr>
        <w:pStyle w:val="20"/>
        <w:tabs>
          <w:tab w:val="right" w:leader="dot" w:pos="4130"/>
        </w:tabs>
        <w:rPr>
          <w:noProof/>
        </w:rPr>
      </w:pPr>
      <w:r>
        <w:rPr>
          <w:noProof/>
        </w:rPr>
        <w:t>mul24hi, 107</w:t>
      </w:r>
    </w:p>
    <w:p w14:paraId="29501E37"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A</w:t>
      </w:r>
    </w:p>
    <w:p w14:paraId="01A3E074" w14:textId="77777777" w:rsidR="009330BC" w:rsidRDefault="009330BC">
      <w:pPr>
        <w:pStyle w:val="10"/>
        <w:tabs>
          <w:tab w:val="right" w:leader="dot" w:pos="4130"/>
        </w:tabs>
        <w:rPr>
          <w:noProof/>
        </w:rPr>
      </w:pPr>
      <w:r>
        <w:rPr>
          <w:noProof/>
        </w:rPr>
        <w:t>acquire synchronizing operation, 387</w:t>
      </w:r>
    </w:p>
    <w:p w14:paraId="06E665A9" w14:textId="77777777" w:rsidR="009330BC" w:rsidRDefault="009330BC">
      <w:pPr>
        <w:pStyle w:val="10"/>
        <w:tabs>
          <w:tab w:val="right" w:leader="dot" w:pos="4130"/>
        </w:tabs>
        <w:rPr>
          <w:noProof/>
        </w:rPr>
      </w:pPr>
      <w:r>
        <w:rPr>
          <w:noProof/>
        </w:rPr>
        <w:t>active work-group, 387</w:t>
      </w:r>
    </w:p>
    <w:p w14:paraId="4FD6BB9E" w14:textId="77777777" w:rsidR="009330BC" w:rsidRDefault="009330BC">
      <w:pPr>
        <w:pStyle w:val="10"/>
        <w:tabs>
          <w:tab w:val="right" w:leader="dot" w:pos="4130"/>
        </w:tabs>
        <w:rPr>
          <w:noProof/>
        </w:rPr>
      </w:pPr>
      <w:r>
        <w:rPr>
          <w:noProof/>
        </w:rPr>
        <w:t>active work-item, 387</w:t>
      </w:r>
    </w:p>
    <w:p w14:paraId="7BE87CB7" w14:textId="77777777" w:rsidR="009330BC" w:rsidRDefault="009330BC">
      <w:pPr>
        <w:pStyle w:val="10"/>
        <w:tabs>
          <w:tab w:val="right" w:leader="dot" w:pos="4130"/>
        </w:tabs>
        <w:rPr>
          <w:noProof/>
        </w:rPr>
      </w:pPr>
      <w:r>
        <w:rPr>
          <w:noProof/>
        </w:rPr>
        <w:t>agent, 387</w:t>
      </w:r>
    </w:p>
    <w:p w14:paraId="2105789C" w14:textId="77777777" w:rsidR="009330BC" w:rsidRDefault="009330BC">
      <w:pPr>
        <w:pStyle w:val="10"/>
        <w:tabs>
          <w:tab w:val="right" w:leader="dot" w:pos="4130"/>
        </w:tabs>
        <w:rPr>
          <w:noProof/>
        </w:rPr>
      </w:pPr>
      <w:r>
        <w:rPr>
          <w:noProof/>
        </w:rPr>
        <w:t>application program, 387</w:t>
      </w:r>
    </w:p>
    <w:p w14:paraId="69F0C386" w14:textId="77777777" w:rsidR="009330BC" w:rsidRDefault="009330BC">
      <w:pPr>
        <w:pStyle w:val="10"/>
        <w:tabs>
          <w:tab w:val="right" w:leader="dot" w:pos="4130"/>
        </w:tabs>
        <w:rPr>
          <w:noProof/>
        </w:rPr>
      </w:pPr>
      <w:r>
        <w:rPr>
          <w:noProof/>
        </w:rPr>
        <w:t>AQL, 387</w:t>
      </w:r>
    </w:p>
    <w:p w14:paraId="5489D720" w14:textId="77777777" w:rsidR="009330BC" w:rsidRDefault="009330BC">
      <w:pPr>
        <w:pStyle w:val="10"/>
        <w:tabs>
          <w:tab w:val="right" w:leader="dot" w:pos="4130"/>
        </w:tabs>
        <w:rPr>
          <w:noProof/>
        </w:rPr>
      </w:pPr>
      <w:r>
        <w:rPr>
          <w:noProof/>
        </w:rPr>
        <w:t>arg segment, 387</w:t>
      </w:r>
    </w:p>
    <w:p w14:paraId="470ED299"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B</w:t>
      </w:r>
    </w:p>
    <w:p w14:paraId="1EB2079C" w14:textId="77777777" w:rsidR="009330BC" w:rsidRDefault="009330BC">
      <w:pPr>
        <w:pStyle w:val="10"/>
        <w:tabs>
          <w:tab w:val="right" w:leader="dot" w:pos="4130"/>
        </w:tabs>
        <w:rPr>
          <w:noProof/>
        </w:rPr>
      </w:pPr>
      <w:r>
        <w:rPr>
          <w:noProof/>
        </w:rPr>
        <w:t>base data type, 79</w:t>
      </w:r>
    </w:p>
    <w:p w14:paraId="2EDA9ED9" w14:textId="77777777" w:rsidR="009330BC" w:rsidRDefault="009330BC">
      <w:pPr>
        <w:pStyle w:val="10"/>
        <w:tabs>
          <w:tab w:val="right" w:leader="dot" w:pos="4130"/>
        </w:tabs>
        <w:rPr>
          <w:noProof/>
        </w:rPr>
      </w:pPr>
      <w:r>
        <w:rPr>
          <w:noProof/>
        </w:rPr>
        <w:t>Base profile, 298</w:t>
      </w:r>
    </w:p>
    <w:p w14:paraId="140CC6FF" w14:textId="77777777" w:rsidR="009330BC" w:rsidRDefault="009330BC">
      <w:pPr>
        <w:pStyle w:val="10"/>
        <w:tabs>
          <w:tab w:val="right" w:leader="dot" w:pos="4130"/>
        </w:tabs>
        <w:rPr>
          <w:noProof/>
        </w:rPr>
      </w:pPr>
      <w:r>
        <w:rPr>
          <w:noProof/>
        </w:rPr>
        <w:t>bit conditional move operation, 126</w:t>
      </w:r>
    </w:p>
    <w:p w14:paraId="493AE826" w14:textId="77777777" w:rsidR="009330BC" w:rsidRDefault="009330BC">
      <w:pPr>
        <w:pStyle w:val="20"/>
        <w:tabs>
          <w:tab w:val="right" w:leader="dot" w:pos="4130"/>
        </w:tabs>
        <w:rPr>
          <w:noProof/>
        </w:rPr>
      </w:pPr>
      <w:r>
        <w:rPr>
          <w:noProof/>
        </w:rPr>
        <w:t>cmov, 126</w:t>
      </w:r>
    </w:p>
    <w:p w14:paraId="73E8C687" w14:textId="77777777" w:rsidR="009330BC" w:rsidRDefault="009330BC">
      <w:pPr>
        <w:pStyle w:val="10"/>
        <w:tabs>
          <w:tab w:val="right" w:leader="dot" w:pos="4130"/>
        </w:tabs>
        <w:rPr>
          <w:noProof/>
        </w:rPr>
      </w:pPr>
      <w:r>
        <w:rPr>
          <w:noProof/>
        </w:rPr>
        <w:t>bit string operations, 111</w:t>
      </w:r>
    </w:p>
    <w:p w14:paraId="4415293F" w14:textId="77777777" w:rsidR="009330BC" w:rsidRDefault="009330BC">
      <w:pPr>
        <w:pStyle w:val="20"/>
        <w:tabs>
          <w:tab w:val="right" w:leader="dot" w:pos="4130"/>
        </w:tabs>
        <w:rPr>
          <w:noProof/>
        </w:rPr>
      </w:pPr>
      <w:r>
        <w:rPr>
          <w:noProof/>
        </w:rPr>
        <w:t>bitextract, 112</w:t>
      </w:r>
    </w:p>
    <w:p w14:paraId="7ADC27A1" w14:textId="77777777" w:rsidR="009330BC" w:rsidRDefault="009330BC">
      <w:pPr>
        <w:pStyle w:val="20"/>
        <w:tabs>
          <w:tab w:val="right" w:leader="dot" w:pos="4130"/>
        </w:tabs>
        <w:rPr>
          <w:noProof/>
        </w:rPr>
      </w:pPr>
      <w:r>
        <w:rPr>
          <w:noProof/>
        </w:rPr>
        <w:t>bitinsert, 113</w:t>
      </w:r>
    </w:p>
    <w:p w14:paraId="6AE95235" w14:textId="77777777" w:rsidR="009330BC" w:rsidRDefault="009330BC">
      <w:pPr>
        <w:pStyle w:val="20"/>
        <w:tabs>
          <w:tab w:val="right" w:leader="dot" w:pos="4130"/>
        </w:tabs>
        <w:rPr>
          <w:noProof/>
        </w:rPr>
      </w:pPr>
      <w:r>
        <w:rPr>
          <w:noProof/>
        </w:rPr>
        <w:t>bitmask, 113</w:t>
      </w:r>
    </w:p>
    <w:p w14:paraId="1403ABE0" w14:textId="77777777" w:rsidR="009330BC" w:rsidRDefault="009330BC">
      <w:pPr>
        <w:pStyle w:val="20"/>
        <w:tabs>
          <w:tab w:val="right" w:leader="dot" w:pos="4130"/>
        </w:tabs>
        <w:rPr>
          <w:noProof/>
        </w:rPr>
      </w:pPr>
      <w:r>
        <w:rPr>
          <w:noProof/>
        </w:rPr>
        <w:t>bitrev, 113</w:t>
      </w:r>
    </w:p>
    <w:p w14:paraId="6BE56426" w14:textId="77777777" w:rsidR="009330BC" w:rsidRDefault="009330BC">
      <w:pPr>
        <w:pStyle w:val="20"/>
        <w:tabs>
          <w:tab w:val="right" w:leader="dot" w:pos="4130"/>
        </w:tabs>
        <w:rPr>
          <w:noProof/>
        </w:rPr>
      </w:pPr>
      <w:r>
        <w:rPr>
          <w:noProof/>
        </w:rPr>
        <w:t>bitselect, 113</w:t>
      </w:r>
    </w:p>
    <w:p w14:paraId="5A3FF359" w14:textId="77777777" w:rsidR="009330BC" w:rsidRDefault="009330BC">
      <w:pPr>
        <w:pStyle w:val="20"/>
        <w:tabs>
          <w:tab w:val="right" w:leader="dot" w:pos="4130"/>
        </w:tabs>
        <w:rPr>
          <w:noProof/>
        </w:rPr>
      </w:pPr>
      <w:r>
        <w:rPr>
          <w:noProof/>
        </w:rPr>
        <w:t>firstbit, 113, 114</w:t>
      </w:r>
    </w:p>
    <w:p w14:paraId="62678CC0" w14:textId="77777777" w:rsidR="009330BC" w:rsidRDefault="009330BC">
      <w:pPr>
        <w:pStyle w:val="20"/>
        <w:tabs>
          <w:tab w:val="right" w:leader="dot" w:pos="4130"/>
        </w:tabs>
        <w:rPr>
          <w:noProof/>
        </w:rPr>
      </w:pPr>
      <w:r>
        <w:rPr>
          <w:noProof/>
        </w:rPr>
        <w:t>lastbit, 114</w:t>
      </w:r>
    </w:p>
    <w:p w14:paraId="398F7F69" w14:textId="77777777" w:rsidR="009330BC" w:rsidRDefault="009330BC">
      <w:pPr>
        <w:pStyle w:val="10"/>
        <w:tabs>
          <w:tab w:val="right" w:leader="dot" w:pos="4130"/>
        </w:tabs>
        <w:rPr>
          <w:noProof/>
        </w:rPr>
      </w:pPr>
      <w:r>
        <w:rPr>
          <w:noProof/>
        </w:rPr>
        <w:t>bits per pixel, 201</w:t>
      </w:r>
    </w:p>
    <w:p w14:paraId="5117BAEE" w14:textId="77777777" w:rsidR="009330BC" w:rsidRDefault="009330BC">
      <w:pPr>
        <w:pStyle w:val="10"/>
        <w:tabs>
          <w:tab w:val="right" w:leader="dot" w:pos="4130"/>
        </w:tabs>
        <w:rPr>
          <w:noProof/>
        </w:rPr>
      </w:pPr>
      <w:r>
        <w:rPr>
          <w:noProof/>
        </w:rPr>
        <w:t>bpp, 201</w:t>
      </w:r>
    </w:p>
    <w:p w14:paraId="166B29DC" w14:textId="77777777" w:rsidR="009330BC" w:rsidRDefault="009330BC">
      <w:pPr>
        <w:pStyle w:val="10"/>
        <w:tabs>
          <w:tab w:val="right" w:leader="dot" w:pos="4130"/>
        </w:tabs>
        <w:rPr>
          <w:noProof/>
        </w:rPr>
      </w:pPr>
      <w:r>
        <w:rPr>
          <w:noProof/>
        </w:rPr>
        <w:t>branch operations, 225</w:t>
      </w:r>
    </w:p>
    <w:p w14:paraId="283197E4" w14:textId="77777777" w:rsidR="009330BC" w:rsidRDefault="009330BC">
      <w:pPr>
        <w:pStyle w:val="20"/>
        <w:tabs>
          <w:tab w:val="right" w:leader="dot" w:pos="4130"/>
        </w:tabs>
        <w:rPr>
          <w:noProof/>
        </w:rPr>
      </w:pPr>
      <w:r>
        <w:rPr>
          <w:noProof/>
        </w:rPr>
        <w:t>brn, 226</w:t>
      </w:r>
    </w:p>
    <w:p w14:paraId="119CDDCC" w14:textId="77777777" w:rsidR="009330BC" w:rsidRDefault="009330BC">
      <w:pPr>
        <w:pStyle w:val="20"/>
        <w:tabs>
          <w:tab w:val="right" w:leader="dot" w:pos="4130"/>
        </w:tabs>
        <w:rPr>
          <w:noProof/>
        </w:rPr>
      </w:pPr>
      <w:r>
        <w:rPr>
          <w:noProof/>
        </w:rPr>
        <w:t>cbr, 226</w:t>
      </w:r>
    </w:p>
    <w:p w14:paraId="49F59807" w14:textId="77777777" w:rsidR="009330BC" w:rsidRDefault="009330BC">
      <w:pPr>
        <w:pStyle w:val="20"/>
        <w:tabs>
          <w:tab w:val="right" w:leader="dot" w:pos="4130"/>
        </w:tabs>
        <w:rPr>
          <w:noProof/>
        </w:rPr>
      </w:pPr>
      <w:r>
        <w:rPr>
          <w:noProof/>
        </w:rPr>
        <w:t>sbr, 226</w:t>
      </w:r>
    </w:p>
    <w:p w14:paraId="6DD611DE" w14:textId="77777777" w:rsidR="009330BC" w:rsidRDefault="009330BC">
      <w:pPr>
        <w:pStyle w:val="10"/>
        <w:tabs>
          <w:tab w:val="right" w:leader="dot" w:pos="4130"/>
        </w:tabs>
        <w:rPr>
          <w:noProof/>
        </w:rPr>
      </w:pPr>
      <w:r>
        <w:rPr>
          <w:noProof/>
        </w:rPr>
        <w:t>BRIG, 387</w:t>
      </w:r>
    </w:p>
    <w:p w14:paraId="48785CDF"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C</w:t>
      </w:r>
    </w:p>
    <w:p w14:paraId="4C8FAE27" w14:textId="77777777" w:rsidR="009330BC" w:rsidRDefault="009330BC">
      <w:pPr>
        <w:pStyle w:val="10"/>
        <w:tabs>
          <w:tab w:val="right" w:leader="dot" w:pos="4130"/>
        </w:tabs>
        <w:rPr>
          <w:noProof/>
        </w:rPr>
      </w:pPr>
      <w:r>
        <w:rPr>
          <w:noProof/>
        </w:rPr>
        <w:t>call convention, 387</w:t>
      </w:r>
    </w:p>
    <w:p w14:paraId="3F18F186" w14:textId="77777777" w:rsidR="009330BC" w:rsidRDefault="009330BC">
      <w:pPr>
        <w:pStyle w:val="10"/>
        <w:tabs>
          <w:tab w:val="right" w:leader="dot" w:pos="4130"/>
        </w:tabs>
        <w:rPr>
          <w:noProof/>
        </w:rPr>
      </w:pPr>
      <w:r>
        <w:rPr>
          <w:noProof/>
        </w:rPr>
        <w:t>call convention id, 34</w:t>
      </w:r>
    </w:p>
    <w:p w14:paraId="3AF675FA" w14:textId="77777777" w:rsidR="009330BC" w:rsidRDefault="009330BC">
      <w:pPr>
        <w:pStyle w:val="10"/>
        <w:tabs>
          <w:tab w:val="right" w:leader="dot" w:pos="4130"/>
        </w:tabs>
        <w:rPr>
          <w:noProof/>
        </w:rPr>
      </w:pPr>
      <w:r>
        <w:rPr>
          <w:noProof/>
        </w:rPr>
        <w:t>channel order, 195</w:t>
      </w:r>
    </w:p>
    <w:p w14:paraId="1C18B890" w14:textId="77777777" w:rsidR="009330BC" w:rsidRDefault="009330BC">
      <w:pPr>
        <w:pStyle w:val="10"/>
        <w:tabs>
          <w:tab w:val="right" w:leader="dot" w:pos="4130"/>
        </w:tabs>
        <w:rPr>
          <w:noProof/>
        </w:rPr>
      </w:pPr>
      <w:r>
        <w:rPr>
          <w:noProof/>
        </w:rPr>
        <w:t>channel type, 197</w:t>
      </w:r>
    </w:p>
    <w:p w14:paraId="7B6D1D63" w14:textId="77777777" w:rsidR="009330BC" w:rsidRDefault="009330BC">
      <w:pPr>
        <w:pStyle w:val="10"/>
        <w:tabs>
          <w:tab w:val="right" w:leader="dot" w:pos="4130"/>
        </w:tabs>
        <w:rPr>
          <w:noProof/>
        </w:rPr>
      </w:pPr>
      <w:r>
        <w:rPr>
          <w:noProof/>
        </w:rPr>
        <w:t>compare operation, 143</w:t>
      </w:r>
    </w:p>
    <w:p w14:paraId="240D5E32" w14:textId="77777777" w:rsidR="009330BC" w:rsidRDefault="009330BC">
      <w:pPr>
        <w:pStyle w:val="20"/>
        <w:tabs>
          <w:tab w:val="right" w:leader="dot" w:pos="4130"/>
        </w:tabs>
        <w:rPr>
          <w:noProof/>
        </w:rPr>
      </w:pPr>
      <w:r>
        <w:rPr>
          <w:noProof/>
        </w:rPr>
        <w:t>cmp, 143</w:t>
      </w:r>
    </w:p>
    <w:p w14:paraId="2FE36820" w14:textId="77777777" w:rsidR="009330BC" w:rsidRDefault="009330BC">
      <w:pPr>
        <w:pStyle w:val="10"/>
        <w:tabs>
          <w:tab w:val="right" w:leader="dot" w:pos="4130"/>
        </w:tabs>
        <w:rPr>
          <w:noProof/>
        </w:rPr>
      </w:pPr>
      <w:r>
        <w:rPr>
          <w:noProof/>
        </w:rPr>
        <w:t>compile-time macro, 13, 275</w:t>
      </w:r>
    </w:p>
    <w:p w14:paraId="421E63CC" w14:textId="77777777" w:rsidR="009330BC" w:rsidRDefault="009330BC">
      <w:pPr>
        <w:pStyle w:val="10"/>
        <w:tabs>
          <w:tab w:val="right" w:leader="dot" w:pos="4130"/>
        </w:tabs>
        <w:rPr>
          <w:noProof/>
        </w:rPr>
      </w:pPr>
      <w:r>
        <w:rPr>
          <w:noProof/>
        </w:rPr>
        <w:t>compound type, 388</w:t>
      </w:r>
    </w:p>
    <w:p w14:paraId="22E77096" w14:textId="77777777" w:rsidR="009330BC" w:rsidRDefault="009330BC">
      <w:pPr>
        <w:pStyle w:val="10"/>
        <w:tabs>
          <w:tab w:val="right" w:leader="dot" w:pos="4130"/>
        </w:tabs>
        <w:rPr>
          <w:noProof/>
        </w:rPr>
      </w:pPr>
      <w:r>
        <w:rPr>
          <w:noProof/>
        </w:rPr>
        <w:t>compute unit, 388</w:t>
      </w:r>
    </w:p>
    <w:p w14:paraId="23D6FE6A" w14:textId="77777777" w:rsidR="009330BC" w:rsidRDefault="009330BC">
      <w:pPr>
        <w:pStyle w:val="10"/>
        <w:tabs>
          <w:tab w:val="right" w:leader="dot" w:pos="4130"/>
        </w:tabs>
        <w:rPr>
          <w:noProof/>
        </w:rPr>
      </w:pPr>
      <w:r>
        <w:rPr>
          <w:noProof/>
        </w:rPr>
        <w:t>control directives, 286</w:t>
      </w:r>
    </w:p>
    <w:p w14:paraId="09EAECC5" w14:textId="77777777" w:rsidR="009330BC" w:rsidRDefault="009330BC">
      <w:pPr>
        <w:pStyle w:val="20"/>
        <w:tabs>
          <w:tab w:val="right" w:leader="dot" w:pos="4130"/>
        </w:tabs>
        <w:rPr>
          <w:noProof/>
        </w:rPr>
      </w:pPr>
      <w:r>
        <w:rPr>
          <w:noProof/>
        </w:rPr>
        <w:t>enablebreakexceptions, 287</w:t>
      </w:r>
    </w:p>
    <w:p w14:paraId="148A0741" w14:textId="77777777" w:rsidR="009330BC" w:rsidRDefault="009330BC">
      <w:pPr>
        <w:pStyle w:val="20"/>
        <w:tabs>
          <w:tab w:val="right" w:leader="dot" w:pos="4130"/>
        </w:tabs>
        <w:rPr>
          <w:noProof/>
        </w:rPr>
      </w:pPr>
      <w:r>
        <w:rPr>
          <w:noProof/>
        </w:rPr>
        <w:t>enabledetectexceptions, 288</w:t>
      </w:r>
    </w:p>
    <w:p w14:paraId="0E44F93F" w14:textId="77777777" w:rsidR="009330BC" w:rsidRDefault="009330BC">
      <w:pPr>
        <w:pStyle w:val="20"/>
        <w:tabs>
          <w:tab w:val="right" w:leader="dot" w:pos="4130"/>
        </w:tabs>
        <w:rPr>
          <w:noProof/>
        </w:rPr>
      </w:pPr>
      <w:r>
        <w:rPr>
          <w:noProof/>
        </w:rPr>
        <w:t>maxdynamicgroupsize, 289</w:t>
      </w:r>
    </w:p>
    <w:p w14:paraId="071A94F2" w14:textId="77777777" w:rsidR="009330BC" w:rsidRDefault="009330BC">
      <w:pPr>
        <w:pStyle w:val="20"/>
        <w:tabs>
          <w:tab w:val="right" w:leader="dot" w:pos="4130"/>
        </w:tabs>
        <w:rPr>
          <w:noProof/>
        </w:rPr>
      </w:pPr>
      <w:r>
        <w:rPr>
          <w:noProof/>
        </w:rPr>
        <w:t>maxflatgridsize, 289</w:t>
      </w:r>
    </w:p>
    <w:p w14:paraId="21D0BE17" w14:textId="77777777" w:rsidR="009330BC" w:rsidRDefault="009330BC">
      <w:pPr>
        <w:pStyle w:val="20"/>
        <w:tabs>
          <w:tab w:val="right" w:leader="dot" w:pos="4130"/>
        </w:tabs>
        <w:rPr>
          <w:noProof/>
        </w:rPr>
      </w:pPr>
      <w:r>
        <w:rPr>
          <w:noProof/>
        </w:rPr>
        <w:t>maxflatworkgroupsize, 290</w:t>
      </w:r>
    </w:p>
    <w:p w14:paraId="42936674" w14:textId="77777777" w:rsidR="009330BC" w:rsidRDefault="009330BC">
      <w:pPr>
        <w:pStyle w:val="20"/>
        <w:tabs>
          <w:tab w:val="right" w:leader="dot" w:pos="4130"/>
        </w:tabs>
        <w:rPr>
          <w:noProof/>
        </w:rPr>
      </w:pPr>
      <w:r>
        <w:rPr>
          <w:noProof/>
        </w:rPr>
        <w:t>requireddim, 290</w:t>
      </w:r>
    </w:p>
    <w:p w14:paraId="2BCE4BDB" w14:textId="77777777" w:rsidR="009330BC" w:rsidRDefault="009330BC">
      <w:pPr>
        <w:pStyle w:val="20"/>
        <w:tabs>
          <w:tab w:val="right" w:leader="dot" w:pos="4130"/>
        </w:tabs>
        <w:rPr>
          <w:noProof/>
        </w:rPr>
      </w:pPr>
      <w:r>
        <w:rPr>
          <w:noProof/>
        </w:rPr>
        <w:t>requiredgridsize, 291</w:t>
      </w:r>
    </w:p>
    <w:p w14:paraId="2440D0A0" w14:textId="77777777" w:rsidR="009330BC" w:rsidRDefault="009330BC">
      <w:pPr>
        <w:pStyle w:val="20"/>
        <w:tabs>
          <w:tab w:val="right" w:leader="dot" w:pos="4130"/>
        </w:tabs>
        <w:rPr>
          <w:noProof/>
        </w:rPr>
      </w:pPr>
      <w:r>
        <w:rPr>
          <w:noProof/>
        </w:rPr>
        <w:t>requiredworkgroupsize, 291</w:t>
      </w:r>
    </w:p>
    <w:p w14:paraId="65904936" w14:textId="77777777" w:rsidR="009330BC" w:rsidRDefault="009330BC">
      <w:pPr>
        <w:pStyle w:val="20"/>
        <w:tabs>
          <w:tab w:val="right" w:leader="dot" w:pos="4130"/>
        </w:tabs>
        <w:rPr>
          <w:noProof/>
        </w:rPr>
      </w:pPr>
      <w:r>
        <w:rPr>
          <w:noProof/>
        </w:rPr>
        <w:t>requirenopartialworkgroups, 292</w:t>
      </w:r>
    </w:p>
    <w:p w14:paraId="6B559A92" w14:textId="77777777" w:rsidR="009330BC" w:rsidRDefault="009330BC">
      <w:pPr>
        <w:pStyle w:val="10"/>
        <w:tabs>
          <w:tab w:val="right" w:leader="dot" w:pos="4130"/>
        </w:tabs>
        <w:rPr>
          <w:noProof/>
        </w:rPr>
      </w:pPr>
      <w:r>
        <w:rPr>
          <w:noProof/>
        </w:rPr>
        <w:t>control register, 64</w:t>
      </w:r>
    </w:p>
    <w:p w14:paraId="4E17B9D7" w14:textId="77777777" w:rsidR="009330BC" w:rsidRDefault="009330BC">
      <w:pPr>
        <w:pStyle w:val="10"/>
        <w:tabs>
          <w:tab w:val="right" w:leader="dot" w:pos="4130"/>
        </w:tabs>
        <w:rPr>
          <w:noProof/>
        </w:rPr>
      </w:pPr>
      <w:r>
        <w:rPr>
          <w:noProof/>
        </w:rPr>
        <w:t>conversion operations, 148</w:t>
      </w:r>
    </w:p>
    <w:p w14:paraId="7F414F09" w14:textId="77777777" w:rsidR="009330BC" w:rsidRDefault="009330BC">
      <w:pPr>
        <w:pStyle w:val="20"/>
        <w:tabs>
          <w:tab w:val="right" w:leader="dot" w:pos="4130"/>
        </w:tabs>
        <w:rPr>
          <w:noProof/>
        </w:rPr>
      </w:pPr>
      <w:r>
        <w:rPr>
          <w:noProof/>
        </w:rPr>
        <w:t>cvt, 148</w:t>
      </w:r>
    </w:p>
    <w:p w14:paraId="0781F59F" w14:textId="77777777" w:rsidR="009330BC" w:rsidRDefault="009330BC">
      <w:pPr>
        <w:pStyle w:val="10"/>
        <w:tabs>
          <w:tab w:val="right" w:leader="dot" w:pos="4130"/>
        </w:tabs>
        <w:rPr>
          <w:noProof/>
        </w:rPr>
      </w:pPr>
      <w:r>
        <w:rPr>
          <w:noProof/>
        </w:rPr>
        <w:t>coordinate normalization mode, 203</w:t>
      </w:r>
    </w:p>
    <w:p w14:paraId="1FB8973A" w14:textId="77777777" w:rsidR="009330BC" w:rsidRDefault="009330BC">
      <w:pPr>
        <w:pStyle w:val="10"/>
        <w:tabs>
          <w:tab w:val="right" w:leader="dot" w:pos="4130"/>
        </w:tabs>
        <w:rPr>
          <w:noProof/>
        </w:rPr>
      </w:pPr>
      <w:r>
        <w:rPr>
          <w:noProof/>
        </w:rPr>
        <w:t>copy operations, 115</w:t>
      </w:r>
    </w:p>
    <w:p w14:paraId="078E43F8" w14:textId="77777777" w:rsidR="009330BC" w:rsidRDefault="009330BC">
      <w:pPr>
        <w:pStyle w:val="20"/>
        <w:tabs>
          <w:tab w:val="right" w:leader="dot" w:pos="4130"/>
        </w:tabs>
        <w:rPr>
          <w:noProof/>
        </w:rPr>
      </w:pPr>
      <w:r>
        <w:rPr>
          <w:noProof/>
        </w:rPr>
        <w:t>combine operation, 116</w:t>
      </w:r>
    </w:p>
    <w:p w14:paraId="77D247E6" w14:textId="77777777" w:rsidR="009330BC" w:rsidRDefault="009330BC">
      <w:pPr>
        <w:pStyle w:val="20"/>
        <w:tabs>
          <w:tab w:val="right" w:leader="dot" w:pos="4130"/>
        </w:tabs>
        <w:rPr>
          <w:noProof/>
        </w:rPr>
      </w:pPr>
      <w:r>
        <w:rPr>
          <w:noProof/>
        </w:rPr>
        <w:t>expand operation, 117</w:t>
      </w:r>
    </w:p>
    <w:p w14:paraId="591D3558" w14:textId="77777777" w:rsidR="009330BC" w:rsidRDefault="009330BC">
      <w:pPr>
        <w:pStyle w:val="20"/>
        <w:tabs>
          <w:tab w:val="right" w:leader="dot" w:pos="4130"/>
        </w:tabs>
        <w:rPr>
          <w:noProof/>
        </w:rPr>
      </w:pPr>
      <w:r>
        <w:rPr>
          <w:noProof/>
        </w:rPr>
        <w:t>lda, 117</w:t>
      </w:r>
    </w:p>
    <w:p w14:paraId="5094554C" w14:textId="77777777" w:rsidR="009330BC" w:rsidRDefault="009330BC">
      <w:pPr>
        <w:pStyle w:val="20"/>
        <w:tabs>
          <w:tab w:val="right" w:leader="dot" w:pos="4130"/>
        </w:tabs>
        <w:rPr>
          <w:noProof/>
        </w:rPr>
      </w:pPr>
      <w:r>
        <w:rPr>
          <w:noProof/>
        </w:rPr>
        <w:t>mov, 117</w:t>
      </w:r>
    </w:p>
    <w:p w14:paraId="659926C3"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D</w:t>
      </w:r>
    </w:p>
    <w:p w14:paraId="3F710518" w14:textId="77777777" w:rsidR="009330BC" w:rsidRDefault="009330BC">
      <w:pPr>
        <w:pStyle w:val="10"/>
        <w:tabs>
          <w:tab w:val="right" w:leader="dot" w:pos="4130"/>
        </w:tabs>
        <w:rPr>
          <w:noProof/>
        </w:rPr>
      </w:pPr>
      <w:r>
        <w:rPr>
          <w:noProof/>
        </w:rPr>
        <w:t>direct call operation, 252</w:t>
      </w:r>
    </w:p>
    <w:p w14:paraId="6DDD4607" w14:textId="77777777" w:rsidR="009330BC" w:rsidRDefault="009330BC">
      <w:pPr>
        <w:pStyle w:val="20"/>
        <w:tabs>
          <w:tab w:val="right" w:leader="dot" w:pos="4130"/>
        </w:tabs>
        <w:rPr>
          <w:noProof/>
        </w:rPr>
      </w:pPr>
      <w:r>
        <w:rPr>
          <w:noProof/>
        </w:rPr>
        <w:t>call, 252</w:t>
      </w:r>
    </w:p>
    <w:p w14:paraId="5CD4725A" w14:textId="77777777" w:rsidR="009330BC" w:rsidRDefault="009330BC">
      <w:pPr>
        <w:pStyle w:val="10"/>
        <w:tabs>
          <w:tab w:val="right" w:leader="dot" w:pos="4130"/>
        </w:tabs>
        <w:rPr>
          <w:noProof/>
        </w:rPr>
      </w:pPr>
      <w:r>
        <w:rPr>
          <w:noProof/>
        </w:rPr>
        <w:t>dispatch, 388</w:t>
      </w:r>
    </w:p>
    <w:p w14:paraId="5D33D19E" w14:textId="77777777" w:rsidR="009330BC" w:rsidRDefault="009330BC">
      <w:pPr>
        <w:pStyle w:val="10"/>
        <w:tabs>
          <w:tab w:val="right" w:leader="dot" w:pos="4130"/>
        </w:tabs>
        <w:rPr>
          <w:noProof/>
        </w:rPr>
      </w:pPr>
      <w:r>
        <w:rPr>
          <w:noProof/>
        </w:rPr>
        <w:t>dispatch ID, 388</w:t>
      </w:r>
    </w:p>
    <w:p w14:paraId="27FD7BF5" w14:textId="77777777" w:rsidR="009330BC" w:rsidRDefault="009330BC">
      <w:pPr>
        <w:pStyle w:val="10"/>
        <w:tabs>
          <w:tab w:val="right" w:leader="dot" w:pos="4130"/>
        </w:tabs>
        <w:rPr>
          <w:noProof/>
        </w:rPr>
      </w:pPr>
      <w:r>
        <w:rPr>
          <w:noProof/>
        </w:rPr>
        <w:t>dispatch packet operations, 263</w:t>
      </w:r>
    </w:p>
    <w:p w14:paraId="42892C83" w14:textId="77777777" w:rsidR="009330BC" w:rsidRDefault="009330BC">
      <w:pPr>
        <w:pStyle w:val="20"/>
        <w:tabs>
          <w:tab w:val="right" w:leader="dot" w:pos="4130"/>
        </w:tabs>
        <w:rPr>
          <w:noProof/>
        </w:rPr>
      </w:pPr>
      <w:r>
        <w:rPr>
          <w:noProof/>
        </w:rPr>
        <w:t>currentworkgroupsize, 264</w:t>
      </w:r>
    </w:p>
    <w:p w14:paraId="237D7482" w14:textId="77777777" w:rsidR="009330BC" w:rsidRDefault="009330BC">
      <w:pPr>
        <w:pStyle w:val="20"/>
        <w:tabs>
          <w:tab w:val="right" w:leader="dot" w:pos="4130"/>
        </w:tabs>
        <w:rPr>
          <w:noProof/>
        </w:rPr>
      </w:pPr>
      <w:r>
        <w:rPr>
          <w:noProof/>
        </w:rPr>
        <w:t>dim, 264</w:t>
      </w:r>
    </w:p>
    <w:p w14:paraId="1EEB6DAE" w14:textId="77777777" w:rsidR="009330BC" w:rsidRDefault="009330BC">
      <w:pPr>
        <w:pStyle w:val="20"/>
        <w:tabs>
          <w:tab w:val="right" w:leader="dot" w:pos="4130"/>
        </w:tabs>
        <w:rPr>
          <w:noProof/>
        </w:rPr>
      </w:pPr>
      <w:r>
        <w:rPr>
          <w:noProof/>
        </w:rPr>
        <w:t>gridgroups, 264</w:t>
      </w:r>
    </w:p>
    <w:p w14:paraId="48DB6681" w14:textId="77777777" w:rsidR="009330BC" w:rsidRDefault="009330BC">
      <w:pPr>
        <w:pStyle w:val="20"/>
        <w:tabs>
          <w:tab w:val="right" w:leader="dot" w:pos="4130"/>
        </w:tabs>
        <w:rPr>
          <w:noProof/>
        </w:rPr>
      </w:pPr>
      <w:r>
        <w:rPr>
          <w:noProof/>
        </w:rPr>
        <w:t>gridsize, 265</w:t>
      </w:r>
    </w:p>
    <w:p w14:paraId="23F848D8" w14:textId="77777777" w:rsidR="009330BC" w:rsidRDefault="009330BC">
      <w:pPr>
        <w:pStyle w:val="20"/>
        <w:tabs>
          <w:tab w:val="right" w:leader="dot" w:pos="4130"/>
        </w:tabs>
        <w:rPr>
          <w:noProof/>
        </w:rPr>
      </w:pPr>
      <w:r>
        <w:rPr>
          <w:noProof/>
        </w:rPr>
        <w:t>packetcompletionsig, 265</w:t>
      </w:r>
    </w:p>
    <w:p w14:paraId="070F421E" w14:textId="77777777" w:rsidR="009330BC" w:rsidRDefault="009330BC">
      <w:pPr>
        <w:pStyle w:val="20"/>
        <w:tabs>
          <w:tab w:val="right" w:leader="dot" w:pos="4130"/>
        </w:tabs>
        <w:rPr>
          <w:noProof/>
        </w:rPr>
      </w:pPr>
      <w:r>
        <w:rPr>
          <w:noProof/>
        </w:rPr>
        <w:t>packetid, 265</w:t>
      </w:r>
    </w:p>
    <w:p w14:paraId="6F681C7D" w14:textId="77777777" w:rsidR="009330BC" w:rsidRDefault="009330BC">
      <w:pPr>
        <w:pStyle w:val="20"/>
        <w:tabs>
          <w:tab w:val="right" w:leader="dot" w:pos="4130"/>
        </w:tabs>
        <w:rPr>
          <w:noProof/>
        </w:rPr>
      </w:pPr>
      <w:r>
        <w:rPr>
          <w:noProof/>
        </w:rPr>
        <w:t>workgroupid, 265</w:t>
      </w:r>
    </w:p>
    <w:p w14:paraId="0819CBF8" w14:textId="77777777" w:rsidR="009330BC" w:rsidRDefault="009330BC">
      <w:pPr>
        <w:pStyle w:val="20"/>
        <w:tabs>
          <w:tab w:val="right" w:leader="dot" w:pos="4130"/>
        </w:tabs>
        <w:rPr>
          <w:noProof/>
        </w:rPr>
      </w:pPr>
      <w:r>
        <w:rPr>
          <w:noProof/>
        </w:rPr>
        <w:t>workgroupsize, 265</w:t>
      </w:r>
    </w:p>
    <w:p w14:paraId="60B29394" w14:textId="77777777" w:rsidR="009330BC" w:rsidRDefault="009330BC">
      <w:pPr>
        <w:pStyle w:val="20"/>
        <w:tabs>
          <w:tab w:val="right" w:leader="dot" w:pos="4130"/>
        </w:tabs>
        <w:rPr>
          <w:noProof/>
        </w:rPr>
      </w:pPr>
      <w:r>
        <w:rPr>
          <w:noProof/>
        </w:rPr>
        <w:t>workitemabsid, 265</w:t>
      </w:r>
    </w:p>
    <w:p w14:paraId="3DD46E3B" w14:textId="77777777" w:rsidR="009330BC" w:rsidRDefault="009330BC">
      <w:pPr>
        <w:pStyle w:val="20"/>
        <w:tabs>
          <w:tab w:val="right" w:leader="dot" w:pos="4130"/>
        </w:tabs>
        <w:rPr>
          <w:noProof/>
        </w:rPr>
      </w:pPr>
      <w:r>
        <w:rPr>
          <w:noProof/>
        </w:rPr>
        <w:t>workitemflatabsid, 266</w:t>
      </w:r>
    </w:p>
    <w:p w14:paraId="1995A2A1" w14:textId="77777777" w:rsidR="009330BC" w:rsidRDefault="009330BC">
      <w:pPr>
        <w:pStyle w:val="20"/>
        <w:tabs>
          <w:tab w:val="right" w:leader="dot" w:pos="4130"/>
        </w:tabs>
        <w:rPr>
          <w:noProof/>
        </w:rPr>
      </w:pPr>
      <w:r>
        <w:rPr>
          <w:noProof/>
        </w:rPr>
        <w:t>workitemflatid, 266</w:t>
      </w:r>
    </w:p>
    <w:p w14:paraId="1C8CC21F" w14:textId="77777777" w:rsidR="009330BC" w:rsidRDefault="009330BC">
      <w:pPr>
        <w:pStyle w:val="20"/>
        <w:tabs>
          <w:tab w:val="right" w:leader="dot" w:pos="4130"/>
        </w:tabs>
        <w:rPr>
          <w:noProof/>
        </w:rPr>
      </w:pPr>
      <w:r>
        <w:rPr>
          <w:noProof/>
        </w:rPr>
        <w:t>workitemid, 266</w:t>
      </w:r>
    </w:p>
    <w:p w14:paraId="5EFFEB9D" w14:textId="77777777" w:rsidR="009330BC" w:rsidRDefault="009330BC">
      <w:pPr>
        <w:pStyle w:val="10"/>
        <w:tabs>
          <w:tab w:val="right" w:leader="dot" w:pos="4130"/>
        </w:tabs>
        <w:rPr>
          <w:noProof/>
        </w:rPr>
      </w:pPr>
      <w:r>
        <w:rPr>
          <w:noProof/>
        </w:rPr>
        <w:t>divergent control flow, 25, 388</w:t>
      </w:r>
    </w:p>
    <w:p w14:paraId="1AFEC366"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E</w:t>
      </w:r>
    </w:p>
    <w:p w14:paraId="3A9ADFF8" w14:textId="77777777" w:rsidR="009330BC" w:rsidRDefault="009330BC">
      <w:pPr>
        <w:pStyle w:val="10"/>
        <w:tabs>
          <w:tab w:val="right" w:leader="dot" w:pos="4130"/>
        </w:tabs>
        <w:rPr>
          <w:noProof/>
        </w:rPr>
      </w:pPr>
      <w:r>
        <w:rPr>
          <w:noProof/>
        </w:rPr>
        <w:t>exception operations, 266</w:t>
      </w:r>
    </w:p>
    <w:p w14:paraId="628F049C" w14:textId="77777777" w:rsidR="009330BC" w:rsidRDefault="009330BC">
      <w:pPr>
        <w:pStyle w:val="20"/>
        <w:tabs>
          <w:tab w:val="right" w:leader="dot" w:pos="4130"/>
        </w:tabs>
        <w:rPr>
          <w:noProof/>
        </w:rPr>
      </w:pPr>
      <w:r>
        <w:rPr>
          <w:noProof/>
        </w:rPr>
        <w:t>cleardetectexcept, 267</w:t>
      </w:r>
    </w:p>
    <w:p w14:paraId="23B0B482" w14:textId="77777777" w:rsidR="009330BC" w:rsidRDefault="009330BC">
      <w:pPr>
        <w:pStyle w:val="20"/>
        <w:tabs>
          <w:tab w:val="right" w:leader="dot" w:pos="4130"/>
        </w:tabs>
        <w:rPr>
          <w:noProof/>
        </w:rPr>
      </w:pPr>
      <w:r>
        <w:rPr>
          <w:noProof/>
        </w:rPr>
        <w:t>getdetectexcept, 267</w:t>
      </w:r>
    </w:p>
    <w:p w14:paraId="4D099EEA" w14:textId="77777777" w:rsidR="009330BC" w:rsidRDefault="009330BC">
      <w:pPr>
        <w:pStyle w:val="20"/>
        <w:tabs>
          <w:tab w:val="right" w:leader="dot" w:pos="4130"/>
        </w:tabs>
        <w:rPr>
          <w:noProof/>
        </w:rPr>
      </w:pPr>
      <w:r>
        <w:rPr>
          <w:noProof/>
        </w:rPr>
        <w:t>setdetectexcept, 267</w:t>
      </w:r>
    </w:p>
    <w:p w14:paraId="05225FFC"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F</w:t>
      </w:r>
    </w:p>
    <w:p w14:paraId="12C90C62" w14:textId="77777777" w:rsidR="009330BC" w:rsidRDefault="009330BC">
      <w:pPr>
        <w:pStyle w:val="10"/>
        <w:tabs>
          <w:tab w:val="right" w:leader="dot" w:pos="4130"/>
        </w:tabs>
        <w:rPr>
          <w:noProof/>
        </w:rPr>
      </w:pPr>
      <w:r>
        <w:rPr>
          <w:noProof/>
        </w:rPr>
        <w:t>fbarrier, 388</w:t>
      </w:r>
    </w:p>
    <w:p w14:paraId="45ECCA2B" w14:textId="77777777" w:rsidR="009330BC" w:rsidRDefault="009330BC">
      <w:pPr>
        <w:pStyle w:val="10"/>
        <w:tabs>
          <w:tab w:val="right" w:leader="dot" w:pos="4130"/>
        </w:tabs>
        <w:rPr>
          <w:noProof/>
        </w:rPr>
      </w:pPr>
      <w:r>
        <w:rPr>
          <w:noProof/>
        </w:rPr>
        <w:t>finalizer, 388</w:t>
      </w:r>
    </w:p>
    <w:p w14:paraId="2814A0CD" w14:textId="77777777" w:rsidR="009330BC" w:rsidRDefault="009330BC">
      <w:pPr>
        <w:pStyle w:val="10"/>
        <w:tabs>
          <w:tab w:val="right" w:leader="dot" w:pos="4130"/>
        </w:tabs>
        <w:rPr>
          <w:noProof/>
        </w:rPr>
      </w:pPr>
      <w:r>
        <w:rPr>
          <w:noProof/>
        </w:rPr>
        <w:t>finalizer extension, 388</w:t>
      </w:r>
    </w:p>
    <w:p w14:paraId="3A698F65" w14:textId="77777777" w:rsidR="009330BC" w:rsidRDefault="009330BC">
      <w:pPr>
        <w:pStyle w:val="10"/>
        <w:tabs>
          <w:tab w:val="right" w:leader="dot" w:pos="4130"/>
        </w:tabs>
        <w:rPr>
          <w:noProof/>
        </w:rPr>
      </w:pPr>
      <w:r>
        <w:rPr>
          <w:noProof/>
        </w:rPr>
        <w:t>flattened absolute ID, 388</w:t>
      </w:r>
    </w:p>
    <w:p w14:paraId="7EAEF4FF" w14:textId="77777777" w:rsidR="009330BC" w:rsidRDefault="009330BC">
      <w:pPr>
        <w:pStyle w:val="10"/>
        <w:tabs>
          <w:tab w:val="right" w:leader="dot" w:pos="4130"/>
        </w:tabs>
        <w:rPr>
          <w:noProof/>
        </w:rPr>
      </w:pPr>
      <w:r>
        <w:rPr>
          <w:noProof/>
        </w:rPr>
        <w:t>floating-point arithmetic operations, 127</w:t>
      </w:r>
    </w:p>
    <w:p w14:paraId="18F9DCA4" w14:textId="77777777" w:rsidR="009330BC" w:rsidRDefault="009330BC">
      <w:pPr>
        <w:pStyle w:val="20"/>
        <w:tabs>
          <w:tab w:val="right" w:leader="dot" w:pos="4130"/>
        </w:tabs>
        <w:rPr>
          <w:noProof/>
        </w:rPr>
      </w:pPr>
      <w:r>
        <w:rPr>
          <w:noProof/>
        </w:rPr>
        <w:t>add operation, 129</w:t>
      </w:r>
    </w:p>
    <w:p w14:paraId="449238C0" w14:textId="77777777" w:rsidR="009330BC" w:rsidRDefault="009330BC">
      <w:pPr>
        <w:pStyle w:val="20"/>
        <w:tabs>
          <w:tab w:val="right" w:leader="dot" w:pos="4130"/>
        </w:tabs>
        <w:rPr>
          <w:noProof/>
        </w:rPr>
      </w:pPr>
      <w:r>
        <w:rPr>
          <w:noProof/>
        </w:rPr>
        <w:t>ceil, 129</w:t>
      </w:r>
    </w:p>
    <w:p w14:paraId="3897E7EE" w14:textId="77777777" w:rsidR="009330BC" w:rsidRDefault="009330BC">
      <w:pPr>
        <w:pStyle w:val="20"/>
        <w:tabs>
          <w:tab w:val="right" w:leader="dot" w:pos="4130"/>
        </w:tabs>
        <w:rPr>
          <w:noProof/>
        </w:rPr>
      </w:pPr>
      <w:r>
        <w:rPr>
          <w:noProof/>
        </w:rPr>
        <w:t>div, 130</w:t>
      </w:r>
    </w:p>
    <w:p w14:paraId="36A9688F" w14:textId="77777777" w:rsidR="009330BC" w:rsidRDefault="009330BC">
      <w:pPr>
        <w:pStyle w:val="20"/>
        <w:tabs>
          <w:tab w:val="right" w:leader="dot" w:pos="4130"/>
        </w:tabs>
        <w:rPr>
          <w:noProof/>
        </w:rPr>
      </w:pPr>
      <w:r>
        <w:rPr>
          <w:noProof/>
        </w:rPr>
        <w:t>floor, 130</w:t>
      </w:r>
    </w:p>
    <w:p w14:paraId="1C1CFA49" w14:textId="77777777" w:rsidR="009330BC" w:rsidRDefault="009330BC">
      <w:pPr>
        <w:pStyle w:val="20"/>
        <w:tabs>
          <w:tab w:val="right" w:leader="dot" w:pos="4130"/>
        </w:tabs>
        <w:rPr>
          <w:noProof/>
        </w:rPr>
      </w:pPr>
      <w:r>
        <w:rPr>
          <w:noProof/>
        </w:rPr>
        <w:t>fma, 130</w:t>
      </w:r>
    </w:p>
    <w:p w14:paraId="1EBA8F2C" w14:textId="77777777" w:rsidR="009330BC" w:rsidRDefault="009330BC">
      <w:pPr>
        <w:pStyle w:val="20"/>
        <w:tabs>
          <w:tab w:val="right" w:leader="dot" w:pos="4130"/>
        </w:tabs>
        <w:rPr>
          <w:noProof/>
        </w:rPr>
      </w:pPr>
      <w:r>
        <w:rPr>
          <w:noProof/>
        </w:rPr>
        <w:t>fract, 130</w:t>
      </w:r>
    </w:p>
    <w:p w14:paraId="76135DDA" w14:textId="77777777" w:rsidR="009330BC" w:rsidRDefault="009330BC">
      <w:pPr>
        <w:pStyle w:val="20"/>
        <w:tabs>
          <w:tab w:val="right" w:leader="dot" w:pos="4130"/>
        </w:tabs>
        <w:rPr>
          <w:noProof/>
        </w:rPr>
      </w:pPr>
      <w:r>
        <w:rPr>
          <w:noProof/>
        </w:rPr>
        <w:t>max, 130</w:t>
      </w:r>
    </w:p>
    <w:p w14:paraId="6004705A" w14:textId="77777777" w:rsidR="009330BC" w:rsidRDefault="009330BC">
      <w:pPr>
        <w:pStyle w:val="20"/>
        <w:tabs>
          <w:tab w:val="right" w:leader="dot" w:pos="4130"/>
        </w:tabs>
        <w:rPr>
          <w:noProof/>
        </w:rPr>
      </w:pPr>
      <w:r>
        <w:rPr>
          <w:noProof/>
        </w:rPr>
        <w:t>min, 131</w:t>
      </w:r>
    </w:p>
    <w:p w14:paraId="255705C9" w14:textId="77777777" w:rsidR="009330BC" w:rsidRDefault="009330BC">
      <w:pPr>
        <w:pStyle w:val="20"/>
        <w:tabs>
          <w:tab w:val="right" w:leader="dot" w:pos="4130"/>
        </w:tabs>
        <w:rPr>
          <w:noProof/>
        </w:rPr>
      </w:pPr>
      <w:r>
        <w:rPr>
          <w:noProof/>
        </w:rPr>
        <w:t>mul, 131</w:t>
      </w:r>
    </w:p>
    <w:p w14:paraId="1685C8BD" w14:textId="77777777" w:rsidR="009330BC" w:rsidRDefault="009330BC">
      <w:pPr>
        <w:pStyle w:val="20"/>
        <w:tabs>
          <w:tab w:val="right" w:leader="dot" w:pos="4130"/>
        </w:tabs>
        <w:rPr>
          <w:noProof/>
        </w:rPr>
      </w:pPr>
      <w:r>
        <w:rPr>
          <w:noProof/>
        </w:rPr>
        <w:t>rint, 131</w:t>
      </w:r>
    </w:p>
    <w:p w14:paraId="2572B089" w14:textId="77777777" w:rsidR="009330BC" w:rsidRDefault="009330BC">
      <w:pPr>
        <w:pStyle w:val="20"/>
        <w:tabs>
          <w:tab w:val="right" w:leader="dot" w:pos="4130"/>
        </w:tabs>
        <w:rPr>
          <w:noProof/>
        </w:rPr>
      </w:pPr>
      <w:r>
        <w:rPr>
          <w:noProof/>
        </w:rPr>
        <w:t>sqrt, 131</w:t>
      </w:r>
    </w:p>
    <w:p w14:paraId="3BEB4240" w14:textId="77777777" w:rsidR="009330BC" w:rsidRDefault="009330BC">
      <w:pPr>
        <w:pStyle w:val="20"/>
        <w:tabs>
          <w:tab w:val="right" w:leader="dot" w:pos="4130"/>
        </w:tabs>
        <w:rPr>
          <w:noProof/>
        </w:rPr>
      </w:pPr>
      <w:r>
        <w:rPr>
          <w:noProof/>
        </w:rPr>
        <w:t>sub, 131</w:t>
      </w:r>
    </w:p>
    <w:p w14:paraId="4B5959DB" w14:textId="77777777" w:rsidR="009330BC" w:rsidRDefault="009330BC">
      <w:pPr>
        <w:pStyle w:val="20"/>
        <w:tabs>
          <w:tab w:val="right" w:leader="dot" w:pos="4130"/>
        </w:tabs>
        <w:rPr>
          <w:noProof/>
        </w:rPr>
      </w:pPr>
      <w:r>
        <w:rPr>
          <w:noProof/>
        </w:rPr>
        <w:t>trunc, 131</w:t>
      </w:r>
    </w:p>
    <w:p w14:paraId="3DD900C6" w14:textId="77777777" w:rsidR="009330BC" w:rsidRDefault="009330BC">
      <w:pPr>
        <w:pStyle w:val="10"/>
        <w:tabs>
          <w:tab w:val="right" w:leader="dot" w:pos="4130"/>
        </w:tabs>
        <w:rPr>
          <w:noProof/>
        </w:rPr>
      </w:pPr>
      <w:r>
        <w:rPr>
          <w:noProof/>
        </w:rPr>
        <w:t>floating-point bit operations, 132</w:t>
      </w:r>
    </w:p>
    <w:p w14:paraId="48FF7A14" w14:textId="77777777" w:rsidR="009330BC" w:rsidRDefault="009330BC">
      <w:pPr>
        <w:pStyle w:val="20"/>
        <w:tabs>
          <w:tab w:val="right" w:leader="dot" w:pos="4130"/>
        </w:tabs>
        <w:rPr>
          <w:noProof/>
        </w:rPr>
      </w:pPr>
      <w:r>
        <w:rPr>
          <w:noProof/>
        </w:rPr>
        <w:t>abs, 134</w:t>
      </w:r>
    </w:p>
    <w:p w14:paraId="0BFB3C6B" w14:textId="77777777" w:rsidR="009330BC" w:rsidRDefault="009330BC">
      <w:pPr>
        <w:pStyle w:val="20"/>
        <w:tabs>
          <w:tab w:val="right" w:leader="dot" w:pos="4130"/>
        </w:tabs>
        <w:rPr>
          <w:noProof/>
        </w:rPr>
      </w:pPr>
      <w:r>
        <w:rPr>
          <w:noProof/>
        </w:rPr>
        <w:t>class, 134</w:t>
      </w:r>
    </w:p>
    <w:p w14:paraId="40497E9B" w14:textId="77777777" w:rsidR="009330BC" w:rsidRDefault="009330BC">
      <w:pPr>
        <w:pStyle w:val="20"/>
        <w:tabs>
          <w:tab w:val="right" w:leader="dot" w:pos="4130"/>
        </w:tabs>
        <w:rPr>
          <w:noProof/>
        </w:rPr>
      </w:pPr>
      <w:r>
        <w:rPr>
          <w:noProof/>
        </w:rPr>
        <w:t>copysign, 134</w:t>
      </w:r>
    </w:p>
    <w:p w14:paraId="5E8AE0D1" w14:textId="77777777" w:rsidR="009330BC" w:rsidRDefault="009330BC">
      <w:pPr>
        <w:pStyle w:val="20"/>
        <w:tabs>
          <w:tab w:val="right" w:leader="dot" w:pos="4130"/>
        </w:tabs>
        <w:rPr>
          <w:noProof/>
        </w:rPr>
      </w:pPr>
      <w:r>
        <w:rPr>
          <w:noProof/>
        </w:rPr>
        <w:t>neg, 134</w:t>
      </w:r>
    </w:p>
    <w:p w14:paraId="10DF89F8" w14:textId="77777777" w:rsidR="009330BC" w:rsidRDefault="009330BC">
      <w:pPr>
        <w:pStyle w:val="10"/>
        <w:tabs>
          <w:tab w:val="right" w:leader="dot" w:pos="4130"/>
        </w:tabs>
        <w:rPr>
          <w:noProof/>
        </w:rPr>
      </w:pPr>
      <w:r>
        <w:rPr>
          <w:noProof/>
        </w:rPr>
        <w:t>Full profile, 299</w:t>
      </w:r>
    </w:p>
    <w:p w14:paraId="6ABCB2FA" w14:textId="77777777" w:rsidR="009330BC" w:rsidRDefault="009330BC">
      <w:pPr>
        <w:pStyle w:val="10"/>
        <w:tabs>
          <w:tab w:val="right" w:leader="dot" w:pos="4130"/>
        </w:tabs>
        <w:rPr>
          <w:noProof/>
        </w:rPr>
      </w:pPr>
      <w:r>
        <w:rPr>
          <w:noProof/>
        </w:rPr>
        <w:t>function, 41</w:t>
      </w:r>
    </w:p>
    <w:p w14:paraId="642B1063" w14:textId="77777777" w:rsidR="009330BC" w:rsidRDefault="009330BC">
      <w:pPr>
        <w:pStyle w:val="20"/>
        <w:tabs>
          <w:tab w:val="right" w:leader="dot" w:pos="4130"/>
        </w:tabs>
        <w:rPr>
          <w:noProof/>
        </w:rPr>
      </w:pPr>
      <w:r>
        <w:rPr>
          <w:noProof/>
        </w:rPr>
        <w:t>function declaration, 42</w:t>
      </w:r>
    </w:p>
    <w:p w14:paraId="6320918F" w14:textId="77777777" w:rsidR="009330BC" w:rsidRDefault="009330BC">
      <w:pPr>
        <w:pStyle w:val="20"/>
        <w:tabs>
          <w:tab w:val="right" w:leader="dot" w:pos="4130"/>
        </w:tabs>
        <w:rPr>
          <w:noProof/>
        </w:rPr>
      </w:pPr>
      <w:r>
        <w:rPr>
          <w:noProof/>
        </w:rPr>
        <w:t>function definition, 42</w:t>
      </w:r>
    </w:p>
    <w:p w14:paraId="737D14DB"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G</w:t>
      </w:r>
    </w:p>
    <w:p w14:paraId="209603B5" w14:textId="77777777" w:rsidR="009330BC" w:rsidRDefault="009330BC">
      <w:pPr>
        <w:pStyle w:val="10"/>
        <w:tabs>
          <w:tab w:val="right" w:leader="dot" w:pos="4130"/>
        </w:tabs>
        <w:rPr>
          <w:noProof/>
        </w:rPr>
      </w:pPr>
      <w:r>
        <w:rPr>
          <w:noProof/>
        </w:rPr>
        <w:t>global segment, 388</w:t>
      </w:r>
    </w:p>
    <w:p w14:paraId="3618EAD4" w14:textId="77777777" w:rsidR="009330BC" w:rsidRDefault="009330BC">
      <w:pPr>
        <w:pStyle w:val="10"/>
        <w:tabs>
          <w:tab w:val="right" w:leader="dot" w:pos="4130"/>
        </w:tabs>
        <w:rPr>
          <w:noProof/>
        </w:rPr>
      </w:pPr>
      <w:r>
        <w:rPr>
          <w:noProof/>
        </w:rPr>
        <w:t>grid, 388</w:t>
      </w:r>
    </w:p>
    <w:p w14:paraId="74F5AA11" w14:textId="77777777" w:rsidR="009330BC" w:rsidRDefault="009330BC">
      <w:pPr>
        <w:pStyle w:val="10"/>
        <w:tabs>
          <w:tab w:val="right" w:leader="dot" w:pos="4130"/>
        </w:tabs>
        <w:rPr>
          <w:noProof/>
        </w:rPr>
      </w:pPr>
      <w:r>
        <w:rPr>
          <w:noProof/>
        </w:rPr>
        <w:t>group segment, 389</w:t>
      </w:r>
    </w:p>
    <w:p w14:paraId="0F8A5354"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H</w:t>
      </w:r>
    </w:p>
    <w:p w14:paraId="48AB6873" w14:textId="77777777" w:rsidR="009330BC" w:rsidRDefault="009330BC">
      <w:pPr>
        <w:pStyle w:val="10"/>
        <w:tabs>
          <w:tab w:val="right" w:leader="dot" w:pos="4130"/>
        </w:tabs>
        <w:rPr>
          <w:noProof/>
        </w:rPr>
      </w:pPr>
      <w:r>
        <w:rPr>
          <w:noProof/>
        </w:rPr>
        <w:t>host CPU, 389</w:t>
      </w:r>
    </w:p>
    <w:p w14:paraId="72D2E0B0" w14:textId="77777777" w:rsidR="009330BC" w:rsidRDefault="009330BC">
      <w:pPr>
        <w:pStyle w:val="10"/>
        <w:tabs>
          <w:tab w:val="right" w:leader="dot" w:pos="4130"/>
        </w:tabs>
        <w:rPr>
          <w:noProof/>
        </w:rPr>
      </w:pPr>
      <w:r>
        <w:rPr>
          <w:noProof/>
        </w:rPr>
        <w:t>HSA component, 389</w:t>
      </w:r>
    </w:p>
    <w:p w14:paraId="1F02A2C5" w14:textId="77777777" w:rsidR="009330BC" w:rsidRDefault="009330BC">
      <w:pPr>
        <w:pStyle w:val="10"/>
        <w:tabs>
          <w:tab w:val="right" w:leader="dot" w:pos="4130"/>
        </w:tabs>
        <w:rPr>
          <w:noProof/>
        </w:rPr>
      </w:pPr>
      <w:r>
        <w:rPr>
          <w:noProof/>
        </w:rPr>
        <w:t>HSA implementation, 389</w:t>
      </w:r>
    </w:p>
    <w:p w14:paraId="432B2985" w14:textId="77777777" w:rsidR="009330BC" w:rsidRDefault="009330BC">
      <w:pPr>
        <w:pStyle w:val="10"/>
        <w:tabs>
          <w:tab w:val="right" w:leader="dot" w:pos="4130"/>
        </w:tabs>
        <w:rPr>
          <w:noProof/>
        </w:rPr>
      </w:pPr>
      <w:r>
        <w:rPr>
          <w:noProof/>
        </w:rPr>
        <w:t>HSA runtime, 389</w:t>
      </w:r>
    </w:p>
    <w:p w14:paraId="69E4B7DE" w14:textId="77777777" w:rsidR="009330BC" w:rsidRDefault="009330BC">
      <w:pPr>
        <w:pStyle w:val="10"/>
        <w:tabs>
          <w:tab w:val="right" w:leader="dot" w:pos="4130"/>
        </w:tabs>
        <w:rPr>
          <w:noProof/>
        </w:rPr>
      </w:pPr>
      <w:r>
        <w:rPr>
          <w:noProof/>
        </w:rPr>
        <w:t>HSAIL, 389</w:t>
      </w:r>
    </w:p>
    <w:p w14:paraId="066EB6B7"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I</w:t>
      </w:r>
    </w:p>
    <w:p w14:paraId="60642FA5" w14:textId="77777777" w:rsidR="009330BC" w:rsidRDefault="009330BC">
      <w:pPr>
        <w:pStyle w:val="10"/>
        <w:tabs>
          <w:tab w:val="right" w:leader="dot" w:pos="4130"/>
        </w:tabs>
        <w:rPr>
          <w:noProof/>
        </w:rPr>
      </w:pPr>
      <w:r>
        <w:rPr>
          <w:noProof/>
        </w:rPr>
        <w:t>illegal operation, 389</w:t>
      </w:r>
    </w:p>
    <w:p w14:paraId="7E84AA60" w14:textId="77777777" w:rsidR="009330BC" w:rsidRDefault="009330BC">
      <w:pPr>
        <w:pStyle w:val="10"/>
        <w:tabs>
          <w:tab w:val="right" w:leader="dot" w:pos="4130"/>
        </w:tabs>
        <w:rPr>
          <w:noProof/>
        </w:rPr>
      </w:pPr>
      <w:r>
        <w:rPr>
          <w:noProof/>
        </w:rPr>
        <w:t>image handle, 389</w:t>
      </w:r>
    </w:p>
    <w:p w14:paraId="4289121F" w14:textId="77777777" w:rsidR="009330BC" w:rsidRDefault="009330BC">
      <w:pPr>
        <w:pStyle w:val="10"/>
        <w:tabs>
          <w:tab w:val="right" w:leader="dot" w:pos="4130"/>
        </w:tabs>
        <w:rPr>
          <w:noProof/>
        </w:rPr>
      </w:pPr>
      <w:r>
        <w:rPr>
          <w:noProof/>
        </w:rPr>
        <w:t>individual bit operations, 109</w:t>
      </w:r>
    </w:p>
    <w:p w14:paraId="1F8902CF" w14:textId="77777777" w:rsidR="009330BC" w:rsidRDefault="009330BC">
      <w:pPr>
        <w:pStyle w:val="20"/>
        <w:tabs>
          <w:tab w:val="right" w:leader="dot" w:pos="4130"/>
        </w:tabs>
        <w:rPr>
          <w:noProof/>
        </w:rPr>
      </w:pPr>
      <w:r>
        <w:rPr>
          <w:noProof/>
        </w:rPr>
        <w:t>and operation, 110</w:t>
      </w:r>
    </w:p>
    <w:p w14:paraId="663D86FB" w14:textId="77777777" w:rsidR="009330BC" w:rsidRDefault="009330BC">
      <w:pPr>
        <w:pStyle w:val="20"/>
        <w:tabs>
          <w:tab w:val="right" w:leader="dot" w:pos="4130"/>
        </w:tabs>
        <w:rPr>
          <w:noProof/>
        </w:rPr>
      </w:pPr>
      <w:r>
        <w:rPr>
          <w:noProof/>
        </w:rPr>
        <w:t>not operation, 110</w:t>
      </w:r>
    </w:p>
    <w:p w14:paraId="61702578" w14:textId="77777777" w:rsidR="009330BC" w:rsidRDefault="009330BC">
      <w:pPr>
        <w:pStyle w:val="20"/>
        <w:tabs>
          <w:tab w:val="right" w:leader="dot" w:pos="4130"/>
        </w:tabs>
        <w:rPr>
          <w:noProof/>
        </w:rPr>
      </w:pPr>
      <w:r>
        <w:rPr>
          <w:noProof/>
        </w:rPr>
        <w:t>or operation, 110</w:t>
      </w:r>
    </w:p>
    <w:p w14:paraId="265A6814" w14:textId="77777777" w:rsidR="009330BC" w:rsidRDefault="009330BC">
      <w:pPr>
        <w:pStyle w:val="20"/>
        <w:tabs>
          <w:tab w:val="right" w:leader="dot" w:pos="4130"/>
        </w:tabs>
        <w:rPr>
          <w:noProof/>
        </w:rPr>
      </w:pPr>
      <w:r>
        <w:rPr>
          <w:noProof/>
        </w:rPr>
        <w:t>popcount operation, 110</w:t>
      </w:r>
    </w:p>
    <w:p w14:paraId="755787ED" w14:textId="77777777" w:rsidR="009330BC" w:rsidRDefault="009330BC">
      <w:pPr>
        <w:pStyle w:val="20"/>
        <w:tabs>
          <w:tab w:val="right" w:leader="dot" w:pos="4130"/>
        </w:tabs>
        <w:rPr>
          <w:noProof/>
        </w:rPr>
      </w:pPr>
      <w:r>
        <w:rPr>
          <w:noProof/>
        </w:rPr>
        <w:t>xor operation, 110</w:t>
      </w:r>
    </w:p>
    <w:p w14:paraId="3A0685EF" w14:textId="77777777" w:rsidR="009330BC" w:rsidRDefault="009330BC">
      <w:pPr>
        <w:pStyle w:val="10"/>
        <w:tabs>
          <w:tab w:val="right" w:leader="dot" w:pos="4130"/>
        </w:tabs>
        <w:rPr>
          <w:noProof/>
        </w:rPr>
      </w:pPr>
      <w:r>
        <w:rPr>
          <w:noProof/>
        </w:rPr>
        <w:t>integer arithmetic operations, 99</w:t>
      </w:r>
    </w:p>
    <w:p w14:paraId="274CFEF6" w14:textId="77777777" w:rsidR="009330BC" w:rsidRDefault="009330BC">
      <w:pPr>
        <w:pStyle w:val="20"/>
        <w:tabs>
          <w:tab w:val="right" w:leader="dot" w:pos="4130"/>
        </w:tabs>
        <w:rPr>
          <w:noProof/>
        </w:rPr>
      </w:pPr>
      <w:r>
        <w:rPr>
          <w:noProof/>
        </w:rPr>
        <w:t>abs, 101</w:t>
      </w:r>
    </w:p>
    <w:p w14:paraId="4FDDF4BD" w14:textId="77777777" w:rsidR="009330BC" w:rsidRDefault="009330BC">
      <w:pPr>
        <w:pStyle w:val="20"/>
        <w:tabs>
          <w:tab w:val="right" w:leader="dot" w:pos="4130"/>
        </w:tabs>
        <w:rPr>
          <w:noProof/>
        </w:rPr>
      </w:pPr>
      <w:r>
        <w:rPr>
          <w:noProof/>
        </w:rPr>
        <w:t>add operation, 101</w:t>
      </w:r>
    </w:p>
    <w:p w14:paraId="1102DA8B" w14:textId="77777777" w:rsidR="009330BC" w:rsidRDefault="009330BC">
      <w:pPr>
        <w:pStyle w:val="20"/>
        <w:tabs>
          <w:tab w:val="right" w:leader="dot" w:pos="4130"/>
        </w:tabs>
        <w:rPr>
          <w:noProof/>
        </w:rPr>
      </w:pPr>
      <w:r>
        <w:rPr>
          <w:noProof/>
        </w:rPr>
        <w:t>borrow operation, 102</w:t>
      </w:r>
    </w:p>
    <w:p w14:paraId="3586BED8" w14:textId="77777777" w:rsidR="009330BC" w:rsidRDefault="009330BC">
      <w:pPr>
        <w:pStyle w:val="20"/>
        <w:tabs>
          <w:tab w:val="right" w:leader="dot" w:pos="4130"/>
        </w:tabs>
        <w:rPr>
          <w:noProof/>
        </w:rPr>
      </w:pPr>
      <w:r>
        <w:rPr>
          <w:noProof/>
        </w:rPr>
        <w:t>carry operation, 102</w:t>
      </w:r>
    </w:p>
    <w:p w14:paraId="0D542EBA" w14:textId="77777777" w:rsidR="009330BC" w:rsidRDefault="009330BC">
      <w:pPr>
        <w:pStyle w:val="20"/>
        <w:tabs>
          <w:tab w:val="right" w:leader="dot" w:pos="4130"/>
        </w:tabs>
        <w:rPr>
          <w:noProof/>
        </w:rPr>
      </w:pPr>
      <w:r>
        <w:rPr>
          <w:noProof/>
        </w:rPr>
        <w:t>div operation, 102</w:t>
      </w:r>
    </w:p>
    <w:p w14:paraId="71914945" w14:textId="77777777" w:rsidR="009330BC" w:rsidRDefault="009330BC">
      <w:pPr>
        <w:pStyle w:val="20"/>
        <w:tabs>
          <w:tab w:val="right" w:leader="dot" w:pos="4130"/>
        </w:tabs>
        <w:rPr>
          <w:noProof/>
        </w:rPr>
      </w:pPr>
      <w:r>
        <w:rPr>
          <w:noProof/>
        </w:rPr>
        <w:t>integer arithmetic operations</w:t>
      </w:r>
    </w:p>
    <w:p w14:paraId="6DB4C2A4" w14:textId="77777777" w:rsidR="009330BC" w:rsidRDefault="009330BC">
      <w:pPr>
        <w:pStyle w:val="30"/>
        <w:tabs>
          <w:tab w:val="right" w:leader="dot" w:pos="4130"/>
        </w:tabs>
        <w:rPr>
          <w:noProof/>
        </w:rPr>
      </w:pPr>
      <w:r>
        <w:rPr>
          <w:noProof/>
        </w:rPr>
        <w:t>min operation, 102</w:t>
      </w:r>
    </w:p>
    <w:p w14:paraId="4A9C010B" w14:textId="77777777" w:rsidR="009330BC" w:rsidRDefault="009330BC">
      <w:pPr>
        <w:pStyle w:val="20"/>
        <w:tabs>
          <w:tab w:val="right" w:leader="dot" w:pos="4130"/>
        </w:tabs>
        <w:rPr>
          <w:noProof/>
        </w:rPr>
      </w:pPr>
      <w:r>
        <w:rPr>
          <w:noProof/>
        </w:rPr>
        <w:t>max operation, 102</w:t>
      </w:r>
    </w:p>
    <w:p w14:paraId="5DE0D963" w14:textId="77777777" w:rsidR="009330BC" w:rsidRDefault="009330BC">
      <w:pPr>
        <w:pStyle w:val="20"/>
        <w:tabs>
          <w:tab w:val="right" w:leader="dot" w:pos="4130"/>
        </w:tabs>
        <w:rPr>
          <w:noProof/>
        </w:rPr>
      </w:pPr>
      <w:r>
        <w:rPr>
          <w:noProof/>
        </w:rPr>
        <w:t>mul operation, 102</w:t>
      </w:r>
    </w:p>
    <w:p w14:paraId="1600955E" w14:textId="77777777" w:rsidR="009330BC" w:rsidRDefault="009330BC">
      <w:pPr>
        <w:pStyle w:val="20"/>
        <w:tabs>
          <w:tab w:val="right" w:leader="dot" w:pos="4130"/>
        </w:tabs>
        <w:rPr>
          <w:noProof/>
        </w:rPr>
      </w:pPr>
      <w:r>
        <w:rPr>
          <w:noProof/>
        </w:rPr>
        <w:t>mulhi operation, 103</w:t>
      </w:r>
    </w:p>
    <w:p w14:paraId="2F6EE7EE" w14:textId="77777777" w:rsidR="009330BC" w:rsidRDefault="009330BC">
      <w:pPr>
        <w:pStyle w:val="20"/>
        <w:tabs>
          <w:tab w:val="right" w:leader="dot" w:pos="4130"/>
        </w:tabs>
        <w:rPr>
          <w:noProof/>
        </w:rPr>
      </w:pPr>
      <w:r>
        <w:rPr>
          <w:noProof/>
        </w:rPr>
        <w:t>neg operation, 103</w:t>
      </w:r>
    </w:p>
    <w:p w14:paraId="4CC45274" w14:textId="77777777" w:rsidR="009330BC" w:rsidRDefault="009330BC">
      <w:pPr>
        <w:pStyle w:val="20"/>
        <w:tabs>
          <w:tab w:val="right" w:leader="dot" w:pos="4130"/>
        </w:tabs>
        <w:rPr>
          <w:noProof/>
        </w:rPr>
      </w:pPr>
      <w:r>
        <w:rPr>
          <w:noProof/>
        </w:rPr>
        <w:t>rem operation, 102</w:t>
      </w:r>
    </w:p>
    <w:p w14:paraId="229C0070" w14:textId="77777777" w:rsidR="009330BC" w:rsidRDefault="009330BC">
      <w:pPr>
        <w:pStyle w:val="20"/>
        <w:tabs>
          <w:tab w:val="right" w:leader="dot" w:pos="4130"/>
        </w:tabs>
        <w:rPr>
          <w:noProof/>
        </w:rPr>
      </w:pPr>
      <w:r>
        <w:rPr>
          <w:noProof/>
        </w:rPr>
        <w:t>sub operation, 103</w:t>
      </w:r>
    </w:p>
    <w:p w14:paraId="55C9896D" w14:textId="77777777" w:rsidR="009330BC" w:rsidRDefault="009330BC">
      <w:pPr>
        <w:pStyle w:val="10"/>
        <w:tabs>
          <w:tab w:val="right" w:leader="dot" w:pos="4130"/>
        </w:tabs>
        <w:rPr>
          <w:noProof/>
        </w:rPr>
      </w:pPr>
      <w:r>
        <w:rPr>
          <w:noProof/>
        </w:rPr>
        <w:t>integer optimization operation, 104</w:t>
      </w:r>
    </w:p>
    <w:p w14:paraId="2FA9F20A" w14:textId="77777777" w:rsidR="009330BC" w:rsidRDefault="009330BC">
      <w:pPr>
        <w:pStyle w:val="20"/>
        <w:tabs>
          <w:tab w:val="right" w:leader="dot" w:pos="4130"/>
        </w:tabs>
        <w:rPr>
          <w:noProof/>
        </w:rPr>
      </w:pPr>
      <w:r>
        <w:rPr>
          <w:noProof/>
        </w:rPr>
        <w:t>mad, 105</w:t>
      </w:r>
    </w:p>
    <w:p w14:paraId="25B74280" w14:textId="77777777" w:rsidR="009330BC" w:rsidRDefault="009330BC">
      <w:pPr>
        <w:pStyle w:val="10"/>
        <w:tabs>
          <w:tab w:val="right" w:leader="dot" w:pos="4130"/>
        </w:tabs>
        <w:rPr>
          <w:noProof/>
        </w:rPr>
      </w:pPr>
      <w:r>
        <w:rPr>
          <w:noProof/>
        </w:rPr>
        <w:t>integer shift operations, 107</w:t>
      </w:r>
    </w:p>
    <w:p w14:paraId="027EEC50" w14:textId="77777777" w:rsidR="009330BC" w:rsidRDefault="009330BC">
      <w:pPr>
        <w:pStyle w:val="20"/>
        <w:tabs>
          <w:tab w:val="right" w:leader="dot" w:pos="4130"/>
        </w:tabs>
        <w:rPr>
          <w:noProof/>
        </w:rPr>
      </w:pPr>
      <w:r>
        <w:rPr>
          <w:noProof/>
        </w:rPr>
        <w:t>shl, 108</w:t>
      </w:r>
    </w:p>
    <w:p w14:paraId="5A3C7B4C" w14:textId="77777777" w:rsidR="009330BC" w:rsidRDefault="009330BC">
      <w:pPr>
        <w:pStyle w:val="20"/>
        <w:tabs>
          <w:tab w:val="right" w:leader="dot" w:pos="4130"/>
        </w:tabs>
        <w:rPr>
          <w:noProof/>
        </w:rPr>
      </w:pPr>
      <w:r>
        <w:rPr>
          <w:noProof/>
        </w:rPr>
        <w:t>shr, 108</w:t>
      </w:r>
    </w:p>
    <w:p w14:paraId="5D530254" w14:textId="77777777" w:rsidR="009330BC" w:rsidRDefault="009330BC">
      <w:pPr>
        <w:pStyle w:val="10"/>
        <w:tabs>
          <w:tab w:val="right" w:leader="dot" w:pos="4130"/>
        </w:tabs>
        <w:rPr>
          <w:noProof/>
        </w:rPr>
      </w:pPr>
      <w:r>
        <w:rPr>
          <w:noProof/>
        </w:rPr>
        <w:t>interval, 389</w:t>
      </w:r>
    </w:p>
    <w:p w14:paraId="548D3AB0" w14:textId="77777777" w:rsidR="009330BC" w:rsidRDefault="009330BC">
      <w:pPr>
        <w:pStyle w:val="10"/>
        <w:tabs>
          <w:tab w:val="right" w:leader="dot" w:pos="4130"/>
        </w:tabs>
        <w:rPr>
          <w:noProof/>
        </w:rPr>
      </w:pPr>
      <w:r>
        <w:rPr>
          <w:noProof/>
        </w:rPr>
        <w:t>invalid address, 390</w:t>
      </w:r>
    </w:p>
    <w:p w14:paraId="49115A8A"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K</w:t>
      </w:r>
    </w:p>
    <w:p w14:paraId="39CB297D" w14:textId="77777777" w:rsidR="009330BC" w:rsidRDefault="009330BC">
      <w:pPr>
        <w:pStyle w:val="10"/>
        <w:tabs>
          <w:tab w:val="right" w:leader="dot" w:pos="4130"/>
        </w:tabs>
        <w:rPr>
          <w:noProof/>
        </w:rPr>
      </w:pPr>
      <w:r>
        <w:rPr>
          <w:noProof/>
        </w:rPr>
        <w:t>kernarg segment, 390</w:t>
      </w:r>
    </w:p>
    <w:p w14:paraId="42037395" w14:textId="77777777" w:rsidR="009330BC" w:rsidRDefault="009330BC">
      <w:pPr>
        <w:pStyle w:val="10"/>
        <w:tabs>
          <w:tab w:val="right" w:leader="dot" w:pos="4130"/>
        </w:tabs>
        <w:rPr>
          <w:noProof/>
        </w:rPr>
      </w:pPr>
      <w:r>
        <w:rPr>
          <w:noProof/>
        </w:rPr>
        <w:t>kernel, 390</w:t>
      </w:r>
    </w:p>
    <w:p w14:paraId="1975E66F"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L</w:t>
      </w:r>
    </w:p>
    <w:p w14:paraId="5B15F8DA" w14:textId="77777777" w:rsidR="009330BC" w:rsidRDefault="009330BC">
      <w:pPr>
        <w:pStyle w:val="10"/>
        <w:tabs>
          <w:tab w:val="right" w:leader="dot" w:pos="4130"/>
        </w:tabs>
        <w:rPr>
          <w:noProof/>
        </w:rPr>
      </w:pPr>
      <w:r>
        <w:rPr>
          <w:noProof/>
        </w:rPr>
        <w:t>lane, 390</w:t>
      </w:r>
    </w:p>
    <w:p w14:paraId="74F8BCCD"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M</w:t>
      </w:r>
    </w:p>
    <w:p w14:paraId="056FFD1C" w14:textId="77777777" w:rsidR="009330BC" w:rsidRDefault="009330BC">
      <w:pPr>
        <w:pStyle w:val="10"/>
        <w:tabs>
          <w:tab w:val="right" w:leader="dot" w:pos="4130"/>
        </w:tabs>
        <w:rPr>
          <w:noProof/>
        </w:rPr>
      </w:pPr>
      <w:r>
        <w:rPr>
          <w:noProof/>
        </w:rPr>
        <w:t>memory orders, 159</w:t>
      </w:r>
    </w:p>
    <w:p w14:paraId="344DDFBB" w14:textId="77777777" w:rsidR="009330BC" w:rsidRDefault="009330BC">
      <w:pPr>
        <w:pStyle w:val="10"/>
        <w:tabs>
          <w:tab w:val="right" w:leader="dot" w:pos="4130"/>
        </w:tabs>
        <w:rPr>
          <w:noProof/>
        </w:rPr>
      </w:pPr>
      <w:r>
        <w:rPr>
          <w:noProof/>
        </w:rPr>
        <w:t>memory scopes, 162</w:t>
      </w:r>
    </w:p>
    <w:p w14:paraId="2A8CEA7E" w14:textId="77777777" w:rsidR="009330BC" w:rsidRDefault="009330BC">
      <w:pPr>
        <w:pStyle w:val="10"/>
        <w:tabs>
          <w:tab w:val="right" w:leader="dot" w:pos="4130"/>
        </w:tabs>
        <w:rPr>
          <w:noProof/>
        </w:rPr>
      </w:pPr>
      <w:r>
        <w:rPr>
          <w:noProof/>
        </w:rPr>
        <w:t>miscellaneous operations, 272</w:t>
      </w:r>
    </w:p>
    <w:p w14:paraId="7B0CAA47" w14:textId="77777777" w:rsidR="009330BC" w:rsidRDefault="009330BC">
      <w:pPr>
        <w:pStyle w:val="20"/>
        <w:tabs>
          <w:tab w:val="right" w:leader="dot" w:pos="4130"/>
        </w:tabs>
        <w:rPr>
          <w:noProof/>
        </w:rPr>
      </w:pPr>
      <w:r>
        <w:rPr>
          <w:noProof/>
        </w:rPr>
        <w:t>clock, 273</w:t>
      </w:r>
    </w:p>
    <w:p w14:paraId="2FED6313" w14:textId="77777777" w:rsidR="009330BC" w:rsidRDefault="009330BC">
      <w:pPr>
        <w:pStyle w:val="20"/>
        <w:tabs>
          <w:tab w:val="right" w:leader="dot" w:pos="4130"/>
        </w:tabs>
        <w:rPr>
          <w:noProof/>
        </w:rPr>
      </w:pPr>
      <w:r>
        <w:rPr>
          <w:noProof/>
        </w:rPr>
        <w:t>cuid, 274</w:t>
      </w:r>
    </w:p>
    <w:p w14:paraId="40FE9E5A" w14:textId="77777777" w:rsidR="009330BC" w:rsidRDefault="009330BC">
      <w:pPr>
        <w:pStyle w:val="20"/>
        <w:tabs>
          <w:tab w:val="right" w:leader="dot" w:pos="4130"/>
        </w:tabs>
        <w:rPr>
          <w:noProof/>
        </w:rPr>
      </w:pPr>
      <w:r>
        <w:rPr>
          <w:noProof/>
        </w:rPr>
        <w:t>debugtrap, 274</w:t>
      </w:r>
    </w:p>
    <w:p w14:paraId="030DC35B" w14:textId="77777777" w:rsidR="009330BC" w:rsidRDefault="009330BC">
      <w:pPr>
        <w:pStyle w:val="20"/>
        <w:tabs>
          <w:tab w:val="right" w:leader="dot" w:pos="4130"/>
        </w:tabs>
        <w:rPr>
          <w:noProof/>
        </w:rPr>
      </w:pPr>
      <w:r>
        <w:rPr>
          <w:noProof/>
        </w:rPr>
        <w:t>groupbaseptr, 274</w:t>
      </w:r>
    </w:p>
    <w:p w14:paraId="420C39AC" w14:textId="77777777" w:rsidR="009330BC" w:rsidRDefault="009330BC">
      <w:pPr>
        <w:pStyle w:val="20"/>
        <w:tabs>
          <w:tab w:val="right" w:leader="dot" w:pos="4130"/>
        </w:tabs>
        <w:rPr>
          <w:noProof/>
        </w:rPr>
      </w:pPr>
      <w:r>
        <w:rPr>
          <w:noProof/>
        </w:rPr>
        <w:t>kernargbaseptr, 274</w:t>
      </w:r>
    </w:p>
    <w:p w14:paraId="6A0D5D7E" w14:textId="77777777" w:rsidR="009330BC" w:rsidRDefault="009330BC">
      <w:pPr>
        <w:pStyle w:val="20"/>
        <w:tabs>
          <w:tab w:val="right" w:leader="dot" w:pos="4130"/>
        </w:tabs>
        <w:rPr>
          <w:noProof/>
        </w:rPr>
      </w:pPr>
      <w:r>
        <w:rPr>
          <w:noProof/>
        </w:rPr>
        <w:t>laneid, 275</w:t>
      </w:r>
    </w:p>
    <w:p w14:paraId="1DC88BBC" w14:textId="77777777" w:rsidR="009330BC" w:rsidRDefault="009330BC">
      <w:pPr>
        <w:pStyle w:val="20"/>
        <w:tabs>
          <w:tab w:val="right" w:leader="dot" w:pos="4130"/>
        </w:tabs>
        <w:rPr>
          <w:noProof/>
        </w:rPr>
      </w:pPr>
      <w:r>
        <w:rPr>
          <w:noProof/>
        </w:rPr>
        <w:t>maxcuid, 275</w:t>
      </w:r>
    </w:p>
    <w:p w14:paraId="31A5606C" w14:textId="77777777" w:rsidR="009330BC" w:rsidRDefault="009330BC">
      <w:pPr>
        <w:pStyle w:val="20"/>
        <w:tabs>
          <w:tab w:val="right" w:leader="dot" w:pos="4130"/>
        </w:tabs>
        <w:rPr>
          <w:noProof/>
        </w:rPr>
      </w:pPr>
      <w:r>
        <w:rPr>
          <w:noProof/>
        </w:rPr>
        <w:t>maxwaveid, 275</w:t>
      </w:r>
    </w:p>
    <w:p w14:paraId="3070E0C2" w14:textId="77777777" w:rsidR="009330BC" w:rsidRDefault="009330BC">
      <w:pPr>
        <w:pStyle w:val="20"/>
        <w:tabs>
          <w:tab w:val="right" w:leader="dot" w:pos="4130"/>
        </w:tabs>
        <w:rPr>
          <w:noProof/>
        </w:rPr>
      </w:pPr>
      <w:r>
        <w:rPr>
          <w:noProof/>
        </w:rPr>
        <w:t>nop, 275</w:t>
      </w:r>
    </w:p>
    <w:p w14:paraId="756B3DED" w14:textId="77777777" w:rsidR="009330BC" w:rsidRDefault="009330BC">
      <w:pPr>
        <w:pStyle w:val="20"/>
        <w:tabs>
          <w:tab w:val="right" w:leader="dot" w:pos="4130"/>
        </w:tabs>
        <w:rPr>
          <w:noProof/>
        </w:rPr>
      </w:pPr>
      <w:r>
        <w:rPr>
          <w:noProof/>
        </w:rPr>
        <w:t>nullptr, 275</w:t>
      </w:r>
    </w:p>
    <w:p w14:paraId="2E33A9EE" w14:textId="77777777" w:rsidR="009330BC" w:rsidRDefault="009330BC">
      <w:pPr>
        <w:pStyle w:val="20"/>
        <w:tabs>
          <w:tab w:val="right" w:leader="dot" w:pos="4130"/>
        </w:tabs>
        <w:rPr>
          <w:noProof/>
        </w:rPr>
      </w:pPr>
      <w:r>
        <w:rPr>
          <w:noProof/>
        </w:rPr>
        <w:t>waveid, 275</w:t>
      </w:r>
    </w:p>
    <w:p w14:paraId="0F0ADA9E" w14:textId="77777777" w:rsidR="009330BC" w:rsidRDefault="009330BC">
      <w:pPr>
        <w:pStyle w:val="10"/>
        <w:tabs>
          <w:tab w:val="right" w:leader="dot" w:pos="4130"/>
        </w:tabs>
        <w:rPr>
          <w:noProof/>
        </w:rPr>
      </w:pPr>
      <w:r>
        <w:rPr>
          <w:noProof/>
        </w:rPr>
        <w:t>module, 390</w:t>
      </w:r>
    </w:p>
    <w:p w14:paraId="2E7199FE" w14:textId="77777777" w:rsidR="009330BC" w:rsidRDefault="009330BC">
      <w:pPr>
        <w:pStyle w:val="10"/>
        <w:tabs>
          <w:tab w:val="right" w:leader="dot" w:pos="4130"/>
        </w:tabs>
        <w:rPr>
          <w:noProof/>
        </w:rPr>
      </w:pPr>
      <w:r>
        <w:rPr>
          <w:noProof/>
        </w:rPr>
        <w:t>module linkage, 390</w:t>
      </w:r>
    </w:p>
    <w:p w14:paraId="572D80C3" w14:textId="77777777" w:rsidR="009330BC" w:rsidRDefault="009330BC">
      <w:pPr>
        <w:pStyle w:val="10"/>
        <w:tabs>
          <w:tab w:val="right" w:leader="dot" w:pos="4130"/>
        </w:tabs>
        <w:rPr>
          <w:noProof/>
        </w:rPr>
      </w:pPr>
      <w:r>
        <w:rPr>
          <w:noProof/>
        </w:rPr>
        <w:t>multimedia operations, 137</w:t>
      </w:r>
    </w:p>
    <w:p w14:paraId="07B18A5E" w14:textId="77777777" w:rsidR="009330BC" w:rsidRDefault="009330BC">
      <w:pPr>
        <w:pStyle w:val="20"/>
        <w:tabs>
          <w:tab w:val="right" w:leader="dot" w:pos="4130"/>
        </w:tabs>
        <w:rPr>
          <w:noProof/>
        </w:rPr>
      </w:pPr>
      <w:r>
        <w:rPr>
          <w:noProof/>
        </w:rPr>
        <w:t>bitalign, 138</w:t>
      </w:r>
    </w:p>
    <w:p w14:paraId="4115DD3D" w14:textId="77777777" w:rsidR="009330BC" w:rsidRDefault="009330BC">
      <w:pPr>
        <w:pStyle w:val="20"/>
        <w:tabs>
          <w:tab w:val="right" w:leader="dot" w:pos="4130"/>
        </w:tabs>
        <w:rPr>
          <w:noProof/>
        </w:rPr>
      </w:pPr>
      <w:r>
        <w:rPr>
          <w:noProof/>
        </w:rPr>
        <w:t>bytealign, 138</w:t>
      </w:r>
    </w:p>
    <w:p w14:paraId="7ED543A0" w14:textId="77777777" w:rsidR="009330BC" w:rsidRDefault="009330BC">
      <w:pPr>
        <w:pStyle w:val="20"/>
        <w:tabs>
          <w:tab w:val="right" w:leader="dot" w:pos="4130"/>
        </w:tabs>
        <w:rPr>
          <w:noProof/>
        </w:rPr>
      </w:pPr>
      <w:r>
        <w:rPr>
          <w:noProof/>
        </w:rPr>
        <w:t>lerp, 138</w:t>
      </w:r>
    </w:p>
    <w:p w14:paraId="5690427E" w14:textId="77777777" w:rsidR="009330BC" w:rsidRDefault="009330BC">
      <w:pPr>
        <w:pStyle w:val="20"/>
        <w:tabs>
          <w:tab w:val="right" w:leader="dot" w:pos="4130"/>
        </w:tabs>
        <w:rPr>
          <w:noProof/>
        </w:rPr>
      </w:pPr>
      <w:r>
        <w:rPr>
          <w:noProof/>
        </w:rPr>
        <w:t>packcvt, 139</w:t>
      </w:r>
    </w:p>
    <w:p w14:paraId="7753AEDE" w14:textId="77777777" w:rsidR="009330BC" w:rsidRDefault="009330BC">
      <w:pPr>
        <w:pStyle w:val="20"/>
        <w:tabs>
          <w:tab w:val="right" w:leader="dot" w:pos="4130"/>
        </w:tabs>
        <w:rPr>
          <w:noProof/>
        </w:rPr>
      </w:pPr>
      <w:r>
        <w:rPr>
          <w:noProof/>
        </w:rPr>
        <w:t>sad, 139</w:t>
      </w:r>
    </w:p>
    <w:p w14:paraId="60686558" w14:textId="77777777" w:rsidR="009330BC" w:rsidRDefault="009330BC">
      <w:pPr>
        <w:pStyle w:val="20"/>
        <w:tabs>
          <w:tab w:val="right" w:leader="dot" w:pos="4130"/>
        </w:tabs>
        <w:rPr>
          <w:noProof/>
        </w:rPr>
      </w:pPr>
      <w:r>
        <w:rPr>
          <w:noProof/>
        </w:rPr>
        <w:t>sadhi, 140</w:t>
      </w:r>
    </w:p>
    <w:p w14:paraId="2004D3FC" w14:textId="77777777" w:rsidR="009330BC" w:rsidRDefault="009330BC">
      <w:pPr>
        <w:pStyle w:val="20"/>
        <w:tabs>
          <w:tab w:val="right" w:leader="dot" w:pos="4130"/>
        </w:tabs>
        <w:rPr>
          <w:noProof/>
        </w:rPr>
      </w:pPr>
      <w:r>
        <w:rPr>
          <w:noProof/>
        </w:rPr>
        <w:t>unpackcvt, 139</w:t>
      </w:r>
    </w:p>
    <w:p w14:paraId="74453D6A"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N</w:t>
      </w:r>
    </w:p>
    <w:p w14:paraId="1F5207AB" w14:textId="77777777" w:rsidR="009330BC" w:rsidRDefault="009330BC">
      <w:pPr>
        <w:pStyle w:val="10"/>
        <w:tabs>
          <w:tab w:val="right" w:leader="dot" w:pos="4130"/>
        </w:tabs>
        <w:rPr>
          <w:noProof/>
        </w:rPr>
      </w:pPr>
      <w:r>
        <w:rPr>
          <w:noProof/>
        </w:rPr>
        <w:t>native floating-point operations, 135</w:t>
      </w:r>
    </w:p>
    <w:p w14:paraId="28FCDDD9" w14:textId="77777777" w:rsidR="009330BC" w:rsidRDefault="009330BC">
      <w:pPr>
        <w:pStyle w:val="20"/>
        <w:tabs>
          <w:tab w:val="right" w:leader="dot" w:pos="4130"/>
        </w:tabs>
        <w:rPr>
          <w:noProof/>
        </w:rPr>
      </w:pPr>
      <w:r>
        <w:rPr>
          <w:noProof/>
        </w:rPr>
        <w:t>ncos, 136</w:t>
      </w:r>
    </w:p>
    <w:p w14:paraId="07D7A68D" w14:textId="77777777" w:rsidR="009330BC" w:rsidRDefault="009330BC">
      <w:pPr>
        <w:pStyle w:val="20"/>
        <w:tabs>
          <w:tab w:val="right" w:leader="dot" w:pos="4130"/>
        </w:tabs>
        <w:rPr>
          <w:noProof/>
        </w:rPr>
      </w:pPr>
      <w:r>
        <w:rPr>
          <w:noProof/>
        </w:rPr>
        <w:t>nexp2, 136</w:t>
      </w:r>
    </w:p>
    <w:p w14:paraId="771D2518" w14:textId="77777777" w:rsidR="009330BC" w:rsidRDefault="009330BC">
      <w:pPr>
        <w:pStyle w:val="20"/>
        <w:tabs>
          <w:tab w:val="right" w:leader="dot" w:pos="4130"/>
        </w:tabs>
        <w:rPr>
          <w:noProof/>
        </w:rPr>
      </w:pPr>
      <w:r>
        <w:rPr>
          <w:noProof/>
        </w:rPr>
        <w:t>nfma, 136</w:t>
      </w:r>
    </w:p>
    <w:p w14:paraId="3424FA90" w14:textId="77777777" w:rsidR="009330BC" w:rsidRDefault="009330BC">
      <w:pPr>
        <w:pStyle w:val="20"/>
        <w:tabs>
          <w:tab w:val="right" w:leader="dot" w:pos="4130"/>
        </w:tabs>
        <w:rPr>
          <w:noProof/>
        </w:rPr>
      </w:pPr>
      <w:r>
        <w:rPr>
          <w:noProof/>
        </w:rPr>
        <w:t>nlog2, 136</w:t>
      </w:r>
    </w:p>
    <w:p w14:paraId="09AD2F12" w14:textId="77777777" w:rsidR="009330BC" w:rsidRDefault="009330BC">
      <w:pPr>
        <w:pStyle w:val="20"/>
        <w:tabs>
          <w:tab w:val="right" w:leader="dot" w:pos="4130"/>
        </w:tabs>
        <w:rPr>
          <w:noProof/>
        </w:rPr>
      </w:pPr>
      <w:r>
        <w:rPr>
          <w:noProof/>
        </w:rPr>
        <w:t>nrcp, 136</w:t>
      </w:r>
    </w:p>
    <w:p w14:paraId="53F38753" w14:textId="77777777" w:rsidR="009330BC" w:rsidRDefault="009330BC">
      <w:pPr>
        <w:pStyle w:val="20"/>
        <w:tabs>
          <w:tab w:val="right" w:leader="dot" w:pos="4130"/>
        </w:tabs>
        <w:rPr>
          <w:noProof/>
        </w:rPr>
      </w:pPr>
      <w:r>
        <w:rPr>
          <w:noProof/>
        </w:rPr>
        <w:t>nrsqrt, 136</w:t>
      </w:r>
    </w:p>
    <w:p w14:paraId="409B676D" w14:textId="77777777" w:rsidR="009330BC" w:rsidRDefault="009330BC">
      <w:pPr>
        <w:pStyle w:val="20"/>
        <w:tabs>
          <w:tab w:val="right" w:leader="dot" w:pos="4130"/>
        </w:tabs>
        <w:rPr>
          <w:noProof/>
        </w:rPr>
      </w:pPr>
      <w:r>
        <w:rPr>
          <w:noProof/>
        </w:rPr>
        <w:t>nsin, 136</w:t>
      </w:r>
    </w:p>
    <w:p w14:paraId="24DB8622" w14:textId="77777777" w:rsidR="009330BC" w:rsidRDefault="009330BC">
      <w:pPr>
        <w:pStyle w:val="20"/>
        <w:tabs>
          <w:tab w:val="right" w:leader="dot" w:pos="4130"/>
        </w:tabs>
        <w:rPr>
          <w:noProof/>
        </w:rPr>
      </w:pPr>
      <w:r>
        <w:rPr>
          <w:noProof/>
        </w:rPr>
        <w:t>nsqrt, 136</w:t>
      </w:r>
    </w:p>
    <w:p w14:paraId="14B58F69" w14:textId="77777777" w:rsidR="009330BC" w:rsidRDefault="009330BC">
      <w:pPr>
        <w:pStyle w:val="10"/>
        <w:tabs>
          <w:tab w:val="right" w:leader="dot" w:pos="4130"/>
        </w:tabs>
        <w:rPr>
          <w:noProof/>
        </w:rPr>
      </w:pPr>
      <w:r>
        <w:rPr>
          <w:noProof/>
        </w:rPr>
        <w:t>natural alignment, 390</w:t>
      </w:r>
    </w:p>
    <w:p w14:paraId="144B6672"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P</w:t>
      </w:r>
    </w:p>
    <w:p w14:paraId="2BA5D8D7" w14:textId="77777777" w:rsidR="009330BC" w:rsidRDefault="009330BC">
      <w:pPr>
        <w:pStyle w:val="10"/>
        <w:tabs>
          <w:tab w:val="right" w:leader="dot" w:pos="4130"/>
        </w:tabs>
        <w:rPr>
          <w:noProof/>
        </w:rPr>
      </w:pPr>
      <w:r>
        <w:rPr>
          <w:noProof/>
        </w:rPr>
        <w:t>packed data operations, 118</w:t>
      </w:r>
    </w:p>
    <w:p w14:paraId="147C7724" w14:textId="77777777" w:rsidR="009330BC" w:rsidRDefault="009330BC">
      <w:pPr>
        <w:pStyle w:val="20"/>
        <w:tabs>
          <w:tab w:val="right" w:leader="dot" w:pos="4130"/>
        </w:tabs>
        <w:rPr>
          <w:noProof/>
        </w:rPr>
      </w:pPr>
      <w:r>
        <w:rPr>
          <w:noProof/>
        </w:rPr>
        <w:t>pack, 120</w:t>
      </w:r>
    </w:p>
    <w:p w14:paraId="05F35B0D" w14:textId="77777777" w:rsidR="009330BC" w:rsidRDefault="009330BC">
      <w:pPr>
        <w:pStyle w:val="20"/>
        <w:tabs>
          <w:tab w:val="right" w:leader="dot" w:pos="4130"/>
        </w:tabs>
        <w:rPr>
          <w:noProof/>
        </w:rPr>
      </w:pPr>
      <w:r>
        <w:rPr>
          <w:noProof/>
        </w:rPr>
        <w:t>shuffle, 120</w:t>
      </w:r>
    </w:p>
    <w:p w14:paraId="63F8B353" w14:textId="77777777" w:rsidR="009330BC" w:rsidRDefault="009330BC">
      <w:pPr>
        <w:pStyle w:val="20"/>
        <w:tabs>
          <w:tab w:val="right" w:leader="dot" w:pos="4130"/>
        </w:tabs>
        <w:rPr>
          <w:noProof/>
        </w:rPr>
      </w:pPr>
      <w:r>
        <w:rPr>
          <w:noProof/>
        </w:rPr>
        <w:t>unpack, 121</w:t>
      </w:r>
    </w:p>
    <w:p w14:paraId="57045A6E" w14:textId="77777777" w:rsidR="009330BC" w:rsidRDefault="009330BC">
      <w:pPr>
        <w:pStyle w:val="20"/>
        <w:tabs>
          <w:tab w:val="right" w:leader="dot" w:pos="4130"/>
        </w:tabs>
        <w:rPr>
          <w:noProof/>
        </w:rPr>
      </w:pPr>
      <w:r>
        <w:rPr>
          <w:noProof/>
        </w:rPr>
        <w:t>unpackhi, 120</w:t>
      </w:r>
    </w:p>
    <w:p w14:paraId="5D0E21A6" w14:textId="77777777" w:rsidR="009330BC" w:rsidRDefault="009330BC">
      <w:pPr>
        <w:pStyle w:val="20"/>
        <w:tabs>
          <w:tab w:val="right" w:leader="dot" w:pos="4130"/>
        </w:tabs>
        <w:rPr>
          <w:noProof/>
        </w:rPr>
      </w:pPr>
      <w:r>
        <w:rPr>
          <w:noProof/>
        </w:rPr>
        <w:t>unpacklo, 120</w:t>
      </w:r>
    </w:p>
    <w:p w14:paraId="022DC888" w14:textId="77777777" w:rsidR="009330BC" w:rsidRDefault="009330BC">
      <w:pPr>
        <w:pStyle w:val="10"/>
        <w:tabs>
          <w:tab w:val="right" w:leader="dot" w:pos="4130"/>
        </w:tabs>
        <w:rPr>
          <w:noProof/>
        </w:rPr>
      </w:pPr>
      <w:r>
        <w:rPr>
          <w:noProof/>
        </w:rPr>
        <w:t>private segment, 390</w:t>
      </w:r>
    </w:p>
    <w:p w14:paraId="3172BA1C" w14:textId="77777777" w:rsidR="009330BC" w:rsidRDefault="009330BC">
      <w:pPr>
        <w:pStyle w:val="10"/>
        <w:tabs>
          <w:tab w:val="right" w:leader="dot" w:pos="4130"/>
        </w:tabs>
        <w:rPr>
          <w:noProof/>
        </w:rPr>
      </w:pPr>
      <w:r>
        <w:rPr>
          <w:noProof/>
        </w:rPr>
        <w:t>profiles</w:t>
      </w:r>
    </w:p>
    <w:p w14:paraId="195AA090" w14:textId="77777777" w:rsidR="009330BC" w:rsidRDefault="009330BC">
      <w:pPr>
        <w:pStyle w:val="20"/>
        <w:tabs>
          <w:tab w:val="right" w:leader="dot" w:pos="4130"/>
        </w:tabs>
        <w:rPr>
          <w:noProof/>
        </w:rPr>
      </w:pPr>
      <w:r>
        <w:rPr>
          <w:noProof/>
        </w:rPr>
        <w:t>Base profile, 298</w:t>
      </w:r>
    </w:p>
    <w:p w14:paraId="44CE7D5E" w14:textId="77777777" w:rsidR="009330BC" w:rsidRDefault="009330BC">
      <w:pPr>
        <w:pStyle w:val="20"/>
        <w:tabs>
          <w:tab w:val="right" w:leader="dot" w:pos="4130"/>
        </w:tabs>
        <w:rPr>
          <w:noProof/>
        </w:rPr>
      </w:pPr>
      <w:r>
        <w:rPr>
          <w:noProof/>
        </w:rPr>
        <w:t>Full profile, 299</w:t>
      </w:r>
    </w:p>
    <w:p w14:paraId="40AC5CCF" w14:textId="77777777" w:rsidR="009330BC" w:rsidRDefault="009330BC">
      <w:pPr>
        <w:pStyle w:val="10"/>
        <w:tabs>
          <w:tab w:val="right" w:leader="dot" w:pos="4130"/>
        </w:tabs>
        <w:rPr>
          <w:noProof/>
        </w:rPr>
      </w:pPr>
      <w:r>
        <w:rPr>
          <w:noProof/>
        </w:rPr>
        <w:t>program, 390</w:t>
      </w:r>
    </w:p>
    <w:p w14:paraId="2F714CFD" w14:textId="77777777" w:rsidR="009330BC" w:rsidRDefault="009330BC">
      <w:pPr>
        <w:pStyle w:val="10"/>
        <w:tabs>
          <w:tab w:val="right" w:leader="dot" w:pos="4130"/>
        </w:tabs>
        <w:rPr>
          <w:noProof/>
        </w:rPr>
      </w:pPr>
      <w:r>
        <w:rPr>
          <w:noProof/>
        </w:rPr>
        <w:t>program linkage, 391</w:t>
      </w:r>
    </w:p>
    <w:p w14:paraId="28A34CF2"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Q</w:t>
      </w:r>
    </w:p>
    <w:p w14:paraId="1BCB9AE3" w14:textId="77777777" w:rsidR="009330BC" w:rsidRDefault="009330BC">
      <w:pPr>
        <w:pStyle w:val="10"/>
        <w:tabs>
          <w:tab w:val="right" w:leader="dot" w:pos="4130"/>
        </w:tabs>
        <w:rPr>
          <w:noProof/>
        </w:rPr>
      </w:pPr>
      <w:r>
        <w:rPr>
          <w:noProof/>
        </w:rPr>
        <w:t>queue ID, 391</w:t>
      </w:r>
    </w:p>
    <w:p w14:paraId="6D01A811"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R</w:t>
      </w:r>
    </w:p>
    <w:p w14:paraId="73997774" w14:textId="77777777" w:rsidR="009330BC" w:rsidRDefault="009330BC">
      <w:pPr>
        <w:pStyle w:val="10"/>
        <w:tabs>
          <w:tab w:val="right" w:leader="dot" w:pos="4130"/>
        </w:tabs>
        <w:rPr>
          <w:noProof/>
        </w:rPr>
      </w:pPr>
      <w:r>
        <w:rPr>
          <w:noProof/>
        </w:rPr>
        <w:t>read atomicity, 391</w:t>
      </w:r>
    </w:p>
    <w:p w14:paraId="618890E7" w14:textId="77777777" w:rsidR="009330BC" w:rsidRDefault="009330BC">
      <w:pPr>
        <w:pStyle w:val="10"/>
        <w:tabs>
          <w:tab w:val="right" w:leader="dot" w:pos="4130"/>
        </w:tabs>
        <w:rPr>
          <w:noProof/>
        </w:rPr>
      </w:pPr>
      <w:r>
        <w:rPr>
          <w:noProof/>
        </w:rPr>
        <w:t>readonly segment, 391</w:t>
      </w:r>
    </w:p>
    <w:p w14:paraId="4F2BE02F" w14:textId="77777777" w:rsidR="009330BC" w:rsidRDefault="009330BC">
      <w:pPr>
        <w:pStyle w:val="10"/>
        <w:tabs>
          <w:tab w:val="right" w:leader="dot" w:pos="4130"/>
        </w:tabs>
        <w:rPr>
          <w:noProof/>
        </w:rPr>
      </w:pPr>
      <w:r>
        <w:rPr>
          <w:noProof/>
        </w:rPr>
        <w:t>release synchronizing operation, 391</w:t>
      </w:r>
    </w:p>
    <w:p w14:paraId="614444FD"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S</w:t>
      </w:r>
    </w:p>
    <w:p w14:paraId="1317768E" w14:textId="77777777" w:rsidR="009330BC" w:rsidRDefault="009330BC">
      <w:pPr>
        <w:pStyle w:val="10"/>
        <w:tabs>
          <w:tab w:val="right" w:leader="dot" w:pos="4130"/>
        </w:tabs>
        <w:rPr>
          <w:noProof/>
        </w:rPr>
      </w:pPr>
      <w:r>
        <w:rPr>
          <w:noProof/>
        </w:rPr>
        <w:t>sampler handle, 391</w:t>
      </w:r>
    </w:p>
    <w:p w14:paraId="062BD47F" w14:textId="77777777" w:rsidR="009330BC" w:rsidRDefault="009330BC">
      <w:pPr>
        <w:pStyle w:val="10"/>
        <w:tabs>
          <w:tab w:val="right" w:leader="dot" w:pos="4130"/>
        </w:tabs>
        <w:rPr>
          <w:noProof/>
        </w:rPr>
      </w:pPr>
      <w:r>
        <w:rPr>
          <w:noProof/>
        </w:rPr>
        <w:t>segment, 391</w:t>
      </w:r>
    </w:p>
    <w:p w14:paraId="5A83B45F" w14:textId="77777777" w:rsidR="009330BC" w:rsidRDefault="009330BC">
      <w:pPr>
        <w:pStyle w:val="10"/>
        <w:tabs>
          <w:tab w:val="right" w:leader="dot" w:pos="4130"/>
        </w:tabs>
        <w:rPr>
          <w:noProof/>
        </w:rPr>
      </w:pPr>
      <w:r>
        <w:rPr>
          <w:noProof/>
        </w:rPr>
        <w:t>segment conversion operations</w:t>
      </w:r>
    </w:p>
    <w:p w14:paraId="09AB8F1C" w14:textId="77777777" w:rsidR="009330BC" w:rsidRDefault="009330BC">
      <w:pPr>
        <w:pStyle w:val="20"/>
        <w:tabs>
          <w:tab w:val="right" w:leader="dot" w:pos="4130"/>
        </w:tabs>
        <w:rPr>
          <w:noProof/>
        </w:rPr>
      </w:pPr>
      <w:r>
        <w:rPr>
          <w:noProof/>
        </w:rPr>
        <w:t>ftos, 143</w:t>
      </w:r>
    </w:p>
    <w:p w14:paraId="159DDC8C" w14:textId="77777777" w:rsidR="009330BC" w:rsidRDefault="009330BC">
      <w:pPr>
        <w:pStyle w:val="20"/>
        <w:tabs>
          <w:tab w:val="right" w:leader="dot" w:pos="4130"/>
        </w:tabs>
        <w:rPr>
          <w:noProof/>
        </w:rPr>
      </w:pPr>
      <w:r>
        <w:rPr>
          <w:noProof/>
        </w:rPr>
        <w:t>stof, 143</w:t>
      </w:r>
    </w:p>
    <w:p w14:paraId="6422A340" w14:textId="77777777" w:rsidR="009330BC" w:rsidRDefault="009330BC">
      <w:pPr>
        <w:pStyle w:val="10"/>
        <w:tabs>
          <w:tab w:val="right" w:leader="dot" w:pos="4130"/>
        </w:tabs>
        <w:rPr>
          <w:noProof/>
        </w:rPr>
      </w:pPr>
      <w:r>
        <w:rPr>
          <w:noProof/>
        </w:rPr>
        <w:t>segment conversion operations:, 142</w:t>
      </w:r>
    </w:p>
    <w:p w14:paraId="1FDDB787" w14:textId="77777777" w:rsidR="009330BC" w:rsidRDefault="009330BC">
      <w:pPr>
        <w:pStyle w:val="10"/>
        <w:tabs>
          <w:tab w:val="right" w:leader="dot" w:pos="4130"/>
        </w:tabs>
        <w:rPr>
          <w:noProof/>
        </w:rPr>
      </w:pPr>
      <w:r>
        <w:rPr>
          <w:noProof/>
        </w:rPr>
        <w:t>serial order, 391</w:t>
      </w:r>
    </w:p>
    <w:p w14:paraId="17D67164" w14:textId="77777777" w:rsidR="009330BC" w:rsidRDefault="009330BC">
      <w:pPr>
        <w:pStyle w:val="10"/>
        <w:tabs>
          <w:tab w:val="right" w:leader="dot" w:pos="4130"/>
        </w:tabs>
        <w:rPr>
          <w:noProof/>
        </w:rPr>
      </w:pPr>
      <w:r>
        <w:rPr>
          <w:noProof/>
        </w:rPr>
        <w:t>signal handle, 391</w:t>
      </w:r>
    </w:p>
    <w:p w14:paraId="18C8B769" w14:textId="77777777" w:rsidR="009330BC" w:rsidRDefault="009330BC">
      <w:pPr>
        <w:pStyle w:val="10"/>
        <w:tabs>
          <w:tab w:val="right" w:leader="dot" w:pos="4130"/>
        </w:tabs>
        <w:rPr>
          <w:noProof/>
        </w:rPr>
      </w:pPr>
      <w:r>
        <w:rPr>
          <w:noProof/>
        </w:rPr>
        <w:t>spill segment, 391</w:t>
      </w:r>
    </w:p>
    <w:p w14:paraId="673105D1"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U</w:t>
      </w:r>
    </w:p>
    <w:p w14:paraId="5EB9187D" w14:textId="77777777" w:rsidR="009330BC" w:rsidRDefault="009330BC">
      <w:pPr>
        <w:pStyle w:val="10"/>
        <w:tabs>
          <w:tab w:val="right" w:leader="dot" w:pos="4130"/>
        </w:tabs>
        <w:rPr>
          <w:noProof/>
        </w:rPr>
      </w:pPr>
      <w:r>
        <w:rPr>
          <w:noProof/>
        </w:rPr>
        <w:t>uniform operation, 392</w:t>
      </w:r>
    </w:p>
    <w:p w14:paraId="7DED4D05" w14:textId="77777777" w:rsidR="009330BC" w:rsidRDefault="009330BC">
      <w:pPr>
        <w:pStyle w:val="10"/>
        <w:tabs>
          <w:tab w:val="right" w:leader="dot" w:pos="4130"/>
        </w:tabs>
        <w:rPr>
          <w:noProof/>
        </w:rPr>
      </w:pPr>
      <w:r>
        <w:rPr>
          <w:noProof/>
        </w:rPr>
        <w:t>user mode queue operations, 269</w:t>
      </w:r>
    </w:p>
    <w:p w14:paraId="13B0C250" w14:textId="77777777" w:rsidR="009330BC" w:rsidRDefault="009330BC">
      <w:pPr>
        <w:pStyle w:val="20"/>
        <w:tabs>
          <w:tab w:val="right" w:leader="dot" w:pos="4130"/>
        </w:tabs>
        <w:rPr>
          <w:noProof/>
        </w:rPr>
      </w:pPr>
      <w:r>
        <w:rPr>
          <w:noProof/>
        </w:rPr>
        <w:t>addqueuewriteindex, 270</w:t>
      </w:r>
    </w:p>
    <w:p w14:paraId="0B8903E3" w14:textId="77777777" w:rsidR="009330BC" w:rsidRDefault="009330BC">
      <w:pPr>
        <w:pStyle w:val="20"/>
        <w:tabs>
          <w:tab w:val="right" w:leader="dot" w:pos="4130"/>
        </w:tabs>
        <w:rPr>
          <w:noProof/>
        </w:rPr>
      </w:pPr>
      <w:r>
        <w:rPr>
          <w:noProof/>
        </w:rPr>
        <w:t>casqueuewriteindex, 270</w:t>
      </w:r>
    </w:p>
    <w:p w14:paraId="5AF2FE2E" w14:textId="77777777" w:rsidR="009330BC" w:rsidRDefault="009330BC">
      <w:pPr>
        <w:pStyle w:val="20"/>
        <w:tabs>
          <w:tab w:val="right" w:leader="dot" w:pos="4130"/>
        </w:tabs>
        <w:rPr>
          <w:noProof/>
        </w:rPr>
      </w:pPr>
      <w:r>
        <w:rPr>
          <w:noProof/>
        </w:rPr>
        <w:t>ldqueuereadindex, 271</w:t>
      </w:r>
    </w:p>
    <w:p w14:paraId="370E2033" w14:textId="77777777" w:rsidR="009330BC" w:rsidRDefault="009330BC">
      <w:pPr>
        <w:pStyle w:val="20"/>
        <w:tabs>
          <w:tab w:val="right" w:leader="dot" w:pos="4130"/>
        </w:tabs>
        <w:rPr>
          <w:noProof/>
        </w:rPr>
      </w:pPr>
      <w:r>
        <w:rPr>
          <w:noProof/>
        </w:rPr>
        <w:t>ldqueuewriteindex, 271</w:t>
      </w:r>
    </w:p>
    <w:p w14:paraId="7A38152C" w14:textId="77777777" w:rsidR="009330BC" w:rsidRDefault="009330BC">
      <w:pPr>
        <w:pStyle w:val="20"/>
        <w:tabs>
          <w:tab w:val="right" w:leader="dot" w:pos="4130"/>
        </w:tabs>
        <w:rPr>
          <w:noProof/>
        </w:rPr>
      </w:pPr>
      <w:r>
        <w:rPr>
          <w:noProof/>
        </w:rPr>
        <w:t>stqueuereadindex, 272</w:t>
      </w:r>
    </w:p>
    <w:p w14:paraId="54912FF9" w14:textId="77777777" w:rsidR="009330BC" w:rsidRDefault="009330BC">
      <w:pPr>
        <w:pStyle w:val="20"/>
        <w:tabs>
          <w:tab w:val="right" w:leader="dot" w:pos="4130"/>
        </w:tabs>
        <w:rPr>
          <w:noProof/>
        </w:rPr>
      </w:pPr>
      <w:r>
        <w:rPr>
          <w:noProof/>
        </w:rPr>
        <w:t>stqueuewriteindex, 272</w:t>
      </w:r>
    </w:p>
    <w:p w14:paraId="60EA3F18"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V</w:t>
      </w:r>
    </w:p>
    <w:p w14:paraId="15835B2E" w14:textId="77777777" w:rsidR="009330BC" w:rsidRDefault="009330BC">
      <w:pPr>
        <w:pStyle w:val="10"/>
        <w:tabs>
          <w:tab w:val="right" w:leader="dot" w:pos="4130"/>
        </w:tabs>
        <w:rPr>
          <w:noProof/>
        </w:rPr>
      </w:pPr>
      <w:r>
        <w:rPr>
          <w:noProof/>
        </w:rPr>
        <w:t>vector operand, 88</w:t>
      </w:r>
    </w:p>
    <w:p w14:paraId="6B4DB6EB" w14:textId="77777777" w:rsidR="009330BC" w:rsidRDefault="009330BC">
      <w:pPr>
        <w:pStyle w:val="20"/>
        <w:tabs>
          <w:tab w:val="right" w:leader="dot" w:pos="4130"/>
        </w:tabs>
        <w:rPr>
          <w:noProof/>
        </w:rPr>
      </w:pPr>
      <w:r>
        <w:rPr>
          <w:noProof/>
        </w:rPr>
        <w:t>destination vector operand, 88</w:t>
      </w:r>
    </w:p>
    <w:p w14:paraId="1F6F52F4" w14:textId="77777777" w:rsidR="009330BC" w:rsidRDefault="009330BC">
      <w:pPr>
        <w:pStyle w:val="20"/>
        <w:tabs>
          <w:tab w:val="right" w:leader="dot" w:pos="4130"/>
        </w:tabs>
        <w:rPr>
          <w:noProof/>
        </w:rPr>
      </w:pPr>
      <w:r>
        <w:rPr>
          <w:noProof/>
        </w:rPr>
        <w:t>source vector operand, 88</w:t>
      </w:r>
    </w:p>
    <w:p w14:paraId="0CCE1E9B" w14:textId="77777777" w:rsidR="009330BC" w:rsidRPr="0065745B" w:rsidRDefault="009330BC">
      <w:pPr>
        <w:pStyle w:val="a3"/>
        <w:tabs>
          <w:tab w:val="right" w:leader="dot" w:pos="4130"/>
        </w:tabs>
        <w:rPr>
          <w:rFonts w:ascii="Calibri" w:eastAsia="Times New Roman" w:hAnsi="Calibri" w:cs="Times New Roman"/>
          <w:b w:val="0"/>
          <w:bCs w:val="0"/>
          <w:noProof/>
        </w:rPr>
      </w:pPr>
      <w:r>
        <w:rPr>
          <w:noProof/>
        </w:rPr>
        <w:t>W</w:t>
      </w:r>
    </w:p>
    <w:p w14:paraId="5A78CA1E" w14:textId="77777777" w:rsidR="009330BC" w:rsidRDefault="009330BC">
      <w:pPr>
        <w:pStyle w:val="10"/>
        <w:tabs>
          <w:tab w:val="right" w:leader="dot" w:pos="4130"/>
        </w:tabs>
        <w:rPr>
          <w:noProof/>
        </w:rPr>
      </w:pPr>
      <w:r>
        <w:rPr>
          <w:noProof/>
        </w:rPr>
        <w:t>wavefront, 392</w:t>
      </w:r>
    </w:p>
    <w:p w14:paraId="66EEC85F" w14:textId="77777777" w:rsidR="009330BC" w:rsidRDefault="009330BC">
      <w:pPr>
        <w:pStyle w:val="10"/>
        <w:tabs>
          <w:tab w:val="right" w:leader="dot" w:pos="4130"/>
        </w:tabs>
        <w:rPr>
          <w:noProof/>
        </w:rPr>
      </w:pPr>
      <w:r>
        <w:rPr>
          <w:noProof/>
        </w:rPr>
        <w:t>WAVESIZE, 392</w:t>
      </w:r>
    </w:p>
    <w:p w14:paraId="7189DECB" w14:textId="77777777" w:rsidR="009330BC" w:rsidRDefault="009330BC">
      <w:pPr>
        <w:pStyle w:val="10"/>
        <w:tabs>
          <w:tab w:val="right" w:leader="dot" w:pos="4130"/>
        </w:tabs>
        <w:rPr>
          <w:noProof/>
        </w:rPr>
      </w:pPr>
      <w:r>
        <w:rPr>
          <w:noProof/>
        </w:rPr>
        <w:t>work-group, 8, 392</w:t>
      </w:r>
    </w:p>
    <w:p w14:paraId="5134FC5E" w14:textId="77777777" w:rsidR="009330BC" w:rsidRDefault="009330BC">
      <w:pPr>
        <w:pStyle w:val="10"/>
        <w:tabs>
          <w:tab w:val="right" w:leader="dot" w:pos="4130"/>
        </w:tabs>
        <w:rPr>
          <w:noProof/>
        </w:rPr>
      </w:pPr>
      <w:r>
        <w:rPr>
          <w:noProof/>
        </w:rPr>
        <w:t>work-group flattened ID, 8, 392</w:t>
      </w:r>
    </w:p>
    <w:p w14:paraId="78C28E44" w14:textId="77777777" w:rsidR="009330BC" w:rsidRDefault="009330BC">
      <w:pPr>
        <w:pStyle w:val="10"/>
        <w:tabs>
          <w:tab w:val="right" w:leader="dot" w:pos="4130"/>
        </w:tabs>
        <w:rPr>
          <w:noProof/>
        </w:rPr>
      </w:pPr>
      <w:r>
        <w:rPr>
          <w:noProof/>
        </w:rPr>
        <w:t>work-group ID, 8, 392</w:t>
      </w:r>
    </w:p>
    <w:p w14:paraId="5AD8CB06" w14:textId="77777777" w:rsidR="009330BC" w:rsidRDefault="009330BC">
      <w:pPr>
        <w:pStyle w:val="10"/>
        <w:tabs>
          <w:tab w:val="right" w:leader="dot" w:pos="4130"/>
        </w:tabs>
        <w:rPr>
          <w:noProof/>
        </w:rPr>
      </w:pPr>
      <w:r>
        <w:rPr>
          <w:noProof/>
        </w:rPr>
        <w:t>work-item, 9, 392</w:t>
      </w:r>
    </w:p>
    <w:p w14:paraId="49F19CFD" w14:textId="77777777" w:rsidR="009330BC" w:rsidRDefault="009330BC">
      <w:pPr>
        <w:pStyle w:val="10"/>
        <w:tabs>
          <w:tab w:val="right" w:leader="dot" w:pos="4130"/>
        </w:tabs>
        <w:rPr>
          <w:noProof/>
        </w:rPr>
      </w:pPr>
      <w:r>
        <w:rPr>
          <w:noProof/>
        </w:rPr>
        <w:t>work-item absolute ID, 10, 392</w:t>
      </w:r>
    </w:p>
    <w:p w14:paraId="552080C2" w14:textId="77777777" w:rsidR="009330BC" w:rsidRDefault="009330BC">
      <w:pPr>
        <w:pStyle w:val="10"/>
        <w:tabs>
          <w:tab w:val="right" w:leader="dot" w:pos="4130"/>
        </w:tabs>
        <w:rPr>
          <w:noProof/>
        </w:rPr>
      </w:pPr>
      <w:r>
        <w:rPr>
          <w:noProof/>
        </w:rPr>
        <w:t>work-item flattened absolute ID, 10, 392</w:t>
      </w:r>
    </w:p>
    <w:p w14:paraId="5AF86D10" w14:textId="77777777" w:rsidR="009330BC" w:rsidRDefault="009330BC">
      <w:pPr>
        <w:pStyle w:val="10"/>
        <w:tabs>
          <w:tab w:val="right" w:leader="dot" w:pos="4130"/>
        </w:tabs>
        <w:rPr>
          <w:noProof/>
        </w:rPr>
      </w:pPr>
      <w:r>
        <w:rPr>
          <w:noProof/>
        </w:rPr>
        <w:t>work-item flattened ID, 9, 392</w:t>
      </w:r>
    </w:p>
    <w:p w14:paraId="077CEFCF" w14:textId="77777777" w:rsidR="009330BC" w:rsidRDefault="009330BC">
      <w:pPr>
        <w:pStyle w:val="10"/>
        <w:tabs>
          <w:tab w:val="right" w:leader="dot" w:pos="4130"/>
        </w:tabs>
        <w:rPr>
          <w:noProof/>
        </w:rPr>
      </w:pPr>
      <w:r>
        <w:rPr>
          <w:noProof/>
        </w:rPr>
        <w:t>work-item ID, 9, 392</w:t>
      </w:r>
    </w:p>
    <w:p w14:paraId="5F088860" w14:textId="77777777" w:rsidR="009330BC" w:rsidRDefault="009330BC">
      <w:pPr>
        <w:pStyle w:val="10"/>
        <w:tabs>
          <w:tab w:val="right" w:leader="dot" w:pos="4130"/>
        </w:tabs>
        <w:rPr>
          <w:noProof/>
        </w:rPr>
      </w:pPr>
      <w:r>
        <w:rPr>
          <w:noProof/>
        </w:rPr>
        <w:t>write atomicity, 392</w:t>
      </w:r>
    </w:p>
    <w:p w14:paraId="6564C335" w14:textId="77777777" w:rsidR="009330BC" w:rsidRDefault="009330BC">
      <w:pPr>
        <w:rPr>
          <w:noProof/>
        </w:rPr>
        <w:sectPr w:rsidR="009330BC" w:rsidSect="009330BC">
          <w:type w:val="continuous"/>
          <w:pgSz w:w="12240" w:h="15840"/>
          <w:pgMar w:top="1620" w:right="900" w:bottom="12630" w:left="2340" w:header="540" w:footer="180" w:gutter="0"/>
          <w:cols w:num="2" w:space="720"/>
        </w:sectPr>
      </w:pPr>
    </w:p>
    <w:p w14:paraId="65A1BD84" w14:textId="77777777" w:rsidR="008A5E4E" w:rsidRDefault="009A76EE">
      <w:r>
        <w:fldChar w:fldCharType="end"/>
      </w:r>
    </w:p>
    <w:sectPr w:rsidR="008A5E4E" w:rsidSect="009330BC">
      <w:type w:val="continuous"/>
      <w:pgSz w:w="12240" w:h="15840"/>
      <w:pgMar w:top="1620" w:right="900" w:bottom="12630" w:left="2340" w:header="540" w:footer="18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01" w:author="ttye" w:date="2015-02-05T03:34:00Z" w:initials="TT">
    <w:p w14:paraId="3177D2CF" w14:textId="762DEDB6" w:rsidR="00355D83" w:rsidRDefault="00355D83">
      <w:pPr>
        <w:pStyle w:val="ad"/>
      </w:pPr>
      <w:r>
        <w:rPr>
          <w:rStyle w:val="ac"/>
        </w:rPr>
        <w:annotationRef/>
      </w:r>
      <w:r>
        <w:t>EDITOR: The addition of new figures requires all figure numbers to be updated. This includes in the cross references. The cross references also need updating whete the figure and section names have changed.</w:t>
      </w:r>
    </w:p>
  </w:comment>
  <w:comment w:id="448" w:author="ttye" w:date="2015-02-05T03:37:00Z" w:initials="TT">
    <w:p w14:paraId="569C6058" w14:textId="64ACDB39" w:rsidR="00355D83" w:rsidRDefault="00355D83" w:rsidP="00E75EEE">
      <w:pPr>
        <w:pStyle w:val="ad"/>
      </w:pPr>
      <w:r>
        <w:rPr>
          <w:rStyle w:val="ac"/>
        </w:rPr>
        <w:annotationRef/>
      </w:r>
      <w:r>
        <w:t>EDITOR: The examples have alignment errors. The understanding is that the master copy is correct. Pleae double check.</w:t>
      </w:r>
    </w:p>
    <w:p w14:paraId="72A40CAE" w14:textId="1A8760E1" w:rsidR="00355D83" w:rsidRDefault="00355D83">
      <w:pPr>
        <w:pStyle w:val="ad"/>
      </w:pPr>
    </w:p>
  </w:comment>
  <w:comment w:id="481" w:author="ttye" w:date="2015-02-05T03:38:00Z" w:initials="TT">
    <w:p w14:paraId="208BA6CF" w14:textId="4677C859" w:rsidR="00355D83" w:rsidRDefault="00355D83">
      <w:pPr>
        <w:pStyle w:val="ad"/>
      </w:pPr>
      <w:r>
        <w:rPr>
          <w:rStyle w:val="ac"/>
        </w:rPr>
        <w:annotationRef/>
      </w:r>
      <w:r>
        <w:t>EDITOR: This is an optional argument and so should be non-bold. Looking at the other operations it seems this formatting may have been lost on many.</w:t>
      </w:r>
    </w:p>
  </w:comment>
  <w:comment w:id="510" w:author="ttye" w:date="2015-02-05T03:39:00Z" w:initials="TT">
    <w:p w14:paraId="24CD4153" w14:textId="20F2AF34" w:rsidR="00355D83" w:rsidRDefault="00355D83">
      <w:pPr>
        <w:pStyle w:val="ad"/>
      </w:pPr>
      <w:r>
        <w:rPr>
          <w:rStyle w:val="ac"/>
        </w:rPr>
        <w:annotationRef/>
      </w:r>
      <w:r>
        <w:t>EDITOR: Again, these modifiers are optional and so should be non-bold. Same for other tables. See original PDF.</w:t>
      </w:r>
    </w:p>
  </w:comment>
  <w:comment w:id="527" w:author="ttye" w:date="2015-02-05T03:39:00Z" w:initials="TT">
    <w:p w14:paraId="18B1214B" w14:textId="59B65728" w:rsidR="00355D83" w:rsidRDefault="00355D83">
      <w:pPr>
        <w:pStyle w:val="ad"/>
      </w:pPr>
      <w:r>
        <w:rPr>
          <w:rStyle w:val="ac"/>
        </w:rPr>
        <w:annotationRef/>
      </w:r>
      <w:r>
        <w:t>EDITOR: The values that this modifier can have are defined in the table. This is not the literal value. Therefore, it should be in itallics. This is true for many of the following tables. See the original PDF.</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F3F7210" w15:done="0"/>
  <w15:commentEx w15:paraId="25FC2122" w15:done="0"/>
  <w15:commentEx w15:paraId="40B04EF7" w15:done="0"/>
  <w15:commentEx w15:paraId="0FF23D05" w15:done="0"/>
  <w15:commentEx w15:paraId="311DFD50" w15:done="0"/>
  <w15:commentEx w15:paraId="3C3077A5" w15:done="0"/>
  <w15:commentEx w15:paraId="6A985D49" w15:done="0"/>
  <w15:commentEx w15:paraId="77DD2B37" w15:done="0"/>
  <w15:commentEx w15:paraId="7AFEB65D" w15:done="0"/>
  <w15:commentEx w15:paraId="642B3CDA" w15:done="0"/>
  <w15:commentEx w15:paraId="10E3FB6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BD7787" w14:textId="77777777" w:rsidR="002523D9" w:rsidRDefault="002523D9" w:rsidP="008A5E4E">
      <w:r>
        <w:separator/>
      </w:r>
    </w:p>
  </w:endnote>
  <w:endnote w:type="continuationSeparator" w:id="0">
    <w:p w14:paraId="26C967D6" w14:textId="77777777" w:rsidR="002523D9" w:rsidRDefault="002523D9" w:rsidP="008A5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Open Sans Light">
    <w:altName w:val="Arial"/>
    <w:charset w:val="00"/>
    <w:family w:val="swiss"/>
    <w:pitch w:val="variable"/>
    <w:sig w:usb0="00000003" w:usb1="4000205B" w:usb2="00000028" w:usb3="00000000" w:csb0="0000019F" w:csb1="00000000"/>
  </w:font>
  <w:font w:name="Open Sans">
    <w:altName w:val="Arial"/>
    <w:charset w:val="00"/>
    <w:family w:val="swiss"/>
    <w:pitch w:val="variable"/>
    <w:sig w:usb0="20000287" w:usb1="4000205B" w:usb2="00000028" w:usb3="00000000" w:csb0="0000019F" w:csb1="00000000"/>
  </w:font>
  <w:font w:name="Segoe UI">
    <w:panose1 w:val="020B0502040204020203"/>
    <w:charset w:val="00"/>
    <w:family w:val="swiss"/>
    <w:pitch w:val="variable"/>
    <w:sig w:usb0="E10022FF" w:usb1="C000E47F" w:usb2="00000029" w:usb3="00000000" w:csb0="000001DF" w:csb1="00000000"/>
  </w:font>
  <w:font w:name="EdisonCom-Book">
    <w:altName w:val="Times New Roman"/>
    <w:panose1 w:val="00000000000000000000"/>
    <w:charset w:val="00"/>
    <w:family w:val="auto"/>
    <w:notTrueType/>
    <w:pitch w:val="default"/>
    <w:sig w:usb0="00000081" w:usb1="00000000" w:usb2="00000000" w:usb3="00000000" w:csb0="00000009"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959"/>
      <w:gridCol w:w="8953"/>
      <w:gridCol w:w="368"/>
    </w:tblGrid>
    <w:tr w:rsidR="00355D83" w14:paraId="65FAD3B1" w14:textId="77777777">
      <w:tc>
        <w:tcPr>
          <w:tcW w:w="0" w:type="auto"/>
        </w:tcPr>
        <w:p w14:paraId="5818D586" w14:textId="77777777" w:rsidR="00355D83" w:rsidRDefault="00355D83">
          <w:pPr>
            <w:pStyle w:val="td"/>
          </w:pPr>
          <w:r>
            <w:rPr>
              <w:rStyle w:val="variable"/>
            </w:rPr>
            <w:fldChar w:fldCharType="begin"/>
          </w:r>
          <w:r>
            <w:rPr>
              <w:rStyle w:val="variable"/>
            </w:rPr>
            <w:instrText xml:space="preserve"> PAGE \* roman  \* MERGEFORMAT </w:instrText>
          </w:r>
          <w:r>
            <w:rPr>
              <w:rStyle w:val="variable"/>
            </w:rPr>
            <w:fldChar w:fldCharType="separate"/>
          </w:r>
          <w:r w:rsidR="00377C98">
            <w:rPr>
              <w:rStyle w:val="variable"/>
              <w:noProof/>
            </w:rPr>
            <w:t>iv</w:t>
          </w:r>
          <w:r>
            <w:rPr>
              <w:rStyle w:val="variable"/>
            </w:rPr>
            <w:fldChar w:fldCharType="end"/>
          </w:r>
        </w:p>
      </w:tc>
      <w:tc>
        <w:tcPr>
          <w:tcW w:w="0" w:type="auto"/>
        </w:tcPr>
        <w:p w14:paraId="4BC451FE" w14:textId="77777777" w:rsidR="00355D83" w:rsidRDefault="002523D9">
          <w:pPr>
            <w:pStyle w:val="td"/>
            <w:jc w:val="center"/>
          </w:pPr>
          <w:r>
            <w:fldChar w:fldCharType="begin"/>
          </w:r>
          <w:r>
            <w:instrText xml:space="preserve"> STYLEREF h1 \* MERGEFORMAT </w:instrText>
          </w:r>
          <w:r>
            <w:fldChar w:fldCharType="separate"/>
          </w:r>
          <w:r w:rsidR="00377C98">
            <w:rPr>
              <w:noProof/>
            </w:rPr>
            <w:t>Acknowledgements</w:t>
          </w:r>
          <w:r>
            <w:rPr>
              <w:noProof/>
            </w:rPr>
            <w:fldChar w:fldCharType="end"/>
          </w:r>
        </w:p>
      </w:tc>
      <w:tc>
        <w:tcPr>
          <w:tcW w:w="0" w:type="auto"/>
        </w:tcPr>
        <w:p w14:paraId="458A4EB8" w14:textId="77777777" w:rsidR="00355D83" w:rsidRDefault="00355D83">
          <w:pPr>
            <w:pStyle w:val="td"/>
            <w:jc w:val="right"/>
          </w:pPr>
          <w:r>
            <w:t> </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388"/>
      <w:gridCol w:w="9442"/>
      <w:gridCol w:w="450"/>
    </w:tblGrid>
    <w:tr w:rsidR="00355D83" w14:paraId="621CE8A6" w14:textId="77777777">
      <w:tc>
        <w:tcPr>
          <w:tcW w:w="0" w:type="auto"/>
        </w:tcPr>
        <w:p w14:paraId="7D738074" w14:textId="77777777" w:rsidR="00355D83" w:rsidRDefault="00355D83">
          <w:pPr>
            <w:pStyle w:val="td"/>
          </w:pPr>
          <w:r>
            <w:t> </w:t>
          </w:r>
        </w:p>
      </w:tc>
      <w:tc>
        <w:tcPr>
          <w:tcW w:w="0" w:type="auto"/>
        </w:tcPr>
        <w:p w14:paraId="5313DF0C" w14:textId="77777777" w:rsidR="00355D83" w:rsidRDefault="002523D9">
          <w:pPr>
            <w:pStyle w:val="td"/>
            <w:jc w:val="center"/>
          </w:pPr>
          <w:r>
            <w:fldChar w:fldCharType="begin"/>
          </w:r>
          <w:r>
            <w:instrText xml:space="preserve"> STYLEREF h1 \* MERGEFORMAT </w:instrText>
          </w:r>
          <w:r>
            <w:fldChar w:fldCharType="separate"/>
          </w:r>
          <w:r w:rsidR="00377C98">
            <w:rPr>
              <w:noProof/>
            </w:rPr>
            <w:t>Acknowledgements</w:t>
          </w:r>
          <w:r>
            <w:rPr>
              <w:noProof/>
            </w:rPr>
            <w:fldChar w:fldCharType="end"/>
          </w:r>
        </w:p>
      </w:tc>
      <w:tc>
        <w:tcPr>
          <w:tcW w:w="0" w:type="auto"/>
        </w:tcPr>
        <w:p w14:paraId="3C60A168" w14:textId="77777777" w:rsidR="00355D83" w:rsidRDefault="00355D83">
          <w:pPr>
            <w:pStyle w:val="td"/>
            <w:jc w:val="right"/>
          </w:pPr>
          <w:r>
            <w:rPr>
              <w:rStyle w:val="variable"/>
            </w:rPr>
            <w:fldChar w:fldCharType="begin"/>
          </w:r>
          <w:r>
            <w:rPr>
              <w:rStyle w:val="variable"/>
            </w:rPr>
            <w:instrText xml:space="preserve"> PAGE \* roman  \* MERGEFORMAT </w:instrText>
          </w:r>
          <w:r>
            <w:rPr>
              <w:rStyle w:val="variable"/>
            </w:rPr>
            <w:fldChar w:fldCharType="separate"/>
          </w:r>
          <w:r w:rsidR="00377C98">
            <w:rPr>
              <w:rStyle w:val="variable"/>
              <w:noProof/>
            </w:rPr>
            <w:t>i</w:t>
          </w:r>
          <w:r>
            <w:rPr>
              <w:rStyle w:val="variable"/>
            </w:rPr>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105"/>
      <w:gridCol w:w="7603"/>
      <w:gridCol w:w="312"/>
    </w:tblGrid>
    <w:tr w:rsidR="00355D83" w14:paraId="7ED9D7C0" w14:textId="77777777">
      <w:tc>
        <w:tcPr>
          <w:tcW w:w="0" w:type="auto"/>
        </w:tcPr>
        <w:p w14:paraId="34D49603"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20</w:t>
          </w:r>
          <w:r>
            <w:rPr>
              <w:rStyle w:val="variable"/>
            </w:rPr>
            <w:fldChar w:fldCharType="end"/>
          </w:r>
        </w:p>
      </w:tc>
      <w:tc>
        <w:tcPr>
          <w:tcW w:w="0" w:type="auto"/>
        </w:tcPr>
        <w:p w14:paraId="5A8BC6CE" w14:textId="77777777" w:rsidR="00355D83" w:rsidRDefault="002523D9">
          <w:pPr>
            <w:pStyle w:val="td"/>
            <w:jc w:val="center"/>
          </w:pPr>
          <w:r>
            <w:fldChar w:fldCharType="begin"/>
          </w:r>
          <w:r>
            <w:instrText xml:space="preserve"> STYLEREF h1 \* MERGEFORMAT </w:instrText>
          </w:r>
          <w:r>
            <w:fldChar w:fldCharType="separate"/>
          </w:r>
          <w:r w:rsidR="00377C98">
            <w:rPr>
              <w:noProof/>
            </w:rPr>
            <w:t>Acknowledgements</w:t>
          </w:r>
          <w:r>
            <w:rPr>
              <w:noProof/>
            </w:rPr>
            <w:fldChar w:fldCharType="end"/>
          </w:r>
        </w:p>
      </w:tc>
      <w:tc>
        <w:tcPr>
          <w:tcW w:w="0" w:type="auto"/>
        </w:tcPr>
        <w:p w14:paraId="3F56C53F" w14:textId="77777777" w:rsidR="00355D83" w:rsidRDefault="00355D83">
          <w:pPr>
            <w:pStyle w:val="td"/>
            <w:jc w:val="right"/>
          </w:pPr>
          <w:r>
            <w:t> </w:t>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313"/>
      <w:gridCol w:w="7603"/>
      <w:gridCol w:w="1104"/>
    </w:tblGrid>
    <w:tr w:rsidR="00355D83" w14:paraId="62F5855D" w14:textId="77777777">
      <w:tc>
        <w:tcPr>
          <w:tcW w:w="0" w:type="auto"/>
        </w:tcPr>
        <w:p w14:paraId="034C77C9" w14:textId="77777777" w:rsidR="00355D83" w:rsidRDefault="00355D83">
          <w:pPr>
            <w:pStyle w:val="td"/>
          </w:pPr>
          <w:r>
            <w:t> </w:t>
          </w:r>
        </w:p>
      </w:tc>
      <w:tc>
        <w:tcPr>
          <w:tcW w:w="0" w:type="auto"/>
        </w:tcPr>
        <w:p w14:paraId="279C1B5C" w14:textId="77777777" w:rsidR="00355D83" w:rsidRDefault="002523D9">
          <w:pPr>
            <w:pStyle w:val="td"/>
            <w:jc w:val="center"/>
          </w:pPr>
          <w:r>
            <w:fldChar w:fldCharType="begin"/>
          </w:r>
          <w:r>
            <w:instrText xml:space="preserve"> STYLEREF h1 \* MERGEFORMAT </w:instrText>
          </w:r>
          <w:r>
            <w:fldChar w:fldCharType="separate"/>
          </w:r>
          <w:r w:rsidR="00377C98">
            <w:rPr>
              <w:noProof/>
            </w:rPr>
            <w:t>Acknowledgements</w:t>
          </w:r>
          <w:r>
            <w:rPr>
              <w:noProof/>
            </w:rPr>
            <w:fldChar w:fldCharType="end"/>
          </w:r>
        </w:p>
      </w:tc>
      <w:tc>
        <w:tcPr>
          <w:tcW w:w="0" w:type="auto"/>
        </w:tcPr>
        <w:p w14:paraId="2AD25AE3"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21</w:t>
          </w:r>
          <w:r>
            <w:rPr>
              <w:rStyle w:val="variable"/>
            </w:rPr>
            <w:fldChar w:fldCharType="end"/>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105"/>
      <w:gridCol w:w="7603"/>
      <w:gridCol w:w="312"/>
    </w:tblGrid>
    <w:tr w:rsidR="00355D83" w14:paraId="508B8EA4" w14:textId="77777777">
      <w:tc>
        <w:tcPr>
          <w:tcW w:w="0" w:type="auto"/>
        </w:tcPr>
        <w:p w14:paraId="2C4713C5"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22</w:t>
          </w:r>
          <w:r>
            <w:rPr>
              <w:rStyle w:val="variable"/>
            </w:rPr>
            <w:fldChar w:fldCharType="end"/>
          </w:r>
        </w:p>
      </w:tc>
      <w:tc>
        <w:tcPr>
          <w:tcW w:w="0" w:type="auto"/>
        </w:tcPr>
        <w:p w14:paraId="3DCE2F07" w14:textId="77777777" w:rsidR="00355D83" w:rsidRDefault="002523D9">
          <w:pPr>
            <w:pStyle w:val="td"/>
            <w:jc w:val="center"/>
          </w:pPr>
          <w:r>
            <w:fldChar w:fldCharType="begin"/>
          </w:r>
          <w:r>
            <w:instrText xml:space="preserve"> STYLEREF h1 \* MERGEFORMAT </w:instrText>
          </w:r>
          <w:r>
            <w:fldChar w:fldCharType="separate"/>
          </w:r>
          <w:r w:rsidR="00377C98">
            <w:rPr>
              <w:noProof/>
            </w:rPr>
            <w:t>Acknowledgements</w:t>
          </w:r>
          <w:r>
            <w:rPr>
              <w:noProof/>
            </w:rPr>
            <w:fldChar w:fldCharType="end"/>
          </w:r>
        </w:p>
      </w:tc>
      <w:tc>
        <w:tcPr>
          <w:tcW w:w="0" w:type="auto"/>
        </w:tcPr>
        <w:p w14:paraId="29EEFDCE" w14:textId="77777777" w:rsidR="00355D83" w:rsidRDefault="00355D83">
          <w:pPr>
            <w:pStyle w:val="td"/>
            <w:jc w:val="right"/>
          </w:pPr>
          <w:r>
            <w:t> </w:t>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45"/>
      <w:gridCol w:w="8363"/>
      <w:gridCol w:w="512"/>
    </w:tblGrid>
    <w:tr w:rsidR="00355D83" w14:paraId="747B4BED" w14:textId="77777777">
      <w:tc>
        <w:tcPr>
          <w:tcW w:w="0" w:type="auto"/>
        </w:tcPr>
        <w:p w14:paraId="4109267A" w14:textId="77777777" w:rsidR="00355D83" w:rsidRDefault="00355D83">
          <w:pPr>
            <w:pStyle w:val="td"/>
          </w:pPr>
          <w:r>
            <w:t> </w:t>
          </w:r>
        </w:p>
      </w:tc>
      <w:tc>
        <w:tcPr>
          <w:tcW w:w="0" w:type="auto"/>
        </w:tcPr>
        <w:p w14:paraId="1715F87B" w14:textId="77777777" w:rsidR="00355D83" w:rsidRDefault="002523D9">
          <w:pPr>
            <w:pStyle w:val="td"/>
            <w:jc w:val="center"/>
          </w:pPr>
          <w:r>
            <w:fldChar w:fldCharType="begin"/>
          </w:r>
          <w:r>
            <w:instrText xml:space="preserve"> STYLEREF h1 \* MERGEFORMAT </w:instrText>
          </w:r>
          <w:r>
            <w:fldChar w:fldCharType="separate"/>
          </w:r>
          <w:r w:rsidR="00377C98">
            <w:rPr>
              <w:noProof/>
            </w:rPr>
            <w:t>About the HSA Progammer's Reference Manual</w:t>
          </w:r>
          <w:r>
            <w:rPr>
              <w:noProof/>
            </w:rPr>
            <w:fldChar w:fldCharType="end"/>
          </w:r>
        </w:p>
      </w:tc>
      <w:tc>
        <w:tcPr>
          <w:tcW w:w="0" w:type="auto"/>
        </w:tcPr>
        <w:p w14:paraId="40EA3836"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23</w:t>
          </w:r>
          <w:r>
            <w:rPr>
              <w:rStyle w:val="variable"/>
            </w:rPr>
            <w:fldChar w:fldCharType="end"/>
          </w:r>
        </w:p>
      </w:tc>
    </w:tr>
  </w:tbl>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468"/>
      <w:gridCol w:w="8420"/>
      <w:gridCol w:w="132"/>
    </w:tblGrid>
    <w:tr w:rsidR="00355D83" w14:paraId="769B3DBE" w14:textId="77777777">
      <w:tc>
        <w:tcPr>
          <w:tcW w:w="0" w:type="auto"/>
        </w:tcPr>
        <w:p w14:paraId="0F56A8FA"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14</w:t>
          </w:r>
          <w:r>
            <w:rPr>
              <w:rStyle w:val="variable"/>
            </w:rPr>
            <w:fldChar w:fldCharType="end"/>
          </w:r>
        </w:p>
      </w:tc>
      <w:tc>
        <w:tcPr>
          <w:tcW w:w="0" w:type="auto"/>
        </w:tcPr>
        <w:p w14:paraId="0A9D48C7" w14:textId="77777777" w:rsidR="00355D83" w:rsidRDefault="002523D9">
          <w:pPr>
            <w:pStyle w:val="td"/>
            <w:jc w:val="center"/>
          </w:pPr>
          <w:r>
            <w:fldChar w:fldCharType="begin"/>
          </w:r>
          <w:r>
            <w:instrText xml:space="preserve"> STYLEREF h1 \* MERGEFORMAT </w:instrText>
          </w:r>
          <w:r>
            <w:fldChar w:fldCharType="separate"/>
          </w:r>
          <w:r w:rsidR="00377C98">
            <w:rPr>
              <w:noProof/>
            </w:rPr>
            <w:t>Changes to the HSA Progammer's Reference Manual</w:t>
          </w:r>
          <w:r>
            <w:rPr>
              <w:noProof/>
            </w:rPr>
            <w:fldChar w:fldCharType="end"/>
          </w:r>
        </w:p>
      </w:tc>
      <w:tc>
        <w:tcPr>
          <w:tcW w:w="0" w:type="auto"/>
        </w:tcPr>
        <w:p w14:paraId="4EFDB87C" w14:textId="77777777" w:rsidR="00355D83" w:rsidRDefault="00355D83">
          <w:pPr>
            <w:pStyle w:val="td"/>
            <w:jc w:val="right"/>
          </w:pPr>
          <w:r>
            <w:t> </w:t>
          </w:r>
        </w:p>
      </w:tc>
    </w:tr>
  </w:tbl>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32"/>
      <w:gridCol w:w="8420"/>
      <w:gridCol w:w="468"/>
    </w:tblGrid>
    <w:tr w:rsidR="00355D83" w14:paraId="03B966A6" w14:textId="77777777">
      <w:tc>
        <w:tcPr>
          <w:tcW w:w="0" w:type="auto"/>
        </w:tcPr>
        <w:p w14:paraId="5DE35571" w14:textId="77777777" w:rsidR="00355D83" w:rsidRDefault="00355D83">
          <w:pPr>
            <w:pStyle w:val="td"/>
          </w:pPr>
          <w:r>
            <w:t> </w:t>
          </w:r>
        </w:p>
      </w:tc>
      <w:tc>
        <w:tcPr>
          <w:tcW w:w="0" w:type="auto"/>
        </w:tcPr>
        <w:p w14:paraId="7551BD4B" w14:textId="77777777" w:rsidR="00355D83" w:rsidRDefault="002523D9">
          <w:pPr>
            <w:pStyle w:val="td"/>
            <w:jc w:val="center"/>
          </w:pPr>
          <w:r>
            <w:fldChar w:fldCharType="begin"/>
          </w:r>
          <w:r>
            <w:instrText xml:space="preserve"> STYLEREF h1 \* MERGEFORMAT </w:instrText>
          </w:r>
          <w:r>
            <w:fldChar w:fldCharType="separate"/>
          </w:r>
          <w:r w:rsidR="00377C98">
            <w:rPr>
              <w:noProof/>
            </w:rPr>
            <w:t>Changes to the HSA Progammer's Reference Manual</w:t>
          </w:r>
          <w:r>
            <w:rPr>
              <w:noProof/>
            </w:rPr>
            <w:fldChar w:fldCharType="end"/>
          </w:r>
        </w:p>
      </w:tc>
      <w:tc>
        <w:tcPr>
          <w:tcW w:w="0" w:type="auto"/>
        </w:tcPr>
        <w:p w14:paraId="5BD7E001"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15</w:t>
          </w:r>
          <w:r>
            <w:rPr>
              <w:rStyle w:val="variable"/>
            </w:rPr>
            <w:fldChar w:fldCharType="end"/>
          </w:r>
        </w:p>
      </w:tc>
    </w:tr>
  </w:tbl>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468"/>
      <w:gridCol w:w="8420"/>
      <w:gridCol w:w="132"/>
    </w:tblGrid>
    <w:tr w:rsidR="00355D83" w14:paraId="7863E124" w14:textId="77777777">
      <w:tc>
        <w:tcPr>
          <w:tcW w:w="0" w:type="auto"/>
        </w:tcPr>
        <w:p w14:paraId="545C6326"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42</w:t>
          </w:r>
          <w:r>
            <w:rPr>
              <w:rStyle w:val="variable"/>
            </w:rPr>
            <w:fldChar w:fldCharType="end"/>
          </w:r>
        </w:p>
      </w:tc>
      <w:tc>
        <w:tcPr>
          <w:tcW w:w="0" w:type="auto"/>
        </w:tcPr>
        <w:p w14:paraId="77548018" w14:textId="77777777" w:rsidR="00355D83" w:rsidRDefault="002523D9">
          <w:pPr>
            <w:pStyle w:val="td"/>
            <w:jc w:val="center"/>
          </w:pPr>
          <w:r>
            <w:fldChar w:fldCharType="begin"/>
          </w:r>
          <w:r>
            <w:instrText xml:space="preserve"> STYLEREF h1 \* MERGEFORMAT </w:instrText>
          </w:r>
          <w:r>
            <w:fldChar w:fldCharType="separate"/>
          </w:r>
          <w:r w:rsidR="00377C98">
            <w:rPr>
              <w:noProof/>
            </w:rPr>
            <w:t>Changes to the HSA Progammer's Reference Manual</w:t>
          </w:r>
          <w:r>
            <w:rPr>
              <w:noProof/>
            </w:rPr>
            <w:fldChar w:fldCharType="end"/>
          </w:r>
        </w:p>
      </w:tc>
      <w:tc>
        <w:tcPr>
          <w:tcW w:w="0" w:type="auto"/>
        </w:tcPr>
        <w:p w14:paraId="7FC30A02" w14:textId="77777777" w:rsidR="00355D83" w:rsidRDefault="00355D83">
          <w:pPr>
            <w:pStyle w:val="td"/>
            <w:jc w:val="right"/>
          </w:pPr>
          <w:r>
            <w:t> </w:t>
          </w:r>
        </w:p>
      </w:tc>
    </w:tr>
  </w:tbl>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32"/>
      <w:gridCol w:w="8420"/>
      <w:gridCol w:w="468"/>
    </w:tblGrid>
    <w:tr w:rsidR="00355D83" w14:paraId="09880022" w14:textId="77777777">
      <w:tc>
        <w:tcPr>
          <w:tcW w:w="0" w:type="auto"/>
        </w:tcPr>
        <w:p w14:paraId="4AA99FCE" w14:textId="77777777" w:rsidR="00355D83" w:rsidRDefault="00355D83">
          <w:pPr>
            <w:pStyle w:val="td"/>
          </w:pPr>
          <w:r>
            <w:t> </w:t>
          </w:r>
        </w:p>
      </w:tc>
      <w:tc>
        <w:tcPr>
          <w:tcW w:w="0" w:type="auto"/>
        </w:tcPr>
        <w:p w14:paraId="68647AB3" w14:textId="77777777" w:rsidR="00355D83" w:rsidRDefault="002523D9">
          <w:pPr>
            <w:pStyle w:val="td"/>
            <w:jc w:val="center"/>
          </w:pPr>
          <w:r>
            <w:fldChar w:fldCharType="begin"/>
          </w:r>
          <w:r>
            <w:instrText xml:space="preserve"> STYLEREF h1 \* MERGEFORMAT </w:instrText>
          </w:r>
          <w:r>
            <w:fldChar w:fldCharType="separate"/>
          </w:r>
          <w:r w:rsidR="00377C98">
            <w:rPr>
              <w:noProof/>
            </w:rPr>
            <w:t>Changes to the HSA Progammer's Reference Manual</w:t>
          </w:r>
          <w:r>
            <w:rPr>
              <w:noProof/>
            </w:rPr>
            <w:fldChar w:fldCharType="end"/>
          </w:r>
        </w:p>
      </w:tc>
      <w:tc>
        <w:tcPr>
          <w:tcW w:w="0" w:type="auto"/>
        </w:tcPr>
        <w:p w14:paraId="71C40F33"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41</w:t>
          </w:r>
          <w:r>
            <w:rPr>
              <w:rStyle w:val="variable"/>
            </w:rPr>
            <w:fldChar w:fldCharType="end"/>
          </w:r>
        </w:p>
      </w:tc>
    </w:tr>
  </w:tbl>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468"/>
      <w:gridCol w:w="8420"/>
      <w:gridCol w:w="132"/>
    </w:tblGrid>
    <w:tr w:rsidR="00355D83" w14:paraId="4D4E921B" w14:textId="77777777">
      <w:tc>
        <w:tcPr>
          <w:tcW w:w="0" w:type="auto"/>
        </w:tcPr>
        <w:p w14:paraId="1918500E"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44</w:t>
          </w:r>
          <w:r>
            <w:rPr>
              <w:rStyle w:val="variable"/>
            </w:rPr>
            <w:fldChar w:fldCharType="end"/>
          </w:r>
        </w:p>
      </w:tc>
      <w:tc>
        <w:tcPr>
          <w:tcW w:w="0" w:type="auto"/>
        </w:tcPr>
        <w:p w14:paraId="54C3D598" w14:textId="77777777" w:rsidR="00355D83" w:rsidRDefault="002523D9">
          <w:pPr>
            <w:pStyle w:val="td"/>
            <w:jc w:val="center"/>
          </w:pPr>
          <w:r>
            <w:fldChar w:fldCharType="begin"/>
          </w:r>
          <w:r>
            <w:instrText xml:space="preserve"> STYLEREF h1 \* MERGEFORMAT </w:instrText>
          </w:r>
          <w:r>
            <w:fldChar w:fldCharType="separate"/>
          </w:r>
          <w:r w:rsidR="00377C98">
            <w:rPr>
              <w:noProof/>
            </w:rPr>
            <w:t>Changes to the HSA Progammer's Reference Manual</w:t>
          </w:r>
          <w:r>
            <w:rPr>
              <w:noProof/>
            </w:rPr>
            <w:fldChar w:fldCharType="end"/>
          </w:r>
        </w:p>
      </w:tc>
      <w:tc>
        <w:tcPr>
          <w:tcW w:w="0" w:type="auto"/>
        </w:tcPr>
        <w:p w14:paraId="77E5FE02" w14:textId="77777777" w:rsidR="00355D83" w:rsidRDefault="00355D83">
          <w:pPr>
            <w:pStyle w:val="td"/>
            <w:jc w:val="right"/>
          </w:pPr>
          <w:r>
            <w:t> </w:t>
          </w:r>
        </w:p>
      </w:tc>
    </w:tr>
  </w:tbl>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32"/>
      <w:gridCol w:w="8420"/>
      <w:gridCol w:w="468"/>
    </w:tblGrid>
    <w:tr w:rsidR="00355D83" w14:paraId="525FE35E" w14:textId="77777777">
      <w:tc>
        <w:tcPr>
          <w:tcW w:w="0" w:type="auto"/>
        </w:tcPr>
        <w:p w14:paraId="138B12F2" w14:textId="77777777" w:rsidR="00355D83" w:rsidRDefault="00355D83">
          <w:pPr>
            <w:pStyle w:val="td"/>
          </w:pPr>
          <w:r>
            <w:t> </w:t>
          </w:r>
        </w:p>
      </w:tc>
      <w:tc>
        <w:tcPr>
          <w:tcW w:w="0" w:type="auto"/>
        </w:tcPr>
        <w:p w14:paraId="59629804" w14:textId="77777777" w:rsidR="00355D83" w:rsidRDefault="002523D9">
          <w:pPr>
            <w:pStyle w:val="td"/>
            <w:jc w:val="center"/>
          </w:pPr>
          <w:r>
            <w:fldChar w:fldCharType="begin"/>
          </w:r>
          <w:r>
            <w:instrText xml:space="preserve"> STYLEREF h1 \* MERGEFORMAT </w:instrText>
          </w:r>
          <w:r>
            <w:fldChar w:fldCharType="separate"/>
          </w:r>
          <w:r w:rsidR="00377C98">
            <w:rPr>
              <w:noProof/>
            </w:rPr>
            <w:t>Changes to the HSA Progammer's Reference Manual</w:t>
          </w:r>
          <w:r>
            <w:rPr>
              <w:noProof/>
            </w:rPr>
            <w:fldChar w:fldCharType="end"/>
          </w:r>
        </w:p>
      </w:tc>
      <w:tc>
        <w:tcPr>
          <w:tcW w:w="0" w:type="auto"/>
        </w:tcPr>
        <w:p w14:paraId="366EC3F2"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43</w:t>
          </w:r>
          <w:r>
            <w:rPr>
              <w:rStyle w:val="variable"/>
            </w:rPr>
            <w:fldChar w:fldCharType="end"/>
          </w:r>
        </w:p>
      </w:tc>
    </w:tr>
  </w:tbl>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468"/>
      <w:gridCol w:w="8420"/>
      <w:gridCol w:w="132"/>
    </w:tblGrid>
    <w:tr w:rsidR="00355D83" w14:paraId="114BCD2E" w14:textId="77777777">
      <w:tc>
        <w:tcPr>
          <w:tcW w:w="0" w:type="auto"/>
        </w:tcPr>
        <w:p w14:paraId="2CDFA0F4"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68</w:t>
          </w:r>
          <w:r>
            <w:rPr>
              <w:rStyle w:val="variable"/>
            </w:rPr>
            <w:fldChar w:fldCharType="end"/>
          </w:r>
        </w:p>
      </w:tc>
      <w:tc>
        <w:tcPr>
          <w:tcW w:w="0" w:type="auto"/>
        </w:tcPr>
        <w:p w14:paraId="1A2E7F05" w14:textId="77777777" w:rsidR="00355D83" w:rsidRDefault="002523D9">
          <w:pPr>
            <w:pStyle w:val="td"/>
            <w:jc w:val="center"/>
          </w:pPr>
          <w:r>
            <w:fldChar w:fldCharType="begin"/>
          </w:r>
          <w:r>
            <w:instrText xml:space="preserve"> STYLEREF h1 \* MERGEFORMAT </w:instrText>
          </w:r>
          <w:r>
            <w:fldChar w:fldCharType="separate"/>
          </w:r>
          <w:r w:rsidR="00377C98">
            <w:rPr>
              <w:noProof/>
            </w:rPr>
            <w:t>Changes to the HSA Progammer's Reference Manual</w:t>
          </w:r>
          <w:r>
            <w:rPr>
              <w:noProof/>
            </w:rPr>
            <w:fldChar w:fldCharType="end"/>
          </w:r>
        </w:p>
      </w:tc>
      <w:tc>
        <w:tcPr>
          <w:tcW w:w="0" w:type="auto"/>
        </w:tcPr>
        <w:p w14:paraId="04CB9625" w14:textId="77777777" w:rsidR="00355D83" w:rsidRDefault="00355D83">
          <w:pPr>
            <w:pStyle w:val="td"/>
            <w:jc w:val="right"/>
          </w:pPr>
          <w:r>
            <w:t> </w:t>
          </w:r>
        </w:p>
      </w:tc>
    </w:tr>
  </w:tbl>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32"/>
      <w:gridCol w:w="8420"/>
      <w:gridCol w:w="468"/>
    </w:tblGrid>
    <w:tr w:rsidR="00355D83" w14:paraId="709F2542" w14:textId="77777777">
      <w:tc>
        <w:tcPr>
          <w:tcW w:w="0" w:type="auto"/>
        </w:tcPr>
        <w:p w14:paraId="58CA22A9" w14:textId="77777777" w:rsidR="00355D83" w:rsidRDefault="00355D83">
          <w:pPr>
            <w:pStyle w:val="td"/>
          </w:pPr>
          <w:r>
            <w:t> </w:t>
          </w:r>
        </w:p>
      </w:tc>
      <w:tc>
        <w:tcPr>
          <w:tcW w:w="0" w:type="auto"/>
        </w:tcPr>
        <w:p w14:paraId="5DA08030" w14:textId="77777777" w:rsidR="00355D83" w:rsidRDefault="002523D9">
          <w:pPr>
            <w:pStyle w:val="td"/>
            <w:jc w:val="center"/>
          </w:pPr>
          <w:r>
            <w:fldChar w:fldCharType="begin"/>
          </w:r>
          <w:r>
            <w:instrText xml:space="preserve"> STYLEREF h1 \* MERGEFORMAT </w:instrText>
          </w:r>
          <w:r>
            <w:fldChar w:fldCharType="separate"/>
          </w:r>
          <w:r w:rsidR="00377C98">
            <w:rPr>
              <w:noProof/>
            </w:rPr>
            <w:t>Changes to the HSA Progammer's Reference Manual</w:t>
          </w:r>
          <w:r>
            <w:rPr>
              <w:noProof/>
            </w:rPr>
            <w:fldChar w:fldCharType="end"/>
          </w:r>
        </w:p>
      </w:tc>
      <w:tc>
        <w:tcPr>
          <w:tcW w:w="0" w:type="auto"/>
        </w:tcPr>
        <w:p w14:paraId="7162A69F"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65</w:t>
          </w:r>
          <w:r>
            <w:rPr>
              <w:rStyle w:val="variable"/>
            </w:rPr>
            <w:fldChar w:fldCharType="end"/>
          </w:r>
        </w:p>
      </w:tc>
    </w:tr>
  </w:tbl>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61D96DEF" w14:textId="77777777">
      <w:tc>
        <w:tcPr>
          <w:tcW w:w="0" w:type="auto"/>
        </w:tcPr>
        <w:p w14:paraId="516F1F65"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172</w:t>
          </w:r>
          <w:r>
            <w:rPr>
              <w:rStyle w:val="variable"/>
            </w:rPr>
            <w:fldChar w:fldCharType="end"/>
          </w:r>
        </w:p>
      </w:tc>
      <w:tc>
        <w:tcPr>
          <w:tcW w:w="0" w:type="auto"/>
        </w:tcPr>
        <w:p w14:paraId="2F143D49" w14:textId="77777777" w:rsidR="00355D83" w:rsidRDefault="002523D9">
          <w:pPr>
            <w:pStyle w:val="td"/>
            <w:jc w:val="center"/>
          </w:pPr>
          <w:r>
            <w:fldChar w:fldCharType="begin"/>
          </w:r>
          <w:r>
            <w:instrText xml:space="preserve"> STYLEREF h1 \* MERGEFORMAT </w:instrText>
          </w:r>
          <w:r>
            <w:fldChar w:fldCharType="separate"/>
          </w:r>
          <w:r w:rsidR="00377C98">
            <w:rPr>
              <w:noProof/>
            </w:rPr>
            <w:t>Changes to the HSA Progammer's Reference Manual</w:t>
          </w:r>
          <w:r>
            <w:rPr>
              <w:noProof/>
            </w:rPr>
            <w:fldChar w:fldCharType="end"/>
          </w:r>
        </w:p>
      </w:tc>
      <w:tc>
        <w:tcPr>
          <w:tcW w:w="0" w:type="auto"/>
        </w:tcPr>
        <w:p w14:paraId="367FD9F5" w14:textId="77777777" w:rsidR="00355D83" w:rsidRDefault="00355D83">
          <w:pPr>
            <w:pStyle w:val="td"/>
            <w:jc w:val="right"/>
          </w:pPr>
          <w:r>
            <w:t> </w:t>
          </w:r>
        </w:p>
      </w:tc>
    </w:tr>
  </w:tbl>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24A481C3" w14:textId="77777777">
      <w:tc>
        <w:tcPr>
          <w:tcW w:w="0" w:type="auto"/>
        </w:tcPr>
        <w:p w14:paraId="6392A7A8" w14:textId="77777777" w:rsidR="00355D83" w:rsidRDefault="00355D83">
          <w:pPr>
            <w:pStyle w:val="td"/>
          </w:pPr>
          <w:r>
            <w:t> </w:t>
          </w:r>
        </w:p>
      </w:tc>
      <w:tc>
        <w:tcPr>
          <w:tcW w:w="0" w:type="auto"/>
        </w:tcPr>
        <w:p w14:paraId="0C36CECC" w14:textId="77777777" w:rsidR="00355D83" w:rsidRDefault="002523D9">
          <w:pPr>
            <w:pStyle w:val="td"/>
            <w:jc w:val="center"/>
          </w:pPr>
          <w:r>
            <w:fldChar w:fldCharType="begin"/>
          </w:r>
          <w:r>
            <w:instrText xml:space="preserve"> STYLEREF h1 \* MERGEFORMAT </w:instrText>
          </w:r>
          <w:r>
            <w:fldChar w:fldCharType="separate"/>
          </w:r>
          <w:r w:rsidR="00377C98">
            <w:rPr>
              <w:noProof/>
            </w:rPr>
            <w:t>Changes to the HSA Progammer's Reference Manual</w:t>
          </w:r>
          <w:r>
            <w:rPr>
              <w:noProof/>
            </w:rPr>
            <w:fldChar w:fldCharType="end"/>
          </w:r>
        </w:p>
      </w:tc>
      <w:tc>
        <w:tcPr>
          <w:tcW w:w="0" w:type="auto"/>
        </w:tcPr>
        <w:p w14:paraId="2DA817C4"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377C98">
            <w:rPr>
              <w:rStyle w:val="variable"/>
              <w:noProof/>
            </w:rPr>
            <w:t>173</w:t>
          </w:r>
          <w:r>
            <w:rPr>
              <w:rStyle w:val="variable"/>
            </w:rPr>
            <w:fldChar w:fldCharType="end"/>
          </w:r>
        </w:p>
      </w:tc>
    </w:tr>
  </w:tbl>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1F94743A" w14:textId="77777777">
      <w:tc>
        <w:tcPr>
          <w:tcW w:w="0" w:type="auto"/>
        </w:tcPr>
        <w:p w14:paraId="11E6EA11"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210</w:t>
          </w:r>
          <w:r>
            <w:rPr>
              <w:rStyle w:val="variable"/>
            </w:rPr>
            <w:fldChar w:fldCharType="end"/>
          </w:r>
        </w:p>
      </w:tc>
      <w:tc>
        <w:tcPr>
          <w:tcW w:w="0" w:type="auto"/>
        </w:tcPr>
        <w:p w14:paraId="62AE54AE"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54F3947D" w14:textId="77777777" w:rsidR="00355D83" w:rsidRDefault="00355D83">
          <w:pPr>
            <w:pStyle w:val="td"/>
            <w:jc w:val="right"/>
          </w:pPr>
          <w:r>
            <w:t> </w:t>
          </w:r>
        </w:p>
      </w:tc>
    </w:tr>
  </w:tbl>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448BAB93" w14:textId="77777777">
      <w:tc>
        <w:tcPr>
          <w:tcW w:w="0" w:type="auto"/>
        </w:tcPr>
        <w:p w14:paraId="10F7C8C4" w14:textId="77777777" w:rsidR="00355D83" w:rsidRDefault="00355D83">
          <w:pPr>
            <w:pStyle w:val="td"/>
          </w:pPr>
          <w:r>
            <w:t> </w:t>
          </w:r>
        </w:p>
      </w:tc>
      <w:tc>
        <w:tcPr>
          <w:tcW w:w="0" w:type="auto"/>
        </w:tcPr>
        <w:p w14:paraId="0CDDC2D9"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3288C8CA"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209</w:t>
          </w:r>
          <w:r>
            <w:rPr>
              <w:rStyle w:val="variable"/>
            </w:rPr>
            <w:fldChar w:fldCharType="end"/>
          </w:r>
        </w:p>
      </w:tc>
    </w:tr>
  </w:tbl>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0283469C" w14:textId="77777777">
      <w:tc>
        <w:tcPr>
          <w:tcW w:w="0" w:type="auto"/>
        </w:tcPr>
        <w:p w14:paraId="6B170CA1"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244</w:t>
          </w:r>
          <w:r>
            <w:rPr>
              <w:rStyle w:val="variable"/>
            </w:rPr>
            <w:fldChar w:fldCharType="end"/>
          </w:r>
        </w:p>
      </w:tc>
      <w:tc>
        <w:tcPr>
          <w:tcW w:w="0" w:type="auto"/>
        </w:tcPr>
        <w:p w14:paraId="6E4C7E30"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0791E177" w14:textId="77777777" w:rsidR="00355D83" w:rsidRDefault="00355D83">
          <w:pPr>
            <w:pStyle w:val="td"/>
            <w:jc w:val="right"/>
          </w:pPr>
          <w:r>
            <w:t> </w:t>
          </w:r>
        </w:p>
      </w:tc>
    </w:tr>
  </w:tbl>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08B9CC14" w14:textId="77777777">
      <w:tc>
        <w:tcPr>
          <w:tcW w:w="0" w:type="auto"/>
        </w:tcPr>
        <w:p w14:paraId="6FB4DFAD" w14:textId="77777777" w:rsidR="00355D83" w:rsidRDefault="00355D83">
          <w:pPr>
            <w:pStyle w:val="td"/>
          </w:pPr>
          <w:r>
            <w:t> </w:t>
          </w:r>
        </w:p>
      </w:tc>
      <w:tc>
        <w:tcPr>
          <w:tcW w:w="0" w:type="auto"/>
        </w:tcPr>
        <w:p w14:paraId="08F5D992"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5AA861B9"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243</w:t>
          </w:r>
          <w:r>
            <w:rPr>
              <w:rStyle w:val="variable"/>
            </w:rPr>
            <w:fldChar w:fldCharType="end"/>
          </w:r>
        </w:p>
      </w:tc>
    </w:tr>
  </w:tbl>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34C5E5AC" w14:textId="77777777">
      <w:tc>
        <w:tcPr>
          <w:tcW w:w="0" w:type="auto"/>
        </w:tcPr>
        <w:p w14:paraId="5FCC8EAF"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246</w:t>
          </w:r>
          <w:r>
            <w:rPr>
              <w:rStyle w:val="variable"/>
            </w:rPr>
            <w:fldChar w:fldCharType="end"/>
          </w:r>
        </w:p>
      </w:tc>
      <w:tc>
        <w:tcPr>
          <w:tcW w:w="0" w:type="auto"/>
        </w:tcPr>
        <w:p w14:paraId="458AB819"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75C57FD4" w14:textId="77777777" w:rsidR="00355D83" w:rsidRDefault="00355D83">
          <w:pPr>
            <w:pStyle w:val="td"/>
            <w:jc w:val="right"/>
          </w:pPr>
          <w:r>
            <w:t> </w:t>
          </w:r>
        </w:p>
      </w:tc>
    </w:tr>
  </w:tbl>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0639058D" w14:textId="77777777">
      <w:tc>
        <w:tcPr>
          <w:tcW w:w="0" w:type="auto"/>
        </w:tcPr>
        <w:p w14:paraId="161A086F" w14:textId="77777777" w:rsidR="00355D83" w:rsidRDefault="00355D83">
          <w:pPr>
            <w:pStyle w:val="td"/>
          </w:pPr>
          <w:r>
            <w:t> </w:t>
          </w:r>
        </w:p>
      </w:tc>
      <w:tc>
        <w:tcPr>
          <w:tcW w:w="0" w:type="auto"/>
        </w:tcPr>
        <w:p w14:paraId="7FC247B0"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5B452212"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245</w:t>
          </w:r>
          <w:r>
            <w:rPr>
              <w:rStyle w:val="variable"/>
            </w:rPr>
            <w:fldChar w:fldCharType="end"/>
          </w:r>
        </w:p>
      </w:tc>
    </w:tr>
  </w:tbl>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74C88C0F" w14:textId="77777777">
      <w:tc>
        <w:tcPr>
          <w:tcW w:w="0" w:type="auto"/>
        </w:tcPr>
        <w:p w14:paraId="4CF13468"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248</w:t>
          </w:r>
          <w:r>
            <w:rPr>
              <w:rStyle w:val="variable"/>
            </w:rPr>
            <w:fldChar w:fldCharType="end"/>
          </w:r>
        </w:p>
      </w:tc>
      <w:tc>
        <w:tcPr>
          <w:tcW w:w="0" w:type="auto"/>
        </w:tcPr>
        <w:p w14:paraId="5C7458DD"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76820361" w14:textId="77777777" w:rsidR="00355D83" w:rsidRDefault="00355D83">
          <w:pPr>
            <w:pStyle w:val="td"/>
            <w:jc w:val="right"/>
          </w:pPr>
          <w:r>
            <w:t> </w:t>
          </w:r>
        </w:p>
      </w:tc>
    </w:tr>
  </w:tbl>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2BFF8AA4" w14:textId="77777777">
      <w:tc>
        <w:tcPr>
          <w:tcW w:w="0" w:type="auto"/>
        </w:tcPr>
        <w:p w14:paraId="644F5048" w14:textId="77777777" w:rsidR="00355D83" w:rsidRDefault="00355D83">
          <w:pPr>
            <w:pStyle w:val="td"/>
          </w:pPr>
          <w:r>
            <w:t> </w:t>
          </w:r>
        </w:p>
      </w:tc>
      <w:tc>
        <w:tcPr>
          <w:tcW w:w="0" w:type="auto"/>
        </w:tcPr>
        <w:p w14:paraId="51C7B86A"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75FAA7AD"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249</w:t>
          </w:r>
          <w:r>
            <w:rPr>
              <w:rStyle w:val="variable"/>
            </w:rPr>
            <w:fldChar w:fldCharType="end"/>
          </w:r>
        </w:p>
      </w:tc>
    </w:tr>
  </w:tbl>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7A3774C3" w14:textId="77777777">
      <w:tc>
        <w:tcPr>
          <w:tcW w:w="0" w:type="auto"/>
        </w:tcPr>
        <w:p w14:paraId="0CDDB6D4"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264</w:t>
          </w:r>
          <w:r>
            <w:rPr>
              <w:rStyle w:val="variable"/>
            </w:rPr>
            <w:fldChar w:fldCharType="end"/>
          </w:r>
        </w:p>
      </w:tc>
      <w:tc>
        <w:tcPr>
          <w:tcW w:w="0" w:type="auto"/>
        </w:tcPr>
        <w:p w14:paraId="30BBA7A7"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2A1B73D5" w14:textId="77777777" w:rsidR="00355D83" w:rsidRDefault="00355D83">
          <w:pPr>
            <w:pStyle w:val="td"/>
            <w:jc w:val="right"/>
          </w:pPr>
          <w:r>
            <w:t> </w:t>
          </w:r>
        </w:p>
      </w:tc>
    </w:tr>
  </w:tbl>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52166756" w14:textId="77777777">
      <w:tc>
        <w:tcPr>
          <w:tcW w:w="0" w:type="auto"/>
        </w:tcPr>
        <w:p w14:paraId="2FA78524" w14:textId="77777777" w:rsidR="00355D83" w:rsidRDefault="00355D83">
          <w:pPr>
            <w:pStyle w:val="td"/>
          </w:pPr>
          <w:r>
            <w:t> </w:t>
          </w:r>
        </w:p>
      </w:tc>
      <w:tc>
        <w:tcPr>
          <w:tcW w:w="0" w:type="auto"/>
        </w:tcPr>
        <w:p w14:paraId="48AB8919"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77B767CF"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265</w:t>
          </w:r>
          <w:r>
            <w:rPr>
              <w:rStyle w:val="variable"/>
            </w:rPr>
            <w:fldChar w:fldCharType="end"/>
          </w:r>
        </w:p>
      </w:tc>
    </w:tr>
  </w:tbl>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249DD865" w14:textId="77777777">
      <w:tc>
        <w:tcPr>
          <w:tcW w:w="0" w:type="auto"/>
        </w:tcPr>
        <w:p w14:paraId="4D141F3B"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282</w:t>
          </w:r>
          <w:r>
            <w:rPr>
              <w:rStyle w:val="variable"/>
            </w:rPr>
            <w:fldChar w:fldCharType="end"/>
          </w:r>
        </w:p>
      </w:tc>
      <w:tc>
        <w:tcPr>
          <w:tcW w:w="0" w:type="auto"/>
        </w:tcPr>
        <w:p w14:paraId="17FF0715"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2DBF72A4" w14:textId="77777777" w:rsidR="00355D83" w:rsidRDefault="00355D83">
          <w:pPr>
            <w:pStyle w:val="td"/>
            <w:jc w:val="right"/>
          </w:pPr>
          <w:r>
            <w:t> </w:t>
          </w:r>
        </w:p>
      </w:tc>
    </w:tr>
  </w:tbl>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709A5CD8" w14:textId="77777777">
      <w:tc>
        <w:tcPr>
          <w:tcW w:w="0" w:type="auto"/>
        </w:tcPr>
        <w:p w14:paraId="07350F78" w14:textId="77777777" w:rsidR="00355D83" w:rsidRDefault="00355D83">
          <w:pPr>
            <w:pStyle w:val="td"/>
          </w:pPr>
          <w:r>
            <w:t> </w:t>
          </w:r>
        </w:p>
      </w:tc>
      <w:tc>
        <w:tcPr>
          <w:tcW w:w="0" w:type="auto"/>
        </w:tcPr>
        <w:p w14:paraId="199F1B54"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07E829DB"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281</w:t>
          </w:r>
          <w:r>
            <w:rPr>
              <w:rStyle w:val="variable"/>
            </w:rPr>
            <w:fldChar w:fldCharType="end"/>
          </w:r>
        </w:p>
      </w:tc>
    </w:tr>
  </w:tbl>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0C9F23F9" w14:textId="77777777">
      <w:tc>
        <w:tcPr>
          <w:tcW w:w="0" w:type="auto"/>
        </w:tcPr>
        <w:p w14:paraId="0F234016"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294</w:t>
          </w:r>
          <w:r>
            <w:rPr>
              <w:rStyle w:val="variable"/>
            </w:rPr>
            <w:fldChar w:fldCharType="end"/>
          </w:r>
        </w:p>
      </w:tc>
      <w:tc>
        <w:tcPr>
          <w:tcW w:w="0" w:type="auto"/>
        </w:tcPr>
        <w:p w14:paraId="565E43AA"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7956A905" w14:textId="77777777" w:rsidR="00355D83" w:rsidRDefault="00355D83">
          <w:pPr>
            <w:pStyle w:val="td"/>
            <w:jc w:val="right"/>
          </w:pPr>
          <w:r>
            <w:t> </w:t>
          </w:r>
        </w:p>
      </w:tc>
    </w:tr>
  </w:tbl>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6B52F52E" w14:textId="77777777">
      <w:tc>
        <w:tcPr>
          <w:tcW w:w="0" w:type="auto"/>
        </w:tcPr>
        <w:p w14:paraId="6D016433" w14:textId="77777777" w:rsidR="00355D83" w:rsidRDefault="00355D83">
          <w:pPr>
            <w:pStyle w:val="td"/>
          </w:pPr>
          <w:r>
            <w:t> </w:t>
          </w:r>
        </w:p>
      </w:tc>
      <w:tc>
        <w:tcPr>
          <w:tcW w:w="0" w:type="auto"/>
        </w:tcPr>
        <w:p w14:paraId="696DE3BF"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37C713E4"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295</w:t>
          </w:r>
          <w:r>
            <w:rPr>
              <w:rStyle w:val="variable"/>
            </w:rPr>
            <w:fldChar w:fldCharType="end"/>
          </w:r>
        </w:p>
      </w:tc>
    </w:tr>
  </w:tbl>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2F588192" w14:textId="77777777">
      <w:tc>
        <w:tcPr>
          <w:tcW w:w="0" w:type="auto"/>
        </w:tcPr>
        <w:p w14:paraId="46D973E7"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302</w:t>
          </w:r>
          <w:r>
            <w:rPr>
              <w:rStyle w:val="variable"/>
            </w:rPr>
            <w:fldChar w:fldCharType="end"/>
          </w:r>
        </w:p>
      </w:tc>
      <w:tc>
        <w:tcPr>
          <w:tcW w:w="0" w:type="auto"/>
        </w:tcPr>
        <w:p w14:paraId="1F403BC3"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7E416F51" w14:textId="77777777" w:rsidR="00355D83" w:rsidRDefault="00355D83">
          <w:pPr>
            <w:pStyle w:val="td"/>
            <w:jc w:val="right"/>
          </w:pPr>
          <w:r>
            <w:t> </w:t>
          </w:r>
        </w:p>
      </w:tc>
    </w:tr>
  </w:tbl>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7CC103C4" w14:textId="77777777">
      <w:tc>
        <w:tcPr>
          <w:tcW w:w="0" w:type="auto"/>
        </w:tcPr>
        <w:p w14:paraId="5D28D231" w14:textId="77777777" w:rsidR="00355D83" w:rsidRDefault="00355D83">
          <w:pPr>
            <w:pStyle w:val="td"/>
          </w:pPr>
          <w:r>
            <w:t> </w:t>
          </w:r>
        </w:p>
      </w:tc>
      <w:tc>
        <w:tcPr>
          <w:tcW w:w="0" w:type="auto"/>
        </w:tcPr>
        <w:p w14:paraId="02147C3E"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66EF1337"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301</w:t>
          </w:r>
          <w:r>
            <w:rPr>
              <w:rStyle w:val="variable"/>
            </w:rPr>
            <w:fldChar w:fldCharType="end"/>
          </w:r>
        </w:p>
      </w:tc>
    </w:tr>
  </w:tbl>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7169016C" w14:textId="77777777">
      <w:tc>
        <w:tcPr>
          <w:tcW w:w="0" w:type="auto"/>
        </w:tcPr>
        <w:p w14:paraId="1364F7AA"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312</w:t>
          </w:r>
          <w:r>
            <w:rPr>
              <w:rStyle w:val="variable"/>
            </w:rPr>
            <w:fldChar w:fldCharType="end"/>
          </w:r>
        </w:p>
      </w:tc>
      <w:tc>
        <w:tcPr>
          <w:tcW w:w="0" w:type="auto"/>
        </w:tcPr>
        <w:p w14:paraId="237DECBB"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30EF8FB6" w14:textId="77777777" w:rsidR="00355D83" w:rsidRDefault="00355D83">
          <w:pPr>
            <w:pStyle w:val="td"/>
            <w:jc w:val="right"/>
          </w:pPr>
          <w:r>
            <w:t> </w:t>
          </w:r>
        </w:p>
      </w:tc>
    </w:tr>
  </w:tbl>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6F9B45B6" w14:textId="77777777">
      <w:tc>
        <w:tcPr>
          <w:tcW w:w="0" w:type="auto"/>
        </w:tcPr>
        <w:p w14:paraId="15C185D3" w14:textId="77777777" w:rsidR="00355D83" w:rsidRDefault="00355D83">
          <w:pPr>
            <w:pStyle w:val="td"/>
          </w:pPr>
          <w:r>
            <w:t> </w:t>
          </w:r>
        </w:p>
      </w:tc>
      <w:tc>
        <w:tcPr>
          <w:tcW w:w="0" w:type="auto"/>
        </w:tcPr>
        <w:p w14:paraId="3C37B2F0"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3FD87F5F"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311</w:t>
          </w:r>
          <w:r>
            <w:rPr>
              <w:rStyle w:val="variable"/>
            </w:rPr>
            <w:fldChar w:fldCharType="end"/>
          </w:r>
        </w:p>
      </w:tc>
    </w:tr>
  </w:tbl>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728B0A4B" w14:textId="77777777">
      <w:tc>
        <w:tcPr>
          <w:tcW w:w="0" w:type="auto"/>
        </w:tcPr>
        <w:p w14:paraId="51385DDE"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314</w:t>
          </w:r>
          <w:r>
            <w:rPr>
              <w:rStyle w:val="variable"/>
            </w:rPr>
            <w:fldChar w:fldCharType="end"/>
          </w:r>
        </w:p>
      </w:tc>
      <w:tc>
        <w:tcPr>
          <w:tcW w:w="0" w:type="auto"/>
        </w:tcPr>
        <w:p w14:paraId="7A75E6A9"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181ED982" w14:textId="77777777" w:rsidR="00355D83" w:rsidRDefault="00355D83">
          <w:pPr>
            <w:pStyle w:val="td"/>
            <w:jc w:val="right"/>
          </w:pPr>
          <w:r>
            <w:t> </w:t>
          </w:r>
        </w:p>
      </w:tc>
    </w:tr>
  </w:tbl>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20DE32D2" w14:textId="77777777">
      <w:tc>
        <w:tcPr>
          <w:tcW w:w="0" w:type="auto"/>
        </w:tcPr>
        <w:p w14:paraId="1636BFBC" w14:textId="77777777" w:rsidR="00355D83" w:rsidRDefault="00355D83">
          <w:pPr>
            <w:pStyle w:val="td"/>
          </w:pPr>
          <w:r>
            <w:t> </w:t>
          </w:r>
        </w:p>
      </w:tc>
      <w:tc>
        <w:tcPr>
          <w:tcW w:w="0" w:type="auto"/>
        </w:tcPr>
        <w:p w14:paraId="4D663FB3"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66A69CE7"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315</w:t>
          </w:r>
          <w:r>
            <w:rPr>
              <w:rStyle w:val="variable"/>
            </w:rPr>
            <w:fldChar w:fldCharType="end"/>
          </w:r>
        </w:p>
      </w:tc>
    </w:tr>
  </w:tbl>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0667A044" w14:textId="77777777">
      <w:tc>
        <w:tcPr>
          <w:tcW w:w="0" w:type="auto"/>
        </w:tcPr>
        <w:p w14:paraId="5CEECCE7"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318</w:t>
          </w:r>
          <w:r>
            <w:rPr>
              <w:rStyle w:val="variable"/>
            </w:rPr>
            <w:fldChar w:fldCharType="end"/>
          </w:r>
        </w:p>
      </w:tc>
      <w:tc>
        <w:tcPr>
          <w:tcW w:w="0" w:type="auto"/>
        </w:tcPr>
        <w:p w14:paraId="5037A00B"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0103B5F1" w14:textId="77777777" w:rsidR="00355D83" w:rsidRDefault="00355D83">
          <w:pPr>
            <w:pStyle w:val="td"/>
            <w:jc w:val="right"/>
          </w:pPr>
          <w:r>
            <w:t> </w:t>
          </w:r>
        </w:p>
      </w:tc>
    </w:tr>
  </w:tbl>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12A644EA" w14:textId="77777777">
      <w:tc>
        <w:tcPr>
          <w:tcW w:w="0" w:type="auto"/>
        </w:tcPr>
        <w:p w14:paraId="42710218" w14:textId="77777777" w:rsidR="00355D83" w:rsidRDefault="00355D83">
          <w:pPr>
            <w:pStyle w:val="td"/>
          </w:pPr>
          <w:r>
            <w:t> </w:t>
          </w:r>
        </w:p>
      </w:tc>
      <w:tc>
        <w:tcPr>
          <w:tcW w:w="0" w:type="auto"/>
        </w:tcPr>
        <w:p w14:paraId="046A2272"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76B82D14"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317</w:t>
          </w:r>
          <w:r>
            <w:rPr>
              <w:rStyle w:val="variable"/>
            </w:rPr>
            <w:fldChar w:fldCharType="end"/>
          </w:r>
        </w:p>
      </w:tc>
    </w:tr>
  </w:tbl>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35041938" w14:textId="77777777">
      <w:tc>
        <w:tcPr>
          <w:tcW w:w="0" w:type="auto"/>
        </w:tcPr>
        <w:p w14:paraId="16F6F376"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322</w:t>
          </w:r>
          <w:r>
            <w:rPr>
              <w:rStyle w:val="variable"/>
            </w:rPr>
            <w:fldChar w:fldCharType="end"/>
          </w:r>
        </w:p>
      </w:tc>
      <w:tc>
        <w:tcPr>
          <w:tcW w:w="0" w:type="auto"/>
        </w:tcPr>
        <w:p w14:paraId="1AE6AA8B"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1E296493" w14:textId="77777777" w:rsidR="00355D83" w:rsidRDefault="00355D83">
          <w:pPr>
            <w:pStyle w:val="td"/>
            <w:jc w:val="right"/>
          </w:pPr>
          <w:r>
            <w:t> </w:t>
          </w:r>
        </w:p>
      </w:tc>
    </w:tr>
  </w:tbl>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205F724A" w14:textId="77777777">
      <w:tc>
        <w:tcPr>
          <w:tcW w:w="0" w:type="auto"/>
        </w:tcPr>
        <w:p w14:paraId="65D46D72" w14:textId="77777777" w:rsidR="00355D83" w:rsidRDefault="00355D83">
          <w:pPr>
            <w:pStyle w:val="td"/>
          </w:pPr>
          <w:r>
            <w:t> </w:t>
          </w:r>
        </w:p>
      </w:tc>
      <w:tc>
        <w:tcPr>
          <w:tcW w:w="0" w:type="auto"/>
        </w:tcPr>
        <w:p w14:paraId="21778A0E"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01F7F42F"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321</w:t>
          </w:r>
          <w:r>
            <w:rPr>
              <w:rStyle w:val="variable"/>
            </w:rPr>
            <w:fldChar w:fldCharType="end"/>
          </w:r>
        </w:p>
      </w:tc>
    </w:tr>
  </w:tbl>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5171E191" w14:textId="77777777">
      <w:tc>
        <w:tcPr>
          <w:tcW w:w="0" w:type="auto"/>
        </w:tcPr>
        <w:p w14:paraId="1FC75DDE"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328</w:t>
          </w:r>
          <w:r>
            <w:rPr>
              <w:rStyle w:val="variable"/>
            </w:rPr>
            <w:fldChar w:fldCharType="end"/>
          </w:r>
        </w:p>
      </w:tc>
      <w:tc>
        <w:tcPr>
          <w:tcW w:w="0" w:type="auto"/>
        </w:tcPr>
        <w:p w14:paraId="3E68CFCF"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55F920F3" w14:textId="77777777" w:rsidR="00355D83" w:rsidRDefault="00355D83">
          <w:pPr>
            <w:pStyle w:val="td"/>
            <w:jc w:val="right"/>
          </w:pPr>
          <w:r>
            <w:t> </w:t>
          </w:r>
        </w:p>
      </w:tc>
    </w:tr>
  </w:tbl>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7421556C" w14:textId="77777777">
      <w:tc>
        <w:tcPr>
          <w:tcW w:w="0" w:type="auto"/>
        </w:tcPr>
        <w:p w14:paraId="00B2BE26" w14:textId="77777777" w:rsidR="00355D83" w:rsidRDefault="00355D83">
          <w:pPr>
            <w:pStyle w:val="td"/>
          </w:pPr>
          <w:r>
            <w:t> </w:t>
          </w:r>
        </w:p>
      </w:tc>
      <w:tc>
        <w:tcPr>
          <w:tcW w:w="0" w:type="auto"/>
        </w:tcPr>
        <w:p w14:paraId="6435794A"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727B02A4"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329</w:t>
          </w:r>
          <w:r>
            <w:rPr>
              <w:rStyle w:val="variable"/>
            </w:rPr>
            <w:fldChar w:fldCharType="end"/>
          </w:r>
        </w:p>
      </w:tc>
    </w:tr>
  </w:tbl>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4C54579B" w14:textId="77777777">
      <w:tc>
        <w:tcPr>
          <w:tcW w:w="0" w:type="auto"/>
        </w:tcPr>
        <w:p w14:paraId="32E82F80"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398</w:t>
          </w:r>
          <w:r>
            <w:rPr>
              <w:rStyle w:val="variable"/>
            </w:rPr>
            <w:fldChar w:fldCharType="end"/>
          </w:r>
        </w:p>
      </w:tc>
      <w:tc>
        <w:tcPr>
          <w:tcW w:w="0" w:type="auto"/>
        </w:tcPr>
        <w:p w14:paraId="10731F2A"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2B7F43AF" w14:textId="77777777" w:rsidR="00355D83" w:rsidRDefault="00355D83">
          <w:pPr>
            <w:pStyle w:val="td"/>
            <w:jc w:val="right"/>
          </w:pPr>
          <w:r>
            <w:t> </w:t>
          </w:r>
        </w:p>
      </w:tc>
    </w:tr>
  </w:tbl>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4773977E" w14:textId="77777777">
      <w:tc>
        <w:tcPr>
          <w:tcW w:w="0" w:type="auto"/>
        </w:tcPr>
        <w:p w14:paraId="6EB8898B" w14:textId="77777777" w:rsidR="00355D83" w:rsidRDefault="00355D83">
          <w:pPr>
            <w:pStyle w:val="td"/>
          </w:pPr>
          <w:r>
            <w:t> </w:t>
          </w:r>
        </w:p>
      </w:tc>
      <w:tc>
        <w:tcPr>
          <w:tcW w:w="0" w:type="auto"/>
        </w:tcPr>
        <w:p w14:paraId="38817CC7"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5A9CABB1"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399</w:t>
          </w:r>
          <w:r>
            <w:rPr>
              <w:rStyle w:val="variable"/>
            </w:rPr>
            <w:fldChar w:fldCharType="end"/>
          </w:r>
        </w:p>
      </w:tc>
    </w:tr>
  </w:tbl>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469250CD" w14:textId="77777777">
      <w:tc>
        <w:tcPr>
          <w:tcW w:w="0" w:type="auto"/>
        </w:tcPr>
        <w:p w14:paraId="334E68E4"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412</w:t>
          </w:r>
          <w:r>
            <w:rPr>
              <w:rStyle w:val="variable"/>
            </w:rPr>
            <w:fldChar w:fldCharType="end"/>
          </w:r>
        </w:p>
      </w:tc>
      <w:tc>
        <w:tcPr>
          <w:tcW w:w="0" w:type="auto"/>
        </w:tcPr>
        <w:p w14:paraId="621ABE81"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370B463D" w14:textId="77777777" w:rsidR="00355D83" w:rsidRDefault="00355D83">
          <w:pPr>
            <w:pStyle w:val="td"/>
            <w:jc w:val="right"/>
          </w:pPr>
          <w:r>
            <w:t> </w:t>
          </w:r>
        </w:p>
      </w:tc>
    </w:tr>
  </w:tbl>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55C5E5E6" w14:textId="77777777">
      <w:tc>
        <w:tcPr>
          <w:tcW w:w="0" w:type="auto"/>
        </w:tcPr>
        <w:p w14:paraId="0EAF3291" w14:textId="77777777" w:rsidR="00355D83" w:rsidRDefault="00355D83">
          <w:pPr>
            <w:pStyle w:val="td"/>
          </w:pPr>
          <w:r>
            <w:t> </w:t>
          </w:r>
        </w:p>
      </w:tc>
      <w:tc>
        <w:tcPr>
          <w:tcW w:w="0" w:type="auto"/>
        </w:tcPr>
        <w:p w14:paraId="72339E25"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4146D77E"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413</w:t>
          </w:r>
          <w:r>
            <w:rPr>
              <w:rStyle w:val="variable"/>
            </w:rPr>
            <w:fldChar w:fldCharType="end"/>
          </w:r>
        </w:p>
      </w:tc>
    </w:tr>
  </w:tbl>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0FCF9855" w14:textId="77777777">
      <w:tc>
        <w:tcPr>
          <w:tcW w:w="0" w:type="auto"/>
        </w:tcPr>
        <w:p w14:paraId="5325EA5B"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416</w:t>
          </w:r>
          <w:r>
            <w:rPr>
              <w:rStyle w:val="variable"/>
            </w:rPr>
            <w:fldChar w:fldCharType="end"/>
          </w:r>
        </w:p>
      </w:tc>
      <w:tc>
        <w:tcPr>
          <w:tcW w:w="0" w:type="auto"/>
        </w:tcPr>
        <w:p w14:paraId="709C7621"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3D6CBE5C" w14:textId="77777777" w:rsidR="00355D83" w:rsidRDefault="00355D83">
          <w:pPr>
            <w:pStyle w:val="td"/>
            <w:jc w:val="right"/>
          </w:pPr>
          <w:r>
            <w:t> </w:t>
          </w:r>
        </w:p>
      </w:tc>
    </w:tr>
  </w:tbl>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252BCB2E" w14:textId="77777777">
      <w:tc>
        <w:tcPr>
          <w:tcW w:w="0" w:type="auto"/>
        </w:tcPr>
        <w:p w14:paraId="4DAA6E30" w14:textId="77777777" w:rsidR="00355D83" w:rsidRDefault="00355D83">
          <w:pPr>
            <w:pStyle w:val="td"/>
          </w:pPr>
          <w:r>
            <w:t> </w:t>
          </w:r>
        </w:p>
      </w:tc>
      <w:tc>
        <w:tcPr>
          <w:tcW w:w="0" w:type="auto"/>
        </w:tcPr>
        <w:p w14:paraId="1E521416"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4DD95201"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415</w:t>
          </w:r>
          <w:r>
            <w:rPr>
              <w:rStyle w:val="variable"/>
            </w:rPr>
            <w:fldChar w:fldCharType="end"/>
          </w:r>
        </w:p>
      </w:tc>
    </w:tr>
  </w:tbl>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4C887A36" w14:textId="77777777">
      <w:tc>
        <w:tcPr>
          <w:tcW w:w="0" w:type="auto"/>
        </w:tcPr>
        <w:p w14:paraId="3C0A2167"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422</w:t>
          </w:r>
          <w:r>
            <w:rPr>
              <w:rStyle w:val="variable"/>
            </w:rPr>
            <w:fldChar w:fldCharType="end"/>
          </w:r>
        </w:p>
      </w:tc>
      <w:tc>
        <w:tcPr>
          <w:tcW w:w="0" w:type="auto"/>
        </w:tcPr>
        <w:p w14:paraId="6BB034DF"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61E941A6" w14:textId="77777777" w:rsidR="00355D83" w:rsidRDefault="00355D83">
          <w:pPr>
            <w:pStyle w:val="td"/>
            <w:jc w:val="right"/>
          </w:pPr>
          <w:r>
            <w:t> </w:t>
          </w:r>
        </w:p>
      </w:tc>
    </w:tr>
  </w:tbl>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52AC1E8C" w14:textId="77777777">
      <w:tc>
        <w:tcPr>
          <w:tcW w:w="0" w:type="auto"/>
        </w:tcPr>
        <w:p w14:paraId="6B8BDEC1" w14:textId="77777777" w:rsidR="00355D83" w:rsidRDefault="00355D83">
          <w:pPr>
            <w:pStyle w:val="td"/>
          </w:pPr>
          <w:r>
            <w:t> </w:t>
          </w:r>
        </w:p>
      </w:tc>
      <w:tc>
        <w:tcPr>
          <w:tcW w:w="0" w:type="auto"/>
        </w:tcPr>
        <w:p w14:paraId="6FED7637"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03DD0F99"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423</w:t>
          </w:r>
          <w:r>
            <w:rPr>
              <w:rStyle w:val="variable"/>
            </w:rPr>
            <w:fldChar w:fldCharType="end"/>
          </w:r>
        </w:p>
      </w:tc>
    </w:tr>
  </w:tbl>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661"/>
      <w:gridCol w:w="8230"/>
      <w:gridCol w:w="129"/>
    </w:tblGrid>
    <w:tr w:rsidR="00355D83" w14:paraId="158DF453" w14:textId="77777777">
      <w:tc>
        <w:tcPr>
          <w:tcW w:w="0" w:type="auto"/>
        </w:tcPr>
        <w:p w14:paraId="767E57AA" w14:textId="77777777" w:rsidR="00355D83" w:rsidRDefault="00355D83">
          <w:pPr>
            <w:pStyle w:val="td"/>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452</w:t>
          </w:r>
          <w:r>
            <w:rPr>
              <w:rStyle w:val="variable"/>
            </w:rPr>
            <w:fldChar w:fldCharType="end"/>
          </w:r>
        </w:p>
      </w:tc>
      <w:tc>
        <w:tcPr>
          <w:tcW w:w="0" w:type="auto"/>
        </w:tcPr>
        <w:p w14:paraId="67F6017A"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63A394BD" w14:textId="77777777" w:rsidR="00355D83" w:rsidRDefault="00355D83">
          <w:pPr>
            <w:pStyle w:val="td"/>
            <w:jc w:val="right"/>
          </w:pPr>
          <w:r>
            <w:t> </w:t>
          </w:r>
        </w:p>
      </w:tc>
    </w:tr>
  </w:tbl>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10" w:type="dxa"/>
        <w:right w:w="10" w:type="dxa"/>
      </w:tblCellMar>
      <w:tblLook w:val="04A0" w:firstRow="1" w:lastRow="0" w:firstColumn="1" w:lastColumn="0" w:noHBand="0" w:noVBand="1"/>
    </w:tblPr>
    <w:tblGrid>
      <w:gridCol w:w="129"/>
      <w:gridCol w:w="8230"/>
      <w:gridCol w:w="661"/>
    </w:tblGrid>
    <w:tr w:rsidR="00355D83" w14:paraId="75336807" w14:textId="77777777">
      <w:tc>
        <w:tcPr>
          <w:tcW w:w="0" w:type="auto"/>
        </w:tcPr>
        <w:p w14:paraId="745BF9CB" w14:textId="77777777" w:rsidR="00355D83" w:rsidRDefault="00355D83">
          <w:pPr>
            <w:pStyle w:val="td"/>
          </w:pPr>
          <w:r>
            <w:t> </w:t>
          </w:r>
        </w:p>
      </w:tc>
      <w:tc>
        <w:tcPr>
          <w:tcW w:w="0" w:type="auto"/>
        </w:tcPr>
        <w:p w14:paraId="078AE873" w14:textId="77777777" w:rsidR="00355D83" w:rsidRDefault="002523D9">
          <w:pPr>
            <w:pStyle w:val="td"/>
            <w:jc w:val="center"/>
          </w:pPr>
          <w:r>
            <w:fldChar w:fldCharType="begin"/>
          </w:r>
          <w:r>
            <w:instrText xml:space="preserve"> STYLEREF h1 \* MERGEFORMAT </w:instrText>
          </w:r>
          <w:r>
            <w:fldChar w:fldCharType="separate"/>
          </w:r>
          <w:r w:rsidR="009D0574">
            <w:rPr>
              <w:noProof/>
            </w:rPr>
            <w:t>Changes to the HSA Progammer's Reference Manual</w:t>
          </w:r>
          <w:r>
            <w:rPr>
              <w:noProof/>
            </w:rPr>
            <w:fldChar w:fldCharType="end"/>
          </w:r>
        </w:p>
      </w:tc>
      <w:tc>
        <w:tcPr>
          <w:tcW w:w="0" w:type="auto"/>
        </w:tcPr>
        <w:p w14:paraId="77042604" w14:textId="77777777" w:rsidR="00355D83" w:rsidRDefault="00355D83">
          <w:pPr>
            <w:pStyle w:val="td"/>
            <w:jc w:val="right"/>
          </w:pPr>
          <w:r>
            <w:rPr>
              <w:rStyle w:val="variable"/>
            </w:rPr>
            <w:fldChar w:fldCharType="begin"/>
          </w:r>
          <w:r>
            <w:rPr>
              <w:rStyle w:val="variable"/>
            </w:rPr>
            <w:instrText xml:space="preserve"> PAGE \* Arabic  \* MERGEFORMAT </w:instrText>
          </w:r>
          <w:r>
            <w:rPr>
              <w:rStyle w:val="variable"/>
            </w:rPr>
            <w:fldChar w:fldCharType="separate"/>
          </w:r>
          <w:r w:rsidR="009D0574">
            <w:rPr>
              <w:rStyle w:val="variable"/>
              <w:noProof/>
            </w:rPr>
            <w:t>451</w:t>
          </w:r>
          <w:r>
            <w:rPr>
              <w:rStyle w:val="variable"/>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ACAF24" w14:textId="77777777" w:rsidR="002523D9" w:rsidRDefault="002523D9" w:rsidP="008A5E4E">
      <w:r>
        <w:separator/>
      </w:r>
    </w:p>
  </w:footnote>
  <w:footnote w:type="continuationSeparator" w:id="0">
    <w:p w14:paraId="5198E16D" w14:textId="77777777" w:rsidR="002523D9" w:rsidRDefault="002523D9" w:rsidP="008A5E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BB0714"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7050"/>
      <w:gridCol w:w="3230"/>
    </w:tblGrid>
    <w:tr w:rsidR="00355D83" w14:paraId="5C31825E" w14:textId="77777777">
      <w:tc>
        <w:tcPr>
          <w:tcW w:w="0" w:type="auto"/>
        </w:tcPr>
        <w:p w14:paraId="600B7EA1" w14:textId="77777777" w:rsidR="00355D83" w:rsidRDefault="00355D83">
          <w:pPr>
            <w:pStyle w:val="pHeader"/>
          </w:pPr>
          <w:r>
            <w:t>HSA Programmer's Reference Manual: HSAIL Virtual ISA and Programming Model, Compiler Writer, and Object Format (BRIG)</w:t>
          </w:r>
        </w:p>
      </w:tc>
      <w:tc>
        <w:tcPr>
          <w:tcW w:w="0" w:type="auto"/>
        </w:tcPr>
        <w:p w14:paraId="3405C3B3" w14:textId="77777777" w:rsidR="00355D83" w:rsidRDefault="00355D83">
          <w:pPr>
            <w:pStyle w:val="pHeader"/>
            <w:jc w:val="right"/>
          </w:pPr>
          <w:r>
            <w:t>PID: 49828 • Rev: Version 1.0 Provisional • 5 June 2014</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31B65D"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3230"/>
      <w:gridCol w:w="7050"/>
    </w:tblGrid>
    <w:tr w:rsidR="00355D83" w14:paraId="5937414A" w14:textId="77777777">
      <w:tc>
        <w:tcPr>
          <w:tcW w:w="0" w:type="auto"/>
        </w:tcPr>
        <w:p w14:paraId="282DFAF5" w14:textId="77777777" w:rsidR="00355D83" w:rsidRDefault="00355D83" w:rsidP="00C62973">
          <w:pPr>
            <w:pStyle w:val="pHeader"/>
          </w:pPr>
          <w:r>
            <w:t>PID: 49828 • Rev: Version 1.0 Provisional • 5 June 2014</w:t>
          </w:r>
        </w:p>
      </w:tc>
      <w:tc>
        <w:tcPr>
          <w:tcW w:w="0" w:type="auto"/>
        </w:tcPr>
        <w:p w14:paraId="0701556F" w14:textId="77777777" w:rsidR="00355D83" w:rsidRDefault="00355D83">
          <w:pPr>
            <w:pStyle w:val="pHeader"/>
            <w:jc w:val="right"/>
          </w:pPr>
          <w:r>
            <w:t>HSA Programmer's Reference Manual: HSAIL Virtual ISA and Programming Model, Compiler Writer, and Object Format (BRIG)</w:t>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48CC83"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25CDEE2A" w14:textId="77777777">
      <w:tc>
        <w:tcPr>
          <w:tcW w:w="0" w:type="auto"/>
        </w:tcPr>
        <w:p w14:paraId="25DA77F6" w14:textId="77777777" w:rsidR="00355D83" w:rsidRDefault="00355D83">
          <w:pPr>
            <w:pStyle w:val="pHeader"/>
          </w:pPr>
          <w:r>
            <w:t>HSA Programmer's Reference Manual: HSAIL Virtual ISA and Programming Model, Compiler Writer, and Object Format (BRIG)</w:t>
          </w:r>
        </w:p>
      </w:tc>
      <w:tc>
        <w:tcPr>
          <w:tcW w:w="0" w:type="auto"/>
        </w:tcPr>
        <w:p w14:paraId="4938DEF3" w14:textId="77777777" w:rsidR="00355D83" w:rsidRDefault="00355D83">
          <w:pPr>
            <w:pStyle w:val="pHeader"/>
            <w:jc w:val="right"/>
          </w:pPr>
          <w:r>
            <w:t>PID: 49828 • Rev: Version 1.0 Provisional • 5 June 2014</w:t>
          </w:r>
        </w:p>
      </w:tc>
    </w:tr>
  </w:tbl>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95DA87"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18E1D7BB" w14:textId="77777777">
      <w:tc>
        <w:tcPr>
          <w:tcW w:w="0" w:type="auto"/>
        </w:tcPr>
        <w:p w14:paraId="02ED2924" w14:textId="77777777" w:rsidR="00355D83" w:rsidRDefault="00355D83">
          <w:pPr>
            <w:pStyle w:val="pHeader"/>
          </w:pPr>
          <w:r>
            <w:t>PID: 49828 • Rev: Version 1.0 Provisional • 5 June 2014</w:t>
          </w:r>
        </w:p>
      </w:tc>
      <w:tc>
        <w:tcPr>
          <w:tcW w:w="0" w:type="auto"/>
        </w:tcPr>
        <w:p w14:paraId="5F4FF11D" w14:textId="77777777" w:rsidR="00355D83" w:rsidRDefault="00355D83">
          <w:pPr>
            <w:pStyle w:val="pHeader"/>
            <w:jc w:val="right"/>
          </w:pPr>
          <w:r>
            <w:t>HSA Programmer's Reference Manual: HSAIL Virtual ISA and Programming Model, Compiler Writer, and Object Format (BRIG)</w:t>
          </w: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360C15"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6B68D556" w14:textId="77777777">
      <w:tc>
        <w:tcPr>
          <w:tcW w:w="0" w:type="auto"/>
        </w:tcPr>
        <w:p w14:paraId="547A3F85" w14:textId="77777777" w:rsidR="00355D83" w:rsidRDefault="00355D83">
          <w:pPr>
            <w:pStyle w:val="pHeader"/>
          </w:pPr>
          <w:r>
            <w:t>HSA Programmer's Reference Manual: HSAIL Virtual ISA and Programming Model, Compiler Writer, and Object Format (BRIG)</w:t>
          </w:r>
        </w:p>
      </w:tc>
      <w:tc>
        <w:tcPr>
          <w:tcW w:w="0" w:type="auto"/>
        </w:tcPr>
        <w:p w14:paraId="70E3BA23" w14:textId="77777777" w:rsidR="00355D83" w:rsidRDefault="00355D83">
          <w:pPr>
            <w:pStyle w:val="pHeader"/>
            <w:jc w:val="right"/>
          </w:pPr>
          <w:r>
            <w:t>PID: 49828 • Rev: Version 1.0 Provisional • 5 June 2014</w:t>
          </w:r>
        </w:p>
      </w:tc>
    </w:tr>
  </w:tbl>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F33BC0"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31B11CBA" w14:textId="77777777">
      <w:tc>
        <w:tcPr>
          <w:tcW w:w="0" w:type="auto"/>
        </w:tcPr>
        <w:p w14:paraId="274817CF" w14:textId="77777777" w:rsidR="00355D83" w:rsidRDefault="00355D83">
          <w:pPr>
            <w:pStyle w:val="pHeader"/>
          </w:pPr>
          <w:r>
            <w:t>PID: 49828 • Rev: Version 1.0 Provisional • 5 June 2014</w:t>
          </w:r>
        </w:p>
      </w:tc>
      <w:tc>
        <w:tcPr>
          <w:tcW w:w="0" w:type="auto"/>
        </w:tcPr>
        <w:p w14:paraId="13C618C6" w14:textId="77777777" w:rsidR="00355D83" w:rsidRDefault="00355D83">
          <w:pPr>
            <w:pStyle w:val="pHeader"/>
            <w:jc w:val="right"/>
          </w:pPr>
          <w:r>
            <w:t>HSA Programmer's Reference Manual: HSAIL Virtual ISA and Programming Model, Compiler Writer, and Object Format (BRIG)</w:t>
          </w:r>
        </w:p>
      </w:tc>
    </w:tr>
  </w:tbl>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3B4135"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3871D270" w14:textId="77777777">
      <w:tc>
        <w:tcPr>
          <w:tcW w:w="0" w:type="auto"/>
        </w:tcPr>
        <w:p w14:paraId="62414972" w14:textId="77777777" w:rsidR="00355D83" w:rsidRDefault="00355D83">
          <w:pPr>
            <w:pStyle w:val="pHeader"/>
          </w:pPr>
          <w:r>
            <w:t>HSA Programmer's Reference Manual: HSAIL Virtual ISA and Programming Model, Compiler Writer, and Object Format (BRIG)</w:t>
          </w:r>
        </w:p>
      </w:tc>
      <w:tc>
        <w:tcPr>
          <w:tcW w:w="0" w:type="auto"/>
        </w:tcPr>
        <w:p w14:paraId="7DAB8748" w14:textId="77777777" w:rsidR="00355D83" w:rsidRDefault="00355D83">
          <w:pPr>
            <w:pStyle w:val="pHeader"/>
            <w:jc w:val="right"/>
          </w:pPr>
          <w:r>
            <w:t>PID: 49828 • Rev: Version 1.0 Provisional • 5 June 2014</w:t>
          </w:r>
        </w:p>
      </w:tc>
    </w:tr>
  </w:tbl>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A3DC5F"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1219A60B" w14:textId="77777777">
      <w:tc>
        <w:tcPr>
          <w:tcW w:w="0" w:type="auto"/>
        </w:tcPr>
        <w:p w14:paraId="094A0E7E" w14:textId="77777777" w:rsidR="00355D83" w:rsidRDefault="00355D83">
          <w:pPr>
            <w:pStyle w:val="pHeader"/>
          </w:pPr>
          <w:r>
            <w:t>PID: 49828 • Rev: Version 1.0 Provisional • 5 June 2014</w:t>
          </w:r>
        </w:p>
      </w:tc>
      <w:tc>
        <w:tcPr>
          <w:tcW w:w="0" w:type="auto"/>
        </w:tcPr>
        <w:p w14:paraId="791ABEE1" w14:textId="77777777" w:rsidR="00355D83" w:rsidRDefault="00355D83">
          <w:pPr>
            <w:pStyle w:val="pHeader"/>
            <w:jc w:val="right"/>
          </w:pPr>
          <w:r>
            <w:t>HSA Programmer's Reference Manual: HSAIL Virtual ISA and Programming Model, Compiler Writer, and Object Format (BRIG)</w:t>
          </w:r>
        </w:p>
      </w:tc>
    </w:tr>
  </w:tbl>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B0C4C"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4A9BF8DC" w14:textId="77777777">
      <w:tc>
        <w:tcPr>
          <w:tcW w:w="0" w:type="auto"/>
        </w:tcPr>
        <w:p w14:paraId="1273AE22" w14:textId="77777777" w:rsidR="00355D83" w:rsidRDefault="00355D83">
          <w:pPr>
            <w:pStyle w:val="pHeader"/>
          </w:pPr>
          <w:r>
            <w:t>HSA Programmer's Reference Manual: HSAIL Virtual ISA and Programming Model, Compiler Writer, and Object Format (BRIG)</w:t>
          </w:r>
        </w:p>
      </w:tc>
      <w:tc>
        <w:tcPr>
          <w:tcW w:w="0" w:type="auto"/>
        </w:tcPr>
        <w:p w14:paraId="7AEBFED4" w14:textId="77777777" w:rsidR="00355D83" w:rsidRDefault="00355D83">
          <w:pPr>
            <w:pStyle w:val="pHeader"/>
            <w:jc w:val="right"/>
          </w:pPr>
          <w:r>
            <w:t>PID: 49828 • Rev: Version 1.0 Provisional • 5 June 2014</w:t>
          </w:r>
        </w:p>
      </w:tc>
    </w:tr>
  </w:tbl>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0C1C60"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23831E83" w14:textId="77777777">
      <w:tc>
        <w:tcPr>
          <w:tcW w:w="0" w:type="auto"/>
        </w:tcPr>
        <w:p w14:paraId="47A945CC" w14:textId="77777777" w:rsidR="00355D83" w:rsidRDefault="00355D83">
          <w:pPr>
            <w:pStyle w:val="pHeader"/>
          </w:pPr>
          <w:r>
            <w:t>PID: 49828 • Rev: Version 1.0 Provisional • 5 June 2014</w:t>
          </w:r>
        </w:p>
      </w:tc>
      <w:tc>
        <w:tcPr>
          <w:tcW w:w="0" w:type="auto"/>
        </w:tcPr>
        <w:p w14:paraId="43E7826B" w14:textId="77777777" w:rsidR="00355D83" w:rsidRDefault="00355D83">
          <w:pPr>
            <w:pStyle w:val="pHeader"/>
            <w:jc w:val="right"/>
          </w:pPr>
          <w:r>
            <w:t>HSA Programmer's Reference Manual: HSAIL Virtual ISA and Programming Model, Compiler Writer, and Object Format (BRIG)</w:t>
          </w:r>
        </w:p>
      </w:tc>
    </w:tr>
  </w:tbl>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14F223"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280FCD78" w14:textId="77777777">
      <w:tc>
        <w:tcPr>
          <w:tcW w:w="0" w:type="auto"/>
        </w:tcPr>
        <w:p w14:paraId="1C9A1A62" w14:textId="77777777" w:rsidR="00355D83" w:rsidRDefault="00355D83">
          <w:pPr>
            <w:pStyle w:val="pHeader"/>
          </w:pPr>
          <w:r>
            <w:t>HSA Programmer's Reference Manual: HSAIL Virtual ISA and Programming Model, Compiler Writer, and Object Format (BRIG)</w:t>
          </w:r>
        </w:p>
      </w:tc>
      <w:tc>
        <w:tcPr>
          <w:tcW w:w="0" w:type="auto"/>
        </w:tcPr>
        <w:p w14:paraId="5EF2EA35" w14:textId="77777777" w:rsidR="00355D83" w:rsidRDefault="00355D83">
          <w:pPr>
            <w:pStyle w:val="pHeader"/>
            <w:jc w:val="right"/>
          </w:pPr>
          <w:r>
            <w:t>PID: 49828 • Rev: Version 1.0 Provisional • 5 June 2014</w:t>
          </w:r>
        </w:p>
      </w:tc>
    </w:tr>
  </w:tbl>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EF5E2C"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78A2FEE7" w14:textId="77777777">
      <w:tc>
        <w:tcPr>
          <w:tcW w:w="0" w:type="auto"/>
        </w:tcPr>
        <w:p w14:paraId="31FC8E16" w14:textId="77777777" w:rsidR="00355D83" w:rsidRDefault="00355D83">
          <w:pPr>
            <w:pStyle w:val="pHeader"/>
          </w:pPr>
          <w:r>
            <w:t>PID: 49828 • Rev: Version 1.0 Provisional • 5 June 2014</w:t>
          </w:r>
        </w:p>
      </w:tc>
      <w:tc>
        <w:tcPr>
          <w:tcW w:w="0" w:type="auto"/>
        </w:tcPr>
        <w:p w14:paraId="40E3A7A3" w14:textId="77777777" w:rsidR="00355D83" w:rsidRDefault="00355D83">
          <w:pPr>
            <w:pStyle w:val="pHeader"/>
            <w:jc w:val="right"/>
          </w:pPr>
          <w:r>
            <w:t>HSA Programmer's Reference Manual: HSAIL Virtual ISA and Programming Model, Compiler Writer, and Object Format (BRIG)</w:t>
          </w:r>
        </w:p>
      </w:tc>
    </w:tr>
  </w:tbl>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0D3EC6"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5770A563" w14:textId="77777777">
      <w:tc>
        <w:tcPr>
          <w:tcW w:w="0" w:type="auto"/>
        </w:tcPr>
        <w:p w14:paraId="332E1C54" w14:textId="77777777" w:rsidR="00355D83" w:rsidRDefault="00355D83">
          <w:pPr>
            <w:pStyle w:val="pHeader"/>
          </w:pPr>
          <w:r>
            <w:t>HSA Programmer's Reference Manual: HSAIL Virtual ISA and Programming Model, Compiler Writer, and Object Format (BRIG)</w:t>
          </w:r>
        </w:p>
      </w:tc>
      <w:tc>
        <w:tcPr>
          <w:tcW w:w="0" w:type="auto"/>
        </w:tcPr>
        <w:p w14:paraId="0B0199A9" w14:textId="77777777" w:rsidR="00355D83" w:rsidRDefault="00355D83">
          <w:pPr>
            <w:pStyle w:val="pHeader"/>
            <w:jc w:val="right"/>
          </w:pPr>
          <w:r>
            <w:t>PID: 49828 • Rev: Version 1.0 Provisional • 5 June 2014</w:t>
          </w:r>
        </w:p>
      </w:tc>
    </w:tr>
  </w:tbl>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21A13"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7E641770" w14:textId="77777777">
      <w:tc>
        <w:tcPr>
          <w:tcW w:w="0" w:type="auto"/>
        </w:tcPr>
        <w:p w14:paraId="14CF48B6" w14:textId="77777777" w:rsidR="00355D83" w:rsidRDefault="00355D83">
          <w:pPr>
            <w:pStyle w:val="pHeader"/>
          </w:pPr>
          <w:r>
            <w:t>PID: 49828 • Rev: Version 1.0 Provisional • 5 June 2014</w:t>
          </w:r>
        </w:p>
      </w:tc>
      <w:tc>
        <w:tcPr>
          <w:tcW w:w="0" w:type="auto"/>
        </w:tcPr>
        <w:p w14:paraId="6F2520B1" w14:textId="77777777" w:rsidR="00355D83" w:rsidRDefault="00355D83">
          <w:pPr>
            <w:pStyle w:val="pHeader"/>
            <w:jc w:val="right"/>
          </w:pPr>
          <w:r>
            <w:t>HSA Programmer's Reference Manual: HSAIL Virtual ISA and Programming Model, Compiler Writer, and Object Format (BRIG)</w:t>
          </w:r>
        </w:p>
      </w:tc>
    </w:tr>
  </w:tbl>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3FA5F1"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46027234" w14:textId="77777777">
      <w:tc>
        <w:tcPr>
          <w:tcW w:w="0" w:type="auto"/>
        </w:tcPr>
        <w:p w14:paraId="6DCDF01B" w14:textId="77777777" w:rsidR="00355D83" w:rsidRDefault="00355D83">
          <w:pPr>
            <w:pStyle w:val="pHeader"/>
          </w:pPr>
          <w:r>
            <w:t>HSA Programmer's Reference Manual: HSAIL Virtual ISA and Programming Model, Compiler Writer, and Object Format (BRIG)</w:t>
          </w:r>
        </w:p>
      </w:tc>
      <w:tc>
        <w:tcPr>
          <w:tcW w:w="0" w:type="auto"/>
        </w:tcPr>
        <w:p w14:paraId="108128AF" w14:textId="77777777" w:rsidR="00355D83" w:rsidRDefault="00355D83">
          <w:pPr>
            <w:pStyle w:val="pHeader"/>
            <w:jc w:val="right"/>
          </w:pPr>
          <w:r>
            <w:t>PID: 49828 • Rev: Version 1.0 Provisional • 5 June 2014</w:t>
          </w:r>
        </w:p>
      </w:tc>
    </w:tr>
  </w:tbl>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6C553C"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183FEF99" w14:textId="77777777">
      <w:tc>
        <w:tcPr>
          <w:tcW w:w="0" w:type="auto"/>
        </w:tcPr>
        <w:p w14:paraId="380EC526" w14:textId="77777777" w:rsidR="00355D83" w:rsidRDefault="00355D83">
          <w:pPr>
            <w:pStyle w:val="pHeader"/>
          </w:pPr>
          <w:r>
            <w:t>PID: 49828 • Rev: Version 1.0 Provisional • 5 June 2014</w:t>
          </w:r>
        </w:p>
      </w:tc>
      <w:tc>
        <w:tcPr>
          <w:tcW w:w="0" w:type="auto"/>
        </w:tcPr>
        <w:p w14:paraId="29AE214A" w14:textId="77777777" w:rsidR="00355D83" w:rsidRDefault="00355D83">
          <w:pPr>
            <w:pStyle w:val="pHeader"/>
            <w:jc w:val="right"/>
          </w:pPr>
          <w:r>
            <w:t>HSA Programmer's Reference Manual: HSAIL Virtual ISA and Programming Model, Compiler Writer, and Object Format (BRIG)</w:t>
          </w:r>
        </w:p>
      </w:tc>
    </w:tr>
  </w:tbl>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70FB31"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0F735205" w14:textId="77777777">
      <w:tc>
        <w:tcPr>
          <w:tcW w:w="0" w:type="auto"/>
        </w:tcPr>
        <w:p w14:paraId="05614658" w14:textId="77777777" w:rsidR="00355D83" w:rsidRDefault="00355D83">
          <w:pPr>
            <w:pStyle w:val="pHeader"/>
          </w:pPr>
          <w:r>
            <w:t>HSA Programmer's Reference Manual: HSAIL Virtual ISA and Programming Model, Compiler Writer, and Object Format (BRIG)</w:t>
          </w:r>
        </w:p>
      </w:tc>
      <w:tc>
        <w:tcPr>
          <w:tcW w:w="0" w:type="auto"/>
        </w:tcPr>
        <w:p w14:paraId="7FD452A4" w14:textId="77777777" w:rsidR="00355D83" w:rsidRDefault="00355D83">
          <w:pPr>
            <w:pStyle w:val="pHeader"/>
            <w:jc w:val="right"/>
          </w:pPr>
          <w:r>
            <w:t>PID: 49828 • Rev: Version 1.0 Provisional • 5 June 2014</w:t>
          </w:r>
        </w:p>
      </w:tc>
    </w:tr>
  </w:tbl>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B4A5CF"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10834D97" w14:textId="77777777">
      <w:tc>
        <w:tcPr>
          <w:tcW w:w="0" w:type="auto"/>
        </w:tcPr>
        <w:p w14:paraId="4749F474" w14:textId="77777777" w:rsidR="00355D83" w:rsidRDefault="00355D83">
          <w:pPr>
            <w:pStyle w:val="pHeader"/>
          </w:pPr>
          <w:r>
            <w:t>PID: 49828 • Rev: Version 1.0 Provisional • 5 June 2014</w:t>
          </w:r>
        </w:p>
      </w:tc>
      <w:tc>
        <w:tcPr>
          <w:tcW w:w="0" w:type="auto"/>
        </w:tcPr>
        <w:p w14:paraId="7B33E273" w14:textId="77777777" w:rsidR="00355D83" w:rsidRDefault="00355D83">
          <w:pPr>
            <w:pStyle w:val="pHeader"/>
            <w:jc w:val="right"/>
          </w:pPr>
          <w:r>
            <w:t>HSA Programmer's Reference Manual: HSAIL Virtual ISA and Programming Model, Compiler Writer, and Object Format (BRIG)</w:t>
          </w:r>
        </w:p>
      </w:tc>
    </w:tr>
  </w:tbl>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B16BFA"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7F68D072" w14:textId="77777777">
      <w:tc>
        <w:tcPr>
          <w:tcW w:w="0" w:type="auto"/>
        </w:tcPr>
        <w:p w14:paraId="7F880CE4" w14:textId="77777777" w:rsidR="00355D83" w:rsidRDefault="00355D83">
          <w:pPr>
            <w:pStyle w:val="pHeader"/>
          </w:pPr>
          <w:r>
            <w:t>HSA Programmer's Reference Manual: HSAIL Virtual ISA and Programming Model, Compiler Writer, and Object Format (BRIG)</w:t>
          </w:r>
        </w:p>
      </w:tc>
      <w:tc>
        <w:tcPr>
          <w:tcW w:w="0" w:type="auto"/>
        </w:tcPr>
        <w:p w14:paraId="21637413" w14:textId="77777777" w:rsidR="00355D83" w:rsidRDefault="00355D83">
          <w:pPr>
            <w:pStyle w:val="pHeader"/>
            <w:jc w:val="right"/>
          </w:pPr>
          <w:r>
            <w:t>PID: 49828 • Rev: Version 1.0 Provisional • 5 June 2014</w:t>
          </w:r>
        </w:p>
      </w:tc>
    </w:tr>
  </w:tbl>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56AF64"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3593610F" w14:textId="77777777">
      <w:tc>
        <w:tcPr>
          <w:tcW w:w="0" w:type="auto"/>
        </w:tcPr>
        <w:p w14:paraId="0C934C19" w14:textId="77777777" w:rsidR="00355D83" w:rsidRDefault="00355D83">
          <w:pPr>
            <w:pStyle w:val="pHeader"/>
          </w:pPr>
          <w:r>
            <w:t>PID: 49828 • Rev: Version 1.0 Provisional • 5 June 2014</w:t>
          </w:r>
        </w:p>
      </w:tc>
      <w:tc>
        <w:tcPr>
          <w:tcW w:w="0" w:type="auto"/>
        </w:tcPr>
        <w:p w14:paraId="09DB1A7A" w14:textId="77777777" w:rsidR="00355D83" w:rsidRDefault="00355D83">
          <w:pPr>
            <w:pStyle w:val="pHeader"/>
            <w:jc w:val="right"/>
          </w:pPr>
          <w:r>
            <w:t>HSA Programmer's Reference Manual: HSAIL Virtual ISA and Programming Model, Compiler Writer, and Object Format (BRIG)</w:t>
          </w:r>
        </w:p>
      </w:tc>
    </w:tr>
  </w:tbl>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B67AE7"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192C2736" w14:textId="77777777">
      <w:tc>
        <w:tcPr>
          <w:tcW w:w="0" w:type="auto"/>
        </w:tcPr>
        <w:p w14:paraId="2F95F0B9" w14:textId="77777777" w:rsidR="00355D83" w:rsidRDefault="00355D83">
          <w:pPr>
            <w:pStyle w:val="pHeader"/>
          </w:pPr>
          <w:r>
            <w:t>HSA Programmer's Reference Manual: HSAIL Virtual ISA and Programming Model, Compiler Writer, and Object Format (BRIG)</w:t>
          </w:r>
        </w:p>
      </w:tc>
      <w:tc>
        <w:tcPr>
          <w:tcW w:w="0" w:type="auto"/>
        </w:tcPr>
        <w:p w14:paraId="2640A5FA" w14:textId="77777777" w:rsidR="00355D83" w:rsidRDefault="00355D83">
          <w:pPr>
            <w:pStyle w:val="pHeader"/>
            <w:jc w:val="right"/>
          </w:pPr>
          <w:r>
            <w:t>PID: 49828 • Rev: Version 1.0 Provisional • 5 June 2014</w:t>
          </w:r>
        </w:p>
      </w:tc>
    </w:tr>
  </w:tbl>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CDC2A"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6068A3F3" w14:textId="77777777">
      <w:tc>
        <w:tcPr>
          <w:tcW w:w="0" w:type="auto"/>
        </w:tcPr>
        <w:p w14:paraId="6566F453" w14:textId="77777777" w:rsidR="00355D83" w:rsidRDefault="00355D83">
          <w:pPr>
            <w:pStyle w:val="pHeader"/>
          </w:pPr>
          <w:r>
            <w:t>PID: 49828 • Rev: Version 1.0 Provisional • 5 June 2014</w:t>
          </w:r>
        </w:p>
      </w:tc>
      <w:tc>
        <w:tcPr>
          <w:tcW w:w="0" w:type="auto"/>
        </w:tcPr>
        <w:p w14:paraId="39B7EF6B" w14:textId="77777777" w:rsidR="00355D83" w:rsidRDefault="00355D83">
          <w:pPr>
            <w:pStyle w:val="pHeader"/>
            <w:jc w:val="right"/>
          </w:pPr>
          <w:r>
            <w:t>HSA Programmer's Reference Manual: HSAIL Virtual ISA and Programming Model, Compiler Writer, and Object Format (BRIG)</w:t>
          </w:r>
        </w:p>
      </w:tc>
    </w:tr>
  </w:tbl>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1D616"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5D2965F1" w14:textId="77777777">
      <w:tc>
        <w:tcPr>
          <w:tcW w:w="0" w:type="auto"/>
        </w:tcPr>
        <w:p w14:paraId="076F1117" w14:textId="77777777" w:rsidR="00355D83" w:rsidRDefault="00355D83">
          <w:pPr>
            <w:pStyle w:val="pHeader"/>
          </w:pPr>
          <w:r>
            <w:t>HSA Programmer's Reference Manual: HSAIL Virtual ISA and Programming Model, Compiler Writer, and Object Format (BRIG)</w:t>
          </w:r>
        </w:p>
      </w:tc>
      <w:tc>
        <w:tcPr>
          <w:tcW w:w="0" w:type="auto"/>
        </w:tcPr>
        <w:p w14:paraId="4AEF6603" w14:textId="77777777" w:rsidR="00355D83" w:rsidRDefault="00355D83">
          <w:pPr>
            <w:pStyle w:val="pHeader"/>
            <w:jc w:val="right"/>
          </w:pPr>
          <w:r>
            <w:t>PID: 49828 • Rev: Version 1.0 Provisional • 5 June 2014</w:t>
          </w:r>
        </w:p>
      </w:tc>
    </w:tr>
  </w:tbl>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6F75AB"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49E856BD" w14:textId="77777777">
      <w:tc>
        <w:tcPr>
          <w:tcW w:w="0" w:type="auto"/>
        </w:tcPr>
        <w:p w14:paraId="7602000D" w14:textId="77777777" w:rsidR="00355D83" w:rsidRDefault="00355D83">
          <w:pPr>
            <w:pStyle w:val="pHeader"/>
          </w:pPr>
          <w:r>
            <w:t>PID: 49828 • Rev: Version 1.0 Provisional • 5 June 2014</w:t>
          </w:r>
        </w:p>
      </w:tc>
      <w:tc>
        <w:tcPr>
          <w:tcW w:w="0" w:type="auto"/>
        </w:tcPr>
        <w:p w14:paraId="45C8F83F" w14:textId="77777777" w:rsidR="00355D83" w:rsidRDefault="00355D83">
          <w:pPr>
            <w:pStyle w:val="pHeader"/>
            <w:jc w:val="right"/>
          </w:pPr>
          <w:r>
            <w:t>HSA Programmer's Reference Manual: HSAIL Virtual ISA and Programming Model, Compiler Writer, and Object Format (BRIG)</w:t>
          </w:r>
        </w:p>
      </w:tc>
    </w:tr>
  </w:tbl>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3B7DA7"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52FA7CCA" w14:textId="77777777">
      <w:tc>
        <w:tcPr>
          <w:tcW w:w="0" w:type="auto"/>
        </w:tcPr>
        <w:p w14:paraId="01504790" w14:textId="77777777" w:rsidR="00355D83" w:rsidRDefault="00355D83">
          <w:pPr>
            <w:pStyle w:val="pHeader"/>
          </w:pPr>
          <w:r>
            <w:t>HSA Programmer's Reference Manual: HSAIL Virtual ISA and Programming Model, Compiler Writer, and Object Format (BRIG)</w:t>
          </w:r>
        </w:p>
      </w:tc>
      <w:tc>
        <w:tcPr>
          <w:tcW w:w="0" w:type="auto"/>
        </w:tcPr>
        <w:p w14:paraId="7FD61542" w14:textId="77777777" w:rsidR="00355D83" w:rsidRDefault="00355D83">
          <w:pPr>
            <w:pStyle w:val="pHeader"/>
            <w:jc w:val="right"/>
          </w:pPr>
          <w:r>
            <w:t>PID: 49828 • Rev: Version 1.0 Provisional • 5 June 2014</w:t>
          </w:r>
        </w:p>
      </w:tc>
    </w:tr>
  </w:tbl>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1B4C30"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33030936" w14:textId="77777777">
      <w:tc>
        <w:tcPr>
          <w:tcW w:w="0" w:type="auto"/>
        </w:tcPr>
        <w:p w14:paraId="6D46CBD7" w14:textId="77777777" w:rsidR="00355D83" w:rsidRDefault="00355D83">
          <w:pPr>
            <w:pStyle w:val="pHeader"/>
          </w:pPr>
          <w:r>
            <w:t>PID: 49828 • Rev: Version 1.0 Provisional • 5 June 2014</w:t>
          </w:r>
        </w:p>
      </w:tc>
      <w:tc>
        <w:tcPr>
          <w:tcW w:w="0" w:type="auto"/>
        </w:tcPr>
        <w:p w14:paraId="5006E16E" w14:textId="77777777" w:rsidR="00355D83" w:rsidRDefault="00355D83">
          <w:pPr>
            <w:pStyle w:val="pHeader"/>
            <w:jc w:val="right"/>
          </w:pPr>
          <w:r>
            <w:t>HSA Programmer's Reference Manual: HSAIL Virtual ISA and Programming Model, Compiler Writer, and Object Format (BRIG)</w:t>
          </w:r>
        </w:p>
      </w:tc>
    </w:tr>
  </w:tbl>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058BB8"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389BB76B" w14:textId="77777777">
      <w:tc>
        <w:tcPr>
          <w:tcW w:w="0" w:type="auto"/>
        </w:tcPr>
        <w:p w14:paraId="3ECDD0DC" w14:textId="77777777" w:rsidR="00355D83" w:rsidRDefault="00355D83">
          <w:pPr>
            <w:pStyle w:val="pHeader"/>
          </w:pPr>
          <w:r>
            <w:t>HSA Programmer's Reference Manual: HSAIL Virtual ISA and Programming Model, Compiler Writer, and Object Format (BRIG)</w:t>
          </w:r>
        </w:p>
      </w:tc>
      <w:tc>
        <w:tcPr>
          <w:tcW w:w="0" w:type="auto"/>
        </w:tcPr>
        <w:p w14:paraId="78D2588B" w14:textId="77777777" w:rsidR="00355D83" w:rsidRDefault="00355D83">
          <w:pPr>
            <w:pStyle w:val="pHeader"/>
            <w:jc w:val="right"/>
          </w:pPr>
          <w:r>
            <w:t>PID: 49828 • Rev: Version 1.0 Provisional • 5 June 2014</w:t>
          </w:r>
        </w:p>
      </w:tc>
    </w:tr>
  </w:tbl>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BAD357"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79C488A8" w14:textId="77777777">
      <w:tc>
        <w:tcPr>
          <w:tcW w:w="0" w:type="auto"/>
        </w:tcPr>
        <w:p w14:paraId="0A4A8368" w14:textId="77777777" w:rsidR="00355D83" w:rsidRDefault="00355D83">
          <w:pPr>
            <w:pStyle w:val="pHeader"/>
          </w:pPr>
          <w:r>
            <w:t>PID: 49828 • Rev: Version 1.0 Provisional • 5 June 2014</w:t>
          </w:r>
        </w:p>
      </w:tc>
      <w:tc>
        <w:tcPr>
          <w:tcW w:w="0" w:type="auto"/>
        </w:tcPr>
        <w:p w14:paraId="679FD53E" w14:textId="77777777" w:rsidR="00355D83" w:rsidRDefault="00355D83">
          <w:pPr>
            <w:pStyle w:val="pHeader"/>
            <w:jc w:val="right"/>
          </w:pPr>
          <w:r>
            <w:t>HSA Programmer's Reference Manual: HSAIL Virtual ISA and Programming Model, Compiler Writer, and Object Format (BRIG)</w:t>
          </w:r>
        </w:p>
      </w:tc>
    </w:tr>
  </w:tbl>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A8A656"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0BDDC61A" w14:textId="77777777">
      <w:tc>
        <w:tcPr>
          <w:tcW w:w="0" w:type="auto"/>
        </w:tcPr>
        <w:p w14:paraId="3901F1E8" w14:textId="77777777" w:rsidR="00355D83" w:rsidRDefault="00355D83">
          <w:pPr>
            <w:pStyle w:val="pHeader"/>
          </w:pPr>
          <w:r>
            <w:t>HSA Programmer's Reference Manual: HSAIL Virtual ISA and Programming Model, Compiler Writer, and Object Format (BRIG)</w:t>
          </w:r>
        </w:p>
      </w:tc>
      <w:tc>
        <w:tcPr>
          <w:tcW w:w="0" w:type="auto"/>
        </w:tcPr>
        <w:p w14:paraId="1AAA21C2" w14:textId="77777777" w:rsidR="00355D83" w:rsidRDefault="00355D83">
          <w:pPr>
            <w:pStyle w:val="pHeader"/>
            <w:jc w:val="right"/>
          </w:pPr>
          <w:r>
            <w:t>PID: 49828 • Rev: Version 1.0 Provisional • 5 June 2014</w:t>
          </w:r>
        </w:p>
      </w:tc>
    </w:tr>
  </w:tbl>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21DC"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0B739B0B" w14:textId="77777777">
      <w:tc>
        <w:tcPr>
          <w:tcW w:w="0" w:type="auto"/>
        </w:tcPr>
        <w:p w14:paraId="7B71D2E1" w14:textId="77777777" w:rsidR="00355D83" w:rsidRDefault="00355D83">
          <w:pPr>
            <w:pStyle w:val="pHeader"/>
          </w:pPr>
          <w:r>
            <w:t>PID: 49828 • Rev: Version 1.0 Provisional • 5 June 2014</w:t>
          </w:r>
        </w:p>
      </w:tc>
      <w:tc>
        <w:tcPr>
          <w:tcW w:w="0" w:type="auto"/>
        </w:tcPr>
        <w:p w14:paraId="58B3F966" w14:textId="77777777" w:rsidR="00355D83" w:rsidRDefault="00355D83">
          <w:pPr>
            <w:pStyle w:val="pHeader"/>
            <w:jc w:val="right"/>
          </w:pPr>
          <w:r>
            <w:t>HSA Programmer's Reference Manual: HSAIL Virtual ISA and Programming Model, Compiler Writer, and Object Format (BRIG)</w:t>
          </w:r>
        </w:p>
      </w:tc>
    </w:tr>
  </w:tbl>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705D53"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257337A3" w14:textId="77777777">
      <w:tc>
        <w:tcPr>
          <w:tcW w:w="0" w:type="auto"/>
        </w:tcPr>
        <w:p w14:paraId="1BB91791" w14:textId="77777777" w:rsidR="00355D83" w:rsidRDefault="00355D83">
          <w:pPr>
            <w:pStyle w:val="pHeader"/>
          </w:pPr>
          <w:r>
            <w:t>HSA Programmer's Reference Manual: HSAIL Virtual ISA and Programming Model, Compiler Writer, and Object Format (BRIG)</w:t>
          </w:r>
        </w:p>
      </w:tc>
      <w:tc>
        <w:tcPr>
          <w:tcW w:w="0" w:type="auto"/>
        </w:tcPr>
        <w:p w14:paraId="26C9C40F" w14:textId="77777777" w:rsidR="00355D83" w:rsidRDefault="00355D83">
          <w:pPr>
            <w:pStyle w:val="pHeader"/>
            <w:jc w:val="right"/>
          </w:pPr>
          <w:r>
            <w:t>PID: 49828 • Rev: Version 1.0 Provisional • 5 June 2014</w:t>
          </w:r>
        </w:p>
      </w:tc>
    </w:tr>
  </w:tbl>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245392"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4CBA326C" w14:textId="77777777">
      <w:tc>
        <w:tcPr>
          <w:tcW w:w="0" w:type="auto"/>
        </w:tcPr>
        <w:p w14:paraId="18A70373" w14:textId="77777777" w:rsidR="00355D83" w:rsidRDefault="00355D83">
          <w:pPr>
            <w:pStyle w:val="pHeader"/>
          </w:pPr>
          <w:r>
            <w:t>PID: 49828 • Rev: Version 1.0 Provisional • 5 June 2014</w:t>
          </w:r>
        </w:p>
      </w:tc>
      <w:tc>
        <w:tcPr>
          <w:tcW w:w="0" w:type="auto"/>
        </w:tcPr>
        <w:p w14:paraId="5A3C0C8C" w14:textId="77777777" w:rsidR="00355D83" w:rsidRDefault="00355D83">
          <w:pPr>
            <w:pStyle w:val="pHeader"/>
            <w:jc w:val="right"/>
          </w:pPr>
          <w:r>
            <w:t>HSA Programmer's Reference Manual: HSAIL Virtual ISA and Programming Model, Compiler Writer, and Object Format (BRIG)</w:t>
          </w:r>
        </w:p>
      </w:tc>
    </w:tr>
  </w:tbl>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C56EE9"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3C77AB78" w14:textId="77777777">
      <w:tc>
        <w:tcPr>
          <w:tcW w:w="0" w:type="auto"/>
        </w:tcPr>
        <w:p w14:paraId="043CCF64" w14:textId="77777777" w:rsidR="00355D83" w:rsidRDefault="00355D83">
          <w:pPr>
            <w:pStyle w:val="pHeader"/>
          </w:pPr>
          <w:r>
            <w:t>HSA Programmer's Reference Manual: HSAIL Virtual ISA and Programming Model, Compiler Writer, and Object Format (BRIG)</w:t>
          </w:r>
        </w:p>
      </w:tc>
      <w:tc>
        <w:tcPr>
          <w:tcW w:w="0" w:type="auto"/>
        </w:tcPr>
        <w:p w14:paraId="2BECF4CA" w14:textId="77777777" w:rsidR="00355D83" w:rsidRDefault="00355D83">
          <w:pPr>
            <w:pStyle w:val="pHeader"/>
            <w:jc w:val="right"/>
          </w:pPr>
          <w:r>
            <w:t>PID: 49828 • Rev: Version 1.0 Provisional • 5 June 2014</w:t>
          </w:r>
        </w:p>
      </w:tc>
    </w:tr>
  </w:tbl>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53CA49"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4EB9934D" w14:textId="77777777">
      <w:tc>
        <w:tcPr>
          <w:tcW w:w="0" w:type="auto"/>
        </w:tcPr>
        <w:p w14:paraId="13844371" w14:textId="77777777" w:rsidR="00355D83" w:rsidRDefault="00355D83">
          <w:pPr>
            <w:pStyle w:val="pHeader"/>
          </w:pPr>
          <w:r>
            <w:t>PID: 49828 • Rev: Version 1.0 Provisional • 5 June 2014</w:t>
          </w:r>
        </w:p>
      </w:tc>
      <w:tc>
        <w:tcPr>
          <w:tcW w:w="0" w:type="auto"/>
        </w:tcPr>
        <w:p w14:paraId="541BEF56" w14:textId="77777777" w:rsidR="00355D83" w:rsidRDefault="00355D83">
          <w:pPr>
            <w:pStyle w:val="pHeader"/>
            <w:jc w:val="right"/>
          </w:pPr>
          <w:r>
            <w:t>HSA Programmer's Reference Manual: HSAIL Virtual ISA and Programming Model, Compiler Writer, and Object Format (BRIG)</w:t>
          </w:r>
        </w:p>
      </w:tc>
    </w:tr>
  </w:tbl>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944693"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308F9517" w14:textId="77777777">
      <w:tc>
        <w:tcPr>
          <w:tcW w:w="0" w:type="auto"/>
        </w:tcPr>
        <w:p w14:paraId="66643BAF" w14:textId="77777777" w:rsidR="00355D83" w:rsidRDefault="00355D83">
          <w:pPr>
            <w:pStyle w:val="pHeader"/>
          </w:pPr>
          <w:r>
            <w:t>HSA Programmer's Reference Manual: HSAIL Virtual ISA and Programming Model, Compiler Writer, and Object Format (BRIG)</w:t>
          </w:r>
        </w:p>
      </w:tc>
      <w:tc>
        <w:tcPr>
          <w:tcW w:w="0" w:type="auto"/>
        </w:tcPr>
        <w:p w14:paraId="2E5290F3" w14:textId="77777777" w:rsidR="00355D83" w:rsidRDefault="00355D83">
          <w:pPr>
            <w:pStyle w:val="pHeader"/>
            <w:jc w:val="right"/>
          </w:pPr>
          <w:r>
            <w:t>PID: 49828 • Rev: Version 1.0 Provisional • 5 June 2014</w:t>
          </w:r>
        </w:p>
      </w:tc>
    </w:tr>
  </w:tbl>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F5F02"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3AA38290" w14:textId="77777777">
      <w:tc>
        <w:tcPr>
          <w:tcW w:w="0" w:type="auto"/>
        </w:tcPr>
        <w:p w14:paraId="1C4CA2D3" w14:textId="77777777" w:rsidR="00355D83" w:rsidRDefault="00355D83">
          <w:pPr>
            <w:pStyle w:val="pHeader"/>
          </w:pPr>
          <w:r>
            <w:t>PID: 49828 • Rev: Version 1.0 Provisional • 5 June 2014</w:t>
          </w:r>
        </w:p>
      </w:tc>
      <w:tc>
        <w:tcPr>
          <w:tcW w:w="0" w:type="auto"/>
        </w:tcPr>
        <w:p w14:paraId="430F3CFD" w14:textId="77777777" w:rsidR="00355D83" w:rsidRDefault="00355D83">
          <w:pPr>
            <w:pStyle w:val="pHeader"/>
            <w:jc w:val="right"/>
          </w:pPr>
          <w:r>
            <w:t>HSA Programmer's Reference Manual: HSAIL Virtual ISA and Programming Model, Compiler Writer, and Object Format (BRIG)</w:t>
          </w:r>
        </w:p>
      </w:tc>
    </w:tr>
  </w:tbl>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ABFE38"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556C0FCD" w14:textId="77777777">
      <w:tc>
        <w:tcPr>
          <w:tcW w:w="0" w:type="auto"/>
        </w:tcPr>
        <w:p w14:paraId="2E447726" w14:textId="77777777" w:rsidR="00355D83" w:rsidRDefault="00355D83">
          <w:pPr>
            <w:pStyle w:val="pHeader"/>
          </w:pPr>
          <w:r>
            <w:t>HSA Programmer's Reference Manual: HSAIL Virtual ISA and Programming Model, Compiler Writer, and Object Format (BRIG)</w:t>
          </w:r>
        </w:p>
      </w:tc>
      <w:tc>
        <w:tcPr>
          <w:tcW w:w="0" w:type="auto"/>
        </w:tcPr>
        <w:p w14:paraId="139BA740" w14:textId="77777777" w:rsidR="00355D83" w:rsidRDefault="00355D83">
          <w:pPr>
            <w:pStyle w:val="pHeader"/>
            <w:jc w:val="right"/>
          </w:pPr>
          <w:r>
            <w:t>PID: 49828 • Rev: Version 1.0 Provisional • 5 June 2014</w:t>
          </w:r>
        </w:p>
      </w:tc>
    </w:tr>
  </w:tbl>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0BFDC"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6431FDA4" w14:textId="77777777">
      <w:tc>
        <w:tcPr>
          <w:tcW w:w="0" w:type="auto"/>
        </w:tcPr>
        <w:p w14:paraId="154D5ECC" w14:textId="77777777" w:rsidR="00355D83" w:rsidRDefault="00355D83">
          <w:pPr>
            <w:pStyle w:val="pHeader"/>
          </w:pPr>
          <w:r>
            <w:t>PID: 49828 • Rev: Version 1.0 Provisional • 5 June 2014</w:t>
          </w:r>
        </w:p>
      </w:tc>
      <w:tc>
        <w:tcPr>
          <w:tcW w:w="0" w:type="auto"/>
        </w:tcPr>
        <w:p w14:paraId="543A85F5" w14:textId="77777777" w:rsidR="00355D83" w:rsidRDefault="00355D83">
          <w:pPr>
            <w:pStyle w:val="pHeader"/>
            <w:jc w:val="right"/>
          </w:pPr>
          <w:r>
            <w:t>HSA Programmer's Reference Manual: HSAIL Virtual ISA and Programming Model, Compiler Writer, and Object Format (BRIG)</w:t>
          </w:r>
        </w:p>
      </w:tc>
    </w:tr>
  </w:tbl>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84655F"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20E37442" w14:textId="77777777">
      <w:tc>
        <w:tcPr>
          <w:tcW w:w="0" w:type="auto"/>
        </w:tcPr>
        <w:p w14:paraId="3331C4CE" w14:textId="77777777" w:rsidR="00355D83" w:rsidRDefault="00355D83">
          <w:pPr>
            <w:pStyle w:val="pHeader"/>
          </w:pPr>
          <w:r>
            <w:t>HSA Programmer's Reference Manual: HSAIL Virtual ISA and Programming Model, Compiler Writer, and Object Format (BRIG)</w:t>
          </w:r>
        </w:p>
      </w:tc>
      <w:tc>
        <w:tcPr>
          <w:tcW w:w="0" w:type="auto"/>
        </w:tcPr>
        <w:p w14:paraId="1757DDC4" w14:textId="77777777" w:rsidR="00355D83" w:rsidRDefault="00355D83">
          <w:pPr>
            <w:pStyle w:val="pHeader"/>
            <w:jc w:val="right"/>
          </w:pPr>
          <w:r>
            <w:t>PID: 49828 • Rev: Version 1.0 Provisional • 5 June 2014</w:t>
          </w:r>
        </w:p>
      </w:tc>
    </w:tr>
  </w:tbl>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10AAA2"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08755668" w14:textId="77777777">
      <w:tc>
        <w:tcPr>
          <w:tcW w:w="0" w:type="auto"/>
        </w:tcPr>
        <w:p w14:paraId="0C6EB882" w14:textId="77777777" w:rsidR="00355D83" w:rsidRDefault="00355D83">
          <w:pPr>
            <w:pStyle w:val="pHeader"/>
          </w:pPr>
          <w:r>
            <w:t>PID: 49828 • Rev: Version 1.0 Provisional • 5 June 2014</w:t>
          </w:r>
        </w:p>
      </w:tc>
      <w:tc>
        <w:tcPr>
          <w:tcW w:w="0" w:type="auto"/>
        </w:tcPr>
        <w:p w14:paraId="0EA91AC9" w14:textId="77777777" w:rsidR="00355D83" w:rsidRDefault="00355D83">
          <w:pPr>
            <w:pStyle w:val="pHeader"/>
            <w:jc w:val="right"/>
          </w:pPr>
          <w:r>
            <w:t>HSA Programmer's Reference Manual: HSAIL Virtual ISA and Programming Model, Compiler Writer, and Object Format (BRIG)</w:t>
          </w:r>
        </w:p>
      </w:tc>
    </w:tr>
  </w:tbl>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70FA9F"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0346CE25" w14:textId="77777777">
      <w:tc>
        <w:tcPr>
          <w:tcW w:w="0" w:type="auto"/>
        </w:tcPr>
        <w:p w14:paraId="0B4B933C" w14:textId="77777777" w:rsidR="00355D83" w:rsidRDefault="00355D83">
          <w:pPr>
            <w:pStyle w:val="pHeader"/>
          </w:pPr>
          <w:r>
            <w:t>HSA Programmer's Reference Manual: HSAIL Virtual ISA and Programming Model, Compiler Writer, and Object Format (BRIG)</w:t>
          </w:r>
        </w:p>
      </w:tc>
      <w:tc>
        <w:tcPr>
          <w:tcW w:w="0" w:type="auto"/>
        </w:tcPr>
        <w:p w14:paraId="6D5C26BB" w14:textId="77777777" w:rsidR="00355D83" w:rsidRDefault="00355D83">
          <w:pPr>
            <w:pStyle w:val="pHeader"/>
            <w:jc w:val="right"/>
          </w:pPr>
          <w:r>
            <w:t>PID: 49828 • Rev: Version 1.0 Provisional • 5 June 2014</w:t>
          </w:r>
        </w:p>
      </w:tc>
    </w:tr>
  </w:tbl>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2DBBFA"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219EF8B2" w14:textId="77777777">
      <w:tc>
        <w:tcPr>
          <w:tcW w:w="0" w:type="auto"/>
        </w:tcPr>
        <w:p w14:paraId="1F9128F5" w14:textId="77777777" w:rsidR="00355D83" w:rsidRDefault="00355D83">
          <w:pPr>
            <w:pStyle w:val="pHeader"/>
          </w:pPr>
          <w:r>
            <w:t>PID: 49828 • Rev: Version 1.0 Provisional • 5 June 2014</w:t>
          </w:r>
        </w:p>
      </w:tc>
      <w:tc>
        <w:tcPr>
          <w:tcW w:w="0" w:type="auto"/>
        </w:tcPr>
        <w:p w14:paraId="1EDD0F41" w14:textId="77777777" w:rsidR="00355D83" w:rsidRDefault="00355D83">
          <w:pPr>
            <w:pStyle w:val="pHeader"/>
            <w:jc w:val="right"/>
          </w:pPr>
          <w:r>
            <w:t>HSA Programmer's Reference Manual: HSAIL Virtual ISA and Programming Model, Compiler Writer, and Object Format (BRIG)</w:t>
          </w:r>
        </w:p>
      </w:tc>
    </w:tr>
  </w:tbl>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B057B2"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5DEBA730" w14:textId="77777777">
      <w:tc>
        <w:tcPr>
          <w:tcW w:w="0" w:type="auto"/>
        </w:tcPr>
        <w:p w14:paraId="5A213EF3" w14:textId="77777777" w:rsidR="00355D83" w:rsidRDefault="00355D83">
          <w:pPr>
            <w:pStyle w:val="pHeader"/>
          </w:pPr>
          <w:r>
            <w:t>HSA Programmer's Reference Manual: HSAIL Virtual ISA and Programming Model, Compiler Writer, and Object Format (BRIG)</w:t>
          </w:r>
        </w:p>
      </w:tc>
      <w:tc>
        <w:tcPr>
          <w:tcW w:w="0" w:type="auto"/>
        </w:tcPr>
        <w:p w14:paraId="4878D0B6" w14:textId="77777777" w:rsidR="00355D83" w:rsidRDefault="00355D83">
          <w:pPr>
            <w:pStyle w:val="pHeader"/>
            <w:jc w:val="right"/>
          </w:pPr>
          <w:r>
            <w:t>PID: 49828 • Rev: Version 1.0 Provisional • 5 June 2014</w:t>
          </w:r>
        </w:p>
      </w:tc>
    </w:tr>
  </w:tbl>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663008"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1C8F32C5" w14:textId="77777777">
      <w:tc>
        <w:tcPr>
          <w:tcW w:w="0" w:type="auto"/>
        </w:tcPr>
        <w:p w14:paraId="4E4D6BA9" w14:textId="77777777" w:rsidR="00355D83" w:rsidRDefault="00355D83">
          <w:pPr>
            <w:pStyle w:val="pHeader"/>
          </w:pPr>
          <w:r>
            <w:t>PID: 49828 • Rev: Version 1.0 Provisional • 5 June 2014</w:t>
          </w:r>
        </w:p>
      </w:tc>
      <w:tc>
        <w:tcPr>
          <w:tcW w:w="0" w:type="auto"/>
        </w:tcPr>
        <w:p w14:paraId="0B281A8C" w14:textId="77777777" w:rsidR="00355D83" w:rsidRDefault="00355D83">
          <w:pPr>
            <w:pStyle w:val="pHeader"/>
            <w:jc w:val="right"/>
          </w:pPr>
          <w:r>
            <w:t>HSA Programmer's Reference Manual: HSAIL Virtual ISA and Programming Model, Compiler Writer, and Object Format (BRIG)</w:t>
          </w:r>
        </w:p>
      </w:tc>
    </w:tr>
  </w:tbl>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A1629B"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4CF209ED" w14:textId="77777777">
      <w:tc>
        <w:tcPr>
          <w:tcW w:w="0" w:type="auto"/>
        </w:tcPr>
        <w:p w14:paraId="2150A934" w14:textId="77777777" w:rsidR="00355D83" w:rsidRDefault="00355D83">
          <w:pPr>
            <w:pStyle w:val="pHeader"/>
          </w:pPr>
          <w:r>
            <w:t>HSA Programmer's Reference Manual: HSAIL Virtual ISA and Programming Model, Compiler Writer, and Object Format (BRIG)</w:t>
          </w:r>
        </w:p>
      </w:tc>
      <w:tc>
        <w:tcPr>
          <w:tcW w:w="0" w:type="auto"/>
        </w:tcPr>
        <w:p w14:paraId="2E780203" w14:textId="77777777" w:rsidR="00355D83" w:rsidRDefault="00355D83">
          <w:pPr>
            <w:pStyle w:val="pHeader"/>
            <w:jc w:val="right"/>
          </w:pPr>
          <w:r>
            <w:t>PID: 49828 • Rev: Version 1.0 Provisional • 5 June 2014</w:t>
          </w:r>
        </w:p>
      </w:tc>
    </w:tr>
  </w:tbl>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C3F5D"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388AE55C" w14:textId="77777777">
      <w:tc>
        <w:tcPr>
          <w:tcW w:w="0" w:type="auto"/>
        </w:tcPr>
        <w:p w14:paraId="4E67D66F" w14:textId="77777777" w:rsidR="00355D83" w:rsidRDefault="00355D83">
          <w:pPr>
            <w:pStyle w:val="pHeader"/>
          </w:pPr>
          <w:r>
            <w:t>PID: 49828 • Rev: Version 1.0 Provisional • 5 June 2014</w:t>
          </w:r>
        </w:p>
      </w:tc>
      <w:tc>
        <w:tcPr>
          <w:tcW w:w="0" w:type="auto"/>
        </w:tcPr>
        <w:p w14:paraId="009A3FB6" w14:textId="77777777" w:rsidR="00355D83" w:rsidRDefault="00355D83">
          <w:pPr>
            <w:pStyle w:val="pHeader"/>
            <w:jc w:val="right"/>
          </w:pPr>
          <w:r>
            <w:t>HSA Programmer's Reference Manual: HSAIL Virtual ISA and Programming Model, Compiler Writer, and Object Format (BRIG)</w:t>
          </w:r>
        </w:p>
      </w:tc>
    </w:tr>
  </w:tbl>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DB58D7"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7C524156" w14:textId="77777777">
      <w:tc>
        <w:tcPr>
          <w:tcW w:w="0" w:type="auto"/>
        </w:tcPr>
        <w:p w14:paraId="72EBFE07" w14:textId="77777777" w:rsidR="00355D83" w:rsidRDefault="00355D83">
          <w:pPr>
            <w:pStyle w:val="pHeader"/>
          </w:pPr>
          <w:r>
            <w:t>HSA Programmer's Reference Manual: HSAIL Virtual ISA and Programming Model, Compiler Writer, and Object Format (BRIG)</w:t>
          </w:r>
        </w:p>
      </w:tc>
      <w:tc>
        <w:tcPr>
          <w:tcW w:w="0" w:type="auto"/>
        </w:tcPr>
        <w:p w14:paraId="627D4F26" w14:textId="77777777" w:rsidR="00355D83" w:rsidRDefault="00355D83">
          <w:pPr>
            <w:pStyle w:val="pHeader"/>
            <w:jc w:val="right"/>
          </w:pPr>
          <w:r>
            <w:t>PID: 49828 • Rev: Version 1.0 Provisional • 5 June 2014</w:t>
          </w:r>
        </w:p>
      </w:tc>
    </w:tr>
  </w:tbl>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A971A4"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77E792AF" w14:textId="77777777">
      <w:tc>
        <w:tcPr>
          <w:tcW w:w="0" w:type="auto"/>
        </w:tcPr>
        <w:p w14:paraId="597963F0" w14:textId="77777777" w:rsidR="00355D83" w:rsidRDefault="00355D83">
          <w:pPr>
            <w:pStyle w:val="pHeader"/>
          </w:pPr>
          <w:r>
            <w:t>PID: 49828 • Rev: Version 1.0 Provisional • 5 June 2014</w:t>
          </w:r>
        </w:p>
      </w:tc>
      <w:tc>
        <w:tcPr>
          <w:tcW w:w="0" w:type="auto"/>
        </w:tcPr>
        <w:p w14:paraId="20FBD358" w14:textId="77777777" w:rsidR="00355D83" w:rsidRDefault="00355D83">
          <w:pPr>
            <w:pStyle w:val="pHeader"/>
            <w:jc w:val="right"/>
          </w:pPr>
          <w:r>
            <w:t>HSA Programmer's Reference Manual: HSAIL Virtual ISA and Programming Model, Compiler Writer, and Object Format (BRIG)</w:t>
          </w:r>
        </w:p>
      </w:tc>
    </w:tr>
  </w:tbl>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DE1448"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3FEDBCEE" w14:textId="77777777">
      <w:tc>
        <w:tcPr>
          <w:tcW w:w="0" w:type="auto"/>
        </w:tcPr>
        <w:p w14:paraId="09BCE141" w14:textId="77777777" w:rsidR="00355D83" w:rsidRDefault="00355D83">
          <w:pPr>
            <w:pStyle w:val="pHeader"/>
          </w:pPr>
          <w:r>
            <w:t>HSA Programmer's Reference Manual: HSAIL Virtual ISA and Programming Model, Compiler Writer, and Object Format (BRIG)</w:t>
          </w:r>
        </w:p>
      </w:tc>
      <w:tc>
        <w:tcPr>
          <w:tcW w:w="0" w:type="auto"/>
        </w:tcPr>
        <w:p w14:paraId="2E1A3EF3" w14:textId="77777777" w:rsidR="00355D83" w:rsidRDefault="00355D83">
          <w:pPr>
            <w:pStyle w:val="pHeader"/>
            <w:jc w:val="right"/>
          </w:pPr>
          <w:r>
            <w:t>PID: 49828 • Rev: Version 1.0 Provisional • 5 June 2014</w:t>
          </w:r>
        </w:p>
      </w:tc>
    </w:tr>
  </w:tbl>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997AC"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65041B3E" w14:textId="77777777">
      <w:tc>
        <w:tcPr>
          <w:tcW w:w="0" w:type="auto"/>
        </w:tcPr>
        <w:p w14:paraId="15FC7A81" w14:textId="77777777" w:rsidR="00355D83" w:rsidRDefault="00355D83">
          <w:pPr>
            <w:pStyle w:val="pHeader"/>
          </w:pPr>
          <w:r>
            <w:t>PID: 49828 • Rev: Version 1.0 Provisional • 5 June 2014</w:t>
          </w:r>
        </w:p>
      </w:tc>
      <w:tc>
        <w:tcPr>
          <w:tcW w:w="0" w:type="auto"/>
        </w:tcPr>
        <w:p w14:paraId="11F45240" w14:textId="77777777" w:rsidR="00355D83" w:rsidRDefault="00355D83">
          <w:pPr>
            <w:pStyle w:val="pHeader"/>
            <w:jc w:val="right"/>
          </w:pPr>
          <w:r>
            <w:t>HSA Programmer's Reference Manual: HSAIL Virtual ISA and Programming Model, Compiler Writer, and Object Format (BRIG)</w:t>
          </w:r>
        </w:p>
      </w:tc>
    </w:tr>
  </w:tbl>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724858"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6140"/>
      <w:gridCol w:w="2880"/>
    </w:tblGrid>
    <w:tr w:rsidR="00355D83" w14:paraId="4E8421DE" w14:textId="77777777">
      <w:tc>
        <w:tcPr>
          <w:tcW w:w="0" w:type="auto"/>
        </w:tcPr>
        <w:p w14:paraId="6D4E3447" w14:textId="77777777" w:rsidR="00355D83" w:rsidRDefault="00355D83">
          <w:pPr>
            <w:pStyle w:val="pHeader"/>
          </w:pPr>
          <w:r>
            <w:t>HSA Programmer's Reference Manual: HSAIL Virtual ISA and Programming Model, Compiler Writer, and Object Format (BRIG)</w:t>
          </w:r>
        </w:p>
      </w:tc>
      <w:tc>
        <w:tcPr>
          <w:tcW w:w="0" w:type="auto"/>
        </w:tcPr>
        <w:p w14:paraId="6C387F9A" w14:textId="77777777" w:rsidR="00355D83" w:rsidRDefault="00355D83">
          <w:pPr>
            <w:pStyle w:val="pHeader"/>
            <w:jc w:val="right"/>
          </w:pPr>
          <w:r>
            <w:t>PID: 49828 • Rev: Version 1.0 Provisional • 5 June 2014</w:t>
          </w:r>
        </w:p>
      </w:tc>
    </w:tr>
  </w:tbl>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9A4EA2" w14:textId="77777777" w:rsidR="00355D83" w:rsidRDefault="00355D83">
    <w:pPr>
      <w:pStyle w:val="pHeader"/>
      <w:jc w:val="center"/>
    </w:pPr>
    <w:r>
      <w:rPr>
        <w:rStyle w:val="em"/>
      </w:rPr>
      <w:t>HSA Foundation Proprietary</w:t>
    </w:r>
  </w:p>
  <w:tbl>
    <w:tblPr>
      <w:tblW w:w="5000" w:type="pct"/>
      <w:tblBorders>
        <w:top w:val="single" w:sz="6" w:space="0" w:color="A9A9A9"/>
      </w:tblBorders>
      <w:tblCellMar>
        <w:left w:w="10" w:type="dxa"/>
        <w:right w:w="10" w:type="dxa"/>
      </w:tblCellMar>
      <w:tblLook w:val="04A0" w:firstRow="1" w:lastRow="0" w:firstColumn="1" w:lastColumn="0" w:noHBand="0" w:noVBand="1"/>
    </w:tblPr>
    <w:tblGrid>
      <w:gridCol w:w="2880"/>
      <w:gridCol w:w="6140"/>
    </w:tblGrid>
    <w:tr w:rsidR="00355D83" w14:paraId="7D45891F" w14:textId="77777777">
      <w:tc>
        <w:tcPr>
          <w:tcW w:w="0" w:type="auto"/>
        </w:tcPr>
        <w:p w14:paraId="2BC76FA6" w14:textId="77777777" w:rsidR="00355D83" w:rsidRDefault="00355D83">
          <w:pPr>
            <w:pStyle w:val="pHeader"/>
          </w:pPr>
          <w:r>
            <w:t>PID: 49828 • Rev: Version 1.0 Provisional • 5 June 2014</w:t>
          </w:r>
        </w:p>
      </w:tc>
      <w:tc>
        <w:tcPr>
          <w:tcW w:w="0" w:type="auto"/>
        </w:tcPr>
        <w:p w14:paraId="1D130222" w14:textId="77777777" w:rsidR="00355D83" w:rsidRDefault="00355D83">
          <w:pPr>
            <w:pStyle w:val="pHeader"/>
            <w:jc w:val="right"/>
          </w:pPr>
          <w:r>
            <w:t>HSA Programmer's Reference Manual: HSAIL Virtual ISA and Programming Model, Compiler Writer, and Object Format (BRIG)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060D098"/>
    <w:lvl w:ilvl="0">
      <w:start w:val="1"/>
      <w:numFmt w:val="decimal"/>
      <w:lvlText w:val="%1."/>
      <w:lvlJc w:val="left"/>
      <w:pPr>
        <w:tabs>
          <w:tab w:val="num" w:pos="1800"/>
        </w:tabs>
        <w:ind w:left="1800" w:hanging="360"/>
      </w:pPr>
    </w:lvl>
  </w:abstractNum>
  <w:abstractNum w:abstractNumId="1">
    <w:nsid w:val="FFFFFF7D"/>
    <w:multiLevelType w:val="singleLevel"/>
    <w:tmpl w:val="F118AE54"/>
    <w:lvl w:ilvl="0">
      <w:start w:val="1"/>
      <w:numFmt w:val="decimal"/>
      <w:lvlText w:val="%1."/>
      <w:lvlJc w:val="left"/>
      <w:pPr>
        <w:tabs>
          <w:tab w:val="num" w:pos="1440"/>
        </w:tabs>
        <w:ind w:left="1440" w:hanging="360"/>
      </w:pPr>
    </w:lvl>
  </w:abstractNum>
  <w:abstractNum w:abstractNumId="2">
    <w:nsid w:val="FFFFFF7E"/>
    <w:multiLevelType w:val="singleLevel"/>
    <w:tmpl w:val="ADE498C2"/>
    <w:lvl w:ilvl="0">
      <w:start w:val="1"/>
      <w:numFmt w:val="decimal"/>
      <w:lvlText w:val="%1."/>
      <w:lvlJc w:val="left"/>
      <w:pPr>
        <w:tabs>
          <w:tab w:val="num" w:pos="1080"/>
        </w:tabs>
        <w:ind w:left="1080" w:hanging="360"/>
      </w:pPr>
    </w:lvl>
  </w:abstractNum>
  <w:abstractNum w:abstractNumId="3">
    <w:nsid w:val="FFFFFF7F"/>
    <w:multiLevelType w:val="singleLevel"/>
    <w:tmpl w:val="610C96DA"/>
    <w:lvl w:ilvl="0">
      <w:start w:val="1"/>
      <w:numFmt w:val="decimal"/>
      <w:lvlText w:val="%1."/>
      <w:lvlJc w:val="left"/>
      <w:pPr>
        <w:tabs>
          <w:tab w:val="num" w:pos="720"/>
        </w:tabs>
        <w:ind w:left="720" w:hanging="360"/>
      </w:pPr>
    </w:lvl>
  </w:abstractNum>
  <w:abstractNum w:abstractNumId="4">
    <w:nsid w:val="FFFFFF80"/>
    <w:multiLevelType w:val="singleLevel"/>
    <w:tmpl w:val="D19CEA8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8DC32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E24F43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F1CEC3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D4F2CA62"/>
    <w:lvl w:ilvl="0">
      <w:start w:val="1"/>
      <w:numFmt w:val="decimal"/>
      <w:lvlText w:val="%1."/>
      <w:lvlJc w:val="left"/>
      <w:pPr>
        <w:tabs>
          <w:tab w:val="num" w:pos="360"/>
        </w:tabs>
        <w:ind w:left="360" w:hanging="360"/>
      </w:pPr>
    </w:lvl>
  </w:abstractNum>
  <w:abstractNum w:abstractNumId="9">
    <w:nsid w:val="FFFFFF89"/>
    <w:multiLevelType w:val="singleLevel"/>
    <w:tmpl w:val="73B210B6"/>
    <w:lvl w:ilvl="0">
      <w:start w:val="1"/>
      <w:numFmt w:val="bullet"/>
      <w:lvlText w:val=""/>
      <w:lvlJc w:val="left"/>
      <w:pPr>
        <w:tabs>
          <w:tab w:val="num" w:pos="360"/>
        </w:tabs>
        <w:ind w:left="360" w:hanging="360"/>
      </w:pPr>
      <w:rPr>
        <w:rFonts w:ascii="Symbol" w:hAnsi="Symbol" w:hint="default"/>
      </w:rPr>
    </w:lvl>
  </w:abstractNum>
  <w:abstractNum w:abstractNumId="10">
    <w:nsid w:val="000D1983"/>
    <w:multiLevelType w:val="multilevel"/>
    <w:tmpl w:val="DC9E35B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001A1634"/>
    <w:multiLevelType w:val="multilevel"/>
    <w:tmpl w:val="F4C025E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008F2601"/>
    <w:multiLevelType w:val="multilevel"/>
    <w:tmpl w:val="50F2DE0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01013F19"/>
    <w:multiLevelType w:val="multilevel"/>
    <w:tmpl w:val="E6B67ED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017C1FA6"/>
    <w:multiLevelType w:val="multilevel"/>
    <w:tmpl w:val="AB5C6FF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02093039"/>
    <w:multiLevelType w:val="multilevel"/>
    <w:tmpl w:val="4A368EA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02E41B5C"/>
    <w:multiLevelType w:val="multilevel"/>
    <w:tmpl w:val="A8F2BBA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03F03B76"/>
    <w:multiLevelType w:val="multilevel"/>
    <w:tmpl w:val="BF92F49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043B7076"/>
    <w:multiLevelType w:val="hybridMultilevel"/>
    <w:tmpl w:val="450647B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9">
    <w:nsid w:val="052A52CF"/>
    <w:multiLevelType w:val="multilevel"/>
    <w:tmpl w:val="467EAF6A"/>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05AA760E"/>
    <w:multiLevelType w:val="multilevel"/>
    <w:tmpl w:val="A8207B6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05EC53EC"/>
    <w:multiLevelType w:val="multilevel"/>
    <w:tmpl w:val="95369D02"/>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05FB30E8"/>
    <w:multiLevelType w:val="multilevel"/>
    <w:tmpl w:val="D88AB0C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061F0644"/>
    <w:multiLevelType w:val="multilevel"/>
    <w:tmpl w:val="43F43A8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06947933"/>
    <w:multiLevelType w:val="multilevel"/>
    <w:tmpl w:val="BBB0D39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069F3FC4"/>
    <w:multiLevelType w:val="hybridMultilevel"/>
    <w:tmpl w:val="E934047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6">
    <w:nsid w:val="07265AF4"/>
    <w:multiLevelType w:val="multilevel"/>
    <w:tmpl w:val="3360726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073D620C"/>
    <w:multiLevelType w:val="multilevel"/>
    <w:tmpl w:val="673A91E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07DB058B"/>
    <w:multiLevelType w:val="multilevel"/>
    <w:tmpl w:val="90E64CD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082A547C"/>
    <w:multiLevelType w:val="multilevel"/>
    <w:tmpl w:val="E034E67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087B0874"/>
    <w:multiLevelType w:val="multilevel"/>
    <w:tmpl w:val="E7D6A10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093A2023"/>
    <w:multiLevelType w:val="multilevel"/>
    <w:tmpl w:val="167E30C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0956635F"/>
    <w:multiLevelType w:val="multilevel"/>
    <w:tmpl w:val="239C5E3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09687C03"/>
    <w:multiLevelType w:val="hybridMultilevel"/>
    <w:tmpl w:val="96443C34"/>
    <w:lvl w:ilvl="0" w:tplc="59188AD6">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9DA2F49"/>
    <w:multiLevelType w:val="multilevel"/>
    <w:tmpl w:val="5B00779A"/>
    <w:lvl w:ilvl="0">
      <w:numFmt w:val="decimal"/>
      <w:lvlText w:val=""/>
      <w:lvlJc w:val="left"/>
    </w:lvl>
    <w:lvl w:ilvl="1">
      <w:start w:val="1"/>
      <w:numFmt w:val="lowerLetter"/>
      <w:lvlText w:val="%2."/>
      <w:lvlJc w:val="right"/>
      <w:pPr>
        <w:tabs>
          <w:tab w:val="num" w:pos="0"/>
        </w:tabs>
        <w:spacing w:before="120" w:after="120"/>
        <w:ind w:left="0" w:hanging="210"/>
      </w:pPr>
      <w:rPr>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0A5A55E1"/>
    <w:multiLevelType w:val="multilevel"/>
    <w:tmpl w:val="A56A67D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0A8F351C"/>
    <w:multiLevelType w:val="multilevel"/>
    <w:tmpl w:val="5514304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0AB16AA8"/>
    <w:multiLevelType w:val="hybridMultilevel"/>
    <w:tmpl w:val="AB321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AE40D44"/>
    <w:multiLevelType w:val="multilevel"/>
    <w:tmpl w:val="26B69374"/>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0B0D26B9"/>
    <w:multiLevelType w:val="multilevel"/>
    <w:tmpl w:val="A418D03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0B781C70"/>
    <w:multiLevelType w:val="multilevel"/>
    <w:tmpl w:val="42F2A87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0B9F7ED9"/>
    <w:multiLevelType w:val="multilevel"/>
    <w:tmpl w:val="5B68197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0BE46CA0"/>
    <w:multiLevelType w:val="multilevel"/>
    <w:tmpl w:val="2CEE1F2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0C250920"/>
    <w:multiLevelType w:val="multilevel"/>
    <w:tmpl w:val="94EED38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0C442F48"/>
    <w:multiLevelType w:val="multilevel"/>
    <w:tmpl w:val="2750854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0C607852"/>
    <w:multiLevelType w:val="multilevel"/>
    <w:tmpl w:val="6D609E9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0CE61768"/>
    <w:multiLevelType w:val="multilevel"/>
    <w:tmpl w:val="6D7CD06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nsid w:val="0CF1350F"/>
    <w:multiLevelType w:val="multilevel"/>
    <w:tmpl w:val="7762802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0D0A6F9D"/>
    <w:multiLevelType w:val="multilevel"/>
    <w:tmpl w:val="66AC3FF4"/>
    <w:lvl w:ilvl="0">
      <w:numFmt w:val="decimal"/>
      <w:lvlText w:val=""/>
      <w:lvlJc w:val="left"/>
    </w:lvl>
    <w:lvl w:ilvl="1">
      <w:start w:val="1"/>
      <w:numFmt w:val="lowerLetter"/>
      <w:lvlText w:val="%2."/>
      <w:lvlJc w:val="right"/>
      <w:pPr>
        <w:tabs>
          <w:tab w:val="num" w:pos="0"/>
        </w:tabs>
        <w:spacing w:before="120" w:after="120"/>
        <w:ind w:left="0" w:hanging="210"/>
      </w:pPr>
      <w:rPr>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nsid w:val="0DBA4780"/>
    <w:multiLevelType w:val="multilevel"/>
    <w:tmpl w:val="7D909CB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nsid w:val="0DF92F51"/>
    <w:multiLevelType w:val="multilevel"/>
    <w:tmpl w:val="0536378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nsid w:val="0E020724"/>
    <w:multiLevelType w:val="multilevel"/>
    <w:tmpl w:val="33B0390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nsid w:val="0E353BA8"/>
    <w:multiLevelType w:val="multilevel"/>
    <w:tmpl w:val="A114E2EA"/>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nsid w:val="0EFF0370"/>
    <w:multiLevelType w:val="multilevel"/>
    <w:tmpl w:val="3A68319E"/>
    <w:lvl w:ilvl="0">
      <w:numFmt w:val="decimal"/>
      <w:lvlText w:val=""/>
      <w:lvlJc w:val="left"/>
    </w:lvl>
    <w:lvl w:ilvl="1">
      <w:start w:val="1"/>
      <w:numFmt w:val="lowerLetter"/>
      <w:lvlText w:val="%2."/>
      <w:lvlJc w:val="right"/>
      <w:pPr>
        <w:tabs>
          <w:tab w:val="num" w:pos="0"/>
        </w:tabs>
        <w:spacing w:before="120" w:after="120"/>
        <w:ind w:left="0" w:hanging="210"/>
      </w:pPr>
      <w:rPr>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nsid w:val="0F1D7202"/>
    <w:multiLevelType w:val="multilevel"/>
    <w:tmpl w:val="1B2A628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nsid w:val="0F572C1E"/>
    <w:multiLevelType w:val="multilevel"/>
    <w:tmpl w:val="6088BDB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nsid w:val="0F8A5CE6"/>
    <w:multiLevelType w:val="multilevel"/>
    <w:tmpl w:val="761C710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nsid w:val="0FF6718B"/>
    <w:multiLevelType w:val="multilevel"/>
    <w:tmpl w:val="4C24716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nsid w:val="107C23C7"/>
    <w:multiLevelType w:val="multilevel"/>
    <w:tmpl w:val="8568607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nsid w:val="10996B99"/>
    <w:multiLevelType w:val="multilevel"/>
    <w:tmpl w:val="18BE7A82"/>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nsid w:val="123E1951"/>
    <w:multiLevelType w:val="multilevel"/>
    <w:tmpl w:val="D6B2FB1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nsid w:val="12562FED"/>
    <w:multiLevelType w:val="multilevel"/>
    <w:tmpl w:val="8FA42182"/>
    <w:lvl w:ilvl="0">
      <w:numFmt w:val="decimal"/>
      <w:lvlText w:val=""/>
      <w:lvlJc w:val="left"/>
    </w:lvl>
    <w:lvl w:ilvl="1">
      <w:numFmt w:val="decimal"/>
      <w:lvlText w:val=""/>
      <w:lvlJc w:val="left"/>
    </w:lvl>
    <w:lvl w:ilvl="2">
      <w:numFmt w:val="bullet"/>
      <w:lvlText w:val=""/>
      <w:lvlJc w:val="right"/>
      <w:pPr>
        <w:tabs>
          <w:tab w:val="num" w:pos="0"/>
        </w:tabs>
        <w:spacing w:before="120" w:after="120"/>
        <w:ind w:left="0" w:hanging="210"/>
      </w:pPr>
      <w:rPr>
        <w:rFonts w:ascii="Symbol" w:hAnsi="Symbol"/>
        <w:color w:val="000000"/>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nsid w:val="12A86842"/>
    <w:multiLevelType w:val="multilevel"/>
    <w:tmpl w:val="E102C7B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nsid w:val="130D035B"/>
    <w:multiLevelType w:val="multilevel"/>
    <w:tmpl w:val="EA4AC46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nsid w:val="133D3255"/>
    <w:multiLevelType w:val="multilevel"/>
    <w:tmpl w:val="6846CF2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nsid w:val="13531E35"/>
    <w:multiLevelType w:val="multilevel"/>
    <w:tmpl w:val="0A42F9B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nsid w:val="15BF6484"/>
    <w:multiLevelType w:val="multilevel"/>
    <w:tmpl w:val="DB2CB8A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nsid w:val="15E413A5"/>
    <w:multiLevelType w:val="multilevel"/>
    <w:tmpl w:val="CC1832E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nsid w:val="162408EE"/>
    <w:multiLevelType w:val="multilevel"/>
    <w:tmpl w:val="8DB8393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nsid w:val="16253AE2"/>
    <w:multiLevelType w:val="multilevel"/>
    <w:tmpl w:val="851053C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nsid w:val="165F7420"/>
    <w:multiLevelType w:val="multilevel"/>
    <w:tmpl w:val="651A102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nsid w:val="16905125"/>
    <w:multiLevelType w:val="hybridMultilevel"/>
    <w:tmpl w:val="68A26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172360DC"/>
    <w:multiLevelType w:val="multilevel"/>
    <w:tmpl w:val="3CD4DA2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nsid w:val="182573FF"/>
    <w:multiLevelType w:val="multilevel"/>
    <w:tmpl w:val="BAD86CD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nsid w:val="18441647"/>
    <w:multiLevelType w:val="hybridMultilevel"/>
    <w:tmpl w:val="9A3A1676"/>
    <w:lvl w:ilvl="0" w:tplc="FD9009FE">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18797F47"/>
    <w:multiLevelType w:val="multilevel"/>
    <w:tmpl w:val="3ED273C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nsid w:val="190B6675"/>
    <w:multiLevelType w:val="multilevel"/>
    <w:tmpl w:val="AFCEFCC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nsid w:val="1925587E"/>
    <w:multiLevelType w:val="multilevel"/>
    <w:tmpl w:val="5A8655B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nsid w:val="198128C8"/>
    <w:multiLevelType w:val="multilevel"/>
    <w:tmpl w:val="8CA8A72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nsid w:val="198D5E1C"/>
    <w:multiLevelType w:val="multilevel"/>
    <w:tmpl w:val="2BB892D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nsid w:val="19D8321A"/>
    <w:multiLevelType w:val="multilevel"/>
    <w:tmpl w:val="8BBC445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nsid w:val="1A4A5200"/>
    <w:multiLevelType w:val="multilevel"/>
    <w:tmpl w:val="2AC425F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nsid w:val="1AB14016"/>
    <w:multiLevelType w:val="multilevel"/>
    <w:tmpl w:val="A344053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nsid w:val="1AB84C08"/>
    <w:multiLevelType w:val="hybridMultilevel"/>
    <w:tmpl w:val="E37E0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1AF4451F"/>
    <w:multiLevelType w:val="multilevel"/>
    <w:tmpl w:val="F524ED7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nsid w:val="1B4C5C3E"/>
    <w:multiLevelType w:val="multilevel"/>
    <w:tmpl w:val="0318078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nsid w:val="1B5A0CDB"/>
    <w:multiLevelType w:val="hybridMultilevel"/>
    <w:tmpl w:val="61F20CDE"/>
    <w:lvl w:ilvl="0" w:tplc="FF948914">
      <w:start w:val="2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1BC46E53"/>
    <w:multiLevelType w:val="multilevel"/>
    <w:tmpl w:val="7000125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nsid w:val="1C9702C3"/>
    <w:multiLevelType w:val="multilevel"/>
    <w:tmpl w:val="2C504DB4"/>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nsid w:val="1D0E64A7"/>
    <w:multiLevelType w:val="multilevel"/>
    <w:tmpl w:val="281AD00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nsid w:val="1D354006"/>
    <w:multiLevelType w:val="multilevel"/>
    <w:tmpl w:val="BEDED88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nsid w:val="1D894DCF"/>
    <w:multiLevelType w:val="hybridMultilevel"/>
    <w:tmpl w:val="65A6239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2">
    <w:nsid w:val="1F4B3BA3"/>
    <w:multiLevelType w:val="multilevel"/>
    <w:tmpl w:val="3984028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nsid w:val="1FE849B2"/>
    <w:multiLevelType w:val="multilevel"/>
    <w:tmpl w:val="8D86F198"/>
    <w:lvl w:ilvl="0">
      <w:numFmt w:val="bullet"/>
      <w:lvlText w:val=""/>
      <w:lvlJc w:val="right"/>
      <w:pPr>
        <w:tabs>
          <w:tab w:val="num" w:pos="0"/>
        </w:tabs>
        <w:spacing w:before="120" w:after="120"/>
        <w:ind w:left="0" w:hanging="210"/>
      </w:pPr>
      <w:rPr>
        <w:rFonts w:ascii="Symbol" w:hAnsi="Symbol"/>
        <w:color w:val="000000"/>
        <w:sz w:val="22"/>
        <w:szCs w:val="22"/>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nsid w:val="1FFC41B7"/>
    <w:multiLevelType w:val="multilevel"/>
    <w:tmpl w:val="8C88AA1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nsid w:val="20B90912"/>
    <w:multiLevelType w:val="multilevel"/>
    <w:tmpl w:val="5768C72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nsid w:val="20E36419"/>
    <w:multiLevelType w:val="multilevel"/>
    <w:tmpl w:val="BAE0C5E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nsid w:val="20FB6BC6"/>
    <w:multiLevelType w:val="multilevel"/>
    <w:tmpl w:val="C330C4F4"/>
    <w:lvl w:ilvl="0">
      <w:numFmt w:val="decimal"/>
      <w:lvlText w:val=""/>
      <w:lvlJc w:val="left"/>
    </w:lvl>
    <w:lvl w:ilvl="1">
      <w:numFmt w:val="decimal"/>
      <w:lvlText w:val=""/>
      <w:lvlJc w:val="left"/>
    </w:lvl>
    <w:lvl w:ilvl="2">
      <w:numFmt w:val="bullet"/>
      <w:lvlText w:val=""/>
      <w:lvlJc w:val="right"/>
      <w:pPr>
        <w:tabs>
          <w:tab w:val="num" w:pos="0"/>
        </w:tabs>
        <w:spacing w:before="120" w:after="120"/>
        <w:ind w:left="0" w:hanging="210"/>
      </w:pPr>
      <w:rPr>
        <w:rFonts w:ascii="Symbol" w:hAnsi="Symbol"/>
        <w:color w:val="000000"/>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nsid w:val="2142217E"/>
    <w:multiLevelType w:val="multilevel"/>
    <w:tmpl w:val="3C2CDA2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nsid w:val="21601D15"/>
    <w:multiLevelType w:val="multilevel"/>
    <w:tmpl w:val="C2BE67F2"/>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nsid w:val="216F4541"/>
    <w:multiLevelType w:val="hybridMultilevel"/>
    <w:tmpl w:val="3E024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21BB2A8C"/>
    <w:multiLevelType w:val="multilevel"/>
    <w:tmpl w:val="F048A25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nsid w:val="2203107A"/>
    <w:multiLevelType w:val="multilevel"/>
    <w:tmpl w:val="B19E7786"/>
    <w:lvl w:ilvl="0">
      <w:numFmt w:val="decimal"/>
      <w:lvlText w:val=""/>
      <w:lvlJc w:val="left"/>
    </w:lvl>
    <w:lvl w:ilvl="1">
      <w:start w:val="1"/>
      <w:numFmt w:val="lowerLetter"/>
      <w:lvlText w:val="%2."/>
      <w:lvlJc w:val="right"/>
      <w:pPr>
        <w:tabs>
          <w:tab w:val="num" w:pos="0"/>
        </w:tabs>
        <w:spacing w:before="120" w:after="120"/>
        <w:ind w:left="0" w:hanging="210"/>
      </w:pPr>
      <w:rPr>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nsid w:val="2234534C"/>
    <w:multiLevelType w:val="multilevel"/>
    <w:tmpl w:val="A232EC5E"/>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nsid w:val="2393056E"/>
    <w:multiLevelType w:val="multilevel"/>
    <w:tmpl w:val="E752E45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nsid w:val="23971FC1"/>
    <w:multiLevelType w:val="hybridMultilevel"/>
    <w:tmpl w:val="C5DC26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nsid w:val="23AA68EA"/>
    <w:multiLevelType w:val="multilevel"/>
    <w:tmpl w:val="73B69FC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nsid w:val="23FE0D28"/>
    <w:multiLevelType w:val="multilevel"/>
    <w:tmpl w:val="EE96808A"/>
    <w:lvl w:ilvl="0">
      <w:start w:val="1"/>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nsid w:val="24494BE4"/>
    <w:multiLevelType w:val="hybridMultilevel"/>
    <w:tmpl w:val="A470EDC4"/>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9">
    <w:nsid w:val="24923BC7"/>
    <w:multiLevelType w:val="multilevel"/>
    <w:tmpl w:val="E51AD91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nsid w:val="2571121A"/>
    <w:multiLevelType w:val="multilevel"/>
    <w:tmpl w:val="36E2D8C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nsid w:val="25724231"/>
    <w:multiLevelType w:val="multilevel"/>
    <w:tmpl w:val="376EF90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nsid w:val="25A154E5"/>
    <w:multiLevelType w:val="multilevel"/>
    <w:tmpl w:val="4552D116"/>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nsid w:val="25D4722D"/>
    <w:multiLevelType w:val="multilevel"/>
    <w:tmpl w:val="F4EA78F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nsid w:val="25EE5314"/>
    <w:multiLevelType w:val="multilevel"/>
    <w:tmpl w:val="DDB2775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nsid w:val="260A18BE"/>
    <w:multiLevelType w:val="multilevel"/>
    <w:tmpl w:val="EED61D26"/>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nsid w:val="266F3444"/>
    <w:multiLevelType w:val="multilevel"/>
    <w:tmpl w:val="8AD446E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nsid w:val="26A24315"/>
    <w:multiLevelType w:val="multilevel"/>
    <w:tmpl w:val="9EDA7E5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nsid w:val="26CC2CBF"/>
    <w:multiLevelType w:val="multilevel"/>
    <w:tmpl w:val="9646898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nsid w:val="27505007"/>
    <w:multiLevelType w:val="multilevel"/>
    <w:tmpl w:val="9FE24A6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nsid w:val="277209B1"/>
    <w:multiLevelType w:val="multilevel"/>
    <w:tmpl w:val="FF6C9B7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nsid w:val="27F76160"/>
    <w:multiLevelType w:val="multilevel"/>
    <w:tmpl w:val="F1FE5E1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nsid w:val="287E2B8F"/>
    <w:multiLevelType w:val="multilevel"/>
    <w:tmpl w:val="8B84D78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nsid w:val="28A45F3D"/>
    <w:multiLevelType w:val="multilevel"/>
    <w:tmpl w:val="CD561A8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nsid w:val="291E2F6C"/>
    <w:multiLevelType w:val="multilevel"/>
    <w:tmpl w:val="EDDA56F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nsid w:val="2A8C098B"/>
    <w:multiLevelType w:val="hybridMultilevel"/>
    <w:tmpl w:val="8A5A0C3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26">
    <w:nsid w:val="2AA11FD0"/>
    <w:multiLevelType w:val="multilevel"/>
    <w:tmpl w:val="299233E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nsid w:val="2AB50E51"/>
    <w:multiLevelType w:val="multilevel"/>
    <w:tmpl w:val="D4ECED1E"/>
    <w:lvl w:ilvl="0">
      <w:start w:val="6"/>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nsid w:val="2B0173B4"/>
    <w:multiLevelType w:val="multilevel"/>
    <w:tmpl w:val="18D06BB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nsid w:val="2B8C67E5"/>
    <w:multiLevelType w:val="multilevel"/>
    <w:tmpl w:val="2E865A4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nsid w:val="2C822193"/>
    <w:multiLevelType w:val="multilevel"/>
    <w:tmpl w:val="99141DB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nsid w:val="2D1D7FDD"/>
    <w:multiLevelType w:val="multilevel"/>
    <w:tmpl w:val="2D82417C"/>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nsid w:val="2DF41FAD"/>
    <w:multiLevelType w:val="multilevel"/>
    <w:tmpl w:val="EB3E6DE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nsid w:val="2E8D1269"/>
    <w:multiLevelType w:val="multilevel"/>
    <w:tmpl w:val="D6340DE8"/>
    <w:lvl w:ilvl="0">
      <w:start w:val="5"/>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nsid w:val="2EF93C33"/>
    <w:multiLevelType w:val="multilevel"/>
    <w:tmpl w:val="594C2A1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nsid w:val="2F0B65A0"/>
    <w:multiLevelType w:val="multilevel"/>
    <w:tmpl w:val="11CACF6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nsid w:val="2F1D3A06"/>
    <w:multiLevelType w:val="hybridMultilevel"/>
    <w:tmpl w:val="661A81C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7">
    <w:nsid w:val="2F383E53"/>
    <w:multiLevelType w:val="multilevel"/>
    <w:tmpl w:val="8D3A8CD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nsid w:val="2F760A5B"/>
    <w:multiLevelType w:val="multilevel"/>
    <w:tmpl w:val="0EF637F8"/>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nsid w:val="2F7B3B98"/>
    <w:multiLevelType w:val="multilevel"/>
    <w:tmpl w:val="CE1229B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nsid w:val="30130A70"/>
    <w:multiLevelType w:val="multilevel"/>
    <w:tmpl w:val="40B25562"/>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nsid w:val="30C81C38"/>
    <w:multiLevelType w:val="multilevel"/>
    <w:tmpl w:val="8D84AAFA"/>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nsid w:val="31263747"/>
    <w:multiLevelType w:val="multilevel"/>
    <w:tmpl w:val="C9763F3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nsid w:val="314E4855"/>
    <w:multiLevelType w:val="multilevel"/>
    <w:tmpl w:val="6D8E5C0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nsid w:val="31A013C4"/>
    <w:multiLevelType w:val="multilevel"/>
    <w:tmpl w:val="03EE019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nsid w:val="32157E90"/>
    <w:multiLevelType w:val="hybridMultilevel"/>
    <w:tmpl w:val="42701B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nsid w:val="323F6052"/>
    <w:multiLevelType w:val="multilevel"/>
    <w:tmpl w:val="0AB06ACA"/>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nsid w:val="3247120F"/>
    <w:multiLevelType w:val="multilevel"/>
    <w:tmpl w:val="D6BED2E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nsid w:val="32471CF0"/>
    <w:multiLevelType w:val="multilevel"/>
    <w:tmpl w:val="D81AEDEC"/>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nsid w:val="32FB7B30"/>
    <w:multiLevelType w:val="multilevel"/>
    <w:tmpl w:val="83D6118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nsid w:val="33993801"/>
    <w:multiLevelType w:val="multilevel"/>
    <w:tmpl w:val="87C6599C"/>
    <w:lvl w:ilvl="0">
      <w:numFmt w:val="decimal"/>
      <w:lvlText w:val=""/>
      <w:lvlJc w:val="left"/>
    </w:lvl>
    <w:lvl w:ilvl="1">
      <w:numFmt w:val="decimal"/>
      <w:lvlText w:val=""/>
      <w:lvlJc w:val="left"/>
    </w:lvl>
    <w:lvl w:ilvl="2">
      <w:numFmt w:val="bullet"/>
      <w:lvlText w:val=""/>
      <w:lvlJc w:val="right"/>
      <w:pPr>
        <w:tabs>
          <w:tab w:val="num" w:pos="0"/>
        </w:tabs>
        <w:spacing w:before="120" w:after="120"/>
        <w:ind w:left="0" w:hanging="210"/>
      </w:pPr>
      <w:rPr>
        <w:rFonts w:ascii="Symbol" w:hAnsi="Symbol"/>
        <w:color w:val="000000"/>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nsid w:val="34171C7D"/>
    <w:multiLevelType w:val="multilevel"/>
    <w:tmpl w:val="21DA0B2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nsid w:val="34794D34"/>
    <w:multiLevelType w:val="multilevel"/>
    <w:tmpl w:val="3236B7C4"/>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nsid w:val="34C808BA"/>
    <w:multiLevelType w:val="hybridMultilevel"/>
    <w:tmpl w:val="E444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354E22A0"/>
    <w:multiLevelType w:val="multilevel"/>
    <w:tmpl w:val="F8F2258E"/>
    <w:lvl w:ilvl="0">
      <w:start w:val="8"/>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nsid w:val="35AE1B5E"/>
    <w:multiLevelType w:val="multilevel"/>
    <w:tmpl w:val="48763F1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nsid w:val="36017DCE"/>
    <w:multiLevelType w:val="multilevel"/>
    <w:tmpl w:val="5704BF1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nsid w:val="366A3441"/>
    <w:multiLevelType w:val="multilevel"/>
    <w:tmpl w:val="C0B2E708"/>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nsid w:val="36AF22DE"/>
    <w:multiLevelType w:val="multilevel"/>
    <w:tmpl w:val="B3F09D4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nsid w:val="370A34EF"/>
    <w:multiLevelType w:val="multilevel"/>
    <w:tmpl w:val="E8B2BB52"/>
    <w:lvl w:ilvl="0">
      <w:start w:val="7"/>
      <w:numFmt w:val="decimal"/>
      <w:lvlText w:val="%1"/>
      <w:lvlJc w:val="left"/>
      <w:pPr>
        <w:ind w:left="626" w:hanging="626"/>
      </w:pPr>
      <w:rPr>
        <w:rFonts w:hint="default"/>
      </w:rPr>
    </w:lvl>
    <w:lvl w:ilvl="1">
      <w:start w:val="6"/>
      <w:numFmt w:val="decimal"/>
      <w:lvlText w:val="%1.%2"/>
      <w:lvlJc w:val="left"/>
      <w:pPr>
        <w:ind w:left="173" w:hanging="626"/>
      </w:pPr>
      <w:rPr>
        <w:rFonts w:hint="default"/>
      </w:rPr>
    </w:lvl>
    <w:lvl w:ilvl="2">
      <w:start w:val="2"/>
      <w:numFmt w:val="decimal"/>
      <w:lvlText w:val="%1.%2.%3"/>
      <w:lvlJc w:val="left"/>
      <w:pPr>
        <w:ind w:left="-186" w:hanging="720"/>
      </w:pPr>
      <w:rPr>
        <w:rFonts w:hint="default"/>
      </w:rPr>
    </w:lvl>
    <w:lvl w:ilvl="3">
      <w:start w:val="1"/>
      <w:numFmt w:val="decimal"/>
      <w:lvlText w:val="%1.%2.%3.%4"/>
      <w:lvlJc w:val="left"/>
      <w:pPr>
        <w:ind w:left="-639" w:hanging="720"/>
      </w:pPr>
      <w:rPr>
        <w:rFonts w:hint="default"/>
      </w:rPr>
    </w:lvl>
    <w:lvl w:ilvl="4">
      <w:start w:val="1"/>
      <w:numFmt w:val="decimal"/>
      <w:lvlText w:val="%1.%2.%3.%4.%5"/>
      <w:lvlJc w:val="left"/>
      <w:pPr>
        <w:ind w:left="-732" w:hanging="1080"/>
      </w:pPr>
      <w:rPr>
        <w:rFonts w:hint="default"/>
      </w:rPr>
    </w:lvl>
    <w:lvl w:ilvl="5">
      <w:start w:val="1"/>
      <w:numFmt w:val="decimal"/>
      <w:lvlText w:val="%1.%2.%3.%4.%5.%6"/>
      <w:lvlJc w:val="left"/>
      <w:pPr>
        <w:ind w:left="-1185" w:hanging="1080"/>
      </w:pPr>
      <w:rPr>
        <w:rFonts w:hint="default"/>
      </w:rPr>
    </w:lvl>
    <w:lvl w:ilvl="6">
      <w:start w:val="1"/>
      <w:numFmt w:val="decimal"/>
      <w:lvlText w:val="%1.%2.%3.%4.%5.%6.%7"/>
      <w:lvlJc w:val="left"/>
      <w:pPr>
        <w:ind w:left="-1278" w:hanging="1440"/>
      </w:pPr>
      <w:rPr>
        <w:rFonts w:hint="default"/>
      </w:rPr>
    </w:lvl>
    <w:lvl w:ilvl="7">
      <w:start w:val="1"/>
      <w:numFmt w:val="decimal"/>
      <w:lvlText w:val="%1.%2.%3.%4.%5.%6.%7.%8"/>
      <w:lvlJc w:val="left"/>
      <w:pPr>
        <w:ind w:left="-1731" w:hanging="1440"/>
      </w:pPr>
      <w:rPr>
        <w:rFonts w:hint="default"/>
      </w:rPr>
    </w:lvl>
    <w:lvl w:ilvl="8">
      <w:start w:val="1"/>
      <w:numFmt w:val="decimal"/>
      <w:lvlText w:val="%1.%2.%3.%4.%5.%6.%7.%8.%9"/>
      <w:lvlJc w:val="left"/>
      <w:pPr>
        <w:ind w:left="-1824" w:hanging="1800"/>
      </w:pPr>
      <w:rPr>
        <w:rFonts w:hint="default"/>
      </w:rPr>
    </w:lvl>
  </w:abstractNum>
  <w:abstractNum w:abstractNumId="160">
    <w:nsid w:val="37562B36"/>
    <w:multiLevelType w:val="multilevel"/>
    <w:tmpl w:val="F94A135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nsid w:val="38803CFC"/>
    <w:multiLevelType w:val="multilevel"/>
    <w:tmpl w:val="87CAF488"/>
    <w:lvl w:ilvl="0">
      <w:start w:val="1"/>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nsid w:val="38A267D9"/>
    <w:multiLevelType w:val="multilevel"/>
    <w:tmpl w:val="62C0D6F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nsid w:val="38A419E2"/>
    <w:multiLevelType w:val="multilevel"/>
    <w:tmpl w:val="5A22505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nsid w:val="38A4398A"/>
    <w:multiLevelType w:val="multilevel"/>
    <w:tmpl w:val="3E8C0B82"/>
    <w:lvl w:ilvl="0">
      <w:start w:val="1"/>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nsid w:val="39496912"/>
    <w:multiLevelType w:val="multilevel"/>
    <w:tmpl w:val="520276A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nsid w:val="394E30FC"/>
    <w:multiLevelType w:val="multilevel"/>
    <w:tmpl w:val="E5B63CF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nsid w:val="39CB4F90"/>
    <w:multiLevelType w:val="multilevel"/>
    <w:tmpl w:val="3FAC0A9C"/>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nsid w:val="3AA45B20"/>
    <w:multiLevelType w:val="multilevel"/>
    <w:tmpl w:val="672A14BE"/>
    <w:lvl w:ilvl="0">
      <w:start w:val="1"/>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nsid w:val="3AA639A6"/>
    <w:multiLevelType w:val="multilevel"/>
    <w:tmpl w:val="9422871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nsid w:val="3ABB4E17"/>
    <w:multiLevelType w:val="multilevel"/>
    <w:tmpl w:val="3DDA1DB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nsid w:val="3AE65118"/>
    <w:multiLevelType w:val="multilevel"/>
    <w:tmpl w:val="B12C671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nsid w:val="3B1F5441"/>
    <w:multiLevelType w:val="multilevel"/>
    <w:tmpl w:val="0136E4D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nsid w:val="3B9C01C3"/>
    <w:multiLevelType w:val="multilevel"/>
    <w:tmpl w:val="A1E2E78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nsid w:val="3C3C10C6"/>
    <w:multiLevelType w:val="hybridMultilevel"/>
    <w:tmpl w:val="53C06808"/>
    <w:lvl w:ilvl="0" w:tplc="53CE6C32">
      <w:numFmt w:val="bullet"/>
      <w:lvlText w:val="•"/>
      <w:lvlJc w:val="left"/>
      <w:pPr>
        <w:ind w:left="1080" w:hanging="72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nsid w:val="3CD02EF9"/>
    <w:multiLevelType w:val="hybridMultilevel"/>
    <w:tmpl w:val="738A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3DDB4200"/>
    <w:multiLevelType w:val="multilevel"/>
    <w:tmpl w:val="7194DDBA"/>
    <w:lvl w:ilvl="0">
      <w:numFmt w:val="decimal"/>
      <w:lvlText w:val=""/>
      <w:lvlJc w:val="left"/>
    </w:lvl>
    <w:lvl w:ilvl="1">
      <w:start w:val="1"/>
      <w:numFmt w:val="lowerLetter"/>
      <w:lvlText w:val="%2."/>
      <w:lvlJc w:val="right"/>
      <w:pPr>
        <w:tabs>
          <w:tab w:val="num" w:pos="0"/>
        </w:tabs>
        <w:spacing w:before="120" w:after="120"/>
        <w:ind w:left="0" w:hanging="210"/>
      </w:pPr>
      <w:rPr>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nsid w:val="3FEF69A9"/>
    <w:multiLevelType w:val="multilevel"/>
    <w:tmpl w:val="81306F3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nsid w:val="40B517DC"/>
    <w:multiLevelType w:val="multilevel"/>
    <w:tmpl w:val="04822EB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nsid w:val="40CC0DF2"/>
    <w:multiLevelType w:val="multilevel"/>
    <w:tmpl w:val="5E52CF5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nsid w:val="40E30B5F"/>
    <w:multiLevelType w:val="multilevel"/>
    <w:tmpl w:val="E1DC322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nsid w:val="41256026"/>
    <w:multiLevelType w:val="multilevel"/>
    <w:tmpl w:val="B614B3E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nsid w:val="41B91616"/>
    <w:multiLevelType w:val="multilevel"/>
    <w:tmpl w:val="F654989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nsid w:val="42267161"/>
    <w:multiLevelType w:val="multilevel"/>
    <w:tmpl w:val="DB8289C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nsid w:val="4247705D"/>
    <w:multiLevelType w:val="multilevel"/>
    <w:tmpl w:val="EC02A8A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nsid w:val="42D35C55"/>
    <w:multiLevelType w:val="multilevel"/>
    <w:tmpl w:val="C290A19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nsid w:val="430843EA"/>
    <w:multiLevelType w:val="multilevel"/>
    <w:tmpl w:val="474215C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nsid w:val="44C57FA4"/>
    <w:multiLevelType w:val="multilevel"/>
    <w:tmpl w:val="21506CC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nsid w:val="46BD0E44"/>
    <w:multiLevelType w:val="multilevel"/>
    <w:tmpl w:val="EF8ED07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nsid w:val="46CE7EA0"/>
    <w:multiLevelType w:val="multilevel"/>
    <w:tmpl w:val="190084A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nsid w:val="471A646D"/>
    <w:multiLevelType w:val="hybridMultilevel"/>
    <w:tmpl w:val="EB5C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nsid w:val="477339F2"/>
    <w:multiLevelType w:val="multilevel"/>
    <w:tmpl w:val="64104D2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nsid w:val="48506FAA"/>
    <w:multiLevelType w:val="multilevel"/>
    <w:tmpl w:val="47864F4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nsid w:val="48983651"/>
    <w:multiLevelType w:val="multilevel"/>
    <w:tmpl w:val="E52A15B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nsid w:val="492F5B75"/>
    <w:multiLevelType w:val="multilevel"/>
    <w:tmpl w:val="AF222AE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nsid w:val="496A3D9D"/>
    <w:multiLevelType w:val="multilevel"/>
    <w:tmpl w:val="DE10906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nsid w:val="49A62A3B"/>
    <w:multiLevelType w:val="multilevel"/>
    <w:tmpl w:val="8BD0300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nsid w:val="4AC242D6"/>
    <w:multiLevelType w:val="multilevel"/>
    <w:tmpl w:val="B8BEF0E4"/>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nsid w:val="4B025695"/>
    <w:multiLevelType w:val="multilevel"/>
    <w:tmpl w:val="C60C3A1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nsid w:val="4C1E4CE3"/>
    <w:multiLevelType w:val="multilevel"/>
    <w:tmpl w:val="E2EAC24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nsid w:val="4C3716AF"/>
    <w:multiLevelType w:val="multilevel"/>
    <w:tmpl w:val="D1A68CA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nsid w:val="4C7D2CA7"/>
    <w:multiLevelType w:val="multilevel"/>
    <w:tmpl w:val="69DC72F6"/>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nsid w:val="4C906456"/>
    <w:multiLevelType w:val="multilevel"/>
    <w:tmpl w:val="152CA5B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nsid w:val="4D0921D6"/>
    <w:multiLevelType w:val="multilevel"/>
    <w:tmpl w:val="7ED8A608"/>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nsid w:val="4DBC70EA"/>
    <w:multiLevelType w:val="multilevel"/>
    <w:tmpl w:val="35EE469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nsid w:val="4E3E7451"/>
    <w:multiLevelType w:val="multilevel"/>
    <w:tmpl w:val="2EDAF14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nsid w:val="4E450073"/>
    <w:multiLevelType w:val="multilevel"/>
    <w:tmpl w:val="E38CF09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nsid w:val="4E543E20"/>
    <w:multiLevelType w:val="hybridMultilevel"/>
    <w:tmpl w:val="2A52DA0A"/>
    <w:lvl w:ilvl="0" w:tplc="53CE6C32">
      <w:numFmt w:val="bullet"/>
      <w:lvlText w:val="•"/>
      <w:lvlJc w:val="left"/>
      <w:pPr>
        <w:ind w:left="1440" w:hanging="720"/>
      </w:pPr>
      <w:rPr>
        <w:rFonts w:ascii="Cambria" w:eastAsia="Cambria" w:hAnsi="Cambria"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8">
    <w:nsid w:val="4ECD63D2"/>
    <w:multiLevelType w:val="multilevel"/>
    <w:tmpl w:val="6B2859B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nsid w:val="4F012E45"/>
    <w:multiLevelType w:val="multilevel"/>
    <w:tmpl w:val="A4C0F8F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nsid w:val="4F4973BF"/>
    <w:multiLevelType w:val="multilevel"/>
    <w:tmpl w:val="8F8A3528"/>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nsid w:val="505E6C48"/>
    <w:multiLevelType w:val="multilevel"/>
    <w:tmpl w:val="9348CA50"/>
    <w:lvl w:ilvl="0">
      <w:start w:val="1"/>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nsid w:val="509C48B1"/>
    <w:multiLevelType w:val="multilevel"/>
    <w:tmpl w:val="F8E8671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nsid w:val="50D24B08"/>
    <w:multiLevelType w:val="multilevel"/>
    <w:tmpl w:val="6D98DAB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nsid w:val="50DD71AF"/>
    <w:multiLevelType w:val="multilevel"/>
    <w:tmpl w:val="1302817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nsid w:val="513651A2"/>
    <w:multiLevelType w:val="multilevel"/>
    <w:tmpl w:val="03C01B8E"/>
    <w:lvl w:ilvl="0">
      <w:start w:val="1"/>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nsid w:val="5140443E"/>
    <w:multiLevelType w:val="multilevel"/>
    <w:tmpl w:val="85126C1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nsid w:val="52682980"/>
    <w:multiLevelType w:val="multilevel"/>
    <w:tmpl w:val="A860FD4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nsid w:val="53E54D27"/>
    <w:multiLevelType w:val="multilevel"/>
    <w:tmpl w:val="281ABBB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nsid w:val="5456300B"/>
    <w:multiLevelType w:val="multilevel"/>
    <w:tmpl w:val="88FEE85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nsid w:val="54B57D04"/>
    <w:multiLevelType w:val="multilevel"/>
    <w:tmpl w:val="A974611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nsid w:val="557D6ED2"/>
    <w:multiLevelType w:val="multilevel"/>
    <w:tmpl w:val="5380DF3A"/>
    <w:lvl w:ilvl="0">
      <w:start w:val="1"/>
      <w:numFmt w:val="bullet"/>
      <w:lvlText w:val=""/>
      <w:lvlJc w:val="left"/>
      <w:rPr>
        <w:rFonts w:ascii="Symbol" w:hAnsi="Symbol" w:hint="default"/>
      </w:rPr>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nsid w:val="557E16EA"/>
    <w:multiLevelType w:val="multilevel"/>
    <w:tmpl w:val="8E666244"/>
    <w:lvl w:ilvl="0">
      <w:numFmt w:val="decimal"/>
      <w:lvlText w:val=""/>
      <w:lvlJc w:val="left"/>
    </w:lvl>
    <w:lvl w:ilvl="1">
      <w:start w:val="1"/>
      <w:numFmt w:val="lowerLetter"/>
      <w:lvlText w:val="%2."/>
      <w:lvlJc w:val="right"/>
      <w:pPr>
        <w:tabs>
          <w:tab w:val="num" w:pos="0"/>
        </w:tabs>
        <w:spacing w:before="120" w:after="120"/>
        <w:ind w:left="0" w:hanging="210"/>
      </w:pPr>
      <w:rPr>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nsid w:val="558C2AC4"/>
    <w:multiLevelType w:val="multilevel"/>
    <w:tmpl w:val="DB2224E8"/>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nsid w:val="55C36994"/>
    <w:multiLevelType w:val="multilevel"/>
    <w:tmpl w:val="44B068B4"/>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nsid w:val="56165164"/>
    <w:multiLevelType w:val="multilevel"/>
    <w:tmpl w:val="6534033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nsid w:val="57146E89"/>
    <w:multiLevelType w:val="multilevel"/>
    <w:tmpl w:val="7FE4CE9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nsid w:val="57482AB8"/>
    <w:multiLevelType w:val="multilevel"/>
    <w:tmpl w:val="453A110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nsid w:val="57DD08A2"/>
    <w:multiLevelType w:val="multilevel"/>
    <w:tmpl w:val="AB5C67F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nsid w:val="57DF4218"/>
    <w:multiLevelType w:val="multilevel"/>
    <w:tmpl w:val="AF5E1F5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nsid w:val="583708C1"/>
    <w:multiLevelType w:val="multilevel"/>
    <w:tmpl w:val="2B2A550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nsid w:val="58DE1790"/>
    <w:multiLevelType w:val="multilevel"/>
    <w:tmpl w:val="499405C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nsid w:val="5945768A"/>
    <w:multiLevelType w:val="multilevel"/>
    <w:tmpl w:val="9D2061A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nsid w:val="5A0113B5"/>
    <w:multiLevelType w:val="multilevel"/>
    <w:tmpl w:val="92BA950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nsid w:val="5A511C0C"/>
    <w:multiLevelType w:val="hybridMultilevel"/>
    <w:tmpl w:val="47584E2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35">
    <w:nsid w:val="5A9126E8"/>
    <w:multiLevelType w:val="multilevel"/>
    <w:tmpl w:val="9C68A70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nsid w:val="5AB10F12"/>
    <w:multiLevelType w:val="multilevel"/>
    <w:tmpl w:val="C4323F3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nsid w:val="5AC6228B"/>
    <w:multiLevelType w:val="multilevel"/>
    <w:tmpl w:val="C3DC68C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nsid w:val="5ACB5B47"/>
    <w:multiLevelType w:val="multilevel"/>
    <w:tmpl w:val="FD486A4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nsid w:val="5B2F7297"/>
    <w:multiLevelType w:val="hybridMultilevel"/>
    <w:tmpl w:val="C798851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40">
    <w:nsid w:val="5BA51058"/>
    <w:multiLevelType w:val="hybridMultilevel"/>
    <w:tmpl w:val="814A9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nsid w:val="5BEC423F"/>
    <w:multiLevelType w:val="multilevel"/>
    <w:tmpl w:val="412EEB0A"/>
    <w:lvl w:ilvl="0">
      <w:numFmt w:val="decimal"/>
      <w:lvlText w:val=""/>
      <w:lvlJc w:val="left"/>
    </w:lvl>
    <w:lvl w:ilvl="1">
      <w:start w:val="1"/>
      <w:numFmt w:val="lowerLetter"/>
      <w:lvlText w:val="%2."/>
      <w:lvlJc w:val="right"/>
      <w:pPr>
        <w:tabs>
          <w:tab w:val="num" w:pos="0"/>
        </w:tabs>
        <w:spacing w:before="120" w:after="120"/>
        <w:ind w:left="0" w:hanging="210"/>
      </w:pPr>
      <w:rPr>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nsid w:val="5BF93628"/>
    <w:multiLevelType w:val="multilevel"/>
    <w:tmpl w:val="90EA02E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nsid w:val="5C811003"/>
    <w:multiLevelType w:val="multilevel"/>
    <w:tmpl w:val="00065E9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nsid w:val="5CE32A79"/>
    <w:multiLevelType w:val="multilevel"/>
    <w:tmpl w:val="2CF2962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nsid w:val="5D6816A1"/>
    <w:multiLevelType w:val="multilevel"/>
    <w:tmpl w:val="8A3EFD1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nsid w:val="5D85716A"/>
    <w:multiLevelType w:val="multilevel"/>
    <w:tmpl w:val="9B22FE4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nsid w:val="5DAC52CC"/>
    <w:multiLevelType w:val="hybridMultilevel"/>
    <w:tmpl w:val="4D0EA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nsid w:val="5DAE28C7"/>
    <w:multiLevelType w:val="multilevel"/>
    <w:tmpl w:val="0F544EBA"/>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nsid w:val="5DBC2CA2"/>
    <w:multiLevelType w:val="multilevel"/>
    <w:tmpl w:val="E110BFE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nsid w:val="5E5C3F03"/>
    <w:multiLevelType w:val="multilevel"/>
    <w:tmpl w:val="36665D1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nsid w:val="5E762075"/>
    <w:multiLevelType w:val="multilevel"/>
    <w:tmpl w:val="D03C36F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nsid w:val="5EB939DD"/>
    <w:multiLevelType w:val="multilevel"/>
    <w:tmpl w:val="2056DC8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nsid w:val="5EBD53A0"/>
    <w:multiLevelType w:val="multilevel"/>
    <w:tmpl w:val="EE98E3E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nsid w:val="5EF0578A"/>
    <w:multiLevelType w:val="multilevel"/>
    <w:tmpl w:val="3A66D5FA"/>
    <w:lvl w:ilvl="0">
      <w:numFmt w:val="decimal"/>
      <w:lvlText w:val=""/>
      <w:lvlJc w:val="left"/>
    </w:lvl>
    <w:lvl w:ilvl="1">
      <w:numFmt w:val="decimal"/>
      <w:lvlText w:val=""/>
      <w:lvlJc w:val="left"/>
    </w:lvl>
    <w:lvl w:ilvl="2">
      <w:numFmt w:val="bullet"/>
      <w:lvlText w:val=""/>
      <w:lvlJc w:val="right"/>
      <w:pPr>
        <w:tabs>
          <w:tab w:val="num" w:pos="0"/>
        </w:tabs>
        <w:spacing w:before="120" w:after="120"/>
        <w:ind w:left="0" w:hanging="210"/>
      </w:pPr>
      <w:rPr>
        <w:rFonts w:ascii="Symbol" w:hAnsi="Symbol"/>
        <w:color w:val="000000"/>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nsid w:val="5F1147B8"/>
    <w:multiLevelType w:val="multilevel"/>
    <w:tmpl w:val="22CAE85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nsid w:val="5F3252C1"/>
    <w:multiLevelType w:val="multilevel"/>
    <w:tmpl w:val="F39A08F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nsid w:val="5F5C23AE"/>
    <w:multiLevelType w:val="multilevel"/>
    <w:tmpl w:val="F6A602A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nsid w:val="5FC0172F"/>
    <w:multiLevelType w:val="multilevel"/>
    <w:tmpl w:val="294A748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nsid w:val="60B670CD"/>
    <w:multiLevelType w:val="multilevel"/>
    <w:tmpl w:val="5F4C5D3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nsid w:val="615F4585"/>
    <w:multiLevelType w:val="multilevel"/>
    <w:tmpl w:val="9C500FC4"/>
    <w:lvl w:ilvl="0">
      <w:start w:val="2"/>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nsid w:val="61704B03"/>
    <w:multiLevelType w:val="hybridMultilevel"/>
    <w:tmpl w:val="D4B83C5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62">
    <w:nsid w:val="618B581A"/>
    <w:multiLevelType w:val="hybridMultilevel"/>
    <w:tmpl w:val="57A24E1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63">
    <w:nsid w:val="619F4B55"/>
    <w:multiLevelType w:val="multilevel"/>
    <w:tmpl w:val="8A52D00A"/>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nsid w:val="62122874"/>
    <w:multiLevelType w:val="multilevel"/>
    <w:tmpl w:val="3B0A5D94"/>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nsid w:val="62925120"/>
    <w:multiLevelType w:val="multilevel"/>
    <w:tmpl w:val="D80AAE4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nsid w:val="62925353"/>
    <w:multiLevelType w:val="multilevel"/>
    <w:tmpl w:val="A61E7A7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nsid w:val="62966FB5"/>
    <w:multiLevelType w:val="multilevel"/>
    <w:tmpl w:val="A858E0F8"/>
    <w:lvl w:ilvl="0">
      <w:numFmt w:val="decimal"/>
      <w:lvlText w:val=""/>
      <w:lvlJc w:val="left"/>
    </w:lvl>
    <w:lvl w:ilvl="1">
      <w:numFmt w:val="decimal"/>
      <w:lvlText w:val=""/>
      <w:lvlJc w:val="left"/>
    </w:lvl>
    <w:lvl w:ilvl="2">
      <w:numFmt w:val="bullet"/>
      <w:lvlText w:val=""/>
      <w:lvlJc w:val="right"/>
      <w:pPr>
        <w:tabs>
          <w:tab w:val="num" w:pos="0"/>
        </w:tabs>
        <w:spacing w:before="120" w:after="120"/>
        <w:ind w:left="0" w:hanging="210"/>
      </w:pPr>
      <w:rPr>
        <w:rFonts w:ascii="Symbol" w:hAnsi="Symbol"/>
        <w:color w:val="000000"/>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nsid w:val="62AA5DA8"/>
    <w:multiLevelType w:val="multilevel"/>
    <w:tmpl w:val="A50C6AE2"/>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nsid w:val="62B46C36"/>
    <w:multiLevelType w:val="multilevel"/>
    <w:tmpl w:val="43E6491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nsid w:val="62CB51BB"/>
    <w:multiLevelType w:val="multilevel"/>
    <w:tmpl w:val="679AE47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nsid w:val="62ED6550"/>
    <w:multiLevelType w:val="multilevel"/>
    <w:tmpl w:val="E12273C4"/>
    <w:lvl w:ilvl="0">
      <w:numFmt w:val="decimal"/>
      <w:lvlText w:val=""/>
      <w:lvlJc w:val="left"/>
    </w:lvl>
    <w:lvl w:ilvl="1">
      <w:numFmt w:val="decimal"/>
      <w:lvlText w:val=""/>
      <w:lvlJc w:val="left"/>
    </w:lvl>
    <w:lvl w:ilvl="2">
      <w:numFmt w:val="bullet"/>
      <w:lvlText w:val=""/>
      <w:lvlJc w:val="right"/>
      <w:pPr>
        <w:tabs>
          <w:tab w:val="num" w:pos="0"/>
        </w:tabs>
        <w:spacing w:before="120" w:after="120"/>
        <w:ind w:left="0" w:hanging="210"/>
      </w:pPr>
      <w:rPr>
        <w:rFonts w:ascii="Symbol" w:hAnsi="Symbol"/>
        <w:color w:val="000000"/>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nsid w:val="62F80067"/>
    <w:multiLevelType w:val="multilevel"/>
    <w:tmpl w:val="58F641D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nsid w:val="635D3189"/>
    <w:multiLevelType w:val="multilevel"/>
    <w:tmpl w:val="3B64D4D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nsid w:val="64C47B46"/>
    <w:multiLevelType w:val="multilevel"/>
    <w:tmpl w:val="1A185E8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nsid w:val="65524399"/>
    <w:multiLevelType w:val="multilevel"/>
    <w:tmpl w:val="187CC9DA"/>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nsid w:val="658B6024"/>
    <w:multiLevelType w:val="multilevel"/>
    <w:tmpl w:val="1A20AE3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nsid w:val="658F616D"/>
    <w:multiLevelType w:val="multilevel"/>
    <w:tmpl w:val="D866836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nsid w:val="65A53B71"/>
    <w:multiLevelType w:val="multilevel"/>
    <w:tmpl w:val="326EF8C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nsid w:val="65BF0A44"/>
    <w:multiLevelType w:val="multilevel"/>
    <w:tmpl w:val="29502FC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nsid w:val="66051C2A"/>
    <w:multiLevelType w:val="multilevel"/>
    <w:tmpl w:val="525ACE60"/>
    <w:lvl w:ilvl="0">
      <w:numFmt w:val="decimal"/>
      <w:lvlText w:val=""/>
      <w:lvlJc w:val="left"/>
    </w:lvl>
    <w:lvl w:ilvl="1">
      <w:numFmt w:val="decimal"/>
      <w:lvlText w:val=""/>
      <w:lvlJc w:val="left"/>
    </w:lvl>
    <w:lvl w:ilvl="2">
      <w:numFmt w:val="bullet"/>
      <w:lvlText w:val=""/>
      <w:lvlJc w:val="right"/>
      <w:pPr>
        <w:tabs>
          <w:tab w:val="num" w:pos="0"/>
        </w:tabs>
        <w:spacing w:before="120" w:after="120"/>
        <w:ind w:left="0" w:hanging="210"/>
      </w:pPr>
      <w:rPr>
        <w:rFonts w:ascii="Symbol" w:hAnsi="Symbol"/>
        <w:color w:val="000000"/>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nsid w:val="66BA42F4"/>
    <w:multiLevelType w:val="multilevel"/>
    <w:tmpl w:val="A458394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nsid w:val="66E238CD"/>
    <w:multiLevelType w:val="multilevel"/>
    <w:tmpl w:val="B71E6D7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nsid w:val="66E8104C"/>
    <w:multiLevelType w:val="multilevel"/>
    <w:tmpl w:val="C31A6F8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nsid w:val="677F32F9"/>
    <w:multiLevelType w:val="multilevel"/>
    <w:tmpl w:val="8CAE5C62"/>
    <w:lvl w:ilvl="0">
      <w:start w:val="7"/>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nsid w:val="68A834C7"/>
    <w:multiLevelType w:val="multilevel"/>
    <w:tmpl w:val="D118342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nsid w:val="6A9637AB"/>
    <w:multiLevelType w:val="multilevel"/>
    <w:tmpl w:val="C4AA5A0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nsid w:val="6ACF44C2"/>
    <w:multiLevelType w:val="multilevel"/>
    <w:tmpl w:val="0714DE4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nsid w:val="6AE64A2D"/>
    <w:multiLevelType w:val="multilevel"/>
    <w:tmpl w:val="D09473D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nsid w:val="6B5F69EE"/>
    <w:multiLevelType w:val="multilevel"/>
    <w:tmpl w:val="5EF40D1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nsid w:val="6B781886"/>
    <w:multiLevelType w:val="multilevel"/>
    <w:tmpl w:val="F8CC4B54"/>
    <w:lvl w:ilvl="0">
      <w:numFmt w:val="decimal"/>
      <w:lvlText w:val=""/>
      <w:lvlJc w:val="left"/>
    </w:lvl>
    <w:lvl w:ilvl="1">
      <w:start w:val="1"/>
      <w:numFmt w:val="lowerLetter"/>
      <w:lvlText w:val="%2."/>
      <w:lvlJc w:val="right"/>
      <w:pPr>
        <w:tabs>
          <w:tab w:val="num" w:pos="0"/>
        </w:tabs>
        <w:spacing w:before="120" w:after="120"/>
        <w:ind w:left="0" w:hanging="210"/>
      </w:pPr>
      <w:rPr>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nsid w:val="6BF26E33"/>
    <w:multiLevelType w:val="hybridMultilevel"/>
    <w:tmpl w:val="C35EA2E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92">
    <w:nsid w:val="6CA0064C"/>
    <w:multiLevelType w:val="multilevel"/>
    <w:tmpl w:val="85128B9E"/>
    <w:lvl w:ilvl="0">
      <w:start w:val="4"/>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nsid w:val="6CBB04F0"/>
    <w:multiLevelType w:val="multilevel"/>
    <w:tmpl w:val="4CCC85A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nsid w:val="6CC6406A"/>
    <w:multiLevelType w:val="multilevel"/>
    <w:tmpl w:val="B9E636D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nsid w:val="6CE83D68"/>
    <w:multiLevelType w:val="multilevel"/>
    <w:tmpl w:val="F0FA634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nsid w:val="6D0F316F"/>
    <w:multiLevelType w:val="multilevel"/>
    <w:tmpl w:val="61BAB0B4"/>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nsid w:val="6D355947"/>
    <w:multiLevelType w:val="multilevel"/>
    <w:tmpl w:val="89867318"/>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8">
    <w:nsid w:val="6D3A1B92"/>
    <w:multiLevelType w:val="multilevel"/>
    <w:tmpl w:val="D4182EA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nsid w:val="6DAE7777"/>
    <w:multiLevelType w:val="hybridMultilevel"/>
    <w:tmpl w:val="D5C2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nsid w:val="6E241F58"/>
    <w:multiLevelType w:val="multilevel"/>
    <w:tmpl w:val="5AD031E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1">
    <w:nsid w:val="6E6566B9"/>
    <w:multiLevelType w:val="multilevel"/>
    <w:tmpl w:val="18D4D00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nsid w:val="6E9057C8"/>
    <w:multiLevelType w:val="multilevel"/>
    <w:tmpl w:val="C06A529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nsid w:val="6EE232FB"/>
    <w:multiLevelType w:val="multilevel"/>
    <w:tmpl w:val="00A87C2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nsid w:val="6F4A3959"/>
    <w:multiLevelType w:val="multilevel"/>
    <w:tmpl w:val="79FE79F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5">
    <w:nsid w:val="6F764FB4"/>
    <w:multiLevelType w:val="multilevel"/>
    <w:tmpl w:val="E56E72F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nsid w:val="70640798"/>
    <w:multiLevelType w:val="multilevel"/>
    <w:tmpl w:val="E3A27BD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nsid w:val="713B427E"/>
    <w:multiLevelType w:val="multilevel"/>
    <w:tmpl w:val="3FE45A20"/>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8">
    <w:nsid w:val="71587F91"/>
    <w:multiLevelType w:val="multilevel"/>
    <w:tmpl w:val="631818A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9">
    <w:nsid w:val="716C005B"/>
    <w:multiLevelType w:val="hybridMultilevel"/>
    <w:tmpl w:val="82A69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0">
    <w:nsid w:val="71814021"/>
    <w:multiLevelType w:val="multilevel"/>
    <w:tmpl w:val="07FEDFE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1">
    <w:nsid w:val="719F1EF6"/>
    <w:multiLevelType w:val="multilevel"/>
    <w:tmpl w:val="F072FDA4"/>
    <w:lvl w:ilvl="0">
      <w:start w:val="1"/>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2">
    <w:nsid w:val="72C950EC"/>
    <w:multiLevelType w:val="multilevel"/>
    <w:tmpl w:val="86E4463E"/>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3">
    <w:nsid w:val="7323540A"/>
    <w:multiLevelType w:val="multilevel"/>
    <w:tmpl w:val="9E62ACD6"/>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4">
    <w:nsid w:val="73B71721"/>
    <w:multiLevelType w:val="multilevel"/>
    <w:tmpl w:val="E700923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5">
    <w:nsid w:val="73C35626"/>
    <w:multiLevelType w:val="multilevel"/>
    <w:tmpl w:val="762AB35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6">
    <w:nsid w:val="745B207B"/>
    <w:multiLevelType w:val="multilevel"/>
    <w:tmpl w:val="AF665B3C"/>
    <w:lvl w:ilvl="0">
      <w:numFmt w:val="decimal"/>
      <w:lvlText w:val=""/>
      <w:lvlJc w:val="left"/>
    </w:lvl>
    <w:lvl w:ilvl="1">
      <w:numFmt w:val="decimal"/>
      <w:lvlText w:val=""/>
      <w:lvlJc w:val="left"/>
    </w:lvl>
    <w:lvl w:ilvl="2">
      <w:numFmt w:val="bullet"/>
      <w:lvlText w:val=""/>
      <w:lvlJc w:val="right"/>
      <w:pPr>
        <w:tabs>
          <w:tab w:val="num" w:pos="0"/>
        </w:tabs>
        <w:spacing w:before="120" w:after="120"/>
        <w:ind w:left="0" w:hanging="210"/>
      </w:pPr>
      <w:rPr>
        <w:rFonts w:ascii="Symbol" w:hAnsi="Symbol"/>
        <w:color w:val="000000"/>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7">
    <w:nsid w:val="747B74C9"/>
    <w:multiLevelType w:val="multilevel"/>
    <w:tmpl w:val="3556815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8">
    <w:nsid w:val="74A816C4"/>
    <w:multiLevelType w:val="hybridMultilevel"/>
    <w:tmpl w:val="37982D2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19">
    <w:nsid w:val="74B512CB"/>
    <w:multiLevelType w:val="multilevel"/>
    <w:tmpl w:val="5EF4367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0">
    <w:nsid w:val="75267CB3"/>
    <w:multiLevelType w:val="multilevel"/>
    <w:tmpl w:val="441A206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1">
    <w:nsid w:val="75410BE2"/>
    <w:multiLevelType w:val="multilevel"/>
    <w:tmpl w:val="3428440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2">
    <w:nsid w:val="75494D26"/>
    <w:multiLevelType w:val="multilevel"/>
    <w:tmpl w:val="BF0E0C9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3">
    <w:nsid w:val="765974A1"/>
    <w:multiLevelType w:val="multilevel"/>
    <w:tmpl w:val="4D58A5C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4">
    <w:nsid w:val="76B54B5E"/>
    <w:multiLevelType w:val="multilevel"/>
    <w:tmpl w:val="3DC4E31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5">
    <w:nsid w:val="76FC0588"/>
    <w:multiLevelType w:val="multilevel"/>
    <w:tmpl w:val="CE5E7A4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6">
    <w:nsid w:val="77066780"/>
    <w:multiLevelType w:val="multilevel"/>
    <w:tmpl w:val="B9E2AE8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7">
    <w:nsid w:val="770B2DD3"/>
    <w:multiLevelType w:val="multilevel"/>
    <w:tmpl w:val="7864F1C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8">
    <w:nsid w:val="779D0647"/>
    <w:multiLevelType w:val="multilevel"/>
    <w:tmpl w:val="F3802B16"/>
    <w:lvl w:ilvl="0">
      <w:start w:val="1"/>
      <w:numFmt w:val="decimal"/>
      <w:lvlText w:val="%1."/>
      <w:lvlJc w:val="right"/>
      <w:pPr>
        <w:tabs>
          <w:tab w:val="num" w:pos="0"/>
        </w:tabs>
        <w:spacing w:before="120" w:after="120"/>
        <w:ind w:left="0" w:hanging="210"/>
      </w:pPr>
      <w:rPr>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9">
    <w:nsid w:val="77C649FE"/>
    <w:multiLevelType w:val="multilevel"/>
    <w:tmpl w:val="C3D68AD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0">
    <w:nsid w:val="77EF6B18"/>
    <w:multiLevelType w:val="multilevel"/>
    <w:tmpl w:val="8A985D4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1">
    <w:nsid w:val="789F4C67"/>
    <w:multiLevelType w:val="multilevel"/>
    <w:tmpl w:val="BB2E6BB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2">
    <w:nsid w:val="78A06C2A"/>
    <w:multiLevelType w:val="hybridMultilevel"/>
    <w:tmpl w:val="B2224CDC"/>
    <w:lvl w:ilvl="0" w:tplc="04090001">
      <w:start w:val="1"/>
      <w:numFmt w:val="bullet"/>
      <w:lvlText w:val=""/>
      <w:lvlJc w:val="left"/>
      <w:pPr>
        <w:ind w:left="1371" w:hanging="360"/>
      </w:pPr>
      <w:rPr>
        <w:rFonts w:ascii="Symbol" w:hAnsi="Symbol" w:hint="default"/>
      </w:rPr>
    </w:lvl>
    <w:lvl w:ilvl="1" w:tplc="04090003" w:tentative="1">
      <w:start w:val="1"/>
      <w:numFmt w:val="bullet"/>
      <w:lvlText w:val="o"/>
      <w:lvlJc w:val="left"/>
      <w:pPr>
        <w:ind w:left="2091" w:hanging="360"/>
      </w:pPr>
      <w:rPr>
        <w:rFonts w:ascii="Courier New" w:hAnsi="Courier New" w:cs="Courier New" w:hint="default"/>
      </w:rPr>
    </w:lvl>
    <w:lvl w:ilvl="2" w:tplc="04090005" w:tentative="1">
      <w:start w:val="1"/>
      <w:numFmt w:val="bullet"/>
      <w:lvlText w:val=""/>
      <w:lvlJc w:val="left"/>
      <w:pPr>
        <w:ind w:left="2811" w:hanging="360"/>
      </w:pPr>
      <w:rPr>
        <w:rFonts w:ascii="Wingdings" w:hAnsi="Wingdings" w:hint="default"/>
      </w:rPr>
    </w:lvl>
    <w:lvl w:ilvl="3" w:tplc="04090001" w:tentative="1">
      <w:start w:val="1"/>
      <w:numFmt w:val="bullet"/>
      <w:lvlText w:val=""/>
      <w:lvlJc w:val="left"/>
      <w:pPr>
        <w:ind w:left="3531" w:hanging="360"/>
      </w:pPr>
      <w:rPr>
        <w:rFonts w:ascii="Symbol" w:hAnsi="Symbol" w:hint="default"/>
      </w:rPr>
    </w:lvl>
    <w:lvl w:ilvl="4" w:tplc="04090003" w:tentative="1">
      <w:start w:val="1"/>
      <w:numFmt w:val="bullet"/>
      <w:lvlText w:val="o"/>
      <w:lvlJc w:val="left"/>
      <w:pPr>
        <w:ind w:left="4251" w:hanging="360"/>
      </w:pPr>
      <w:rPr>
        <w:rFonts w:ascii="Courier New" w:hAnsi="Courier New" w:cs="Courier New" w:hint="default"/>
      </w:rPr>
    </w:lvl>
    <w:lvl w:ilvl="5" w:tplc="04090005" w:tentative="1">
      <w:start w:val="1"/>
      <w:numFmt w:val="bullet"/>
      <w:lvlText w:val=""/>
      <w:lvlJc w:val="left"/>
      <w:pPr>
        <w:ind w:left="4971" w:hanging="360"/>
      </w:pPr>
      <w:rPr>
        <w:rFonts w:ascii="Wingdings" w:hAnsi="Wingdings" w:hint="default"/>
      </w:rPr>
    </w:lvl>
    <w:lvl w:ilvl="6" w:tplc="04090001" w:tentative="1">
      <w:start w:val="1"/>
      <w:numFmt w:val="bullet"/>
      <w:lvlText w:val=""/>
      <w:lvlJc w:val="left"/>
      <w:pPr>
        <w:ind w:left="5691" w:hanging="360"/>
      </w:pPr>
      <w:rPr>
        <w:rFonts w:ascii="Symbol" w:hAnsi="Symbol" w:hint="default"/>
      </w:rPr>
    </w:lvl>
    <w:lvl w:ilvl="7" w:tplc="04090003" w:tentative="1">
      <w:start w:val="1"/>
      <w:numFmt w:val="bullet"/>
      <w:lvlText w:val="o"/>
      <w:lvlJc w:val="left"/>
      <w:pPr>
        <w:ind w:left="6411" w:hanging="360"/>
      </w:pPr>
      <w:rPr>
        <w:rFonts w:ascii="Courier New" w:hAnsi="Courier New" w:cs="Courier New" w:hint="default"/>
      </w:rPr>
    </w:lvl>
    <w:lvl w:ilvl="8" w:tplc="04090005" w:tentative="1">
      <w:start w:val="1"/>
      <w:numFmt w:val="bullet"/>
      <w:lvlText w:val=""/>
      <w:lvlJc w:val="left"/>
      <w:pPr>
        <w:ind w:left="7131" w:hanging="360"/>
      </w:pPr>
      <w:rPr>
        <w:rFonts w:ascii="Wingdings" w:hAnsi="Wingdings" w:hint="default"/>
      </w:rPr>
    </w:lvl>
  </w:abstractNum>
  <w:abstractNum w:abstractNumId="333">
    <w:nsid w:val="78D315FE"/>
    <w:multiLevelType w:val="multilevel"/>
    <w:tmpl w:val="D0748F9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4">
    <w:nsid w:val="78F76F1C"/>
    <w:multiLevelType w:val="hybridMultilevel"/>
    <w:tmpl w:val="A79816D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35">
    <w:nsid w:val="79161E41"/>
    <w:multiLevelType w:val="multilevel"/>
    <w:tmpl w:val="A18AA86A"/>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6">
    <w:nsid w:val="792C7294"/>
    <w:multiLevelType w:val="multilevel"/>
    <w:tmpl w:val="ECB4741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7">
    <w:nsid w:val="79EC2F6A"/>
    <w:multiLevelType w:val="hybridMultilevel"/>
    <w:tmpl w:val="1E76FD7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38">
    <w:nsid w:val="7A0D2A19"/>
    <w:multiLevelType w:val="multilevel"/>
    <w:tmpl w:val="94DE8CC6"/>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9">
    <w:nsid w:val="7B4F4D8E"/>
    <w:multiLevelType w:val="multilevel"/>
    <w:tmpl w:val="074C5FEE"/>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0">
    <w:nsid w:val="7B692BB9"/>
    <w:multiLevelType w:val="hybridMultilevel"/>
    <w:tmpl w:val="240C3A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1">
    <w:nsid w:val="7BA77779"/>
    <w:multiLevelType w:val="multilevel"/>
    <w:tmpl w:val="5CD49C22"/>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2">
    <w:nsid w:val="7C4234B1"/>
    <w:multiLevelType w:val="multilevel"/>
    <w:tmpl w:val="668EC1DA"/>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3">
    <w:nsid w:val="7CE5379B"/>
    <w:multiLevelType w:val="multilevel"/>
    <w:tmpl w:val="08026E44"/>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4">
    <w:nsid w:val="7D812012"/>
    <w:multiLevelType w:val="multilevel"/>
    <w:tmpl w:val="2228B7BC"/>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5">
    <w:nsid w:val="7DCF40EF"/>
    <w:multiLevelType w:val="multilevel"/>
    <w:tmpl w:val="839A4664"/>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6">
    <w:nsid w:val="7DDE118C"/>
    <w:multiLevelType w:val="multilevel"/>
    <w:tmpl w:val="D8A6FAD0"/>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7">
    <w:nsid w:val="7E2B0FBD"/>
    <w:multiLevelType w:val="multilevel"/>
    <w:tmpl w:val="EE34C35E"/>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8">
    <w:nsid w:val="7E9022D2"/>
    <w:multiLevelType w:val="hybridMultilevel"/>
    <w:tmpl w:val="3B4C1E5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49">
    <w:nsid w:val="7E95001D"/>
    <w:multiLevelType w:val="multilevel"/>
    <w:tmpl w:val="01940DA8"/>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0">
    <w:nsid w:val="7EA96FD6"/>
    <w:multiLevelType w:val="hybridMultilevel"/>
    <w:tmpl w:val="4C3AB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nsid w:val="7EAD082D"/>
    <w:multiLevelType w:val="multilevel"/>
    <w:tmpl w:val="B946231A"/>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2">
    <w:nsid w:val="7F2E4E94"/>
    <w:multiLevelType w:val="multilevel"/>
    <w:tmpl w:val="8028F7EC"/>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3">
    <w:nsid w:val="7F605534"/>
    <w:multiLevelType w:val="multilevel"/>
    <w:tmpl w:val="C7E2CD8A"/>
    <w:lvl w:ilvl="0">
      <w:numFmt w:val="decimal"/>
      <w:lvlText w:val=""/>
      <w:lvlJc w:val="left"/>
    </w:lvl>
    <w:lvl w:ilvl="1">
      <w:numFmt w:val="bullet"/>
      <w:lvlText w:val=""/>
      <w:lvlJc w:val="right"/>
      <w:pPr>
        <w:tabs>
          <w:tab w:val="num" w:pos="0"/>
        </w:tabs>
        <w:spacing w:before="120" w:after="120"/>
        <w:ind w:left="0" w:hanging="210"/>
      </w:pPr>
      <w:rPr>
        <w:rFonts w:ascii="Symbol" w:hAnsi="Symbol"/>
        <w:color w:val="000000"/>
        <w:sz w:val="22"/>
        <w:szCs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4">
    <w:nsid w:val="7FB63F8B"/>
    <w:multiLevelType w:val="hybridMultilevel"/>
    <w:tmpl w:val="D4A2E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5">
    <w:nsid w:val="7FC871C2"/>
    <w:multiLevelType w:val="multilevel"/>
    <w:tmpl w:val="E65E3F60"/>
    <w:lvl w:ilvl="0">
      <w:numFmt w:val="bullet"/>
      <w:lvlText w:val=""/>
      <w:lvlJc w:val="right"/>
      <w:pPr>
        <w:tabs>
          <w:tab w:val="num" w:pos="0"/>
        </w:tabs>
        <w:spacing w:before="120" w:after="120"/>
        <w:ind w:left="0" w:hanging="210"/>
      </w:pPr>
      <w:rPr>
        <w:rFonts w:ascii="Symbol" w:hAnsi="Symbol"/>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2"/>
  </w:num>
  <w:num w:numId="2">
    <w:abstractNumId w:val="132"/>
  </w:num>
  <w:num w:numId="3">
    <w:abstractNumId w:val="143"/>
  </w:num>
  <w:num w:numId="4">
    <w:abstractNumId w:val="101"/>
  </w:num>
  <w:num w:numId="5">
    <w:abstractNumId w:val="142"/>
  </w:num>
  <w:num w:numId="6">
    <w:abstractNumId w:val="206"/>
  </w:num>
  <w:num w:numId="7">
    <w:abstractNumId w:val="66"/>
  </w:num>
  <w:num w:numId="8">
    <w:abstractNumId w:val="169"/>
  </w:num>
  <w:num w:numId="9">
    <w:abstractNumId w:val="68"/>
  </w:num>
  <w:num w:numId="10">
    <w:abstractNumId w:val="24"/>
  </w:num>
  <w:num w:numId="11">
    <w:abstractNumId w:val="62"/>
  </w:num>
  <w:num w:numId="12">
    <w:abstractNumId w:val="45"/>
  </w:num>
  <w:num w:numId="13">
    <w:abstractNumId w:val="317"/>
  </w:num>
  <w:num w:numId="14">
    <w:abstractNumId w:val="93"/>
  </w:num>
  <w:num w:numId="15">
    <w:abstractNumId w:val="30"/>
  </w:num>
  <w:num w:numId="16">
    <w:abstractNumId w:val="187"/>
  </w:num>
  <w:num w:numId="17">
    <w:abstractNumId w:val="144"/>
  </w:num>
  <w:num w:numId="18">
    <w:abstractNumId w:val="28"/>
  </w:num>
  <w:num w:numId="19">
    <w:abstractNumId w:val="282"/>
  </w:num>
  <w:num w:numId="20">
    <w:abstractNumId w:val="283"/>
  </w:num>
  <w:num w:numId="21">
    <w:abstractNumId w:val="335"/>
  </w:num>
  <w:num w:numId="22">
    <w:abstractNumId w:val="181"/>
  </w:num>
  <w:num w:numId="23">
    <w:abstractNumId w:val="327"/>
  </w:num>
  <w:num w:numId="24">
    <w:abstractNumId w:val="352"/>
  </w:num>
  <w:num w:numId="25">
    <w:abstractNumId w:val="204"/>
  </w:num>
  <w:num w:numId="26">
    <w:abstractNumId w:val="14"/>
  </w:num>
  <w:num w:numId="27">
    <w:abstractNumId w:val="328"/>
  </w:num>
  <w:num w:numId="28">
    <w:abstractNumId w:val="139"/>
  </w:num>
  <w:num w:numId="29">
    <w:abstractNumId w:val="60"/>
  </w:num>
  <w:num w:numId="30">
    <w:abstractNumId w:val="156"/>
  </w:num>
  <w:num w:numId="31">
    <w:abstractNumId w:val="117"/>
  </w:num>
  <w:num w:numId="32">
    <w:abstractNumId w:val="331"/>
  </w:num>
  <w:num w:numId="33">
    <w:abstractNumId w:val="312"/>
  </w:num>
  <w:num w:numId="34">
    <w:abstractNumId w:val="52"/>
  </w:num>
  <w:num w:numId="35">
    <w:abstractNumId w:val="254"/>
  </w:num>
  <w:num w:numId="36">
    <w:abstractNumId w:val="165"/>
  </w:num>
  <w:num w:numId="37">
    <w:abstractNumId w:val="170"/>
  </w:num>
  <w:num w:numId="38">
    <w:abstractNumId w:val="172"/>
  </w:num>
  <w:num w:numId="39">
    <w:abstractNumId w:val="269"/>
  </w:num>
  <w:num w:numId="40">
    <w:abstractNumId w:val="118"/>
  </w:num>
  <w:num w:numId="41">
    <w:abstractNumId w:val="78"/>
  </w:num>
  <w:num w:numId="42">
    <w:abstractNumId w:val="303"/>
  </w:num>
  <w:num w:numId="43">
    <w:abstractNumId w:val="138"/>
  </w:num>
  <w:num w:numId="44">
    <w:abstractNumId w:val="157"/>
  </w:num>
  <w:num w:numId="45">
    <w:abstractNumId w:val="308"/>
  </w:num>
  <w:num w:numId="46">
    <w:abstractNumId w:val="107"/>
  </w:num>
  <w:num w:numId="47">
    <w:abstractNumId w:val="238"/>
  </w:num>
  <w:num w:numId="48">
    <w:abstractNumId w:val="119"/>
  </w:num>
  <w:num w:numId="49">
    <w:abstractNumId w:val="124"/>
  </w:num>
  <w:num w:numId="50">
    <w:abstractNumId w:val="266"/>
  </w:num>
  <w:num w:numId="51">
    <w:abstractNumId w:val="302"/>
  </w:num>
  <w:num w:numId="52">
    <w:abstractNumId w:val="21"/>
  </w:num>
  <w:num w:numId="53">
    <w:abstractNumId w:val="316"/>
  </w:num>
  <w:num w:numId="54">
    <w:abstractNumId w:val="173"/>
  </w:num>
  <w:num w:numId="55">
    <w:abstractNumId w:val="32"/>
  </w:num>
  <w:num w:numId="56">
    <w:abstractNumId w:val="306"/>
  </w:num>
  <w:num w:numId="57">
    <w:abstractNumId w:val="301"/>
  </w:num>
  <w:num w:numId="58">
    <w:abstractNumId w:val="58"/>
  </w:num>
  <w:num w:numId="59">
    <w:abstractNumId w:val="134"/>
  </w:num>
  <w:num w:numId="60">
    <w:abstractNumId w:val="321"/>
  </w:num>
  <w:num w:numId="61">
    <w:abstractNumId w:val="88"/>
  </w:num>
  <w:num w:numId="62">
    <w:abstractNumId w:val="186"/>
  </w:num>
  <w:num w:numId="63">
    <w:abstractNumId w:val="64"/>
  </w:num>
  <w:num w:numId="64">
    <w:abstractNumId w:val="279"/>
  </w:num>
  <w:num w:numId="65">
    <w:abstractNumId w:val="182"/>
  </w:num>
  <w:num w:numId="66">
    <w:abstractNumId w:val="276"/>
  </w:num>
  <w:num w:numId="67">
    <w:abstractNumId w:val="15"/>
  </w:num>
  <w:num w:numId="68">
    <w:abstractNumId w:val="121"/>
  </w:num>
  <w:num w:numId="69">
    <w:abstractNumId w:val="305"/>
  </w:num>
  <w:num w:numId="70">
    <w:abstractNumId w:val="245"/>
  </w:num>
  <w:num w:numId="71">
    <w:abstractNumId w:val="277"/>
  </w:num>
  <w:num w:numId="72">
    <w:abstractNumId w:val="189"/>
  </w:num>
  <w:num w:numId="73">
    <w:abstractNumId w:val="217"/>
  </w:num>
  <w:num w:numId="74">
    <w:abstractNumId w:val="278"/>
  </w:num>
  <w:num w:numId="75">
    <w:abstractNumId w:val="249"/>
  </w:num>
  <w:num w:numId="76">
    <w:abstractNumId w:val="237"/>
  </w:num>
  <w:num w:numId="77">
    <w:abstractNumId w:val="323"/>
  </w:num>
  <w:num w:numId="78">
    <w:abstractNumId w:val="183"/>
  </w:num>
  <w:num w:numId="79">
    <w:abstractNumId w:val="355"/>
  </w:num>
  <w:num w:numId="80">
    <w:abstractNumId w:val="216"/>
  </w:num>
  <w:num w:numId="81">
    <w:abstractNumId w:val="343"/>
  </w:num>
  <w:num w:numId="82">
    <w:abstractNumId w:val="235"/>
  </w:num>
  <w:num w:numId="83">
    <w:abstractNumId w:val="155"/>
  </w:num>
  <w:num w:numId="84">
    <w:abstractNumId w:val="192"/>
  </w:num>
  <w:num w:numId="85">
    <w:abstractNumId w:val="272"/>
  </w:num>
  <w:num w:numId="86">
    <w:abstractNumId w:val="167"/>
  </w:num>
  <w:num w:numId="87">
    <w:abstractNumId w:val="141"/>
  </w:num>
  <w:num w:numId="88">
    <w:abstractNumId w:val="221"/>
  </w:num>
  <w:num w:numId="89">
    <w:abstractNumId w:val="251"/>
  </w:num>
  <w:num w:numId="90">
    <w:abstractNumId w:val="123"/>
  </w:num>
  <w:num w:numId="91">
    <w:abstractNumId w:val="94"/>
  </w:num>
  <w:num w:numId="92">
    <w:abstractNumId w:val="307"/>
  </w:num>
  <w:num w:numId="93">
    <w:abstractNumId w:val="43"/>
  </w:num>
  <w:num w:numId="94">
    <w:abstractNumId w:val="114"/>
  </w:num>
  <w:num w:numId="95">
    <w:abstractNumId w:val="341"/>
  </w:num>
  <w:num w:numId="96">
    <w:abstractNumId w:val="81"/>
  </w:num>
  <w:num w:numId="97">
    <w:abstractNumId w:val="152"/>
  </w:num>
  <w:num w:numId="98">
    <w:abstractNumId w:val="179"/>
  </w:num>
  <w:num w:numId="99">
    <w:abstractNumId w:val="140"/>
  </w:num>
  <w:num w:numId="100">
    <w:abstractNumId w:val="310"/>
  </w:num>
  <w:num w:numId="101">
    <w:abstractNumId w:val="147"/>
  </w:num>
  <w:num w:numId="102">
    <w:abstractNumId w:val="164"/>
  </w:num>
  <w:num w:numId="103">
    <w:abstractNumId w:val="326"/>
  </w:num>
  <w:num w:numId="104">
    <w:abstractNumId w:val="322"/>
  </w:num>
  <w:num w:numId="105">
    <w:abstractNumId w:val="295"/>
  </w:num>
  <w:num w:numId="106">
    <w:abstractNumId w:val="51"/>
  </w:num>
  <w:num w:numId="107">
    <w:abstractNumId w:val="230"/>
  </w:num>
  <w:num w:numId="108">
    <w:abstractNumId w:val="92"/>
  </w:num>
  <w:num w:numId="109">
    <w:abstractNumId w:val="300"/>
  </w:num>
  <w:num w:numId="110">
    <w:abstractNumId w:val="336"/>
  </w:num>
  <w:num w:numId="111">
    <w:abstractNumId w:val="129"/>
  </w:num>
  <w:num w:numId="112">
    <w:abstractNumId w:val="294"/>
  </w:num>
  <w:num w:numId="113">
    <w:abstractNumId w:val="160"/>
  </w:num>
  <w:num w:numId="114">
    <w:abstractNumId w:val="87"/>
  </w:num>
  <w:num w:numId="115">
    <w:abstractNumId w:val="242"/>
  </w:num>
  <w:num w:numId="116">
    <w:abstractNumId w:val="236"/>
  </w:num>
  <w:num w:numId="117">
    <w:abstractNumId w:val="98"/>
  </w:num>
  <w:num w:numId="118">
    <w:abstractNumId w:val="324"/>
  </w:num>
  <w:num w:numId="119">
    <w:abstractNumId w:val="16"/>
  </w:num>
  <w:num w:numId="120">
    <w:abstractNumId w:val="223"/>
  </w:num>
  <w:num w:numId="121">
    <w:abstractNumId w:val="61"/>
  </w:num>
  <w:num w:numId="122">
    <w:abstractNumId w:val="263"/>
  </w:num>
  <w:num w:numId="123">
    <w:abstractNumId w:val="271"/>
  </w:num>
  <w:num w:numId="124">
    <w:abstractNumId w:val="177"/>
  </w:num>
  <w:num w:numId="125">
    <w:abstractNumId w:val="35"/>
  </w:num>
  <w:num w:numId="126">
    <w:abstractNumId w:val="199"/>
  </w:num>
  <w:num w:numId="127">
    <w:abstractNumId w:val="10"/>
  </w:num>
  <w:num w:numId="128">
    <w:abstractNumId w:val="65"/>
  </w:num>
  <w:num w:numId="129">
    <w:abstractNumId w:val="311"/>
  </w:num>
  <w:num w:numId="130">
    <w:abstractNumId w:val="11"/>
  </w:num>
  <w:num w:numId="131">
    <w:abstractNumId w:val="288"/>
  </w:num>
  <w:num w:numId="132">
    <w:abstractNumId w:val="347"/>
  </w:num>
  <w:num w:numId="133">
    <w:abstractNumId w:val="197"/>
  </w:num>
  <w:num w:numId="134">
    <w:abstractNumId w:val="38"/>
  </w:num>
  <w:num w:numId="135">
    <w:abstractNumId w:val="146"/>
  </w:num>
  <w:num w:numId="136">
    <w:abstractNumId w:val="84"/>
  </w:num>
  <w:num w:numId="137">
    <w:abstractNumId w:val="70"/>
  </w:num>
  <w:num w:numId="138">
    <w:abstractNumId w:val="210"/>
  </w:num>
  <w:num w:numId="139">
    <w:abstractNumId w:val="191"/>
  </w:num>
  <w:num w:numId="140">
    <w:abstractNumId w:val="46"/>
  </w:num>
  <w:num w:numId="141">
    <w:abstractNumId w:val="180"/>
  </w:num>
  <w:num w:numId="142">
    <w:abstractNumId w:val="76"/>
  </w:num>
  <w:num w:numId="143">
    <w:abstractNumId w:val="198"/>
  </w:num>
  <w:num w:numId="144">
    <w:abstractNumId w:val="193"/>
  </w:num>
  <w:num w:numId="145">
    <w:abstractNumId w:val="111"/>
  </w:num>
  <w:num w:numId="146">
    <w:abstractNumId w:val="49"/>
  </w:num>
  <w:num w:numId="147">
    <w:abstractNumId w:val="194"/>
  </w:num>
  <w:num w:numId="148">
    <w:abstractNumId w:val="231"/>
  </w:num>
  <w:num w:numId="149">
    <w:abstractNumId w:val="333"/>
  </w:num>
  <w:num w:numId="150">
    <w:abstractNumId w:val="40"/>
  </w:num>
  <w:num w:numId="151">
    <w:abstractNumId w:val="149"/>
  </w:num>
  <w:num w:numId="152">
    <w:abstractNumId w:val="313"/>
  </w:num>
  <w:num w:numId="153">
    <w:abstractNumId w:val="353"/>
  </w:num>
  <w:num w:numId="154">
    <w:abstractNumId w:val="264"/>
  </w:num>
  <w:num w:numId="155">
    <w:abstractNumId w:val="196"/>
  </w:num>
  <w:num w:numId="156">
    <w:abstractNumId w:val="320"/>
  </w:num>
  <w:num w:numId="157">
    <w:abstractNumId w:val="104"/>
  </w:num>
  <w:num w:numId="158">
    <w:abstractNumId w:val="89"/>
  </w:num>
  <w:num w:numId="159">
    <w:abstractNumId w:val="73"/>
  </w:num>
  <w:num w:numId="160">
    <w:abstractNumId w:val="158"/>
  </w:num>
  <w:num w:numId="161">
    <w:abstractNumId w:val="289"/>
  </w:num>
  <w:num w:numId="162">
    <w:abstractNumId w:val="128"/>
  </w:num>
  <w:num w:numId="163">
    <w:abstractNumId w:val="315"/>
  </w:num>
  <w:num w:numId="164">
    <w:abstractNumId w:val="188"/>
  </w:num>
  <w:num w:numId="165">
    <w:abstractNumId w:val="212"/>
  </w:num>
  <w:num w:numId="166">
    <w:abstractNumId w:val="69"/>
  </w:num>
  <w:num w:numId="167">
    <w:abstractNumId w:val="54"/>
  </w:num>
  <w:num w:numId="168">
    <w:abstractNumId w:val="126"/>
  </w:num>
  <w:num w:numId="169">
    <w:abstractNumId w:val="257"/>
  </w:num>
  <w:num w:numId="170">
    <w:abstractNumId w:val="202"/>
  </w:num>
  <w:num w:numId="171">
    <w:abstractNumId w:val="50"/>
  </w:num>
  <w:num w:numId="172">
    <w:abstractNumId w:val="258"/>
  </w:num>
  <w:num w:numId="173">
    <w:abstractNumId w:val="90"/>
  </w:num>
  <w:num w:numId="174">
    <w:abstractNumId w:val="346"/>
  </w:num>
  <w:num w:numId="175">
    <w:abstractNumId w:val="211"/>
  </w:num>
  <w:num w:numId="176">
    <w:abstractNumId w:val="48"/>
  </w:num>
  <w:num w:numId="177">
    <w:abstractNumId w:val="260"/>
  </w:num>
  <w:num w:numId="178">
    <w:abstractNumId w:val="34"/>
  </w:num>
  <w:num w:numId="179">
    <w:abstractNumId w:val="292"/>
  </w:num>
  <w:num w:numId="180">
    <w:abstractNumId w:val="222"/>
  </w:num>
  <w:num w:numId="181">
    <w:abstractNumId w:val="133"/>
  </w:num>
  <w:num w:numId="182">
    <w:abstractNumId w:val="290"/>
  </w:num>
  <w:num w:numId="183">
    <w:abstractNumId w:val="127"/>
  </w:num>
  <w:num w:numId="184">
    <w:abstractNumId w:val="53"/>
  </w:num>
  <w:num w:numId="185">
    <w:abstractNumId w:val="284"/>
  </w:num>
  <w:num w:numId="186">
    <w:abstractNumId w:val="241"/>
  </w:num>
  <w:num w:numId="187">
    <w:abstractNumId w:val="154"/>
  </w:num>
  <w:num w:numId="188">
    <w:abstractNumId w:val="56"/>
  </w:num>
  <w:num w:numId="189">
    <w:abstractNumId w:val="243"/>
  </w:num>
  <w:num w:numId="190">
    <w:abstractNumId w:val="110"/>
  </w:num>
  <w:num w:numId="191">
    <w:abstractNumId w:val="270"/>
  </w:num>
  <w:num w:numId="192">
    <w:abstractNumId w:val="19"/>
  </w:num>
  <w:num w:numId="193">
    <w:abstractNumId w:val="319"/>
  </w:num>
  <w:num w:numId="194">
    <w:abstractNumId w:val="96"/>
  </w:num>
  <w:num w:numId="195">
    <w:abstractNumId w:val="218"/>
  </w:num>
  <w:num w:numId="196">
    <w:abstractNumId w:val="77"/>
  </w:num>
  <w:num w:numId="197">
    <w:abstractNumId w:val="42"/>
  </w:num>
  <w:num w:numId="198">
    <w:abstractNumId w:val="252"/>
  </w:num>
  <w:num w:numId="199">
    <w:abstractNumId w:val="184"/>
  </w:num>
  <w:num w:numId="200">
    <w:abstractNumId w:val="72"/>
  </w:num>
  <w:num w:numId="201">
    <w:abstractNumId w:val="255"/>
  </w:num>
  <w:num w:numId="202">
    <w:abstractNumId w:val="41"/>
  </w:num>
  <w:num w:numId="203">
    <w:abstractNumId w:val="325"/>
  </w:num>
  <w:num w:numId="204">
    <w:abstractNumId w:val="102"/>
  </w:num>
  <w:num w:numId="205">
    <w:abstractNumId w:val="265"/>
  </w:num>
  <w:num w:numId="206">
    <w:abstractNumId w:val="176"/>
  </w:num>
  <w:num w:numId="207">
    <w:abstractNumId w:val="314"/>
  </w:num>
  <w:num w:numId="208">
    <w:abstractNumId w:val="275"/>
  </w:num>
  <w:num w:numId="209">
    <w:abstractNumId w:val="67"/>
  </w:num>
  <w:num w:numId="210">
    <w:abstractNumId w:val="200"/>
  </w:num>
  <w:num w:numId="211">
    <w:abstractNumId w:val="106"/>
  </w:num>
  <w:num w:numId="212">
    <w:abstractNumId w:val="298"/>
  </w:num>
  <w:num w:numId="213">
    <w:abstractNumId w:val="219"/>
  </w:num>
  <w:num w:numId="214">
    <w:abstractNumId w:val="297"/>
  </w:num>
  <w:num w:numId="215">
    <w:abstractNumId w:val="248"/>
  </w:num>
  <w:num w:numId="216">
    <w:abstractNumId w:val="203"/>
  </w:num>
  <w:num w:numId="217">
    <w:abstractNumId w:val="339"/>
  </w:num>
  <w:num w:numId="218">
    <w:abstractNumId w:val="220"/>
  </w:num>
  <w:num w:numId="219">
    <w:abstractNumId w:val="39"/>
  </w:num>
  <w:num w:numId="220">
    <w:abstractNumId w:val="273"/>
  </w:num>
  <w:num w:numId="221">
    <w:abstractNumId w:val="137"/>
  </w:num>
  <w:num w:numId="222">
    <w:abstractNumId w:val="163"/>
  </w:num>
  <w:num w:numId="223">
    <w:abstractNumId w:val="205"/>
  </w:num>
  <w:num w:numId="224">
    <w:abstractNumId w:val="227"/>
  </w:num>
  <w:num w:numId="225">
    <w:abstractNumId w:val="148"/>
  </w:num>
  <w:num w:numId="226">
    <w:abstractNumId w:val="20"/>
  </w:num>
  <w:num w:numId="227">
    <w:abstractNumId w:val="268"/>
  </w:num>
  <w:num w:numId="228">
    <w:abstractNumId w:val="280"/>
  </w:num>
  <w:num w:numId="229">
    <w:abstractNumId w:val="329"/>
  </w:num>
  <w:num w:numId="230">
    <w:abstractNumId w:val="342"/>
  </w:num>
  <w:num w:numId="231">
    <w:abstractNumId w:val="150"/>
  </w:num>
  <w:num w:numId="232">
    <w:abstractNumId w:val="23"/>
  </w:num>
  <w:num w:numId="233">
    <w:abstractNumId w:val="246"/>
  </w:num>
  <w:num w:numId="234">
    <w:abstractNumId w:val="274"/>
  </w:num>
  <w:num w:numId="235">
    <w:abstractNumId w:val="330"/>
  </w:num>
  <w:num w:numId="236">
    <w:abstractNumId w:val="296"/>
  </w:num>
  <w:num w:numId="237">
    <w:abstractNumId w:val="131"/>
  </w:num>
  <w:num w:numId="238">
    <w:abstractNumId w:val="253"/>
  </w:num>
  <w:num w:numId="239">
    <w:abstractNumId w:val="166"/>
  </w:num>
  <w:num w:numId="240">
    <w:abstractNumId w:val="103"/>
  </w:num>
  <w:num w:numId="241">
    <w:abstractNumId w:val="171"/>
  </w:num>
  <w:num w:numId="242">
    <w:abstractNumId w:val="287"/>
  </w:num>
  <w:num w:numId="243">
    <w:abstractNumId w:val="286"/>
  </w:num>
  <w:num w:numId="244">
    <w:abstractNumId w:val="208"/>
  </w:num>
  <w:num w:numId="245">
    <w:abstractNumId w:val="233"/>
  </w:num>
  <w:num w:numId="246">
    <w:abstractNumId w:val="185"/>
  </w:num>
  <w:num w:numId="247">
    <w:abstractNumId w:val="226"/>
  </w:num>
  <w:num w:numId="248">
    <w:abstractNumId w:val="225"/>
  </w:num>
  <w:num w:numId="249">
    <w:abstractNumId w:val="214"/>
  </w:num>
  <w:num w:numId="250">
    <w:abstractNumId w:val="80"/>
  </w:num>
  <w:num w:numId="251">
    <w:abstractNumId w:val="351"/>
  </w:num>
  <w:num w:numId="252">
    <w:abstractNumId w:val="47"/>
  </w:num>
  <w:num w:numId="253">
    <w:abstractNumId w:val="122"/>
  </w:num>
  <w:num w:numId="254">
    <w:abstractNumId w:val="344"/>
  </w:num>
  <w:num w:numId="255">
    <w:abstractNumId w:val="44"/>
  </w:num>
  <w:num w:numId="256">
    <w:abstractNumId w:val="161"/>
  </w:num>
  <w:num w:numId="257">
    <w:abstractNumId w:val="215"/>
  </w:num>
  <w:num w:numId="258">
    <w:abstractNumId w:val="168"/>
  </w:num>
  <w:num w:numId="259">
    <w:abstractNumId w:val="29"/>
  </w:num>
  <w:num w:numId="260">
    <w:abstractNumId w:val="338"/>
  </w:num>
  <w:num w:numId="261">
    <w:abstractNumId w:val="36"/>
  </w:num>
  <w:num w:numId="262">
    <w:abstractNumId w:val="57"/>
  </w:num>
  <w:num w:numId="263">
    <w:abstractNumId w:val="349"/>
  </w:num>
  <w:num w:numId="264">
    <w:abstractNumId w:val="75"/>
  </w:num>
  <w:num w:numId="265">
    <w:abstractNumId w:val="285"/>
  </w:num>
  <w:num w:numId="266">
    <w:abstractNumId w:val="17"/>
  </w:num>
  <w:num w:numId="267">
    <w:abstractNumId w:val="59"/>
  </w:num>
  <w:num w:numId="268">
    <w:abstractNumId w:val="97"/>
  </w:num>
  <w:num w:numId="269">
    <w:abstractNumId w:val="112"/>
  </w:num>
  <w:num w:numId="270">
    <w:abstractNumId w:val="267"/>
  </w:num>
  <w:num w:numId="271">
    <w:abstractNumId w:val="115"/>
  </w:num>
  <w:num w:numId="272">
    <w:abstractNumId w:val="244"/>
  </w:num>
  <w:num w:numId="273">
    <w:abstractNumId w:val="232"/>
  </w:num>
  <w:num w:numId="274">
    <w:abstractNumId w:val="113"/>
  </w:num>
  <w:num w:numId="275">
    <w:abstractNumId w:val="229"/>
  </w:num>
  <w:num w:numId="276">
    <w:abstractNumId w:val="151"/>
  </w:num>
  <w:num w:numId="277">
    <w:abstractNumId w:val="79"/>
  </w:num>
  <w:num w:numId="278">
    <w:abstractNumId w:val="304"/>
  </w:num>
  <w:num w:numId="279">
    <w:abstractNumId w:val="120"/>
  </w:num>
  <w:num w:numId="280">
    <w:abstractNumId w:val="256"/>
  </w:num>
  <w:num w:numId="281">
    <w:abstractNumId w:val="195"/>
  </w:num>
  <w:num w:numId="282">
    <w:abstractNumId w:val="12"/>
  </w:num>
  <w:num w:numId="283">
    <w:abstractNumId w:val="109"/>
  </w:num>
  <w:num w:numId="284">
    <w:abstractNumId w:val="281"/>
  </w:num>
  <w:num w:numId="285">
    <w:abstractNumId w:val="213"/>
  </w:num>
  <w:num w:numId="286">
    <w:abstractNumId w:val="130"/>
  </w:num>
  <w:num w:numId="287">
    <w:abstractNumId w:val="22"/>
  </w:num>
  <w:num w:numId="288">
    <w:abstractNumId w:val="135"/>
  </w:num>
  <w:num w:numId="289">
    <w:abstractNumId w:val="209"/>
  </w:num>
  <w:num w:numId="290">
    <w:abstractNumId w:val="293"/>
  </w:num>
  <w:num w:numId="291">
    <w:abstractNumId w:val="116"/>
  </w:num>
  <w:num w:numId="292">
    <w:abstractNumId w:val="162"/>
  </w:num>
  <w:num w:numId="293">
    <w:abstractNumId w:val="63"/>
  </w:num>
  <w:num w:numId="294">
    <w:abstractNumId w:val="99"/>
  </w:num>
  <w:num w:numId="295">
    <w:abstractNumId w:val="26"/>
  </w:num>
  <w:num w:numId="296">
    <w:abstractNumId w:val="224"/>
  </w:num>
  <w:num w:numId="297">
    <w:abstractNumId w:val="95"/>
  </w:num>
  <w:num w:numId="298">
    <w:abstractNumId w:val="178"/>
  </w:num>
  <w:num w:numId="299">
    <w:abstractNumId w:val="27"/>
  </w:num>
  <w:num w:numId="300">
    <w:abstractNumId w:val="201"/>
  </w:num>
  <w:num w:numId="301">
    <w:abstractNumId w:val="228"/>
  </w:num>
  <w:num w:numId="302">
    <w:abstractNumId w:val="259"/>
  </w:num>
  <w:num w:numId="303">
    <w:abstractNumId w:val="31"/>
  </w:num>
  <w:num w:numId="304">
    <w:abstractNumId w:val="250"/>
  </w:num>
  <w:num w:numId="305">
    <w:abstractNumId w:val="55"/>
  </w:num>
  <w:num w:numId="306">
    <w:abstractNumId w:val="13"/>
  </w:num>
  <w:num w:numId="307">
    <w:abstractNumId w:val="85"/>
  </w:num>
  <w:num w:numId="308">
    <w:abstractNumId w:val="345"/>
  </w:num>
  <w:num w:numId="309">
    <w:abstractNumId w:val="86"/>
  </w:num>
  <w:num w:numId="310">
    <w:abstractNumId w:val="334"/>
  </w:num>
  <w:num w:numId="311">
    <w:abstractNumId w:val="9"/>
  </w:num>
  <w:num w:numId="312">
    <w:abstractNumId w:val="7"/>
  </w:num>
  <w:num w:numId="313">
    <w:abstractNumId w:val="6"/>
  </w:num>
  <w:num w:numId="314">
    <w:abstractNumId w:val="5"/>
  </w:num>
  <w:num w:numId="315">
    <w:abstractNumId w:val="4"/>
  </w:num>
  <w:num w:numId="316">
    <w:abstractNumId w:val="8"/>
  </w:num>
  <w:num w:numId="317">
    <w:abstractNumId w:val="3"/>
  </w:num>
  <w:num w:numId="318">
    <w:abstractNumId w:val="2"/>
  </w:num>
  <w:num w:numId="319">
    <w:abstractNumId w:val="1"/>
  </w:num>
  <w:num w:numId="320">
    <w:abstractNumId w:val="0"/>
  </w:num>
  <w:num w:numId="321">
    <w:abstractNumId w:val="37"/>
  </w:num>
  <w:num w:numId="322">
    <w:abstractNumId w:val="74"/>
  </w:num>
  <w:num w:numId="323">
    <w:abstractNumId w:val="100"/>
  </w:num>
  <w:num w:numId="324">
    <w:abstractNumId w:val="153"/>
  </w:num>
  <w:num w:numId="325">
    <w:abstractNumId w:val="33"/>
  </w:num>
  <w:num w:numId="326">
    <w:abstractNumId w:val="239"/>
  </w:num>
  <w:num w:numId="327">
    <w:abstractNumId w:val="234"/>
  </w:num>
  <w:num w:numId="328">
    <w:abstractNumId w:val="190"/>
  </w:num>
  <w:num w:numId="329">
    <w:abstractNumId w:val="83"/>
  </w:num>
  <w:num w:numId="330">
    <w:abstractNumId w:val="348"/>
  </w:num>
  <w:num w:numId="331">
    <w:abstractNumId w:val="354"/>
  </w:num>
  <w:num w:numId="332">
    <w:abstractNumId w:val="145"/>
  </w:num>
  <w:num w:numId="333">
    <w:abstractNumId w:val="262"/>
  </w:num>
  <w:num w:numId="334">
    <w:abstractNumId w:val="350"/>
  </w:num>
  <w:num w:numId="335">
    <w:abstractNumId w:val="175"/>
  </w:num>
  <w:num w:numId="336">
    <w:abstractNumId w:val="337"/>
  </w:num>
  <w:num w:numId="337">
    <w:abstractNumId w:val="25"/>
  </w:num>
  <w:num w:numId="338">
    <w:abstractNumId w:val="18"/>
  </w:num>
  <w:num w:numId="339">
    <w:abstractNumId w:val="332"/>
  </w:num>
  <w:num w:numId="340">
    <w:abstractNumId w:val="318"/>
  </w:num>
  <w:num w:numId="341">
    <w:abstractNumId w:val="105"/>
  </w:num>
  <w:num w:numId="342">
    <w:abstractNumId w:val="309"/>
  </w:num>
  <w:num w:numId="343">
    <w:abstractNumId w:val="247"/>
  </w:num>
  <w:num w:numId="344">
    <w:abstractNumId w:val="340"/>
  </w:num>
  <w:num w:numId="345">
    <w:abstractNumId w:val="299"/>
  </w:num>
  <w:num w:numId="346">
    <w:abstractNumId w:val="159"/>
  </w:num>
  <w:num w:numId="347">
    <w:abstractNumId w:val="136"/>
  </w:num>
  <w:num w:numId="348">
    <w:abstractNumId w:val="91"/>
  </w:num>
  <w:num w:numId="349">
    <w:abstractNumId w:val="291"/>
  </w:num>
  <w:num w:numId="350">
    <w:abstractNumId w:val="261"/>
  </w:num>
  <w:num w:numId="351">
    <w:abstractNumId w:val="240"/>
  </w:num>
  <w:num w:numId="352">
    <w:abstractNumId w:val="71"/>
  </w:num>
  <w:num w:numId="353">
    <w:abstractNumId w:val="174"/>
  </w:num>
  <w:num w:numId="354">
    <w:abstractNumId w:val="207"/>
  </w:num>
  <w:num w:numId="355">
    <w:abstractNumId w:val="93"/>
  </w:num>
  <w:num w:numId="356">
    <w:abstractNumId w:val="108"/>
  </w:num>
  <w:num w:numId="357">
    <w:abstractNumId w:val="125"/>
  </w:num>
  <w:numIdMacAtCleanup w:val="35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tye">
    <w15:presenceInfo w15:providerId="None" w15:userId="tty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hideSpellingErrors/>
  <w:hideGrammaticalErrors/>
  <w:trackRevisions/>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5E4E"/>
    <w:rsid w:val="0000040D"/>
    <w:rsid w:val="00002DBC"/>
    <w:rsid w:val="00003882"/>
    <w:rsid w:val="00003B37"/>
    <w:rsid w:val="000052A5"/>
    <w:rsid w:val="000075E1"/>
    <w:rsid w:val="000075F5"/>
    <w:rsid w:val="00007D61"/>
    <w:rsid w:val="00011CCE"/>
    <w:rsid w:val="000121D8"/>
    <w:rsid w:val="00013516"/>
    <w:rsid w:val="00016223"/>
    <w:rsid w:val="000170F4"/>
    <w:rsid w:val="00017679"/>
    <w:rsid w:val="00017A2F"/>
    <w:rsid w:val="00017D10"/>
    <w:rsid w:val="00017E59"/>
    <w:rsid w:val="00020CB8"/>
    <w:rsid w:val="00020FAE"/>
    <w:rsid w:val="000210A3"/>
    <w:rsid w:val="000219F7"/>
    <w:rsid w:val="00021BDB"/>
    <w:rsid w:val="0002224F"/>
    <w:rsid w:val="000228CA"/>
    <w:rsid w:val="000229A2"/>
    <w:rsid w:val="00022BA4"/>
    <w:rsid w:val="00022D06"/>
    <w:rsid w:val="00024CBE"/>
    <w:rsid w:val="0002746B"/>
    <w:rsid w:val="00027F67"/>
    <w:rsid w:val="00031A3D"/>
    <w:rsid w:val="00033D69"/>
    <w:rsid w:val="0003459F"/>
    <w:rsid w:val="00035071"/>
    <w:rsid w:val="0003539B"/>
    <w:rsid w:val="000366D2"/>
    <w:rsid w:val="00037854"/>
    <w:rsid w:val="00037B64"/>
    <w:rsid w:val="00037D33"/>
    <w:rsid w:val="00037FBA"/>
    <w:rsid w:val="00040E68"/>
    <w:rsid w:val="0004175F"/>
    <w:rsid w:val="00042822"/>
    <w:rsid w:val="00042AFF"/>
    <w:rsid w:val="0004362F"/>
    <w:rsid w:val="000442DB"/>
    <w:rsid w:val="00046210"/>
    <w:rsid w:val="0004622B"/>
    <w:rsid w:val="000470FE"/>
    <w:rsid w:val="00047336"/>
    <w:rsid w:val="00047401"/>
    <w:rsid w:val="00047484"/>
    <w:rsid w:val="000504DC"/>
    <w:rsid w:val="0005095D"/>
    <w:rsid w:val="0005117D"/>
    <w:rsid w:val="000511F9"/>
    <w:rsid w:val="00051C14"/>
    <w:rsid w:val="00051DF8"/>
    <w:rsid w:val="00051F25"/>
    <w:rsid w:val="00052047"/>
    <w:rsid w:val="000520CF"/>
    <w:rsid w:val="000527B7"/>
    <w:rsid w:val="000552C4"/>
    <w:rsid w:val="00055884"/>
    <w:rsid w:val="00055B99"/>
    <w:rsid w:val="0005704A"/>
    <w:rsid w:val="00057F4C"/>
    <w:rsid w:val="00060013"/>
    <w:rsid w:val="000605B5"/>
    <w:rsid w:val="0006170A"/>
    <w:rsid w:val="00061964"/>
    <w:rsid w:val="00063932"/>
    <w:rsid w:val="00063DA4"/>
    <w:rsid w:val="00064892"/>
    <w:rsid w:val="000654DB"/>
    <w:rsid w:val="00065E98"/>
    <w:rsid w:val="00066B30"/>
    <w:rsid w:val="0006747F"/>
    <w:rsid w:val="000679DB"/>
    <w:rsid w:val="00071BF2"/>
    <w:rsid w:val="00072239"/>
    <w:rsid w:val="000727DC"/>
    <w:rsid w:val="0007361A"/>
    <w:rsid w:val="00074085"/>
    <w:rsid w:val="0007464A"/>
    <w:rsid w:val="000755D8"/>
    <w:rsid w:val="00075F39"/>
    <w:rsid w:val="00076102"/>
    <w:rsid w:val="000769A0"/>
    <w:rsid w:val="000801E0"/>
    <w:rsid w:val="00080276"/>
    <w:rsid w:val="00080978"/>
    <w:rsid w:val="00080B12"/>
    <w:rsid w:val="00080CBD"/>
    <w:rsid w:val="0008104B"/>
    <w:rsid w:val="00081C63"/>
    <w:rsid w:val="00082353"/>
    <w:rsid w:val="000834DB"/>
    <w:rsid w:val="00083671"/>
    <w:rsid w:val="00083922"/>
    <w:rsid w:val="00083E02"/>
    <w:rsid w:val="00083F68"/>
    <w:rsid w:val="000853D6"/>
    <w:rsid w:val="00087A29"/>
    <w:rsid w:val="00090009"/>
    <w:rsid w:val="000914EB"/>
    <w:rsid w:val="0009163D"/>
    <w:rsid w:val="00091AF7"/>
    <w:rsid w:val="00091E70"/>
    <w:rsid w:val="00092053"/>
    <w:rsid w:val="000924D6"/>
    <w:rsid w:val="000929CB"/>
    <w:rsid w:val="00093492"/>
    <w:rsid w:val="00094491"/>
    <w:rsid w:val="00095CAC"/>
    <w:rsid w:val="00096E61"/>
    <w:rsid w:val="00096EA9"/>
    <w:rsid w:val="00096FDF"/>
    <w:rsid w:val="000A05AF"/>
    <w:rsid w:val="000A1D99"/>
    <w:rsid w:val="000A2B64"/>
    <w:rsid w:val="000A2CA0"/>
    <w:rsid w:val="000A3CEC"/>
    <w:rsid w:val="000A40EC"/>
    <w:rsid w:val="000A4547"/>
    <w:rsid w:val="000A498E"/>
    <w:rsid w:val="000A49D3"/>
    <w:rsid w:val="000A5CA6"/>
    <w:rsid w:val="000A646B"/>
    <w:rsid w:val="000A6C04"/>
    <w:rsid w:val="000A6F17"/>
    <w:rsid w:val="000B03B4"/>
    <w:rsid w:val="000B1EFD"/>
    <w:rsid w:val="000B2F77"/>
    <w:rsid w:val="000B326E"/>
    <w:rsid w:val="000B3AB6"/>
    <w:rsid w:val="000B3D25"/>
    <w:rsid w:val="000B46CF"/>
    <w:rsid w:val="000B51DF"/>
    <w:rsid w:val="000B58D9"/>
    <w:rsid w:val="000B6837"/>
    <w:rsid w:val="000B685D"/>
    <w:rsid w:val="000C10E9"/>
    <w:rsid w:val="000C1B72"/>
    <w:rsid w:val="000C2A1C"/>
    <w:rsid w:val="000C3777"/>
    <w:rsid w:val="000C38E1"/>
    <w:rsid w:val="000C3C27"/>
    <w:rsid w:val="000C43B9"/>
    <w:rsid w:val="000C50B4"/>
    <w:rsid w:val="000C533A"/>
    <w:rsid w:val="000D0581"/>
    <w:rsid w:val="000D0769"/>
    <w:rsid w:val="000D1E1C"/>
    <w:rsid w:val="000D2A4B"/>
    <w:rsid w:val="000D3B82"/>
    <w:rsid w:val="000D5504"/>
    <w:rsid w:val="000D58F0"/>
    <w:rsid w:val="000D69C5"/>
    <w:rsid w:val="000D6B1E"/>
    <w:rsid w:val="000D75BE"/>
    <w:rsid w:val="000D796A"/>
    <w:rsid w:val="000D7AF4"/>
    <w:rsid w:val="000E0091"/>
    <w:rsid w:val="000E0359"/>
    <w:rsid w:val="000E0649"/>
    <w:rsid w:val="000E06D4"/>
    <w:rsid w:val="000E06FB"/>
    <w:rsid w:val="000E0C67"/>
    <w:rsid w:val="000E27CD"/>
    <w:rsid w:val="000E3741"/>
    <w:rsid w:val="000E4D34"/>
    <w:rsid w:val="000E4FDC"/>
    <w:rsid w:val="000E5E08"/>
    <w:rsid w:val="000E7399"/>
    <w:rsid w:val="000E766F"/>
    <w:rsid w:val="000F06C2"/>
    <w:rsid w:val="000F0ACC"/>
    <w:rsid w:val="000F0C0A"/>
    <w:rsid w:val="000F20FB"/>
    <w:rsid w:val="000F24C8"/>
    <w:rsid w:val="000F44ED"/>
    <w:rsid w:val="000F6200"/>
    <w:rsid w:val="000F63EC"/>
    <w:rsid w:val="000F6FE1"/>
    <w:rsid w:val="000F7093"/>
    <w:rsid w:val="000F7A85"/>
    <w:rsid w:val="000F7B02"/>
    <w:rsid w:val="0010012C"/>
    <w:rsid w:val="0010016B"/>
    <w:rsid w:val="001003B6"/>
    <w:rsid w:val="00101676"/>
    <w:rsid w:val="001039CF"/>
    <w:rsid w:val="0010499F"/>
    <w:rsid w:val="00104E67"/>
    <w:rsid w:val="0010593D"/>
    <w:rsid w:val="0010677F"/>
    <w:rsid w:val="00106B37"/>
    <w:rsid w:val="00106FCB"/>
    <w:rsid w:val="00110AD4"/>
    <w:rsid w:val="0011147F"/>
    <w:rsid w:val="001134F6"/>
    <w:rsid w:val="00113CA4"/>
    <w:rsid w:val="0011493D"/>
    <w:rsid w:val="001150BC"/>
    <w:rsid w:val="0011642F"/>
    <w:rsid w:val="0011680F"/>
    <w:rsid w:val="0011726E"/>
    <w:rsid w:val="00117847"/>
    <w:rsid w:val="00120C08"/>
    <w:rsid w:val="00120FC6"/>
    <w:rsid w:val="00121112"/>
    <w:rsid w:val="0012115A"/>
    <w:rsid w:val="00121608"/>
    <w:rsid w:val="00121685"/>
    <w:rsid w:val="0012197E"/>
    <w:rsid w:val="00121C86"/>
    <w:rsid w:val="001221E6"/>
    <w:rsid w:val="00122524"/>
    <w:rsid w:val="00122D68"/>
    <w:rsid w:val="00122DD5"/>
    <w:rsid w:val="001234E2"/>
    <w:rsid w:val="00123734"/>
    <w:rsid w:val="00124783"/>
    <w:rsid w:val="00126E84"/>
    <w:rsid w:val="00126FB8"/>
    <w:rsid w:val="0012749F"/>
    <w:rsid w:val="001303C2"/>
    <w:rsid w:val="001310C8"/>
    <w:rsid w:val="0013248E"/>
    <w:rsid w:val="0013316A"/>
    <w:rsid w:val="0013610E"/>
    <w:rsid w:val="00137621"/>
    <w:rsid w:val="00137A4A"/>
    <w:rsid w:val="00140F5E"/>
    <w:rsid w:val="00141054"/>
    <w:rsid w:val="00141C0E"/>
    <w:rsid w:val="00142D25"/>
    <w:rsid w:val="0014332E"/>
    <w:rsid w:val="00143B3D"/>
    <w:rsid w:val="00146976"/>
    <w:rsid w:val="00147882"/>
    <w:rsid w:val="00150D80"/>
    <w:rsid w:val="00151536"/>
    <w:rsid w:val="001529A8"/>
    <w:rsid w:val="001534E4"/>
    <w:rsid w:val="00153C35"/>
    <w:rsid w:val="0015433E"/>
    <w:rsid w:val="0015435F"/>
    <w:rsid w:val="00154695"/>
    <w:rsid w:val="001571C2"/>
    <w:rsid w:val="00157883"/>
    <w:rsid w:val="00160475"/>
    <w:rsid w:val="00160DB7"/>
    <w:rsid w:val="00162019"/>
    <w:rsid w:val="001624DF"/>
    <w:rsid w:val="001633DD"/>
    <w:rsid w:val="00163537"/>
    <w:rsid w:val="0016437B"/>
    <w:rsid w:val="00165D56"/>
    <w:rsid w:val="001675ED"/>
    <w:rsid w:val="0017026A"/>
    <w:rsid w:val="001712E6"/>
    <w:rsid w:val="00171DDF"/>
    <w:rsid w:val="0017208B"/>
    <w:rsid w:val="001723A8"/>
    <w:rsid w:val="00173156"/>
    <w:rsid w:val="001738BC"/>
    <w:rsid w:val="0017437E"/>
    <w:rsid w:val="00174DB0"/>
    <w:rsid w:val="0017592F"/>
    <w:rsid w:val="00176931"/>
    <w:rsid w:val="00176F2C"/>
    <w:rsid w:val="00177CF7"/>
    <w:rsid w:val="00180CA6"/>
    <w:rsid w:val="00180D44"/>
    <w:rsid w:val="00180FE9"/>
    <w:rsid w:val="001824AE"/>
    <w:rsid w:val="001843C5"/>
    <w:rsid w:val="00184641"/>
    <w:rsid w:val="00184AD2"/>
    <w:rsid w:val="0018501E"/>
    <w:rsid w:val="001859F8"/>
    <w:rsid w:val="00186CAD"/>
    <w:rsid w:val="00186D7D"/>
    <w:rsid w:val="001879C0"/>
    <w:rsid w:val="00187A38"/>
    <w:rsid w:val="00187EAE"/>
    <w:rsid w:val="00191475"/>
    <w:rsid w:val="0019167A"/>
    <w:rsid w:val="00191A31"/>
    <w:rsid w:val="001928CF"/>
    <w:rsid w:val="00192AFD"/>
    <w:rsid w:val="00192CB6"/>
    <w:rsid w:val="00192D06"/>
    <w:rsid w:val="00193563"/>
    <w:rsid w:val="00193BE8"/>
    <w:rsid w:val="0019594E"/>
    <w:rsid w:val="00195A2C"/>
    <w:rsid w:val="001966B2"/>
    <w:rsid w:val="001A0C62"/>
    <w:rsid w:val="001A1E34"/>
    <w:rsid w:val="001A1F98"/>
    <w:rsid w:val="001A1FDB"/>
    <w:rsid w:val="001A360C"/>
    <w:rsid w:val="001A4717"/>
    <w:rsid w:val="001A5717"/>
    <w:rsid w:val="001A5958"/>
    <w:rsid w:val="001A603F"/>
    <w:rsid w:val="001A75E6"/>
    <w:rsid w:val="001B049B"/>
    <w:rsid w:val="001B0CE8"/>
    <w:rsid w:val="001B19F0"/>
    <w:rsid w:val="001B3170"/>
    <w:rsid w:val="001B3890"/>
    <w:rsid w:val="001B38FA"/>
    <w:rsid w:val="001B40F3"/>
    <w:rsid w:val="001B5ADF"/>
    <w:rsid w:val="001B7A3E"/>
    <w:rsid w:val="001C004C"/>
    <w:rsid w:val="001C06DE"/>
    <w:rsid w:val="001C0E9D"/>
    <w:rsid w:val="001C15D1"/>
    <w:rsid w:val="001C15E9"/>
    <w:rsid w:val="001C2DD3"/>
    <w:rsid w:val="001C2F00"/>
    <w:rsid w:val="001C45AB"/>
    <w:rsid w:val="001C6A04"/>
    <w:rsid w:val="001C6D45"/>
    <w:rsid w:val="001D0014"/>
    <w:rsid w:val="001D1BCA"/>
    <w:rsid w:val="001D1F7B"/>
    <w:rsid w:val="001D2C5D"/>
    <w:rsid w:val="001D3F00"/>
    <w:rsid w:val="001D40D9"/>
    <w:rsid w:val="001D4B01"/>
    <w:rsid w:val="001D659A"/>
    <w:rsid w:val="001D6C73"/>
    <w:rsid w:val="001D6DCA"/>
    <w:rsid w:val="001D7287"/>
    <w:rsid w:val="001D7BFE"/>
    <w:rsid w:val="001E03B8"/>
    <w:rsid w:val="001E0427"/>
    <w:rsid w:val="001E046A"/>
    <w:rsid w:val="001E0900"/>
    <w:rsid w:val="001E1092"/>
    <w:rsid w:val="001E1A35"/>
    <w:rsid w:val="001E1D29"/>
    <w:rsid w:val="001E238E"/>
    <w:rsid w:val="001E2E6C"/>
    <w:rsid w:val="001E303D"/>
    <w:rsid w:val="001E3216"/>
    <w:rsid w:val="001E38B2"/>
    <w:rsid w:val="001E3F2B"/>
    <w:rsid w:val="001E3F59"/>
    <w:rsid w:val="001E41C9"/>
    <w:rsid w:val="001E5393"/>
    <w:rsid w:val="001E5593"/>
    <w:rsid w:val="001E69F5"/>
    <w:rsid w:val="001E71AF"/>
    <w:rsid w:val="001E763B"/>
    <w:rsid w:val="001F0E1E"/>
    <w:rsid w:val="001F48FB"/>
    <w:rsid w:val="001F584D"/>
    <w:rsid w:val="001F59B7"/>
    <w:rsid w:val="001F5FDA"/>
    <w:rsid w:val="001F69D1"/>
    <w:rsid w:val="001F766E"/>
    <w:rsid w:val="001F7A37"/>
    <w:rsid w:val="00200764"/>
    <w:rsid w:val="0020078D"/>
    <w:rsid w:val="00200924"/>
    <w:rsid w:val="00200AAE"/>
    <w:rsid w:val="002015A7"/>
    <w:rsid w:val="00201618"/>
    <w:rsid w:val="002019DE"/>
    <w:rsid w:val="00201ADE"/>
    <w:rsid w:val="00201C89"/>
    <w:rsid w:val="00202272"/>
    <w:rsid w:val="002026A0"/>
    <w:rsid w:val="002031AF"/>
    <w:rsid w:val="002036AF"/>
    <w:rsid w:val="002037F6"/>
    <w:rsid w:val="00205191"/>
    <w:rsid w:val="00205B3D"/>
    <w:rsid w:val="00205C0A"/>
    <w:rsid w:val="002064BA"/>
    <w:rsid w:val="00206C5A"/>
    <w:rsid w:val="00207095"/>
    <w:rsid w:val="00210C79"/>
    <w:rsid w:val="002110D4"/>
    <w:rsid w:val="00212439"/>
    <w:rsid w:val="00213C02"/>
    <w:rsid w:val="00214FCD"/>
    <w:rsid w:val="00215A90"/>
    <w:rsid w:val="0021722B"/>
    <w:rsid w:val="002173CF"/>
    <w:rsid w:val="002176B1"/>
    <w:rsid w:val="002176DA"/>
    <w:rsid w:val="0021771E"/>
    <w:rsid w:val="002204ED"/>
    <w:rsid w:val="00222BBB"/>
    <w:rsid w:val="00224F64"/>
    <w:rsid w:val="002259DE"/>
    <w:rsid w:val="00225D48"/>
    <w:rsid w:val="00226483"/>
    <w:rsid w:val="0022654D"/>
    <w:rsid w:val="002265CA"/>
    <w:rsid w:val="0022672F"/>
    <w:rsid w:val="0023001E"/>
    <w:rsid w:val="002304EA"/>
    <w:rsid w:val="00230BE8"/>
    <w:rsid w:val="0023395C"/>
    <w:rsid w:val="00234F77"/>
    <w:rsid w:val="00235FB6"/>
    <w:rsid w:val="0023692E"/>
    <w:rsid w:val="00240BD2"/>
    <w:rsid w:val="002413C0"/>
    <w:rsid w:val="00242586"/>
    <w:rsid w:val="00242980"/>
    <w:rsid w:val="002430CA"/>
    <w:rsid w:val="00244A21"/>
    <w:rsid w:val="00245176"/>
    <w:rsid w:val="0024528D"/>
    <w:rsid w:val="00245D0D"/>
    <w:rsid w:val="0024676F"/>
    <w:rsid w:val="0025073E"/>
    <w:rsid w:val="002519BE"/>
    <w:rsid w:val="00252109"/>
    <w:rsid w:val="002523D9"/>
    <w:rsid w:val="0025299A"/>
    <w:rsid w:val="00253537"/>
    <w:rsid w:val="0025427B"/>
    <w:rsid w:val="0025561C"/>
    <w:rsid w:val="00255CDE"/>
    <w:rsid w:val="00256007"/>
    <w:rsid w:val="002562D0"/>
    <w:rsid w:val="00256480"/>
    <w:rsid w:val="00256503"/>
    <w:rsid w:val="00256AB2"/>
    <w:rsid w:val="00260226"/>
    <w:rsid w:val="00260370"/>
    <w:rsid w:val="00260CB8"/>
    <w:rsid w:val="00261126"/>
    <w:rsid w:val="00261E55"/>
    <w:rsid w:val="00262A1A"/>
    <w:rsid w:val="0026312D"/>
    <w:rsid w:val="00263E19"/>
    <w:rsid w:val="002640CE"/>
    <w:rsid w:val="002642D4"/>
    <w:rsid w:val="002643AC"/>
    <w:rsid w:val="00264715"/>
    <w:rsid w:val="00265A17"/>
    <w:rsid w:val="002660F1"/>
    <w:rsid w:val="00266976"/>
    <w:rsid w:val="00266FD0"/>
    <w:rsid w:val="00266FF2"/>
    <w:rsid w:val="00267179"/>
    <w:rsid w:val="002677B4"/>
    <w:rsid w:val="00267A02"/>
    <w:rsid w:val="002700B1"/>
    <w:rsid w:val="00270480"/>
    <w:rsid w:val="00271FB6"/>
    <w:rsid w:val="0027329D"/>
    <w:rsid w:val="00273B15"/>
    <w:rsid w:val="002742D9"/>
    <w:rsid w:val="00276442"/>
    <w:rsid w:val="002800F1"/>
    <w:rsid w:val="00281766"/>
    <w:rsid w:val="00281AC8"/>
    <w:rsid w:val="00283DFB"/>
    <w:rsid w:val="002843F0"/>
    <w:rsid w:val="002857D8"/>
    <w:rsid w:val="00285BA9"/>
    <w:rsid w:val="002860E1"/>
    <w:rsid w:val="0028688F"/>
    <w:rsid w:val="002871CD"/>
    <w:rsid w:val="002871CE"/>
    <w:rsid w:val="002873A1"/>
    <w:rsid w:val="002874BC"/>
    <w:rsid w:val="002876B5"/>
    <w:rsid w:val="00287DF1"/>
    <w:rsid w:val="00290E98"/>
    <w:rsid w:val="00291243"/>
    <w:rsid w:val="0029207C"/>
    <w:rsid w:val="00292232"/>
    <w:rsid w:val="00292B9E"/>
    <w:rsid w:val="00293084"/>
    <w:rsid w:val="0029318C"/>
    <w:rsid w:val="00293E26"/>
    <w:rsid w:val="002962F5"/>
    <w:rsid w:val="00296905"/>
    <w:rsid w:val="00296A94"/>
    <w:rsid w:val="00296FFF"/>
    <w:rsid w:val="002978AE"/>
    <w:rsid w:val="00297B4B"/>
    <w:rsid w:val="002A000B"/>
    <w:rsid w:val="002A05C1"/>
    <w:rsid w:val="002A1B99"/>
    <w:rsid w:val="002A2DC6"/>
    <w:rsid w:val="002A51DA"/>
    <w:rsid w:val="002A5DC0"/>
    <w:rsid w:val="002A5E7E"/>
    <w:rsid w:val="002A6573"/>
    <w:rsid w:val="002A726B"/>
    <w:rsid w:val="002A7DA0"/>
    <w:rsid w:val="002B0079"/>
    <w:rsid w:val="002B06F3"/>
    <w:rsid w:val="002B130E"/>
    <w:rsid w:val="002B1A85"/>
    <w:rsid w:val="002B235F"/>
    <w:rsid w:val="002B253F"/>
    <w:rsid w:val="002B2729"/>
    <w:rsid w:val="002B295B"/>
    <w:rsid w:val="002B41DB"/>
    <w:rsid w:val="002B44BF"/>
    <w:rsid w:val="002B5618"/>
    <w:rsid w:val="002B5777"/>
    <w:rsid w:val="002B601E"/>
    <w:rsid w:val="002B65A7"/>
    <w:rsid w:val="002C01DF"/>
    <w:rsid w:val="002C0450"/>
    <w:rsid w:val="002C16B8"/>
    <w:rsid w:val="002C1729"/>
    <w:rsid w:val="002C2AA3"/>
    <w:rsid w:val="002C3F97"/>
    <w:rsid w:val="002C5114"/>
    <w:rsid w:val="002C62A1"/>
    <w:rsid w:val="002C67C4"/>
    <w:rsid w:val="002C695C"/>
    <w:rsid w:val="002C6EF9"/>
    <w:rsid w:val="002C7025"/>
    <w:rsid w:val="002C7347"/>
    <w:rsid w:val="002C772E"/>
    <w:rsid w:val="002D0184"/>
    <w:rsid w:val="002D0824"/>
    <w:rsid w:val="002D0C47"/>
    <w:rsid w:val="002D0E81"/>
    <w:rsid w:val="002D1490"/>
    <w:rsid w:val="002D1E74"/>
    <w:rsid w:val="002D441F"/>
    <w:rsid w:val="002D5C9C"/>
    <w:rsid w:val="002D62F0"/>
    <w:rsid w:val="002D6E30"/>
    <w:rsid w:val="002D73C2"/>
    <w:rsid w:val="002D7799"/>
    <w:rsid w:val="002D7FC1"/>
    <w:rsid w:val="002E0308"/>
    <w:rsid w:val="002E072D"/>
    <w:rsid w:val="002E085A"/>
    <w:rsid w:val="002E18B4"/>
    <w:rsid w:val="002E1E2F"/>
    <w:rsid w:val="002E3334"/>
    <w:rsid w:val="002E4ADC"/>
    <w:rsid w:val="002E4E42"/>
    <w:rsid w:val="002E6C48"/>
    <w:rsid w:val="002E6D46"/>
    <w:rsid w:val="002E73B1"/>
    <w:rsid w:val="002E7A9B"/>
    <w:rsid w:val="002E7B41"/>
    <w:rsid w:val="002F20AD"/>
    <w:rsid w:val="002F59B9"/>
    <w:rsid w:val="002F76F9"/>
    <w:rsid w:val="00300186"/>
    <w:rsid w:val="00302104"/>
    <w:rsid w:val="0030315F"/>
    <w:rsid w:val="00303311"/>
    <w:rsid w:val="00303E91"/>
    <w:rsid w:val="0030690C"/>
    <w:rsid w:val="00306D11"/>
    <w:rsid w:val="00306F3B"/>
    <w:rsid w:val="003073B4"/>
    <w:rsid w:val="0030761D"/>
    <w:rsid w:val="00307697"/>
    <w:rsid w:val="003107F2"/>
    <w:rsid w:val="0031132E"/>
    <w:rsid w:val="0031152C"/>
    <w:rsid w:val="00311903"/>
    <w:rsid w:val="00311B25"/>
    <w:rsid w:val="0031206C"/>
    <w:rsid w:val="003131ED"/>
    <w:rsid w:val="003138DE"/>
    <w:rsid w:val="0031478D"/>
    <w:rsid w:val="003147EC"/>
    <w:rsid w:val="00314D94"/>
    <w:rsid w:val="0031549D"/>
    <w:rsid w:val="003155A8"/>
    <w:rsid w:val="00316394"/>
    <w:rsid w:val="00316835"/>
    <w:rsid w:val="00316A63"/>
    <w:rsid w:val="00317C08"/>
    <w:rsid w:val="00320263"/>
    <w:rsid w:val="00321F30"/>
    <w:rsid w:val="00322837"/>
    <w:rsid w:val="003235E5"/>
    <w:rsid w:val="003238BE"/>
    <w:rsid w:val="003239FF"/>
    <w:rsid w:val="00323BBA"/>
    <w:rsid w:val="00324178"/>
    <w:rsid w:val="00324A0E"/>
    <w:rsid w:val="00325CE8"/>
    <w:rsid w:val="00326137"/>
    <w:rsid w:val="00326856"/>
    <w:rsid w:val="00326CF6"/>
    <w:rsid w:val="00326E6A"/>
    <w:rsid w:val="00326E9D"/>
    <w:rsid w:val="00327994"/>
    <w:rsid w:val="00330AA9"/>
    <w:rsid w:val="003329DD"/>
    <w:rsid w:val="00332FCD"/>
    <w:rsid w:val="003333B9"/>
    <w:rsid w:val="00333ED4"/>
    <w:rsid w:val="00340EFC"/>
    <w:rsid w:val="003410E6"/>
    <w:rsid w:val="00341DCB"/>
    <w:rsid w:val="00342DCB"/>
    <w:rsid w:val="00342F7F"/>
    <w:rsid w:val="003437A0"/>
    <w:rsid w:val="00345676"/>
    <w:rsid w:val="003456D8"/>
    <w:rsid w:val="00345C3C"/>
    <w:rsid w:val="00345C4A"/>
    <w:rsid w:val="00345DA2"/>
    <w:rsid w:val="00346DA8"/>
    <w:rsid w:val="003473E4"/>
    <w:rsid w:val="00350935"/>
    <w:rsid w:val="0035097F"/>
    <w:rsid w:val="003509BF"/>
    <w:rsid w:val="00352704"/>
    <w:rsid w:val="00352C9E"/>
    <w:rsid w:val="00353A80"/>
    <w:rsid w:val="00353ADF"/>
    <w:rsid w:val="00353EF6"/>
    <w:rsid w:val="003548E0"/>
    <w:rsid w:val="00355D83"/>
    <w:rsid w:val="00356002"/>
    <w:rsid w:val="003563FF"/>
    <w:rsid w:val="00357679"/>
    <w:rsid w:val="00357DBA"/>
    <w:rsid w:val="00357DC8"/>
    <w:rsid w:val="00361367"/>
    <w:rsid w:val="003626BC"/>
    <w:rsid w:val="003627B9"/>
    <w:rsid w:val="003628E7"/>
    <w:rsid w:val="00362E0D"/>
    <w:rsid w:val="00364242"/>
    <w:rsid w:val="003643E8"/>
    <w:rsid w:val="003649CF"/>
    <w:rsid w:val="003665AD"/>
    <w:rsid w:val="00366CA7"/>
    <w:rsid w:val="00367954"/>
    <w:rsid w:val="00367B2E"/>
    <w:rsid w:val="003710A9"/>
    <w:rsid w:val="00373300"/>
    <w:rsid w:val="003737A2"/>
    <w:rsid w:val="00373CE2"/>
    <w:rsid w:val="003745F5"/>
    <w:rsid w:val="00377B70"/>
    <w:rsid w:val="00377C98"/>
    <w:rsid w:val="00377EF2"/>
    <w:rsid w:val="00381C0D"/>
    <w:rsid w:val="00381F49"/>
    <w:rsid w:val="00382281"/>
    <w:rsid w:val="00384740"/>
    <w:rsid w:val="003850AC"/>
    <w:rsid w:val="003856AD"/>
    <w:rsid w:val="00385E6A"/>
    <w:rsid w:val="0038793E"/>
    <w:rsid w:val="00387C80"/>
    <w:rsid w:val="00390637"/>
    <w:rsid w:val="00390B74"/>
    <w:rsid w:val="00391CF9"/>
    <w:rsid w:val="00392E8C"/>
    <w:rsid w:val="0039329C"/>
    <w:rsid w:val="00393841"/>
    <w:rsid w:val="003944C0"/>
    <w:rsid w:val="003952A1"/>
    <w:rsid w:val="00395599"/>
    <w:rsid w:val="00395E16"/>
    <w:rsid w:val="003961A5"/>
    <w:rsid w:val="00396BA6"/>
    <w:rsid w:val="00396BEA"/>
    <w:rsid w:val="00397177"/>
    <w:rsid w:val="003978D7"/>
    <w:rsid w:val="00397E73"/>
    <w:rsid w:val="003A1C5D"/>
    <w:rsid w:val="003A2902"/>
    <w:rsid w:val="003A2D55"/>
    <w:rsid w:val="003A35B2"/>
    <w:rsid w:val="003A48AF"/>
    <w:rsid w:val="003A4B5A"/>
    <w:rsid w:val="003A4D49"/>
    <w:rsid w:val="003A5890"/>
    <w:rsid w:val="003A5D17"/>
    <w:rsid w:val="003A77A0"/>
    <w:rsid w:val="003A7DAE"/>
    <w:rsid w:val="003B0DD7"/>
    <w:rsid w:val="003B11C2"/>
    <w:rsid w:val="003B1DEE"/>
    <w:rsid w:val="003B2123"/>
    <w:rsid w:val="003B22D3"/>
    <w:rsid w:val="003B29A6"/>
    <w:rsid w:val="003B31A9"/>
    <w:rsid w:val="003B32BB"/>
    <w:rsid w:val="003B4F29"/>
    <w:rsid w:val="003B50A0"/>
    <w:rsid w:val="003B5C51"/>
    <w:rsid w:val="003B5C8E"/>
    <w:rsid w:val="003B76FD"/>
    <w:rsid w:val="003B7979"/>
    <w:rsid w:val="003B7B9A"/>
    <w:rsid w:val="003C028D"/>
    <w:rsid w:val="003C15A0"/>
    <w:rsid w:val="003C1F5D"/>
    <w:rsid w:val="003C23F4"/>
    <w:rsid w:val="003C344F"/>
    <w:rsid w:val="003C5FD4"/>
    <w:rsid w:val="003C603B"/>
    <w:rsid w:val="003C6187"/>
    <w:rsid w:val="003C6450"/>
    <w:rsid w:val="003C7578"/>
    <w:rsid w:val="003D0AD8"/>
    <w:rsid w:val="003D0C05"/>
    <w:rsid w:val="003D4995"/>
    <w:rsid w:val="003D5348"/>
    <w:rsid w:val="003D5C28"/>
    <w:rsid w:val="003D6D5F"/>
    <w:rsid w:val="003D7085"/>
    <w:rsid w:val="003D71E3"/>
    <w:rsid w:val="003E06DD"/>
    <w:rsid w:val="003E0DF9"/>
    <w:rsid w:val="003E0F43"/>
    <w:rsid w:val="003E1661"/>
    <w:rsid w:val="003E19D4"/>
    <w:rsid w:val="003E203C"/>
    <w:rsid w:val="003E31EF"/>
    <w:rsid w:val="003E5AD4"/>
    <w:rsid w:val="003E690E"/>
    <w:rsid w:val="003E712C"/>
    <w:rsid w:val="003E797D"/>
    <w:rsid w:val="003F059E"/>
    <w:rsid w:val="003F06C9"/>
    <w:rsid w:val="003F0985"/>
    <w:rsid w:val="003F0AD1"/>
    <w:rsid w:val="003F163D"/>
    <w:rsid w:val="003F1F7D"/>
    <w:rsid w:val="003F2204"/>
    <w:rsid w:val="003F2A24"/>
    <w:rsid w:val="003F2D39"/>
    <w:rsid w:val="003F2F6C"/>
    <w:rsid w:val="003F42A3"/>
    <w:rsid w:val="003F5189"/>
    <w:rsid w:val="003F5412"/>
    <w:rsid w:val="003F58D9"/>
    <w:rsid w:val="003F6936"/>
    <w:rsid w:val="003F6ADD"/>
    <w:rsid w:val="003F6EB9"/>
    <w:rsid w:val="003F7022"/>
    <w:rsid w:val="003F7DF6"/>
    <w:rsid w:val="004000F8"/>
    <w:rsid w:val="00401239"/>
    <w:rsid w:val="004013F5"/>
    <w:rsid w:val="00401D4E"/>
    <w:rsid w:val="00401E4E"/>
    <w:rsid w:val="00402507"/>
    <w:rsid w:val="004030EB"/>
    <w:rsid w:val="004033A6"/>
    <w:rsid w:val="00403862"/>
    <w:rsid w:val="00404771"/>
    <w:rsid w:val="00405406"/>
    <w:rsid w:val="00405896"/>
    <w:rsid w:val="00406AF4"/>
    <w:rsid w:val="004078B5"/>
    <w:rsid w:val="004101E1"/>
    <w:rsid w:val="00410C60"/>
    <w:rsid w:val="00410DBF"/>
    <w:rsid w:val="00410E4F"/>
    <w:rsid w:val="0041168F"/>
    <w:rsid w:val="00411CB4"/>
    <w:rsid w:val="00411CCA"/>
    <w:rsid w:val="00411E77"/>
    <w:rsid w:val="00411EFE"/>
    <w:rsid w:val="00414037"/>
    <w:rsid w:val="004145D0"/>
    <w:rsid w:val="00415ADF"/>
    <w:rsid w:val="00416930"/>
    <w:rsid w:val="00416CC1"/>
    <w:rsid w:val="00416CE5"/>
    <w:rsid w:val="00417D68"/>
    <w:rsid w:val="00417F44"/>
    <w:rsid w:val="0042028E"/>
    <w:rsid w:val="004209A9"/>
    <w:rsid w:val="00420C4D"/>
    <w:rsid w:val="00421633"/>
    <w:rsid w:val="00422468"/>
    <w:rsid w:val="00422E73"/>
    <w:rsid w:val="00423ECE"/>
    <w:rsid w:val="0042543A"/>
    <w:rsid w:val="00425A38"/>
    <w:rsid w:val="00426A82"/>
    <w:rsid w:val="0042739A"/>
    <w:rsid w:val="00430834"/>
    <w:rsid w:val="00430B0F"/>
    <w:rsid w:val="004311E1"/>
    <w:rsid w:val="004313C4"/>
    <w:rsid w:val="0043186E"/>
    <w:rsid w:val="00432EA5"/>
    <w:rsid w:val="00433CB8"/>
    <w:rsid w:val="0043460A"/>
    <w:rsid w:val="0043460E"/>
    <w:rsid w:val="00436213"/>
    <w:rsid w:val="00436743"/>
    <w:rsid w:val="00437ED0"/>
    <w:rsid w:val="0044072B"/>
    <w:rsid w:val="004408EE"/>
    <w:rsid w:val="00440DDB"/>
    <w:rsid w:val="00440E1E"/>
    <w:rsid w:val="00443567"/>
    <w:rsid w:val="00443F49"/>
    <w:rsid w:val="004447EA"/>
    <w:rsid w:val="00444802"/>
    <w:rsid w:val="00445167"/>
    <w:rsid w:val="0044580C"/>
    <w:rsid w:val="0044671D"/>
    <w:rsid w:val="00446AA3"/>
    <w:rsid w:val="00446B9F"/>
    <w:rsid w:val="0044712B"/>
    <w:rsid w:val="00447CAE"/>
    <w:rsid w:val="00447D0D"/>
    <w:rsid w:val="00447FE9"/>
    <w:rsid w:val="00450D2C"/>
    <w:rsid w:val="00451B12"/>
    <w:rsid w:val="004522DA"/>
    <w:rsid w:val="00452DE1"/>
    <w:rsid w:val="004530DE"/>
    <w:rsid w:val="0045354C"/>
    <w:rsid w:val="00455CF1"/>
    <w:rsid w:val="00455E51"/>
    <w:rsid w:val="00456143"/>
    <w:rsid w:val="0045673A"/>
    <w:rsid w:val="00456A62"/>
    <w:rsid w:val="00457133"/>
    <w:rsid w:val="00461AD3"/>
    <w:rsid w:val="00462E30"/>
    <w:rsid w:val="00463B17"/>
    <w:rsid w:val="00463B6C"/>
    <w:rsid w:val="00463E80"/>
    <w:rsid w:val="00464CAB"/>
    <w:rsid w:val="00466D13"/>
    <w:rsid w:val="00466D82"/>
    <w:rsid w:val="00467365"/>
    <w:rsid w:val="00470111"/>
    <w:rsid w:val="00471AB8"/>
    <w:rsid w:val="004722C3"/>
    <w:rsid w:val="00472B94"/>
    <w:rsid w:val="00475FB6"/>
    <w:rsid w:val="00476B6E"/>
    <w:rsid w:val="00476F51"/>
    <w:rsid w:val="004779DF"/>
    <w:rsid w:val="00480452"/>
    <w:rsid w:val="00481257"/>
    <w:rsid w:val="004813A6"/>
    <w:rsid w:val="00481A3C"/>
    <w:rsid w:val="00481DE5"/>
    <w:rsid w:val="004820FE"/>
    <w:rsid w:val="00482213"/>
    <w:rsid w:val="0048267F"/>
    <w:rsid w:val="0048294E"/>
    <w:rsid w:val="00483D2C"/>
    <w:rsid w:val="00483DDC"/>
    <w:rsid w:val="004854D3"/>
    <w:rsid w:val="0048623A"/>
    <w:rsid w:val="00486B75"/>
    <w:rsid w:val="004873EF"/>
    <w:rsid w:val="004904AA"/>
    <w:rsid w:val="0049089C"/>
    <w:rsid w:val="00490B53"/>
    <w:rsid w:val="00491152"/>
    <w:rsid w:val="0049181E"/>
    <w:rsid w:val="0049190C"/>
    <w:rsid w:val="00491A56"/>
    <w:rsid w:val="004923B2"/>
    <w:rsid w:val="00493CE5"/>
    <w:rsid w:val="00495789"/>
    <w:rsid w:val="00495E2A"/>
    <w:rsid w:val="00497150"/>
    <w:rsid w:val="004A1667"/>
    <w:rsid w:val="004A32F1"/>
    <w:rsid w:val="004A405C"/>
    <w:rsid w:val="004A42D0"/>
    <w:rsid w:val="004A4C86"/>
    <w:rsid w:val="004A50B6"/>
    <w:rsid w:val="004A54AE"/>
    <w:rsid w:val="004A5A0C"/>
    <w:rsid w:val="004A5ED5"/>
    <w:rsid w:val="004A6498"/>
    <w:rsid w:val="004A6784"/>
    <w:rsid w:val="004A6956"/>
    <w:rsid w:val="004A736F"/>
    <w:rsid w:val="004A7AEA"/>
    <w:rsid w:val="004B14D2"/>
    <w:rsid w:val="004B203E"/>
    <w:rsid w:val="004B2B87"/>
    <w:rsid w:val="004B3905"/>
    <w:rsid w:val="004B3BD8"/>
    <w:rsid w:val="004B4485"/>
    <w:rsid w:val="004B5223"/>
    <w:rsid w:val="004B5476"/>
    <w:rsid w:val="004B5A99"/>
    <w:rsid w:val="004B742F"/>
    <w:rsid w:val="004B770B"/>
    <w:rsid w:val="004B7851"/>
    <w:rsid w:val="004B7A27"/>
    <w:rsid w:val="004C1A83"/>
    <w:rsid w:val="004C2179"/>
    <w:rsid w:val="004C2969"/>
    <w:rsid w:val="004C29FF"/>
    <w:rsid w:val="004C2ACF"/>
    <w:rsid w:val="004C2B7A"/>
    <w:rsid w:val="004C382F"/>
    <w:rsid w:val="004C3D7D"/>
    <w:rsid w:val="004C50FD"/>
    <w:rsid w:val="004C51BF"/>
    <w:rsid w:val="004C60B6"/>
    <w:rsid w:val="004D0F25"/>
    <w:rsid w:val="004D1419"/>
    <w:rsid w:val="004D20F5"/>
    <w:rsid w:val="004D3370"/>
    <w:rsid w:val="004D4931"/>
    <w:rsid w:val="004D65CC"/>
    <w:rsid w:val="004D7B48"/>
    <w:rsid w:val="004D7CB1"/>
    <w:rsid w:val="004E0397"/>
    <w:rsid w:val="004E0B55"/>
    <w:rsid w:val="004E1006"/>
    <w:rsid w:val="004E1617"/>
    <w:rsid w:val="004E2317"/>
    <w:rsid w:val="004E24E5"/>
    <w:rsid w:val="004E3544"/>
    <w:rsid w:val="004E42D9"/>
    <w:rsid w:val="004E43AF"/>
    <w:rsid w:val="004E5583"/>
    <w:rsid w:val="004E7797"/>
    <w:rsid w:val="004F040A"/>
    <w:rsid w:val="004F144D"/>
    <w:rsid w:val="004F1650"/>
    <w:rsid w:val="004F1D23"/>
    <w:rsid w:val="004F27CA"/>
    <w:rsid w:val="004F452E"/>
    <w:rsid w:val="004F65F6"/>
    <w:rsid w:val="004F664B"/>
    <w:rsid w:val="004F7C95"/>
    <w:rsid w:val="004F7D93"/>
    <w:rsid w:val="00501BFE"/>
    <w:rsid w:val="00502A96"/>
    <w:rsid w:val="00503236"/>
    <w:rsid w:val="005045E3"/>
    <w:rsid w:val="00504A5A"/>
    <w:rsid w:val="0050531B"/>
    <w:rsid w:val="00505575"/>
    <w:rsid w:val="00505C2F"/>
    <w:rsid w:val="005073D7"/>
    <w:rsid w:val="0050764D"/>
    <w:rsid w:val="005103CE"/>
    <w:rsid w:val="005104D4"/>
    <w:rsid w:val="00510BF3"/>
    <w:rsid w:val="00510D38"/>
    <w:rsid w:val="0051108D"/>
    <w:rsid w:val="00511597"/>
    <w:rsid w:val="00511876"/>
    <w:rsid w:val="00511975"/>
    <w:rsid w:val="00512CA4"/>
    <w:rsid w:val="0051320A"/>
    <w:rsid w:val="00513B7A"/>
    <w:rsid w:val="005150E7"/>
    <w:rsid w:val="005156AE"/>
    <w:rsid w:val="00517C88"/>
    <w:rsid w:val="00521237"/>
    <w:rsid w:val="0052142F"/>
    <w:rsid w:val="00521D6F"/>
    <w:rsid w:val="00521E90"/>
    <w:rsid w:val="0052380E"/>
    <w:rsid w:val="0052389D"/>
    <w:rsid w:val="00523937"/>
    <w:rsid w:val="0052460A"/>
    <w:rsid w:val="00524B9B"/>
    <w:rsid w:val="00525A36"/>
    <w:rsid w:val="00525FDA"/>
    <w:rsid w:val="0052615B"/>
    <w:rsid w:val="005268BC"/>
    <w:rsid w:val="00527190"/>
    <w:rsid w:val="00527ECF"/>
    <w:rsid w:val="005316B9"/>
    <w:rsid w:val="00532F86"/>
    <w:rsid w:val="00533AF0"/>
    <w:rsid w:val="00533DBF"/>
    <w:rsid w:val="00533FD5"/>
    <w:rsid w:val="00534053"/>
    <w:rsid w:val="005348F1"/>
    <w:rsid w:val="00534F42"/>
    <w:rsid w:val="00535CA5"/>
    <w:rsid w:val="00535E23"/>
    <w:rsid w:val="0053682D"/>
    <w:rsid w:val="005441DB"/>
    <w:rsid w:val="00544B7A"/>
    <w:rsid w:val="00544BFD"/>
    <w:rsid w:val="00544F09"/>
    <w:rsid w:val="00545020"/>
    <w:rsid w:val="005454A4"/>
    <w:rsid w:val="005457C8"/>
    <w:rsid w:val="005458F5"/>
    <w:rsid w:val="00545BE9"/>
    <w:rsid w:val="0054649B"/>
    <w:rsid w:val="00546560"/>
    <w:rsid w:val="0054680B"/>
    <w:rsid w:val="00546EC2"/>
    <w:rsid w:val="00547664"/>
    <w:rsid w:val="005508E0"/>
    <w:rsid w:val="00550B46"/>
    <w:rsid w:val="00552AB3"/>
    <w:rsid w:val="00552D26"/>
    <w:rsid w:val="00553219"/>
    <w:rsid w:val="00553872"/>
    <w:rsid w:val="00553FCA"/>
    <w:rsid w:val="0055426D"/>
    <w:rsid w:val="00554856"/>
    <w:rsid w:val="00554B20"/>
    <w:rsid w:val="005579B0"/>
    <w:rsid w:val="00560B50"/>
    <w:rsid w:val="00561BEB"/>
    <w:rsid w:val="00562759"/>
    <w:rsid w:val="005638D0"/>
    <w:rsid w:val="00565EF7"/>
    <w:rsid w:val="005660A5"/>
    <w:rsid w:val="005662C1"/>
    <w:rsid w:val="00566EE5"/>
    <w:rsid w:val="00567DEC"/>
    <w:rsid w:val="0057001A"/>
    <w:rsid w:val="0057020E"/>
    <w:rsid w:val="00571982"/>
    <w:rsid w:val="00571ADB"/>
    <w:rsid w:val="00571BC7"/>
    <w:rsid w:val="005726F3"/>
    <w:rsid w:val="005734E4"/>
    <w:rsid w:val="00573E41"/>
    <w:rsid w:val="00574332"/>
    <w:rsid w:val="00575182"/>
    <w:rsid w:val="0057540F"/>
    <w:rsid w:val="005764DF"/>
    <w:rsid w:val="0057686C"/>
    <w:rsid w:val="00580BEB"/>
    <w:rsid w:val="00581654"/>
    <w:rsid w:val="00582E5F"/>
    <w:rsid w:val="00583FAE"/>
    <w:rsid w:val="00583FF9"/>
    <w:rsid w:val="005849DE"/>
    <w:rsid w:val="005867DD"/>
    <w:rsid w:val="00586F7E"/>
    <w:rsid w:val="005905A8"/>
    <w:rsid w:val="0059061C"/>
    <w:rsid w:val="00590B94"/>
    <w:rsid w:val="00590C1E"/>
    <w:rsid w:val="0059150A"/>
    <w:rsid w:val="00591D32"/>
    <w:rsid w:val="00592630"/>
    <w:rsid w:val="0059283D"/>
    <w:rsid w:val="005938F9"/>
    <w:rsid w:val="005940EB"/>
    <w:rsid w:val="00594982"/>
    <w:rsid w:val="005949F1"/>
    <w:rsid w:val="00594A36"/>
    <w:rsid w:val="005957BC"/>
    <w:rsid w:val="00595933"/>
    <w:rsid w:val="005962D4"/>
    <w:rsid w:val="0059663A"/>
    <w:rsid w:val="005967D6"/>
    <w:rsid w:val="005968D8"/>
    <w:rsid w:val="0059728F"/>
    <w:rsid w:val="00597484"/>
    <w:rsid w:val="005979F9"/>
    <w:rsid w:val="00597C06"/>
    <w:rsid w:val="00597C3A"/>
    <w:rsid w:val="00597D87"/>
    <w:rsid w:val="005A06BE"/>
    <w:rsid w:val="005A2640"/>
    <w:rsid w:val="005A362F"/>
    <w:rsid w:val="005A3837"/>
    <w:rsid w:val="005A39C4"/>
    <w:rsid w:val="005A491F"/>
    <w:rsid w:val="005A4DFB"/>
    <w:rsid w:val="005A5291"/>
    <w:rsid w:val="005A5A44"/>
    <w:rsid w:val="005A5DE6"/>
    <w:rsid w:val="005A6323"/>
    <w:rsid w:val="005A7BC4"/>
    <w:rsid w:val="005B07CD"/>
    <w:rsid w:val="005B0B84"/>
    <w:rsid w:val="005B0F59"/>
    <w:rsid w:val="005B1F00"/>
    <w:rsid w:val="005B2854"/>
    <w:rsid w:val="005B30F1"/>
    <w:rsid w:val="005B42BA"/>
    <w:rsid w:val="005B4A90"/>
    <w:rsid w:val="005B4C5C"/>
    <w:rsid w:val="005B7C1B"/>
    <w:rsid w:val="005C0C40"/>
    <w:rsid w:val="005C16DF"/>
    <w:rsid w:val="005C216C"/>
    <w:rsid w:val="005C2257"/>
    <w:rsid w:val="005C2737"/>
    <w:rsid w:val="005C2A41"/>
    <w:rsid w:val="005C359B"/>
    <w:rsid w:val="005C3812"/>
    <w:rsid w:val="005D18C7"/>
    <w:rsid w:val="005D2D4F"/>
    <w:rsid w:val="005D3243"/>
    <w:rsid w:val="005D3BE7"/>
    <w:rsid w:val="005D3CF5"/>
    <w:rsid w:val="005D4650"/>
    <w:rsid w:val="005D488A"/>
    <w:rsid w:val="005D5A3B"/>
    <w:rsid w:val="005D624B"/>
    <w:rsid w:val="005D676F"/>
    <w:rsid w:val="005D6D1B"/>
    <w:rsid w:val="005D6F93"/>
    <w:rsid w:val="005D7389"/>
    <w:rsid w:val="005E089A"/>
    <w:rsid w:val="005E08E3"/>
    <w:rsid w:val="005E1BF4"/>
    <w:rsid w:val="005E1F5C"/>
    <w:rsid w:val="005E4CDF"/>
    <w:rsid w:val="005E55A7"/>
    <w:rsid w:val="005E6D6F"/>
    <w:rsid w:val="005E73F0"/>
    <w:rsid w:val="005E761B"/>
    <w:rsid w:val="005E7920"/>
    <w:rsid w:val="005F0331"/>
    <w:rsid w:val="005F137F"/>
    <w:rsid w:val="005F2303"/>
    <w:rsid w:val="005F2BCC"/>
    <w:rsid w:val="005F2E93"/>
    <w:rsid w:val="005F3B47"/>
    <w:rsid w:val="005F4C78"/>
    <w:rsid w:val="005F50C0"/>
    <w:rsid w:val="005F5BE3"/>
    <w:rsid w:val="005F6083"/>
    <w:rsid w:val="005F66E3"/>
    <w:rsid w:val="005F6A15"/>
    <w:rsid w:val="005F6A30"/>
    <w:rsid w:val="005F6C49"/>
    <w:rsid w:val="005F6E74"/>
    <w:rsid w:val="00600048"/>
    <w:rsid w:val="00600094"/>
    <w:rsid w:val="006003D6"/>
    <w:rsid w:val="0060147C"/>
    <w:rsid w:val="0060151A"/>
    <w:rsid w:val="0060155F"/>
    <w:rsid w:val="006027E7"/>
    <w:rsid w:val="0060454C"/>
    <w:rsid w:val="00604E8B"/>
    <w:rsid w:val="00606790"/>
    <w:rsid w:val="00610CB6"/>
    <w:rsid w:val="00611154"/>
    <w:rsid w:val="0061214E"/>
    <w:rsid w:val="006130C6"/>
    <w:rsid w:val="00613171"/>
    <w:rsid w:val="0061346C"/>
    <w:rsid w:val="0061361A"/>
    <w:rsid w:val="00613D2A"/>
    <w:rsid w:val="006148D5"/>
    <w:rsid w:val="00615255"/>
    <w:rsid w:val="00615F79"/>
    <w:rsid w:val="006167C2"/>
    <w:rsid w:val="00616AC6"/>
    <w:rsid w:val="00617133"/>
    <w:rsid w:val="00617DD2"/>
    <w:rsid w:val="00620523"/>
    <w:rsid w:val="00620B81"/>
    <w:rsid w:val="006213A7"/>
    <w:rsid w:val="00621B2B"/>
    <w:rsid w:val="00621D2D"/>
    <w:rsid w:val="00622646"/>
    <w:rsid w:val="0062282B"/>
    <w:rsid w:val="00622D7B"/>
    <w:rsid w:val="006232B2"/>
    <w:rsid w:val="00624087"/>
    <w:rsid w:val="00624F67"/>
    <w:rsid w:val="0062516D"/>
    <w:rsid w:val="006254C0"/>
    <w:rsid w:val="0062657B"/>
    <w:rsid w:val="0062778F"/>
    <w:rsid w:val="00630398"/>
    <w:rsid w:val="00630AFC"/>
    <w:rsid w:val="00630F17"/>
    <w:rsid w:val="00632E41"/>
    <w:rsid w:val="00634C93"/>
    <w:rsid w:val="00634FC0"/>
    <w:rsid w:val="00635B23"/>
    <w:rsid w:val="006360B6"/>
    <w:rsid w:val="00636634"/>
    <w:rsid w:val="00640076"/>
    <w:rsid w:val="0064034A"/>
    <w:rsid w:val="00640CE2"/>
    <w:rsid w:val="006413A6"/>
    <w:rsid w:val="006416C6"/>
    <w:rsid w:val="00641955"/>
    <w:rsid w:val="00644B25"/>
    <w:rsid w:val="00646751"/>
    <w:rsid w:val="00646AA3"/>
    <w:rsid w:val="00650FC6"/>
    <w:rsid w:val="00652294"/>
    <w:rsid w:val="00652931"/>
    <w:rsid w:val="00653DA7"/>
    <w:rsid w:val="006557AE"/>
    <w:rsid w:val="00656CD7"/>
    <w:rsid w:val="00657121"/>
    <w:rsid w:val="00657174"/>
    <w:rsid w:val="0065745B"/>
    <w:rsid w:val="00657923"/>
    <w:rsid w:val="0066144C"/>
    <w:rsid w:val="00661920"/>
    <w:rsid w:val="00662030"/>
    <w:rsid w:val="006624B6"/>
    <w:rsid w:val="00663991"/>
    <w:rsid w:val="00663E8E"/>
    <w:rsid w:val="00664324"/>
    <w:rsid w:val="00664DFB"/>
    <w:rsid w:val="00665A95"/>
    <w:rsid w:val="006675E8"/>
    <w:rsid w:val="00667927"/>
    <w:rsid w:val="00667D73"/>
    <w:rsid w:val="0067000B"/>
    <w:rsid w:val="00670293"/>
    <w:rsid w:val="00670D13"/>
    <w:rsid w:val="00673A9F"/>
    <w:rsid w:val="00674427"/>
    <w:rsid w:val="00674AB7"/>
    <w:rsid w:val="006752EB"/>
    <w:rsid w:val="00675580"/>
    <w:rsid w:val="00675A49"/>
    <w:rsid w:val="006766A3"/>
    <w:rsid w:val="00676924"/>
    <w:rsid w:val="00676F16"/>
    <w:rsid w:val="00680308"/>
    <w:rsid w:val="00680E28"/>
    <w:rsid w:val="00682B0A"/>
    <w:rsid w:val="00682D36"/>
    <w:rsid w:val="00685A68"/>
    <w:rsid w:val="00686544"/>
    <w:rsid w:val="00687E82"/>
    <w:rsid w:val="0069042B"/>
    <w:rsid w:val="00691B55"/>
    <w:rsid w:val="0069254D"/>
    <w:rsid w:val="006927F5"/>
    <w:rsid w:val="00692B58"/>
    <w:rsid w:val="00694041"/>
    <w:rsid w:val="00694053"/>
    <w:rsid w:val="006956C1"/>
    <w:rsid w:val="00695998"/>
    <w:rsid w:val="00696596"/>
    <w:rsid w:val="00696743"/>
    <w:rsid w:val="00696DE9"/>
    <w:rsid w:val="00697616"/>
    <w:rsid w:val="006A063F"/>
    <w:rsid w:val="006A0DD8"/>
    <w:rsid w:val="006A16A6"/>
    <w:rsid w:val="006A2E7B"/>
    <w:rsid w:val="006A333D"/>
    <w:rsid w:val="006A39C6"/>
    <w:rsid w:val="006A4655"/>
    <w:rsid w:val="006A4D48"/>
    <w:rsid w:val="006A6971"/>
    <w:rsid w:val="006A73CF"/>
    <w:rsid w:val="006A7BB7"/>
    <w:rsid w:val="006B0462"/>
    <w:rsid w:val="006B0870"/>
    <w:rsid w:val="006B1EDF"/>
    <w:rsid w:val="006B203B"/>
    <w:rsid w:val="006B252A"/>
    <w:rsid w:val="006B2597"/>
    <w:rsid w:val="006B2C28"/>
    <w:rsid w:val="006B31D3"/>
    <w:rsid w:val="006B37E1"/>
    <w:rsid w:val="006B4BC1"/>
    <w:rsid w:val="006B504E"/>
    <w:rsid w:val="006B5088"/>
    <w:rsid w:val="006B5C34"/>
    <w:rsid w:val="006B7B9A"/>
    <w:rsid w:val="006B7E2D"/>
    <w:rsid w:val="006C1477"/>
    <w:rsid w:val="006C1EC2"/>
    <w:rsid w:val="006C2145"/>
    <w:rsid w:val="006C2CF3"/>
    <w:rsid w:val="006C2F40"/>
    <w:rsid w:val="006C54E9"/>
    <w:rsid w:val="006C59DE"/>
    <w:rsid w:val="006C6045"/>
    <w:rsid w:val="006C6213"/>
    <w:rsid w:val="006C6C75"/>
    <w:rsid w:val="006C6FEA"/>
    <w:rsid w:val="006C7791"/>
    <w:rsid w:val="006C7E38"/>
    <w:rsid w:val="006D08C9"/>
    <w:rsid w:val="006D109B"/>
    <w:rsid w:val="006D2273"/>
    <w:rsid w:val="006D22F4"/>
    <w:rsid w:val="006D27FB"/>
    <w:rsid w:val="006D29A0"/>
    <w:rsid w:val="006D4589"/>
    <w:rsid w:val="006D5055"/>
    <w:rsid w:val="006D6C61"/>
    <w:rsid w:val="006D7CD8"/>
    <w:rsid w:val="006E03D2"/>
    <w:rsid w:val="006E0ADC"/>
    <w:rsid w:val="006E0D55"/>
    <w:rsid w:val="006E1268"/>
    <w:rsid w:val="006E1677"/>
    <w:rsid w:val="006E29B4"/>
    <w:rsid w:val="006E31AA"/>
    <w:rsid w:val="006E40E7"/>
    <w:rsid w:val="006E5443"/>
    <w:rsid w:val="006E5533"/>
    <w:rsid w:val="006E6EB2"/>
    <w:rsid w:val="006E7E0D"/>
    <w:rsid w:val="006E7FCD"/>
    <w:rsid w:val="006F080F"/>
    <w:rsid w:val="006F0A85"/>
    <w:rsid w:val="006F1034"/>
    <w:rsid w:val="006F14FE"/>
    <w:rsid w:val="006F26CA"/>
    <w:rsid w:val="006F2B0E"/>
    <w:rsid w:val="006F373B"/>
    <w:rsid w:val="006F39C5"/>
    <w:rsid w:val="006F3FAB"/>
    <w:rsid w:val="006F43E5"/>
    <w:rsid w:val="006F5F7A"/>
    <w:rsid w:val="006F6079"/>
    <w:rsid w:val="006F6275"/>
    <w:rsid w:val="006F64EF"/>
    <w:rsid w:val="006F6584"/>
    <w:rsid w:val="006F6CD5"/>
    <w:rsid w:val="006F7056"/>
    <w:rsid w:val="006F7E38"/>
    <w:rsid w:val="00701474"/>
    <w:rsid w:val="00701602"/>
    <w:rsid w:val="00701F8A"/>
    <w:rsid w:val="0070363E"/>
    <w:rsid w:val="00703683"/>
    <w:rsid w:val="00703BDC"/>
    <w:rsid w:val="00703EA8"/>
    <w:rsid w:val="00704A18"/>
    <w:rsid w:val="007059CF"/>
    <w:rsid w:val="00705E04"/>
    <w:rsid w:val="00705E3F"/>
    <w:rsid w:val="00706DDC"/>
    <w:rsid w:val="007079AB"/>
    <w:rsid w:val="00710649"/>
    <w:rsid w:val="007107CA"/>
    <w:rsid w:val="007113A7"/>
    <w:rsid w:val="0071174A"/>
    <w:rsid w:val="007125CC"/>
    <w:rsid w:val="00712759"/>
    <w:rsid w:val="00712FD9"/>
    <w:rsid w:val="00714E7B"/>
    <w:rsid w:val="007157C1"/>
    <w:rsid w:val="007157C3"/>
    <w:rsid w:val="00715E6C"/>
    <w:rsid w:val="0071605E"/>
    <w:rsid w:val="00717B2D"/>
    <w:rsid w:val="00717DAE"/>
    <w:rsid w:val="007203E3"/>
    <w:rsid w:val="007205F5"/>
    <w:rsid w:val="00721B00"/>
    <w:rsid w:val="00723032"/>
    <w:rsid w:val="007230BD"/>
    <w:rsid w:val="00724D08"/>
    <w:rsid w:val="00725FA3"/>
    <w:rsid w:val="007260B5"/>
    <w:rsid w:val="007268EB"/>
    <w:rsid w:val="00726D1A"/>
    <w:rsid w:val="00726F7D"/>
    <w:rsid w:val="00726FF4"/>
    <w:rsid w:val="00732290"/>
    <w:rsid w:val="00732B90"/>
    <w:rsid w:val="00733B62"/>
    <w:rsid w:val="00733F8C"/>
    <w:rsid w:val="00734331"/>
    <w:rsid w:val="00735C03"/>
    <w:rsid w:val="00735DED"/>
    <w:rsid w:val="00736B95"/>
    <w:rsid w:val="007373F4"/>
    <w:rsid w:val="00737819"/>
    <w:rsid w:val="00737D8C"/>
    <w:rsid w:val="00741A05"/>
    <w:rsid w:val="00741E6F"/>
    <w:rsid w:val="0074291A"/>
    <w:rsid w:val="00743757"/>
    <w:rsid w:val="007437DB"/>
    <w:rsid w:val="00745473"/>
    <w:rsid w:val="007458D2"/>
    <w:rsid w:val="00746313"/>
    <w:rsid w:val="007470B8"/>
    <w:rsid w:val="007471AE"/>
    <w:rsid w:val="00747325"/>
    <w:rsid w:val="007473CE"/>
    <w:rsid w:val="00747A69"/>
    <w:rsid w:val="007506D2"/>
    <w:rsid w:val="00750FC0"/>
    <w:rsid w:val="00751BB9"/>
    <w:rsid w:val="0075266E"/>
    <w:rsid w:val="00752E57"/>
    <w:rsid w:val="00753DAE"/>
    <w:rsid w:val="00754697"/>
    <w:rsid w:val="007557D4"/>
    <w:rsid w:val="0075675B"/>
    <w:rsid w:val="00757C49"/>
    <w:rsid w:val="00760335"/>
    <w:rsid w:val="00760BB1"/>
    <w:rsid w:val="00761C64"/>
    <w:rsid w:val="00763454"/>
    <w:rsid w:val="00763568"/>
    <w:rsid w:val="00763B58"/>
    <w:rsid w:val="007650BA"/>
    <w:rsid w:val="00765C52"/>
    <w:rsid w:val="0076665B"/>
    <w:rsid w:val="007667D3"/>
    <w:rsid w:val="00766816"/>
    <w:rsid w:val="00766839"/>
    <w:rsid w:val="00773967"/>
    <w:rsid w:val="00773F7C"/>
    <w:rsid w:val="0077587B"/>
    <w:rsid w:val="00775A32"/>
    <w:rsid w:val="00775ADD"/>
    <w:rsid w:val="007769CF"/>
    <w:rsid w:val="00776F4D"/>
    <w:rsid w:val="00777BF8"/>
    <w:rsid w:val="00777E74"/>
    <w:rsid w:val="007803FF"/>
    <w:rsid w:val="007804DC"/>
    <w:rsid w:val="007834D9"/>
    <w:rsid w:val="0078366B"/>
    <w:rsid w:val="007839FB"/>
    <w:rsid w:val="007840E8"/>
    <w:rsid w:val="007847D6"/>
    <w:rsid w:val="00784D3B"/>
    <w:rsid w:val="00784F1C"/>
    <w:rsid w:val="007852D7"/>
    <w:rsid w:val="00785738"/>
    <w:rsid w:val="00786089"/>
    <w:rsid w:val="00786616"/>
    <w:rsid w:val="0078661E"/>
    <w:rsid w:val="0078711D"/>
    <w:rsid w:val="00787BDC"/>
    <w:rsid w:val="007900D3"/>
    <w:rsid w:val="0079051A"/>
    <w:rsid w:val="00790DA1"/>
    <w:rsid w:val="00792164"/>
    <w:rsid w:val="007926DA"/>
    <w:rsid w:val="0079290B"/>
    <w:rsid w:val="0079361E"/>
    <w:rsid w:val="007938B7"/>
    <w:rsid w:val="00793FB6"/>
    <w:rsid w:val="0079479D"/>
    <w:rsid w:val="007952E7"/>
    <w:rsid w:val="00795679"/>
    <w:rsid w:val="0079626F"/>
    <w:rsid w:val="0079699F"/>
    <w:rsid w:val="0079779B"/>
    <w:rsid w:val="00797B8B"/>
    <w:rsid w:val="00797FE4"/>
    <w:rsid w:val="007A0DB4"/>
    <w:rsid w:val="007A10D8"/>
    <w:rsid w:val="007A12F5"/>
    <w:rsid w:val="007A1D3D"/>
    <w:rsid w:val="007A1DB7"/>
    <w:rsid w:val="007A2213"/>
    <w:rsid w:val="007A4AF4"/>
    <w:rsid w:val="007A56A6"/>
    <w:rsid w:val="007A57FF"/>
    <w:rsid w:val="007A5D8C"/>
    <w:rsid w:val="007A6581"/>
    <w:rsid w:val="007A67C7"/>
    <w:rsid w:val="007A6A73"/>
    <w:rsid w:val="007B0D75"/>
    <w:rsid w:val="007B248F"/>
    <w:rsid w:val="007B2E0D"/>
    <w:rsid w:val="007B2E37"/>
    <w:rsid w:val="007B30CC"/>
    <w:rsid w:val="007B45CF"/>
    <w:rsid w:val="007B5E25"/>
    <w:rsid w:val="007B65C4"/>
    <w:rsid w:val="007B735D"/>
    <w:rsid w:val="007B7D3A"/>
    <w:rsid w:val="007C1E7D"/>
    <w:rsid w:val="007C2822"/>
    <w:rsid w:val="007C2A86"/>
    <w:rsid w:val="007C2E17"/>
    <w:rsid w:val="007C3934"/>
    <w:rsid w:val="007C3FEE"/>
    <w:rsid w:val="007C45F2"/>
    <w:rsid w:val="007C5433"/>
    <w:rsid w:val="007C58BD"/>
    <w:rsid w:val="007C5B2D"/>
    <w:rsid w:val="007C659D"/>
    <w:rsid w:val="007C6EC7"/>
    <w:rsid w:val="007C765F"/>
    <w:rsid w:val="007C7B6F"/>
    <w:rsid w:val="007D0E04"/>
    <w:rsid w:val="007D14DA"/>
    <w:rsid w:val="007D1EE5"/>
    <w:rsid w:val="007D441E"/>
    <w:rsid w:val="007D5EF6"/>
    <w:rsid w:val="007D68BF"/>
    <w:rsid w:val="007E0DE5"/>
    <w:rsid w:val="007E0F3E"/>
    <w:rsid w:val="007E13EE"/>
    <w:rsid w:val="007E1458"/>
    <w:rsid w:val="007E157C"/>
    <w:rsid w:val="007E1FCC"/>
    <w:rsid w:val="007E2640"/>
    <w:rsid w:val="007E34E4"/>
    <w:rsid w:val="007E3D4D"/>
    <w:rsid w:val="007E45CD"/>
    <w:rsid w:val="007E50AE"/>
    <w:rsid w:val="007E63E1"/>
    <w:rsid w:val="007E6D1A"/>
    <w:rsid w:val="007E6EE2"/>
    <w:rsid w:val="007E7BA1"/>
    <w:rsid w:val="007E7F81"/>
    <w:rsid w:val="007F2085"/>
    <w:rsid w:val="007F2D63"/>
    <w:rsid w:val="007F3CDA"/>
    <w:rsid w:val="007F3EBB"/>
    <w:rsid w:val="007F3FA4"/>
    <w:rsid w:val="007F4330"/>
    <w:rsid w:val="007F4A79"/>
    <w:rsid w:val="007F7F97"/>
    <w:rsid w:val="008002B3"/>
    <w:rsid w:val="00800341"/>
    <w:rsid w:val="0080056D"/>
    <w:rsid w:val="00800721"/>
    <w:rsid w:val="00801DDF"/>
    <w:rsid w:val="0080430F"/>
    <w:rsid w:val="008054F8"/>
    <w:rsid w:val="00806D43"/>
    <w:rsid w:val="00806DD6"/>
    <w:rsid w:val="00806FB5"/>
    <w:rsid w:val="008074C0"/>
    <w:rsid w:val="00807AE1"/>
    <w:rsid w:val="00807BE0"/>
    <w:rsid w:val="0081481B"/>
    <w:rsid w:val="008166BF"/>
    <w:rsid w:val="0081676A"/>
    <w:rsid w:val="0081741E"/>
    <w:rsid w:val="00820434"/>
    <w:rsid w:val="008204FC"/>
    <w:rsid w:val="0082059B"/>
    <w:rsid w:val="00821B28"/>
    <w:rsid w:val="00821B64"/>
    <w:rsid w:val="00822777"/>
    <w:rsid w:val="00823342"/>
    <w:rsid w:val="00823F32"/>
    <w:rsid w:val="00824239"/>
    <w:rsid w:val="00824FF2"/>
    <w:rsid w:val="0082638B"/>
    <w:rsid w:val="00826B52"/>
    <w:rsid w:val="00826EA4"/>
    <w:rsid w:val="00827131"/>
    <w:rsid w:val="0083140D"/>
    <w:rsid w:val="00831730"/>
    <w:rsid w:val="00831DFF"/>
    <w:rsid w:val="00831E2C"/>
    <w:rsid w:val="00832661"/>
    <w:rsid w:val="00832DB3"/>
    <w:rsid w:val="0083305D"/>
    <w:rsid w:val="00833B18"/>
    <w:rsid w:val="0083436F"/>
    <w:rsid w:val="00834611"/>
    <w:rsid w:val="00834C20"/>
    <w:rsid w:val="00836F7A"/>
    <w:rsid w:val="00837926"/>
    <w:rsid w:val="00840D8E"/>
    <w:rsid w:val="00841267"/>
    <w:rsid w:val="00841374"/>
    <w:rsid w:val="0084217B"/>
    <w:rsid w:val="00843652"/>
    <w:rsid w:val="008438CD"/>
    <w:rsid w:val="00844868"/>
    <w:rsid w:val="00844C5A"/>
    <w:rsid w:val="00844FC7"/>
    <w:rsid w:val="008475BF"/>
    <w:rsid w:val="00847C24"/>
    <w:rsid w:val="00847D45"/>
    <w:rsid w:val="008501E3"/>
    <w:rsid w:val="00851396"/>
    <w:rsid w:val="00851FB8"/>
    <w:rsid w:val="0085448B"/>
    <w:rsid w:val="008544CA"/>
    <w:rsid w:val="00854613"/>
    <w:rsid w:val="008560A6"/>
    <w:rsid w:val="00856CA1"/>
    <w:rsid w:val="008579E0"/>
    <w:rsid w:val="00857BC5"/>
    <w:rsid w:val="0086020B"/>
    <w:rsid w:val="008615BE"/>
    <w:rsid w:val="00862388"/>
    <w:rsid w:val="008637B3"/>
    <w:rsid w:val="008643DC"/>
    <w:rsid w:val="00864550"/>
    <w:rsid w:val="0086473F"/>
    <w:rsid w:val="00864A82"/>
    <w:rsid w:val="00865283"/>
    <w:rsid w:val="008655E4"/>
    <w:rsid w:val="00865717"/>
    <w:rsid w:val="008674DC"/>
    <w:rsid w:val="0086773C"/>
    <w:rsid w:val="0086775C"/>
    <w:rsid w:val="00867C80"/>
    <w:rsid w:val="00867DD3"/>
    <w:rsid w:val="00870A8C"/>
    <w:rsid w:val="00873AAC"/>
    <w:rsid w:val="00874C72"/>
    <w:rsid w:val="00875B7A"/>
    <w:rsid w:val="00876B98"/>
    <w:rsid w:val="00877AC4"/>
    <w:rsid w:val="00877EA3"/>
    <w:rsid w:val="0088011D"/>
    <w:rsid w:val="00880700"/>
    <w:rsid w:val="00880728"/>
    <w:rsid w:val="00881D26"/>
    <w:rsid w:val="00882CD6"/>
    <w:rsid w:val="00883C65"/>
    <w:rsid w:val="00883FC4"/>
    <w:rsid w:val="0088411E"/>
    <w:rsid w:val="00885169"/>
    <w:rsid w:val="008856C5"/>
    <w:rsid w:val="00885736"/>
    <w:rsid w:val="00886553"/>
    <w:rsid w:val="008866AB"/>
    <w:rsid w:val="00886BE7"/>
    <w:rsid w:val="00886E79"/>
    <w:rsid w:val="008914D0"/>
    <w:rsid w:val="008917B6"/>
    <w:rsid w:val="008928DB"/>
    <w:rsid w:val="00892C21"/>
    <w:rsid w:val="008932E1"/>
    <w:rsid w:val="00895024"/>
    <w:rsid w:val="00895A35"/>
    <w:rsid w:val="008969BE"/>
    <w:rsid w:val="00897390"/>
    <w:rsid w:val="008977F4"/>
    <w:rsid w:val="008A102F"/>
    <w:rsid w:val="008A1B18"/>
    <w:rsid w:val="008A2E0A"/>
    <w:rsid w:val="008A5C63"/>
    <w:rsid w:val="008A5E4E"/>
    <w:rsid w:val="008A767F"/>
    <w:rsid w:val="008A7AB4"/>
    <w:rsid w:val="008A7DF9"/>
    <w:rsid w:val="008B1A70"/>
    <w:rsid w:val="008B251F"/>
    <w:rsid w:val="008B28E0"/>
    <w:rsid w:val="008B29DC"/>
    <w:rsid w:val="008B2C0E"/>
    <w:rsid w:val="008B38B5"/>
    <w:rsid w:val="008B3A35"/>
    <w:rsid w:val="008B4E92"/>
    <w:rsid w:val="008B5120"/>
    <w:rsid w:val="008B55AC"/>
    <w:rsid w:val="008B5ABF"/>
    <w:rsid w:val="008B5B91"/>
    <w:rsid w:val="008B7BAE"/>
    <w:rsid w:val="008B7BB7"/>
    <w:rsid w:val="008C04DE"/>
    <w:rsid w:val="008C0DDD"/>
    <w:rsid w:val="008C0F59"/>
    <w:rsid w:val="008C156A"/>
    <w:rsid w:val="008C16BC"/>
    <w:rsid w:val="008C1B16"/>
    <w:rsid w:val="008C26FE"/>
    <w:rsid w:val="008C33C6"/>
    <w:rsid w:val="008C3EE4"/>
    <w:rsid w:val="008C40FB"/>
    <w:rsid w:val="008C4343"/>
    <w:rsid w:val="008C4965"/>
    <w:rsid w:val="008C5E74"/>
    <w:rsid w:val="008C6BF4"/>
    <w:rsid w:val="008C708E"/>
    <w:rsid w:val="008D0C24"/>
    <w:rsid w:val="008D199A"/>
    <w:rsid w:val="008D1D55"/>
    <w:rsid w:val="008D216F"/>
    <w:rsid w:val="008D277A"/>
    <w:rsid w:val="008D2FD8"/>
    <w:rsid w:val="008D3698"/>
    <w:rsid w:val="008D491F"/>
    <w:rsid w:val="008D4BD8"/>
    <w:rsid w:val="008D63AF"/>
    <w:rsid w:val="008D666F"/>
    <w:rsid w:val="008D75DC"/>
    <w:rsid w:val="008E06AC"/>
    <w:rsid w:val="008E10D8"/>
    <w:rsid w:val="008E18CD"/>
    <w:rsid w:val="008E1B85"/>
    <w:rsid w:val="008E1F4C"/>
    <w:rsid w:val="008E2C87"/>
    <w:rsid w:val="008E2F56"/>
    <w:rsid w:val="008E535A"/>
    <w:rsid w:val="008E6706"/>
    <w:rsid w:val="008E79D5"/>
    <w:rsid w:val="008F0554"/>
    <w:rsid w:val="008F0B60"/>
    <w:rsid w:val="008F0D05"/>
    <w:rsid w:val="008F1F82"/>
    <w:rsid w:val="008F2FD7"/>
    <w:rsid w:val="008F326F"/>
    <w:rsid w:val="008F3902"/>
    <w:rsid w:val="008F45FE"/>
    <w:rsid w:val="008F50E8"/>
    <w:rsid w:val="008F591C"/>
    <w:rsid w:val="008F6010"/>
    <w:rsid w:val="008F69F4"/>
    <w:rsid w:val="008F7094"/>
    <w:rsid w:val="008F710F"/>
    <w:rsid w:val="0090035D"/>
    <w:rsid w:val="0090072D"/>
    <w:rsid w:val="00901D50"/>
    <w:rsid w:val="0090265D"/>
    <w:rsid w:val="00903D3A"/>
    <w:rsid w:val="00904A30"/>
    <w:rsid w:val="00904C79"/>
    <w:rsid w:val="00904CEA"/>
    <w:rsid w:val="0090625C"/>
    <w:rsid w:val="009072AF"/>
    <w:rsid w:val="00907CBE"/>
    <w:rsid w:val="009104BD"/>
    <w:rsid w:val="00910905"/>
    <w:rsid w:val="009110D5"/>
    <w:rsid w:val="00912E26"/>
    <w:rsid w:val="0091407D"/>
    <w:rsid w:val="0091490B"/>
    <w:rsid w:val="009167B3"/>
    <w:rsid w:val="009171AE"/>
    <w:rsid w:val="0092228A"/>
    <w:rsid w:val="009225D3"/>
    <w:rsid w:val="00922828"/>
    <w:rsid w:val="00922C67"/>
    <w:rsid w:val="00923E99"/>
    <w:rsid w:val="0092464C"/>
    <w:rsid w:val="00924C75"/>
    <w:rsid w:val="009251BC"/>
    <w:rsid w:val="00925DC6"/>
    <w:rsid w:val="00926BF1"/>
    <w:rsid w:val="00931B14"/>
    <w:rsid w:val="00931B5F"/>
    <w:rsid w:val="00931BED"/>
    <w:rsid w:val="00931F23"/>
    <w:rsid w:val="0093252B"/>
    <w:rsid w:val="009329B8"/>
    <w:rsid w:val="009330BC"/>
    <w:rsid w:val="009341DE"/>
    <w:rsid w:val="00934FA8"/>
    <w:rsid w:val="009364B8"/>
    <w:rsid w:val="009366A6"/>
    <w:rsid w:val="00936A8F"/>
    <w:rsid w:val="009371B1"/>
    <w:rsid w:val="00937788"/>
    <w:rsid w:val="009409DF"/>
    <w:rsid w:val="00941059"/>
    <w:rsid w:val="009412BC"/>
    <w:rsid w:val="00943483"/>
    <w:rsid w:val="00944360"/>
    <w:rsid w:val="00944B05"/>
    <w:rsid w:val="00944D55"/>
    <w:rsid w:val="009475EC"/>
    <w:rsid w:val="00951ACF"/>
    <w:rsid w:val="00951CBB"/>
    <w:rsid w:val="00952317"/>
    <w:rsid w:val="00953D39"/>
    <w:rsid w:val="00953EDC"/>
    <w:rsid w:val="009540B7"/>
    <w:rsid w:val="009540DA"/>
    <w:rsid w:val="00954832"/>
    <w:rsid w:val="009554D8"/>
    <w:rsid w:val="00956986"/>
    <w:rsid w:val="00956AC5"/>
    <w:rsid w:val="00956DE5"/>
    <w:rsid w:val="0095710D"/>
    <w:rsid w:val="00957440"/>
    <w:rsid w:val="009604C0"/>
    <w:rsid w:val="00960AD0"/>
    <w:rsid w:val="009615A5"/>
    <w:rsid w:val="00962859"/>
    <w:rsid w:val="00962EAF"/>
    <w:rsid w:val="00963851"/>
    <w:rsid w:val="00964BDD"/>
    <w:rsid w:val="00964FBA"/>
    <w:rsid w:val="00965D99"/>
    <w:rsid w:val="00966704"/>
    <w:rsid w:val="0096690E"/>
    <w:rsid w:val="00966D98"/>
    <w:rsid w:val="009676B2"/>
    <w:rsid w:val="00970AF1"/>
    <w:rsid w:val="00970C82"/>
    <w:rsid w:val="00971BA0"/>
    <w:rsid w:val="00971BA4"/>
    <w:rsid w:val="00972922"/>
    <w:rsid w:val="00973C3B"/>
    <w:rsid w:val="00974F6A"/>
    <w:rsid w:val="0097547D"/>
    <w:rsid w:val="00976ABB"/>
    <w:rsid w:val="00977307"/>
    <w:rsid w:val="009775E3"/>
    <w:rsid w:val="00977CD6"/>
    <w:rsid w:val="00980381"/>
    <w:rsid w:val="00980CB6"/>
    <w:rsid w:val="00980D08"/>
    <w:rsid w:val="00981A52"/>
    <w:rsid w:val="00981E09"/>
    <w:rsid w:val="009831F2"/>
    <w:rsid w:val="00983F43"/>
    <w:rsid w:val="009855CD"/>
    <w:rsid w:val="009857BC"/>
    <w:rsid w:val="0098646E"/>
    <w:rsid w:val="0098679C"/>
    <w:rsid w:val="00986F67"/>
    <w:rsid w:val="0098717F"/>
    <w:rsid w:val="00987596"/>
    <w:rsid w:val="0099136B"/>
    <w:rsid w:val="009915F3"/>
    <w:rsid w:val="00992123"/>
    <w:rsid w:val="009921E5"/>
    <w:rsid w:val="00992530"/>
    <w:rsid w:val="009926D7"/>
    <w:rsid w:val="00994D7C"/>
    <w:rsid w:val="00996AE3"/>
    <w:rsid w:val="00996E8E"/>
    <w:rsid w:val="00996F3A"/>
    <w:rsid w:val="009A0361"/>
    <w:rsid w:val="009A0A31"/>
    <w:rsid w:val="009A199B"/>
    <w:rsid w:val="009A3EF5"/>
    <w:rsid w:val="009A4331"/>
    <w:rsid w:val="009A4AFA"/>
    <w:rsid w:val="009A4C88"/>
    <w:rsid w:val="009A4D51"/>
    <w:rsid w:val="009A4DD3"/>
    <w:rsid w:val="009A5627"/>
    <w:rsid w:val="009A7528"/>
    <w:rsid w:val="009A76EE"/>
    <w:rsid w:val="009B000B"/>
    <w:rsid w:val="009B0517"/>
    <w:rsid w:val="009B0F2C"/>
    <w:rsid w:val="009B1311"/>
    <w:rsid w:val="009B1FDA"/>
    <w:rsid w:val="009B2CE0"/>
    <w:rsid w:val="009B3582"/>
    <w:rsid w:val="009B3C84"/>
    <w:rsid w:val="009B45C0"/>
    <w:rsid w:val="009B4666"/>
    <w:rsid w:val="009B6622"/>
    <w:rsid w:val="009B6986"/>
    <w:rsid w:val="009B6C72"/>
    <w:rsid w:val="009B73FF"/>
    <w:rsid w:val="009B7DF8"/>
    <w:rsid w:val="009C02DD"/>
    <w:rsid w:val="009C038A"/>
    <w:rsid w:val="009C1CC6"/>
    <w:rsid w:val="009C24FC"/>
    <w:rsid w:val="009C2CC8"/>
    <w:rsid w:val="009C3A00"/>
    <w:rsid w:val="009D04AC"/>
    <w:rsid w:val="009D0574"/>
    <w:rsid w:val="009D098C"/>
    <w:rsid w:val="009D0D5C"/>
    <w:rsid w:val="009D20D8"/>
    <w:rsid w:val="009D2A3A"/>
    <w:rsid w:val="009D3943"/>
    <w:rsid w:val="009D3AF1"/>
    <w:rsid w:val="009D42E9"/>
    <w:rsid w:val="009D4379"/>
    <w:rsid w:val="009D4BBE"/>
    <w:rsid w:val="009D5179"/>
    <w:rsid w:val="009D5798"/>
    <w:rsid w:val="009D5E8E"/>
    <w:rsid w:val="009D6D18"/>
    <w:rsid w:val="009D6F23"/>
    <w:rsid w:val="009D75CC"/>
    <w:rsid w:val="009D76A1"/>
    <w:rsid w:val="009D7890"/>
    <w:rsid w:val="009E0A48"/>
    <w:rsid w:val="009E1536"/>
    <w:rsid w:val="009E198A"/>
    <w:rsid w:val="009E1EC6"/>
    <w:rsid w:val="009E213A"/>
    <w:rsid w:val="009E314F"/>
    <w:rsid w:val="009E3809"/>
    <w:rsid w:val="009E3FBE"/>
    <w:rsid w:val="009E6BD6"/>
    <w:rsid w:val="009F02C9"/>
    <w:rsid w:val="009F0F10"/>
    <w:rsid w:val="009F268A"/>
    <w:rsid w:val="009F3309"/>
    <w:rsid w:val="009F3878"/>
    <w:rsid w:val="009F46EE"/>
    <w:rsid w:val="009F684D"/>
    <w:rsid w:val="009F6F16"/>
    <w:rsid w:val="00A002E5"/>
    <w:rsid w:val="00A00D2E"/>
    <w:rsid w:val="00A01461"/>
    <w:rsid w:val="00A022AE"/>
    <w:rsid w:val="00A02A15"/>
    <w:rsid w:val="00A03598"/>
    <w:rsid w:val="00A0403C"/>
    <w:rsid w:val="00A0472E"/>
    <w:rsid w:val="00A04762"/>
    <w:rsid w:val="00A04A43"/>
    <w:rsid w:val="00A04DB8"/>
    <w:rsid w:val="00A05011"/>
    <w:rsid w:val="00A05196"/>
    <w:rsid w:val="00A05BFB"/>
    <w:rsid w:val="00A06687"/>
    <w:rsid w:val="00A06830"/>
    <w:rsid w:val="00A06C87"/>
    <w:rsid w:val="00A10891"/>
    <w:rsid w:val="00A11591"/>
    <w:rsid w:val="00A11896"/>
    <w:rsid w:val="00A11D00"/>
    <w:rsid w:val="00A11D78"/>
    <w:rsid w:val="00A12164"/>
    <w:rsid w:val="00A12E7D"/>
    <w:rsid w:val="00A130B6"/>
    <w:rsid w:val="00A14D19"/>
    <w:rsid w:val="00A14D21"/>
    <w:rsid w:val="00A14DB2"/>
    <w:rsid w:val="00A15A56"/>
    <w:rsid w:val="00A167B2"/>
    <w:rsid w:val="00A16E4D"/>
    <w:rsid w:val="00A17153"/>
    <w:rsid w:val="00A17669"/>
    <w:rsid w:val="00A17B5A"/>
    <w:rsid w:val="00A17F47"/>
    <w:rsid w:val="00A211AC"/>
    <w:rsid w:val="00A21BB9"/>
    <w:rsid w:val="00A24ADA"/>
    <w:rsid w:val="00A24B04"/>
    <w:rsid w:val="00A254B3"/>
    <w:rsid w:val="00A26272"/>
    <w:rsid w:val="00A272C0"/>
    <w:rsid w:val="00A27360"/>
    <w:rsid w:val="00A27F1A"/>
    <w:rsid w:val="00A30064"/>
    <w:rsid w:val="00A306E1"/>
    <w:rsid w:val="00A3364F"/>
    <w:rsid w:val="00A33CBF"/>
    <w:rsid w:val="00A34162"/>
    <w:rsid w:val="00A34C61"/>
    <w:rsid w:val="00A36798"/>
    <w:rsid w:val="00A37421"/>
    <w:rsid w:val="00A378B5"/>
    <w:rsid w:val="00A37E23"/>
    <w:rsid w:val="00A40268"/>
    <w:rsid w:val="00A4028A"/>
    <w:rsid w:val="00A40330"/>
    <w:rsid w:val="00A415CF"/>
    <w:rsid w:val="00A41844"/>
    <w:rsid w:val="00A41EF4"/>
    <w:rsid w:val="00A42C6B"/>
    <w:rsid w:val="00A4346B"/>
    <w:rsid w:val="00A43513"/>
    <w:rsid w:val="00A4354E"/>
    <w:rsid w:val="00A4741F"/>
    <w:rsid w:val="00A501A4"/>
    <w:rsid w:val="00A51B69"/>
    <w:rsid w:val="00A51FF2"/>
    <w:rsid w:val="00A52B51"/>
    <w:rsid w:val="00A54093"/>
    <w:rsid w:val="00A541CC"/>
    <w:rsid w:val="00A54CBE"/>
    <w:rsid w:val="00A55273"/>
    <w:rsid w:val="00A55E3C"/>
    <w:rsid w:val="00A5638E"/>
    <w:rsid w:val="00A56747"/>
    <w:rsid w:val="00A56B20"/>
    <w:rsid w:val="00A5771C"/>
    <w:rsid w:val="00A60A9E"/>
    <w:rsid w:val="00A61684"/>
    <w:rsid w:val="00A61BC3"/>
    <w:rsid w:val="00A6203D"/>
    <w:rsid w:val="00A621E1"/>
    <w:rsid w:val="00A62B3A"/>
    <w:rsid w:val="00A63162"/>
    <w:rsid w:val="00A6340E"/>
    <w:rsid w:val="00A6350F"/>
    <w:rsid w:val="00A6409D"/>
    <w:rsid w:val="00A64D2F"/>
    <w:rsid w:val="00A6526E"/>
    <w:rsid w:val="00A6574B"/>
    <w:rsid w:val="00A65902"/>
    <w:rsid w:val="00A65C89"/>
    <w:rsid w:val="00A66140"/>
    <w:rsid w:val="00A67AEE"/>
    <w:rsid w:val="00A70B4D"/>
    <w:rsid w:val="00A70EB0"/>
    <w:rsid w:val="00A7179C"/>
    <w:rsid w:val="00A71B8D"/>
    <w:rsid w:val="00A7206B"/>
    <w:rsid w:val="00A72122"/>
    <w:rsid w:val="00A732A9"/>
    <w:rsid w:val="00A73D7F"/>
    <w:rsid w:val="00A73EA7"/>
    <w:rsid w:val="00A74D75"/>
    <w:rsid w:val="00A752A8"/>
    <w:rsid w:val="00A75CE1"/>
    <w:rsid w:val="00A75EDA"/>
    <w:rsid w:val="00A761D8"/>
    <w:rsid w:val="00A76EB4"/>
    <w:rsid w:val="00A776F8"/>
    <w:rsid w:val="00A8012A"/>
    <w:rsid w:val="00A80332"/>
    <w:rsid w:val="00A812A1"/>
    <w:rsid w:val="00A81D8A"/>
    <w:rsid w:val="00A8230E"/>
    <w:rsid w:val="00A82F57"/>
    <w:rsid w:val="00A8313B"/>
    <w:rsid w:val="00A8350D"/>
    <w:rsid w:val="00A8360E"/>
    <w:rsid w:val="00A8374C"/>
    <w:rsid w:val="00A8405C"/>
    <w:rsid w:val="00A8409B"/>
    <w:rsid w:val="00A848D3"/>
    <w:rsid w:val="00A84D5A"/>
    <w:rsid w:val="00A8520A"/>
    <w:rsid w:val="00A85B60"/>
    <w:rsid w:val="00A86370"/>
    <w:rsid w:val="00A8690F"/>
    <w:rsid w:val="00A86A75"/>
    <w:rsid w:val="00A87215"/>
    <w:rsid w:val="00A9030C"/>
    <w:rsid w:val="00A90955"/>
    <w:rsid w:val="00A90E3B"/>
    <w:rsid w:val="00A93E17"/>
    <w:rsid w:val="00A9410A"/>
    <w:rsid w:val="00A9531E"/>
    <w:rsid w:val="00A97FF3"/>
    <w:rsid w:val="00AA04A2"/>
    <w:rsid w:val="00AA0A3B"/>
    <w:rsid w:val="00AA204E"/>
    <w:rsid w:val="00AA2A8A"/>
    <w:rsid w:val="00AA2CBF"/>
    <w:rsid w:val="00AA3ADD"/>
    <w:rsid w:val="00AA48E2"/>
    <w:rsid w:val="00AA4E9C"/>
    <w:rsid w:val="00AA5B0B"/>
    <w:rsid w:val="00AA64FC"/>
    <w:rsid w:val="00AA7A28"/>
    <w:rsid w:val="00AB0362"/>
    <w:rsid w:val="00AB0ADE"/>
    <w:rsid w:val="00AB1C81"/>
    <w:rsid w:val="00AB234B"/>
    <w:rsid w:val="00AB23A6"/>
    <w:rsid w:val="00AB2CBE"/>
    <w:rsid w:val="00AB2CC0"/>
    <w:rsid w:val="00AB3CAC"/>
    <w:rsid w:val="00AB5613"/>
    <w:rsid w:val="00AB5876"/>
    <w:rsid w:val="00AC15A6"/>
    <w:rsid w:val="00AC2042"/>
    <w:rsid w:val="00AC2A34"/>
    <w:rsid w:val="00AC2E03"/>
    <w:rsid w:val="00AC2FFF"/>
    <w:rsid w:val="00AC34A0"/>
    <w:rsid w:val="00AC34DB"/>
    <w:rsid w:val="00AC379A"/>
    <w:rsid w:val="00AC3955"/>
    <w:rsid w:val="00AC3C50"/>
    <w:rsid w:val="00AC5510"/>
    <w:rsid w:val="00AC5EA9"/>
    <w:rsid w:val="00AC6CE4"/>
    <w:rsid w:val="00AC757C"/>
    <w:rsid w:val="00AD0773"/>
    <w:rsid w:val="00AD0B8D"/>
    <w:rsid w:val="00AD0F2A"/>
    <w:rsid w:val="00AD1CFA"/>
    <w:rsid w:val="00AD2181"/>
    <w:rsid w:val="00AD2491"/>
    <w:rsid w:val="00AD27B2"/>
    <w:rsid w:val="00AD3065"/>
    <w:rsid w:val="00AD3ED0"/>
    <w:rsid w:val="00AD53E1"/>
    <w:rsid w:val="00AD5D67"/>
    <w:rsid w:val="00AD5EB8"/>
    <w:rsid w:val="00AD63D3"/>
    <w:rsid w:val="00AD6770"/>
    <w:rsid w:val="00AD6873"/>
    <w:rsid w:val="00AD7E30"/>
    <w:rsid w:val="00AD7F8F"/>
    <w:rsid w:val="00AE0267"/>
    <w:rsid w:val="00AE0BBF"/>
    <w:rsid w:val="00AE3A26"/>
    <w:rsid w:val="00AE3FEC"/>
    <w:rsid w:val="00AE5584"/>
    <w:rsid w:val="00AE7393"/>
    <w:rsid w:val="00AF0E38"/>
    <w:rsid w:val="00AF1AE3"/>
    <w:rsid w:val="00AF1F5D"/>
    <w:rsid w:val="00AF1F85"/>
    <w:rsid w:val="00AF2611"/>
    <w:rsid w:val="00AF266C"/>
    <w:rsid w:val="00AF2880"/>
    <w:rsid w:val="00AF2A48"/>
    <w:rsid w:val="00AF3207"/>
    <w:rsid w:val="00AF383F"/>
    <w:rsid w:val="00AF4E8C"/>
    <w:rsid w:val="00AF7636"/>
    <w:rsid w:val="00AF799F"/>
    <w:rsid w:val="00B0148D"/>
    <w:rsid w:val="00B0309D"/>
    <w:rsid w:val="00B03165"/>
    <w:rsid w:val="00B0381D"/>
    <w:rsid w:val="00B045EA"/>
    <w:rsid w:val="00B04F27"/>
    <w:rsid w:val="00B05232"/>
    <w:rsid w:val="00B06C4B"/>
    <w:rsid w:val="00B100FD"/>
    <w:rsid w:val="00B1103D"/>
    <w:rsid w:val="00B115EF"/>
    <w:rsid w:val="00B11CE3"/>
    <w:rsid w:val="00B139B6"/>
    <w:rsid w:val="00B13A5B"/>
    <w:rsid w:val="00B14132"/>
    <w:rsid w:val="00B14B35"/>
    <w:rsid w:val="00B1572C"/>
    <w:rsid w:val="00B20113"/>
    <w:rsid w:val="00B209ED"/>
    <w:rsid w:val="00B20A7F"/>
    <w:rsid w:val="00B2280E"/>
    <w:rsid w:val="00B22CD6"/>
    <w:rsid w:val="00B2496F"/>
    <w:rsid w:val="00B253FA"/>
    <w:rsid w:val="00B25DB4"/>
    <w:rsid w:val="00B2645F"/>
    <w:rsid w:val="00B267E5"/>
    <w:rsid w:val="00B30AE7"/>
    <w:rsid w:val="00B31C6F"/>
    <w:rsid w:val="00B324C3"/>
    <w:rsid w:val="00B32715"/>
    <w:rsid w:val="00B32960"/>
    <w:rsid w:val="00B33794"/>
    <w:rsid w:val="00B337F0"/>
    <w:rsid w:val="00B3380D"/>
    <w:rsid w:val="00B338B7"/>
    <w:rsid w:val="00B338E9"/>
    <w:rsid w:val="00B33AE4"/>
    <w:rsid w:val="00B33BCB"/>
    <w:rsid w:val="00B34E18"/>
    <w:rsid w:val="00B356AC"/>
    <w:rsid w:val="00B37706"/>
    <w:rsid w:val="00B37D56"/>
    <w:rsid w:val="00B40806"/>
    <w:rsid w:val="00B40BE0"/>
    <w:rsid w:val="00B40C83"/>
    <w:rsid w:val="00B41B71"/>
    <w:rsid w:val="00B41D30"/>
    <w:rsid w:val="00B422EC"/>
    <w:rsid w:val="00B4318F"/>
    <w:rsid w:val="00B43BA6"/>
    <w:rsid w:val="00B44BB0"/>
    <w:rsid w:val="00B453E8"/>
    <w:rsid w:val="00B45442"/>
    <w:rsid w:val="00B458F9"/>
    <w:rsid w:val="00B45CB6"/>
    <w:rsid w:val="00B462AE"/>
    <w:rsid w:val="00B467B7"/>
    <w:rsid w:val="00B4747D"/>
    <w:rsid w:val="00B479B8"/>
    <w:rsid w:val="00B5049A"/>
    <w:rsid w:val="00B50950"/>
    <w:rsid w:val="00B50CD9"/>
    <w:rsid w:val="00B51017"/>
    <w:rsid w:val="00B51590"/>
    <w:rsid w:val="00B543A1"/>
    <w:rsid w:val="00B543E9"/>
    <w:rsid w:val="00B54703"/>
    <w:rsid w:val="00B553D8"/>
    <w:rsid w:val="00B559F4"/>
    <w:rsid w:val="00B55B31"/>
    <w:rsid w:val="00B55B50"/>
    <w:rsid w:val="00B55B94"/>
    <w:rsid w:val="00B5677E"/>
    <w:rsid w:val="00B57D35"/>
    <w:rsid w:val="00B60A87"/>
    <w:rsid w:val="00B60AEE"/>
    <w:rsid w:val="00B6110F"/>
    <w:rsid w:val="00B61A3F"/>
    <w:rsid w:val="00B63585"/>
    <w:rsid w:val="00B63DAA"/>
    <w:rsid w:val="00B643CA"/>
    <w:rsid w:val="00B646EC"/>
    <w:rsid w:val="00B65869"/>
    <w:rsid w:val="00B661D1"/>
    <w:rsid w:val="00B671C8"/>
    <w:rsid w:val="00B671F1"/>
    <w:rsid w:val="00B678FB"/>
    <w:rsid w:val="00B67F96"/>
    <w:rsid w:val="00B7002D"/>
    <w:rsid w:val="00B70EDF"/>
    <w:rsid w:val="00B71526"/>
    <w:rsid w:val="00B71AAC"/>
    <w:rsid w:val="00B72049"/>
    <w:rsid w:val="00B72205"/>
    <w:rsid w:val="00B72337"/>
    <w:rsid w:val="00B729B9"/>
    <w:rsid w:val="00B729BD"/>
    <w:rsid w:val="00B732D1"/>
    <w:rsid w:val="00B73644"/>
    <w:rsid w:val="00B7385C"/>
    <w:rsid w:val="00B73926"/>
    <w:rsid w:val="00B73DB5"/>
    <w:rsid w:val="00B743D4"/>
    <w:rsid w:val="00B744FC"/>
    <w:rsid w:val="00B74A08"/>
    <w:rsid w:val="00B74A85"/>
    <w:rsid w:val="00B7510E"/>
    <w:rsid w:val="00B76021"/>
    <w:rsid w:val="00B76D35"/>
    <w:rsid w:val="00B771AB"/>
    <w:rsid w:val="00B7721F"/>
    <w:rsid w:val="00B77D08"/>
    <w:rsid w:val="00B8243F"/>
    <w:rsid w:val="00B824B5"/>
    <w:rsid w:val="00B838C3"/>
    <w:rsid w:val="00B838C8"/>
    <w:rsid w:val="00B84A9E"/>
    <w:rsid w:val="00B84D8B"/>
    <w:rsid w:val="00B858FF"/>
    <w:rsid w:val="00B86C1F"/>
    <w:rsid w:val="00B86E6E"/>
    <w:rsid w:val="00B91D1A"/>
    <w:rsid w:val="00B91EFC"/>
    <w:rsid w:val="00B92E1E"/>
    <w:rsid w:val="00B9350D"/>
    <w:rsid w:val="00B938FB"/>
    <w:rsid w:val="00B93F0E"/>
    <w:rsid w:val="00B9636C"/>
    <w:rsid w:val="00B96776"/>
    <w:rsid w:val="00BA0344"/>
    <w:rsid w:val="00BA0E19"/>
    <w:rsid w:val="00BA18E1"/>
    <w:rsid w:val="00BA2152"/>
    <w:rsid w:val="00BA2212"/>
    <w:rsid w:val="00BA2322"/>
    <w:rsid w:val="00BA306F"/>
    <w:rsid w:val="00BA44DD"/>
    <w:rsid w:val="00BA475E"/>
    <w:rsid w:val="00BA52F3"/>
    <w:rsid w:val="00BA63BE"/>
    <w:rsid w:val="00BA7391"/>
    <w:rsid w:val="00BA7D6F"/>
    <w:rsid w:val="00BB016C"/>
    <w:rsid w:val="00BB07FB"/>
    <w:rsid w:val="00BB1042"/>
    <w:rsid w:val="00BB18A4"/>
    <w:rsid w:val="00BB424A"/>
    <w:rsid w:val="00BB4FCD"/>
    <w:rsid w:val="00BB635F"/>
    <w:rsid w:val="00BB67B1"/>
    <w:rsid w:val="00BB7832"/>
    <w:rsid w:val="00BC000F"/>
    <w:rsid w:val="00BC061A"/>
    <w:rsid w:val="00BC0C92"/>
    <w:rsid w:val="00BC1851"/>
    <w:rsid w:val="00BC2F16"/>
    <w:rsid w:val="00BC2F71"/>
    <w:rsid w:val="00BC3CE1"/>
    <w:rsid w:val="00BC421C"/>
    <w:rsid w:val="00BC48EE"/>
    <w:rsid w:val="00BC4AAF"/>
    <w:rsid w:val="00BC509A"/>
    <w:rsid w:val="00BC5B0F"/>
    <w:rsid w:val="00BC65D8"/>
    <w:rsid w:val="00BC715C"/>
    <w:rsid w:val="00BC73E2"/>
    <w:rsid w:val="00BC7BFB"/>
    <w:rsid w:val="00BD328C"/>
    <w:rsid w:val="00BD3C3E"/>
    <w:rsid w:val="00BD4277"/>
    <w:rsid w:val="00BD4F6B"/>
    <w:rsid w:val="00BD5DC5"/>
    <w:rsid w:val="00BD7ABF"/>
    <w:rsid w:val="00BE002E"/>
    <w:rsid w:val="00BE0590"/>
    <w:rsid w:val="00BE0D2F"/>
    <w:rsid w:val="00BE0E40"/>
    <w:rsid w:val="00BE0EB5"/>
    <w:rsid w:val="00BE192C"/>
    <w:rsid w:val="00BE2661"/>
    <w:rsid w:val="00BE29B2"/>
    <w:rsid w:val="00BE2EF2"/>
    <w:rsid w:val="00BE45FA"/>
    <w:rsid w:val="00BE5FDC"/>
    <w:rsid w:val="00BE60E3"/>
    <w:rsid w:val="00BE643B"/>
    <w:rsid w:val="00BE771A"/>
    <w:rsid w:val="00BE7DE2"/>
    <w:rsid w:val="00BF0488"/>
    <w:rsid w:val="00BF0D56"/>
    <w:rsid w:val="00BF3606"/>
    <w:rsid w:val="00BF52A6"/>
    <w:rsid w:val="00BF66D4"/>
    <w:rsid w:val="00BF6C9B"/>
    <w:rsid w:val="00BF6EE8"/>
    <w:rsid w:val="00BF6FF0"/>
    <w:rsid w:val="00C004F0"/>
    <w:rsid w:val="00C005DF"/>
    <w:rsid w:val="00C008D3"/>
    <w:rsid w:val="00C05560"/>
    <w:rsid w:val="00C0602E"/>
    <w:rsid w:val="00C07942"/>
    <w:rsid w:val="00C07C21"/>
    <w:rsid w:val="00C102B8"/>
    <w:rsid w:val="00C10587"/>
    <w:rsid w:val="00C1098D"/>
    <w:rsid w:val="00C10D18"/>
    <w:rsid w:val="00C1189A"/>
    <w:rsid w:val="00C118B4"/>
    <w:rsid w:val="00C1268D"/>
    <w:rsid w:val="00C12DDA"/>
    <w:rsid w:val="00C1379E"/>
    <w:rsid w:val="00C14589"/>
    <w:rsid w:val="00C14809"/>
    <w:rsid w:val="00C1488A"/>
    <w:rsid w:val="00C161E5"/>
    <w:rsid w:val="00C16DEB"/>
    <w:rsid w:val="00C17ECC"/>
    <w:rsid w:val="00C206B5"/>
    <w:rsid w:val="00C20BDB"/>
    <w:rsid w:val="00C21AEF"/>
    <w:rsid w:val="00C21C7A"/>
    <w:rsid w:val="00C22017"/>
    <w:rsid w:val="00C22814"/>
    <w:rsid w:val="00C22A92"/>
    <w:rsid w:val="00C2304B"/>
    <w:rsid w:val="00C24D1D"/>
    <w:rsid w:val="00C250C0"/>
    <w:rsid w:val="00C253E3"/>
    <w:rsid w:val="00C255CF"/>
    <w:rsid w:val="00C26577"/>
    <w:rsid w:val="00C26C4C"/>
    <w:rsid w:val="00C270CE"/>
    <w:rsid w:val="00C27217"/>
    <w:rsid w:val="00C31AE0"/>
    <w:rsid w:val="00C32CCB"/>
    <w:rsid w:val="00C33577"/>
    <w:rsid w:val="00C35F8F"/>
    <w:rsid w:val="00C3617F"/>
    <w:rsid w:val="00C36201"/>
    <w:rsid w:val="00C362E0"/>
    <w:rsid w:val="00C3643C"/>
    <w:rsid w:val="00C36E86"/>
    <w:rsid w:val="00C37609"/>
    <w:rsid w:val="00C37834"/>
    <w:rsid w:val="00C4046C"/>
    <w:rsid w:val="00C406C3"/>
    <w:rsid w:val="00C40B39"/>
    <w:rsid w:val="00C4237E"/>
    <w:rsid w:val="00C42595"/>
    <w:rsid w:val="00C4312A"/>
    <w:rsid w:val="00C43277"/>
    <w:rsid w:val="00C43E55"/>
    <w:rsid w:val="00C44BB7"/>
    <w:rsid w:val="00C45E2B"/>
    <w:rsid w:val="00C45EF8"/>
    <w:rsid w:val="00C4640E"/>
    <w:rsid w:val="00C467A5"/>
    <w:rsid w:val="00C46D64"/>
    <w:rsid w:val="00C47A23"/>
    <w:rsid w:val="00C47A81"/>
    <w:rsid w:val="00C51033"/>
    <w:rsid w:val="00C52001"/>
    <w:rsid w:val="00C5232A"/>
    <w:rsid w:val="00C52BA7"/>
    <w:rsid w:val="00C54597"/>
    <w:rsid w:val="00C54E06"/>
    <w:rsid w:val="00C550D3"/>
    <w:rsid w:val="00C55D5A"/>
    <w:rsid w:val="00C55E11"/>
    <w:rsid w:val="00C56006"/>
    <w:rsid w:val="00C5693C"/>
    <w:rsid w:val="00C5696C"/>
    <w:rsid w:val="00C56FA2"/>
    <w:rsid w:val="00C60EAB"/>
    <w:rsid w:val="00C62973"/>
    <w:rsid w:val="00C62F7D"/>
    <w:rsid w:val="00C6325A"/>
    <w:rsid w:val="00C6368E"/>
    <w:rsid w:val="00C64ACF"/>
    <w:rsid w:val="00C654E6"/>
    <w:rsid w:val="00C65C15"/>
    <w:rsid w:val="00C664E1"/>
    <w:rsid w:val="00C677F3"/>
    <w:rsid w:val="00C67A77"/>
    <w:rsid w:val="00C67BAC"/>
    <w:rsid w:val="00C7159B"/>
    <w:rsid w:val="00C72E61"/>
    <w:rsid w:val="00C73551"/>
    <w:rsid w:val="00C7416B"/>
    <w:rsid w:val="00C74407"/>
    <w:rsid w:val="00C746C1"/>
    <w:rsid w:val="00C7592F"/>
    <w:rsid w:val="00C7613C"/>
    <w:rsid w:val="00C76BE9"/>
    <w:rsid w:val="00C77857"/>
    <w:rsid w:val="00C80D93"/>
    <w:rsid w:val="00C8151D"/>
    <w:rsid w:val="00C81695"/>
    <w:rsid w:val="00C840B3"/>
    <w:rsid w:val="00C85348"/>
    <w:rsid w:val="00C86A4B"/>
    <w:rsid w:val="00C86C3A"/>
    <w:rsid w:val="00C86FE6"/>
    <w:rsid w:val="00C9026B"/>
    <w:rsid w:val="00C91100"/>
    <w:rsid w:val="00C92850"/>
    <w:rsid w:val="00C92B51"/>
    <w:rsid w:val="00C92C5A"/>
    <w:rsid w:val="00C92FFF"/>
    <w:rsid w:val="00C93B9C"/>
    <w:rsid w:val="00C943AF"/>
    <w:rsid w:val="00C94723"/>
    <w:rsid w:val="00C94B4F"/>
    <w:rsid w:val="00C94E5A"/>
    <w:rsid w:val="00C95807"/>
    <w:rsid w:val="00C95EC4"/>
    <w:rsid w:val="00C96919"/>
    <w:rsid w:val="00CA0625"/>
    <w:rsid w:val="00CA0694"/>
    <w:rsid w:val="00CA2A8C"/>
    <w:rsid w:val="00CA3B48"/>
    <w:rsid w:val="00CA4AE2"/>
    <w:rsid w:val="00CA5587"/>
    <w:rsid w:val="00CA5A54"/>
    <w:rsid w:val="00CA720E"/>
    <w:rsid w:val="00CA73C8"/>
    <w:rsid w:val="00CA7446"/>
    <w:rsid w:val="00CA79D8"/>
    <w:rsid w:val="00CA7C46"/>
    <w:rsid w:val="00CA7E45"/>
    <w:rsid w:val="00CB0288"/>
    <w:rsid w:val="00CB051E"/>
    <w:rsid w:val="00CB05F2"/>
    <w:rsid w:val="00CB101D"/>
    <w:rsid w:val="00CB10E3"/>
    <w:rsid w:val="00CB39F9"/>
    <w:rsid w:val="00CB4157"/>
    <w:rsid w:val="00CB43AE"/>
    <w:rsid w:val="00CB49EA"/>
    <w:rsid w:val="00CB4A00"/>
    <w:rsid w:val="00CB4AF1"/>
    <w:rsid w:val="00CB4D01"/>
    <w:rsid w:val="00CB4E03"/>
    <w:rsid w:val="00CB5EFB"/>
    <w:rsid w:val="00CB6787"/>
    <w:rsid w:val="00CB67D4"/>
    <w:rsid w:val="00CB7027"/>
    <w:rsid w:val="00CB729B"/>
    <w:rsid w:val="00CB72B9"/>
    <w:rsid w:val="00CC00CA"/>
    <w:rsid w:val="00CC0A9C"/>
    <w:rsid w:val="00CC0B5F"/>
    <w:rsid w:val="00CC1B91"/>
    <w:rsid w:val="00CC2AC8"/>
    <w:rsid w:val="00CC2ACA"/>
    <w:rsid w:val="00CC2EE6"/>
    <w:rsid w:val="00CC2F7E"/>
    <w:rsid w:val="00CC469E"/>
    <w:rsid w:val="00CC4A6E"/>
    <w:rsid w:val="00CC5CB0"/>
    <w:rsid w:val="00CC66EF"/>
    <w:rsid w:val="00CC6A5C"/>
    <w:rsid w:val="00CC70B6"/>
    <w:rsid w:val="00CC79BC"/>
    <w:rsid w:val="00CC7AE5"/>
    <w:rsid w:val="00CD2C22"/>
    <w:rsid w:val="00CD3812"/>
    <w:rsid w:val="00CD64D2"/>
    <w:rsid w:val="00CD675E"/>
    <w:rsid w:val="00CD6A12"/>
    <w:rsid w:val="00CD6FED"/>
    <w:rsid w:val="00CD704F"/>
    <w:rsid w:val="00CE0780"/>
    <w:rsid w:val="00CE1132"/>
    <w:rsid w:val="00CE2277"/>
    <w:rsid w:val="00CE2DA2"/>
    <w:rsid w:val="00CE32B7"/>
    <w:rsid w:val="00CE3DD2"/>
    <w:rsid w:val="00CE49C3"/>
    <w:rsid w:val="00CE4A26"/>
    <w:rsid w:val="00CE4AA6"/>
    <w:rsid w:val="00CE553B"/>
    <w:rsid w:val="00CE7073"/>
    <w:rsid w:val="00CF117D"/>
    <w:rsid w:val="00CF1A97"/>
    <w:rsid w:val="00CF1CF7"/>
    <w:rsid w:val="00CF1E95"/>
    <w:rsid w:val="00CF42FD"/>
    <w:rsid w:val="00CF4761"/>
    <w:rsid w:val="00D013FC"/>
    <w:rsid w:val="00D025E1"/>
    <w:rsid w:val="00D0370B"/>
    <w:rsid w:val="00D04991"/>
    <w:rsid w:val="00D05254"/>
    <w:rsid w:val="00D0563C"/>
    <w:rsid w:val="00D05E86"/>
    <w:rsid w:val="00D06BD1"/>
    <w:rsid w:val="00D10DCE"/>
    <w:rsid w:val="00D11567"/>
    <w:rsid w:val="00D12079"/>
    <w:rsid w:val="00D133C7"/>
    <w:rsid w:val="00D13CC3"/>
    <w:rsid w:val="00D13F52"/>
    <w:rsid w:val="00D147F0"/>
    <w:rsid w:val="00D149B9"/>
    <w:rsid w:val="00D1511B"/>
    <w:rsid w:val="00D153CE"/>
    <w:rsid w:val="00D1556F"/>
    <w:rsid w:val="00D1616E"/>
    <w:rsid w:val="00D16239"/>
    <w:rsid w:val="00D16316"/>
    <w:rsid w:val="00D1656E"/>
    <w:rsid w:val="00D207BA"/>
    <w:rsid w:val="00D20930"/>
    <w:rsid w:val="00D20C97"/>
    <w:rsid w:val="00D210E4"/>
    <w:rsid w:val="00D211F6"/>
    <w:rsid w:val="00D215EC"/>
    <w:rsid w:val="00D22806"/>
    <w:rsid w:val="00D22841"/>
    <w:rsid w:val="00D22CBF"/>
    <w:rsid w:val="00D230B1"/>
    <w:rsid w:val="00D24DFE"/>
    <w:rsid w:val="00D25941"/>
    <w:rsid w:val="00D25D28"/>
    <w:rsid w:val="00D25F43"/>
    <w:rsid w:val="00D265E6"/>
    <w:rsid w:val="00D27E17"/>
    <w:rsid w:val="00D305EB"/>
    <w:rsid w:val="00D30696"/>
    <w:rsid w:val="00D30813"/>
    <w:rsid w:val="00D3142D"/>
    <w:rsid w:val="00D31D06"/>
    <w:rsid w:val="00D32220"/>
    <w:rsid w:val="00D33F4E"/>
    <w:rsid w:val="00D34A25"/>
    <w:rsid w:val="00D34AA9"/>
    <w:rsid w:val="00D34BC6"/>
    <w:rsid w:val="00D34E2D"/>
    <w:rsid w:val="00D35328"/>
    <w:rsid w:val="00D35CF8"/>
    <w:rsid w:val="00D372E2"/>
    <w:rsid w:val="00D37F72"/>
    <w:rsid w:val="00D40C91"/>
    <w:rsid w:val="00D410BF"/>
    <w:rsid w:val="00D4165C"/>
    <w:rsid w:val="00D41B14"/>
    <w:rsid w:val="00D41E30"/>
    <w:rsid w:val="00D42141"/>
    <w:rsid w:val="00D44678"/>
    <w:rsid w:val="00D446D5"/>
    <w:rsid w:val="00D4555E"/>
    <w:rsid w:val="00D45BDA"/>
    <w:rsid w:val="00D46806"/>
    <w:rsid w:val="00D46C4B"/>
    <w:rsid w:val="00D473B9"/>
    <w:rsid w:val="00D47612"/>
    <w:rsid w:val="00D47672"/>
    <w:rsid w:val="00D479F0"/>
    <w:rsid w:val="00D50EA5"/>
    <w:rsid w:val="00D54F40"/>
    <w:rsid w:val="00D552CD"/>
    <w:rsid w:val="00D5586C"/>
    <w:rsid w:val="00D558C8"/>
    <w:rsid w:val="00D56942"/>
    <w:rsid w:val="00D576EB"/>
    <w:rsid w:val="00D57990"/>
    <w:rsid w:val="00D60E4E"/>
    <w:rsid w:val="00D61B2B"/>
    <w:rsid w:val="00D621EF"/>
    <w:rsid w:val="00D627C5"/>
    <w:rsid w:val="00D62BB2"/>
    <w:rsid w:val="00D62F35"/>
    <w:rsid w:val="00D63231"/>
    <w:rsid w:val="00D64406"/>
    <w:rsid w:val="00D66E32"/>
    <w:rsid w:val="00D67B86"/>
    <w:rsid w:val="00D70282"/>
    <w:rsid w:val="00D7173F"/>
    <w:rsid w:val="00D7321F"/>
    <w:rsid w:val="00D7409A"/>
    <w:rsid w:val="00D74911"/>
    <w:rsid w:val="00D7547A"/>
    <w:rsid w:val="00D77603"/>
    <w:rsid w:val="00D8010A"/>
    <w:rsid w:val="00D801AE"/>
    <w:rsid w:val="00D802BB"/>
    <w:rsid w:val="00D807D5"/>
    <w:rsid w:val="00D80B24"/>
    <w:rsid w:val="00D819B8"/>
    <w:rsid w:val="00D82EC4"/>
    <w:rsid w:val="00D833CC"/>
    <w:rsid w:val="00D83793"/>
    <w:rsid w:val="00D84E15"/>
    <w:rsid w:val="00D852D3"/>
    <w:rsid w:val="00D85921"/>
    <w:rsid w:val="00D85D63"/>
    <w:rsid w:val="00D85FEB"/>
    <w:rsid w:val="00D862C1"/>
    <w:rsid w:val="00D86726"/>
    <w:rsid w:val="00D879DD"/>
    <w:rsid w:val="00D92445"/>
    <w:rsid w:val="00D94811"/>
    <w:rsid w:val="00D94EB1"/>
    <w:rsid w:val="00D9749C"/>
    <w:rsid w:val="00D97851"/>
    <w:rsid w:val="00D97E8D"/>
    <w:rsid w:val="00DA0BCF"/>
    <w:rsid w:val="00DA0E43"/>
    <w:rsid w:val="00DA12F7"/>
    <w:rsid w:val="00DA1938"/>
    <w:rsid w:val="00DA23EB"/>
    <w:rsid w:val="00DA2D2A"/>
    <w:rsid w:val="00DA2E96"/>
    <w:rsid w:val="00DA3189"/>
    <w:rsid w:val="00DA3CE9"/>
    <w:rsid w:val="00DA53D7"/>
    <w:rsid w:val="00DA58E6"/>
    <w:rsid w:val="00DB04B2"/>
    <w:rsid w:val="00DB0700"/>
    <w:rsid w:val="00DB08CE"/>
    <w:rsid w:val="00DB15D6"/>
    <w:rsid w:val="00DB1741"/>
    <w:rsid w:val="00DB1C3C"/>
    <w:rsid w:val="00DB27A5"/>
    <w:rsid w:val="00DB3AA8"/>
    <w:rsid w:val="00DB5053"/>
    <w:rsid w:val="00DB5092"/>
    <w:rsid w:val="00DB5A94"/>
    <w:rsid w:val="00DB5BA4"/>
    <w:rsid w:val="00DB6C52"/>
    <w:rsid w:val="00DB6D83"/>
    <w:rsid w:val="00DC0F69"/>
    <w:rsid w:val="00DC1D61"/>
    <w:rsid w:val="00DC21A1"/>
    <w:rsid w:val="00DC2402"/>
    <w:rsid w:val="00DC37A6"/>
    <w:rsid w:val="00DC39CB"/>
    <w:rsid w:val="00DC3B0A"/>
    <w:rsid w:val="00DC4290"/>
    <w:rsid w:val="00DC555E"/>
    <w:rsid w:val="00DC69F3"/>
    <w:rsid w:val="00DC728A"/>
    <w:rsid w:val="00DC77F7"/>
    <w:rsid w:val="00DD01C2"/>
    <w:rsid w:val="00DD0EEA"/>
    <w:rsid w:val="00DD1E1A"/>
    <w:rsid w:val="00DD3E9A"/>
    <w:rsid w:val="00DD4A17"/>
    <w:rsid w:val="00DD4FBE"/>
    <w:rsid w:val="00DD5301"/>
    <w:rsid w:val="00DD575C"/>
    <w:rsid w:val="00DD6078"/>
    <w:rsid w:val="00DD7CD8"/>
    <w:rsid w:val="00DD7EB0"/>
    <w:rsid w:val="00DE0730"/>
    <w:rsid w:val="00DE0C5E"/>
    <w:rsid w:val="00DE1FEE"/>
    <w:rsid w:val="00DE25F9"/>
    <w:rsid w:val="00DE2D77"/>
    <w:rsid w:val="00DE318F"/>
    <w:rsid w:val="00DE3608"/>
    <w:rsid w:val="00DE425E"/>
    <w:rsid w:val="00DE4342"/>
    <w:rsid w:val="00DE49A7"/>
    <w:rsid w:val="00DE612C"/>
    <w:rsid w:val="00DE76E0"/>
    <w:rsid w:val="00DE7C40"/>
    <w:rsid w:val="00DF0168"/>
    <w:rsid w:val="00DF03BF"/>
    <w:rsid w:val="00DF09C6"/>
    <w:rsid w:val="00DF0C54"/>
    <w:rsid w:val="00DF208C"/>
    <w:rsid w:val="00DF3AF4"/>
    <w:rsid w:val="00DF3BE3"/>
    <w:rsid w:val="00DF4ACC"/>
    <w:rsid w:val="00DF4F7F"/>
    <w:rsid w:val="00DF6354"/>
    <w:rsid w:val="00DF638B"/>
    <w:rsid w:val="00E0050B"/>
    <w:rsid w:val="00E015BC"/>
    <w:rsid w:val="00E01CF0"/>
    <w:rsid w:val="00E03159"/>
    <w:rsid w:val="00E05CC8"/>
    <w:rsid w:val="00E05DE4"/>
    <w:rsid w:val="00E071D8"/>
    <w:rsid w:val="00E072D7"/>
    <w:rsid w:val="00E076EE"/>
    <w:rsid w:val="00E11165"/>
    <w:rsid w:val="00E11A3C"/>
    <w:rsid w:val="00E11B03"/>
    <w:rsid w:val="00E11BB9"/>
    <w:rsid w:val="00E123A5"/>
    <w:rsid w:val="00E1262B"/>
    <w:rsid w:val="00E129A9"/>
    <w:rsid w:val="00E129AD"/>
    <w:rsid w:val="00E14FF7"/>
    <w:rsid w:val="00E16D25"/>
    <w:rsid w:val="00E16EA1"/>
    <w:rsid w:val="00E17927"/>
    <w:rsid w:val="00E20205"/>
    <w:rsid w:val="00E203D4"/>
    <w:rsid w:val="00E21094"/>
    <w:rsid w:val="00E223B9"/>
    <w:rsid w:val="00E223E0"/>
    <w:rsid w:val="00E226F2"/>
    <w:rsid w:val="00E2366E"/>
    <w:rsid w:val="00E236E9"/>
    <w:rsid w:val="00E23A8F"/>
    <w:rsid w:val="00E23C2B"/>
    <w:rsid w:val="00E23CDC"/>
    <w:rsid w:val="00E269B2"/>
    <w:rsid w:val="00E3067A"/>
    <w:rsid w:val="00E31617"/>
    <w:rsid w:val="00E31978"/>
    <w:rsid w:val="00E3327E"/>
    <w:rsid w:val="00E340D2"/>
    <w:rsid w:val="00E34877"/>
    <w:rsid w:val="00E36B55"/>
    <w:rsid w:val="00E3759C"/>
    <w:rsid w:val="00E37A22"/>
    <w:rsid w:val="00E402A1"/>
    <w:rsid w:val="00E402F9"/>
    <w:rsid w:val="00E4225B"/>
    <w:rsid w:val="00E429C6"/>
    <w:rsid w:val="00E42DC2"/>
    <w:rsid w:val="00E435C0"/>
    <w:rsid w:val="00E4563B"/>
    <w:rsid w:val="00E45A85"/>
    <w:rsid w:val="00E46654"/>
    <w:rsid w:val="00E466B5"/>
    <w:rsid w:val="00E4695A"/>
    <w:rsid w:val="00E479C8"/>
    <w:rsid w:val="00E47A7B"/>
    <w:rsid w:val="00E510C9"/>
    <w:rsid w:val="00E516B9"/>
    <w:rsid w:val="00E517B8"/>
    <w:rsid w:val="00E52A0E"/>
    <w:rsid w:val="00E52DD1"/>
    <w:rsid w:val="00E5384B"/>
    <w:rsid w:val="00E54073"/>
    <w:rsid w:val="00E54C42"/>
    <w:rsid w:val="00E54DC9"/>
    <w:rsid w:val="00E552D3"/>
    <w:rsid w:val="00E60A48"/>
    <w:rsid w:val="00E6337E"/>
    <w:rsid w:val="00E644E8"/>
    <w:rsid w:val="00E65BAC"/>
    <w:rsid w:val="00E663F9"/>
    <w:rsid w:val="00E6672F"/>
    <w:rsid w:val="00E67B94"/>
    <w:rsid w:val="00E67DDD"/>
    <w:rsid w:val="00E67E04"/>
    <w:rsid w:val="00E70F64"/>
    <w:rsid w:val="00E70F93"/>
    <w:rsid w:val="00E71237"/>
    <w:rsid w:val="00E72523"/>
    <w:rsid w:val="00E726E0"/>
    <w:rsid w:val="00E73357"/>
    <w:rsid w:val="00E739CD"/>
    <w:rsid w:val="00E73D5D"/>
    <w:rsid w:val="00E73FF0"/>
    <w:rsid w:val="00E754F1"/>
    <w:rsid w:val="00E75CA5"/>
    <w:rsid w:val="00E75EEE"/>
    <w:rsid w:val="00E77553"/>
    <w:rsid w:val="00E8080B"/>
    <w:rsid w:val="00E812F6"/>
    <w:rsid w:val="00E824D6"/>
    <w:rsid w:val="00E8374E"/>
    <w:rsid w:val="00E83D2B"/>
    <w:rsid w:val="00E86986"/>
    <w:rsid w:val="00E86C92"/>
    <w:rsid w:val="00E87134"/>
    <w:rsid w:val="00E87D77"/>
    <w:rsid w:val="00E90802"/>
    <w:rsid w:val="00E90A58"/>
    <w:rsid w:val="00E9160D"/>
    <w:rsid w:val="00E9238A"/>
    <w:rsid w:val="00E92460"/>
    <w:rsid w:val="00E93FEE"/>
    <w:rsid w:val="00E94A00"/>
    <w:rsid w:val="00E94E3C"/>
    <w:rsid w:val="00E94EE5"/>
    <w:rsid w:val="00EA050B"/>
    <w:rsid w:val="00EA1B2A"/>
    <w:rsid w:val="00EA2123"/>
    <w:rsid w:val="00EA24B7"/>
    <w:rsid w:val="00EA3315"/>
    <w:rsid w:val="00EA4417"/>
    <w:rsid w:val="00EA478F"/>
    <w:rsid w:val="00EA49BF"/>
    <w:rsid w:val="00EA4CED"/>
    <w:rsid w:val="00EA68D4"/>
    <w:rsid w:val="00EA68F6"/>
    <w:rsid w:val="00EA6BAC"/>
    <w:rsid w:val="00EB1AB6"/>
    <w:rsid w:val="00EB2554"/>
    <w:rsid w:val="00EB29E4"/>
    <w:rsid w:val="00EB3026"/>
    <w:rsid w:val="00EB32E2"/>
    <w:rsid w:val="00EB342E"/>
    <w:rsid w:val="00EB3BD9"/>
    <w:rsid w:val="00EB466B"/>
    <w:rsid w:val="00EB4691"/>
    <w:rsid w:val="00EB4757"/>
    <w:rsid w:val="00EB5416"/>
    <w:rsid w:val="00EB5DDF"/>
    <w:rsid w:val="00EB5FAF"/>
    <w:rsid w:val="00EB61D0"/>
    <w:rsid w:val="00EB6995"/>
    <w:rsid w:val="00EB6C16"/>
    <w:rsid w:val="00EB6D55"/>
    <w:rsid w:val="00EB723D"/>
    <w:rsid w:val="00EB74FB"/>
    <w:rsid w:val="00EB7F10"/>
    <w:rsid w:val="00EC0061"/>
    <w:rsid w:val="00EC0D76"/>
    <w:rsid w:val="00EC137E"/>
    <w:rsid w:val="00EC2197"/>
    <w:rsid w:val="00EC23DD"/>
    <w:rsid w:val="00EC28E6"/>
    <w:rsid w:val="00EC5FD0"/>
    <w:rsid w:val="00EC6969"/>
    <w:rsid w:val="00EC6A51"/>
    <w:rsid w:val="00EC75D6"/>
    <w:rsid w:val="00ED07C5"/>
    <w:rsid w:val="00ED087A"/>
    <w:rsid w:val="00ED120F"/>
    <w:rsid w:val="00ED1B6C"/>
    <w:rsid w:val="00ED29CE"/>
    <w:rsid w:val="00ED33F8"/>
    <w:rsid w:val="00ED4253"/>
    <w:rsid w:val="00ED52C7"/>
    <w:rsid w:val="00ED557C"/>
    <w:rsid w:val="00ED5D66"/>
    <w:rsid w:val="00ED7174"/>
    <w:rsid w:val="00ED71B1"/>
    <w:rsid w:val="00ED72CF"/>
    <w:rsid w:val="00ED74BE"/>
    <w:rsid w:val="00ED75EB"/>
    <w:rsid w:val="00ED7AA1"/>
    <w:rsid w:val="00ED7BFE"/>
    <w:rsid w:val="00ED7D1E"/>
    <w:rsid w:val="00EE2114"/>
    <w:rsid w:val="00EE36B3"/>
    <w:rsid w:val="00EE3838"/>
    <w:rsid w:val="00EE3B8D"/>
    <w:rsid w:val="00EE4436"/>
    <w:rsid w:val="00EE5848"/>
    <w:rsid w:val="00EE6E06"/>
    <w:rsid w:val="00EE78DD"/>
    <w:rsid w:val="00EF0ABC"/>
    <w:rsid w:val="00EF0D90"/>
    <w:rsid w:val="00EF1582"/>
    <w:rsid w:val="00EF1618"/>
    <w:rsid w:val="00EF1BFF"/>
    <w:rsid w:val="00EF1CD9"/>
    <w:rsid w:val="00EF3024"/>
    <w:rsid w:val="00EF30FF"/>
    <w:rsid w:val="00EF501D"/>
    <w:rsid w:val="00EF5538"/>
    <w:rsid w:val="00EF5D22"/>
    <w:rsid w:val="00EF62B0"/>
    <w:rsid w:val="00EF63B3"/>
    <w:rsid w:val="00EF650F"/>
    <w:rsid w:val="00EF65E0"/>
    <w:rsid w:val="00EF7945"/>
    <w:rsid w:val="00F0089D"/>
    <w:rsid w:val="00F01ED0"/>
    <w:rsid w:val="00F02064"/>
    <w:rsid w:val="00F02972"/>
    <w:rsid w:val="00F02AE9"/>
    <w:rsid w:val="00F0491F"/>
    <w:rsid w:val="00F04A75"/>
    <w:rsid w:val="00F05A31"/>
    <w:rsid w:val="00F07878"/>
    <w:rsid w:val="00F11F8C"/>
    <w:rsid w:val="00F124E6"/>
    <w:rsid w:val="00F13E9A"/>
    <w:rsid w:val="00F148C1"/>
    <w:rsid w:val="00F152EC"/>
    <w:rsid w:val="00F15F06"/>
    <w:rsid w:val="00F16691"/>
    <w:rsid w:val="00F16950"/>
    <w:rsid w:val="00F16FA0"/>
    <w:rsid w:val="00F20662"/>
    <w:rsid w:val="00F20C3A"/>
    <w:rsid w:val="00F2166D"/>
    <w:rsid w:val="00F21E5A"/>
    <w:rsid w:val="00F22548"/>
    <w:rsid w:val="00F2280A"/>
    <w:rsid w:val="00F22BF1"/>
    <w:rsid w:val="00F23230"/>
    <w:rsid w:val="00F2347F"/>
    <w:rsid w:val="00F23D5D"/>
    <w:rsid w:val="00F23F39"/>
    <w:rsid w:val="00F246E0"/>
    <w:rsid w:val="00F248D1"/>
    <w:rsid w:val="00F24BCB"/>
    <w:rsid w:val="00F24C38"/>
    <w:rsid w:val="00F24FCA"/>
    <w:rsid w:val="00F259A9"/>
    <w:rsid w:val="00F25AAC"/>
    <w:rsid w:val="00F2626A"/>
    <w:rsid w:val="00F26409"/>
    <w:rsid w:val="00F2687C"/>
    <w:rsid w:val="00F271AB"/>
    <w:rsid w:val="00F2729C"/>
    <w:rsid w:val="00F279C9"/>
    <w:rsid w:val="00F30168"/>
    <w:rsid w:val="00F301EA"/>
    <w:rsid w:val="00F30880"/>
    <w:rsid w:val="00F30941"/>
    <w:rsid w:val="00F32394"/>
    <w:rsid w:val="00F32E2A"/>
    <w:rsid w:val="00F33148"/>
    <w:rsid w:val="00F34CFD"/>
    <w:rsid w:val="00F369BA"/>
    <w:rsid w:val="00F36A8A"/>
    <w:rsid w:val="00F36D0F"/>
    <w:rsid w:val="00F377CB"/>
    <w:rsid w:val="00F40F3F"/>
    <w:rsid w:val="00F43300"/>
    <w:rsid w:val="00F45B24"/>
    <w:rsid w:val="00F45C77"/>
    <w:rsid w:val="00F45D6B"/>
    <w:rsid w:val="00F45DCD"/>
    <w:rsid w:val="00F47AB5"/>
    <w:rsid w:val="00F51821"/>
    <w:rsid w:val="00F51B0E"/>
    <w:rsid w:val="00F51CFC"/>
    <w:rsid w:val="00F52BA5"/>
    <w:rsid w:val="00F53B27"/>
    <w:rsid w:val="00F53C92"/>
    <w:rsid w:val="00F55033"/>
    <w:rsid w:val="00F552A6"/>
    <w:rsid w:val="00F5574A"/>
    <w:rsid w:val="00F56B4E"/>
    <w:rsid w:val="00F57888"/>
    <w:rsid w:val="00F57D0F"/>
    <w:rsid w:val="00F57E1E"/>
    <w:rsid w:val="00F611AC"/>
    <w:rsid w:val="00F61756"/>
    <w:rsid w:val="00F62952"/>
    <w:rsid w:val="00F62EC4"/>
    <w:rsid w:val="00F6340E"/>
    <w:rsid w:val="00F63590"/>
    <w:rsid w:val="00F638A5"/>
    <w:rsid w:val="00F63A67"/>
    <w:rsid w:val="00F64947"/>
    <w:rsid w:val="00F64E04"/>
    <w:rsid w:val="00F6551A"/>
    <w:rsid w:val="00F66AE2"/>
    <w:rsid w:val="00F700F1"/>
    <w:rsid w:val="00F702F5"/>
    <w:rsid w:val="00F70418"/>
    <w:rsid w:val="00F70A22"/>
    <w:rsid w:val="00F71AA4"/>
    <w:rsid w:val="00F71E40"/>
    <w:rsid w:val="00F723D7"/>
    <w:rsid w:val="00F72462"/>
    <w:rsid w:val="00F7469A"/>
    <w:rsid w:val="00F74E37"/>
    <w:rsid w:val="00F75057"/>
    <w:rsid w:val="00F7533C"/>
    <w:rsid w:val="00F76482"/>
    <w:rsid w:val="00F76AEE"/>
    <w:rsid w:val="00F77A17"/>
    <w:rsid w:val="00F80CD3"/>
    <w:rsid w:val="00F8297D"/>
    <w:rsid w:val="00F82BBB"/>
    <w:rsid w:val="00F832D3"/>
    <w:rsid w:val="00F839BB"/>
    <w:rsid w:val="00F84490"/>
    <w:rsid w:val="00F84F11"/>
    <w:rsid w:val="00F85A63"/>
    <w:rsid w:val="00F87C19"/>
    <w:rsid w:val="00F87CDF"/>
    <w:rsid w:val="00F916A8"/>
    <w:rsid w:val="00F925DD"/>
    <w:rsid w:val="00F92992"/>
    <w:rsid w:val="00F930B5"/>
    <w:rsid w:val="00F937EB"/>
    <w:rsid w:val="00F93EBE"/>
    <w:rsid w:val="00F95735"/>
    <w:rsid w:val="00F958F4"/>
    <w:rsid w:val="00F95D06"/>
    <w:rsid w:val="00F97C29"/>
    <w:rsid w:val="00F97E5D"/>
    <w:rsid w:val="00FA11B9"/>
    <w:rsid w:val="00FA1412"/>
    <w:rsid w:val="00FA345F"/>
    <w:rsid w:val="00FA36B4"/>
    <w:rsid w:val="00FA4DE2"/>
    <w:rsid w:val="00FA4E05"/>
    <w:rsid w:val="00FA4EF2"/>
    <w:rsid w:val="00FA625A"/>
    <w:rsid w:val="00FA683F"/>
    <w:rsid w:val="00FA6860"/>
    <w:rsid w:val="00FA782C"/>
    <w:rsid w:val="00FA787D"/>
    <w:rsid w:val="00FA797A"/>
    <w:rsid w:val="00FA7F1B"/>
    <w:rsid w:val="00FB08AD"/>
    <w:rsid w:val="00FB26B0"/>
    <w:rsid w:val="00FB4155"/>
    <w:rsid w:val="00FB4BCB"/>
    <w:rsid w:val="00FB57EA"/>
    <w:rsid w:val="00FB60D5"/>
    <w:rsid w:val="00FB7442"/>
    <w:rsid w:val="00FB76EF"/>
    <w:rsid w:val="00FB7B34"/>
    <w:rsid w:val="00FC1245"/>
    <w:rsid w:val="00FC1A51"/>
    <w:rsid w:val="00FC2057"/>
    <w:rsid w:val="00FC3629"/>
    <w:rsid w:val="00FC3670"/>
    <w:rsid w:val="00FC47C7"/>
    <w:rsid w:val="00FC5334"/>
    <w:rsid w:val="00FC78D9"/>
    <w:rsid w:val="00FD0283"/>
    <w:rsid w:val="00FD052B"/>
    <w:rsid w:val="00FD057D"/>
    <w:rsid w:val="00FD0D81"/>
    <w:rsid w:val="00FD106E"/>
    <w:rsid w:val="00FD1D7C"/>
    <w:rsid w:val="00FD21A7"/>
    <w:rsid w:val="00FD2393"/>
    <w:rsid w:val="00FD361F"/>
    <w:rsid w:val="00FD433D"/>
    <w:rsid w:val="00FD4917"/>
    <w:rsid w:val="00FD4A65"/>
    <w:rsid w:val="00FD6452"/>
    <w:rsid w:val="00FD6AA8"/>
    <w:rsid w:val="00FD6BD1"/>
    <w:rsid w:val="00FD6DA7"/>
    <w:rsid w:val="00FE0EEC"/>
    <w:rsid w:val="00FE10AC"/>
    <w:rsid w:val="00FE22A6"/>
    <w:rsid w:val="00FE5A35"/>
    <w:rsid w:val="00FF1502"/>
    <w:rsid w:val="00FF1B89"/>
    <w:rsid w:val="00FF2E19"/>
    <w:rsid w:val="00FF36AD"/>
    <w:rsid w:val="00FF394A"/>
    <w:rsid w:val="00FF3D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6B2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EastAsia" w:hAnsi="Cambria" w:cs="Cambria"/>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a">
    <w:name w:val="Normal"/>
    <w:qFormat/>
    <w:rsid w:val="009A76E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m">
    <w:name w:val="em"/>
    <w:rsid w:val="008A5E4E"/>
    <w:rPr>
      <w:i/>
      <w:iCs/>
      <w:color w:val="000000"/>
      <w:sz w:val="16"/>
      <w:szCs w:val="16"/>
    </w:rPr>
  </w:style>
  <w:style w:type="paragraph" w:customStyle="1" w:styleId="pHeader">
    <w:name w:val="p_Header"/>
    <w:rsid w:val="008A5E4E"/>
    <w:pPr>
      <w:spacing w:before="120" w:after="120"/>
    </w:pPr>
    <w:rPr>
      <w:rFonts w:ascii="Open Sans Light" w:hAnsi="Open Sans Light" w:cs="Open Sans Light"/>
      <w:color w:val="000000"/>
      <w:sz w:val="16"/>
      <w:szCs w:val="16"/>
    </w:rPr>
  </w:style>
  <w:style w:type="character" w:customStyle="1" w:styleId="variable">
    <w:name w:val="variable"/>
    <w:rsid w:val="008A5E4E"/>
    <w:rPr>
      <w:color w:val="000000"/>
      <w:sz w:val="16"/>
      <w:szCs w:val="16"/>
    </w:rPr>
  </w:style>
  <w:style w:type="paragraph" w:customStyle="1" w:styleId="td">
    <w:name w:val="td"/>
    <w:rsid w:val="008A5E4E"/>
    <w:rPr>
      <w:color w:val="000000"/>
      <w:sz w:val="16"/>
      <w:szCs w:val="16"/>
    </w:rPr>
  </w:style>
  <w:style w:type="paragraph" w:customStyle="1" w:styleId="p">
    <w:name w:val="p"/>
    <w:rsid w:val="008A5E4E"/>
    <w:pPr>
      <w:spacing w:before="120" w:after="120"/>
    </w:pPr>
    <w:rPr>
      <w:color w:val="000000"/>
      <w:sz w:val="22"/>
      <w:szCs w:val="22"/>
    </w:rPr>
  </w:style>
  <w:style w:type="paragraph" w:customStyle="1" w:styleId="pTitle">
    <w:name w:val="p_Title"/>
    <w:rsid w:val="008A5E4E"/>
    <w:pPr>
      <w:spacing w:before="2880" w:after="120" w:line="0" w:lineRule="atLeast"/>
      <w:jc w:val="center"/>
    </w:pPr>
    <w:rPr>
      <w:rFonts w:ascii="Open Sans" w:hAnsi="Open Sans" w:cs="Open Sans"/>
      <w:color w:val="000000"/>
      <w:sz w:val="48"/>
      <w:szCs w:val="48"/>
    </w:rPr>
  </w:style>
  <w:style w:type="character" w:customStyle="1" w:styleId="variable1">
    <w:name w:val="variable_1"/>
    <w:rsid w:val="008A5E4E"/>
    <w:rPr>
      <w:color w:val="000000"/>
      <w:sz w:val="48"/>
      <w:szCs w:val="48"/>
    </w:rPr>
  </w:style>
  <w:style w:type="paragraph" w:customStyle="1" w:styleId="pCmnt2Reviewers">
    <w:name w:val="p_Cmnt2Reviewers"/>
    <w:rsid w:val="008A5E4E"/>
    <w:pPr>
      <w:spacing w:before="120" w:after="120"/>
    </w:pPr>
    <w:rPr>
      <w:color w:val="000000"/>
    </w:rPr>
  </w:style>
  <w:style w:type="character" w:customStyle="1" w:styleId="variable2">
    <w:name w:val="variable_2"/>
    <w:rsid w:val="008A5E4E"/>
    <w:rPr>
      <w:color w:val="000000"/>
      <w:sz w:val="22"/>
      <w:szCs w:val="22"/>
    </w:rPr>
  </w:style>
  <w:style w:type="paragraph" w:customStyle="1" w:styleId="h1">
    <w:name w:val="h1"/>
    <w:rsid w:val="008A5E4E"/>
    <w:pPr>
      <w:keepNext/>
      <w:pageBreakBefore/>
      <w:pBdr>
        <w:bottom w:val="single" w:sz="6" w:space="0" w:color="A9A9A9"/>
      </w:pBdr>
      <w:spacing w:before="321" w:after="321" w:line="800" w:lineRule="atLeast"/>
      <w:ind w:left="-907"/>
      <w:jc w:val="right"/>
      <w:outlineLvl w:val="0"/>
    </w:pPr>
    <w:rPr>
      <w:rFonts w:ascii="Open Sans Light" w:hAnsi="Open Sans Light" w:cs="Open Sans Light"/>
      <w:b/>
      <w:bCs/>
      <w:color w:val="000000"/>
      <w:sz w:val="48"/>
      <w:szCs w:val="48"/>
    </w:rPr>
  </w:style>
  <w:style w:type="paragraph" w:customStyle="1" w:styleId="pNoPageBreakAfter">
    <w:name w:val="p_NoPageBreakAfter"/>
    <w:rsid w:val="008A5E4E"/>
    <w:pPr>
      <w:keepNext/>
      <w:spacing w:before="120" w:after="120"/>
    </w:pPr>
    <w:rPr>
      <w:color w:val="000000"/>
      <w:sz w:val="22"/>
      <w:szCs w:val="22"/>
    </w:rPr>
  </w:style>
  <w:style w:type="paragraph" w:customStyle="1" w:styleId="li">
    <w:name w:val="li"/>
    <w:rsid w:val="008A5E4E"/>
    <w:pPr>
      <w:spacing w:before="120" w:after="120"/>
      <w:ind w:left="600"/>
    </w:pPr>
    <w:rPr>
      <w:color w:val="000000"/>
      <w:sz w:val="22"/>
      <w:szCs w:val="22"/>
    </w:rPr>
  </w:style>
  <w:style w:type="paragraph" w:customStyle="1" w:styleId="h1NotInContents">
    <w:name w:val="h1_NotInContents"/>
    <w:rsid w:val="008A5E4E"/>
    <w:pPr>
      <w:keepNext/>
      <w:pageBreakBefore/>
      <w:pBdr>
        <w:bottom w:val="single" w:sz="6" w:space="0" w:color="A9A9A9"/>
      </w:pBdr>
      <w:spacing w:before="321" w:after="321" w:line="800" w:lineRule="atLeast"/>
      <w:ind w:left="-907"/>
      <w:jc w:val="right"/>
    </w:pPr>
    <w:rPr>
      <w:rFonts w:ascii="Open Sans Light" w:hAnsi="Open Sans Light" w:cs="Open Sans Light"/>
      <w:b/>
      <w:bCs/>
      <w:color w:val="000000"/>
      <w:sz w:val="48"/>
      <w:szCs w:val="48"/>
    </w:rPr>
  </w:style>
  <w:style w:type="paragraph" w:styleId="1">
    <w:name w:val="toc 1"/>
    <w:rsid w:val="008A5E4E"/>
    <w:pPr>
      <w:keepNext/>
      <w:tabs>
        <w:tab w:val="right" w:leader="dot" w:pos="8305"/>
      </w:tabs>
      <w:spacing w:before="120" w:after="120"/>
    </w:pPr>
    <w:rPr>
      <w:rFonts w:ascii="Open Sans Light" w:hAnsi="Open Sans Light" w:cs="Open Sans Light"/>
      <w:b/>
      <w:bCs/>
      <w:sz w:val="24"/>
      <w:szCs w:val="24"/>
    </w:rPr>
  </w:style>
  <w:style w:type="paragraph" w:styleId="2">
    <w:name w:val="toc 2"/>
    <w:rsid w:val="008A5E4E"/>
    <w:pPr>
      <w:tabs>
        <w:tab w:val="right" w:leader="dot" w:pos="8305"/>
      </w:tabs>
      <w:spacing w:before="20" w:after="20"/>
      <w:ind w:left="200"/>
    </w:pPr>
  </w:style>
  <w:style w:type="paragraph" w:styleId="3">
    <w:name w:val="toc 3"/>
    <w:rsid w:val="008A5E4E"/>
    <w:pPr>
      <w:tabs>
        <w:tab w:val="right" w:leader="dot" w:pos="8305"/>
      </w:tabs>
      <w:spacing w:before="20" w:after="20"/>
      <w:ind w:left="400"/>
    </w:pPr>
  </w:style>
  <w:style w:type="paragraph" w:styleId="4">
    <w:name w:val="toc 4"/>
    <w:rsid w:val="008A5E4E"/>
    <w:pPr>
      <w:tabs>
        <w:tab w:val="right" w:leader="dot" w:pos="8305"/>
      </w:tabs>
      <w:spacing w:before="20" w:after="20"/>
      <w:ind w:left="600"/>
    </w:pPr>
  </w:style>
  <w:style w:type="paragraph" w:styleId="5">
    <w:name w:val="toc 5"/>
    <w:rsid w:val="008A5E4E"/>
    <w:pPr>
      <w:tabs>
        <w:tab w:val="right" w:leader="dot" w:pos="8305"/>
      </w:tabs>
      <w:spacing w:before="20" w:after="20"/>
      <w:ind w:left="800"/>
    </w:pPr>
  </w:style>
  <w:style w:type="paragraph" w:styleId="6">
    <w:name w:val="toc 6"/>
    <w:rsid w:val="008A5E4E"/>
    <w:pPr>
      <w:tabs>
        <w:tab w:val="right" w:leader="dot" w:pos="8305"/>
      </w:tabs>
      <w:spacing w:before="20" w:after="20"/>
      <w:ind w:left="1000"/>
    </w:pPr>
  </w:style>
  <w:style w:type="paragraph" w:styleId="7">
    <w:name w:val="toc 7"/>
    <w:rsid w:val="008A5E4E"/>
    <w:pPr>
      <w:tabs>
        <w:tab w:val="right" w:leader="dot" w:pos="8305"/>
      </w:tabs>
      <w:spacing w:before="120" w:after="120"/>
      <w:ind w:left="1200"/>
    </w:pPr>
    <w:rPr>
      <w:sz w:val="24"/>
      <w:szCs w:val="24"/>
    </w:rPr>
  </w:style>
  <w:style w:type="paragraph" w:styleId="8">
    <w:name w:val="toc 8"/>
    <w:rsid w:val="008A5E4E"/>
    <w:pPr>
      <w:tabs>
        <w:tab w:val="right" w:leader="dot" w:pos="8305"/>
      </w:tabs>
      <w:spacing w:before="120" w:after="120"/>
      <w:ind w:left="1400"/>
    </w:pPr>
    <w:rPr>
      <w:sz w:val="24"/>
      <w:szCs w:val="24"/>
    </w:rPr>
  </w:style>
  <w:style w:type="paragraph" w:styleId="9">
    <w:name w:val="toc 9"/>
    <w:rsid w:val="008A5E4E"/>
    <w:pPr>
      <w:tabs>
        <w:tab w:val="right" w:leader="dot" w:pos="8305"/>
      </w:tabs>
      <w:spacing w:before="120" w:after="120"/>
      <w:ind w:left="1600"/>
    </w:pPr>
    <w:rPr>
      <w:sz w:val="24"/>
      <w:szCs w:val="24"/>
    </w:rPr>
  </w:style>
  <w:style w:type="paragraph" w:customStyle="1" w:styleId="h2NotInContents">
    <w:name w:val="h2_NotInContents"/>
    <w:rsid w:val="008A5E4E"/>
    <w:pPr>
      <w:keepNext/>
      <w:pageBreakBefore/>
      <w:spacing w:before="240" w:after="300"/>
      <w:ind w:left="-907"/>
    </w:pPr>
    <w:rPr>
      <w:rFonts w:ascii="Open Sans Light" w:hAnsi="Open Sans Light" w:cs="Open Sans Light"/>
      <w:b/>
      <w:bCs/>
      <w:color w:val="000000"/>
      <w:sz w:val="40"/>
      <w:szCs w:val="40"/>
    </w:rPr>
  </w:style>
  <w:style w:type="paragraph" w:customStyle="1" w:styleId="h2NoNum">
    <w:name w:val="h2_NoNum"/>
    <w:rsid w:val="008A5E4E"/>
    <w:pPr>
      <w:keepNext/>
      <w:spacing w:before="240" w:after="300"/>
      <w:ind w:left="-907"/>
    </w:pPr>
    <w:rPr>
      <w:rFonts w:ascii="Open Sans Light" w:hAnsi="Open Sans Light" w:cs="Open Sans Light"/>
      <w:b/>
      <w:bCs/>
      <w:color w:val="000000"/>
      <w:sz w:val="40"/>
      <w:szCs w:val="40"/>
    </w:rPr>
  </w:style>
  <w:style w:type="paragraph" w:customStyle="1" w:styleId="thTableStyle-TablestyleAltRows-HeadE-Column-Header1">
    <w:name w:val="th_TableStyle-Tablestyle_AltRows-HeadE-Column-Header1"/>
    <w:rsid w:val="008A5E4E"/>
    <w:rPr>
      <w:b/>
      <w:bCs/>
      <w:color w:val="000000"/>
      <w:sz w:val="18"/>
      <w:szCs w:val="18"/>
    </w:rPr>
  </w:style>
  <w:style w:type="paragraph" w:customStyle="1" w:styleId="thTableStyle-TablestyleAltRows-HeadD-Column-Header1">
    <w:name w:val="th_TableStyle-Tablestyle_AltRows-HeadD-Column-Header1"/>
    <w:rsid w:val="008A5E4E"/>
    <w:rPr>
      <w:b/>
      <w:bCs/>
      <w:color w:val="000000"/>
      <w:sz w:val="18"/>
      <w:szCs w:val="18"/>
    </w:rPr>
  </w:style>
  <w:style w:type="character" w:customStyle="1" w:styleId="b">
    <w:name w:val="b"/>
    <w:rsid w:val="008A5E4E"/>
    <w:rPr>
      <w:b/>
      <w:bCs/>
      <w:color w:val="000000"/>
      <w:sz w:val="16"/>
      <w:szCs w:val="16"/>
    </w:rPr>
  </w:style>
  <w:style w:type="paragraph" w:customStyle="1" w:styleId="tdTableStyle-TablestyleAltRows-BodyE-Column-Body1">
    <w:name w:val="td_TableStyle-Tablestyle_AltRows-BodyE-Column-Body1"/>
    <w:rsid w:val="008A5E4E"/>
    <w:rPr>
      <w:color w:val="000000"/>
      <w:sz w:val="16"/>
      <w:szCs w:val="16"/>
    </w:rPr>
  </w:style>
  <w:style w:type="paragraph" w:customStyle="1" w:styleId="tdTableStyle-TablestyleAltRows-BodyD-Column-Body1">
    <w:name w:val="td_TableStyle-Tablestyle_AltRows-BodyD-Column-Body1"/>
    <w:rsid w:val="008A5E4E"/>
    <w:rPr>
      <w:color w:val="000000"/>
      <w:sz w:val="16"/>
      <w:szCs w:val="16"/>
    </w:rPr>
  </w:style>
  <w:style w:type="paragraph" w:customStyle="1" w:styleId="tdTableStyle-TablestyleAltRows-BodyE-Column-Body2">
    <w:name w:val="td_TableStyle-Tablestyle_AltRows-BodyE-Column-Body2"/>
    <w:rsid w:val="008A5E4E"/>
    <w:rPr>
      <w:color w:val="000000"/>
      <w:sz w:val="16"/>
      <w:szCs w:val="16"/>
    </w:rPr>
  </w:style>
  <w:style w:type="paragraph" w:customStyle="1" w:styleId="tdTableStyle-TablestyleAltRows-BodyD-Column-Body2">
    <w:name w:val="td_TableStyle-Tablestyle_AltRows-BodyD-Column-Body2"/>
    <w:rsid w:val="008A5E4E"/>
    <w:rPr>
      <w:color w:val="000000"/>
      <w:sz w:val="16"/>
      <w:szCs w:val="16"/>
    </w:rPr>
  </w:style>
  <w:style w:type="character" w:customStyle="1" w:styleId="xref">
    <w:name w:val="xref"/>
    <w:rsid w:val="008A5E4E"/>
    <w:rPr>
      <w:color w:val="00A1B1"/>
      <w:sz w:val="16"/>
      <w:szCs w:val="16"/>
    </w:rPr>
  </w:style>
  <w:style w:type="character" w:customStyle="1" w:styleId="code">
    <w:name w:val="code"/>
    <w:rsid w:val="008A5E4E"/>
    <w:rPr>
      <w:rFonts w:ascii="Courier New" w:hAnsi="Courier New" w:cs="Courier New"/>
      <w:color w:val="000000"/>
      <w:sz w:val="16"/>
      <w:szCs w:val="16"/>
    </w:rPr>
  </w:style>
  <w:style w:type="paragraph" w:customStyle="1" w:styleId="tdTableStyle-TablestyleAltRows-BodyB-Column-Body2">
    <w:name w:val="td_TableStyle-Tablestyle_AltRows-BodyB-Column-Body2"/>
    <w:rsid w:val="008A5E4E"/>
    <w:rPr>
      <w:color w:val="000000"/>
      <w:sz w:val="16"/>
      <w:szCs w:val="16"/>
    </w:rPr>
  </w:style>
  <w:style w:type="paragraph" w:customStyle="1" w:styleId="tdTableStyle-TablestyleAltRows-BodyA-Column-Body2">
    <w:name w:val="td_TableStyle-Tablestyle_AltRows-BodyA-Column-Body2"/>
    <w:rsid w:val="008A5E4E"/>
    <w:rPr>
      <w:color w:val="000000"/>
      <w:sz w:val="16"/>
      <w:szCs w:val="16"/>
    </w:rPr>
  </w:style>
  <w:style w:type="character" w:customStyle="1" w:styleId="spanBookTitle">
    <w:name w:val="span_BookTitle"/>
    <w:rsid w:val="008A5E4E"/>
    <w:rPr>
      <w:i/>
      <w:iCs/>
      <w:color w:val="000000"/>
      <w:sz w:val="22"/>
      <w:szCs w:val="22"/>
    </w:rPr>
  </w:style>
  <w:style w:type="paragraph" w:customStyle="1" w:styleId="h1Chpt">
    <w:name w:val="h1_Chpt"/>
    <w:rsid w:val="008A5E4E"/>
    <w:pPr>
      <w:keepNext/>
      <w:pageBreakBefore/>
      <w:pBdr>
        <w:bottom w:val="single" w:sz="6" w:space="0" w:color="A9A9A9"/>
      </w:pBdr>
      <w:spacing w:before="321" w:after="321" w:line="800" w:lineRule="atLeast"/>
      <w:ind w:left="-907"/>
      <w:jc w:val="right"/>
      <w:outlineLvl w:val="0"/>
    </w:pPr>
    <w:rPr>
      <w:rFonts w:ascii="Open Sans Light" w:hAnsi="Open Sans Light" w:cs="Open Sans Light"/>
      <w:b/>
      <w:bCs/>
      <w:color w:val="000000"/>
      <w:sz w:val="48"/>
      <w:szCs w:val="48"/>
    </w:rPr>
  </w:style>
  <w:style w:type="paragraph" w:customStyle="1" w:styleId="h2">
    <w:name w:val="h2"/>
    <w:rsid w:val="008A5E4E"/>
    <w:pPr>
      <w:keepNext/>
      <w:spacing w:before="240" w:after="300"/>
      <w:ind w:left="-907"/>
      <w:outlineLvl w:val="1"/>
    </w:pPr>
    <w:rPr>
      <w:rFonts w:ascii="Open Sans Light" w:hAnsi="Open Sans Light" w:cs="Open Sans Light"/>
      <w:b/>
      <w:bCs/>
      <w:color w:val="000000"/>
      <w:sz w:val="40"/>
      <w:szCs w:val="40"/>
    </w:rPr>
  </w:style>
  <w:style w:type="character" w:customStyle="1" w:styleId="xref1">
    <w:name w:val="xref_1"/>
    <w:rsid w:val="008A5E4E"/>
    <w:rPr>
      <w:color w:val="00A1B1"/>
      <w:sz w:val="22"/>
      <w:szCs w:val="22"/>
    </w:rPr>
  </w:style>
  <w:style w:type="character" w:customStyle="1" w:styleId="code1">
    <w:name w:val="code_1"/>
    <w:rsid w:val="008A5E4E"/>
    <w:rPr>
      <w:rFonts w:ascii="Courier New" w:hAnsi="Courier New" w:cs="Courier New"/>
      <w:color w:val="000000"/>
      <w:sz w:val="20"/>
      <w:szCs w:val="20"/>
    </w:rPr>
  </w:style>
  <w:style w:type="paragraph" w:customStyle="1" w:styleId="pFigureTitle">
    <w:name w:val="p_FigureTitle"/>
    <w:rsid w:val="008A5E4E"/>
    <w:pPr>
      <w:keepNext/>
      <w:spacing w:before="120" w:after="160"/>
    </w:pPr>
    <w:rPr>
      <w:rFonts w:ascii="Open Sans Light" w:hAnsi="Open Sans Light" w:cs="Open Sans Light"/>
      <w:color w:val="000000"/>
      <w:sz w:val="22"/>
      <w:szCs w:val="22"/>
    </w:rPr>
  </w:style>
  <w:style w:type="paragraph" w:customStyle="1" w:styleId="pFigure">
    <w:name w:val="p_Figure"/>
    <w:rsid w:val="008A5E4E"/>
    <w:pPr>
      <w:keepNext/>
      <w:spacing w:before="160"/>
    </w:pPr>
    <w:rPr>
      <w:color w:val="000000"/>
      <w:sz w:val="22"/>
      <w:szCs w:val="22"/>
    </w:rPr>
  </w:style>
  <w:style w:type="paragraph" w:customStyle="1" w:styleId="h3">
    <w:name w:val="h3"/>
    <w:rsid w:val="008A5E4E"/>
    <w:pPr>
      <w:keepNext/>
      <w:spacing w:before="240" w:after="232"/>
      <w:ind w:left="-907"/>
      <w:outlineLvl w:val="2"/>
    </w:pPr>
    <w:rPr>
      <w:rFonts w:ascii="Open Sans Light" w:hAnsi="Open Sans Light" w:cs="Open Sans Light"/>
      <w:b/>
      <w:bCs/>
      <w:color w:val="000000"/>
      <w:sz w:val="28"/>
      <w:szCs w:val="28"/>
    </w:rPr>
  </w:style>
  <w:style w:type="paragraph" w:customStyle="1" w:styleId="pre">
    <w:name w:val="pre"/>
    <w:rsid w:val="008A5E4E"/>
    <w:pPr>
      <w:spacing w:before="179" w:after="179"/>
    </w:pPr>
    <w:rPr>
      <w:rFonts w:ascii="Courier New" w:hAnsi="Courier New" w:cs="Courier New"/>
      <w:color w:val="000000"/>
      <w:sz w:val="16"/>
      <w:szCs w:val="16"/>
    </w:rPr>
  </w:style>
  <w:style w:type="character" w:customStyle="1" w:styleId="sub">
    <w:name w:val="sub"/>
    <w:rsid w:val="008A5E4E"/>
    <w:rPr>
      <w:color w:val="000000"/>
      <w:sz w:val="13"/>
      <w:szCs w:val="13"/>
      <w:vertAlign w:val="subscript"/>
    </w:rPr>
  </w:style>
  <w:style w:type="character" w:customStyle="1" w:styleId="sub1">
    <w:name w:val="sub_1"/>
    <w:rsid w:val="008A5E4E"/>
    <w:rPr>
      <w:color w:val="000000"/>
      <w:sz w:val="18"/>
      <w:szCs w:val="18"/>
      <w:vertAlign w:val="subscript"/>
    </w:rPr>
  </w:style>
  <w:style w:type="character" w:customStyle="1" w:styleId="sub2">
    <w:name w:val="sub_2"/>
    <w:rsid w:val="008A5E4E"/>
    <w:rPr>
      <w:color w:val="000000"/>
      <w:sz w:val="17"/>
      <w:szCs w:val="17"/>
      <w:vertAlign w:val="subscript"/>
    </w:rPr>
  </w:style>
  <w:style w:type="character" w:customStyle="1" w:styleId="i">
    <w:name w:val="i"/>
    <w:rsid w:val="008A5E4E"/>
    <w:rPr>
      <w:i/>
      <w:iCs/>
      <w:color w:val="000000"/>
      <w:sz w:val="20"/>
      <w:szCs w:val="20"/>
    </w:rPr>
  </w:style>
  <w:style w:type="paragraph" w:customStyle="1" w:styleId="pTableTitle">
    <w:name w:val="p_TableTitle"/>
    <w:rsid w:val="008A5E4E"/>
    <w:pPr>
      <w:keepNext/>
      <w:spacing w:before="240" w:after="120"/>
    </w:pPr>
    <w:rPr>
      <w:rFonts w:ascii="Open Sans Light" w:hAnsi="Open Sans Light" w:cs="Open Sans Light"/>
      <w:color w:val="000000"/>
      <w:sz w:val="22"/>
      <w:szCs w:val="22"/>
    </w:rPr>
  </w:style>
  <w:style w:type="paragraph" w:customStyle="1" w:styleId="thTableStyle-TablestyleAltRows-HeadD-Sidehead-Header1">
    <w:name w:val="th_TableStyle-Tablestyle_AltRows-HeadD-Sidehead-Header1"/>
    <w:rsid w:val="008A5E4E"/>
    <w:rPr>
      <w:b/>
      <w:bCs/>
      <w:color w:val="000000"/>
      <w:sz w:val="18"/>
      <w:szCs w:val="18"/>
    </w:rPr>
  </w:style>
  <w:style w:type="paragraph" w:customStyle="1" w:styleId="tdTableStyle-TablestyleAltRows-BodyE-Sidehead-Body1">
    <w:name w:val="td_TableStyle-Tablestyle_AltRows-BodyE-Sidehead-Body1"/>
    <w:rsid w:val="008A5E4E"/>
    <w:rPr>
      <w:b/>
      <w:bCs/>
      <w:color w:val="000000"/>
      <w:sz w:val="16"/>
      <w:szCs w:val="16"/>
    </w:rPr>
  </w:style>
  <w:style w:type="paragraph" w:customStyle="1" w:styleId="tdTableStyle-TablestyleAltRows-BodyE-Sidehead-Body2">
    <w:name w:val="td_TableStyle-Tablestyle_AltRows-BodyE-Sidehead-Body2"/>
    <w:rsid w:val="008A5E4E"/>
    <w:rPr>
      <w:b/>
      <w:bCs/>
      <w:color w:val="000000"/>
      <w:sz w:val="16"/>
      <w:szCs w:val="16"/>
    </w:rPr>
  </w:style>
  <w:style w:type="paragraph" w:customStyle="1" w:styleId="tdTableStyle-TablestyleAltRows-BodyB-Sidehead-Body1">
    <w:name w:val="td_TableStyle-Tablestyle_AltRows-BodyB-Sidehead-Body1"/>
    <w:rsid w:val="008A5E4E"/>
    <w:rPr>
      <w:b/>
      <w:bCs/>
      <w:color w:val="000000"/>
      <w:sz w:val="16"/>
      <w:szCs w:val="16"/>
    </w:rPr>
  </w:style>
  <w:style w:type="paragraph" w:customStyle="1" w:styleId="tdTableStyle-TablestyleAltRows-BodyB-Column-Body1">
    <w:name w:val="td_TableStyle-Tablestyle_AltRows-BodyB-Column-Body1"/>
    <w:rsid w:val="008A5E4E"/>
    <w:rPr>
      <w:color w:val="000000"/>
      <w:sz w:val="16"/>
      <w:szCs w:val="16"/>
    </w:rPr>
  </w:style>
  <w:style w:type="paragraph" w:customStyle="1" w:styleId="tdTableStyle-TablestyleAltRows-BodyA-Column-Body1">
    <w:name w:val="td_TableStyle-Tablestyle_AltRows-BodyA-Column-Body1"/>
    <w:rsid w:val="008A5E4E"/>
    <w:rPr>
      <w:color w:val="000000"/>
      <w:sz w:val="16"/>
      <w:szCs w:val="16"/>
    </w:rPr>
  </w:style>
  <w:style w:type="paragraph" w:customStyle="1" w:styleId="p1">
    <w:name w:val="p_1"/>
    <w:rsid w:val="008A5E4E"/>
    <w:pPr>
      <w:spacing w:before="120" w:after="120"/>
      <w:ind w:left="600"/>
    </w:pPr>
    <w:rPr>
      <w:color w:val="000000"/>
      <w:sz w:val="22"/>
      <w:szCs w:val="22"/>
    </w:rPr>
  </w:style>
  <w:style w:type="paragraph" w:customStyle="1" w:styleId="li1">
    <w:name w:val="li_1"/>
    <w:rsid w:val="008A5E4E"/>
    <w:pPr>
      <w:spacing w:before="120" w:after="120"/>
      <w:ind w:left="1200"/>
    </w:pPr>
    <w:rPr>
      <w:color w:val="000000"/>
      <w:sz w:val="22"/>
      <w:szCs w:val="22"/>
    </w:rPr>
  </w:style>
  <w:style w:type="paragraph" w:customStyle="1" w:styleId="li2">
    <w:name w:val="li_2"/>
    <w:rsid w:val="008A5E4E"/>
    <w:pPr>
      <w:spacing w:before="120" w:after="120"/>
      <w:ind w:left="1800"/>
    </w:pPr>
    <w:rPr>
      <w:color w:val="000000"/>
      <w:sz w:val="22"/>
      <w:szCs w:val="22"/>
    </w:rPr>
  </w:style>
  <w:style w:type="paragraph" w:customStyle="1" w:styleId="pDefinitionTerm">
    <w:name w:val="p_DefinitionTerm"/>
    <w:rsid w:val="008A5E4E"/>
    <w:pPr>
      <w:keepNext/>
      <w:spacing w:before="120"/>
    </w:pPr>
    <w:rPr>
      <w:rFonts w:ascii="Open Sans Light" w:hAnsi="Open Sans Light" w:cs="Open Sans Light"/>
      <w:color w:val="000000"/>
      <w:sz w:val="22"/>
      <w:szCs w:val="22"/>
    </w:rPr>
  </w:style>
  <w:style w:type="character" w:customStyle="1" w:styleId="sup">
    <w:name w:val="sup"/>
    <w:rsid w:val="008A5E4E"/>
    <w:rPr>
      <w:color w:val="000000"/>
      <w:sz w:val="18"/>
      <w:szCs w:val="18"/>
      <w:vertAlign w:val="superscript"/>
    </w:rPr>
  </w:style>
  <w:style w:type="paragraph" w:customStyle="1" w:styleId="divDefinition">
    <w:name w:val="div_Definition"/>
    <w:rsid w:val="008A5E4E"/>
    <w:pPr>
      <w:spacing w:before="300"/>
      <w:ind w:left="600"/>
    </w:pPr>
    <w:rPr>
      <w:color w:val="000000"/>
      <w:sz w:val="22"/>
      <w:szCs w:val="22"/>
    </w:rPr>
  </w:style>
  <w:style w:type="paragraph" w:customStyle="1" w:styleId="pDefinitionTerm1">
    <w:name w:val="p_DefinitionTerm_1"/>
    <w:rsid w:val="008A5E4E"/>
    <w:pPr>
      <w:keepNext/>
      <w:spacing w:before="120"/>
      <w:ind w:left="599"/>
    </w:pPr>
    <w:rPr>
      <w:rFonts w:ascii="Open Sans Light" w:hAnsi="Open Sans Light" w:cs="Open Sans Light"/>
      <w:color w:val="000000"/>
      <w:sz w:val="22"/>
      <w:szCs w:val="22"/>
    </w:rPr>
  </w:style>
  <w:style w:type="paragraph" w:customStyle="1" w:styleId="p2">
    <w:name w:val="p_2"/>
    <w:rsid w:val="008A5E4E"/>
    <w:pPr>
      <w:spacing w:before="120" w:after="120"/>
      <w:ind w:left="1200"/>
    </w:pPr>
    <w:rPr>
      <w:color w:val="000000"/>
      <w:sz w:val="22"/>
      <w:szCs w:val="22"/>
    </w:rPr>
  </w:style>
  <w:style w:type="paragraph" w:customStyle="1" w:styleId="thTableStyle-TablestyleNonAltRows-HeadE-Sidehead-Header1">
    <w:name w:val="th_TableStyle-Tablestyle_NonAltRows-HeadE-Sidehead-Header1"/>
    <w:rsid w:val="008A5E4E"/>
    <w:rPr>
      <w:b/>
      <w:bCs/>
      <w:color w:val="000000"/>
      <w:sz w:val="18"/>
      <w:szCs w:val="18"/>
    </w:rPr>
  </w:style>
  <w:style w:type="character" w:customStyle="1" w:styleId="xref2">
    <w:name w:val="xref_2"/>
    <w:rsid w:val="008A5E4E"/>
    <w:rPr>
      <w:color w:val="00A1B1"/>
      <w:sz w:val="18"/>
      <w:szCs w:val="18"/>
    </w:rPr>
  </w:style>
  <w:style w:type="paragraph" w:customStyle="1" w:styleId="thTableStyle-TablestyleNonAltRows-HeadD-Column-Header1">
    <w:name w:val="th_TableStyle-Tablestyle_NonAltRows-HeadD-Column-Header1"/>
    <w:rsid w:val="008A5E4E"/>
    <w:rPr>
      <w:b/>
      <w:bCs/>
      <w:color w:val="000000"/>
      <w:sz w:val="18"/>
      <w:szCs w:val="18"/>
    </w:rPr>
  </w:style>
  <w:style w:type="paragraph" w:customStyle="1" w:styleId="thTableStyle-TablestyleNonAltRows-HeadE-Column-Header1">
    <w:name w:val="th_TableStyle-Tablestyle_NonAltRows-HeadE-Column-Header1"/>
    <w:rsid w:val="008A5E4E"/>
    <w:rPr>
      <w:b/>
      <w:bCs/>
      <w:color w:val="000000"/>
      <w:sz w:val="18"/>
      <w:szCs w:val="18"/>
    </w:rPr>
  </w:style>
  <w:style w:type="paragraph" w:customStyle="1" w:styleId="tdTableStyle-TablestyleNonAltRows-BodyE-Sidehead-Body1">
    <w:name w:val="td_TableStyle-Tablestyle_NonAltRows-BodyE-Sidehead-Body1"/>
    <w:rsid w:val="008A5E4E"/>
    <w:rPr>
      <w:b/>
      <w:bCs/>
      <w:color w:val="000000"/>
      <w:sz w:val="16"/>
      <w:szCs w:val="16"/>
    </w:rPr>
  </w:style>
  <w:style w:type="paragraph" w:customStyle="1" w:styleId="tdTableStyle-TablestyleNonAltRows-BodyE-Column-Body1">
    <w:name w:val="td_TableStyle-Tablestyle_NonAltRows-BodyE-Column-Body1"/>
    <w:rsid w:val="008A5E4E"/>
    <w:rPr>
      <w:color w:val="000000"/>
      <w:sz w:val="16"/>
      <w:szCs w:val="16"/>
    </w:rPr>
  </w:style>
  <w:style w:type="paragraph" w:customStyle="1" w:styleId="tdTableStyle-TablestyleNonAltRows-BodyD-Column-Body1">
    <w:name w:val="td_TableStyle-Tablestyle_NonAltRows-BodyD-Column-Body1"/>
    <w:rsid w:val="008A5E4E"/>
    <w:rPr>
      <w:color w:val="000000"/>
      <w:sz w:val="16"/>
      <w:szCs w:val="16"/>
    </w:rPr>
  </w:style>
  <w:style w:type="paragraph" w:customStyle="1" w:styleId="tdTableStyle-TablestyleNonAltRows-BodyB-Sidehead-Body1">
    <w:name w:val="td_TableStyle-Tablestyle_NonAltRows-BodyB-Sidehead-Body1"/>
    <w:rsid w:val="008A5E4E"/>
    <w:rPr>
      <w:b/>
      <w:bCs/>
      <w:color w:val="000000"/>
      <w:sz w:val="16"/>
      <w:szCs w:val="16"/>
    </w:rPr>
  </w:style>
  <w:style w:type="paragraph" w:customStyle="1" w:styleId="tdTableStyle-TablestyleNonAltRows-BodyB-Column-Body1">
    <w:name w:val="td_TableStyle-Tablestyle_NonAltRows-BodyB-Column-Body1"/>
    <w:rsid w:val="008A5E4E"/>
    <w:rPr>
      <w:color w:val="000000"/>
      <w:sz w:val="16"/>
      <w:szCs w:val="16"/>
    </w:rPr>
  </w:style>
  <w:style w:type="paragraph" w:customStyle="1" w:styleId="tdTableStyle-TablestyleNonAltRows-BodyA-Column-Body1">
    <w:name w:val="td_TableStyle-Tablestyle_NonAltRows-BodyA-Column-Body1"/>
    <w:rsid w:val="008A5E4E"/>
    <w:rPr>
      <w:color w:val="000000"/>
      <w:sz w:val="16"/>
      <w:szCs w:val="16"/>
    </w:rPr>
  </w:style>
  <w:style w:type="paragraph" w:customStyle="1" w:styleId="pExample">
    <w:name w:val="p_Example"/>
    <w:rsid w:val="008A5E4E"/>
    <w:pPr>
      <w:keepNext/>
      <w:spacing w:before="120" w:after="120"/>
    </w:pPr>
    <w:rPr>
      <w:rFonts w:ascii="Open Sans Light" w:hAnsi="Open Sans Light" w:cs="Open Sans Light"/>
      <w:b/>
      <w:bCs/>
      <w:color w:val="000000"/>
      <w:sz w:val="28"/>
      <w:szCs w:val="28"/>
    </w:rPr>
  </w:style>
  <w:style w:type="paragraph" w:customStyle="1" w:styleId="pshortdesc">
    <w:name w:val="p_shortdesc"/>
    <w:rsid w:val="008A5E4E"/>
    <w:pPr>
      <w:spacing w:before="120" w:after="120"/>
    </w:pPr>
    <w:rPr>
      <w:color w:val="000000"/>
      <w:sz w:val="22"/>
      <w:szCs w:val="22"/>
    </w:rPr>
  </w:style>
  <w:style w:type="paragraph" w:customStyle="1" w:styleId="thTableStyle-TablestyleSyntax-HeadE-Opcodes-Header1">
    <w:name w:val="th_TableStyle-Tablestyle_Syntax-HeadE-Opcodes-Header1"/>
    <w:rsid w:val="008A5E4E"/>
    <w:rPr>
      <w:b/>
      <w:bCs/>
      <w:color w:val="000000"/>
      <w:sz w:val="18"/>
      <w:szCs w:val="18"/>
    </w:rPr>
  </w:style>
  <w:style w:type="paragraph" w:customStyle="1" w:styleId="thTableStyle-TablestyleSyntax-HeadD-Operands-Header1">
    <w:name w:val="th_TableStyle-Tablestyle_Syntax-HeadD-Operands-Header1"/>
    <w:rsid w:val="008A5E4E"/>
    <w:rPr>
      <w:b/>
      <w:bCs/>
      <w:color w:val="000000"/>
      <w:sz w:val="18"/>
      <w:szCs w:val="18"/>
    </w:rPr>
  </w:style>
  <w:style w:type="paragraph" w:customStyle="1" w:styleId="tdTableStyle-TablestyleSyntax-BodyE-Opcodes-Body1">
    <w:name w:val="td_TableStyle-Tablestyle_Syntax-BodyE-Opcodes-Body1"/>
    <w:rsid w:val="008A5E4E"/>
    <w:rPr>
      <w:b/>
      <w:bCs/>
      <w:color w:val="000000"/>
      <w:sz w:val="16"/>
      <w:szCs w:val="16"/>
    </w:rPr>
  </w:style>
  <w:style w:type="paragraph" w:customStyle="1" w:styleId="tdTableStyle-TablestyleSyntax-BodyD-Operands-Body1">
    <w:name w:val="td_TableStyle-Tablestyle_Syntax-BodyD-Operands-Body1"/>
    <w:rsid w:val="008A5E4E"/>
    <w:rPr>
      <w:color w:val="000000"/>
      <w:sz w:val="16"/>
      <w:szCs w:val="16"/>
    </w:rPr>
  </w:style>
  <w:style w:type="paragraph" w:customStyle="1" w:styleId="tdTableStyle-TablestyleSyntax-BodyB-Opcodes-Body1">
    <w:name w:val="td_TableStyle-Tablestyle_Syntax-BodyB-Opcodes-Body1"/>
    <w:rsid w:val="008A5E4E"/>
    <w:rPr>
      <w:b/>
      <w:bCs/>
      <w:color w:val="000000"/>
      <w:sz w:val="16"/>
      <w:szCs w:val="16"/>
    </w:rPr>
  </w:style>
  <w:style w:type="paragraph" w:customStyle="1" w:styleId="tdTableStyle-TablestyleSyntax-BodyA-Operands-Body1">
    <w:name w:val="td_TableStyle-Tablestyle_Syntax-BodyA-Operands-Body1"/>
    <w:rsid w:val="008A5E4E"/>
    <w:rPr>
      <w:color w:val="000000"/>
      <w:sz w:val="16"/>
      <w:szCs w:val="16"/>
    </w:rPr>
  </w:style>
  <w:style w:type="paragraph" w:customStyle="1" w:styleId="p3">
    <w:name w:val="p_3"/>
    <w:rsid w:val="008A5E4E"/>
    <w:pPr>
      <w:spacing w:before="120" w:after="120"/>
    </w:pPr>
    <w:rPr>
      <w:color w:val="000000"/>
      <w:sz w:val="16"/>
      <w:szCs w:val="16"/>
    </w:rPr>
  </w:style>
  <w:style w:type="character" w:customStyle="1" w:styleId="sup1">
    <w:name w:val="sup_1"/>
    <w:rsid w:val="008A5E4E"/>
    <w:rPr>
      <w:color w:val="000000"/>
      <w:sz w:val="17"/>
      <w:szCs w:val="17"/>
      <w:vertAlign w:val="superscript"/>
    </w:rPr>
  </w:style>
  <w:style w:type="paragraph" w:customStyle="1" w:styleId="div">
    <w:name w:val="div"/>
    <w:rsid w:val="008A5E4E"/>
    <w:pPr>
      <w:ind w:left="600"/>
    </w:pPr>
    <w:rPr>
      <w:color w:val="000000"/>
      <w:sz w:val="22"/>
      <w:szCs w:val="22"/>
    </w:rPr>
  </w:style>
  <w:style w:type="paragraph" w:customStyle="1" w:styleId="pNoPageBreakAfter1">
    <w:name w:val="p_NoPageBreakAfter_1"/>
    <w:rsid w:val="008A5E4E"/>
    <w:pPr>
      <w:keepNext/>
      <w:spacing w:before="120" w:after="120"/>
      <w:ind w:left="600"/>
    </w:pPr>
    <w:rPr>
      <w:color w:val="000000"/>
      <w:sz w:val="22"/>
      <w:szCs w:val="22"/>
    </w:rPr>
  </w:style>
  <w:style w:type="paragraph" w:customStyle="1" w:styleId="pre1">
    <w:name w:val="pre_1"/>
    <w:rsid w:val="008A5E4E"/>
    <w:pPr>
      <w:spacing w:before="179" w:after="179"/>
      <w:ind w:left="600"/>
    </w:pPr>
    <w:rPr>
      <w:rFonts w:ascii="Courier New" w:hAnsi="Courier New" w:cs="Courier New"/>
      <w:color w:val="000000"/>
      <w:sz w:val="16"/>
      <w:szCs w:val="16"/>
    </w:rPr>
  </w:style>
  <w:style w:type="character" w:customStyle="1" w:styleId="b1">
    <w:name w:val="b_1"/>
    <w:rsid w:val="008A5E4E"/>
    <w:rPr>
      <w:b/>
      <w:bCs/>
      <w:color w:val="000000"/>
      <w:sz w:val="18"/>
      <w:szCs w:val="18"/>
    </w:rPr>
  </w:style>
  <w:style w:type="paragraph" w:customStyle="1" w:styleId="thTableStyle-TablestyleNonAltRows-HeadD-Sidehead-Header1">
    <w:name w:val="th_TableStyle-Tablestyle_NonAltRows-HeadD-Sidehead-Header1"/>
    <w:rsid w:val="008A5E4E"/>
    <w:rPr>
      <w:b/>
      <w:bCs/>
      <w:color w:val="000000"/>
      <w:sz w:val="18"/>
      <w:szCs w:val="18"/>
    </w:rPr>
  </w:style>
  <w:style w:type="paragraph" w:customStyle="1" w:styleId="tdTableStyle-TablestyleNonAltRows-BodyD-Sidehead-Body1">
    <w:name w:val="td_TableStyle-Tablestyle_NonAltRows-BodyD-Sidehead-Body1"/>
    <w:rsid w:val="008A5E4E"/>
    <w:rPr>
      <w:b/>
      <w:bCs/>
      <w:color w:val="000000"/>
      <w:sz w:val="16"/>
      <w:szCs w:val="16"/>
    </w:rPr>
  </w:style>
  <w:style w:type="paragraph" w:customStyle="1" w:styleId="tdTableStyle-TablestyleNonAltRows-BodyA-Sidehead-Body1">
    <w:name w:val="td_TableStyle-Tablestyle_NonAltRows-BodyA-Sidehead-Body1"/>
    <w:rsid w:val="008A5E4E"/>
    <w:rPr>
      <w:b/>
      <w:bCs/>
      <w:color w:val="000000"/>
      <w:sz w:val="16"/>
      <w:szCs w:val="16"/>
    </w:rPr>
  </w:style>
  <w:style w:type="character" w:customStyle="1" w:styleId="b2">
    <w:name w:val="b_2"/>
    <w:rsid w:val="008A5E4E"/>
    <w:rPr>
      <w:b/>
      <w:bCs/>
      <w:color w:val="000000"/>
      <w:sz w:val="22"/>
      <w:szCs w:val="22"/>
    </w:rPr>
  </w:style>
  <w:style w:type="paragraph" w:customStyle="1" w:styleId="pre2">
    <w:name w:val="pre_2"/>
    <w:rsid w:val="008A5E4E"/>
    <w:pPr>
      <w:spacing w:before="179" w:after="179"/>
      <w:ind w:left="1200"/>
    </w:pPr>
    <w:rPr>
      <w:rFonts w:ascii="Courier New" w:hAnsi="Courier New" w:cs="Courier New"/>
      <w:color w:val="000000"/>
      <w:sz w:val="16"/>
      <w:szCs w:val="16"/>
    </w:rPr>
  </w:style>
  <w:style w:type="character" w:customStyle="1" w:styleId="i1">
    <w:name w:val="i_1"/>
    <w:rsid w:val="008A5E4E"/>
    <w:rPr>
      <w:i/>
      <w:iCs/>
      <w:color w:val="000000"/>
      <w:sz w:val="18"/>
      <w:szCs w:val="18"/>
    </w:rPr>
  </w:style>
  <w:style w:type="paragraph" w:customStyle="1" w:styleId="pNote">
    <w:name w:val="p_Note"/>
    <w:rsid w:val="008A5E4E"/>
    <w:pPr>
      <w:spacing w:before="120" w:after="120"/>
      <w:ind w:left="600"/>
    </w:pPr>
    <w:rPr>
      <w:color w:val="000000"/>
      <w:sz w:val="22"/>
      <w:szCs w:val="22"/>
    </w:rPr>
  </w:style>
  <w:style w:type="paragraph" w:customStyle="1" w:styleId="thTableStyle-TablestyleSyntax-HeadD-Opcodes-Header1">
    <w:name w:val="th_TableStyle-Tablestyle_Syntax-HeadD-Opcodes-Header1"/>
    <w:rsid w:val="008A5E4E"/>
    <w:rPr>
      <w:b/>
      <w:bCs/>
      <w:color w:val="000000"/>
      <w:sz w:val="18"/>
      <w:szCs w:val="18"/>
    </w:rPr>
  </w:style>
  <w:style w:type="paragraph" w:customStyle="1" w:styleId="tdTableStyle-TablestyleSyntax-BodyA-Opcodes-Body1">
    <w:name w:val="td_TableStyle-Tablestyle_Syntax-BodyA-Opcodes-Body1"/>
    <w:rsid w:val="008A5E4E"/>
    <w:rPr>
      <w:b/>
      <w:bCs/>
      <w:color w:val="000000"/>
      <w:sz w:val="16"/>
      <w:szCs w:val="16"/>
    </w:rPr>
  </w:style>
  <w:style w:type="paragraph" w:customStyle="1" w:styleId="pNote1">
    <w:name w:val="p_Note_1"/>
    <w:rsid w:val="008A5E4E"/>
    <w:pPr>
      <w:spacing w:before="120" w:after="120"/>
    </w:pPr>
    <w:rPr>
      <w:color w:val="000000"/>
      <w:sz w:val="22"/>
      <w:szCs w:val="22"/>
    </w:rPr>
  </w:style>
  <w:style w:type="paragraph" w:customStyle="1" w:styleId="h4">
    <w:name w:val="h4"/>
    <w:rsid w:val="008A5E4E"/>
    <w:pPr>
      <w:keepNext/>
      <w:spacing w:before="240" w:after="268"/>
      <w:ind w:left="-907"/>
      <w:outlineLvl w:val="3"/>
    </w:pPr>
    <w:rPr>
      <w:rFonts w:ascii="Open Sans Light" w:hAnsi="Open Sans Light" w:cs="Open Sans Light"/>
      <w:b/>
      <w:bCs/>
      <w:color w:val="000000"/>
      <w:sz w:val="24"/>
      <w:szCs w:val="24"/>
    </w:rPr>
  </w:style>
  <w:style w:type="paragraph" w:customStyle="1" w:styleId="thTableStyle-TablestyleAltRows-HeadE-Sidehead-Header1">
    <w:name w:val="th_TableStyle-Tablestyle_AltRows-HeadE-Sidehead-Header1"/>
    <w:rsid w:val="008A5E4E"/>
    <w:rPr>
      <w:b/>
      <w:bCs/>
      <w:color w:val="000000"/>
      <w:sz w:val="18"/>
      <w:szCs w:val="18"/>
    </w:rPr>
  </w:style>
  <w:style w:type="paragraph" w:customStyle="1" w:styleId="tdTableStyle-TablestyleAltRows-BodyB-Sidehead-Body2">
    <w:name w:val="td_TableStyle-Tablestyle_AltRows-BodyB-Sidehead-Body2"/>
    <w:rsid w:val="008A5E4E"/>
    <w:rPr>
      <w:b/>
      <w:bCs/>
      <w:color w:val="000000"/>
      <w:sz w:val="16"/>
      <w:szCs w:val="16"/>
    </w:rPr>
  </w:style>
  <w:style w:type="paragraph" w:customStyle="1" w:styleId="h5">
    <w:name w:val="h5"/>
    <w:rsid w:val="008A5E4E"/>
    <w:pPr>
      <w:keepNext/>
      <w:spacing w:before="240" w:after="300"/>
      <w:ind w:left="-907"/>
      <w:outlineLvl w:val="4"/>
    </w:pPr>
    <w:rPr>
      <w:rFonts w:ascii="Open Sans Light" w:hAnsi="Open Sans Light" w:cs="Open Sans Light"/>
      <w:b/>
      <w:bCs/>
      <w:i/>
      <w:iCs/>
      <w:color w:val="000000"/>
    </w:rPr>
  </w:style>
  <w:style w:type="character" w:customStyle="1" w:styleId="sup2">
    <w:name w:val="sup_2"/>
    <w:rsid w:val="008A5E4E"/>
    <w:rPr>
      <w:color w:val="000000"/>
      <w:sz w:val="13"/>
      <w:szCs w:val="13"/>
      <w:vertAlign w:val="superscript"/>
    </w:rPr>
  </w:style>
  <w:style w:type="paragraph" w:customStyle="1" w:styleId="liNoPageBreakAfter">
    <w:name w:val="li_NoPageBreakAfter"/>
    <w:rsid w:val="008A5E4E"/>
    <w:pPr>
      <w:keepNext/>
      <w:spacing w:before="120" w:after="120"/>
      <w:ind w:left="600"/>
    </w:pPr>
    <w:rPr>
      <w:color w:val="000000"/>
      <w:sz w:val="22"/>
      <w:szCs w:val="22"/>
    </w:rPr>
  </w:style>
  <w:style w:type="paragraph" w:customStyle="1" w:styleId="tdTableStyle-TablestyleSyntax-BodyD-Opcodes-Body1">
    <w:name w:val="td_TableStyle-Tablestyle_Syntax-BodyD-Opcodes-Body1"/>
    <w:rsid w:val="008A5E4E"/>
    <w:rPr>
      <w:b/>
      <w:bCs/>
      <w:color w:val="000000"/>
      <w:sz w:val="16"/>
      <w:szCs w:val="16"/>
    </w:rPr>
  </w:style>
  <w:style w:type="paragraph" w:customStyle="1" w:styleId="pDefinitionTerm2">
    <w:name w:val="p_DefinitionTerm_2"/>
    <w:rsid w:val="008A5E4E"/>
    <w:pPr>
      <w:keepNext/>
      <w:spacing w:before="120"/>
      <w:ind w:left="-600"/>
    </w:pPr>
    <w:rPr>
      <w:rFonts w:ascii="Open Sans Light" w:hAnsi="Open Sans Light" w:cs="Open Sans Light"/>
      <w:color w:val="000000"/>
      <w:sz w:val="22"/>
      <w:szCs w:val="22"/>
    </w:rPr>
  </w:style>
  <w:style w:type="paragraph" w:customStyle="1" w:styleId="pDefinition">
    <w:name w:val="p_Definition"/>
    <w:rsid w:val="008A5E4E"/>
    <w:pPr>
      <w:spacing w:before="120" w:after="120"/>
      <w:ind w:left="600"/>
    </w:pPr>
    <w:rPr>
      <w:color w:val="000000"/>
      <w:sz w:val="22"/>
      <w:szCs w:val="22"/>
    </w:rPr>
  </w:style>
  <w:style w:type="character" w:customStyle="1" w:styleId="code2">
    <w:name w:val="code_2"/>
    <w:rsid w:val="008A5E4E"/>
    <w:rPr>
      <w:rFonts w:ascii="Courier New" w:hAnsi="Courier New" w:cs="Courier New"/>
      <w:i/>
      <w:iCs/>
      <w:color w:val="000000"/>
      <w:sz w:val="20"/>
      <w:szCs w:val="20"/>
    </w:rPr>
  </w:style>
  <w:style w:type="paragraph" w:customStyle="1" w:styleId="h1Appx">
    <w:name w:val="h1_Appx"/>
    <w:rsid w:val="008A5E4E"/>
    <w:pPr>
      <w:keepNext/>
      <w:pageBreakBefore/>
      <w:pBdr>
        <w:bottom w:val="single" w:sz="6" w:space="0" w:color="A9A9A9"/>
      </w:pBdr>
      <w:spacing w:before="321" w:after="321" w:line="800" w:lineRule="atLeast"/>
      <w:ind w:left="-907"/>
      <w:jc w:val="right"/>
      <w:outlineLvl w:val="0"/>
    </w:pPr>
    <w:rPr>
      <w:rFonts w:ascii="Open Sans Light" w:hAnsi="Open Sans Light" w:cs="Open Sans Light"/>
      <w:b/>
      <w:bCs/>
      <w:color w:val="000000"/>
      <w:sz w:val="48"/>
      <w:szCs w:val="48"/>
    </w:rPr>
  </w:style>
  <w:style w:type="paragraph" w:customStyle="1" w:styleId="h1Index">
    <w:name w:val="h1_Index"/>
    <w:rsid w:val="008A5E4E"/>
    <w:pPr>
      <w:keepNext/>
      <w:pageBreakBefore/>
      <w:pBdr>
        <w:bottom w:val="single" w:sz="6" w:space="0" w:color="A9A9A9"/>
      </w:pBdr>
      <w:spacing w:before="321" w:after="321" w:line="800" w:lineRule="atLeast"/>
      <w:ind w:left="-907"/>
      <w:jc w:val="right"/>
      <w:outlineLvl w:val="0"/>
    </w:pPr>
    <w:rPr>
      <w:rFonts w:ascii="Open Sans Light" w:hAnsi="Open Sans Light" w:cs="Open Sans Light"/>
      <w:b/>
      <w:bCs/>
      <w:color w:val="000000"/>
      <w:sz w:val="48"/>
      <w:szCs w:val="48"/>
    </w:rPr>
  </w:style>
  <w:style w:type="paragraph" w:styleId="a3">
    <w:name w:val="index heading"/>
    <w:rsid w:val="008A5E4E"/>
    <w:pPr>
      <w:keepNext/>
      <w:spacing w:before="240"/>
    </w:pPr>
    <w:rPr>
      <w:rFonts w:ascii="Open Sans Light" w:hAnsi="Open Sans Light" w:cs="Open Sans Light"/>
      <w:b/>
      <w:bCs/>
      <w:sz w:val="24"/>
      <w:szCs w:val="24"/>
    </w:rPr>
  </w:style>
  <w:style w:type="paragraph" w:styleId="10">
    <w:name w:val="index 1"/>
    <w:rsid w:val="008A5E4E"/>
    <w:pPr>
      <w:spacing w:before="20" w:after="20"/>
    </w:pPr>
    <w:rPr>
      <w:sz w:val="24"/>
      <w:szCs w:val="24"/>
    </w:rPr>
  </w:style>
  <w:style w:type="paragraph" w:styleId="20">
    <w:name w:val="index 2"/>
    <w:rsid w:val="008A5E4E"/>
    <w:pPr>
      <w:spacing w:before="20" w:after="20"/>
      <w:ind w:left="288"/>
    </w:pPr>
    <w:rPr>
      <w:sz w:val="24"/>
      <w:szCs w:val="24"/>
    </w:rPr>
  </w:style>
  <w:style w:type="paragraph" w:styleId="30">
    <w:name w:val="index 3"/>
    <w:rsid w:val="008A5E4E"/>
    <w:pPr>
      <w:spacing w:before="20" w:after="20"/>
      <w:ind w:left="576"/>
    </w:pPr>
    <w:rPr>
      <w:sz w:val="24"/>
      <w:szCs w:val="24"/>
    </w:rPr>
  </w:style>
  <w:style w:type="paragraph" w:styleId="40">
    <w:name w:val="index 4"/>
    <w:rsid w:val="008A5E4E"/>
    <w:pPr>
      <w:spacing w:before="120" w:after="120"/>
      <w:ind w:left="864"/>
    </w:pPr>
    <w:rPr>
      <w:sz w:val="24"/>
      <w:szCs w:val="24"/>
    </w:rPr>
  </w:style>
  <w:style w:type="paragraph" w:styleId="50">
    <w:name w:val="index 5"/>
    <w:rsid w:val="008A5E4E"/>
    <w:pPr>
      <w:spacing w:before="120" w:after="120"/>
      <w:ind w:left="1152"/>
    </w:pPr>
    <w:rPr>
      <w:sz w:val="24"/>
      <w:szCs w:val="24"/>
    </w:rPr>
  </w:style>
  <w:style w:type="paragraph" w:styleId="60">
    <w:name w:val="index 6"/>
    <w:rsid w:val="008A5E4E"/>
    <w:pPr>
      <w:spacing w:before="120" w:after="120"/>
      <w:ind w:left="1440"/>
    </w:pPr>
    <w:rPr>
      <w:sz w:val="24"/>
      <w:szCs w:val="24"/>
    </w:rPr>
  </w:style>
  <w:style w:type="paragraph" w:styleId="70">
    <w:name w:val="index 7"/>
    <w:rsid w:val="008A5E4E"/>
    <w:pPr>
      <w:spacing w:before="120" w:after="120"/>
      <w:ind w:left="1728"/>
    </w:pPr>
    <w:rPr>
      <w:sz w:val="24"/>
      <w:szCs w:val="24"/>
    </w:rPr>
  </w:style>
  <w:style w:type="paragraph" w:styleId="80">
    <w:name w:val="index 8"/>
    <w:rsid w:val="008A5E4E"/>
    <w:pPr>
      <w:spacing w:before="120" w:after="120"/>
      <w:ind w:left="2015"/>
    </w:pPr>
    <w:rPr>
      <w:sz w:val="24"/>
      <w:szCs w:val="24"/>
    </w:rPr>
  </w:style>
  <w:style w:type="paragraph" w:styleId="90">
    <w:name w:val="index 9"/>
    <w:rsid w:val="008A5E4E"/>
    <w:pPr>
      <w:spacing w:before="120" w:after="120"/>
      <w:ind w:left="2304"/>
    </w:pPr>
    <w:rPr>
      <w:sz w:val="24"/>
      <w:szCs w:val="24"/>
    </w:rPr>
  </w:style>
  <w:style w:type="paragraph" w:customStyle="1" w:styleId="pFigureTitlesListOf">
    <w:name w:val="p_FigureTitles_ListOf"/>
    <w:rsid w:val="008A5E4E"/>
    <w:pPr>
      <w:tabs>
        <w:tab w:val="right" w:leader="dot" w:pos="8305"/>
      </w:tabs>
      <w:spacing w:before="20" w:after="20"/>
    </w:pPr>
  </w:style>
  <w:style w:type="paragraph" w:customStyle="1" w:styleId="pTableTitlesListOf">
    <w:name w:val="p_TableTitles_ListOf"/>
    <w:rsid w:val="008A5E4E"/>
    <w:pPr>
      <w:tabs>
        <w:tab w:val="right" w:leader="dot" w:pos="8305"/>
      </w:tabs>
      <w:spacing w:before="20" w:after="20"/>
    </w:pPr>
  </w:style>
  <w:style w:type="paragraph" w:styleId="a4">
    <w:name w:val="header"/>
    <w:basedOn w:val="a"/>
    <w:link w:val="a5"/>
    <w:rsid w:val="009330BC"/>
    <w:pPr>
      <w:tabs>
        <w:tab w:val="center" w:pos="4680"/>
        <w:tab w:val="right" w:pos="9360"/>
      </w:tabs>
    </w:pPr>
  </w:style>
  <w:style w:type="character" w:customStyle="1" w:styleId="a5">
    <w:name w:val="頁首 字元"/>
    <w:basedOn w:val="a0"/>
    <w:link w:val="a4"/>
    <w:rsid w:val="009330BC"/>
  </w:style>
  <w:style w:type="paragraph" w:styleId="a6">
    <w:name w:val="footer"/>
    <w:basedOn w:val="a"/>
    <w:link w:val="a7"/>
    <w:rsid w:val="009330BC"/>
    <w:pPr>
      <w:tabs>
        <w:tab w:val="center" w:pos="4680"/>
        <w:tab w:val="right" w:pos="9360"/>
      </w:tabs>
    </w:pPr>
  </w:style>
  <w:style w:type="character" w:customStyle="1" w:styleId="a7">
    <w:name w:val="頁尾 字元"/>
    <w:basedOn w:val="a0"/>
    <w:link w:val="a6"/>
    <w:rsid w:val="009330BC"/>
  </w:style>
  <w:style w:type="character" w:styleId="a8">
    <w:name w:val="Hyperlink"/>
    <w:rsid w:val="009330BC"/>
    <w:rPr>
      <w:color w:val="0000FF"/>
      <w:u w:val="single"/>
    </w:rPr>
  </w:style>
  <w:style w:type="paragraph" w:styleId="a9">
    <w:name w:val="Balloon Text"/>
    <w:basedOn w:val="a"/>
    <w:link w:val="aa"/>
    <w:rsid w:val="00200764"/>
    <w:rPr>
      <w:rFonts w:ascii="Segoe UI" w:hAnsi="Segoe UI" w:cs="Segoe UI"/>
      <w:sz w:val="18"/>
      <w:szCs w:val="18"/>
    </w:rPr>
  </w:style>
  <w:style w:type="character" w:customStyle="1" w:styleId="aa">
    <w:name w:val="註解方塊文字 字元"/>
    <w:link w:val="a9"/>
    <w:rsid w:val="00200764"/>
    <w:rPr>
      <w:rFonts w:ascii="Segoe UI" w:hAnsi="Segoe UI" w:cs="Segoe UI"/>
      <w:sz w:val="18"/>
      <w:szCs w:val="18"/>
    </w:rPr>
  </w:style>
  <w:style w:type="paragraph" w:styleId="ab">
    <w:name w:val="Normal Indent"/>
    <w:basedOn w:val="a"/>
    <w:rsid w:val="008166BF"/>
    <w:pPr>
      <w:ind w:left="720"/>
    </w:pPr>
  </w:style>
  <w:style w:type="character" w:styleId="ac">
    <w:name w:val="annotation reference"/>
    <w:rsid w:val="0083140D"/>
    <w:rPr>
      <w:sz w:val="16"/>
      <w:szCs w:val="16"/>
    </w:rPr>
  </w:style>
  <w:style w:type="paragraph" w:styleId="ad">
    <w:name w:val="annotation text"/>
    <w:basedOn w:val="a"/>
    <w:link w:val="ae"/>
    <w:uiPriority w:val="99"/>
    <w:rsid w:val="0083140D"/>
  </w:style>
  <w:style w:type="character" w:customStyle="1" w:styleId="ae">
    <w:name w:val="註解文字 字元"/>
    <w:basedOn w:val="a0"/>
    <w:link w:val="ad"/>
    <w:uiPriority w:val="99"/>
    <w:rsid w:val="0083140D"/>
  </w:style>
  <w:style w:type="paragraph" w:styleId="af">
    <w:name w:val="annotation subject"/>
    <w:basedOn w:val="ad"/>
    <w:next w:val="ad"/>
    <w:link w:val="af0"/>
    <w:rsid w:val="0083140D"/>
    <w:rPr>
      <w:b/>
      <w:bCs/>
    </w:rPr>
  </w:style>
  <w:style w:type="character" w:customStyle="1" w:styleId="af0">
    <w:name w:val="註解主旨 字元"/>
    <w:link w:val="af"/>
    <w:rsid w:val="0083140D"/>
    <w:rPr>
      <w:b/>
      <w:bCs/>
    </w:rPr>
  </w:style>
  <w:style w:type="paragraph" w:customStyle="1" w:styleId="DefaultStyle">
    <w:name w:val="Default Style"/>
    <w:basedOn w:val="a"/>
    <w:link w:val="DefaultStyleChar"/>
    <w:qFormat/>
    <w:rsid w:val="00656CD7"/>
    <w:pPr>
      <w:autoSpaceDE w:val="0"/>
      <w:autoSpaceDN w:val="0"/>
      <w:adjustRightInd w:val="0"/>
      <w:spacing w:after="120"/>
    </w:pPr>
    <w:rPr>
      <w:rFonts w:eastAsia="Times New Roman" w:cs="EdisonCom-Book"/>
      <w:color w:val="000000"/>
      <w:sz w:val="22"/>
      <w:lang w:eastAsia="en-GB"/>
    </w:rPr>
  </w:style>
  <w:style w:type="character" w:customStyle="1" w:styleId="DefaultStyleChar">
    <w:name w:val="Default Style Char"/>
    <w:link w:val="DefaultStyle"/>
    <w:rsid w:val="00656CD7"/>
    <w:rPr>
      <w:rFonts w:eastAsia="Times New Roman" w:cs="EdisonCom-Book"/>
      <w:color w:val="000000"/>
      <w:sz w:val="22"/>
      <w:lang w:eastAsia="en-GB"/>
    </w:rPr>
  </w:style>
  <w:style w:type="character" w:customStyle="1" w:styleId="BoldHyperlink">
    <w:name w:val="BoldHyperlink"/>
    <w:uiPriority w:val="1"/>
    <w:qFormat/>
    <w:rsid w:val="00656CD7"/>
    <w:rPr>
      <w:b/>
      <w:color w:val="1F497D"/>
    </w:rPr>
  </w:style>
  <w:style w:type="paragraph" w:styleId="af1">
    <w:name w:val="Revision"/>
    <w:hidden/>
    <w:semiHidden/>
    <w:rsid w:val="00D10DC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EastAsia" w:hAnsi="Cambria" w:cs="Cambria"/>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a">
    <w:name w:val="Normal"/>
    <w:qFormat/>
    <w:rsid w:val="009A76E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m">
    <w:name w:val="em"/>
    <w:rsid w:val="008A5E4E"/>
    <w:rPr>
      <w:i/>
      <w:iCs/>
      <w:color w:val="000000"/>
      <w:sz w:val="16"/>
      <w:szCs w:val="16"/>
    </w:rPr>
  </w:style>
  <w:style w:type="paragraph" w:customStyle="1" w:styleId="pHeader">
    <w:name w:val="p_Header"/>
    <w:rsid w:val="008A5E4E"/>
    <w:pPr>
      <w:spacing w:before="120" w:after="120"/>
    </w:pPr>
    <w:rPr>
      <w:rFonts w:ascii="Open Sans Light" w:hAnsi="Open Sans Light" w:cs="Open Sans Light"/>
      <w:color w:val="000000"/>
      <w:sz w:val="16"/>
      <w:szCs w:val="16"/>
    </w:rPr>
  </w:style>
  <w:style w:type="character" w:customStyle="1" w:styleId="variable">
    <w:name w:val="variable"/>
    <w:rsid w:val="008A5E4E"/>
    <w:rPr>
      <w:color w:val="000000"/>
      <w:sz w:val="16"/>
      <w:szCs w:val="16"/>
    </w:rPr>
  </w:style>
  <w:style w:type="paragraph" w:customStyle="1" w:styleId="td">
    <w:name w:val="td"/>
    <w:rsid w:val="008A5E4E"/>
    <w:rPr>
      <w:color w:val="000000"/>
      <w:sz w:val="16"/>
      <w:szCs w:val="16"/>
    </w:rPr>
  </w:style>
  <w:style w:type="paragraph" w:customStyle="1" w:styleId="p">
    <w:name w:val="p"/>
    <w:rsid w:val="008A5E4E"/>
    <w:pPr>
      <w:spacing w:before="120" w:after="120"/>
    </w:pPr>
    <w:rPr>
      <w:color w:val="000000"/>
      <w:sz w:val="22"/>
      <w:szCs w:val="22"/>
    </w:rPr>
  </w:style>
  <w:style w:type="paragraph" w:customStyle="1" w:styleId="pTitle">
    <w:name w:val="p_Title"/>
    <w:rsid w:val="008A5E4E"/>
    <w:pPr>
      <w:spacing w:before="2880" w:after="120" w:line="0" w:lineRule="atLeast"/>
      <w:jc w:val="center"/>
    </w:pPr>
    <w:rPr>
      <w:rFonts w:ascii="Open Sans" w:hAnsi="Open Sans" w:cs="Open Sans"/>
      <w:color w:val="000000"/>
      <w:sz w:val="48"/>
      <w:szCs w:val="48"/>
    </w:rPr>
  </w:style>
  <w:style w:type="character" w:customStyle="1" w:styleId="variable1">
    <w:name w:val="variable_1"/>
    <w:rsid w:val="008A5E4E"/>
    <w:rPr>
      <w:color w:val="000000"/>
      <w:sz w:val="48"/>
      <w:szCs w:val="48"/>
    </w:rPr>
  </w:style>
  <w:style w:type="paragraph" w:customStyle="1" w:styleId="pCmnt2Reviewers">
    <w:name w:val="p_Cmnt2Reviewers"/>
    <w:rsid w:val="008A5E4E"/>
    <w:pPr>
      <w:spacing w:before="120" w:after="120"/>
    </w:pPr>
    <w:rPr>
      <w:color w:val="000000"/>
    </w:rPr>
  </w:style>
  <w:style w:type="character" w:customStyle="1" w:styleId="variable2">
    <w:name w:val="variable_2"/>
    <w:rsid w:val="008A5E4E"/>
    <w:rPr>
      <w:color w:val="000000"/>
      <w:sz w:val="22"/>
      <w:szCs w:val="22"/>
    </w:rPr>
  </w:style>
  <w:style w:type="paragraph" w:customStyle="1" w:styleId="h1">
    <w:name w:val="h1"/>
    <w:rsid w:val="008A5E4E"/>
    <w:pPr>
      <w:keepNext/>
      <w:pageBreakBefore/>
      <w:pBdr>
        <w:bottom w:val="single" w:sz="6" w:space="0" w:color="A9A9A9"/>
      </w:pBdr>
      <w:spacing w:before="321" w:after="321" w:line="800" w:lineRule="atLeast"/>
      <w:ind w:left="-907"/>
      <w:jc w:val="right"/>
      <w:outlineLvl w:val="0"/>
    </w:pPr>
    <w:rPr>
      <w:rFonts w:ascii="Open Sans Light" w:hAnsi="Open Sans Light" w:cs="Open Sans Light"/>
      <w:b/>
      <w:bCs/>
      <w:color w:val="000000"/>
      <w:sz w:val="48"/>
      <w:szCs w:val="48"/>
    </w:rPr>
  </w:style>
  <w:style w:type="paragraph" w:customStyle="1" w:styleId="pNoPageBreakAfter">
    <w:name w:val="p_NoPageBreakAfter"/>
    <w:rsid w:val="008A5E4E"/>
    <w:pPr>
      <w:keepNext/>
      <w:spacing w:before="120" w:after="120"/>
    </w:pPr>
    <w:rPr>
      <w:color w:val="000000"/>
      <w:sz w:val="22"/>
      <w:szCs w:val="22"/>
    </w:rPr>
  </w:style>
  <w:style w:type="paragraph" w:customStyle="1" w:styleId="li">
    <w:name w:val="li"/>
    <w:rsid w:val="008A5E4E"/>
    <w:pPr>
      <w:spacing w:before="120" w:after="120"/>
      <w:ind w:left="600"/>
    </w:pPr>
    <w:rPr>
      <w:color w:val="000000"/>
      <w:sz w:val="22"/>
      <w:szCs w:val="22"/>
    </w:rPr>
  </w:style>
  <w:style w:type="paragraph" w:customStyle="1" w:styleId="h1NotInContents">
    <w:name w:val="h1_NotInContents"/>
    <w:rsid w:val="008A5E4E"/>
    <w:pPr>
      <w:keepNext/>
      <w:pageBreakBefore/>
      <w:pBdr>
        <w:bottom w:val="single" w:sz="6" w:space="0" w:color="A9A9A9"/>
      </w:pBdr>
      <w:spacing w:before="321" w:after="321" w:line="800" w:lineRule="atLeast"/>
      <w:ind w:left="-907"/>
      <w:jc w:val="right"/>
    </w:pPr>
    <w:rPr>
      <w:rFonts w:ascii="Open Sans Light" w:hAnsi="Open Sans Light" w:cs="Open Sans Light"/>
      <w:b/>
      <w:bCs/>
      <w:color w:val="000000"/>
      <w:sz w:val="48"/>
      <w:szCs w:val="48"/>
    </w:rPr>
  </w:style>
  <w:style w:type="paragraph" w:styleId="1">
    <w:name w:val="toc 1"/>
    <w:rsid w:val="008A5E4E"/>
    <w:pPr>
      <w:keepNext/>
      <w:tabs>
        <w:tab w:val="right" w:leader="dot" w:pos="8305"/>
      </w:tabs>
      <w:spacing w:before="120" w:after="120"/>
    </w:pPr>
    <w:rPr>
      <w:rFonts w:ascii="Open Sans Light" w:hAnsi="Open Sans Light" w:cs="Open Sans Light"/>
      <w:b/>
      <w:bCs/>
      <w:sz w:val="24"/>
      <w:szCs w:val="24"/>
    </w:rPr>
  </w:style>
  <w:style w:type="paragraph" w:styleId="2">
    <w:name w:val="toc 2"/>
    <w:rsid w:val="008A5E4E"/>
    <w:pPr>
      <w:tabs>
        <w:tab w:val="right" w:leader="dot" w:pos="8305"/>
      </w:tabs>
      <w:spacing w:before="20" w:after="20"/>
      <w:ind w:left="200"/>
    </w:pPr>
  </w:style>
  <w:style w:type="paragraph" w:styleId="3">
    <w:name w:val="toc 3"/>
    <w:rsid w:val="008A5E4E"/>
    <w:pPr>
      <w:tabs>
        <w:tab w:val="right" w:leader="dot" w:pos="8305"/>
      </w:tabs>
      <w:spacing w:before="20" w:after="20"/>
      <w:ind w:left="400"/>
    </w:pPr>
  </w:style>
  <w:style w:type="paragraph" w:styleId="4">
    <w:name w:val="toc 4"/>
    <w:rsid w:val="008A5E4E"/>
    <w:pPr>
      <w:tabs>
        <w:tab w:val="right" w:leader="dot" w:pos="8305"/>
      </w:tabs>
      <w:spacing w:before="20" w:after="20"/>
      <w:ind w:left="600"/>
    </w:pPr>
  </w:style>
  <w:style w:type="paragraph" w:styleId="5">
    <w:name w:val="toc 5"/>
    <w:rsid w:val="008A5E4E"/>
    <w:pPr>
      <w:tabs>
        <w:tab w:val="right" w:leader="dot" w:pos="8305"/>
      </w:tabs>
      <w:spacing w:before="20" w:after="20"/>
      <w:ind w:left="800"/>
    </w:pPr>
  </w:style>
  <w:style w:type="paragraph" w:styleId="6">
    <w:name w:val="toc 6"/>
    <w:rsid w:val="008A5E4E"/>
    <w:pPr>
      <w:tabs>
        <w:tab w:val="right" w:leader="dot" w:pos="8305"/>
      </w:tabs>
      <w:spacing w:before="20" w:after="20"/>
      <w:ind w:left="1000"/>
    </w:pPr>
  </w:style>
  <w:style w:type="paragraph" w:styleId="7">
    <w:name w:val="toc 7"/>
    <w:rsid w:val="008A5E4E"/>
    <w:pPr>
      <w:tabs>
        <w:tab w:val="right" w:leader="dot" w:pos="8305"/>
      </w:tabs>
      <w:spacing w:before="120" w:after="120"/>
      <w:ind w:left="1200"/>
    </w:pPr>
    <w:rPr>
      <w:sz w:val="24"/>
      <w:szCs w:val="24"/>
    </w:rPr>
  </w:style>
  <w:style w:type="paragraph" w:styleId="8">
    <w:name w:val="toc 8"/>
    <w:rsid w:val="008A5E4E"/>
    <w:pPr>
      <w:tabs>
        <w:tab w:val="right" w:leader="dot" w:pos="8305"/>
      </w:tabs>
      <w:spacing w:before="120" w:after="120"/>
      <w:ind w:left="1400"/>
    </w:pPr>
    <w:rPr>
      <w:sz w:val="24"/>
      <w:szCs w:val="24"/>
    </w:rPr>
  </w:style>
  <w:style w:type="paragraph" w:styleId="9">
    <w:name w:val="toc 9"/>
    <w:rsid w:val="008A5E4E"/>
    <w:pPr>
      <w:tabs>
        <w:tab w:val="right" w:leader="dot" w:pos="8305"/>
      </w:tabs>
      <w:spacing w:before="120" w:after="120"/>
      <w:ind w:left="1600"/>
    </w:pPr>
    <w:rPr>
      <w:sz w:val="24"/>
      <w:szCs w:val="24"/>
    </w:rPr>
  </w:style>
  <w:style w:type="paragraph" w:customStyle="1" w:styleId="h2NotInContents">
    <w:name w:val="h2_NotInContents"/>
    <w:rsid w:val="008A5E4E"/>
    <w:pPr>
      <w:keepNext/>
      <w:pageBreakBefore/>
      <w:spacing w:before="240" w:after="300"/>
      <w:ind w:left="-907"/>
    </w:pPr>
    <w:rPr>
      <w:rFonts w:ascii="Open Sans Light" w:hAnsi="Open Sans Light" w:cs="Open Sans Light"/>
      <w:b/>
      <w:bCs/>
      <w:color w:val="000000"/>
      <w:sz w:val="40"/>
      <w:szCs w:val="40"/>
    </w:rPr>
  </w:style>
  <w:style w:type="paragraph" w:customStyle="1" w:styleId="h2NoNum">
    <w:name w:val="h2_NoNum"/>
    <w:rsid w:val="008A5E4E"/>
    <w:pPr>
      <w:keepNext/>
      <w:spacing w:before="240" w:after="300"/>
      <w:ind w:left="-907"/>
    </w:pPr>
    <w:rPr>
      <w:rFonts w:ascii="Open Sans Light" w:hAnsi="Open Sans Light" w:cs="Open Sans Light"/>
      <w:b/>
      <w:bCs/>
      <w:color w:val="000000"/>
      <w:sz w:val="40"/>
      <w:szCs w:val="40"/>
    </w:rPr>
  </w:style>
  <w:style w:type="paragraph" w:customStyle="1" w:styleId="thTableStyle-TablestyleAltRows-HeadE-Column-Header1">
    <w:name w:val="th_TableStyle-Tablestyle_AltRows-HeadE-Column-Header1"/>
    <w:rsid w:val="008A5E4E"/>
    <w:rPr>
      <w:b/>
      <w:bCs/>
      <w:color w:val="000000"/>
      <w:sz w:val="18"/>
      <w:szCs w:val="18"/>
    </w:rPr>
  </w:style>
  <w:style w:type="paragraph" w:customStyle="1" w:styleId="thTableStyle-TablestyleAltRows-HeadD-Column-Header1">
    <w:name w:val="th_TableStyle-Tablestyle_AltRows-HeadD-Column-Header1"/>
    <w:rsid w:val="008A5E4E"/>
    <w:rPr>
      <w:b/>
      <w:bCs/>
      <w:color w:val="000000"/>
      <w:sz w:val="18"/>
      <w:szCs w:val="18"/>
    </w:rPr>
  </w:style>
  <w:style w:type="character" w:customStyle="1" w:styleId="b">
    <w:name w:val="b"/>
    <w:rsid w:val="008A5E4E"/>
    <w:rPr>
      <w:b/>
      <w:bCs/>
      <w:color w:val="000000"/>
      <w:sz w:val="16"/>
      <w:szCs w:val="16"/>
    </w:rPr>
  </w:style>
  <w:style w:type="paragraph" w:customStyle="1" w:styleId="tdTableStyle-TablestyleAltRows-BodyE-Column-Body1">
    <w:name w:val="td_TableStyle-Tablestyle_AltRows-BodyE-Column-Body1"/>
    <w:rsid w:val="008A5E4E"/>
    <w:rPr>
      <w:color w:val="000000"/>
      <w:sz w:val="16"/>
      <w:szCs w:val="16"/>
    </w:rPr>
  </w:style>
  <w:style w:type="paragraph" w:customStyle="1" w:styleId="tdTableStyle-TablestyleAltRows-BodyD-Column-Body1">
    <w:name w:val="td_TableStyle-Tablestyle_AltRows-BodyD-Column-Body1"/>
    <w:rsid w:val="008A5E4E"/>
    <w:rPr>
      <w:color w:val="000000"/>
      <w:sz w:val="16"/>
      <w:szCs w:val="16"/>
    </w:rPr>
  </w:style>
  <w:style w:type="paragraph" w:customStyle="1" w:styleId="tdTableStyle-TablestyleAltRows-BodyE-Column-Body2">
    <w:name w:val="td_TableStyle-Tablestyle_AltRows-BodyE-Column-Body2"/>
    <w:rsid w:val="008A5E4E"/>
    <w:rPr>
      <w:color w:val="000000"/>
      <w:sz w:val="16"/>
      <w:szCs w:val="16"/>
    </w:rPr>
  </w:style>
  <w:style w:type="paragraph" w:customStyle="1" w:styleId="tdTableStyle-TablestyleAltRows-BodyD-Column-Body2">
    <w:name w:val="td_TableStyle-Tablestyle_AltRows-BodyD-Column-Body2"/>
    <w:rsid w:val="008A5E4E"/>
    <w:rPr>
      <w:color w:val="000000"/>
      <w:sz w:val="16"/>
      <w:szCs w:val="16"/>
    </w:rPr>
  </w:style>
  <w:style w:type="character" w:customStyle="1" w:styleId="xref">
    <w:name w:val="xref"/>
    <w:rsid w:val="008A5E4E"/>
    <w:rPr>
      <w:color w:val="00A1B1"/>
      <w:sz w:val="16"/>
      <w:szCs w:val="16"/>
    </w:rPr>
  </w:style>
  <w:style w:type="character" w:customStyle="1" w:styleId="code">
    <w:name w:val="code"/>
    <w:rsid w:val="008A5E4E"/>
    <w:rPr>
      <w:rFonts w:ascii="Courier New" w:hAnsi="Courier New" w:cs="Courier New"/>
      <w:color w:val="000000"/>
      <w:sz w:val="16"/>
      <w:szCs w:val="16"/>
    </w:rPr>
  </w:style>
  <w:style w:type="paragraph" w:customStyle="1" w:styleId="tdTableStyle-TablestyleAltRows-BodyB-Column-Body2">
    <w:name w:val="td_TableStyle-Tablestyle_AltRows-BodyB-Column-Body2"/>
    <w:rsid w:val="008A5E4E"/>
    <w:rPr>
      <w:color w:val="000000"/>
      <w:sz w:val="16"/>
      <w:szCs w:val="16"/>
    </w:rPr>
  </w:style>
  <w:style w:type="paragraph" w:customStyle="1" w:styleId="tdTableStyle-TablestyleAltRows-BodyA-Column-Body2">
    <w:name w:val="td_TableStyle-Tablestyle_AltRows-BodyA-Column-Body2"/>
    <w:rsid w:val="008A5E4E"/>
    <w:rPr>
      <w:color w:val="000000"/>
      <w:sz w:val="16"/>
      <w:szCs w:val="16"/>
    </w:rPr>
  </w:style>
  <w:style w:type="character" w:customStyle="1" w:styleId="spanBookTitle">
    <w:name w:val="span_BookTitle"/>
    <w:rsid w:val="008A5E4E"/>
    <w:rPr>
      <w:i/>
      <w:iCs/>
      <w:color w:val="000000"/>
      <w:sz w:val="22"/>
      <w:szCs w:val="22"/>
    </w:rPr>
  </w:style>
  <w:style w:type="paragraph" w:customStyle="1" w:styleId="h1Chpt">
    <w:name w:val="h1_Chpt"/>
    <w:rsid w:val="008A5E4E"/>
    <w:pPr>
      <w:keepNext/>
      <w:pageBreakBefore/>
      <w:pBdr>
        <w:bottom w:val="single" w:sz="6" w:space="0" w:color="A9A9A9"/>
      </w:pBdr>
      <w:spacing w:before="321" w:after="321" w:line="800" w:lineRule="atLeast"/>
      <w:ind w:left="-907"/>
      <w:jc w:val="right"/>
      <w:outlineLvl w:val="0"/>
    </w:pPr>
    <w:rPr>
      <w:rFonts w:ascii="Open Sans Light" w:hAnsi="Open Sans Light" w:cs="Open Sans Light"/>
      <w:b/>
      <w:bCs/>
      <w:color w:val="000000"/>
      <w:sz w:val="48"/>
      <w:szCs w:val="48"/>
    </w:rPr>
  </w:style>
  <w:style w:type="paragraph" w:customStyle="1" w:styleId="h2">
    <w:name w:val="h2"/>
    <w:rsid w:val="008A5E4E"/>
    <w:pPr>
      <w:keepNext/>
      <w:spacing w:before="240" w:after="300"/>
      <w:ind w:left="-907"/>
      <w:outlineLvl w:val="1"/>
    </w:pPr>
    <w:rPr>
      <w:rFonts w:ascii="Open Sans Light" w:hAnsi="Open Sans Light" w:cs="Open Sans Light"/>
      <w:b/>
      <w:bCs/>
      <w:color w:val="000000"/>
      <w:sz w:val="40"/>
      <w:szCs w:val="40"/>
    </w:rPr>
  </w:style>
  <w:style w:type="character" w:customStyle="1" w:styleId="xref1">
    <w:name w:val="xref_1"/>
    <w:rsid w:val="008A5E4E"/>
    <w:rPr>
      <w:color w:val="00A1B1"/>
      <w:sz w:val="22"/>
      <w:szCs w:val="22"/>
    </w:rPr>
  </w:style>
  <w:style w:type="character" w:customStyle="1" w:styleId="code1">
    <w:name w:val="code_1"/>
    <w:rsid w:val="008A5E4E"/>
    <w:rPr>
      <w:rFonts w:ascii="Courier New" w:hAnsi="Courier New" w:cs="Courier New"/>
      <w:color w:val="000000"/>
      <w:sz w:val="20"/>
      <w:szCs w:val="20"/>
    </w:rPr>
  </w:style>
  <w:style w:type="paragraph" w:customStyle="1" w:styleId="pFigureTitle">
    <w:name w:val="p_FigureTitle"/>
    <w:rsid w:val="008A5E4E"/>
    <w:pPr>
      <w:keepNext/>
      <w:spacing w:before="120" w:after="160"/>
    </w:pPr>
    <w:rPr>
      <w:rFonts w:ascii="Open Sans Light" w:hAnsi="Open Sans Light" w:cs="Open Sans Light"/>
      <w:color w:val="000000"/>
      <w:sz w:val="22"/>
      <w:szCs w:val="22"/>
    </w:rPr>
  </w:style>
  <w:style w:type="paragraph" w:customStyle="1" w:styleId="pFigure">
    <w:name w:val="p_Figure"/>
    <w:rsid w:val="008A5E4E"/>
    <w:pPr>
      <w:keepNext/>
      <w:spacing w:before="160"/>
    </w:pPr>
    <w:rPr>
      <w:color w:val="000000"/>
      <w:sz w:val="22"/>
      <w:szCs w:val="22"/>
    </w:rPr>
  </w:style>
  <w:style w:type="paragraph" w:customStyle="1" w:styleId="h3">
    <w:name w:val="h3"/>
    <w:rsid w:val="008A5E4E"/>
    <w:pPr>
      <w:keepNext/>
      <w:spacing w:before="240" w:after="232"/>
      <w:ind w:left="-907"/>
      <w:outlineLvl w:val="2"/>
    </w:pPr>
    <w:rPr>
      <w:rFonts w:ascii="Open Sans Light" w:hAnsi="Open Sans Light" w:cs="Open Sans Light"/>
      <w:b/>
      <w:bCs/>
      <w:color w:val="000000"/>
      <w:sz w:val="28"/>
      <w:szCs w:val="28"/>
    </w:rPr>
  </w:style>
  <w:style w:type="paragraph" w:customStyle="1" w:styleId="pre">
    <w:name w:val="pre"/>
    <w:rsid w:val="008A5E4E"/>
    <w:pPr>
      <w:spacing w:before="179" w:after="179"/>
    </w:pPr>
    <w:rPr>
      <w:rFonts w:ascii="Courier New" w:hAnsi="Courier New" w:cs="Courier New"/>
      <w:color w:val="000000"/>
      <w:sz w:val="16"/>
      <w:szCs w:val="16"/>
    </w:rPr>
  </w:style>
  <w:style w:type="character" w:customStyle="1" w:styleId="sub">
    <w:name w:val="sub"/>
    <w:rsid w:val="008A5E4E"/>
    <w:rPr>
      <w:color w:val="000000"/>
      <w:sz w:val="13"/>
      <w:szCs w:val="13"/>
      <w:vertAlign w:val="subscript"/>
    </w:rPr>
  </w:style>
  <w:style w:type="character" w:customStyle="1" w:styleId="sub1">
    <w:name w:val="sub_1"/>
    <w:rsid w:val="008A5E4E"/>
    <w:rPr>
      <w:color w:val="000000"/>
      <w:sz w:val="18"/>
      <w:szCs w:val="18"/>
      <w:vertAlign w:val="subscript"/>
    </w:rPr>
  </w:style>
  <w:style w:type="character" w:customStyle="1" w:styleId="sub2">
    <w:name w:val="sub_2"/>
    <w:rsid w:val="008A5E4E"/>
    <w:rPr>
      <w:color w:val="000000"/>
      <w:sz w:val="17"/>
      <w:szCs w:val="17"/>
      <w:vertAlign w:val="subscript"/>
    </w:rPr>
  </w:style>
  <w:style w:type="character" w:customStyle="1" w:styleId="i">
    <w:name w:val="i"/>
    <w:rsid w:val="008A5E4E"/>
    <w:rPr>
      <w:i/>
      <w:iCs/>
      <w:color w:val="000000"/>
      <w:sz w:val="20"/>
      <w:szCs w:val="20"/>
    </w:rPr>
  </w:style>
  <w:style w:type="paragraph" w:customStyle="1" w:styleId="pTableTitle">
    <w:name w:val="p_TableTitle"/>
    <w:rsid w:val="008A5E4E"/>
    <w:pPr>
      <w:keepNext/>
      <w:spacing w:before="240" w:after="120"/>
    </w:pPr>
    <w:rPr>
      <w:rFonts w:ascii="Open Sans Light" w:hAnsi="Open Sans Light" w:cs="Open Sans Light"/>
      <w:color w:val="000000"/>
      <w:sz w:val="22"/>
      <w:szCs w:val="22"/>
    </w:rPr>
  </w:style>
  <w:style w:type="paragraph" w:customStyle="1" w:styleId="thTableStyle-TablestyleAltRows-HeadD-Sidehead-Header1">
    <w:name w:val="th_TableStyle-Tablestyle_AltRows-HeadD-Sidehead-Header1"/>
    <w:rsid w:val="008A5E4E"/>
    <w:rPr>
      <w:b/>
      <w:bCs/>
      <w:color w:val="000000"/>
      <w:sz w:val="18"/>
      <w:szCs w:val="18"/>
    </w:rPr>
  </w:style>
  <w:style w:type="paragraph" w:customStyle="1" w:styleId="tdTableStyle-TablestyleAltRows-BodyE-Sidehead-Body1">
    <w:name w:val="td_TableStyle-Tablestyle_AltRows-BodyE-Sidehead-Body1"/>
    <w:rsid w:val="008A5E4E"/>
    <w:rPr>
      <w:b/>
      <w:bCs/>
      <w:color w:val="000000"/>
      <w:sz w:val="16"/>
      <w:szCs w:val="16"/>
    </w:rPr>
  </w:style>
  <w:style w:type="paragraph" w:customStyle="1" w:styleId="tdTableStyle-TablestyleAltRows-BodyE-Sidehead-Body2">
    <w:name w:val="td_TableStyle-Tablestyle_AltRows-BodyE-Sidehead-Body2"/>
    <w:rsid w:val="008A5E4E"/>
    <w:rPr>
      <w:b/>
      <w:bCs/>
      <w:color w:val="000000"/>
      <w:sz w:val="16"/>
      <w:szCs w:val="16"/>
    </w:rPr>
  </w:style>
  <w:style w:type="paragraph" w:customStyle="1" w:styleId="tdTableStyle-TablestyleAltRows-BodyB-Sidehead-Body1">
    <w:name w:val="td_TableStyle-Tablestyle_AltRows-BodyB-Sidehead-Body1"/>
    <w:rsid w:val="008A5E4E"/>
    <w:rPr>
      <w:b/>
      <w:bCs/>
      <w:color w:val="000000"/>
      <w:sz w:val="16"/>
      <w:szCs w:val="16"/>
    </w:rPr>
  </w:style>
  <w:style w:type="paragraph" w:customStyle="1" w:styleId="tdTableStyle-TablestyleAltRows-BodyB-Column-Body1">
    <w:name w:val="td_TableStyle-Tablestyle_AltRows-BodyB-Column-Body1"/>
    <w:rsid w:val="008A5E4E"/>
    <w:rPr>
      <w:color w:val="000000"/>
      <w:sz w:val="16"/>
      <w:szCs w:val="16"/>
    </w:rPr>
  </w:style>
  <w:style w:type="paragraph" w:customStyle="1" w:styleId="tdTableStyle-TablestyleAltRows-BodyA-Column-Body1">
    <w:name w:val="td_TableStyle-Tablestyle_AltRows-BodyA-Column-Body1"/>
    <w:rsid w:val="008A5E4E"/>
    <w:rPr>
      <w:color w:val="000000"/>
      <w:sz w:val="16"/>
      <w:szCs w:val="16"/>
    </w:rPr>
  </w:style>
  <w:style w:type="paragraph" w:customStyle="1" w:styleId="p1">
    <w:name w:val="p_1"/>
    <w:rsid w:val="008A5E4E"/>
    <w:pPr>
      <w:spacing w:before="120" w:after="120"/>
      <w:ind w:left="600"/>
    </w:pPr>
    <w:rPr>
      <w:color w:val="000000"/>
      <w:sz w:val="22"/>
      <w:szCs w:val="22"/>
    </w:rPr>
  </w:style>
  <w:style w:type="paragraph" w:customStyle="1" w:styleId="li1">
    <w:name w:val="li_1"/>
    <w:rsid w:val="008A5E4E"/>
    <w:pPr>
      <w:spacing w:before="120" w:after="120"/>
      <w:ind w:left="1200"/>
    </w:pPr>
    <w:rPr>
      <w:color w:val="000000"/>
      <w:sz w:val="22"/>
      <w:szCs w:val="22"/>
    </w:rPr>
  </w:style>
  <w:style w:type="paragraph" w:customStyle="1" w:styleId="li2">
    <w:name w:val="li_2"/>
    <w:rsid w:val="008A5E4E"/>
    <w:pPr>
      <w:spacing w:before="120" w:after="120"/>
      <w:ind w:left="1800"/>
    </w:pPr>
    <w:rPr>
      <w:color w:val="000000"/>
      <w:sz w:val="22"/>
      <w:szCs w:val="22"/>
    </w:rPr>
  </w:style>
  <w:style w:type="paragraph" w:customStyle="1" w:styleId="pDefinitionTerm">
    <w:name w:val="p_DefinitionTerm"/>
    <w:rsid w:val="008A5E4E"/>
    <w:pPr>
      <w:keepNext/>
      <w:spacing w:before="120"/>
    </w:pPr>
    <w:rPr>
      <w:rFonts w:ascii="Open Sans Light" w:hAnsi="Open Sans Light" w:cs="Open Sans Light"/>
      <w:color w:val="000000"/>
      <w:sz w:val="22"/>
      <w:szCs w:val="22"/>
    </w:rPr>
  </w:style>
  <w:style w:type="character" w:customStyle="1" w:styleId="sup">
    <w:name w:val="sup"/>
    <w:rsid w:val="008A5E4E"/>
    <w:rPr>
      <w:color w:val="000000"/>
      <w:sz w:val="18"/>
      <w:szCs w:val="18"/>
      <w:vertAlign w:val="superscript"/>
    </w:rPr>
  </w:style>
  <w:style w:type="paragraph" w:customStyle="1" w:styleId="divDefinition">
    <w:name w:val="div_Definition"/>
    <w:rsid w:val="008A5E4E"/>
    <w:pPr>
      <w:spacing w:before="300"/>
      <w:ind w:left="600"/>
    </w:pPr>
    <w:rPr>
      <w:color w:val="000000"/>
      <w:sz w:val="22"/>
      <w:szCs w:val="22"/>
    </w:rPr>
  </w:style>
  <w:style w:type="paragraph" w:customStyle="1" w:styleId="pDefinitionTerm1">
    <w:name w:val="p_DefinitionTerm_1"/>
    <w:rsid w:val="008A5E4E"/>
    <w:pPr>
      <w:keepNext/>
      <w:spacing w:before="120"/>
      <w:ind w:left="599"/>
    </w:pPr>
    <w:rPr>
      <w:rFonts w:ascii="Open Sans Light" w:hAnsi="Open Sans Light" w:cs="Open Sans Light"/>
      <w:color w:val="000000"/>
      <w:sz w:val="22"/>
      <w:szCs w:val="22"/>
    </w:rPr>
  </w:style>
  <w:style w:type="paragraph" w:customStyle="1" w:styleId="p2">
    <w:name w:val="p_2"/>
    <w:rsid w:val="008A5E4E"/>
    <w:pPr>
      <w:spacing w:before="120" w:after="120"/>
      <w:ind w:left="1200"/>
    </w:pPr>
    <w:rPr>
      <w:color w:val="000000"/>
      <w:sz w:val="22"/>
      <w:szCs w:val="22"/>
    </w:rPr>
  </w:style>
  <w:style w:type="paragraph" w:customStyle="1" w:styleId="thTableStyle-TablestyleNonAltRows-HeadE-Sidehead-Header1">
    <w:name w:val="th_TableStyle-Tablestyle_NonAltRows-HeadE-Sidehead-Header1"/>
    <w:rsid w:val="008A5E4E"/>
    <w:rPr>
      <w:b/>
      <w:bCs/>
      <w:color w:val="000000"/>
      <w:sz w:val="18"/>
      <w:szCs w:val="18"/>
    </w:rPr>
  </w:style>
  <w:style w:type="character" w:customStyle="1" w:styleId="xref2">
    <w:name w:val="xref_2"/>
    <w:rsid w:val="008A5E4E"/>
    <w:rPr>
      <w:color w:val="00A1B1"/>
      <w:sz w:val="18"/>
      <w:szCs w:val="18"/>
    </w:rPr>
  </w:style>
  <w:style w:type="paragraph" w:customStyle="1" w:styleId="thTableStyle-TablestyleNonAltRows-HeadD-Column-Header1">
    <w:name w:val="th_TableStyle-Tablestyle_NonAltRows-HeadD-Column-Header1"/>
    <w:rsid w:val="008A5E4E"/>
    <w:rPr>
      <w:b/>
      <w:bCs/>
      <w:color w:val="000000"/>
      <w:sz w:val="18"/>
      <w:szCs w:val="18"/>
    </w:rPr>
  </w:style>
  <w:style w:type="paragraph" w:customStyle="1" w:styleId="thTableStyle-TablestyleNonAltRows-HeadE-Column-Header1">
    <w:name w:val="th_TableStyle-Tablestyle_NonAltRows-HeadE-Column-Header1"/>
    <w:rsid w:val="008A5E4E"/>
    <w:rPr>
      <w:b/>
      <w:bCs/>
      <w:color w:val="000000"/>
      <w:sz w:val="18"/>
      <w:szCs w:val="18"/>
    </w:rPr>
  </w:style>
  <w:style w:type="paragraph" w:customStyle="1" w:styleId="tdTableStyle-TablestyleNonAltRows-BodyE-Sidehead-Body1">
    <w:name w:val="td_TableStyle-Tablestyle_NonAltRows-BodyE-Sidehead-Body1"/>
    <w:rsid w:val="008A5E4E"/>
    <w:rPr>
      <w:b/>
      <w:bCs/>
      <w:color w:val="000000"/>
      <w:sz w:val="16"/>
      <w:szCs w:val="16"/>
    </w:rPr>
  </w:style>
  <w:style w:type="paragraph" w:customStyle="1" w:styleId="tdTableStyle-TablestyleNonAltRows-BodyE-Column-Body1">
    <w:name w:val="td_TableStyle-Tablestyle_NonAltRows-BodyE-Column-Body1"/>
    <w:rsid w:val="008A5E4E"/>
    <w:rPr>
      <w:color w:val="000000"/>
      <w:sz w:val="16"/>
      <w:szCs w:val="16"/>
    </w:rPr>
  </w:style>
  <w:style w:type="paragraph" w:customStyle="1" w:styleId="tdTableStyle-TablestyleNonAltRows-BodyD-Column-Body1">
    <w:name w:val="td_TableStyle-Tablestyle_NonAltRows-BodyD-Column-Body1"/>
    <w:rsid w:val="008A5E4E"/>
    <w:rPr>
      <w:color w:val="000000"/>
      <w:sz w:val="16"/>
      <w:szCs w:val="16"/>
    </w:rPr>
  </w:style>
  <w:style w:type="paragraph" w:customStyle="1" w:styleId="tdTableStyle-TablestyleNonAltRows-BodyB-Sidehead-Body1">
    <w:name w:val="td_TableStyle-Tablestyle_NonAltRows-BodyB-Sidehead-Body1"/>
    <w:rsid w:val="008A5E4E"/>
    <w:rPr>
      <w:b/>
      <w:bCs/>
      <w:color w:val="000000"/>
      <w:sz w:val="16"/>
      <w:szCs w:val="16"/>
    </w:rPr>
  </w:style>
  <w:style w:type="paragraph" w:customStyle="1" w:styleId="tdTableStyle-TablestyleNonAltRows-BodyB-Column-Body1">
    <w:name w:val="td_TableStyle-Tablestyle_NonAltRows-BodyB-Column-Body1"/>
    <w:rsid w:val="008A5E4E"/>
    <w:rPr>
      <w:color w:val="000000"/>
      <w:sz w:val="16"/>
      <w:szCs w:val="16"/>
    </w:rPr>
  </w:style>
  <w:style w:type="paragraph" w:customStyle="1" w:styleId="tdTableStyle-TablestyleNonAltRows-BodyA-Column-Body1">
    <w:name w:val="td_TableStyle-Tablestyle_NonAltRows-BodyA-Column-Body1"/>
    <w:rsid w:val="008A5E4E"/>
    <w:rPr>
      <w:color w:val="000000"/>
      <w:sz w:val="16"/>
      <w:szCs w:val="16"/>
    </w:rPr>
  </w:style>
  <w:style w:type="paragraph" w:customStyle="1" w:styleId="pExample">
    <w:name w:val="p_Example"/>
    <w:rsid w:val="008A5E4E"/>
    <w:pPr>
      <w:keepNext/>
      <w:spacing w:before="120" w:after="120"/>
    </w:pPr>
    <w:rPr>
      <w:rFonts w:ascii="Open Sans Light" w:hAnsi="Open Sans Light" w:cs="Open Sans Light"/>
      <w:b/>
      <w:bCs/>
      <w:color w:val="000000"/>
      <w:sz w:val="28"/>
      <w:szCs w:val="28"/>
    </w:rPr>
  </w:style>
  <w:style w:type="paragraph" w:customStyle="1" w:styleId="pshortdesc">
    <w:name w:val="p_shortdesc"/>
    <w:rsid w:val="008A5E4E"/>
    <w:pPr>
      <w:spacing w:before="120" w:after="120"/>
    </w:pPr>
    <w:rPr>
      <w:color w:val="000000"/>
      <w:sz w:val="22"/>
      <w:szCs w:val="22"/>
    </w:rPr>
  </w:style>
  <w:style w:type="paragraph" w:customStyle="1" w:styleId="thTableStyle-TablestyleSyntax-HeadE-Opcodes-Header1">
    <w:name w:val="th_TableStyle-Tablestyle_Syntax-HeadE-Opcodes-Header1"/>
    <w:rsid w:val="008A5E4E"/>
    <w:rPr>
      <w:b/>
      <w:bCs/>
      <w:color w:val="000000"/>
      <w:sz w:val="18"/>
      <w:szCs w:val="18"/>
    </w:rPr>
  </w:style>
  <w:style w:type="paragraph" w:customStyle="1" w:styleId="thTableStyle-TablestyleSyntax-HeadD-Operands-Header1">
    <w:name w:val="th_TableStyle-Tablestyle_Syntax-HeadD-Operands-Header1"/>
    <w:rsid w:val="008A5E4E"/>
    <w:rPr>
      <w:b/>
      <w:bCs/>
      <w:color w:val="000000"/>
      <w:sz w:val="18"/>
      <w:szCs w:val="18"/>
    </w:rPr>
  </w:style>
  <w:style w:type="paragraph" w:customStyle="1" w:styleId="tdTableStyle-TablestyleSyntax-BodyE-Opcodes-Body1">
    <w:name w:val="td_TableStyle-Tablestyle_Syntax-BodyE-Opcodes-Body1"/>
    <w:rsid w:val="008A5E4E"/>
    <w:rPr>
      <w:b/>
      <w:bCs/>
      <w:color w:val="000000"/>
      <w:sz w:val="16"/>
      <w:szCs w:val="16"/>
    </w:rPr>
  </w:style>
  <w:style w:type="paragraph" w:customStyle="1" w:styleId="tdTableStyle-TablestyleSyntax-BodyD-Operands-Body1">
    <w:name w:val="td_TableStyle-Tablestyle_Syntax-BodyD-Operands-Body1"/>
    <w:rsid w:val="008A5E4E"/>
    <w:rPr>
      <w:color w:val="000000"/>
      <w:sz w:val="16"/>
      <w:szCs w:val="16"/>
    </w:rPr>
  </w:style>
  <w:style w:type="paragraph" w:customStyle="1" w:styleId="tdTableStyle-TablestyleSyntax-BodyB-Opcodes-Body1">
    <w:name w:val="td_TableStyle-Tablestyle_Syntax-BodyB-Opcodes-Body1"/>
    <w:rsid w:val="008A5E4E"/>
    <w:rPr>
      <w:b/>
      <w:bCs/>
      <w:color w:val="000000"/>
      <w:sz w:val="16"/>
      <w:szCs w:val="16"/>
    </w:rPr>
  </w:style>
  <w:style w:type="paragraph" w:customStyle="1" w:styleId="tdTableStyle-TablestyleSyntax-BodyA-Operands-Body1">
    <w:name w:val="td_TableStyle-Tablestyle_Syntax-BodyA-Operands-Body1"/>
    <w:rsid w:val="008A5E4E"/>
    <w:rPr>
      <w:color w:val="000000"/>
      <w:sz w:val="16"/>
      <w:szCs w:val="16"/>
    </w:rPr>
  </w:style>
  <w:style w:type="paragraph" w:customStyle="1" w:styleId="p3">
    <w:name w:val="p_3"/>
    <w:rsid w:val="008A5E4E"/>
    <w:pPr>
      <w:spacing w:before="120" w:after="120"/>
    </w:pPr>
    <w:rPr>
      <w:color w:val="000000"/>
      <w:sz w:val="16"/>
      <w:szCs w:val="16"/>
    </w:rPr>
  </w:style>
  <w:style w:type="character" w:customStyle="1" w:styleId="sup1">
    <w:name w:val="sup_1"/>
    <w:rsid w:val="008A5E4E"/>
    <w:rPr>
      <w:color w:val="000000"/>
      <w:sz w:val="17"/>
      <w:szCs w:val="17"/>
      <w:vertAlign w:val="superscript"/>
    </w:rPr>
  </w:style>
  <w:style w:type="paragraph" w:customStyle="1" w:styleId="div">
    <w:name w:val="div"/>
    <w:rsid w:val="008A5E4E"/>
    <w:pPr>
      <w:ind w:left="600"/>
    </w:pPr>
    <w:rPr>
      <w:color w:val="000000"/>
      <w:sz w:val="22"/>
      <w:szCs w:val="22"/>
    </w:rPr>
  </w:style>
  <w:style w:type="paragraph" w:customStyle="1" w:styleId="pNoPageBreakAfter1">
    <w:name w:val="p_NoPageBreakAfter_1"/>
    <w:rsid w:val="008A5E4E"/>
    <w:pPr>
      <w:keepNext/>
      <w:spacing w:before="120" w:after="120"/>
      <w:ind w:left="600"/>
    </w:pPr>
    <w:rPr>
      <w:color w:val="000000"/>
      <w:sz w:val="22"/>
      <w:szCs w:val="22"/>
    </w:rPr>
  </w:style>
  <w:style w:type="paragraph" w:customStyle="1" w:styleId="pre1">
    <w:name w:val="pre_1"/>
    <w:rsid w:val="008A5E4E"/>
    <w:pPr>
      <w:spacing w:before="179" w:after="179"/>
      <w:ind w:left="600"/>
    </w:pPr>
    <w:rPr>
      <w:rFonts w:ascii="Courier New" w:hAnsi="Courier New" w:cs="Courier New"/>
      <w:color w:val="000000"/>
      <w:sz w:val="16"/>
      <w:szCs w:val="16"/>
    </w:rPr>
  </w:style>
  <w:style w:type="character" w:customStyle="1" w:styleId="b1">
    <w:name w:val="b_1"/>
    <w:rsid w:val="008A5E4E"/>
    <w:rPr>
      <w:b/>
      <w:bCs/>
      <w:color w:val="000000"/>
      <w:sz w:val="18"/>
      <w:szCs w:val="18"/>
    </w:rPr>
  </w:style>
  <w:style w:type="paragraph" w:customStyle="1" w:styleId="thTableStyle-TablestyleNonAltRows-HeadD-Sidehead-Header1">
    <w:name w:val="th_TableStyle-Tablestyle_NonAltRows-HeadD-Sidehead-Header1"/>
    <w:rsid w:val="008A5E4E"/>
    <w:rPr>
      <w:b/>
      <w:bCs/>
      <w:color w:val="000000"/>
      <w:sz w:val="18"/>
      <w:szCs w:val="18"/>
    </w:rPr>
  </w:style>
  <w:style w:type="paragraph" w:customStyle="1" w:styleId="tdTableStyle-TablestyleNonAltRows-BodyD-Sidehead-Body1">
    <w:name w:val="td_TableStyle-Tablestyle_NonAltRows-BodyD-Sidehead-Body1"/>
    <w:rsid w:val="008A5E4E"/>
    <w:rPr>
      <w:b/>
      <w:bCs/>
      <w:color w:val="000000"/>
      <w:sz w:val="16"/>
      <w:szCs w:val="16"/>
    </w:rPr>
  </w:style>
  <w:style w:type="paragraph" w:customStyle="1" w:styleId="tdTableStyle-TablestyleNonAltRows-BodyA-Sidehead-Body1">
    <w:name w:val="td_TableStyle-Tablestyle_NonAltRows-BodyA-Sidehead-Body1"/>
    <w:rsid w:val="008A5E4E"/>
    <w:rPr>
      <w:b/>
      <w:bCs/>
      <w:color w:val="000000"/>
      <w:sz w:val="16"/>
      <w:szCs w:val="16"/>
    </w:rPr>
  </w:style>
  <w:style w:type="character" w:customStyle="1" w:styleId="b2">
    <w:name w:val="b_2"/>
    <w:rsid w:val="008A5E4E"/>
    <w:rPr>
      <w:b/>
      <w:bCs/>
      <w:color w:val="000000"/>
      <w:sz w:val="22"/>
      <w:szCs w:val="22"/>
    </w:rPr>
  </w:style>
  <w:style w:type="paragraph" w:customStyle="1" w:styleId="pre2">
    <w:name w:val="pre_2"/>
    <w:rsid w:val="008A5E4E"/>
    <w:pPr>
      <w:spacing w:before="179" w:after="179"/>
      <w:ind w:left="1200"/>
    </w:pPr>
    <w:rPr>
      <w:rFonts w:ascii="Courier New" w:hAnsi="Courier New" w:cs="Courier New"/>
      <w:color w:val="000000"/>
      <w:sz w:val="16"/>
      <w:szCs w:val="16"/>
    </w:rPr>
  </w:style>
  <w:style w:type="character" w:customStyle="1" w:styleId="i1">
    <w:name w:val="i_1"/>
    <w:rsid w:val="008A5E4E"/>
    <w:rPr>
      <w:i/>
      <w:iCs/>
      <w:color w:val="000000"/>
      <w:sz w:val="18"/>
      <w:szCs w:val="18"/>
    </w:rPr>
  </w:style>
  <w:style w:type="paragraph" w:customStyle="1" w:styleId="pNote">
    <w:name w:val="p_Note"/>
    <w:rsid w:val="008A5E4E"/>
    <w:pPr>
      <w:spacing w:before="120" w:after="120"/>
      <w:ind w:left="600"/>
    </w:pPr>
    <w:rPr>
      <w:color w:val="000000"/>
      <w:sz w:val="22"/>
      <w:szCs w:val="22"/>
    </w:rPr>
  </w:style>
  <w:style w:type="paragraph" w:customStyle="1" w:styleId="thTableStyle-TablestyleSyntax-HeadD-Opcodes-Header1">
    <w:name w:val="th_TableStyle-Tablestyle_Syntax-HeadD-Opcodes-Header1"/>
    <w:rsid w:val="008A5E4E"/>
    <w:rPr>
      <w:b/>
      <w:bCs/>
      <w:color w:val="000000"/>
      <w:sz w:val="18"/>
      <w:szCs w:val="18"/>
    </w:rPr>
  </w:style>
  <w:style w:type="paragraph" w:customStyle="1" w:styleId="tdTableStyle-TablestyleSyntax-BodyA-Opcodes-Body1">
    <w:name w:val="td_TableStyle-Tablestyle_Syntax-BodyA-Opcodes-Body1"/>
    <w:rsid w:val="008A5E4E"/>
    <w:rPr>
      <w:b/>
      <w:bCs/>
      <w:color w:val="000000"/>
      <w:sz w:val="16"/>
      <w:szCs w:val="16"/>
    </w:rPr>
  </w:style>
  <w:style w:type="paragraph" w:customStyle="1" w:styleId="pNote1">
    <w:name w:val="p_Note_1"/>
    <w:rsid w:val="008A5E4E"/>
    <w:pPr>
      <w:spacing w:before="120" w:after="120"/>
    </w:pPr>
    <w:rPr>
      <w:color w:val="000000"/>
      <w:sz w:val="22"/>
      <w:szCs w:val="22"/>
    </w:rPr>
  </w:style>
  <w:style w:type="paragraph" w:customStyle="1" w:styleId="h4">
    <w:name w:val="h4"/>
    <w:rsid w:val="008A5E4E"/>
    <w:pPr>
      <w:keepNext/>
      <w:spacing w:before="240" w:after="268"/>
      <w:ind w:left="-907"/>
      <w:outlineLvl w:val="3"/>
    </w:pPr>
    <w:rPr>
      <w:rFonts w:ascii="Open Sans Light" w:hAnsi="Open Sans Light" w:cs="Open Sans Light"/>
      <w:b/>
      <w:bCs/>
      <w:color w:val="000000"/>
      <w:sz w:val="24"/>
      <w:szCs w:val="24"/>
    </w:rPr>
  </w:style>
  <w:style w:type="paragraph" w:customStyle="1" w:styleId="thTableStyle-TablestyleAltRows-HeadE-Sidehead-Header1">
    <w:name w:val="th_TableStyle-Tablestyle_AltRows-HeadE-Sidehead-Header1"/>
    <w:rsid w:val="008A5E4E"/>
    <w:rPr>
      <w:b/>
      <w:bCs/>
      <w:color w:val="000000"/>
      <w:sz w:val="18"/>
      <w:szCs w:val="18"/>
    </w:rPr>
  </w:style>
  <w:style w:type="paragraph" w:customStyle="1" w:styleId="tdTableStyle-TablestyleAltRows-BodyB-Sidehead-Body2">
    <w:name w:val="td_TableStyle-Tablestyle_AltRows-BodyB-Sidehead-Body2"/>
    <w:rsid w:val="008A5E4E"/>
    <w:rPr>
      <w:b/>
      <w:bCs/>
      <w:color w:val="000000"/>
      <w:sz w:val="16"/>
      <w:szCs w:val="16"/>
    </w:rPr>
  </w:style>
  <w:style w:type="paragraph" w:customStyle="1" w:styleId="h5">
    <w:name w:val="h5"/>
    <w:rsid w:val="008A5E4E"/>
    <w:pPr>
      <w:keepNext/>
      <w:spacing w:before="240" w:after="300"/>
      <w:ind w:left="-907"/>
      <w:outlineLvl w:val="4"/>
    </w:pPr>
    <w:rPr>
      <w:rFonts w:ascii="Open Sans Light" w:hAnsi="Open Sans Light" w:cs="Open Sans Light"/>
      <w:b/>
      <w:bCs/>
      <w:i/>
      <w:iCs/>
      <w:color w:val="000000"/>
    </w:rPr>
  </w:style>
  <w:style w:type="character" w:customStyle="1" w:styleId="sup2">
    <w:name w:val="sup_2"/>
    <w:rsid w:val="008A5E4E"/>
    <w:rPr>
      <w:color w:val="000000"/>
      <w:sz w:val="13"/>
      <w:szCs w:val="13"/>
      <w:vertAlign w:val="superscript"/>
    </w:rPr>
  </w:style>
  <w:style w:type="paragraph" w:customStyle="1" w:styleId="liNoPageBreakAfter">
    <w:name w:val="li_NoPageBreakAfter"/>
    <w:rsid w:val="008A5E4E"/>
    <w:pPr>
      <w:keepNext/>
      <w:spacing w:before="120" w:after="120"/>
      <w:ind w:left="600"/>
    </w:pPr>
    <w:rPr>
      <w:color w:val="000000"/>
      <w:sz w:val="22"/>
      <w:szCs w:val="22"/>
    </w:rPr>
  </w:style>
  <w:style w:type="paragraph" w:customStyle="1" w:styleId="tdTableStyle-TablestyleSyntax-BodyD-Opcodes-Body1">
    <w:name w:val="td_TableStyle-Tablestyle_Syntax-BodyD-Opcodes-Body1"/>
    <w:rsid w:val="008A5E4E"/>
    <w:rPr>
      <w:b/>
      <w:bCs/>
      <w:color w:val="000000"/>
      <w:sz w:val="16"/>
      <w:szCs w:val="16"/>
    </w:rPr>
  </w:style>
  <w:style w:type="paragraph" w:customStyle="1" w:styleId="pDefinitionTerm2">
    <w:name w:val="p_DefinitionTerm_2"/>
    <w:rsid w:val="008A5E4E"/>
    <w:pPr>
      <w:keepNext/>
      <w:spacing w:before="120"/>
      <w:ind w:left="-600"/>
    </w:pPr>
    <w:rPr>
      <w:rFonts w:ascii="Open Sans Light" w:hAnsi="Open Sans Light" w:cs="Open Sans Light"/>
      <w:color w:val="000000"/>
      <w:sz w:val="22"/>
      <w:szCs w:val="22"/>
    </w:rPr>
  </w:style>
  <w:style w:type="paragraph" w:customStyle="1" w:styleId="pDefinition">
    <w:name w:val="p_Definition"/>
    <w:rsid w:val="008A5E4E"/>
    <w:pPr>
      <w:spacing w:before="120" w:after="120"/>
      <w:ind w:left="600"/>
    </w:pPr>
    <w:rPr>
      <w:color w:val="000000"/>
      <w:sz w:val="22"/>
      <w:szCs w:val="22"/>
    </w:rPr>
  </w:style>
  <w:style w:type="character" w:customStyle="1" w:styleId="code2">
    <w:name w:val="code_2"/>
    <w:rsid w:val="008A5E4E"/>
    <w:rPr>
      <w:rFonts w:ascii="Courier New" w:hAnsi="Courier New" w:cs="Courier New"/>
      <w:i/>
      <w:iCs/>
      <w:color w:val="000000"/>
      <w:sz w:val="20"/>
      <w:szCs w:val="20"/>
    </w:rPr>
  </w:style>
  <w:style w:type="paragraph" w:customStyle="1" w:styleId="h1Appx">
    <w:name w:val="h1_Appx"/>
    <w:rsid w:val="008A5E4E"/>
    <w:pPr>
      <w:keepNext/>
      <w:pageBreakBefore/>
      <w:pBdr>
        <w:bottom w:val="single" w:sz="6" w:space="0" w:color="A9A9A9"/>
      </w:pBdr>
      <w:spacing w:before="321" w:after="321" w:line="800" w:lineRule="atLeast"/>
      <w:ind w:left="-907"/>
      <w:jc w:val="right"/>
      <w:outlineLvl w:val="0"/>
    </w:pPr>
    <w:rPr>
      <w:rFonts w:ascii="Open Sans Light" w:hAnsi="Open Sans Light" w:cs="Open Sans Light"/>
      <w:b/>
      <w:bCs/>
      <w:color w:val="000000"/>
      <w:sz w:val="48"/>
      <w:szCs w:val="48"/>
    </w:rPr>
  </w:style>
  <w:style w:type="paragraph" w:customStyle="1" w:styleId="h1Index">
    <w:name w:val="h1_Index"/>
    <w:rsid w:val="008A5E4E"/>
    <w:pPr>
      <w:keepNext/>
      <w:pageBreakBefore/>
      <w:pBdr>
        <w:bottom w:val="single" w:sz="6" w:space="0" w:color="A9A9A9"/>
      </w:pBdr>
      <w:spacing w:before="321" w:after="321" w:line="800" w:lineRule="atLeast"/>
      <w:ind w:left="-907"/>
      <w:jc w:val="right"/>
      <w:outlineLvl w:val="0"/>
    </w:pPr>
    <w:rPr>
      <w:rFonts w:ascii="Open Sans Light" w:hAnsi="Open Sans Light" w:cs="Open Sans Light"/>
      <w:b/>
      <w:bCs/>
      <w:color w:val="000000"/>
      <w:sz w:val="48"/>
      <w:szCs w:val="48"/>
    </w:rPr>
  </w:style>
  <w:style w:type="paragraph" w:styleId="a3">
    <w:name w:val="index heading"/>
    <w:rsid w:val="008A5E4E"/>
    <w:pPr>
      <w:keepNext/>
      <w:spacing w:before="240"/>
    </w:pPr>
    <w:rPr>
      <w:rFonts w:ascii="Open Sans Light" w:hAnsi="Open Sans Light" w:cs="Open Sans Light"/>
      <w:b/>
      <w:bCs/>
      <w:sz w:val="24"/>
      <w:szCs w:val="24"/>
    </w:rPr>
  </w:style>
  <w:style w:type="paragraph" w:styleId="10">
    <w:name w:val="index 1"/>
    <w:rsid w:val="008A5E4E"/>
    <w:pPr>
      <w:spacing w:before="20" w:after="20"/>
    </w:pPr>
    <w:rPr>
      <w:sz w:val="24"/>
      <w:szCs w:val="24"/>
    </w:rPr>
  </w:style>
  <w:style w:type="paragraph" w:styleId="20">
    <w:name w:val="index 2"/>
    <w:rsid w:val="008A5E4E"/>
    <w:pPr>
      <w:spacing w:before="20" w:after="20"/>
      <w:ind w:left="288"/>
    </w:pPr>
    <w:rPr>
      <w:sz w:val="24"/>
      <w:szCs w:val="24"/>
    </w:rPr>
  </w:style>
  <w:style w:type="paragraph" w:styleId="30">
    <w:name w:val="index 3"/>
    <w:rsid w:val="008A5E4E"/>
    <w:pPr>
      <w:spacing w:before="20" w:after="20"/>
      <w:ind w:left="576"/>
    </w:pPr>
    <w:rPr>
      <w:sz w:val="24"/>
      <w:szCs w:val="24"/>
    </w:rPr>
  </w:style>
  <w:style w:type="paragraph" w:styleId="40">
    <w:name w:val="index 4"/>
    <w:rsid w:val="008A5E4E"/>
    <w:pPr>
      <w:spacing w:before="120" w:after="120"/>
      <w:ind w:left="864"/>
    </w:pPr>
    <w:rPr>
      <w:sz w:val="24"/>
      <w:szCs w:val="24"/>
    </w:rPr>
  </w:style>
  <w:style w:type="paragraph" w:styleId="50">
    <w:name w:val="index 5"/>
    <w:rsid w:val="008A5E4E"/>
    <w:pPr>
      <w:spacing w:before="120" w:after="120"/>
      <w:ind w:left="1152"/>
    </w:pPr>
    <w:rPr>
      <w:sz w:val="24"/>
      <w:szCs w:val="24"/>
    </w:rPr>
  </w:style>
  <w:style w:type="paragraph" w:styleId="60">
    <w:name w:val="index 6"/>
    <w:rsid w:val="008A5E4E"/>
    <w:pPr>
      <w:spacing w:before="120" w:after="120"/>
      <w:ind w:left="1440"/>
    </w:pPr>
    <w:rPr>
      <w:sz w:val="24"/>
      <w:szCs w:val="24"/>
    </w:rPr>
  </w:style>
  <w:style w:type="paragraph" w:styleId="70">
    <w:name w:val="index 7"/>
    <w:rsid w:val="008A5E4E"/>
    <w:pPr>
      <w:spacing w:before="120" w:after="120"/>
      <w:ind w:left="1728"/>
    </w:pPr>
    <w:rPr>
      <w:sz w:val="24"/>
      <w:szCs w:val="24"/>
    </w:rPr>
  </w:style>
  <w:style w:type="paragraph" w:styleId="80">
    <w:name w:val="index 8"/>
    <w:rsid w:val="008A5E4E"/>
    <w:pPr>
      <w:spacing w:before="120" w:after="120"/>
      <w:ind w:left="2015"/>
    </w:pPr>
    <w:rPr>
      <w:sz w:val="24"/>
      <w:szCs w:val="24"/>
    </w:rPr>
  </w:style>
  <w:style w:type="paragraph" w:styleId="90">
    <w:name w:val="index 9"/>
    <w:rsid w:val="008A5E4E"/>
    <w:pPr>
      <w:spacing w:before="120" w:after="120"/>
      <w:ind w:left="2304"/>
    </w:pPr>
    <w:rPr>
      <w:sz w:val="24"/>
      <w:szCs w:val="24"/>
    </w:rPr>
  </w:style>
  <w:style w:type="paragraph" w:customStyle="1" w:styleId="pFigureTitlesListOf">
    <w:name w:val="p_FigureTitles_ListOf"/>
    <w:rsid w:val="008A5E4E"/>
    <w:pPr>
      <w:tabs>
        <w:tab w:val="right" w:leader="dot" w:pos="8305"/>
      </w:tabs>
      <w:spacing w:before="20" w:after="20"/>
    </w:pPr>
  </w:style>
  <w:style w:type="paragraph" w:customStyle="1" w:styleId="pTableTitlesListOf">
    <w:name w:val="p_TableTitles_ListOf"/>
    <w:rsid w:val="008A5E4E"/>
    <w:pPr>
      <w:tabs>
        <w:tab w:val="right" w:leader="dot" w:pos="8305"/>
      </w:tabs>
      <w:spacing w:before="20" w:after="20"/>
    </w:pPr>
  </w:style>
  <w:style w:type="paragraph" w:styleId="a4">
    <w:name w:val="header"/>
    <w:basedOn w:val="a"/>
    <w:link w:val="a5"/>
    <w:rsid w:val="009330BC"/>
    <w:pPr>
      <w:tabs>
        <w:tab w:val="center" w:pos="4680"/>
        <w:tab w:val="right" w:pos="9360"/>
      </w:tabs>
    </w:pPr>
  </w:style>
  <w:style w:type="character" w:customStyle="1" w:styleId="a5">
    <w:name w:val="頁首 字元"/>
    <w:basedOn w:val="a0"/>
    <w:link w:val="a4"/>
    <w:rsid w:val="009330BC"/>
  </w:style>
  <w:style w:type="paragraph" w:styleId="a6">
    <w:name w:val="footer"/>
    <w:basedOn w:val="a"/>
    <w:link w:val="a7"/>
    <w:rsid w:val="009330BC"/>
    <w:pPr>
      <w:tabs>
        <w:tab w:val="center" w:pos="4680"/>
        <w:tab w:val="right" w:pos="9360"/>
      </w:tabs>
    </w:pPr>
  </w:style>
  <w:style w:type="character" w:customStyle="1" w:styleId="a7">
    <w:name w:val="頁尾 字元"/>
    <w:basedOn w:val="a0"/>
    <w:link w:val="a6"/>
    <w:rsid w:val="009330BC"/>
  </w:style>
  <w:style w:type="character" w:styleId="a8">
    <w:name w:val="Hyperlink"/>
    <w:rsid w:val="009330BC"/>
    <w:rPr>
      <w:color w:val="0000FF"/>
      <w:u w:val="single"/>
    </w:rPr>
  </w:style>
  <w:style w:type="paragraph" w:styleId="a9">
    <w:name w:val="Balloon Text"/>
    <w:basedOn w:val="a"/>
    <w:link w:val="aa"/>
    <w:rsid w:val="00200764"/>
    <w:rPr>
      <w:rFonts w:ascii="Segoe UI" w:hAnsi="Segoe UI" w:cs="Segoe UI"/>
      <w:sz w:val="18"/>
      <w:szCs w:val="18"/>
    </w:rPr>
  </w:style>
  <w:style w:type="character" w:customStyle="1" w:styleId="aa">
    <w:name w:val="註解方塊文字 字元"/>
    <w:link w:val="a9"/>
    <w:rsid w:val="00200764"/>
    <w:rPr>
      <w:rFonts w:ascii="Segoe UI" w:hAnsi="Segoe UI" w:cs="Segoe UI"/>
      <w:sz w:val="18"/>
      <w:szCs w:val="18"/>
    </w:rPr>
  </w:style>
  <w:style w:type="paragraph" w:styleId="ab">
    <w:name w:val="Normal Indent"/>
    <w:basedOn w:val="a"/>
    <w:rsid w:val="008166BF"/>
    <w:pPr>
      <w:ind w:left="720"/>
    </w:pPr>
  </w:style>
  <w:style w:type="character" w:styleId="ac">
    <w:name w:val="annotation reference"/>
    <w:rsid w:val="0083140D"/>
    <w:rPr>
      <w:sz w:val="16"/>
      <w:szCs w:val="16"/>
    </w:rPr>
  </w:style>
  <w:style w:type="paragraph" w:styleId="ad">
    <w:name w:val="annotation text"/>
    <w:basedOn w:val="a"/>
    <w:link w:val="ae"/>
    <w:uiPriority w:val="99"/>
    <w:rsid w:val="0083140D"/>
  </w:style>
  <w:style w:type="character" w:customStyle="1" w:styleId="ae">
    <w:name w:val="註解文字 字元"/>
    <w:basedOn w:val="a0"/>
    <w:link w:val="ad"/>
    <w:uiPriority w:val="99"/>
    <w:rsid w:val="0083140D"/>
  </w:style>
  <w:style w:type="paragraph" w:styleId="af">
    <w:name w:val="annotation subject"/>
    <w:basedOn w:val="ad"/>
    <w:next w:val="ad"/>
    <w:link w:val="af0"/>
    <w:rsid w:val="0083140D"/>
    <w:rPr>
      <w:b/>
      <w:bCs/>
    </w:rPr>
  </w:style>
  <w:style w:type="character" w:customStyle="1" w:styleId="af0">
    <w:name w:val="註解主旨 字元"/>
    <w:link w:val="af"/>
    <w:rsid w:val="0083140D"/>
    <w:rPr>
      <w:b/>
      <w:bCs/>
    </w:rPr>
  </w:style>
  <w:style w:type="paragraph" w:customStyle="1" w:styleId="DefaultStyle">
    <w:name w:val="Default Style"/>
    <w:basedOn w:val="a"/>
    <w:link w:val="DefaultStyleChar"/>
    <w:qFormat/>
    <w:rsid w:val="00656CD7"/>
    <w:pPr>
      <w:autoSpaceDE w:val="0"/>
      <w:autoSpaceDN w:val="0"/>
      <w:adjustRightInd w:val="0"/>
      <w:spacing w:after="120"/>
    </w:pPr>
    <w:rPr>
      <w:rFonts w:eastAsia="Times New Roman" w:cs="EdisonCom-Book"/>
      <w:color w:val="000000"/>
      <w:sz w:val="22"/>
      <w:lang w:eastAsia="en-GB"/>
    </w:rPr>
  </w:style>
  <w:style w:type="character" w:customStyle="1" w:styleId="DefaultStyleChar">
    <w:name w:val="Default Style Char"/>
    <w:link w:val="DefaultStyle"/>
    <w:rsid w:val="00656CD7"/>
    <w:rPr>
      <w:rFonts w:eastAsia="Times New Roman" w:cs="EdisonCom-Book"/>
      <w:color w:val="000000"/>
      <w:sz w:val="22"/>
      <w:lang w:eastAsia="en-GB"/>
    </w:rPr>
  </w:style>
  <w:style w:type="character" w:customStyle="1" w:styleId="BoldHyperlink">
    <w:name w:val="BoldHyperlink"/>
    <w:uiPriority w:val="1"/>
    <w:qFormat/>
    <w:rsid w:val="00656CD7"/>
    <w:rPr>
      <w:b/>
      <w:color w:val="1F497D"/>
    </w:rPr>
  </w:style>
  <w:style w:type="paragraph" w:styleId="af1">
    <w:name w:val="Revision"/>
    <w:hidden/>
    <w:semiHidden/>
    <w:rsid w:val="00D10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32651">
      <w:bodyDiv w:val="1"/>
      <w:marLeft w:val="0"/>
      <w:marRight w:val="0"/>
      <w:marTop w:val="0"/>
      <w:marBottom w:val="0"/>
      <w:divBdr>
        <w:top w:val="none" w:sz="0" w:space="0" w:color="auto"/>
        <w:left w:val="none" w:sz="0" w:space="0" w:color="auto"/>
        <w:bottom w:val="none" w:sz="0" w:space="0" w:color="auto"/>
        <w:right w:val="none" w:sz="0" w:space="0" w:color="auto"/>
      </w:divBdr>
    </w:div>
    <w:div w:id="45760200">
      <w:bodyDiv w:val="1"/>
      <w:marLeft w:val="0"/>
      <w:marRight w:val="0"/>
      <w:marTop w:val="0"/>
      <w:marBottom w:val="0"/>
      <w:divBdr>
        <w:top w:val="none" w:sz="0" w:space="0" w:color="auto"/>
        <w:left w:val="none" w:sz="0" w:space="0" w:color="auto"/>
        <w:bottom w:val="none" w:sz="0" w:space="0" w:color="auto"/>
        <w:right w:val="none" w:sz="0" w:space="0" w:color="auto"/>
      </w:divBdr>
    </w:div>
    <w:div w:id="66080023">
      <w:bodyDiv w:val="1"/>
      <w:marLeft w:val="0"/>
      <w:marRight w:val="0"/>
      <w:marTop w:val="0"/>
      <w:marBottom w:val="0"/>
      <w:divBdr>
        <w:top w:val="none" w:sz="0" w:space="0" w:color="auto"/>
        <w:left w:val="none" w:sz="0" w:space="0" w:color="auto"/>
        <w:bottom w:val="none" w:sz="0" w:space="0" w:color="auto"/>
        <w:right w:val="none" w:sz="0" w:space="0" w:color="auto"/>
      </w:divBdr>
    </w:div>
    <w:div w:id="73477563">
      <w:bodyDiv w:val="1"/>
      <w:marLeft w:val="0"/>
      <w:marRight w:val="0"/>
      <w:marTop w:val="0"/>
      <w:marBottom w:val="0"/>
      <w:divBdr>
        <w:top w:val="none" w:sz="0" w:space="0" w:color="auto"/>
        <w:left w:val="none" w:sz="0" w:space="0" w:color="auto"/>
        <w:bottom w:val="none" w:sz="0" w:space="0" w:color="auto"/>
        <w:right w:val="none" w:sz="0" w:space="0" w:color="auto"/>
      </w:divBdr>
    </w:div>
    <w:div w:id="116028421">
      <w:bodyDiv w:val="1"/>
      <w:marLeft w:val="0"/>
      <w:marRight w:val="0"/>
      <w:marTop w:val="0"/>
      <w:marBottom w:val="0"/>
      <w:divBdr>
        <w:top w:val="none" w:sz="0" w:space="0" w:color="auto"/>
        <w:left w:val="none" w:sz="0" w:space="0" w:color="auto"/>
        <w:bottom w:val="none" w:sz="0" w:space="0" w:color="auto"/>
        <w:right w:val="none" w:sz="0" w:space="0" w:color="auto"/>
      </w:divBdr>
    </w:div>
    <w:div w:id="155659362">
      <w:bodyDiv w:val="1"/>
      <w:marLeft w:val="0"/>
      <w:marRight w:val="0"/>
      <w:marTop w:val="0"/>
      <w:marBottom w:val="0"/>
      <w:divBdr>
        <w:top w:val="none" w:sz="0" w:space="0" w:color="auto"/>
        <w:left w:val="none" w:sz="0" w:space="0" w:color="auto"/>
        <w:bottom w:val="none" w:sz="0" w:space="0" w:color="auto"/>
        <w:right w:val="none" w:sz="0" w:space="0" w:color="auto"/>
      </w:divBdr>
    </w:div>
    <w:div w:id="177888050">
      <w:bodyDiv w:val="1"/>
      <w:marLeft w:val="0"/>
      <w:marRight w:val="0"/>
      <w:marTop w:val="0"/>
      <w:marBottom w:val="0"/>
      <w:divBdr>
        <w:top w:val="none" w:sz="0" w:space="0" w:color="auto"/>
        <w:left w:val="none" w:sz="0" w:space="0" w:color="auto"/>
        <w:bottom w:val="none" w:sz="0" w:space="0" w:color="auto"/>
        <w:right w:val="none" w:sz="0" w:space="0" w:color="auto"/>
      </w:divBdr>
    </w:div>
    <w:div w:id="178545522">
      <w:bodyDiv w:val="1"/>
      <w:marLeft w:val="0"/>
      <w:marRight w:val="0"/>
      <w:marTop w:val="0"/>
      <w:marBottom w:val="0"/>
      <w:divBdr>
        <w:top w:val="none" w:sz="0" w:space="0" w:color="auto"/>
        <w:left w:val="none" w:sz="0" w:space="0" w:color="auto"/>
        <w:bottom w:val="none" w:sz="0" w:space="0" w:color="auto"/>
        <w:right w:val="none" w:sz="0" w:space="0" w:color="auto"/>
      </w:divBdr>
    </w:div>
    <w:div w:id="187452905">
      <w:bodyDiv w:val="1"/>
      <w:marLeft w:val="0"/>
      <w:marRight w:val="0"/>
      <w:marTop w:val="0"/>
      <w:marBottom w:val="0"/>
      <w:divBdr>
        <w:top w:val="none" w:sz="0" w:space="0" w:color="auto"/>
        <w:left w:val="none" w:sz="0" w:space="0" w:color="auto"/>
        <w:bottom w:val="none" w:sz="0" w:space="0" w:color="auto"/>
        <w:right w:val="none" w:sz="0" w:space="0" w:color="auto"/>
      </w:divBdr>
    </w:div>
    <w:div w:id="189295510">
      <w:bodyDiv w:val="1"/>
      <w:marLeft w:val="0"/>
      <w:marRight w:val="0"/>
      <w:marTop w:val="0"/>
      <w:marBottom w:val="0"/>
      <w:divBdr>
        <w:top w:val="none" w:sz="0" w:space="0" w:color="auto"/>
        <w:left w:val="none" w:sz="0" w:space="0" w:color="auto"/>
        <w:bottom w:val="none" w:sz="0" w:space="0" w:color="auto"/>
        <w:right w:val="none" w:sz="0" w:space="0" w:color="auto"/>
      </w:divBdr>
    </w:div>
    <w:div w:id="214590922">
      <w:bodyDiv w:val="1"/>
      <w:marLeft w:val="0"/>
      <w:marRight w:val="0"/>
      <w:marTop w:val="0"/>
      <w:marBottom w:val="0"/>
      <w:divBdr>
        <w:top w:val="none" w:sz="0" w:space="0" w:color="auto"/>
        <w:left w:val="none" w:sz="0" w:space="0" w:color="auto"/>
        <w:bottom w:val="none" w:sz="0" w:space="0" w:color="auto"/>
        <w:right w:val="none" w:sz="0" w:space="0" w:color="auto"/>
      </w:divBdr>
    </w:div>
    <w:div w:id="234439435">
      <w:bodyDiv w:val="1"/>
      <w:marLeft w:val="0"/>
      <w:marRight w:val="0"/>
      <w:marTop w:val="0"/>
      <w:marBottom w:val="0"/>
      <w:divBdr>
        <w:top w:val="none" w:sz="0" w:space="0" w:color="auto"/>
        <w:left w:val="none" w:sz="0" w:space="0" w:color="auto"/>
        <w:bottom w:val="none" w:sz="0" w:space="0" w:color="auto"/>
        <w:right w:val="none" w:sz="0" w:space="0" w:color="auto"/>
      </w:divBdr>
    </w:div>
    <w:div w:id="238057898">
      <w:bodyDiv w:val="1"/>
      <w:marLeft w:val="0"/>
      <w:marRight w:val="0"/>
      <w:marTop w:val="0"/>
      <w:marBottom w:val="0"/>
      <w:divBdr>
        <w:top w:val="none" w:sz="0" w:space="0" w:color="auto"/>
        <w:left w:val="none" w:sz="0" w:space="0" w:color="auto"/>
        <w:bottom w:val="none" w:sz="0" w:space="0" w:color="auto"/>
        <w:right w:val="none" w:sz="0" w:space="0" w:color="auto"/>
      </w:divBdr>
    </w:div>
    <w:div w:id="391929025">
      <w:bodyDiv w:val="1"/>
      <w:marLeft w:val="0"/>
      <w:marRight w:val="0"/>
      <w:marTop w:val="0"/>
      <w:marBottom w:val="0"/>
      <w:divBdr>
        <w:top w:val="none" w:sz="0" w:space="0" w:color="auto"/>
        <w:left w:val="none" w:sz="0" w:space="0" w:color="auto"/>
        <w:bottom w:val="none" w:sz="0" w:space="0" w:color="auto"/>
        <w:right w:val="none" w:sz="0" w:space="0" w:color="auto"/>
      </w:divBdr>
    </w:div>
    <w:div w:id="397871606">
      <w:bodyDiv w:val="1"/>
      <w:marLeft w:val="0"/>
      <w:marRight w:val="0"/>
      <w:marTop w:val="0"/>
      <w:marBottom w:val="0"/>
      <w:divBdr>
        <w:top w:val="none" w:sz="0" w:space="0" w:color="auto"/>
        <w:left w:val="none" w:sz="0" w:space="0" w:color="auto"/>
        <w:bottom w:val="none" w:sz="0" w:space="0" w:color="auto"/>
        <w:right w:val="none" w:sz="0" w:space="0" w:color="auto"/>
      </w:divBdr>
    </w:div>
    <w:div w:id="440106785">
      <w:bodyDiv w:val="1"/>
      <w:marLeft w:val="0"/>
      <w:marRight w:val="0"/>
      <w:marTop w:val="0"/>
      <w:marBottom w:val="0"/>
      <w:divBdr>
        <w:top w:val="none" w:sz="0" w:space="0" w:color="auto"/>
        <w:left w:val="none" w:sz="0" w:space="0" w:color="auto"/>
        <w:bottom w:val="none" w:sz="0" w:space="0" w:color="auto"/>
        <w:right w:val="none" w:sz="0" w:space="0" w:color="auto"/>
      </w:divBdr>
    </w:div>
    <w:div w:id="448475791">
      <w:bodyDiv w:val="1"/>
      <w:marLeft w:val="0"/>
      <w:marRight w:val="0"/>
      <w:marTop w:val="0"/>
      <w:marBottom w:val="0"/>
      <w:divBdr>
        <w:top w:val="none" w:sz="0" w:space="0" w:color="auto"/>
        <w:left w:val="none" w:sz="0" w:space="0" w:color="auto"/>
        <w:bottom w:val="none" w:sz="0" w:space="0" w:color="auto"/>
        <w:right w:val="none" w:sz="0" w:space="0" w:color="auto"/>
      </w:divBdr>
    </w:div>
    <w:div w:id="448666232">
      <w:bodyDiv w:val="1"/>
      <w:marLeft w:val="0"/>
      <w:marRight w:val="0"/>
      <w:marTop w:val="0"/>
      <w:marBottom w:val="0"/>
      <w:divBdr>
        <w:top w:val="none" w:sz="0" w:space="0" w:color="auto"/>
        <w:left w:val="none" w:sz="0" w:space="0" w:color="auto"/>
        <w:bottom w:val="none" w:sz="0" w:space="0" w:color="auto"/>
        <w:right w:val="none" w:sz="0" w:space="0" w:color="auto"/>
      </w:divBdr>
    </w:div>
    <w:div w:id="450712343">
      <w:bodyDiv w:val="1"/>
      <w:marLeft w:val="0"/>
      <w:marRight w:val="0"/>
      <w:marTop w:val="0"/>
      <w:marBottom w:val="0"/>
      <w:divBdr>
        <w:top w:val="none" w:sz="0" w:space="0" w:color="auto"/>
        <w:left w:val="none" w:sz="0" w:space="0" w:color="auto"/>
        <w:bottom w:val="none" w:sz="0" w:space="0" w:color="auto"/>
        <w:right w:val="none" w:sz="0" w:space="0" w:color="auto"/>
      </w:divBdr>
    </w:div>
    <w:div w:id="456992847">
      <w:bodyDiv w:val="1"/>
      <w:marLeft w:val="0"/>
      <w:marRight w:val="0"/>
      <w:marTop w:val="0"/>
      <w:marBottom w:val="0"/>
      <w:divBdr>
        <w:top w:val="none" w:sz="0" w:space="0" w:color="auto"/>
        <w:left w:val="none" w:sz="0" w:space="0" w:color="auto"/>
        <w:bottom w:val="none" w:sz="0" w:space="0" w:color="auto"/>
        <w:right w:val="none" w:sz="0" w:space="0" w:color="auto"/>
      </w:divBdr>
    </w:div>
    <w:div w:id="486438331">
      <w:bodyDiv w:val="1"/>
      <w:marLeft w:val="0"/>
      <w:marRight w:val="0"/>
      <w:marTop w:val="0"/>
      <w:marBottom w:val="0"/>
      <w:divBdr>
        <w:top w:val="none" w:sz="0" w:space="0" w:color="auto"/>
        <w:left w:val="none" w:sz="0" w:space="0" w:color="auto"/>
        <w:bottom w:val="none" w:sz="0" w:space="0" w:color="auto"/>
        <w:right w:val="none" w:sz="0" w:space="0" w:color="auto"/>
      </w:divBdr>
      <w:divsChild>
        <w:div w:id="917519366">
          <w:marLeft w:val="0"/>
          <w:marRight w:val="0"/>
          <w:marTop w:val="0"/>
          <w:marBottom w:val="0"/>
          <w:divBdr>
            <w:top w:val="none" w:sz="0" w:space="0" w:color="auto"/>
            <w:left w:val="none" w:sz="0" w:space="0" w:color="auto"/>
            <w:bottom w:val="none" w:sz="0" w:space="0" w:color="auto"/>
            <w:right w:val="none" w:sz="0" w:space="0" w:color="auto"/>
          </w:divBdr>
        </w:div>
        <w:div w:id="1197894270">
          <w:marLeft w:val="0"/>
          <w:marRight w:val="0"/>
          <w:marTop w:val="0"/>
          <w:marBottom w:val="0"/>
          <w:divBdr>
            <w:top w:val="none" w:sz="0" w:space="0" w:color="auto"/>
            <w:left w:val="none" w:sz="0" w:space="0" w:color="auto"/>
            <w:bottom w:val="none" w:sz="0" w:space="0" w:color="auto"/>
            <w:right w:val="none" w:sz="0" w:space="0" w:color="auto"/>
          </w:divBdr>
        </w:div>
        <w:div w:id="45885415">
          <w:marLeft w:val="0"/>
          <w:marRight w:val="0"/>
          <w:marTop w:val="0"/>
          <w:marBottom w:val="0"/>
          <w:divBdr>
            <w:top w:val="none" w:sz="0" w:space="0" w:color="auto"/>
            <w:left w:val="none" w:sz="0" w:space="0" w:color="auto"/>
            <w:bottom w:val="none" w:sz="0" w:space="0" w:color="auto"/>
            <w:right w:val="none" w:sz="0" w:space="0" w:color="auto"/>
          </w:divBdr>
        </w:div>
        <w:div w:id="1778137356">
          <w:marLeft w:val="0"/>
          <w:marRight w:val="0"/>
          <w:marTop w:val="0"/>
          <w:marBottom w:val="0"/>
          <w:divBdr>
            <w:top w:val="none" w:sz="0" w:space="0" w:color="auto"/>
            <w:left w:val="none" w:sz="0" w:space="0" w:color="auto"/>
            <w:bottom w:val="none" w:sz="0" w:space="0" w:color="auto"/>
            <w:right w:val="none" w:sz="0" w:space="0" w:color="auto"/>
          </w:divBdr>
        </w:div>
      </w:divsChild>
    </w:div>
    <w:div w:id="508182891">
      <w:bodyDiv w:val="1"/>
      <w:marLeft w:val="0"/>
      <w:marRight w:val="0"/>
      <w:marTop w:val="0"/>
      <w:marBottom w:val="0"/>
      <w:divBdr>
        <w:top w:val="none" w:sz="0" w:space="0" w:color="auto"/>
        <w:left w:val="none" w:sz="0" w:space="0" w:color="auto"/>
        <w:bottom w:val="none" w:sz="0" w:space="0" w:color="auto"/>
        <w:right w:val="none" w:sz="0" w:space="0" w:color="auto"/>
      </w:divBdr>
    </w:div>
    <w:div w:id="558321509">
      <w:bodyDiv w:val="1"/>
      <w:marLeft w:val="0"/>
      <w:marRight w:val="0"/>
      <w:marTop w:val="0"/>
      <w:marBottom w:val="0"/>
      <w:divBdr>
        <w:top w:val="none" w:sz="0" w:space="0" w:color="auto"/>
        <w:left w:val="none" w:sz="0" w:space="0" w:color="auto"/>
        <w:bottom w:val="none" w:sz="0" w:space="0" w:color="auto"/>
        <w:right w:val="none" w:sz="0" w:space="0" w:color="auto"/>
      </w:divBdr>
    </w:div>
    <w:div w:id="638002243">
      <w:bodyDiv w:val="1"/>
      <w:marLeft w:val="0"/>
      <w:marRight w:val="0"/>
      <w:marTop w:val="0"/>
      <w:marBottom w:val="0"/>
      <w:divBdr>
        <w:top w:val="none" w:sz="0" w:space="0" w:color="auto"/>
        <w:left w:val="none" w:sz="0" w:space="0" w:color="auto"/>
        <w:bottom w:val="none" w:sz="0" w:space="0" w:color="auto"/>
        <w:right w:val="none" w:sz="0" w:space="0" w:color="auto"/>
      </w:divBdr>
    </w:div>
    <w:div w:id="640816225">
      <w:bodyDiv w:val="1"/>
      <w:marLeft w:val="0"/>
      <w:marRight w:val="0"/>
      <w:marTop w:val="0"/>
      <w:marBottom w:val="0"/>
      <w:divBdr>
        <w:top w:val="none" w:sz="0" w:space="0" w:color="auto"/>
        <w:left w:val="none" w:sz="0" w:space="0" w:color="auto"/>
        <w:bottom w:val="none" w:sz="0" w:space="0" w:color="auto"/>
        <w:right w:val="none" w:sz="0" w:space="0" w:color="auto"/>
      </w:divBdr>
    </w:div>
    <w:div w:id="727462728">
      <w:bodyDiv w:val="1"/>
      <w:marLeft w:val="0"/>
      <w:marRight w:val="0"/>
      <w:marTop w:val="0"/>
      <w:marBottom w:val="0"/>
      <w:divBdr>
        <w:top w:val="none" w:sz="0" w:space="0" w:color="auto"/>
        <w:left w:val="none" w:sz="0" w:space="0" w:color="auto"/>
        <w:bottom w:val="none" w:sz="0" w:space="0" w:color="auto"/>
        <w:right w:val="none" w:sz="0" w:space="0" w:color="auto"/>
      </w:divBdr>
    </w:div>
    <w:div w:id="751970699">
      <w:bodyDiv w:val="1"/>
      <w:marLeft w:val="0"/>
      <w:marRight w:val="0"/>
      <w:marTop w:val="0"/>
      <w:marBottom w:val="0"/>
      <w:divBdr>
        <w:top w:val="none" w:sz="0" w:space="0" w:color="auto"/>
        <w:left w:val="none" w:sz="0" w:space="0" w:color="auto"/>
        <w:bottom w:val="none" w:sz="0" w:space="0" w:color="auto"/>
        <w:right w:val="none" w:sz="0" w:space="0" w:color="auto"/>
      </w:divBdr>
    </w:div>
    <w:div w:id="779106784">
      <w:bodyDiv w:val="1"/>
      <w:marLeft w:val="0"/>
      <w:marRight w:val="0"/>
      <w:marTop w:val="0"/>
      <w:marBottom w:val="0"/>
      <w:divBdr>
        <w:top w:val="none" w:sz="0" w:space="0" w:color="auto"/>
        <w:left w:val="none" w:sz="0" w:space="0" w:color="auto"/>
        <w:bottom w:val="none" w:sz="0" w:space="0" w:color="auto"/>
        <w:right w:val="none" w:sz="0" w:space="0" w:color="auto"/>
      </w:divBdr>
    </w:div>
    <w:div w:id="793059998">
      <w:bodyDiv w:val="1"/>
      <w:marLeft w:val="0"/>
      <w:marRight w:val="0"/>
      <w:marTop w:val="0"/>
      <w:marBottom w:val="0"/>
      <w:divBdr>
        <w:top w:val="none" w:sz="0" w:space="0" w:color="auto"/>
        <w:left w:val="none" w:sz="0" w:space="0" w:color="auto"/>
        <w:bottom w:val="none" w:sz="0" w:space="0" w:color="auto"/>
        <w:right w:val="none" w:sz="0" w:space="0" w:color="auto"/>
      </w:divBdr>
    </w:div>
    <w:div w:id="810706172">
      <w:bodyDiv w:val="1"/>
      <w:marLeft w:val="0"/>
      <w:marRight w:val="0"/>
      <w:marTop w:val="0"/>
      <w:marBottom w:val="0"/>
      <w:divBdr>
        <w:top w:val="none" w:sz="0" w:space="0" w:color="auto"/>
        <w:left w:val="none" w:sz="0" w:space="0" w:color="auto"/>
        <w:bottom w:val="none" w:sz="0" w:space="0" w:color="auto"/>
        <w:right w:val="none" w:sz="0" w:space="0" w:color="auto"/>
      </w:divBdr>
    </w:div>
    <w:div w:id="860817675">
      <w:bodyDiv w:val="1"/>
      <w:marLeft w:val="0"/>
      <w:marRight w:val="0"/>
      <w:marTop w:val="0"/>
      <w:marBottom w:val="0"/>
      <w:divBdr>
        <w:top w:val="none" w:sz="0" w:space="0" w:color="auto"/>
        <w:left w:val="none" w:sz="0" w:space="0" w:color="auto"/>
        <w:bottom w:val="none" w:sz="0" w:space="0" w:color="auto"/>
        <w:right w:val="none" w:sz="0" w:space="0" w:color="auto"/>
      </w:divBdr>
    </w:div>
    <w:div w:id="864291077">
      <w:bodyDiv w:val="1"/>
      <w:marLeft w:val="0"/>
      <w:marRight w:val="0"/>
      <w:marTop w:val="0"/>
      <w:marBottom w:val="0"/>
      <w:divBdr>
        <w:top w:val="none" w:sz="0" w:space="0" w:color="auto"/>
        <w:left w:val="none" w:sz="0" w:space="0" w:color="auto"/>
        <w:bottom w:val="none" w:sz="0" w:space="0" w:color="auto"/>
        <w:right w:val="none" w:sz="0" w:space="0" w:color="auto"/>
      </w:divBdr>
    </w:div>
    <w:div w:id="868638996">
      <w:bodyDiv w:val="1"/>
      <w:marLeft w:val="0"/>
      <w:marRight w:val="0"/>
      <w:marTop w:val="0"/>
      <w:marBottom w:val="0"/>
      <w:divBdr>
        <w:top w:val="none" w:sz="0" w:space="0" w:color="auto"/>
        <w:left w:val="none" w:sz="0" w:space="0" w:color="auto"/>
        <w:bottom w:val="none" w:sz="0" w:space="0" w:color="auto"/>
        <w:right w:val="none" w:sz="0" w:space="0" w:color="auto"/>
      </w:divBdr>
    </w:div>
    <w:div w:id="876040273">
      <w:bodyDiv w:val="1"/>
      <w:marLeft w:val="0"/>
      <w:marRight w:val="0"/>
      <w:marTop w:val="0"/>
      <w:marBottom w:val="0"/>
      <w:divBdr>
        <w:top w:val="none" w:sz="0" w:space="0" w:color="auto"/>
        <w:left w:val="none" w:sz="0" w:space="0" w:color="auto"/>
        <w:bottom w:val="none" w:sz="0" w:space="0" w:color="auto"/>
        <w:right w:val="none" w:sz="0" w:space="0" w:color="auto"/>
      </w:divBdr>
    </w:div>
    <w:div w:id="927545347">
      <w:bodyDiv w:val="1"/>
      <w:marLeft w:val="0"/>
      <w:marRight w:val="0"/>
      <w:marTop w:val="0"/>
      <w:marBottom w:val="0"/>
      <w:divBdr>
        <w:top w:val="none" w:sz="0" w:space="0" w:color="auto"/>
        <w:left w:val="none" w:sz="0" w:space="0" w:color="auto"/>
        <w:bottom w:val="none" w:sz="0" w:space="0" w:color="auto"/>
        <w:right w:val="none" w:sz="0" w:space="0" w:color="auto"/>
      </w:divBdr>
    </w:div>
    <w:div w:id="942491026">
      <w:bodyDiv w:val="1"/>
      <w:marLeft w:val="0"/>
      <w:marRight w:val="0"/>
      <w:marTop w:val="0"/>
      <w:marBottom w:val="0"/>
      <w:divBdr>
        <w:top w:val="none" w:sz="0" w:space="0" w:color="auto"/>
        <w:left w:val="none" w:sz="0" w:space="0" w:color="auto"/>
        <w:bottom w:val="none" w:sz="0" w:space="0" w:color="auto"/>
        <w:right w:val="none" w:sz="0" w:space="0" w:color="auto"/>
      </w:divBdr>
    </w:div>
    <w:div w:id="998390653">
      <w:bodyDiv w:val="1"/>
      <w:marLeft w:val="0"/>
      <w:marRight w:val="0"/>
      <w:marTop w:val="0"/>
      <w:marBottom w:val="0"/>
      <w:divBdr>
        <w:top w:val="none" w:sz="0" w:space="0" w:color="auto"/>
        <w:left w:val="none" w:sz="0" w:space="0" w:color="auto"/>
        <w:bottom w:val="none" w:sz="0" w:space="0" w:color="auto"/>
        <w:right w:val="none" w:sz="0" w:space="0" w:color="auto"/>
      </w:divBdr>
    </w:div>
    <w:div w:id="1040669013">
      <w:bodyDiv w:val="1"/>
      <w:marLeft w:val="0"/>
      <w:marRight w:val="0"/>
      <w:marTop w:val="0"/>
      <w:marBottom w:val="0"/>
      <w:divBdr>
        <w:top w:val="none" w:sz="0" w:space="0" w:color="auto"/>
        <w:left w:val="none" w:sz="0" w:space="0" w:color="auto"/>
        <w:bottom w:val="none" w:sz="0" w:space="0" w:color="auto"/>
        <w:right w:val="none" w:sz="0" w:space="0" w:color="auto"/>
      </w:divBdr>
    </w:div>
    <w:div w:id="1162699027">
      <w:bodyDiv w:val="1"/>
      <w:marLeft w:val="0"/>
      <w:marRight w:val="0"/>
      <w:marTop w:val="0"/>
      <w:marBottom w:val="0"/>
      <w:divBdr>
        <w:top w:val="none" w:sz="0" w:space="0" w:color="auto"/>
        <w:left w:val="none" w:sz="0" w:space="0" w:color="auto"/>
        <w:bottom w:val="none" w:sz="0" w:space="0" w:color="auto"/>
        <w:right w:val="none" w:sz="0" w:space="0" w:color="auto"/>
      </w:divBdr>
    </w:div>
    <w:div w:id="1188640371">
      <w:bodyDiv w:val="1"/>
      <w:marLeft w:val="0"/>
      <w:marRight w:val="0"/>
      <w:marTop w:val="0"/>
      <w:marBottom w:val="0"/>
      <w:divBdr>
        <w:top w:val="none" w:sz="0" w:space="0" w:color="auto"/>
        <w:left w:val="none" w:sz="0" w:space="0" w:color="auto"/>
        <w:bottom w:val="none" w:sz="0" w:space="0" w:color="auto"/>
        <w:right w:val="none" w:sz="0" w:space="0" w:color="auto"/>
      </w:divBdr>
    </w:div>
    <w:div w:id="1192962717">
      <w:bodyDiv w:val="1"/>
      <w:marLeft w:val="0"/>
      <w:marRight w:val="0"/>
      <w:marTop w:val="0"/>
      <w:marBottom w:val="0"/>
      <w:divBdr>
        <w:top w:val="none" w:sz="0" w:space="0" w:color="auto"/>
        <w:left w:val="none" w:sz="0" w:space="0" w:color="auto"/>
        <w:bottom w:val="none" w:sz="0" w:space="0" w:color="auto"/>
        <w:right w:val="none" w:sz="0" w:space="0" w:color="auto"/>
      </w:divBdr>
    </w:div>
    <w:div w:id="1216432808">
      <w:bodyDiv w:val="1"/>
      <w:marLeft w:val="0"/>
      <w:marRight w:val="0"/>
      <w:marTop w:val="0"/>
      <w:marBottom w:val="0"/>
      <w:divBdr>
        <w:top w:val="none" w:sz="0" w:space="0" w:color="auto"/>
        <w:left w:val="none" w:sz="0" w:space="0" w:color="auto"/>
        <w:bottom w:val="none" w:sz="0" w:space="0" w:color="auto"/>
        <w:right w:val="none" w:sz="0" w:space="0" w:color="auto"/>
      </w:divBdr>
    </w:div>
    <w:div w:id="1244417182">
      <w:bodyDiv w:val="1"/>
      <w:marLeft w:val="0"/>
      <w:marRight w:val="0"/>
      <w:marTop w:val="0"/>
      <w:marBottom w:val="0"/>
      <w:divBdr>
        <w:top w:val="none" w:sz="0" w:space="0" w:color="auto"/>
        <w:left w:val="none" w:sz="0" w:space="0" w:color="auto"/>
        <w:bottom w:val="none" w:sz="0" w:space="0" w:color="auto"/>
        <w:right w:val="none" w:sz="0" w:space="0" w:color="auto"/>
      </w:divBdr>
    </w:div>
    <w:div w:id="1245605142">
      <w:bodyDiv w:val="1"/>
      <w:marLeft w:val="0"/>
      <w:marRight w:val="0"/>
      <w:marTop w:val="0"/>
      <w:marBottom w:val="0"/>
      <w:divBdr>
        <w:top w:val="none" w:sz="0" w:space="0" w:color="auto"/>
        <w:left w:val="none" w:sz="0" w:space="0" w:color="auto"/>
        <w:bottom w:val="none" w:sz="0" w:space="0" w:color="auto"/>
        <w:right w:val="none" w:sz="0" w:space="0" w:color="auto"/>
      </w:divBdr>
    </w:div>
    <w:div w:id="1293752065">
      <w:bodyDiv w:val="1"/>
      <w:marLeft w:val="0"/>
      <w:marRight w:val="0"/>
      <w:marTop w:val="0"/>
      <w:marBottom w:val="0"/>
      <w:divBdr>
        <w:top w:val="none" w:sz="0" w:space="0" w:color="auto"/>
        <w:left w:val="none" w:sz="0" w:space="0" w:color="auto"/>
        <w:bottom w:val="none" w:sz="0" w:space="0" w:color="auto"/>
        <w:right w:val="none" w:sz="0" w:space="0" w:color="auto"/>
      </w:divBdr>
    </w:div>
    <w:div w:id="1297418803">
      <w:bodyDiv w:val="1"/>
      <w:marLeft w:val="0"/>
      <w:marRight w:val="0"/>
      <w:marTop w:val="0"/>
      <w:marBottom w:val="0"/>
      <w:divBdr>
        <w:top w:val="none" w:sz="0" w:space="0" w:color="auto"/>
        <w:left w:val="none" w:sz="0" w:space="0" w:color="auto"/>
        <w:bottom w:val="none" w:sz="0" w:space="0" w:color="auto"/>
        <w:right w:val="none" w:sz="0" w:space="0" w:color="auto"/>
      </w:divBdr>
    </w:div>
    <w:div w:id="1307514611">
      <w:bodyDiv w:val="1"/>
      <w:marLeft w:val="0"/>
      <w:marRight w:val="0"/>
      <w:marTop w:val="0"/>
      <w:marBottom w:val="0"/>
      <w:divBdr>
        <w:top w:val="none" w:sz="0" w:space="0" w:color="auto"/>
        <w:left w:val="none" w:sz="0" w:space="0" w:color="auto"/>
        <w:bottom w:val="none" w:sz="0" w:space="0" w:color="auto"/>
        <w:right w:val="none" w:sz="0" w:space="0" w:color="auto"/>
      </w:divBdr>
    </w:div>
    <w:div w:id="1329360237">
      <w:bodyDiv w:val="1"/>
      <w:marLeft w:val="0"/>
      <w:marRight w:val="0"/>
      <w:marTop w:val="0"/>
      <w:marBottom w:val="0"/>
      <w:divBdr>
        <w:top w:val="none" w:sz="0" w:space="0" w:color="auto"/>
        <w:left w:val="none" w:sz="0" w:space="0" w:color="auto"/>
        <w:bottom w:val="none" w:sz="0" w:space="0" w:color="auto"/>
        <w:right w:val="none" w:sz="0" w:space="0" w:color="auto"/>
      </w:divBdr>
    </w:div>
    <w:div w:id="1370375168">
      <w:bodyDiv w:val="1"/>
      <w:marLeft w:val="0"/>
      <w:marRight w:val="0"/>
      <w:marTop w:val="0"/>
      <w:marBottom w:val="0"/>
      <w:divBdr>
        <w:top w:val="none" w:sz="0" w:space="0" w:color="auto"/>
        <w:left w:val="none" w:sz="0" w:space="0" w:color="auto"/>
        <w:bottom w:val="none" w:sz="0" w:space="0" w:color="auto"/>
        <w:right w:val="none" w:sz="0" w:space="0" w:color="auto"/>
      </w:divBdr>
    </w:div>
    <w:div w:id="1384478151">
      <w:bodyDiv w:val="1"/>
      <w:marLeft w:val="0"/>
      <w:marRight w:val="0"/>
      <w:marTop w:val="0"/>
      <w:marBottom w:val="0"/>
      <w:divBdr>
        <w:top w:val="none" w:sz="0" w:space="0" w:color="auto"/>
        <w:left w:val="none" w:sz="0" w:space="0" w:color="auto"/>
        <w:bottom w:val="none" w:sz="0" w:space="0" w:color="auto"/>
        <w:right w:val="none" w:sz="0" w:space="0" w:color="auto"/>
      </w:divBdr>
    </w:div>
    <w:div w:id="1388606903">
      <w:bodyDiv w:val="1"/>
      <w:marLeft w:val="0"/>
      <w:marRight w:val="0"/>
      <w:marTop w:val="0"/>
      <w:marBottom w:val="0"/>
      <w:divBdr>
        <w:top w:val="none" w:sz="0" w:space="0" w:color="auto"/>
        <w:left w:val="none" w:sz="0" w:space="0" w:color="auto"/>
        <w:bottom w:val="none" w:sz="0" w:space="0" w:color="auto"/>
        <w:right w:val="none" w:sz="0" w:space="0" w:color="auto"/>
      </w:divBdr>
    </w:div>
    <w:div w:id="1399984817">
      <w:bodyDiv w:val="1"/>
      <w:marLeft w:val="0"/>
      <w:marRight w:val="0"/>
      <w:marTop w:val="0"/>
      <w:marBottom w:val="0"/>
      <w:divBdr>
        <w:top w:val="none" w:sz="0" w:space="0" w:color="auto"/>
        <w:left w:val="none" w:sz="0" w:space="0" w:color="auto"/>
        <w:bottom w:val="none" w:sz="0" w:space="0" w:color="auto"/>
        <w:right w:val="none" w:sz="0" w:space="0" w:color="auto"/>
      </w:divBdr>
    </w:div>
    <w:div w:id="1418746610">
      <w:bodyDiv w:val="1"/>
      <w:marLeft w:val="0"/>
      <w:marRight w:val="0"/>
      <w:marTop w:val="0"/>
      <w:marBottom w:val="0"/>
      <w:divBdr>
        <w:top w:val="none" w:sz="0" w:space="0" w:color="auto"/>
        <w:left w:val="none" w:sz="0" w:space="0" w:color="auto"/>
        <w:bottom w:val="none" w:sz="0" w:space="0" w:color="auto"/>
        <w:right w:val="none" w:sz="0" w:space="0" w:color="auto"/>
      </w:divBdr>
    </w:div>
    <w:div w:id="1457334205">
      <w:bodyDiv w:val="1"/>
      <w:marLeft w:val="0"/>
      <w:marRight w:val="0"/>
      <w:marTop w:val="0"/>
      <w:marBottom w:val="0"/>
      <w:divBdr>
        <w:top w:val="none" w:sz="0" w:space="0" w:color="auto"/>
        <w:left w:val="none" w:sz="0" w:space="0" w:color="auto"/>
        <w:bottom w:val="none" w:sz="0" w:space="0" w:color="auto"/>
        <w:right w:val="none" w:sz="0" w:space="0" w:color="auto"/>
      </w:divBdr>
    </w:div>
    <w:div w:id="1504587381">
      <w:bodyDiv w:val="1"/>
      <w:marLeft w:val="0"/>
      <w:marRight w:val="0"/>
      <w:marTop w:val="0"/>
      <w:marBottom w:val="0"/>
      <w:divBdr>
        <w:top w:val="none" w:sz="0" w:space="0" w:color="auto"/>
        <w:left w:val="none" w:sz="0" w:space="0" w:color="auto"/>
        <w:bottom w:val="none" w:sz="0" w:space="0" w:color="auto"/>
        <w:right w:val="none" w:sz="0" w:space="0" w:color="auto"/>
      </w:divBdr>
    </w:div>
    <w:div w:id="1534002676">
      <w:bodyDiv w:val="1"/>
      <w:marLeft w:val="0"/>
      <w:marRight w:val="0"/>
      <w:marTop w:val="0"/>
      <w:marBottom w:val="0"/>
      <w:divBdr>
        <w:top w:val="none" w:sz="0" w:space="0" w:color="auto"/>
        <w:left w:val="none" w:sz="0" w:space="0" w:color="auto"/>
        <w:bottom w:val="none" w:sz="0" w:space="0" w:color="auto"/>
        <w:right w:val="none" w:sz="0" w:space="0" w:color="auto"/>
      </w:divBdr>
    </w:div>
    <w:div w:id="1550261633">
      <w:bodyDiv w:val="1"/>
      <w:marLeft w:val="0"/>
      <w:marRight w:val="0"/>
      <w:marTop w:val="0"/>
      <w:marBottom w:val="0"/>
      <w:divBdr>
        <w:top w:val="none" w:sz="0" w:space="0" w:color="auto"/>
        <w:left w:val="none" w:sz="0" w:space="0" w:color="auto"/>
        <w:bottom w:val="none" w:sz="0" w:space="0" w:color="auto"/>
        <w:right w:val="none" w:sz="0" w:space="0" w:color="auto"/>
      </w:divBdr>
    </w:div>
    <w:div w:id="1557398376">
      <w:bodyDiv w:val="1"/>
      <w:marLeft w:val="0"/>
      <w:marRight w:val="0"/>
      <w:marTop w:val="0"/>
      <w:marBottom w:val="0"/>
      <w:divBdr>
        <w:top w:val="none" w:sz="0" w:space="0" w:color="auto"/>
        <w:left w:val="none" w:sz="0" w:space="0" w:color="auto"/>
        <w:bottom w:val="none" w:sz="0" w:space="0" w:color="auto"/>
        <w:right w:val="none" w:sz="0" w:space="0" w:color="auto"/>
      </w:divBdr>
    </w:div>
    <w:div w:id="1621497906">
      <w:bodyDiv w:val="1"/>
      <w:marLeft w:val="0"/>
      <w:marRight w:val="0"/>
      <w:marTop w:val="0"/>
      <w:marBottom w:val="0"/>
      <w:divBdr>
        <w:top w:val="none" w:sz="0" w:space="0" w:color="auto"/>
        <w:left w:val="none" w:sz="0" w:space="0" w:color="auto"/>
        <w:bottom w:val="none" w:sz="0" w:space="0" w:color="auto"/>
        <w:right w:val="none" w:sz="0" w:space="0" w:color="auto"/>
      </w:divBdr>
    </w:div>
    <w:div w:id="1632436427">
      <w:bodyDiv w:val="1"/>
      <w:marLeft w:val="0"/>
      <w:marRight w:val="0"/>
      <w:marTop w:val="0"/>
      <w:marBottom w:val="0"/>
      <w:divBdr>
        <w:top w:val="none" w:sz="0" w:space="0" w:color="auto"/>
        <w:left w:val="none" w:sz="0" w:space="0" w:color="auto"/>
        <w:bottom w:val="none" w:sz="0" w:space="0" w:color="auto"/>
        <w:right w:val="none" w:sz="0" w:space="0" w:color="auto"/>
      </w:divBdr>
    </w:div>
    <w:div w:id="1633707446">
      <w:bodyDiv w:val="1"/>
      <w:marLeft w:val="0"/>
      <w:marRight w:val="0"/>
      <w:marTop w:val="0"/>
      <w:marBottom w:val="0"/>
      <w:divBdr>
        <w:top w:val="none" w:sz="0" w:space="0" w:color="auto"/>
        <w:left w:val="none" w:sz="0" w:space="0" w:color="auto"/>
        <w:bottom w:val="none" w:sz="0" w:space="0" w:color="auto"/>
        <w:right w:val="none" w:sz="0" w:space="0" w:color="auto"/>
      </w:divBdr>
    </w:div>
    <w:div w:id="1649557100">
      <w:bodyDiv w:val="1"/>
      <w:marLeft w:val="0"/>
      <w:marRight w:val="0"/>
      <w:marTop w:val="0"/>
      <w:marBottom w:val="0"/>
      <w:divBdr>
        <w:top w:val="none" w:sz="0" w:space="0" w:color="auto"/>
        <w:left w:val="none" w:sz="0" w:space="0" w:color="auto"/>
        <w:bottom w:val="none" w:sz="0" w:space="0" w:color="auto"/>
        <w:right w:val="none" w:sz="0" w:space="0" w:color="auto"/>
      </w:divBdr>
    </w:div>
    <w:div w:id="1696662052">
      <w:bodyDiv w:val="1"/>
      <w:marLeft w:val="0"/>
      <w:marRight w:val="0"/>
      <w:marTop w:val="0"/>
      <w:marBottom w:val="0"/>
      <w:divBdr>
        <w:top w:val="none" w:sz="0" w:space="0" w:color="auto"/>
        <w:left w:val="none" w:sz="0" w:space="0" w:color="auto"/>
        <w:bottom w:val="none" w:sz="0" w:space="0" w:color="auto"/>
        <w:right w:val="none" w:sz="0" w:space="0" w:color="auto"/>
      </w:divBdr>
    </w:div>
    <w:div w:id="1729918367">
      <w:bodyDiv w:val="1"/>
      <w:marLeft w:val="0"/>
      <w:marRight w:val="0"/>
      <w:marTop w:val="0"/>
      <w:marBottom w:val="0"/>
      <w:divBdr>
        <w:top w:val="none" w:sz="0" w:space="0" w:color="auto"/>
        <w:left w:val="none" w:sz="0" w:space="0" w:color="auto"/>
        <w:bottom w:val="none" w:sz="0" w:space="0" w:color="auto"/>
        <w:right w:val="none" w:sz="0" w:space="0" w:color="auto"/>
      </w:divBdr>
    </w:div>
    <w:div w:id="1756904273">
      <w:bodyDiv w:val="1"/>
      <w:marLeft w:val="0"/>
      <w:marRight w:val="0"/>
      <w:marTop w:val="0"/>
      <w:marBottom w:val="0"/>
      <w:divBdr>
        <w:top w:val="none" w:sz="0" w:space="0" w:color="auto"/>
        <w:left w:val="none" w:sz="0" w:space="0" w:color="auto"/>
        <w:bottom w:val="none" w:sz="0" w:space="0" w:color="auto"/>
        <w:right w:val="none" w:sz="0" w:space="0" w:color="auto"/>
      </w:divBdr>
    </w:div>
    <w:div w:id="1917592430">
      <w:bodyDiv w:val="1"/>
      <w:marLeft w:val="0"/>
      <w:marRight w:val="0"/>
      <w:marTop w:val="0"/>
      <w:marBottom w:val="0"/>
      <w:divBdr>
        <w:top w:val="none" w:sz="0" w:space="0" w:color="auto"/>
        <w:left w:val="none" w:sz="0" w:space="0" w:color="auto"/>
        <w:bottom w:val="none" w:sz="0" w:space="0" w:color="auto"/>
        <w:right w:val="none" w:sz="0" w:space="0" w:color="auto"/>
      </w:divBdr>
    </w:div>
    <w:div w:id="1923837375">
      <w:bodyDiv w:val="1"/>
      <w:marLeft w:val="0"/>
      <w:marRight w:val="0"/>
      <w:marTop w:val="0"/>
      <w:marBottom w:val="0"/>
      <w:divBdr>
        <w:top w:val="none" w:sz="0" w:space="0" w:color="auto"/>
        <w:left w:val="none" w:sz="0" w:space="0" w:color="auto"/>
        <w:bottom w:val="none" w:sz="0" w:space="0" w:color="auto"/>
        <w:right w:val="none" w:sz="0" w:space="0" w:color="auto"/>
      </w:divBdr>
    </w:div>
    <w:div w:id="1962421709">
      <w:bodyDiv w:val="1"/>
      <w:marLeft w:val="0"/>
      <w:marRight w:val="0"/>
      <w:marTop w:val="0"/>
      <w:marBottom w:val="0"/>
      <w:divBdr>
        <w:top w:val="none" w:sz="0" w:space="0" w:color="auto"/>
        <w:left w:val="none" w:sz="0" w:space="0" w:color="auto"/>
        <w:bottom w:val="none" w:sz="0" w:space="0" w:color="auto"/>
        <w:right w:val="none" w:sz="0" w:space="0" w:color="auto"/>
      </w:divBdr>
    </w:div>
    <w:div w:id="1982809462">
      <w:bodyDiv w:val="1"/>
      <w:marLeft w:val="0"/>
      <w:marRight w:val="0"/>
      <w:marTop w:val="0"/>
      <w:marBottom w:val="0"/>
      <w:divBdr>
        <w:top w:val="none" w:sz="0" w:space="0" w:color="auto"/>
        <w:left w:val="none" w:sz="0" w:space="0" w:color="auto"/>
        <w:bottom w:val="none" w:sz="0" w:space="0" w:color="auto"/>
        <w:right w:val="none" w:sz="0" w:space="0" w:color="auto"/>
      </w:divBdr>
    </w:div>
    <w:div w:id="1995864898">
      <w:bodyDiv w:val="1"/>
      <w:marLeft w:val="0"/>
      <w:marRight w:val="0"/>
      <w:marTop w:val="0"/>
      <w:marBottom w:val="0"/>
      <w:divBdr>
        <w:top w:val="none" w:sz="0" w:space="0" w:color="auto"/>
        <w:left w:val="none" w:sz="0" w:space="0" w:color="auto"/>
        <w:bottom w:val="none" w:sz="0" w:space="0" w:color="auto"/>
        <w:right w:val="none" w:sz="0" w:space="0" w:color="auto"/>
      </w:divBdr>
    </w:div>
    <w:div w:id="2041932801">
      <w:bodyDiv w:val="1"/>
      <w:marLeft w:val="0"/>
      <w:marRight w:val="0"/>
      <w:marTop w:val="0"/>
      <w:marBottom w:val="0"/>
      <w:divBdr>
        <w:top w:val="none" w:sz="0" w:space="0" w:color="auto"/>
        <w:left w:val="none" w:sz="0" w:space="0" w:color="auto"/>
        <w:bottom w:val="none" w:sz="0" w:space="0" w:color="auto"/>
        <w:right w:val="none" w:sz="0" w:space="0" w:color="auto"/>
      </w:divBdr>
    </w:div>
    <w:div w:id="2063748974">
      <w:bodyDiv w:val="1"/>
      <w:marLeft w:val="0"/>
      <w:marRight w:val="0"/>
      <w:marTop w:val="0"/>
      <w:marBottom w:val="0"/>
      <w:divBdr>
        <w:top w:val="none" w:sz="0" w:space="0" w:color="auto"/>
        <w:left w:val="none" w:sz="0" w:space="0" w:color="auto"/>
        <w:bottom w:val="none" w:sz="0" w:space="0" w:color="auto"/>
        <w:right w:val="none" w:sz="0" w:space="0" w:color="auto"/>
      </w:divBdr>
    </w:div>
    <w:div w:id="2083025088">
      <w:bodyDiv w:val="1"/>
      <w:marLeft w:val="0"/>
      <w:marRight w:val="0"/>
      <w:marTop w:val="0"/>
      <w:marBottom w:val="0"/>
      <w:divBdr>
        <w:top w:val="none" w:sz="0" w:space="0" w:color="auto"/>
        <w:left w:val="none" w:sz="0" w:space="0" w:color="auto"/>
        <w:bottom w:val="none" w:sz="0" w:space="0" w:color="auto"/>
        <w:right w:val="none" w:sz="0" w:space="0" w:color="auto"/>
      </w:divBdr>
    </w:div>
    <w:div w:id="212102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1" Type="http://schemas.openxmlformats.org/officeDocument/2006/relationships/footer" Target="footer5.xml"/><Relationship Id="rId42" Type="http://schemas.openxmlformats.org/officeDocument/2006/relationships/image" Target="media/image6.png"/><Relationship Id="rId63" Type="http://schemas.openxmlformats.org/officeDocument/2006/relationships/image" Target="media/image27.png"/><Relationship Id="rId84" Type="http://schemas.openxmlformats.org/officeDocument/2006/relationships/image" Target="media/image48.png"/><Relationship Id="rId138" Type="http://schemas.openxmlformats.org/officeDocument/2006/relationships/footer" Target="footer13.xml"/><Relationship Id="rId159" Type="http://schemas.openxmlformats.org/officeDocument/2006/relationships/header" Target="header21.xml"/><Relationship Id="rId170" Type="http://schemas.openxmlformats.org/officeDocument/2006/relationships/footer" Target="footer26.xml"/><Relationship Id="rId191" Type="http://schemas.openxmlformats.org/officeDocument/2006/relationships/footer" Target="footer35.xml"/><Relationship Id="rId205" Type="http://schemas.openxmlformats.org/officeDocument/2006/relationships/header" Target="header43.xml"/><Relationship Id="rId226" Type="http://schemas.openxmlformats.org/officeDocument/2006/relationships/theme" Target="theme/theme1.xml"/><Relationship Id="rId107" Type="http://schemas.openxmlformats.org/officeDocument/2006/relationships/image" Target="media/image71.png"/><Relationship Id="rId11" Type="http://schemas.openxmlformats.org/officeDocument/2006/relationships/header" Target="header2.xml"/><Relationship Id="rId32" Type="http://schemas.openxmlformats.org/officeDocument/2006/relationships/footer" Target="footer9.xml"/><Relationship Id="rId53" Type="http://schemas.openxmlformats.org/officeDocument/2006/relationships/image" Target="media/image17.png"/><Relationship Id="rId74" Type="http://schemas.openxmlformats.org/officeDocument/2006/relationships/image" Target="media/image38.png"/><Relationship Id="rId128" Type="http://schemas.openxmlformats.org/officeDocument/2006/relationships/image" Target="media/image92.png"/><Relationship Id="rId149" Type="http://schemas.openxmlformats.org/officeDocument/2006/relationships/header" Target="header18.xml"/><Relationship Id="rId5" Type="http://schemas.openxmlformats.org/officeDocument/2006/relationships/settings" Target="settings.xml"/><Relationship Id="rId95" Type="http://schemas.openxmlformats.org/officeDocument/2006/relationships/image" Target="media/image59.png"/><Relationship Id="rId160" Type="http://schemas.openxmlformats.org/officeDocument/2006/relationships/header" Target="header22.xml"/><Relationship Id="rId181" Type="http://schemas.openxmlformats.org/officeDocument/2006/relationships/footer" Target="footer31.xml"/><Relationship Id="rId216" Type="http://schemas.openxmlformats.org/officeDocument/2006/relationships/footer" Target="footer48.xml"/><Relationship Id="rId211" Type="http://schemas.openxmlformats.org/officeDocument/2006/relationships/footer" Target="footer45.xml"/><Relationship Id="rId232" Type="http://schemas.microsoft.com/office/2011/relationships/commentsExtended" Target="commentsExtended.xml"/><Relationship Id="rId22" Type="http://schemas.openxmlformats.org/officeDocument/2006/relationships/footer" Target="footer6.xml"/><Relationship Id="rId27" Type="http://schemas.openxmlformats.org/officeDocument/2006/relationships/footer" Target="footer8.xml"/><Relationship Id="rId43" Type="http://schemas.openxmlformats.org/officeDocument/2006/relationships/image" Target="media/image7.png"/><Relationship Id="rId48" Type="http://schemas.openxmlformats.org/officeDocument/2006/relationships/image" Target="media/image12.png"/><Relationship Id="rId64" Type="http://schemas.openxmlformats.org/officeDocument/2006/relationships/image" Target="media/image28.png"/><Relationship Id="rId69" Type="http://schemas.openxmlformats.org/officeDocument/2006/relationships/image" Target="media/image33.png"/><Relationship Id="rId113" Type="http://schemas.openxmlformats.org/officeDocument/2006/relationships/image" Target="media/image77.png"/><Relationship Id="rId118" Type="http://schemas.openxmlformats.org/officeDocument/2006/relationships/image" Target="media/image82.png"/><Relationship Id="rId134" Type="http://schemas.openxmlformats.org/officeDocument/2006/relationships/image" Target="media/image98.png"/><Relationship Id="rId139" Type="http://schemas.openxmlformats.org/officeDocument/2006/relationships/footer" Target="footer14.xml"/><Relationship Id="rId80" Type="http://schemas.openxmlformats.org/officeDocument/2006/relationships/image" Target="media/image44.png"/><Relationship Id="rId85" Type="http://schemas.openxmlformats.org/officeDocument/2006/relationships/image" Target="media/image49.png"/><Relationship Id="rId150" Type="http://schemas.openxmlformats.org/officeDocument/2006/relationships/footer" Target="footer17.xml"/><Relationship Id="rId155" Type="http://schemas.openxmlformats.org/officeDocument/2006/relationships/header" Target="header19.xml"/><Relationship Id="rId171" Type="http://schemas.openxmlformats.org/officeDocument/2006/relationships/header" Target="header27.xml"/><Relationship Id="rId176" Type="http://schemas.openxmlformats.org/officeDocument/2006/relationships/header" Target="header30.xml"/><Relationship Id="rId192" Type="http://schemas.openxmlformats.org/officeDocument/2006/relationships/footer" Target="footer36.xml"/><Relationship Id="rId197" Type="http://schemas.openxmlformats.org/officeDocument/2006/relationships/header" Target="header39.xml"/><Relationship Id="rId206" Type="http://schemas.openxmlformats.org/officeDocument/2006/relationships/header" Target="header44.xml"/><Relationship Id="rId201" Type="http://schemas.openxmlformats.org/officeDocument/2006/relationships/header" Target="header41.xml"/><Relationship Id="rId222" Type="http://schemas.openxmlformats.org/officeDocument/2006/relationships/header" Target="header52.xml"/><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footer" Target="footer10.xml"/><Relationship Id="rId38" Type="http://schemas.openxmlformats.org/officeDocument/2006/relationships/image" Target="media/image4.emf"/><Relationship Id="rId59" Type="http://schemas.openxmlformats.org/officeDocument/2006/relationships/image" Target="media/image23.png"/><Relationship Id="rId103" Type="http://schemas.openxmlformats.org/officeDocument/2006/relationships/image" Target="media/image67.png"/><Relationship Id="rId108" Type="http://schemas.openxmlformats.org/officeDocument/2006/relationships/image" Target="media/image72.png"/><Relationship Id="rId124" Type="http://schemas.openxmlformats.org/officeDocument/2006/relationships/image" Target="media/image88.png"/><Relationship Id="rId129" Type="http://schemas.openxmlformats.org/officeDocument/2006/relationships/image" Target="media/image93.png"/><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image" Target="media/image39.png"/><Relationship Id="rId91" Type="http://schemas.openxmlformats.org/officeDocument/2006/relationships/image" Target="media/image55.png"/><Relationship Id="rId96" Type="http://schemas.openxmlformats.org/officeDocument/2006/relationships/image" Target="media/image60.png"/><Relationship Id="rId140" Type="http://schemas.openxmlformats.org/officeDocument/2006/relationships/image" Target="media/image100.png"/><Relationship Id="rId145" Type="http://schemas.openxmlformats.org/officeDocument/2006/relationships/footer" Target="footer15.xml"/><Relationship Id="rId161" Type="http://schemas.openxmlformats.org/officeDocument/2006/relationships/footer" Target="footer21.xml"/><Relationship Id="rId166" Type="http://schemas.openxmlformats.org/officeDocument/2006/relationships/footer" Target="footer24.xml"/><Relationship Id="rId182" Type="http://schemas.openxmlformats.org/officeDocument/2006/relationships/footer" Target="footer32.xml"/><Relationship Id="rId187" Type="http://schemas.openxmlformats.org/officeDocument/2006/relationships/footer" Target="footer33.xml"/><Relationship Id="rId217" Type="http://schemas.openxmlformats.org/officeDocument/2006/relationships/header" Target="header49.xm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footer" Target="footer46.xml"/><Relationship Id="rId233" Type="http://schemas.microsoft.com/office/2011/relationships/people" Target="people.xml"/><Relationship Id="rId23" Type="http://schemas.openxmlformats.org/officeDocument/2006/relationships/hyperlink" Target="https://hal.inria.fr/inria-00070503" TargetMode="External"/><Relationship Id="rId28" Type="http://schemas.openxmlformats.org/officeDocument/2006/relationships/image" Target="media/image2.png"/><Relationship Id="rId49" Type="http://schemas.openxmlformats.org/officeDocument/2006/relationships/image" Target="media/image13.png"/><Relationship Id="rId114" Type="http://schemas.openxmlformats.org/officeDocument/2006/relationships/image" Target="media/image78.png"/><Relationship Id="rId119" Type="http://schemas.openxmlformats.org/officeDocument/2006/relationships/image" Target="media/image83.png"/><Relationship Id="rId44" Type="http://schemas.openxmlformats.org/officeDocument/2006/relationships/image" Target="media/image8.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image" Target="media/image45.png"/><Relationship Id="rId86" Type="http://schemas.openxmlformats.org/officeDocument/2006/relationships/image" Target="media/image50.png"/><Relationship Id="rId130" Type="http://schemas.openxmlformats.org/officeDocument/2006/relationships/image" Target="media/image94.png"/><Relationship Id="rId135" Type="http://schemas.openxmlformats.org/officeDocument/2006/relationships/image" Target="media/image99.png"/><Relationship Id="rId151" Type="http://schemas.openxmlformats.org/officeDocument/2006/relationships/footer" Target="footer18.xml"/><Relationship Id="rId156" Type="http://schemas.openxmlformats.org/officeDocument/2006/relationships/header" Target="header20.xml"/><Relationship Id="rId177" Type="http://schemas.openxmlformats.org/officeDocument/2006/relationships/footer" Target="footer29.xml"/><Relationship Id="rId198" Type="http://schemas.openxmlformats.org/officeDocument/2006/relationships/header" Target="header40.xml"/><Relationship Id="rId172" Type="http://schemas.openxmlformats.org/officeDocument/2006/relationships/header" Target="header28.xml"/><Relationship Id="rId193" Type="http://schemas.openxmlformats.org/officeDocument/2006/relationships/header" Target="header37.xml"/><Relationship Id="rId202" Type="http://schemas.openxmlformats.org/officeDocument/2006/relationships/header" Target="header42.xml"/><Relationship Id="rId207" Type="http://schemas.openxmlformats.org/officeDocument/2006/relationships/footer" Target="footer43.xml"/><Relationship Id="rId223" Type="http://schemas.openxmlformats.org/officeDocument/2006/relationships/footer" Target="footer51.xml"/><Relationship Id="rId13" Type="http://schemas.openxmlformats.org/officeDocument/2006/relationships/footer" Target="footer2.xml"/><Relationship Id="rId18" Type="http://schemas.openxmlformats.org/officeDocument/2006/relationships/hyperlink" Target="http://www.khronos.org/registry/cl/specs/opencl-2.0.pdf" TargetMode="External"/><Relationship Id="rId39" Type="http://schemas.openxmlformats.org/officeDocument/2006/relationships/oleObject" Target="embeddings/oleObject1.bin"/><Relationship Id="rId109" Type="http://schemas.openxmlformats.org/officeDocument/2006/relationships/image" Target="media/image73.png"/><Relationship Id="rId34" Type="http://schemas.openxmlformats.org/officeDocument/2006/relationships/header" Target="header11.xml"/><Relationship Id="rId50" Type="http://schemas.openxmlformats.org/officeDocument/2006/relationships/image" Target="media/image14.png"/><Relationship Id="rId55" Type="http://schemas.openxmlformats.org/officeDocument/2006/relationships/image" Target="media/image19.png"/><Relationship Id="rId76" Type="http://schemas.openxmlformats.org/officeDocument/2006/relationships/image" Target="media/image40.png"/><Relationship Id="rId97" Type="http://schemas.openxmlformats.org/officeDocument/2006/relationships/image" Target="media/image61.png"/><Relationship Id="rId104" Type="http://schemas.openxmlformats.org/officeDocument/2006/relationships/image" Target="media/image68.png"/><Relationship Id="rId120" Type="http://schemas.openxmlformats.org/officeDocument/2006/relationships/image" Target="media/image84.png"/><Relationship Id="rId125" Type="http://schemas.openxmlformats.org/officeDocument/2006/relationships/image" Target="media/image89.png"/><Relationship Id="rId141" Type="http://schemas.openxmlformats.org/officeDocument/2006/relationships/image" Target="media/image101.png"/><Relationship Id="rId146" Type="http://schemas.openxmlformats.org/officeDocument/2006/relationships/footer" Target="footer16.xml"/><Relationship Id="rId167" Type="http://schemas.openxmlformats.org/officeDocument/2006/relationships/header" Target="header25.xml"/><Relationship Id="rId188" Type="http://schemas.openxmlformats.org/officeDocument/2006/relationships/footer" Target="footer34.xml"/><Relationship Id="rId7" Type="http://schemas.openxmlformats.org/officeDocument/2006/relationships/footnotes" Target="footnotes.xml"/><Relationship Id="rId71" Type="http://schemas.openxmlformats.org/officeDocument/2006/relationships/image" Target="media/image35.png"/><Relationship Id="rId92" Type="http://schemas.openxmlformats.org/officeDocument/2006/relationships/image" Target="media/image56.png"/><Relationship Id="rId162" Type="http://schemas.openxmlformats.org/officeDocument/2006/relationships/footer" Target="footer22.xml"/><Relationship Id="rId183" Type="http://schemas.openxmlformats.org/officeDocument/2006/relationships/image" Target="media/image104.png"/><Relationship Id="rId213" Type="http://schemas.openxmlformats.org/officeDocument/2006/relationships/header" Target="header47.xml"/><Relationship Id="rId218" Type="http://schemas.openxmlformats.org/officeDocument/2006/relationships/header" Target="header50.xml"/><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header" Target="header7.xml"/><Relationship Id="rId40" Type="http://schemas.openxmlformats.org/officeDocument/2006/relationships/comments" Target="comments.xml"/><Relationship Id="rId45" Type="http://schemas.openxmlformats.org/officeDocument/2006/relationships/image" Target="media/image9.png"/><Relationship Id="rId66" Type="http://schemas.openxmlformats.org/officeDocument/2006/relationships/image" Target="media/image30.png"/><Relationship Id="rId87" Type="http://schemas.openxmlformats.org/officeDocument/2006/relationships/image" Target="media/image51.png"/><Relationship Id="rId110" Type="http://schemas.openxmlformats.org/officeDocument/2006/relationships/image" Target="media/image74.png"/><Relationship Id="rId115" Type="http://schemas.openxmlformats.org/officeDocument/2006/relationships/image" Target="media/image79.png"/><Relationship Id="rId131" Type="http://schemas.openxmlformats.org/officeDocument/2006/relationships/image" Target="media/image95.png"/><Relationship Id="rId136" Type="http://schemas.openxmlformats.org/officeDocument/2006/relationships/header" Target="header13.xml"/><Relationship Id="rId157" Type="http://schemas.openxmlformats.org/officeDocument/2006/relationships/footer" Target="footer19.xml"/><Relationship Id="rId178" Type="http://schemas.openxmlformats.org/officeDocument/2006/relationships/footer" Target="footer30.xml"/><Relationship Id="rId61" Type="http://schemas.openxmlformats.org/officeDocument/2006/relationships/image" Target="media/image25.png"/><Relationship Id="rId82" Type="http://schemas.openxmlformats.org/officeDocument/2006/relationships/image" Target="media/image46.png"/><Relationship Id="rId152" Type="http://schemas.openxmlformats.org/officeDocument/2006/relationships/hyperlink" Target="http://www.khronos.org/registry/cl/specs/opencl-2.0.pdf" TargetMode="External"/><Relationship Id="rId173" Type="http://schemas.openxmlformats.org/officeDocument/2006/relationships/footer" Target="footer27.xml"/><Relationship Id="rId194" Type="http://schemas.openxmlformats.org/officeDocument/2006/relationships/header" Target="header38.xml"/><Relationship Id="rId199" Type="http://schemas.openxmlformats.org/officeDocument/2006/relationships/footer" Target="footer39.xml"/><Relationship Id="rId203" Type="http://schemas.openxmlformats.org/officeDocument/2006/relationships/footer" Target="footer41.xml"/><Relationship Id="rId208" Type="http://schemas.openxmlformats.org/officeDocument/2006/relationships/footer" Target="footer44.xml"/><Relationship Id="rId19" Type="http://schemas.openxmlformats.org/officeDocument/2006/relationships/header" Target="header5.xml"/><Relationship Id="rId224" Type="http://schemas.openxmlformats.org/officeDocument/2006/relationships/footer" Target="footer52.xml"/><Relationship Id="rId14" Type="http://schemas.openxmlformats.org/officeDocument/2006/relationships/header" Target="header3.xml"/><Relationship Id="rId30" Type="http://schemas.openxmlformats.org/officeDocument/2006/relationships/header" Target="header9.xml"/><Relationship Id="rId35" Type="http://schemas.openxmlformats.org/officeDocument/2006/relationships/header" Target="header12.xml"/><Relationship Id="rId56" Type="http://schemas.openxmlformats.org/officeDocument/2006/relationships/image" Target="media/image20.png"/><Relationship Id="rId77" Type="http://schemas.openxmlformats.org/officeDocument/2006/relationships/image" Target="media/image41.png"/><Relationship Id="rId100" Type="http://schemas.openxmlformats.org/officeDocument/2006/relationships/image" Target="media/image64.png"/><Relationship Id="rId105" Type="http://schemas.openxmlformats.org/officeDocument/2006/relationships/image" Target="media/image69.png"/><Relationship Id="rId126" Type="http://schemas.openxmlformats.org/officeDocument/2006/relationships/image" Target="media/image90.png"/><Relationship Id="rId147" Type="http://schemas.openxmlformats.org/officeDocument/2006/relationships/image" Target="media/image103.png"/><Relationship Id="rId168" Type="http://schemas.openxmlformats.org/officeDocument/2006/relationships/header" Target="header26.xml"/><Relationship Id="rId8" Type="http://schemas.openxmlformats.org/officeDocument/2006/relationships/endnotes" Target="endnotes.xml"/><Relationship Id="rId51" Type="http://schemas.openxmlformats.org/officeDocument/2006/relationships/image" Target="media/image15.png"/><Relationship Id="rId72" Type="http://schemas.openxmlformats.org/officeDocument/2006/relationships/image" Target="media/image36.png"/><Relationship Id="rId93" Type="http://schemas.openxmlformats.org/officeDocument/2006/relationships/image" Target="media/image57.png"/><Relationship Id="rId98" Type="http://schemas.openxmlformats.org/officeDocument/2006/relationships/image" Target="media/image62.png"/><Relationship Id="rId121" Type="http://schemas.openxmlformats.org/officeDocument/2006/relationships/image" Target="media/image85.png"/><Relationship Id="rId142" Type="http://schemas.openxmlformats.org/officeDocument/2006/relationships/image" Target="media/image102.png"/><Relationship Id="rId163" Type="http://schemas.openxmlformats.org/officeDocument/2006/relationships/header" Target="header23.xml"/><Relationship Id="rId184" Type="http://schemas.openxmlformats.org/officeDocument/2006/relationships/image" Target="media/image105.png"/><Relationship Id="rId189" Type="http://schemas.openxmlformats.org/officeDocument/2006/relationships/header" Target="header35.xml"/><Relationship Id="rId219" Type="http://schemas.openxmlformats.org/officeDocument/2006/relationships/footer" Target="footer49.xml"/><Relationship Id="rId3" Type="http://schemas.openxmlformats.org/officeDocument/2006/relationships/styles" Target="styles.xml"/><Relationship Id="rId214" Type="http://schemas.openxmlformats.org/officeDocument/2006/relationships/header" Target="header48.xml"/><Relationship Id="rId25" Type="http://schemas.openxmlformats.org/officeDocument/2006/relationships/header" Target="header8.xml"/><Relationship Id="rId46" Type="http://schemas.openxmlformats.org/officeDocument/2006/relationships/image" Target="media/image10.png"/><Relationship Id="rId67" Type="http://schemas.openxmlformats.org/officeDocument/2006/relationships/image" Target="media/image31.png"/><Relationship Id="rId116" Type="http://schemas.openxmlformats.org/officeDocument/2006/relationships/image" Target="media/image80.png"/><Relationship Id="rId137" Type="http://schemas.openxmlformats.org/officeDocument/2006/relationships/header" Target="header14.xml"/><Relationship Id="rId158" Type="http://schemas.openxmlformats.org/officeDocument/2006/relationships/footer" Target="footer20.xml"/><Relationship Id="rId20" Type="http://schemas.openxmlformats.org/officeDocument/2006/relationships/header" Target="header6.xml"/><Relationship Id="rId41" Type="http://schemas.openxmlformats.org/officeDocument/2006/relationships/image" Target="media/image5.png"/><Relationship Id="rId62" Type="http://schemas.openxmlformats.org/officeDocument/2006/relationships/image" Target="media/image26.png"/><Relationship Id="rId83" Type="http://schemas.openxmlformats.org/officeDocument/2006/relationships/image" Target="media/image47.png"/><Relationship Id="rId88" Type="http://schemas.openxmlformats.org/officeDocument/2006/relationships/image" Target="media/image52.png"/><Relationship Id="rId111" Type="http://schemas.openxmlformats.org/officeDocument/2006/relationships/image" Target="media/image75.png"/><Relationship Id="rId132" Type="http://schemas.openxmlformats.org/officeDocument/2006/relationships/image" Target="media/image96.png"/><Relationship Id="rId153" Type="http://schemas.openxmlformats.org/officeDocument/2006/relationships/hyperlink" Target="http://www.khronos.org/registry/cl/specs/opencl-2.0-openclc.pdf" TargetMode="External"/><Relationship Id="rId174" Type="http://schemas.openxmlformats.org/officeDocument/2006/relationships/footer" Target="footer28.xml"/><Relationship Id="rId179" Type="http://schemas.openxmlformats.org/officeDocument/2006/relationships/header" Target="header31.xml"/><Relationship Id="rId195" Type="http://schemas.openxmlformats.org/officeDocument/2006/relationships/footer" Target="footer37.xml"/><Relationship Id="rId209" Type="http://schemas.openxmlformats.org/officeDocument/2006/relationships/header" Target="header45.xml"/><Relationship Id="rId190" Type="http://schemas.openxmlformats.org/officeDocument/2006/relationships/header" Target="header36.xml"/><Relationship Id="rId204" Type="http://schemas.openxmlformats.org/officeDocument/2006/relationships/footer" Target="footer42.xml"/><Relationship Id="rId220" Type="http://schemas.openxmlformats.org/officeDocument/2006/relationships/footer" Target="footer50.xml"/><Relationship Id="rId225" Type="http://schemas.openxmlformats.org/officeDocument/2006/relationships/fontTable" Target="fontTable.xml"/><Relationship Id="rId15" Type="http://schemas.openxmlformats.org/officeDocument/2006/relationships/header" Target="header4.xml"/><Relationship Id="rId36" Type="http://schemas.openxmlformats.org/officeDocument/2006/relationships/footer" Target="footer11.xml"/><Relationship Id="rId57" Type="http://schemas.openxmlformats.org/officeDocument/2006/relationships/image" Target="media/image21.png"/><Relationship Id="rId106" Type="http://schemas.openxmlformats.org/officeDocument/2006/relationships/image" Target="media/image70.png"/><Relationship Id="rId127" Type="http://schemas.openxmlformats.org/officeDocument/2006/relationships/image" Target="media/image91.png"/><Relationship Id="rId10" Type="http://schemas.openxmlformats.org/officeDocument/2006/relationships/header" Target="header1.xml"/><Relationship Id="rId31" Type="http://schemas.openxmlformats.org/officeDocument/2006/relationships/header" Target="header10.xml"/><Relationship Id="rId52" Type="http://schemas.openxmlformats.org/officeDocument/2006/relationships/image" Target="media/image16.png"/><Relationship Id="rId73" Type="http://schemas.openxmlformats.org/officeDocument/2006/relationships/image" Target="media/image37.png"/><Relationship Id="rId78" Type="http://schemas.openxmlformats.org/officeDocument/2006/relationships/image" Target="media/image42.pn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122" Type="http://schemas.openxmlformats.org/officeDocument/2006/relationships/image" Target="media/image86.png"/><Relationship Id="rId143" Type="http://schemas.openxmlformats.org/officeDocument/2006/relationships/header" Target="header15.xml"/><Relationship Id="rId148" Type="http://schemas.openxmlformats.org/officeDocument/2006/relationships/header" Target="header17.xml"/><Relationship Id="rId164" Type="http://schemas.openxmlformats.org/officeDocument/2006/relationships/header" Target="header24.xml"/><Relationship Id="rId169" Type="http://schemas.openxmlformats.org/officeDocument/2006/relationships/footer" Target="footer25.xml"/><Relationship Id="rId185" Type="http://schemas.openxmlformats.org/officeDocument/2006/relationships/header" Target="header33.xml"/><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header" Target="header32.xml"/><Relationship Id="rId210" Type="http://schemas.openxmlformats.org/officeDocument/2006/relationships/header" Target="header46.xml"/><Relationship Id="rId215" Type="http://schemas.openxmlformats.org/officeDocument/2006/relationships/footer" Target="footer47.xml"/><Relationship Id="rId26" Type="http://schemas.openxmlformats.org/officeDocument/2006/relationships/footer" Target="footer7.xml"/><Relationship Id="rId47" Type="http://schemas.openxmlformats.org/officeDocument/2006/relationships/image" Target="media/image11.png"/><Relationship Id="rId68" Type="http://schemas.openxmlformats.org/officeDocument/2006/relationships/image" Target="media/image32.png"/><Relationship Id="rId89" Type="http://schemas.openxmlformats.org/officeDocument/2006/relationships/image" Target="media/image53.png"/><Relationship Id="rId112" Type="http://schemas.openxmlformats.org/officeDocument/2006/relationships/image" Target="media/image76.png"/><Relationship Id="rId133" Type="http://schemas.openxmlformats.org/officeDocument/2006/relationships/image" Target="media/image97.png"/><Relationship Id="rId154" Type="http://schemas.openxmlformats.org/officeDocument/2006/relationships/hyperlink" Target="http://www.khronos.org/registry/cl/specs/opencl-2.0-extensions.pdf" TargetMode="External"/><Relationship Id="rId175" Type="http://schemas.openxmlformats.org/officeDocument/2006/relationships/header" Target="header29.xml"/><Relationship Id="rId196" Type="http://schemas.openxmlformats.org/officeDocument/2006/relationships/footer" Target="footer38.xml"/><Relationship Id="rId200" Type="http://schemas.openxmlformats.org/officeDocument/2006/relationships/footer" Target="footer40.xml"/><Relationship Id="rId16" Type="http://schemas.openxmlformats.org/officeDocument/2006/relationships/footer" Target="footer3.xml"/><Relationship Id="rId221" Type="http://schemas.openxmlformats.org/officeDocument/2006/relationships/header" Target="header51.xml"/><Relationship Id="rId37" Type="http://schemas.openxmlformats.org/officeDocument/2006/relationships/footer" Target="footer12.xml"/><Relationship Id="rId58" Type="http://schemas.openxmlformats.org/officeDocument/2006/relationships/image" Target="media/image22.png"/><Relationship Id="rId79" Type="http://schemas.openxmlformats.org/officeDocument/2006/relationships/image" Target="media/image43.png"/><Relationship Id="rId102" Type="http://schemas.openxmlformats.org/officeDocument/2006/relationships/image" Target="media/image66.png"/><Relationship Id="rId123" Type="http://schemas.openxmlformats.org/officeDocument/2006/relationships/image" Target="media/image87.png"/><Relationship Id="rId144" Type="http://schemas.openxmlformats.org/officeDocument/2006/relationships/header" Target="header16.xml"/><Relationship Id="rId90" Type="http://schemas.openxmlformats.org/officeDocument/2006/relationships/image" Target="media/image54.png"/><Relationship Id="rId165" Type="http://schemas.openxmlformats.org/officeDocument/2006/relationships/footer" Target="footer23.xml"/><Relationship Id="rId186" Type="http://schemas.openxmlformats.org/officeDocument/2006/relationships/header" Target="header3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3A22D-3AF8-4A5C-B387-5EB0F2B14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198</Pages>
  <Words>148902</Words>
  <Characters>848743</Characters>
  <Application>Microsoft Office Word</Application>
  <DocSecurity>0</DocSecurity>
  <Lines>7072</Lines>
  <Paragraphs>1991</Paragraphs>
  <ScaleCrop>false</ScaleCrop>
  <HeadingPairs>
    <vt:vector size="2" baseType="variant">
      <vt:variant>
        <vt:lpstr>Title</vt:lpstr>
      </vt:variant>
      <vt:variant>
        <vt:i4>1</vt:i4>
      </vt:variant>
    </vt:vector>
  </HeadingPairs>
  <TitlesOfParts>
    <vt:vector size="1" baseType="lpstr">
      <vt:lpstr>pub_title_page</vt:lpstr>
    </vt:vector>
  </TitlesOfParts>
  <Company>MadCap Software</Company>
  <LinksUpToDate>false</LinksUpToDate>
  <CharactersWithSpaces>995654</CharactersWithSpaces>
  <SharedDoc>false</SharedDoc>
  <HLinks>
    <vt:vector size="2730" baseType="variant">
      <vt:variant>
        <vt:i4>3539064</vt:i4>
      </vt:variant>
      <vt:variant>
        <vt:i4>4944</vt:i4>
      </vt:variant>
      <vt:variant>
        <vt:i4>0</vt:i4>
      </vt:variant>
      <vt:variant>
        <vt:i4>5</vt:i4>
      </vt:variant>
      <vt:variant>
        <vt:lpwstr>http://www.khronos.org/registry/cl/specs/opencl-2.0-extensions.pdf</vt:lpwstr>
      </vt:variant>
      <vt:variant>
        <vt:lpwstr/>
      </vt:variant>
      <vt:variant>
        <vt:i4>6946864</vt:i4>
      </vt:variant>
      <vt:variant>
        <vt:i4>4941</vt:i4>
      </vt:variant>
      <vt:variant>
        <vt:i4>0</vt:i4>
      </vt:variant>
      <vt:variant>
        <vt:i4>5</vt:i4>
      </vt:variant>
      <vt:variant>
        <vt:lpwstr>http://www.khronos.org/registry/cl/specs/opencl-2.0-openclc.pdf</vt:lpwstr>
      </vt:variant>
      <vt:variant>
        <vt:lpwstr/>
      </vt:variant>
      <vt:variant>
        <vt:i4>3473466</vt:i4>
      </vt:variant>
      <vt:variant>
        <vt:i4>4938</vt:i4>
      </vt:variant>
      <vt:variant>
        <vt:i4>0</vt:i4>
      </vt:variant>
      <vt:variant>
        <vt:i4>5</vt:i4>
      </vt:variant>
      <vt:variant>
        <vt:lpwstr>http://www.khronos.org/registry/cl/specs/opencl-2.0.pdf</vt:lpwstr>
      </vt:variant>
      <vt:variant>
        <vt:lpwstr/>
      </vt:variant>
      <vt:variant>
        <vt:i4>3473467</vt:i4>
      </vt:variant>
      <vt:variant>
        <vt:i4>3264</vt:i4>
      </vt:variant>
      <vt:variant>
        <vt:i4>0</vt:i4>
      </vt:variant>
      <vt:variant>
        <vt:i4>5</vt:i4>
      </vt:variant>
      <vt:variant>
        <vt:lpwstr>http://www.khronos.org/registry/cl/specs/opencl-1.2.pdf</vt:lpwstr>
      </vt:variant>
      <vt:variant>
        <vt:lpwstr/>
      </vt:variant>
      <vt:variant>
        <vt:i4>1966131</vt:i4>
      </vt:variant>
      <vt:variant>
        <vt:i4>2702</vt:i4>
      </vt:variant>
      <vt:variant>
        <vt:i4>0</vt:i4>
      </vt:variant>
      <vt:variant>
        <vt:i4>5</vt:i4>
      </vt:variant>
      <vt:variant>
        <vt:lpwstr/>
      </vt:variant>
      <vt:variant>
        <vt:lpwstr>_Toc396034545</vt:lpwstr>
      </vt:variant>
      <vt:variant>
        <vt:i4>1966131</vt:i4>
      </vt:variant>
      <vt:variant>
        <vt:i4>2696</vt:i4>
      </vt:variant>
      <vt:variant>
        <vt:i4>0</vt:i4>
      </vt:variant>
      <vt:variant>
        <vt:i4>5</vt:i4>
      </vt:variant>
      <vt:variant>
        <vt:lpwstr/>
      </vt:variant>
      <vt:variant>
        <vt:lpwstr>_Toc396034544</vt:lpwstr>
      </vt:variant>
      <vt:variant>
        <vt:i4>1966131</vt:i4>
      </vt:variant>
      <vt:variant>
        <vt:i4>2690</vt:i4>
      </vt:variant>
      <vt:variant>
        <vt:i4>0</vt:i4>
      </vt:variant>
      <vt:variant>
        <vt:i4>5</vt:i4>
      </vt:variant>
      <vt:variant>
        <vt:lpwstr/>
      </vt:variant>
      <vt:variant>
        <vt:lpwstr>_Toc396034543</vt:lpwstr>
      </vt:variant>
      <vt:variant>
        <vt:i4>1966131</vt:i4>
      </vt:variant>
      <vt:variant>
        <vt:i4>2684</vt:i4>
      </vt:variant>
      <vt:variant>
        <vt:i4>0</vt:i4>
      </vt:variant>
      <vt:variant>
        <vt:i4>5</vt:i4>
      </vt:variant>
      <vt:variant>
        <vt:lpwstr/>
      </vt:variant>
      <vt:variant>
        <vt:lpwstr>_Toc396034542</vt:lpwstr>
      </vt:variant>
      <vt:variant>
        <vt:i4>1966131</vt:i4>
      </vt:variant>
      <vt:variant>
        <vt:i4>2678</vt:i4>
      </vt:variant>
      <vt:variant>
        <vt:i4>0</vt:i4>
      </vt:variant>
      <vt:variant>
        <vt:i4>5</vt:i4>
      </vt:variant>
      <vt:variant>
        <vt:lpwstr/>
      </vt:variant>
      <vt:variant>
        <vt:lpwstr>_Toc396034541</vt:lpwstr>
      </vt:variant>
      <vt:variant>
        <vt:i4>1966131</vt:i4>
      </vt:variant>
      <vt:variant>
        <vt:i4>2672</vt:i4>
      </vt:variant>
      <vt:variant>
        <vt:i4>0</vt:i4>
      </vt:variant>
      <vt:variant>
        <vt:i4>5</vt:i4>
      </vt:variant>
      <vt:variant>
        <vt:lpwstr/>
      </vt:variant>
      <vt:variant>
        <vt:lpwstr>_Toc396034540</vt:lpwstr>
      </vt:variant>
      <vt:variant>
        <vt:i4>1638451</vt:i4>
      </vt:variant>
      <vt:variant>
        <vt:i4>2666</vt:i4>
      </vt:variant>
      <vt:variant>
        <vt:i4>0</vt:i4>
      </vt:variant>
      <vt:variant>
        <vt:i4>5</vt:i4>
      </vt:variant>
      <vt:variant>
        <vt:lpwstr/>
      </vt:variant>
      <vt:variant>
        <vt:lpwstr>_Toc396034539</vt:lpwstr>
      </vt:variant>
      <vt:variant>
        <vt:i4>1638451</vt:i4>
      </vt:variant>
      <vt:variant>
        <vt:i4>2660</vt:i4>
      </vt:variant>
      <vt:variant>
        <vt:i4>0</vt:i4>
      </vt:variant>
      <vt:variant>
        <vt:i4>5</vt:i4>
      </vt:variant>
      <vt:variant>
        <vt:lpwstr/>
      </vt:variant>
      <vt:variant>
        <vt:lpwstr>_Toc396034538</vt:lpwstr>
      </vt:variant>
      <vt:variant>
        <vt:i4>1638451</vt:i4>
      </vt:variant>
      <vt:variant>
        <vt:i4>2654</vt:i4>
      </vt:variant>
      <vt:variant>
        <vt:i4>0</vt:i4>
      </vt:variant>
      <vt:variant>
        <vt:i4>5</vt:i4>
      </vt:variant>
      <vt:variant>
        <vt:lpwstr/>
      </vt:variant>
      <vt:variant>
        <vt:lpwstr>_Toc396034537</vt:lpwstr>
      </vt:variant>
      <vt:variant>
        <vt:i4>1638451</vt:i4>
      </vt:variant>
      <vt:variant>
        <vt:i4>2648</vt:i4>
      </vt:variant>
      <vt:variant>
        <vt:i4>0</vt:i4>
      </vt:variant>
      <vt:variant>
        <vt:i4>5</vt:i4>
      </vt:variant>
      <vt:variant>
        <vt:lpwstr/>
      </vt:variant>
      <vt:variant>
        <vt:lpwstr>_Toc396034536</vt:lpwstr>
      </vt:variant>
      <vt:variant>
        <vt:i4>1638451</vt:i4>
      </vt:variant>
      <vt:variant>
        <vt:i4>2642</vt:i4>
      </vt:variant>
      <vt:variant>
        <vt:i4>0</vt:i4>
      </vt:variant>
      <vt:variant>
        <vt:i4>5</vt:i4>
      </vt:variant>
      <vt:variant>
        <vt:lpwstr/>
      </vt:variant>
      <vt:variant>
        <vt:lpwstr>_Toc396034535</vt:lpwstr>
      </vt:variant>
      <vt:variant>
        <vt:i4>1638451</vt:i4>
      </vt:variant>
      <vt:variant>
        <vt:i4>2636</vt:i4>
      </vt:variant>
      <vt:variant>
        <vt:i4>0</vt:i4>
      </vt:variant>
      <vt:variant>
        <vt:i4>5</vt:i4>
      </vt:variant>
      <vt:variant>
        <vt:lpwstr/>
      </vt:variant>
      <vt:variant>
        <vt:lpwstr>_Toc396034534</vt:lpwstr>
      </vt:variant>
      <vt:variant>
        <vt:i4>1638451</vt:i4>
      </vt:variant>
      <vt:variant>
        <vt:i4>2630</vt:i4>
      </vt:variant>
      <vt:variant>
        <vt:i4>0</vt:i4>
      </vt:variant>
      <vt:variant>
        <vt:i4>5</vt:i4>
      </vt:variant>
      <vt:variant>
        <vt:lpwstr/>
      </vt:variant>
      <vt:variant>
        <vt:lpwstr>_Toc396034533</vt:lpwstr>
      </vt:variant>
      <vt:variant>
        <vt:i4>1638451</vt:i4>
      </vt:variant>
      <vt:variant>
        <vt:i4>2624</vt:i4>
      </vt:variant>
      <vt:variant>
        <vt:i4>0</vt:i4>
      </vt:variant>
      <vt:variant>
        <vt:i4>5</vt:i4>
      </vt:variant>
      <vt:variant>
        <vt:lpwstr/>
      </vt:variant>
      <vt:variant>
        <vt:lpwstr>_Toc396034532</vt:lpwstr>
      </vt:variant>
      <vt:variant>
        <vt:i4>1638451</vt:i4>
      </vt:variant>
      <vt:variant>
        <vt:i4>2618</vt:i4>
      </vt:variant>
      <vt:variant>
        <vt:i4>0</vt:i4>
      </vt:variant>
      <vt:variant>
        <vt:i4>5</vt:i4>
      </vt:variant>
      <vt:variant>
        <vt:lpwstr/>
      </vt:variant>
      <vt:variant>
        <vt:lpwstr>_Toc396034531</vt:lpwstr>
      </vt:variant>
      <vt:variant>
        <vt:i4>1638451</vt:i4>
      </vt:variant>
      <vt:variant>
        <vt:i4>2612</vt:i4>
      </vt:variant>
      <vt:variant>
        <vt:i4>0</vt:i4>
      </vt:variant>
      <vt:variant>
        <vt:i4>5</vt:i4>
      </vt:variant>
      <vt:variant>
        <vt:lpwstr/>
      </vt:variant>
      <vt:variant>
        <vt:lpwstr>_Toc396034530</vt:lpwstr>
      </vt:variant>
      <vt:variant>
        <vt:i4>1572915</vt:i4>
      </vt:variant>
      <vt:variant>
        <vt:i4>2606</vt:i4>
      </vt:variant>
      <vt:variant>
        <vt:i4>0</vt:i4>
      </vt:variant>
      <vt:variant>
        <vt:i4>5</vt:i4>
      </vt:variant>
      <vt:variant>
        <vt:lpwstr/>
      </vt:variant>
      <vt:variant>
        <vt:lpwstr>_Toc396034529</vt:lpwstr>
      </vt:variant>
      <vt:variant>
        <vt:i4>1572915</vt:i4>
      </vt:variant>
      <vt:variant>
        <vt:i4>2600</vt:i4>
      </vt:variant>
      <vt:variant>
        <vt:i4>0</vt:i4>
      </vt:variant>
      <vt:variant>
        <vt:i4>5</vt:i4>
      </vt:variant>
      <vt:variant>
        <vt:lpwstr/>
      </vt:variant>
      <vt:variant>
        <vt:lpwstr>_Toc396034528</vt:lpwstr>
      </vt:variant>
      <vt:variant>
        <vt:i4>1572915</vt:i4>
      </vt:variant>
      <vt:variant>
        <vt:i4>2594</vt:i4>
      </vt:variant>
      <vt:variant>
        <vt:i4>0</vt:i4>
      </vt:variant>
      <vt:variant>
        <vt:i4>5</vt:i4>
      </vt:variant>
      <vt:variant>
        <vt:lpwstr/>
      </vt:variant>
      <vt:variant>
        <vt:lpwstr>_Toc396034527</vt:lpwstr>
      </vt:variant>
      <vt:variant>
        <vt:i4>1572915</vt:i4>
      </vt:variant>
      <vt:variant>
        <vt:i4>2588</vt:i4>
      </vt:variant>
      <vt:variant>
        <vt:i4>0</vt:i4>
      </vt:variant>
      <vt:variant>
        <vt:i4>5</vt:i4>
      </vt:variant>
      <vt:variant>
        <vt:lpwstr/>
      </vt:variant>
      <vt:variant>
        <vt:lpwstr>_Toc396034526</vt:lpwstr>
      </vt:variant>
      <vt:variant>
        <vt:i4>1572915</vt:i4>
      </vt:variant>
      <vt:variant>
        <vt:i4>2582</vt:i4>
      </vt:variant>
      <vt:variant>
        <vt:i4>0</vt:i4>
      </vt:variant>
      <vt:variant>
        <vt:i4>5</vt:i4>
      </vt:variant>
      <vt:variant>
        <vt:lpwstr/>
      </vt:variant>
      <vt:variant>
        <vt:lpwstr>_Toc396034525</vt:lpwstr>
      </vt:variant>
      <vt:variant>
        <vt:i4>1572915</vt:i4>
      </vt:variant>
      <vt:variant>
        <vt:i4>2576</vt:i4>
      </vt:variant>
      <vt:variant>
        <vt:i4>0</vt:i4>
      </vt:variant>
      <vt:variant>
        <vt:i4>5</vt:i4>
      </vt:variant>
      <vt:variant>
        <vt:lpwstr/>
      </vt:variant>
      <vt:variant>
        <vt:lpwstr>_Toc396034524</vt:lpwstr>
      </vt:variant>
      <vt:variant>
        <vt:i4>1572915</vt:i4>
      </vt:variant>
      <vt:variant>
        <vt:i4>2570</vt:i4>
      </vt:variant>
      <vt:variant>
        <vt:i4>0</vt:i4>
      </vt:variant>
      <vt:variant>
        <vt:i4>5</vt:i4>
      </vt:variant>
      <vt:variant>
        <vt:lpwstr/>
      </vt:variant>
      <vt:variant>
        <vt:lpwstr>_Toc396034523</vt:lpwstr>
      </vt:variant>
      <vt:variant>
        <vt:i4>1572915</vt:i4>
      </vt:variant>
      <vt:variant>
        <vt:i4>2564</vt:i4>
      </vt:variant>
      <vt:variant>
        <vt:i4>0</vt:i4>
      </vt:variant>
      <vt:variant>
        <vt:i4>5</vt:i4>
      </vt:variant>
      <vt:variant>
        <vt:lpwstr/>
      </vt:variant>
      <vt:variant>
        <vt:lpwstr>_Toc396034522</vt:lpwstr>
      </vt:variant>
      <vt:variant>
        <vt:i4>1572915</vt:i4>
      </vt:variant>
      <vt:variant>
        <vt:i4>2558</vt:i4>
      </vt:variant>
      <vt:variant>
        <vt:i4>0</vt:i4>
      </vt:variant>
      <vt:variant>
        <vt:i4>5</vt:i4>
      </vt:variant>
      <vt:variant>
        <vt:lpwstr/>
      </vt:variant>
      <vt:variant>
        <vt:lpwstr>_Toc396034521</vt:lpwstr>
      </vt:variant>
      <vt:variant>
        <vt:i4>1572915</vt:i4>
      </vt:variant>
      <vt:variant>
        <vt:i4>2552</vt:i4>
      </vt:variant>
      <vt:variant>
        <vt:i4>0</vt:i4>
      </vt:variant>
      <vt:variant>
        <vt:i4>5</vt:i4>
      </vt:variant>
      <vt:variant>
        <vt:lpwstr/>
      </vt:variant>
      <vt:variant>
        <vt:lpwstr>_Toc396034520</vt:lpwstr>
      </vt:variant>
      <vt:variant>
        <vt:i4>1769523</vt:i4>
      </vt:variant>
      <vt:variant>
        <vt:i4>2546</vt:i4>
      </vt:variant>
      <vt:variant>
        <vt:i4>0</vt:i4>
      </vt:variant>
      <vt:variant>
        <vt:i4>5</vt:i4>
      </vt:variant>
      <vt:variant>
        <vt:lpwstr/>
      </vt:variant>
      <vt:variant>
        <vt:lpwstr>_Toc396034519</vt:lpwstr>
      </vt:variant>
      <vt:variant>
        <vt:i4>1769523</vt:i4>
      </vt:variant>
      <vt:variant>
        <vt:i4>2540</vt:i4>
      </vt:variant>
      <vt:variant>
        <vt:i4>0</vt:i4>
      </vt:variant>
      <vt:variant>
        <vt:i4>5</vt:i4>
      </vt:variant>
      <vt:variant>
        <vt:lpwstr/>
      </vt:variant>
      <vt:variant>
        <vt:lpwstr>_Toc396034518</vt:lpwstr>
      </vt:variant>
      <vt:variant>
        <vt:i4>1769523</vt:i4>
      </vt:variant>
      <vt:variant>
        <vt:i4>2534</vt:i4>
      </vt:variant>
      <vt:variant>
        <vt:i4>0</vt:i4>
      </vt:variant>
      <vt:variant>
        <vt:i4>5</vt:i4>
      </vt:variant>
      <vt:variant>
        <vt:lpwstr/>
      </vt:variant>
      <vt:variant>
        <vt:lpwstr>_Toc396034517</vt:lpwstr>
      </vt:variant>
      <vt:variant>
        <vt:i4>1769523</vt:i4>
      </vt:variant>
      <vt:variant>
        <vt:i4>2528</vt:i4>
      </vt:variant>
      <vt:variant>
        <vt:i4>0</vt:i4>
      </vt:variant>
      <vt:variant>
        <vt:i4>5</vt:i4>
      </vt:variant>
      <vt:variant>
        <vt:lpwstr/>
      </vt:variant>
      <vt:variant>
        <vt:lpwstr>_Toc396034516</vt:lpwstr>
      </vt:variant>
      <vt:variant>
        <vt:i4>1769523</vt:i4>
      </vt:variant>
      <vt:variant>
        <vt:i4>2522</vt:i4>
      </vt:variant>
      <vt:variant>
        <vt:i4>0</vt:i4>
      </vt:variant>
      <vt:variant>
        <vt:i4>5</vt:i4>
      </vt:variant>
      <vt:variant>
        <vt:lpwstr/>
      </vt:variant>
      <vt:variant>
        <vt:lpwstr>_Toc396034515</vt:lpwstr>
      </vt:variant>
      <vt:variant>
        <vt:i4>1769523</vt:i4>
      </vt:variant>
      <vt:variant>
        <vt:i4>2516</vt:i4>
      </vt:variant>
      <vt:variant>
        <vt:i4>0</vt:i4>
      </vt:variant>
      <vt:variant>
        <vt:i4>5</vt:i4>
      </vt:variant>
      <vt:variant>
        <vt:lpwstr/>
      </vt:variant>
      <vt:variant>
        <vt:lpwstr>_Toc396034514</vt:lpwstr>
      </vt:variant>
      <vt:variant>
        <vt:i4>1769523</vt:i4>
      </vt:variant>
      <vt:variant>
        <vt:i4>2510</vt:i4>
      </vt:variant>
      <vt:variant>
        <vt:i4>0</vt:i4>
      </vt:variant>
      <vt:variant>
        <vt:i4>5</vt:i4>
      </vt:variant>
      <vt:variant>
        <vt:lpwstr/>
      </vt:variant>
      <vt:variant>
        <vt:lpwstr>_Toc396034513</vt:lpwstr>
      </vt:variant>
      <vt:variant>
        <vt:i4>1769523</vt:i4>
      </vt:variant>
      <vt:variant>
        <vt:i4>2504</vt:i4>
      </vt:variant>
      <vt:variant>
        <vt:i4>0</vt:i4>
      </vt:variant>
      <vt:variant>
        <vt:i4>5</vt:i4>
      </vt:variant>
      <vt:variant>
        <vt:lpwstr/>
      </vt:variant>
      <vt:variant>
        <vt:lpwstr>_Toc396034512</vt:lpwstr>
      </vt:variant>
      <vt:variant>
        <vt:i4>1769523</vt:i4>
      </vt:variant>
      <vt:variant>
        <vt:i4>2498</vt:i4>
      </vt:variant>
      <vt:variant>
        <vt:i4>0</vt:i4>
      </vt:variant>
      <vt:variant>
        <vt:i4>5</vt:i4>
      </vt:variant>
      <vt:variant>
        <vt:lpwstr/>
      </vt:variant>
      <vt:variant>
        <vt:lpwstr>_Toc396034511</vt:lpwstr>
      </vt:variant>
      <vt:variant>
        <vt:i4>1769523</vt:i4>
      </vt:variant>
      <vt:variant>
        <vt:i4>2492</vt:i4>
      </vt:variant>
      <vt:variant>
        <vt:i4>0</vt:i4>
      </vt:variant>
      <vt:variant>
        <vt:i4>5</vt:i4>
      </vt:variant>
      <vt:variant>
        <vt:lpwstr/>
      </vt:variant>
      <vt:variant>
        <vt:lpwstr>_Toc396034510</vt:lpwstr>
      </vt:variant>
      <vt:variant>
        <vt:i4>1703987</vt:i4>
      </vt:variant>
      <vt:variant>
        <vt:i4>2486</vt:i4>
      </vt:variant>
      <vt:variant>
        <vt:i4>0</vt:i4>
      </vt:variant>
      <vt:variant>
        <vt:i4>5</vt:i4>
      </vt:variant>
      <vt:variant>
        <vt:lpwstr/>
      </vt:variant>
      <vt:variant>
        <vt:lpwstr>_Toc396034509</vt:lpwstr>
      </vt:variant>
      <vt:variant>
        <vt:i4>1703987</vt:i4>
      </vt:variant>
      <vt:variant>
        <vt:i4>2480</vt:i4>
      </vt:variant>
      <vt:variant>
        <vt:i4>0</vt:i4>
      </vt:variant>
      <vt:variant>
        <vt:i4>5</vt:i4>
      </vt:variant>
      <vt:variant>
        <vt:lpwstr/>
      </vt:variant>
      <vt:variant>
        <vt:lpwstr>_Toc396034508</vt:lpwstr>
      </vt:variant>
      <vt:variant>
        <vt:i4>1703987</vt:i4>
      </vt:variant>
      <vt:variant>
        <vt:i4>2474</vt:i4>
      </vt:variant>
      <vt:variant>
        <vt:i4>0</vt:i4>
      </vt:variant>
      <vt:variant>
        <vt:i4>5</vt:i4>
      </vt:variant>
      <vt:variant>
        <vt:lpwstr/>
      </vt:variant>
      <vt:variant>
        <vt:lpwstr>_Toc396034507</vt:lpwstr>
      </vt:variant>
      <vt:variant>
        <vt:i4>1703987</vt:i4>
      </vt:variant>
      <vt:variant>
        <vt:i4>2468</vt:i4>
      </vt:variant>
      <vt:variant>
        <vt:i4>0</vt:i4>
      </vt:variant>
      <vt:variant>
        <vt:i4>5</vt:i4>
      </vt:variant>
      <vt:variant>
        <vt:lpwstr/>
      </vt:variant>
      <vt:variant>
        <vt:lpwstr>_Toc396034506</vt:lpwstr>
      </vt:variant>
      <vt:variant>
        <vt:i4>1703987</vt:i4>
      </vt:variant>
      <vt:variant>
        <vt:i4>2462</vt:i4>
      </vt:variant>
      <vt:variant>
        <vt:i4>0</vt:i4>
      </vt:variant>
      <vt:variant>
        <vt:i4>5</vt:i4>
      </vt:variant>
      <vt:variant>
        <vt:lpwstr/>
      </vt:variant>
      <vt:variant>
        <vt:lpwstr>_Toc396034505</vt:lpwstr>
      </vt:variant>
      <vt:variant>
        <vt:i4>1703987</vt:i4>
      </vt:variant>
      <vt:variant>
        <vt:i4>2456</vt:i4>
      </vt:variant>
      <vt:variant>
        <vt:i4>0</vt:i4>
      </vt:variant>
      <vt:variant>
        <vt:i4>5</vt:i4>
      </vt:variant>
      <vt:variant>
        <vt:lpwstr/>
      </vt:variant>
      <vt:variant>
        <vt:lpwstr>_Toc396034504</vt:lpwstr>
      </vt:variant>
      <vt:variant>
        <vt:i4>1703987</vt:i4>
      </vt:variant>
      <vt:variant>
        <vt:i4>2450</vt:i4>
      </vt:variant>
      <vt:variant>
        <vt:i4>0</vt:i4>
      </vt:variant>
      <vt:variant>
        <vt:i4>5</vt:i4>
      </vt:variant>
      <vt:variant>
        <vt:lpwstr/>
      </vt:variant>
      <vt:variant>
        <vt:lpwstr>_Toc396034503</vt:lpwstr>
      </vt:variant>
      <vt:variant>
        <vt:i4>1703987</vt:i4>
      </vt:variant>
      <vt:variant>
        <vt:i4>2444</vt:i4>
      </vt:variant>
      <vt:variant>
        <vt:i4>0</vt:i4>
      </vt:variant>
      <vt:variant>
        <vt:i4>5</vt:i4>
      </vt:variant>
      <vt:variant>
        <vt:lpwstr/>
      </vt:variant>
      <vt:variant>
        <vt:lpwstr>_Toc396034502</vt:lpwstr>
      </vt:variant>
      <vt:variant>
        <vt:i4>1703987</vt:i4>
      </vt:variant>
      <vt:variant>
        <vt:i4>2438</vt:i4>
      </vt:variant>
      <vt:variant>
        <vt:i4>0</vt:i4>
      </vt:variant>
      <vt:variant>
        <vt:i4>5</vt:i4>
      </vt:variant>
      <vt:variant>
        <vt:lpwstr/>
      </vt:variant>
      <vt:variant>
        <vt:lpwstr>_Toc396034501</vt:lpwstr>
      </vt:variant>
      <vt:variant>
        <vt:i4>1703987</vt:i4>
      </vt:variant>
      <vt:variant>
        <vt:i4>2432</vt:i4>
      </vt:variant>
      <vt:variant>
        <vt:i4>0</vt:i4>
      </vt:variant>
      <vt:variant>
        <vt:i4>5</vt:i4>
      </vt:variant>
      <vt:variant>
        <vt:lpwstr/>
      </vt:variant>
      <vt:variant>
        <vt:lpwstr>_Toc396034500</vt:lpwstr>
      </vt:variant>
      <vt:variant>
        <vt:i4>1245234</vt:i4>
      </vt:variant>
      <vt:variant>
        <vt:i4>2426</vt:i4>
      </vt:variant>
      <vt:variant>
        <vt:i4>0</vt:i4>
      </vt:variant>
      <vt:variant>
        <vt:i4>5</vt:i4>
      </vt:variant>
      <vt:variant>
        <vt:lpwstr/>
      </vt:variant>
      <vt:variant>
        <vt:lpwstr>_Toc396034499</vt:lpwstr>
      </vt:variant>
      <vt:variant>
        <vt:i4>1245234</vt:i4>
      </vt:variant>
      <vt:variant>
        <vt:i4>2420</vt:i4>
      </vt:variant>
      <vt:variant>
        <vt:i4>0</vt:i4>
      </vt:variant>
      <vt:variant>
        <vt:i4>5</vt:i4>
      </vt:variant>
      <vt:variant>
        <vt:lpwstr/>
      </vt:variant>
      <vt:variant>
        <vt:lpwstr>_Toc396034498</vt:lpwstr>
      </vt:variant>
      <vt:variant>
        <vt:i4>1245234</vt:i4>
      </vt:variant>
      <vt:variant>
        <vt:i4>2414</vt:i4>
      </vt:variant>
      <vt:variant>
        <vt:i4>0</vt:i4>
      </vt:variant>
      <vt:variant>
        <vt:i4>5</vt:i4>
      </vt:variant>
      <vt:variant>
        <vt:lpwstr/>
      </vt:variant>
      <vt:variant>
        <vt:lpwstr>_Toc396034497</vt:lpwstr>
      </vt:variant>
      <vt:variant>
        <vt:i4>1245234</vt:i4>
      </vt:variant>
      <vt:variant>
        <vt:i4>2408</vt:i4>
      </vt:variant>
      <vt:variant>
        <vt:i4>0</vt:i4>
      </vt:variant>
      <vt:variant>
        <vt:i4>5</vt:i4>
      </vt:variant>
      <vt:variant>
        <vt:lpwstr/>
      </vt:variant>
      <vt:variant>
        <vt:lpwstr>_Toc396034496</vt:lpwstr>
      </vt:variant>
      <vt:variant>
        <vt:i4>1245234</vt:i4>
      </vt:variant>
      <vt:variant>
        <vt:i4>2402</vt:i4>
      </vt:variant>
      <vt:variant>
        <vt:i4>0</vt:i4>
      </vt:variant>
      <vt:variant>
        <vt:i4>5</vt:i4>
      </vt:variant>
      <vt:variant>
        <vt:lpwstr/>
      </vt:variant>
      <vt:variant>
        <vt:lpwstr>_Toc396034495</vt:lpwstr>
      </vt:variant>
      <vt:variant>
        <vt:i4>1245234</vt:i4>
      </vt:variant>
      <vt:variant>
        <vt:i4>2396</vt:i4>
      </vt:variant>
      <vt:variant>
        <vt:i4>0</vt:i4>
      </vt:variant>
      <vt:variant>
        <vt:i4>5</vt:i4>
      </vt:variant>
      <vt:variant>
        <vt:lpwstr/>
      </vt:variant>
      <vt:variant>
        <vt:lpwstr>_Toc396034494</vt:lpwstr>
      </vt:variant>
      <vt:variant>
        <vt:i4>1245234</vt:i4>
      </vt:variant>
      <vt:variant>
        <vt:i4>2390</vt:i4>
      </vt:variant>
      <vt:variant>
        <vt:i4>0</vt:i4>
      </vt:variant>
      <vt:variant>
        <vt:i4>5</vt:i4>
      </vt:variant>
      <vt:variant>
        <vt:lpwstr/>
      </vt:variant>
      <vt:variant>
        <vt:lpwstr>_Toc396034493</vt:lpwstr>
      </vt:variant>
      <vt:variant>
        <vt:i4>1245234</vt:i4>
      </vt:variant>
      <vt:variant>
        <vt:i4>2384</vt:i4>
      </vt:variant>
      <vt:variant>
        <vt:i4>0</vt:i4>
      </vt:variant>
      <vt:variant>
        <vt:i4>5</vt:i4>
      </vt:variant>
      <vt:variant>
        <vt:lpwstr/>
      </vt:variant>
      <vt:variant>
        <vt:lpwstr>_Toc396034492</vt:lpwstr>
      </vt:variant>
      <vt:variant>
        <vt:i4>1245234</vt:i4>
      </vt:variant>
      <vt:variant>
        <vt:i4>2378</vt:i4>
      </vt:variant>
      <vt:variant>
        <vt:i4>0</vt:i4>
      </vt:variant>
      <vt:variant>
        <vt:i4>5</vt:i4>
      </vt:variant>
      <vt:variant>
        <vt:lpwstr/>
      </vt:variant>
      <vt:variant>
        <vt:lpwstr>_Toc396034491</vt:lpwstr>
      </vt:variant>
      <vt:variant>
        <vt:i4>1245234</vt:i4>
      </vt:variant>
      <vt:variant>
        <vt:i4>2372</vt:i4>
      </vt:variant>
      <vt:variant>
        <vt:i4>0</vt:i4>
      </vt:variant>
      <vt:variant>
        <vt:i4>5</vt:i4>
      </vt:variant>
      <vt:variant>
        <vt:lpwstr/>
      </vt:variant>
      <vt:variant>
        <vt:lpwstr>_Toc396034490</vt:lpwstr>
      </vt:variant>
      <vt:variant>
        <vt:i4>1179698</vt:i4>
      </vt:variant>
      <vt:variant>
        <vt:i4>2366</vt:i4>
      </vt:variant>
      <vt:variant>
        <vt:i4>0</vt:i4>
      </vt:variant>
      <vt:variant>
        <vt:i4>5</vt:i4>
      </vt:variant>
      <vt:variant>
        <vt:lpwstr/>
      </vt:variant>
      <vt:variant>
        <vt:lpwstr>_Toc396034489</vt:lpwstr>
      </vt:variant>
      <vt:variant>
        <vt:i4>1179698</vt:i4>
      </vt:variant>
      <vt:variant>
        <vt:i4>2360</vt:i4>
      </vt:variant>
      <vt:variant>
        <vt:i4>0</vt:i4>
      </vt:variant>
      <vt:variant>
        <vt:i4>5</vt:i4>
      </vt:variant>
      <vt:variant>
        <vt:lpwstr/>
      </vt:variant>
      <vt:variant>
        <vt:lpwstr>_Toc396034488</vt:lpwstr>
      </vt:variant>
      <vt:variant>
        <vt:i4>1179698</vt:i4>
      </vt:variant>
      <vt:variant>
        <vt:i4>2354</vt:i4>
      </vt:variant>
      <vt:variant>
        <vt:i4>0</vt:i4>
      </vt:variant>
      <vt:variant>
        <vt:i4>5</vt:i4>
      </vt:variant>
      <vt:variant>
        <vt:lpwstr/>
      </vt:variant>
      <vt:variant>
        <vt:lpwstr>_Toc396034487</vt:lpwstr>
      </vt:variant>
      <vt:variant>
        <vt:i4>1179698</vt:i4>
      </vt:variant>
      <vt:variant>
        <vt:i4>2348</vt:i4>
      </vt:variant>
      <vt:variant>
        <vt:i4>0</vt:i4>
      </vt:variant>
      <vt:variant>
        <vt:i4>5</vt:i4>
      </vt:variant>
      <vt:variant>
        <vt:lpwstr/>
      </vt:variant>
      <vt:variant>
        <vt:lpwstr>_Toc396034486</vt:lpwstr>
      </vt:variant>
      <vt:variant>
        <vt:i4>1179698</vt:i4>
      </vt:variant>
      <vt:variant>
        <vt:i4>2342</vt:i4>
      </vt:variant>
      <vt:variant>
        <vt:i4>0</vt:i4>
      </vt:variant>
      <vt:variant>
        <vt:i4>5</vt:i4>
      </vt:variant>
      <vt:variant>
        <vt:lpwstr/>
      </vt:variant>
      <vt:variant>
        <vt:lpwstr>_Toc396034485</vt:lpwstr>
      </vt:variant>
      <vt:variant>
        <vt:i4>1179698</vt:i4>
      </vt:variant>
      <vt:variant>
        <vt:i4>2336</vt:i4>
      </vt:variant>
      <vt:variant>
        <vt:i4>0</vt:i4>
      </vt:variant>
      <vt:variant>
        <vt:i4>5</vt:i4>
      </vt:variant>
      <vt:variant>
        <vt:lpwstr/>
      </vt:variant>
      <vt:variant>
        <vt:lpwstr>_Toc396034484</vt:lpwstr>
      </vt:variant>
      <vt:variant>
        <vt:i4>1179698</vt:i4>
      </vt:variant>
      <vt:variant>
        <vt:i4>2330</vt:i4>
      </vt:variant>
      <vt:variant>
        <vt:i4>0</vt:i4>
      </vt:variant>
      <vt:variant>
        <vt:i4>5</vt:i4>
      </vt:variant>
      <vt:variant>
        <vt:lpwstr/>
      </vt:variant>
      <vt:variant>
        <vt:lpwstr>_Toc396034483</vt:lpwstr>
      </vt:variant>
      <vt:variant>
        <vt:i4>1179698</vt:i4>
      </vt:variant>
      <vt:variant>
        <vt:i4>2324</vt:i4>
      </vt:variant>
      <vt:variant>
        <vt:i4>0</vt:i4>
      </vt:variant>
      <vt:variant>
        <vt:i4>5</vt:i4>
      </vt:variant>
      <vt:variant>
        <vt:lpwstr/>
      </vt:variant>
      <vt:variant>
        <vt:lpwstr>_Toc396034482</vt:lpwstr>
      </vt:variant>
      <vt:variant>
        <vt:i4>1179698</vt:i4>
      </vt:variant>
      <vt:variant>
        <vt:i4>2318</vt:i4>
      </vt:variant>
      <vt:variant>
        <vt:i4>0</vt:i4>
      </vt:variant>
      <vt:variant>
        <vt:i4>5</vt:i4>
      </vt:variant>
      <vt:variant>
        <vt:lpwstr/>
      </vt:variant>
      <vt:variant>
        <vt:lpwstr>_Toc396034481</vt:lpwstr>
      </vt:variant>
      <vt:variant>
        <vt:i4>1179698</vt:i4>
      </vt:variant>
      <vt:variant>
        <vt:i4>2312</vt:i4>
      </vt:variant>
      <vt:variant>
        <vt:i4>0</vt:i4>
      </vt:variant>
      <vt:variant>
        <vt:i4>5</vt:i4>
      </vt:variant>
      <vt:variant>
        <vt:lpwstr/>
      </vt:variant>
      <vt:variant>
        <vt:lpwstr>_Toc396034480</vt:lpwstr>
      </vt:variant>
      <vt:variant>
        <vt:i4>1900594</vt:i4>
      </vt:variant>
      <vt:variant>
        <vt:i4>2306</vt:i4>
      </vt:variant>
      <vt:variant>
        <vt:i4>0</vt:i4>
      </vt:variant>
      <vt:variant>
        <vt:i4>5</vt:i4>
      </vt:variant>
      <vt:variant>
        <vt:lpwstr/>
      </vt:variant>
      <vt:variant>
        <vt:lpwstr>_Toc396034479</vt:lpwstr>
      </vt:variant>
      <vt:variant>
        <vt:i4>1900594</vt:i4>
      </vt:variant>
      <vt:variant>
        <vt:i4>2300</vt:i4>
      </vt:variant>
      <vt:variant>
        <vt:i4>0</vt:i4>
      </vt:variant>
      <vt:variant>
        <vt:i4>5</vt:i4>
      </vt:variant>
      <vt:variant>
        <vt:lpwstr/>
      </vt:variant>
      <vt:variant>
        <vt:lpwstr>_Toc396034478</vt:lpwstr>
      </vt:variant>
      <vt:variant>
        <vt:i4>1900594</vt:i4>
      </vt:variant>
      <vt:variant>
        <vt:i4>2294</vt:i4>
      </vt:variant>
      <vt:variant>
        <vt:i4>0</vt:i4>
      </vt:variant>
      <vt:variant>
        <vt:i4>5</vt:i4>
      </vt:variant>
      <vt:variant>
        <vt:lpwstr/>
      </vt:variant>
      <vt:variant>
        <vt:lpwstr>_Toc396034477</vt:lpwstr>
      </vt:variant>
      <vt:variant>
        <vt:i4>1900594</vt:i4>
      </vt:variant>
      <vt:variant>
        <vt:i4>2288</vt:i4>
      </vt:variant>
      <vt:variant>
        <vt:i4>0</vt:i4>
      </vt:variant>
      <vt:variant>
        <vt:i4>5</vt:i4>
      </vt:variant>
      <vt:variant>
        <vt:lpwstr/>
      </vt:variant>
      <vt:variant>
        <vt:lpwstr>_Toc396034476</vt:lpwstr>
      </vt:variant>
      <vt:variant>
        <vt:i4>1900594</vt:i4>
      </vt:variant>
      <vt:variant>
        <vt:i4>2282</vt:i4>
      </vt:variant>
      <vt:variant>
        <vt:i4>0</vt:i4>
      </vt:variant>
      <vt:variant>
        <vt:i4>5</vt:i4>
      </vt:variant>
      <vt:variant>
        <vt:lpwstr/>
      </vt:variant>
      <vt:variant>
        <vt:lpwstr>_Toc396034475</vt:lpwstr>
      </vt:variant>
      <vt:variant>
        <vt:i4>1900594</vt:i4>
      </vt:variant>
      <vt:variant>
        <vt:i4>2276</vt:i4>
      </vt:variant>
      <vt:variant>
        <vt:i4>0</vt:i4>
      </vt:variant>
      <vt:variant>
        <vt:i4>5</vt:i4>
      </vt:variant>
      <vt:variant>
        <vt:lpwstr/>
      </vt:variant>
      <vt:variant>
        <vt:lpwstr>_Toc396034474</vt:lpwstr>
      </vt:variant>
      <vt:variant>
        <vt:i4>1900594</vt:i4>
      </vt:variant>
      <vt:variant>
        <vt:i4>2270</vt:i4>
      </vt:variant>
      <vt:variant>
        <vt:i4>0</vt:i4>
      </vt:variant>
      <vt:variant>
        <vt:i4>5</vt:i4>
      </vt:variant>
      <vt:variant>
        <vt:lpwstr/>
      </vt:variant>
      <vt:variant>
        <vt:lpwstr>_Toc396034473</vt:lpwstr>
      </vt:variant>
      <vt:variant>
        <vt:i4>1900594</vt:i4>
      </vt:variant>
      <vt:variant>
        <vt:i4>2264</vt:i4>
      </vt:variant>
      <vt:variant>
        <vt:i4>0</vt:i4>
      </vt:variant>
      <vt:variant>
        <vt:i4>5</vt:i4>
      </vt:variant>
      <vt:variant>
        <vt:lpwstr/>
      </vt:variant>
      <vt:variant>
        <vt:lpwstr>_Toc396034472</vt:lpwstr>
      </vt:variant>
      <vt:variant>
        <vt:i4>1900594</vt:i4>
      </vt:variant>
      <vt:variant>
        <vt:i4>2258</vt:i4>
      </vt:variant>
      <vt:variant>
        <vt:i4>0</vt:i4>
      </vt:variant>
      <vt:variant>
        <vt:i4>5</vt:i4>
      </vt:variant>
      <vt:variant>
        <vt:lpwstr/>
      </vt:variant>
      <vt:variant>
        <vt:lpwstr>_Toc396034471</vt:lpwstr>
      </vt:variant>
      <vt:variant>
        <vt:i4>1900594</vt:i4>
      </vt:variant>
      <vt:variant>
        <vt:i4>2252</vt:i4>
      </vt:variant>
      <vt:variant>
        <vt:i4>0</vt:i4>
      </vt:variant>
      <vt:variant>
        <vt:i4>5</vt:i4>
      </vt:variant>
      <vt:variant>
        <vt:lpwstr/>
      </vt:variant>
      <vt:variant>
        <vt:lpwstr>_Toc396034470</vt:lpwstr>
      </vt:variant>
      <vt:variant>
        <vt:i4>1835058</vt:i4>
      </vt:variant>
      <vt:variant>
        <vt:i4>2246</vt:i4>
      </vt:variant>
      <vt:variant>
        <vt:i4>0</vt:i4>
      </vt:variant>
      <vt:variant>
        <vt:i4>5</vt:i4>
      </vt:variant>
      <vt:variant>
        <vt:lpwstr/>
      </vt:variant>
      <vt:variant>
        <vt:lpwstr>_Toc396034469</vt:lpwstr>
      </vt:variant>
      <vt:variant>
        <vt:i4>1835058</vt:i4>
      </vt:variant>
      <vt:variant>
        <vt:i4>2240</vt:i4>
      </vt:variant>
      <vt:variant>
        <vt:i4>0</vt:i4>
      </vt:variant>
      <vt:variant>
        <vt:i4>5</vt:i4>
      </vt:variant>
      <vt:variant>
        <vt:lpwstr/>
      </vt:variant>
      <vt:variant>
        <vt:lpwstr>_Toc396034468</vt:lpwstr>
      </vt:variant>
      <vt:variant>
        <vt:i4>1835058</vt:i4>
      </vt:variant>
      <vt:variant>
        <vt:i4>2234</vt:i4>
      </vt:variant>
      <vt:variant>
        <vt:i4>0</vt:i4>
      </vt:variant>
      <vt:variant>
        <vt:i4>5</vt:i4>
      </vt:variant>
      <vt:variant>
        <vt:lpwstr/>
      </vt:variant>
      <vt:variant>
        <vt:lpwstr>_Toc396034467</vt:lpwstr>
      </vt:variant>
      <vt:variant>
        <vt:i4>1835058</vt:i4>
      </vt:variant>
      <vt:variant>
        <vt:i4>2228</vt:i4>
      </vt:variant>
      <vt:variant>
        <vt:i4>0</vt:i4>
      </vt:variant>
      <vt:variant>
        <vt:i4>5</vt:i4>
      </vt:variant>
      <vt:variant>
        <vt:lpwstr/>
      </vt:variant>
      <vt:variant>
        <vt:lpwstr>_Toc396034466</vt:lpwstr>
      </vt:variant>
      <vt:variant>
        <vt:i4>1835058</vt:i4>
      </vt:variant>
      <vt:variant>
        <vt:i4>2222</vt:i4>
      </vt:variant>
      <vt:variant>
        <vt:i4>0</vt:i4>
      </vt:variant>
      <vt:variant>
        <vt:i4>5</vt:i4>
      </vt:variant>
      <vt:variant>
        <vt:lpwstr/>
      </vt:variant>
      <vt:variant>
        <vt:lpwstr>_Toc396034465</vt:lpwstr>
      </vt:variant>
      <vt:variant>
        <vt:i4>1835058</vt:i4>
      </vt:variant>
      <vt:variant>
        <vt:i4>2216</vt:i4>
      </vt:variant>
      <vt:variant>
        <vt:i4>0</vt:i4>
      </vt:variant>
      <vt:variant>
        <vt:i4>5</vt:i4>
      </vt:variant>
      <vt:variant>
        <vt:lpwstr/>
      </vt:variant>
      <vt:variant>
        <vt:lpwstr>_Toc396034464</vt:lpwstr>
      </vt:variant>
      <vt:variant>
        <vt:i4>1835058</vt:i4>
      </vt:variant>
      <vt:variant>
        <vt:i4>2210</vt:i4>
      </vt:variant>
      <vt:variant>
        <vt:i4>0</vt:i4>
      </vt:variant>
      <vt:variant>
        <vt:i4>5</vt:i4>
      </vt:variant>
      <vt:variant>
        <vt:lpwstr/>
      </vt:variant>
      <vt:variant>
        <vt:lpwstr>_Toc396034463</vt:lpwstr>
      </vt:variant>
      <vt:variant>
        <vt:i4>1835058</vt:i4>
      </vt:variant>
      <vt:variant>
        <vt:i4>2204</vt:i4>
      </vt:variant>
      <vt:variant>
        <vt:i4>0</vt:i4>
      </vt:variant>
      <vt:variant>
        <vt:i4>5</vt:i4>
      </vt:variant>
      <vt:variant>
        <vt:lpwstr/>
      </vt:variant>
      <vt:variant>
        <vt:lpwstr>_Toc396034462</vt:lpwstr>
      </vt:variant>
      <vt:variant>
        <vt:i4>1835058</vt:i4>
      </vt:variant>
      <vt:variant>
        <vt:i4>2198</vt:i4>
      </vt:variant>
      <vt:variant>
        <vt:i4>0</vt:i4>
      </vt:variant>
      <vt:variant>
        <vt:i4>5</vt:i4>
      </vt:variant>
      <vt:variant>
        <vt:lpwstr/>
      </vt:variant>
      <vt:variant>
        <vt:lpwstr>_Toc396034461</vt:lpwstr>
      </vt:variant>
      <vt:variant>
        <vt:i4>1835058</vt:i4>
      </vt:variant>
      <vt:variant>
        <vt:i4>2192</vt:i4>
      </vt:variant>
      <vt:variant>
        <vt:i4>0</vt:i4>
      </vt:variant>
      <vt:variant>
        <vt:i4>5</vt:i4>
      </vt:variant>
      <vt:variant>
        <vt:lpwstr/>
      </vt:variant>
      <vt:variant>
        <vt:lpwstr>_Toc396034460</vt:lpwstr>
      </vt:variant>
      <vt:variant>
        <vt:i4>2031666</vt:i4>
      </vt:variant>
      <vt:variant>
        <vt:i4>2186</vt:i4>
      </vt:variant>
      <vt:variant>
        <vt:i4>0</vt:i4>
      </vt:variant>
      <vt:variant>
        <vt:i4>5</vt:i4>
      </vt:variant>
      <vt:variant>
        <vt:lpwstr/>
      </vt:variant>
      <vt:variant>
        <vt:lpwstr>_Toc396034459</vt:lpwstr>
      </vt:variant>
      <vt:variant>
        <vt:i4>2031666</vt:i4>
      </vt:variant>
      <vt:variant>
        <vt:i4>2180</vt:i4>
      </vt:variant>
      <vt:variant>
        <vt:i4>0</vt:i4>
      </vt:variant>
      <vt:variant>
        <vt:i4>5</vt:i4>
      </vt:variant>
      <vt:variant>
        <vt:lpwstr/>
      </vt:variant>
      <vt:variant>
        <vt:lpwstr>_Toc396034458</vt:lpwstr>
      </vt:variant>
      <vt:variant>
        <vt:i4>2031666</vt:i4>
      </vt:variant>
      <vt:variant>
        <vt:i4>2174</vt:i4>
      </vt:variant>
      <vt:variant>
        <vt:i4>0</vt:i4>
      </vt:variant>
      <vt:variant>
        <vt:i4>5</vt:i4>
      </vt:variant>
      <vt:variant>
        <vt:lpwstr/>
      </vt:variant>
      <vt:variant>
        <vt:lpwstr>_Toc396034457</vt:lpwstr>
      </vt:variant>
      <vt:variant>
        <vt:i4>2031666</vt:i4>
      </vt:variant>
      <vt:variant>
        <vt:i4>2168</vt:i4>
      </vt:variant>
      <vt:variant>
        <vt:i4>0</vt:i4>
      </vt:variant>
      <vt:variant>
        <vt:i4>5</vt:i4>
      </vt:variant>
      <vt:variant>
        <vt:lpwstr/>
      </vt:variant>
      <vt:variant>
        <vt:lpwstr>_Toc396034456</vt:lpwstr>
      </vt:variant>
      <vt:variant>
        <vt:i4>2031666</vt:i4>
      </vt:variant>
      <vt:variant>
        <vt:i4>2162</vt:i4>
      </vt:variant>
      <vt:variant>
        <vt:i4>0</vt:i4>
      </vt:variant>
      <vt:variant>
        <vt:i4>5</vt:i4>
      </vt:variant>
      <vt:variant>
        <vt:lpwstr/>
      </vt:variant>
      <vt:variant>
        <vt:lpwstr>_Toc396034455</vt:lpwstr>
      </vt:variant>
      <vt:variant>
        <vt:i4>2031666</vt:i4>
      </vt:variant>
      <vt:variant>
        <vt:i4>2156</vt:i4>
      </vt:variant>
      <vt:variant>
        <vt:i4>0</vt:i4>
      </vt:variant>
      <vt:variant>
        <vt:i4>5</vt:i4>
      </vt:variant>
      <vt:variant>
        <vt:lpwstr/>
      </vt:variant>
      <vt:variant>
        <vt:lpwstr>_Toc396034454</vt:lpwstr>
      </vt:variant>
      <vt:variant>
        <vt:i4>2031666</vt:i4>
      </vt:variant>
      <vt:variant>
        <vt:i4>2150</vt:i4>
      </vt:variant>
      <vt:variant>
        <vt:i4>0</vt:i4>
      </vt:variant>
      <vt:variant>
        <vt:i4>5</vt:i4>
      </vt:variant>
      <vt:variant>
        <vt:lpwstr/>
      </vt:variant>
      <vt:variant>
        <vt:lpwstr>_Toc396034453</vt:lpwstr>
      </vt:variant>
      <vt:variant>
        <vt:i4>2031666</vt:i4>
      </vt:variant>
      <vt:variant>
        <vt:i4>2144</vt:i4>
      </vt:variant>
      <vt:variant>
        <vt:i4>0</vt:i4>
      </vt:variant>
      <vt:variant>
        <vt:i4>5</vt:i4>
      </vt:variant>
      <vt:variant>
        <vt:lpwstr/>
      </vt:variant>
      <vt:variant>
        <vt:lpwstr>_Toc396034452</vt:lpwstr>
      </vt:variant>
      <vt:variant>
        <vt:i4>2031666</vt:i4>
      </vt:variant>
      <vt:variant>
        <vt:i4>2138</vt:i4>
      </vt:variant>
      <vt:variant>
        <vt:i4>0</vt:i4>
      </vt:variant>
      <vt:variant>
        <vt:i4>5</vt:i4>
      </vt:variant>
      <vt:variant>
        <vt:lpwstr/>
      </vt:variant>
      <vt:variant>
        <vt:lpwstr>_Toc396034451</vt:lpwstr>
      </vt:variant>
      <vt:variant>
        <vt:i4>2031666</vt:i4>
      </vt:variant>
      <vt:variant>
        <vt:i4>2132</vt:i4>
      </vt:variant>
      <vt:variant>
        <vt:i4>0</vt:i4>
      </vt:variant>
      <vt:variant>
        <vt:i4>5</vt:i4>
      </vt:variant>
      <vt:variant>
        <vt:lpwstr/>
      </vt:variant>
      <vt:variant>
        <vt:lpwstr>_Toc396034450</vt:lpwstr>
      </vt:variant>
      <vt:variant>
        <vt:i4>1966130</vt:i4>
      </vt:variant>
      <vt:variant>
        <vt:i4>2126</vt:i4>
      </vt:variant>
      <vt:variant>
        <vt:i4>0</vt:i4>
      </vt:variant>
      <vt:variant>
        <vt:i4>5</vt:i4>
      </vt:variant>
      <vt:variant>
        <vt:lpwstr/>
      </vt:variant>
      <vt:variant>
        <vt:lpwstr>_Toc396034449</vt:lpwstr>
      </vt:variant>
      <vt:variant>
        <vt:i4>1966130</vt:i4>
      </vt:variant>
      <vt:variant>
        <vt:i4>2120</vt:i4>
      </vt:variant>
      <vt:variant>
        <vt:i4>0</vt:i4>
      </vt:variant>
      <vt:variant>
        <vt:i4>5</vt:i4>
      </vt:variant>
      <vt:variant>
        <vt:lpwstr/>
      </vt:variant>
      <vt:variant>
        <vt:lpwstr>_Toc396034448</vt:lpwstr>
      </vt:variant>
      <vt:variant>
        <vt:i4>1966130</vt:i4>
      </vt:variant>
      <vt:variant>
        <vt:i4>2114</vt:i4>
      </vt:variant>
      <vt:variant>
        <vt:i4>0</vt:i4>
      </vt:variant>
      <vt:variant>
        <vt:i4>5</vt:i4>
      </vt:variant>
      <vt:variant>
        <vt:lpwstr/>
      </vt:variant>
      <vt:variant>
        <vt:lpwstr>_Toc396034447</vt:lpwstr>
      </vt:variant>
      <vt:variant>
        <vt:i4>1966130</vt:i4>
      </vt:variant>
      <vt:variant>
        <vt:i4>2108</vt:i4>
      </vt:variant>
      <vt:variant>
        <vt:i4>0</vt:i4>
      </vt:variant>
      <vt:variant>
        <vt:i4>5</vt:i4>
      </vt:variant>
      <vt:variant>
        <vt:lpwstr/>
      </vt:variant>
      <vt:variant>
        <vt:lpwstr>_Toc396034446</vt:lpwstr>
      </vt:variant>
      <vt:variant>
        <vt:i4>1966130</vt:i4>
      </vt:variant>
      <vt:variant>
        <vt:i4>2102</vt:i4>
      </vt:variant>
      <vt:variant>
        <vt:i4>0</vt:i4>
      </vt:variant>
      <vt:variant>
        <vt:i4>5</vt:i4>
      </vt:variant>
      <vt:variant>
        <vt:lpwstr/>
      </vt:variant>
      <vt:variant>
        <vt:lpwstr>_Toc396034445</vt:lpwstr>
      </vt:variant>
      <vt:variant>
        <vt:i4>1966130</vt:i4>
      </vt:variant>
      <vt:variant>
        <vt:i4>2096</vt:i4>
      </vt:variant>
      <vt:variant>
        <vt:i4>0</vt:i4>
      </vt:variant>
      <vt:variant>
        <vt:i4>5</vt:i4>
      </vt:variant>
      <vt:variant>
        <vt:lpwstr/>
      </vt:variant>
      <vt:variant>
        <vt:lpwstr>_Toc396034444</vt:lpwstr>
      </vt:variant>
      <vt:variant>
        <vt:i4>1966130</vt:i4>
      </vt:variant>
      <vt:variant>
        <vt:i4>2090</vt:i4>
      </vt:variant>
      <vt:variant>
        <vt:i4>0</vt:i4>
      </vt:variant>
      <vt:variant>
        <vt:i4>5</vt:i4>
      </vt:variant>
      <vt:variant>
        <vt:lpwstr/>
      </vt:variant>
      <vt:variant>
        <vt:lpwstr>_Toc396034443</vt:lpwstr>
      </vt:variant>
      <vt:variant>
        <vt:i4>1966130</vt:i4>
      </vt:variant>
      <vt:variant>
        <vt:i4>2084</vt:i4>
      </vt:variant>
      <vt:variant>
        <vt:i4>0</vt:i4>
      </vt:variant>
      <vt:variant>
        <vt:i4>5</vt:i4>
      </vt:variant>
      <vt:variant>
        <vt:lpwstr/>
      </vt:variant>
      <vt:variant>
        <vt:lpwstr>_Toc396034442</vt:lpwstr>
      </vt:variant>
      <vt:variant>
        <vt:i4>1966130</vt:i4>
      </vt:variant>
      <vt:variant>
        <vt:i4>2078</vt:i4>
      </vt:variant>
      <vt:variant>
        <vt:i4>0</vt:i4>
      </vt:variant>
      <vt:variant>
        <vt:i4>5</vt:i4>
      </vt:variant>
      <vt:variant>
        <vt:lpwstr/>
      </vt:variant>
      <vt:variant>
        <vt:lpwstr>_Toc396034441</vt:lpwstr>
      </vt:variant>
      <vt:variant>
        <vt:i4>1966130</vt:i4>
      </vt:variant>
      <vt:variant>
        <vt:i4>2072</vt:i4>
      </vt:variant>
      <vt:variant>
        <vt:i4>0</vt:i4>
      </vt:variant>
      <vt:variant>
        <vt:i4>5</vt:i4>
      </vt:variant>
      <vt:variant>
        <vt:lpwstr/>
      </vt:variant>
      <vt:variant>
        <vt:lpwstr>_Toc396034440</vt:lpwstr>
      </vt:variant>
      <vt:variant>
        <vt:i4>1638450</vt:i4>
      </vt:variant>
      <vt:variant>
        <vt:i4>2066</vt:i4>
      </vt:variant>
      <vt:variant>
        <vt:i4>0</vt:i4>
      </vt:variant>
      <vt:variant>
        <vt:i4>5</vt:i4>
      </vt:variant>
      <vt:variant>
        <vt:lpwstr/>
      </vt:variant>
      <vt:variant>
        <vt:lpwstr>_Toc396034439</vt:lpwstr>
      </vt:variant>
      <vt:variant>
        <vt:i4>1638450</vt:i4>
      </vt:variant>
      <vt:variant>
        <vt:i4>2060</vt:i4>
      </vt:variant>
      <vt:variant>
        <vt:i4>0</vt:i4>
      </vt:variant>
      <vt:variant>
        <vt:i4>5</vt:i4>
      </vt:variant>
      <vt:variant>
        <vt:lpwstr/>
      </vt:variant>
      <vt:variant>
        <vt:lpwstr>_Toc396034438</vt:lpwstr>
      </vt:variant>
      <vt:variant>
        <vt:i4>1638450</vt:i4>
      </vt:variant>
      <vt:variant>
        <vt:i4>2054</vt:i4>
      </vt:variant>
      <vt:variant>
        <vt:i4>0</vt:i4>
      </vt:variant>
      <vt:variant>
        <vt:i4>5</vt:i4>
      </vt:variant>
      <vt:variant>
        <vt:lpwstr/>
      </vt:variant>
      <vt:variant>
        <vt:lpwstr>_Toc396034437</vt:lpwstr>
      </vt:variant>
      <vt:variant>
        <vt:i4>1638450</vt:i4>
      </vt:variant>
      <vt:variant>
        <vt:i4>2048</vt:i4>
      </vt:variant>
      <vt:variant>
        <vt:i4>0</vt:i4>
      </vt:variant>
      <vt:variant>
        <vt:i4>5</vt:i4>
      </vt:variant>
      <vt:variant>
        <vt:lpwstr/>
      </vt:variant>
      <vt:variant>
        <vt:lpwstr>_Toc396034436</vt:lpwstr>
      </vt:variant>
      <vt:variant>
        <vt:i4>1638450</vt:i4>
      </vt:variant>
      <vt:variant>
        <vt:i4>2042</vt:i4>
      </vt:variant>
      <vt:variant>
        <vt:i4>0</vt:i4>
      </vt:variant>
      <vt:variant>
        <vt:i4>5</vt:i4>
      </vt:variant>
      <vt:variant>
        <vt:lpwstr/>
      </vt:variant>
      <vt:variant>
        <vt:lpwstr>_Toc396034435</vt:lpwstr>
      </vt:variant>
      <vt:variant>
        <vt:i4>1638450</vt:i4>
      </vt:variant>
      <vt:variant>
        <vt:i4>2036</vt:i4>
      </vt:variant>
      <vt:variant>
        <vt:i4>0</vt:i4>
      </vt:variant>
      <vt:variant>
        <vt:i4>5</vt:i4>
      </vt:variant>
      <vt:variant>
        <vt:lpwstr/>
      </vt:variant>
      <vt:variant>
        <vt:lpwstr>_Toc396034434</vt:lpwstr>
      </vt:variant>
      <vt:variant>
        <vt:i4>1638450</vt:i4>
      </vt:variant>
      <vt:variant>
        <vt:i4>2030</vt:i4>
      </vt:variant>
      <vt:variant>
        <vt:i4>0</vt:i4>
      </vt:variant>
      <vt:variant>
        <vt:i4>5</vt:i4>
      </vt:variant>
      <vt:variant>
        <vt:lpwstr/>
      </vt:variant>
      <vt:variant>
        <vt:lpwstr>_Toc396034433</vt:lpwstr>
      </vt:variant>
      <vt:variant>
        <vt:i4>1638450</vt:i4>
      </vt:variant>
      <vt:variant>
        <vt:i4>2024</vt:i4>
      </vt:variant>
      <vt:variant>
        <vt:i4>0</vt:i4>
      </vt:variant>
      <vt:variant>
        <vt:i4>5</vt:i4>
      </vt:variant>
      <vt:variant>
        <vt:lpwstr/>
      </vt:variant>
      <vt:variant>
        <vt:lpwstr>_Toc396034432</vt:lpwstr>
      </vt:variant>
      <vt:variant>
        <vt:i4>1638450</vt:i4>
      </vt:variant>
      <vt:variant>
        <vt:i4>2018</vt:i4>
      </vt:variant>
      <vt:variant>
        <vt:i4>0</vt:i4>
      </vt:variant>
      <vt:variant>
        <vt:i4>5</vt:i4>
      </vt:variant>
      <vt:variant>
        <vt:lpwstr/>
      </vt:variant>
      <vt:variant>
        <vt:lpwstr>_Toc396034431</vt:lpwstr>
      </vt:variant>
      <vt:variant>
        <vt:i4>1638450</vt:i4>
      </vt:variant>
      <vt:variant>
        <vt:i4>2012</vt:i4>
      </vt:variant>
      <vt:variant>
        <vt:i4>0</vt:i4>
      </vt:variant>
      <vt:variant>
        <vt:i4>5</vt:i4>
      </vt:variant>
      <vt:variant>
        <vt:lpwstr/>
      </vt:variant>
      <vt:variant>
        <vt:lpwstr>_Toc396034430</vt:lpwstr>
      </vt:variant>
      <vt:variant>
        <vt:i4>1572914</vt:i4>
      </vt:variant>
      <vt:variant>
        <vt:i4>2006</vt:i4>
      </vt:variant>
      <vt:variant>
        <vt:i4>0</vt:i4>
      </vt:variant>
      <vt:variant>
        <vt:i4>5</vt:i4>
      </vt:variant>
      <vt:variant>
        <vt:lpwstr/>
      </vt:variant>
      <vt:variant>
        <vt:lpwstr>_Toc396034429</vt:lpwstr>
      </vt:variant>
      <vt:variant>
        <vt:i4>1572914</vt:i4>
      </vt:variant>
      <vt:variant>
        <vt:i4>2000</vt:i4>
      </vt:variant>
      <vt:variant>
        <vt:i4>0</vt:i4>
      </vt:variant>
      <vt:variant>
        <vt:i4>5</vt:i4>
      </vt:variant>
      <vt:variant>
        <vt:lpwstr/>
      </vt:variant>
      <vt:variant>
        <vt:lpwstr>_Toc396034428</vt:lpwstr>
      </vt:variant>
      <vt:variant>
        <vt:i4>1572914</vt:i4>
      </vt:variant>
      <vt:variant>
        <vt:i4>1994</vt:i4>
      </vt:variant>
      <vt:variant>
        <vt:i4>0</vt:i4>
      </vt:variant>
      <vt:variant>
        <vt:i4>5</vt:i4>
      </vt:variant>
      <vt:variant>
        <vt:lpwstr/>
      </vt:variant>
      <vt:variant>
        <vt:lpwstr>_Toc396034427</vt:lpwstr>
      </vt:variant>
      <vt:variant>
        <vt:i4>1572914</vt:i4>
      </vt:variant>
      <vt:variant>
        <vt:i4>1988</vt:i4>
      </vt:variant>
      <vt:variant>
        <vt:i4>0</vt:i4>
      </vt:variant>
      <vt:variant>
        <vt:i4>5</vt:i4>
      </vt:variant>
      <vt:variant>
        <vt:lpwstr/>
      </vt:variant>
      <vt:variant>
        <vt:lpwstr>_Toc396034426</vt:lpwstr>
      </vt:variant>
      <vt:variant>
        <vt:i4>1572914</vt:i4>
      </vt:variant>
      <vt:variant>
        <vt:i4>1982</vt:i4>
      </vt:variant>
      <vt:variant>
        <vt:i4>0</vt:i4>
      </vt:variant>
      <vt:variant>
        <vt:i4>5</vt:i4>
      </vt:variant>
      <vt:variant>
        <vt:lpwstr/>
      </vt:variant>
      <vt:variant>
        <vt:lpwstr>_Toc396034425</vt:lpwstr>
      </vt:variant>
      <vt:variant>
        <vt:i4>1572914</vt:i4>
      </vt:variant>
      <vt:variant>
        <vt:i4>1976</vt:i4>
      </vt:variant>
      <vt:variant>
        <vt:i4>0</vt:i4>
      </vt:variant>
      <vt:variant>
        <vt:i4>5</vt:i4>
      </vt:variant>
      <vt:variant>
        <vt:lpwstr/>
      </vt:variant>
      <vt:variant>
        <vt:lpwstr>_Toc396034424</vt:lpwstr>
      </vt:variant>
      <vt:variant>
        <vt:i4>1572914</vt:i4>
      </vt:variant>
      <vt:variant>
        <vt:i4>1970</vt:i4>
      </vt:variant>
      <vt:variant>
        <vt:i4>0</vt:i4>
      </vt:variant>
      <vt:variant>
        <vt:i4>5</vt:i4>
      </vt:variant>
      <vt:variant>
        <vt:lpwstr/>
      </vt:variant>
      <vt:variant>
        <vt:lpwstr>_Toc396034423</vt:lpwstr>
      </vt:variant>
      <vt:variant>
        <vt:i4>1572914</vt:i4>
      </vt:variant>
      <vt:variant>
        <vt:i4>1964</vt:i4>
      </vt:variant>
      <vt:variant>
        <vt:i4>0</vt:i4>
      </vt:variant>
      <vt:variant>
        <vt:i4>5</vt:i4>
      </vt:variant>
      <vt:variant>
        <vt:lpwstr/>
      </vt:variant>
      <vt:variant>
        <vt:lpwstr>_Toc396034422</vt:lpwstr>
      </vt:variant>
      <vt:variant>
        <vt:i4>1572914</vt:i4>
      </vt:variant>
      <vt:variant>
        <vt:i4>1958</vt:i4>
      </vt:variant>
      <vt:variant>
        <vt:i4>0</vt:i4>
      </vt:variant>
      <vt:variant>
        <vt:i4>5</vt:i4>
      </vt:variant>
      <vt:variant>
        <vt:lpwstr/>
      </vt:variant>
      <vt:variant>
        <vt:lpwstr>_Toc396034421</vt:lpwstr>
      </vt:variant>
      <vt:variant>
        <vt:i4>1572914</vt:i4>
      </vt:variant>
      <vt:variant>
        <vt:i4>1952</vt:i4>
      </vt:variant>
      <vt:variant>
        <vt:i4>0</vt:i4>
      </vt:variant>
      <vt:variant>
        <vt:i4>5</vt:i4>
      </vt:variant>
      <vt:variant>
        <vt:lpwstr/>
      </vt:variant>
      <vt:variant>
        <vt:lpwstr>_Toc396034420</vt:lpwstr>
      </vt:variant>
      <vt:variant>
        <vt:i4>1769522</vt:i4>
      </vt:variant>
      <vt:variant>
        <vt:i4>1946</vt:i4>
      </vt:variant>
      <vt:variant>
        <vt:i4>0</vt:i4>
      </vt:variant>
      <vt:variant>
        <vt:i4>5</vt:i4>
      </vt:variant>
      <vt:variant>
        <vt:lpwstr/>
      </vt:variant>
      <vt:variant>
        <vt:lpwstr>_Toc396034419</vt:lpwstr>
      </vt:variant>
      <vt:variant>
        <vt:i4>1769522</vt:i4>
      </vt:variant>
      <vt:variant>
        <vt:i4>1940</vt:i4>
      </vt:variant>
      <vt:variant>
        <vt:i4>0</vt:i4>
      </vt:variant>
      <vt:variant>
        <vt:i4>5</vt:i4>
      </vt:variant>
      <vt:variant>
        <vt:lpwstr/>
      </vt:variant>
      <vt:variant>
        <vt:lpwstr>_Toc396034418</vt:lpwstr>
      </vt:variant>
      <vt:variant>
        <vt:i4>1769522</vt:i4>
      </vt:variant>
      <vt:variant>
        <vt:i4>1934</vt:i4>
      </vt:variant>
      <vt:variant>
        <vt:i4>0</vt:i4>
      </vt:variant>
      <vt:variant>
        <vt:i4>5</vt:i4>
      </vt:variant>
      <vt:variant>
        <vt:lpwstr/>
      </vt:variant>
      <vt:variant>
        <vt:lpwstr>_Toc396034417</vt:lpwstr>
      </vt:variant>
      <vt:variant>
        <vt:i4>1769522</vt:i4>
      </vt:variant>
      <vt:variant>
        <vt:i4>1928</vt:i4>
      </vt:variant>
      <vt:variant>
        <vt:i4>0</vt:i4>
      </vt:variant>
      <vt:variant>
        <vt:i4>5</vt:i4>
      </vt:variant>
      <vt:variant>
        <vt:lpwstr/>
      </vt:variant>
      <vt:variant>
        <vt:lpwstr>_Toc396034416</vt:lpwstr>
      </vt:variant>
      <vt:variant>
        <vt:i4>1769522</vt:i4>
      </vt:variant>
      <vt:variant>
        <vt:i4>1922</vt:i4>
      </vt:variant>
      <vt:variant>
        <vt:i4>0</vt:i4>
      </vt:variant>
      <vt:variant>
        <vt:i4>5</vt:i4>
      </vt:variant>
      <vt:variant>
        <vt:lpwstr/>
      </vt:variant>
      <vt:variant>
        <vt:lpwstr>_Toc396034415</vt:lpwstr>
      </vt:variant>
      <vt:variant>
        <vt:i4>1769522</vt:i4>
      </vt:variant>
      <vt:variant>
        <vt:i4>1916</vt:i4>
      </vt:variant>
      <vt:variant>
        <vt:i4>0</vt:i4>
      </vt:variant>
      <vt:variant>
        <vt:i4>5</vt:i4>
      </vt:variant>
      <vt:variant>
        <vt:lpwstr/>
      </vt:variant>
      <vt:variant>
        <vt:lpwstr>_Toc396034414</vt:lpwstr>
      </vt:variant>
      <vt:variant>
        <vt:i4>1769522</vt:i4>
      </vt:variant>
      <vt:variant>
        <vt:i4>1910</vt:i4>
      </vt:variant>
      <vt:variant>
        <vt:i4>0</vt:i4>
      </vt:variant>
      <vt:variant>
        <vt:i4>5</vt:i4>
      </vt:variant>
      <vt:variant>
        <vt:lpwstr/>
      </vt:variant>
      <vt:variant>
        <vt:lpwstr>_Toc396034413</vt:lpwstr>
      </vt:variant>
      <vt:variant>
        <vt:i4>1769522</vt:i4>
      </vt:variant>
      <vt:variant>
        <vt:i4>1904</vt:i4>
      </vt:variant>
      <vt:variant>
        <vt:i4>0</vt:i4>
      </vt:variant>
      <vt:variant>
        <vt:i4>5</vt:i4>
      </vt:variant>
      <vt:variant>
        <vt:lpwstr/>
      </vt:variant>
      <vt:variant>
        <vt:lpwstr>_Toc396034412</vt:lpwstr>
      </vt:variant>
      <vt:variant>
        <vt:i4>1769522</vt:i4>
      </vt:variant>
      <vt:variant>
        <vt:i4>1898</vt:i4>
      </vt:variant>
      <vt:variant>
        <vt:i4>0</vt:i4>
      </vt:variant>
      <vt:variant>
        <vt:i4>5</vt:i4>
      </vt:variant>
      <vt:variant>
        <vt:lpwstr/>
      </vt:variant>
      <vt:variant>
        <vt:lpwstr>_Toc396034411</vt:lpwstr>
      </vt:variant>
      <vt:variant>
        <vt:i4>1769522</vt:i4>
      </vt:variant>
      <vt:variant>
        <vt:i4>1892</vt:i4>
      </vt:variant>
      <vt:variant>
        <vt:i4>0</vt:i4>
      </vt:variant>
      <vt:variant>
        <vt:i4>5</vt:i4>
      </vt:variant>
      <vt:variant>
        <vt:lpwstr/>
      </vt:variant>
      <vt:variant>
        <vt:lpwstr>_Toc396034410</vt:lpwstr>
      </vt:variant>
      <vt:variant>
        <vt:i4>1703986</vt:i4>
      </vt:variant>
      <vt:variant>
        <vt:i4>1886</vt:i4>
      </vt:variant>
      <vt:variant>
        <vt:i4>0</vt:i4>
      </vt:variant>
      <vt:variant>
        <vt:i4>5</vt:i4>
      </vt:variant>
      <vt:variant>
        <vt:lpwstr/>
      </vt:variant>
      <vt:variant>
        <vt:lpwstr>_Toc396034409</vt:lpwstr>
      </vt:variant>
      <vt:variant>
        <vt:i4>1703986</vt:i4>
      </vt:variant>
      <vt:variant>
        <vt:i4>1880</vt:i4>
      </vt:variant>
      <vt:variant>
        <vt:i4>0</vt:i4>
      </vt:variant>
      <vt:variant>
        <vt:i4>5</vt:i4>
      </vt:variant>
      <vt:variant>
        <vt:lpwstr/>
      </vt:variant>
      <vt:variant>
        <vt:lpwstr>_Toc396034408</vt:lpwstr>
      </vt:variant>
      <vt:variant>
        <vt:i4>1703986</vt:i4>
      </vt:variant>
      <vt:variant>
        <vt:i4>1874</vt:i4>
      </vt:variant>
      <vt:variant>
        <vt:i4>0</vt:i4>
      </vt:variant>
      <vt:variant>
        <vt:i4>5</vt:i4>
      </vt:variant>
      <vt:variant>
        <vt:lpwstr/>
      </vt:variant>
      <vt:variant>
        <vt:lpwstr>_Toc396034407</vt:lpwstr>
      </vt:variant>
      <vt:variant>
        <vt:i4>1703986</vt:i4>
      </vt:variant>
      <vt:variant>
        <vt:i4>1868</vt:i4>
      </vt:variant>
      <vt:variant>
        <vt:i4>0</vt:i4>
      </vt:variant>
      <vt:variant>
        <vt:i4>5</vt:i4>
      </vt:variant>
      <vt:variant>
        <vt:lpwstr/>
      </vt:variant>
      <vt:variant>
        <vt:lpwstr>_Toc396034406</vt:lpwstr>
      </vt:variant>
      <vt:variant>
        <vt:i4>1703986</vt:i4>
      </vt:variant>
      <vt:variant>
        <vt:i4>1862</vt:i4>
      </vt:variant>
      <vt:variant>
        <vt:i4>0</vt:i4>
      </vt:variant>
      <vt:variant>
        <vt:i4>5</vt:i4>
      </vt:variant>
      <vt:variant>
        <vt:lpwstr/>
      </vt:variant>
      <vt:variant>
        <vt:lpwstr>_Toc396034405</vt:lpwstr>
      </vt:variant>
      <vt:variant>
        <vt:i4>1703986</vt:i4>
      </vt:variant>
      <vt:variant>
        <vt:i4>1856</vt:i4>
      </vt:variant>
      <vt:variant>
        <vt:i4>0</vt:i4>
      </vt:variant>
      <vt:variant>
        <vt:i4>5</vt:i4>
      </vt:variant>
      <vt:variant>
        <vt:lpwstr/>
      </vt:variant>
      <vt:variant>
        <vt:lpwstr>_Toc396034404</vt:lpwstr>
      </vt:variant>
      <vt:variant>
        <vt:i4>1703986</vt:i4>
      </vt:variant>
      <vt:variant>
        <vt:i4>1850</vt:i4>
      </vt:variant>
      <vt:variant>
        <vt:i4>0</vt:i4>
      </vt:variant>
      <vt:variant>
        <vt:i4>5</vt:i4>
      </vt:variant>
      <vt:variant>
        <vt:lpwstr/>
      </vt:variant>
      <vt:variant>
        <vt:lpwstr>_Toc396034403</vt:lpwstr>
      </vt:variant>
      <vt:variant>
        <vt:i4>1703986</vt:i4>
      </vt:variant>
      <vt:variant>
        <vt:i4>1844</vt:i4>
      </vt:variant>
      <vt:variant>
        <vt:i4>0</vt:i4>
      </vt:variant>
      <vt:variant>
        <vt:i4>5</vt:i4>
      </vt:variant>
      <vt:variant>
        <vt:lpwstr/>
      </vt:variant>
      <vt:variant>
        <vt:lpwstr>_Toc396034402</vt:lpwstr>
      </vt:variant>
      <vt:variant>
        <vt:i4>1703986</vt:i4>
      </vt:variant>
      <vt:variant>
        <vt:i4>1838</vt:i4>
      </vt:variant>
      <vt:variant>
        <vt:i4>0</vt:i4>
      </vt:variant>
      <vt:variant>
        <vt:i4>5</vt:i4>
      </vt:variant>
      <vt:variant>
        <vt:lpwstr/>
      </vt:variant>
      <vt:variant>
        <vt:lpwstr>_Toc396034401</vt:lpwstr>
      </vt:variant>
      <vt:variant>
        <vt:i4>1703986</vt:i4>
      </vt:variant>
      <vt:variant>
        <vt:i4>1832</vt:i4>
      </vt:variant>
      <vt:variant>
        <vt:i4>0</vt:i4>
      </vt:variant>
      <vt:variant>
        <vt:i4>5</vt:i4>
      </vt:variant>
      <vt:variant>
        <vt:lpwstr/>
      </vt:variant>
      <vt:variant>
        <vt:lpwstr>_Toc396034400</vt:lpwstr>
      </vt:variant>
      <vt:variant>
        <vt:i4>1245237</vt:i4>
      </vt:variant>
      <vt:variant>
        <vt:i4>1826</vt:i4>
      </vt:variant>
      <vt:variant>
        <vt:i4>0</vt:i4>
      </vt:variant>
      <vt:variant>
        <vt:i4>5</vt:i4>
      </vt:variant>
      <vt:variant>
        <vt:lpwstr/>
      </vt:variant>
      <vt:variant>
        <vt:lpwstr>_Toc396034399</vt:lpwstr>
      </vt:variant>
      <vt:variant>
        <vt:i4>1245237</vt:i4>
      </vt:variant>
      <vt:variant>
        <vt:i4>1820</vt:i4>
      </vt:variant>
      <vt:variant>
        <vt:i4>0</vt:i4>
      </vt:variant>
      <vt:variant>
        <vt:i4>5</vt:i4>
      </vt:variant>
      <vt:variant>
        <vt:lpwstr/>
      </vt:variant>
      <vt:variant>
        <vt:lpwstr>_Toc396034398</vt:lpwstr>
      </vt:variant>
      <vt:variant>
        <vt:i4>1245237</vt:i4>
      </vt:variant>
      <vt:variant>
        <vt:i4>1814</vt:i4>
      </vt:variant>
      <vt:variant>
        <vt:i4>0</vt:i4>
      </vt:variant>
      <vt:variant>
        <vt:i4>5</vt:i4>
      </vt:variant>
      <vt:variant>
        <vt:lpwstr/>
      </vt:variant>
      <vt:variant>
        <vt:lpwstr>_Toc396034397</vt:lpwstr>
      </vt:variant>
      <vt:variant>
        <vt:i4>1245237</vt:i4>
      </vt:variant>
      <vt:variant>
        <vt:i4>1808</vt:i4>
      </vt:variant>
      <vt:variant>
        <vt:i4>0</vt:i4>
      </vt:variant>
      <vt:variant>
        <vt:i4>5</vt:i4>
      </vt:variant>
      <vt:variant>
        <vt:lpwstr/>
      </vt:variant>
      <vt:variant>
        <vt:lpwstr>_Toc396034396</vt:lpwstr>
      </vt:variant>
      <vt:variant>
        <vt:i4>1245237</vt:i4>
      </vt:variant>
      <vt:variant>
        <vt:i4>1802</vt:i4>
      </vt:variant>
      <vt:variant>
        <vt:i4>0</vt:i4>
      </vt:variant>
      <vt:variant>
        <vt:i4>5</vt:i4>
      </vt:variant>
      <vt:variant>
        <vt:lpwstr/>
      </vt:variant>
      <vt:variant>
        <vt:lpwstr>_Toc396034395</vt:lpwstr>
      </vt:variant>
      <vt:variant>
        <vt:i4>1245237</vt:i4>
      </vt:variant>
      <vt:variant>
        <vt:i4>1796</vt:i4>
      </vt:variant>
      <vt:variant>
        <vt:i4>0</vt:i4>
      </vt:variant>
      <vt:variant>
        <vt:i4>5</vt:i4>
      </vt:variant>
      <vt:variant>
        <vt:lpwstr/>
      </vt:variant>
      <vt:variant>
        <vt:lpwstr>_Toc396034394</vt:lpwstr>
      </vt:variant>
      <vt:variant>
        <vt:i4>1245237</vt:i4>
      </vt:variant>
      <vt:variant>
        <vt:i4>1790</vt:i4>
      </vt:variant>
      <vt:variant>
        <vt:i4>0</vt:i4>
      </vt:variant>
      <vt:variant>
        <vt:i4>5</vt:i4>
      </vt:variant>
      <vt:variant>
        <vt:lpwstr/>
      </vt:variant>
      <vt:variant>
        <vt:lpwstr>_Toc396034393</vt:lpwstr>
      </vt:variant>
      <vt:variant>
        <vt:i4>1245237</vt:i4>
      </vt:variant>
      <vt:variant>
        <vt:i4>1784</vt:i4>
      </vt:variant>
      <vt:variant>
        <vt:i4>0</vt:i4>
      </vt:variant>
      <vt:variant>
        <vt:i4>5</vt:i4>
      </vt:variant>
      <vt:variant>
        <vt:lpwstr/>
      </vt:variant>
      <vt:variant>
        <vt:lpwstr>_Toc396034392</vt:lpwstr>
      </vt:variant>
      <vt:variant>
        <vt:i4>1245237</vt:i4>
      </vt:variant>
      <vt:variant>
        <vt:i4>1778</vt:i4>
      </vt:variant>
      <vt:variant>
        <vt:i4>0</vt:i4>
      </vt:variant>
      <vt:variant>
        <vt:i4>5</vt:i4>
      </vt:variant>
      <vt:variant>
        <vt:lpwstr/>
      </vt:variant>
      <vt:variant>
        <vt:lpwstr>_Toc396034391</vt:lpwstr>
      </vt:variant>
      <vt:variant>
        <vt:i4>1245237</vt:i4>
      </vt:variant>
      <vt:variant>
        <vt:i4>1772</vt:i4>
      </vt:variant>
      <vt:variant>
        <vt:i4>0</vt:i4>
      </vt:variant>
      <vt:variant>
        <vt:i4>5</vt:i4>
      </vt:variant>
      <vt:variant>
        <vt:lpwstr/>
      </vt:variant>
      <vt:variant>
        <vt:lpwstr>_Toc396034390</vt:lpwstr>
      </vt:variant>
      <vt:variant>
        <vt:i4>1179701</vt:i4>
      </vt:variant>
      <vt:variant>
        <vt:i4>1766</vt:i4>
      </vt:variant>
      <vt:variant>
        <vt:i4>0</vt:i4>
      </vt:variant>
      <vt:variant>
        <vt:i4>5</vt:i4>
      </vt:variant>
      <vt:variant>
        <vt:lpwstr/>
      </vt:variant>
      <vt:variant>
        <vt:lpwstr>_Toc396034389</vt:lpwstr>
      </vt:variant>
      <vt:variant>
        <vt:i4>1179701</vt:i4>
      </vt:variant>
      <vt:variant>
        <vt:i4>1760</vt:i4>
      </vt:variant>
      <vt:variant>
        <vt:i4>0</vt:i4>
      </vt:variant>
      <vt:variant>
        <vt:i4>5</vt:i4>
      </vt:variant>
      <vt:variant>
        <vt:lpwstr/>
      </vt:variant>
      <vt:variant>
        <vt:lpwstr>_Toc396034388</vt:lpwstr>
      </vt:variant>
      <vt:variant>
        <vt:i4>1179701</vt:i4>
      </vt:variant>
      <vt:variant>
        <vt:i4>1754</vt:i4>
      </vt:variant>
      <vt:variant>
        <vt:i4>0</vt:i4>
      </vt:variant>
      <vt:variant>
        <vt:i4>5</vt:i4>
      </vt:variant>
      <vt:variant>
        <vt:lpwstr/>
      </vt:variant>
      <vt:variant>
        <vt:lpwstr>_Toc396034387</vt:lpwstr>
      </vt:variant>
      <vt:variant>
        <vt:i4>1179701</vt:i4>
      </vt:variant>
      <vt:variant>
        <vt:i4>1748</vt:i4>
      </vt:variant>
      <vt:variant>
        <vt:i4>0</vt:i4>
      </vt:variant>
      <vt:variant>
        <vt:i4>5</vt:i4>
      </vt:variant>
      <vt:variant>
        <vt:lpwstr/>
      </vt:variant>
      <vt:variant>
        <vt:lpwstr>_Toc396034386</vt:lpwstr>
      </vt:variant>
      <vt:variant>
        <vt:i4>1179701</vt:i4>
      </vt:variant>
      <vt:variant>
        <vt:i4>1742</vt:i4>
      </vt:variant>
      <vt:variant>
        <vt:i4>0</vt:i4>
      </vt:variant>
      <vt:variant>
        <vt:i4>5</vt:i4>
      </vt:variant>
      <vt:variant>
        <vt:lpwstr/>
      </vt:variant>
      <vt:variant>
        <vt:lpwstr>_Toc396034385</vt:lpwstr>
      </vt:variant>
      <vt:variant>
        <vt:i4>1179701</vt:i4>
      </vt:variant>
      <vt:variant>
        <vt:i4>1736</vt:i4>
      </vt:variant>
      <vt:variant>
        <vt:i4>0</vt:i4>
      </vt:variant>
      <vt:variant>
        <vt:i4>5</vt:i4>
      </vt:variant>
      <vt:variant>
        <vt:lpwstr/>
      </vt:variant>
      <vt:variant>
        <vt:lpwstr>_Toc396034384</vt:lpwstr>
      </vt:variant>
      <vt:variant>
        <vt:i4>1179701</vt:i4>
      </vt:variant>
      <vt:variant>
        <vt:i4>1730</vt:i4>
      </vt:variant>
      <vt:variant>
        <vt:i4>0</vt:i4>
      </vt:variant>
      <vt:variant>
        <vt:i4>5</vt:i4>
      </vt:variant>
      <vt:variant>
        <vt:lpwstr/>
      </vt:variant>
      <vt:variant>
        <vt:lpwstr>_Toc396034383</vt:lpwstr>
      </vt:variant>
      <vt:variant>
        <vt:i4>1179701</vt:i4>
      </vt:variant>
      <vt:variant>
        <vt:i4>1724</vt:i4>
      </vt:variant>
      <vt:variant>
        <vt:i4>0</vt:i4>
      </vt:variant>
      <vt:variant>
        <vt:i4>5</vt:i4>
      </vt:variant>
      <vt:variant>
        <vt:lpwstr/>
      </vt:variant>
      <vt:variant>
        <vt:lpwstr>_Toc396034382</vt:lpwstr>
      </vt:variant>
      <vt:variant>
        <vt:i4>1179701</vt:i4>
      </vt:variant>
      <vt:variant>
        <vt:i4>1718</vt:i4>
      </vt:variant>
      <vt:variant>
        <vt:i4>0</vt:i4>
      </vt:variant>
      <vt:variant>
        <vt:i4>5</vt:i4>
      </vt:variant>
      <vt:variant>
        <vt:lpwstr/>
      </vt:variant>
      <vt:variant>
        <vt:lpwstr>_Toc396034381</vt:lpwstr>
      </vt:variant>
      <vt:variant>
        <vt:i4>1179701</vt:i4>
      </vt:variant>
      <vt:variant>
        <vt:i4>1712</vt:i4>
      </vt:variant>
      <vt:variant>
        <vt:i4>0</vt:i4>
      </vt:variant>
      <vt:variant>
        <vt:i4>5</vt:i4>
      </vt:variant>
      <vt:variant>
        <vt:lpwstr/>
      </vt:variant>
      <vt:variant>
        <vt:lpwstr>_Toc396034380</vt:lpwstr>
      </vt:variant>
      <vt:variant>
        <vt:i4>1900597</vt:i4>
      </vt:variant>
      <vt:variant>
        <vt:i4>1706</vt:i4>
      </vt:variant>
      <vt:variant>
        <vt:i4>0</vt:i4>
      </vt:variant>
      <vt:variant>
        <vt:i4>5</vt:i4>
      </vt:variant>
      <vt:variant>
        <vt:lpwstr/>
      </vt:variant>
      <vt:variant>
        <vt:lpwstr>_Toc396034379</vt:lpwstr>
      </vt:variant>
      <vt:variant>
        <vt:i4>1900597</vt:i4>
      </vt:variant>
      <vt:variant>
        <vt:i4>1700</vt:i4>
      </vt:variant>
      <vt:variant>
        <vt:i4>0</vt:i4>
      </vt:variant>
      <vt:variant>
        <vt:i4>5</vt:i4>
      </vt:variant>
      <vt:variant>
        <vt:lpwstr/>
      </vt:variant>
      <vt:variant>
        <vt:lpwstr>_Toc396034378</vt:lpwstr>
      </vt:variant>
      <vt:variant>
        <vt:i4>1900597</vt:i4>
      </vt:variant>
      <vt:variant>
        <vt:i4>1694</vt:i4>
      </vt:variant>
      <vt:variant>
        <vt:i4>0</vt:i4>
      </vt:variant>
      <vt:variant>
        <vt:i4>5</vt:i4>
      </vt:variant>
      <vt:variant>
        <vt:lpwstr/>
      </vt:variant>
      <vt:variant>
        <vt:lpwstr>_Toc396034377</vt:lpwstr>
      </vt:variant>
      <vt:variant>
        <vt:i4>1900597</vt:i4>
      </vt:variant>
      <vt:variant>
        <vt:i4>1688</vt:i4>
      </vt:variant>
      <vt:variant>
        <vt:i4>0</vt:i4>
      </vt:variant>
      <vt:variant>
        <vt:i4>5</vt:i4>
      </vt:variant>
      <vt:variant>
        <vt:lpwstr/>
      </vt:variant>
      <vt:variant>
        <vt:lpwstr>_Toc396034376</vt:lpwstr>
      </vt:variant>
      <vt:variant>
        <vt:i4>1900597</vt:i4>
      </vt:variant>
      <vt:variant>
        <vt:i4>1682</vt:i4>
      </vt:variant>
      <vt:variant>
        <vt:i4>0</vt:i4>
      </vt:variant>
      <vt:variant>
        <vt:i4>5</vt:i4>
      </vt:variant>
      <vt:variant>
        <vt:lpwstr/>
      </vt:variant>
      <vt:variant>
        <vt:lpwstr>_Toc396034375</vt:lpwstr>
      </vt:variant>
      <vt:variant>
        <vt:i4>1900597</vt:i4>
      </vt:variant>
      <vt:variant>
        <vt:i4>1676</vt:i4>
      </vt:variant>
      <vt:variant>
        <vt:i4>0</vt:i4>
      </vt:variant>
      <vt:variant>
        <vt:i4>5</vt:i4>
      </vt:variant>
      <vt:variant>
        <vt:lpwstr/>
      </vt:variant>
      <vt:variant>
        <vt:lpwstr>_Toc396034374</vt:lpwstr>
      </vt:variant>
      <vt:variant>
        <vt:i4>1900597</vt:i4>
      </vt:variant>
      <vt:variant>
        <vt:i4>1670</vt:i4>
      </vt:variant>
      <vt:variant>
        <vt:i4>0</vt:i4>
      </vt:variant>
      <vt:variant>
        <vt:i4>5</vt:i4>
      </vt:variant>
      <vt:variant>
        <vt:lpwstr/>
      </vt:variant>
      <vt:variant>
        <vt:lpwstr>_Toc396034373</vt:lpwstr>
      </vt:variant>
      <vt:variant>
        <vt:i4>1900597</vt:i4>
      </vt:variant>
      <vt:variant>
        <vt:i4>1664</vt:i4>
      </vt:variant>
      <vt:variant>
        <vt:i4>0</vt:i4>
      </vt:variant>
      <vt:variant>
        <vt:i4>5</vt:i4>
      </vt:variant>
      <vt:variant>
        <vt:lpwstr/>
      </vt:variant>
      <vt:variant>
        <vt:lpwstr>_Toc396034372</vt:lpwstr>
      </vt:variant>
      <vt:variant>
        <vt:i4>1900597</vt:i4>
      </vt:variant>
      <vt:variant>
        <vt:i4>1658</vt:i4>
      </vt:variant>
      <vt:variant>
        <vt:i4>0</vt:i4>
      </vt:variant>
      <vt:variant>
        <vt:i4>5</vt:i4>
      </vt:variant>
      <vt:variant>
        <vt:lpwstr/>
      </vt:variant>
      <vt:variant>
        <vt:lpwstr>_Toc396034371</vt:lpwstr>
      </vt:variant>
      <vt:variant>
        <vt:i4>1900597</vt:i4>
      </vt:variant>
      <vt:variant>
        <vt:i4>1652</vt:i4>
      </vt:variant>
      <vt:variant>
        <vt:i4>0</vt:i4>
      </vt:variant>
      <vt:variant>
        <vt:i4>5</vt:i4>
      </vt:variant>
      <vt:variant>
        <vt:lpwstr/>
      </vt:variant>
      <vt:variant>
        <vt:lpwstr>_Toc396034370</vt:lpwstr>
      </vt:variant>
      <vt:variant>
        <vt:i4>1835061</vt:i4>
      </vt:variant>
      <vt:variant>
        <vt:i4>1646</vt:i4>
      </vt:variant>
      <vt:variant>
        <vt:i4>0</vt:i4>
      </vt:variant>
      <vt:variant>
        <vt:i4>5</vt:i4>
      </vt:variant>
      <vt:variant>
        <vt:lpwstr/>
      </vt:variant>
      <vt:variant>
        <vt:lpwstr>_Toc396034369</vt:lpwstr>
      </vt:variant>
      <vt:variant>
        <vt:i4>1835061</vt:i4>
      </vt:variant>
      <vt:variant>
        <vt:i4>1640</vt:i4>
      </vt:variant>
      <vt:variant>
        <vt:i4>0</vt:i4>
      </vt:variant>
      <vt:variant>
        <vt:i4>5</vt:i4>
      </vt:variant>
      <vt:variant>
        <vt:lpwstr/>
      </vt:variant>
      <vt:variant>
        <vt:lpwstr>_Toc396034368</vt:lpwstr>
      </vt:variant>
      <vt:variant>
        <vt:i4>1835061</vt:i4>
      </vt:variant>
      <vt:variant>
        <vt:i4>1634</vt:i4>
      </vt:variant>
      <vt:variant>
        <vt:i4>0</vt:i4>
      </vt:variant>
      <vt:variant>
        <vt:i4>5</vt:i4>
      </vt:variant>
      <vt:variant>
        <vt:lpwstr/>
      </vt:variant>
      <vt:variant>
        <vt:lpwstr>_Toc396034367</vt:lpwstr>
      </vt:variant>
      <vt:variant>
        <vt:i4>1835061</vt:i4>
      </vt:variant>
      <vt:variant>
        <vt:i4>1628</vt:i4>
      </vt:variant>
      <vt:variant>
        <vt:i4>0</vt:i4>
      </vt:variant>
      <vt:variant>
        <vt:i4>5</vt:i4>
      </vt:variant>
      <vt:variant>
        <vt:lpwstr/>
      </vt:variant>
      <vt:variant>
        <vt:lpwstr>_Toc396034366</vt:lpwstr>
      </vt:variant>
      <vt:variant>
        <vt:i4>1835061</vt:i4>
      </vt:variant>
      <vt:variant>
        <vt:i4>1622</vt:i4>
      </vt:variant>
      <vt:variant>
        <vt:i4>0</vt:i4>
      </vt:variant>
      <vt:variant>
        <vt:i4>5</vt:i4>
      </vt:variant>
      <vt:variant>
        <vt:lpwstr/>
      </vt:variant>
      <vt:variant>
        <vt:lpwstr>_Toc396034365</vt:lpwstr>
      </vt:variant>
      <vt:variant>
        <vt:i4>1835061</vt:i4>
      </vt:variant>
      <vt:variant>
        <vt:i4>1616</vt:i4>
      </vt:variant>
      <vt:variant>
        <vt:i4>0</vt:i4>
      </vt:variant>
      <vt:variant>
        <vt:i4>5</vt:i4>
      </vt:variant>
      <vt:variant>
        <vt:lpwstr/>
      </vt:variant>
      <vt:variant>
        <vt:lpwstr>_Toc396034364</vt:lpwstr>
      </vt:variant>
      <vt:variant>
        <vt:i4>1835061</vt:i4>
      </vt:variant>
      <vt:variant>
        <vt:i4>1610</vt:i4>
      </vt:variant>
      <vt:variant>
        <vt:i4>0</vt:i4>
      </vt:variant>
      <vt:variant>
        <vt:i4>5</vt:i4>
      </vt:variant>
      <vt:variant>
        <vt:lpwstr/>
      </vt:variant>
      <vt:variant>
        <vt:lpwstr>_Toc396034363</vt:lpwstr>
      </vt:variant>
      <vt:variant>
        <vt:i4>1835061</vt:i4>
      </vt:variant>
      <vt:variant>
        <vt:i4>1604</vt:i4>
      </vt:variant>
      <vt:variant>
        <vt:i4>0</vt:i4>
      </vt:variant>
      <vt:variant>
        <vt:i4>5</vt:i4>
      </vt:variant>
      <vt:variant>
        <vt:lpwstr/>
      </vt:variant>
      <vt:variant>
        <vt:lpwstr>_Toc396034362</vt:lpwstr>
      </vt:variant>
      <vt:variant>
        <vt:i4>1835061</vt:i4>
      </vt:variant>
      <vt:variant>
        <vt:i4>1598</vt:i4>
      </vt:variant>
      <vt:variant>
        <vt:i4>0</vt:i4>
      </vt:variant>
      <vt:variant>
        <vt:i4>5</vt:i4>
      </vt:variant>
      <vt:variant>
        <vt:lpwstr/>
      </vt:variant>
      <vt:variant>
        <vt:lpwstr>_Toc396034361</vt:lpwstr>
      </vt:variant>
      <vt:variant>
        <vt:i4>1835061</vt:i4>
      </vt:variant>
      <vt:variant>
        <vt:i4>1592</vt:i4>
      </vt:variant>
      <vt:variant>
        <vt:i4>0</vt:i4>
      </vt:variant>
      <vt:variant>
        <vt:i4>5</vt:i4>
      </vt:variant>
      <vt:variant>
        <vt:lpwstr/>
      </vt:variant>
      <vt:variant>
        <vt:lpwstr>_Toc396034360</vt:lpwstr>
      </vt:variant>
      <vt:variant>
        <vt:i4>2031669</vt:i4>
      </vt:variant>
      <vt:variant>
        <vt:i4>1586</vt:i4>
      </vt:variant>
      <vt:variant>
        <vt:i4>0</vt:i4>
      </vt:variant>
      <vt:variant>
        <vt:i4>5</vt:i4>
      </vt:variant>
      <vt:variant>
        <vt:lpwstr/>
      </vt:variant>
      <vt:variant>
        <vt:lpwstr>_Toc396034359</vt:lpwstr>
      </vt:variant>
      <vt:variant>
        <vt:i4>2031669</vt:i4>
      </vt:variant>
      <vt:variant>
        <vt:i4>1580</vt:i4>
      </vt:variant>
      <vt:variant>
        <vt:i4>0</vt:i4>
      </vt:variant>
      <vt:variant>
        <vt:i4>5</vt:i4>
      </vt:variant>
      <vt:variant>
        <vt:lpwstr/>
      </vt:variant>
      <vt:variant>
        <vt:lpwstr>_Toc396034358</vt:lpwstr>
      </vt:variant>
      <vt:variant>
        <vt:i4>2031669</vt:i4>
      </vt:variant>
      <vt:variant>
        <vt:i4>1574</vt:i4>
      </vt:variant>
      <vt:variant>
        <vt:i4>0</vt:i4>
      </vt:variant>
      <vt:variant>
        <vt:i4>5</vt:i4>
      </vt:variant>
      <vt:variant>
        <vt:lpwstr/>
      </vt:variant>
      <vt:variant>
        <vt:lpwstr>_Toc396034357</vt:lpwstr>
      </vt:variant>
      <vt:variant>
        <vt:i4>2031669</vt:i4>
      </vt:variant>
      <vt:variant>
        <vt:i4>1568</vt:i4>
      </vt:variant>
      <vt:variant>
        <vt:i4>0</vt:i4>
      </vt:variant>
      <vt:variant>
        <vt:i4>5</vt:i4>
      </vt:variant>
      <vt:variant>
        <vt:lpwstr/>
      </vt:variant>
      <vt:variant>
        <vt:lpwstr>_Toc396034356</vt:lpwstr>
      </vt:variant>
      <vt:variant>
        <vt:i4>2031669</vt:i4>
      </vt:variant>
      <vt:variant>
        <vt:i4>1562</vt:i4>
      </vt:variant>
      <vt:variant>
        <vt:i4>0</vt:i4>
      </vt:variant>
      <vt:variant>
        <vt:i4>5</vt:i4>
      </vt:variant>
      <vt:variant>
        <vt:lpwstr/>
      </vt:variant>
      <vt:variant>
        <vt:lpwstr>_Toc396034355</vt:lpwstr>
      </vt:variant>
      <vt:variant>
        <vt:i4>2031669</vt:i4>
      </vt:variant>
      <vt:variant>
        <vt:i4>1556</vt:i4>
      </vt:variant>
      <vt:variant>
        <vt:i4>0</vt:i4>
      </vt:variant>
      <vt:variant>
        <vt:i4>5</vt:i4>
      </vt:variant>
      <vt:variant>
        <vt:lpwstr/>
      </vt:variant>
      <vt:variant>
        <vt:lpwstr>_Toc396034354</vt:lpwstr>
      </vt:variant>
      <vt:variant>
        <vt:i4>2031669</vt:i4>
      </vt:variant>
      <vt:variant>
        <vt:i4>1550</vt:i4>
      </vt:variant>
      <vt:variant>
        <vt:i4>0</vt:i4>
      </vt:variant>
      <vt:variant>
        <vt:i4>5</vt:i4>
      </vt:variant>
      <vt:variant>
        <vt:lpwstr/>
      </vt:variant>
      <vt:variant>
        <vt:lpwstr>_Toc396034353</vt:lpwstr>
      </vt:variant>
      <vt:variant>
        <vt:i4>2031669</vt:i4>
      </vt:variant>
      <vt:variant>
        <vt:i4>1544</vt:i4>
      </vt:variant>
      <vt:variant>
        <vt:i4>0</vt:i4>
      </vt:variant>
      <vt:variant>
        <vt:i4>5</vt:i4>
      </vt:variant>
      <vt:variant>
        <vt:lpwstr/>
      </vt:variant>
      <vt:variant>
        <vt:lpwstr>_Toc396034352</vt:lpwstr>
      </vt:variant>
      <vt:variant>
        <vt:i4>2031669</vt:i4>
      </vt:variant>
      <vt:variant>
        <vt:i4>1538</vt:i4>
      </vt:variant>
      <vt:variant>
        <vt:i4>0</vt:i4>
      </vt:variant>
      <vt:variant>
        <vt:i4>5</vt:i4>
      </vt:variant>
      <vt:variant>
        <vt:lpwstr/>
      </vt:variant>
      <vt:variant>
        <vt:lpwstr>_Toc396034351</vt:lpwstr>
      </vt:variant>
      <vt:variant>
        <vt:i4>2031669</vt:i4>
      </vt:variant>
      <vt:variant>
        <vt:i4>1532</vt:i4>
      </vt:variant>
      <vt:variant>
        <vt:i4>0</vt:i4>
      </vt:variant>
      <vt:variant>
        <vt:i4>5</vt:i4>
      </vt:variant>
      <vt:variant>
        <vt:lpwstr/>
      </vt:variant>
      <vt:variant>
        <vt:lpwstr>_Toc396034350</vt:lpwstr>
      </vt:variant>
      <vt:variant>
        <vt:i4>1966133</vt:i4>
      </vt:variant>
      <vt:variant>
        <vt:i4>1526</vt:i4>
      </vt:variant>
      <vt:variant>
        <vt:i4>0</vt:i4>
      </vt:variant>
      <vt:variant>
        <vt:i4>5</vt:i4>
      </vt:variant>
      <vt:variant>
        <vt:lpwstr/>
      </vt:variant>
      <vt:variant>
        <vt:lpwstr>_Toc396034349</vt:lpwstr>
      </vt:variant>
      <vt:variant>
        <vt:i4>1966133</vt:i4>
      </vt:variant>
      <vt:variant>
        <vt:i4>1520</vt:i4>
      </vt:variant>
      <vt:variant>
        <vt:i4>0</vt:i4>
      </vt:variant>
      <vt:variant>
        <vt:i4>5</vt:i4>
      </vt:variant>
      <vt:variant>
        <vt:lpwstr/>
      </vt:variant>
      <vt:variant>
        <vt:lpwstr>_Toc396034348</vt:lpwstr>
      </vt:variant>
      <vt:variant>
        <vt:i4>1966133</vt:i4>
      </vt:variant>
      <vt:variant>
        <vt:i4>1514</vt:i4>
      </vt:variant>
      <vt:variant>
        <vt:i4>0</vt:i4>
      </vt:variant>
      <vt:variant>
        <vt:i4>5</vt:i4>
      </vt:variant>
      <vt:variant>
        <vt:lpwstr/>
      </vt:variant>
      <vt:variant>
        <vt:lpwstr>_Toc396034347</vt:lpwstr>
      </vt:variant>
      <vt:variant>
        <vt:i4>1966133</vt:i4>
      </vt:variant>
      <vt:variant>
        <vt:i4>1508</vt:i4>
      </vt:variant>
      <vt:variant>
        <vt:i4>0</vt:i4>
      </vt:variant>
      <vt:variant>
        <vt:i4>5</vt:i4>
      </vt:variant>
      <vt:variant>
        <vt:lpwstr/>
      </vt:variant>
      <vt:variant>
        <vt:lpwstr>_Toc396034346</vt:lpwstr>
      </vt:variant>
      <vt:variant>
        <vt:i4>1966133</vt:i4>
      </vt:variant>
      <vt:variant>
        <vt:i4>1502</vt:i4>
      </vt:variant>
      <vt:variant>
        <vt:i4>0</vt:i4>
      </vt:variant>
      <vt:variant>
        <vt:i4>5</vt:i4>
      </vt:variant>
      <vt:variant>
        <vt:lpwstr/>
      </vt:variant>
      <vt:variant>
        <vt:lpwstr>_Toc396034345</vt:lpwstr>
      </vt:variant>
      <vt:variant>
        <vt:i4>1966133</vt:i4>
      </vt:variant>
      <vt:variant>
        <vt:i4>1496</vt:i4>
      </vt:variant>
      <vt:variant>
        <vt:i4>0</vt:i4>
      </vt:variant>
      <vt:variant>
        <vt:i4>5</vt:i4>
      </vt:variant>
      <vt:variant>
        <vt:lpwstr/>
      </vt:variant>
      <vt:variant>
        <vt:lpwstr>_Toc396034344</vt:lpwstr>
      </vt:variant>
      <vt:variant>
        <vt:i4>1966133</vt:i4>
      </vt:variant>
      <vt:variant>
        <vt:i4>1490</vt:i4>
      </vt:variant>
      <vt:variant>
        <vt:i4>0</vt:i4>
      </vt:variant>
      <vt:variant>
        <vt:i4>5</vt:i4>
      </vt:variant>
      <vt:variant>
        <vt:lpwstr/>
      </vt:variant>
      <vt:variant>
        <vt:lpwstr>_Toc396034343</vt:lpwstr>
      </vt:variant>
      <vt:variant>
        <vt:i4>1966133</vt:i4>
      </vt:variant>
      <vt:variant>
        <vt:i4>1484</vt:i4>
      </vt:variant>
      <vt:variant>
        <vt:i4>0</vt:i4>
      </vt:variant>
      <vt:variant>
        <vt:i4>5</vt:i4>
      </vt:variant>
      <vt:variant>
        <vt:lpwstr/>
      </vt:variant>
      <vt:variant>
        <vt:lpwstr>_Toc396034342</vt:lpwstr>
      </vt:variant>
      <vt:variant>
        <vt:i4>1966133</vt:i4>
      </vt:variant>
      <vt:variant>
        <vt:i4>1478</vt:i4>
      </vt:variant>
      <vt:variant>
        <vt:i4>0</vt:i4>
      </vt:variant>
      <vt:variant>
        <vt:i4>5</vt:i4>
      </vt:variant>
      <vt:variant>
        <vt:lpwstr/>
      </vt:variant>
      <vt:variant>
        <vt:lpwstr>_Toc396034341</vt:lpwstr>
      </vt:variant>
      <vt:variant>
        <vt:i4>1966133</vt:i4>
      </vt:variant>
      <vt:variant>
        <vt:i4>1472</vt:i4>
      </vt:variant>
      <vt:variant>
        <vt:i4>0</vt:i4>
      </vt:variant>
      <vt:variant>
        <vt:i4>5</vt:i4>
      </vt:variant>
      <vt:variant>
        <vt:lpwstr/>
      </vt:variant>
      <vt:variant>
        <vt:lpwstr>_Toc396034340</vt:lpwstr>
      </vt:variant>
      <vt:variant>
        <vt:i4>1638453</vt:i4>
      </vt:variant>
      <vt:variant>
        <vt:i4>1466</vt:i4>
      </vt:variant>
      <vt:variant>
        <vt:i4>0</vt:i4>
      </vt:variant>
      <vt:variant>
        <vt:i4>5</vt:i4>
      </vt:variant>
      <vt:variant>
        <vt:lpwstr/>
      </vt:variant>
      <vt:variant>
        <vt:lpwstr>_Toc396034339</vt:lpwstr>
      </vt:variant>
      <vt:variant>
        <vt:i4>1638453</vt:i4>
      </vt:variant>
      <vt:variant>
        <vt:i4>1460</vt:i4>
      </vt:variant>
      <vt:variant>
        <vt:i4>0</vt:i4>
      </vt:variant>
      <vt:variant>
        <vt:i4>5</vt:i4>
      </vt:variant>
      <vt:variant>
        <vt:lpwstr/>
      </vt:variant>
      <vt:variant>
        <vt:lpwstr>_Toc396034338</vt:lpwstr>
      </vt:variant>
      <vt:variant>
        <vt:i4>1638453</vt:i4>
      </vt:variant>
      <vt:variant>
        <vt:i4>1454</vt:i4>
      </vt:variant>
      <vt:variant>
        <vt:i4>0</vt:i4>
      </vt:variant>
      <vt:variant>
        <vt:i4>5</vt:i4>
      </vt:variant>
      <vt:variant>
        <vt:lpwstr/>
      </vt:variant>
      <vt:variant>
        <vt:lpwstr>_Toc396034337</vt:lpwstr>
      </vt:variant>
      <vt:variant>
        <vt:i4>1638453</vt:i4>
      </vt:variant>
      <vt:variant>
        <vt:i4>1448</vt:i4>
      </vt:variant>
      <vt:variant>
        <vt:i4>0</vt:i4>
      </vt:variant>
      <vt:variant>
        <vt:i4>5</vt:i4>
      </vt:variant>
      <vt:variant>
        <vt:lpwstr/>
      </vt:variant>
      <vt:variant>
        <vt:lpwstr>_Toc396034336</vt:lpwstr>
      </vt:variant>
      <vt:variant>
        <vt:i4>1638453</vt:i4>
      </vt:variant>
      <vt:variant>
        <vt:i4>1442</vt:i4>
      </vt:variant>
      <vt:variant>
        <vt:i4>0</vt:i4>
      </vt:variant>
      <vt:variant>
        <vt:i4>5</vt:i4>
      </vt:variant>
      <vt:variant>
        <vt:lpwstr/>
      </vt:variant>
      <vt:variant>
        <vt:lpwstr>_Toc396034335</vt:lpwstr>
      </vt:variant>
      <vt:variant>
        <vt:i4>1638453</vt:i4>
      </vt:variant>
      <vt:variant>
        <vt:i4>1436</vt:i4>
      </vt:variant>
      <vt:variant>
        <vt:i4>0</vt:i4>
      </vt:variant>
      <vt:variant>
        <vt:i4>5</vt:i4>
      </vt:variant>
      <vt:variant>
        <vt:lpwstr/>
      </vt:variant>
      <vt:variant>
        <vt:lpwstr>_Toc396034334</vt:lpwstr>
      </vt:variant>
      <vt:variant>
        <vt:i4>1638453</vt:i4>
      </vt:variant>
      <vt:variant>
        <vt:i4>1430</vt:i4>
      </vt:variant>
      <vt:variant>
        <vt:i4>0</vt:i4>
      </vt:variant>
      <vt:variant>
        <vt:i4>5</vt:i4>
      </vt:variant>
      <vt:variant>
        <vt:lpwstr/>
      </vt:variant>
      <vt:variant>
        <vt:lpwstr>_Toc396034333</vt:lpwstr>
      </vt:variant>
      <vt:variant>
        <vt:i4>1638453</vt:i4>
      </vt:variant>
      <vt:variant>
        <vt:i4>1424</vt:i4>
      </vt:variant>
      <vt:variant>
        <vt:i4>0</vt:i4>
      </vt:variant>
      <vt:variant>
        <vt:i4>5</vt:i4>
      </vt:variant>
      <vt:variant>
        <vt:lpwstr/>
      </vt:variant>
      <vt:variant>
        <vt:lpwstr>_Toc396034332</vt:lpwstr>
      </vt:variant>
      <vt:variant>
        <vt:i4>1638453</vt:i4>
      </vt:variant>
      <vt:variant>
        <vt:i4>1418</vt:i4>
      </vt:variant>
      <vt:variant>
        <vt:i4>0</vt:i4>
      </vt:variant>
      <vt:variant>
        <vt:i4>5</vt:i4>
      </vt:variant>
      <vt:variant>
        <vt:lpwstr/>
      </vt:variant>
      <vt:variant>
        <vt:lpwstr>_Toc396034331</vt:lpwstr>
      </vt:variant>
      <vt:variant>
        <vt:i4>1638453</vt:i4>
      </vt:variant>
      <vt:variant>
        <vt:i4>1412</vt:i4>
      </vt:variant>
      <vt:variant>
        <vt:i4>0</vt:i4>
      </vt:variant>
      <vt:variant>
        <vt:i4>5</vt:i4>
      </vt:variant>
      <vt:variant>
        <vt:lpwstr/>
      </vt:variant>
      <vt:variant>
        <vt:lpwstr>_Toc396034330</vt:lpwstr>
      </vt:variant>
      <vt:variant>
        <vt:i4>1572917</vt:i4>
      </vt:variant>
      <vt:variant>
        <vt:i4>1406</vt:i4>
      </vt:variant>
      <vt:variant>
        <vt:i4>0</vt:i4>
      </vt:variant>
      <vt:variant>
        <vt:i4>5</vt:i4>
      </vt:variant>
      <vt:variant>
        <vt:lpwstr/>
      </vt:variant>
      <vt:variant>
        <vt:lpwstr>_Toc396034329</vt:lpwstr>
      </vt:variant>
      <vt:variant>
        <vt:i4>1572917</vt:i4>
      </vt:variant>
      <vt:variant>
        <vt:i4>1400</vt:i4>
      </vt:variant>
      <vt:variant>
        <vt:i4>0</vt:i4>
      </vt:variant>
      <vt:variant>
        <vt:i4>5</vt:i4>
      </vt:variant>
      <vt:variant>
        <vt:lpwstr/>
      </vt:variant>
      <vt:variant>
        <vt:lpwstr>_Toc396034328</vt:lpwstr>
      </vt:variant>
      <vt:variant>
        <vt:i4>1572917</vt:i4>
      </vt:variant>
      <vt:variant>
        <vt:i4>1394</vt:i4>
      </vt:variant>
      <vt:variant>
        <vt:i4>0</vt:i4>
      </vt:variant>
      <vt:variant>
        <vt:i4>5</vt:i4>
      </vt:variant>
      <vt:variant>
        <vt:lpwstr/>
      </vt:variant>
      <vt:variant>
        <vt:lpwstr>_Toc396034327</vt:lpwstr>
      </vt:variant>
      <vt:variant>
        <vt:i4>1572917</vt:i4>
      </vt:variant>
      <vt:variant>
        <vt:i4>1388</vt:i4>
      </vt:variant>
      <vt:variant>
        <vt:i4>0</vt:i4>
      </vt:variant>
      <vt:variant>
        <vt:i4>5</vt:i4>
      </vt:variant>
      <vt:variant>
        <vt:lpwstr/>
      </vt:variant>
      <vt:variant>
        <vt:lpwstr>_Toc396034326</vt:lpwstr>
      </vt:variant>
      <vt:variant>
        <vt:i4>1572917</vt:i4>
      </vt:variant>
      <vt:variant>
        <vt:i4>1382</vt:i4>
      </vt:variant>
      <vt:variant>
        <vt:i4>0</vt:i4>
      </vt:variant>
      <vt:variant>
        <vt:i4>5</vt:i4>
      </vt:variant>
      <vt:variant>
        <vt:lpwstr/>
      </vt:variant>
      <vt:variant>
        <vt:lpwstr>_Toc396034325</vt:lpwstr>
      </vt:variant>
      <vt:variant>
        <vt:i4>1572917</vt:i4>
      </vt:variant>
      <vt:variant>
        <vt:i4>1376</vt:i4>
      </vt:variant>
      <vt:variant>
        <vt:i4>0</vt:i4>
      </vt:variant>
      <vt:variant>
        <vt:i4>5</vt:i4>
      </vt:variant>
      <vt:variant>
        <vt:lpwstr/>
      </vt:variant>
      <vt:variant>
        <vt:lpwstr>_Toc396034324</vt:lpwstr>
      </vt:variant>
      <vt:variant>
        <vt:i4>1572917</vt:i4>
      </vt:variant>
      <vt:variant>
        <vt:i4>1370</vt:i4>
      </vt:variant>
      <vt:variant>
        <vt:i4>0</vt:i4>
      </vt:variant>
      <vt:variant>
        <vt:i4>5</vt:i4>
      </vt:variant>
      <vt:variant>
        <vt:lpwstr/>
      </vt:variant>
      <vt:variant>
        <vt:lpwstr>_Toc396034323</vt:lpwstr>
      </vt:variant>
      <vt:variant>
        <vt:i4>1572917</vt:i4>
      </vt:variant>
      <vt:variant>
        <vt:i4>1364</vt:i4>
      </vt:variant>
      <vt:variant>
        <vt:i4>0</vt:i4>
      </vt:variant>
      <vt:variant>
        <vt:i4>5</vt:i4>
      </vt:variant>
      <vt:variant>
        <vt:lpwstr/>
      </vt:variant>
      <vt:variant>
        <vt:lpwstr>_Toc396034322</vt:lpwstr>
      </vt:variant>
      <vt:variant>
        <vt:i4>1572917</vt:i4>
      </vt:variant>
      <vt:variant>
        <vt:i4>1358</vt:i4>
      </vt:variant>
      <vt:variant>
        <vt:i4>0</vt:i4>
      </vt:variant>
      <vt:variant>
        <vt:i4>5</vt:i4>
      </vt:variant>
      <vt:variant>
        <vt:lpwstr/>
      </vt:variant>
      <vt:variant>
        <vt:lpwstr>_Toc396034321</vt:lpwstr>
      </vt:variant>
      <vt:variant>
        <vt:i4>1572917</vt:i4>
      </vt:variant>
      <vt:variant>
        <vt:i4>1352</vt:i4>
      </vt:variant>
      <vt:variant>
        <vt:i4>0</vt:i4>
      </vt:variant>
      <vt:variant>
        <vt:i4>5</vt:i4>
      </vt:variant>
      <vt:variant>
        <vt:lpwstr/>
      </vt:variant>
      <vt:variant>
        <vt:lpwstr>_Toc396034320</vt:lpwstr>
      </vt:variant>
      <vt:variant>
        <vt:i4>1769525</vt:i4>
      </vt:variant>
      <vt:variant>
        <vt:i4>1346</vt:i4>
      </vt:variant>
      <vt:variant>
        <vt:i4>0</vt:i4>
      </vt:variant>
      <vt:variant>
        <vt:i4>5</vt:i4>
      </vt:variant>
      <vt:variant>
        <vt:lpwstr/>
      </vt:variant>
      <vt:variant>
        <vt:lpwstr>_Toc396034319</vt:lpwstr>
      </vt:variant>
      <vt:variant>
        <vt:i4>1769525</vt:i4>
      </vt:variant>
      <vt:variant>
        <vt:i4>1340</vt:i4>
      </vt:variant>
      <vt:variant>
        <vt:i4>0</vt:i4>
      </vt:variant>
      <vt:variant>
        <vt:i4>5</vt:i4>
      </vt:variant>
      <vt:variant>
        <vt:lpwstr/>
      </vt:variant>
      <vt:variant>
        <vt:lpwstr>_Toc396034318</vt:lpwstr>
      </vt:variant>
      <vt:variant>
        <vt:i4>1769525</vt:i4>
      </vt:variant>
      <vt:variant>
        <vt:i4>1334</vt:i4>
      </vt:variant>
      <vt:variant>
        <vt:i4>0</vt:i4>
      </vt:variant>
      <vt:variant>
        <vt:i4>5</vt:i4>
      </vt:variant>
      <vt:variant>
        <vt:lpwstr/>
      </vt:variant>
      <vt:variant>
        <vt:lpwstr>_Toc396034317</vt:lpwstr>
      </vt:variant>
      <vt:variant>
        <vt:i4>1769525</vt:i4>
      </vt:variant>
      <vt:variant>
        <vt:i4>1328</vt:i4>
      </vt:variant>
      <vt:variant>
        <vt:i4>0</vt:i4>
      </vt:variant>
      <vt:variant>
        <vt:i4>5</vt:i4>
      </vt:variant>
      <vt:variant>
        <vt:lpwstr/>
      </vt:variant>
      <vt:variant>
        <vt:lpwstr>_Toc396034316</vt:lpwstr>
      </vt:variant>
      <vt:variant>
        <vt:i4>1769525</vt:i4>
      </vt:variant>
      <vt:variant>
        <vt:i4>1322</vt:i4>
      </vt:variant>
      <vt:variant>
        <vt:i4>0</vt:i4>
      </vt:variant>
      <vt:variant>
        <vt:i4>5</vt:i4>
      </vt:variant>
      <vt:variant>
        <vt:lpwstr/>
      </vt:variant>
      <vt:variant>
        <vt:lpwstr>_Toc396034315</vt:lpwstr>
      </vt:variant>
      <vt:variant>
        <vt:i4>1769525</vt:i4>
      </vt:variant>
      <vt:variant>
        <vt:i4>1316</vt:i4>
      </vt:variant>
      <vt:variant>
        <vt:i4>0</vt:i4>
      </vt:variant>
      <vt:variant>
        <vt:i4>5</vt:i4>
      </vt:variant>
      <vt:variant>
        <vt:lpwstr/>
      </vt:variant>
      <vt:variant>
        <vt:lpwstr>_Toc396034314</vt:lpwstr>
      </vt:variant>
      <vt:variant>
        <vt:i4>1769525</vt:i4>
      </vt:variant>
      <vt:variant>
        <vt:i4>1310</vt:i4>
      </vt:variant>
      <vt:variant>
        <vt:i4>0</vt:i4>
      </vt:variant>
      <vt:variant>
        <vt:i4>5</vt:i4>
      </vt:variant>
      <vt:variant>
        <vt:lpwstr/>
      </vt:variant>
      <vt:variant>
        <vt:lpwstr>_Toc396034313</vt:lpwstr>
      </vt:variant>
      <vt:variant>
        <vt:i4>1769525</vt:i4>
      </vt:variant>
      <vt:variant>
        <vt:i4>1304</vt:i4>
      </vt:variant>
      <vt:variant>
        <vt:i4>0</vt:i4>
      </vt:variant>
      <vt:variant>
        <vt:i4>5</vt:i4>
      </vt:variant>
      <vt:variant>
        <vt:lpwstr/>
      </vt:variant>
      <vt:variant>
        <vt:lpwstr>_Toc396034312</vt:lpwstr>
      </vt:variant>
      <vt:variant>
        <vt:i4>1769525</vt:i4>
      </vt:variant>
      <vt:variant>
        <vt:i4>1298</vt:i4>
      </vt:variant>
      <vt:variant>
        <vt:i4>0</vt:i4>
      </vt:variant>
      <vt:variant>
        <vt:i4>5</vt:i4>
      </vt:variant>
      <vt:variant>
        <vt:lpwstr/>
      </vt:variant>
      <vt:variant>
        <vt:lpwstr>_Toc396034311</vt:lpwstr>
      </vt:variant>
      <vt:variant>
        <vt:i4>1769525</vt:i4>
      </vt:variant>
      <vt:variant>
        <vt:i4>1292</vt:i4>
      </vt:variant>
      <vt:variant>
        <vt:i4>0</vt:i4>
      </vt:variant>
      <vt:variant>
        <vt:i4>5</vt:i4>
      </vt:variant>
      <vt:variant>
        <vt:lpwstr/>
      </vt:variant>
      <vt:variant>
        <vt:lpwstr>_Toc396034310</vt:lpwstr>
      </vt:variant>
      <vt:variant>
        <vt:i4>1703989</vt:i4>
      </vt:variant>
      <vt:variant>
        <vt:i4>1286</vt:i4>
      </vt:variant>
      <vt:variant>
        <vt:i4>0</vt:i4>
      </vt:variant>
      <vt:variant>
        <vt:i4>5</vt:i4>
      </vt:variant>
      <vt:variant>
        <vt:lpwstr/>
      </vt:variant>
      <vt:variant>
        <vt:lpwstr>_Toc396034309</vt:lpwstr>
      </vt:variant>
      <vt:variant>
        <vt:i4>1703989</vt:i4>
      </vt:variant>
      <vt:variant>
        <vt:i4>1280</vt:i4>
      </vt:variant>
      <vt:variant>
        <vt:i4>0</vt:i4>
      </vt:variant>
      <vt:variant>
        <vt:i4>5</vt:i4>
      </vt:variant>
      <vt:variant>
        <vt:lpwstr/>
      </vt:variant>
      <vt:variant>
        <vt:lpwstr>_Toc396034308</vt:lpwstr>
      </vt:variant>
      <vt:variant>
        <vt:i4>1703989</vt:i4>
      </vt:variant>
      <vt:variant>
        <vt:i4>1274</vt:i4>
      </vt:variant>
      <vt:variant>
        <vt:i4>0</vt:i4>
      </vt:variant>
      <vt:variant>
        <vt:i4>5</vt:i4>
      </vt:variant>
      <vt:variant>
        <vt:lpwstr/>
      </vt:variant>
      <vt:variant>
        <vt:lpwstr>_Toc396034307</vt:lpwstr>
      </vt:variant>
      <vt:variant>
        <vt:i4>1703989</vt:i4>
      </vt:variant>
      <vt:variant>
        <vt:i4>1268</vt:i4>
      </vt:variant>
      <vt:variant>
        <vt:i4>0</vt:i4>
      </vt:variant>
      <vt:variant>
        <vt:i4>5</vt:i4>
      </vt:variant>
      <vt:variant>
        <vt:lpwstr/>
      </vt:variant>
      <vt:variant>
        <vt:lpwstr>_Toc396034306</vt:lpwstr>
      </vt:variant>
      <vt:variant>
        <vt:i4>1703989</vt:i4>
      </vt:variant>
      <vt:variant>
        <vt:i4>1262</vt:i4>
      </vt:variant>
      <vt:variant>
        <vt:i4>0</vt:i4>
      </vt:variant>
      <vt:variant>
        <vt:i4>5</vt:i4>
      </vt:variant>
      <vt:variant>
        <vt:lpwstr/>
      </vt:variant>
      <vt:variant>
        <vt:lpwstr>_Toc396034305</vt:lpwstr>
      </vt:variant>
      <vt:variant>
        <vt:i4>1703989</vt:i4>
      </vt:variant>
      <vt:variant>
        <vt:i4>1256</vt:i4>
      </vt:variant>
      <vt:variant>
        <vt:i4>0</vt:i4>
      </vt:variant>
      <vt:variant>
        <vt:i4>5</vt:i4>
      </vt:variant>
      <vt:variant>
        <vt:lpwstr/>
      </vt:variant>
      <vt:variant>
        <vt:lpwstr>_Toc396034304</vt:lpwstr>
      </vt:variant>
      <vt:variant>
        <vt:i4>1703989</vt:i4>
      </vt:variant>
      <vt:variant>
        <vt:i4>1250</vt:i4>
      </vt:variant>
      <vt:variant>
        <vt:i4>0</vt:i4>
      </vt:variant>
      <vt:variant>
        <vt:i4>5</vt:i4>
      </vt:variant>
      <vt:variant>
        <vt:lpwstr/>
      </vt:variant>
      <vt:variant>
        <vt:lpwstr>_Toc396034303</vt:lpwstr>
      </vt:variant>
      <vt:variant>
        <vt:i4>1703989</vt:i4>
      </vt:variant>
      <vt:variant>
        <vt:i4>1244</vt:i4>
      </vt:variant>
      <vt:variant>
        <vt:i4>0</vt:i4>
      </vt:variant>
      <vt:variant>
        <vt:i4>5</vt:i4>
      </vt:variant>
      <vt:variant>
        <vt:lpwstr/>
      </vt:variant>
      <vt:variant>
        <vt:lpwstr>_Toc396034302</vt:lpwstr>
      </vt:variant>
      <vt:variant>
        <vt:i4>1703989</vt:i4>
      </vt:variant>
      <vt:variant>
        <vt:i4>1238</vt:i4>
      </vt:variant>
      <vt:variant>
        <vt:i4>0</vt:i4>
      </vt:variant>
      <vt:variant>
        <vt:i4>5</vt:i4>
      </vt:variant>
      <vt:variant>
        <vt:lpwstr/>
      </vt:variant>
      <vt:variant>
        <vt:lpwstr>_Toc396034301</vt:lpwstr>
      </vt:variant>
      <vt:variant>
        <vt:i4>1703989</vt:i4>
      </vt:variant>
      <vt:variant>
        <vt:i4>1232</vt:i4>
      </vt:variant>
      <vt:variant>
        <vt:i4>0</vt:i4>
      </vt:variant>
      <vt:variant>
        <vt:i4>5</vt:i4>
      </vt:variant>
      <vt:variant>
        <vt:lpwstr/>
      </vt:variant>
      <vt:variant>
        <vt:lpwstr>_Toc396034300</vt:lpwstr>
      </vt:variant>
      <vt:variant>
        <vt:i4>1245236</vt:i4>
      </vt:variant>
      <vt:variant>
        <vt:i4>1226</vt:i4>
      </vt:variant>
      <vt:variant>
        <vt:i4>0</vt:i4>
      </vt:variant>
      <vt:variant>
        <vt:i4>5</vt:i4>
      </vt:variant>
      <vt:variant>
        <vt:lpwstr/>
      </vt:variant>
      <vt:variant>
        <vt:lpwstr>_Toc396034299</vt:lpwstr>
      </vt:variant>
      <vt:variant>
        <vt:i4>1245236</vt:i4>
      </vt:variant>
      <vt:variant>
        <vt:i4>1220</vt:i4>
      </vt:variant>
      <vt:variant>
        <vt:i4>0</vt:i4>
      </vt:variant>
      <vt:variant>
        <vt:i4>5</vt:i4>
      </vt:variant>
      <vt:variant>
        <vt:lpwstr/>
      </vt:variant>
      <vt:variant>
        <vt:lpwstr>_Toc396034298</vt:lpwstr>
      </vt:variant>
      <vt:variant>
        <vt:i4>1245236</vt:i4>
      </vt:variant>
      <vt:variant>
        <vt:i4>1214</vt:i4>
      </vt:variant>
      <vt:variant>
        <vt:i4>0</vt:i4>
      </vt:variant>
      <vt:variant>
        <vt:i4>5</vt:i4>
      </vt:variant>
      <vt:variant>
        <vt:lpwstr/>
      </vt:variant>
      <vt:variant>
        <vt:lpwstr>_Toc396034297</vt:lpwstr>
      </vt:variant>
      <vt:variant>
        <vt:i4>1245236</vt:i4>
      </vt:variant>
      <vt:variant>
        <vt:i4>1208</vt:i4>
      </vt:variant>
      <vt:variant>
        <vt:i4>0</vt:i4>
      </vt:variant>
      <vt:variant>
        <vt:i4>5</vt:i4>
      </vt:variant>
      <vt:variant>
        <vt:lpwstr/>
      </vt:variant>
      <vt:variant>
        <vt:lpwstr>_Toc396034296</vt:lpwstr>
      </vt:variant>
      <vt:variant>
        <vt:i4>1245236</vt:i4>
      </vt:variant>
      <vt:variant>
        <vt:i4>1202</vt:i4>
      </vt:variant>
      <vt:variant>
        <vt:i4>0</vt:i4>
      </vt:variant>
      <vt:variant>
        <vt:i4>5</vt:i4>
      </vt:variant>
      <vt:variant>
        <vt:lpwstr/>
      </vt:variant>
      <vt:variant>
        <vt:lpwstr>_Toc396034295</vt:lpwstr>
      </vt:variant>
      <vt:variant>
        <vt:i4>1245236</vt:i4>
      </vt:variant>
      <vt:variant>
        <vt:i4>1196</vt:i4>
      </vt:variant>
      <vt:variant>
        <vt:i4>0</vt:i4>
      </vt:variant>
      <vt:variant>
        <vt:i4>5</vt:i4>
      </vt:variant>
      <vt:variant>
        <vt:lpwstr/>
      </vt:variant>
      <vt:variant>
        <vt:lpwstr>_Toc396034294</vt:lpwstr>
      </vt:variant>
      <vt:variant>
        <vt:i4>1245236</vt:i4>
      </vt:variant>
      <vt:variant>
        <vt:i4>1190</vt:i4>
      </vt:variant>
      <vt:variant>
        <vt:i4>0</vt:i4>
      </vt:variant>
      <vt:variant>
        <vt:i4>5</vt:i4>
      </vt:variant>
      <vt:variant>
        <vt:lpwstr/>
      </vt:variant>
      <vt:variant>
        <vt:lpwstr>_Toc396034293</vt:lpwstr>
      </vt:variant>
      <vt:variant>
        <vt:i4>1245236</vt:i4>
      </vt:variant>
      <vt:variant>
        <vt:i4>1184</vt:i4>
      </vt:variant>
      <vt:variant>
        <vt:i4>0</vt:i4>
      </vt:variant>
      <vt:variant>
        <vt:i4>5</vt:i4>
      </vt:variant>
      <vt:variant>
        <vt:lpwstr/>
      </vt:variant>
      <vt:variant>
        <vt:lpwstr>_Toc396034292</vt:lpwstr>
      </vt:variant>
      <vt:variant>
        <vt:i4>1245236</vt:i4>
      </vt:variant>
      <vt:variant>
        <vt:i4>1178</vt:i4>
      </vt:variant>
      <vt:variant>
        <vt:i4>0</vt:i4>
      </vt:variant>
      <vt:variant>
        <vt:i4>5</vt:i4>
      </vt:variant>
      <vt:variant>
        <vt:lpwstr/>
      </vt:variant>
      <vt:variant>
        <vt:lpwstr>_Toc396034291</vt:lpwstr>
      </vt:variant>
      <vt:variant>
        <vt:i4>1245236</vt:i4>
      </vt:variant>
      <vt:variant>
        <vt:i4>1172</vt:i4>
      </vt:variant>
      <vt:variant>
        <vt:i4>0</vt:i4>
      </vt:variant>
      <vt:variant>
        <vt:i4>5</vt:i4>
      </vt:variant>
      <vt:variant>
        <vt:lpwstr/>
      </vt:variant>
      <vt:variant>
        <vt:lpwstr>_Toc396034290</vt:lpwstr>
      </vt:variant>
      <vt:variant>
        <vt:i4>1179700</vt:i4>
      </vt:variant>
      <vt:variant>
        <vt:i4>1166</vt:i4>
      </vt:variant>
      <vt:variant>
        <vt:i4>0</vt:i4>
      </vt:variant>
      <vt:variant>
        <vt:i4>5</vt:i4>
      </vt:variant>
      <vt:variant>
        <vt:lpwstr/>
      </vt:variant>
      <vt:variant>
        <vt:lpwstr>_Toc396034289</vt:lpwstr>
      </vt:variant>
      <vt:variant>
        <vt:i4>1179700</vt:i4>
      </vt:variant>
      <vt:variant>
        <vt:i4>1160</vt:i4>
      </vt:variant>
      <vt:variant>
        <vt:i4>0</vt:i4>
      </vt:variant>
      <vt:variant>
        <vt:i4>5</vt:i4>
      </vt:variant>
      <vt:variant>
        <vt:lpwstr/>
      </vt:variant>
      <vt:variant>
        <vt:lpwstr>_Toc396034288</vt:lpwstr>
      </vt:variant>
      <vt:variant>
        <vt:i4>1179700</vt:i4>
      </vt:variant>
      <vt:variant>
        <vt:i4>1154</vt:i4>
      </vt:variant>
      <vt:variant>
        <vt:i4>0</vt:i4>
      </vt:variant>
      <vt:variant>
        <vt:i4>5</vt:i4>
      </vt:variant>
      <vt:variant>
        <vt:lpwstr/>
      </vt:variant>
      <vt:variant>
        <vt:lpwstr>_Toc396034287</vt:lpwstr>
      </vt:variant>
      <vt:variant>
        <vt:i4>1179700</vt:i4>
      </vt:variant>
      <vt:variant>
        <vt:i4>1148</vt:i4>
      </vt:variant>
      <vt:variant>
        <vt:i4>0</vt:i4>
      </vt:variant>
      <vt:variant>
        <vt:i4>5</vt:i4>
      </vt:variant>
      <vt:variant>
        <vt:lpwstr/>
      </vt:variant>
      <vt:variant>
        <vt:lpwstr>_Toc396034286</vt:lpwstr>
      </vt:variant>
      <vt:variant>
        <vt:i4>1179700</vt:i4>
      </vt:variant>
      <vt:variant>
        <vt:i4>1142</vt:i4>
      </vt:variant>
      <vt:variant>
        <vt:i4>0</vt:i4>
      </vt:variant>
      <vt:variant>
        <vt:i4>5</vt:i4>
      </vt:variant>
      <vt:variant>
        <vt:lpwstr/>
      </vt:variant>
      <vt:variant>
        <vt:lpwstr>_Toc396034285</vt:lpwstr>
      </vt:variant>
      <vt:variant>
        <vt:i4>1179700</vt:i4>
      </vt:variant>
      <vt:variant>
        <vt:i4>1136</vt:i4>
      </vt:variant>
      <vt:variant>
        <vt:i4>0</vt:i4>
      </vt:variant>
      <vt:variant>
        <vt:i4>5</vt:i4>
      </vt:variant>
      <vt:variant>
        <vt:lpwstr/>
      </vt:variant>
      <vt:variant>
        <vt:lpwstr>_Toc396034284</vt:lpwstr>
      </vt:variant>
      <vt:variant>
        <vt:i4>1179700</vt:i4>
      </vt:variant>
      <vt:variant>
        <vt:i4>1130</vt:i4>
      </vt:variant>
      <vt:variant>
        <vt:i4>0</vt:i4>
      </vt:variant>
      <vt:variant>
        <vt:i4>5</vt:i4>
      </vt:variant>
      <vt:variant>
        <vt:lpwstr/>
      </vt:variant>
      <vt:variant>
        <vt:lpwstr>_Toc396034283</vt:lpwstr>
      </vt:variant>
      <vt:variant>
        <vt:i4>1179700</vt:i4>
      </vt:variant>
      <vt:variant>
        <vt:i4>1124</vt:i4>
      </vt:variant>
      <vt:variant>
        <vt:i4>0</vt:i4>
      </vt:variant>
      <vt:variant>
        <vt:i4>5</vt:i4>
      </vt:variant>
      <vt:variant>
        <vt:lpwstr/>
      </vt:variant>
      <vt:variant>
        <vt:lpwstr>_Toc396034282</vt:lpwstr>
      </vt:variant>
      <vt:variant>
        <vt:i4>1179700</vt:i4>
      </vt:variant>
      <vt:variant>
        <vt:i4>1118</vt:i4>
      </vt:variant>
      <vt:variant>
        <vt:i4>0</vt:i4>
      </vt:variant>
      <vt:variant>
        <vt:i4>5</vt:i4>
      </vt:variant>
      <vt:variant>
        <vt:lpwstr/>
      </vt:variant>
      <vt:variant>
        <vt:lpwstr>_Toc396034281</vt:lpwstr>
      </vt:variant>
      <vt:variant>
        <vt:i4>1179700</vt:i4>
      </vt:variant>
      <vt:variant>
        <vt:i4>1112</vt:i4>
      </vt:variant>
      <vt:variant>
        <vt:i4>0</vt:i4>
      </vt:variant>
      <vt:variant>
        <vt:i4>5</vt:i4>
      </vt:variant>
      <vt:variant>
        <vt:lpwstr/>
      </vt:variant>
      <vt:variant>
        <vt:lpwstr>_Toc396034280</vt:lpwstr>
      </vt:variant>
      <vt:variant>
        <vt:i4>1900596</vt:i4>
      </vt:variant>
      <vt:variant>
        <vt:i4>1106</vt:i4>
      </vt:variant>
      <vt:variant>
        <vt:i4>0</vt:i4>
      </vt:variant>
      <vt:variant>
        <vt:i4>5</vt:i4>
      </vt:variant>
      <vt:variant>
        <vt:lpwstr/>
      </vt:variant>
      <vt:variant>
        <vt:lpwstr>_Toc396034279</vt:lpwstr>
      </vt:variant>
      <vt:variant>
        <vt:i4>1900596</vt:i4>
      </vt:variant>
      <vt:variant>
        <vt:i4>1100</vt:i4>
      </vt:variant>
      <vt:variant>
        <vt:i4>0</vt:i4>
      </vt:variant>
      <vt:variant>
        <vt:i4>5</vt:i4>
      </vt:variant>
      <vt:variant>
        <vt:lpwstr/>
      </vt:variant>
      <vt:variant>
        <vt:lpwstr>_Toc396034278</vt:lpwstr>
      </vt:variant>
      <vt:variant>
        <vt:i4>1900596</vt:i4>
      </vt:variant>
      <vt:variant>
        <vt:i4>1094</vt:i4>
      </vt:variant>
      <vt:variant>
        <vt:i4>0</vt:i4>
      </vt:variant>
      <vt:variant>
        <vt:i4>5</vt:i4>
      </vt:variant>
      <vt:variant>
        <vt:lpwstr/>
      </vt:variant>
      <vt:variant>
        <vt:lpwstr>_Toc396034277</vt:lpwstr>
      </vt:variant>
      <vt:variant>
        <vt:i4>1900596</vt:i4>
      </vt:variant>
      <vt:variant>
        <vt:i4>1088</vt:i4>
      </vt:variant>
      <vt:variant>
        <vt:i4>0</vt:i4>
      </vt:variant>
      <vt:variant>
        <vt:i4>5</vt:i4>
      </vt:variant>
      <vt:variant>
        <vt:lpwstr/>
      </vt:variant>
      <vt:variant>
        <vt:lpwstr>_Toc396034276</vt:lpwstr>
      </vt:variant>
      <vt:variant>
        <vt:i4>1900596</vt:i4>
      </vt:variant>
      <vt:variant>
        <vt:i4>1082</vt:i4>
      </vt:variant>
      <vt:variant>
        <vt:i4>0</vt:i4>
      </vt:variant>
      <vt:variant>
        <vt:i4>5</vt:i4>
      </vt:variant>
      <vt:variant>
        <vt:lpwstr/>
      </vt:variant>
      <vt:variant>
        <vt:lpwstr>_Toc396034275</vt:lpwstr>
      </vt:variant>
      <vt:variant>
        <vt:i4>1900596</vt:i4>
      </vt:variant>
      <vt:variant>
        <vt:i4>1076</vt:i4>
      </vt:variant>
      <vt:variant>
        <vt:i4>0</vt:i4>
      </vt:variant>
      <vt:variant>
        <vt:i4>5</vt:i4>
      </vt:variant>
      <vt:variant>
        <vt:lpwstr/>
      </vt:variant>
      <vt:variant>
        <vt:lpwstr>_Toc396034274</vt:lpwstr>
      </vt:variant>
      <vt:variant>
        <vt:i4>1900596</vt:i4>
      </vt:variant>
      <vt:variant>
        <vt:i4>1070</vt:i4>
      </vt:variant>
      <vt:variant>
        <vt:i4>0</vt:i4>
      </vt:variant>
      <vt:variant>
        <vt:i4>5</vt:i4>
      </vt:variant>
      <vt:variant>
        <vt:lpwstr/>
      </vt:variant>
      <vt:variant>
        <vt:lpwstr>_Toc396034273</vt:lpwstr>
      </vt:variant>
      <vt:variant>
        <vt:i4>1900596</vt:i4>
      </vt:variant>
      <vt:variant>
        <vt:i4>1064</vt:i4>
      </vt:variant>
      <vt:variant>
        <vt:i4>0</vt:i4>
      </vt:variant>
      <vt:variant>
        <vt:i4>5</vt:i4>
      </vt:variant>
      <vt:variant>
        <vt:lpwstr/>
      </vt:variant>
      <vt:variant>
        <vt:lpwstr>_Toc396034272</vt:lpwstr>
      </vt:variant>
      <vt:variant>
        <vt:i4>1900596</vt:i4>
      </vt:variant>
      <vt:variant>
        <vt:i4>1058</vt:i4>
      </vt:variant>
      <vt:variant>
        <vt:i4>0</vt:i4>
      </vt:variant>
      <vt:variant>
        <vt:i4>5</vt:i4>
      </vt:variant>
      <vt:variant>
        <vt:lpwstr/>
      </vt:variant>
      <vt:variant>
        <vt:lpwstr>_Toc396034271</vt:lpwstr>
      </vt:variant>
      <vt:variant>
        <vt:i4>1900596</vt:i4>
      </vt:variant>
      <vt:variant>
        <vt:i4>1052</vt:i4>
      </vt:variant>
      <vt:variant>
        <vt:i4>0</vt:i4>
      </vt:variant>
      <vt:variant>
        <vt:i4>5</vt:i4>
      </vt:variant>
      <vt:variant>
        <vt:lpwstr/>
      </vt:variant>
      <vt:variant>
        <vt:lpwstr>_Toc396034270</vt:lpwstr>
      </vt:variant>
      <vt:variant>
        <vt:i4>1835060</vt:i4>
      </vt:variant>
      <vt:variant>
        <vt:i4>1046</vt:i4>
      </vt:variant>
      <vt:variant>
        <vt:i4>0</vt:i4>
      </vt:variant>
      <vt:variant>
        <vt:i4>5</vt:i4>
      </vt:variant>
      <vt:variant>
        <vt:lpwstr/>
      </vt:variant>
      <vt:variant>
        <vt:lpwstr>_Toc396034269</vt:lpwstr>
      </vt:variant>
      <vt:variant>
        <vt:i4>1835060</vt:i4>
      </vt:variant>
      <vt:variant>
        <vt:i4>1040</vt:i4>
      </vt:variant>
      <vt:variant>
        <vt:i4>0</vt:i4>
      </vt:variant>
      <vt:variant>
        <vt:i4>5</vt:i4>
      </vt:variant>
      <vt:variant>
        <vt:lpwstr/>
      </vt:variant>
      <vt:variant>
        <vt:lpwstr>_Toc396034268</vt:lpwstr>
      </vt:variant>
      <vt:variant>
        <vt:i4>1835060</vt:i4>
      </vt:variant>
      <vt:variant>
        <vt:i4>1034</vt:i4>
      </vt:variant>
      <vt:variant>
        <vt:i4>0</vt:i4>
      </vt:variant>
      <vt:variant>
        <vt:i4>5</vt:i4>
      </vt:variant>
      <vt:variant>
        <vt:lpwstr/>
      </vt:variant>
      <vt:variant>
        <vt:lpwstr>_Toc396034267</vt:lpwstr>
      </vt:variant>
      <vt:variant>
        <vt:i4>1835060</vt:i4>
      </vt:variant>
      <vt:variant>
        <vt:i4>1028</vt:i4>
      </vt:variant>
      <vt:variant>
        <vt:i4>0</vt:i4>
      </vt:variant>
      <vt:variant>
        <vt:i4>5</vt:i4>
      </vt:variant>
      <vt:variant>
        <vt:lpwstr/>
      </vt:variant>
      <vt:variant>
        <vt:lpwstr>_Toc396034266</vt:lpwstr>
      </vt:variant>
      <vt:variant>
        <vt:i4>1835060</vt:i4>
      </vt:variant>
      <vt:variant>
        <vt:i4>1022</vt:i4>
      </vt:variant>
      <vt:variant>
        <vt:i4>0</vt:i4>
      </vt:variant>
      <vt:variant>
        <vt:i4>5</vt:i4>
      </vt:variant>
      <vt:variant>
        <vt:lpwstr/>
      </vt:variant>
      <vt:variant>
        <vt:lpwstr>_Toc396034265</vt:lpwstr>
      </vt:variant>
      <vt:variant>
        <vt:i4>1835060</vt:i4>
      </vt:variant>
      <vt:variant>
        <vt:i4>1016</vt:i4>
      </vt:variant>
      <vt:variant>
        <vt:i4>0</vt:i4>
      </vt:variant>
      <vt:variant>
        <vt:i4>5</vt:i4>
      </vt:variant>
      <vt:variant>
        <vt:lpwstr/>
      </vt:variant>
      <vt:variant>
        <vt:lpwstr>_Toc396034264</vt:lpwstr>
      </vt:variant>
      <vt:variant>
        <vt:i4>1835060</vt:i4>
      </vt:variant>
      <vt:variant>
        <vt:i4>1010</vt:i4>
      </vt:variant>
      <vt:variant>
        <vt:i4>0</vt:i4>
      </vt:variant>
      <vt:variant>
        <vt:i4>5</vt:i4>
      </vt:variant>
      <vt:variant>
        <vt:lpwstr/>
      </vt:variant>
      <vt:variant>
        <vt:lpwstr>_Toc396034263</vt:lpwstr>
      </vt:variant>
      <vt:variant>
        <vt:i4>1835060</vt:i4>
      </vt:variant>
      <vt:variant>
        <vt:i4>1004</vt:i4>
      </vt:variant>
      <vt:variant>
        <vt:i4>0</vt:i4>
      </vt:variant>
      <vt:variant>
        <vt:i4>5</vt:i4>
      </vt:variant>
      <vt:variant>
        <vt:lpwstr/>
      </vt:variant>
      <vt:variant>
        <vt:lpwstr>_Toc396034262</vt:lpwstr>
      </vt:variant>
      <vt:variant>
        <vt:i4>1835060</vt:i4>
      </vt:variant>
      <vt:variant>
        <vt:i4>998</vt:i4>
      </vt:variant>
      <vt:variant>
        <vt:i4>0</vt:i4>
      </vt:variant>
      <vt:variant>
        <vt:i4>5</vt:i4>
      </vt:variant>
      <vt:variant>
        <vt:lpwstr/>
      </vt:variant>
      <vt:variant>
        <vt:lpwstr>_Toc396034261</vt:lpwstr>
      </vt:variant>
      <vt:variant>
        <vt:i4>1835060</vt:i4>
      </vt:variant>
      <vt:variant>
        <vt:i4>992</vt:i4>
      </vt:variant>
      <vt:variant>
        <vt:i4>0</vt:i4>
      </vt:variant>
      <vt:variant>
        <vt:i4>5</vt:i4>
      </vt:variant>
      <vt:variant>
        <vt:lpwstr/>
      </vt:variant>
      <vt:variant>
        <vt:lpwstr>_Toc396034260</vt:lpwstr>
      </vt:variant>
      <vt:variant>
        <vt:i4>2031668</vt:i4>
      </vt:variant>
      <vt:variant>
        <vt:i4>986</vt:i4>
      </vt:variant>
      <vt:variant>
        <vt:i4>0</vt:i4>
      </vt:variant>
      <vt:variant>
        <vt:i4>5</vt:i4>
      </vt:variant>
      <vt:variant>
        <vt:lpwstr/>
      </vt:variant>
      <vt:variant>
        <vt:lpwstr>_Toc396034259</vt:lpwstr>
      </vt:variant>
      <vt:variant>
        <vt:i4>2031668</vt:i4>
      </vt:variant>
      <vt:variant>
        <vt:i4>980</vt:i4>
      </vt:variant>
      <vt:variant>
        <vt:i4>0</vt:i4>
      </vt:variant>
      <vt:variant>
        <vt:i4>5</vt:i4>
      </vt:variant>
      <vt:variant>
        <vt:lpwstr/>
      </vt:variant>
      <vt:variant>
        <vt:lpwstr>_Toc396034258</vt:lpwstr>
      </vt:variant>
      <vt:variant>
        <vt:i4>2031668</vt:i4>
      </vt:variant>
      <vt:variant>
        <vt:i4>974</vt:i4>
      </vt:variant>
      <vt:variant>
        <vt:i4>0</vt:i4>
      </vt:variant>
      <vt:variant>
        <vt:i4>5</vt:i4>
      </vt:variant>
      <vt:variant>
        <vt:lpwstr/>
      </vt:variant>
      <vt:variant>
        <vt:lpwstr>_Toc396034257</vt:lpwstr>
      </vt:variant>
      <vt:variant>
        <vt:i4>2031668</vt:i4>
      </vt:variant>
      <vt:variant>
        <vt:i4>968</vt:i4>
      </vt:variant>
      <vt:variant>
        <vt:i4>0</vt:i4>
      </vt:variant>
      <vt:variant>
        <vt:i4>5</vt:i4>
      </vt:variant>
      <vt:variant>
        <vt:lpwstr/>
      </vt:variant>
      <vt:variant>
        <vt:lpwstr>_Toc396034256</vt:lpwstr>
      </vt:variant>
      <vt:variant>
        <vt:i4>2031668</vt:i4>
      </vt:variant>
      <vt:variant>
        <vt:i4>962</vt:i4>
      </vt:variant>
      <vt:variant>
        <vt:i4>0</vt:i4>
      </vt:variant>
      <vt:variant>
        <vt:i4>5</vt:i4>
      </vt:variant>
      <vt:variant>
        <vt:lpwstr/>
      </vt:variant>
      <vt:variant>
        <vt:lpwstr>_Toc396034255</vt:lpwstr>
      </vt:variant>
      <vt:variant>
        <vt:i4>2031668</vt:i4>
      </vt:variant>
      <vt:variant>
        <vt:i4>956</vt:i4>
      </vt:variant>
      <vt:variant>
        <vt:i4>0</vt:i4>
      </vt:variant>
      <vt:variant>
        <vt:i4>5</vt:i4>
      </vt:variant>
      <vt:variant>
        <vt:lpwstr/>
      </vt:variant>
      <vt:variant>
        <vt:lpwstr>_Toc396034254</vt:lpwstr>
      </vt:variant>
      <vt:variant>
        <vt:i4>2031668</vt:i4>
      </vt:variant>
      <vt:variant>
        <vt:i4>950</vt:i4>
      </vt:variant>
      <vt:variant>
        <vt:i4>0</vt:i4>
      </vt:variant>
      <vt:variant>
        <vt:i4>5</vt:i4>
      </vt:variant>
      <vt:variant>
        <vt:lpwstr/>
      </vt:variant>
      <vt:variant>
        <vt:lpwstr>_Toc396034253</vt:lpwstr>
      </vt:variant>
      <vt:variant>
        <vt:i4>2031668</vt:i4>
      </vt:variant>
      <vt:variant>
        <vt:i4>944</vt:i4>
      </vt:variant>
      <vt:variant>
        <vt:i4>0</vt:i4>
      </vt:variant>
      <vt:variant>
        <vt:i4>5</vt:i4>
      </vt:variant>
      <vt:variant>
        <vt:lpwstr/>
      </vt:variant>
      <vt:variant>
        <vt:lpwstr>_Toc396034252</vt:lpwstr>
      </vt:variant>
      <vt:variant>
        <vt:i4>2031668</vt:i4>
      </vt:variant>
      <vt:variant>
        <vt:i4>938</vt:i4>
      </vt:variant>
      <vt:variant>
        <vt:i4>0</vt:i4>
      </vt:variant>
      <vt:variant>
        <vt:i4>5</vt:i4>
      </vt:variant>
      <vt:variant>
        <vt:lpwstr/>
      </vt:variant>
      <vt:variant>
        <vt:lpwstr>_Toc396034251</vt:lpwstr>
      </vt:variant>
      <vt:variant>
        <vt:i4>2031668</vt:i4>
      </vt:variant>
      <vt:variant>
        <vt:i4>932</vt:i4>
      </vt:variant>
      <vt:variant>
        <vt:i4>0</vt:i4>
      </vt:variant>
      <vt:variant>
        <vt:i4>5</vt:i4>
      </vt:variant>
      <vt:variant>
        <vt:lpwstr/>
      </vt:variant>
      <vt:variant>
        <vt:lpwstr>_Toc396034250</vt:lpwstr>
      </vt:variant>
      <vt:variant>
        <vt:i4>1966132</vt:i4>
      </vt:variant>
      <vt:variant>
        <vt:i4>926</vt:i4>
      </vt:variant>
      <vt:variant>
        <vt:i4>0</vt:i4>
      </vt:variant>
      <vt:variant>
        <vt:i4>5</vt:i4>
      </vt:variant>
      <vt:variant>
        <vt:lpwstr/>
      </vt:variant>
      <vt:variant>
        <vt:lpwstr>_Toc396034249</vt:lpwstr>
      </vt:variant>
      <vt:variant>
        <vt:i4>1966132</vt:i4>
      </vt:variant>
      <vt:variant>
        <vt:i4>920</vt:i4>
      </vt:variant>
      <vt:variant>
        <vt:i4>0</vt:i4>
      </vt:variant>
      <vt:variant>
        <vt:i4>5</vt:i4>
      </vt:variant>
      <vt:variant>
        <vt:lpwstr/>
      </vt:variant>
      <vt:variant>
        <vt:lpwstr>_Toc396034248</vt:lpwstr>
      </vt:variant>
      <vt:variant>
        <vt:i4>1966132</vt:i4>
      </vt:variant>
      <vt:variant>
        <vt:i4>914</vt:i4>
      </vt:variant>
      <vt:variant>
        <vt:i4>0</vt:i4>
      </vt:variant>
      <vt:variant>
        <vt:i4>5</vt:i4>
      </vt:variant>
      <vt:variant>
        <vt:lpwstr/>
      </vt:variant>
      <vt:variant>
        <vt:lpwstr>_Toc396034247</vt:lpwstr>
      </vt:variant>
      <vt:variant>
        <vt:i4>1966132</vt:i4>
      </vt:variant>
      <vt:variant>
        <vt:i4>908</vt:i4>
      </vt:variant>
      <vt:variant>
        <vt:i4>0</vt:i4>
      </vt:variant>
      <vt:variant>
        <vt:i4>5</vt:i4>
      </vt:variant>
      <vt:variant>
        <vt:lpwstr/>
      </vt:variant>
      <vt:variant>
        <vt:lpwstr>_Toc396034246</vt:lpwstr>
      </vt:variant>
      <vt:variant>
        <vt:i4>1966132</vt:i4>
      </vt:variant>
      <vt:variant>
        <vt:i4>902</vt:i4>
      </vt:variant>
      <vt:variant>
        <vt:i4>0</vt:i4>
      </vt:variant>
      <vt:variant>
        <vt:i4>5</vt:i4>
      </vt:variant>
      <vt:variant>
        <vt:lpwstr/>
      </vt:variant>
      <vt:variant>
        <vt:lpwstr>_Toc396034245</vt:lpwstr>
      </vt:variant>
      <vt:variant>
        <vt:i4>1966132</vt:i4>
      </vt:variant>
      <vt:variant>
        <vt:i4>896</vt:i4>
      </vt:variant>
      <vt:variant>
        <vt:i4>0</vt:i4>
      </vt:variant>
      <vt:variant>
        <vt:i4>5</vt:i4>
      </vt:variant>
      <vt:variant>
        <vt:lpwstr/>
      </vt:variant>
      <vt:variant>
        <vt:lpwstr>_Toc396034244</vt:lpwstr>
      </vt:variant>
      <vt:variant>
        <vt:i4>1966132</vt:i4>
      </vt:variant>
      <vt:variant>
        <vt:i4>890</vt:i4>
      </vt:variant>
      <vt:variant>
        <vt:i4>0</vt:i4>
      </vt:variant>
      <vt:variant>
        <vt:i4>5</vt:i4>
      </vt:variant>
      <vt:variant>
        <vt:lpwstr/>
      </vt:variant>
      <vt:variant>
        <vt:lpwstr>_Toc396034243</vt:lpwstr>
      </vt:variant>
      <vt:variant>
        <vt:i4>1966132</vt:i4>
      </vt:variant>
      <vt:variant>
        <vt:i4>884</vt:i4>
      </vt:variant>
      <vt:variant>
        <vt:i4>0</vt:i4>
      </vt:variant>
      <vt:variant>
        <vt:i4>5</vt:i4>
      </vt:variant>
      <vt:variant>
        <vt:lpwstr/>
      </vt:variant>
      <vt:variant>
        <vt:lpwstr>_Toc396034242</vt:lpwstr>
      </vt:variant>
      <vt:variant>
        <vt:i4>1966132</vt:i4>
      </vt:variant>
      <vt:variant>
        <vt:i4>878</vt:i4>
      </vt:variant>
      <vt:variant>
        <vt:i4>0</vt:i4>
      </vt:variant>
      <vt:variant>
        <vt:i4>5</vt:i4>
      </vt:variant>
      <vt:variant>
        <vt:lpwstr/>
      </vt:variant>
      <vt:variant>
        <vt:lpwstr>_Toc396034241</vt:lpwstr>
      </vt:variant>
      <vt:variant>
        <vt:i4>1966132</vt:i4>
      </vt:variant>
      <vt:variant>
        <vt:i4>872</vt:i4>
      </vt:variant>
      <vt:variant>
        <vt:i4>0</vt:i4>
      </vt:variant>
      <vt:variant>
        <vt:i4>5</vt:i4>
      </vt:variant>
      <vt:variant>
        <vt:lpwstr/>
      </vt:variant>
      <vt:variant>
        <vt:lpwstr>_Toc396034240</vt:lpwstr>
      </vt:variant>
      <vt:variant>
        <vt:i4>1638452</vt:i4>
      </vt:variant>
      <vt:variant>
        <vt:i4>866</vt:i4>
      </vt:variant>
      <vt:variant>
        <vt:i4>0</vt:i4>
      </vt:variant>
      <vt:variant>
        <vt:i4>5</vt:i4>
      </vt:variant>
      <vt:variant>
        <vt:lpwstr/>
      </vt:variant>
      <vt:variant>
        <vt:lpwstr>_Toc396034239</vt:lpwstr>
      </vt:variant>
      <vt:variant>
        <vt:i4>1638452</vt:i4>
      </vt:variant>
      <vt:variant>
        <vt:i4>860</vt:i4>
      </vt:variant>
      <vt:variant>
        <vt:i4>0</vt:i4>
      </vt:variant>
      <vt:variant>
        <vt:i4>5</vt:i4>
      </vt:variant>
      <vt:variant>
        <vt:lpwstr/>
      </vt:variant>
      <vt:variant>
        <vt:lpwstr>_Toc396034238</vt:lpwstr>
      </vt:variant>
      <vt:variant>
        <vt:i4>1638452</vt:i4>
      </vt:variant>
      <vt:variant>
        <vt:i4>854</vt:i4>
      </vt:variant>
      <vt:variant>
        <vt:i4>0</vt:i4>
      </vt:variant>
      <vt:variant>
        <vt:i4>5</vt:i4>
      </vt:variant>
      <vt:variant>
        <vt:lpwstr/>
      </vt:variant>
      <vt:variant>
        <vt:lpwstr>_Toc396034237</vt:lpwstr>
      </vt:variant>
      <vt:variant>
        <vt:i4>1638452</vt:i4>
      </vt:variant>
      <vt:variant>
        <vt:i4>848</vt:i4>
      </vt:variant>
      <vt:variant>
        <vt:i4>0</vt:i4>
      </vt:variant>
      <vt:variant>
        <vt:i4>5</vt:i4>
      </vt:variant>
      <vt:variant>
        <vt:lpwstr/>
      </vt:variant>
      <vt:variant>
        <vt:lpwstr>_Toc396034236</vt:lpwstr>
      </vt:variant>
      <vt:variant>
        <vt:i4>1638452</vt:i4>
      </vt:variant>
      <vt:variant>
        <vt:i4>842</vt:i4>
      </vt:variant>
      <vt:variant>
        <vt:i4>0</vt:i4>
      </vt:variant>
      <vt:variant>
        <vt:i4>5</vt:i4>
      </vt:variant>
      <vt:variant>
        <vt:lpwstr/>
      </vt:variant>
      <vt:variant>
        <vt:lpwstr>_Toc396034235</vt:lpwstr>
      </vt:variant>
      <vt:variant>
        <vt:i4>1638452</vt:i4>
      </vt:variant>
      <vt:variant>
        <vt:i4>836</vt:i4>
      </vt:variant>
      <vt:variant>
        <vt:i4>0</vt:i4>
      </vt:variant>
      <vt:variant>
        <vt:i4>5</vt:i4>
      </vt:variant>
      <vt:variant>
        <vt:lpwstr/>
      </vt:variant>
      <vt:variant>
        <vt:lpwstr>_Toc396034234</vt:lpwstr>
      </vt:variant>
      <vt:variant>
        <vt:i4>1638452</vt:i4>
      </vt:variant>
      <vt:variant>
        <vt:i4>830</vt:i4>
      </vt:variant>
      <vt:variant>
        <vt:i4>0</vt:i4>
      </vt:variant>
      <vt:variant>
        <vt:i4>5</vt:i4>
      </vt:variant>
      <vt:variant>
        <vt:lpwstr/>
      </vt:variant>
      <vt:variant>
        <vt:lpwstr>_Toc396034233</vt:lpwstr>
      </vt:variant>
      <vt:variant>
        <vt:i4>1638452</vt:i4>
      </vt:variant>
      <vt:variant>
        <vt:i4>824</vt:i4>
      </vt:variant>
      <vt:variant>
        <vt:i4>0</vt:i4>
      </vt:variant>
      <vt:variant>
        <vt:i4>5</vt:i4>
      </vt:variant>
      <vt:variant>
        <vt:lpwstr/>
      </vt:variant>
      <vt:variant>
        <vt:lpwstr>_Toc396034232</vt:lpwstr>
      </vt:variant>
      <vt:variant>
        <vt:i4>1638452</vt:i4>
      </vt:variant>
      <vt:variant>
        <vt:i4>818</vt:i4>
      </vt:variant>
      <vt:variant>
        <vt:i4>0</vt:i4>
      </vt:variant>
      <vt:variant>
        <vt:i4>5</vt:i4>
      </vt:variant>
      <vt:variant>
        <vt:lpwstr/>
      </vt:variant>
      <vt:variant>
        <vt:lpwstr>_Toc396034231</vt:lpwstr>
      </vt:variant>
      <vt:variant>
        <vt:i4>1638452</vt:i4>
      </vt:variant>
      <vt:variant>
        <vt:i4>812</vt:i4>
      </vt:variant>
      <vt:variant>
        <vt:i4>0</vt:i4>
      </vt:variant>
      <vt:variant>
        <vt:i4>5</vt:i4>
      </vt:variant>
      <vt:variant>
        <vt:lpwstr/>
      </vt:variant>
      <vt:variant>
        <vt:lpwstr>_Toc396034230</vt:lpwstr>
      </vt:variant>
      <vt:variant>
        <vt:i4>1572916</vt:i4>
      </vt:variant>
      <vt:variant>
        <vt:i4>806</vt:i4>
      </vt:variant>
      <vt:variant>
        <vt:i4>0</vt:i4>
      </vt:variant>
      <vt:variant>
        <vt:i4>5</vt:i4>
      </vt:variant>
      <vt:variant>
        <vt:lpwstr/>
      </vt:variant>
      <vt:variant>
        <vt:lpwstr>_Toc396034229</vt:lpwstr>
      </vt:variant>
      <vt:variant>
        <vt:i4>1572916</vt:i4>
      </vt:variant>
      <vt:variant>
        <vt:i4>800</vt:i4>
      </vt:variant>
      <vt:variant>
        <vt:i4>0</vt:i4>
      </vt:variant>
      <vt:variant>
        <vt:i4>5</vt:i4>
      </vt:variant>
      <vt:variant>
        <vt:lpwstr/>
      </vt:variant>
      <vt:variant>
        <vt:lpwstr>_Toc396034228</vt:lpwstr>
      </vt:variant>
      <vt:variant>
        <vt:i4>1572916</vt:i4>
      </vt:variant>
      <vt:variant>
        <vt:i4>794</vt:i4>
      </vt:variant>
      <vt:variant>
        <vt:i4>0</vt:i4>
      </vt:variant>
      <vt:variant>
        <vt:i4>5</vt:i4>
      </vt:variant>
      <vt:variant>
        <vt:lpwstr/>
      </vt:variant>
      <vt:variant>
        <vt:lpwstr>_Toc396034227</vt:lpwstr>
      </vt:variant>
      <vt:variant>
        <vt:i4>1572916</vt:i4>
      </vt:variant>
      <vt:variant>
        <vt:i4>788</vt:i4>
      </vt:variant>
      <vt:variant>
        <vt:i4>0</vt:i4>
      </vt:variant>
      <vt:variant>
        <vt:i4>5</vt:i4>
      </vt:variant>
      <vt:variant>
        <vt:lpwstr/>
      </vt:variant>
      <vt:variant>
        <vt:lpwstr>_Toc396034226</vt:lpwstr>
      </vt:variant>
      <vt:variant>
        <vt:i4>1572916</vt:i4>
      </vt:variant>
      <vt:variant>
        <vt:i4>782</vt:i4>
      </vt:variant>
      <vt:variant>
        <vt:i4>0</vt:i4>
      </vt:variant>
      <vt:variant>
        <vt:i4>5</vt:i4>
      </vt:variant>
      <vt:variant>
        <vt:lpwstr/>
      </vt:variant>
      <vt:variant>
        <vt:lpwstr>_Toc396034225</vt:lpwstr>
      </vt:variant>
      <vt:variant>
        <vt:i4>1572916</vt:i4>
      </vt:variant>
      <vt:variant>
        <vt:i4>776</vt:i4>
      </vt:variant>
      <vt:variant>
        <vt:i4>0</vt:i4>
      </vt:variant>
      <vt:variant>
        <vt:i4>5</vt:i4>
      </vt:variant>
      <vt:variant>
        <vt:lpwstr/>
      </vt:variant>
      <vt:variant>
        <vt:lpwstr>_Toc396034224</vt:lpwstr>
      </vt:variant>
      <vt:variant>
        <vt:i4>1572916</vt:i4>
      </vt:variant>
      <vt:variant>
        <vt:i4>770</vt:i4>
      </vt:variant>
      <vt:variant>
        <vt:i4>0</vt:i4>
      </vt:variant>
      <vt:variant>
        <vt:i4>5</vt:i4>
      </vt:variant>
      <vt:variant>
        <vt:lpwstr/>
      </vt:variant>
      <vt:variant>
        <vt:lpwstr>_Toc396034223</vt:lpwstr>
      </vt:variant>
      <vt:variant>
        <vt:i4>1572916</vt:i4>
      </vt:variant>
      <vt:variant>
        <vt:i4>764</vt:i4>
      </vt:variant>
      <vt:variant>
        <vt:i4>0</vt:i4>
      </vt:variant>
      <vt:variant>
        <vt:i4>5</vt:i4>
      </vt:variant>
      <vt:variant>
        <vt:lpwstr/>
      </vt:variant>
      <vt:variant>
        <vt:lpwstr>_Toc396034222</vt:lpwstr>
      </vt:variant>
      <vt:variant>
        <vt:i4>1572916</vt:i4>
      </vt:variant>
      <vt:variant>
        <vt:i4>758</vt:i4>
      </vt:variant>
      <vt:variant>
        <vt:i4>0</vt:i4>
      </vt:variant>
      <vt:variant>
        <vt:i4>5</vt:i4>
      </vt:variant>
      <vt:variant>
        <vt:lpwstr/>
      </vt:variant>
      <vt:variant>
        <vt:lpwstr>_Toc396034221</vt:lpwstr>
      </vt:variant>
      <vt:variant>
        <vt:i4>1572916</vt:i4>
      </vt:variant>
      <vt:variant>
        <vt:i4>752</vt:i4>
      </vt:variant>
      <vt:variant>
        <vt:i4>0</vt:i4>
      </vt:variant>
      <vt:variant>
        <vt:i4>5</vt:i4>
      </vt:variant>
      <vt:variant>
        <vt:lpwstr/>
      </vt:variant>
      <vt:variant>
        <vt:lpwstr>_Toc396034220</vt:lpwstr>
      </vt:variant>
      <vt:variant>
        <vt:i4>1769524</vt:i4>
      </vt:variant>
      <vt:variant>
        <vt:i4>746</vt:i4>
      </vt:variant>
      <vt:variant>
        <vt:i4>0</vt:i4>
      </vt:variant>
      <vt:variant>
        <vt:i4>5</vt:i4>
      </vt:variant>
      <vt:variant>
        <vt:lpwstr/>
      </vt:variant>
      <vt:variant>
        <vt:lpwstr>_Toc396034219</vt:lpwstr>
      </vt:variant>
      <vt:variant>
        <vt:i4>1769524</vt:i4>
      </vt:variant>
      <vt:variant>
        <vt:i4>740</vt:i4>
      </vt:variant>
      <vt:variant>
        <vt:i4>0</vt:i4>
      </vt:variant>
      <vt:variant>
        <vt:i4>5</vt:i4>
      </vt:variant>
      <vt:variant>
        <vt:lpwstr/>
      </vt:variant>
      <vt:variant>
        <vt:lpwstr>_Toc396034218</vt:lpwstr>
      </vt:variant>
      <vt:variant>
        <vt:i4>1769524</vt:i4>
      </vt:variant>
      <vt:variant>
        <vt:i4>734</vt:i4>
      </vt:variant>
      <vt:variant>
        <vt:i4>0</vt:i4>
      </vt:variant>
      <vt:variant>
        <vt:i4>5</vt:i4>
      </vt:variant>
      <vt:variant>
        <vt:lpwstr/>
      </vt:variant>
      <vt:variant>
        <vt:lpwstr>_Toc396034217</vt:lpwstr>
      </vt:variant>
      <vt:variant>
        <vt:i4>1769524</vt:i4>
      </vt:variant>
      <vt:variant>
        <vt:i4>728</vt:i4>
      </vt:variant>
      <vt:variant>
        <vt:i4>0</vt:i4>
      </vt:variant>
      <vt:variant>
        <vt:i4>5</vt:i4>
      </vt:variant>
      <vt:variant>
        <vt:lpwstr/>
      </vt:variant>
      <vt:variant>
        <vt:lpwstr>_Toc396034216</vt:lpwstr>
      </vt:variant>
      <vt:variant>
        <vt:i4>1769524</vt:i4>
      </vt:variant>
      <vt:variant>
        <vt:i4>722</vt:i4>
      </vt:variant>
      <vt:variant>
        <vt:i4>0</vt:i4>
      </vt:variant>
      <vt:variant>
        <vt:i4>5</vt:i4>
      </vt:variant>
      <vt:variant>
        <vt:lpwstr/>
      </vt:variant>
      <vt:variant>
        <vt:lpwstr>_Toc396034215</vt:lpwstr>
      </vt:variant>
      <vt:variant>
        <vt:i4>1769524</vt:i4>
      </vt:variant>
      <vt:variant>
        <vt:i4>716</vt:i4>
      </vt:variant>
      <vt:variant>
        <vt:i4>0</vt:i4>
      </vt:variant>
      <vt:variant>
        <vt:i4>5</vt:i4>
      </vt:variant>
      <vt:variant>
        <vt:lpwstr/>
      </vt:variant>
      <vt:variant>
        <vt:lpwstr>_Toc396034214</vt:lpwstr>
      </vt:variant>
      <vt:variant>
        <vt:i4>1769524</vt:i4>
      </vt:variant>
      <vt:variant>
        <vt:i4>710</vt:i4>
      </vt:variant>
      <vt:variant>
        <vt:i4>0</vt:i4>
      </vt:variant>
      <vt:variant>
        <vt:i4>5</vt:i4>
      </vt:variant>
      <vt:variant>
        <vt:lpwstr/>
      </vt:variant>
      <vt:variant>
        <vt:lpwstr>_Toc396034213</vt:lpwstr>
      </vt:variant>
      <vt:variant>
        <vt:i4>1769524</vt:i4>
      </vt:variant>
      <vt:variant>
        <vt:i4>704</vt:i4>
      </vt:variant>
      <vt:variant>
        <vt:i4>0</vt:i4>
      </vt:variant>
      <vt:variant>
        <vt:i4>5</vt:i4>
      </vt:variant>
      <vt:variant>
        <vt:lpwstr/>
      </vt:variant>
      <vt:variant>
        <vt:lpwstr>_Toc396034212</vt:lpwstr>
      </vt:variant>
      <vt:variant>
        <vt:i4>1769524</vt:i4>
      </vt:variant>
      <vt:variant>
        <vt:i4>698</vt:i4>
      </vt:variant>
      <vt:variant>
        <vt:i4>0</vt:i4>
      </vt:variant>
      <vt:variant>
        <vt:i4>5</vt:i4>
      </vt:variant>
      <vt:variant>
        <vt:lpwstr/>
      </vt:variant>
      <vt:variant>
        <vt:lpwstr>_Toc396034211</vt:lpwstr>
      </vt:variant>
      <vt:variant>
        <vt:i4>1769524</vt:i4>
      </vt:variant>
      <vt:variant>
        <vt:i4>692</vt:i4>
      </vt:variant>
      <vt:variant>
        <vt:i4>0</vt:i4>
      </vt:variant>
      <vt:variant>
        <vt:i4>5</vt:i4>
      </vt:variant>
      <vt:variant>
        <vt:lpwstr/>
      </vt:variant>
      <vt:variant>
        <vt:lpwstr>_Toc396034210</vt:lpwstr>
      </vt:variant>
      <vt:variant>
        <vt:i4>1703988</vt:i4>
      </vt:variant>
      <vt:variant>
        <vt:i4>686</vt:i4>
      </vt:variant>
      <vt:variant>
        <vt:i4>0</vt:i4>
      </vt:variant>
      <vt:variant>
        <vt:i4>5</vt:i4>
      </vt:variant>
      <vt:variant>
        <vt:lpwstr/>
      </vt:variant>
      <vt:variant>
        <vt:lpwstr>_Toc396034209</vt:lpwstr>
      </vt:variant>
      <vt:variant>
        <vt:i4>1703988</vt:i4>
      </vt:variant>
      <vt:variant>
        <vt:i4>680</vt:i4>
      </vt:variant>
      <vt:variant>
        <vt:i4>0</vt:i4>
      </vt:variant>
      <vt:variant>
        <vt:i4>5</vt:i4>
      </vt:variant>
      <vt:variant>
        <vt:lpwstr/>
      </vt:variant>
      <vt:variant>
        <vt:lpwstr>_Toc396034208</vt:lpwstr>
      </vt:variant>
      <vt:variant>
        <vt:i4>1703988</vt:i4>
      </vt:variant>
      <vt:variant>
        <vt:i4>674</vt:i4>
      </vt:variant>
      <vt:variant>
        <vt:i4>0</vt:i4>
      </vt:variant>
      <vt:variant>
        <vt:i4>5</vt:i4>
      </vt:variant>
      <vt:variant>
        <vt:lpwstr/>
      </vt:variant>
      <vt:variant>
        <vt:lpwstr>_Toc396034207</vt:lpwstr>
      </vt:variant>
      <vt:variant>
        <vt:i4>1703988</vt:i4>
      </vt:variant>
      <vt:variant>
        <vt:i4>668</vt:i4>
      </vt:variant>
      <vt:variant>
        <vt:i4>0</vt:i4>
      </vt:variant>
      <vt:variant>
        <vt:i4>5</vt:i4>
      </vt:variant>
      <vt:variant>
        <vt:lpwstr/>
      </vt:variant>
      <vt:variant>
        <vt:lpwstr>_Toc396034206</vt:lpwstr>
      </vt:variant>
      <vt:variant>
        <vt:i4>1703988</vt:i4>
      </vt:variant>
      <vt:variant>
        <vt:i4>662</vt:i4>
      </vt:variant>
      <vt:variant>
        <vt:i4>0</vt:i4>
      </vt:variant>
      <vt:variant>
        <vt:i4>5</vt:i4>
      </vt:variant>
      <vt:variant>
        <vt:lpwstr/>
      </vt:variant>
      <vt:variant>
        <vt:lpwstr>_Toc396034205</vt:lpwstr>
      </vt:variant>
      <vt:variant>
        <vt:i4>1703988</vt:i4>
      </vt:variant>
      <vt:variant>
        <vt:i4>656</vt:i4>
      </vt:variant>
      <vt:variant>
        <vt:i4>0</vt:i4>
      </vt:variant>
      <vt:variant>
        <vt:i4>5</vt:i4>
      </vt:variant>
      <vt:variant>
        <vt:lpwstr/>
      </vt:variant>
      <vt:variant>
        <vt:lpwstr>_Toc396034204</vt:lpwstr>
      </vt:variant>
      <vt:variant>
        <vt:i4>1703988</vt:i4>
      </vt:variant>
      <vt:variant>
        <vt:i4>650</vt:i4>
      </vt:variant>
      <vt:variant>
        <vt:i4>0</vt:i4>
      </vt:variant>
      <vt:variant>
        <vt:i4>5</vt:i4>
      </vt:variant>
      <vt:variant>
        <vt:lpwstr/>
      </vt:variant>
      <vt:variant>
        <vt:lpwstr>_Toc396034203</vt:lpwstr>
      </vt:variant>
      <vt:variant>
        <vt:i4>1703988</vt:i4>
      </vt:variant>
      <vt:variant>
        <vt:i4>644</vt:i4>
      </vt:variant>
      <vt:variant>
        <vt:i4>0</vt:i4>
      </vt:variant>
      <vt:variant>
        <vt:i4>5</vt:i4>
      </vt:variant>
      <vt:variant>
        <vt:lpwstr/>
      </vt:variant>
      <vt:variant>
        <vt:lpwstr>_Toc396034202</vt:lpwstr>
      </vt:variant>
      <vt:variant>
        <vt:i4>1703988</vt:i4>
      </vt:variant>
      <vt:variant>
        <vt:i4>638</vt:i4>
      </vt:variant>
      <vt:variant>
        <vt:i4>0</vt:i4>
      </vt:variant>
      <vt:variant>
        <vt:i4>5</vt:i4>
      </vt:variant>
      <vt:variant>
        <vt:lpwstr/>
      </vt:variant>
      <vt:variant>
        <vt:lpwstr>_Toc396034201</vt:lpwstr>
      </vt:variant>
      <vt:variant>
        <vt:i4>1703988</vt:i4>
      </vt:variant>
      <vt:variant>
        <vt:i4>632</vt:i4>
      </vt:variant>
      <vt:variant>
        <vt:i4>0</vt:i4>
      </vt:variant>
      <vt:variant>
        <vt:i4>5</vt:i4>
      </vt:variant>
      <vt:variant>
        <vt:lpwstr/>
      </vt:variant>
      <vt:variant>
        <vt:lpwstr>_Toc396034200</vt:lpwstr>
      </vt:variant>
      <vt:variant>
        <vt:i4>1245239</vt:i4>
      </vt:variant>
      <vt:variant>
        <vt:i4>626</vt:i4>
      </vt:variant>
      <vt:variant>
        <vt:i4>0</vt:i4>
      </vt:variant>
      <vt:variant>
        <vt:i4>5</vt:i4>
      </vt:variant>
      <vt:variant>
        <vt:lpwstr/>
      </vt:variant>
      <vt:variant>
        <vt:lpwstr>_Toc396034199</vt:lpwstr>
      </vt:variant>
      <vt:variant>
        <vt:i4>1245239</vt:i4>
      </vt:variant>
      <vt:variant>
        <vt:i4>620</vt:i4>
      </vt:variant>
      <vt:variant>
        <vt:i4>0</vt:i4>
      </vt:variant>
      <vt:variant>
        <vt:i4>5</vt:i4>
      </vt:variant>
      <vt:variant>
        <vt:lpwstr/>
      </vt:variant>
      <vt:variant>
        <vt:lpwstr>_Toc396034198</vt:lpwstr>
      </vt:variant>
      <vt:variant>
        <vt:i4>1245239</vt:i4>
      </vt:variant>
      <vt:variant>
        <vt:i4>614</vt:i4>
      </vt:variant>
      <vt:variant>
        <vt:i4>0</vt:i4>
      </vt:variant>
      <vt:variant>
        <vt:i4>5</vt:i4>
      </vt:variant>
      <vt:variant>
        <vt:lpwstr/>
      </vt:variant>
      <vt:variant>
        <vt:lpwstr>_Toc396034197</vt:lpwstr>
      </vt:variant>
      <vt:variant>
        <vt:i4>1245239</vt:i4>
      </vt:variant>
      <vt:variant>
        <vt:i4>608</vt:i4>
      </vt:variant>
      <vt:variant>
        <vt:i4>0</vt:i4>
      </vt:variant>
      <vt:variant>
        <vt:i4>5</vt:i4>
      </vt:variant>
      <vt:variant>
        <vt:lpwstr/>
      </vt:variant>
      <vt:variant>
        <vt:lpwstr>_Toc396034196</vt:lpwstr>
      </vt:variant>
      <vt:variant>
        <vt:i4>1245239</vt:i4>
      </vt:variant>
      <vt:variant>
        <vt:i4>602</vt:i4>
      </vt:variant>
      <vt:variant>
        <vt:i4>0</vt:i4>
      </vt:variant>
      <vt:variant>
        <vt:i4>5</vt:i4>
      </vt:variant>
      <vt:variant>
        <vt:lpwstr/>
      </vt:variant>
      <vt:variant>
        <vt:lpwstr>_Toc396034195</vt:lpwstr>
      </vt:variant>
      <vt:variant>
        <vt:i4>1245239</vt:i4>
      </vt:variant>
      <vt:variant>
        <vt:i4>596</vt:i4>
      </vt:variant>
      <vt:variant>
        <vt:i4>0</vt:i4>
      </vt:variant>
      <vt:variant>
        <vt:i4>5</vt:i4>
      </vt:variant>
      <vt:variant>
        <vt:lpwstr/>
      </vt:variant>
      <vt:variant>
        <vt:lpwstr>_Toc396034194</vt:lpwstr>
      </vt:variant>
      <vt:variant>
        <vt:i4>1245239</vt:i4>
      </vt:variant>
      <vt:variant>
        <vt:i4>590</vt:i4>
      </vt:variant>
      <vt:variant>
        <vt:i4>0</vt:i4>
      </vt:variant>
      <vt:variant>
        <vt:i4>5</vt:i4>
      </vt:variant>
      <vt:variant>
        <vt:lpwstr/>
      </vt:variant>
      <vt:variant>
        <vt:lpwstr>_Toc396034193</vt:lpwstr>
      </vt:variant>
      <vt:variant>
        <vt:i4>1245239</vt:i4>
      </vt:variant>
      <vt:variant>
        <vt:i4>584</vt:i4>
      </vt:variant>
      <vt:variant>
        <vt:i4>0</vt:i4>
      </vt:variant>
      <vt:variant>
        <vt:i4>5</vt:i4>
      </vt:variant>
      <vt:variant>
        <vt:lpwstr/>
      </vt:variant>
      <vt:variant>
        <vt:lpwstr>_Toc396034192</vt:lpwstr>
      </vt:variant>
      <vt:variant>
        <vt:i4>1245239</vt:i4>
      </vt:variant>
      <vt:variant>
        <vt:i4>578</vt:i4>
      </vt:variant>
      <vt:variant>
        <vt:i4>0</vt:i4>
      </vt:variant>
      <vt:variant>
        <vt:i4>5</vt:i4>
      </vt:variant>
      <vt:variant>
        <vt:lpwstr/>
      </vt:variant>
      <vt:variant>
        <vt:lpwstr>_Toc396034191</vt:lpwstr>
      </vt:variant>
      <vt:variant>
        <vt:i4>1245239</vt:i4>
      </vt:variant>
      <vt:variant>
        <vt:i4>572</vt:i4>
      </vt:variant>
      <vt:variant>
        <vt:i4>0</vt:i4>
      </vt:variant>
      <vt:variant>
        <vt:i4>5</vt:i4>
      </vt:variant>
      <vt:variant>
        <vt:lpwstr/>
      </vt:variant>
      <vt:variant>
        <vt:lpwstr>_Toc396034190</vt:lpwstr>
      </vt:variant>
      <vt:variant>
        <vt:i4>1179703</vt:i4>
      </vt:variant>
      <vt:variant>
        <vt:i4>566</vt:i4>
      </vt:variant>
      <vt:variant>
        <vt:i4>0</vt:i4>
      </vt:variant>
      <vt:variant>
        <vt:i4>5</vt:i4>
      </vt:variant>
      <vt:variant>
        <vt:lpwstr/>
      </vt:variant>
      <vt:variant>
        <vt:lpwstr>_Toc396034189</vt:lpwstr>
      </vt:variant>
      <vt:variant>
        <vt:i4>1179703</vt:i4>
      </vt:variant>
      <vt:variant>
        <vt:i4>560</vt:i4>
      </vt:variant>
      <vt:variant>
        <vt:i4>0</vt:i4>
      </vt:variant>
      <vt:variant>
        <vt:i4>5</vt:i4>
      </vt:variant>
      <vt:variant>
        <vt:lpwstr/>
      </vt:variant>
      <vt:variant>
        <vt:lpwstr>_Toc396034188</vt:lpwstr>
      </vt:variant>
      <vt:variant>
        <vt:i4>1179703</vt:i4>
      </vt:variant>
      <vt:variant>
        <vt:i4>554</vt:i4>
      </vt:variant>
      <vt:variant>
        <vt:i4>0</vt:i4>
      </vt:variant>
      <vt:variant>
        <vt:i4>5</vt:i4>
      </vt:variant>
      <vt:variant>
        <vt:lpwstr/>
      </vt:variant>
      <vt:variant>
        <vt:lpwstr>_Toc396034187</vt:lpwstr>
      </vt:variant>
      <vt:variant>
        <vt:i4>1179703</vt:i4>
      </vt:variant>
      <vt:variant>
        <vt:i4>548</vt:i4>
      </vt:variant>
      <vt:variant>
        <vt:i4>0</vt:i4>
      </vt:variant>
      <vt:variant>
        <vt:i4>5</vt:i4>
      </vt:variant>
      <vt:variant>
        <vt:lpwstr/>
      </vt:variant>
      <vt:variant>
        <vt:lpwstr>_Toc396034186</vt:lpwstr>
      </vt:variant>
      <vt:variant>
        <vt:i4>1179703</vt:i4>
      </vt:variant>
      <vt:variant>
        <vt:i4>542</vt:i4>
      </vt:variant>
      <vt:variant>
        <vt:i4>0</vt:i4>
      </vt:variant>
      <vt:variant>
        <vt:i4>5</vt:i4>
      </vt:variant>
      <vt:variant>
        <vt:lpwstr/>
      </vt:variant>
      <vt:variant>
        <vt:lpwstr>_Toc396034185</vt:lpwstr>
      </vt:variant>
      <vt:variant>
        <vt:i4>1179703</vt:i4>
      </vt:variant>
      <vt:variant>
        <vt:i4>536</vt:i4>
      </vt:variant>
      <vt:variant>
        <vt:i4>0</vt:i4>
      </vt:variant>
      <vt:variant>
        <vt:i4>5</vt:i4>
      </vt:variant>
      <vt:variant>
        <vt:lpwstr/>
      </vt:variant>
      <vt:variant>
        <vt:lpwstr>_Toc396034184</vt:lpwstr>
      </vt:variant>
      <vt:variant>
        <vt:i4>1179703</vt:i4>
      </vt:variant>
      <vt:variant>
        <vt:i4>530</vt:i4>
      </vt:variant>
      <vt:variant>
        <vt:i4>0</vt:i4>
      </vt:variant>
      <vt:variant>
        <vt:i4>5</vt:i4>
      </vt:variant>
      <vt:variant>
        <vt:lpwstr/>
      </vt:variant>
      <vt:variant>
        <vt:lpwstr>_Toc396034183</vt:lpwstr>
      </vt:variant>
      <vt:variant>
        <vt:i4>1179703</vt:i4>
      </vt:variant>
      <vt:variant>
        <vt:i4>524</vt:i4>
      </vt:variant>
      <vt:variant>
        <vt:i4>0</vt:i4>
      </vt:variant>
      <vt:variant>
        <vt:i4>5</vt:i4>
      </vt:variant>
      <vt:variant>
        <vt:lpwstr/>
      </vt:variant>
      <vt:variant>
        <vt:lpwstr>_Toc396034182</vt:lpwstr>
      </vt:variant>
      <vt:variant>
        <vt:i4>1179703</vt:i4>
      </vt:variant>
      <vt:variant>
        <vt:i4>518</vt:i4>
      </vt:variant>
      <vt:variant>
        <vt:i4>0</vt:i4>
      </vt:variant>
      <vt:variant>
        <vt:i4>5</vt:i4>
      </vt:variant>
      <vt:variant>
        <vt:lpwstr/>
      </vt:variant>
      <vt:variant>
        <vt:lpwstr>_Toc396034181</vt:lpwstr>
      </vt:variant>
      <vt:variant>
        <vt:i4>1179703</vt:i4>
      </vt:variant>
      <vt:variant>
        <vt:i4>512</vt:i4>
      </vt:variant>
      <vt:variant>
        <vt:i4>0</vt:i4>
      </vt:variant>
      <vt:variant>
        <vt:i4>5</vt:i4>
      </vt:variant>
      <vt:variant>
        <vt:lpwstr/>
      </vt:variant>
      <vt:variant>
        <vt:lpwstr>_Toc396034180</vt:lpwstr>
      </vt:variant>
      <vt:variant>
        <vt:i4>1900599</vt:i4>
      </vt:variant>
      <vt:variant>
        <vt:i4>506</vt:i4>
      </vt:variant>
      <vt:variant>
        <vt:i4>0</vt:i4>
      </vt:variant>
      <vt:variant>
        <vt:i4>5</vt:i4>
      </vt:variant>
      <vt:variant>
        <vt:lpwstr/>
      </vt:variant>
      <vt:variant>
        <vt:lpwstr>_Toc396034179</vt:lpwstr>
      </vt:variant>
      <vt:variant>
        <vt:i4>1900599</vt:i4>
      </vt:variant>
      <vt:variant>
        <vt:i4>500</vt:i4>
      </vt:variant>
      <vt:variant>
        <vt:i4>0</vt:i4>
      </vt:variant>
      <vt:variant>
        <vt:i4>5</vt:i4>
      </vt:variant>
      <vt:variant>
        <vt:lpwstr/>
      </vt:variant>
      <vt:variant>
        <vt:lpwstr>_Toc396034178</vt:lpwstr>
      </vt:variant>
      <vt:variant>
        <vt:i4>1900599</vt:i4>
      </vt:variant>
      <vt:variant>
        <vt:i4>494</vt:i4>
      </vt:variant>
      <vt:variant>
        <vt:i4>0</vt:i4>
      </vt:variant>
      <vt:variant>
        <vt:i4>5</vt:i4>
      </vt:variant>
      <vt:variant>
        <vt:lpwstr/>
      </vt:variant>
      <vt:variant>
        <vt:lpwstr>_Toc396034177</vt:lpwstr>
      </vt:variant>
      <vt:variant>
        <vt:i4>1900599</vt:i4>
      </vt:variant>
      <vt:variant>
        <vt:i4>488</vt:i4>
      </vt:variant>
      <vt:variant>
        <vt:i4>0</vt:i4>
      </vt:variant>
      <vt:variant>
        <vt:i4>5</vt:i4>
      </vt:variant>
      <vt:variant>
        <vt:lpwstr/>
      </vt:variant>
      <vt:variant>
        <vt:lpwstr>_Toc396034176</vt:lpwstr>
      </vt:variant>
      <vt:variant>
        <vt:i4>1900599</vt:i4>
      </vt:variant>
      <vt:variant>
        <vt:i4>482</vt:i4>
      </vt:variant>
      <vt:variant>
        <vt:i4>0</vt:i4>
      </vt:variant>
      <vt:variant>
        <vt:i4>5</vt:i4>
      </vt:variant>
      <vt:variant>
        <vt:lpwstr/>
      </vt:variant>
      <vt:variant>
        <vt:lpwstr>_Toc396034175</vt:lpwstr>
      </vt:variant>
      <vt:variant>
        <vt:i4>1900599</vt:i4>
      </vt:variant>
      <vt:variant>
        <vt:i4>476</vt:i4>
      </vt:variant>
      <vt:variant>
        <vt:i4>0</vt:i4>
      </vt:variant>
      <vt:variant>
        <vt:i4>5</vt:i4>
      </vt:variant>
      <vt:variant>
        <vt:lpwstr/>
      </vt:variant>
      <vt:variant>
        <vt:lpwstr>_Toc396034174</vt:lpwstr>
      </vt:variant>
      <vt:variant>
        <vt:i4>1900599</vt:i4>
      </vt:variant>
      <vt:variant>
        <vt:i4>470</vt:i4>
      </vt:variant>
      <vt:variant>
        <vt:i4>0</vt:i4>
      </vt:variant>
      <vt:variant>
        <vt:i4>5</vt:i4>
      </vt:variant>
      <vt:variant>
        <vt:lpwstr/>
      </vt:variant>
      <vt:variant>
        <vt:lpwstr>_Toc396034173</vt:lpwstr>
      </vt:variant>
      <vt:variant>
        <vt:i4>1900599</vt:i4>
      </vt:variant>
      <vt:variant>
        <vt:i4>464</vt:i4>
      </vt:variant>
      <vt:variant>
        <vt:i4>0</vt:i4>
      </vt:variant>
      <vt:variant>
        <vt:i4>5</vt:i4>
      </vt:variant>
      <vt:variant>
        <vt:lpwstr/>
      </vt:variant>
      <vt:variant>
        <vt:lpwstr>_Toc396034172</vt:lpwstr>
      </vt:variant>
      <vt:variant>
        <vt:i4>1900599</vt:i4>
      </vt:variant>
      <vt:variant>
        <vt:i4>458</vt:i4>
      </vt:variant>
      <vt:variant>
        <vt:i4>0</vt:i4>
      </vt:variant>
      <vt:variant>
        <vt:i4>5</vt:i4>
      </vt:variant>
      <vt:variant>
        <vt:lpwstr/>
      </vt:variant>
      <vt:variant>
        <vt:lpwstr>_Toc396034171</vt:lpwstr>
      </vt:variant>
      <vt:variant>
        <vt:i4>1900599</vt:i4>
      </vt:variant>
      <vt:variant>
        <vt:i4>452</vt:i4>
      </vt:variant>
      <vt:variant>
        <vt:i4>0</vt:i4>
      </vt:variant>
      <vt:variant>
        <vt:i4>5</vt:i4>
      </vt:variant>
      <vt:variant>
        <vt:lpwstr/>
      </vt:variant>
      <vt:variant>
        <vt:lpwstr>_Toc396034170</vt:lpwstr>
      </vt:variant>
      <vt:variant>
        <vt:i4>1835063</vt:i4>
      </vt:variant>
      <vt:variant>
        <vt:i4>446</vt:i4>
      </vt:variant>
      <vt:variant>
        <vt:i4>0</vt:i4>
      </vt:variant>
      <vt:variant>
        <vt:i4>5</vt:i4>
      </vt:variant>
      <vt:variant>
        <vt:lpwstr/>
      </vt:variant>
      <vt:variant>
        <vt:lpwstr>_Toc396034169</vt:lpwstr>
      </vt:variant>
      <vt:variant>
        <vt:i4>1835063</vt:i4>
      </vt:variant>
      <vt:variant>
        <vt:i4>440</vt:i4>
      </vt:variant>
      <vt:variant>
        <vt:i4>0</vt:i4>
      </vt:variant>
      <vt:variant>
        <vt:i4>5</vt:i4>
      </vt:variant>
      <vt:variant>
        <vt:lpwstr/>
      </vt:variant>
      <vt:variant>
        <vt:lpwstr>_Toc396034168</vt:lpwstr>
      </vt:variant>
      <vt:variant>
        <vt:i4>1835063</vt:i4>
      </vt:variant>
      <vt:variant>
        <vt:i4>434</vt:i4>
      </vt:variant>
      <vt:variant>
        <vt:i4>0</vt:i4>
      </vt:variant>
      <vt:variant>
        <vt:i4>5</vt:i4>
      </vt:variant>
      <vt:variant>
        <vt:lpwstr/>
      </vt:variant>
      <vt:variant>
        <vt:lpwstr>_Toc396034167</vt:lpwstr>
      </vt:variant>
      <vt:variant>
        <vt:i4>1835063</vt:i4>
      </vt:variant>
      <vt:variant>
        <vt:i4>428</vt:i4>
      </vt:variant>
      <vt:variant>
        <vt:i4>0</vt:i4>
      </vt:variant>
      <vt:variant>
        <vt:i4>5</vt:i4>
      </vt:variant>
      <vt:variant>
        <vt:lpwstr/>
      </vt:variant>
      <vt:variant>
        <vt:lpwstr>_Toc396034166</vt:lpwstr>
      </vt:variant>
      <vt:variant>
        <vt:i4>1835063</vt:i4>
      </vt:variant>
      <vt:variant>
        <vt:i4>422</vt:i4>
      </vt:variant>
      <vt:variant>
        <vt:i4>0</vt:i4>
      </vt:variant>
      <vt:variant>
        <vt:i4>5</vt:i4>
      </vt:variant>
      <vt:variant>
        <vt:lpwstr/>
      </vt:variant>
      <vt:variant>
        <vt:lpwstr>_Toc396034165</vt:lpwstr>
      </vt:variant>
      <vt:variant>
        <vt:i4>1835063</vt:i4>
      </vt:variant>
      <vt:variant>
        <vt:i4>416</vt:i4>
      </vt:variant>
      <vt:variant>
        <vt:i4>0</vt:i4>
      </vt:variant>
      <vt:variant>
        <vt:i4>5</vt:i4>
      </vt:variant>
      <vt:variant>
        <vt:lpwstr/>
      </vt:variant>
      <vt:variant>
        <vt:lpwstr>_Toc396034164</vt:lpwstr>
      </vt:variant>
      <vt:variant>
        <vt:i4>1835063</vt:i4>
      </vt:variant>
      <vt:variant>
        <vt:i4>410</vt:i4>
      </vt:variant>
      <vt:variant>
        <vt:i4>0</vt:i4>
      </vt:variant>
      <vt:variant>
        <vt:i4>5</vt:i4>
      </vt:variant>
      <vt:variant>
        <vt:lpwstr/>
      </vt:variant>
      <vt:variant>
        <vt:lpwstr>_Toc396034163</vt:lpwstr>
      </vt:variant>
      <vt:variant>
        <vt:i4>1835063</vt:i4>
      </vt:variant>
      <vt:variant>
        <vt:i4>404</vt:i4>
      </vt:variant>
      <vt:variant>
        <vt:i4>0</vt:i4>
      </vt:variant>
      <vt:variant>
        <vt:i4>5</vt:i4>
      </vt:variant>
      <vt:variant>
        <vt:lpwstr/>
      </vt:variant>
      <vt:variant>
        <vt:lpwstr>_Toc396034162</vt:lpwstr>
      </vt:variant>
      <vt:variant>
        <vt:i4>1835063</vt:i4>
      </vt:variant>
      <vt:variant>
        <vt:i4>398</vt:i4>
      </vt:variant>
      <vt:variant>
        <vt:i4>0</vt:i4>
      </vt:variant>
      <vt:variant>
        <vt:i4>5</vt:i4>
      </vt:variant>
      <vt:variant>
        <vt:lpwstr/>
      </vt:variant>
      <vt:variant>
        <vt:lpwstr>_Toc396034161</vt:lpwstr>
      </vt:variant>
      <vt:variant>
        <vt:i4>1835063</vt:i4>
      </vt:variant>
      <vt:variant>
        <vt:i4>392</vt:i4>
      </vt:variant>
      <vt:variant>
        <vt:i4>0</vt:i4>
      </vt:variant>
      <vt:variant>
        <vt:i4>5</vt:i4>
      </vt:variant>
      <vt:variant>
        <vt:lpwstr/>
      </vt:variant>
      <vt:variant>
        <vt:lpwstr>_Toc396034160</vt:lpwstr>
      </vt:variant>
      <vt:variant>
        <vt:i4>2031671</vt:i4>
      </vt:variant>
      <vt:variant>
        <vt:i4>386</vt:i4>
      </vt:variant>
      <vt:variant>
        <vt:i4>0</vt:i4>
      </vt:variant>
      <vt:variant>
        <vt:i4>5</vt:i4>
      </vt:variant>
      <vt:variant>
        <vt:lpwstr/>
      </vt:variant>
      <vt:variant>
        <vt:lpwstr>_Toc396034159</vt:lpwstr>
      </vt:variant>
      <vt:variant>
        <vt:i4>2031671</vt:i4>
      </vt:variant>
      <vt:variant>
        <vt:i4>380</vt:i4>
      </vt:variant>
      <vt:variant>
        <vt:i4>0</vt:i4>
      </vt:variant>
      <vt:variant>
        <vt:i4>5</vt:i4>
      </vt:variant>
      <vt:variant>
        <vt:lpwstr/>
      </vt:variant>
      <vt:variant>
        <vt:lpwstr>_Toc396034158</vt:lpwstr>
      </vt:variant>
      <vt:variant>
        <vt:i4>2031671</vt:i4>
      </vt:variant>
      <vt:variant>
        <vt:i4>374</vt:i4>
      </vt:variant>
      <vt:variant>
        <vt:i4>0</vt:i4>
      </vt:variant>
      <vt:variant>
        <vt:i4>5</vt:i4>
      </vt:variant>
      <vt:variant>
        <vt:lpwstr/>
      </vt:variant>
      <vt:variant>
        <vt:lpwstr>_Toc396034157</vt:lpwstr>
      </vt:variant>
      <vt:variant>
        <vt:i4>2031671</vt:i4>
      </vt:variant>
      <vt:variant>
        <vt:i4>368</vt:i4>
      </vt:variant>
      <vt:variant>
        <vt:i4>0</vt:i4>
      </vt:variant>
      <vt:variant>
        <vt:i4>5</vt:i4>
      </vt:variant>
      <vt:variant>
        <vt:lpwstr/>
      </vt:variant>
      <vt:variant>
        <vt:lpwstr>_Toc396034156</vt:lpwstr>
      </vt:variant>
      <vt:variant>
        <vt:i4>2031671</vt:i4>
      </vt:variant>
      <vt:variant>
        <vt:i4>362</vt:i4>
      </vt:variant>
      <vt:variant>
        <vt:i4>0</vt:i4>
      </vt:variant>
      <vt:variant>
        <vt:i4>5</vt:i4>
      </vt:variant>
      <vt:variant>
        <vt:lpwstr/>
      </vt:variant>
      <vt:variant>
        <vt:lpwstr>_Toc396034155</vt:lpwstr>
      </vt:variant>
      <vt:variant>
        <vt:i4>2031671</vt:i4>
      </vt:variant>
      <vt:variant>
        <vt:i4>356</vt:i4>
      </vt:variant>
      <vt:variant>
        <vt:i4>0</vt:i4>
      </vt:variant>
      <vt:variant>
        <vt:i4>5</vt:i4>
      </vt:variant>
      <vt:variant>
        <vt:lpwstr/>
      </vt:variant>
      <vt:variant>
        <vt:lpwstr>_Toc396034154</vt:lpwstr>
      </vt:variant>
      <vt:variant>
        <vt:i4>2031671</vt:i4>
      </vt:variant>
      <vt:variant>
        <vt:i4>350</vt:i4>
      </vt:variant>
      <vt:variant>
        <vt:i4>0</vt:i4>
      </vt:variant>
      <vt:variant>
        <vt:i4>5</vt:i4>
      </vt:variant>
      <vt:variant>
        <vt:lpwstr/>
      </vt:variant>
      <vt:variant>
        <vt:lpwstr>_Toc396034153</vt:lpwstr>
      </vt:variant>
      <vt:variant>
        <vt:i4>2031671</vt:i4>
      </vt:variant>
      <vt:variant>
        <vt:i4>344</vt:i4>
      </vt:variant>
      <vt:variant>
        <vt:i4>0</vt:i4>
      </vt:variant>
      <vt:variant>
        <vt:i4>5</vt:i4>
      </vt:variant>
      <vt:variant>
        <vt:lpwstr/>
      </vt:variant>
      <vt:variant>
        <vt:lpwstr>_Toc396034152</vt:lpwstr>
      </vt:variant>
      <vt:variant>
        <vt:i4>2031671</vt:i4>
      </vt:variant>
      <vt:variant>
        <vt:i4>338</vt:i4>
      </vt:variant>
      <vt:variant>
        <vt:i4>0</vt:i4>
      </vt:variant>
      <vt:variant>
        <vt:i4>5</vt:i4>
      </vt:variant>
      <vt:variant>
        <vt:lpwstr/>
      </vt:variant>
      <vt:variant>
        <vt:lpwstr>_Toc396034151</vt:lpwstr>
      </vt:variant>
      <vt:variant>
        <vt:i4>2031671</vt:i4>
      </vt:variant>
      <vt:variant>
        <vt:i4>332</vt:i4>
      </vt:variant>
      <vt:variant>
        <vt:i4>0</vt:i4>
      </vt:variant>
      <vt:variant>
        <vt:i4>5</vt:i4>
      </vt:variant>
      <vt:variant>
        <vt:lpwstr/>
      </vt:variant>
      <vt:variant>
        <vt:lpwstr>_Toc396034150</vt:lpwstr>
      </vt:variant>
      <vt:variant>
        <vt:i4>1966135</vt:i4>
      </vt:variant>
      <vt:variant>
        <vt:i4>326</vt:i4>
      </vt:variant>
      <vt:variant>
        <vt:i4>0</vt:i4>
      </vt:variant>
      <vt:variant>
        <vt:i4>5</vt:i4>
      </vt:variant>
      <vt:variant>
        <vt:lpwstr/>
      </vt:variant>
      <vt:variant>
        <vt:lpwstr>_Toc396034149</vt:lpwstr>
      </vt:variant>
      <vt:variant>
        <vt:i4>1966135</vt:i4>
      </vt:variant>
      <vt:variant>
        <vt:i4>320</vt:i4>
      </vt:variant>
      <vt:variant>
        <vt:i4>0</vt:i4>
      </vt:variant>
      <vt:variant>
        <vt:i4>5</vt:i4>
      </vt:variant>
      <vt:variant>
        <vt:lpwstr/>
      </vt:variant>
      <vt:variant>
        <vt:lpwstr>_Toc396034148</vt:lpwstr>
      </vt:variant>
      <vt:variant>
        <vt:i4>1966135</vt:i4>
      </vt:variant>
      <vt:variant>
        <vt:i4>314</vt:i4>
      </vt:variant>
      <vt:variant>
        <vt:i4>0</vt:i4>
      </vt:variant>
      <vt:variant>
        <vt:i4>5</vt:i4>
      </vt:variant>
      <vt:variant>
        <vt:lpwstr/>
      </vt:variant>
      <vt:variant>
        <vt:lpwstr>_Toc396034147</vt:lpwstr>
      </vt:variant>
      <vt:variant>
        <vt:i4>1966135</vt:i4>
      </vt:variant>
      <vt:variant>
        <vt:i4>308</vt:i4>
      </vt:variant>
      <vt:variant>
        <vt:i4>0</vt:i4>
      </vt:variant>
      <vt:variant>
        <vt:i4>5</vt:i4>
      </vt:variant>
      <vt:variant>
        <vt:lpwstr/>
      </vt:variant>
      <vt:variant>
        <vt:lpwstr>_Toc396034146</vt:lpwstr>
      </vt:variant>
      <vt:variant>
        <vt:i4>1966135</vt:i4>
      </vt:variant>
      <vt:variant>
        <vt:i4>302</vt:i4>
      </vt:variant>
      <vt:variant>
        <vt:i4>0</vt:i4>
      </vt:variant>
      <vt:variant>
        <vt:i4>5</vt:i4>
      </vt:variant>
      <vt:variant>
        <vt:lpwstr/>
      </vt:variant>
      <vt:variant>
        <vt:lpwstr>_Toc396034145</vt:lpwstr>
      </vt:variant>
      <vt:variant>
        <vt:i4>1966135</vt:i4>
      </vt:variant>
      <vt:variant>
        <vt:i4>296</vt:i4>
      </vt:variant>
      <vt:variant>
        <vt:i4>0</vt:i4>
      </vt:variant>
      <vt:variant>
        <vt:i4>5</vt:i4>
      </vt:variant>
      <vt:variant>
        <vt:lpwstr/>
      </vt:variant>
      <vt:variant>
        <vt:lpwstr>_Toc396034144</vt:lpwstr>
      </vt:variant>
      <vt:variant>
        <vt:i4>1966135</vt:i4>
      </vt:variant>
      <vt:variant>
        <vt:i4>290</vt:i4>
      </vt:variant>
      <vt:variant>
        <vt:i4>0</vt:i4>
      </vt:variant>
      <vt:variant>
        <vt:i4>5</vt:i4>
      </vt:variant>
      <vt:variant>
        <vt:lpwstr/>
      </vt:variant>
      <vt:variant>
        <vt:lpwstr>_Toc396034143</vt:lpwstr>
      </vt:variant>
      <vt:variant>
        <vt:i4>1966135</vt:i4>
      </vt:variant>
      <vt:variant>
        <vt:i4>284</vt:i4>
      </vt:variant>
      <vt:variant>
        <vt:i4>0</vt:i4>
      </vt:variant>
      <vt:variant>
        <vt:i4>5</vt:i4>
      </vt:variant>
      <vt:variant>
        <vt:lpwstr/>
      </vt:variant>
      <vt:variant>
        <vt:lpwstr>_Toc396034142</vt:lpwstr>
      </vt:variant>
      <vt:variant>
        <vt:i4>1966135</vt:i4>
      </vt:variant>
      <vt:variant>
        <vt:i4>278</vt:i4>
      </vt:variant>
      <vt:variant>
        <vt:i4>0</vt:i4>
      </vt:variant>
      <vt:variant>
        <vt:i4>5</vt:i4>
      </vt:variant>
      <vt:variant>
        <vt:lpwstr/>
      </vt:variant>
      <vt:variant>
        <vt:lpwstr>_Toc396034141</vt:lpwstr>
      </vt:variant>
      <vt:variant>
        <vt:i4>1966135</vt:i4>
      </vt:variant>
      <vt:variant>
        <vt:i4>272</vt:i4>
      </vt:variant>
      <vt:variant>
        <vt:i4>0</vt:i4>
      </vt:variant>
      <vt:variant>
        <vt:i4>5</vt:i4>
      </vt:variant>
      <vt:variant>
        <vt:lpwstr/>
      </vt:variant>
      <vt:variant>
        <vt:lpwstr>_Toc396034140</vt:lpwstr>
      </vt:variant>
      <vt:variant>
        <vt:i4>1638455</vt:i4>
      </vt:variant>
      <vt:variant>
        <vt:i4>266</vt:i4>
      </vt:variant>
      <vt:variant>
        <vt:i4>0</vt:i4>
      </vt:variant>
      <vt:variant>
        <vt:i4>5</vt:i4>
      </vt:variant>
      <vt:variant>
        <vt:lpwstr/>
      </vt:variant>
      <vt:variant>
        <vt:lpwstr>_Toc396034139</vt:lpwstr>
      </vt:variant>
      <vt:variant>
        <vt:i4>1638455</vt:i4>
      </vt:variant>
      <vt:variant>
        <vt:i4>260</vt:i4>
      </vt:variant>
      <vt:variant>
        <vt:i4>0</vt:i4>
      </vt:variant>
      <vt:variant>
        <vt:i4>5</vt:i4>
      </vt:variant>
      <vt:variant>
        <vt:lpwstr/>
      </vt:variant>
      <vt:variant>
        <vt:lpwstr>_Toc396034138</vt:lpwstr>
      </vt:variant>
      <vt:variant>
        <vt:i4>1638455</vt:i4>
      </vt:variant>
      <vt:variant>
        <vt:i4>254</vt:i4>
      </vt:variant>
      <vt:variant>
        <vt:i4>0</vt:i4>
      </vt:variant>
      <vt:variant>
        <vt:i4>5</vt:i4>
      </vt:variant>
      <vt:variant>
        <vt:lpwstr/>
      </vt:variant>
      <vt:variant>
        <vt:lpwstr>_Toc396034137</vt:lpwstr>
      </vt:variant>
      <vt:variant>
        <vt:i4>1638455</vt:i4>
      </vt:variant>
      <vt:variant>
        <vt:i4>248</vt:i4>
      </vt:variant>
      <vt:variant>
        <vt:i4>0</vt:i4>
      </vt:variant>
      <vt:variant>
        <vt:i4>5</vt:i4>
      </vt:variant>
      <vt:variant>
        <vt:lpwstr/>
      </vt:variant>
      <vt:variant>
        <vt:lpwstr>_Toc396034136</vt:lpwstr>
      </vt:variant>
      <vt:variant>
        <vt:i4>1638455</vt:i4>
      </vt:variant>
      <vt:variant>
        <vt:i4>242</vt:i4>
      </vt:variant>
      <vt:variant>
        <vt:i4>0</vt:i4>
      </vt:variant>
      <vt:variant>
        <vt:i4>5</vt:i4>
      </vt:variant>
      <vt:variant>
        <vt:lpwstr/>
      </vt:variant>
      <vt:variant>
        <vt:lpwstr>_Toc396034135</vt:lpwstr>
      </vt:variant>
      <vt:variant>
        <vt:i4>1638455</vt:i4>
      </vt:variant>
      <vt:variant>
        <vt:i4>236</vt:i4>
      </vt:variant>
      <vt:variant>
        <vt:i4>0</vt:i4>
      </vt:variant>
      <vt:variant>
        <vt:i4>5</vt:i4>
      </vt:variant>
      <vt:variant>
        <vt:lpwstr/>
      </vt:variant>
      <vt:variant>
        <vt:lpwstr>_Toc396034134</vt:lpwstr>
      </vt:variant>
      <vt:variant>
        <vt:i4>1638455</vt:i4>
      </vt:variant>
      <vt:variant>
        <vt:i4>230</vt:i4>
      </vt:variant>
      <vt:variant>
        <vt:i4>0</vt:i4>
      </vt:variant>
      <vt:variant>
        <vt:i4>5</vt:i4>
      </vt:variant>
      <vt:variant>
        <vt:lpwstr/>
      </vt:variant>
      <vt:variant>
        <vt:lpwstr>_Toc396034133</vt:lpwstr>
      </vt:variant>
      <vt:variant>
        <vt:i4>1638455</vt:i4>
      </vt:variant>
      <vt:variant>
        <vt:i4>224</vt:i4>
      </vt:variant>
      <vt:variant>
        <vt:i4>0</vt:i4>
      </vt:variant>
      <vt:variant>
        <vt:i4>5</vt:i4>
      </vt:variant>
      <vt:variant>
        <vt:lpwstr/>
      </vt:variant>
      <vt:variant>
        <vt:lpwstr>_Toc396034132</vt:lpwstr>
      </vt:variant>
      <vt:variant>
        <vt:i4>1638455</vt:i4>
      </vt:variant>
      <vt:variant>
        <vt:i4>218</vt:i4>
      </vt:variant>
      <vt:variant>
        <vt:i4>0</vt:i4>
      </vt:variant>
      <vt:variant>
        <vt:i4>5</vt:i4>
      </vt:variant>
      <vt:variant>
        <vt:lpwstr/>
      </vt:variant>
      <vt:variant>
        <vt:lpwstr>_Toc396034131</vt:lpwstr>
      </vt:variant>
      <vt:variant>
        <vt:i4>1638455</vt:i4>
      </vt:variant>
      <vt:variant>
        <vt:i4>212</vt:i4>
      </vt:variant>
      <vt:variant>
        <vt:i4>0</vt:i4>
      </vt:variant>
      <vt:variant>
        <vt:i4>5</vt:i4>
      </vt:variant>
      <vt:variant>
        <vt:lpwstr/>
      </vt:variant>
      <vt:variant>
        <vt:lpwstr>_Toc396034130</vt:lpwstr>
      </vt:variant>
      <vt:variant>
        <vt:i4>1572919</vt:i4>
      </vt:variant>
      <vt:variant>
        <vt:i4>206</vt:i4>
      </vt:variant>
      <vt:variant>
        <vt:i4>0</vt:i4>
      </vt:variant>
      <vt:variant>
        <vt:i4>5</vt:i4>
      </vt:variant>
      <vt:variant>
        <vt:lpwstr/>
      </vt:variant>
      <vt:variant>
        <vt:lpwstr>_Toc396034129</vt:lpwstr>
      </vt:variant>
      <vt:variant>
        <vt:i4>1572919</vt:i4>
      </vt:variant>
      <vt:variant>
        <vt:i4>200</vt:i4>
      </vt:variant>
      <vt:variant>
        <vt:i4>0</vt:i4>
      </vt:variant>
      <vt:variant>
        <vt:i4>5</vt:i4>
      </vt:variant>
      <vt:variant>
        <vt:lpwstr/>
      </vt:variant>
      <vt:variant>
        <vt:lpwstr>_Toc396034128</vt:lpwstr>
      </vt:variant>
      <vt:variant>
        <vt:i4>1572919</vt:i4>
      </vt:variant>
      <vt:variant>
        <vt:i4>194</vt:i4>
      </vt:variant>
      <vt:variant>
        <vt:i4>0</vt:i4>
      </vt:variant>
      <vt:variant>
        <vt:i4>5</vt:i4>
      </vt:variant>
      <vt:variant>
        <vt:lpwstr/>
      </vt:variant>
      <vt:variant>
        <vt:lpwstr>_Toc396034127</vt:lpwstr>
      </vt:variant>
      <vt:variant>
        <vt:i4>1572919</vt:i4>
      </vt:variant>
      <vt:variant>
        <vt:i4>188</vt:i4>
      </vt:variant>
      <vt:variant>
        <vt:i4>0</vt:i4>
      </vt:variant>
      <vt:variant>
        <vt:i4>5</vt:i4>
      </vt:variant>
      <vt:variant>
        <vt:lpwstr/>
      </vt:variant>
      <vt:variant>
        <vt:lpwstr>_Toc396034126</vt:lpwstr>
      </vt:variant>
      <vt:variant>
        <vt:i4>1572919</vt:i4>
      </vt:variant>
      <vt:variant>
        <vt:i4>182</vt:i4>
      </vt:variant>
      <vt:variant>
        <vt:i4>0</vt:i4>
      </vt:variant>
      <vt:variant>
        <vt:i4>5</vt:i4>
      </vt:variant>
      <vt:variant>
        <vt:lpwstr/>
      </vt:variant>
      <vt:variant>
        <vt:lpwstr>_Toc396034125</vt:lpwstr>
      </vt:variant>
      <vt:variant>
        <vt:i4>1572919</vt:i4>
      </vt:variant>
      <vt:variant>
        <vt:i4>176</vt:i4>
      </vt:variant>
      <vt:variant>
        <vt:i4>0</vt:i4>
      </vt:variant>
      <vt:variant>
        <vt:i4>5</vt:i4>
      </vt:variant>
      <vt:variant>
        <vt:lpwstr/>
      </vt:variant>
      <vt:variant>
        <vt:lpwstr>_Toc396034124</vt:lpwstr>
      </vt:variant>
      <vt:variant>
        <vt:i4>1572919</vt:i4>
      </vt:variant>
      <vt:variant>
        <vt:i4>170</vt:i4>
      </vt:variant>
      <vt:variant>
        <vt:i4>0</vt:i4>
      </vt:variant>
      <vt:variant>
        <vt:i4>5</vt:i4>
      </vt:variant>
      <vt:variant>
        <vt:lpwstr/>
      </vt:variant>
      <vt:variant>
        <vt:lpwstr>_Toc396034123</vt:lpwstr>
      </vt:variant>
      <vt:variant>
        <vt:i4>1572919</vt:i4>
      </vt:variant>
      <vt:variant>
        <vt:i4>164</vt:i4>
      </vt:variant>
      <vt:variant>
        <vt:i4>0</vt:i4>
      </vt:variant>
      <vt:variant>
        <vt:i4>5</vt:i4>
      </vt:variant>
      <vt:variant>
        <vt:lpwstr/>
      </vt:variant>
      <vt:variant>
        <vt:lpwstr>_Toc396034122</vt:lpwstr>
      </vt:variant>
      <vt:variant>
        <vt:i4>1572919</vt:i4>
      </vt:variant>
      <vt:variant>
        <vt:i4>158</vt:i4>
      </vt:variant>
      <vt:variant>
        <vt:i4>0</vt:i4>
      </vt:variant>
      <vt:variant>
        <vt:i4>5</vt:i4>
      </vt:variant>
      <vt:variant>
        <vt:lpwstr/>
      </vt:variant>
      <vt:variant>
        <vt:lpwstr>_Toc396034121</vt:lpwstr>
      </vt:variant>
      <vt:variant>
        <vt:i4>1572919</vt:i4>
      </vt:variant>
      <vt:variant>
        <vt:i4>152</vt:i4>
      </vt:variant>
      <vt:variant>
        <vt:i4>0</vt:i4>
      </vt:variant>
      <vt:variant>
        <vt:i4>5</vt:i4>
      </vt:variant>
      <vt:variant>
        <vt:lpwstr/>
      </vt:variant>
      <vt:variant>
        <vt:lpwstr>_Toc396034120</vt:lpwstr>
      </vt:variant>
      <vt:variant>
        <vt:i4>1769527</vt:i4>
      </vt:variant>
      <vt:variant>
        <vt:i4>146</vt:i4>
      </vt:variant>
      <vt:variant>
        <vt:i4>0</vt:i4>
      </vt:variant>
      <vt:variant>
        <vt:i4>5</vt:i4>
      </vt:variant>
      <vt:variant>
        <vt:lpwstr/>
      </vt:variant>
      <vt:variant>
        <vt:lpwstr>_Toc396034119</vt:lpwstr>
      </vt:variant>
      <vt:variant>
        <vt:i4>1769527</vt:i4>
      </vt:variant>
      <vt:variant>
        <vt:i4>140</vt:i4>
      </vt:variant>
      <vt:variant>
        <vt:i4>0</vt:i4>
      </vt:variant>
      <vt:variant>
        <vt:i4>5</vt:i4>
      </vt:variant>
      <vt:variant>
        <vt:lpwstr/>
      </vt:variant>
      <vt:variant>
        <vt:lpwstr>_Toc396034118</vt:lpwstr>
      </vt:variant>
      <vt:variant>
        <vt:i4>1769527</vt:i4>
      </vt:variant>
      <vt:variant>
        <vt:i4>134</vt:i4>
      </vt:variant>
      <vt:variant>
        <vt:i4>0</vt:i4>
      </vt:variant>
      <vt:variant>
        <vt:i4>5</vt:i4>
      </vt:variant>
      <vt:variant>
        <vt:lpwstr/>
      </vt:variant>
      <vt:variant>
        <vt:lpwstr>_Toc396034117</vt:lpwstr>
      </vt:variant>
      <vt:variant>
        <vt:i4>1769527</vt:i4>
      </vt:variant>
      <vt:variant>
        <vt:i4>128</vt:i4>
      </vt:variant>
      <vt:variant>
        <vt:i4>0</vt:i4>
      </vt:variant>
      <vt:variant>
        <vt:i4>5</vt:i4>
      </vt:variant>
      <vt:variant>
        <vt:lpwstr/>
      </vt:variant>
      <vt:variant>
        <vt:lpwstr>_Toc396034116</vt:lpwstr>
      </vt:variant>
      <vt:variant>
        <vt:i4>1769527</vt:i4>
      </vt:variant>
      <vt:variant>
        <vt:i4>122</vt:i4>
      </vt:variant>
      <vt:variant>
        <vt:i4>0</vt:i4>
      </vt:variant>
      <vt:variant>
        <vt:i4>5</vt:i4>
      </vt:variant>
      <vt:variant>
        <vt:lpwstr/>
      </vt:variant>
      <vt:variant>
        <vt:lpwstr>_Toc396034115</vt:lpwstr>
      </vt:variant>
      <vt:variant>
        <vt:i4>1769527</vt:i4>
      </vt:variant>
      <vt:variant>
        <vt:i4>116</vt:i4>
      </vt:variant>
      <vt:variant>
        <vt:i4>0</vt:i4>
      </vt:variant>
      <vt:variant>
        <vt:i4>5</vt:i4>
      </vt:variant>
      <vt:variant>
        <vt:lpwstr/>
      </vt:variant>
      <vt:variant>
        <vt:lpwstr>_Toc396034114</vt:lpwstr>
      </vt:variant>
      <vt:variant>
        <vt:i4>1769527</vt:i4>
      </vt:variant>
      <vt:variant>
        <vt:i4>110</vt:i4>
      </vt:variant>
      <vt:variant>
        <vt:i4>0</vt:i4>
      </vt:variant>
      <vt:variant>
        <vt:i4>5</vt:i4>
      </vt:variant>
      <vt:variant>
        <vt:lpwstr/>
      </vt:variant>
      <vt:variant>
        <vt:lpwstr>_Toc396034113</vt:lpwstr>
      </vt:variant>
      <vt:variant>
        <vt:i4>1769527</vt:i4>
      </vt:variant>
      <vt:variant>
        <vt:i4>104</vt:i4>
      </vt:variant>
      <vt:variant>
        <vt:i4>0</vt:i4>
      </vt:variant>
      <vt:variant>
        <vt:i4>5</vt:i4>
      </vt:variant>
      <vt:variant>
        <vt:lpwstr/>
      </vt:variant>
      <vt:variant>
        <vt:lpwstr>_Toc396034112</vt:lpwstr>
      </vt:variant>
      <vt:variant>
        <vt:i4>1769527</vt:i4>
      </vt:variant>
      <vt:variant>
        <vt:i4>98</vt:i4>
      </vt:variant>
      <vt:variant>
        <vt:i4>0</vt:i4>
      </vt:variant>
      <vt:variant>
        <vt:i4>5</vt:i4>
      </vt:variant>
      <vt:variant>
        <vt:lpwstr/>
      </vt:variant>
      <vt:variant>
        <vt:lpwstr>_Toc396034111</vt:lpwstr>
      </vt:variant>
      <vt:variant>
        <vt:i4>1769527</vt:i4>
      </vt:variant>
      <vt:variant>
        <vt:i4>92</vt:i4>
      </vt:variant>
      <vt:variant>
        <vt:i4>0</vt:i4>
      </vt:variant>
      <vt:variant>
        <vt:i4>5</vt:i4>
      </vt:variant>
      <vt:variant>
        <vt:lpwstr/>
      </vt:variant>
      <vt:variant>
        <vt:lpwstr>_Toc396034110</vt:lpwstr>
      </vt:variant>
      <vt:variant>
        <vt:i4>1703991</vt:i4>
      </vt:variant>
      <vt:variant>
        <vt:i4>86</vt:i4>
      </vt:variant>
      <vt:variant>
        <vt:i4>0</vt:i4>
      </vt:variant>
      <vt:variant>
        <vt:i4>5</vt:i4>
      </vt:variant>
      <vt:variant>
        <vt:lpwstr/>
      </vt:variant>
      <vt:variant>
        <vt:lpwstr>_Toc396034109</vt:lpwstr>
      </vt:variant>
      <vt:variant>
        <vt:i4>1703991</vt:i4>
      </vt:variant>
      <vt:variant>
        <vt:i4>80</vt:i4>
      </vt:variant>
      <vt:variant>
        <vt:i4>0</vt:i4>
      </vt:variant>
      <vt:variant>
        <vt:i4>5</vt:i4>
      </vt:variant>
      <vt:variant>
        <vt:lpwstr/>
      </vt:variant>
      <vt:variant>
        <vt:lpwstr>_Toc396034108</vt:lpwstr>
      </vt:variant>
      <vt:variant>
        <vt:i4>1703991</vt:i4>
      </vt:variant>
      <vt:variant>
        <vt:i4>74</vt:i4>
      </vt:variant>
      <vt:variant>
        <vt:i4>0</vt:i4>
      </vt:variant>
      <vt:variant>
        <vt:i4>5</vt:i4>
      </vt:variant>
      <vt:variant>
        <vt:lpwstr/>
      </vt:variant>
      <vt:variant>
        <vt:lpwstr>_Toc396034107</vt:lpwstr>
      </vt:variant>
      <vt:variant>
        <vt:i4>1703991</vt:i4>
      </vt:variant>
      <vt:variant>
        <vt:i4>68</vt:i4>
      </vt:variant>
      <vt:variant>
        <vt:i4>0</vt:i4>
      </vt:variant>
      <vt:variant>
        <vt:i4>5</vt:i4>
      </vt:variant>
      <vt:variant>
        <vt:lpwstr/>
      </vt:variant>
      <vt:variant>
        <vt:lpwstr>_Toc396034106</vt:lpwstr>
      </vt:variant>
      <vt:variant>
        <vt:i4>1703991</vt:i4>
      </vt:variant>
      <vt:variant>
        <vt:i4>62</vt:i4>
      </vt:variant>
      <vt:variant>
        <vt:i4>0</vt:i4>
      </vt:variant>
      <vt:variant>
        <vt:i4>5</vt:i4>
      </vt:variant>
      <vt:variant>
        <vt:lpwstr/>
      </vt:variant>
      <vt:variant>
        <vt:lpwstr>_Toc396034105</vt:lpwstr>
      </vt:variant>
      <vt:variant>
        <vt:i4>1703991</vt:i4>
      </vt:variant>
      <vt:variant>
        <vt:i4>56</vt:i4>
      </vt:variant>
      <vt:variant>
        <vt:i4>0</vt:i4>
      </vt:variant>
      <vt:variant>
        <vt:i4>5</vt:i4>
      </vt:variant>
      <vt:variant>
        <vt:lpwstr/>
      </vt:variant>
      <vt:variant>
        <vt:lpwstr>_Toc396034104</vt:lpwstr>
      </vt:variant>
      <vt:variant>
        <vt:i4>1703991</vt:i4>
      </vt:variant>
      <vt:variant>
        <vt:i4>50</vt:i4>
      </vt:variant>
      <vt:variant>
        <vt:i4>0</vt:i4>
      </vt:variant>
      <vt:variant>
        <vt:i4>5</vt:i4>
      </vt:variant>
      <vt:variant>
        <vt:lpwstr/>
      </vt:variant>
      <vt:variant>
        <vt:lpwstr>_Toc396034103</vt:lpwstr>
      </vt:variant>
      <vt:variant>
        <vt:i4>1703991</vt:i4>
      </vt:variant>
      <vt:variant>
        <vt:i4>44</vt:i4>
      </vt:variant>
      <vt:variant>
        <vt:i4>0</vt:i4>
      </vt:variant>
      <vt:variant>
        <vt:i4>5</vt:i4>
      </vt:variant>
      <vt:variant>
        <vt:lpwstr/>
      </vt:variant>
      <vt:variant>
        <vt:lpwstr>_Toc396034102</vt:lpwstr>
      </vt:variant>
      <vt:variant>
        <vt:i4>1703991</vt:i4>
      </vt:variant>
      <vt:variant>
        <vt:i4>38</vt:i4>
      </vt:variant>
      <vt:variant>
        <vt:i4>0</vt:i4>
      </vt:variant>
      <vt:variant>
        <vt:i4>5</vt:i4>
      </vt:variant>
      <vt:variant>
        <vt:lpwstr/>
      </vt:variant>
      <vt:variant>
        <vt:lpwstr>_Toc396034101</vt:lpwstr>
      </vt:variant>
      <vt:variant>
        <vt:i4>1703991</vt:i4>
      </vt:variant>
      <vt:variant>
        <vt:i4>32</vt:i4>
      </vt:variant>
      <vt:variant>
        <vt:i4>0</vt:i4>
      </vt:variant>
      <vt:variant>
        <vt:i4>5</vt:i4>
      </vt:variant>
      <vt:variant>
        <vt:lpwstr/>
      </vt:variant>
      <vt:variant>
        <vt:lpwstr>_Toc396034100</vt:lpwstr>
      </vt:variant>
      <vt:variant>
        <vt:i4>1245238</vt:i4>
      </vt:variant>
      <vt:variant>
        <vt:i4>26</vt:i4>
      </vt:variant>
      <vt:variant>
        <vt:i4>0</vt:i4>
      </vt:variant>
      <vt:variant>
        <vt:i4>5</vt:i4>
      </vt:variant>
      <vt:variant>
        <vt:lpwstr/>
      </vt:variant>
      <vt:variant>
        <vt:lpwstr>_Toc396034099</vt:lpwstr>
      </vt:variant>
      <vt:variant>
        <vt:i4>1245238</vt:i4>
      </vt:variant>
      <vt:variant>
        <vt:i4>20</vt:i4>
      </vt:variant>
      <vt:variant>
        <vt:i4>0</vt:i4>
      </vt:variant>
      <vt:variant>
        <vt:i4>5</vt:i4>
      </vt:variant>
      <vt:variant>
        <vt:lpwstr/>
      </vt:variant>
      <vt:variant>
        <vt:lpwstr>_Toc396034098</vt:lpwstr>
      </vt:variant>
      <vt:variant>
        <vt:i4>1245238</vt:i4>
      </vt:variant>
      <vt:variant>
        <vt:i4>14</vt:i4>
      </vt:variant>
      <vt:variant>
        <vt:i4>0</vt:i4>
      </vt:variant>
      <vt:variant>
        <vt:i4>5</vt:i4>
      </vt:variant>
      <vt:variant>
        <vt:lpwstr/>
      </vt:variant>
      <vt:variant>
        <vt:lpwstr>_Toc396034097</vt:lpwstr>
      </vt:variant>
      <vt:variant>
        <vt:i4>1245238</vt:i4>
      </vt:variant>
      <vt:variant>
        <vt:i4>8</vt:i4>
      </vt:variant>
      <vt:variant>
        <vt:i4>0</vt:i4>
      </vt:variant>
      <vt:variant>
        <vt:i4>5</vt:i4>
      </vt:variant>
      <vt:variant>
        <vt:lpwstr/>
      </vt:variant>
      <vt:variant>
        <vt:lpwstr>_Toc396034096</vt:lpwstr>
      </vt:variant>
      <vt:variant>
        <vt:i4>1245238</vt:i4>
      </vt:variant>
      <vt:variant>
        <vt:i4>2</vt:i4>
      </vt:variant>
      <vt:variant>
        <vt:i4>0</vt:i4>
      </vt:variant>
      <vt:variant>
        <vt:i4>5</vt:i4>
      </vt:variant>
      <vt:variant>
        <vt:lpwstr/>
      </vt:variant>
      <vt:variant>
        <vt:lpwstr>_Toc396034095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pub_title_page</dc:title>
  <dc:creator>MadCap Software</dc:creator>
  <cp:lastModifiedBy>Yeh-Ching Chung</cp:lastModifiedBy>
  <cp:revision>2</cp:revision>
  <dcterms:created xsi:type="dcterms:W3CDTF">2015-02-26T06:51:00Z</dcterms:created>
  <dcterms:modified xsi:type="dcterms:W3CDTF">2015-02-26T06:51:00Z</dcterms:modified>
</cp:coreProperties>
</file>